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footer4.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000" w:type="pct"/>
        <w:tblBorders>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475"/>
        <w:gridCol w:w="5940"/>
        <w:gridCol w:w="4615"/>
      </w:tblGrid>
      <w:tr w:rsidR="00DA18E1" w:rsidRPr="00966F61" w14:paraId="068E94FD" w14:textId="77777777" w:rsidTr="00DA18E1">
        <w:trPr>
          <w:cantSplit/>
          <w:trHeight w:val="144"/>
        </w:trPr>
        <w:tc>
          <w:tcPr>
            <w:tcW w:w="11030" w:type="dxa"/>
            <w:gridSpan w:val="3"/>
            <w:tcBorders>
              <w:top w:val="single" w:sz="4" w:space="0" w:color="auto"/>
            </w:tcBorders>
            <w:vAlign w:val="center"/>
          </w:tcPr>
          <w:p w14:paraId="068E94FC" w14:textId="77777777" w:rsidR="00DA18E1" w:rsidRPr="00966F61" w:rsidRDefault="00DA18E1" w:rsidP="00DA18E1">
            <w:pPr>
              <w:keepNext/>
              <w:rPr>
                <w:rFonts w:asciiTheme="minorHAnsi" w:hAnsiTheme="minorHAnsi"/>
                <w:b/>
                <w:sz w:val="18"/>
                <w:szCs w:val="18"/>
              </w:rPr>
            </w:pPr>
            <w:r w:rsidRPr="00966F61">
              <w:rPr>
                <w:rFonts w:asciiTheme="minorHAnsi" w:hAnsiTheme="minorHAnsi"/>
                <w:b/>
                <w:sz w:val="18"/>
                <w:szCs w:val="18"/>
              </w:rPr>
              <w:t>A. Ducted Cooling System Information</w:t>
            </w:r>
          </w:p>
        </w:tc>
      </w:tr>
      <w:tr w:rsidR="00DA18E1" w:rsidRPr="00966F61" w14:paraId="068E9501" w14:textId="77777777" w:rsidTr="00CE3450">
        <w:trPr>
          <w:cantSplit/>
          <w:trHeight w:val="144"/>
        </w:trPr>
        <w:tc>
          <w:tcPr>
            <w:tcW w:w="475" w:type="dxa"/>
            <w:vAlign w:val="center"/>
          </w:tcPr>
          <w:p w14:paraId="068E94FE" w14:textId="77777777" w:rsidR="00DA18E1" w:rsidRPr="00966F61" w:rsidRDefault="003F7313" w:rsidP="007A1CE5">
            <w:pPr>
              <w:pStyle w:val="FootnoteText"/>
              <w:jc w:val="center"/>
              <w:rPr>
                <w:rFonts w:asciiTheme="minorHAnsi" w:hAnsiTheme="minorHAnsi"/>
                <w:sz w:val="18"/>
                <w:szCs w:val="18"/>
              </w:rPr>
            </w:pPr>
            <w:r w:rsidRPr="003F7313">
              <w:rPr>
                <w:rFonts w:asciiTheme="minorHAnsi" w:hAnsiTheme="minorHAnsi"/>
                <w:sz w:val="18"/>
                <w:szCs w:val="18"/>
              </w:rPr>
              <w:t>01</w:t>
            </w:r>
          </w:p>
        </w:tc>
        <w:tc>
          <w:tcPr>
            <w:tcW w:w="5940" w:type="dxa"/>
            <w:vAlign w:val="center"/>
          </w:tcPr>
          <w:p w14:paraId="068E94FF" w14:textId="458CDE83" w:rsidR="00DA18E1" w:rsidRPr="00B2548D" w:rsidRDefault="00B2548D" w:rsidP="00DA18E1">
            <w:pPr>
              <w:rPr>
                <w:rFonts w:asciiTheme="minorHAnsi" w:hAnsiTheme="minorHAnsi"/>
                <w:color w:val="000000"/>
                <w:sz w:val="18"/>
                <w:szCs w:val="18"/>
                <w:highlight w:val="yellow"/>
              </w:rPr>
            </w:pPr>
            <w:r w:rsidRPr="00B2548D">
              <w:rPr>
                <w:rFonts w:asciiTheme="minorHAnsi" w:hAnsiTheme="minorHAnsi"/>
                <w:sz w:val="18"/>
                <w:szCs w:val="18"/>
              </w:rPr>
              <w:t>Space Conditioning System Identification or Name</w:t>
            </w:r>
            <w:r w:rsidR="00DA18E1" w:rsidRPr="00B2548D">
              <w:rPr>
                <w:rFonts w:asciiTheme="minorHAnsi" w:hAnsiTheme="minorHAnsi"/>
                <w:sz w:val="18"/>
                <w:szCs w:val="18"/>
              </w:rPr>
              <w:t xml:space="preserve"> </w:t>
            </w:r>
          </w:p>
        </w:tc>
        <w:tc>
          <w:tcPr>
            <w:tcW w:w="4615" w:type="dxa"/>
            <w:vAlign w:val="center"/>
          </w:tcPr>
          <w:p w14:paraId="068E9500" w14:textId="77777777" w:rsidR="00DA18E1" w:rsidRPr="00966F61" w:rsidRDefault="00DA18E1" w:rsidP="00DA18E1">
            <w:pPr>
              <w:rPr>
                <w:rFonts w:asciiTheme="minorHAnsi" w:hAnsiTheme="minorHAnsi"/>
                <w:color w:val="000000"/>
                <w:sz w:val="18"/>
                <w:szCs w:val="18"/>
                <w:highlight w:val="yellow"/>
              </w:rPr>
            </w:pPr>
          </w:p>
        </w:tc>
      </w:tr>
      <w:tr w:rsidR="00DA18E1" w:rsidRPr="00966F61" w14:paraId="068E9505" w14:textId="77777777" w:rsidTr="00CE3450">
        <w:trPr>
          <w:cantSplit/>
          <w:trHeight w:val="144"/>
        </w:trPr>
        <w:tc>
          <w:tcPr>
            <w:tcW w:w="475" w:type="dxa"/>
            <w:vAlign w:val="center"/>
          </w:tcPr>
          <w:p w14:paraId="068E9502" w14:textId="77777777" w:rsidR="00DA18E1" w:rsidRPr="00966F61" w:rsidRDefault="00DA18E1" w:rsidP="007A1CE5">
            <w:pPr>
              <w:pStyle w:val="FootnoteText"/>
              <w:jc w:val="center"/>
              <w:rPr>
                <w:rFonts w:asciiTheme="minorHAnsi" w:hAnsiTheme="minorHAnsi"/>
                <w:sz w:val="18"/>
                <w:szCs w:val="18"/>
              </w:rPr>
            </w:pPr>
            <w:r w:rsidRPr="00966F61">
              <w:rPr>
                <w:rFonts w:asciiTheme="minorHAnsi" w:hAnsiTheme="minorHAnsi"/>
                <w:sz w:val="18"/>
                <w:szCs w:val="18"/>
              </w:rPr>
              <w:t>02</w:t>
            </w:r>
          </w:p>
        </w:tc>
        <w:tc>
          <w:tcPr>
            <w:tcW w:w="5940" w:type="dxa"/>
            <w:vAlign w:val="center"/>
          </w:tcPr>
          <w:p w14:paraId="068E9503" w14:textId="0616A5DA" w:rsidR="00DA18E1" w:rsidRPr="00B2548D" w:rsidRDefault="00B2548D" w:rsidP="002756DE">
            <w:pPr>
              <w:rPr>
                <w:rFonts w:asciiTheme="minorHAnsi" w:hAnsiTheme="minorHAnsi"/>
                <w:sz w:val="18"/>
                <w:szCs w:val="18"/>
              </w:rPr>
            </w:pPr>
            <w:r w:rsidRPr="00B2548D">
              <w:rPr>
                <w:rFonts w:asciiTheme="minorHAnsi" w:hAnsiTheme="minorHAnsi"/>
                <w:sz w:val="18"/>
                <w:szCs w:val="18"/>
              </w:rPr>
              <w:t xml:space="preserve">Space Conditioning System </w:t>
            </w:r>
            <w:r w:rsidR="002756DE">
              <w:rPr>
                <w:rFonts w:asciiTheme="minorHAnsi" w:hAnsiTheme="minorHAnsi"/>
                <w:sz w:val="18"/>
                <w:szCs w:val="18"/>
              </w:rPr>
              <w:t>Description</w:t>
            </w:r>
            <w:r w:rsidRPr="00B2548D">
              <w:rPr>
                <w:rFonts w:asciiTheme="minorHAnsi" w:hAnsiTheme="minorHAnsi"/>
                <w:sz w:val="18"/>
                <w:szCs w:val="18"/>
              </w:rPr>
              <w:t xml:space="preserve"> </w:t>
            </w:r>
            <w:r w:rsidR="002756DE">
              <w:rPr>
                <w:rFonts w:asciiTheme="minorHAnsi" w:hAnsiTheme="minorHAnsi"/>
                <w:sz w:val="18"/>
                <w:szCs w:val="18"/>
              </w:rPr>
              <w:t>of</w:t>
            </w:r>
            <w:r w:rsidRPr="00B2548D">
              <w:rPr>
                <w:rFonts w:asciiTheme="minorHAnsi" w:hAnsiTheme="minorHAnsi"/>
                <w:sz w:val="18"/>
                <w:szCs w:val="18"/>
              </w:rPr>
              <w:t xml:space="preserve"> Area Served</w:t>
            </w:r>
          </w:p>
        </w:tc>
        <w:tc>
          <w:tcPr>
            <w:tcW w:w="4615" w:type="dxa"/>
            <w:vAlign w:val="center"/>
          </w:tcPr>
          <w:p w14:paraId="068E9504" w14:textId="77777777" w:rsidR="00DA18E1" w:rsidRPr="00966F61" w:rsidRDefault="00DA18E1" w:rsidP="00DA18E1">
            <w:pPr>
              <w:rPr>
                <w:rFonts w:asciiTheme="minorHAnsi" w:hAnsiTheme="minorHAnsi"/>
                <w:sz w:val="18"/>
                <w:szCs w:val="18"/>
              </w:rPr>
            </w:pPr>
          </w:p>
        </w:tc>
      </w:tr>
      <w:tr w:rsidR="00B2548D" w:rsidRPr="00966F61" w14:paraId="45E82AA4" w14:textId="77777777" w:rsidTr="00CE3450">
        <w:trPr>
          <w:cantSplit/>
          <w:trHeight w:val="144"/>
        </w:trPr>
        <w:tc>
          <w:tcPr>
            <w:tcW w:w="475" w:type="dxa"/>
            <w:vAlign w:val="center"/>
          </w:tcPr>
          <w:p w14:paraId="14938814" w14:textId="17FA1E3F" w:rsidR="00B2548D" w:rsidRPr="00966F61" w:rsidRDefault="00B2548D" w:rsidP="007A1CE5">
            <w:pPr>
              <w:pStyle w:val="FootnoteText"/>
              <w:jc w:val="center"/>
              <w:rPr>
                <w:rFonts w:asciiTheme="minorHAnsi" w:hAnsiTheme="minorHAnsi"/>
                <w:sz w:val="18"/>
                <w:szCs w:val="18"/>
              </w:rPr>
            </w:pPr>
            <w:r>
              <w:rPr>
                <w:rFonts w:asciiTheme="minorHAnsi" w:hAnsiTheme="minorHAnsi"/>
                <w:sz w:val="18"/>
                <w:szCs w:val="18"/>
              </w:rPr>
              <w:t>03</w:t>
            </w:r>
          </w:p>
        </w:tc>
        <w:tc>
          <w:tcPr>
            <w:tcW w:w="5940" w:type="dxa"/>
            <w:vAlign w:val="center"/>
          </w:tcPr>
          <w:p w14:paraId="7AD81A70" w14:textId="53AD373B" w:rsidR="00B2548D" w:rsidRPr="00B2548D" w:rsidRDefault="00B2548D" w:rsidP="00392F58">
            <w:pPr>
              <w:rPr>
                <w:rFonts w:asciiTheme="minorHAnsi" w:hAnsiTheme="minorHAnsi"/>
                <w:sz w:val="18"/>
                <w:szCs w:val="18"/>
              </w:rPr>
            </w:pPr>
            <w:r w:rsidRPr="00B2548D">
              <w:rPr>
                <w:rFonts w:asciiTheme="minorHAnsi" w:hAnsiTheme="minorHAnsi"/>
                <w:sz w:val="18"/>
                <w:szCs w:val="18"/>
              </w:rPr>
              <w:t>Indoor Unit Name</w:t>
            </w:r>
            <w:r w:rsidR="00392F58">
              <w:rPr>
                <w:rFonts w:asciiTheme="minorHAnsi" w:hAnsiTheme="minorHAnsi"/>
                <w:sz w:val="18"/>
                <w:szCs w:val="18"/>
              </w:rPr>
              <w:t xml:space="preserve"> </w:t>
            </w:r>
          </w:p>
        </w:tc>
        <w:tc>
          <w:tcPr>
            <w:tcW w:w="4615" w:type="dxa"/>
            <w:vAlign w:val="center"/>
          </w:tcPr>
          <w:p w14:paraId="4F7B3D36" w14:textId="77777777" w:rsidR="00B2548D" w:rsidRPr="00966F61" w:rsidRDefault="00B2548D" w:rsidP="00DA18E1">
            <w:pPr>
              <w:pStyle w:val="ListParagraph"/>
              <w:ind w:left="0"/>
              <w:rPr>
                <w:rFonts w:asciiTheme="minorHAnsi" w:hAnsiTheme="minorHAnsi"/>
                <w:sz w:val="18"/>
                <w:szCs w:val="18"/>
              </w:rPr>
            </w:pPr>
          </w:p>
        </w:tc>
      </w:tr>
      <w:tr w:rsidR="00DA18E1" w:rsidRPr="00966F61" w14:paraId="068E9509" w14:textId="77777777" w:rsidTr="00CE3450">
        <w:trPr>
          <w:cantSplit/>
          <w:trHeight w:val="144"/>
        </w:trPr>
        <w:tc>
          <w:tcPr>
            <w:tcW w:w="475" w:type="dxa"/>
            <w:vAlign w:val="center"/>
          </w:tcPr>
          <w:p w14:paraId="068E9506" w14:textId="2DE55032" w:rsidR="00DA18E1" w:rsidRPr="00966F61" w:rsidRDefault="00DA18E1" w:rsidP="00B2548D">
            <w:pPr>
              <w:pStyle w:val="FootnoteText"/>
              <w:jc w:val="center"/>
              <w:rPr>
                <w:rFonts w:asciiTheme="minorHAnsi" w:hAnsiTheme="minorHAnsi"/>
                <w:sz w:val="18"/>
                <w:szCs w:val="18"/>
              </w:rPr>
            </w:pPr>
            <w:r w:rsidRPr="00966F61">
              <w:rPr>
                <w:rFonts w:asciiTheme="minorHAnsi" w:hAnsiTheme="minorHAnsi"/>
                <w:sz w:val="18"/>
                <w:szCs w:val="18"/>
              </w:rPr>
              <w:t>0</w:t>
            </w:r>
            <w:r w:rsidR="00B2548D">
              <w:rPr>
                <w:rFonts w:asciiTheme="minorHAnsi" w:hAnsiTheme="minorHAnsi"/>
                <w:sz w:val="18"/>
                <w:szCs w:val="18"/>
              </w:rPr>
              <w:t>4</w:t>
            </w:r>
          </w:p>
        </w:tc>
        <w:tc>
          <w:tcPr>
            <w:tcW w:w="5940" w:type="dxa"/>
            <w:vAlign w:val="center"/>
          </w:tcPr>
          <w:p w14:paraId="068E9507" w14:textId="025F2347" w:rsidR="00DA18E1" w:rsidRPr="00966F61" w:rsidRDefault="00DA18E1" w:rsidP="00DA18E1">
            <w:pPr>
              <w:rPr>
                <w:rFonts w:asciiTheme="minorHAnsi" w:hAnsiTheme="minorHAnsi"/>
                <w:sz w:val="18"/>
                <w:szCs w:val="18"/>
              </w:rPr>
            </w:pPr>
            <w:r w:rsidRPr="00966F61">
              <w:rPr>
                <w:rFonts w:asciiTheme="minorHAnsi" w:hAnsiTheme="minorHAnsi"/>
                <w:sz w:val="18"/>
                <w:szCs w:val="18"/>
              </w:rPr>
              <w:t>System Installation Type</w:t>
            </w:r>
          </w:p>
        </w:tc>
        <w:tc>
          <w:tcPr>
            <w:tcW w:w="4615" w:type="dxa"/>
            <w:vAlign w:val="center"/>
          </w:tcPr>
          <w:p w14:paraId="068E9508" w14:textId="77777777" w:rsidR="00DA18E1" w:rsidRPr="00966F61" w:rsidRDefault="00DA18E1" w:rsidP="00DA18E1">
            <w:pPr>
              <w:pStyle w:val="ListParagraph"/>
              <w:ind w:left="0"/>
              <w:rPr>
                <w:rFonts w:asciiTheme="minorHAnsi" w:hAnsiTheme="minorHAnsi"/>
                <w:sz w:val="18"/>
                <w:szCs w:val="18"/>
              </w:rPr>
            </w:pPr>
          </w:p>
        </w:tc>
      </w:tr>
      <w:tr w:rsidR="00DA18E1" w:rsidRPr="00966F61" w14:paraId="068E950D" w14:textId="77777777" w:rsidTr="00CE3450">
        <w:trPr>
          <w:cantSplit/>
          <w:trHeight w:val="144"/>
        </w:trPr>
        <w:tc>
          <w:tcPr>
            <w:tcW w:w="475" w:type="dxa"/>
            <w:vAlign w:val="center"/>
          </w:tcPr>
          <w:p w14:paraId="068E950A" w14:textId="51426A40" w:rsidR="00DA18E1" w:rsidRPr="00966F61" w:rsidRDefault="00DA18E1" w:rsidP="00B2548D">
            <w:pPr>
              <w:pStyle w:val="FootnoteText"/>
              <w:jc w:val="center"/>
              <w:rPr>
                <w:rFonts w:asciiTheme="minorHAnsi" w:hAnsiTheme="minorHAnsi"/>
                <w:sz w:val="18"/>
                <w:szCs w:val="18"/>
              </w:rPr>
            </w:pPr>
            <w:r w:rsidRPr="00966F61">
              <w:rPr>
                <w:rFonts w:asciiTheme="minorHAnsi" w:hAnsiTheme="minorHAnsi"/>
                <w:sz w:val="18"/>
                <w:szCs w:val="18"/>
              </w:rPr>
              <w:t>0</w:t>
            </w:r>
            <w:r w:rsidR="00B2548D">
              <w:rPr>
                <w:rFonts w:asciiTheme="minorHAnsi" w:hAnsiTheme="minorHAnsi"/>
                <w:sz w:val="18"/>
                <w:szCs w:val="18"/>
              </w:rPr>
              <w:t>5</w:t>
            </w:r>
          </w:p>
        </w:tc>
        <w:tc>
          <w:tcPr>
            <w:tcW w:w="5940" w:type="dxa"/>
          </w:tcPr>
          <w:p w14:paraId="068E950B" w14:textId="44D4756A" w:rsidR="00DA18E1" w:rsidRPr="00966F61" w:rsidRDefault="00DA18E1" w:rsidP="001406B5">
            <w:pPr>
              <w:pStyle w:val="Header"/>
              <w:tabs>
                <w:tab w:val="clear" w:pos="4320"/>
                <w:tab w:val="clear" w:pos="8640"/>
              </w:tabs>
              <w:rPr>
                <w:rFonts w:asciiTheme="minorHAnsi" w:hAnsiTheme="minorHAnsi"/>
                <w:sz w:val="18"/>
                <w:szCs w:val="18"/>
              </w:rPr>
            </w:pPr>
            <w:r w:rsidRPr="00966F61">
              <w:rPr>
                <w:rFonts w:asciiTheme="minorHAnsi" w:hAnsiTheme="minorHAnsi"/>
                <w:sz w:val="18"/>
                <w:szCs w:val="18"/>
              </w:rPr>
              <w:t>Nominal Cooling Capacity (tons)</w:t>
            </w:r>
          </w:p>
        </w:tc>
        <w:tc>
          <w:tcPr>
            <w:tcW w:w="4615" w:type="dxa"/>
            <w:vAlign w:val="center"/>
          </w:tcPr>
          <w:p w14:paraId="068E950C" w14:textId="77777777" w:rsidR="00DA18E1" w:rsidRPr="00966F61" w:rsidRDefault="00DA18E1" w:rsidP="00DA18E1">
            <w:pPr>
              <w:rPr>
                <w:rFonts w:asciiTheme="minorHAnsi" w:hAnsiTheme="minorHAnsi"/>
                <w:sz w:val="18"/>
                <w:szCs w:val="18"/>
              </w:rPr>
            </w:pPr>
          </w:p>
        </w:tc>
      </w:tr>
      <w:tr w:rsidR="00DA18E1" w:rsidRPr="00966F61" w14:paraId="068E9511" w14:textId="77777777" w:rsidTr="00CE3450">
        <w:trPr>
          <w:cantSplit/>
          <w:trHeight w:val="144"/>
        </w:trPr>
        <w:tc>
          <w:tcPr>
            <w:tcW w:w="475" w:type="dxa"/>
            <w:vAlign w:val="center"/>
          </w:tcPr>
          <w:p w14:paraId="068E950E" w14:textId="7BF2FC27" w:rsidR="00DA18E1" w:rsidRPr="00966F61" w:rsidRDefault="00DA18E1" w:rsidP="00B2548D">
            <w:pPr>
              <w:pStyle w:val="Header"/>
              <w:tabs>
                <w:tab w:val="clear" w:pos="4320"/>
                <w:tab w:val="clear" w:pos="8640"/>
              </w:tabs>
              <w:jc w:val="center"/>
              <w:rPr>
                <w:rFonts w:asciiTheme="minorHAnsi" w:hAnsiTheme="minorHAnsi"/>
                <w:sz w:val="18"/>
                <w:szCs w:val="18"/>
              </w:rPr>
            </w:pPr>
            <w:r w:rsidRPr="00966F61">
              <w:rPr>
                <w:rFonts w:asciiTheme="minorHAnsi" w:hAnsiTheme="minorHAnsi"/>
                <w:sz w:val="18"/>
                <w:szCs w:val="18"/>
              </w:rPr>
              <w:t>0</w:t>
            </w:r>
            <w:r w:rsidR="00B2548D">
              <w:rPr>
                <w:rFonts w:asciiTheme="minorHAnsi" w:hAnsiTheme="minorHAnsi"/>
                <w:sz w:val="18"/>
                <w:szCs w:val="18"/>
              </w:rPr>
              <w:t>6</w:t>
            </w:r>
          </w:p>
        </w:tc>
        <w:tc>
          <w:tcPr>
            <w:tcW w:w="5940" w:type="dxa"/>
            <w:vAlign w:val="center"/>
          </w:tcPr>
          <w:p w14:paraId="068E950F" w14:textId="1DAC79C6" w:rsidR="00DA18E1" w:rsidRPr="00966F61" w:rsidRDefault="00DA18E1" w:rsidP="00DA18E1">
            <w:pPr>
              <w:pStyle w:val="Header"/>
              <w:tabs>
                <w:tab w:val="clear" w:pos="4320"/>
                <w:tab w:val="clear" w:pos="8640"/>
              </w:tabs>
              <w:rPr>
                <w:rFonts w:asciiTheme="minorHAnsi" w:hAnsiTheme="minorHAnsi"/>
                <w:sz w:val="18"/>
                <w:szCs w:val="18"/>
              </w:rPr>
            </w:pPr>
            <w:r w:rsidRPr="00966F61">
              <w:rPr>
                <w:rFonts w:asciiTheme="minorHAnsi" w:hAnsiTheme="minorHAnsi"/>
                <w:sz w:val="18"/>
                <w:szCs w:val="18"/>
              </w:rPr>
              <w:t>Condenser Speed Type</w:t>
            </w:r>
          </w:p>
        </w:tc>
        <w:tc>
          <w:tcPr>
            <w:tcW w:w="4615" w:type="dxa"/>
            <w:vAlign w:val="center"/>
          </w:tcPr>
          <w:p w14:paraId="068E9510" w14:textId="77777777" w:rsidR="00DA18E1" w:rsidRPr="00966F61" w:rsidRDefault="00DA18E1" w:rsidP="00DA18E1">
            <w:pPr>
              <w:rPr>
                <w:rFonts w:asciiTheme="minorHAnsi" w:hAnsiTheme="minorHAnsi"/>
                <w:sz w:val="18"/>
                <w:szCs w:val="18"/>
              </w:rPr>
            </w:pPr>
          </w:p>
        </w:tc>
      </w:tr>
      <w:tr w:rsidR="00DA18E1" w:rsidRPr="00966F61" w14:paraId="068E9515" w14:textId="77777777" w:rsidTr="00CE3450">
        <w:trPr>
          <w:cantSplit/>
          <w:trHeight w:val="144"/>
        </w:trPr>
        <w:tc>
          <w:tcPr>
            <w:tcW w:w="475" w:type="dxa"/>
            <w:vAlign w:val="center"/>
          </w:tcPr>
          <w:p w14:paraId="068E9512" w14:textId="33C05B61" w:rsidR="00DA18E1" w:rsidRPr="00966F61" w:rsidRDefault="00DA18E1" w:rsidP="00B2548D">
            <w:pPr>
              <w:pStyle w:val="Header"/>
              <w:tabs>
                <w:tab w:val="clear" w:pos="4320"/>
                <w:tab w:val="clear" w:pos="8640"/>
              </w:tabs>
              <w:jc w:val="center"/>
              <w:rPr>
                <w:rFonts w:asciiTheme="minorHAnsi" w:hAnsiTheme="minorHAnsi"/>
                <w:sz w:val="18"/>
                <w:szCs w:val="18"/>
              </w:rPr>
            </w:pPr>
            <w:r w:rsidRPr="00966F61">
              <w:rPr>
                <w:rFonts w:asciiTheme="minorHAnsi" w:hAnsiTheme="minorHAnsi"/>
                <w:sz w:val="18"/>
                <w:szCs w:val="18"/>
              </w:rPr>
              <w:t>0</w:t>
            </w:r>
            <w:r w:rsidR="00B2548D">
              <w:rPr>
                <w:rFonts w:asciiTheme="minorHAnsi" w:hAnsiTheme="minorHAnsi"/>
                <w:sz w:val="18"/>
                <w:szCs w:val="18"/>
              </w:rPr>
              <w:t>7</w:t>
            </w:r>
          </w:p>
        </w:tc>
        <w:tc>
          <w:tcPr>
            <w:tcW w:w="5940" w:type="dxa"/>
            <w:vAlign w:val="center"/>
          </w:tcPr>
          <w:p w14:paraId="068E9513" w14:textId="7CC855E7" w:rsidR="00DA18E1" w:rsidRPr="00966F61" w:rsidRDefault="00DA18E1" w:rsidP="00DA18E1">
            <w:pPr>
              <w:pStyle w:val="Header"/>
              <w:tabs>
                <w:tab w:val="clear" w:pos="4320"/>
                <w:tab w:val="clear" w:pos="8640"/>
              </w:tabs>
              <w:rPr>
                <w:rFonts w:asciiTheme="minorHAnsi" w:hAnsiTheme="minorHAnsi"/>
                <w:sz w:val="18"/>
                <w:szCs w:val="18"/>
              </w:rPr>
            </w:pPr>
            <w:r w:rsidRPr="00966F61">
              <w:rPr>
                <w:rFonts w:asciiTheme="minorHAnsi" w:hAnsiTheme="minorHAnsi"/>
                <w:sz w:val="18"/>
                <w:szCs w:val="18"/>
              </w:rPr>
              <w:t>Cooling System Zonal Control Type</w:t>
            </w:r>
          </w:p>
        </w:tc>
        <w:tc>
          <w:tcPr>
            <w:tcW w:w="4615" w:type="dxa"/>
            <w:vAlign w:val="center"/>
          </w:tcPr>
          <w:p w14:paraId="068E9514" w14:textId="77777777" w:rsidR="00DA18E1" w:rsidRPr="00966F61" w:rsidRDefault="00DA18E1" w:rsidP="00DA18E1">
            <w:pPr>
              <w:rPr>
                <w:rFonts w:asciiTheme="minorHAnsi" w:hAnsiTheme="minorHAnsi"/>
                <w:sz w:val="18"/>
                <w:szCs w:val="18"/>
              </w:rPr>
            </w:pPr>
          </w:p>
        </w:tc>
      </w:tr>
      <w:tr w:rsidR="00DA18E1" w:rsidRPr="00966F61" w14:paraId="068E9519" w14:textId="77777777" w:rsidTr="00CE3450">
        <w:trPr>
          <w:cantSplit/>
          <w:trHeight w:val="144"/>
        </w:trPr>
        <w:tc>
          <w:tcPr>
            <w:tcW w:w="475" w:type="dxa"/>
            <w:vAlign w:val="center"/>
          </w:tcPr>
          <w:p w14:paraId="068E9516" w14:textId="757E71C6" w:rsidR="00DA18E1" w:rsidRPr="00966F61" w:rsidRDefault="00DA18E1" w:rsidP="00B2548D">
            <w:pPr>
              <w:pStyle w:val="FootnoteText"/>
              <w:jc w:val="center"/>
              <w:rPr>
                <w:rFonts w:asciiTheme="minorHAnsi" w:hAnsiTheme="minorHAnsi"/>
                <w:sz w:val="18"/>
                <w:szCs w:val="18"/>
              </w:rPr>
            </w:pPr>
            <w:r w:rsidRPr="00966F61">
              <w:rPr>
                <w:rFonts w:asciiTheme="minorHAnsi" w:hAnsiTheme="minorHAnsi"/>
                <w:sz w:val="18"/>
                <w:szCs w:val="18"/>
              </w:rPr>
              <w:t>0</w:t>
            </w:r>
            <w:r w:rsidR="00B2548D">
              <w:rPr>
                <w:rFonts w:asciiTheme="minorHAnsi" w:hAnsiTheme="minorHAnsi"/>
                <w:sz w:val="18"/>
                <w:szCs w:val="18"/>
              </w:rPr>
              <w:t>8</w:t>
            </w:r>
          </w:p>
        </w:tc>
        <w:tc>
          <w:tcPr>
            <w:tcW w:w="5940" w:type="dxa"/>
            <w:vAlign w:val="center"/>
          </w:tcPr>
          <w:p w14:paraId="068E9517" w14:textId="2C9468DE" w:rsidR="00DA18E1" w:rsidRPr="00966F61" w:rsidRDefault="00DA18E1" w:rsidP="008F4CB7">
            <w:pPr>
              <w:keepNext/>
              <w:rPr>
                <w:rFonts w:asciiTheme="minorHAnsi" w:hAnsiTheme="minorHAnsi"/>
                <w:sz w:val="18"/>
                <w:szCs w:val="18"/>
              </w:rPr>
            </w:pPr>
            <w:r w:rsidRPr="00966F61">
              <w:rPr>
                <w:rFonts w:asciiTheme="minorHAnsi" w:hAnsiTheme="minorHAnsi"/>
                <w:sz w:val="18"/>
                <w:szCs w:val="18"/>
              </w:rPr>
              <w:t>Central Fan Integrated (CFI) Ventilation System Status</w:t>
            </w:r>
          </w:p>
        </w:tc>
        <w:tc>
          <w:tcPr>
            <w:tcW w:w="4615" w:type="dxa"/>
            <w:vAlign w:val="center"/>
          </w:tcPr>
          <w:p w14:paraId="068E9518" w14:textId="77777777" w:rsidR="00DA18E1" w:rsidRPr="00966F61" w:rsidRDefault="00DA18E1" w:rsidP="00DA18E1">
            <w:pPr>
              <w:rPr>
                <w:rFonts w:asciiTheme="minorHAnsi" w:hAnsiTheme="minorHAnsi"/>
                <w:sz w:val="18"/>
                <w:szCs w:val="18"/>
              </w:rPr>
            </w:pPr>
          </w:p>
        </w:tc>
      </w:tr>
      <w:tr w:rsidR="00DA18E1" w:rsidRPr="00966F61" w14:paraId="068E951D" w14:textId="77777777" w:rsidTr="00CE3450">
        <w:trPr>
          <w:cantSplit/>
          <w:trHeight w:val="144"/>
        </w:trPr>
        <w:tc>
          <w:tcPr>
            <w:tcW w:w="475" w:type="dxa"/>
            <w:vAlign w:val="center"/>
          </w:tcPr>
          <w:p w14:paraId="068E951A" w14:textId="0EDFBB75" w:rsidR="00DA18E1" w:rsidRPr="00966F61" w:rsidRDefault="00DA18E1" w:rsidP="00B2548D">
            <w:pPr>
              <w:pStyle w:val="FootnoteText"/>
              <w:jc w:val="center"/>
              <w:rPr>
                <w:rFonts w:asciiTheme="minorHAnsi" w:hAnsiTheme="minorHAnsi"/>
                <w:sz w:val="18"/>
                <w:szCs w:val="18"/>
              </w:rPr>
            </w:pPr>
            <w:r w:rsidRPr="00966F61">
              <w:rPr>
                <w:rFonts w:asciiTheme="minorHAnsi" w:hAnsiTheme="minorHAnsi"/>
                <w:sz w:val="18"/>
                <w:szCs w:val="18"/>
              </w:rPr>
              <w:t>0</w:t>
            </w:r>
            <w:r w:rsidR="00B2548D">
              <w:rPr>
                <w:rFonts w:asciiTheme="minorHAnsi" w:hAnsiTheme="minorHAnsi"/>
                <w:sz w:val="18"/>
                <w:szCs w:val="18"/>
              </w:rPr>
              <w:t>9</w:t>
            </w:r>
          </w:p>
        </w:tc>
        <w:tc>
          <w:tcPr>
            <w:tcW w:w="5940" w:type="dxa"/>
            <w:vAlign w:val="center"/>
          </w:tcPr>
          <w:p w14:paraId="068E951B" w14:textId="5487E058" w:rsidR="00DA18E1" w:rsidRPr="00966F61" w:rsidRDefault="00DA18E1" w:rsidP="00DA18E1">
            <w:pPr>
              <w:keepNext/>
              <w:rPr>
                <w:rFonts w:asciiTheme="minorHAnsi" w:hAnsiTheme="minorHAnsi"/>
                <w:sz w:val="18"/>
                <w:szCs w:val="18"/>
              </w:rPr>
            </w:pPr>
            <w:r w:rsidRPr="00966F61">
              <w:rPr>
                <w:rFonts w:asciiTheme="minorHAnsi" w:hAnsiTheme="minorHAnsi"/>
                <w:sz w:val="18"/>
                <w:szCs w:val="18"/>
              </w:rPr>
              <w:t>System Bypass Duct Status</w:t>
            </w:r>
          </w:p>
        </w:tc>
        <w:tc>
          <w:tcPr>
            <w:tcW w:w="4615" w:type="dxa"/>
            <w:vAlign w:val="center"/>
          </w:tcPr>
          <w:p w14:paraId="068E951C" w14:textId="77777777" w:rsidR="00DA18E1" w:rsidRPr="00966F61" w:rsidRDefault="00DA18E1" w:rsidP="00DA18E1">
            <w:pPr>
              <w:pStyle w:val="ListParagraph"/>
              <w:keepNext/>
              <w:ind w:left="0"/>
              <w:rPr>
                <w:rFonts w:asciiTheme="minorHAnsi" w:hAnsiTheme="minorHAnsi"/>
                <w:sz w:val="18"/>
                <w:szCs w:val="18"/>
              </w:rPr>
            </w:pPr>
          </w:p>
        </w:tc>
      </w:tr>
      <w:tr w:rsidR="00DA18E1" w:rsidRPr="00966F61" w14:paraId="068E9521" w14:textId="77777777" w:rsidTr="00CE3450">
        <w:trPr>
          <w:cantSplit/>
          <w:trHeight w:val="144"/>
        </w:trPr>
        <w:tc>
          <w:tcPr>
            <w:tcW w:w="475" w:type="dxa"/>
            <w:vAlign w:val="center"/>
          </w:tcPr>
          <w:p w14:paraId="068E951E" w14:textId="38273B2A" w:rsidR="00DA18E1" w:rsidRPr="00966F61" w:rsidRDefault="00B2548D" w:rsidP="00B2548D">
            <w:pPr>
              <w:pStyle w:val="FootnoteText"/>
              <w:jc w:val="center"/>
              <w:rPr>
                <w:rFonts w:asciiTheme="minorHAnsi" w:hAnsiTheme="minorHAnsi"/>
                <w:sz w:val="18"/>
                <w:szCs w:val="18"/>
              </w:rPr>
            </w:pPr>
            <w:r>
              <w:rPr>
                <w:rFonts w:asciiTheme="minorHAnsi" w:hAnsiTheme="minorHAnsi"/>
                <w:sz w:val="18"/>
                <w:szCs w:val="18"/>
              </w:rPr>
              <w:t>10</w:t>
            </w:r>
          </w:p>
        </w:tc>
        <w:tc>
          <w:tcPr>
            <w:tcW w:w="5940" w:type="dxa"/>
            <w:vAlign w:val="center"/>
          </w:tcPr>
          <w:p w14:paraId="068E951F" w14:textId="7BB665AF" w:rsidR="00DA18E1" w:rsidRPr="00966F61" w:rsidRDefault="00DA18E1" w:rsidP="00DA18E1">
            <w:pPr>
              <w:keepNext/>
              <w:rPr>
                <w:rFonts w:asciiTheme="minorHAnsi" w:hAnsiTheme="minorHAnsi"/>
                <w:sz w:val="18"/>
                <w:szCs w:val="18"/>
              </w:rPr>
            </w:pPr>
            <w:r w:rsidRPr="00966F61">
              <w:rPr>
                <w:rFonts w:asciiTheme="minorHAnsi" w:hAnsiTheme="minorHAnsi"/>
                <w:sz w:val="18"/>
                <w:szCs w:val="18"/>
              </w:rPr>
              <w:t>Date of System Airflow Rate Measurement</w:t>
            </w:r>
          </w:p>
        </w:tc>
        <w:tc>
          <w:tcPr>
            <w:tcW w:w="4615" w:type="dxa"/>
            <w:vAlign w:val="center"/>
          </w:tcPr>
          <w:p w14:paraId="068E9520" w14:textId="77777777" w:rsidR="00DA18E1" w:rsidRPr="00966F61" w:rsidRDefault="00DA18E1" w:rsidP="00DA18E1">
            <w:pPr>
              <w:keepNext/>
              <w:rPr>
                <w:rFonts w:asciiTheme="minorHAnsi" w:hAnsiTheme="minorHAnsi"/>
                <w:sz w:val="18"/>
                <w:szCs w:val="18"/>
              </w:rPr>
            </w:pPr>
          </w:p>
        </w:tc>
      </w:tr>
      <w:tr w:rsidR="00DA18E1" w:rsidRPr="00966F61" w14:paraId="068E9525" w14:textId="77777777" w:rsidTr="00CE3450">
        <w:trPr>
          <w:cantSplit/>
          <w:trHeight w:val="144"/>
        </w:trPr>
        <w:tc>
          <w:tcPr>
            <w:tcW w:w="475" w:type="dxa"/>
            <w:vAlign w:val="center"/>
          </w:tcPr>
          <w:p w14:paraId="068E9522" w14:textId="541594EC" w:rsidR="00DA18E1" w:rsidRPr="00966F61" w:rsidDel="006E5AE2" w:rsidRDefault="00E00244" w:rsidP="00B2548D">
            <w:pPr>
              <w:pStyle w:val="FootnoteText"/>
              <w:jc w:val="center"/>
              <w:rPr>
                <w:rFonts w:asciiTheme="minorHAnsi" w:hAnsiTheme="minorHAnsi"/>
                <w:sz w:val="18"/>
                <w:szCs w:val="18"/>
              </w:rPr>
            </w:pPr>
            <w:r>
              <w:rPr>
                <w:rFonts w:asciiTheme="minorHAnsi" w:hAnsiTheme="minorHAnsi"/>
                <w:sz w:val="18"/>
                <w:szCs w:val="18"/>
              </w:rPr>
              <w:t>1</w:t>
            </w:r>
            <w:r w:rsidR="00B2548D">
              <w:rPr>
                <w:rFonts w:asciiTheme="minorHAnsi" w:hAnsiTheme="minorHAnsi"/>
                <w:sz w:val="18"/>
                <w:szCs w:val="18"/>
              </w:rPr>
              <w:t>1</w:t>
            </w:r>
          </w:p>
        </w:tc>
        <w:tc>
          <w:tcPr>
            <w:tcW w:w="5940" w:type="dxa"/>
            <w:vAlign w:val="center"/>
          </w:tcPr>
          <w:p w14:paraId="068E9523" w14:textId="1F67E2FC" w:rsidR="00DA18E1" w:rsidRPr="00966F61" w:rsidRDefault="003F7313" w:rsidP="00B4470D">
            <w:pPr>
              <w:keepNext/>
              <w:rPr>
                <w:rFonts w:asciiTheme="minorHAnsi" w:hAnsiTheme="minorHAnsi"/>
                <w:sz w:val="18"/>
                <w:szCs w:val="18"/>
              </w:rPr>
            </w:pPr>
            <w:r w:rsidRPr="003F7313">
              <w:rPr>
                <w:rFonts w:asciiTheme="minorHAnsi" w:hAnsiTheme="minorHAnsi"/>
                <w:sz w:val="18"/>
                <w:szCs w:val="18"/>
              </w:rPr>
              <w:t xml:space="preserve">Airflow Rate Protocol </w:t>
            </w:r>
            <w:r w:rsidR="00B4470D">
              <w:rPr>
                <w:rFonts w:asciiTheme="minorHAnsi" w:hAnsiTheme="minorHAnsi"/>
                <w:sz w:val="18"/>
                <w:szCs w:val="18"/>
              </w:rPr>
              <w:t>U</w:t>
            </w:r>
            <w:r w:rsidRPr="003F7313">
              <w:rPr>
                <w:rFonts w:asciiTheme="minorHAnsi" w:hAnsiTheme="minorHAnsi"/>
                <w:sz w:val="18"/>
                <w:szCs w:val="18"/>
              </w:rPr>
              <w:t>tilized</w:t>
            </w:r>
          </w:p>
        </w:tc>
        <w:tc>
          <w:tcPr>
            <w:tcW w:w="4615" w:type="dxa"/>
            <w:vAlign w:val="center"/>
          </w:tcPr>
          <w:p w14:paraId="068E9524" w14:textId="77777777" w:rsidR="00DA18E1" w:rsidRPr="00966F61" w:rsidRDefault="00DA18E1" w:rsidP="00DA18E1">
            <w:pPr>
              <w:keepNext/>
              <w:rPr>
                <w:rFonts w:asciiTheme="minorHAnsi" w:hAnsiTheme="minorHAnsi"/>
                <w:sz w:val="18"/>
                <w:szCs w:val="18"/>
              </w:rPr>
            </w:pPr>
          </w:p>
        </w:tc>
      </w:tr>
      <w:tr w:rsidR="00051491" w:rsidRPr="00966F61" w14:paraId="32F8B6CC" w14:textId="77777777" w:rsidTr="00CE3450">
        <w:trPr>
          <w:cantSplit/>
          <w:trHeight w:val="144"/>
        </w:trPr>
        <w:tc>
          <w:tcPr>
            <w:tcW w:w="475" w:type="dxa"/>
            <w:vAlign w:val="center"/>
          </w:tcPr>
          <w:p w14:paraId="463ECB58" w14:textId="5AFEF354" w:rsidR="00051491" w:rsidRDefault="00051491" w:rsidP="00B2548D">
            <w:pPr>
              <w:pStyle w:val="FootnoteText"/>
              <w:jc w:val="center"/>
              <w:rPr>
                <w:rFonts w:asciiTheme="minorHAnsi" w:hAnsiTheme="minorHAnsi"/>
                <w:sz w:val="18"/>
                <w:szCs w:val="18"/>
              </w:rPr>
            </w:pPr>
            <w:r>
              <w:rPr>
                <w:rFonts w:asciiTheme="minorHAnsi" w:hAnsiTheme="minorHAnsi"/>
                <w:sz w:val="18"/>
                <w:szCs w:val="18"/>
              </w:rPr>
              <w:t>1</w:t>
            </w:r>
            <w:r w:rsidR="00B2548D">
              <w:rPr>
                <w:rFonts w:asciiTheme="minorHAnsi" w:hAnsiTheme="minorHAnsi"/>
                <w:sz w:val="18"/>
                <w:szCs w:val="18"/>
              </w:rPr>
              <w:t>2</w:t>
            </w:r>
          </w:p>
        </w:tc>
        <w:tc>
          <w:tcPr>
            <w:tcW w:w="5940" w:type="dxa"/>
            <w:vAlign w:val="center"/>
          </w:tcPr>
          <w:p w14:paraId="720BC06A" w14:textId="4FF18CAE" w:rsidR="00051491" w:rsidRPr="003F7313" w:rsidRDefault="00051491" w:rsidP="00051491">
            <w:pPr>
              <w:keepNext/>
              <w:rPr>
                <w:rFonts w:asciiTheme="minorHAnsi" w:hAnsiTheme="minorHAnsi"/>
                <w:sz w:val="18"/>
                <w:szCs w:val="18"/>
              </w:rPr>
            </w:pPr>
            <w:r>
              <w:rPr>
                <w:rFonts w:asciiTheme="minorHAnsi" w:hAnsiTheme="minorHAnsi"/>
                <w:sz w:val="18"/>
                <w:szCs w:val="18"/>
              </w:rPr>
              <w:t>Central Fan Ventilation Cooling System Status</w:t>
            </w:r>
          </w:p>
        </w:tc>
        <w:tc>
          <w:tcPr>
            <w:tcW w:w="4615" w:type="dxa"/>
            <w:vAlign w:val="center"/>
          </w:tcPr>
          <w:p w14:paraId="47E18D5B" w14:textId="77777777" w:rsidR="00051491" w:rsidRPr="00966F61" w:rsidRDefault="00051491" w:rsidP="00051491">
            <w:pPr>
              <w:keepNext/>
              <w:rPr>
                <w:rFonts w:asciiTheme="minorHAnsi" w:hAnsiTheme="minorHAnsi"/>
                <w:sz w:val="18"/>
                <w:szCs w:val="18"/>
              </w:rPr>
            </w:pPr>
          </w:p>
        </w:tc>
      </w:tr>
    </w:tbl>
    <w:p w14:paraId="068E9526" w14:textId="77777777" w:rsidR="00DA18E1" w:rsidRPr="00B4470D" w:rsidRDefault="00DA18E1" w:rsidP="00DA18E1">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75"/>
        <w:gridCol w:w="5940"/>
        <w:gridCol w:w="4615"/>
      </w:tblGrid>
      <w:tr w:rsidR="00DA18E1" w:rsidRPr="00966F61" w:rsidDel="001739A4" w14:paraId="068E9529" w14:textId="77777777" w:rsidTr="00DA18E1">
        <w:trPr>
          <w:cantSplit/>
          <w:trHeight w:val="432"/>
        </w:trPr>
        <w:tc>
          <w:tcPr>
            <w:tcW w:w="11030" w:type="dxa"/>
            <w:gridSpan w:val="3"/>
            <w:vAlign w:val="center"/>
          </w:tcPr>
          <w:p w14:paraId="068E9527" w14:textId="1F789A50" w:rsidR="00DA18E1" w:rsidRPr="00966F61" w:rsidRDefault="00DA18E1" w:rsidP="00DA18E1">
            <w:pPr>
              <w:keepNext/>
              <w:rPr>
                <w:rFonts w:asciiTheme="minorHAnsi" w:hAnsiTheme="minorHAnsi"/>
                <w:b/>
                <w:sz w:val="18"/>
                <w:szCs w:val="18"/>
              </w:rPr>
            </w:pPr>
            <w:r w:rsidRPr="00966F61">
              <w:rPr>
                <w:rFonts w:asciiTheme="minorHAnsi" w:hAnsiTheme="minorHAnsi"/>
                <w:b/>
                <w:sz w:val="18"/>
                <w:szCs w:val="18"/>
              </w:rPr>
              <w:t xml:space="preserve">B. Hole for the placement of a Static Pressure Probe (HSPP), and Permanently </w:t>
            </w:r>
            <w:r w:rsidR="0097509A">
              <w:rPr>
                <w:rFonts w:asciiTheme="minorHAnsi" w:hAnsiTheme="minorHAnsi"/>
                <w:b/>
                <w:sz w:val="18"/>
                <w:szCs w:val="18"/>
              </w:rPr>
              <w:t>I</w:t>
            </w:r>
            <w:r w:rsidRPr="00966F61">
              <w:rPr>
                <w:rFonts w:asciiTheme="minorHAnsi" w:hAnsiTheme="minorHAnsi"/>
                <w:b/>
                <w:sz w:val="18"/>
                <w:szCs w:val="18"/>
              </w:rPr>
              <w:t xml:space="preserve">nstalled Static Pressure Probe (PSPP) in the </w:t>
            </w:r>
            <w:r w:rsidR="0097509A">
              <w:rPr>
                <w:rFonts w:asciiTheme="minorHAnsi" w:hAnsiTheme="minorHAnsi"/>
                <w:b/>
                <w:sz w:val="18"/>
                <w:szCs w:val="18"/>
              </w:rPr>
              <w:t>S</w:t>
            </w:r>
            <w:r w:rsidRPr="00966F61">
              <w:rPr>
                <w:rFonts w:asciiTheme="minorHAnsi" w:hAnsiTheme="minorHAnsi"/>
                <w:b/>
                <w:sz w:val="18"/>
                <w:szCs w:val="18"/>
              </w:rPr>
              <w:t xml:space="preserve">upply </w:t>
            </w:r>
            <w:r w:rsidR="0097509A">
              <w:rPr>
                <w:rFonts w:asciiTheme="minorHAnsi" w:hAnsiTheme="minorHAnsi"/>
                <w:b/>
                <w:sz w:val="18"/>
                <w:szCs w:val="18"/>
              </w:rPr>
              <w:t>P</w:t>
            </w:r>
            <w:r w:rsidRPr="00966F61">
              <w:rPr>
                <w:rFonts w:asciiTheme="minorHAnsi" w:hAnsiTheme="minorHAnsi"/>
                <w:b/>
                <w:sz w:val="18"/>
                <w:szCs w:val="18"/>
              </w:rPr>
              <w:t>lenum</w:t>
            </w:r>
          </w:p>
          <w:p w14:paraId="068E9528" w14:textId="77777777" w:rsidR="00DA18E1" w:rsidRPr="0097509A" w:rsidRDefault="00DA18E1" w:rsidP="00DA18E1">
            <w:pPr>
              <w:pStyle w:val="BulletCALetter"/>
              <w:spacing w:before="0"/>
              <w:ind w:left="0" w:firstLine="0"/>
              <w:rPr>
                <w:rFonts w:asciiTheme="minorHAnsi" w:hAnsiTheme="minorHAnsi"/>
                <w:sz w:val="18"/>
                <w:szCs w:val="18"/>
              </w:rPr>
            </w:pPr>
            <w:r w:rsidRPr="00281AB7">
              <w:rPr>
                <w:rFonts w:asciiTheme="minorHAnsi" w:hAnsiTheme="minorHAnsi"/>
                <w:sz w:val="18"/>
                <w:szCs w:val="18"/>
              </w:rPr>
              <w:t xml:space="preserve">Procedures for installing HSPP or PSPP are specified in RA3.3.1.1.  </w:t>
            </w:r>
          </w:p>
        </w:tc>
      </w:tr>
      <w:tr w:rsidR="00DA18E1" w:rsidRPr="00966F61" w:rsidDel="001739A4" w14:paraId="068E952D" w14:textId="77777777" w:rsidTr="00CE3450">
        <w:trPr>
          <w:cantSplit/>
          <w:trHeight w:val="242"/>
        </w:trPr>
        <w:tc>
          <w:tcPr>
            <w:tcW w:w="475" w:type="dxa"/>
            <w:vAlign w:val="center"/>
          </w:tcPr>
          <w:p w14:paraId="068E952A" w14:textId="77777777" w:rsidR="00DA18E1" w:rsidRPr="00966F61" w:rsidRDefault="003F7313" w:rsidP="00DA18E1">
            <w:pPr>
              <w:pStyle w:val="IndexHeading"/>
              <w:jc w:val="center"/>
              <w:rPr>
                <w:rFonts w:asciiTheme="minorHAnsi" w:hAnsiTheme="minorHAnsi"/>
                <w:b w:val="0"/>
                <w:sz w:val="18"/>
                <w:szCs w:val="18"/>
              </w:rPr>
            </w:pPr>
            <w:r w:rsidRPr="003F7313">
              <w:rPr>
                <w:rFonts w:asciiTheme="minorHAnsi" w:hAnsiTheme="minorHAnsi"/>
                <w:b w:val="0"/>
                <w:sz w:val="18"/>
                <w:szCs w:val="18"/>
              </w:rPr>
              <w:t>01</w:t>
            </w:r>
          </w:p>
        </w:tc>
        <w:tc>
          <w:tcPr>
            <w:tcW w:w="5940" w:type="dxa"/>
            <w:vAlign w:val="center"/>
          </w:tcPr>
          <w:p w14:paraId="068E952B" w14:textId="6F7BB37D" w:rsidR="00DA18E1" w:rsidRPr="00966F61" w:rsidRDefault="003F7313" w:rsidP="0097509A">
            <w:pPr>
              <w:rPr>
                <w:rFonts w:asciiTheme="minorHAnsi" w:hAnsiTheme="minorHAnsi"/>
                <w:sz w:val="18"/>
                <w:szCs w:val="18"/>
              </w:rPr>
            </w:pPr>
            <w:r w:rsidRPr="003F7313">
              <w:rPr>
                <w:rFonts w:asciiTheme="minorHAnsi" w:hAnsiTheme="minorHAnsi"/>
                <w:sz w:val="18"/>
                <w:szCs w:val="18"/>
              </w:rPr>
              <w:t xml:space="preserve">Method </w:t>
            </w:r>
            <w:r w:rsidR="0097509A">
              <w:rPr>
                <w:rFonts w:asciiTheme="minorHAnsi" w:hAnsiTheme="minorHAnsi"/>
                <w:sz w:val="18"/>
                <w:szCs w:val="18"/>
              </w:rPr>
              <w:t>U</w:t>
            </w:r>
            <w:r w:rsidRPr="003F7313">
              <w:rPr>
                <w:rFonts w:asciiTheme="minorHAnsi" w:hAnsiTheme="minorHAnsi"/>
                <w:sz w:val="18"/>
                <w:szCs w:val="18"/>
              </w:rPr>
              <w:t xml:space="preserve">sed to </w:t>
            </w:r>
            <w:r w:rsidR="0097509A">
              <w:rPr>
                <w:rFonts w:asciiTheme="minorHAnsi" w:hAnsiTheme="minorHAnsi"/>
                <w:sz w:val="18"/>
                <w:szCs w:val="18"/>
              </w:rPr>
              <w:t>D</w:t>
            </w:r>
            <w:r w:rsidRPr="003F7313">
              <w:rPr>
                <w:rFonts w:asciiTheme="minorHAnsi" w:hAnsiTheme="minorHAnsi"/>
                <w:sz w:val="18"/>
                <w:szCs w:val="18"/>
              </w:rPr>
              <w:t xml:space="preserve">emonstrate </w:t>
            </w:r>
            <w:r w:rsidR="0097509A">
              <w:rPr>
                <w:rFonts w:asciiTheme="minorHAnsi" w:hAnsiTheme="minorHAnsi"/>
                <w:sz w:val="18"/>
                <w:szCs w:val="18"/>
              </w:rPr>
              <w:t>C</w:t>
            </w:r>
            <w:r w:rsidRPr="003F7313">
              <w:rPr>
                <w:rFonts w:asciiTheme="minorHAnsi" w:hAnsiTheme="minorHAnsi"/>
                <w:sz w:val="18"/>
                <w:szCs w:val="18"/>
              </w:rPr>
              <w:t xml:space="preserve">ompliance with the HSPP/PSPP </w:t>
            </w:r>
            <w:r w:rsidR="0097509A">
              <w:rPr>
                <w:rFonts w:asciiTheme="minorHAnsi" w:hAnsiTheme="minorHAnsi"/>
                <w:sz w:val="18"/>
                <w:szCs w:val="18"/>
              </w:rPr>
              <w:t>R</w:t>
            </w:r>
            <w:r w:rsidRPr="003F7313">
              <w:rPr>
                <w:rFonts w:asciiTheme="minorHAnsi" w:hAnsiTheme="minorHAnsi"/>
                <w:sz w:val="18"/>
                <w:szCs w:val="18"/>
              </w:rPr>
              <w:t>equirement</w:t>
            </w:r>
          </w:p>
        </w:tc>
        <w:tc>
          <w:tcPr>
            <w:tcW w:w="4615" w:type="dxa"/>
            <w:vAlign w:val="center"/>
          </w:tcPr>
          <w:p w14:paraId="068E952C" w14:textId="77777777" w:rsidR="00DA18E1" w:rsidRPr="00966F61" w:rsidRDefault="00DA18E1" w:rsidP="00DA18E1">
            <w:pPr>
              <w:pStyle w:val="Header"/>
              <w:keepNext/>
              <w:tabs>
                <w:tab w:val="clear" w:pos="4320"/>
                <w:tab w:val="clear" w:pos="8640"/>
              </w:tabs>
              <w:rPr>
                <w:rFonts w:asciiTheme="minorHAnsi" w:hAnsiTheme="minorHAnsi"/>
                <w:sz w:val="18"/>
                <w:szCs w:val="18"/>
              </w:rPr>
            </w:pPr>
          </w:p>
        </w:tc>
      </w:tr>
    </w:tbl>
    <w:p w14:paraId="068E952E" w14:textId="77777777" w:rsidR="000A1890" w:rsidRPr="00B4470D" w:rsidRDefault="000A1890" w:rsidP="00B816B4">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67"/>
        <w:gridCol w:w="5942"/>
        <w:gridCol w:w="4607"/>
      </w:tblGrid>
      <w:tr w:rsidR="00041E5F" w:rsidRPr="00966F61" w14:paraId="068E9531" w14:textId="77777777" w:rsidTr="003010D2">
        <w:trPr>
          <w:cantSplit/>
          <w:trHeight w:val="144"/>
        </w:trPr>
        <w:tc>
          <w:tcPr>
            <w:tcW w:w="5000" w:type="pct"/>
            <w:gridSpan w:val="3"/>
            <w:tcBorders>
              <w:top w:val="single" w:sz="4" w:space="0" w:color="auto"/>
              <w:left w:val="single" w:sz="4" w:space="0" w:color="auto"/>
              <w:bottom w:val="single" w:sz="4" w:space="0" w:color="auto"/>
              <w:right w:val="single" w:sz="4" w:space="0" w:color="auto"/>
            </w:tcBorders>
            <w:vAlign w:val="center"/>
          </w:tcPr>
          <w:p w14:paraId="068E952F" w14:textId="22A1BC33" w:rsidR="00041E5F" w:rsidRPr="00966F61" w:rsidRDefault="00041E5F" w:rsidP="003010D2">
            <w:pPr>
              <w:keepNext/>
              <w:rPr>
                <w:rFonts w:asciiTheme="minorHAnsi" w:hAnsiTheme="minorHAnsi"/>
                <w:b/>
                <w:sz w:val="18"/>
                <w:szCs w:val="18"/>
              </w:rPr>
            </w:pPr>
            <w:r w:rsidRPr="00966F61">
              <w:rPr>
                <w:rFonts w:asciiTheme="minorHAnsi" w:hAnsiTheme="minorHAnsi"/>
                <w:b/>
                <w:sz w:val="18"/>
                <w:szCs w:val="18"/>
              </w:rPr>
              <w:t>C. Airflow Rate Measurement Apparatus and Procedure Information</w:t>
            </w:r>
          </w:p>
          <w:p w14:paraId="068E9530" w14:textId="77777777" w:rsidR="00041E5F" w:rsidRPr="00281AB7" w:rsidRDefault="00041E5F" w:rsidP="003010D2">
            <w:pPr>
              <w:keepNext/>
              <w:rPr>
                <w:rFonts w:asciiTheme="minorHAnsi" w:hAnsiTheme="minorHAnsi"/>
                <w:sz w:val="18"/>
                <w:szCs w:val="18"/>
              </w:rPr>
            </w:pPr>
            <w:r w:rsidRPr="00281AB7">
              <w:rPr>
                <w:rFonts w:asciiTheme="minorHAnsi" w:hAnsiTheme="minorHAnsi"/>
                <w:sz w:val="18"/>
                <w:szCs w:val="18"/>
              </w:rPr>
              <w:t>Instrument Specifications are given in RA3.3.1.1, and system airflow rate measurement apparatus information is given in RA3.3.2.</w:t>
            </w:r>
          </w:p>
        </w:tc>
      </w:tr>
      <w:tr w:rsidR="00041E5F" w:rsidRPr="00966F61" w14:paraId="068E9535" w14:textId="77777777" w:rsidTr="00CE3450">
        <w:trPr>
          <w:cantSplit/>
          <w:trHeight w:val="144"/>
        </w:trPr>
        <w:tc>
          <w:tcPr>
            <w:tcW w:w="212" w:type="pct"/>
            <w:vAlign w:val="center"/>
          </w:tcPr>
          <w:p w14:paraId="068E9532" w14:textId="77777777" w:rsidR="00041E5F" w:rsidRPr="00966F61" w:rsidRDefault="003F7313" w:rsidP="003010D2">
            <w:pPr>
              <w:keepNext/>
              <w:jc w:val="center"/>
              <w:rPr>
                <w:rFonts w:asciiTheme="minorHAnsi" w:hAnsiTheme="minorHAnsi"/>
                <w:sz w:val="18"/>
                <w:szCs w:val="18"/>
              </w:rPr>
            </w:pPr>
            <w:r w:rsidRPr="003F7313">
              <w:rPr>
                <w:rFonts w:asciiTheme="minorHAnsi" w:hAnsiTheme="minorHAnsi"/>
                <w:sz w:val="18"/>
                <w:szCs w:val="18"/>
              </w:rPr>
              <w:t>01</w:t>
            </w:r>
          </w:p>
        </w:tc>
        <w:tc>
          <w:tcPr>
            <w:tcW w:w="2697" w:type="pct"/>
            <w:vAlign w:val="center"/>
          </w:tcPr>
          <w:p w14:paraId="068E9533" w14:textId="77A1A95C" w:rsidR="00041E5F" w:rsidRPr="00966F61" w:rsidRDefault="003F7313" w:rsidP="0097509A">
            <w:pPr>
              <w:keepNext/>
              <w:rPr>
                <w:rFonts w:asciiTheme="minorHAnsi" w:hAnsiTheme="minorHAnsi"/>
                <w:sz w:val="18"/>
                <w:szCs w:val="18"/>
              </w:rPr>
            </w:pPr>
            <w:r w:rsidRPr="003F7313">
              <w:rPr>
                <w:rFonts w:asciiTheme="minorHAnsi" w:hAnsiTheme="minorHAnsi"/>
                <w:sz w:val="18"/>
                <w:szCs w:val="18"/>
              </w:rPr>
              <w:t xml:space="preserve">Airflow Rate Measurement Type </w:t>
            </w:r>
            <w:r w:rsidR="0097509A">
              <w:rPr>
                <w:rFonts w:asciiTheme="minorHAnsi" w:hAnsiTheme="minorHAnsi"/>
                <w:sz w:val="18"/>
                <w:szCs w:val="18"/>
              </w:rPr>
              <w:t>U</w:t>
            </w:r>
            <w:r w:rsidRPr="003F7313">
              <w:rPr>
                <w:rFonts w:asciiTheme="minorHAnsi" w:hAnsiTheme="minorHAnsi"/>
                <w:sz w:val="18"/>
                <w:szCs w:val="18"/>
              </w:rPr>
              <w:t xml:space="preserve">sed for this </w:t>
            </w:r>
            <w:r w:rsidR="0097509A">
              <w:rPr>
                <w:rFonts w:asciiTheme="minorHAnsi" w:hAnsiTheme="minorHAnsi"/>
                <w:sz w:val="18"/>
                <w:szCs w:val="18"/>
              </w:rPr>
              <w:t>A</w:t>
            </w:r>
            <w:r w:rsidRPr="003F7313">
              <w:rPr>
                <w:rFonts w:asciiTheme="minorHAnsi" w:hAnsiTheme="minorHAnsi"/>
                <w:sz w:val="18"/>
                <w:szCs w:val="18"/>
              </w:rPr>
              <w:t xml:space="preserve">irflow </w:t>
            </w:r>
            <w:r w:rsidR="0097509A">
              <w:rPr>
                <w:rFonts w:asciiTheme="minorHAnsi" w:hAnsiTheme="minorHAnsi"/>
                <w:sz w:val="18"/>
                <w:szCs w:val="18"/>
              </w:rPr>
              <w:t>R</w:t>
            </w:r>
            <w:r w:rsidRPr="003F7313">
              <w:rPr>
                <w:rFonts w:asciiTheme="minorHAnsi" w:hAnsiTheme="minorHAnsi"/>
                <w:sz w:val="18"/>
                <w:szCs w:val="18"/>
              </w:rPr>
              <w:t xml:space="preserve">ate </w:t>
            </w:r>
            <w:r w:rsidR="0097509A">
              <w:rPr>
                <w:rFonts w:asciiTheme="minorHAnsi" w:hAnsiTheme="minorHAnsi"/>
                <w:sz w:val="18"/>
                <w:szCs w:val="18"/>
              </w:rPr>
              <w:t>V</w:t>
            </w:r>
            <w:r w:rsidRPr="003F7313">
              <w:rPr>
                <w:rFonts w:asciiTheme="minorHAnsi" w:hAnsiTheme="minorHAnsi"/>
                <w:sz w:val="18"/>
                <w:szCs w:val="18"/>
              </w:rPr>
              <w:t>erification</w:t>
            </w:r>
          </w:p>
        </w:tc>
        <w:tc>
          <w:tcPr>
            <w:tcW w:w="2092" w:type="pct"/>
          </w:tcPr>
          <w:p w14:paraId="068E9534" w14:textId="77777777" w:rsidR="00041E5F" w:rsidRPr="00966F61" w:rsidRDefault="00041E5F" w:rsidP="003010D2">
            <w:pPr>
              <w:pStyle w:val="ListParagraph"/>
              <w:keepNext/>
              <w:ind w:left="0"/>
              <w:rPr>
                <w:rFonts w:asciiTheme="minorHAnsi" w:hAnsiTheme="minorHAnsi"/>
                <w:sz w:val="18"/>
                <w:szCs w:val="18"/>
              </w:rPr>
            </w:pPr>
          </w:p>
        </w:tc>
      </w:tr>
      <w:tr w:rsidR="00041E5F" w:rsidRPr="00966F61" w14:paraId="068E9539" w14:textId="77777777" w:rsidTr="00CE3450">
        <w:trPr>
          <w:cantSplit/>
          <w:trHeight w:val="144"/>
        </w:trPr>
        <w:tc>
          <w:tcPr>
            <w:tcW w:w="212" w:type="pct"/>
            <w:vAlign w:val="center"/>
          </w:tcPr>
          <w:p w14:paraId="068E9536" w14:textId="77777777" w:rsidR="00041E5F" w:rsidRPr="00966F61" w:rsidRDefault="003F7313" w:rsidP="003010D2">
            <w:pPr>
              <w:keepNext/>
              <w:jc w:val="center"/>
              <w:rPr>
                <w:rFonts w:asciiTheme="minorHAnsi" w:hAnsiTheme="minorHAnsi"/>
                <w:sz w:val="18"/>
                <w:szCs w:val="18"/>
              </w:rPr>
            </w:pPr>
            <w:r w:rsidRPr="003F7313">
              <w:rPr>
                <w:rFonts w:asciiTheme="minorHAnsi" w:hAnsiTheme="minorHAnsi"/>
                <w:sz w:val="18"/>
                <w:szCs w:val="18"/>
              </w:rPr>
              <w:t>02</w:t>
            </w:r>
          </w:p>
        </w:tc>
        <w:tc>
          <w:tcPr>
            <w:tcW w:w="2697" w:type="pct"/>
            <w:vAlign w:val="center"/>
          </w:tcPr>
          <w:p w14:paraId="068E9537" w14:textId="0FEB1E4B" w:rsidR="00041E5F" w:rsidRPr="00966F61" w:rsidRDefault="003F7313" w:rsidP="003010D2">
            <w:pPr>
              <w:keepNext/>
              <w:rPr>
                <w:rFonts w:asciiTheme="minorHAnsi" w:hAnsiTheme="minorHAnsi"/>
                <w:sz w:val="18"/>
                <w:szCs w:val="18"/>
              </w:rPr>
            </w:pPr>
            <w:r w:rsidRPr="003F7313">
              <w:rPr>
                <w:rFonts w:asciiTheme="minorHAnsi" w:hAnsiTheme="minorHAnsi"/>
                <w:sz w:val="18"/>
                <w:szCs w:val="18"/>
              </w:rPr>
              <w:t>Manufacturer of Airflow Measurement Apparatus</w:t>
            </w:r>
          </w:p>
        </w:tc>
        <w:tc>
          <w:tcPr>
            <w:tcW w:w="2092" w:type="pct"/>
            <w:vAlign w:val="center"/>
          </w:tcPr>
          <w:p w14:paraId="068E9538" w14:textId="77777777" w:rsidR="00041E5F" w:rsidRPr="00966F61" w:rsidRDefault="00041E5F" w:rsidP="003010D2">
            <w:pPr>
              <w:keepNext/>
              <w:rPr>
                <w:rFonts w:asciiTheme="minorHAnsi" w:hAnsiTheme="minorHAnsi"/>
                <w:sz w:val="18"/>
                <w:szCs w:val="18"/>
              </w:rPr>
            </w:pPr>
          </w:p>
        </w:tc>
      </w:tr>
      <w:tr w:rsidR="00041E5F" w:rsidRPr="00966F61" w14:paraId="068E953D" w14:textId="77777777" w:rsidTr="00CE3450">
        <w:trPr>
          <w:cantSplit/>
          <w:trHeight w:val="144"/>
        </w:trPr>
        <w:tc>
          <w:tcPr>
            <w:tcW w:w="212" w:type="pct"/>
            <w:vAlign w:val="center"/>
          </w:tcPr>
          <w:p w14:paraId="068E953A" w14:textId="77777777" w:rsidR="00041E5F" w:rsidRPr="00966F61" w:rsidRDefault="003F7313" w:rsidP="003010D2">
            <w:pPr>
              <w:keepNext/>
              <w:jc w:val="center"/>
              <w:rPr>
                <w:rFonts w:asciiTheme="minorHAnsi" w:hAnsiTheme="minorHAnsi"/>
                <w:sz w:val="18"/>
                <w:szCs w:val="18"/>
              </w:rPr>
            </w:pPr>
            <w:r w:rsidRPr="003F7313">
              <w:rPr>
                <w:rFonts w:asciiTheme="minorHAnsi" w:hAnsiTheme="minorHAnsi"/>
                <w:sz w:val="18"/>
                <w:szCs w:val="18"/>
              </w:rPr>
              <w:t>03</w:t>
            </w:r>
          </w:p>
        </w:tc>
        <w:tc>
          <w:tcPr>
            <w:tcW w:w="2697" w:type="pct"/>
            <w:vAlign w:val="center"/>
          </w:tcPr>
          <w:p w14:paraId="068E953B" w14:textId="2CEC998B" w:rsidR="00041E5F" w:rsidRPr="00966F61" w:rsidRDefault="003F7313" w:rsidP="003010D2">
            <w:pPr>
              <w:keepNext/>
              <w:rPr>
                <w:rFonts w:asciiTheme="minorHAnsi" w:hAnsiTheme="minorHAnsi"/>
                <w:sz w:val="18"/>
                <w:szCs w:val="18"/>
              </w:rPr>
            </w:pPr>
            <w:r w:rsidRPr="003F7313">
              <w:rPr>
                <w:rFonts w:asciiTheme="minorHAnsi" w:hAnsiTheme="minorHAnsi"/>
                <w:sz w:val="18"/>
                <w:szCs w:val="18"/>
              </w:rPr>
              <w:t>Model number of Airflow Measurement Apparatus</w:t>
            </w:r>
          </w:p>
        </w:tc>
        <w:tc>
          <w:tcPr>
            <w:tcW w:w="2092" w:type="pct"/>
            <w:vAlign w:val="center"/>
          </w:tcPr>
          <w:p w14:paraId="068E953C" w14:textId="77777777" w:rsidR="00041E5F" w:rsidRPr="00966F61" w:rsidRDefault="00041E5F" w:rsidP="003010D2">
            <w:pPr>
              <w:keepNext/>
              <w:rPr>
                <w:rFonts w:asciiTheme="minorHAnsi" w:hAnsiTheme="minorHAnsi"/>
                <w:sz w:val="18"/>
                <w:szCs w:val="18"/>
              </w:rPr>
            </w:pPr>
          </w:p>
        </w:tc>
      </w:tr>
      <w:tr w:rsidR="00041E5F" w:rsidRPr="00966F61" w14:paraId="068E9541" w14:textId="77777777" w:rsidTr="00CE3450">
        <w:trPr>
          <w:cantSplit/>
          <w:trHeight w:val="144"/>
        </w:trPr>
        <w:tc>
          <w:tcPr>
            <w:tcW w:w="212" w:type="pct"/>
            <w:vAlign w:val="center"/>
          </w:tcPr>
          <w:p w14:paraId="068E953E" w14:textId="77777777" w:rsidR="00041E5F" w:rsidRPr="00966F61" w:rsidRDefault="003F7313" w:rsidP="003010D2">
            <w:pPr>
              <w:keepNext/>
              <w:jc w:val="center"/>
              <w:rPr>
                <w:rFonts w:asciiTheme="minorHAnsi" w:hAnsiTheme="minorHAnsi"/>
                <w:sz w:val="18"/>
                <w:szCs w:val="18"/>
              </w:rPr>
            </w:pPr>
            <w:r w:rsidRPr="003F7313">
              <w:rPr>
                <w:rFonts w:asciiTheme="minorHAnsi" w:hAnsiTheme="minorHAnsi"/>
                <w:sz w:val="18"/>
                <w:szCs w:val="18"/>
              </w:rPr>
              <w:t>04</w:t>
            </w:r>
          </w:p>
        </w:tc>
        <w:tc>
          <w:tcPr>
            <w:tcW w:w="2697" w:type="pct"/>
            <w:vAlign w:val="center"/>
          </w:tcPr>
          <w:p w14:paraId="068E953F" w14:textId="2B77CC18" w:rsidR="00041E5F" w:rsidRPr="00966F61" w:rsidRDefault="003F7313" w:rsidP="003010D2">
            <w:pPr>
              <w:keepNext/>
              <w:rPr>
                <w:rFonts w:asciiTheme="minorHAnsi" w:hAnsiTheme="minorHAnsi"/>
                <w:sz w:val="18"/>
                <w:szCs w:val="18"/>
              </w:rPr>
            </w:pPr>
            <w:r w:rsidRPr="003F7313">
              <w:rPr>
                <w:rFonts w:asciiTheme="minorHAnsi" w:hAnsiTheme="minorHAnsi"/>
                <w:sz w:val="18"/>
                <w:szCs w:val="18"/>
              </w:rPr>
              <w:t>Certification Status of the Airflow Measurement Apparatus Accuracy</w:t>
            </w:r>
          </w:p>
        </w:tc>
        <w:tc>
          <w:tcPr>
            <w:tcW w:w="2092" w:type="pct"/>
            <w:vAlign w:val="center"/>
          </w:tcPr>
          <w:p w14:paraId="068E9540" w14:textId="77777777" w:rsidR="00041E5F" w:rsidRPr="00966F61" w:rsidRDefault="00041E5F" w:rsidP="003010D2">
            <w:pPr>
              <w:pStyle w:val="ListParagraph"/>
              <w:keepNext/>
              <w:ind w:left="0"/>
              <w:rPr>
                <w:rFonts w:asciiTheme="minorHAnsi" w:hAnsiTheme="minorHAnsi"/>
                <w:sz w:val="18"/>
                <w:szCs w:val="18"/>
              </w:rPr>
            </w:pPr>
          </w:p>
        </w:tc>
      </w:tr>
    </w:tbl>
    <w:p w14:paraId="3BE4E8A3" w14:textId="77777777" w:rsidR="0097509A" w:rsidRPr="00B4470D" w:rsidRDefault="0097509A">
      <w:pPr>
        <w:rPr>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1016"/>
      </w:tblGrid>
      <w:tr w:rsidR="00780394" w:rsidRPr="00966F61" w14:paraId="068E9546" w14:textId="77777777" w:rsidTr="00780394">
        <w:trPr>
          <w:cantSplit/>
          <w:trHeight w:val="144"/>
        </w:trPr>
        <w:tc>
          <w:tcPr>
            <w:tcW w:w="5000" w:type="pct"/>
            <w:vAlign w:val="center"/>
          </w:tcPr>
          <w:p w14:paraId="068E9545" w14:textId="1DC39F94" w:rsidR="00B63018" w:rsidRPr="00966F61" w:rsidRDefault="00780394" w:rsidP="003010D2">
            <w:pPr>
              <w:keepNext/>
              <w:rPr>
                <w:rFonts w:asciiTheme="minorHAnsi" w:hAnsiTheme="minorHAnsi"/>
                <w:sz w:val="18"/>
                <w:szCs w:val="18"/>
              </w:rPr>
            </w:pPr>
            <w:r w:rsidRPr="00966F61">
              <w:rPr>
                <w:rFonts w:asciiTheme="minorHAnsi" w:hAnsiTheme="minorHAnsi"/>
                <w:b/>
                <w:sz w:val="18"/>
                <w:szCs w:val="18"/>
              </w:rPr>
              <w:t>MCH-23a Forced Air System Airflow Rate Measurement – Newly Installed Non-Zoned Systems or Zoned Multi-Speed Compressor</w:t>
            </w:r>
          </w:p>
        </w:tc>
      </w:tr>
    </w:tbl>
    <w:p w14:paraId="6260CCF0" w14:textId="77777777" w:rsidR="0097509A" w:rsidRPr="00B4470D" w:rsidRDefault="0097509A" w:rsidP="00B816B4">
      <w:pPr>
        <w:rPr>
          <w:rFonts w:asciiTheme="minorHAnsi" w:hAnsiTheme="minorHAnsi"/>
          <w:szCs w:val="18"/>
        </w:rPr>
      </w:pPr>
    </w:p>
    <w:tbl>
      <w:tblPr>
        <w:tblW w:w="5063" w:type="pct"/>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467"/>
        <w:gridCol w:w="4954"/>
        <w:gridCol w:w="5602"/>
      </w:tblGrid>
      <w:tr w:rsidR="00041E5F" w:rsidRPr="00966F61" w14:paraId="068E954A" w14:textId="77777777" w:rsidTr="003010D2">
        <w:trPr>
          <w:trHeight w:val="144"/>
        </w:trPr>
        <w:tc>
          <w:tcPr>
            <w:tcW w:w="4997" w:type="pct"/>
            <w:gridSpan w:val="3"/>
          </w:tcPr>
          <w:p w14:paraId="068E9548" w14:textId="1A5894C0" w:rsidR="00041E5F" w:rsidRPr="00966F61" w:rsidRDefault="00041E5F" w:rsidP="003010D2">
            <w:pPr>
              <w:keepNext/>
              <w:rPr>
                <w:rFonts w:asciiTheme="minorHAnsi" w:hAnsiTheme="minorHAnsi"/>
                <w:b/>
                <w:sz w:val="18"/>
                <w:szCs w:val="18"/>
              </w:rPr>
            </w:pPr>
            <w:r w:rsidRPr="00966F61">
              <w:rPr>
                <w:rFonts w:asciiTheme="minorHAnsi" w:hAnsiTheme="minorHAnsi"/>
                <w:b/>
                <w:sz w:val="18"/>
                <w:szCs w:val="18"/>
              </w:rPr>
              <w:t>D. Forced Air System Airflow Rate Measurement</w:t>
            </w:r>
          </w:p>
          <w:p w14:paraId="068E9549" w14:textId="77777777" w:rsidR="00041E5F" w:rsidRPr="00966F61" w:rsidRDefault="00041E5F" w:rsidP="003010D2">
            <w:pPr>
              <w:keepNext/>
              <w:rPr>
                <w:rFonts w:asciiTheme="minorHAnsi" w:hAnsiTheme="minorHAnsi"/>
                <w:b/>
                <w:sz w:val="18"/>
                <w:szCs w:val="18"/>
              </w:rPr>
            </w:pPr>
            <w:r w:rsidRPr="00966F61">
              <w:rPr>
                <w:rFonts w:asciiTheme="minorHAnsi" w:hAnsiTheme="minorHAnsi"/>
                <w:sz w:val="18"/>
                <w:szCs w:val="18"/>
              </w:rPr>
              <w:t>The procedures for System Airflow Rate Verification are specified in Reference Residential Appendix RA3.3.</w:t>
            </w:r>
          </w:p>
        </w:tc>
      </w:tr>
      <w:tr w:rsidR="00041E5F" w:rsidRPr="00966F61" w14:paraId="068E954E" w14:textId="77777777" w:rsidTr="007A1CE5">
        <w:tblPrEx>
          <w:tblCellMar>
            <w:top w:w="0" w:type="dxa"/>
            <w:left w:w="108" w:type="dxa"/>
            <w:bottom w:w="0" w:type="dxa"/>
            <w:right w:w="108" w:type="dxa"/>
          </w:tblCellMar>
        </w:tblPrEx>
        <w:trPr>
          <w:cantSplit/>
          <w:trHeight w:val="144"/>
        </w:trPr>
        <w:tc>
          <w:tcPr>
            <w:tcW w:w="212" w:type="pct"/>
            <w:vAlign w:val="center"/>
          </w:tcPr>
          <w:p w14:paraId="068E954B" w14:textId="77777777" w:rsidR="00041E5F" w:rsidRPr="00966F61" w:rsidRDefault="00041E5F" w:rsidP="007A1CE5">
            <w:pPr>
              <w:keepNext/>
              <w:jc w:val="center"/>
              <w:rPr>
                <w:rFonts w:asciiTheme="minorHAnsi" w:hAnsiTheme="minorHAnsi"/>
                <w:sz w:val="18"/>
                <w:szCs w:val="18"/>
              </w:rPr>
            </w:pPr>
            <w:r w:rsidRPr="00966F61">
              <w:rPr>
                <w:rFonts w:asciiTheme="minorHAnsi" w:hAnsiTheme="minorHAnsi"/>
                <w:sz w:val="18"/>
                <w:szCs w:val="18"/>
              </w:rPr>
              <w:t>01</w:t>
            </w:r>
          </w:p>
        </w:tc>
        <w:tc>
          <w:tcPr>
            <w:tcW w:w="2246" w:type="pct"/>
            <w:vAlign w:val="center"/>
          </w:tcPr>
          <w:p w14:paraId="068E954C" w14:textId="2DDD8352" w:rsidR="00041E5F" w:rsidRPr="00966F61" w:rsidRDefault="00041E5F" w:rsidP="003010D2">
            <w:pPr>
              <w:keepNext/>
              <w:rPr>
                <w:rFonts w:asciiTheme="minorHAnsi" w:hAnsiTheme="minorHAnsi"/>
                <w:sz w:val="18"/>
                <w:szCs w:val="18"/>
              </w:rPr>
            </w:pPr>
            <w:r w:rsidRPr="00966F61">
              <w:rPr>
                <w:rFonts w:asciiTheme="minorHAnsi" w:hAnsiTheme="minorHAnsi"/>
                <w:sz w:val="18"/>
                <w:szCs w:val="18"/>
              </w:rPr>
              <w:t>Required Minimum System Airflow Rate (cfm/ton)</w:t>
            </w:r>
          </w:p>
        </w:tc>
        <w:tc>
          <w:tcPr>
            <w:tcW w:w="2539" w:type="pct"/>
            <w:vAlign w:val="center"/>
          </w:tcPr>
          <w:p w14:paraId="068E954D" w14:textId="77777777" w:rsidR="00041E5F" w:rsidRPr="00966F61" w:rsidRDefault="00041E5F" w:rsidP="003010D2">
            <w:pPr>
              <w:keepNext/>
              <w:rPr>
                <w:rFonts w:asciiTheme="minorHAnsi" w:hAnsiTheme="minorHAnsi"/>
                <w:sz w:val="18"/>
                <w:szCs w:val="18"/>
              </w:rPr>
            </w:pPr>
          </w:p>
        </w:tc>
      </w:tr>
      <w:tr w:rsidR="00041E5F" w:rsidRPr="00966F61" w14:paraId="068E9552" w14:textId="77777777" w:rsidTr="007A1CE5">
        <w:tblPrEx>
          <w:tblCellMar>
            <w:top w:w="0" w:type="dxa"/>
            <w:left w:w="108" w:type="dxa"/>
            <w:bottom w:w="0" w:type="dxa"/>
            <w:right w:w="108" w:type="dxa"/>
          </w:tblCellMar>
        </w:tblPrEx>
        <w:trPr>
          <w:cantSplit/>
          <w:trHeight w:val="144"/>
        </w:trPr>
        <w:tc>
          <w:tcPr>
            <w:tcW w:w="212" w:type="pct"/>
            <w:vAlign w:val="center"/>
          </w:tcPr>
          <w:p w14:paraId="068E954F" w14:textId="77777777" w:rsidR="00041E5F" w:rsidRPr="00966F61" w:rsidRDefault="00041E5F" w:rsidP="007A1CE5">
            <w:pPr>
              <w:keepNext/>
              <w:jc w:val="center"/>
              <w:rPr>
                <w:rFonts w:asciiTheme="minorHAnsi" w:hAnsiTheme="minorHAnsi"/>
                <w:sz w:val="18"/>
                <w:szCs w:val="18"/>
              </w:rPr>
            </w:pPr>
            <w:r w:rsidRPr="00966F61">
              <w:rPr>
                <w:rFonts w:asciiTheme="minorHAnsi" w:hAnsiTheme="minorHAnsi"/>
                <w:sz w:val="18"/>
                <w:szCs w:val="18"/>
              </w:rPr>
              <w:t>02</w:t>
            </w:r>
          </w:p>
        </w:tc>
        <w:tc>
          <w:tcPr>
            <w:tcW w:w="2246" w:type="pct"/>
            <w:vAlign w:val="center"/>
          </w:tcPr>
          <w:p w14:paraId="068E9550" w14:textId="2603A906" w:rsidR="00041E5F" w:rsidRPr="00966F61" w:rsidRDefault="00041E5F" w:rsidP="003010D2">
            <w:pPr>
              <w:keepNext/>
              <w:rPr>
                <w:rFonts w:asciiTheme="minorHAnsi" w:hAnsiTheme="minorHAnsi"/>
                <w:sz w:val="18"/>
                <w:szCs w:val="18"/>
              </w:rPr>
            </w:pPr>
            <w:r w:rsidRPr="00966F61">
              <w:rPr>
                <w:rFonts w:asciiTheme="minorHAnsi" w:hAnsiTheme="minorHAnsi"/>
                <w:sz w:val="18"/>
                <w:szCs w:val="18"/>
              </w:rPr>
              <w:t>Required Minimum System Airflow Target (cfm)</w:t>
            </w:r>
          </w:p>
        </w:tc>
        <w:tc>
          <w:tcPr>
            <w:tcW w:w="2539" w:type="pct"/>
            <w:vAlign w:val="center"/>
          </w:tcPr>
          <w:p w14:paraId="068E9551" w14:textId="77777777" w:rsidR="00041E5F" w:rsidRPr="00966F61" w:rsidRDefault="00041E5F" w:rsidP="003010D2">
            <w:pPr>
              <w:keepNext/>
              <w:rPr>
                <w:rFonts w:asciiTheme="minorHAnsi" w:hAnsiTheme="minorHAnsi"/>
                <w:sz w:val="18"/>
                <w:szCs w:val="18"/>
              </w:rPr>
            </w:pPr>
          </w:p>
        </w:tc>
      </w:tr>
      <w:tr w:rsidR="00041E5F" w:rsidRPr="00966F61" w14:paraId="068E9556" w14:textId="77777777" w:rsidTr="007A1CE5">
        <w:tblPrEx>
          <w:tblCellMar>
            <w:top w:w="0" w:type="dxa"/>
            <w:left w:w="108" w:type="dxa"/>
            <w:bottom w:w="0" w:type="dxa"/>
            <w:right w:w="108" w:type="dxa"/>
          </w:tblCellMar>
        </w:tblPrEx>
        <w:trPr>
          <w:cantSplit/>
          <w:trHeight w:val="144"/>
        </w:trPr>
        <w:tc>
          <w:tcPr>
            <w:tcW w:w="212" w:type="pct"/>
            <w:vAlign w:val="center"/>
          </w:tcPr>
          <w:p w14:paraId="068E9553" w14:textId="77777777" w:rsidR="00041E5F" w:rsidRPr="00966F61" w:rsidRDefault="00041E5F" w:rsidP="007A1CE5">
            <w:pPr>
              <w:keepNext/>
              <w:jc w:val="center"/>
              <w:rPr>
                <w:rFonts w:asciiTheme="minorHAnsi" w:hAnsiTheme="minorHAnsi"/>
                <w:sz w:val="18"/>
                <w:szCs w:val="18"/>
              </w:rPr>
            </w:pPr>
            <w:r w:rsidRPr="00966F61">
              <w:rPr>
                <w:rFonts w:asciiTheme="minorHAnsi" w:hAnsiTheme="minorHAnsi"/>
                <w:sz w:val="18"/>
                <w:szCs w:val="18"/>
              </w:rPr>
              <w:t>03</w:t>
            </w:r>
          </w:p>
        </w:tc>
        <w:tc>
          <w:tcPr>
            <w:tcW w:w="2246" w:type="pct"/>
            <w:vAlign w:val="center"/>
          </w:tcPr>
          <w:p w14:paraId="068E9554" w14:textId="0A8A666C" w:rsidR="00041E5F" w:rsidRPr="00966F61" w:rsidRDefault="00041E5F" w:rsidP="003010D2">
            <w:pPr>
              <w:keepNext/>
              <w:rPr>
                <w:rFonts w:asciiTheme="minorHAnsi" w:hAnsiTheme="minorHAnsi"/>
                <w:sz w:val="18"/>
                <w:szCs w:val="18"/>
              </w:rPr>
            </w:pPr>
            <w:r w:rsidRPr="00966F61">
              <w:rPr>
                <w:rFonts w:asciiTheme="minorHAnsi" w:hAnsiTheme="minorHAnsi"/>
                <w:sz w:val="18"/>
                <w:szCs w:val="18"/>
              </w:rPr>
              <w:t>Actual System Airflow Rate Measurement (cfm)</w:t>
            </w:r>
          </w:p>
        </w:tc>
        <w:tc>
          <w:tcPr>
            <w:tcW w:w="2539" w:type="pct"/>
            <w:vAlign w:val="center"/>
          </w:tcPr>
          <w:p w14:paraId="068E9555" w14:textId="77777777" w:rsidR="00041E5F" w:rsidRPr="00966F61" w:rsidRDefault="00041E5F" w:rsidP="003010D2">
            <w:pPr>
              <w:keepNext/>
              <w:rPr>
                <w:rFonts w:asciiTheme="minorHAnsi" w:hAnsiTheme="minorHAnsi"/>
                <w:sz w:val="18"/>
                <w:szCs w:val="18"/>
              </w:rPr>
            </w:pPr>
          </w:p>
        </w:tc>
      </w:tr>
      <w:tr w:rsidR="00041E5F" w:rsidRPr="00966F61" w14:paraId="068E955A" w14:textId="77777777" w:rsidTr="007A1CE5">
        <w:tblPrEx>
          <w:tblCellMar>
            <w:top w:w="0" w:type="dxa"/>
            <w:left w:w="108" w:type="dxa"/>
            <w:bottom w:w="0" w:type="dxa"/>
            <w:right w:w="108" w:type="dxa"/>
          </w:tblCellMar>
        </w:tblPrEx>
        <w:trPr>
          <w:cantSplit/>
          <w:trHeight w:val="144"/>
        </w:trPr>
        <w:tc>
          <w:tcPr>
            <w:tcW w:w="212" w:type="pct"/>
            <w:vAlign w:val="center"/>
          </w:tcPr>
          <w:p w14:paraId="068E9557" w14:textId="77777777" w:rsidR="00041E5F" w:rsidRPr="00966F61" w:rsidRDefault="00041E5F" w:rsidP="007A1CE5">
            <w:pPr>
              <w:keepNext/>
              <w:jc w:val="center"/>
              <w:rPr>
                <w:rFonts w:asciiTheme="minorHAnsi" w:hAnsiTheme="minorHAnsi"/>
                <w:sz w:val="18"/>
                <w:szCs w:val="18"/>
              </w:rPr>
            </w:pPr>
            <w:r w:rsidRPr="00966F61">
              <w:rPr>
                <w:rFonts w:asciiTheme="minorHAnsi" w:hAnsiTheme="minorHAnsi"/>
                <w:sz w:val="18"/>
                <w:szCs w:val="18"/>
              </w:rPr>
              <w:t>04</w:t>
            </w:r>
          </w:p>
        </w:tc>
        <w:tc>
          <w:tcPr>
            <w:tcW w:w="2246" w:type="pct"/>
            <w:vAlign w:val="center"/>
          </w:tcPr>
          <w:p w14:paraId="068E9558" w14:textId="77777777" w:rsidR="00041E5F" w:rsidRPr="00966F61" w:rsidRDefault="00041E5F" w:rsidP="003010D2">
            <w:pPr>
              <w:keepNext/>
              <w:rPr>
                <w:rFonts w:asciiTheme="minorHAnsi" w:hAnsiTheme="minorHAnsi"/>
                <w:sz w:val="18"/>
                <w:szCs w:val="18"/>
              </w:rPr>
            </w:pPr>
            <w:r w:rsidRPr="00966F61">
              <w:rPr>
                <w:rFonts w:asciiTheme="minorHAnsi" w:hAnsiTheme="minorHAnsi"/>
                <w:sz w:val="18"/>
                <w:szCs w:val="18"/>
              </w:rPr>
              <w:t>Compliance Statement:</w:t>
            </w:r>
          </w:p>
        </w:tc>
        <w:tc>
          <w:tcPr>
            <w:tcW w:w="2539" w:type="pct"/>
            <w:vAlign w:val="center"/>
          </w:tcPr>
          <w:p w14:paraId="068E9559" w14:textId="77777777" w:rsidR="00041E5F" w:rsidRPr="00966F61" w:rsidRDefault="00041E5F" w:rsidP="003010D2">
            <w:pPr>
              <w:keepNext/>
              <w:rPr>
                <w:rFonts w:asciiTheme="minorHAnsi" w:hAnsiTheme="minorHAnsi"/>
                <w:sz w:val="18"/>
                <w:szCs w:val="18"/>
              </w:rPr>
            </w:pPr>
          </w:p>
        </w:tc>
      </w:tr>
    </w:tbl>
    <w:p w14:paraId="068E955B" w14:textId="77777777" w:rsidR="000A1890" w:rsidRPr="00B4470D" w:rsidRDefault="000A1890" w:rsidP="00B816B4">
      <w:pPr>
        <w:rPr>
          <w:rFonts w:asciiTheme="minorHAnsi" w:hAnsiTheme="minorHAnsi"/>
          <w:szCs w:val="18"/>
        </w:rPr>
      </w:pPr>
    </w:p>
    <w:tbl>
      <w:tblPr>
        <w:tblW w:w="109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468"/>
        <w:gridCol w:w="10530"/>
      </w:tblGrid>
      <w:tr w:rsidR="00B07EC1" w:rsidRPr="00D83E48" w14:paraId="068E955D" w14:textId="77777777" w:rsidTr="00B07EC1">
        <w:trPr>
          <w:trHeight w:val="144"/>
        </w:trPr>
        <w:tc>
          <w:tcPr>
            <w:tcW w:w="10998" w:type="dxa"/>
            <w:gridSpan w:val="2"/>
          </w:tcPr>
          <w:p w14:paraId="068E955C" w14:textId="77777777" w:rsidR="00B07EC1" w:rsidRPr="008D67CB" w:rsidRDefault="00B07EC1" w:rsidP="00B07EC1">
            <w:pPr>
              <w:keepNext/>
              <w:rPr>
                <w:rFonts w:asciiTheme="minorHAnsi" w:hAnsiTheme="minorHAnsi"/>
                <w:sz w:val="18"/>
                <w:szCs w:val="18"/>
              </w:rPr>
            </w:pPr>
            <w:r>
              <w:rPr>
                <w:rFonts w:asciiTheme="minorHAnsi" w:hAnsiTheme="minorHAnsi"/>
                <w:b/>
                <w:sz w:val="18"/>
                <w:szCs w:val="18"/>
              </w:rPr>
              <w:t>E</w:t>
            </w:r>
            <w:r w:rsidRPr="008D67CB">
              <w:rPr>
                <w:rFonts w:asciiTheme="minorHAnsi" w:hAnsiTheme="minorHAnsi"/>
                <w:b/>
                <w:sz w:val="18"/>
                <w:szCs w:val="18"/>
              </w:rPr>
              <w:t>. Additional Requirements</w:t>
            </w:r>
          </w:p>
        </w:tc>
      </w:tr>
      <w:tr w:rsidR="00B07EC1" w:rsidRPr="00D83E48" w14:paraId="068E9560" w14:textId="77777777" w:rsidTr="00B07EC1">
        <w:trPr>
          <w:trHeight w:val="144"/>
        </w:trPr>
        <w:tc>
          <w:tcPr>
            <w:tcW w:w="468" w:type="dxa"/>
            <w:vAlign w:val="center"/>
          </w:tcPr>
          <w:p w14:paraId="068E955E" w14:textId="77777777" w:rsidR="00B07EC1" w:rsidRPr="008D67CB" w:rsidRDefault="00B07EC1" w:rsidP="00B07EC1">
            <w:pPr>
              <w:pStyle w:val="FootnoteText"/>
              <w:keepNext/>
              <w:jc w:val="center"/>
              <w:rPr>
                <w:rFonts w:ascii="Calibri" w:hAnsi="Calibri"/>
                <w:sz w:val="18"/>
                <w:szCs w:val="18"/>
              </w:rPr>
            </w:pPr>
            <w:r w:rsidRPr="008D67CB">
              <w:rPr>
                <w:rFonts w:ascii="Calibri" w:hAnsi="Calibri"/>
                <w:sz w:val="18"/>
                <w:szCs w:val="18"/>
              </w:rPr>
              <w:t>01</w:t>
            </w:r>
          </w:p>
        </w:tc>
        <w:tc>
          <w:tcPr>
            <w:tcW w:w="10530" w:type="dxa"/>
          </w:tcPr>
          <w:p w14:paraId="068E955F" w14:textId="4B582685" w:rsidR="00B07EC1" w:rsidRPr="008D67CB" w:rsidRDefault="00B07EC1" w:rsidP="00CE3450">
            <w:pPr>
              <w:pStyle w:val="FootnoteText"/>
              <w:keepNext/>
              <w:rPr>
                <w:rFonts w:asciiTheme="minorHAnsi" w:hAnsiTheme="minorHAnsi"/>
                <w:sz w:val="18"/>
                <w:szCs w:val="18"/>
              </w:rPr>
            </w:pPr>
            <w:r w:rsidRPr="008D67CB">
              <w:rPr>
                <w:rFonts w:asciiTheme="minorHAnsi" w:hAnsiTheme="minorHAnsi"/>
                <w:sz w:val="18"/>
                <w:szCs w:val="18"/>
              </w:rPr>
              <w:t xml:space="preserve">Air filters that meet the applicable requirements of Standards Section </w:t>
            </w:r>
            <w:ins w:id="0" w:author="Alhabibi, Haider@Energy" w:date="2022-02-24T10:48:00Z">
              <w:r w:rsidR="00D41B62" w:rsidRPr="00D41B62">
                <w:rPr>
                  <w:rFonts w:asciiTheme="minorHAnsi" w:hAnsiTheme="minorHAnsi"/>
                  <w:sz w:val="18"/>
                  <w:szCs w:val="18"/>
                </w:rPr>
                <w:t xml:space="preserve">160.2(b)1 </w:t>
              </w:r>
            </w:ins>
            <w:del w:id="1" w:author="Alhabibi, Haider@Energy" w:date="2022-02-24T10:48:00Z">
              <w:r w:rsidRPr="008D67CB" w:rsidDel="00D41B62">
                <w:rPr>
                  <w:rFonts w:asciiTheme="minorHAnsi" w:hAnsiTheme="minorHAnsi"/>
                  <w:sz w:val="18"/>
                  <w:szCs w:val="18"/>
                </w:rPr>
                <w:delText xml:space="preserve">150.0(m)12 </w:delText>
              </w:r>
            </w:del>
            <w:r w:rsidRPr="008D67CB">
              <w:rPr>
                <w:rFonts w:asciiTheme="minorHAnsi" w:hAnsiTheme="minorHAnsi"/>
                <w:sz w:val="18"/>
                <w:szCs w:val="18"/>
              </w:rPr>
              <w:t xml:space="preserve">or </w:t>
            </w:r>
            <w:ins w:id="2" w:author="Alhabibi, Haider@Energy" w:date="2022-02-24T10:47:00Z">
              <w:del w:id="3" w:author="Moua, Cheng@Energy" w:date="2022-02-24T19:01:00Z">
                <w:r w:rsidR="0047405E" w:rsidRPr="0047405E" w:rsidDel="004D5831">
                  <w:rPr>
                    <w:rFonts w:asciiTheme="minorHAnsi" w:hAnsiTheme="minorHAnsi"/>
                    <w:sz w:val="18"/>
                    <w:szCs w:val="18"/>
                  </w:rPr>
                  <w:delText>160.2(b)2Av</w:delText>
                </w:r>
              </w:del>
            </w:ins>
            <w:ins w:id="4" w:author="Moua, Cheng@Energy" w:date="2022-02-24T19:01:00Z">
              <w:r w:rsidR="004D5831">
                <w:rPr>
                  <w:rFonts w:asciiTheme="minorHAnsi" w:hAnsiTheme="minorHAnsi"/>
                  <w:sz w:val="18"/>
                  <w:szCs w:val="18"/>
                </w:rPr>
                <w:t>160.3</w:t>
              </w:r>
              <w:r w:rsidR="006F70E3">
                <w:rPr>
                  <w:rFonts w:asciiTheme="minorHAnsi" w:hAnsiTheme="minorHAnsi"/>
                  <w:sz w:val="18"/>
                  <w:szCs w:val="18"/>
                </w:rPr>
                <w:t>(b)5L</w:t>
              </w:r>
            </w:ins>
            <w:ins w:id="5" w:author="Alhabibi, Haider@Energy" w:date="2022-02-24T10:47:00Z">
              <w:r w:rsidR="0047405E" w:rsidRPr="0047405E">
                <w:rPr>
                  <w:rFonts w:asciiTheme="minorHAnsi" w:hAnsiTheme="minorHAnsi"/>
                  <w:sz w:val="18"/>
                  <w:szCs w:val="18"/>
                </w:rPr>
                <w:t xml:space="preserve"> </w:t>
              </w:r>
            </w:ins>
            <w:del w:id="6" w:author="Alhabibi, Haider@Energy" w:date="2022-02-24T10:47:00Z">
              <w:r w:rsidRPr="008D67CB" w:rsidDel="0047405E">
                <w:rPr>
                  <w:rFonts w:asciiTheme="minorHAnsi" w:hAnsiTheme="minorHAnsi"/>
                  <w:sz w:val="18"/>
                  <w:szCs w:val="18"/>
                </w:rPr>
                <w:delText>150.0(m)13</w:delText>
              </w:r>
            </w:del>
            <w:r w:rsidRPr="008D67CB">
              <w:rPr>
                <w:rFonts w:asciiTheme="minorHAnsi" w:hAnsiTheme="minorHAnsi"/>
                <w:sz w:val="18"/>
                <w:szCs w:val="18"/>
              </w:rPr>
              <w:t xml:space="preserve"> were properly installed in the system during system airflow rate measurement identified on this Certificate of Installation.</w:t>
            </w:r>
          </w:p>
        </w:tc>
      </w:tr>
      <w:tr w:rsidR="00B07EC1" w:rsidRPr="00D83E48" w14:paraId="068E9563" w14:textId="77777777" w:rsidTr="00B07EC1">
        <w:trPr>
          <w:trHeight w:val="144"/>
        </w:trPr>
        <w:tc>
          <w:tcPr>
            <w:tcW w:w="468" w:type="dxa"/>
            <w:vAlign w:val="center"/>
          </w:tcPr>
          <w:p w14:paraId="068E9561" w14:textId="77777777" w:rsidR="00B07EC1" w:rsidRPr="008D67CB" w:rsidRDefault="00B07EC1" w:rsidP="00B07EC1">
            <w:pPr>
              <w:pStyle w:val="FootnoteText"/>
              <w:keepNext/>
              <w:jc w:val="center"/>
              <w:rPr>
                <w:rFonts w:ascii="Calibri" w:hAnsi="Calibri"/>
                <w:sz w:val="18"/>
                <w:szCs w:val="18"/>
              </w:rPr>
            </w:pPr>
            <w:r w:rsidRPr="008D67CB">
              <w:rPr>
                <w:rFonts w:ascii="Calibri" w:hAnsi="Calibri"/>
                <w:sz w:val="18"/>
                <w:szCs w:val="18"/>
              </w:rPr>
              <w:t>02</w:t>
            </w:r>
          </w:p>
        </w:tc>
        <w:tc>
          <w:tcPr>
            <w:tcW w:w="10530" w:type="dxa"/>
          </w:tcPr>
          <w:p w14:paraId="068E9562" w14:textId="77777777" w:rsidR="00B07EC1" w:rsidRPr="008D67CB" w:rsidRDefault="00B07EC1" w:rsidP="00B07EC1">
            <w:pPr>
              <w:pStyle w:val="FootnoteText"/>
              <w:keepNext/>
              <w:rPr>
                <w:rFonts w:asciiTheme="minorHAnsi" w:hAnsiTheme="minorHAnsi"/>
                <w:sz w:val="18"/>
                <w:szCs w:val="18"/>
              </w:rPr>
            </w:pPr>
            <w:r w:rsidRPr="008D67CB">
              <w:rPr>
                <w:rFonts w:asciiTheme="minorHAnsi" w:hAnsiTheme="minorHAnsi"/>
                <w:sz w:val="18"/>
                <w:szCs w:val="18"/>
              </w:rPr>
              <w:t>The airflow rate measurement apparatus used to perform the airflow rate measurement identified on this Certificate of Installation was calibrated in accordance with the apparatus manufacturer's specifications and conforms to the instrumentation specifications given in RA3.3.1.</w:t>
            </w:r>
          </w:p>
        </w:tc>
      </w:tr>
      <w:tr w:rsidR="00B07EC1" w:rsidRPr="00D83E48" w14:paraId="068E9566" w14:textId="77777777" w:rsidTr="00B07EC1">
        <w:trPr>
          <w:trHeight w:val="144"/>
        </w:trPr>
        <w:tc>
          <w:tcPr>
            <w:tcW w:w="468" w:type="dxa"/>
            <w:vAlign w:val="center"/>
          </w:tcPr>
          <w:p w14:paraId="068E9564" w14:textId="77777777" w:rsidR="00B07EC1" w:rsidRPr="008D67CB" w:rsidRDefault="00B07EC1" w:rsidP="00B07EC1">
            <w:pPr>
              <w:pStyle w:val="FootnoteText"/>
              <w:keepNext/>
              <w:jc w:val="center"/>
              <w:rPr>
                <w:rFonts w:ascii="Calibri" w:hAnsi="Calibri"/>
                <w:sz w:val="18"/>
                <w:szCs w:val="18"/>
              </w:rPr>
            </w:pPr>
            <w:r>
              <w:rPr>
                <w:rFonts w:ascii="Calibri" w:hAnsi="Calibri"/>
                <w:sz w:val="18"/>
                <w:szCs w:val="18"/>
              </w:rPr>
              <w:t>03</w:t>
            </w:r>
          </w:p>
        </w:tc>
        <w:tc>
          <w:tcPr>
            <w:tcW w:w="10530" w:type="dxa"/>
          </w:tcPr>
          <w:p w14:paraId="068E9565" w14:textId="04D2873E" w:rsidR="00B07EC1" w:rsidRPr="00C74B3C" w:rsidRDefault="00B07EC1" w:rsidP="00900C1B">
            <w:pPr>
              <w:pStyle w:val="FootnoteText"/>
              <w:keepNext/>
              <w:rPr>
                <w:rFonts w:asciiTheme="minorHAnsi" w:hAnsiTheme="minorHAnsi"/>
                <w:sz w:val="18"/>
                <w:szCs w:val="18"/>
              </w:rPr>
            </w:pPr>
            <w:r w:rsidRPr="00C74B3C">
              <w:rPr>
                <w:rFonts w:asciiTheme="minorHAnsi" w:hAnsiTheme="minorHAnsi" w:cs="Tahoma"/>
                <w:color w:val="000000"/>
                <w:sz w:val="18"/>
                <w:szCs w:val="18"/>
              </w:rPr>
              <w:t xml:space="preserve">A visual inspection shall confirm that bypass ducts that deliver conditioned supply air directly to the space conditioning system return duct airflow are not used on </w:t>
            </w:r>
            <w:r w:rsidRPr="00C74B3C">
              <w:rPr>
                <w:rFonts w:asciiTheme="minorHAnsi" w:hAnsiTheme="minorHAnsi" w:cs="Tahoma"/>
                <w:color w:val="000000"/>
                <w:sz w:val="18"/>
                <w:szCs w:val="18"/>
                <w:u w:val="single"/>
              </w:rPr>
              <w:t>new</w:t>
            </w:r>
            <w:r w:rsidR="00900C1B">
              <w:rPr>
                <w:rFonts w:asciiTheme="minorHAnsi" w:hAnsiTheme="minorHAnsi" w:cs="Tahoma"/>
                <w:color w:val="000000"/>
                <w:sz w:val="18"/>
                <w:szCs w:val="18"/>
                <w:u w:val="single"/>
              </w:rPr>
              <w:t>ly constructed</w:t>
            </w:r>
            <w:r w:rsidR="00B4470D" w:rsidRPr="00B4470D">
              <w:rPr>
                <w:rFonts w:asciiTheme="minorHAnsi" w:hAnsiTheme="minorHAnsi" w:cs="Tahoma"/>
                <w:color w:val="000000"/>
                <w:sz w:val="18"/>
                <w:szCs w:val="18"/>
              </w:rPr>
              <w:t xml:space="preserve"> </w:t>
            </w:r>
            <w:r w:rsidRPr="00C74B3C">
              <w:rPr>
                <w:rFonts w:asciiTheme="minorHAnsi" w:hAnsiTheme="minorHAnsi" w:cs="Tahoma"/>
                <w:color w:val="000000"/>
                <w:sz w:val="18"/>
                <w:szCs w:val="18"/>
              </w:rPr>
              <w:t xml:space="preserve">zonally controlled systems unless the </w:t>
            </w:r>
            <w:r w:rsidR="00966245">
              <w:rPr>
                <w:rFonts w:asciiTheme="minorHAnsi" w:hAnsiTheme="minorHAnsi" w:cs="Tahoma"/>
                <w:color w:val="000000"/>
                <w:sz w:val="18"/>
                <w:szCs w:val="18"/>
              </w:rPr>
              <w:t xml:space="preserve">Performance </w:t>
            </w:r>
            <w:r w:rsidRPr="00C74B3C">
              <w:rPr>
                <w:rFonts w:asciiTheme="minorHAnsi" w:hAnsiTheme="minorHAnsi" w:cs="Tahoma"/>
                <w:color w:val="000000"/>
                <w:sz w:val="18"/>
                <w:szCs w:val="18"/>
              </w:rPr>
              <w:t>Certificate of Compliance indicates an allowance for use of a bypass duct</w:t>
            </w:r>
            <w:r>
              <w:rPr>
                <w:rFonts w:asciiTheme="minorHAnsi" w:hAnsiTheme="minorHAnsi" w:cs="Tahoma"/>
                <w:color w:val="000000"/>
                <w:sz w:val="18"/>
                <w:szCs w:val="18"/>
              </w:rPr>
              <w:t xml:space="preserve">. When a bypass duct is accounted for on the </w:t>
            </w:r>
            <w:r w:rsidR="00966245">
              <w:rPr>
                <w:rFonts w:asciiTheme="minorHAnsi" w:hAnsiTheme="minorHAnsi" w:cs="Tahoma"/>
                <w:color w:val="000000"/>
                <w:sz w:val="18"/>
                <w:szCs w:val="18"/>
              </w:rPr>
              <w:t xml:space="preserve">Performance </w:t>
            </w:r>
            <w:r w:rsidRPr="00C74B3C">
              <w:rPr>
                <w:rFonts w:asciiTheme="minorHAnsi" w:hAnsiTheme="minorHAnsi" w:cs="Tahoma"/>
                <w:color w:val="000000"/>
                <w:sz w:val="18"/>
                <w:szCs w:val="18"/>
              </w:rPr>
              <w:t>Certificate of Compliance</w:t>
            </w:r>
            <w:r w:rsidR="00966245">
              <w:rPr>
                <w:rFonts w:asciiTheme="minorHAnsi" w:hAnsiTheme="minorHAnsi" w:cs="Tahoma"/>
                <w:color w:val="000000"/>
                <w:sz w:val="18"/>
                <w:szCs w:val="18"/>
              </w:rPr>
              <w:t>,</w:t>
            </w:r>
            <w:r>
              <w:rPr>
                <w:rFonts w:asciiTheme="minorHAnsi" w:hAnsiTheme="minorHAnsi" w:cs="Tahoma"/>
                <w:color w:val="000000"/>
                <w:sz w:val="18"/>
                <w:szCs w:val="18"/>
              </w:rPr>
              <w:t xml:space="preserve"> the airflow rate shall conform to </w:t>
            </w:r>
            <w:r w:rsidR="00966245">
              <w:rPr>
                <w:rFonts w:asciiTheme="minorHAnsi" w:hAnsiTheme="minorHAnsi" w:cs="Tahoma"/>
                <w:color w:val="000000"/>
                <w:sz w:val="18"/>
                <w:szCs w:val="18"/>
              </w:rPr>
              <w:t xml:space="preserve">the specifications listed on </w:t>
            </w:r>
            <w:r w:rsidR="00083729">
              <w:rPr>
                <w:rFonts w:asciiTheme="minorHAnsi" w:hAnsiTheme="minorHAnsi" w:cs="Tahoma"/>
                <w:color w:val="000000"/>
                <w:sz w:val="18"/>
                <w:szCs w:val="18"/>
              </w:rPr>
              <w:t>the Certificate of Compliance</w:t>
            </w:r>
            <w:r>
              <w:rPr>
                <w:rFonts w:asciiTheme="minorHAnsi" w:hAnsiTheme="minorHAnsi" w:cs="Tahoma"/>
                <w:color w:val="000000"/>
                <w:sz w:val="18"/>
                <w:szCs w:val="18"/>
              </w:rPr>
              <w:t xml:space="preserve">. </w:t>
            </w:r>
          </w:p>
        </w:tc>
      </w:tr>
      <w:tr w:rsidR="00FA0024" w:rsidRPr="00D83E48" w14:paraId="068E9569" w14:textId="77777777" w:rsidTr="005902DF">
        <w:trPr>
          <w:trHeight w:val="144"/>
        </w:trPr>
        <w:tc>
          <w:tcPr>
            <w:tcW w:w="468" w:type="dxa"/>
            <w:vAlign w:val="center"/>
          </w:tcPr>
          <w:p w14:paraId="068E9567" w14:textId="77777777" w:rsidR="00FA0024" w:rsidRDefault="00FA0024" w:rsidP="00FA0024">
            <w:pPr>
              <w:pStyle w:val="FootnoteText"/>
              <w:keepNext/>
              <w:jc w:val="center"/>
              <w:rPr>
                <w:rFonts w:ascii="Calibri" w:hAnsi="Calibri"/>
                <w:sz w:val="18"/>
                <w:szCs w:val="18"/>
              </w:rPr>
            </w:pPr>
            <w:r w:rsidRPr="00837C51">
              <w:rPr>
                <w:rFonts w:asciiTheme="minorHAnsi" w:hAnsiTheme="minorHAnsi"/>
                <w:sz w:val="18"/>
                <w:szCs w:val="18"/>
              </w:rPr>
              <w:t>0</w:t>
            </w:r>
            <w:r>
              <w:rPr>
                <w:rFonts w:asciiTheme="minorHAnsi" w:hAnsiTheme="minorHAnsi"/>
                <w:sz w:val="18"/>
                <w:szCs w:val="18"/>
              </w:rPr>
              <w:t>4</w:t>
            </w:r>
          </w:p>
        </w:tc>
        <w:tc>
          <w:tcPr>
            <w:tcW w:w="10530" w:type="dxa"/>
            <w:vAlign w:val="center"/>
          </w:tcPr>
          <w:p w14:paraId="068E9568" w14:textId="77777777" w:rsidR="00FA0024" w:rsidRPr="00C74B3C" w:rsidRDefault="00FA0024" w:rsidP="00966245">
            <w:pPr>
              <w:pStyle w:val="FootnoteText"/>
              <w:keepNext/>
              <w:rPr>
                <w:rFonts w:asciiTheme="minorHAnsi" w:hAnsiTheme="minorHAnsi" w:cs="Tahoma"/>
                <w:color w:val="000000"/>
                <w:sz w:val="18"/>
                <w:szCs w:val="18"/>
              </w:rPr>
            </w:pPr>
            <w:r w:rsidRPr="00837C51">
              <w:rPr>
                <w:rFonts w:asciiTheme="minorHAnsi" w:hAnsiTheme="minorHAnsi"/>
                <w:sz w:val="18"/>
                <w:szCs w:val="18"/>
              </w:rPr>
              <w:t>All registers were fully open during the diagnostic test.</w:t>
            </w:r>
          </w:p>
        </w:tc>
      </w:tr>
      <w:tr w:rsidR="00FA0024" w:rsidRPr="00D83E48" w14:paraId="068E956C" w14:textId="77777777" w:rsidTr="005902DF">
        <w:trPr>
          <w:trHeight w:val="144"/>
        </w:trPr>
        <w:tc>
          <w:tcPr>
            <w:tcW w:w="468" w:type="dxa"/>
            <w:vAlign w:val="center"/>
          </w:tcPr>
          <w:p w14:paraId="068E956A" w14:textId="77777777" w:rsidR="00FA0024" w:rsidRDefault="00FA0024" w:rsidP="00FA0024">
            <w:pPr>
              <w:pStyle w:val="FootnoteText"/>
              <w:keepNext/>
              <w:jc w:val="center"/>
              <w:rPr>
                <w:rFonts w:ascii="Calibri" w:hAnsi="Calibri"/>
                <w:sz w:val="18"/>
                <w:szCs w:val="18"/>
              </w:rPr>
            </w:pPr>
            <w:r w:rsidRPr="00837C51">
              <w:rPr>
                <w:rFonts w:asciiTheme="minorHAnsi" w:hAnsiTheme="minorHAnsi"/>
                <w:sz w:val="18"/>
                <w:szCs w:val="18"/>
              </w:rPr>
              <w:t>0</w:t>
            </w:r>
            <w:r>
              <w:rPr>
                <w:rFonts w:asciiTheme="minorHAnsi" w:hAnsiTheme="minorHAnsi"/>
                <w:sz w:val="18"/>
                <w:szCs w:val="18"/>
              </w:rPr>
              <w:t>5</w:t>
            </w:r>
          </w:p>
        </w:tc>
        <w:tc>
          <w:tcPr>
            <w:tcW w:w="10530" w:type="dxa"/>
            <w:vAlign w:val="center"/>
          </w:tcPr>
          <w:p w14:paraId="068E956B" w14:textId="77777777" w:rsidR="00FA0024" w:rsidRPr="00C74B3C" w:rsidRDefault="00FA0024" w:rsidP="00966245">
            <w:pPr>
              <w:pStyle w:val="FootnoteText"/>
              <w:keepNext/>
              <w:rPr>
                <w:rFonts w:asciiTheme="minorHAnsi" w:hAnsiTheme="minorHAnsi" w:cs="Tahoma"/>
                <w:color w:val="000000"/>
                <w:sz w:val="18"/>
                <w:szCs w:val="18"/>
              </w:rPr>
            </w:pPr>
            <w:r w:rsidRPr="00837C51">
              <w:rPr>
                <w:rFonts w:asciiTheme="minorHAnsi" w:hAnsiTheme="minorHAnsi"/>
                <w:sz w:val="18"/>
                <w:szCs w:val="18"/>
              </w:rPr>
              <w:t>System fan was set at maximum speed during the diagnostic test.</w:t>
            </w:r>
          </w:p>
        </w:tc>
      </w:tr>
      <w:tr w:rsidR="00FA0024" w:rsidRPr="00D83E48" w14:paraId="068E956F" w14:textId="77777777" w:rsidTr="005902DF">
        <w:trPr>
          <w:trHeight w:val="144"/>
        </w:trPr>
        <w:tc>
          <w:tcPr>
            <w:tcW w:w="468" w:type="dxa"/>
            <w:vAlign w:val="center"/>
          </w:tcPr>
          <w:p w14:paraId="068E956D" w14:textId="77777777" w:rsidR="00FA0024" w:rsidRDefault="00FA0024" w:rsidP="00FA0024">
            <w:pPr>
              <w:pStyle w:val="FootnoteText"/>
              <w:keepNext/>
              <w:jc w:val="center"/>
              <w:rPr>
                <w:rFonts w:ascii="Calibri" w:hAnsi="Calibri"/>
                <w:sz w:val="18"/>
                <w:szCs w:val="18"/>
              </w:rPr>
            </w:pPr>
            <w:r w:rsidRPr="00837C51">
              <w:rPr>
                <w:rFonts w:asciiTheme="minorHAnsi" w:hAnsiTheme="minorHAnsi"/>
                <w:sz w:val="18"/>
                <w:szCs w:val="18"/>
              </w:rPr>
              <w:t>0</w:t>
            </w:r>
            <w:r>
              <w:rPr>
                <w:rFonts w:asciiTheme="minorHAnsi" w:hAnsiTheme="minorHAnsi"/>
                <w:sz w:val="18"/>
                <w:szCs w:val="18"/>
              </w:rPr>
              <w:t>6</w:t>
            </w:r>
          </w:p>
        </w:tc>
        <w:tc>
          <w:tcPr>
            <w:tcW w:w="10530" w:type="dxa"/>
            <w:vAlign w:val="center"/>
          </w:tcPr>
          <w:p w14:paraId="068E956E" w14:textId="77777777" w:rsidR="00FA0024" w:rsidRPr="00C74B3C" w:rsidRDefault="00FA0024" w:rsidP="00966245">
            <w:pPr>
              <w:pStyle w:val="FootnoteText"/>
              <w:keepNext/>
              <w:rPr>
                <w:rFonts w:asciiTheme="minorHAnsi" w:hAnsiTheme="minorHAnsi" w:cs="Tahoma"/>
                <w:color w:val="000000"/>
                <w:sz w:val="18"/>
                <w:szCs w:val="18"/>
              </w:rPr>
            </w:pPr>
            <w:r w:rsidRPr="00837C51">
              <w:rPr>
                <w:rFonts w:asciiTheme="minorHAnsi" w:hAnsiTheme="minorHAnsi"/>
                <w:sz w:val="18"/>
                <w:szCs w:val="18"/>
              </w:rPr>
              <w:t xml:space="preserve">If fresh air duct is part of the HVAC </w:t>
            </w:r>
            <w:proofErr w:type="gramStart"/>
            <w:r w:rsidRPr="00837C51">
              <w:rPr>
                <w:rFonts w:asciiTheme="minorHAnsi" w:hAnsiTheme="minorHAnsi"/>
                <w:sz w:val="18"/>
                <w:szCs w:val="18"/>
              </w:rPr>
              <w:t>system</w:t>
            </w:r>
            <w:proofErr w:type="gramEnd"/>
            <w:r w:rsidRPr="00837C51">
              <w:rPr>
                <w:rFonts w:asciiTheme="minorHAnsi" w:hAnsiTheme="minorHAnsi"/>
                <w:sz w:val="18"/>
                <w:szCs w:val="18"/>
              </w:rPr>
              <w:t xml:space="preserve"> it was not closed during the diagnostic test.</w:t>
            </w:r>
          </w:p>
        </w:tc>
      </w:tr>
      <w:tr w:rsidR="00FA0024" w:rsidRPr="00D83E48" w14:paraId="068E9572" w14:textId="77777777" w:rsidTr="005902DF">
        <w:trPr>
          <w:trHeight w:val="144"/>
        </w:trPr>
        <w:tc>
          <w:tcPr>
            <w:tcW w:w="468" w:type="dxa"/>
            <w:vAlign w:val="center"/>
          </w:tcPr>
          <w:p w14:paraId="068E9570" w14:textId="77777777" w:rsidR="00FA0024" w:rsidRDefault="00FA0024" w:rsidP="00FA0024">
            <w:pPr>
              <w:pStyle w:val="FootnoteText"/>
              <w:keepNext/>
              <w:jc w:val="center"/>
              <w:rPr>
                <w:rFonts w:ascii="Calibri" w:hAnsi="Calibri"/>
                <w:sz w:val="18"/>
                <w:szCs w:val="18"/>
              </w:rPr>
            </w:pPr>
            <w:r w:rsidRPr="00837C51">
              <w:rPr>
                <w:rFonts w:asciiTheme="minorHAnsi" w:hAnsiTheme="minorHAnsi"/>
                <w:sz w:val="18"/>
                <w:szCs w:val="18"/>
              </w:rPr>
              <w:t>0</w:t>
            </w:r>
            <w:r>
              <w:rPr>
                <w:rFonts w:asciiTheme="minorHAnsi" w:hAnsiTheme="minorHAnsi"/>
                <w:sz w:val="18"/>
                <w:szCs w:val="18"/>
              </w:rPr>
              <w:t>7</w:t>
            </w:r>
          </w:p>
        </w:tc>
        <w:tc>
          <w:tcPr>
            <w:tcW w:w="10530" w:type="dxa"/>
            <w:vAlign w:val="center"/>
          </w:tcPr>
          <w:p w14:paraId="068E9571" w14:textId="77777777" w:rsidR="00FA0024" w:rsidRPr="00C74B3C" w:rsidRDefault="00FA0024" w:rsidP="00966245">
            <w:pPr>
              <w:pStyle w:val="FootnoteText"/>
              <w:keepNext/>
              <w:rPr>
                <w:rFonts w:asciiTheme="minorHAnsi" w:hAnsiTheme="minorHAnsi" w:cs="Tahoma"/>
                <w:color w:val="000000"/>
                <w:sz w:val="18"/>
                <w:szCs w:val="18"/>
              </w:rPr>
            </w:pPr>
            <w:r w:rsidRPr="00837C51">
              <w:rPr>
                <w:rFonts w:asciiTheme="minorHAnsi" w:hAnsiTheme="minorHAnsi"/>
                <w:sz w:val="18"/>
                <w:szCs w:val="18"/>
              </w:rPr>
              <w:t>Airflow rate and fan watt draw shall be simultaneous measurements when used to calculate the Fan Efficacy tested value.</w:t>
            </w:r>
          </w:p>
        </w:tc>
      </w:tr>
      <w:tr w:rsidR="00FA0024" w:rsidRPr="00D83E48" w14:paraId="068E9575" w14:textId="77777777" w:rsidTr="005902DF">
        <w:trPr>
          <w:trHeight w:val="144"/>
        </w:trPr>
        <w:tc>
          <w:tcPr>
            <w:tcW w:w="468" w:type="dxa"/>
            <w:vAlign w:val="center"/>
          </w:tcPr>
          <w:p w14:paraId="068E9573" w14:textId="77777777" w:rsidR="00FA0024" w:rsidRDefault="00FA0024" w:rsidP="00FA0024">
            <w:pPr>
              <w:pStyle w:val="FootnoteText"/>
              <w:keepNext/>
              <w:jc w:val="center"/>
              <w:rPr>
                <w:rFonts w:ascii="Calibri" w:hAnsi="Calibri"/>
                <w:sz w:val="18"/>
                <w:szCs w:val="18"/>
              </w:rPr>
            </w:pPr>
            <w:r w:rsidRPr="00837C51">
              <w:rPr>
                <w:rFonts w:asciiTheme="minorHAnsi" w:hAnsiTheme="minorHAnsi"/>
                <w:sz w:val="18"/>
                <w:szCs w:val="18"/>
              </w:rPr>
              <w:t>0</w:t>
            </w:r>
            <w:r>
              <w:rPr>
                <w:rFonts w:asciiTheme="minorHAnsi" w:hAnsiTheme="minorHAnsi"/>
                <w:sz w:val="18"/>
                <w:szCs w:val="18"/>
              </w:rPr>
              <w:t>8</w:t>
            </w:r>
          </w:p>
        </w:tc>
        <w:tc>
          <w:tcPr>
            <w:tcW w:w="10530" w:type="dxa"/>
            <w:vAlign w:val="center"/>
          </w:tcPr>
          <w:p w14:paraId="068E9574" w14:textId="1806BDFB" w:rsidR="00FA0024" w:rsidRPr="00C74B3C" w:rsidRDefault="00FA0024" w:rsidP="00CE3450">
            <w:pPr>
              <w:pStyle w:val="FootnoteText"/>
              <w:keepNext/>
              <w:rPr>
                <w:rFonts w:asciiTheme="minorHAnsi" w:hAnsiTheme="minorHAnsi" w:cs="Tahoma"/>
                <w:color w:val="000000"/>
                <w:sz w:val="18"/>
                <w:szCs w:val="18"/>
              </w:rPr>
            </w:pPr>
            <w:r w:rsidRPr="00837C51">
              <w:rPr>
                <w:rFonts w:asciiTheme="minorHAnsi" w:hAnsiTheme="minorHAnsi"/>
                <w:sz w:val="18"/>
                <w:szCs w:val="18"/>
              </w:rPr>
              <w:t>Multi-speed compressor space cooling systems or variable speed compressor systems shall verify airflow (cfm/ton) and fan efficacy (Watt/cfm) with system operating in cooling mode at the maximum compressor speed and the maximum air handler fan speed.</w:t>
            </w:r>
          </w:p>
        </w:tc>
      </w:tr>
      <w:tr w:rsidR="00FA0024" w:rsidRPr="00D83E48" w14:paraId="068E9577" w14:textId="77777777" w:rsidTr="00B07EC1">
        <w:trPr>
          <w:trHeight w:val="144"/>
        </w:trPr>
        <w:tc>
          <w:tcPr>
            <w:tcW w:w="10998" w:type="dxa"/>
            <w:gridSpan w:val="2"/>
            <w:vAlign w:val="center"/>
          </w:tcPr>
          <w:p w14:paraId="068E9576" w14:textId="77777777" w:rsidR="00FA0024" w:rsidRPr="008D67CB" w:rsidRDefault="00FA0024" w:rsidP="00B07EC1">
            <w:pPr>
              <w:pStyle w:val="FootnoteText"/>
              <w:keepNext/>
              <w:rPr>
                <w:rFonts w:asciiTheme="minorHAnsi" w:hAnsiTheme="minorHAnsi"/>
                <w:sz w:val="18"/>
                <w:szCs w:val="18"/>
              </w:rPr>
            </w:pPr>
            <w:r w:rsidRPr="008D67CB">
              <w:rPr>
                <w:rFonts w:asciiTheme="minorHAnsi" w:hAnsiTheme="minorHAnsi" w:cs="Calibri-Bold"/>
                <w:b/>
                <w:bCs/>
                <w:sz w:val="18"/>
                <w:szCs w:val="18"/>
              </w:rPr>
              <w:t>The responsible person’s signature on this compliance document affirms that all applicable requirements in this table have been met.</w:t>
            </w:r>
          </w:p>
        </w:tc>
      </w:tr>
    </w:tbl>
    <w:p w14:paraId="068E9578" w14:textId="77777777" w:rsidR="00B07EC1" w:rsidRPr="009E032D" w:rsidRDefault="00B07EC1" w:rsidP="00B816B4">
      <w:pPr>
        <w:rPr>
          <w:rFonts w:asciiTheme="minorHAnsi" w:hAnsiTheme="minorHAnsi"/>
          <w:sz w:val="18"/>
          <w:szCs w:val="18"/>
        </w:rPr>
      </w:pPr>
    </w:p>
    <w:p w14:paraId="068E9579" w14:textId="77777777" w:rsidR="00D33846" w:rsidRDefault="00D33846" w:rsidP="00DA2B2D">
      <w:pPr>
        <w:pStyle w:val="CommentText"/>
        <w:rPr>
          <w:rFonts w:asciiTheme="minorHAnsi" w:hAnsiTheme="minorHAnsi"/>
          <w:sz w:val="18"/>
          <w:szCs w:val="18"/>
        </w:rPr>
      </w:pPr>
    </w:p>
    <w:tbl>
      <w:tblPr>
        <w:tblW w:w="499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307"/>
        <w:gridCol w:w="270"/>
        <w:gridCol w:w="2551"/>
        <w:gridCol w:w="2822"/>
      </w:tblGrid>
      <w:tr w:rsidR="00D33846" w:rsidRPr="0005428C" w14:paraId="068E957B" w14:textId="77777777" w:rsidTr="00C216BD">
        <w:trPr>
          <w:trHeight w:val="323"/>
        </w:trPr>
        <w:tc>
          <w:tcPr>
            <w:tcW w:w="10950" w:type="dxa"/>
            <w:gridSpan w:val="4"/>
            <w:vAlign w:val="center"/>
          </w:tcPr>
          <w:p w14:paraId="068E957A" w14:textId="77777777" w:rsidR="00D33846" w:rsidRPr="0005428C" w:rsidRDefault="00D33846" w:rsidP="005902DF">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cs="Arial"/>
                <w:b/>
              </w:rPr>
            </w:pPr>
            <w:r>
              <w:rPr>
                <w:rFonts w:asciiTheme="minorHAnsi" w:hAnsiTheme="minorHAnsi"/>
                <w:sz w:val="18"/>
                <w:szCs w:val="18"/>
              </w:rPr>
              <w:br w:type="page"/>
            </w:r>
            <w:r>
              <w:rPr>
                <w:rFonts w:asciiTheme="minorHAnsi" w:hAnsiTheme="minorHAnsi"/>
                <w:sz w:val="18"/>
                <w:szCs w:val="18"/>
              </w:rPr>
              <w:br w:type="page"/>
            </w:r>
            <w:r w:rsidRPr="0005428C">
              <w:rPr>
                <w:rFonts w:asciiTheme="minorHAnsi" w:hAnsiTheme="minorHAnsi" w:cs="Arial"/>
                <w:b/>
                <w:caps/>
                <w:sz w:val="18"/>
                <w:szCs w:val="18"/>
              </w:rPr>
              <w:t>Documentation Author's Declaration Statement</w:t>
            </w:r>
          </w:p>
        </w:tc>
      </w:tr>
      <w:tr w:rsidR="00D33846" w:rsidRPr="0005428C" w14:paraId="068E957D" w14:textId="77777777" w:rsidTr="005902DF">
        <w:trPr>
          <w:trHeight w:val="206"/>
        </w:trPr>
        <w:tc>
          <w:tcPr>
            <w:tcW w:w="10950" w:type="dxa"/>
            <w:gridSpan w:val="4"/>
            <w:vAlign w:val="center"/>
          </w:tcPr>
          <w:p w14:paraId="068E957C" w14:textId="77777777" w:rsidR="00D33846" w:rsidRPr="0005428C" w:rsidRDefault="00D33846" w:rsidP="00993A65">
            <w:pPr>
              <w:keepNext/>
              <w:numPr>
                <w:ilvl w:val="0"/>
                <w:numId w:val="41"/>
              </w:numPr>
              <w:ind w:left="271" w:hanging="270"/>
              <w:rPr>
                <w:rFonts w:asciiTheme="minorHAnsi" w:hAnsiTheme="minorHAnsi"/>
                <w:sz w:val="18"/>
                <w:szCs w:val="18"/>
              </w:rPr>
            </w:pPr>
            <w:r w:rsidRPr="0005428C">
              <w:rPr>
                <w:rFonts w:asciiTheme="minorHAnsi" w:hAnsiTheme="minorHAnsi"/>
                <w:sz w:val="18"/>
                <w:szCs w:val="18"/>
              </w:rPr>
              <w:t>I certify that this Certificate of Installation documentation is accurate and complete.</w:t>
            </w:r>
          </w:p>
        </w:tc>
      </w:tr>
      <w:tr w:rsidR="00D33846" w:rsidRPr="0005428C" w14:paraId="068E9580" w14:textId="77777777" w:rsidTr="005902DF">
        <w:trPr>
          <w:trHeight w:val="360"/>
        </w:trPr>
        <w:tc>
          <w:tcPr>
            <w:tcW w:w="5577" w:type="dxa"/>
            <w:gridSpan w:val="2"/>
          </w:tcPr>
          <w:p w14:paraId="068E957E" w14:textId="77777777" w:rsidR="00D33846" w:rsidRPr="0005428C" w:rsidRDefault="00D33846" w:rsidP="005902DF">
            <w:pPr>
              <w:keepNext/>
              <w:rPr>
                <w:rFonts w:asciiTheme="minorHAnsi" w:hAnsiTheme="minorHAnsi"/>
                <w:sz w:val="14"/>
                <w:szCs w:val="14"/>
              </w:rPr>
            </w:pPr>
            <w:r w:rsidRPr="0005428C">
              <w:rPr>
                <w:rFonts w:asciiTheme="minorHAnsi" w:hAnsiTheme="minorHAnsi"/>
                <w:sz w:val="14"/>
                <w:szCs w:val="14"/>
              </w:rPr>
              <w:t>Documentation Author Name:</w:t>
            </w:r>
          </w:p>
        </w:tc>
        <w:tc>
          <w:tcPr>
            <w:tcW w:w="5373" w:type="dxa"/>
            <w:gridSpan w:val="2"/>
          </w:tcPr>
          <w:p w14:paraId="068E957F" w14:textId="77777777" w:rsidR="00D33846" w:rsidRPr="0005428C" w:rsidRDefault="00D33846" w:rsidP="005902DF">
            <w:pPr>
              <w:keepNext/>
              <w:rPr>
                <w:rFonts w:asciiTheme="minorHAnsi" w:hAnsiTheme="minorHAnsi"/>
                <w:sz w:val="14"/>
                <w:szCs w:val="14"/>
              </w:rPr>
            </w:pPr>
            <w:r w:rsidRPr="0005428C">
              <w:rPr>
                <w:rFonts w:asciiTheme="minorHAnsi" w:hAnsiTheme="minorHAnsi"/>
                <w:sz w:val="14"/>
                <w:szCs w:val="14"/>
              </w:rPr>
              <w:t>Documentation Author Signature:</w:t>
            </w:r>
          </w:p>
        </w:tc>
      </w:tr>
      <w:tr w:rsidR="00D33846" w:rsidRPr="0005428C" w14:paraId="068E9583" w14:textId="77777777" w:rsidTr="005902DF">
        <w:trPr>
          <w:trHeight w:val="360"/>
        </w:trPr>
        <w:tc>
          <w:tcPr>
            <w:tcW w:w="5577" w:type="dxa"/>
            <w:gridSpan w:val="2"/>
          </w:tcPr>
          <w:p w14:paraId="068E9581" w14:textId="77777777" w:rsidR="00D33846" w:rsidRPr="0005428C" w:rsidRDefault="00D33846" w:rsidP="005902DF">
            <w:pPr>
              <w:keepNext/>
              <w:rPr>
                <w:rFonts w:asciiTheme="minorHAnsi" w:hAnsiTheme="minorHAnsi"/>
                <w:sz w:val="14"/>
                <w:szCs w:val="14"/>
              </w:rPr>
            </w:pPr>
            <w:r w:rsidRPr="0005428C">
              <w:rPr>
                <w:rFonts w:asciiTheme="minorHAnsi" w:hAnsiTheme="minorHAnsi"/>
                <w:sz w:val="14"/>
                <w:szCs w:val="14"/>
              </w:rPr>
              <w:t>Documentation Author Company Name:</w:t>
            </w:r>
          </w:p>
        </w:tc>
        <w:tc>
          <w:tcPr>
            <w:tcW w:w="5373" w:type="dxa"/>
            <w:gridSpan w:val="2"/>
          </w:tcPr>
          <w:p w14:paraId="068E9582" w14:textId="77777777" w:rsidR="00D33846" w:rsidRPr="0005428C" w:rsidRDefault="00D33846" w:rsidP="005902DF">
            <w:pPr>
              <w:keepNext/>
              <w:rPr>
                <w:rFonts w:asciiTheme="minorHAnsi" w:hAnsiTheme="minorHAnsi"/>
                <w:sz w:val="14"/>
                <w:szCs w:val="14"/>
              </w:rPr>
            </w:pPr>
            <w:r w:rsidRPr="0005428C">
              <w:rPr>
                <w:rFonts w:asciiTheme="minorHAnsi" w:hAnsiTheme="minorHAnsi"/>
                <w:sz w:val="14"/>
                <w:szCs w:val="14"/>
              </w:rPr>
              <w:t>Date Signed:</w:t>
            </w:r>
          </w:p>
        </w:tc>
      </w:tr>
      <w:tr w:rsidR="00D33846" w:rsidRPr="0005428C" w14:paraId="068E9586" w14:textId="77777777" w:rsidTr="005902DF">
        <w:trPr>
          <w:trHeight w:val="360"/>
        </w:trPr>
        <w:tc>
          <w:tcPr>
            <w:tcW w:w="5577" w:type="dxa"/>
            <w:gridSpan w:val="2"/>
          </w:tcPr>
          <w:p w14:paraId="068E9584" w14:textId="77777777" w:rsidR="00D33846" w:rsidRPr="0005428C" w:rsidRDefault="00D33846" w:rsidP="005902DF">
            <w:pPr>
              <w:keepNext/>
              <w:rPr>
                <w:rFonts w:asciiTheme="minorHAnsi" w:hAnsiTheme="minorHAnsi"/>
                <w:sz w:val="14"/>
                <w:szCs w:val="14"/>
              </w:rPr>
            </w:pPr>
            <w:r w:rsidRPr="0005428C">
              <w:rPr>
                <w:rFonts w:asciiTheme="minorHAnsi" w:hAnsiTheme="minorHAnsi"/>
                <w:sz w:val="14"/>
                <w:szCs w:val="14"/>
              </w:rPr>
              <w:t>Address:</w:t>
            </w:r>
          </w:p>
        </w:tc>
        <w:tc>
          <w:tcPr>
            <w:tcW w:w="5373" w:type="dxa"/>
            <w:gridSpan w:val="2"/>
          </w:tcPr>
          <w:p w14:paraId="068E9585" w14:textId="381533EA" w:rsidR="00D33846" w:rsidRPr="0005428C" w:rsidRDefault="00D33846" w:rsidP="00B4470D">
            <w:pPr>
              <w:keepNext/>
              <w:rPr>
                <w:rFonts w:asciiTheme="minorHAnsi" w:hAnsiTheme="minorHAnsi"/>
                <w:sz w:val="14"/>
                <w:szCs w:val="14"/>
              </w:rPr>
            </w:pPr>
            <w:r w:rsidRPr="0005428C">
              <w:rPr>
                <w:rFonts w:asciiTheme="minorHAnsi" w:hAnsiTheme="minorHAnsi"/>
                <w:sz w:val="14"/>
                <w:szCs w:val="14"/>
              </w:rPr>
              <w:t>CEA/HERS Certification Identification (</w:t>
            </w:r>
            <w:r w:rsidR="00B4470D">
              <w:rPr>
                <w:rFonts w:asciiTheme="minorHAnsi" w:hAnsiTheme="minorHAnsi"/>
                <w:sz w:val="14"/>
                <w:szCs w:val="14"/>
              </w:rPr>
              <w:t>i</w:t>
            </w:r>
            <w:r w:rsidR="00B4470D" w:rsidRPr="0005428C">
              <w:rPr>
                <w:rFonts w:asciiTheme="minorHAnsi" w:hAnsiTheme="minorHAnsi"/>
                <w:sz w:val="14"/>
                <w:szCs w:val="14"/>
              </w:rPr>
              <w:t xml:space="preserve">f </w:t>
            </w:r>
            <w:r w:rsidRPr="0005428C">
              <w:rPr>
                <w:rFonts w:asciiTheme="minorHAnsi" w:hAnsiTheme="minorHAnsi"/>
                <w:sz w:val="14"/>
                <w:szCs w:val="14"/>
              </w:rPr>
              <w:t>applicable):</w:t>
            </w:r>
          </w:p>
        </w:tc>
      </w:tr>
      <w:tr w:rsidR="00D33846" w:rsidRPr="0005428C" w14:paraId="068E9589" w14:textId="77777777" w:rsidTr="005902DF">
        <w:trPr>
          <w:trHeight w:val="360"/>
        </w:trPr>
        <w:tc>
          <w:tcPr>
            <w:tcW w:w="5577" w:type="dxa"/>
            <w:gridSpan w:val="2"/>
          </w:tcPr>
          <w:p w14:paraId="068E9587" w14:textId="77777777" w:rsidR="00D33846" w:rsidRPr="0005428C" w:rsidRDefault="00D33846" w:rsidP="005902DF">
            <w:pPr>
              <w:keepNext/>
              <w:rPr>
                <w:rFonts w:asciiTheme="minorHAnsi" w:hAnsiTheme="minorHAnsi"/>
                <w:sz w:val="14"/>
                <w:szCs w:val="14"/>
              </w:rPr>
            </w:pPr>
            <w:r w:rsidRPr="0005428C">
              <w:rPr>
                <w:rFonts w:asciiTheme="minorHAnsi" w:hAnsiTheme="minorHAnsi"/>
                <w:sz w:val="14"/>
                <w:szCs w:val="14"/>
              </w:rPr>
              <w:t>City/State/Zip:</w:t>
            </w:r>
          </w:p>
        </w:tc>
        <w:tc>
          <w:tcPr>
            <w:tcW w:w="5373" w:type="dxa"/>
            <w:gridSpan w:val="2"/>
          </w:tcPr>
          <w:p w14:paraId="068E9588" w14:textId="77777777" w:rsidR="00D33846" w:rsidRPr="0005428C" w:rsidRDefault="00D33846" w:rsidP="005902DF">
            <w:pPr>
              <w:keepNext/>
              <w:rPr>
                <w:rFonts w:asciiTheme="minorHAnsi" w:hAnsiTheme="minorHAnsi"/>
                <w:sz w:val="14"/>
                <w:szCs w:val="14"/>
              </w:rPr>
            </w:pPr>
            <w:r w:rsidRPr="0005428C">
              <w:rPr>
                <w:rFonts w:asciiTheme="minorHAnsi" w:hAnsiTheme="minorHAnsi"/>
                <w:sz w:val="14"/>
                <w:szCs w:val="14"/>
              </w:rPr>
              <w:t>Phone:</w:t>
            </w:r>
          </w:p>
        </w:tc>
      </w:tr>
      <w:tr w:rsidR="00D33846" w:rsidRPr="0005428C" w14:paraId="068E958B" w14:textId="77777777" w:rsidTr="005902DF">
        <w:tblPrEx>
          <w:tblCellMar>
            <w:left w:w="115" w:type="dxa"/>
            <w:right w:w="115" w:type="dxa"/>
          </w:tblCellMar>
        </w:tblPrEx>
        <w:trPr>
          <w:trHeight w:val="296"/>
        </w:trPr>
        <w:tc>
          <w:tcPr>
            <w:tcW w:w="10950" w:type="dxa"/>
            <w:gridSpan w:val="4"/>
            <w:vAlign w:val="center"/>
          </w:tcPr>
          <w:p w14:paraId="068E958A" w14:textId="77777777" w:rsidR="00D33846" w:rsidRPr="0005428C" w:rsidRDefault="00D33846" w:rsidP="005902DF">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05428C">
              <w:rPr>
                <w:rFonts w:asciiTheme="minorHAnsi" w:hAnsiTheme="minorHAnsi" w:cs="Arial"/>
                <w:b/>
                <w:caps/>
                <w:sz w:val="18"/>
                <w:szCs w:val="18"/>
              </w:rPr>
              <w:t xml:space="preserve">Responsible Person's Declaration statement  </w:t>
            </w:r>
          </w:p>
        </w:tc>
      </w:tr>
      <w:tr w:rsidR="00D33846" w:rsidRPr="0005428C" w14:paraId="068E9593" w14:textId="77777777" w:rsidTr="005902DF">
        <w:tblPrEx>
          <w:tblCellMar>
            <w:left w:w="115" w:type="dxa"/>
            <w:right w:w="115" w:type="dxa"/>
          </w:tblCellMar>
        </w:tblPrEx>
        <w:trPr>
          <w:trHeight w:val="504"/>
        </w:trPr>
        <w:tc>
          <w:tcPr>
            <w:tcW w:w="10950" w:type="dxa"/>
            <w:gridSpan w:val="4"/>
          </w:tcPr>
          <w:p w14:paraId="068E958C" w14:textId="77777777" w:rsidR="00D33846" w:rsidRPr="009D109D" w:rsidRDefault="00D33846" w:rsidP="00B4470D">
            <w:pPr>
              <w:keepNext/>
              <w:tabs>
                <w:tab w:val="left" w:pos="-2600"/>
              </w:tabs>
              <w:ind w:right="86"/>
              <w:outlineLvl w:val="2"/>
              <w:rPr>
                <w:rFonts w:asciiTheme="minorHAnsi" w:hAnsiTheme="minorHAnsi"/>
                <w:sz w:val="18"/>
                <w:szCs w:val="18"/>
              </w:rPr>
            </w:pPr>
            <w:r w:rsidRPr="009D109D">
              <w:rPr>
                <w:rFonts w:asciiTheme="minorHAnsi" w:hAnsiTheme="minorHAnsi"/>
                <w:sz w:val="18"/>
                <w:szCs w:val="18"/>
              </w:rPr>
              <w:t xml:space="preserve">I certify the following under penalty of perjury, under the laws of the State of California: </w:t>
            </w:r>
          </w:p>
          <w:p w14:paraId="22CDC259" w14:textId="77777777" w:rsidR="00A947F4" w:rsidRPr="009D109D" w:rsidRDefault="00A947F4" w:rsidP="00A947F4">
            <w:pPr>
              <w:pStyle w:val="Heading3"/>
              <w:numPr>
                <w:ilvl w:val="0"/>
                <w:numId w:val="48"/>
              </w:numPr>
              <w:spacing w:before="0"/>
              <w:ind w:right="90"/>
              <w:rPr>
                <w:rFonts w:asciiTheme="minorHAnsi" w:hAnsiTheme="minorHAnsi"/>
                <w:b/>
                <w:caps/>
                <w:sz w:val="18"/>
                <w:szCs w:val="18"/>
              </w:rPr>
            </w:pPr>
            <w:r w:rsidRPr="009D109D">
              <w:rPr>
                <w:rFonts w:asciiTheme="minorHAnsi" w:hAnsiTheme="minorHAnsi"/>
                <w:sz w:val="18"/>
                <w:szCs w:val="18"/>
              </w:rPr>
              <w:t xml:space="preserve">The information provided on this Certificate of Installation is true and correct. </w:t>
            </w:r>
          </w:p>
          <w:p w14:paraId="4AA59318" w14:textId="77777777" w:rsidR="00A947F4" w:rsidRPr="009D109D" w:rsidRDefault="00A947F4" w:rsidP="00A947F4">
            <w:pPr>
              <w:pStyle w:val="Heading3"/>
              <w:numPr>
                <w:ilvl w:val="0"/>
                <w:numId w:val="48"/>
              </w:numPr>
              <w:spacing w:before="0"/>
              <w:ind w:right="90"/>
              <w:rPr>
                <w:rFonts w:asciiTheme="minorHAnsi" w:hAnsiTheme="minorHAnsi"/>
                <w:b/>
                <w:caps/>
                <w:sz w:val="18"/>
              </w:rPr>
            </w:pPr>
            <w:r w:rsidRPr="009D109D">
              <w:rPr>
                <w:rFonts w:asciiTheme="minorHAnsi" w:hAnsiTheme="minorHAnsi"/>
                <w:snapToGrid w:val="0"/>
                <w:sz w:val="18"/>
                <w:szCs w:val="18"/>
              </w:rPr>
              <w:t xml:space="preserve">I am either: a) a responsible person eligible under Division 3 of the Business and Professions Code </w:t>
            </w:r>
            <w:r w:rsidRPr="009D109D">
              <w:rPr>
                <w:rFonts w:asciiTheme="minorHAnsi" w:hAnsiTheme="minorHAnsi"/>
                <w:sz w:val="18"/>
                <w:szCs w:val="18"/>
              </w:rPr>
              <w:t xml:space="preserve">in the applicable classification to accept responsibility for the system design, construction, or installation </w:t>
            </w:r>
            <w:r w:rsidRPr="009D109D">
              <w:rPr>
                <w:rFonts w:asciiTheme="minorHAnsi" w:hAnsiTheme="minorHAnsi"/>
                <w:snapToGrid w:val="0"/>
                <w:sz w:val="18"/>
                <w:szCs w:val="18"/>
              </w:rPr>
              <w:t xml:space="preserve">of features, materials, components, or manufactured devices </w:t>
            </w:r>
            <w:r w:rsidRPr="009D109D">
              <w:rPr>
                <w:rFonts w:asciiTheme="minorHAnsi" w:hAnsiTheme="minorHAnsi"/>
                <w:sz w:val="18"/>
                <w:szCs w:val="18"/>
              </w:rPr>
              <w:t xml:space="preserve">for the scope of work identified on this Certificate of Installation </w:t>
            </w:r>
            <w:r w:rsidRPr="009D109D">
              <w:rPr>
                <w:rFonts w:asciiTheme="minorHAnsi" w:hAnsiTheme="minorHAnsi"/>
                <w:snapToGrid w:val="0"/>
                <w:sz w:val="18"/>
                <w:szCs w:val="18"/>
              </w:rPr>
              <w:t>and attest to the declarations in this statement</w:t>
            </w:r>
            <w:r w:rsidRPr="009D109D">
              <w:rPr>
                <w:rFonts w:asciiTheme="minorHAnsi" w:hAnsiTheme="minorHAnsi"/>
                <w:sz w:val="18"/>
                <w:szCs w:val="18"/>
              </w:rPr>
              <w:t>, or b) I am an authorized representative of the responsible person and attest to the declarations in this statement on the responsible person’s behalf</w:t>
            </w:r>
            <w:r w:rsidRPr="009D109D">
              <w:rPr>
                <w:rFonts w:asciiTheme="minorHAnsi" w:eastAsia="Calibri" w:hAnsiTheme="minorHAnsi"/>
                <w:sz w:val="18"/>
                <w:szCs w:val="18"/>
              </w:rPr>
              <w:t>.</w:t>
            </w:r>
          </w:p>
          <w:p w14:paraId="4D08D37D" w14:textId="77777777" w:rsidR="00A947F4" w:rsidRPr="009D109D" w:rsidRDefault="00A947F4" w:rsidP="00A947F4">
            <w:pPr>
              <w:keepNext/>
              <w:numPr>
                <w:ilvl w:val="0"/>
                <w:numId w:val="48"/>
              </w:numPr>
              <w:autoSpaceDE w:val="0"/>
              <w:autoSpaceDN w:val="0"/>
              <w:adjustRightInd w:val="0"/>
              <w:ind w:right="90"/>
              <w:rPr>
                <w:rFonts w:asciiTheme="minorHAnsi" w:hAnsiTheme="minorHAnsi"/>
                <w:sz w:val="18"/>
                <w:szCs w:val="18"/>
              </w:rPr>
            </w:pPr>
            <w:r w:rsidRPr="009D109D">
              <w:rPr>
                <w:rFonts w:asciiTheme="minorHAnsi" w:hAnsiTheme="minorHAnsi"/>
                <w:sz w:val="18"/>
                <w:szCs w:val="18"/>
              </w:rPr>
              <w:t>The constructed or installed features, materials, components or manufactured devices (the installation) identified on this Certificate of Installation conforms to all applicable codes and regulations and the installation conforms to the requirements given on the Certificate of Compliance, plans, and specifications approved by the enforcement agency</w:t>
            </w:r>
            <w:r w:rsidRPr="009D109D">
              <w:rPr>
                <w:rFonts w:asciiTheme="minorHAnsi" w:eastAsia="Calibri" w:hAnsiTheme="minorHAnsi" w:cs="TimesNewRomanPSMT"/>
                <w:sz w:val="18"/>
                <w:szCs w:val="18"/>
              </w:rPr>
              <w:t>.</w:t>
            </w:r>
          </w:p>
          <w:p w14:paraId="66A63F18" w14:textId="77777777" w:rsidR="00A947F4" w:rsidRPr="009D109D" w:rsidRDefault="00A947F4" w:rsidP="00A947F4">
            <w:pPr>
              <w:pStyle w:val="ListParagraph"/>
              <w:keepNext/>
              <w:numPr>
                <w:ilvl w:val="0"/>
                <w:numId w:val="48"/>
              </w:numPr>
              <w:autoSpaceDE w:val="0"/>
              <w:autoSpaceDN w:val="0"/>
              <w:adjustRightInd w:val="0"/>
              <w:rPr>
                <w:rFonts w:asciiTheme="minorHAnsi" w:hAnsiTheme="minorHAnsi"/>
                <w:sz w:val="18"/>
              </w:rPr>
            </w:pPr>
            <w:r w:rsidRPr="009D109D">
              <w:rPr>
                <w:rFonts w:asciiTheme="minorHAnsi" w:hAnsiTheme="minorHAnsi"/>
                <w:sz w:val="18"/>
                <w:szCs w:val="18"/>
              </w:rPr>
              <w:t xml:space="preserve">I understand that a HERS rater will check the installation to verify compliance and if such checking determines the installation fails to comply, I am required to offer any necessary corrective action at no charge to the building owner.  </w:t>
            </w:r>
          </w:p>
          <w:p w14:paraId="068E9592" w14:textId="3CAD1F53" w:rsidR="00D33846" w:rsidRPr="0005428C" w:rsidRDefault="00A947F4" w:rsidP="009D109D">
            <w:pPr>
              <w:pStyle w:val="ListParagraph"/>
              <w:numPr>
                <w:ilvl w:val="0"/>
                <w:numId w:val="48"/>
              </w:numPr>
              <w:rPr>
                <w:b/>
              </w:rPr>
            </w:pPr>
            <w:r w:rsidRPr="009D109D">
              <w:rPr>
                <w:rFonts w:asciiTheme="minorHAnsi" w:hAnsiTheme="minorHAnsi"/>
                <w:sz w:val="18"/>
                <w:szCs w:val="18"/>
              </w:rPr>
              <w:t xml:space="preserve">I will ensure that a registered copy of this Certificate of Installation shall be </w:t>
            </w:r>
            <w:proofErr w:type="gramStart"/>
            <w:r w:rsidRPr="009D109D">
              <w:rPr>
                <w:rFonts w:asciiTheme="minorHAnsi" w:hAnsiTheme="minorHAnsi"/>
                <w:sz w:val="18"/>
                <w:szCs w:val="18"/>
              </w:rPr>
              <w:t>posted, or</w:t>
            </w:r>
            <w:proofErr w:type="gramEnd"/>
            <w:r w:rsidRPr="009D109D">
              <w:rPr>
                <w:rFonts w:asciiTheme="minorHAnsi" w:hAnsiTheme="minorHAnsi"/>
                <w:sz w:val="18"/>
                <w:szCs w:val="18"/>
              </w:rPr>
              <w:t xml:space="preserve"> made available with the building permit(s) issued for the building, and made available to the enforcement agency for all applicable inspections. I understand that a registered copy of this Certificate of Installation is required to be included with the documentation the builder provides to the building owner at occupancy.</w:t>
            </w:r>
          </w:p>
        </w:tc>
      </w:tr>
      <w:tr w:rsidR="00D33846" w:rsidRPr="0005428C" w14:paraId="068E9596" w14:textId="77777777" w:rsidTr="005902DF">
        <w:tblPrEx>
          <w:tblCellMar>
            <w:left w:w="108" w:type="dxa"/>
            <w:right w:w="108" w:type="dxa"/>
          </w:tblCellMar>
        </w:tblPrEx>
        <w:trPr>
          <w:trHeight w:val="360"/>
        </w:trPr>
        <w:tc>
          <w:tcPr>
            <w:tcW w:w="5307" w:type="dxa"/>
          </w:tcPr>
          <w:p w14:paraId="068E9594" w14:textId="77777777" w:rsidR="00D33846" w:rsidRPr="0005428C" w:rsidRDefault="00D33846" w:rsidP="005902D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05428C">
              <w:rPr>
                <w:rFonts w:asciiTheme="minorHAnsi" w:hAnsiTheme="minorHAnsi"/>
                <w:sz w:val="14"/>
                <w:szCs w:val="14"/>
              </w:rPr>
              <w:t>Responsible Builder/Installer Name:</w:t>
            </w:r>
          </w:p>
        </w:tc>
        <w:tc>
          <w:tcPr>
            <w:tcW w:w="5643" w:type="dxa"/>
            <w:gridSpan w:val="3"/>
          </w:tcPr>
          <w:p w14:paraId="068E9595" w14:textId="77777777" w:rsidR="00D33846" w:rsidRPr="0005428C" w:rsidRDefault="00D33846" w:rsidP="005902D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05428C">
              <w:rPr>
                <w:rFonts w:asciiTheme="minorHAnsi" w:hAnsiTheme="minorHAnsi"/>
                <w:sz w:val="14"/>
                <w:szCs w:val="14"/>
              </w:rPr>
              <w:t>Responsible Builder/Installer Signature:</w:t>
            </w:r>
          </w:p>
        </w:tc>
      </w:tr>
      <w:tr w:rsidR="00D33846" w:rsidRPr="0005428C" w14:paraId="068E9599" w14:textId="77777777" w:rsidTr="005902DF">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068E9597" w14:textId="52D118B9" w:rsidR="00D33846" w:rsidRPr="0005428C" w:rsidRDefault="00D33846" w:rsidP="005902D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05428C">
              <w:rPr>
                <w:rFonts w:asciiTheme="minorHAnsi" w:hAnsiTheme="minorHAnsi"/>
                <w:sz w:val="14"/>
                <w:szCs w:val="14"/>
              </w:rPr>
              <w:t>Company Name: (Installing Subcontractor or General Contractor or Builder/Owner)</w:t>
            </w:r>
          </w:p>
        </w:tc>
        <w:tc>
          <w:tcPr>
            <w:tcW w:w="5643" w:type="dxa"/>
            <w:gridSpan w:val="3"/>
            <w:tcBorders>
              <w:top w:val="single" w:sz="4" w:space="0" w:color="auto"/>
              <w:left w:val="single" w:sz="4" w:space="0" w:color="auto"/>
              <w:bottom w:val="single" w:sz="4" w:space="0" w:color="auto"/>
              <w:right w:val="single" w:sz="4" w:space="0" w:color="auto"/>
            </w:tcBorders>
          </w:tcPr>
          <w:p w14:paraId="068E9598" w14:textId="77777777" w:rsidR="00D33846" w:rsidRPr="0005428C" w:rsidRDefault="00D33846" w:rsidP="005902D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05428C">
              <w:rPr>
                <w:rFonts w:asciiTheme="minorHAnsi" w:hAnsiTheme="minorHAnsi"/>
                <w:sz w:val="14"/>
                <w:szCs w:val="14"/>
              </w:rPr>
              <w:t>Position With Company (Title):</w:t>
            </w:r>
          </w:p>
        </w:tc>
      </w:tr>
      <w:tr w:rsidR="00D33846" w:rsidRPr="0005428C" w14:paraId="068E959C" w14:textId="77777777" w:rsidTr="005902DF">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068E959A" w14:textId="77777777" w:rsidR="00D33846" w:rsidRPr="0005428C" w:rsidRDefault="00D33846" w:rsidP="005902D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05428C">
              <w:rPr>
                <w:rFonts w:asciiTheme="minorHAnsi" w:hAnsiTheme="minorHAnsi"/>
                <w:sz w:val="14"/>
                <w:szCs w:val="14"/>
              </w:rPr>
              <w:t>Address:</w:t>
            </w:r>
          </w:p>
        </w:tc>
        <w:tc>
          <w:tcPr>
            <w:tcW w:w="5643" w:type="dxa"/>
            <w:gridSpan w:val="3"/>
            <w:tcBorders>
              <w:top w:val="single" w:sz="4" w:space="0" w:color="auto"/>
              <w:left w:val="single" w:sz="4" w:space="0" w:color="auto"/>
              <w:bottom w:val="single" w:sz="4" w:space="0" w:color="auto"/>
              <w:right w:val="single" w:sz="4" w:space="0" w:color="auto"/>
            </w:tcBorders>
          </w:tcPr>
          <w:p w14:paraId="068E959B" w14:textId="77777777" w:rsidR="00D33846" w:rsidRPr="0005428C" w:rsidRDefault="00D33846" w:rsidP="005902D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05428C">
              <w:rPr>
                <w:rFonts w:asciiTheme="minorHAnsi" w:hAnsiTheme="minorHAnsi"/>
                <w:sz w:val="14"/>
                <w:szCs w:val="14"/>
              </w:rPr>
              <w:t>CSLB License:</w:t>
            </w:r>
          </w:p>
        </w:tc>
      </w:tr>
      <w:tr w:rsidR="00D33846" w:rsidRPr="0005428C" w14:paraId="068E95A0" w14:textId="77777777" w:rsidTr="005902DF">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068E959D" w14:textId="77777777" w:rsidR="00D33846" w:rsidRPr="0005428C" w:rsidRDefault="00D33846" w:rsidP="005902D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05428C">
              <w:rPr>
                <w:rFonts w:asciiTheme="minorHAnsi" w:hAnsiTheme="minorHAnsi"/>
                <w:sz w:val="14"/>
                <w:szCs w:val="14"/>
              </w:rPr>
              <w:t>City/State/Zip:</w:t>
            </w:r>
          </w:p>
        </w:tc>
        <w:tc>
          <w:tcPr>
            <w:tcW w:w="2821" w:type="dxa"/>
            <w:gridSpan w:val="2"/>
            <w:tcBorders>
              <w:top w:val="single" w:sz="4" w:space="0" w:color="auto"/>
              <w:left w:val="single" w:sz="4" w:space="0" w:color="auto"/>
              <w:bottom w:val="single" w:sz="4" w:space="0" w:color="auto"/>
              <w:right w:val="single" w:sz="4" w:space="0" w:color="auto"/>
            </w:tcBorders>
          </w:tcPr>
          <w:p w14:paraId="068E959E" w14:textId="21A6F695" w:rsidR="00D33846" w:rsidRPr="0005428C" w:rsidRDefault="00D33846" w:rsidP="005902D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05428C">
              <w:rPr>
                <w:rFonts w:asciiTheme="minorHAnsi" w:hAnsiTheme="minorHAnsi"/>
                <w:sz w:val="14"/>
                <w:szCs w:val="14"/>
              </w:rPr>
              <w:t>Phone</w:t>
            </w:r>
            <w:r w:rsidR="00B4470D">
              <w:rPr>
                <w:rFonts w:asciiTheme="minorHAnsi" w:hAnsiTheme="minorHAnsi"/>
                <w:sz w:val="14"/>
                <w:szCs w:val="14"/>
              </w:rPr>
              <w:t>:</w:t>
            </w:r>
          </w:p>
        </w:tc>
        <w:tc>
          <w:tcPr>
            <w:tcW w:w="2822" w:type="dxa"/>
            <w:tcBorders>
              <w:top w:val="single" w:sz="4" w:space="0" w:color="auto"/>
              <w:left w:val="single" w:sz="4" w:space="0" w:color="auto"/>
              <w:bottom w:val="single" w:sz="4" w:space="0" w:color="auto"/>
              <w:right w:val="single" w:sz="4" w:space="0" w:color="auto"/>
            </w:tcBorders>
          </w:tcPr>
          <w:p w14:paraId="068E959F" w14:textId="77777777" w:rsidR="00D33846" w:rsidRPr="0005428C" w:rsidRDefault="00D33846" w:rsidP="005902D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05428C">
              <w:rPr>
                <w:rFonts w:asciiTheme="minorHAnsi" w:hAnsiTheme="minorHAnsi"/>
                <w:sz w:val="14"/>
                <w:szCs w:val="14"/>
              </w:rPr>
              <w:t>Date Signed:</w:t>
            </w:r>
          </w:p>
        </w:tc>
      </w:tr>
      <w:tr w:rsidR="00D33846" w:rsidRPr="0005428C" w14:paraId="068E95A3" w14:textId="77777777" w:rsidTr="005902DF">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068E95A1" w14:textId="77777777" w:rsidR="00D33846" w:rsidRPr="0005428C" w:rsidRDefault="00D33846" w:rsidP="005902D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05428C">
              <w:rPr>
                <w:rFonts w:asciiTheme="minorHAnsi" w:hAnsiTheme="minorHAnsi"/>
                <w:sz w:val="14"/>
                <w:szCs w:val="14"/>
              </w:rPr>
              <w:t>Third Party Quality Control Program (TPQCP) Status:</w:t>
            </w:r>
          </w:p>
        </w:tc>
        <w:tc>
          <w:tcPr>
            <w:tcW w:w="5643" w:type="dxa"/>
            <w:gridSpan w:val="3"/>
            <w:tcBorders>
              <w:top w:val="single" w:sz="4" w:space="0" w:color="auto"/>
              <w:left w:val="single" w:sz="4" w:space="0" w:color="auto"/>
              <w:bottom w:val="single" w:sz="4" w:space="0" w:color="auto"/>
              <w:right w:val="single" w:sz="4" w:space="0" w:color="auto"/>
            </w:tcBorders>
          </w:tcPr>
          <w:p w14:paraId="068E95A2" w14:textId="77777777" w:rsidR="00D33846" w:rsidRPr="0005428C" w:rsidRDefault="00D33846" w:rsidP="005902D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05428C">
              <w:rPr>
                <w:rFonts w:asciiTheme="minorHAnsi" w:hAnsiTheme="minorHAnsi"/>
                <w:sz w:val="14"/>
                <w:szCs w:val="14"/>
              </w:rPr>
              <w:t xml:space="preserve">Name of TPQCP (if applicable): </w:t>
            </w:r>
          </w:p>
        </w:tc>
      </w:tr>
    </w:tbl>
    <w:p w14:paraId="068E95A4" w14:textId="77777777" w:rsidR="000A1890" w:rsidRPr="009E032D" w:rsidRDefault="000A1890" w:rsidP="00DA2B2D">
      <w:pPr>
        <w:pStyle w:val="CommentText"/>
        <w:rPr>
          <w:rFonts w:asciiTheme="minorHAnsi" w:hAnsiTheme="minorHAnsi"/>
          <w:sz w:val="18"/>
          <w:szCs w:val="18"/>
        </w:rPr>
      </w:pPr>
    </w:p>
    <w:p w14:paraId="068E95A5" w14:textId="77777777" w:rsidR="000A1890" w:rsidRPr="00D83E48" w:rsidRDefault="000A1890" w:rsidP="00DA2B2D">
      <w:pPr>
        <w:rPr>
          <w:rFonts w:ascii="Calibri" w:hAnsi="Calibri"/>
          <w:b/>
          <w:sz w:val="32"/>
          <w:szCs w:val="32"/>
        </w:rPr>
        <w:sectPr w:rsidR="000A1890" w:rsidRPr="00D83E48" w:rsidSect="008860D9">
          <w:headerReference w:type="even" r:id="rId12"/>
          <w:headerReference w:type="default" r:id="rId13"/>
          <w:footerReference w:type="default" r:id="rId14"/>
          <w:headerReference w:type="first" r:id="rId15"/>
          <w:footerReference w:type="first" r:id="rId16"/>
          <w:pgSz w:w="12240" w:h="15840" w:code="1"/>
          <w:pgMar w:top="720" w:right="720" w:bottom="720" w:left="720" w:header="432" w:footer="432" w:gutter="0"/>
          <w:cols w:space="720"/>
          <w:docGrid w:linePitch="272"/>
        </w:sectPr>
      </w:pPr>
    </w:p>
    <w:p w14:paraId="068E95A6" w14:textId="0E2F52C9" w:rsidR="000A1890" w:rsidRPr="00993A65" w:rsidRDefault="0097509A" w:rsidP="00281AB7">
      <w:pPr>
        <w:jc w:val="center"/>
        <w:rPr>
          <w:rFonts w:ascii="Calibri" w:hAnsi="Calibri"/>
          <w:b/>
        </w:rPr>
      </w:pPr>
      <w:del w:id="21" w:author="Alhabibi, Haider@Energy" w:date="2022-02-24T09:58:00Z">
        <w:r w:rsidRPr="00993A65" w:rsidDel="00A57605">
          <w:rPr>
            <w:rFonts w:ascii="Calibri" w:hAnsi="Calibri"/>
            <w:b/>
          </w:rPr>
          <w:lastRenderedPageBreak/>
          <w:delText>CF2R</w:delText>
        </w:r>
      </w:del>
      <w:ins w:id="22" w:author="Alhabibi, Haider@Energy" w:date="2022-02-24T09:58:00Z">
        <w:r w:rsidR="00A57605">
          <w:rPr>
            <w:rFonts w:ascii="Calibri" w:hAnsi="Calibri"/>
            <w:b/>
          </w:rPr>
          <w:t>LMCI</w:t>
        </w:r>
      </w:ins>
      <w:r w:rsidRPr="00993A65">
        <w:rPr>
          <w:rFonts w:ascii="Calibri" w:hAnsi="Calibri"/>
          <w:b/>
        </w:rPr>
        <w:t>-MCH-23a-H User Instructions</w:t>
      </w:r>
    </w:p>
    <w:p w14:paraId="068E95A7" w14:textId="77777777" w:rsidR="000A1890" w:rsidRDefault="000A1890" w:rsidP="00DA2B2D">
      <w:pPr>
        <w:rPr>
          <w:rFonts w:ascii="Calibri" w:hAnsi="Calibri"/>
        </w:rPr>
      </w:pPr>
    </w:p>
    <w:p w14:paraId="068E95A8" w14:textId="5B1E8E6C" w:rsidR="00E65A5E" w:rsidRPr="0015741B" w:rsidRDefault="00E65A5E" w:rsidP="00E65A5E">
      <w:pPr>
        <w:rPr>
          <w:rFonts w:ascii="Calibri" w:hAnsi="Calibri"/>
        </w:rPr>
      </w:pPr>
      <w:r>
        <w:rPr>
          <w:rFonts w:ascii="Calibri" w:hAnsi="Calibri"/>
          <w:b/>
        </w:rPr>
        <w:t>Section A. Ducted Cooling System Information</w:t>
      </w:r>
    </w:p>
    <w:p w14:paraId="068E95A9" w14:textId="57D1B4BE" w:rsidR="00E65A5E" w:rsidRPr="0029461A" w:rsidRDefault="00B2548D" w:rsidP="00E65A5E">
      <w:pPr>
        <w:pStyle w:val="ListParagraph"/>
        <w:numPr>
          <w:ilvl w:val="0"/>
          <w:numId w:val="42"/>
        </w:numPr>
        <w:ind w:left="360" w:hanging="360"/>
        <w:rPr>
          <w:rFonts w:asciiTheme="minorHAnsi" w:hAnsiTheme="minorHAnsi"/>
        </w:rPr>
      </w:pPr>
      <w:r>
        <w:rPr>
          <w:rFonts w:asciiTheme="minorHAnsi" w:hAnsiTheme="minorHAnsi"/>
        </w:rPr>
        <w:t>Space Conditioning</w:t>
      </w:r>
      <w:r w:rsidRPr="001D2E44">
        <w:rPr>
          <w:rFonts w:asciiTheme="minorHAnsi" w:hAnsiTheme="minorHAnsi"/>
        </w:rPr>
        <w:t xml:space="preserve"> System Identification or Name</w:t>
      </w:r>
      <w:r w:rsidR="00717A77" w:rsidRPr="00717A77">
        <w:rPr>
          <w:rFonts w:asciiTheme="minorHAnsi" w:hAnsiTheme="minorHAnsi"/>
        </w:rPr>
        <w:t>: This field is filled out automatically.</w:t>
      </w:r>
      <w:r w:rsidR="007302E9">
        <w:rPr>
          <w:rFonts w:asciiTheme="minorHAnsi" w:hAnsiTheme="minorHAnsi"/>
        </w:rPr>
        <w:t xml:space="preserve"> </w:t>
      </w:r>
      <w:r w:rsidR="00717A77" w:rsidRPr="00717A77">
        <w:rPr>
          <w:rFonts w:asciiTheme="minorHAnsi" w:hAnsiTheme="minorHAnsi"/>
        </w:rPr>
        <w:t xml:space="preserve">It is referenced from the </w:t>
      </w:r>
      <w:del w:id="23" w:author="Alhabibi, Haider@Energy" w:date="2022-02-24T09:58:00Z">
        <w:r w:rsidR="00717A77" w:rsidRPr="00717A77" w:rsidDel="00A57605">
          <w:rPr>
            <w:rFonts w:asciiTheme="minorHAnsi" w:hAnsiTheme="minorHAnsi"/>
          </w:rPr>
          <w:delText>CF2R</w:delText>
        </w:r>
      </w:del>
      <w:ins w:id="24" w:author="Alhabibi, Haider@Energy" w:date="2022-02-24T09:58:00Z">
        <w:r w:rsidR="00A57605">
          <w:rPr>
            <w:rFonts w:asciiTheme="minorHAnsi" w:hAnsiTheme="minorHAnsi"/>
          </w:rPr>
          <w:t>LMCI</w:t>
        </w:r>
      </w:ins>
      <w:r w:rsidR="00717A77" w:rsidRPr="00717A77">
        <w:rPr>
          <w:rFonts w:asciiTheme="minorHAnsi" w:hAnsiTheme="minorHAnsi"/>
        </w:rPr>
        <w:t>-MCH-01, which must be completed prior to this document.</w:t>
      </w:r>
    </w:p>
    <w:p w14:paraId="068E95AA" w14:textId="17C22830" w:rsidR="00E65A5E" w:rsidRDefault="00B2548D" w:rsidP="00E65A5E">
      <w:pPr>
        <w:pStyle w:val="ListParagraph"/>
        <w:numPr>
          <w:ilvl w:val="0"/>
          <w:numId w:val="42"/>
        </w:numPr>
        <w:ind w:left="360" w:hanging="360"/>
        <w:rPr>
          <w:rFonts w:asciiTheme="minorHAnsi" w:hAnsiTheme="minorHAnsi"/>
        </w:rPr>
      </w:pPr>
      <w:r>
        <w:rPr>
          <w:rFonts w:asciiTheme="minorHAnsi" w:hAnsiTheme="minorHAnsi"/>
        </w:rPr>
        <w:t>Space Conditioning</w:t>
      </w:r>
      <w:r w:rsidRPr="001D2E44">
        <w:rPr>
          <w:rFonts w:asciiTheme="minorHAnsi" w:hAnsiTheme="minorHAnsi"/>
        </w:rPr>
        <w:t xml:space="preserve"> System Location or Area </w:t>
      </w:r>
      <w:r w:rsidRPr="00717A77">
        <w:rPr>
          <w:rFonts w:asciiTheme="minorHAnsi" w:hAnsiTheme="minorHAnsi"/>
          <w:szCs w:val="18"/>
        </w:rPr>
        <w:t>Served</w:t>
      </w:r>
      <w:r w:rsidR="00717A77" w:rsidRPr="00717A77">
        <w:rPr>
          <w:rFonts w:asciiTheme="minorHAnsi" w:hAnsiTheme="minorHAnsi"/>
          <w:szCs w:val="18"/>
        </w:rPr>
        <w:t>:</w:t>
      </w:r>
      <w:r w:rsidR="00717A77" w:rsidRPr="00717A77">
        <w:rPr>
          <w:rFonts w:asciiTheme="minorHAnsi" w:hAnsiTheme="minorHAnsi"/>
        </w:rPr>
        <w:t xml:space="preserve"> This field is filled out automatically.</w:t>
      </w:r>
      <w:r w:rsidR="007302E9">
        <w:rPr>
          <w:rFonts w:asciiTheme="minorHAnsi" w:hAnsiTheme="minorHAnsi"/>
        </w:rPr>
        <w:t xml:space="preserve"> </w:t>
      </w:r>
      <w:r w:rsidR="00717A77" w:rsidRPr="00717A77">
        <w:rPr>
          <w:rFonts w:asciiTheme="minorHAnsi" w:hAnsiTheme="minorHAnsi"/>
        </w:rPr>
        <w:t xml:space="preserve">It is referenced from the </w:t>
      </w:r>
      <w:del w:id="25" w:author="Alhabibi, Haider@Energy" w:date="2022-02-24T09:58:00Z">
        <w:r w:rsidR="00717A77" w:rsidRPr="00717A77" w:rsidDel="00A57605">
          <w:rPr>
            <w:rFonts w:asciiTheme="minorHAnsi" w:hAnsiTheme="minorHAnsi"/>
          </w:rPr>
          <w:delText>CF2R</w:delText>
        </w:r>
      </w:del>
      <w:ins w:id="26" w:author="Alhabibi, Haider@Energy" w:date="2022-02-24T09:58:00Z">
        <w:r w:rsidR="00A57605">
          <w:rPr>
            <w:rFonts w:asciiTheme="minorHAnsi" w:hAnsiTheme="minorHAnsi"/>
          </w:rPr>
          <w:t>LMCI</w:t>
        </w:r>
      </w:ins>
      <w:r w:rsidR="00717A77" w:rsidRPr="00717A77">
        <w:rPr>
          <w:rFonts w:asciiTheme="minorHAnsi" w:hAnsiTheme="minorHAnsi"/>
        </w:rPr>
        <w:t>-MCH-01, which must be completed prior to this document.</w:t>
      </w:r>
    </w:p>
    <w:p w14:paraId="3D7D8C0F" w14:textId="1DEA57BE" w:rsidR="00B2548D" w:rsidRDefault="00B2548D" w:rsidP="00B2548D">
      <w:pPr>
        <w:pStyle w:val="ListParagraph"/>
        <w:numPr>
          <w:ilvl w:val="0"/>
          <w:numId w:val="42"/>
        </w:numPr>
        <w:ind w:left="360" w:hanging="360"/>
        <w:rPr>
          <w:rFonts w:asciiTheme="minorHAnsi" w:hAnsiTheme="minorHAnsi"/>
        </w:rPr>
      </w:pPr>
      <w:r w:rsidRPr="001808DA">
        <w:rPr>
          <w:rFonts w:asciiTheme="minorHAnsi" w:hAnsiTheme="minorHAnsi"/>
          <w:szCs w:val="18"/>
        </w:rPr>
        <w:t>Indoor Unit Name</w:t>
      </w:r>
      <w:r w:rsidRPr="00717A77">
        <w:rPr>
          <w:rFonts w:asciiTheme="minorHAnsi" w:hAnsiTheme="minorHAnsi"/>
          <w:szCs w:val="18"/>
        </w:rPr>
        <w:t>:</w:t>
      </w:r>
      <w:r w:rsidRPr="00717A77">
        <w:rPr>
          <w:rFonts w:asciiTheme="minorHAnsi" w:hAnsiTheme="minorHAnsi"/>
        </w:rPr>
        <w:t xml:space="preserve"> This field is filled out automatically.</w:t>
      </w:r>
      <w:r>
        <w:rPr>
          <w:rFonts w:asciiTheme="minorHAnsi" w:hAnsiTheme="minorHAnsi"/>
        </w:rPr>
        <w:t xml:space="preserve"> </w:t>
      </w:r>
      <w:r w:rsidRPr="00717A77">
        <w:rPr>
          <w:rFonts w:asciiTheme="minorHAnsi" w:hAnsiTheme="minorHAnsi"/>
        </w:rPr>
        <w:t xml:space="preserve">It is referenced from the </w:t>
      </w:r>
      <w:del w:id="27" w:author="Alhabibi, Haider@Energy" w:date="2022-02-24T09:58:00Z">
        <w:r w:rsidRPr="00717A77" w:rsidDel="00A57605">
          <w:rPr>
            <w:rFonts w:asciiTheme="minorHAnsi" w:hAnsiTheme="minorHAnsi"/>
          </w:rPr>
          <w:delText>CF2R</w:delText>
        </w:r>
      </w:del>
      <w:ins w:id="28" w:author="Alhabibi, Haider@Energy" w:date="2022-02-24T09:58:00Z">
        <w:r w:rsidR="00A57605">
          <w:rPr>
            <w:rFonts w:asciiTheme="minorHAnsi" w:hAnsiTheme="minorHAnsi"/>
          </w:rPr>
          <w:t>LMCI</w:t>
        </w:r>
      </w:ins>
      <w:r w:rsidRPr="00717A77">
        <w:rPr>
          <w:rFonts w:asciiTheme="minorHAnsi" w:hAnsiTheme="minorHAnsi"/>
        </w:rPr>
        <w:t>-MCH-01, which must be completed prior to this document.</w:t>
      </w:r>
    </w:p>
    <w:p w14:paraId="068E95AB" w14:textId="77777777" w:rsidR="00E65A5E" w:rsidRPr="0029461A" w:rsidRDefault="00717A77" w:rsidP="00E65A5E">
      <w:pPr>
        <w:pStyle w:val="ListParagraph"/>
        <w:numPr>
          <w:ilvl w:val="0"/>
          <w:numId w:val="42"/>
        </w:numPr>
        <w:ind w:left="360" w:hanging="360"/>
        <w:rPr>
          <w:rFonts w:asciiTheme="minorHAnsi" w:hAnsiTheme="minorHAnsi"/>
        </w:rPr>
      </w:pPr>
      <w:r w:rsidRPr="00717A77">
        <w:rPr>
          <w:rFonts w:asciiTheme="minorHAnsi" w:hAnsiTheme="minorHAnsi"/>
          <w:szCs w:val="18"/>
        </w:rPr>
        <w:t>System Installation Type:</w:t>
      </w:r>
      <w:r w:rsidRPr="00717A77">
        <w:rPr>
          <w:rFonts w:asciiTheme="minorHAnsi" w:hAnsiTheme="minorHAnsi"/>
        </w:rPr>
        <w:t xml:space="preserve"> Select the appropriate System Installation Type from the following choices:</w:t>
      </w:r>
    </w:p>
    <w:p w14:paraId="068E95AC" w14:textId="51690127" w:rsidR="00E65A5E" w:rsidRPr="0029461A" w:rsidRDefault="00717A77" w:rsidP="00E65A5E">
      <w:pPr>
        <w:pStyle w:val="ListParagraph"/>
        <w:numPr>
          <w:ilvl w:val="1"/>
          <w:numId w:val="42"/>
        </w:numPr>
        <w:rPr>
          <w:rFonts w:asciiTheme="minorHAnsi" w:hAnsiTheme="minorHAnsi"/>
        </w:rPr>
      </w:pPr>
      <w:r w:rsidRPr="00717A77">
        <w:rPr>
          <w:rFonts w:asciiTheme="minorHAnsi" w:hAnsiTheme="minorHAnsi" w:cs="Calibri"/>
          <w:szCs w:val="32"/>
        </w:rPr>
        <w:t>New:</w:t>
      </w:r>
      <w:r w:rsidR="007302E9">
        <w:rPr>
          <w:rFonts w:asciiTheme="minorHAnsi" w:hAnsiTheme="minorHAnsi" w:cs="Calibri"/>
          <w:szCs w:val="32"/>
        </w:rPr>
        <w:t xml:space="preserve"> </w:t>
      </w:r>
      <w:r w:rsidRPr="00717A77">
        <w:rPr>
          <w:rFonts w:asciiTheme="minorHAnsi" w:hAnsiTheme="minorHAnsi" w:cs="Calibri"/>
          <w:szCs w:val="32"/>
        </w:rPr>
        <w:t>Use this choice for newly constructed buildings, additions with all-new systems dedicated to the addition, or new systems installed in existing homes where the equipment and ducts are all newly installed (aka, "Cut-in").</w:t>
      </w:r>
    </w:p>
    <w:p w14:paraId="068E95AD" w14:textId="43DEAC1C" w:rsidR="00E65A5E" w:rsidRPr="0029461A" w:rsidRDefault="00717A77" w:rsidP="00E65A5E">
      <w:pPr>
        <w:pStyle w:val="ListParagraph"/>
        <w:numPr>
          <w:ilvl w:val="1"/>
          <w:numId w:val="42"/>
        </w:numPr>
        <w:rPr>
          <w:rFonts w:asciiTheme="minorHAnsi" w:hAnsiTheme="minorHAnsi"/>
        </w:rPr>
      </w:pPr>
      <w:r w:rsidRPr="00717A77">
        <w:rPr>
          <w:rFonts w:asciiTheme="minorHAnsi" w:hAnsiTheme="minorHAnsi" w:cs="Calibri"/>
          <w:szCs w:val="32"/>
        </w:rPr>
        <w:t>Replacement:</w:t>
      </w:r>
      <w:r w:rsidR="007302E9">
        <w:rPr>
          <w:rFonts w:asciiTheme="minorHAnsi" w:hAnsiTheme="minorHAnsi" w:cs="Calibri"/>
          <w:szCs w:val="32"/>
        </w:rPr>
        <w:t xml:space="preserve"> </w:t>
      </w:r>
      <w:r w:rsidRPr="00717A77">
        <w:rPr>
          <w:rFonts w:asciiTheme="minorHAnsi" w:hAnsiTheme="minorHAnsi" w:cs="Calibri"/>
          <w:szCs w:val="32"/>
        </w:rPr>
        <w:t>Use this choice if the system is a</w:t>
      </w:r>
      <w:r w:rsidRPr="00717A77">
        <w:rPr>
          <w:rFonts w:asciiTheme="minorHAnsi" w:hAnsiTheme="minorHAnsi"/>
          <w:bCs/>
          <w:szCs w:val="26"/>
        </w:rPr>
        <w:t xml:space="preserve"> complete</w:t>
      </w:r>
      <w:r w:rsidR="007302E9">
        <w:rPr>
          <w:rFonts w:asciiTheme="minorHAnsi" w:hAnsiTheme="minorHAnsi"/>
          <w:bCs/>
          <w:szCs w:val="26"/>
        </w:rPr>
        <w:t xml:space="preserve"> </w:t>
      </w:r>
      <w:r w:rsidRPr="00717A77">
        <w:rPr>
          <w:rFonts w:asciiTheme="minorHAnsi" w:hAnsiTheme="minorHAnsi"/>
          <w:bCs/>
          <w:szCs w:val="26"/>
        </w:rPr>
        <w:t>replacement</w:t>
      </w:r>
      <w:r w:rsidR="007302E9">
        <w:rPr>
          <w:rFonts w:asciiTheme="minorHAnsi" w:hAnsiTheme="minorHAnsi"/>
          <w:bCs/>
          <w:szCs w:val="26"/>
        </w:rPr>
        <w:t xml:space="preserve"> </w:t>
      </w:r>
      <w:r w:rsidRPr="00717A77">
        <w:rPr>
          <w:rFonts w:asciiTheme="minorHAnsi" w:hAnsiTheme="minorHAnsi"/>
          <w:bCs/>
          <w:szCs w:val="26"/>
        </w:rPr>
        <w:t>space-conditioning system</w:t>
      </w:r>
      <w:r w:rsidR="007302E9">
        <w:rPr>
          <w:rFonts w:asciiTheme="minorHAnsi" w:hAnsiTheme="minorHAnsi"/>
          <w:bCs/>
          <w:szCs w:val="26"/>
        </w:rPr>
        <w:t xml:space="preserve"> </w:t>
      </w:r>
      <w:r w:rsidRPr="00717A77">
        <w:rPr>
          <w:rFonts w:asciiTheme="minorHAnsi" w:hAnsiTheme="minorHAnsi"/>
          <w:szCs w:val="26"/>
        </w:rPr>
        <w:t>installed as part of an alteration,</w:t>
      </w:r>
      <w:r w:rsidRPr="00717A77">
        <w:rPr>
          <w:rFonts w:asciiTheme="minorHAnsi" w:hAnsiTheme="minorHAnsi"/>
          <w:szCs w:val="32"/>
        </w:rPr>
        <w:t xml:space="preserve"> and </w:t>
      </w:r>
      <w:r w:rsidRPr="00717A77">
        <w:rPr>
          <w:rFonts w:asciiTheme="minorHAnsi" w:hAnsiTheme="minorHAnsi"/>
          <w:szCs w:val="26"/>
        </w:rPr>
        <w:t>includes all the system heating or cooling equipment plus a replacement duct system</w:t>
      </w:r>
      <w:r w:rsidRPr="00717A77">
        <w:rPr>
          <w:rFonts w:asciiTheme="minorHAnsi" w:hAnsiTheme="minorHAnsi"/>
          <w:szCs w:val="32"/>
        </w:rPr>
        <w:t xml:space="preserve"> </w:t>
      </w:r>
      <w:r w:rsidRPr="00717A77">
        <w:rPr>
          <w:rFonts w:asciiTheme="minorHAnsi" w:hAnsiTheme="minorHAnsi"/>
          <w:szCs w:val="26"/>
        </w:rPr>
        <w:t>(</w:t>
      </w:r>
      <w:ins w:id="29" w:author="Alhabibi, Haider@Energy" w:date="2022-02-24T10:50:00Z">
        <w:r w:rsidR="00347247" w:rsidRPr="00347247">
          <w:rPr>
            <w:rFonts w:asciiTheme="minorHAnsi" w:hAnsiTheme="minorHAnsi"/>
            <w:szCs w:val="26"/>
          </w:rPr>
          <w:t>180.2(b)2AiiaI</w:t>
        </w:r>
      </w:ins>
      <w:del w:id="30" w:author="Alhabibi, Haider@Energy" w:date="2022-02-24T10:50:00Z">
        <w:r w:rsidRPr="00717A77" w:rsidDel="00347247">
          <w:rPr>
            <w:rFonts w:asciiTheme="minorHAnsi" w:hAnsiTheme="minorHAnsi"/>
            <w:szCs w:val="26"/>
          </w:rPr>
          <w:delText>150.2(b)1Diia</w:delText>
        </w:r>
      </w:del>
      <w:r w:rsidRPr="00717A77">
        <w:rPr>
          <w:rFonts w:asciiTheme="minorHAnsi" w:hAnsiTheme="minorHAnsi"/>
          <w:szCs w:val="26"/>
        </w:rPr>
        <w:t xml:space="preserve">) where </w:t>
      </w:r>
      <w:r w:rsidR="00E65A5E" w:rsidRPr="0029461A">
        <w:rPr>
          <w:rFonts w:asciiTheme="minorHAnsi" w:hAnsiTheme="minorHAnsi"/>
        </w:rPr>
        <w:t>the ducts are at least 75</w:t>
      </w:r>
      <w:r w:rsidR="00CE3450">
        <w:rPr>
          <w:rFonts w:asciiTheme="minorHAnsi" w:hAnsiTheme="minorHAnsi"/>
        </w:rPr>
        <w:t>%</w:t>
      </w:r>
      <w:r w:rsidR="00E65A5E" w:rsidRPr="0029461A">
        <w:rPr>
          <w:rFonts w:asciiTheme="minorHAnsi" w:hAnsiTheme="minorHAnsi"/>
        </w:rPr>
        <w:t xml:space="preserve"> or more newly installed duct material (up to 25</w:t>
      </w:r>
      <w:r w:rsidR="00CE3450">
        <w:rPr>
          <w:rFonts w:asciiTheme="minorHAnsi" w:hAnsiTheme="minorHAnsi"/>
        </w:rPr>
        <w:t>%</w:t>
      </w:r>
      <w:r w:rsidR="00E65A5E" w:rsidRPr="0029461A">
        <w:rPr>
          <w:rFonts w:asciiTheme="minorHAnsi" w:hAnsiTheme="minorHAnsi"/>
        </w:rPr>
        <w:t xml:space="preserve"> of the finished system may consist of reused parts from the dwelling unit’s previously existing duct system, such as registers, grilles, boots, air handler, coil, plenums, duct material)</w:t>
      </w:r>
      <w:r w:rsidRPr="00717A77">
        <w:rPr>
          <w:rFonts w:asciiTheme="minorHAnsi" w:hAnsiTheme="minorHAnsi"/>
          <w:szCs w:val="26"/>
        </w:rPr>
        <w:t>; plus a replacement air handler.</w:t>
      </w:r>
    </w:p>
    <w:p w14:paraId="068E95AE" w14:textId="155A315B" w:rsidR="00E65A5E" w:rsidRPr="0029461A" w:rsidRDefault="00717A77" w:rsidP="00E65A5E">
      <w:pPr>
        <w:pStyle w:val="ListParagraph"/>
        <w:numPr>
          <w:ilvl w:val="1"/>
          <w:numId w:val="42"/>
        </w:numPr>
        <w:rPr>
          <w:rFonts w:asciiTheme="minorHAnsi" w:hAnsiTheme="minorHAnsi"/>
        </w:rPr>
      </w:pPr>
      <w:r w:rsidRPr="00717A77">
        <w:rPr>
          <w:rFonts w:asciiTheme="minorHAnsi" w:hAnsiTheme="minorHAnsi" w:cs="Calibri"/>
          <w:szCs w:val="32"/>
        </w:rPr>
        <w:t>Alteration:</w:t>
      </w:r>
      <w:r w:rsidR="007302E9">
        <w:rPr>
          <w:rFonts w:asciiTheme="minorHAnsi" w:hAnsiTheme="minorHAnsi" w:cs="Calibri"/>
          <w:szCs w:val="32"/>
        </w:rPr>
        <w:t xml:space="preserve"> </w:t>
      </w:r>
      <w:r w:rsidRPr="00717A77">
        <w:rPr>
          <w:rFonts w:asciiTheme="minorHAnsi" w:hAnsiTheme="minorHAnsi" w:cs="Calibri"/>
          <w:szCs w:val="32"/>
        </w:rPr>
        <w:t>Use this choice for existing buildings where any of the following are newly installed or replaced as part of the project and the system does not meet one of the other compliance categories above:</w:t>
      </w:r>
    </w:p>
    <w:p w14:paraId="068E95AF" w14:textId="08CAA7C1" w:rsidR="00E65A5E" w:rsidRPr="0029461A" w:rsidRDefault="00717A77" w:rsidP="00E65A5E">
      <w:pPr>
        <w:pStyle w:val="ListParagraph"/>
        <w:numPr>
          <w:ilvl w:val="2"/>
          <w:numId w:val="42"/>
        </w:numPr>
        <w:rPr>
          <w:rFonts w:asciiTheme="minorHAnsi" w:hAnsiTheme="minorHAnsi"/>
        </w:rPr>
      </w:pPr>
      <w:r w:rsidRPr="00717A77">
        <w:rPr>
          <w:rFonts w:asciiTheme="minorHAnsi" w:hAnsiTheme="minorHAnsi" w:cs="Calibri"/>
          <w:szCs w:val="32"/>
        </w:rPr>
        <w:t>40 feet</w:t>
      </w:r>
      <w:r w:rsidR="007302E9">
        <w:rPr>
          <w:rFonts w:asciiTheme="minorHAnsi" w:hAnsiTheme="minorHAnsi" w:cs="Calibri"/>
          <w:szCs w:val="32"/>
        </w:rPr>
        <w:t xml:space="preserve"> </w:t>
      </w:r>
      <w:r w:rsidRPr="00717A77">
        <w:rPr>
          <w:rFonts w:asciiTheme="minorHAnsi" w:hAnsiTheme="minorHAnsi" w:cs="Calibri"/>
          <w:szCs w:val="32"/>
        </w:rPr>
        <w:t>or more</w:t>
      </w:r>
      <w:r w:rsidR="007302E9">
        <w:rPr>
          <w:rFonts w:asciiTheme="minorHAnsi" w:hAnsiTheme="minorHAnsi" w:cs="Calibri"/>
          <w:szCs w:val="32"/>
        </w:rPr>
        <w:t xml:space="preserve"> </w:t>
      </w:r>
      <w:r w:rsidRPr="00717A77">
        <w:rPr>
          <w:rFonts w:asciiTheme="minorHAnsi" w:hAnsiTheme="minorHAnsi" w:cs="Calibri"/>
          <w:szCs w:val="32"/>
        </w:rPr>
        <w:t>of space-conditioning system ducts are installed in unconditioned space or indirectly conditioned space.</w:t>
      </w:r>
    </w:p>
    <w:p w14:paraId="068E95B0" w14:textId="77777777" w:rsidR="00E65A5E" w:rsidRPr="0029461A" w:rsidRDefault="00717A77" w:rsidP="00E65A5E">
      <w:pPr>
        <w:pStyle w:val="ListParagraph"/>
        <w:numPr>
          <w:ilvl w:val="2"/>
          <w:numId w:val="42"/>
        </w:numPr>
        <w:rPr>
          <w:rFonts w:asciiTheme="minorHAnsi" w:hAnsiTheme="minorHAnsi"/>
        </w:rPr>
      </w:pPr>
      <w:r w:rsidRPr="00717A77">
        <w:rPr>
          <w:rFonts w:asciiTheme="minorHAnsi" w:hAnsiTheme="minorHAnsi" w:cs="Calibri"/>
          <w:szCs w:val="32"/>
        </w:rPr>
        <w:t>Air conditioning or heat pump condenser</w:t>
      </w:r>
    </w:p>
    <w:p w14:paraId="068E95B1" w14:textId="77777777" w:rsidR="00E65A5E" w:rsidRPr="0029461A" w:rsidRDefault="00717A77" w:rsidP="00E65A5E">
      <w:pPr>
        <w:pStyle w:val="ListParagraph"/>
        <w:numPr>
          <w:ilvl w:val="2"/>
          <w:numId w:val="42"/>
        </w:numPr>
        <w:rPr>
          <w:rFonts w:asciiTheme="minorHAnsi" w:hAnsiTheme="minorHAnsi"/>
        </w:rPr>
      </w:pPr>
      <w:r w:rsidRPr="00717A77">
        <w:rPr>
          <w:rFonts w:asciiTheme="minorHAnsi" w:hAnsiTheme="minorHAnsi" w:cs="Calibri"/>
          <w:szCs w:val="32"/>
        </w:rPr>
        <w:t>Heating or cooling coil</w:t>
      </w:r>
    </w:p>
    <w:p w14:paraId="068E95B2" w14:textId="77777777" w:rsidR="00E65A5E" w:rsidRPr="0029461A" w:rsidRDefault="00717A77" w:rsidP="00E65A5E">
      <w:pPr>
        <w:pStyle w:val="ListParagraph"/>
        <w:numPr>
          <w:ilvl w:val="2"/>
          <w:numId w:val="42"/>
        </w:numPr>
        <w:rPr>
          <w:rFonts w:asciiTheme="minorHAnsi" w:hAnsiTheme="minorHAnsi"/>
        </w:rPr>
      </w:pPr>
      <w:r w:rsidRPr="00717A77">
        <w:rPr>
          <w:rFonts w:asciiTheme="minorHAnsi" w:hAnsiTheme="minorHAnsi" w:cs="Calibri"/>
          <w:szCs w:val="32"/>
        </w:rPr>
        <w:t>Air handler (e.g., furnace, fan coil, package unit)</w:t>
      </w:r>
    </w:p>
    <w:p w14:paraId="068E95B3" w14:textId="0B13F295" w:rsidR="00E65A5E" w:rsidRPr="0029461A" w:rsidRDefault="00717A77" w:rsidP="00E65A5E">
      <w:pPr>
        <w:pStyle w:val="ListParagraph"/>
        <w:numPr>
          <w:ilvl w:val="0"/>
          <w:numId w:val="42"/>
        </w:numPr>
        <w:ind w:left="360" w:hanging="360"/>
        <w:rPr>
          <w:rFonts w:ascii="Calibri" w:hAnsi="Calibri"/>
        </w:rPr>
      </w:pPr>
      <w:r w:rsidRPr="00717A77">
        <w:rPr>
          <w:rFonts w:asciiTheme="minorHAnsi" w:hAnsiTheme="minorHAnsi"/>
          <w:szCs w:val="18"/>
        </w:rPr>
        <w:t>Nominal Cooling Capacity (tons):</w:t>
      </w:r>
      <w:r w:rsidR="00E65A5E" w:rsidRPr="0029461A">
        <w:rPr>
          <w:rFonts w:ascii="Calibri" w:hAnsi="Calibri"/>
        </w:rPr>
        <w:t xml:space="preserve"> This field is filled out automatically. It is referenced from the </w:t>
      </w:r>
      <w:del w:id="31" w:author="Alhabibi, Haider@Energy" w:date="2022-02-24T09:58:00Z">
        <w:r w:rsidR="00E65A5E" w:rsidRPr="0029461A" w:rsidDel="00A57605">
          <w:rPr>
            <w:rFonts w:ascii="Calibri" w:hAnsi="Calibri"/>
          </w:rPr>
          <w:delText>CF2R</w:delText>
        </w:r>
      </w:del>
      <w:ins w:id="32" w:author="Alhabibi, Haider@Energy" w:date="2022-02-24T09:58:00Z">
        <w:r w:rsidR="00A57605">
          <w:rPr>
            <w:rFonts w:ascii="Calibri" w:hAnsi="Calibri"/>
          </w:rPr>
          <w:t>LMCI</w:t>
        </w:r>
      </w:ins>
      <w:r w:rsidR="00E65A5E" w:rsidRPr="0029461A">
        <w:rPr>
          <w:rFonts w:ascii="Calibri" w:hAnsi="Calibri"/>
        </w:rPr>
        <w:t>-MCH-01, which must be completed prior to this document.</w:t>
      </w:r>
      <w:r w:rsidR="00D46D01">
        <w:rPr>
          <w:rFonts w:ascii="Calibri" w:hAnsi="Calibri"/>
        </w:rPr>
        <w:t xml:space="preserve"> If the number of indoor units connected to the outdoor unit is equal to one or the system is a packaged </w:t>
      </w:r>
      <w:proofErr w:type="gramStart"/>
      <w:r w:rsidR="00D46D01">
        <w:rPr>
          <w:rFonts w:ascii="Calibri" w:hAnsi="Calibri"/>
        </w:rPr>
        <w:t>system</w:t>
      </w:r>
      <w:proofErr w:type="gramEnd"/>
      <w:r w:rsidR="00D46D01">
        <w:rPr>
          <w:rFonts w:ascii="Calibri" w:hAnsi="Calibri"/>
        </w:rPr>
        <w:t xml:space="preserve"> then this field is equal to the nominal cooling capacity of the condenser. If the number of indoor units connected to the outdoor unit is greater than one this field is equal to the indoor unit nominal cooling capacity.</w:t>
      </w:r>
    </w:p>
    <w:p w14:paraId="068E95B4" w14:textId="55CAD7E3" w:rsidR="00E65A5E" w:rsidRPr="0029461A" w:rsidRDefault="00717A77" w:rsidP="00E65A5E">
      <w:pPr>
        <w:pStyle w:val="ListParagraph"/>
        <w:numPr>
          <w:ilvl w:val="0"/>
          <w:numId w:val="42"/>
        </w:numPr>
        <w:ind w:left="360" w:hanging="360"/>
        <w:rPr>
          <w:rFonts w:ascii="Calibri" w:hAnsi="Calibri"/>
        </w:rPr>
      </w:pPr>
      <w:r w:rsidRPr="00717A77">
        <w:rPr>
          <w:rFonts w:asciiTheme="minorHAnsi" w:hAnsiTheme="minorHAnsi"/>
          <w:szCs w:val="18"/>
        </w:rPr>
        <w:t>Condenser Speed Type:</w:t>
      </w:r>
      <w:r w:rsidR="00E65A5E" w:rsidRPr="0029461A">
        <w:rPr>
          <w:rFonts w:ascii="Calibri" w:hAnsi="Calibri"/>
        </w:rPr>
        <w:t xml:space="preserve"> This field is filled out automatically. It is referenced from the </w:t>
      </w:r>
      <w:del w:id="33" w:author="Alhabibi, Haider@Energy" w:date="2022-02-24T09:58:00Z">
        <w:r w:rsidR="00E65A5E" w:rsidRPr="0029461A" w:rsidDel="00A57605">
          <w:rPr>
            <w:rFonts w:ascii="Calibri" w:hAnsi="Calibri"/>
          </w:rPr>
          <w:delText>CF2R</w:delText>
        </w:r>
      </w:del>
      <w:ins w:id="34" w:author="Alhabibi, Haider@Energy" w:date="2022-02-24T09:58:00Z">
        <w:r w:rsidR="00A57605">
          <w:rPr>
            <w:rFonts w:ascii="Calibri" w:hAnsi="Calibri"/>
          </w:rPr>
          <w:t>LMCI</w:t>
        </w:r>
      </w:ins>
      <w:r w:rsidR="00E65A5E" w:rsidRPr="0029461A">
        <w:rPr>
          <w:rFonts w:ascii="Calibri" w:hAnsi="Calibri"/>
        </w:rPr>
        <w:t>-MCH-01, wh</w:t>
      </w:r>
      <w:r w:rsidR="00527E00">
        <w:rPr>
          <w:rFonts w:ascii="Calibri" w:hAnsi="Calibri"/>
        </w:rPr>
        <w:t>ich must be completed prior to this document.</w:t>
      </w:r>
    </w:p>
    <w:p w14:paraId="068E95B5" w14:textId="7C8A6D82" w:rsidR="00E65A5E" w:rsidRPr="0029461A" w:rsidRDefault="00717A77" w:rsidP="00E65A5E">
      <w:pPr>
        <w:pStyle w:val="ListParagraph"/>
        <w:numPr>
          <w:ilvl w:val="0"/>
          <w:numId w:val="42"/>
        </w:numPr>
        <w:ind w:left="360" w:hanging="360"/>
        <w:rPr>
          <w:rFonts w:ascii="Calibri" w:hAnsi="Calibri"/>
        </w:rPr>
      </w:pPr>
      <w:r w:rsidRPr="00717A77">
        <w:rPr>
          <w:rFonts w:asciiTheme="minorHAnsi" w:hAnsiTheme="minorHAnsi"/>
          <w:szCs w:val="18"/>
        </w:rPr>
        <w:t>Cooling System Zonal Control Type:</w:t>
      </w:r>
      <w:r w:rsidR="00E65A5E" w:rsidRPr="0029461A">
        <w:rPr>
          <w:rFonts w:ascii="Calibri" w:hAnsi="Calibri"/>
        </w:rPr>
        <w:t xml:space="preserve"> This field is filled out automatically. It is referenced from the </w:t>
      </w:r>
      <w:del w:id="35" w:author="Alhabibi, Haider@Energy" w:date="2022-02-24T09:58:00Z">
        <w:r w:rsidR="00E65A5E" w:rsidRPr="0029461A" w:rsidDel="00A57605">
          <w:rPr>
            <w:rFonts w:ascii="Calibri" w:hAnsi="Calibri"/>
          </w:rPr>
          <w:delText>CF2R</w:delText>
        </w:r>
      </w:del>
      <w:ins w:id="36" w:author="Alhabibi, Haider@Energy" w:date="2022-02-24T09:58:00Z">
        <w:r w:rsidR="00A57605">
          <w:rPr>
            <w:rFonts w:ascii="Calibri" w:hAnsi="Calibri"/>
          </w:rPr>
          <w:t>LMCI</w:t>
        </w:r>
      </w:ins>
      <w:r w:rsidR="00E65A5E" w:rsidRPr="0029461A">
        <w:rPr>
          <w:rFonts w:ascii="Calibri" w:hAnsi="Calibri"/>
        </w:rPr>
        <w:t>-MCH-01, which must be completed prior to this document.</w:t>
      </w:r>
    </w:p>
    <w:p w14:paraId="068E95B6" w14:textId="77777777" w:rsidR="00E65A5E" w:rsidRPr="0029461A" w:rsidRDefault="00717A77" w:rsidP="00E65A5E">
      <w:pPr>
        <w:pStyle w:val="ListParagraph"/>
        <w:numPr>
          <w:ilvl w:val="0"/>
          <w:numId w:val="42"/>
        </w:numPr>
        <w:ind w:left="360" w:hanging="360"/>
        <w:rPr>
          <w:rFonts w:ascii="Calibri" w:hAnsi="Calibri"/>
        </w:rPr>
      </w:pPr>
      <w:r w:rsidRPr="00717A77">
        <w:rPr>
          <w:rFonts w:asciiTheme="minorHAnsi" w:hAnsiTheme="minorHAnsi"/>
          <w:szCs w:val="18"/>
        </w:rPr>
        <w:t>Central Fan Integrated (CFI) Ventilation System Status:</w:t>
      </w:r>
      <w:r w:rsidR="00E65A5E" w:rsidRPr="0029461A">
        <w:rPr>
          <w:rFonts w:ascii="Calibri" w:hAnsi="Calibri"/>
        </w:rPr>
        <w:t xml:space="preserve"> If the system has Central Fan Integrated System, then select “CFI System”, otherwise select “Not a CFI system”.</w:t>
      </w:r>
    </w:p>
    <w:p w14:paraId="068E95B7" w14:textId="1C7517AB" w:rsidR="00E65A5E" w:rsidRPr="0029461A" w:rsidRDefault="00717A77" w:rsidP="00E65A5E">
      <w:pPr>
        <w:pStyle w:val="ListParagraph"/>
        <w:numPr>
          <w:ilvl w:val="0"/>
          <w:numId w:val="42"/>
        </w:numPr>
        <w:ind w:left="360" w:hanging="360"/>
        <w:rPr>
          <w:rFonts w:ascii="Calibri" w:hAnsi="Calibri"/>
        </w:rPr>
      </w:pPr>
      <w:r w:rsidRPr="00717A77">
        <w:rPr>
          <w:rFonts w:asciiTheme="minorHAnsi" w:hAnsiTheme="minorHAnsi"/>
          <w:szCs w:val="18"/>
        </w:rPr>
        <w:t>System Bypass Duct Status:</w:t>
      </w:r>
      <w:r w:rsidR="00E65A5E" w:rsidRPr="0029461A">
        <w:rPr>
          <w:rFonts w:ascii="Calibri" w:hAnsi="Calibri"/>
        </w:rPr>
        <w:t xml:space="preserve"> This field is filled out automatically. It is referenced from the </w:t>
      </w:r>
      <w:del w:id="37" w:author="Alhabibi, Haider@Energy" w:date="2022-02-24T09:58:00Z">
        <w:r w:rsidR="00E65A5E" w:rsidRPr="0029461A" w:rsidDel="00A57605">
          <w:rPr>
            <w:rFonts w:ascii="Calibri" w:hAnsi="Calibri"/>
          </w:rPr>
          <w:delText>CF2R</w:delText>
        </w:r>
      </w:del>
      <w:ins w:id="38" w:author="Alhabibi, Haider@Energy" w:date="2022-02-24T09:58:00Z">
        <w:r w:rsidR="00A57605">
          <w:rPr>
            <w:rFonts w:ascii="Calibri" w:hAnsi="Calibri"/>
          </w:rPr>
          <w:t>LMCI</w:t>
        </w:r>
      </w:ins>
      <w:r w:rsidR="00E65A5E" w:rsidRPr="0029461A">
        <w:rPr>
          <w:rFonts w:ascii="Calibri" w:hAnsi="Calibri"/>
        </w:rPr>
        <w:t>-MCH-01, which must be completed prio</w:t>
      </w:r>
      <w:r w:rsidR="00527E00">
        <w:rPr>
          <w:rFonts w:ascii="Calibri" w:hAnsi="Calibri"/>
        </w:rPr>
        <w:t>r to this document.</w:t>
      </w:r>
    </w:p>
    <w:p w14:paraId="068E95B8" w14:textId="77777777" w:rsidR="00E65A5E" w:rsidRPr="0029461A" w:rsidRDefault="00717A77" w:rsidP="00E65A5E">
      <w:pPr>
        <w:pStyle w:val="ListParagraph"/>
        <w:numPr>
          <w:ilvl w:val="0"/>
          <w:numId w:val="42"/>
        </w:numPr>
        <w:ind w:left="360" w:hanging="360"/>
        <w:rPr>
          <w:rFonts w:ascii="Calibri" w:hAnsi="Calibri"/>
        </w:rPr>
      </w:pPr>
      <w:r w:rsidRPr="00717A77">
        <w:rPr>
          <w:rFonts w:asciiTheme="minorHAnsi" w:hAnsiTheme="minorHAnsi"/>
          <w:szCs w:val="18"/>
        </w:rPr>
        <w:t>Date of System Airflow Rate Measurement:</w:t>
      </w:r>
      <w:r w:rsidR="00E65A5E" w:rsidRPr="0029461A">
        <w:rPr>
          <w:rFonts w:ascii="Calibri" w:hAnsi="Calibri"/>
        </w:rPr>
        <w:t xml:space="preserve"> Enter the date that the airflow test was performed.</w:t>
      </w:r>
    </w:p>
    <w:p w14:paraId="068E95B9" w14:textId="60E079E9" w:rsidR="00E65A5E" w:rsidRDefault="00717A77" w:rsidP="00E65A5E">
      <w:pPr>
        <w:pStyle w:val="ListParagraph"/>
        <w:numPr>
          <w:ilvl w:val="0"/>
          <w:numId w:val="42"/>
        </w:numPr>
        <w:ind w:left="360" w:hanging="360"/>
        <w:rPr>
          <w:rFonts w:ascii="Calibri" w:hAnsi="Calibri"/>
        </w:rPr>
      </w:pPr>
      <w:r w:rsidRPr="00717A77">
        <w:rPr>
          <w:rFonts w:asciiTheme="minorHAnsi" w:hAnsiTheme="minorHAnsi"/>
          <w:szCs w:val="18"/>
        </w:rPr>
        <w:t xml:space="preserve">Airflow Rate Protocol </w:t>
      </w:r>
      <w:r w:rsidR="007302E9">
        <w:rPr>
          <w:rFonts w:asciiTheme="minorHAnsi" w:hAnsiTheme="minorHAnsi"/>
          <w:szCs w:val="18"/>
        </w:rPr>
        <w:t>U</w:t>
      </w:r>
      <w:r w:rsidRPr="00717A77">
        <w:rPr>
          <w:rFonts w:asciiTheme="minorHAnsi" w:hAnsiTheme="minorHAnsi"/>
          <w:szCs w:val="18"/>
        </w:rPr>
        <w:t>tilized:</w:t>
      </w:r>
      <w:r w:rsidR="00E65A5E" w:rsidRPr="0029461A">
        <w:rPr>
          <w:rFonts w:ascii="Calibri" w:hAnsi="Calibri"/>
        </w:rPr>
        <w:t xml:space="preserve"> If the system installation type is “New” or “Replacement” then only the RA3.3 airflow methods may be used. If </w:t>
      </w:r>
      <w:r w:rsidR="00527E00">
        <w:rPr>
          <w:rFonts w:ascii="Calibri" w:hAnsi="Calibri"/>
        </w:rPr>
        <w:t>the system installation type is “Alteration”, the RA3.3 airflow methods may be used, but the Alternative to Compliance with Minimum System Airflow Requirements (“Best I Can Do” airflow) is an option for existing systems that may require substantial modification to improve the airflow.</w:t>
      </w:r>
    </w:p>
    <w:p w14:paraId="1EB1C493" w14:textId="145718AF" w:rsidR="00737B84" w:rsidRDefault="00737B84" w:rsidP="00E65A5E">
      <w:pPr>
        <w:pStyle w:val="ListParagraph"/>
        <w:numPr>
          <w:ilvl w:val="0"/>
          <w:numId w:val="42"/>
        </w:numPr>
        <w:ind w:left="360" w:hanging="360"/>
        <w:rPr>
          <w:rFonts w:ascii="Calibri" w:hAnsi="Calibri"/>
        </w:rPr>
      </w:pPr>
      <w:r w:rsidRPr="00642664">
        <w:rPr>
          <w:rFonts w:ascii="Calibri" w:hAnsi="Calibri"/>
        </w:rPr>
        <w:t>Central Fan Vent</w:t>
      </w:r>
      <w:r>
        <w:rPr>
          <w:rFonts w:ascii="Calibri" w:hAnsi="Calibri"/>
        </w:rPr>
        <w:t xml:space="preserve">ilation Cooling System (CFVCS) Status: </w:t>
      </w:r>
      <w:r w:rsidRPr="0029461A">
        <w:rPr>
          <w:rFonts w:ascii="Calibri" w:hAnsi="Calibri"/>
        </w:rPr>
        <w:t>This field is filled out automatically</w:t>
      </w:r>
      <w:r>
        <w:rPr>
          <w:rFonts w:ascii="Calibri" w:hAnsi="Calibri"/>
        </w:rPr>
        <w:t xml:space="preserve">. It is referenced from the </w:t>
      </w:r>
      <w:del w:id="39" w:author="Alhabibi, Haider@Energy" w:date="2022-02-24T09:58:00Z">
        <w:r w:rsidDel="00A57605">
          <w:rPr>
            <w:rFonts w:ascii="Calibri" w:hAnsi="Calibri"/>
          </w:rPr>
          <w:delText>CF2R</w:delText>
        </w:r>
      </w:del>
      <w:ins w:id="40" w:author="Alhabibi, Haider@Energy" w:date="2022-02-24T09:58:00Z">
        <w:r w:rsidR="00A57605">
          <w:rPr>
            <w:rFonts w:ascii="Calibri" w:hAnsi="Calibri"/>
          </w:rPr>
          <w:t>LMCI</w:t>
        </w:r>
      </w:ins>
      <w:r>
        <w:rPr>
          <w:rFonts w:ascii="Calibri" w:hAnsi="Calibri"/>
        </w:rPr>
        <w:t>-MCH-01, which must be completed prior to this document.</w:t>
      </w:r>
    </w:p>
    <w:p w14:paraId="068E95BA" w14:textId="77777777" w:rsidR="00E65A5E" w:rsidRPr="0029461A" w:rsidRDefault="00E65A5E" w:rsidP="00E65A5E">
      <w:pPr>
        <w:rPr>
          <w:rFonts w:ascii="Calibri" w:hAnsi="Calibri"/>
        </w:rPr>
      </w:pPr>
    </w:p>
    <w:p w14:paraId="068E95BB" w14:textId="15305C3C" w:rsidR="00E65A5E" w:rsidRPr="0029461A" w:rsidRDefault="00527E00" w:rsidP="00E65A5E">
      <w:pPr>
        <w:keepNext/>
        <w:rPr>
          <w:rFonts w:asciiTheme="minorHAnsi" w:hAnsiTheme="minorHAnsi"/>
          <w:b/>
          <w:szCs w:val="18"/>
        </w:rPr>
      </w:pPr>
      <w:r>
        <w:rPr>
          <w:rFonts w:asciiTheme="minorHAnsi" w:hAnsiTheme="minorHAnsi"/>
          <w:b/>
          <w:szCs w:val="18"/>
        </w:rPr>
        <w:t xml:space="preserve">Section B. Hole for the placement of a Static Pressure Probe (HSPP), and Permanently </w:t>
      </w:r>
      <w:r w:rsidR="007302E9">
        <w:rPr>
          <w:rFonts w:asciiTheme="minorHAnsi" w:hAnsiTheme="minorHAnsi"/>
          <w:b/>
          <w:szCs w:val="18"/>
        </w:rPr>
        <w:t>I</w:t>
      </w:r>
      <w:r>
        <w:rPr>
          <w:rFonts w:asciiTheme="minorHAnsi" w:hAnsiTheme="minorHAnsi"/>
          <w:b/>
          <w:szCs w:val="18"/>
        </w:rPr>
        <w:t xml:space="preserve">nstalled Static Pressure Probe (PSPP) in the </w:t>
      </w:r>
      <w:r w:rsidR="007302E9">
        <w:rPr>
          <w:rFonts w:asciiTheme="minorHAnsi" w:hAnsiTheme="minorHAnsi"/>
          <w:b/>
          <w:szCs w:val="18"/>
        </w:rPr>
        <w:t>S</w:t>
      </w:r>
      <w:r>
        <w:rPr>
          <w:rFonts w:asciiTheme="minorHAnsi" w:hAnsiTheme="minorHAnsi"/>
          <w:b/>
          <w:szCs w:val="18"/>
        </w:rPr>
        <w:t xml:space="preserve">upply </w:t>
      </w:r>
      <w:r w:rsidR="007302E9">
        <w:rPr>
          <w:rFonts w:asciiTheme="minorHAnsi" w:hAnsiTheme="minorHAnsi"/>
          <w:b/>
          <w:szCs w:val="18"/>
        </w:rPr>
        <w:t>P</w:t>
      </w:r>
      <w:r>
        <w:rPr>
          <w:rFonts w:asciiTheme="minorHAnsi" w:hAnsiTheme="minorHAnsi"/>
          <w:b/>
          <w:szCs w:val="18"/>
        </w:rPr>
        <w:t>lenum.</w:t>
      </w:r>
    </w:p>
    <w:p w14:paraId="068E95BC" w14:textId="6233EEB2" w:rsidR="00E65A5E" w:rsidRPr="0029461A" w:rsidRDefault="00527E00" w:rsidP="00E65A5E">
      <w:pPr>
        <w:pStyle w:val="ListParagraph"/>
        <w:numPr>
          <w:ilvl w:val="0"/>
          <w:numId w:val="43"/>
        </w:numPr>
        <w:ind w:left="360" w:hanging="360"/>
        <w:rPr>
          <w:rFonts w:asciiTheme="minorHAnsi" w:hAnsiTheme="minorHAnsi"/>
          <w:szCs w:val="18"/>
        </w:rPr>
      </w:pPr>
      <w:r>
        <w:rPr>
          <w:rFonts w:asciiTheme="minorHAnsi" w:hAnsiTheme="minorHAnsi"/>
          <w:szCs w:val="18"/>
        </w:rPr>
        <w:t>A hole for a static pressure probe (HSPP) or a permanent static pressure probe (PSPP) is required when system airflow verification is required, whether the airflow test method used requires one or not. Select the appropriate choice from the following options using a dropdown box, the Static Pressure Measurement Method:</w:t>
      </w:r>
    </w:p>
    <w:p w14:paraId="068E95BD" w14:textId="77777777" w:rsidR="00E65A5E" w:rsidRPr="0029461A" w:rsidRDefault="00527E00" w:rsidP="00CE3450">
      <w:pPr>
        <w:numPr>
          <w:ilvl w:val="0"/>
          <w:numId w:val="27"/>
        </w:numPr>
        <w:ind w:left="1080"/>
        <w:rPr>
          <w:rFonts w:ascii="Calibri" w:hAnsi="Calibri"/>
        </w:rPr>
      </w:pPr>
      <w:r>
        <w:rPr>
          <w:rFonts w:ascii="Calibri" w:hAnsi="Calibri"/>
          <w:bCs/>
        </w:rPr>
        <w:t>If a</w:t>
      </w:r>
      <w:del w:id="41" w:author="Tsan, Bach@Energy" w:date="2021-11-05T14:58:00Z">
        <w:r w:rsidDel="006825D9">
          <w:rPr>
            <w:rFonts w:ascii="Calibri" w:hAnsi="Calibri"/>
            <w:bCs/>
          </w:rPr>
          <w:delText>n</w:delText>
        </w:r>
      </w:del>
      <w:r>
        <w:rPr>
          <w:rFonts w:ascii="Calibri" w:hAnsi="Calibri"/>
          <w:bCs/>
        </w:rPr>
        <w:t xml:space="preserve"> Hole Static Pressure Probe is </w:t>
      </w:r>
      <w:proofErr w:type="gramStart"/>
      <w:r>
        <w:rPr>
          <w:rFonts w:ascii="Calibri" w:hAnsi="Calibri"/>
          <w:bCs/>
        </w:rPr>
        <w:t>installed</w:t>
      </w:r>
      <w:proofErr w:type="gramEnd"/>
      <w:r>
        <w:rPr>
          <w:rFonts w:ascii="Calibri" w:hAnsi="Calibri"/>
          <w:bCs/>
        </w:rPr>
        <w:t xml:space="preserve"> then select “HSPP Installed”</w:t>
      </w:r>
    </w:p>
    <w:p w14:paraId="068E95BE" w14:textId="77777777" w:rsidR="00E65A5E" w:rsidRPr="0029461A" w:rsidRDefault="00527E00" w:rsidP="00CE3450">
      <w:pPr>
        <w:numPr>
          <w:ilvl w:val="0"/>
          <w:numId w:val="27"/>
        </w:numPr>
        <w:ind w:left="1080"/>
        <w:rPr>
          <w:rFonts w:ascii="Calibri" w:hAnsi="Calibri"/>
        </w:rPr>
      </w:pPr>
      <w:r>
        <w:rPr>
          <w:rFonts w:ascii="Calibri" w:hAnsi="Calibri"/>
          <w:bCs/>
        </w:rPr>
        <w:t xml:space="preserve">If a Permanent Static Pressure Probe is </w:t>
      </w:r>
      <w:proofErr w:type="gramStart"/>
      <w:r>
        <w:rPr>
          <w:rFonts w:ascii="Calibri" w:hAnsi="Calibri"/>
          <w:bCs/>
        </w:rPr>
        <w:t>installed</w:t>
      </w:r>
      <w:proofErr w:type="gramEnd"/>
      <w:r>
        <w:rPr>
          <w:rFonts w:ascii="Calibri" w:hAnsi="Calibri"/>
          <w:bCs/>
        </w:rPr>
        <w:t xml:space="preserve"> then select “PSPP Installed”</w:t>
      </w:r>
    </w:p>
    <w:p w14:paraId="068E95BF" w14:textId="65D20DB2" w:rsidR="00E65A5E" w:rsidRPr="0029461A" w:rsidRDefault="00527E00" w:rsidP="00CE3450">
      <w:pPr>
        <w:numPr>
          <w:ilvl w:val="0"/>
          <w:numId w:val="27"/>
        </w:numPr>
        <w:ind w:left="1080"/>
        <w:rPr>
          <w:rFonts w:ascii="Calibri" w:hAnsi="Calibri"/>
        </w:rPr>
      </w:pPr>
      <w:r>
        <w:rPr>
          <w:rFonts w:ascii="Calibri" w:hAnsi="Calibri"/>
        </w:rPr>
        <w:t>If the system is configured such that an HSPP nor PSPP can be installed, an alternate location that provides access for making supply plenum pressure measurement may be used. Select “An alternative location has been provided and clearly labeled.”</w:t>
      </w:r>
    </w:p>
    <w:p w14:paraId="068E95C0" w14:textId="77777777" w:rsidR="00E65A5E" w:rsidRPr="0029461A" w:rsidRDefault="00527E00" w:rsidP="00CE3450">
      <w:pPr>
        <w:numPr>
          <w:ilvl w:val="0"/>
          <w:numId w:val="27"/>
        </w:numPr>
        <w:ind w:left="1080"/>
        <w:rPr>
          <w:rFonts w:ascii="Calibri" w:hAnsi="Calibri"/>
        </w:rPr>
      </w:pPr>
      <w:r>
        <w:rPr>
          <w:rFonts w:ascii="Calibri" w:hAnsi="Calibri"/>
        </w:rPr>
        <w:t>If the system is such that an HSPP or PSPP is not applicable, select “HSPP/PSPP are not applicable to this system”.</w:t>
      </w:r>
    </w:p>
    <w:p w14:paraId="068E95C2" w14:textId="16F78734" w:rsidR="00E65A5E" w:rsidRPr="00281AB7" w:rsidRDefault="007302E9" w:rsidP="00281AB7">
      <w:pPr>
        <w:rPr>
          <w:rFonts w:asciiTheme="minorHAnsi" w:hAnsiTheme="minorHAnsi"/>
          <w:b/>
          <w:szCs w:val="18"/>
        </w:rPr>
      </w:pPr>
      <w:r>
        <w:rPr>
          <w:rFonts w:ascii="Calibri" w:hAnsi="Calibri"/>
          <w:bCs/>
        </w:rPr>
        <w:br w:type="page"/>
      </w:r>
      <w:r w:rsidR="00527E00" w:rsidRPr="00281AB7">
        <w:rPr>
          <w:rFonts w:asciiTheme="minorHAnsi" w:hAnsiTheme="minorHAnsi"/>
          <w:b/>
          <w:szCs w:val="18"/>
        </w:rPr>
        <w:lastRenderedPageBreak/>
        <w:t>Section C. Airflow Rate Measurement Apparatus and Procedure Information</w:t>
      </w:r>
    </w:p>
    <w:p w14:paraId="068E95C4" w14:textId="2F6BADAC" w:rsidR="00E65A5E" w:rsidRPr="0029461A" w:rsidRDefault="00717A77" w:rsidP="00E65A5E">
      <w:pPr>
        <w:numPr>
          <w:ilvl w:val="0"/>
          <w:numId w:val="44"/>
        </w:numPr>
        <w:ind w:left="360"/>
        <w:rPr>
          <w:rFonts w:ascii="Calibri" w:hAnsi="Calibri"/>
        </w:rPr>
      </w:pPr>
      <w:r w:rsidRPr="00717A77">
        <w:rPr>
          <w:rFonts w:asciiTheme="minorHAnsi" w:hAnsiTheme="minorHAnsi"/>
          <w:szCs w:val="18"/>
        </w:rPr>
        <w:t xml:space="preserve">Airflow Rate Measurement Type </w:t>
      </w:r>
      <w:r w:rsidR="007302E9">
        <w:rPr>
          <w:rFonts w:asciiTheme="minorHAnsi" w:hAnsiTheme="minorHAnsi"/>
          <w:szCs w:val="18"/>
        </w:rPr>
        <w:t>U</w:t>
      </w:r>
      <w:r w:rsidRPr="00717A77">
        <w:rPr>
          <w:rFonts w:asciiTheme="minorHAnsi" w:hAnsiTheme="minorHAnsi"/>
          <w:szCs w:val="18"/>
        </w:rPr>
        <w:t xml:space="preserve">sed for this </w:t>
      </w:r>
      <w:r w:rsidR="007302E9">
        <w:rPr>
          <w:rFonts w:asciiTheme="minorHAnsi" w:hAnsiTheme="minorHAnsi"/>
          <w:szCs w:val="18"/>
        </w:rPr>
        <w:t>A</w:t>
      </w:r>
      <w:r w:rsidRPr="00717A77">
        <w:rPr>
          <w:rFonts w:asciiTheme="minorHAnsi" w:hAnsiTheme="minorHAnsi"/>
          <w:szCs w:val="18"/>
        </w:rPr>
        <w:t xml:space="preserve">irflow </w:t>
      </w:r>
      <w:r w:rsidR="007302E9">
        <w:rPr>
          <w:rFonts w:asciiTheme="minorHAnsi" w:hAnsiTheme="minorHAnsi"/>
          <w:szCs w:val="18"/>
        </w:rPr>
        <w:t>R</w:t>
      </w:r>
      <w:r w:rsidRPr="00717A77">
        <w:rPr>
          <w:rFonts w:asciiTheme="minorHAnsi" w:hAnsiTheme="minorHAnsi"/>
          <w:szCs w:val="18"/>
        </w:rPr>
        <w:t xml:space="preserve">ate </w:t>
      </w:r>
      <w:r w:rsidR="007302E9">
        <w:rPr>
          <w:rFonts w:asciiTheme="minorHAnsi" w:hAnsiTheme="minorHAnsi"/>
          <w:szCs w:val="18"/>
        </w:rPr>
        <w:t>V</w:t>
      </w:r>
      <w:r w:rsidRPr="00717A77">
        <w:rPr>
          <w:rFonts w:asciiTheme="minorHAnsi" w:hAnsiTheme="minorHAnsi"/>
          <w:szCs w:val="18"/>
        </w:rPr>
        <w:t>erification:</w:t>
      </w:r>
      <w:r w:rsidR="00E65A5E" w:rsidRPr="0029461A">
        <w:rPr>
          <w:rFonts w:asciiTheme="minorHAnsi" w:hAnsiTheme="minorHAnsi"/>
          <w:szCs w:val="18"/>
        </w:rPr>
        <w:t xml:space="preserve"> </w:t>
      </w:r>
      <w:r w:rsidR="00E65A5E" w:rsidRPr="0029461A">
        <w:rPr>
          <w:rFonts w:ascii="Calibri" w:hAnsi="Calibri"/>
        </w:rPr>
        <w:t>Select the appropriate airflow test procedure from the following options for the method used to determine actua</w:t>
      </w:r>
      <w:r w:rsidR="00527E00">
        <w:rPr>
          <w:rFonts w:ascii="Calibri" w:hAnsi="Calibri"/>
        </w:rPr>
        <w:t>l fan airflow:</w:t>
      </w:r>
    </w:p>
    <w:p w14:paraId="068E95C5" w14:textId="77777777" w:rsidR="00E65A5E" w:rsidRPr="0029461A" w:rsidRDefault="00E65A5E" w:rsidP="00CE3450">
      <w:pPr>
        <w:numPr>
          <w:ilvl w:val="1"/>
          <w:numId w:val="44"/>
        </w:numPr>
        <w:ind w:left="1080"/>
        <w:rPr>
          <w:rFonts w:ascii="Calibri" w:hAnsi="Calibri"/>
        </w:rPr>
      </w:pPr>
      <w:r w:rsidRPr="0029461A">
        <w:rPr>
          <w:rFonts w:ascii="Calibri" w:hAnsi="Calibri"/>
        </w:rPr>
        <w:t>Diagnostic Fan Flow Using Fan Flow Meter (aka Plenum Pressure Matching) according to the procedures in RA3.3.3.1.1</w:t>
      </w:r>
    </w:p>
    <w:p w14:paraId="068E95C6" w14:textId="77777777" w:rsidR="00E65A5E" w:rsidRPr="0029461A" w:rsidRDefault="00527E00" w:rsidP="00CE3450">
      <w:pPr>
        <w:numPr>
          <w:ilvl w:val="1"/>
          <w:numId w:val="44"/>
        </w:numPr>
        <w:ind w:left="1080"/>
        <w:rPr>
          <w:rFonts w:ascii="Calibri" w:hAnsi="Calibri"/>
        </w:rPr>
      </w:pPr>
      <w:r>
        <w:rPr>
          <w:rFonts w:ascii="Calibri" w:hAnsi="Calibri"/>
        </w:rPr>
        <w:t>Diagnostic Fan Flow Using Flow Grid Measurement according to the procedures in RA3.3.3.1.2</w:t>
      </w:r>
    </w:p>
    <w:p w14:paraId="068E95C7" w14:textId="77777777" w:rsidR="00E65A5E" w:rsidRPr="0029461A" w:rsidRDefault="00527E00" w:rsidP="00CE3450">
      <w:pPr>
        <w:numPr>
          <w:ilvl w:val="1"/>
          <w:numId w:val="44"/>
        </w:numPr>
        <w:ind w:left="1080"/>
        <w:rPr>
          <w:rFonts w:ascii="Calibri" w:hAnsi="Calibri"/>
        </w:rPr>
      </w:pPr>
      <w:r>
        <w:rPr>
          <w:rFonts w:ascii="Calibri" w:hAnsi="Calibri"/>
        </w:rPr>
        <w:t>Diagnostic Fan Flow Using Powered Flow Capture Hood according to the procedures in RA3.3.3.1.3</w:t>
      </w:r>
    </w:p>
    <w:p w14:paraId="068E95C8" w14:textId="5D27CE49" w:rsidR="00E65A5E" w:rsidRPr="0029461A" w:rsidRDefault="00527E00" w:rsidP="00CE3450">
      <w:pPr>
        <w:numPr>
          <w:ilvl w:val="1"/>
          <w:numId w:val="44"/>
        </w:numPr>
        <w:ind w:left="1080"/>
        <w:rPr>
          <w:rFonts w:ascii="Calibri" w:hAnsi="Calibri"/>
        </w:rPr>
      </w:pPr>
      <w:r>
        <w:rPr>
          <w:rFonts w:ascii="Calibri" w:hAnsi="Calibri"/>
        </w:rPr>
        <w:t>Diagnostic Fan Flow Using Traditional Flow Capture Hood according to the procedures in RA3.3.3.1.4</w:t>
      </w:r>
    </w:p>
    <w:p w14:paraId="068E95C9" w14:textId="77777777" w:rsidR="00E65A5E" w:rsidRPr="0029461A" w:rsidRDefault="00717A77" w:rsidP="00E65A5E">
      <w:pPr>
        <w:keepNext/>
        <w:numPr>
          <w:ilvl w:val="0"/>
          <w:numId w:val="44"/>
        </w:numPr>
        <w:ind w:left="360"/>
        <w:rPr>
          <w:rFonts w:asciiTheme="minorHAnsi" w:hAnsiTheme="minorHAnsi"/>
          <w:szCs w:val="18"/>
        </w:rPr>
      </w:pPr>
      <w:r w:rsidRPr="00717A77">
        <w:rPr>
          <w:rFonts w:asciiTheme="minorHAnsi" w:hAnsiTheme="minorHAnsi"/>
          <w:szCs w:val="18"/>
        </w:rPr>
        <w:t xml:space="preserve">Manufacturer of Airflow Measurement Apparatus: </w:t>
      </w:r>
      <w:r w:rsidR="00E65A5E" w:rsidRPr="0029461A">
        <w:rPr>
          <w:rFonts w:asciiTheme="minorHAnsi" w:hAnsiTheme="minorHAnsi"/>
          <w:szCs w:val="18"/>
        </w:rPr>
        <w:t>Enter the</w:t>
      </w:r>
      <w:r w:rsidRPr="00717A77">
        <w:rPr>
          <w:rFonts w:asciiTheme="minorHAnsi" w:hAnsiTheme="minorHAnsi"/>
          <w:szCs w:val="18"/>
        </w:rPr>
        <w:t xml:space="preserve"> </w:t>
      </w:r>
      <w:r w:rsidR="00E65A5E" w:rsidRPr="0029461A">
        <w:rPr>
          <w:rFonts w:asciiTheme="minorHAnsi" w:hAnsiTheme="minorHAnsi"/>
          <w:szCs w:val="18"/>
        </w:rPr>
        <w:t>name of the m</w:t>
      </w:r>
      <w:r w:rsidR="00527E00">
        <w:rPr>
          <w:rFonts w:asciiTheme="minorHAnsi" w:hAnsiTheme="minorHAnsi"/>
          <w:szCs w:val="18"/>
        </w:rPr>
        <w:t xml:space="preserve">anufacturer of the airflow measurement tool used to measure the airflow for this test. </w:t>
      </w:r>
    </w:p>
    <w:p w14:paraId="068E95CA" w14:textId="756D32CE" w:rsidR="00E65A5E" w:rsidRPr="0029461A" w:rsidRDefault="00717A77" w:rsidP="00E65A5E">
      <w:pPr>
        <w:keepNext/>
        <w:numPr>
          <w:ilvl w:val="0"/>
          <w:numId w:val="44"/>
        </w:numPr>
        <w:ind w:left="360"/>
        <w:rPr>
          <w:rFonts w:asciiTheme="minorHAnsi" w:hAnsiTheme="minorHAnsi"/>
          <w:szCs w:val="18"/>
        </w:rPr>
      </w:pPr>
      <w:r w:rsidRPr="00717A77">
        <w:rPr>
          <w:rFonts w:asciiTheme="minorHAnsi" w:hAnsiTheme="minorHAnsi"/>
          <w:szCs w:val="18"/>
        </w:rPr>
        <w:t xml:space="preserve">Model </w:t>
      </w:r>
      <w:r w:rsidR="007302E9">
        <w:rPr>
          <w:rFonts w:asciiTheme="minorHAnsi" w:hAnsiTheme="minorHAnsi"/>
          <w:szCs w:val="18"/>
        </w:rPr>
        <w:t>N</w:t>
      </w:r>
      <w:r w:rsidRPr="00717A77">
        <w:rPr>
          <w:rFonts w:asciiTheme="minorHAnsi" w:hAnsiTheme="minorHAnsi"/>
          <w:szCs w:val="18"/>
        </w:rPr>
        <w:t xml:space="preserve">umber of Airflow Measurement Apparatus: </w:t>
      </w:r>
      <w:r w:rsidR="00E65A5E" w:rsidRPr="0029461A">
        <w:rPr>
          <w:rFonts w:asciiTheme="minorHAnsi" w:hAnsiTheme="minorHAnsi"/>
          <w:szCs w:val="18"/>
        </w:rPr>
        <w:t>Enter the</w:t>
      </w:r>
      <w:r w:rsidRPr="00717A77">
        <w:rPr>
          <w:rFonts w:asciiTheme="minorHAnsi" w:hAnsiTheme="minorHAnsi"/>
          <w:szCs w:val="18"/>
        </w:rPr>
        <w:t xml:space="preserve"> </w:t>
      </w:r>
      <w:r w:rsidR="00E65A5E" w:rsidRPr="0029461A">
        <w:rPr>
          <w:rFonts w:asciiTheme="minorHAnsi" w:hAnsiTheme="minorHAnsi"/>
          <w:szCs w:val="18"/>
        </w:rPr>
        <w:t>model number</w:t>
      </w:r>
      <w:r w:rsidR="00527E00">
        <w:rPr>
          <w:rFonts w:asciiTheme="minorHAnsi" w:hAnsiTheme="minorHAnsi"/>
          <w:szCs w:val="18"/>
        </w:rPr>
        <w:t xml:space="preserve"> of the airflow measurement tool used to measure the airflow for this test.</w:t>
      </w:r>
      <w:r w:rsidR="00527E00">
        <w:t xml:space="preserve"> </w:t>
      </w:r>
    </w:p>
    <w:p w14:paraId="068E95CB" w14:textId="354E320F" w:rsidR="00E65A5E" w:rsidRPr="0029461A" w:rsidRDefault="00717A77" w:rsidP="00E65A5E">
      <w:pPr>
        <w:keepNext/>
        <w:numPr>
          <w:ilvl w:val="0"/>
          <w:numId w:val="44"/>
        </w:numPr>
        <w:ind w:left="360"/>
        <w:rPr>
          <w:rFonts w:ascii="Calibri" w:hAnsi="Calibri"/>
        </w:rPr>
      </w:pPr>
      <w:r w:rsidRPr="00717A77">
        <w:rPr>
          <w:rFonts w:asciiTheme="minorHAnsi" w:hAnsiTheme="minorHAnsi"/>
          <w:szCs w:val="18"/>
        </w:rPr>
        <w:t xml:space="preserve">Certification Status of the Airflow Measurement Apparatus Accuracy: </w:t>
      </w:r>
      <w:r w:rsidR="00E65A5E" w:rsidRPr="0029461A">
        <w:rPr>
          <w:rFonts w:asciiTheme="minorHAnsi" w:hAnsiTheme="minorHAnsi"/>
          <w:szCs w:val="18"/>
        </w:rPr>
        <w:t xml:space="preserve">The measurement apparatus used to perform airflow verification measurements must appear on the CEC list of approved devices found at </w:t>
      </w:r>
      <w:hyperlink r:id="rId17" w:history="1">
        <w:r w:rsidR="00527E00">
          <w:rPr>
            <w:rStyle w:val="Hyperlink"/>
            <w:rFonts w:asciiTheme="minorHAnsi" w:hAnsiTheme="minorHAnsi"/>
            <w:szCs w:val="18"/>
          </w:rPr>
          <w:t>http://www.energy.ca.gov/title24/equipment_cert/ama_fas/index.html</w:t>
        </w:r>
      </w:hyperlink>
      <w:r w:rsidRPr="00717A77">
        <w:rPr>
          <w:rFonts w:asciiTheme="minorHAnsi" w:hAnsiTheme="minorHAnsi"/>
          <w:szCs w:val="18"/>
        </w:rPr>
        <w:t>, if this is true, select “Certified”, otherwise select “Not Certified”. The latter choice will not allow the system to pass until a certified device is used.</w:t>
      </w:r>
      <w:r w:rsidRPr="00717A77">
        <w:rPr>
          <w:rFonts w:ascii="Calibri" w:hAnsi="Calibri"/>
        </w:rPr>
        <w:t xml:space="preserve"> </w:t>
      </w:r>
    </w:p>
    <w:p w14:paraId="068E95CC" w14:textId="44CEB933" w:rsidR="00E65A5E" w:rsidRPr="0029461A" w:rsidRDefault="00717A77" w:rsidP="00E65A5E">
      <w:pPr>
        <w:keepNext/>
        <w:numPr>
          <w:ilvl w:val="0"/>
          <w:numId w:val="44"/>
        </w:numPr>
        <w:ind w:left="360"/>
        <w:rPr>
          <w:rFonts w:ascii="Calibri" w:hAnsi="Calibri"/>
        </w:rPr>
      </w:pPr>
      <w:r w:rsidRPr="00717A77">
        <w:rPr>
          <w:rFonts w:ascii="Calibri" w:hAnsi="Calibri"/>
        </w:rPr>
        <w:t>(not visible to user)</w:t>
      </w:r>
    </w:p>
    <w:p w14:paraId="068E95CD" w14:textId="77777777" w:rsidR="00E65A5E" w:rsidRPr="0029461A" w:rsidRDefault="00E65A5E" w:rsidP="00E65A5E">
      <w:pPr>
        <w:rPr>
          <w:rFonts w:ascii="Calibri" w:hAnsi="Calibri"/>
          <w:b/>
          <w:bCs/>
        </w:rPr>
      </w:pPr>
    </w:p>
    <w:p w14:paraId="068E95CE" w14:textId="09DBEA7D" w:rsidR="00E65A5E" w:rsidRPr="0029461A" w:rsidRDefault="00E65A5E" w:rsidP="00E65A5E">
      <w:pPr>
        <w:keepNext/>
        <w:rPr>
          <w:rFonts w:asciiTheme="minorHAnsi" w:hAnsiTheme="minorHAnsi"/>
          <w:b/>
          <w:szCs w:val="18"/>
        </w:rPr>
      </w:pPr>
      <w:r w:rsidRPr="0029461A">
        <w:rPr>
          <w:rFonts w:ascii="Calibri" w:hAnsi="Calibri"/>
          <w:b/>
        </w:rPr>
        <w:t xml:space="preserve">Section </w:t>
      </w:r>
      <w:r w:rsidR="00717A77" w:rsidRPr="00717A77">
        <w:rPr>
          <w:rFonts w:asciiTheme="minorHAnsi" w:hAnsiTheme="minorHAnsi"/>
          <w:b/>
          <w:szCs w:val="18"/>
        </w:rPr>
        <w:t>D. Forced Air System Airflow Rate Measurement</w:t>
      </w:r>
    </w:p>
    <w:p w14:paraId="068E95CF" w14:textId="2774E72C" w:rsidR="00E65A5E" w:rsidRPr="0029461A" w:rsidRDefault="00717A77" w:rsidP="00E65A5E">
      <w:pPr>
        <w:numPr>
          <w:ilvl w:val="0"/>
          <w:numId w:val="45"/>
        </w:numPr>
        <w:rPr>
          <w:rFonts w:ascii="Calibri" w:hAnsi="Calibri"/>
        </w:rPr>
      </w:pPr>
      <w:r w:rsidRPr="00717A77">
        <w:rPr>
          <w:rFonts w:ascii="Calibri" w:hAnsi="Calibri"/>
        </w:rPr>
        <w:t xml:space="preserve">Required Minimum System Airflow Rate (cfm/ton): </w:t>
      </w:r>
      <w:r w:rsidR="00E65A5E" w:rsidRPr="0029461A">
        <w:rPr>
          <w:rFonts w:ascii="Calibri" w:hAnsi="Calibri"/>
        </w:rPr>
        <w:t xml:space="preserve">This field is filled automatically. The target is based on whether the system is new or altered and whether a value was specified on the </w:t>
      </w:r>
      <w:del w:id="42" w:author="Alhabibi, Haider@Energy" w:date="2022-02-24T09:58:00Z">
        <w:r w:rsidR="00E65A5E" w:rsidRPr="0029461A" w:rsidDel="00A57605">
          <w:rPr>
            <w:rFonts w:ascii="Calibri" w:hAnsi="Calibri"/>
          </w:rPr>
          <w:delText>CF2R</w:delText>
        </w:r>
      </w:del>
      <w:ins w:id="43" w:author="Alhabibi, Haider@Energy" w:date="2022-02-24T09:58:00Z">
        <w:r w:rsidR="00A57605">
          <w:rPr>
            <w:rFonts w:ascii="Calibri" w:hAnsi="Calibri"/>
          </w:rPr>
          <w:t>LMCI</w:t>
        </w:r>
      </w:ins>
      <w:r w:rsidR="00E65A5E" w:rsidRPr="0029461A">
        <w:rPr>
          <w:rFonts w:ascii="Calibri" w:hAnsi="Calibri"/>
        </w:rPr>
        <w:t>-MCH-01.</w:t>
      </w:r>
    </w:p>
    <w:p w14:paraId="068E95D0" w14:textId="2E151D50" w:rsidR="00E65A5E" w:rsidRPr="0029461A" w:rsidRDefault="00717A77" w:rsidP="00E65A5E">
      <w:pPr>
        <w:numPr>
          <w:ilvl w:val="0"/>
          <w:numId w:val="45"/>
        </w:numPr>
        <w:rPr>
          <w:rFonts w:ascii="Calibri" w:hAnsi="Calibri"/>
        </w:rPr>
      </w:pPr>
      <w:r w:rsidRPr="00717A77">
        <w:rPr>
          <w:rFonts w:ascii="Calibri" w:hAnsi="Calibri"/>
        </w:rPr>
        <w:t xml:space="preserve">Required Minimum System Airflow Target (cfm): </w:t>
      </w:r>
      <w:r w:rsidR="00E65A5E" w:rsidRPr="0029461A">
        <w:rPr>
          <w:rFonts w:ascii="Calibri" w:hAnsi="Calibri"/>
        </w:rPr>
        <w:t>This field is calculated automatically. It is the product of the minimum airflow rate per ton and the tonnage of the system condenser.</w:t>
      </w:r>
    </w:p>
    <w:p w14:paraId="068E95D1" w14:textId="4AF69FFC" w:rsidR="00E65A5E" w:rsidRPr="0029461A" w:rsidRDefault="00717A77" w:rsidP="00E65A5E">
      <w:pPr>
        <w:numPr>
          <w:ilvl w:val="0"/>
          <w:numId w:val="45"/>
        </w:numPr>
        <w:rPr>
          <w:rFonts w:ascii="Calibri" w:hAnsi="Calibri"/>
        </w:rPr>
      </w:pPr>
      <w:r w:rsidRPr="00717A77">
        <w:rPr>
          <w:rFonts w:ascii="Calibri" w:hAnsi="Calibri"/>
        </w:rPr>
        <w:t xml:space="preserve">Actual System Airflow Rate Measurement (cfm): </w:t>
      </w:r>
      <w:r w:rsidR="00E65A5E" w:rsidRPr="0029461A">
        <w:rPr>
          <w:rFonts w:ascii="Calibri" w:hAnsi="Calibri"/>
        </w:rPr>
        <w:t>Enter the actual tested valu</w:t>
      </w:r>
      <w:r w:rsidRPr="00717A77">
        <w:rPr>
          <w:rFonts w:ascii="Calibri" w:hAnsi="Calibri"/>
        </w:rPr>
        <w:t>e of the airflow measured using the apparatus specified above.</w:t>
      </w:r>
    </w:p>
    <w:p w14:paraId="068E95D2" w14:textId="77CABCD1" w:rsidR="00E65A5E" w:rsidRPr="0029461A" w:rsidRDefault="00717A77" w:rsidP="00E65A5E">
      <w:pPr>
        <w:numPr>
          <w:ilvl w:val="0"/>
          <w:numId w:val="45"/>
        </w:numPr>
        <w:rPr>
          <w:rFonts w:ascii="Calibri" w:hAnsi="Calibri"/>
        </w:rPr>
      </w:pPr>
      <w:r w:rsidRPr="00717A77">
        <w:rPr>
          <w:rFonts w:ascii="Calibri" w:hAnsi="Calibri"/>
        </w:rPr>
        <w:t xml:space="preserve">Compliance Statement: </w:t>
      </w:r>
      <w:r w:rsidR="00E65A5E" w:rsidRPr="0029461A">
        <w:rPr>
          <w:rFonts w:ascii="Calibri" w:hAnsi="Calibri"/>
        </w:rPr>
        <w:t>This field is filled automatically. Compliance requires that the measured airflow meets the minimum airflow target.</w:t>
      </w:r>
    </w:p>
    <w:p w14:paraId="068E95D3" w14:textId="77777777" w:rsidR="00E65A5E" w:rsidRPr="0029461A" w:rsidRDefault="00E65A5E" w:rsidP="00E65A5E">
      <w:pPr>
        <w:rPr>
          <w:rFonts w:ascii="Calibri" w:hAnsi="Calibri"/>
        </w:rPr>
      </w:pPr>
    </w:p>
    <w:p w14:paraId="068E95D4" w14:textId="77777777" w:rsidR="00E65A5E" w:rsidRPr="0029461A" w:rsidRDefault="00717A77" w:rsidP="00E65A5E">
      <w:pPr>
        <w:rPr>
          <w:rFonts w:ascii="Calibri" w:hAnsi="Calibri"/>
          <w:b/>
        </w:rPr>
      </w:pPr>
      <w:r w:rsidRPr="00717A77">
        <w:rPr>
          <w:rFonts w:ascii="Calibri" w:hAnsi="Calibri"/>
          <w:b/>
          <w:szCs w:val="28"/>
        </w:rPr>
        <w:t xml:space="preserve">Section </w:t>
      </w:r>
      <w:r w:rsidRPr="00717A77">
        <w:rPr>
          <w:rFonts w:asciiTheme="minorHAnsi" w:hAnsiTheme="minorHAnsi"/>
          <w:b/>
          <w:szCs w:val="18"/>
        </w:rPr>
        <w:t>E. Additional Requirements</w:t>
      </w:r>
      <w:r w:rsidRPr="00717A77">
        <w:rPr>
          <w:rFonts w:ascii="Calibri" w:hAnsi="Calibri"/>
          <w:b/>
          <w:szCs w:val="28"/>
        </w:rPr>
        <w:t xml:space="preserve"> </w:t>
      </w:r>
    </w:p>
    <w:p w14:paraId="068E95D5" w14:textId="77777777" w:rsidR="00E65A5E" w:rsidRPr="0029461A" w:rsidRDefault="00717A77" w:rsidP="00E65A5E">
      <w:pPr>
        <w:numPr>
          <w:ilvl w:val="0"/>
          <w:numId w:val="46"/>
        </w:numPr>
        <w:ind w:left="360" w:hanging="360"/>
        <w:rPr>
          <w:rFonts w:asciiTheme="minorHAnsi" w:hAnsiTheme="minorHAnsi"/>
        </w:rPr>
      </w:pPr>
      <w:r w:rsidRPr="00717A77">
        <w:rPr>
          <w:rFonts w:asciiTheme="minorHAnsi" w:hAnsiTheme="minorHAnsi"/>
        </w:rPr>
        <w:t>This field must be a true statement (or not applicable) for the system to comply.</w:t>
      </w:r>
    </w:p>
    <w:p w14:paraId="068E95D6" w14:textId="77777777" w:rsidR="00E65A5E" w:rsidRPr="0029461A" w:rsidRDefault="00717A77" w:rsidP="00E65A5E">
      <w:pPr>
        <w:numPr>
          <w:ilvl w:val="0"/>
          <w:numId w:val="46"/>
        </w:numPr>
        <w:ind w:left="360" w:hanging="360"/>
        <w:rPr>
          <w:rFonts w:asciiTheme="minorHAnsi" w:hAnsiTheme="minorHAnsi"/>
        </w:rPr>
      </w:pPr>
      <w:r w:rsidRPr="00717A77">
        <w:rPr>
          <w:rFonts w:asciiTheme="minorHAnsi" w:hAnsiTheme="minorHAnsi"/>
        </w:rPr>
        <w:t>This field must be a true statement (or not applicable) for the system to comply.</w:t>
      </w:r>
    </w:p>
    <w:p w14:paraId="068E95D7" w14:textId="77777777" w:rsidR="00E65A5E" w:rsidRPr="0029461A" w:rsidRDefault="00717A77" w:rsidP="00E65A5E">
      <w:pPr>
        <w:numPr>
          <w:ilvl w:val="0"/>
          <w:numId w:val="46"/>
        </w:numPr>
        <w:ind w:left="360" w:hanging="360"/>
        <w:rPr>
          <w:rFonts w:asciiTheme="minorHAnsi" w:hAnsiTheme="minorHAnsi"/>
        </w:rPr>
      </w:pPr>
      <w:r w:rsidRPr="00717A77">
        <w:rPr>
          <w:rFonts w:asciiTheme="minorHAnsi" w:hAnsiTheme="minorHAnsi"/>
        </w:rPr>
        <w:t>This field must be a true statement (or not applicable) for the system to comply.</w:t>
      </w:r>
    </w:p>
    <w:p w14:paraId="068E95D8" w14:textId="77777777" w:rsidR="00E65A5E" w:rsidRPr="0029461A" w:rsidRDefault="00717A77" w:rsidP="00E65A5E">
      <w:pPr>
        <w:numPr>
          <w:ilvl w:val="0"/>
          <w:numId w:val="46"/>
        </w:numPr>
        <w:ind w:left="360" w:hanging="360"/>
        <w:rPr>
          <w:rFonts w:asciiTheme="minorHAnsi" w:hAnsiTheme="minorHAnsi"/>
        </w:rPr>
      </w:pPr>
      <w:r w:rsidRPr="00717A77">
        <w:rPr>
          <w:rFonts w:asciiTheme="minorHAnsi" w:hAnsiTheme="minorHAnsi"/>
        </w:rPr>
        <w:t>This field must be a true statement (or not applicable) for the system to comply.</w:t>
      </w:r>
    </w:p>
    <w:p w14:paraId="068E95D9" w14:textId="77777777" w:rsidR="00E65A5E" w:rsidRPr="0029461A" w:rsidRDefault="00717A77" w:rsidP="00E65A5E">
      <w:pPr>
        <w:numPr>
          <w:ilvl w:val="0"/>
          <w:numId w:val="46"/>
        </w:numPr>
        <w:ind w:left="360" w:hanging="360"/>
        <w:rPr>
          <w:rFonts w:asciiTheme="minorHAnsi" w:hAnsiTheme="minorHAnsi"/>
        </w:rPr>
      </w:pPr>
      <w:r w:rsidRPr="00717A77">
        <w:rPr>
          <w:rFonts w:asciiTheme="minorHAnsi" w:hAnsiTheme="minorHAnsi"/>
        </w:rPr>
        <w:t>This field must be a true statement (or not applicable) for the system to comply.</w:t>
      </w:r>
    </w:p>
    <w:p w14:paraId="068E95DA" w14:textId="77777777" w:rsidR="00E65A5E" w:rsidRPr="0029461A" w:rsidRDefault="00717A77" w:rsidP="00E65A5E">
      <w:pPr>
        <w:numPr>
          <w:ilvl w:val="0"/>
          <w:numId w:val="46"/>
        </w:numPr>
        <w:ind w:left="360" w:hanging="360"/>
        <w:rPr>
          <w:rFonts w:asciiTheme="minorHAnsi" w:hAnsiTheme="minorHAnsi"/>
        </w:rPr>
      </w:pPr>
      <w:r w:rsidRPr="00717A77">
        <w:rPr>
          <w:rFonts w:asciiTheme="minorHAnsi" w:hAnsiTheme="minorHAnsi"/>
        </w:rPr>
        <w:t>This field must be a true statement (or not applicable) for the system to comply.</w:t>
      </w:r>
    </w:p>
    <w:p w14:paraId="068E95DB" w14:textId="77777777" w:rsidR="00E65A5E" w:rsidRPr="0029461A" w:rsidRDefault="00717A77" w:rsidP="00E65A5E">
      <w:pPr>
        <w:numPr>
          <w:ilvl w:val="0"/>
          <w:numId w:val="46"/>
        </w:numPr>
        <w:ind w:left="360" w:hanging="360"/>
        <w:rPr>
          <w:rFonts w:asciiTheme="minorHAnsi" w:hAnsiTheme="minorHAnsi"/>
        </w:rPr>
      </w:pPr>
      <w:r w:rsidRPr="00717A77">
        <w:rPr>
          <w:rFonts w:asciiTheme="minorHAnsi" w:hAnsiTheme="minorHAnsi"/>
        </w:rPr>
        <w:t>This field must be a true statement (or not applicable) for the system to comply.</w:t>
      </w:r>
    </w:p>
    <w:p w14:paraId="068E95DC" w14:textId="77777777" w:rsidR="00E65A5E" w:rsidRPr="0029461A" w:rsidRDefault="00717A77" w:rsidP="00E65A5E">
      <w:pPr>
        <w:numPr>
          <w:ilvl w:val="0"/>
          <w:numId w:val="46"/>
        </w:numPr>
        <w:ind w:left="360" w:hanging="360"/>
        <w:rPr>
          <w:rFonts w:asciiTheme="minorHAnsi" w:hAnsiTheme="minorHAnsi"/>
        </w:rPr>
      </w:pPr>
      <w:r w:rsidRPr="00717A77">
        <w:rPr>
          <w:rFonts w:asciiTheme="minorHAnsi" w:hAnsiTheme="minorHAnsi"/>
        </w:rPr>
        <w:t>This field must be a true statement (or not applicable) for the system to comply.</w:t>
      </w:r>
    </w:p>
    <w:p w14:paraId="068E95DD" w14:textId="77777777" w:rsidR="000A1890" w:rsidRPr="00D83E48" w:rsidRDefault="000A1890" w:rsidP="0009456E">
      <w:pPr>
        <w:rPr>
          <w:rFonts w:ascii="Calibri" w:hAnsi="Calibri"/>
        </w:rPr>
      </w:pPr>
    </w:p>
    <w:p w14:paraId="068E95DE" w14:textId="77777777" w:rsidR="000A1890" w:rsidRPr="00D83E48" w:rsidRDefault="000A1890" w:rsidP="0009456E">
      <w:pPr>
        <w:rPr>
          <w:rFonts w:ascii="Calibri" w:hAnsi="Calibri"/>
        </w:rPr>
      </w:pPr>
    </w:p>
    <w:p w14:paraId="068E95DF" w14:textId="77777777" w:rsidR="000A1890" w:rsidRPr="00D83E48" w:rsidRDefault="000A1890" w:rsidP="0009456E">
      <w:pPr>
        <w:rPr>
          <w:rFonts w:ascii="Calibri" w:hAnsi="Calibri"/>
        </w:rPr>
        <w:sectPr w:rsidR="000A1890" w:rsidRPr="00D83E48" w:rsidSect="008860D9">
          <w:headerReference w:type="even" r:id="rId18"/>
          <w:headerReference w:type="default" r:id="rId19"/>
          <w:footerReference w:type="default" r:id="rId20"/>
          <w:headerReference w:type="first" r:id="rId21"/>
          <w:footerReference w:type="first" r:id="rId22"/>
          <w:pgSz w:w="12240" w:h="15840" w:code="1"/>
          <w:pgMar w:top="720" w:right="720" w:bottom="720" w:left="720" w:header="576" w:footer="576" w:gutter="0"/>
          <w:pgNumType w:start="1"/>
          <w:cols w:space="720"/>
          <w:docGrid w:linePitch="272"/>
        </w:sectPr>
      </w:pPr>
    </w:p>
    <w:tbl>
      <w:tblPr>
        <w:tblW w:w="5000" w:type="pct"/>
        <w:tblBorders>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475"/>
        <w:gridCol w:w="4950"/>
        <w:gridCol w:w="5605"/>
      </w:tblGrid>
      <w:tr w:rsidR="000A1890" w:rsidRPr="00966F61" w14:paraId="068E95E1" w14:textId="77777777" w:rsidTr="00994177">
        <w:trPr>
          <w:cantSplit/>
          <w:trHeight w:val="144"/>
        </w:trPr>
        <w:tc>
          <w:tcPr>
            <w:tcW w:w="11030" w:type="dxa"/>
            <w:gridSpan w:val="3"/>
            <w:tcBorders>
              <w:top w:val="single" w:sz="4" w:space="0" w:color="auto"/>
            </w:tcBorders>
            <w:vAlign w:val="center"/>
          </w:tcPr>
          <w:p w14:paraId="068E95E0" w14:textId="77777777" w:rsidR="000A1890" w:rsidRPr="00966F61" w:rsidRDefault="000A1890" w:rsidP="00532F04">
            <w:pPr>
              <w:keepNext/>
              <w:rPr>
                <w:rFonts w:asciiTheme="minorHAnsi" w:hAnsiTheme="minorHAnsi"/>
                <w:b/>
                <w:sz w:val="18"/>
                <w:szCs w:val="18"/>
              </w:rPr>
            </w:pPr>
            <w:r w:rsidRPr="00993A65">
              <w:rPr>
                <w:rFonts w:asciiTheme="minorHAnsi" w:hAnsiTheme="minorHAnsi"/>
                <w:b/>
                <w:szCs w:val="18"/>
              </w:rPr>
              <w:lastRenderedPageBreak/>
              <w:t>A. Ducted Cooling System Information</w:t>
            </w:r>
          </w:p>
        </w:tc>
      </w:tr>
      <w:tr w:rsidR="000A1890" w:rsidRPr="00966F61" w14:paraId="068E95E5" w14:textId="77777777" w:rsidTr="007A1CE5">
        <w:trPr>
          <w:cantSplit/>
          <w:trHeight w:val="144"/>
        </w:trPr>
        <w:tc>
          <w:tcPr>
            <w:tcW w:w="475" w:type="dxa"/>
            <w:vAlign w:val="center"/>
          </w:tcPr>
          <w:p w14:paraId="068E95E2" w14:textId="77777777" w:rsidR="000A1890" w:rsidRPr="00966F61" w:rsidRDefault="003F7313" w:rsidP="00532F04">
            <w:pPr>
              <w:pStyle w:val="FootnoteText"/>
              <w:jc w:val="center"/>
              <w:rPr>
                <w:rFonts w:asciiTheme="minorHAnsi" w:hAnsiTheme="minorHAnsi"/>
                <w:sz w:val="18"/>
                <w:szCs w:val="18"/>
              </w:rPr>
            </w:pPr>
            <w:r w:rsidRPr="003F7313">
              <w:rPr>
                <w:rFonts w:asciiTheme="minorHAnsi" w:hAnsiTheme="minorHAnsi"/>
                <w:sz w:val="18"/>
                <w:szCs w:val="18"/>
              </w:rPr>
              <w:t>01</w:t>
            </w:r>
          </w:p>
        </w:tc>
        <w:tc>
          <w:tcPr>
            <w:tcW w:w="4950" w:type="dxa"/>
            <w:vAlign w:val="center"/>
          </w:tcPr>
          <w:p w14:paraId="068E95E3" w14:textId="2C7B6320" w:rsidR="000A1890" w:rsidRPr="00966F61" w:rsidRDefault="002756DE" w:rsidP="00532F04">
            <w:pPr>
              <w:rPr>
                <w:rFonts w:asciiTheme="minorHAnsi" w:hAnsiTheme="minorHAnsi"/>
                <w:color w:val="000000"/>
                <w:sz w:val="18"/>
                <w:szCs w:val="18"/>
                <w:highlight w:val="yellow"/>
              </w:rPr>
            </w:pPr>
            <w:r w:rsidRPr="002756DE">
              <w:rPr>
                <w:rFonts w:asciiTheme="minorHAnsi" w:hAnsiTheme="minorHAnsi"/>
                <w:sz w:val="18"/>
                <w:szCs w:val="18"/>
              </w:rPr>
              <w:t>Space Conditioning System Identification or Name</w:t>
            </w:r>
          </w:p>
        </w:tc>
        <w:tc>
          <w:tcPr>
            <w:tcW w:w="5605" w:type="dxa"/>
            <w:vAlign w:val="center"/>
          </w:tcPr>
          <w:p w14:paraId="068E95E4" w14:textId="77777777" w:rsidR="00845FF5" w:rsidRDefault="000A1890">
            <w:pPr>
              <w:rPr>
                <w:rFonts w:asciiTheme="minorHAnsi" w:hAnsiTheme="minorHAnsi"/>
                <w:color w:val="000000"/>
                <w:sz w:val="18"/>
                <w:szCs w:val="18"/>
                <w:highlight w:val="yellow"/>
              </w:rPr>
            </w:pPr>
            <w:r w:rsidRPr="00966F61">
              <w:rPr>
                <w:rFonts w:asciiTheme="minorHAnsi" w:hAnsiTheme="minorHAnsi"/>
                <w:sz w:val="18"/>
                <w:szCs w:val="18"/>
              </w:rPr>
              <w:t>&lt;&lt;auto filled text: referenced from MCH01&gt;&gt;</w:t>
            </w:r>
          </w:p>
        </w:tc>
      </w:tr>
      <w:tr w:rsidR="000A1890" w:rsidRPr="00966F61" w14:paraId="068E95E9" w14:textId="77777777" w:rsidTr="007A1CE5">
        <w:trPr>
          <w:cantSplit/>
          <w:trHeight w:val="144"/>
        </w:trPr>
        <w:tc>
          <w:tcPr>
            <w:tcW w:w="475" w:type="dxa"/>
            <w:vAlign w:val="center"/>
          </w:tcPr>
          <w:p w14:paraId="068E95E6" w14:textId="77777777" w:rsidR="000A1890" w:rsidRPr="00966F61" w:rsidRDefault="000A1890" w:rsidP="00532F04">
            <w:pPr>
              <w:pStyle w:val="FootnoteText"/>
              <w:jc w:val="center"/>
              <w:rPr>
                <w:rFonts w:asciiTheme="minorHAnsi" w:hAnsiTheme="minorHAnsi"/>
                <w:sz w:val="18"/>
                <w:szCs w:val="18"/>
              </w:rPr>
            </w:pPr>
            <w:r w:rsidRPr="00966F61">
              <w:rPr>
                <w:rFonts w:asciiTheme="minorHAnsi" w:hAnsiTheme="minorHAnsi"/>
                <w:sz w:val="18"/>
                <w:szCs w:val="18"/>
              </w:rPr>
              <w:t>02</w:t>
            </w:r>
          </w:p>
        </w:tc>
        <w:tc>
          <w:tcPr>
            <w:tcW w:w="4950" w:type="dxa"/>
            <w:vAlign w:val="center"/>
          </w:tcPr>
          <w:p w14:paraId="068E95E7" w14:textId="149688B0" w:rsidR="000A1890" w:rsidRPr="00966F61" w:rsidRDefault="002756DE" w:rsidP="00532F04">
            <w:pPr>
              <w:rPr>
                <w:rFonts w:asciiTheme="minorHAnsi" w:hAnsiTheme="minorHAnsi"/>
                <w:sz w:val="18"/>
                <w:szCs w:val="18"/>
              </w:rPr>
            </w:pPr>
            <w:r w:rsidRPr="002756DE">
              <w:rPr>
                <w:rFonts w:asciiTheme="minorHAnsi" w:hAnsiTheme="minorHAnsi"/>
                <w:sz w:val="18"/>
                <w:szCs w:val="18"/>
              </w:rPr>
              <w:t>Space Conditioning System Description of Area Served</w:t>
            </w:r>
          </w:p>
        </w:tc>
        <w:tc>
          <w:tcPr>
            <w:tcW w:w="5605" w:type="dxa"/>
            <w:vAlign w:val="center"/>
          </w:tcPr>
          <w:p w14:paraId="068E95E8" w14:textId="77777777" w:rsidR="00845FF5" w:rsidRDefault="000A1890">
            <w:pPr>
              <w:rPr>
                <w:rFonts w:asciiTheme="minorHAnsi" w:hAnsiTheme="minorHAnsi"/>
                <w:sz w:val="18"/>
                <w:szCs w:val="18"/>
              </w:rPr>
            </w:pPr>
            <w:r w:rsidRPr="00966F61">
              <w:rPr>
                <w:rFonts w:asciiTheme="minorHAnsi" w:hAnsiTheme="minorHAnsi"/>
                <w:sz w:val="18"/>
                <w:szCs w:val="18"/>
              </w:rPr>
              <w:t>&lt;&lt;auto filled text: referenced from MCH01&gt;&gt;</w:t>
            </w:r>
          </w:p>
        </w:tc>
      </w:tr>
      <w:tr w:rsidR="002756DE" w:rsidRPr="00966F61" w14:paraId="730CBBE9" w14:textId="77777777" w:rsidTr="007A1CE5">
        <w:trPr>
          <w:cantSplit/>
          <w:trHeight w:val="144"/>
        </w:trPr>
        <w:tc>
          <w:tcPr>
            <w:tcW w:w="475" w:type="dxa"/>
            <w:vAlign w:val="center"/>
          </w:tcPr>
          <w:p w14:paraId="69DF67B2" w14:textId="12EBF478" w:rsidR="002756DE" w:rsidRPr="00966F61" w:rsidRDefault="002756DE" w:rsidP="002756DE">
            <w:pPr>
              <w:pStyle w:val="FootnoteText"/>
              <w:jc w:val="center"/>
              <w:rPr>
                <w:rFonts w:asciiTheme="minorHAnsi" w:hAnsiTheme="minorHAnsi"/>
                <w:sz w:val="18"/>
                <w:szCs w:val="18"/>
              </w:rPr>
            </w:pPr>
            <w:r>
              <w:rPr>
                <w:rFonts w:asciiTheme="minorHAnsi" w:hAnsiTheme="minorHAnsi"/>
                <w:sz w:val="18"/>
                <w:szCs w:val="18"/>
              </w:rPr>
              <w:t>03</w:t>
            </w:r>
          </w:p>
        </w:tc>
        <w:tc>
          <w:tcPr>
            <w:tcW w:w="4950" w:type="dxa"/>
            <w:vAlign w:val="center"/>
          </w:tcPr>
          <w:p w14:paraId="3A99F9E5" w14:textId="010E6A9A" w:rsidR="002756DE" w:rsidRPr="00966F61" w:rsidRDefault="002756DE" w:rsidP="002756DE">
            <w:pPr>
              <w:rPr>
                <w:rFonts w:asciiTheme="minorHAnsi" w:hAnsiTheme="minorHAnsi"/>
                <w:sz w:val="18"/>
                <w:szCs w:val="18"/>
              </w:rPr>
            </w:pPr>
            <w:r w:rsidRPr="00B2548D">
              <w:rPr>
                <w:rFonts w:asciiTheme="minorHAnsi" w:hAnsiTheme="minorHAnsi"/>
                <w:sz w:val="18"/>
                <w:szCs w:val="18"/>
              </w:rPr>
              <w:t>Indoor Unit Name</w:t>
            </w:r>
          </w:p>
        </w:tc>
        <w:tc>
          <w:tcPr>
            <w:tcW w:w="5605" w:type="dxa"/>
            <w:vAlign w:val="center"/>
          </w:tcPr>
          <w:p w14:paraId="4014A50D" w14:textId="5DF62072" w:rsidR="002756DE" w:rsidRPr="00966F61" w:rsidRDefault="002756DE" w:rsidP="002756DE">
            <w:pPr>
              <w:rPr>
                <w:rFonts w:asciiTheme="minorHAnsi" w:hAnsiTheme="minorHAnsi"/>
                <w:sz w:val="18"/>
                <w:szCs w:val="18"/>
              </w:rPr>
            </w:pPr>
            <w:r w:rsidRPr="00966F61">
              <w:rPr>
                <w:rFonts w:asciiTheme="minorHAnsi" w:hAnsiTheme="minorHAnsi"/>
                <w:sz w:val="18"/>
                <w:szCs w:val="18"/>
              </w:rPr>
              <w:t>&lt;&lt;auto filled text: referenced from MCH01&gt;&gt;</w:t>
            </w:r>
          </w:p>
        </w:tc>
      </w:tr>
      <w:tr w:rsidR="002756DE" w:rsidRPr="00966F61" w14:paraId="068E95F0" w14:textId="77777777" w:rsidTr="007A1CE5">
        <w:trPr>
          <w:cantSplit/>
          <w:trHeight w:val="144"/>
        </w:trPr>
        <w:tc>
          <w:tcPr>
            <w:tcW w:w="475" w:type="dxa"/>
            <w:vAlign w:val="center"/>
          </w:tcPr>
          <w:p w14:paraId="068E95EA" w14:textId="6E06750B" w:rsidR="002756DE" w:rsidRPr="00966F61" w:rsidRDefault="002756DE" w:rsidP="002756DE">
            <w:pPr>
              <w:pStyle w:val="FootnoteText"/>
              <w:jc w:val="center"/>
              <w:rPr>
                <w:rFonts w:asciiTheme="minorHAnsi" w:hAnsiTheme="minorHAnsi"/>
                <w:sz w:val="18"/>
                <w:szCs w:val="18"/>
              </w:rPr>
            </w:pPr>
            <w:r w:rsidRPr="00966F61">
              <w:rPr>
                <w:rFonts w:asciiTheme="minorHAnsi" w:hAnsiTheme="minorHAnsi"/>
                <w:sz w:val="18"/>
                <w:szCs w:val="18"/>
              </w:rPr>
              <w:t>0</w:t>
            </w:r>
            <w:r>
              <w:rPr>
                <w:rFonts w:asciiTheme="minorHAnsi" w:hAnsiTheme="minorHAnsi"/>
                <w:sz w:val="18"/>
                <w:szCs w:val="18"/>
              </w:rPr>
              <w:t>4</w:t>
            </w:r>
          </w:p>
        </w:tc>
        <w:tc>
          <w:tcPr>
            <w:tcW w:w="4950" w:type="dxa"/>
            <w:vAlign w:val="center"/>
          </w:tcPr>
          <w:p w14:paraId="068E95EB" w14:textId="071E035F" w:rsidR="002756DE" w:rsidRPr="00966F61" w:rsidRDefault="002756DE" w:rsidP="002756DE">
            <w:pPr>
              <w:rPr>
                <w:rFonts w:asciiTheme="minorHAnsi" w:hAnsiTheme="minorHAnsi"/>
                <w:sz w:val="18"/>
                <w:szCs w:val="18"/>
              </w:rPr>
            </w:pPr>
            <w:r w:rsidRPr="00966F61">
              <w:rPr>
                <w:rFonts w:asciiTheme="minorHAnsi" w:hAnsiTheme="minorHAnsi"/>
                <w:sz w:val="18"/>
                <w:szCs w:val="18"/>
              </w:rPr>
              <w:t>System Installation Type</w:t>
            </w:r>
          </w:p>
        </w:tc>
        <w:tc>
          <w:tcPr>
            <w:tcW w:w="5605" w:type="dxa"/>
            <w:vAlign w:val="center"/>
          </w:tcPr>
          <w:p w14:paraId="068E95EC" w14:textId="5D4F467B" w:rsidR="002756DE" w:rsidRDefault="002756DE" w:rsidP="002756DE">
            <w:pPr>
              <w:rPr>
                <w:rFonts w:asciiTheme="minorHAnsi" w:hAnsiTheme="minorHAnsi"/>
                <w:sz w:val="18"/>
                <w:szCs w:val="18"/>
              </w:rPr>
            </w:pPr>
            <w:r w:rsidRPr="00966F61">
              <w:rPr>
                <w:rFonts w:asciiTheme="minorHAnsi" w:hAnsiTheme="minorHAnsi"/>
                <w:sz w:val="18"/>
                <w:szCs w:val="18"/>
              </w:rPr>
              <w:t>&lt;&lt;</w:t>
            </w:r>
            <w:r>
              <w:rPr>
                <w:rFonts w:asciiTheme="minorHAnsi" w:hAnsiTheme="minorHAnsi"/>
                <w:sz w:val="18"/>
                <w:szCs w:val="18"/>
              </w:rPr>
              <w:t xml:space="preserve">if the parent is </w:t>
            </w:r>
            <w:proofErr w:type="gramStart"/>
            <w:r>
              <w:rPr>
                <w:rFonts w:asciiTheme="minorHAnsi" w:hAnsiTheme="minorHAnsi"/>
                <w:sz w:val="18"/>
                <w:szCs w:val="18"/>
              </w:rPr>
              <w:t>a</w:t>
            </w:r>
            <w:proofErr w:type="gramEnd"/>
            <w:r>
              <w:rPr>
                <w:rFonts w:asciiTheme="minorHAnsi" w:hAnsiTheme="minorHAnsi"/>
                <w:sz w:val="18"/>
                <w:szCs w:val="18"/>
              </w:rPr>
              <w:t xml:space="preserve"> MCH-01B and a “yes” answer was given in B08 or B09, then A0</w:t>
            </w:r>
            <w:r w:rsidR="00885A92">
              <w:rPr>
                <w:rFonts w:asciiTheme="minorHAnsi" w:hAnsiTheme="minorHAnsi"/>
                <w:sz w:val="18"/>
                <w:szCs w:val="18"/>
              </w:rPr>
              <w:t>4</w:t>
            </w:r>
            <w:r>
              <w:rPr>
                <w:rFonts w:asciiTheme="minorHAnsi" w:hAnsiTheme="minorHAnsi"/>
                <w:sz w:val="18"/>
                <w:szCs w:val="18"/>
              </w:rPr>
              <w:t xml:space="preserve"> </w:t>
            </w:r>
            <w:r>
              <w:rPr>
                <w:rFonts w:asciiTheme="minorHAnsi" w:hAnsiTheme="minorHAnsi" w:cstheme="minorHAnsi"/>
                <w:sz w:val="18"/>
                <w:szCs w:val="18"/>
              </w:rPr>
              <w:t>≠</w:t>
            </w:r>
            <w:r>
              <w:rPr>
                <w:rFonts w:asciiTheme="minorHAnsi" w:hAnsiTheme="minorHAnsi"/>
                <w:sz w:val="18"/>
                <w:szCs w:val="18"/>
              </w:rPr>
              <w:t xml:space="preserve"> “alteration”; else User pick from complete list</w:t>
            </w:r>
            <w:r w:rsidRPr="00966F61">
              <w:rPr>
                <w:rFonts w:asciiTheme="minorHAnsi" w:hAnsiTheme="minorHAnsi"/>
                <w:sz w:val="18"/>
                <w:szCs w:val="18"/>
              </w:rPr>
              <w:t xml:space="preserve">: </w:t>
            </w:r>
          </w:p>
          <w:p w14:paraId="068E95ED" w14:textId="0A14A691" w:rsidR="002756DE" w:rsidRDefault="002756DE" w:rsidP="002756DE">
            <w:pPr>
              <w:rPr>
                <w:rFonts w:asciiTheme="minorHAnsi" w:hAnsiTheme="minorHAnsi"/>
                <w:sz w:val="18"/>
                <w:szCs w:val="18"/>
              </w:rPr>
            </w:pPr>
            <w:r>
              <w:rPr>
                <w:rFonts w:asciiTheme="minorHAnsi" w:hAnsiTheme="minorHAnsi"/>
                <w:sz w:val="18"/>
                <w:szCs w:val="18"/>
                <w:u w:val="single"/>
              </w:rPr>
              <w:t>*</w:t>
            </w:r>
            <w:r w:rsidRPr="00966F61">
              <w:rPr>
                <w:rFonts w:asciiTheme="minorHAnsi" w:hAnsiTheme="minorHAnsi"/>
                <w:sz w:val="18"/>
                <w:szCs w:val="18"/>
                <w:u w:val="single"/>
              </w:rPr>
              <w:t>New</w:t>
            </w:r>
            <w:r w:rsidRPr="00966F61">
              <w:rPr>
                <w:rFonts w:asciiTheme="minorHAnsi" w:hAnsiTheme="minorHAnsi"/>
                <w:sz w:val="18"/>
                <w:szCs w:val="18"/>
              </w:rPr>
              <w:t>; or</w:t>
            </w:r>
            <w:r>
              <w:rPr>
                <w:rFonts w:asciiTheme="minorHAnsi" w:hAnsiTheme="minorHAnsi"/>
                <w:sz w:val="18"/>
                <w:szCs w:val="18"/>
              </w:rPr>
              <w:t xml:space="preserve"> </w:t>
            </w:r>
          </w:p>
          <w:p w14:paraId="068E95EE" w14:textId="336037EC" w:rsidR="002756DE" w:rsidRDefault="002756DE" w:rsidP="002756DE">
            <w:pPr>
              <w:rPr>
                <w:rFonts w:asciiTheme="minorHAnsi" w:hAnsiTheme="minorHAnsi"/>
                <w:sz w:val="18"/>
                <w:szCs w:val="18"/>
              </w:rPr>
            </w:pPr>
            <w:r>
              <w:rPr>
                <w:rFonts w:asciiTheme="minorHAnsi" w:hAnsiTheme="minorHAnsi"/>
                <w:sz w:val="18"/>
                <w:szCs w:val="18"/>
                <w:u w:val="single"/>
              </w:rPr>
              <w:t>*</w:t>
            </w:r>
            <w:r w:rsidRPr="00966F61">
              <w:rPr>
                <w:rFonts w:asciiTheme="minorHAnsi" w:hAnsiTheme="minorHAnsi"/>
                <w:sz w:val="18"/>
                <w:szCs w:val="18"/>
                <w:u w:val="single"/>
              </w:rPr>
              <w:t>Replacement</w:t>
            </w:r>
            <w:r w:rsidRPr="00966F61">
              <w:rPr>
                <w:rFonts w:asciiTheme="minorHAnsi" w:hAnsiTheme="minorHAnsi"/>
                <w:sz w:val="18"/>
                <w:szCs w:val="18"/>
              </w:rPr>
              <w:t xml:space="preserve">; or </w:t>
            </w:r>
          </w:p>
          <w:p w14:paraId="068E95EF" w14:textId="2E167612" w:rsidR="002756DE" w:rsidRPr="00966F61" w:rsidRDefault="002756DE" w:rsidP="002756DE">
            <w:pPr>
              <w:rPr>
                <w:rFonts w:asciiTheme="minorHAnsi" w:hAnsiTheme="minorHAnsi"/>
                <w:sz w:val="18"/>
                <w:szCs w:val="18"/>
              </w:rPr>
            </w:pPr>
            <w:r>
              <w:rPr>
                <w:rFonts w:asciiTheme="minorHAnsi" w:hAnsiTheme="minorHAnsi"/>
                <w:sz w:val="18"/>
                <w:szCs w:val="18"/>
                <w:u w:val="single"/>
              </w:rPr>
              <w:t>*</w:t>
            </w:r>
            <w:r w:rsidRPr="00966F61">
              <w:rPr>
                <w:rFonts w:asciiTheme="minorHAnsi" w:hAnsiTheme="minorHAnsi"/>
                <w:sz w:val="18"/>
                <w:szCs w:val="18"/>
                <w:u w:val="single"/>
              </w:rPr>
              <w:t>Alteration</w:t>
            </w:r>
            <w:r w:rsidRPr="00966F61">
              <w:rPr>
                <w:rFonts w:asciiTheme="minorHAnsi" w:hAnsiTheme="minorHAnsi"/>
                <w:sz w:val="18"/>
                <w:szCs w:val="18"/>
              </w:rPr>
              <w:t xml:space="preserve">&gt;&gt; </w:t>
            </w:r>
          </w:p>
        </w:tc>
      </w:tr>
      <w:tr w:rsidR="002756DE" w:rsidRPr="00966F61" w14:paraId="068E95F7" w14:textId="77777777" w:rsidTr="003A4B12">
        <w:trPr>
          <w:cantSplit/>
          <w:trHeight w:val="144"/>
        </w:trPr>
        <w:tc>
          <w:tcPr>
            <w:tcW w:w="475" w:type="dxa"/>
            <w:vAlign w:val="center"/>
          </w:tcPr>
          <w:p w14:paraId="068E95F1" w14:textId="0ABD8C79" w:rsidR="002756DE" w:rsidRPr="006B6461" w:rsidRDefault="002756DE" w:rsidP="002756DE">
            <w:pPr>
              <w:pStyle w:val="FootnoteText"/>
              <w:jc w:val="center"/>
              <w:rPr>
                <w:rFonts w:asciiTheme="minorHAnsi" w:hAnsiTheme="minorHAnsi"/>
                <w:sz w:val="18"/>
                <w:szCs w:val="18"/>
              </w:rPr>
            </w:pPr>
            <w:r w:rsidRPr="006B6461">
              <w:rPr>
                <w:rFonts w:asciiTheme="minorHAnsi" w:hAnsiTheme="minorHAnsi"/>
                <w:sz w:val="18"/>
                <w:szCs w:val="18"/>
              </w:rPr>
              <w:lastRenderedPageBreak/>
              <w:t>0</w:t>
            </w:r>
            <w:r>
              <w:rPr>
                <w:rFonts w:asciiTheme="minorHAnsi" w:hAnsiTheme="minorHAnsi"/>
                <w:sz w:val="18"/>
                <w:szCs w:val="18"/>
              </w:rPr>
              <w:t>5</w:t>
            </w:r>
          </w:p>
        </w:tc>
        <w:tc>
          <w:tcPr>
            <w:tcW w:w="4950" w:type="dxa"/>
            <w:vAlign w:val="center"/>
          </w:tcPr>
          <w:p w14:paraId="068E95F2" w14:textId="2D2D90D5" w:rsidR="002756DE" w:rsidRPr="006B6461" w:rsidRDefault="002756DE" w:rsidP="002756DE">
            <w:pPr>
              <w:pStyle w:val="Header"/>
              <w:tabs>
                <w:tab w:val="clear" w:pos="4320"/>
                <w:tab w:val="clear" w:pos="8640"/>
              </w:tabs>
              <w:rPr>
                <w:rFonts w:asciiTheme="minorHAnsi" w:hAnsiTheme="minorHAnsi"/>
                <w:sz w:val="18"/>
                <w:szCs w:val="18"/>
              </w:rPr>
            </w:pPr>
            <w:r w:rsidRPr="006B6461">
              <w:rPr>
                <w:rFonts w:asciiTheme="minorHAnsi" w:hAnsiTheme="minorHAnsi"/>
                <w:sz w:val="18"/>
                <w:szCs w:val="18"/>
              </w:rPr>
              <w:t>Nominal Cooling Capacity (tons)</w:t>
            </w:r>
          </w:p>
        </w:tc>
        <w:tc>
          <w:tcPr>
            <w:tcW w:w="5605" w:type="dxa"/>
            <w:vAlign w:val="center"/>
          </w:tcPr>
          <w:p w14:paraId="068E95F3" w14:textId="090D0743" w:rsidR="002756DE" w:rsidRPr="007D43F4" w:rsidRDefault="002756DE" w:rsidP="002756DE">
            <w:pPr>
              <w:rPr>
                <w:rFonts w:asciiTheme="minorHAnsi" w:hAnsiTheme="minorHAnsi"/>
                <w:sz w:val="16"/>
                <w:szCs w:val="16"/>
              </w:rPr>
            </w:pPr>
            <w:r w:rsidRPr="007D43F4">
              <w:rPr>
                <w:rFonts w:asciiTheme="minorHAnsi" w:hAnsiTheme="minorHAnsi"/>
                <w:sz w:val="16"/>
                <w:szCs w:val="16"/>
              </w:rPr>
              <w:t xml:space="preserve">&lt;&lt;calculated field: </w:t>
            </w:r>
          </w:p>
          <w:p w14:paraId="068E95F4" w14:textId="03E51302" w:rsidR="002756DE" w:rsidRPr="007D43F4" w:rsidRDefault="0039254C" w:rsidP="002756DE">
            <w:pPr>
              <w:rPr>
                <w:rFonts w:asciiTheme="minorHAnsi" w:hAnsiTheme="minorHAnsi"/>
                <w:sz w:val="16"/>
                <w:szCs w:val="16"/>
              </w:rPr>
            </w:pPr>
            <w:r w:rsidRPr="007D43F4">
              <w:rPr>
                <w:rFonts w:asciiTheme="minorHAnsi" w:hAnsiTheme="minorHAnsi"/>
                <w:sz w:val="16"/>
                <w:szCs w:val="16"/>
              </w:rPr>
              <w:t>I</w:t>
            </w:r>
            <w:r w:rsidR="002756DE" w:rsidRPr="007D43F4">
              <w:rPr>
                <w:rFonts w:asciiTheme="minorHAnsi" w:hAnsiTheme="minorHAnsi"/>
                <w:sz w:val="16"/>
                <w:szCs w:val="16"/>
              </w:rPr>
              <w:t xml:space="preserve">f </w:t>
            </w:r>
            <w:r w:rsidRPr="007D43F4">
              <w:rPr>
                <w:rFonts w:asciiTheme="minorHAnsi" w:hAnsiTheme="minorHAnsi"/>
                <w:sz w:val="16"/>
                <w:szCs w:val="16"/>
              </w:rPr>
              <w:t>C</w:t>
            </w:r>
            <w:r w:rsidR="002756DE" w:rsidRPr="007D43F4">
              <w:rPr>
                <w:rFonts w:asciiTheme="minorHAnsi" w:hAnsiTheme="minorHAnsi"/>
                <w:sz w:val="16"/>
                <w:szCs w:val="16"/>
              </w:rPr>
              <w:t xml:space="preserve">ooling </w:t>
            </w:r>
            <w:r w:rsidRPr="007D43F4">
              <w:rPr>
                <w:rFonts w:asciiTheme="minorHAnsi" w:hAnsiTheme="minorHAnsi"/>
                <w:sz w:val="16"/>
                <w:szCs w:val="16"/>
              </w:rPr>
              <w:t>S</w:t>
            </w:r>
            <w:r w:rsidR="002756DE" w:rsidRPr="007D43F4">
              <w:rPr>
                <w:rFonts w:asciiTheme="minorHAnsi" w:hAnsiTheme="minorHAnsi"/>
                <w:sz w:val="16"/>
                <w:szCs w:val="16"/>
              </w:rPr>
              <w:t xml:space="preserve">ystem </w:t>
            </w:r>
            <w:r w:rsidRPr="007D43F4">
              <w:rPr>
                <w:rFonts w:asciiTheme="minorHAnsi" w:hAnsiTheme="minorHAnsi"/>
                <w:sz w:val="16"/>
                <w:szCs w:val="16"/>
              </w:rPr>
              <w:t>T</w:t>
            </w:r>
            <w:r w:rsidR="002756DE" w:rsidRPr="007D43F4">
              <w:rPr>
                <w:rFonts w:asciiTheme="minorHAnsi" w:hAnsiTheme="minorHAnsi"/>
                <w:sz w:val="16"/>
                <w:szCs w:val="16"/>
              </w:rPr>
              <w:t>ype on MCH-01</w:t>
            </w:r>
            <w:r w:rsidRPr="007D43F4">
              <w:rPr>
                <w:rFonts w:asciiTheme="minorHAnsi" w:hAnsiTheme="minorHAnsi"/>
                <w:sz w:val="16"/>
                <w:szCs w:val="16"/>
              </w:rPr>
              <w:t xml:space="preserve"> </w:t>
            </w:r>
            <w:r w:rsidR="002756DE" w:rsidRPr="007D43F4">
              <w:rPr>
                <w:rFonts w:asciiTheme="minorHAnsi" w:hAnsiTheme="minorHAnsi"/>
                <w:sz w:val="16"/>
                <w:szCs w:val="16"/>
              </w:rPr>
              <w:t>=</w:t>
            </w:r>
            <w:r w:rsidRPr="007D43F4">
              <w:rPr>
                <w:rFonts w:asciiTheme="minorHAnsi" w:hAnsiTheme="minorHAnsi"/>
                <w:sz w:val="16"/>
                <w:szCs w:val="16"/>
              </w:rPr>
              <w:t xml:space="preserve"> ‘</w:t>
            </w:r>
            <w:proofErr w:type="spellStart"/>
            <w:r w:rsidR="002756DE" w:rsidRPr="007D43F4">
              <w:rPr>
                <w:rFonts w:asciiTheme="minorHAnsi" w:hAnsiTheme="minorHAnsi"/>
                <w:sz w:val="16"/>
                <w:szCs w:val="16"/>
              </w:rPr>
              <w:t>NoCooling</w:t>
            </w:r>
            <w:proofErr w:type="spellEnd"/>
            <w:r w:rsidRPr="007D43F4">
              <w:rPr>
                <w:rFonts w:asciiTheme="minorHAnsi" w:hAnsiTheme="minorHAnsi"/>
                <w:sz w:val="16"/>
                <w:szCs w:val="16"/>
              </w:rPr>
              <w:t>’</w:t>
            </w:r>
            <w:r w:rsidR="002756DE" w:rsidRPr="007D43F4">
              <w:rPr>
                <w:rFonts w:asciiTheme="minorHAnsi" w:hAnsiTheme="minorHAnsi"/>
                <w:sz w:val="16"/>
                <w:szCs w:val="16"/>
              </w:rPr>
              <w:t xml:space="preserve">, </w:t>
            </w:r>
          </w:p>
          <w:p w14:paraId="068E95F5" w14:textId="1DE9F4A2" w:rsidR="002756DE" w:rsidRPr="007D43F4" w:rsidRDefault="0039254C" w:rsidP="002756DE">
            <w:pPr>
              <w:rPr>
                <w:rFonts w:asciiTheme="minorHAnsi" w:hAnsiTheme="minorHAnsi"/>
                <w:sz w:val="16"/>
                <w:szCs w:val="16"/>
              </w:rPr>
            </w:pPr>
            <w:r w:rsidRPr="007D43F4">
              <w:rPr>
                <w:rFonts w:asciiTheme="minorHAnsi" w:hAnsiTheme="minorHAnsi"/>
                <w:sz w:val="16"/>
                <w:szCs w:val="16"/>
              </w:rPr>
              <w:t>t</w:t>
            </w:r>
            <w:r w:rsidR="002756DE" w:rsidRPr="007D43F4">
              <w:rPr>
                <w:rFonts w:asciiTheme="minorHAnsi" w:hAnsiTheme="minorHAnsi"/>
                <w:sz w:val="16"/>
                <w:szCs w:val="16"/>
              </w:rPr>
              <w:t>hen</w:t>
            </w:r>
            <w:r w:rsidRPr="007D43F4">
              <w:rPr>
                <w:rFonts w:asciiTheme="minorHAnsi" w:hAnsiTheme="minorHAnsi"/>
                <w:sz w:val="16"/>
                <w:szCs w:val="16"/>
              </w:rPr>
              <w:t>,</w:t>
            </w:r>
            <w:r w:rsidR="002756DE" w:rsidRPr="007D43F4">
              <w:rPr>
                <w:rFonts w:asciiTheme="minorHAnsi" w:hAnsiTheme="minorHAnsi"/>
                <w:sz w:val="16"/>
                <w:szCs w:val="16"/>
              </w:rPr>
              <w:t xml:space="preserve"> result</w:t>
            </w:r>
            <w:r w:rsidRPr="007D43F4">
              <w:rPr>
                <w:rFonts w:asciiTheme="minorHAnsi" w:hAnsiTheme="minorHAnsi"/>
                <w:sz w:val="16"/>
                <w:szCs w:val="16"/>
              </w:rPr>
              <w:t xml:space="preserve"> </w:t>
            </w:r>
            <w:r w:rsidR="00A04FE6" w:rsidRPr="007D43F4">
              <w:rPr>
                <w:rFonts w:asciiTheme="minorHAnsi" w:hAnsiTheme="minorHAnsi"/>
                <w:sz w:val="16"/>
                <w:szCs w:val="16"/>
              </w:rPr>
              <w:t xml:space="preserve">in this field </w:t>
            </w:r>
            <w:r w:rsidR="002756DE" w:rsidRPr="007D43F4">
              <w:rPr>
                <w:rFonts w:asciiTheme="minorHAnsi" w:hAnsiTheme="minorHAnsi"/>
                <w:sz w:val="16"/>
                <w:szCs w:val="16"/>
              </w:rPr>
              <w:t xml:space="preserve">= </w:t>
            </w:r>
            <w:r w:rsidR="00DE1CD9" w:rsidRPr="007D43F4">
              <w:rPr>
                <w:rFonts w:asciiTheme="minorHAnsi" w:hAnsiTheme="minorHAnsi"/>
                <w:sz w:val="16"/>
                <w:szCs w:val="16"/>
              </w:rPr>
              <w:t>‘</w:t>
            </w:r>
            <w:r w:rsidR="00B7790B" w:rsidRPr="007D43F4">
              <w:rPr>
                <w:rFonts w:asciiTheme="minorHAnsi" w:hAnsiTheme="minorHAnsi"/>
                <w:sz w:val="16"/>
                <w:szCs w:val="16"/>
              </w:rPr>
              <w:t>N</w:t>
            </w:r>
            <w:r w:rsidR="002756DE" w:rsidRPr="007D43F4">
              <w:rPr>
                <w:rFonts w:asciiTheme="minorHAnsi" w:hAnsiTheme="minorHAnsi"/>
                <w:sz w:val="16"/>
                <w:szCs w:val="16"/>
              </w:rPr>
              <w:t>/</w:t>
            </w:r>
            <w:r w:rsidR="00B7790B" w:rsidRPr="007D43F4">
              <w:rPr>
                <w:rFonts w:asciiTheme="minorHAnsi" w:hAnsiTheme="minorHAnsi"/>
                <w:sz w:val="16"/>
                <w:szCs w:val="16"/>
              </w:rPr>
              <w:t>A</w:t>
            </w:r>
            <w:r w:rsidR="002756DE" w:rsidRPr="007D43F4">
              <w:rPr>
                <w:rFonts w:asciiTheme="minorHAnsi" w:hAnsiTheme="minorHAnsi"/>
                <w:sz w:val="16"/>
                <w:szCs w:val="16"/>
              </w:rPr>
              <w:t xml:space="preserve"> - Heating-only system</w:t>
            </w:r>
            <w:r w:rsidR="00DE1CD9" w:rsidRPr="007D43F4">
              <w:rPr>
                <w:rFonts w:asciiTheme="minorHAnsi" w:hAnsiTheme="minorHAnsi"/>
                <w:sz w:val="16"/>
                <w:szCs w:val="16"/>
              </w:rPr>
              <w:t>’</w:t>
            </w:r>
            <w:r w:rsidR="002756DE" w:rsidRPr="007D43F4">
              <w:rPr>
                <w:rFonts w:asciiTheme="minorHAnsi" w:hAnsiTheme="minorHAnsi"/>
                <w:sz w:val="16"/>
                <w:szCs w:val="16"/>
              </w:rPr>
              <w:t xml:space="preserve">; </w:t>
            </w:r>
          </w:p>
          <w:p w14:paraId="39CDAC59" w14:textId="0F29CD2B" w:rsidR="009B1CA6" w:rsidRPr="007D43F4" w:rsidRDefault="009B1CA6" w:rsidP="002756DE">
            <w:pPr>
              <w:rPr>
                <w:rFonts w:asciiTheme="minorHAnsi" w:hAnsiTheme="minorHAnsi"/>
                <w:sz w:val="16"/>
                <w:szCs w:val="16"/>
              </w:rPr>
            </w:pPr>
          </w:p>
          <w:p w14:paraId="51B0AF68" w14:textId="530A6592" w:rsidR="00497A97" w:rsidRPr="007D43F4" w:rsidRDefault="00497A97" w:rsidP="002756DE">
            <w:pPr>
              <w:rPr>
                <w:rFonts w:asciiTheme="minorHAnsi" w:hAnsiTheme="minorHAnsi"/>
                <w:b/>
                <w:sz w:val="16"/>
                <w:szCs w:val="16"/>
                <w:u w:val="single"/>
              </w:rPr>
            </w:pPr>
            <w:r w:rsidRPr="007D43F4">
              <w:rPr>
                <w:rFonts w:asciiTheme="minorHAnsi" w:hAnsiTheme="minorHAnsi"/>
                <w:sz w:val="16"/>
                <w:szCs w:val="16"/>
              </w:rPr>
              <w:t xml:space="preserve">Elseif, parent is </w:t>
            </w:r>
            <w:r w:rsidRPr="007D43F4">
              <w:rPr>
                <w:rFonts w:asciiTheme="minorHAnsi" w:hAnsiTheme="minorHAnsi"/>
                <w:b/>
                <w:sz w:val="16"/>
                <w:szCs w:val="16"/>
                <w:u w:val="single"/>
              </w:rPr>
              <w:t>MCH-01a:</w:t>
            </w:r>
          </w:p>
          <w:p w14:paraId="162E784A" w14:textId="216F5137" w:rsidR="00497A97" w:rsidRPr="007D43F4" w:rsidRDefault="00497A97" w:rsidP="0052255E">
            <w:pPr>
              <w:ind w:left="423" w:hanging="263"/>
              <w:rPr>
                <w:rFonts w:asciiTheme="minorHAnsi" w:hAnsiTheme="minorHAnsi"/>
                <w:sz w:val="16"/>
                <w:szCs w:val="16"/>
              </w:rPr>
            </w:pPr>
            <w:r w:rsidRPr="007D43F4">
              <w:rPr>
                <w:rFonts w:asciiTheme="minorHAnsi" w:hAnsiTheme="minorHAnsi"/>
                <w:b/>
                <w:sz w:val="16"/>
                <w:szCs w:val="16"/>
              </w:rPr>
              <w:t>if</w:t>
            </w:r>
            <w:r w:rsidRPr="007D43F4">
              <w:rPr>
                <w:rFonts w:asciiTheme="minorHAnsi" w:hAnsiTheme="minorHAnsi"/>
                <w:sz w:val="16"/>
                <w:szCs w:val="16"/>
              </w:rPr>
              <w:t xml:space="preserve"> the duct system in </w:t>
            </w:r>
            <w:r w:rsidRPr="007D43F4">
              <w:rPr>
                <w:rFonts w:asciiTheme="minorHAnsi" w:hAnsiTheme="minorHAnsi"/>
                <w:sz w:val="16"/>
                <w:szCs w:val="16"/>
                <w:highlight w:val="yellow"/>
              </w:rPr>
              <w:t>MCH-01a field M03</w:t>
            </w:r>
            <w:r w:rsidRPr="007D43F4">
              <w:rPr>
                <w:rFonts w:asciiTheme="minorHAnsi" w:hAnsiTheme="minorHAnsi"/>
                <w:sz w:val="16"/>
                <w:szCs w:val="16"/>
              </w:rPr>
              <w:t xml:space="preserve"> has a value in </w:t>
            </w:r>
            <w:r w:rsidRPr="007D43F4">
              <w:rPr>
                <w:rFonts w:asciiTheme="minorHAnsi" w:hAnsiTheme="minorHAnsi"/>
                <w:sz w:val="16"/>
                <w:szCs w:val="16"/>
                <w:highlight w:val="yellow"/>
              </w:rPr>
              <w:t>MCH-01a field D06</w:t>
            </w:r>
            <w:r w:rsidRPr="007D43F4">
              <w:rPr>
                <w:rFonts w:asciiTheme="minorHAnsi" w:hAnsiTheme="minorHAnsi"/>
                <w:sz w:val="16"/>
                <w:szCs w:val="16"/>
              </w:rPr>
              <w:t xml:space="preserve"> </w:t>
            </w:r>
            <w:r w:rsidRPr="007D43F4">
              <w:rPr>
                <w:rFonts w:asciiTheme="minorHAnsi" w:hAnsiTheme="minorHAnsi" w:cstheme="minorHAnsi"/>
                <w:sz w:val="16"/>
                <w:szCs w:val="16"/>
              </w:rPr>
              <w:t xml:space="preserve">&gt; </w:t>
            </w:r>
            <w:r w:rsidRPr="007D43F4">
              <w:rPr>
                <w:rFonts w:asciiTheme="minorHAnsi" w:hAnsiTheme="minorHAnsi"/>
                <w:sz w:val="16"/>
                <w:szCs w:val="16"/>
              </w:rPr>
              <w:t xml:space="preserve">1, </w:t>
            </w:r>
            <w:r w:rsidR="00AF087A">
              <w:rPr>
                <w:rFonts w:asciiTheme="minorHAnsi" w:hAnsiTheme="minorHAnsi"/>
                <w:sz w:val="16"/>
                <w:szCs w:val="16"/>
              </w:rPr>
              <w:t xml:space="preserve">and the system type in </w:t>
            </w:r>
            <w:r w:rsidR="00AF087A" w:rsidRPr="009772E5">
              <w:rPr>
                <w:rFonts w:asciiTheme="minorHAnsi" w:hAnsiTheme="minorHAnsi"/>
                <w:sz w:val="16"/>
                <w:szCs w:val="16"/>
                <w:highlight w:val="yellow"/>
              </w:rPr>
              <w:t>MCH-01a fields D04 or D05</w:t>
            </w:r>
            <w:r w:rsidR="00AF087A">
              <w:rPr>
                <w:rFonts w:asciiTheme="minorHAnsi" w:hAnsiTheme="minorHAnsi"/>
                <w:sz w:val="16"/>
                <w:szCs w:val="16"/>
              </w:rPr>
              <w:t xml:space="preserve"> are one of the following </w:t>
            </w:r>
            <w:r w:rsidR="00671CA9">
              <w:rPr>
                <w:rFonts w:asciiTheme="minorHAnsi" w:hAnsiTheme="minorHAnsi"/>
                <w:sz w:val="16"/>
                <w:szCs w:val="16"/>
              </w:rPr>
              <w:t>three</w:t>
            </w:r>
            <w:r w:rsidR="00AF087A">
              <w:rPr>
                <w:rFonts w:asciiTheme="minorHAnsi" w:hAnsiTheme="minorHAnsi"/>
                <w:sz w:val="16"/>
                <w:szCs w:val="16"/>
              </w:rPr>
              <w:t xml:space="preserve"> types: 1:[VCHP-Ducted], 2:[</w:t>
            </w:r>
            <w:r w:rsidR="00AF087A" w:rsidRPr="00AF087A">
              <w:rPr>
                <w:rFonts w:asciiTheme="minorHAnsi" w:hAnsiTheme="minorHAnsi"/>
                <w:sz w:val="16"/>
                <w:szCs w:val="16"/>
              </w:rPr>
              <w:t>VCHP-Ductless</w:t>
            </w:r>
            <w:r w:rsidR="00AF087A">
              <w:rPr>
                <w:rFonts w:asciiTheme="minorHAnsi" w:hAnsiTheme="minorHAnsi"/>
                <w:sz w:val="16"/>
                <w:szCs w:val="16"/>
              </w:rPr>
              <w:t>], 3:[</w:t>
            </w:r>
            <w:proofErr w:type="spellStart"/>
            <w:r w:rsidR="00671CA9">
              <w:rPr>
                <w:rFonts w:asciiTheme="minorHAnsi" w:hAnsiTheme="minorHAnsi"/>
                <w:sz w:val="16"/>
                <w:szCs w:val="16"/>
              </w:rPr>
              <w:t>VCHP-</w:t>
            </w:r>
            <w:r w:rsidR="00AF087A" w:rsidRPr="00AF087A">
              <w:rPr>
                <w:rFonts w:asciiTheme="minorHAnsi" w:hAnsiTheme="minorHAnsi"/>
                <w:sz w:val="16"/>
                <w:szCs w:val="16"/>
              </w:rPr>
              <w:t>Ducted+Ductless</w:t>
            </w:r>
            <w:proofErr w:type="spellEnd"/>
            <w:r w:rsidR="00AF087A">
              <w:rPr>
                <w:rFonts w:asciiTheme="minorHAnsi" w:hAnsiTheme="minorHAnsi"/>
                <w:sz w:val="16"/>
                <w:szCs w:val="16"/>
              </w:rPr>
              <w:t>]</w:t>
            </w:r>
            <w:r w:rsidR="00671CA9">
              <w:rPr>
                <w:rFonts w:asciiTheme="minorHAnsi" w:hAnsiTheme="minorHAnsi"/>
                <w:sz w:val="16"/>
                <w:szCs w:val="16"/>
              </w:rPr>
              <w:t>,</w:t>
            </w:r>
          </w:p>
          <w:p w14:paraId="0FC96D14" w14:textId="266A701D" w:rsidR="00497A97" w:rsidRPr="007D43F4" w:rsidRDefault="00497A97" w:rsidP="00497A97">
            <w:pPr>
              <w:ind w:left="720" w:hanging="560"/>
              <w:rPr>
                <w:rFonts w:asciiTheme="minorHAnsi" w:hAnsiTheme="minorHAnsi"/>
                <w:sz w:val="16"/>
                <w:szCs w:val="16"/>
              </w:rPr>
            </w:pPr>
            <w:r w:rsidRPr="007D43F4">
              <w:rPr>
                <w:rFonts w:asciiTheme="minorHAnsi" w:hAnsiTheme="minorHAnsi"/>
                <w:b/>
                <w:sz w:val="16"/>
                <w:szCs w:val="16"/>
              </w:rPr>
              <w:t>then</w:t>
            </w:r>
            <w:r w:rsidRPr="007D43F4">
              <w:rPr>
                <w:rFonts w:asciiTheme="minorHAnsi" w:hAnsiTheme="minorHAnsi"/>
                <w:sz w:val="16"/>
                <w:szCs w:val="16"/>
              </w:rPr>
              <w:t xml:space="preserve"> value in this field = Indoor Unit Nominal Cooling Capacity value referenced from </w:t>
            </w:r>
            <w:r w:rsidRPr="007D43F4">
              <w:rPr>
                <w:rFonts w:asciiTheme="minorHAnsi" w:hAnsiTheme="minorHAnsi"/>
                <w:sz w:val="16"/>
                <w:szCs w:val="16"/>
                <w:highlight w:val="yellow"/>
              </w:rPr>
              <w:t>MCH-01a field G10</w:t>
            </w:r>
            <w:r w:rsidRPr="007D43F4">
              <w:rPr>
                <w:rFonts w:asciiTheme="minorHAnsi" w:hAnsiTheme="minorHAnsi"/>
                <w:sz w:val="16"/>
                <w:szCs w:val="16"/>
              </w:rPr>
              <w:t>,</w:t>
            </w:r>
          </w:p>
          <w:p w14:paraId="3D6A429A" w14:textId="05393BAB" w:rsidR="00497A97" w:rsidRPr="007D43F4" w:rsidRDefault="00497A97" w:rsidP="00497A97">
            <w:pPr>
              <w:ind w:left="160"/>
              <w:rPr>
                <w:rFonts w:asciiTheme="minorHAnsi" w:hAnsiTheme="minorHAnsi"/>
                <w:sz w:val="16"/>
                <w:szCs w:val="16"/>
              </w:rPr>
            </w:pPr>
            <w:r w:rsidRPr="007D43F4">
              <w:rPr>
                <w:rFonts w:asciiTheme="minorHAnsi" w:hAnsiTheme="minorHAnsi"/>
                <w:b/>
                <w:sz w:val="16"/>
                <w:szCs w:val="16"/>
              </w:rPr>
              <w:t>else</w:t>
            </w:r>
            <w:r w:rsidRPr="007D43F4">
              <w:rPr>
                <w:rFonts w:asciiTheme="minorHAnsi" w:hAnsiTheme="minorHAnsi"/>
                <w:sz w:val="16"/>
                <w:szCs w:val="16"/>
              </w:rPr>
              <w:t xml:space="preserve"> value in this field = Condenser Nominal Cooling Capacity value referenced from one of the following two locations:</w:t>
            </w:r>
          </w:p>
          <w:p w14:paraId="7FB2BD0C" w14:textId="77777777" w:rsidR="00497A97" w:rsidRPr="007D43F4" w:rsidRDefault="00497A97" w:rsidP="00497A97">
            <w:pPr>
              <w:ind w:left="160"/>
              <w:rPr>
                <w:rFonts w:asciiTheme="minorHAnsi" w:hAnsiTheme="minorHAnsi"/>
                <w:sz w:val="16"/>
                <w:szCs w:val="16"/>
              </w:rPr>
            </w:pPr>
          </w:p>
          <w:p w14:paraId="3089D979" w14:textId="23668C0C" w:rsidR="00497A97" w:rsidRPr="007D43F4" w:rsidRDefault="00497A97" w:rsidP="00497A97">
            <w:pPr>
              <w:ind w:left="720" w:hanging="560"/>
              <w:rPr>
                <w:rFonts w:asciiTheme="minorHAnsi" w:hAnsiTheme="minorHAnsi"/>
                <w:sz w:val="16"/>
                <w:szCs w:val="16"/>
              </w:rPr>
            </w:pPr>
            <w:r w:rsidRPr="007D43F4">
              <w:rPr>
                <w:rFonts w:asciiTheme="minorHAnsi" w:hAnsiTheme="minorHAnsi"/>
                <w:sz w:val="16"/>
                <w:szCs w:val="16"/>
              </w:rPr>
              <w:t>1:</w:t>
            </w:r>
            <w:r w:rsidR="00AA20F0" w:rsidRPr="007D43F4">
              <w:rPr>
                <w:rFonts w:asciiTheme="minorHAnsi" w:hAnsiTheme="minorHAnsi"/>
                <w:sz w:val="16"/>
                <w:szCs w:val="16"/>
              </w:rPr>
              <w:t xml:space="preserve"> </w:t>
            </w:r>
            <w:r w:rsidRPr="007D43F4">
              <w:rPr>
                <w:rFonts w:asciiTheme="minorHAnsi" w:hAnsiTheme="minorHAnsi"/>
                <w:sz w:val="16"/>
                <w:szCs w:val="16"/>
              </w:rPr>
              <w:t>[</w:t>
            </w:r>
            <w:r w:rsidRPr="007D43F4">
              <w:rPr>
                <w:rFonts w:asciiTheme="minorHAnsi" w:hAnsiTheme="minorHAnsi"/>
                <w:sz w:val="16"/>
                <w:szCs w:val="16"/>
                <w:highlight w:val="yellow"/>
              </w:rPr>
              <w:t>MCH-01a field F09</w:t>
            </w:r>
            <w:r w:rsidR="00A04FE6" w:rsidRPr="007D43F4">
              <w:rPr>
                <w:rFonts w:asciiTheme="minorHAnsi" w:hAnsiTheme="minorHAnsi"/>
                <w:sz w:val="16"/>
                <w:szCs w:val="16"/>
              </w:rPr>
              <w:t xml:space="preserve"> (if SC system is not a HP)]</w:t>
            </w:r>
          </w:p>
          <w:p w14:paraId="3368D465" w14:textId="28945312" w:rsidR="00497A97" w:rsidRPr="007D43F4" w:rsidRDefault="00497A97" w:rsidP="00497A97">
            <w:pPr>
              <w:ind w:left="720" w:hanging="560"/>
              <w:rPr>
                <w:rFonts w:asciiTheme="minorHAnsi" w:hAnsiTheme="minorHAnsi"/>
                <w:sz w:val="16"/>
                <w:szCs w:val="16"/>
              </w:rPr>
            </w:pPr>
            <w:r w:rsidRPr="007D43F4">
              <w:rPr>
                <w:rFonts w:asciiTheme="minorHAnsi" w:hAnsiTheme="minorHAnsi"/>
                <w:sz w:val="16"/>
                <w:szCs w:val="16"/>
              </w:rPr>
              <w:t>2:</w:t>
            </w:r>
            <w:r w:rsidR="00AA20F0" w:rsidRPr="007D43F4">
              <w:rPr>
                <w:rFonts w:asciiTheme="minorHAnsi" w:hAnsiTheme="minorHAnsi"/>
                <w:sz w:val="16"/>
                <w:szCs w:val="16"/>
              </w:rPr>
              <w:t xml:space="preserve"> </w:t>
            </w:r>
            <w:r w:rsidRPr="007D43F4">
              <w:rPr>
                <w:rFonts w:asciiTheme="minorHAnsi" w:hAnsiTheme="minorHAnsi"/>
                <w:sz w:val="16"/>
                <w:szCs w:val="16"/>
              </w:rPr>
              <w:t>[</w:t>
            </w:r>
            <w:r w:rsidRPr="007D43F4">
              <w:rPr>
                <w:rFonts w:asciiTheme="minorHAnsi" w:hAnsiTheme="minorHAnsi"/>
                <w:sz w:val="16"/>
                <w:szCs w:val="16"/>
                <w:highlight w:val="yellow"/>
              </w:rPr>
              <w:t>MCH-01a field I10</w:t>
            </w:r>
            <w:r w:rsidR="00A04FE6" w:rsidRPr="007D43F4">
              <w:rPr>
                <w:rFonts w:asciiTheme="minorHAnsi" w:hAnsiTheme="minorHAnsi"/>
                <w:sz w:val="16"/>
                <w:szCs w:val="16"/>
              </w:rPr>
              <w:t xml:space="preserve"> (if SC system is a HP)]</w:t>
            </w:r>
          </w:p>
          <w:p w14:paraId="57A8ED93" w14:textId="77777777" w:rsidR="00497A97" w:rsidRPr="007D43F4" w:rsidRDefault="00497A97" w:rsidP="00497A97">
            <w:pPr>
              <w:rPr>
                <w:rFonts w:asciiTheme="minorHAnsi" w:hAnsiTheme="minorHAnsi"/>
                <w:sz w:val="16"/>
                <w:szCs w:val="16"/>
              </w:rPr>
            </w:pPr>
          </w:p>
          <w:p w14:paraId="06AEF3CD" w14:textId="2D70C35F" w:rsidR="00497A97" w:rsidRPr="007D43F4" w:rsidRDefault="00497A97" w:rsidP="00497A97">
            <w:pPr>
              <w:rPr>
                <w:rFonts w:asciiTheme="minorHAnsi" w:hAnsiTheme="minorHAnsi"/>
                <w:sz w:val="16"/>
                <w:szCs w:val="16"/>
              </w:rPr>
            </w:pPr>
            <w:r w:rsidRPr="007D43F4">
              <w:rPr>
                <w:rFonts w:asciiTheme="minorHAnsi" w:hAnsiTheme="minorHAnsi"/>
                <w:sz w:val="16"/>
                <w:szCs w:val="16"/>
              </w:rPr>
              <w:t xml:space="preserve">Elseif parent is </w:t>
            </w:r>
            <w:r w:rsidRPr="007D43F4">
              <w:rPr>
                <w:rFonts w:asciiTheme="minorHAnsi" w:hAnsiTheme="minorHAnsi"/>
                <w:b/>
                <w:sz w:val="16"/>
                <w:szCs w:val="16"/>
                <w:u w:val="single"/>
              </w:rPr>
              <w:t>MCH-01b</w:t>
            </w:r>
            <w:r w:rsidRPr="007D43F4">
              <w:rPr>
                <w:rFonts w:asciiTheme="minorHAnsi" w:hAnsiTheme="minorHAnsi"/>
                <w:sz w:val="16"/>
                <w:szCs w:val="16"/>
              </w:rPr>
              <w:t>:</w:t>
            </w:r>
          </w:p>
          <w:p w14:paraId="00CBB952" w14:textId="7CE10275" w:rsidR="00497A97" w:rsidRPr="007D43F4" w:rsidRDefault="00497A97" w:rsidP="0052255E">
            <w:pPr>
              <w:ind w:left="423" w:hanging="263"/>
              <w:rPr>
                <w:rFonts w:asciiTheme="minorHAnsi" w:hAnsiTheme="minorHAnsi"/>
                <w:sz w:val="16"/>
                <w:szCs w:val="16"/>
              </w:rPr>
            </w:pPr>
            <w:r w:rsidRPr="007D43F4">
              <w:rPr>
                <w:rFonts w:asciiTheme="minorHAnsi" w:hAnsiTheme="minorHAnsi"/>
                <w:b/>
                <w:sz w:val="16"/>
                <w:szCs w:val="16"/>
              </w:rPr>
              <w:t>if</w:t>
            </w:r>
            <w:r w:rsidRPr="007D43F4">
              <w:rPr>
                <w:rFonts w:asciiTheme="minorHAnsi" w:hAnsiTheme="minorHAnsi"/>
                <w:sz w:val="16"/>
                <w:szCs w:val="16"/>
              </w:rPr>
              <w:t xml:space="preserve"> the duct system in </w:t>
            </w:r>
            <w:r w:rsidRPr="007D43F4">
              <w:rPr>
                <w:rFonts w:asciiTheme="minorHAnsi" w:hAnsiTheme="minorHAnsi"/>
                <w:sz w:val="16"/>
                <w:szCs w:val="16"/>
                <w:highlight w:val="yellow"/>
              </w:rPr>
              <w:t>MCH-01b field J03</w:t>
            </w:r>
            <w:r w:rsidRPr="007D43F4">
              <w:rPr>
                <w:rFonts w:asciiTheme="minorHAnsi" w:hAnsiTheme="minorHAnsi"/>
                <w:sz w:val="16"/>
                <w:szCs w:val="16"/>
              </w:rPr>
              <w:t xml:space="preserve"> has a value in </w:t>
            </w:r>
            <w:r w:rsidRPr="007D43F4">
              <w:rPr>
                <w:rFonts w:asciiTheme="minorHAnsi" w:hAnsiTheme="minorHAnsi"/>
                <w:sz w:val="16"/>
                <w:szCs w:val="16"/>
                <w:highlight w:val="yellow"/>
              </w:rPr>
              <w:t>MCH-01b field C12</w:t>
            </w:r>
            <w:r w:rsidR="005A2D1B" w:rsidRPr="007D43F4">
              <w:rPr>
                <w:rFonts w:asciiTheme="minorHAnsi" w:hAnsiTheme="minorHAnsi"/>
                <w:sz w:val="16"/>
                <w:szCs w:val="16"/>
              </w:rPr>
              <w:t xml:space="preserve"> </w:t>
            </w:r>
            <w:r w:rsidRPr="007D43F4">
              <w:rPr>
                <w:rFonts w:asciiTheme="minorHAnsi" w:hAnsiTheme="minorHAnsi"/>
                <w:sz w:val="16"/>
                <w:szCs w:val="16"/>
              </w:rPr>
              <w:t>&gt;</w:t>
            </w:r>
            <w:r w:rsidR="005A2D1B" w:rsidRPr="007D43F4">
              <w:rPr>
                <w:rFonts w:asciiTheme="minorHAnsi" w:hAnsiTheme="minorHAnsi"/>
                <w:sz w:val="16"/>
                <w:szCs w:val="16"/>
              </w:rPr>
              <w:t xml:space="preserve"> </w:t>
            </w:r>
            <w:r w:rsidRPr="007D43F4">
              <w:rPr>
                <w:rFonts w:asciiTheme="minorHAnsi" w:hAnsiTheme="minorHAnsi"/>
                <w:sz w:val="16"/>
                <w:szCs w:val="16"/>
              </w:rPr>
              <w:t>1,</w:t>
            </w:r>
            <w:r w:rsidR="0052255E">
              <w:t xml:space="preserve"> </w:t>
            </w:r>
            <w:r w:rsidR="0052255E">
              <w:rPr>
                <w:rFonts w:asciiTheme="minorHAnsi" w:hAnsiTheme="minorHAnsi"/>
                <w:sz w:val="16"/>
                <w:szCs w:val="16"/>
              </w:rPr>
              <w:t xml:space="preserve">and the system type in </w:t>
            </w:r>
            <w:r w:rsidR="0052255E" w:rsidRPr="00FD015F">
              <w:rPr>
                <w:rFonts w:asciiTheme="minorHAnsi" w:hAnsiTheme="minorHAnsi"/>
                <w:sz w:val="16"/>
                <w:szCs w:val="16"/>
                <w:highlight w:val="yellow"/>
              </w:rPr>
              <w:t xml:space="preserve">MCH-01b fields </w:t>
            </w:r>
            <w:r w:rsidR="00FD015F" w:rsidRPr="00FD015F">
              <w:rPr>
                <w:rFonts w:asciiTheme="minorHAnsi" w:hAnsiTheme="minorHAnsi"/>
                <w:sz w:val="16"/>
                <w:szCs w:val="16"/>
                <w:highlight w:val="yellow"/>
              </w:rPr>
              <w:t>C03</w:t>
            </w:r>
            <w:r w:rsidR="0052255E" w:rsidRPr="00FD015F">
              <w:rPr>
                <w:rFonts w:asciiTheme="minorHAnsi" w:hAnsiTheme="minorHAnsi"/>
                <w:sz w:val="16"/>
                <w:szCs w:val="16"/>
                <w:highlight w:val="yellow"/>
              </w:rPr>
              <w:t xml:space="preserve"> or </w:t>
            </w:r>
            <w:r w:rsidR="00FD015F" w:rsidRPr="00FD015F">
              <w:rPr>
                <w:rFonts w:asciiTheme="minorHAnsi" w:hAnsiTheme="minorHAnsi"/>
                <w:sz w:val="16"/>
                <w:szCs w:val="16"/>
                <w:highlight w:val="yellow"/>
              </w:rPr>
              <w:t>C07</w:t>
            </w:r>
            <w:r w:rsidR="0052255E" w:rsidRPr="0052255E">
              <w:rPr>
                <w:rFonts w:asciiTheme="minorHAnsi" w:hAnsiTheme="minorHAnsi"/>
                <w:sz w:val="16"/>
                <w:szCs w:val="16"/>
              </w:rPr>
              <w:t xml:space="preserve"> are one of the following </w:t>
            </w:r>
            <w:r w:rsidR="00FD015F">
              <w:rPr>
                <w:rFonts w:asciiTheme="minorHAnsi" w:hAnsiTheme="minorHAnsi"/>
                <w:sz w:val="16"/>
                <w:szCs w:val="16"/>
              </w:rPr>
              <w:t>three</w:t>
            </w:r>
            <w:r w:rsidR="0052255E" w:rsidRPr="0052255E">
              <w:rPr>
                <w:rFonts w:asciiTheme="minorHAnsi" w:hAnsiTheme="minorHAnsi"/>
                <w:sz w:val="16"/>
                <w:szCs w:val="16"/>
              </w:rPr>
              <w:t xml:space="preserve"> types: 1:[VCHP-Ducted], 2:[VCHP-Ductless], 3:[</w:t>
            </w:r>
            <w:proofErr w:type="spellStart"/>
            <w:r w:rsidR="0052255E" w:rsidRPr="0052255E">
              <w:rPr>
                <w:rFonts w:asciiTheme="minorHAnsi" w:hAnsiTheme="minorHAnsi"/>
                <w:sz w:val="16"/>
                <w:szCs w:val="16"/>
              </w:rPr>
              <w:t>VCHP-Ducted+Ductless</w:t>
            </w:r>
            <w:proofErr w:type="spellEnd"/>
            <w:r w:rsidR="0052255E" w:rsidRPr="0052255E">
              <w:rPr>
                <w:rFonts w:asciiTheme="minorHAnsi" w:hAnsiTheme="minorHAnsi"/>
                <w:sz w:val="16"/>
                <w:szCs w:val="16"/>
              </w:rPr>
              <w:t>]</w:t>
            </w:r>
          </w:p>
          <w:p w14:paraId="2D68F78C" w14:textId="6F6EC61B" w:rsidR="005A2D1B" w:rsidRPr="007D43F4" w:rsidRDefault="00497A97" w:rsidP="005A2D1B">
            <w:pPr>
              <w:ind w:left="154"/>
              <w:rPr>
                <w:rFonts w:asciiTheme="minorHAnsi" w:hAnsiTheme="minorHAnsi"/>
                <w:sz w:val="16"/>
                <w:szCs w:val="16"/>
              </w:rPr>
            </w:pPr>
            <w:r w:rsidRPr="007D43F4">
              <w:rPr>
                <w:rFonts w:asciiTheme="minorHAnsi" w:hAnsiTheme="minorHAnsi"/>
                <w:b/>
                <w:sz w:val="16"/>
                <w:szCs w:val="16"/>
              </w:rPr>
              <w:t>then</w:t>
            </w:r>
            <w:r w:rsidRPr="007D43F4">
              <w:rPr>
                <w:rFonts w:asciiTheme="minorHAnsi" w:hAnsiTheme="minorHAnsi"/>
                <w:sz w:val="16"/>
                <w:szCs w:val="16"/>
              </w:rPr>
              <w:t xml:space="preserve"> value in this field</w:t>
            </w:r>
            <w:r w:rsidR="005A2D1B" w:rsidRPr="007D43F4">
              <w:rPr>
                <w:rFonts w:asciiTheme="minorHAnsi" w:hAnsiTheme="minorHAnsi"/>
                <w:sz w:val="16"/>
                <w:szCs w:val="16"/>
              </w:rPr>
              <w:t xml:space="preserve"> </w:t>
            </w:r>
            <w:r w:rsidRPr="007D43F4">
              <w:rPr>
                <w:rFonts w:asciiTheme="minorHAnsi" w:hAnsiTheme="minorHAnsi"/>
                <w:sz w:val="16"/>
                <w:szCs w:val="16"/>
              </w:rPr>
              <w:t xml:space="preserve">= Indoor Unit Nominal Cooling Capacity value referenced from </w:t>
            </w:r>
            <w:r w:rsidR="005A2D1B" w:rsidRPr="007D43F4">
              <w:rPr>
                <w:rFonts w:asciiTheme="minorHAnsi" w:hAnsiTheme="minorHAnsi"/>
                <w:sz w:val="16"/>
                <w:szCs w:val="16"/>
              </w:rPr>
              <w:t>one of the following two locations:</w:t>
            </w:r>
          </w:p>
          <w:p w14:paraId="08E934A6" w14:textId="77777777" w:rsidR="005A2D1B" w:rsidRPr="007D43F4" w:rsidRDefault="005A2D1B" w:rsidP="00497A97">
            <w:pPr>
              <w:ind w:firstLine="160"/>
              <w:rPr>
                <w:rFonts w:asciiTheme="minorHAnsi" w:hAnsiTheme="minorHAnsi"/>
                <w:sz w:val="16"/>
                <w:szCs w:val="16"/>
              </w:rPr>
            </w:pPr>
          </w:p>
          <w:p w14:paraId="22913AF5" w14:textId="7EA92CC0" w:rsidR="00497A97" w:rsidRPr="007D43F4" w:rsidRDefault="005A2D1B" w:rsidP="00497A97">
            <w:pPr>
              <w:ind w:firstLine="160"/>
              <w:rPr>
                <w:rFonts w:asciiTheme="minorHAnsi" w:hAnsiTheme="minorHAnsi"/>
                <w:sz w:val="16"/>
                <w:szCs w:val="16"/>
                <w:highlight w:val="yellow"/>
              </w:rPr>
            </w:pPr>
            <w:r w:rsidRPr="007D43F4">
              <w:rPr>
                <w:rFonts w:asciiTheme="minorHAnsi" w:hAnsiTheme="minorHAnsi"/>
                <w:sz w:val="16"/>
                <w:szCs w:val="16"/>
              </w:rPr>
              <w:t>1: [</w:t>
            </w:r>
            <w:r w:rsidR="00497A97" w:rsidRPr="007D43F4">
              <w:rPr>
                <w:rFonts w:asciiTheme="minorHAnsi" w:hAnsiTheme="minorHAnsi"/>
                <w:sz w:val="16"/>
                <w:szCs w:val="16"/>
                <w:highlight w:val="yellow"/>
              </w:rPr>
              <w:t>MCH-01b field F12</w:t>
            </w:r>
            <w:r w:rsidRPr="007D43F4">
              <w:rPr>
                <w:rFonts w:asciiTheme="minorHAnsi" w:hAnsiTheme="minorHAnsi"/>
                <w:sz w:val="16"/>
                <w:szCs w:val="16"/>
              </w:rPr>
              <w:t xml:space="preserve"> (if &lt; 75% of duct system altered)]</w:t>
            </w:r>
          </w:p>
          <w:p w14:paraId="4AEC3759" w14:textId="0F5C8C8B" w:rsidR="005A2D1B" w:rsidRPr="007D43F4" w:rsidRDefault="005A2D1B" w:rsidP="00497A97">
            <w:pPr>
              <w:ind w:firstLine="160"/>
              <w:rPr>
                <w:rFonts w:asciiTheme="minorHAnsi" w:hAnsiTheme="minorHAnsi"/>
                <w:sz w:val="16"/>
                <w:szCs w:val="16"/>
                <w:highlight w:val="yellow"/>
              </w:rPr>
            </w:pPr>
            <w:r w:rsidRPr="007D43F4">
              <w:rPr>
                <w:rFonts w:asciiTheme="minorHAnsi" w:hAnsiTheme="minorHAnsi"/>
                <w:sz w:val="16"/>
                <w:szCs w:val="16"/>
              </w:rPr>
              <w:t>2: [</w:t>
            </w:r>
            <w:r w:rsidRPr="007D43F4">
              <w:rPr>
                <w:rFonts w:asciiTheme="minorHAnsi" w:hAnsiTheme="minorHAnsi"/>
                <w:sz w:val="16"/>
                <w:szCs w:val="16"/>
                <w:highlight w:val="yellow"/>
              </w:rPr>
              <w:t>MCH-01b field G15</w:t>
            </w:r>
            <w:r w:rsidRPr="007D43F4">
              <w:rPr>
                <w:rFonts w:asciiTheme="minorHAnsi" w:hAnsiTheme="minorHAnsi"/>
                <w:sz w:val="16"/>
                <w:szCs w:val="16"/>
              </w:rPr>
              <w:t xml:space="preserve"> (if new or completely replaced duct system)]</w:t>
            </w:r>
          </w:p>
          <w:p w14:paraId="7062692E" w14:textId="77777777" w:rsidR="005A2D1B" w:rsidRPr="007D43F4" w:rsidRDefault="005A2D1B" w:rsidP="005A2D1B">
            <w:pPr>
              <w:ind w:left="154"/>
              <w:rPr>
                <w:rFonts w:asciiTheme="minorHAnsi" w:hAnsiTheme="minorHAnsi"/>
                <w:b/>
                <w:sz w:val="16"/>
                <w:szCs w:val="16"/>
              </w:rPr>
            </w:pPr>
          </w:p>
          <w:p w14:paraId="5EE5EAF3" w14:textId="30A76C15" w:rsidR="00497A97" w:rsidRPr="007D43F4" w:rsidRDefault="00497A97" w:rsidP="005A2D1B">
            <w:pPr>
              <w:ind w:left="154"/>
              <w:rPr>
                <w:rFonts w:asciiTheme="minorHAnsi" w:hAnsiTheme="minorHAnsi"/>
                <w:sz w:val="16"/>
                <w:szCs w:val="16"/>
              </w:rPr>
            </w:pPr>
            <w:r w:rsidRPr="007D43F4">
              <w:rPr>
                <w:rFonts w:asciiTheme="minorHAnsi" w:hAnsiTheme="minorHAnsi"/>
                <w:b/>
                <w:sz w:val="16"/>
                <w:szCs w:val="16"/>
              </w:rPr>
              <w:t>else</w:t>
            </w:r>
            <w:r w:rsidRPr="007D43F4">
              <w:rPr>
                <w:rFonts w:asciiTheme="minorHAnsi" w:hAnsiTheme="minorHAnsi"/>
                <w:sz w:val="16"/>
                <w:szCs w:val="16"/>
              </w:rPr>
              <w:t xml:space="preserve"> value in this field = Condenser Nominal Cooling Capacity value referenced from </w:t>
            </w:r>
            <w:r w:rsidR="005A2D1B" w:rsidRPr="007D43F4">
              <w:rPr>
                <w:rFonts w:asciiTheme="minorHAnsi" w:hAnsiTheme="minorHAnsi"/>
                <w:sz w:val="16"/>
                <w:szCs w:val="16"/>
                <w:highlight w:val="yellow"/>
              </w:rPr>
              <w:t>MCH-01b field E09</w:t>
            </w:r>
          </w:p>
          <w:p w14:paraId="0738CCB1" w14:textId="6FB2042C" w:rsidR="00497A97" w:rsidRPr="007D43F4" w:rsidRDefault="00497A97" w:rsidP="002756DE">
            <w:pPr>
              <w:rPr>
                <w:rFonts w:asciiTheme="minorHAnsi" w:hAnsiTheme="minorHAnsi"/>
                <w:sz w:val="16"/>
                <w:szCs w:val="16"/>
              </w:rPr>
            </w:pPr>
          </w:p>
          <w:p w14:paraId="341C43D9" w14:textId="335AA1ED" w:rsidR="005A2D1B" w:rsidRPr="007D43F4" w:rsidRDefault="005A2D1B" w:rsidP="00D46D01">
            <w:pPr>
              <w:rPr>
                <w:rFonts w:asciiTheme="minorHAnsi" w:hAnsiTheme="minorHAnsi"/>
                <w:sz w:val="16"/>
                <w:szCs w:val="16"/>
              </w:rPr>
            </w:pPr>
            <w:r w:rsidRPr="007D43F4">
              <w:rPr>
                <w:rFonts w:asciiTheme="minorHAnsi" w:hAnsiTheme="minorHAnsi"/>
                <w:sz w:val="16"/>
                <w:szCs w:val="16"/>
              </w:rPr>
              <w:t xml:space="preserve">Elseif parent is </w:t>
            </w:r>
            <w:r w:rsidRPr="007D43F4">
              <w:rPr>
                <w:rFonts w:asciiTheme="minorHAnsi" w:hAnsiTheme="minorHAnsi"/>
                <w:b/>
                <w:sz w:val="16"/>
                <w:szCs w:val="16"/>
                <w:u w:val="single"/>
              </w:rPr>
              <w:t>MCH-01c</w:t>
            </w:r>
            <w:r w:rsidRPr="007D43F4">
              <w:rPr>
                <w:rFonts w:asciiTheme="minorHAnsi" w:hAnsiTheme="minorHAnsi"/>
                <w:sz w:val="16"/>
                <w:szCs w:val="16"/>
              </w:rPr>
              <w:t>:</w:t>
            </w:r>
          </w:p>
          <w:p w14:paraId="419CD421" w14:textId="0A39F14D" w:rsidR="00A025F7" w:rsidRPr="007D43F4" w:rsidRDefault="00A04FE6" w:rsidP="00A025F7">
            <w:pPr>
              <w:ind w:left="423" w:hanging="269"/>
              <w:rPr>
                <w:rFonts w:asciiTheme="minorHAnsi" w:hAnsiTheme="minorHAnsi"/>
                <w:sz w:val="16"/>
                <w:szCs w:val="16"/>
              </w:rPr>
            </w:pPr>
            <w:r w:rsidRPr="007D43F4">
              <w:rPr>
                <w:rFonts w:asciiTheme="minorHAnsi" w:hAnsiTheme="minorHAnsi"/>
                <w:b/>
                <w:sz w:val="16"/>
                <w:szCs w:val="16"/>
              </w:rPr>
              <w:t>i</w:t>
            </w:r>
            <w:r w:rsidR="005A2D1B" w:rsidRPr="007D43F4">
              <w:rPr>
                <w:rFonts w:asciiTheme="minorHAnsi" w:hAnsiTheme="minorHAnsi"/>
                <w:b/>
                <w:sz w:val="16"/>
                <w:szCs w:val="16"/>
              </w:rPr>
              <w:t>f</w:t>
            </w:r>
            <w:r w:rsidR="005A2D1B" w:rsidRPr="007D43F4">
              <w:rPr>
                <w:rFonts w:asciiTheme="minorHAnsi" w:hAnsiTheme="minorHAnsi"/>
                <w:sz w:val="16"/>
                <w:szCs w:val="16"/>
              </w:rPr>
              <w:t xml:space="preserve"> the duct system in </w:t>
            </w:r>
            <w:r w:rsidR="005A2D1B" w:rsidRPr="007D43F4">
              <w:rPr>
                <w:rFonts w:asciiTheme="minorHAnsi" w:hAnsiTheme="minorHAnsi"/>
                <w:sz w:val="16"/>
                <w:szCs w:val="16"/>
                <w:highlight w:val="yellow"/>
              </w:rPr>
              <w:t>MCH-01c field L03</w:t>
            </w:r>
            <w:r w:rsidR="005A2D1B" w:rsidRPr="007D43F4">
              <w:rPr>
                <w:rFonts w:asciiTheme="minorHAnsi" w:hAnsiTheme="minorHAnsi"/>
                <w:sz w:val="16"/>
                <w:szCs w:val="16"/>
              </w:rPr>
              <w:t xml:space="preserve"> has a value in </w:t>
            </w:r>
            <w:r w:rsidR="005A2D1B" w:rsidRPr="007D43F4">
              <w:rPr>
                <w:rFonts w:asciiTheme="minorHAnsi" w:hAnsiTheme="minorHAnsi"/>
                <w:sz w:val="16"/>
                <w:szCs w:val="16"/>
                <w:highlight w:val="yellow"/>
              </w:rPr>
              <w:t>MCH-01c field C11</w:t>
            </w:r>
            <w:r w:rsidR="005A2D1B" w:rsidRPr="007D43F4">
              <w:rPr>
                <w:rFonts w:asciiTheme="minorHAnsi" w:hAnsiTheme="minorHAnsi"/>
                <w:sz w:val="16"/>
                <w:szCs w:val="16"/>
              </w:rPr>
              <w:t xml:space="preserve"> &gt; 1,</w:t>
            </w:r>
            <w:r w:rsidR="00A025F7">
              <w:rPr>
                <w:rFonts w:asciiTheme="minorHAnsi" w:hAnsiTheme="minorHAnsi"/>
                <w:sz w:val="16"/>
                <w:szCs w:val="16"/>
              </w:rPr>
              <w:t xml:space="preserve"> and the system type in </w:t>
            </w:r>
            <w:r w:rsidR="00A025F7" w:rsidRPr="00FD015F">
              <w:rPr>
                <w:rFonts w:asciiTheme="minorHAnsi" w:hAnsiTheme="minorHAnsi"/>
                <w:sz w:val="16"/>
                <w:szCs w:val="16"/>
                <w:highlight w:val="yellow"/>
              </w:rPr>
              <w:t>MCH-01c fields C04 or C05</w:t>
            </w:r>
            <w:r w:rsidR="00A025F7" w:rsidRPr="00A025F7">
              <w:rPr>
                <w:rFonts w:asciiTheme="minorHAnsi" w:hAnsiTheme="minorHAnsi"/>
                <w:sz w:val="16"/>
                <w:szCs w:val="16"/>
              </w:rPr>
              <w:t xml:space="preserve"> are one of the following </w:t>
            </w:r>
            <w:r w:rsidR="00FD015F">
              <w:rPr>
                <w:rFonts w:asciiTheme="minorHAnsi" w:hAnsiTheme="minorHAnsi"/>
                <w:sz w:val="16"/>
                <w:szCs w:val="16"/>
              </w:rPr>
              <w:t>three</w:t>
            </w:r>
            <w:r w:rsidR="00A025F7" w:rsidRPr="00A025F7">
              <w:rPr>
                <w:rFonts w:asciiTheme="minorHAnsi" w:hAnsiTheme="minorHAnsi"/>
                <w:sz w:val="16"/>
                <w:szCs w:val="16"/>
              </w:rPr>
              <w:t xml:space="preserve"> types: 1:[VCHP-Ducted], 2:[VCHP-Ductless], 3:[</w:t>
            </w:r>
            <w:proofErr w:type="spellStart"/>
            <w:r w:rsidR="00A025F7" w:rsidRPr="00A025F7">
              <w:rPr>
                <w:rFonts w:asciiTheme="minorHAnsi" w:hAnsiTheme="minorHAnsi"/>
                <w:sz w:val="16"/>
                <w:szCs w:val="16"/>
              </w:rPr>
              <w:t>VCHP-Ducted+Ductless</w:t>
            </w:r>
            <w:proofErr w:type="spellEnd"/>
            <w:r w:rsidR="00A025F7" w:rsidRPr="00A025F7">
              <w:rPr>
                <w:rFonts w:asciiTheme="minorHAnsi" w:hAnsiTheme="minorHAnsi"/>
                <w:sz w:val="16"/>
                <w:szCs w:val="16"/>
              </w:rPr>
              <w:t>]</w:t>
            </w:r>
          </w:p>
          <w:p w14:paraId="7BAC742F" w14:textId="4EE28809" w:rsidR="005A2D1B" w:rsidRPr="007D43F4" w:rsidRDefault="00A04FE6" w:rsidP="00A04FE6">
            <w:pPr>
              <w:ind w:left="154"/>
              <w:rPr>
                <w:rFonts w:asciiTheme="minorHAnsi" w:hAnsiTheme="minorHAnsi"/>
                <w:sz w:val="16"/>
                <w:szCs w:val="16"/>
              </w:rPr>
            </w:pPr>
            <w:r w:rsidRPr="007D43F4">
              <w:rPr>
                <w:rFonts w:asciiTheme="minorHAnsi" w:hAnsiTheme="minorHAnsi"/>
                <w:b/>
                <w:sz w:val="16"/>
                <w:szCs w:val="16"/>
              </w:rPr>
              <w:t>t</w:t>
            </w:r>
            <w:r w:rsidR="005A2D1B" w:rsidRPr="007D43F4">
              <w:rPr>
                <w:rFonts w:asciiTheme="minorHAnsi" w:hAnsiTheme="minorHAnsi"/>
                <w:b/>
                <w:sz w:val="16"/>
                <w:szCs w:val="16"/>
              </w:rPr>
              <w:t>hen</w:t>
            </w:r>
            <w:r w:rsidR="005A2D1B" w:rsidRPr="007D43F4">
              <w:rPr>
                <w:rFonts w:asciiTheme="minorHAnsi" w:hAnsiTheme="minorHAnsi"/>
                <w:sz w:val="16"/>
                <w:szCs w:val="16"/>
              </w:rPr>
              <w:t xml:space="preserve"> value in this field = Indoor Unit Nominal Cooling Capacity value reference from</w:t>
            </w:r>
            <w:r w:rsidRPr="007D43F4">
              <w:rPr>
                <w:rFonts w:asciiTheme="minorHAnsi" w:hAnsiTheme="minorHAnsi"/>
                <w:sz w:val="16"/>
                <w:szCs w:val="16"/>
              </w:rPr>
              <w:t xml:space="preserve"> </w:t>
            </w:r>
            <w:r w:rsidRPr="007D43F4">
              <w:rPr>
                <w:rFonts w:asciiTheme="minorHAnsi" w:hAnsiTheme="minorHAnsi"/>
                <w:sz w:val="16"/>
                <w:szCs w:val="16"/>
                <w:highlight w:val="yellow"/>
              </w:rPr>
              <w:t>MCH-01c field F10</w:t>
            </w:r>
          </w:p>
          <w:p w14:paraId="03D1DF74" w14:textId="00B28A87" w:rsidR="00A04FE6" w:rsidRPr="007D43F4" w:rsidRDefault="00A04FE6" w:rsidP="00A04FE6">
            <w:pPr>
              <w:ind w:left="154"/>
              <w:rPr>
                <w:rFonts w:asciiTheme="minorHAnsi" w:hAnsiTheme="minorHAnsi"/>
                <w:sz w:val="16"/>
                <w:szCs w:val="16"/>
              </w:rPr>
            </w:pPr>
            <w:r w:rsidRPr="007D43F4">
              <w:rPr>
                <w:rFonts w:asciiTheme="minorHAnsi" w:hAnsiTheme="minorHAnsi"/>
                <w:b/>
                <w:sz w:val="16"/>
                <w:szCs w:val="16"/>
              </w:rPr>
              <w:t>else</w:t>
            </w:r>
            <w:r w:rsidRPr="007D43F4">
              <w:rPr>
                <w:rFonts w:asciiTheme="minorHAnsi" w:hAnsiTheme="minorHAnsi"/>
                <w:sz w:val="16"/>
                <w:szCs w:val="16"/>
              </w:rPr>
              <w:t xml:space="preserve"> value in this field = Condenser Nominal Cooling Capacity value referenced from one of the following two locations:</w:t>
            </w:r>
          </w:p>
          <w:p w14:paraId="4592B97A" w14:textId="77777777" w:rsidR="00A04FE6" w:rsidRPr="007D43F4" w:rsidRDefault="00A04FE6">
            <w:pPr>
              <w:rPr>
                <w:rFonts w:asciiTheme="minorHAnsi" w:hAnsiTheme="minorHAnsi"/>
                <w:sz w:val="16"/>
                <w:szCs w:val="16"/>
              </w:rPr>
            </w:pPr>
          </w:p>
          <w:p w14:paraId="360A7BC1" w14:textId="7DA368E9" w:rsidR="00A04FE6" w:rsidRPr="007D43F4" w:rsidRDefault="00A04FE6" w:rsidP="00A04FE6">
            <w:pPr>
              <w:ind w:left="720" w:hanging="560"/>
              <w:rPr>
                <w:rFonts w:asciiTheme="minorHAnsi" w:hAnsiTheme="minorHAnsi"/>
                <w:sz w:val="16"/>
                <w:szCs w:val="16"/>
              </w:rPr>
            </w:pPr>
            <w:r w:rsidRPr="007D43F4">
              <w:rPr>
                <w:rFonts w:asciiTheme="minorHAnsi" w:hAnsiTheme="minorHAnsi"/>
                <w:sz w:val="16"/>
                <w:szCs w:val="16"/>
              </w:rPr>
              <w:t>1:</w:t>
            </w:r>
            <w:r w:rsidR="00AA20F0" w:rsidRPr="007D43F4">
              <w:rPr>
                <w:rFonts w:asciiTheme="minorHAnsi" w:hAnsiTheme="minorHAnsi"/>
                <w:sz w:val="16"/>
                <w:szCs w:val="16"/>
              </w:rPr>
              <w:t xml:space="preserve"> </w:t>
            </w:r>
            <w:r w:rsidRPr="007D43F4">
              <w:rPr>
                <w:rFonts w:asciiTheme="minorHAnsi" w:hAnsiTheme="minorHAnsi"/>
                <w:sz w:val="16"/>
                <w:szCs w:val="16"/>
              </w:rPr>
              <w:t>[</w:t>
            </w:r>
            <w:r w:rsidRPr="007D43F4">
              <w:rPr>
                <w:rFonts w:asciiTheme="minorHAnsi" w:hAnsiTheme="minorHAnsi"/>
                <w:sz w:val="16"/>
                <w:szCs w:val="16"/>
                <w:highlight w:val="yellow"/>
              </w:rPr>
              <w:t>MCH-01c field E09</w:t>
            </w:r>
            <w:r w:rsidRPr="007D43F4">
              <w:rPr>
                <w:rFonts w:asciiTheme="minorHAnsi" w:hAnsiTheme="minorHAnsi"/>
                <w:sz w:val="16"/>
                <w:szCs w:val="16"/>
              </w:rPr>
              <w:t xml:space="preserve"> (if SC system is not a HP)]</w:t>
            </w:r>
          </w:p>
          <w:p w14:paraId="4B3A7135" w14:textId="6D4ACA54" w:rsidR="00A04FE6" w:rsidRPr="007D43F4" w:rsidRDefault="00A04FE6" w:rsidP="00A04FE6">
            <w:pPr>
              <w:ind w:left="720" w:hanging="560"/>
              <w:rPr>
                <w:rFonts w:asciiTheme="minorHAnsi" w:hAnsiTheme="minorHAnsi"/>
                <w:sz w:val="16"/>
                <w:szCs w:val="16"/>
              </w:rPr>
            </w:pPr>
            <w:r w:rsidRPr="007D43F4">
              <w:rPr>
                <w:rFonts w:asciiTheme="minorHAnsi" w:hAnsiTheme="minorHAnsi"/>
                <w:sz w:val="16"/>
                <w:szCs w:val="16"/>
              </w:rPr>
              <w:t>2:</w:t>
            </w:r>
            <w:r w:rsidR="00AA20F0" w:rsidRPr="007D43F4">
              <w:rPr>
                <w:rFonts w:asciiTheme="minorHAnsi" w:hAnsiTheme="minorHAnsi"/>
                <w:sz w:val="16"/>
                <w:szCs w:val="16"/>
              </w:rPr>
              <w:t xml:space="preserve"> </w:t>
            </w:r>
            <w:r w:rsidRPr="007D43F4">
              <w:rPr>
                <w:rFonts w:asciiTheme="minorHAnsi" w:hAnsiTheme="minorHAnsi"/>
                <w:sz w:val="16"/>
                <w:szCs w:val="16"/>
              </w:rPr>
              <w:t>[</w:t>
            </w:r>
            <w:r w:rsidRPr="007D43F4">
              <w:rPr>
                <w:rFonts w:asciiTheme="minorHAnsi" w:hAnsiTheme="minorHAnsi"/>
                <w:sz w:val="16"/>
                <w:szCs w:val="16"/>
                <w:highlight w:val="yellow"/>
              </w:rPr>
              <w:t>MCH-01c field H10</w:t>
            </w:r>
            <w:r w:rsidRPr="007D43F4">
              <w:rPr>
                <w:rFonts w:asciiTheme="minorHAnsi" w:hAnsiTheme="minorHAnsi"/>
                <w:sz w:val="16"/>
                <w:szCs w:val="16"/>
              </w:rPr>
              <w:t xml:space="preserve"> (if SC system is a HP)]</w:t>
            </w:r>
          </w:p>
          <w:p w14:paraId="01296792" w14:textId="00BEBB95" w:rsidR="00270A86" w:rsidRPr="007D43F4" w:rsidRDefault="00270A86">
            <w:pPr>
              <w:rPr>
                <w:rFonts w:asciiTheme="minorHAnsi" w:hAnsiTheme="minorHAnsi"/>
                <w:sz w:val="16"/>
                <w:szCs w:val="16"/>
              </w:rPr>
            </w:pPr>
          </w:p>
          <w:p w14:paraId="74C24567" w14:textId="44B6EB06" w:rsidR="0029444F" w:rsidRPr="007D43F4" w:rsidRDefault="00834E8E">
            <w:pPr>
              <w:rPr>
                <w:rFonts w:asciiTheme="minorHAnsi" w:hAnsiTheme="minorHAnsi"/>
                <w:sz w:val="16"/>
                <w:szCs w:val="16"/>
              </w:rPr>
            </w:pPr>
            <w:r w:rsidRPr="007D43F4">
              <w:rPr>
                <w:rFonts w:asciiTheme="minorHAnsi" w:hAnsiTheme="minorHAnsi"/>
                <w:sz w:val="16"/>
                <w:szCs w:val="16"/>
              </w:rPr>
              <w:t xml:space="preserve">Elseif parent is </w:t>
            </w:r>
            <w:r w:rsidRPr="007D43F4">
              <w:rPr>
                <w:rFonts w:asciiTheme="minorHAnsi" w:hAnsiTheme="minorHAnsi"/>
                <w:b/>
                <w:sz w:val="16"/>
                <w:szCs w:val="16"/>
                <w:u w:val="single"/>
              </w:rPr>
              <w:t>MCH-01d</w:t>
            </w:r>
            <w:r w:rsidRPr="007D43F4">
              <w:rPr>
                <w:rFonts w:asciiTheme="minorHAnsi" w:hAnsiTheme="minorHAnsi"/>
                <w:sz w:val="16"/>
                <w:szCs w:val="16"/>
              </w:rPr>
              <w:t>:</w:t>
            </w:r>
          </w:p>
          <w:p w14:paraId="33112A95" w14:textId="072A1558" w:rsidR="00922A0E" w:rsidRPr="007D43F4" w:rsidRDefault="00834E8E" w:rsidP="004B7D53">
            <w:pPr>
              <w:ind w:left="423" w:hanging="270"/>
              <w:rPr>
                <w:rFonts w:asciiTheme="minorHAnsi" w:hAnsiTheme="minorHAnsi"/>
                <w:sz w:val="16"/>
                <w:szCs w:val="16"/>
              </w:rPr>
            </w:pPr>
            <w:r w:rsidRPr="007D43F4">
              <w:rPr>
                <w:rFonts w:asciiTheme="minorHAnsi" w:hAnsiTheme="minorHAnsi"/>
                <w:b/>
                <w:sz w:val="16"/>
                <w:szCs w:val="16"/>
              </w:rPr>
              <w:t>if</w:t>
            </w:r>
            <w:r w:rsidRPr="007D43F4">
              <w:rPr>
                <w:rFonts w:asciiTheme="minorHAnsi" w:hAnsiTheme="minorHAnsi"/>
                <w:sz w:val="16"/>
                <w:szCs w:val="16"/>
              </w:rPr>
              <w:t xml:space="preserve"> the duct system in </w:t>
            </w:r>
            <w:r w:rsidRPr="007D43F4">
              <w:rPr>
                <w:rFonts w:asciiTheme="minorHAnsi" w:hAnsiTheme="minorHAnsi"/>
                <w:sz w:val="16"/>
                <w:szCs w:val="16"/>
                <w:highlight w:val="yellow"/>
              </w:rPr>
              <w:t>MCH-01d field O03</w:t>
            </w:r>
            <w:r w:rsidRPr="007D43F4">
              <w:rPr>
                <w:rFonts w:asciiTheme="minorHAnsi" w:hAnsiTheme="minorHAnsi"/>
                <w:sz w:val="16"/>
                <w:szCs w:val="16"/>
              </w:rPr>
              <w:t xml:space="preserve"> has a value in </w:t>
            </w:r>
            <w:r w:rsidRPr="007D43F4">
              <w:rPr>
                <w:rFonts w:asciiTheme="minorHAnsi" w:hAnsiTheme="minorHAnsi"/>
                <w:sz w:val="16"/>
                <w:szCs w:val="16"/>
                <w:highlight w:val="yellow"/>
              </w:rPr>
              <w:t>MCH-01d field D06</w:t>
            </w:r>
            <w:r w:rsidRPr="007D43F4">
              <w:rPr>
                <w:rFonts w:asciiTheme="minorHAnsi" w:hAnsiTheme="minorHAnsi"/>
                <w:sz w:val="16"/>
                <w:szCs w:val="16"/>
              </w:rPr>
              <w:t xml:space="preserve"> &gt; 1</w:t>
            </w:r>
            <w:r w:rsidR="004B7D53">
              <w:rPr>
                <w:rFonts w:asciiTheme="minorHAnsi" w:hAnsiTheme="minorHAnsi"/>
                <w:sz w:val="16"/>
                <w:szCs w:val="16"/>
              </w:rPr>
              <w:t xml:space="preserve">, </w:t>
            </w:r>
            <w:r w:rsidR="004B7D53" w:rsidRPr="004B7D53">
              <w:rPr>
                <w:rFonts w:asciiTheme="minorHAnsi" w:hAnsiTheme="minorHAnsi"/>
                <w:sz w:val="16"/>
                <w:szCs w:val="16"/>
              </w:rPr>
              <w:t xml:space="preserve">and the system type in </w:t>
            </w:r>
            <w:r w:rsidR="004B7D53" w:rsidRPr="004B7D53">
              <w:rPr>
                <w:rFonts w:asciiTheme="minorHAnsi" w:hAnsiTheme="minorHAnsi"/>
                <w:sz w:val="16"/>
                <w:szCs w:val="16"/>
                <w:highlight w:val="yellow"/>
              </w:rPr>
              <w:t>MCH-01d fields D04 or D05</w:t>
            </w:r>
            <w:r w:rsidR="004B7D53" w:rsidRPr="004B7D53">
              <w:rPr>
                <w:rFonts w:asciiTheme="minorHAnsi" w:hAnsiTheme="minorHAnsi"/>
                <w:sz w:val="16"/>
                <w:szCs w:val="16"/>
              </w:rPr>
              <w:t xml:space="preserve"> are one of the following three types: 1:[VCHP-Ducted], 2:[VCHP-Ductless], 3:[</w:t>
            </w:r>
            <w:proofErr w:type="spellStart"/>
            <w:r w:rsidR="004B7D53" w:rsidRPr="004B7D53">
              <w:rPr>
                <w:rFonts w:asciiTheme="minorHAnsi" w:hAnsiTheme="minorHAnsi"/>
                <w:sz w:val="16"/>
                <w:szCs w:val="16"/>
              </w:rPr>
              <w:t>VCHP-Ducted+Ductless</w:t>
            </w:r>
            <w:proofErr w:type="spellEnd"/>
            <w:r w:rsidR="004B7D53" w:rsidRPr="004B7D53">
              <w:rPr>
                <w:rFonts w:asciiTheme="minorHAnsi" w:hAnsiTheme="minorHAnsi"/>
                <w:sz w:val="16"/>
                <w:szCs w:val="16"/>
              </w:rPr>
              <w:t>],</w:t>
            </w:r>
          </w:p>
          <w:p w14:paraId="5E8322A2" w14:textId="77777777" w:rsidR="00834E8E" w:rsidRPr="007D43F4" w:rsidRDefault="00834E8E" w:rsidP="00834E8E">
            <w:pPr>
              <w:ind w:left="153"/>
              <w:rPr>
                <w:rFonts w:asciiTheme="minorHAnsi" w:hAnsiTheme="minorHAnsi"/>
                <w:sz w:val="16"/>
                <w:szCs w:val="16"/>
              </w:rPr>
            </w:pPr>
            <w:r w:rsidRPr="007D43F4">
              <w:rPr>
                <w:rFonts w:asciiTheme="minorHAnsi" w:hAnsiTheme="minorHAnsi"/>
                <w:b/>
                <w:sz w:val="16"/>
                <w:szCs w:val="16"/>
              </w:rPr>
              <w:t>then</w:t>
            </w:r>
            <w:r w:rsidRPr="007D43F4">
              <w:rPr>
                <w:rFonts w:asciiTheme="minorHAnsi" w:hAnsiTheme="minorHAnsi"/>
                <w:sz w:val="16"/>
                <w:szCs w:val="16"/>
              </w:rPr>
              <w:t xml:space="preserve"> value in this field = Indoor Unit Nominal Cooling Capacity value referenced from one of the following two locations</w:t>
            </w:r>
          </w:p>
          <w:p w14:paraId="10465905" w14:textId="77777777" w:rsidR="00834E8E" w:rsidRPr="007D43F4" w:rsidRDefault="00834E8E" w:rsidP="00834E8E">
            <w:pPr>
              <w:ind w:left="153"/>
              <w:rPr>
                <w:rFonts w:asciiTheme="minorHAnsi" w:hAnsiTheme="minorHAnsi"/>
                <w:sz w:val="16"/>
                <w:szCs w:val="16"/>
              </w:rPr>
            </w:pPr>
          </w:p>
          <w:p w14:paraId="1B939A3A" w14:textId="47BCEBB0" w:rsidR="00834E8E" w:rsidRPr="007D43F4" w:rsidRDefault="00834E8E" w:rsidP="00834E8E">
            <w:pPr>
              <w:ind w:left="153"/>
              <w:rPr>
                <w:rFonts w:asciiTheme="minorHAnsi" w:hAnsiTheme="minorHAnsi"/>
                <w:sz w:val="16"/>
                <w:szCs w:val="16"/>
                <w:highlight w:val="yellow"/>
              </w:rPr>
            </w:pPr>
            <w:r w:rsidRPr="007D43F4">
              <w:rPr>
                <w:rFonts w:asciiTheme="minorHAnsi" w:hAnsiTheme="minorHAnsi"/>
                <w:sz w:val="16"/>
                <w:szCs w:val="16"/>
              </w:rPr>
              <w:t>1: [</w:t>
            </w:r>
            <w:r w:rsidRPr="007D43F4">
              <w:rPr>
                <w:rFonts w:asciiTheme="minorHAnsi" w:hAnsiTheme="minorHAnsi"/>
                <w:sz w:val="16"/>
                <w:szCs w:val="16"/>
                <w:highlight w:val="yellow"/>
              </w:rPr>
              <w:t>MCH-01d field K12</w:t>
            </w:r>
            <w:r w:rsidRPr="007D43F4">
              <w:rPr>
                <w:rFonts w:asciiTheme="minorHAnsi" w:hAnsiTheme="minorHAnsi"/>
                <w:sz w:val="16"/>
                <w:szCs w:val="16"/>
              </w:rPr>
              <w:t xml:space="preserve"> (</w:t>
            </w:r>
            <w:r w:rsidR="00AA20F0" w:rsidRPr="007D43F4">
              <w:rPr>
                <w:rFonts w:asciiTheme="minorHAnsi" w:hAnsiTheme="minorHAnsi"/>
                <w:sz w:val="16"/>
                <w:szCs w:val="16"/>
              </w:rPr>
              <w:t>if &lt; 75% of duct system altered</w:t>
            </w:r>
            <w:r w:rsidRPr="007D43F4">
              <w:rPr>
                <w:rFonts w:asciiTheme="minorHAnsi" w:hAnsiTheme="minorHAnsi"/>
                <w:sz w:val="16"/>
                <w:szCs w:val="16"/>
              </w:rPr>
              <w:t>)]</w:t>
            </w:r>
          </w:p>
          <w:p w14:paraId="406E0ABD" w14:textId="1698B022" w:rsidR="00834E8E" w:rsidRPr="007D43F4" w:rsidRDefault="00834E8E" w:rsidP="00834E8E">
            <w:pPr>
              <w:ind w:left="153"/>
              <w:rPr>
                <w:rFonts w:asciiTheme="minorHAnsi" w:hAnsiTheme="minorHAnsi"/>
                <w:sz w:val="16"/>
                <w:szCs w:val="16"/>
                <w:highlight w:val="yellow"/>
              </w:rPr>
            </w:pPr>
            <w:r w:rsidRPr="007D43F4">
              <w:rPr>
                <w:rFonts w:asciiTheme="minorHAnsi" w:hAnsiTheme="minorHAnsi"/>
                <w:sz w:val="16"/>
                <w:szCs w:val="16"/>
              </w:rPr>
              <w:t>2: [</w:t>
            </w:r>
            <w:r w:rsidRPr="007D43F4">
              <w:rPr>
                <w:rFonts w:asciiTheme="minorHAnsi" w:hAnsiTheme="minorHAnsi"/>
                <w:sz w:val="16"/>
                <w:szCs w:val="16"/>
                <w:highlight w:val="yellow"/>
              </w:rPr>
              <w:t>MCH-01d filed L15</w:t>
            </w:r>
            <w:r w:rsidRPr="007D43F4">
              <w:rPr>
                <w:rFonts w:asciiTheme="minorHAnsi" w:hAnsiTheme="minorHAnsi"/>
                <w:sz w:val="16"/>
                <w:szCs w:val="16"/>
              </w:rPr>
              <w:t xml:space="preserve"> (</w:t>
            </w:r>
            <w:r w:rsidR="00AA20F0" w:rsidRPr="007D43F4">
              <w:rPr>
                <w:rFonts w:asciiTheme="minorHAnsi" w:hAnsiTheme="minorHAnsi"/>
                <w:sz w:val="16"/>
                <w:szCs w:val="16"/>
              </w:rPr>
              <w:t>if new or completely replaced duct system</w:t>
            </w:r>
            <w:r w:rsidRPr="007D43F4">
              <w:rPr>
                <w:rFonts w:asciiTheme="minorHAnsi" w:hAnsiTheme="minorHAnsi"/>
                <w:sz w:val="16"/>
                <w:szCs w:val="16"/>
              </w:rPr>
              <w:t>)]</w:t>
            </w:r>
          </w:p>
          <w:p w14:paraId="6487E9AA" w14:textId="77777777" w:rsidR="00834E8E" w:rsidRPr="007D43F4" w:rsidRDefault="00834E8E">
            <w:pPr>
              <w:ind w:left="153"/>
              <w:rPr>
                <w:rFonts w:asciiTheme="minorHAnsi" w:hAnsiTheme="minorHAnsi"/>
                <w:b/>
                <w:sz w:val="16"/>
                <w:szCs w:val="16"/>
              </w:rPr>
            </w:pPr>
          </w:p>
          <w:p w14:paraId="3156EA51" w14:textId="77777777" w:rsidR="00834E8E" w:rsidRPr="007D43F4" w:rsidRDefault="00834E8E">
            <w:pPr>
              <w:ind w:left="153"/>
              <w:rPr>
                <w:rFonts w:asciiTheme="minorHAnsi" w:hAnsiTheme="minorHAnsi"/>
                <w:b/>
                <w:sz w:val="16"/>
                <w:szCs w:val="16"/>
              </w:rPr>
            </w:pPr>
          </w:p>
          <w:p w14:paraId="28D9FDED" w14:textId="3C415497" w:rsidR="00834E8E" w:rsidRPr="007D43F4" w:rsidRDefault="00834E8E">
            <w:pPr>
              <w:ind w:left="153"/>
              <w:rPr>
                <w:rFonts w:asciiTheme="minorHAnsi" w:hAnsiTheme="minorHAnsi"/>
                <w:sz w:val="16"/>
                <w:szCs w:val="16"/>
              </w:rPr>
            </w:pPr>
            <w:r w:rsidRPr="007D43F4">
              <w:rPr>
                <w:rFonts w:asciiTheme="minorHAnsi" w:hAnsiTheme="minorHAnsi"/>
                <w:b/>
                <w:sz w:val="16"/>
                <w:szCs w:val="16"/>
              </w:rPr>
              <w:t>else</w:t>
            </w:r>
            <w:r w:rsidRPr="007D43F4">
              <w:rPr>
                <w:rFonts w:asciiTheme="minorHAnsi" w:hAnsiTheme="minorHAnsi"/>
                <w:sz w:val="16"/>
                <w:szCs w:val="16"/>
              </w:rPr>
              <w:t xml:space="preserve"> value in this filed = Condenser Nominal Cooling Capacity value referenced from one of the following two locations:</w:t>
            </w:r>
          </w:p>
          <w:p w14:paraId="4DEF38C6" w14:textId="77777777" w:rsidR="00834E8E" w:rsidRPr="007D43F4" w:rsidRDefault="00834E8E" w:rsidP="00834E8E">
            <w:pPr>
              <w:rPr>
                <w:rFonts w:asciiTheme="minorHAnsi" w:hAnsiTheme="minorHAnsi"/>
                <w:sz w:val="16"/>
                <w:szCs w:val="16"/>
              </w:rPr>
            </w:pPr>
          </w:p>
          <w:p w14:paraId="6D61EF4D" w14:textId="2A14010F" w:rsidR="00834E8E" w:rsidRPr="007D43F4" w:rsidRDefault="00834E8E" w:rsidP="00834E8E">
            <w:pPr>
              <w:ind w:left="720" w:hanging="560"/>
              <w:rPr>
                <w:rFonts w:asciiTheme="minorHAnsi" w:hAnsiTheme="minorHAnsi"/>
                <w:sz w:val="16"/>
                <w:szCs w:val="16"/>
              </w:rPr>
            </w:pPr>
            <w:r w:rsidRPr="007D43F4">
              <w:rPr>
                <w:rFonts w:asciiTheme="minorHAnsi" w:hAnsiTheme="minorHAnsi"/>
                <w:sz w:val="16"/>
                <w:szCs w:val="16"/>
              </w:rPr>
              <w:t>1:</w:t>
            </w:r>
            <w:r w:rsidR="00AA20F0" w:rsidRPr="007D43F4">
              <w:rPr>
                <w:rFonts w:asciiTheme="minorHAnsi" w:hAnsiTheme="minorHAnsi"/>
                <w:sz w:val="16"/>
                <w:szCs w:val="16"/>
              </w:rPr>
              <w:t xml:space="preserve"> </w:t>
            </w:r>
            <w:r w:rsidRPr="007D43F4">
              <w:rPr>
                <w:rFonts w:asciiTheme="minorHAnsi" w:hAnsiTheme="minorHAnsi"/>
                <w:sz w:val="16"/>
                <w:szCs w:val="16"/>
              </w:rPr>
              <w:t>[</w:t>
            </w:r>
            <w:r w:rsidRPr="007D43F4">
              <w:rPr>
                <w:rFonts w:asciiTheme="minorHAnsi" w:hAnsiTheme="minorHAnsi"/>
                <w:sz w:val="16"/>
                <w:szCs w:val="16"/>
                <w:highlight w:val="yellow"/>
              </w:rPr>
              <w:t>MCH-01d field G09</w:t>
            </w:r>
            <w:r w:rsidRPr="007D43F4">
              <w:rPr>
                <w:rFonts w:asciiTheme="minorHAnsi" w:hAnsiTheme="minorHAnsi"/>
                <w:sz w:val="16"/>
                <w:szCs w:val="16"/>
              </w:rPr>
              <w:t xml:space="preserve"> (if SC system is not a HP)]</w:t>
            </w:r>
          </w:p>
          <w:p w14:paraId="612641F9" w14:textId="6AC745E7" w:rsidR="00834E8E" w:rsidRPr="007D43F4" w:rsidRDefault="00834E8E" w:rsidP="00834E8E">
            <w:pPr>
              <w:ind w:left="720" w:hanging="560"/>
              <w:rPr>
                <w:rFonts w:asciiTheme="minorHAnsi" w:hAnsiTheme="minorHAnsi"/>
                <w:sz w:val="16"/>
                <w:szCs w:val="16"/>
              </w:rPr>
            </w:pPr>
            <w:r w:rsidRPr="007D43F4">
              <w:rPr>
                <w:rFonts w:asciiTheme="minorHAnsi" w:hAnsiTheme="minorHAnsi"/>
                <w:sz w:val="16"/>
                <w:szCs w:val="16"/>
              </w:rPr>
              <w:t>2:</w:t>
            </w:r>
            <w:r w:rsidR="00AA20F0" w:rsidRPr="007D43F4">
              <w:rPr>
                <w:rFonts w:asciiTheme="minorHAnsi" w:hAnsiTheme="minorHAnsi"/>
                <w:sz w:val="16"/>
                <w:szCs w:val="16"/>
              </w:rPr>
              <w:t xml:space="preserve"> </w:t>
            </w:r>
            <w:r w:rsidRPr="007D43F4">
              <w:rPr>
                <w:rFonts w:asciiTheme="minorHAnsi" w:hAnsiTheme="minorHAnsi"/>
                <w:sz w:val="16"/>
                <w:szCs w:val="16"/>
              </w:rPr>
              <w:t>[</w:t>
            </w:r>
            <w:r w:rsidRPr="007D43F4">
              <w:rPr>
                <w:rFonts w:asciiTheme="minorHAnsi" w:hAnsiTheme="minorHAnsi"/>
                <w:sz w:val="16"/>
                <w:szCs w:val="16"/>
                <w:highlight w:val="yellow"/>
              </w:rPr>
              <w:t>MCH-01d field J10</w:t>
            </w:r>
            <w:r w:rsidRPr="007D43F4">
              <w:rPr>
                <w:rFonts w:asciiTheme="minorHAnsi" w:hAnsiTheme="minorHAnsi"/>
                <w:sz w:val="16"/>
                <w:szCs w:val="16"/>
              </w:rPr>
              <w:t xml:space="preserve"> (if SC system is a HP)]</w:t>
            </w:r>
          </w:p>
          <w:p w14:paraId="068E95F6" w14:textId="302EFCFA" w:rsidR="00F244F9" w:rsidRPr="00922A0E" w:rsidRDefault="00AA20F0" w:rsidP="000E174D">
            <w:pPr>
              <w:rPr>
                <w:rFonts w:asciiTheme="minorHAnsi" w:hAnsiTheme="minorHAnsi"/>
                <w:sz w:val="14"/>
                <w:szCs w:val="14"/>
              </w:rPr>
            </w:pPr>
            <w:r w:rsidRPr="007D43F4">
              <w:rPr>
                <w:rFonts w:asciiTheme="minorHAnsi" w:hAnsiTheme="minorHAnsi"/>
                <w:sz w:val="16"/>
                <w:szCs w:val="16"/>
              </w:rPr>
              <w:t>&gt;&gt;</w:t>
            </w:r>
          </w:p>
        </w:tc>
      </w:tr>
      <w:tr w:rsidR="002756DE" w:rsidRPr="00966F61" w14:paraId="068E9600" w14:textId="77777777" w:rsidTr="007A1CE5">
        <w:trPr>
          <w:cantSplit/>
          <w:trHeight w:val="144"/>
        </w:trPr>
        <w:tc>
          <w:tcPr>
            <w:tcW w:w="475" w:type="dxa"/>
            <w:vAlign w:val="center"/>
          </w:tcPr>
          <w:p w14:paraId="068E95F8" w14:textId="24C2B34F" w:rsidR="002756DE" w:rsidRPr="00966F61" w:rsidRDefault="002756DE" w:rsidP="002756DE">
            <w:pPr>
              <w:pStyle w:val="Header"/>
              <w:tabs>
                <w:tab w:val="clear" w:pos="4320"/>
                <w:tab w:val="clear" w:pos="8640"/>
              </w:tabs>
              <w:jc w:val="center"/>
              <w:rPr>
                <w:rFonts w:asciiTheme="minorHAnsi" w:hAnsiTheme="minorHAnsi"/>
                <w:sz w:val="18"/>
                <w:szCs w:val="18"/>
              </w:rPr>
            </w:pPr>
            <w:r w:rsidRPr="00966F61">
              <w:rPr>
                <w:rFonts w:asciiTheme="minorHAnsi" w:hAnsiTheme="minorHAnsi"/>
                <w:sz w:val="18"/>
                <w:szCs w:val="18"/>
              </w:rPr>
              <w:lastRenderedPageBreak/>
              <w:t>0</w:t>
            </w:r>
            <w:r>
              <w:rPr>
                <w:rFonts w:asciiTheme="minorHAnsi" w:hAnsiTheme="minorHAnsi"/>
                <w:sz w:val="18"/>
                <w:szCs w:val="18"/>
              </w:rPr>
              <w:t>6</w:t>
            </w:r>
          </w:p>
        </w:tc>
        <w:tc>
          <w:tcPr>
            <w:tcW w:w="4950" w:type="dxa"/>
            <w:vAlign w:val="center"/>
          </w:tcPr>
          <w:p w14:paraId="068E95F9" w14:textId="6EBB8F66" w:rsidR="002756DE" w:rsidRPr="00966F61" w:rsidRDefault="002756DE" w:rsidP="002756DE">
            <w:pPr>
              <w:pStyle w:val="Header"/>
              <w:tabs>
                <w:tab w:val="clear" w:pos="4320"/>
                <w:tab w:val="clear" w:pos="8640"/>
              </w:tabs>
              <w:rPr>
                <w:rFonts w:asciiTheme="minorHAnsi" w:hAnsiTheme="minorHAnsi"/>
                <w:sz w:val="18"/>
                <w:szCs w:val="18"/>
              </w:rPr>
            </w:pPr>
            <w:r w:rsidRPr="00966F61">
              <w:rPr>
                <w:rFonts w:asciiTheme="minorHAnsi" w:hAnsiTheme="minorHAnsi"/>
                <w:sz w:val="18"/>
                <w:szCs w:val="18"/>
              </w:rPr>
              <w:t>Condenser Speed Type</w:t>
            </w:r>
          </w:p>
        </w:tc>
        <w:tc>
          <w:tcPr>
            <w:tcW w:w="5605" w:type="dxa"/>
            <w:vAlign w:val="center"/>
          </w:tcPr>
          <w:p w14:paraId="068E95FA" w14:textId="77777777" w:rsidR="002756DE" w:rsidRDefault="002756DE" w:rsidP="002756DE">
            <w:pPr>
              <w:rPr>
                <w:rFonts w:asciiTheme="minorHAnsi" w:hAnsiTheme="minorHAnsi"/>
                <w:sz w:val="18"/>
                <w:szCs w:val="18"/>
              </w:rPr>
            </w:pPr>
            <w:r w:rsidRPr="00966F61">
              <w:rPr>
                <w:rFonts w:asciiTheme="minorHAnsi" w:hAnsiTheme="minorHAnsi"/>
                <w:sz w:val="18"/>
                <w:szCs w:val="18"/>
              </w:rPr>
              <w:t>&lt;&lt;calculated field:</w:t>
            </w:r>
            <w:r>
              <w:rPr>
                <w:rFonts w:asciiTheme="minorHAnsi" w:hAnsiTheme="minorHAnsi"/>
                <w:sz w:val="18"/>
                <w:szCs w:val="18"/>
              </w:rPr>
              <w:t xml:space="preserve"> I</w:t>
            </w:r>
            <w:r w:rsidRPr="00966F61">
              <w:rPr>
                <w:rFonts w:asciiTheme="minorHAnsi" w:hAnsiTheme="minorHAnsi"/>
                <w:sz w:val="18"/>
                <w:szCs w:val="18"/>
              </w:rPr>
              <w:t>f cooling system type=</w:t>
            </w:r>
            <w:proofErr w:type="spellStart"/>
            <w:r w:rsidRPr="00966F61">
              <w:rPr>
                <w:rFonts w:asciiTheme="minorHAnsi" w:hAnsiTheme="minorHAnsi"/>
                <w:sz w:val="18"/>
                <w:szCs w:val="18"/>
              </w:rPr>
              <w:t>NoCooling</w:t>
            </w:r>
            <w:proofErr w:type="spellEnd"/>
            <w:r w:rsidRPr="00966F61">
              <w:rPr>
                <w:rFonts w:asciiTheme="minorHAnsi" w:hAnsiTheme="minorHAnsi"/>
                <w:sz w:val="18"/>
                <w:szCs w:val="18"/>
              </w:rPr>
              <w:t xml:space="preserve"> then display text result= n/a - Heating-only</w:t>
            </w:r>
            <w:r>
              <w:rPr>
                <w:rFonts w:asciiTheme="minorHAnsi" w:hAnsiTheme="minorHAnsi"/>
                <w:sz w:val="18"/>
                <w:szCs w:val="18"/>
              </w:rPr>
              <w:t xml:space="preserve"> system</w:t>
            </w:r>
            <w:r w:rsidRPr="00966F61">
              <w:rPr>
                <w:rFonts w:asciiTheme="minorHAnsi" w:hAnsiTheme="minorHAnsi"/>
                <w:sz w:val="18"/>
                <w:szCs w:val="18"/>
              </w:rPr>
              <w:t>;</w:t>
            </w:r>
          </w:p>
          <w:p w14:paraId="068E95FB" w14:textId="76AB4493" w:rsidR="002756DE" w:rsidRDefault="002756DE" w:rsidP="002756DE">
            <w:pPr>
              <w:rPr>
                <w:rFonts w:asciiTheme="minorHAnsi" w:hAnsiTheme="minorHAnsi"/>
                <w:sz w:val="18"/>
                <w:szCs w:val="18"/>
              </w:rPr>
            </w:pPr>
            <w:proofErr w:type="spellStart"/>
            <w:r>
              <w:rPr>
                <w:rFonts w:asciiTheme="minorHAnsi" w:hAnsiTheme="minorHAnsi"/>
                <w:sz w:val="18"/>
                <w:szCs w:val="18"/>
              </w:rPr>
              <w:t>elsif</w:t>
            </w:r>
            <w:proofErr w:type="spellEnd"/>
            <w:r>
              <w:rPr>
                <w:rFonts w:asciiTheme="minorHAnsi" w:hAnsiTheme="minorHAnsi"/>
                <w:sz w:val="18"/>
                <w:szCs w:val="18"/>
              </w:rPr>
              <w:t xml:space="preserve"> the condenser speed type is not given on the MCH-01,</w:t>
            </w:r>
          </w:p>
          <w:p w14:paraId="068E95FC" w14:textId="77777777" w:rsidR="002756DE" w:rsidRDefault="002756DE" w:rsidP="002756DE">
            <w:pPr>
              <w:rPr>
                <w:rFonts w:asciiTheme="minorHAnsi" w:hAnsiTheme="minorHAnsi"/>
                <w:sz w:val="18"/>
                <w:szCs w:val="18"/>
              </w:rPr>
            </w:pPr>
            <w:r>
              <w:rPr>
                <w:rFonts w:asciiTheme="minorHAnsi" w:hAnsiTheme="minorHAnsi"/>
                <w:sz w:val="18"/>
                <w:szCs w:val="18"/>
              </w:rPr>
              <w:t>then display text n/a –Condenser Speed requirements do not apply;</w:t>
            </w:r>
          </w:p>
          <w:p w14:paraId="068E95FD" w14:textId="1119B39A" w:rsidR="002756DE" w:rsidRDefault="002756DE" w:rsidP="002756DE">
            <w:pPr>
              <w:rPr>
                <w:rFonts w:asciiTheme="minorHAnsi" w:hAnsiTheme="minorHAnsi"/>
                <w:sz w:val="18"/>
                <w:szCs w:val="18"/>
              </w:rPr>
            </w:pPr>
            <w:proofErr w:type="spellStart"/>
            <w:r>
              <w:rPr>
                <w:rFonts w:asciiTheme="minorHAnsi" w:hAnsiTheme="minorHAnsi"/>
                <w:sz w:val="18"/>
                <w:szCs w:val="18"/>
              </w:rPr>
              <w:t>elsif</w:t>
            </w:r>
            <w:proofErr w:type="spellEnd"/>
            <w:r>
              <w:rPr>
                <w:rFonts w:asciiTheme="minorHAnsi" w:hAnsiTheme="minorHAnsi"/>
                <w:sz w:val="18"/>
                <w:szCs w:val="18"/>
              </w:rPr>
              <w:t xml:space="preserve"> the condenser speed type is given on the MCH-01,</w:t>
            </w:r>
          </w:p>
          <w:p w14:paraId="068E95FE" w14:textId="77777777" w:rsidR="002756DE" w:rsidRDefault="002756DE" w:rsidP="002756DE">
            <w:pPr>
              <w:rPr>
                <w:rFonts w:asciiTheme="minorHAnsi" w:hAnsiTheme="minorHAnsi"/>
                <w:sz w:val="18"/>
                <w:szCs w:val="18"/>
              </w:rPr>
            </w:pPr>
            <w:r>
              <w:rPr>
                <w:rFonts w:asciiTheme="minorHAnsi" w:hAnsiTheme="minorHAnsi"/>
                <w:sz w:val="18"/>
                <w:szCs w:val="18"/>
              </w:rPr>
              <w:t xml:space="preserve"> then display value for Condenser Speed Type</w:t>
            </w:r>
          </w:p>
          <w:p w14:paraId="068E95FF" w14:textId="77777777" w:rsidR="002756DE" w:rsidRDefault="002756DE" w:rsidP="002756DE">
            <w:pPr>
              <w:rPr>
                <w:rFonts w:asciiTheme="minorHAnsi" w:hAnsiTheme="minorHAnsi"/>
                <w:sz w:val="18"/>
                <w:szCs w:val="18"/>
              </w:rPr>
            </w:pPr>
            <w:r w:rsidRPr="00966F61">
              <w:rPr>
                <w:rFonts w:asciiTheme="minorHAnsi" w:hAnsiTheme="minorHAnsi"/>
                <w:sz w:val="18"/>
                <w:szCs w:val="18"/>
              </w:rPr>
              <w:t xml:space="preserve">(note on </w:t>
            </w:r>
            <w:r>
              <w:rPr>
                <w:rFonts w:asciiTheme="minorHAnsi" w:hAnsiTheme="minorHAnsi"/>
                <w:sz w:val="18"/>
                <w:szCs w:val="18"/>
              </w:rPr>
              <w:t xml:space="preserve">applicable </w:t>
            </w:r>
            <w:r w:rsidRPr="00966F61">
              <w:rPr>
                <w:rFonts w:asciiTheme="minorHAnsi" w:hAnsiTheme="minorHAnsi"/>
                <w:sz w:val="18"/>
                <w:szCs w:val="18"/>
              </w:rPr>
              <w:t xml:space="preserve">MCH-01 </w:t>
            </w:r>
            <w:r>
              <w:rPr>
                <w:rFonts w:asciiTheme="minorHAnsi" w:hAnsiTheme="minorHAnsi"/>
                <w:sz w:val="18"/>
                <w:szCs w:val="18"/>
              </w:rPr>
              <w:t xml:space="preserve">docs </w:t>
            </w:r>
            <w:r w:rsidRPr="00966F61">
              <w:rPr>
                <w:rFonts w:asciiTheme="minorHAnsi" w:hAnsiTheme="minorHAnsi"/>
                <w:sz w:val="18"/>
                <w:szCs w:val="18"/>
              </w:rPr>
              <w:t xml:space="preserve">the options are:  </w:t>
            </w:r>
            <w:proofErr w:type="spellStart"/>
            <w:r w:rsidRPr="00966F61">
              <w:rPr>
                <w:rFonts w:asciiTheme="minorHAnsi" w:hAnsiTheme="minorHAnsi"/>
                <w:sz w:val="18"/>
                <w:szCs w:val="18"/>
              </w:rPr>
              <w:t>MultiSpeed</w:t>
            </w:r>
            <w:proofErr w:type="spellEnd"/>
            <w:r>
              <w:rPr>
                <w:rFonts w:asciiTheme="minorHAnsi" w:hAnsiTheme="minorHAnsi"/>
                <w:sz w:val="18"/>
                <w:szCs w:val="18"/>
              </w:rPr>
              <w:t>;</w:t>
            </w:r>
            <w:r w:rsidRPr="00966F61">
              <w:rPr>
                <w:rFonts w:asciiTheme="minorHAnsi" w:hAnsiTheme="minorHAnsi"/>
                <w:sz w:val="18"/>
                <w:szCs w:val="18"/>
              </w:rPr>
              <w:t xml:space="preserve"> or </w:t>
            </w:r>
            <w:proofErr w:type="spellStart"/>
            <w:r w:rsidRPr="00966F61">
              <w:rPr>
                <w:rFonts w:asciiTheme="minorHAnsi" w:hAnsiTheme="minorHAnsi"/>
                <w:sz w:val="18"/>
                <w:szCs w:val="18"/>
              </w:rPr>
              <w:t>SingleSpeed</w:t>
            </w:r>
            <w:proofErr w:type="spellEnd"/>
            <w:r w:rsidRPr="00966F61">
              <w:rPr>
                <w:rFonts w:asciiTheme="minorHAnsi" w:hAnsiTheme="minorHAnsi"/>
                <w:sz w:val="18"/>
                <w:szCs w:val="18"/>
              </w:rPr>
              <w:t>)&gt;&gt;</w:t>
            </w:r>
          </w:p>
        </w:tc>
      </w:tr>
      <w:tr w:rsidR="002756DE" w:rsidRPr="00966F61" w14:paraId="068E9609" w14:textId="77777777" w:rsidTr="007A1CE5">
        <w:trPr>
          <w:cantSplit/>
          <w:trHeight w:val="144"/>
        </w:trPr>
        <w:tc>
          <w:tcPr>
            <w:tcW w:w="475" w:type="dxa"/>
            <w:vAlign w:val="center"/>
          </w:tcPr>
          <w:p w14:paraId="068E9601" w14:textId="5C659DC3" w:rsidR="002756DE" w:rsidRPr="00966F61" w:rsidRDefault="002756DE" w:rsidP="002756DE">
            <w:pPr>
              <w:pStyle w:val="Header"/>
              <w:tabs>
                <w:tab w:val="clear" w:pos="4320"/>
                <w:tab w:val="clear" w:pos="8640"/>
              </w:tabs>
              <w:jc w:val="center"/>
              <w:rPr>
                <w:rFonts w:asciiTheme="minorHAnsi" w:hAnsiTheme="minorHAnsi"/>
                <w:sz w:val="18"/>
                <w:szCs w:val="18"/>
              </w:rPr>
            </w:pPr>
            <w:r w:rsidRPr="00966F61">
              <w:rPr>
                <w:rFonts w:asciiTheme="minorHAnsi" w:hAnsiTheme="minorHAnsi"/>
                <w:sz w:val="18"/>
                <w:szCs w:val="18"/>
              </w:rPr>
              <w:t>0</w:t>
            </w:r>
            <w:r>
              <w:rPr>
                <w:rFonts w:asciiTheme="minorHAnsi" w:hAnsiTheme="minorHAnsi"/>
                <w:sz w:val="18"/>
                <w:szCs w:val="18"/>
              </w:rPr>
              <w:t>7</w:t>
            </w:r>
          </w:p>
        </w:tc>
        <w:tc>
          <w:tcPr>
            <w:tcW w:w="4950" w:type="dxa"/>
            <w:vAlign w:val="center"/>
          </w:tcPr>
          <w:p w14:paraId="068E9602" w14:textId="2C793571" w:rsidR="002756DE" w:rsidRPr="00966F61" w:rsidRDefault="002756DE" w:rsidP="002756DE">
            <w:pPr>
              <w:pStyle w:val="Header"/>
              <w:tabs>
                <w:tab w:val="clear" w:pos="4320"/>
                <w:tab w:val="clear" w:pos="8640"/>
              </w:tabs>
              <w:rPr>
                <w:rFonts w:asciiTheme="minorHAnsi" w:hAnsiTheme="minorHAnsi"/>
                <w:sz w:val="18"/>
                <w:szCs w:val="18"/>
              </w:rPr>
            </w:pPr>
            <w:r w:rsidRPr="00966F61">
              <w:rPr>
                <w:rFonts w:asciiTheme="minorHAnsi" w:hAnsiTheme="minorHAnsi"/>
                <w:sz w:val="18"/>
                <w:szCs w:val="18"/>
              </w:rPr>
              <w:t>Cooling System Zonal Control Type</w:t>
            </w:r>
          </w:p>
        </w:tc>
        <w:tc>
          <w:tcPr>
            <w:tcW w:w="5605" w:type="dxa"/>
            <w:vAlign w:val="center"/>
          </w:tcPr>
          <w:p w14:paraId="068E9603" w14:textId="001DF68E" w:rsidR="002756DE" w:rsidRDefault="002756DE" w:rsidP="002756DE">
            <w:pPr>
              <w:rPr>
                <w:rFonts w:asciiTheme="minorHAnsi" w:hAnsiTheme="minorHAnsi"/>
                <w:sz w:val="18"/>
                <w:szCs w:val="18"/>
              </w:rPr>
            </w:pPr>
            <w:r w:rsidRPr="00966F61">
              <w:rPr>
                <w:rFonts w:asciiTheme="minorHAnsi" w:hAnsiTheme="minorHAnsi"/>
                <w:sz w:val="18"/>
                <w:szCs w:val="18"/>
              </w:rPr>
              <w:t>&lt;&lt;calculated field:</w:t>
            </w:r>
            <w:r>
              <w:rPr>
                <w:rFonts w:asciiTheme="minorHAnsi" w:hAnsiTheme="minorHAnsi"/>
                <w:sz w:val="18"/>
                <w:szCs w:val="18"/>
              </w:rPr>
              <w:t xml:space="preserve"> I</w:t>
            </w:r>
            <w:r w:rsidRPr="00966F61">
              <w:rPr>
                <w:rFonts w:asciiTheme="minorHAnsi" w:hAnsiTheme="minorHAnsi"/>
                <w:sz w:val="18"/>
                <w:szCs w:val="18"/>
              </w:rPr>
              <w:t>f cooling system type=</w:t>
            </w:r>
            <w:proofErr w:type="spellStart"/>
            <w:r w:rsidRPr="00966F61">
              <w:rPr>
                <w:rFonts w:asciiTheme="minorHAnsi" w:hAnsiTheme="minorHAnsi"/>
                <w:sz w:val="18"/>
                <w:szCs w:val="18"/>
              </w:rPr>
              <w:t>NoCooling</w:t>
            </w:r>
            <w:proofErr w:type="spellEnd"/>
            <w:r w:rsidRPr="00966F61">
              <w:rPr>
                <w:rFonts w:asciiTheme="minorHAnsi" w:hAnsiTheme="minorHAnsi"/>
                <w:sz w:val="18"/>
                <w:szCs w:val="18"/>
              </w:rPr>
              <w:t xml:space="preserve"> then display text result= n/a - Heating-only</w:t>
            </w:r>
            <w:r>
              <w:rPr>
                <w:rFonts w:asciiTheme="minorHAnsi" w:hAnsiTheme="minorHAnsi"/>
                <w:sz w:val="18"/>
                <w:szCs w:val="18"/>
              </w:rPr>
              <w:t xml:space="preserve"> system</w:t>
            </w:r>
            <w:r w:rsidRPr="00966F61">
              <w:rPr>
                <w:rFonts w:asciiTheme="minorHAnsi" w:hAnsiTheme="minorHAnsi"/>
                <w:sz w:val="18"/>
                <w:szCs w:val="18"/>
              </w:rPr>
              <w:t>;</w:t>
            </w:r>
          </w:p>
          <w:p w14:paraId="068E9604" w14:textId="77777777" w:rsidR="002756DE" w:rsidRDefault="002756DE" w:rsidP="002756DE">
            <w:pPr>
              <w:rPr>
                <w:rFonts w:asciiTheme="minorHAnsi" w:hAnsiTheme="minorHAnsi"/>
                <w:sz w:val="18"/>
                <w:szCs w:val="18"/>
              </w:rPr>
            </w:pPr>
            <w:r>
              <w:rPr>
                <w:rFonts w:asciiTheme="minorHAnsi" w:hAnsiTheme="minorHAnsi"/>
                <w:sz w:val="18"/>
                <w:szCs w:val="18"/>
              </w:rPr>
              <w:t xml:space="preserve">elseif the </w:t>
            </w:r>
            <w:r w:rsidRPr="00966F61">
              <w:rPr>
                <w:rFonts w:asciiTheme="minorHAnsi" w:hAnsiTheme="minorHAnsi"/>
                <w:sz w:val="18"/>
                <w:szCs w:val="18"/>
              </w:rPr>
              <w:t>Cooling System Zonal Control Type</w:t>
            </w:r>
            <w:r>
              <w:rPr>
                <w:rFonts w:asciiTheme="minorHAnsi" w:hAnsiTheme="minorHAnsi"/>
                <w:sz w:val="18"/>
                <w:szCs w:val="18"/>
              </w:rPr>
              <w:t xml:space="preserve"> is not given on the MCH-01,</w:t>
            </w:r>
          </w:p>
          <w:p w14:paraId="068E9605" w14:textId="77777777" w:rsidR="002756DE" w:rsidRDefault="002756DE" w:rsidP="002756DE">
            <w:pPr>
              <w:rPr>
                <w:rFonts w:asciiTheme="minorHAnsi" w:hAnsiTheme="minorHAnsi"/>
                <w:sz w:val="18"/>
                <w:szCs w:val="18"/>
              </w:rPr>
            </w:pPr>
            <w:r>
              <w:rPr>
                <w:rFonts w:asciiTheme="minorHAnsi" w:hAnsiTheme="minorHAnsi"/>
                <w:sz w:val="18"/>
                <w:szCs w:val="18"/>
              </w:rPr>
              <w:t>then display text:  n/a –Cooling System Zonal Control requirements do not apply;</w:t>
            </w:r>
          </w:p>
          <w:p w14:paraId="068E9606" w14:textId="7EDFFB0C" w:rsidR="002756DE" w:rsidRDefault="002756DE" w:rsidP="002756DE">
            <w:pPr>
              <w:rPr>
                <w:rFonts w:asciiTheme="minorHAnsi" w:hAnsiTheme="minorHAnsi"/>
                <w:sz w:val="18"/>
                <w:szCs w:val="18"/>
              </w:rPr>
            </w:pPr>
            <w:proofErr w:type="spellStart"/>
            <w:r>
              <w:rPr>
                <w:rFonts w:asciiTheme="minorHAnsi" w:hAnsiTheme="minorHAnsi"/>
                <w:sz w:val="18"/>
                <w:szCs w:val="18"/>
              </w:rPr>
              <w:t>elsif</w:t>
            </w:r>
            <w:proofErr w:type="spellEnd"/>
            <w:r>
              <w:rPr>
                <w:rFonts w:asciiTheme="minorHAnsi" w:hAnsiTheme="minorHAnsi"/>
                <w:sz w:val="18"/>
                <w:szCs w:val="18"/>
              </w:rPr>
              <w:t xml:space="preserve"> the </w:t>
            </w:r>
            <w:r w:rsidRPr="00966F61">
              <w:rPr>
                <w:rFonts w:asciiTheme="minorHAnsi" w:hAnsiTheme="minorHAnsi"/>
                <w:sz w:val="18"/>
                <w:szCs w:val="18"/>
              </w:rPr>
              <w:t>Cooling System Zonal Control Type</w:t>
            </w:r>
            <w:r>
              <w:rPr>
                <w:rFonts w:asciiTheme="minorHAnsi" w:hAnsiTheme="minorHAnsi"/>
                <w:sz w:val="18"/>
                <w:szCs w:val="18"/>
              </w:rPr>
              <w:t xml:space="preserve"> is given on the MCH-01,</w:t>
            </w:r>
          </w:p>
          <w:p w14:paraId="068E9607" w14:textId="77777777" w:rsidR="002756DE" w:rsidRDefault="002756DE" w:rsidP="002756DE">
            <w:pPr>
              <w:rPr>
                <w:rFonts w:asciiTheme="minorHAnsi" w:hAnsiTheme="minorHAnsi"/>
                <w:sz w:val="18"/>
                <w:szCs w:val="18"/>
              </w:rPr>
            </w:pPr>
            <w:r>
              <w:rPr>
                <w:rFonts w:asciiTheme="minorHAnsi" w:hAnsiTheme="minorHAnsi"/>
                <w:sz w:val="18"/>
                <w:szCs w:val="18"/>
              </w:rPr>
              <w:t xml:space="preserve"> then display value for </w:t>
            </w:r>
            <w:r w:rsidRPr="00966F61">
              <w:rPr>
                <w:rFonts w:asciiTheme="minorHAnsi" w:hAnsiTheme="minorHAnsi"/>
                <w:sz w:val="18"/>
                <w:szCs w:val="18"/>
              </w:rPr>
              <w:t>Cooling System Zonal Control Type</w:t>
            </w:r>
          </w:p>
          <w:p w14:paraId="068E9608" w14:textId="77777777" w:rsidR="002756DE" w:rsidRDefault="002756DE" w:rsidP="002756DE">
            <w:pPr>
              <w:rPr>
                <w:rFonts w:asciiTheme="minorHAnsi" w:hAnsiTheme="minorHAnsi"/>
                <w:sz w:val="18"/>
                <w:szCs w:val="18"/>
              </w:rPr>
            </w:pPr>
            <w:r w:rsidRPr="00966F61">
              <w:rPr>
                <w:rFonts w:asciiTheme="minorHAnsi" w:hAnsiTheme="minorHAnsi"/>
                <w:sz w:val="18"/>
                <w:szCs w:val="18"/>
              </w:rPr>
              <w:t xml:space="preserve">(note on </w:t>
            </w:r>
            <w:r>
              <w:rPr>
                <w:rFonts w:asciiTheme="minorHAnsi" w:hAnsiTheme="minorHAnsi"/>
                <w:sz w:val="18"/>
                <w:szCs w:val="18"/>
              </w:rPr>
              <w:t xml:space="preserve">applicable </w:t>
            </w:r>
            <w:r w:rsidRPr="00966F61">
              <w:rPr>
                <w:rFonts w:asciiTheme="minorHAnsi" w:hAnsiTheme="minorHAnsi"/>
                <w:sz w:val="18"/>
                <w:szCs w:val="18"/>
              </w:rPr>
              <w:t xml:space="preserve">MCH-01 </w:t>
            </w:r>
            <w:r>
              <w:rPr>
                <w:rFonts w:asciiTheme="minorHAnsi" w:hAnsiTheme="minorHAnsi"/>
                <w:sz w:val="18"/>
                <w:szCs w:val="18"/>
              </w:rPr>
              <w:t xml:space="preserve">docs </w:t>
            </w:r>
            <w:r w:rsidRPr="00966F61">
              <w:rPr>
                <w:rFonts w:asciiTheme="minorHAnsi" w:hAnsiTheme="minorHAnsi"/>
                <w:sz w:val="18"/>
                <w:szCs w:val="18"/>
              </w:rPr>
              <w:t xml:space="preserve">the options are:  </w:t>
            </w:r>
            <w:proofErr w:type="spellStart"/>
            <w:r w:rsidRPr="00966F61">
              <w:rPr>
                <w:rFonts w:asciiTheme="minorHAnsi" w:hAnsiTheme="minorHAnsi"/>
                <w:sz w:val="18"/>
                <w:szCs w:val="18"/>
              </w:rPr>
              <w:t>ZonallyControlled</w:t>
            </w:r>
            <w:proofErr w:type="spellEnd"/>
            <w:r w:rsidRPr="00966F61">
              <w:rPr>
                <w:rFonts w:asciiTheme="minorHAnsi" w:hAnsiTheme="minorHAnsi"/>
                <w:sz w:val="18"/>
                <w:szCs w:val="18"/>
              </w:rPr>
              <w:t xml:space="preserve"> and </w:t>
            </w:r>
            <w:proofErr w:type="spellStart"/>
            <w:r w:rsidRPr="00966F61">
              <w:rPr>
                <w:rFonts w:asciiTheme="minorHAnsi" w:hAnsiTheme="minorHAnsi"/>
                <w:sz w:val="18"/>
                <w:szCs w:val="18"/>
              </w:rPr>
              <w:t>NotZonal</w:t>
            </w:r>
            <w:proofErr w:type="spellEnd"/>
            <w:r w:rsidRPr="00966F61">
              <w:rPr>
                <w:rFonts w:asciiTheme="minorHAnsi" w:hAnsiTheme="minorHAnsi"/>
                <w:sz w:val="18"/>
                <w:szCs w:val="18"/>
              </w:rPr>
              <w:t>)&gt;&gt;</w:t>
            </w:r>
          </w:p>
        </w:tc>
      </w:tr>
      <w:tr w:rsidR="002756DE" w:rsidRPr="00966F61" w14:paraId="068E9615" w14:textId="77777777" w:rsidTr="007A1CE5">
        <w:trPr>
          <w:cantSplit/>
          <w:trHeight w:val="144"/>
        </w:trPr>
        <w:tc>
          <w:tcPr>
            <w:tcW w:w="475" w:type="dxa"/>
            <w:vAlign w:val="center"/>
          </w:tcPr>
          <w:p w14:paraId="068E960A" w14:textId="4162274B" w:rsidR="002756DE" w:rsidRPr="00966F61" w:rsidRDefault="002756DE" w:rsidP="002756DE">
            <w:pPr>
              <w:pStyle w:val="FootnoteText"/>
              <w:jc w:val="center"/>
              <w:rPr>
                <w:rFonts w:asciiTheme="minorHAnsi" w:hAnsiTheme="minorHAnsi"/>
                <w:sz w:val="18"/>
                <w:szCs w:val="18"/>
              </w:rPr>
            </w:pPr>
            <w:r w:rsidRPr="00966F61">
              <w:rPr>
                <w:rFonts w:asciiTheme="minorHAnsi" w:hAnsiTheme="minorHAnsi"/>
                <w:sz w:val="18"/>
                <w:szCs w:val="18"/>
              </w:rPr>
              <w:t>0</w:t>
            </w:r>
            <w:r>
              <w:rPr>
                <w:rFonts w:asciiTheme="minorHAnsi" w:hAnsiTheme="minorHAnsi"/>
                <w:sz w:val="18"/>
                <w:szCs w:val="18"/>
              </w:rPr>
              <w:t>8</w:t>
            </w:r>
          </w:p>
        </w:tc>
        <w:tc>
          <w:tcPr>
            <w:tcW w:w="4950" w:type="dxa"/>
            <w:vAlign w:val="center"/>
          </w:tcPr>
          <w:p w14:paraId="068E960B" w14:textId="4103ED6B" w:rsidR="002756DE" w:rsidRPr="00966F61" w:rsidRDefault="002756DE" w:rsidP="002756DE">
            <w:pPr>
              <w:keepNext/>
              <w:rPr>
                <w:rFonts w:asciiTheme="minorHAnsi" w:hAnsiTheme="minorHAnsi"/>
                <w:sz w:val="18"/>
                <w:szCs w:val="18"/>
              </w:rPr>
            </w:pPr>
            <w:r w:rsidRPr="00966F61">
              <w:rPr>
                <w:rFonts w:asciiTheme="minorHAnsi" w:hAnsiTheme="minorHAnsi"/>
                <w:sz w:val="18"/>
                <w:szCs w:val="18"/>
              </w:rPr>
              <w:t>Central Fan Integrated (CFI) Ventilation System Status</w:t>
            </w:r>
          </w:p>
        </w:tc>
        <w:tc>
          <w:tcPr>
            <w:tcW w:w="5605" w:type="dxa"/>
            <w:vAlign w:val="center"/>
          </w:tcPr>
          <w:p w14:paraId="068E960C" w14:textId="77777777" w:rsidR="002756DE" w:rsidRDefault="002756DE" w:rsidP="002756DE">
            <w:pPr>
              <w:rPr>
                <w:rFonts w:asciiTheme="minorHAnsi" w:hAnsiTheme="minorHAnsi"/>
                <w:sz w:val="18"/>
                <w:szCs w:val="18"/>
              </w:rPr>
            </w:pPr>
            <w:r>
              <w:rPr>
                <w:rFonts w:asciiTheme="minorHAnsi" w:hAnsiTheme="minorHAnsi"/>
                <w:sz w:val="18"/>
                <w:szCs w:val="18"/>
              </w:rPr>
              <w:t>&lt;&lt;calculated field:</w:t>
            </w:r>
          </w:p>
          <w:p w14:paraId="068E960D" w14:textId="77777777" w:rsidR="002756DE" w:rsidRDefault="002756DE" w:rsidP="002756DE">
            <w:pPr>
              <w:rPr>
                <w:rFonts w:asciiTheme="minorHAnsi" w:hAnsiTheme="minorHAnsi"/>
                <w:sz w:val="18"/>
                <w:szCs w:val="18"/>
              </w:rPr>
            </w:pPr>
            <w:r>
              <w:rPr>
                <w:rFonts w:asciiTheme="minorHAnsi" w:hAnsiTheme="minorHAnsi"/>
                <w:sz w:val="18"/>
                <w:szCs w:val="18"/>
              </w:rPr>
              <w:t xml:space="preserve">reference value from MCH-01; </w:t>
            </w:r>
          </w:p>
          <w:p w14:paraId="068E960E" w14:textId="77777777" w:rsidR="002756DE" w:rsidRDefault="002756DE" w:rsidP="002756DE">
            <w:pPr>
              <w:rPr>
                <w:rFonts w:asciiTheme="minorHAnsi" w:hAnsiTheme="minorHAnsi"/>
                <w:sz w:val="18"/>
                <w:szCs w:val="18"/>
              </w:rPr>
            </w:pPr>
            <w:r>
              <w:rPr>
                <w:rFonts w:asciiTheme="minorHAnsi" w:hAnsiTheme="minorHAnsi"/>
                <w:sz w:val="18"/>
                <w:szCs w:val="18"/>
              </w:rPr>
              <w:t xml:space="preserve">note: allowable values = </w:t>
            </w:r>
          </w:p>
          <w:p w14:paraId="068E960F" w14:textId="77777777" w:rsidR="002756DE" w:rsidRPr="00412C06" w:rsidRDefault="002756DE" w:rsidP="002756DE">
            <w:pPr>
              <w:keepNext/>
              <w:rPr>
                <w:rFonts w:ascii="Calibri" w:hAnsi="Calibri"/>
                <w:sz w:val="18"/>
                <w:szCs w:val="18"/>
              </w:rPr>
            </w:pPr>
            <w:r w:rsidRPr="00412C06">
              <w:rPr>
                <w:rFonts w:ascii="Calibri" w:hAnsi="Calibri"/>
                <w:sz w:val="18"/>
                <w:szCs w:val="18"/>
              </w:rPr>
              <w:t>*CFI System</w:t>
            </w:r>
          </w:p>
          <w:p w14:paraId="068E9610" w14:textId="77777777" w:rsidR="002756DE" w:rsidRPr="00412C06" w:rsidRDefault="002756DE" w:rsidP="002756DE">
            <w:pPr>
              <w:rPr>
                <w:rFonts w:asciiTheme="minorHAnsi" w:hAnsiTheme="minorHAnsi"/>
                <w:sz w:val="18"/>
                <w:szCs w:val="18"/>
              </w:rPr>
            </w:pPr>
            <w:r w:rsidRPr="00412C06">
              <w:rPr>
                <w:rFonts w:ascii="Calibri" w:hAnsi="Calibri"/>
                <w:sz w:val="18"/>
                <w:szCs w:val="18"/>
              </w:rPr>
              <w:t>*</w:t>
            </w:r>
            <w:r w:rsidRPr="00412C06">
              <w:rPr>
                <w:rFonts w:asciiTheme="minorHAnsi" w:hAnsiTheme="minorHAnsi"/>
                <w:sz w:val="18"/>
                <w:szCs w:val="18"/>
              </w:rPr>
              <w:t>Not CFI&gt;&gt;</w:t>
            </w:r>
          </w:p>
          <w:p w14:paraId="068E9613" w14:textId="2EB94613" w:rsidR="002756DE" w:rsidRDefault="002756DE" w:rsidP="002756DE">
            <w:pPr>
              <w:rPr>
                <w:rFonts w:asciiTheme="minorHAnsi" w:hAnsiTheme="minorHAnsi"/>
                <w:sz w:val="18"/>
                <w:szCs w:val="18"/>
              </w:rPr>
            </w:pPr>
          </w:p>
          <w:p w14:paraId="068E9614" w14:textId="77777777" w:rsidR="002756DE" w:rsidRDefault="002756DE" w:rsidP="002756DE">
            <w:pPr>
              <w:rPr>
                <w:rFonts w:asciiTheme="minorHAnsi" w:hAnsiTheme="minorHAnsi"/>
                <w:sz w:val="18"/>
                <w:szCs w:val="18"/>
              </w:rPr>
            </w:pPr>
          </w:p>
        </w:tc>
      </w:tr>
      <w:tr w:rsidR="002756DE" w:rsidRPr="00966F61" w14:paraId="068E961D" w14:textId="77777777" w:rsidTr="007A1CE5">
        <w:trPr>
          <w:cantSplit/>
          <w:trHeight w:val="144"/>
        </w:trPr>
        <w:tc>
          <w:tcPr>
            <w:tcW w:w="475" w:type="dxa"/>
            <w:vAlign w:val="center"/>
          </w:tcPr>
          <w:p w14:paraId="068E9616" w14:textId="6D8A3FD6" w:rsidR="002756DE" w:rsidRPr="00966F61" w:rsidRDefault="002756DE" w:rsidP="002756DE">
            <w:pPr>
              <w:pStyle w:val="FootnoteText"/>
              <w:jc w:val="center"/>
              <w:rPr>
                <w:rFonts w:asciiTheme="minorHAnsi" w:hAnsiTheme="minorHAnsi"/>
                <w:sz w:val="18"/>
                <w:szCs w:val="18"/>
              </w:rPr>
            </w:pPr>
            <w:r w:rsidRPr="00966F61">
              <w:rPr>
                <w:rFonts w:asciiTheme="minorHAnsi" w:hAnsiTheme="minorHAnsi"/>
                <w:sz w:val="18"/>
                <w:szCs w:val="18"/>
              </w:rPr>
              <w:t>0</w:t>
            </w:r>
            <w:r>
              <w:rPr>
                <w:rFonts w:asciiTheme="minorHAnsi" w:hAnsiTheme="minorHAnsi"/>
                <w:sz w:val="18"/>
                <w:szCs w:val="18"/>
              </w:rPr>
              <w:t>9</w:t>
            </w:r>
          </w:p>
        </w:tc>
        <w:tc>
          <w:tcPr>
            <w:tcW w:w="4950" w:type="dxa"/>
            <w:vAlign w:val="center"/>
          </w:tcPr>
          <w:p w14:paraId="068E9617" w14:textId="4EB7F2A5" w:rsidR="002756DE" w:rsidRPr="00966F61" w:rsidRDefault="002756DE" w:rsidP="002756DE">
            <w:pPr>
              <w:keepNext/>
              <w:rPr>
                <w:rFonts w:asciiTheme="minorHAnsi" w:hAnsiTheme="minorHAnsi"/>
                <w:sz w:val="18"/>
                <w:szCs w:val="18"/>
              </w:rPr>
            </w:pPr>
            <w:r w:rsidRPr="00966F61">
              <w:rPr>
                <w:rFonts w:asciiTheme="minorHAnsi" w:hAnsiTheme="minorHAnsi"/>
                <w:sz w:val="18"/>
                <w:szCs w:val="18"/>
              </w:rPr>
              <w:t>System Bypass Duct Status</w:t>
            </w:r>
          </w:p>
        </w:tc>
        <w:tc>
          <w:tcPr>
            <w:tcW w:w="5605" w:type="dxa"/>
            <w:vAlign w:val="center"/>
          </w:tcPr>
          <w:p w14:paraId="068E9618" w14:textId="77777777" w:rsidR="002756DE" w:rsidRDefault="002756DE" w:rsidP="002756DE">
            <w:pPr>
              <w:rPr>
                <w:rFonts w:asciiTheme="minorHAnsi" w:hAnsiTheme="minorHAnsi"/>
                <w:sz w:val="18"/>
                <w:szCs w:val="18"/>
              </w:rPr>
            </w:pPr>
            <w:r w:rsidRPr="00966F61">
              <w:rPr>
                <w:rFonts w:asciiTheme="minorHAnsi" w:hAnsiTheme="minorHAnsi"/>
                <w:sz w:val="18"/>
                <w:szCs w:val="18"/>
              </w:rPr>
              <w:t xml:space="preserve">&lt;&lt;calculated field: </w:t>
            </w:r>
          </w:p>
          <w:p w14:paraId="068E9619" w14:textId="5CD6A622" w:rsidR="002756DE" w:rsidRDefault="002756DE" w:rsidP="002756DE">
            <w:pPr>
              <w:rPr>
                <w:rFonts w:asciiTheme="minorHAnsi" w:hAnsiTheme="minorHAnsi"/>
                <w:sz w:val="18"/>
                <w:szCs w:val="18"/>
              </w:rPr>
            </w:pPr>
            <w:r>
              <w:rPr>
                <w:rFonts w:asciiTheme="minorHAnsi" w:hAnsiTheme="minorHAnsi"/>
                <w:sz w:val="18"/>
                <w:szCs w:val="18"/>
              </w:rPr>
              <w:t>If parent is MCH-01b, MCH-01c, or MCH-01d then value=N/A;</w:t>
            </w:r>
          </w:p>
          <w:p w14:paraId="068E961A" w14:textId="3A56456E" w:rsidR="002756DE" w:rsidRDefault="002756DE" w:rsidP="002756DE">
            <w:pPr>
              <w:rPr>
                <w:rFonts w:asciiTheme="minorHAnsi" w:hAnsiTheme="minorHAnsi"/>
                <w:sz w:val="18"/>
                <w:szCs w:val="18"/>
              </w:rPr>
            </w:pPr>
            <w:r>
              <w:rPr>
                <w:rFonts w:asciiTheme="minorHAnsi" w:hAnsiTheme="minorHAnsi"/>
                <w:sz w:val="18"/>
                <w:szCs w:val="18"/>
              </w:rPr>
              <w:t>elseif parent is MCH-01a, reference value from MCH-01a section J10</w:t>
            </w:r>
          </w:p>
          <w:p w14:paraId="068E961C" w14:textId="285127F7" w:rsidR="002756DE" w:rsidRPr="00966F61" w:rsidRDefault="002756DE" w:rsidP="002756DE">
            <w:pPr>
              <w:rPr>
                <w:rFonts w:asciiTheme="minorHAnsi" w:hAnsiTheme="minorHAnsi"/>
                <w:sz w:val="18"/>
                <w:szCs w:val="18"/>
              </w:rPr>
            </w:pPr>
            <w:r w:rsidDel="00EB6E1D">
              <w:rPr>
                <w:rFonts w:asciiTheme="minorHAnsi" w:hAnsiTheme="minorHAnsi"/>
                <w:sz w:val="18"/>
                <w:szCs w:val="18"/>
              </w:rPr>
              <w:t xml:space="preserve"> </w:t>
            </w:r>
            <w:r w:rsidRPr="00966F61">
              <w:rPr>
                <w:rFonts w:asciiTheme="minorHAnsi" w:hAnsiTheme="minorHAnsi"/>
                <w:sz w:val="18"/>
                <w:szCs w:val="18"/>
              </w:rPr>
              <w:t>(note: on the MCH01</w:t>
            </w:r>
            <w:r>
              <w:rPr>
                <w:rFonts w:asciiTheme="minorHAnsi" w:hAnsiTheme="minorHAnsi"/>
                <w:sz w:val="18"/>
                <w:szCs w:val="18"/>
              </w:rPr>
              <w:t xml:space="preserve">a </w:t>
            </w:r>
            <w:r w:rsidRPr="00966F61">
              <w:rPr>
                <w:rFonts w:asciiTheme="minorHAnsi" w:hAnsiTheme="minorHAnsi"/>
                <w:sz w:val="18"/>
                <w:szCs w:val="18"/>
              </w:rPr>
              <w:t>the options are:</w:t>
            </w:r>
            <w:r>
              <w:rPr>
                <w:rFonts w:asciiTheme="minorHAnsi" w:hAnsiTheme="minorHAnsi"/>
                <w:sz w:val="18"/>
                <w:szCs w:val="18"/>
              </w:rPr>
              <w:t xml:space="preserve"> </w:t>
            </w:r>
            <w:r w:rsidRPr="00966F61">
              <w:rPr>
                <w:rFonts w:asciiTheme="minorHAnsi" w:hAnsiTheme="minorHAnsi"/>
                <w:sz w:val="18"/>
                <w:szCs w:val="18"/>
              </w:rPr>
              <w:t>Has Bypass Duct; or</w:t>
            </w:r>
            <w:r>
              <w:rPr>
                <w:rFonts w:asciiTheme="minorHAnsi" w:hAnsiTheme="minorHAnsi"/>
                <w:sz w:val="18"/>
                <w:szCs w:val="18"/>
              </w:rPr>
              <w:t xml:space="preserve"> </w:t>
            </w:r>
            <w:r w:rsidRPr="00966F61">
              <w:rPr>
                <w:rFonts w:asciiTheme="minorHAnsi" w:hAnsiTheme="minorHAnsi"/>
                <w:sz w:val="18"/>
                <w:szCs w:val="18"/>
              </w:rPr>
              <w:t>No bypass duct)&gt;&gt;</w:t>
            </w:r>
          </w:p>
        </w:tc>
      </w:tr>
      <w:tr w:rsidR="002756DE" w:rsidRPr="00966F61" w14:paraId="068E9621" w14:textId="77777777" w:rsidTr="007A1CE5">
        <w:trPr>
          <w:cantSplit/>
          <w:trHeight w:val="144"/>
        </w:trPr>
        <w:tc>
          <w:tcPr>
            <w:tcW w:w="475" w:type="dxa"/>
            <w:vAlign w:val="center"/>
          </w:tcPr>
          <w:p w14:paraId="068E961E" w14:textId="4C76F6E3" w:rsidR="002756DE" w:rsidRPr="00966F61" w:rsidRDefault="002756DE" w:rsidP="002756DE">
            <w:pPr>
              <w:pStyle w:val="FootnoteText"/>
              <w:jc w:val="center"/>
              <w:rPr>
                <w:rFonts w:asciiTheme="minorHAnsi" w:hAnsiTheme="minorHAnsi"/>
                <w:sz w:val="18"/>
                <w:szCs w:val="18"/>
              </w:rPr>
            </w:pPr>
            <w:r>
              <w:rPr>
                <w:rFonts w:asciiTheme="minorHAnsi" w:hAnsiTheme="minorHAnsi"/>
                <w:sz w:val="18"/>
                <w:szCs w:val="18"/>
              </w:rPr>
              <w:t>10</w:t>
            </w:r>
          </w:p>
        </w:tc>
        <w:tc>
          <w:tcPr>
            <w:tcW w:w="4950" w:type="dxa"/>
            <w:vAlign w:val="center"/>
          </w:tcPr>
          <w:p w14:paraId="068E961F" w14:textId="34A08001" w:rsidR="002756DE" w:rsidRPr="00966F61" w:rsidRDefault="002756DE" w:rsidP="002756DE">
            <w:pPr>
              <w:keepNext/>
              <w:rPr>
                <w:rFonts w:asciiTheme="minorHAnsi" w:hAnsiTheme="minorHAnsi"/>
                <w:sz w:val="18"/>
                <w:szCs w:val="18"/>
              </w:rPr>
            </w:pPr>
            <w:r w:rsidRPr="00966F61">
              <w:rPr>
                <w:rFonts w:asciiTheme="minorHAnsi" w:hAnsiTheme="minorHAnsi"/>
                <w:sz w:val="18"/>
                <w:szCs w:val="18"/>
              </w:rPr>
              <w:t>Date of System Airflow Rate Measurement</w:t>
            </w:r>
          </w:p>
        </w:tc>
        <w:tc>
          <w:tcPr>
            <w:tcW w:w="5605" w:type="dxa"/>
            <w:vAlign w:val="center"/>
          </w:tcPr>
          <w:p w14:paraId="068E9620" w14:textId="77777777" w:rsidR="002756DE" w:rsidRDefault="002756DE" w:rsidP="002756DE">
            <w:pPr>
              <w:keepNext/>
              <w:rPr>
                <w:rFonts w:asciiTheme="minorHAnsi" w:hAnsiTheme="minorHAnsi"/>
                <w:sz w:val="18"/>
                <w:szCs w:val="18"/>
              </w:rPr>
            </w:pPr>
            <w:r w:rsidRPr="00966F61">
              <w:rPr>
                <w:rFonts w:asciiTheme="minorHAnsi" w:hAnsiTheme="minorHAnsi"/>
                <w:sz w:val="18"/>
                <w:szCs w:val="18"/>
              </w:rPr>
              <w:t>&lt;&lt;user input: date: use validated date format&gt;&gt;</w:t>
            </w:r>
          </w:p>
        </w:tc>
      </w:tr>
      <w:tr w:rsidR="002756DE" w:rsidRPr="00966F61" w14:paraId="068E9629" w14:textId="77777777" w:rsidTr="007A1CE5">
        <w:trPr>
          <w:cantSplit/>
          <w:trHeight w:val="144"/>
        </w:trPr>
        <w:tc>
          <w:tcPr>
            <w:tcW w:w="475" w:type="dxa"/>
            <w:vAlign w:val="center"/>
          </w:tcPr>
          <w:p w14:paraId="068E9622" w14:textId="0AEA393C" w:rsidR="002756DE" w:rsidRPr="00966F61" w:rsidDel="006E5AE2" w:rsidRDefault="002756DE" w:rsidP="002756DE">
            <w:pPr>
              <w:pStyle w:val="FootnoteText"/>
              <w:jc w:val="center"/>
              <w:rPr>
                <w:rFonts w:asciiTheme="minorHAnsi" w:hAnsiTheme="minorHAnsi"/>
                <w:sz w:val="18"/>
                <w:szCs w:val="18"/>
              </w:rPr>
            </w:pPr>
            <w:r>
              <w:rPr>
                <w:rFonts w:asciiTheme="minorHAnsi" w:hAnsiTheme="minorHAnsi"/>
                <w:sz w:val="18"/>
                <w:szCs w:val="18"/>
              </w:rPr>
              <w:t>11</w:t>
            </w:r>
          </w:p>
        </w:tc>
        <w:tc>
          <w:tcPr>
            <w:tcW w:w="4950" w:type="dxa"/>
            <w:vAlign w:val="center"/>
          </w:tcPr>
          <w:p w14:paraId="068E9623" w14:textId="01E47671" w:rsidR="002756DE" w:rsidRPr="00966F61" w:rsidRDefault="002756DE" w:rsidP="002756DE">
            <w:pPr>
              <w:keepNext/>
              <w:rPr>
                <w:rFonts w:asciiTheme="minorHAnsi" w:hAnsiTheme="minorHAnsi"/>
                <w:sz w:val="18"/>
                <w:szCs w:val="18"/>
              </w:rPr>
            </w:pPr>
            <w:r w:rsidRPr="00966F61">
              <w:rPr>
                <w:rFonts w:asciiTheme="minorHAnsi" w:hAnsiTheme="minorHAnsi"/>
                <w:sz w:val="18"/>
                <w:szCs w:val="18"/>
              </w:rPr>
              <w:t xml:space="preserve">Airflow Rate Protocol </w:t>
            </w:r>
            <w:r>
              <w:rPr>
                <w:rFonts w:asciiTheme="minorHAnsi" w:hAnsiTheme="minorHAnsi"/>
                <w:sz w:val="18"/>
                <w:szCs w:val="18"/>
              </w:rPr>
              <w:t>U</w:t>
            </w:r>
            <w:r w:rsidRPr="00966F61">
              <w:rPr>
                <w:rFonts w:asciiTheme="minorHAnsi" w:hAnsiTheme="minorHAnsi"/>
                <w:sz w:val="18"/>
                <w:szCs w:val="18"/>
              </w:rPr>
              <w:t>tilized</w:t>
            </w:r>
          </w:p>
        </w:tc>
        <w:tc>
          <w:tcPr>
            <w:tcW w:w="5605" w:type="dxa"/>
            <w:vAlign w:val="center"/>
          </w:tcPr>
          <w:p w14:paraId="068E9624" w14:textId="77777777" w:rsidR="002756DE" w:rsidRDefault="002756DE" w:rsidP="002756DE">
            <w:pPr>
              <w:keepNext/>
              <w:rPr>
                <w:rFonts w:asciiTheme="minorHAnsi" w:hAnsiTheme="minorHAnsi"/>
                <w:sz w:val="18"/>
                <w:szCs w:val="18"/>
              </w:rPr>
            </w:pPr>
            <w:r w:rsidRPr="00966F61">
              <w:rPr>
                <w:rFonts w:asciiTheme="minorHAnsi" w:hAnsiTheme="minorHAnsi"/>
                <w:sz w:val="18"/>
                <w:szCs w:val="18"/>
              </w:rPr>
              <w:t xml:space="preserve">&lt;&lt;Calculated field:  </w:t>
            </w:r>
          </w:p>
          <w:p w14:paraId="068E9625" w14:textId="56A2734F" w:rsidR="002756DE" w:rsidRDefault="002756DE" w:rsidP="002756DE">
            <w:pPr>
              <w:keepNext/>
              <w:rPr>
                <w:rFonts w:asciiTheme="minorHAnsi" w:hAnsiTheme="minorHAnsi"/>
                <w:sz w:val="18"/>
                <w:szCs w:val="18"/>
              </w:rPr>
            </w:pPr>
            <w:r w:rsidRPr="00966F61">
              <w:rPr>
                <w:rFonts w:asciiTheme="minorHAnsi" w:hAnsiTheme="minorHAnsi"/>
                <w:sz w:val="18"/>
                <w:szCs w:val="18"/>
              </w:rPr>
              <w:t>If A0</w:t>
            </w:r>
            <w:r w:rsidR="00885A92">
              <w:rPr>
                <w:rFonts w:asciiTheme="minorHAnsi" w:hAnsiTheme="minorHAnsi"/>
                <w:sz w:val="18"/>
                <w:szCs w:val="18"/>
              </w:rPr>
              <w:t>4</w:t>
            </w:r>
            <w:proofErr w:type="gramStart"/>
            <w:r w:rsidRPr="00966F61">
              <w:rPr>
                <w:rFonts w:asciiTheme="minorHAnsi" w:hAnsiTheme="minorHAnsi"/>
                <w:sz w:val="18"/>
                <w:szCs w:val="18"/>
              </w:rPr>
              <w:t>=(</w:t>
            </w:r>
            <w:proofErr w:type="gramEnd"/>
            <w:r w:rsidRPr="00966F61">
              <w:rPr>
                <w:rFonts w:asciiTheme="minorHAnsi" w:hAnsiTheme="minorHAnsi"/>
                <w:sz w:val="18"/>
                <w:szCs w:val="18"/>
                <w:u w:val="single"/>
              </w:rPr>
              <w:t>New</w:t>
            </w:r>
            <w:r w:rsidRPr="00966F61">
              <w:rPr>
                <w:rFonts w:asciiTheme="minorHAnsi" w:hAnsiTheme="minorHAnsi"/>
                <w:sz w:val="18"/>
                <w:szCs w:val="18"/>
              </w:rPr>
              <w:t xml:space="preserve"> or </w:t>
            </w:r>
            <w:r w:rsidRPr="00966F61">
              <w:rPr>
                <w:rFonts w:asciiTheme="minorHAnsi" w:hAnsiTheme="minorHAnsi"/>
                <w:sz w:val="18"/>
                <w:szCs w:val="18"/>
                <w:u w:val="single"/>
              </w:rPr>
              <w:t>Replacement</w:t>
            </w:r>
            <w:r w:rsidRPr="00966F61">
              <w:rPr>
                <w:rFonts w:asciiTheme="minorHAnsi" w:hAnsiTheme="minorHAnsi"/>
                <w:sz w:val="18"/>
                <w:szCs w:val="18"/>
              </w:rPr>
              <w:t>), then display result = RA3.3 procedures for airflow rate measurement;</w:t>
            </w:r>
          </w:p>
          <w:p w14:paraId="068E9626" w14:textId="312E869A" w:rsidR="002756DE" w:rsidRDefault="002756DE" w:rsidP="002756DE">
            <w:pPr>
              <w:keepNext/>
              <w:rPr>
                <w:rFonts w:asciiTheme="minorHAnsi" w:hAnsiTheme="minorHAnsi"/>
                <w:sz w:val="18"/>
                <w:szCs w:val="18"/>
              </w:rPr>
            </w:pPr>
            <w:r w:rsidRPr="00966F61">
              <w:rPr>
                <w:rFonts w:asciiTheme="minorHAnsi" w:hAnsiTheme="minorHAnsi"/>
                <w:sz w:val="18"/>
                <w:szCs w:val="18"/>
              </w:rPr>
              <w:t>elseif A0</w:t>
            </w:r>
            <w:r w:rsidR="00885A92">
              <w:rPr>
                <w:rFonts w:asciiTheme="minorHAnsi" w:hAnsiTheme="minorHAnsi"/>
                <w:sz w:val="18"/>
                <w:szCs w:val="18"/>
              </w:rPr>
              <w:t>4</w:t>
            </w:r>
            <w:r w:rsidRPr="00966F61">
              <w:rPr>
                <w:rFonts w:asciiTheme="minorHAnsi" w:hAnsiTheme="minorHAnsi"/>
                <w:sz w:val="18"/>
                <w:szCs w:val="18"/>
              </w:rPr>
              <w:t>=Alteration then allow user to pick from list:</w:t>
            </w:r>
          </w:p>
          <w:p w14:paraId="068E9627" w14:textId="46E69684" w:rsidR="002756DE" w:rsidRDefault="002756DE" w:rsidP="002756DE">
            <w:pPr>
              <w:keepNext/>
              <w:rPr>
                <w:rFonts w:asciiTheme="minorHAnsi" w:hAnsiTheme="minorHAnsi"/>
                <w:sz w:val="18"/>
                <w:szCs w:val="18"/>
              </w:rPr>
            </w:pPr>
            <w:r w:rsidRPr="00966F61">
              <w:rPr>
                <w:rFonts w:asciiTheme="minorHAnsi" w:hAnsiTheme="minorHAnsi"/>
                <w:sz w:val="18"/>
                <w:szCs w:val="18"/>
              </w:rPr>
              <w:t>**RA</w:t>
            </w:r>
            <w:r>
              <w:rPr>
                <w:rFonts w:asciiTheme="minorHAnsi" w:hAnsiTheme="minorHAnsi"/>
                <w:sz w:val="18"/>
                <w:szCs w:val="18"/>
              </w:rPr>
              <w:t>3.3.3.1.5</w:t>
            </w:r>
            <w:r w:rsidRPr="00966F61">
              <w:rPr>
                <w:rFonts w:asciiTheme="minorHAnsi" w:hAnsiTheme="minorHAnsi"/>
                <w:sz w:val="18"/>
                <w:szCs w:val="18"/>
              </w:rPr>
              <w:t xml:space="preserve"> Alternative to Compliance with Minimum System Airflow Requirements, or</w:t>
            </w:r>
          </w:p>
          <w:p w14:paraId="068E9628" w14:textId="77777777" w:rsidR="002756DE" w:rsidRDefault="002756DE" w:rsidP="002756DE">
            <w:pPr>
              <w:keepNext/>
              <w:rPr>
                <w:rFonts w:asciiTheme="minorHAnsi" w:hAnsiTheme="minorHAnsi"/>
                <w:sz w:val="18"/>
                <w:szCs w:val="18"/>
              </w:rPr>
            </w:pPr>
            <w:r w:rsidRPr="00966F61">
              <w:rPr>
                <w:rFonts w:asciiTheme="minorHAnsi" w:hAnsiTheme="minorHAnsi"/>
                <w:sz w:val="18"/>
                <w:szCs w:val="18"/>
              </w:rPr>
              <w:t>** RA3.3 procedures for airflow rate measurement&gt;&gt;</w:t>
            </w:r>
          </w:p>
        </w:tc>
      </w:tr>
      <w:tr w:rsidR="002756DE" w:rsidRPr="00966F61" w14:paraId="60EF7ACB" w14:textId="77777777" w:rsidTr="007A1CE5">
        <w:trPr>
          <w:cantSplit/>
          <w:trHeight w:val="144"/>
        </w:trPr>
        <w:tc>
          <w:tcPr>
            <w:tcW w:w="475" w:type="dxa"/>
            <w:vAlign w:val="center"/>
          </w:tcPr>
          <w:p w14:paraId="11D77455" w14:textId="60EE80CF" w:rsidR="002756DE" w:rsidRDefault="002756DE" w:rsidP="002756DE">
            <w:pPr>
              <w:pStyle w:val="FootnoteText"/>
              <w:jc w:val="center"/>
              <w:rPr>
                <w:rFonts w:asciiTheme="minorHAnsi" w:hAnsiTheme="minorHAnsi"/>
                <w:sz w:val="18"/>
                <w:szCs w:val="18"/>
              </w:rPr>
            </w:pPr>
            <w:r>
              <w:rPr>
                <w:rFonts w:asciiTheme="minorHAnsi" w:hAnsiTheme="minorHAnsi"/>
                <w:sz w:val="18"/>
                <w:szCs w:val="18"/>
              </w:rPr>
              <w:t>12</w:t>
            </w:r>
          </w:p>
        </w:tc>
        <w:tc>
          <w:tcPr>
            <w:tcW w:w="4950" w:type="dxa"/>
            <w:vAlign w:val="center"/>
          </w:tcPr>
          <w:p w14:paraId="11969A34" w14:textId="2C103F5A" w:rsidR="002756DE" w:rsidRPr="00966F61" w:rsidRDefault="002756DE" w:rsidP="002756DE">
            <w:pPr>
              <w:keepNext/>
              <w:rPr>
                <w:rFonts w:asciiTheme="minorHAnsi" w:hAnsiTheme="minorHAnsi"/>
                <w:sz w:val="18"/>
                <w:szCs w:val="18"/>
              </w:rPr>
            </w:pPr>
            <w:r>
              <w:rPr>
                <w:rFonts w:asciiTheme="minorHAnsi" w:hAnsiTheme="minorHAnsi"/>
                <w:sz w:val="18"/>
                <w:szCs w:val="18"/>
              </w:rPr>
              <w:t>Central Fan Ventilation Cooling System Status</w:t>
            </w:r>
          </w:p>
        </w:tc>
        <w:tc>
          <w:tcPr>
            <w:tcW w:w="5605" w:type="dxa"/>
            <w:vAlign w:val="center"/>
          </w:tcPr>
          <w:p w14:paraId="46F85EA3" w14:textId="77777777" w:rsidR="002756DE" w:rsidRDefault="002756DE" w:rsidP="002756DE">
            <w:pPr>
              <w:keepNext/>
              <w:rPr>
                <w:rFonts w:asciiTheme="minorHAnsi" w:hAnsiTheme="minorHAnsi"/>
                <w:sz w:val="18"/>
                <w:szCs w:val="18"/>
              </w:rPr>
            </w:pPr>
            <w:r>
              <w:rPr>
                <w:rFonts w:asciiTheme="minorHAnsi" w:hAnsiTheme="minorHAnsi"/>
                <w:sz w:val="18"/>
                <w:szCs w:val="18"/>
              </w:rPr>
              <w:t>&lt;&lt;Calculated Field:</w:t>
            </w:r>
          </w:p>
          <w:p w14:paraId="7D786D06" w14:textId="77777777" w:rsidR="00174F13" w:rsidRDefault="002756DE" w:rsidP="002756DE">
            <w:pPr>
              <w:keepNext/>
              <w:rPr>
                <w:rFonts w:asciiTheme="minorHAnsi" w:hAnsiTheme="minorHAnsi"/>
                <w:sz w:val="18"/>
                <w:szCs w:val="18"/>
              </w:rPr>
            </w:pPr>
            <w:r>
              <w:rPr>
                <w:rFonts w:asciiTheme="minorHAnsi" w:hAnsiTheme="minorHAnsi"/>
                <w:sz w:val="18"/>
                <w:szCs w:val="18"/>
              </w:rPr>
              <w:t>Referenced from MCH-01,</w:t>
            </w:r>
            <w:r w:rsidR="00174F13">
              <w:rPr>
                <w:rFonts w:asciiTheme="minorHAnsi" w:hAnsiTheme="minorHAnsi"/>
                <w:sz w:val="18"/>
                <w:szCs w:val="18"/>
              </w:rPr>
              <w:t xml:space="preserve"> if MCH-01 variant is b or c, then display ‘Not a CFVCS’,</w:t>
            </w:r>
          </w:p>
          <w:p w14:paraId="41535B42" w14:textId="728E22AA" w:rsidR="002756DE" w:rsidRDefault="002756DE" w:rsidP="002756DE">
            <w:pPr>
              <w:keepNext/>
              <w:rPr>
                <w:rFonts w:asciiTheme="minorHAnsi" w:hAnsiTheme="minorHAnsi"/>
                <w:sz w:val="18"/>
                <w:szCs w:val="18"/>
              </w:rPr>
            </w:pPr>
            <w:r>
              <w:rPr>
                <w:rFonts w:asciiTheme="minorHAnsi" w:hAnsiTheme="minorHAnsi"/>
                <w:sz w:val="18"/>
                <w:szCs w:val="18"/>
              </w:rPr>
              <w:t>If B05 Central Fan Ventilation Cooling System Type = Variable, then display ‘Variable CFVCS’,</w:t>
            </w:r>
          </w:p>
          <w:p w14:paraId="35E0D270" w14:textId="77777777" w:rsidR="002756DE" w:rsidRDefault="002756DE" w:rsidP="002756DE">
            <w:pPr>
              <w:keepNext/>
              <w:rPr>
                <w:rFonts w:asciiTheme="minorHAnsi" w:hAnsiTheme="minorHAnsi"/>
                <w:sz w:val="18"/>
                <w:szCs w:val="18"/>
              </w:rPr>
            </w:pPr>
            <w:proofErr w:type="spellStart"/>
            <w:r>
              <w:rPr>
                <w:rFonts w:asciiTheme="minorHAnsi" w:hAnsiTheme="minorHAnsi"/>
                <w:sz w:val="18"/>
                <w:szCs w:val="18"/>
              </w:rPr>
              <w:t>ElseIf</w:t>
            </w:r>
            <w:proofErr w:type="spellEnd"/>
            <w:r>
              <w:rPr>
                <w:rFonts w:asciiTheme="minorHAnsi" w:hAnsiTheme="minorHAnsi"/>
                <w:sz w:val="18"/>
                <w:szCs w:val="18"/>
              </w:rPr>
              <w:t xml:space="preserve"> Type = Fixed, then display ‘Fixed CFVCS’,</w:t>
            </w:r>
          </w:p>
          <w:p w14:paraId="59A66EA4" w14:textId="332451E7" w:rsidR="002756DE" w:rsidRPr="00966F61" w:rsidRDefault="002756DE" w:rsidP="002756DE">
            <w:pPr>
              <w:keepNext/>
              <w:rPr>
                <w:rFonts w:asciiTheme="minorHAnsi" w:hAnsiTheme="minorHAnsi"/>
                <w:sz w:val="18"/>
                <w:szCs w:val="18"/>
              </w:rPr>
            </w:pPr>
            <w:r>
              <w:rPr>
                <w:rFonts w:asciiTheme="minorHAnsi" w:hAnsiTheme="minorHAnsi"/>
                <w:sz w:val="18"/>
                <w:szCs w:val="18"/>
              </w:rPr>
              <w:t>otherwise display ‘</w:t>
            </w:r>
            <w:r w:rsidRPr="00A2424F">
              <w:rPr>
                <w:rFonts w:asciiTheme="minorHAnsi" w:hAnsiTheme="minorHAnsi"/>
                <w:sz w:val="18"/>
                <w:szCs w:val="18"/>
              </w:rPr>
              <w:t>Not a CFVCS’</w:t>
            </w:r>
            <w:r>
              <w:rPr>
                <w:rFonts w:asciiTheme="minorHAnsi" w:hAnsiTheme="minorHAnsi"/>
                <w:sz w:val="18"/>
                <w:szCs w:val="18"/>
              </w:rPr>
              <w:t>&gt;&gt;</w:t>
            </w:r>
          </w:p>
        </w:tc>
      </w:tr>
    </w:tbl>
    <w:p w14:paraId="068E962A" w14:textId="77777777" w:rsidR="00473386" w:rsidRPr="00993A65" w:rsidRDefault="00473386" w:rsidP="00473374">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75"/>
        <w:gridCol w:w="4921"/>
        <w:gridCol w:w="5634"/>
      </w:tblGrid>
      <w:tr w:rsidR="000A1890" w:rsidRPr="00966F61" w:rsidDel="001739A4" w14:paraId="068E962D" w14:textId="77777777" w:rsidTr="00693010">
        <w:trPr>
          <w:cantSplit/>
          <w:trHeight w:val="432"/>
        </w:trPr>
        <w:tc>
          <w:tcPr>
            <w:tcW w:w="11030" w:type="dxa"/>
            <w:gridSpan w:val="3"/>
            <w:vAlign w:val="center"/>
          </w:tcPr>
          <w:p w14:paraId="068E962B" w14:textId="595C1398" w:rsidR="000A1890" w:rsidRPr="00966F61" w:rsidRDefault="000A1890" w:rsidP="00693010">
            <w:pPr>
              <w:keepNext/>
              <w:rPr>
                <w:rFonts w:asciiTheme="minorHAnsi" w:hAnsiTheme="minorHAnsi"/>
                <w:b/>
                <w:sz w:val="18"/>
                <w:szCs w:val="18"/>
              </w:rPr>
            </w:pPr>
            <w:r w:rsidRPr="00966F61">
              <w:rPr>
                <w:rFonts w:asciiTheme="minorHAnsi" w:hAnsiTheme="minorHAnsi"/>
                <w:b/>
                <w:sz w:val="18"/>
                <w:szCs w:val="18"/>
              </w:rPr>
              <w:t xml:space="preserve">B. Hole for the placement of a Static Pressure Probe (HSPP), and Permanently </w:t>
            </w:r>
            <w:r w:rsidR="007302E9">
              <w:rPr>
                <w:rFonts w:asciiTheme="minorHAnsi" w:hAnsiTheme="minorHAnsi"/>
                <w:b/>
                <w:sz w:val="18"/>
                <w:szCs w:val="18"/>
              </w:rPr>
              <w:t>I</w:t>
            </w:r>
            <w:r w:rsidRPr="00966F61">
              <w:rPr>
                <w:rFonts w:asciiTheme="minorHAnsi" w:hAnsiTheme="minorHAnsi"/>
                <w:b/>
                <w:sz w:val="18"/>
                <w:szCs w:val="18"/>
              </w:rPr>
              <w:t xml:space="preserve">nstalled Static Pressure Probe (PSPP) in the </w:t>
            </w:r>
            <w:r w:rsidR="007302E9">
              <w:rPr>
                <w:rFonts w:asciiTheme="minorHAnsi" w:hAnsiTheme="minorHAnsi"/>
                <w:b/>
                <w:sz w:val="18"/>
                <w:szCs w:val="18"/>
              </w:rPr>
              <w:t>S</w:t>
            </w:r>
            <w:r w:rsidRPr="00966F61">
              <w:rPr>
                <w:rFonts w:asciiTheme="minorHAnsi" w:hAnsiTheme="minorHAnsi"/>
                <w:b/>
                <w:sz w:val="18"/>
                <w:szCs w:val="18"/>
              </w:rPr>
              <w:t xml:space="preserve">upply </w:t>
            </w:r>
            <w:r w:rsidR="007302E9">
              <w:rPr>
                <w:rFonts w:asciiTheme="minorHAnsi" w:hAnsiTheme="minorHAnsi"/>
                <w:b/>
                <w:sz w:val="18"/>
                <w:szCs w:val="18"/>
              </w:rPr>
              <w:t>P</w:t>
            </w:r>
            <w:r w:rsidRPr="00966F61">
              <w:rPr>
                <w:rFonts w:asciiTheme="minorHAnsi" w:hAnsiTheme="minorHAnsi"/>
                <w:b/>
                <w:sz w:val="18"/>
                <w:szCs w:val="18"/>
              </w:rPr>
              <w:t>lenum</w:t>
            </w:r>
          </w:p>
          <w:p w14:paraId="068E962C" w14:textId="285589B0" w:rsidR="000A1890" w:rsidRPr="007302E9" w:rsidRDefault="004B6B50" w:rsidP="00693010">
            <w:pPr>
              <w:pStyle w:val="BulletCALetter"/>
              <w:spacing w:before="0"/>
              <w:ind w:left="0" w:firstLine="0"/>
              <w:rPr>
                <w:rFonts w:asciiTheme="minorHAnsi" w:hAnsiTheme="minorHAnsi"/>
                <w:sz w:val="18"/>
                <w:szCs w:val="18"/>
              </w:rPr>
            </w:pPr>
            <w:ins w:id="54" w:author="Alhabibi, Haider@Energy" w:date="2022-03-08T12:41:00Z">
              <w:r w:rsidRPr="00E45537">
                <w:rPr>
                  <w:rFonts w:asciiTheme="minorHAnsi" w:hAnsiTheme="minorHAnsi"/>
                  <w:sz w:val="18"/>
                  <w:szCs w:val="18"/>
                </w:rPr>
                <w:t>&lt;&lt;Static Text - see the top&gt;&gt;</w:t>
              </w:r>
            </w:ins>
            <w:del w:id="55" w:author="Alhabibi, Haider@Energy" w:date="2022-03-08T12:41:00Z">
              <w:r w:rsidR="000A1890" w:rsidRPr="00281AB7" w:rsidDel="004B6B50">
                <w:rPr>
                  <w:rFonts w:asciiTheme="minorHAnsi" w:hAnsiTheme="minorHAnsi"/>
                  <w:sz w:val="18"/>
                  <w:szCs w:val="18"/>
                </w:rPr>
                <w:delText xml:space="preserve">Procedures for installing HSPP or PSPP are specified in RA3.3.1.1.  </w:delText>
              </w:r>
            </w:del>
          </w:p>
        </w:tc>
      </w:tr>
      <w:tr w:rsidR="000A1890" w:rsidRPr="00966F61" w:rsidDel="001739A4" w14:paraId="068E9638" w14:textId="77777777" w:rsidTr="00693010">
        <w:trPr>
          <w:cantSplit/>
          <w:trHeight w:val="432"/>
        </w:trPr>
        <w:tc>
          <w:tcPr>
            <w:tcW w:w="475" w:type="dxa"/>
            <w:vAlign w:val="center"/>
          </w:tcPr>
          <w:p w14:paraId="068E962E" w14:textId="77777777" w:rsidR="000A1890" w:rsidRPr="00966F61" w:rsidRDefault="003F7313" w:rsidP="00693010">
            <w:pPr>
              <w:pStyle w:val="IndexHeading"/>
              <w:jc w:val="center"/>
              <w:rPr>
                <w:rFonts w:asciiTheme="minorHAnsi" w:hAnsiTheme="minorHAnsi"/>
                <w:b w:val="0"/>
                <w:sz w:val="18"/>
                <w:szCs w:val="18"/>
              </w:rPr>
            </w:pPr>
            <w:r w:rsidRPr="003F7313">
              <w:rPr>
                <w:rFonts w:asciiTheme="minorHAnsi" w:hAnsiTheme="minorHAnsi"/>
                <w:b w:val="0"/>
                <w:sz w:val="18"/>
                <w:szCs w:val="18"/>
              </w:rPr>
              <w:t>01</w:t>
            </w:r>
          </w:p>
        </w:tc>
        <w:tc>
          <w:tcPr>
            <w:tcW w:w="4921" w:type="dxa"/>
            <w:vAlign w:val="center"/>
          </w:tcPr>
          <w:p w14:paraId="068E962F" w14:textId="0C5B6DA0" w:rsidR="000A1890" w:rsidRPr="00966F61" w:rsidRDefault="003F7313" w:rsidP="00993A65">
            <w:pPr>
              <w:rPr>
                <w:rFonts w:asciiTheme="minorHAnsi" w:hAnsiTheme="minorHAnsi"/>
                <w:sz w:val="18"/>
                <w:szCs w:val="18"/>
              </w:rPr>
            </w:pPr>
            <w:r w:rsidRPr="003F7313">
              <w:rPr>
                <w:rFonts w:asciiTheme="minorHAnsi" w:hAnsiTheme="minorHAnsi"/>
                <w:sz w:val="18"/>
                <w:szCs w:val="18"/>
              </w:rPr>
              <w:t xml:space="preserve">Method </w:t>
            </w:r>
            <w:r w:rsidR="00993A65">
              <w:rPr>
                <w:rFonts w:asciiTheme="minorHAnsi" w:hAnsiTheme="minorHAnsi"/>
                <w:sz w:val="18"/>
                <w:szCs w:val="18"/>
              </w:rPr>
              <w:t>U</w:t>
            </w:r>
            <w:r w:rsidRPr="003F7313">
              <w:rPr>
                <w:rFonts w:asciiTheme="minorHAnsi" w:hAnsiTheme="minorHAnsi"/>
                <w:sz w:val="18"/>
                <w:szCs w:val="18"/>
              </w:rPr>
              <w:t xml:space="preserve">sed to </w:t>
            </w:r>
            <w:r w:rsidR="00993A65">
              <w:rPr>
                <w:rFonts w:asciiTheme="minorHAnsi" w:hAnsiTheme="minorHAnsi"/>
                <w:sz w:val="18"/>
                <w:szCs w:val="18"/>
              </w:rPr>
              <w:t>D</w:t>
            </w:r>
            <w:r w:rsidRPr="003F7313">
              <w:rPr>
                <w:rFonts w:asciiTheme="minorHAnsi" w:hAnsiTheme="minorHAnsi"/>
                <w:sz w:val="18"/>
                <w:szCs w:val="18"/>
              </w:rPr>
              <w:t xml:space="preserve">emonstrate </w:t>
            </w:r>
            <w:r w:rsidR="00993A65">
              <w:rPr>
                <w:rFonts w:asciiTheme="minorHAnsi" w:hAnsiTheme="minorHAnsi"/>
                <w:sz w:val="18"/>
                <w:szCs w:val="18"/>
              </w:rPr>
              <w:t>C</w:t>
            </w:r>
            <w:r w:rsidRPr="003F7313">
              <w:rPr>
                <w:rFonts w:asciiTheme="minorHAnsi" w:hAnsiTheme="minorHAnsi"/>
                <w:sz w:val="18"/>
                <w:szCs w:val="18"/>
              </w:rPr>
              <w:t xml:space="preserve">ompliance with the HSPP/PSPP </w:t>
            </w:r>
            <w:r w:rsidR="00993A65">
              <w:rPr>
                <w:rFonts w:asciiTheme="minorHAnsi" w:hAnsiTheme="minorHAnsi"/>
                <w:sz w:val="18"/>
                <w:szCs w:val="18"/>
              </w:rPr>
              <w:t>R</w:t>
            </w:r>
            <w:r w:rsidRPr="003F7313">
              <w:rPr>
                <w:rFonts w:asciiTheme="minorHAnsi" w:hAnsiTheme="minorHAnsi"/>
                <w:sz w:val="18"/>
                <w:szCs w:val="18"/>
              </w:rPr>
              <w:t>equirement</w:t>
            </w:r>
          </w:p>
        </w:tc>
        <w:tc>
          <w:tcPr>
            <w:tcW w:w="5634" w:type="dxa"/>
            <w:vAlign w:val="center"/>
          </w:tcPr>
          <w:p w14:paraId="068E9630" w14:textId="77777777" w:rsidR="000A1890" w:rsidRPr="00966F61" w:rsidRDefault="003F7313" w:rsidP="00693010">
            <w:pPr>
              <w:pStyle w:val="Header"/>
              <w:keepNext/>
              <w:tabs>
                <w:tab w:val="clear" w:pos="4320"/>
                <w:tab w:val="clear" w:pos="8640"/>
              </w:tabs>
              <w:rPr>
                <w:rFonts w:asciiTheme="minorHAnsi" w:hAnsiTheme="minorHAnsi"/>
                <w:sz w:val="18"/>
                <w:szCs w:val="18"/>
              </w:rPr>
            </w:pPr>
            <w:r w:rsidRPr="003F7313">
              <w:rPr>
                <w:rFonts w:asciiTheme="minorHAnsi" w:hAnsiTheme="minorHAnsi"/>
                <w:sz w:val="18"/>
                <w:szCs w:val="18"/>
              </w:rPr>
              <w:t xml:space="preserve">&lt;&lt;user select one of the options from list: </w:t>
            </w:r>
          </w:p>
          <w:p w14:paraId="068E9631" w14:textId="77777777" w:rsidR="000A1890" w:rsidRPr="00966F61" w:rsidRDefault="003F7313" w:rsidP="00693010">
            <w:pPr>
              <w:pStyle w:val="Header"/>
              <w:keepNext/>
              <w:tabs>
                <w:tab w:val="clear" w:pos="4320"/>
                <w:tab w:val="clear" w:pos="8640"/>
              </w:tabs>
              <w:rPr>
                <w:rFonts w:asciiTheme="minorHAnsi" w:hAnsiTheme="minorHAnsi"/>
                <w:sz w:val="18"/>
                <w:szCs w:val="18"/>
              </w:rPr>
            </w:pPr>
            <w:r w:rsidRPr="003F7313">
              <w:rPr>
                <w:rFonts w:asciiTheme="minorHAnsi" w:hAnsiTheme="minorHAnsi"/>
                <w:sz w:val="18"/>
                <w:szCs w:val="18"/>
              </w:rPr>
              <w:t>**</w:t>
            </w:r>
            <w:r w:rsidRPr="003F7313">
              <w:rPr>
                <w:rFonts w:asciiTheme="minorHAnsi" w:hAnsiTheme="minorHAnsi"/>
                <w:sz w:val="18"/>
                <w:szCs w:val="18"/>
                <w:u w:val="single"/>
              </w:rPr>
              <w:t>HSPP installed</w:t>
            </w:r>
            <w:r w:rsidRPr="003F7313">
              <w:rPr>
                <w:rFonts w:asciiTheme="minorHAnsi" w:hAnsiTheme="minorHAnsi"/>
                <w:sz w:val="18"/>
                <w:szCs w:val="18"/>
              </w:rPr>
              <w:t xml:space="preserve"> and labeled consistent with Figure RA3.3-1; </w:t>
            </w:r>
          </w:p>
          <w:p w14:paraId="068E9632" w14:textId="77777777" w:rsidR="000A1890" w:rsidRPr="00966F61" w:rsidRDefault="003F7313" w:rsidP="00693010">
            <w:pPr>
              <w:pStyle w:val="Header"/>
              <w:keepNext/>
              <w:tabs>
                <w:tab w:val="clear" w:pos="4320"/>
                <w:tab w:val="clear" w:pos="8640"/>
              </w:tabs>
              <w:rPr>
                <w:rFonts w:asciiTheme="minorHAnsi" w:hAnsiTheme="minorHAnsi"/>
                <w:sz w:val="18"/>
                <w:szCs w:val="18"/>
              </w:rPr>
            </w:pPr>
            <w:r w:rsidRPr="003F7313">
              <w:rPr>
                <w:rFonts w:asciiTheme="minorHAnsi" w:hAnsiTheme="minorHAnsi"/>
                <w:sz w:val="18"/>
                <w:szCs w:val="18"/>
              </w:rPr>
              <w:t xml:space="preserve">or </w:t>
            </w:r>
          </w:p>
          <w:p w14:paraId="068E9633" w14:textId="77777777" w:rsidR="000A1890" w:rsidRPr="00966F61" w:rsidRDefault="003F7313" w:rsidP="00693010">
            <w:pPr>
              <w:pStyle w:val="Header"/>
              <w:keepNext/>
              <w:tabs>
                <w:tab w:val="clear" w:pos="4320"/>
                <w:tab w:val="clear" w:pos="8640"/>
              </w:tabs>
              <w:rPr>
                <w:rFonts w:asciiTheme="minorHAnsi" w:hAnsiTheme="minorHAnsi"/>
                <w:sz w:val="18"/>
                <w:szCs w:val="18"/>
              </w:rPr>
            </w:pPr>
            <w:r w:rsidRPr="003F7313">
              <w:rPr>
                <w:rFonts w:asciiTheme="minorHAnsi" w:hAnsiTheme="minorHAnsi"/>
                <w:sz w:val="18"/>
                <w:szCs w:val="18"/>
              </w:rPr>
              <w:t>**</w:t>
            </w:r>
            <w:r w:rsidRPr="003F7313">
              <w:rPr>
                <w:rFonts w:asciiTheme="minorHAnsi" w:hAnsiTheme="minorHAnsi"/>
                <w:sz w:val="18"/>
                <w:szCs w:val="18"/>
                <w:u w:val="single"/>
              </w:rPr>
              <w:t>PSPP installed</w:t>
            </w:r>
            <w:r w:rsidRPr="003F7313">
              <w:rPr>
                <w:rFonts w:asciiTheme="minorHAnsi" w:hAnsiTheme="minorHAnsi"/>
                <w:sz w:val="18"/>
                <w:szCs w:val="18"/>
              </w:rPr>
              <w:t xml:space="preserve"> and labeled consistent with Figure RA3.3-1, </w:t>
            </w:r>
          </w:p>
          <w:p w14:paraId="068E9634" w14:textId="77777777" w:rsidR="000A1890" w:rsidRPr="00966F61" w:rsidRDefault="003F7313" w:rsidP="00693010">
            <w:pPr>
              <w:pStyle w:val="Header"/>
              <w:keepNext/>
              <w:tabs>
                <w:tab w:val="clear" w:pos="4320"/>
                <w:tab w:val="clear" w:pos="8640"/>
              </w:tabs>
              <w:rPr>
                <w:rFonts w:asciiTheme="minorHAnsi" w:hAnsiTheme="minorHAnsi"/>
                <w:sz w:val="18"/>
                <w:szCs w:val="18"/>
              </w:rPr>
            </w:pPr>
            <w:r w:rsidRPr="003F7313">
              <w:rPr>
                <w:rFonts w:asciiTheme="minorHAnsi" w:hAnsiTheme="minorHAnsi"/>
                <w:sz w:val="18"/>
                <w:szCs w:val="18"/>
              </w:rPr>
              <w:t>or</w:t>
            </w:r>
          </w:p>
          <w:p w14:paraId="068E9635" w14:textId="77777777" w:rsidR="000A1890" w:rsidRPr="00966F61" w:rsidRDefault="003F7313" w:rsidP="00693010">
            <w:pPr>
              <w:keepNext/>
              <w:rPr>
                <w:rFonts w:asciiTheme="minorHAnsi" w:hAnsiTheme="minorHAnsi"/>
                <w:sz w:val="18"/>
                <w:szCs w:val="18"/>
              </w:rPr>
            </w:pPr>
            <w:r w:rsidRPr="003F7313">
              <w:rPr>
                <w:rFonts w:asciiTheme="minorHAnsi" w:hAnsiTheme="minorHAnsi"/>
                <w:sz w:val="18"/>
                <w:szCs w:val="18"/>
              </w:rPr>
              <w:t xml:space="preserve">**HSPP/PSPP cannot be installed consistent with Figure RA3.3-1.  An </w:t>
            </w:r>
            <w:r w:rsidRPr="003F7313">
              <w:rPr>
                <w:rFonts w:asciiTheme="minorHAnsi" w:hAnsiTheme="minorHAnsi"/>
                <w:sz w:val="18"/>
                <w:szCs w:val="18"/>
                <w:u w:val="single"/>
              </w:rPr>
              <w:t>alternative location</w:t>
            </w:r>
            <w:r w:rsidRPr="003F7313">
              <w:rPr>
                <w:rFonts w:asciiTheme="minorHAnsi" w:hAnsiTheme="minorHAnsi"/>
                <w:sz w:val="18"/>
                <w:szCs w:val="18"/>
              </w:rPr>
              <w:t xml:space="preserve"> has been provided and clearly labeled, </w:t>
            </w:r>
          </w:p>
          <w:p w14:paraId="068E9636" w14:textId="77777777" w:rsidR="000A1890" w:rsidRPr="00966F61" w:rsidRDefault="003F7313" w:rsidP="00693010">
            <w:pPr>
              <w:keepNext/>
              <w:rPr>
                <w:rFonts w:asciiTheme="minorHAnsi" w:hAnsiTheme="minorHAnsi"/>
                <w:sz w:val="18"/>
                <w:szCs w:val="18"/>
              </w:rPr>
            </w:pPr>
            <w:r w:rsidRPr="003F7313">
              <w:rPr>
                <w:rFonts w:asciiTheme="minorHAnsi" w:hAnsiTheme="minorHAnsi"/>
                <w:sz w:val="18"/>
                <w:szCs w:val="18"/>
              </w:rPr>
              <w:t xml:space="preserve">or </w:t>
            </w:r>
          </w:p>
          <w:p w14:paraId="068E9637" w14:textId="77777777" w:rsidR="000A1890" w:rsidRPr="00966F61" w:rsidRDefault="003F7313">
            <w:pPr>
              <w:pStyle w:val="ListParagraph"/>
              <w:keepNext/>
              <w:ind w:left="0"/>
              <w:rPr>
                <w:rFonts w:asciiTheme="minorHAnsi" w:hAnsiTheme="minorHAnsi"/>
                <w:sz w:val="18"/>
                <w:szCs w:val="18"/>
              </w:rPr>
            </w:pPr>
            <w:r w:rsidRPr="003F7313">
              <w:rPr>
                <w:rFonts w:asciiTheme="minorHAnsi" w:hAnsiTheme="minorHAnsi"/>
                <w:sz w:val="18"/>
                <w:szCs w:val="18"/>
              </w:rPr>
              <w:t>** HSPP/</w:t>
            </w:r>
            <w:proofErr w:type="gramStart"/>
            <w:r w:rsidRPr="003F7313">
              <w:rPr>
                <w:rFonts w:asciiTheme="minorHAnsi" w:hAnsiTheme="minorHAnsi"/>
                <w:sz w:val="18"/>
                <w:szCs w:val="18"/>
              </w:rPr>
              <w:t>PSPP  are</w:t>
            </w:r>
            <w:proofErr w:type="gramEnd"/>
            <w:r w:rsidRPr="003F7313">
              <w:rPr>
                <w:rFonts w:asciiTheme="minorHAnsi" w:hAnsiTheme="minorHAnsi"/>
                <w:sz w:val="18"/>
                <w:szCs w:val="18"/>
              </w:rPr>
              <w:t xml:space="preserve"> </w:t>
            </w:r>
            <w:r w:rsidRPr="003F7313">
              <w:rPr>
                <w:rFonts w:asciiTheme="minorHAnsi" w:hAnsiTheme="minorHAnsi"/>
                <w:sz w:val="18"/>
                <w:szCs w:val="18"/>
                <w:u w:val="single"/>
              </w:rPr>
              <w:t>not applicable</w:t>
            </w:r>
            <w:r w:rsidRPr="003F7313">
              <w:rPr>
                <w:rFonts w:asciiTheme="minorHAnsi" w:hAnsiTheme="minorHAnsi"/>
                <w:sz w:val="18"/>
                <w:szCs w:val="18"/>
              </w:rPr>
              <w:t xml:space="preserve"> to this system &gt;&gt;</w:t>
            </w:r>
          </w:p>
        </w:tc>
      </w:tr>
    </w:tbl>
    <w:p w14:paraId="068E9639" w14:textId="77777777" w:rsidR="000A1890" w:rsidRPr="00993A65" w:rsidRDefault="000A1890" w:rsidP="0009456E">
      <w:pPr>
        <w:rPr>
          <w:rFonts w:asciiTheme="minorHAnsi" w:hAnsiTheme="minorHAnsi"/>
          <w:szCs w:val="18"/>
        </w:rPr>
      </w:pPr>
    </w:p>
    <w:tbl>
      <w:tblPr>
        <w:tblpPr w:leftFromText="180" w:rightFromText="180" w:vertAnchor="text" w:tblpY="1"/>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9"/>
        <w:gridCol w:w="4355"/>
        <w:gridCol w:w="6262"/>
      </w:tblGrid>
      <w:tr w:rsidR="000A1890" w:rsidRPr="00966F61" w14:paraId="068E963C" w14:textId="77777777" w:rsidTr="00A66E44">
        <w:trPr>
          <w:cantSplit/>
          <w:trHeight w:val="144"/>
        </w:trPr>
        <w:tc>
          <w:tcPr>
            <w:tcW w:w="5000" w:type="pct"/>
            <w:gridSpan w:val="3"/>
            <w:vAlign w:val="center"/>
          </w:tcPr>
          <w:p w14:paraId="068E963A" w14:textId="39F7BDDA" w:rsidR="000A1890" w:rsidRPr="007A1CE5" w:rsidRDefault="000A1890" w:rsidP="00A66E44">
            <w:pPr>
              <w:keepNext/>
              <w:rPr>
                <w:rFonts w:asciiTheme="minorHAnsi" w:hAnsiTheme="minorHAnsi"/>
                <w:b/>
                <w:sz w:val="18"/>
                <w:szCs w:val="18"/>
              </w:rPr>
            </w:pPr>
            <w:r w:rsidRPr="007A1CE5">
              <w:rPr>
                <w:rFonts w:asciiTheme="minorHAnsi" w:hAnsiTheme="minorHAnsi"/>
                <w:b/>
                <w:sz w:val="18"/>
                <w:szCs w:val="18"/>
              </w:rPr>
              <w:t>C. Airflow Rate Measurement Apparatus and Procedure Information</w:t>
            </w:r>
          </w:p>
          <w:p w14:paraId="068E963B" w14:textId="2A4F6E54" w:rsidR="000A1890" w:rsidRPr="007302E9" w:rsidRDefault="004B6B50" w:rsidP="00A66E44">
            <w:pPr>
              <w:keepNext/>
              <w:rPr>
                <w:rFonts w:asciiTheme="minorHAnsi" w:hAnsiTheme="minorHAnsi"/>
                <w:b/>
                <w:sz w:val="18"/>
                <w:szCs w:val="18"/>
              </w:rPr>
            </w:pPr>
            <w:ins w:id="56" w:author="Alhabibi, Haider@Energy" w:date="2022-03-08T12:42:00Z">
              <w:r w:rsidRPr="00E45537">
                <w:rPr>
                  <w:rFonts w:asciiTheme="minorHAnsi" w:hAnsiTheme="minorHAnsi"/>
                  <w:sz w:val="18"/>
                  <w:szCs w:val="18"/>
                </w:rPr>
                <w:t>&lt;&lt;Static Text - see the top&gt;&gt;</w:t>
              </w:r>
            </w:ins>
            <w:del w:id="57" w:author="Alhabibi, Haider@Energy" w:date="2022-03-08T12:42:00Z">
              <w:r w:rsidR="00FC610B" w:rsidRPr="00281AB7" w:rsidDel="004B6B50">
                <w:rPr>
                  <w:rFonts w:asciiTheme="minorHAnsi" w:hAnsiTheme="minorHAnsi"/>
                  <w:sz w:val="18"/>
                  <w:szCs w:val="18"/>
                </w:rPr>
                <w:delText>Instrument Specifications are given in RA3.3.1.1, and system airflow rate measurement apparatus information is given in RA3.3.2.</w:delText>
              </w:r>
            </w:del>
          </w:p>
        </w:tc>
      </w:tr>
      <w:tr w:rsidR="000A1890" w:rsidRPr="00966F61" w14:paraId="068E9644" w14:textId="77777777" w:rsidTr="00A66E44">
        <w:trPr>
          <w:cantSplit/>
          <w:trHeight w:val="144"/>
        </w:trPr>
        <w:tc>
          <w:tcPr>
            <w:tcW w:w="181" w:type="pct"/>
            <w:vAlign w:val="center"/>
          </w:tcPr>
          <w:p w14:paraId="068E963D" w14:textId="77777777" w:rsidR="000A1890" w:rsidRPr="007A1CE5" w:rsidRDefault="003F7313" w:rsidP="00A66E44">
            <w:pPr>
              <w:keepNext/>
              <w:jc w:val="center"/>
              <w:rPr>
                <w:rFonts w:asciiTheme="minorHAnsi" w:hAnsiTheme="minorHAnsi"/>
                <w:sz w:val="18"/>
                <w:szCs w:val="18"/>
              </w:rPr>
            </w:pPr>
            <w:r w:rsidRPr="007A1CE5">
              <w:rPr>
                <w:rFonts w:asciiTheme="minorHAnsi" w:hAnsiTheme="minorHAnsi"/>
                <w:sz w:val="18"/>
                <w:szCs w:val="18"/>
              </w:rPr>
              <w:lastRenderedPageBreak/>
              <w:t>01</w:t>
            </w:r>
          </w:p>
        </w:tc>
        <w:tc>
          <w:tcPr>
            <w:tcW w:w="1977" w:type="pct"/>
            <w:vAlign w:val="center"/>
          </w:tcPr>
          <w:p w14:paraId="068E963E" w14:textId="60A65991" w:rsidR="000A1890" w:rsidRPr="007A1CE5" w:rsidRDefault="003F7313" w:rsidP="00A66E44">
            <w:pPr>
              <w:keepNext/>
              <w:rPr>
                <w:rFonts w:asciiTheme="minorHAnsi" w:hAnsiTheme="minorHAnsi"/>
                <w:sz w:val="18"/>
                <w:szCs w:val="18"/>
              </w:rPr>
            </w:pPr>
            <w:r w:rsidRPr="007A1CE5">
              <w:rPr>
                <w:rFonts w:asciiTheme="minorHAnsi" w:hAnsiTheme="minorHAnsi"/>
                <w:sz w:val="18"/>
                <w:szCs w:val="18"/>
              </w:rPr>
              <w:t xml:space="preserve">Airflow Rate Measurement Type </w:t>
            </w:r>
            <w:r w:rsidR="00993A65">
              <w:rPr>
                <w:rFonts w:asciiTheme="minorHAnsi" w:hAnsiTheme="minorHAnsi"/>
                <w:sz w:val="18"/>
                <w:szCs w:val="18"/>
              </w:rPr>
              <w:t>U</w:t>
            </w:r>
            <w:r w:rsidRPr="007A1CE5">
              <w:rPr>
                <w:rFonts w:asciiTheme="minorHAnsi" w:hAnsiTheme="minorHAnsi"/>
                <w:sz w:val="18"/>
                <w:szCs w:val="18"/>
              </w:rPr>
              <w:t xml:space="preserve">sed for this </w:t>
            </w:r>
            <w:r w:rsidR="00993A65">
              <w:rPr>
                <w:rFonts w:asciiTheme="minorHAnsi" w:hAnsiTheme="minorHAnsi"/>
                <w:sz w:val="18"/>
                <w:szCs w:val="18"/>
              </w:rPr>
              <w:t>A</w:t>
            </w:r>
            <w:r w:rsidRPr="007A1CE5">
              <w:rPr>
                <w:rFonts w:asciiTheme="minorHAnsi" w:hAnsiTheme="minorHAnsi"/>
                <w:sz w:val="18"/>
                <w:szCs w:val="18"/>
              </w:rPr>
              <w:t xml:space="preserve">irflow </w:t>
            </w:r>
            <w:r w:rsidR="00993A65">
              <w:rPr>
                <w:rFonts w:asciiTheme="minorHAnsi" w:hAnsiTheme="minorHAnsi"/>
                <w:sz w:val="18"/>
                <w:szCs w:val="18"/>
              </w:rPr>
              <w:t>R</w:t>
            </w:r>
            <w:r w:rsidRPr="007A1CE5">
              <w:rPr>
                <w:rFonts w:asciiTheme="minorHAnsi" w:hAnsiTheme="minorHAnsi"/>
                <w:sz w:val="18"/>
                <w:szCs w:val="18"/>
              </w:rPr>
              <w:t xml:space="preserve">ate </w:t>
            </w:r>
            <w:r w:rsidR="00993A65">
              <w:rPr>
                <w:rFonts w:asciiTheme="minorHAnsi" w:hAnsiTheme="minorHAnsi"/>
                <w:sz w:val="18"/>
                <w:szCs w:val="18"/>
              </w:rPr>
              <w:t>V</w:t>
            </w:r>
            <w:r w:rsidRPr="007A1CE5">
              <w:rPr>
                <w:rFonts w:asciiTheme="minorHAnsi" w:hAnsiTheme="minorHAnsi"/>
                <w:sz w:val="18"/>
                <w:szCs w:val="18"/>
              </w:rPr>
              <w:t>erification</w:t>
            </w:r>
          </w:p>
        </w:tc>
        <w:tc>
          <w:tcPr>
            <w:tcW w:w="2842" w:type="pct"/>
          </w:tcPr>
          <w:p w14:paraId="068E963F" w14:textId="77777777" w:rsidR="000A1890" w:rsidRPr="007A1CE5" w:rsidRDefault="000A1890" w:rsidP="00A66E44">
            <w:pPr>
              <w:keepNext/>
              <w:rPr>
                <w:rFonts w:asciiTheme="minorHAnsi" w:hAnsiTheme="minorHAnsi"/>
                <w:sz w:val="18"/>
                <w:szCs w:val="18"/>
              </w:rPr>
            </w:pPr>
            <w:r w:rsidRPr="007A1CE5">
              <w:rPr>
                <w:rFonts w:asciiTheme="minorHAnsi" w:hAnsiTheme="minorHAnsi"/>
                <w:sz w:val="18"/>
                <w:szCs w:val="18"/>
              </w:rPr>
              <w:t xml:space="preserve">&lt;&lt; user select one from list: </w:t>
            </w:r>
          </w:p>
          <w:p w14:paraId="068E9640" w14:textId="77777777" w:rsidR="000A1890" w:rsidRPr="007A1CE5" w:rsidRDefault="000A1890" w:rsidP="00A66E44">
            <w:pPr>
              <w:pStyle w:val="ListParagraph"/>
              <w:keepNext/>
              <w:numPr>
                <w:ilvl w:val="0"/>
                <w:numId w:val="33"/>
              </w:numPr>
              <w:rPr>
                <w:rFonts w:asciiTheme="minorHAnsi" w:hAnsiTheme="minorHAnsi"/>
                <w:sz w:val="18"/>
                <w:szCs w:val="18"/>
              </w:rPr>
            </w:pPr>
            <w:r w:rsidRPr="007A1CE5">
              <w:rPr>
                <w:rFonts w:asciiTheme="minorHAnsi" w:hAnsiTheme="minorHAnsi"/>
                <w:sz w:val="18"/>
                <w:szCs w:val="18"/>
                <w:u w:val="single"/>
              </w:rPr>
              <w:t xml:space="preserve">Fan Flowmeter </w:t>
            </w:r>
            <w:r w:rsidRPr="007A1CE5">
              <w:rPr>
                <w:rFonts w:asciiTheme="minorHAnsi" w:hAnsiTheme="minorHAnsi"/>
                <w:sz w:val="18"/>
                <w:szCs w:val="18"/>
              </w:rPr>
              <w:t>according to procedure in RA3.3.3.1.1</w:t>
            </w:r>
          </w:p>
          <w:p w14:paraId="068E9641" w14:textId="77777777" w:rsidR="000A1890" w:rsidRPr="007A1CE5" w:rsidRDefault="000A1890" w:rsidP="00A66E44">
            <w:pPr>
              <w:pStyle w:val="ListParagraph"/>
              <w:keepNext/>
              <w:numPr>
                <w:ilvl w:val="0"/>
                <w:numId w:val="33"/>
              </w:numPr>
              <w:rPr>
                <w:rFonts w:asciiTheme="minorHAnsi" w:hAnsiTheme="minorHAnsi"/>
                <w:sz w:val="18"/>
                <w:szCs w:val="18"/>
              </w:rPr>
            </w:pPr>
            <w:r w:rsidRPr="007A1CE5">
              <w:rPr>
                <w:rFonts w:asciiTheme="minorHAnsi" w:hAnsiTheme="minorHAnsi"/>
                <w:sz w:val="18"/>
                <w:szCs w:val="18"/>
                <w:u w:val="single"/>
              </w:rPr>
              <w:t xml:space="preserve">Flow Grid </w:t>
            </w:r>
            <w:r w:rsidRPr="007A1CE5">
              <w:rPr>
                <w:rFonts w:asciiTheme="minorHAnsi" w:hAnsiTheme="minorHAnsi"/>
                <w:sz w:val="18"/>
                <w:szCs w:val="18"/>
              </w:rPr>
              <w:t>according to procedure in RA3.3.3.1.2</w:t>
            </w:r>
          </w:p>
          <w:p w14:paraId="068E9642" w14:textId="77777777" w:rsidR="000A1890" w:rsidRPr="007A1CE5" w:rsidRDefault="000A1890" w:rsidP="00A66E44">
            <w:pPr>
              <w:pStyle w:val="ListParagraph"/>
              <w:keepNext/>
              <w:numPr>
                <w:ilvl w:val="0"/>
                <w:numId w:val="33"/>
              </w:numPr>
              <w:rPr>
                <w:rFonts w:asciiTheme="minorHAnsi" w:hAnsiTheme="minorHAnsi"/>
                <w:sz w:val="18"/>
                <w:szCs w:val="18"/>
              </w:rPr>
            </w:pPr>
            <w:r w:rsidRPr="007A1CE5">
              <w:rPr>
                <w:rFonts w:asciiTheme="minorHAnsi" w:hAnsiTheme="minorHAnsi"/>
                <w:sz w:val="18"/>
                <w:szCs w:val="18"/>
                <w:u w:val="single"/>
              </w:rPr>
              <w:t xml:space="preserve">Powered Flow Capture Hood </w:t>
            </w:r>
            <w:r w:rsidRPr="007A1CE5">
              <w:rPr>
                <w:rFonts w:asciiTheme="minorHAnsi" w:hAnsiTheme="minorHAnsi"/>
                <w:sz w:val="18"/>
                <w:szCs w:val="18"/>
              </w:rPr>
              <w:t>according to procedure in RA3.3.3.1.3</w:t>
            </w:r>
          </w:p>
          <w:p w14:paraId="068E9643" w14:textId="77777777" w:rsidR="000A1890" w:rsidRPr="007A1CE5" w:rsidRDefault="000A1890" w:rsidP="00A66E44">
            <w:pPr>
              <w:pStyle w:val="ListParagraph"/>
              <w:keepNext/>
              <w:numPr>
                <w:ilvl w:val="0"/>
                <w:numId w:val="33"/>
              </w:numPr>
              <w:rPr>
                <w:rFonts w:asciiTheme="minorHAnsi" w:hAnsiTheme="minorHAnsi"/>
                <w:sz w:val="18"/>
                <w:szCs w:val="18"/>
              </w:rPr>
            </w:pPr>
            <w:r w:rsidRPr="007A1CE5">
              <w:rPr>
                <w:rFonts w:asciiTheme="minorHAnsi" w:hAnsiTheme="minorHAnsi"/>
                <w:sz w:val="18"/>
                <w:szCs w:val="18"/>
                <w:u w:val="single"/>
              </w:rPr>
              <w:t>Traditional Flow Capture Hood</w:t>
            </w:r>
            <w:r w:rsidRPr="007A1CE5">
              <w:rPr>
                <w:rFonts w:asciiTheme="minorHAnsi" w:hAnsiTheme="minorHAnsi"/>
                <w:sz w:val="18"/>
                <w:szCs w:val="18"/>
              </w:rPr>
              <w:t xml:space="preserve"> according to procedure in RA3.3.3.1.4&gt;&gt;</w:t>
            </w:r>
          </w:p>
        </w:tc>
      </w:tr>
      <w:tr w:rsidR="000A1890" w:rsidRPr="00966F61" w14:paraId="068E9648" w14:textId="77777777" w:rsidTr="00A66E44">
        <w:trPr>
          <w:cantSplit/>
          <w:trHeight w:val="144"/>
        </w:trPr>
        <w:tc>
          <w:tcPr>
            <w:tcW w:w="181" w:type="pct"/>
            <w:vAlign w:val="center"/>
          </w:tcPr>
          <w:p w14:paraId="068E9645" w14:textId="77777777" w:rsidR="000A1890" w:rsidRPr="007A1CE5" w:rsidRDefault="000A1890" w:rsidP="00A66E44">
            <w:pPr>
              <w:keepNext/>
              <w:jc w:val="center"/>
              <w:rPr>
                <w:rFonts w:asciiTheme="minorHAnsi" w:hAnsiTheme="minorHAnsi"/>
                <w:sz w:val="18"/>
                <w:szCs w:val="18"/>
              </w:rPr>
            </w:pPr>
            <w:r w:rsidRPr="007A1CE5">
              <w:rPr>
                <w:rFonts w:asciiTheme="minorHAnsi" w:hAnsiTheme="minorHAnsi"/>
                <w:sz w:val="18"/>
                <w:szCs w:val="18"/>
              </w:rPr>
              <w:t>02</w:t>
            </w:r>
          </w:p>
        </w:tc>
        <w:tc>
          <w:tcPr>
            <w:tcW w:w="1977" w:type="pct"/>
            <w:vAlign w:val="center"/>
          </w:tcPr>
          <w:p w14:paraId="068E9646" w14:textId="715A7D1D" w:rsidR="000A1890" w:rsidRPr="007A1CE5" w:rsidRDefault="000A1890" w:rsidP="00A66E44">
            <w:pPr>
              <w:keepNext/>
              <w:rPr>
                <w:rFonts w:asciiTheme="minorHAnsi" w:hAnsiTheme="minorHAnsi"/>
                <w:sz w:val="18"/>
                <w:szCs w:val="18"/>
              </w:rPr>
            </w:pPr>
            <w:r w:rsidRPr="007A1CE5">
              <w:rPr>
                <w:rFonts w:asciiTheme="minorHAnsi" w:hAnsiTheme="minorHAnsi"/>
                <w:sz w:val="18"/>
                <w:szCs w:val="18"/>
              </w:rPr>
              <w:t>Manufacturer of Airflow Measurement Apparatus</w:t>
            </w:r>
          </w:p>
        </w:tc>
        <w:tc>
          <w:tcPr>
            <w:tcW w:w="2842" w:type="pct"/>
            <w:vAlign w:val="center"/>
          </w:tcPr>
          <w:p w14:paraId="068E9647" w14:textId="77777777" w:rsidR="000A1890" w:rsidRPr="007A1CE5" w:rsidRDefault="000A1890" w:rsidP="00A66E44">
            <w:pPr>
              <w:keepNext/>
              <w:rPr>
                <w:rFonts w:asciiTheme="minorHAnsi" w:hAnsiTheme="minorHAnsi"/>
                <w:sz w:val="18"/>
                <w:szCs w:val="18"/>
              </w:rPr>
            </w:pPr>
            <w:r w:rsidRPr="007A1CE5">
              <w:rPr>
                <w:rFonts w:asciiTheme="minorHAnsi" w:hAnsiTheme="minorHAnsi"/>
                <w:sz w:val="18"/>
                <w:szCs w:val="18"/>
              </w:rPr>
              <w:t xml:space="preserve">&lt;&lt;user </w:t>
            </w:r>
            <w:proofErr w:type="gramStart"/>
            <w:r w:rsidRPr="007A1CE5">
              <w:rPr>
                <w:rFonts w:asciiTheme="minorHAnsi" w:hAnsiTheme="minorHAnsi"/>
                <w:sz w:val="18"/>
                <w:szCs w:val="18"/>
              </w:rPr>
              <w:t>entry :</w:t>
            </w:r>
            <w:proofErr w:type="gramEnd"/>
            <w:r w:rsidRPr="007A1CE5">
              <w:rPr>
                <w:rFonts w:asciiTheme="minorHAnsi" w:hAnsiTheme="minorHAnsi"/>
                <w:sz w:val="18"/>
                <w:szCs w:val="18"/>
              </w:rPr>
              <w:t xml:space="preserve"> text (or consider referencing from a data registry user profile)&gt;&gt;</w:t>
            </w:r>
          </w:p>
        </w:tc>
      </w:tr>
      <w:tr w:rsidR="000A1890" w:rsidRPr="00966F61" w14:paraId="068E964C" w14:textId="77777777" w:rsidTr="00A66E44">
        <w:trPr>
          <w:cantSplit/>
          <w:trHeight w:val="144"/>
        </w:trPr>
        <w:tc>
          <w:tcPr>
            <w:tcW w:w="181" w:type="pct"/>
            <w:vAlign w:val="center"/>
          </w:tcPr>
          <w:p w14:paraId="068E9649" w14:textId="77777777" w:rsidR="000A1890" w:rsidRPr="007A1CE5" w:rsidRDefault="000A1890" w:rsidP="00A66E44">
            <w:pPr>
              <w:keepNext/>
              <w:jc w:val="center"/>
              <w:rPr>
                <w:rFonts w:asciiTheme="minorHAnsi" w:hAnsiTheme="minorHAnsi"/>
                <w:sz w:val="18"/>
                <w:szCs w:val="18"/>
              </w:rPr>
            </w:pPr>
            <w:r w:rsidRPr="007A1CE5">
              <w:rPr>
                <w:rFonts w:asciiTheme="minorHAnsi" w:hAnsiTheme="minorHAnsi"/>
                <w:sz w:val="18"/>
                <w:szCs w:val="18"/>
              </w:rPr>
              <w:t>03</w:t>
            </w:r>
          </w:p>
        </w:tc>
        <w:tc>
          <w:tcPr>
            <w:tcW w:w="1977" w:type="pct"/>
            <w:vAlign w:val="center"/>
          </w:tcPr>
          <w:p w14:paraId="068E964A" w14:textId="377EA6C4" w:rsidR="000A1890" w:rsidRPr="007A1CE5" w:rsidRDefault="000A1890" w:rsidP="00A66E44">
            <w:pPr>
              <w:keepNext/>
              <w:rPr>
                <w:rFonts w:asciiTheme="minorHAnsi" w:hAnsiTheme="minorHAnsi"/>
                <w:sz w:val="18"/>
                <w:szCs w:val="18"/>
              </w:rPr>
            </w:pPr>
            <w:r w:rsidRPr="007A1CE5">
              <w:rPr>
                <w:rFonts w:asciiTheme="minorHAnsi" w:hAnsiTheme="minorHAnsi"/>
                <w:sz w:val="18"/>
                <w:szCs w:val="18"/>
              </w:rPr>
              <w:t>Model number of Airflow Measurement Apparatus</w:t>
            </w:r>
          </w:p>
        </w:tc>
        <w:tc>
          <w:tcPr>
            <w:tcW w:w="2842" w:type="pct"/>
            <w:vAlign w:val="center"/>
          </w:tcPr>
          <w:p w14:paraId="068E964B" w14:textId="77777777" w:rsidR="000A1890" w:rsidRPr="007A1CE5" w:rsidRDefault="000A1890" w:rsidP="00A66E44">
            <w:pPr>
              <w:keepNext/>
              <w:rPr>
                <w:rFonts w:asciiTheme="minorHAnsi" w:hAnsiTheme="minorHAnsi"/>
                <w:sz w:val="18"/>
                <w:szCs w:val="18"/>
              </w:rPr>
            </w:pPr>
            <w:r w:rsidRPr="007A1CE5">
              <w:rPr>
                <w:rFonts w:asciiTheme="minorHAnsi" w:hAnsiTheme="minorHAnsi"/>
                <w:sz w:val="18"/>
                <w:szCs w:val="18"/>
              </w:rPr>
              <w:t>&lt;&lt;user entry: text (or consider referencing from a data registry user profile)&gt;&gt;</w:t>
            </w:r>
          </w:p>
        </w:tc>
      </w:tr>
      <w:tr w:rsidR="000A1890" w:rsidRPr="00966F61" w14:paraId="068E9653" w14:textId="77777777" w:rsidTr="00A66E44">
        <w:trPr>
          <w:cantSplit/>
          <w:trHeight w:val="144"/>
        </w:trPr>
        <w:tc>
          <w:tcPr>
            <w:tcW w:w="181" w:type="pct"/>
            <w:vAlign w:val="center"/>
          </w:tcPr>
          <w:p w14:paraId="068E964D" w14:textId="77777777" w:rsidR="000A1890" w:rsidRPr="007A1CE5" w:rsidRDefault="000A1890" w:rsidP="00A66E44">
            <w:pPr>
              <w:keepNext/>
              <w:jc w:val="center"/>
              <w:rPr>
                <w:rFonts w:asciiTheme="minorHAnsi" w:hAnsiTheme="minorHAnsi"/>
                <w:sz w:val="18"/>
                <w:szCs w:val="18"/>
              </w:rPr>
            </w:pPr>
            <w:r w:rsidRPr="007A1CE5">
              <w:rPr>
                <w:rFonts w:asciiTheme="minorHAnsi" w:hAnsiTheme="minorHAnsi"/>
                <w:sz w:val="18"/>
                <w:szCs w:val="18"/>
              </w:rPr>
              <w:t>04</w:t>
            </w:r>
          </w:p>
        </w:tc>
        <w:tc>
          <w:tcPr>
            <w:tcW w:w="1977" w:type="pct"/>
            <w:vAlign w:val="center"/>
          </w:tcPr>
          <w:p w14:paraId="068E964E" w14:textId="68C6F580" w:rsidR="000A1890" w:rsidRPr="007A1CE5" w:rsidRDefault="000A1890" w:rsidP="00A66E44">
            <w:pPr>
              <w:keepNext/>
              <w:rPr>
                <w:rFonts w:asciiTheme="minorHAnsi" w:hAnsiTheme="minorHAnsi"/>
                <w:sz w:val="18"/>
                <w:szCs w:val="18"/>
              </w:rPr>
            </w:pPr>
            <w:r w:rsidRPr="007A1CE5">
              <w:rPr>
                <w:rFonts w:asciiTheme="minorHAnsi" w:hAnsiTheme="minorHAnsi"/>
                <w:sz w:val="18"/>
                <w:szCs w:val="18"/>
              </w:rPr>
              <w:t>Certification Status of the Airflow Measurement Apparatus Accuracy</w:t>
            </w:r>
          </w:p>
        </w:tc>
        <w:tc>
          <w:tcPr>
            <w:tcW w:w="2842" w:type="pct"/>
            <w:vAlign w:val="center"/>
          </w:tcPr>
          <w:p w14:paraId="068E964F" w14:textId="77777777" w:rsidR="000A1890" w:rsidRPr="007A1CE5" w:rsidRDefault="000A1890" w:rsidP="00A66E44">
            <w:pPr>
              <w:keepNext/>
              <w:rPr>
                <w:rFonts w:asciiTheme="minorHAnsi" w:hAnsiTheme="minorHAnsi"/>
                <w:sz w:val="18"/>
                <w:szCs w:val="18"/>
              </w:rPr>
            </w:pPr>
            <w:r w:rsidRPr="007A1CE5">
              <w:rPr>
                <w:rFonts w:asciiTheme="minorHAnsi" w:hAnsiTheme="minorHAnsi"/>
                <w:sz w:val="18"/>
                <w:szCs w:val="18"/>
              </w:rPr>
              <w:t xml:space="preserve">&lt;&lt;user select from list:  </w:t>
            </w:r>
          </w:p>
          <w:p w14:paraId="068E9650" w14:textId="77777777" w:rsidR="000A1890" w:rsidRPr="007A1CE5" w:rsidRDefault="000A1890" w:rsidP="00A66E44">
            <w:pPr>
              <w:pStyle w:val="ListParagraph"/>
              <w:keepNext/>
              <w:numPr>
                <w:ilvl w:val="0"/>
                <w:numId w:val="34"/>
              </w:numPr>
              <w:rPr>
                <w:rFonts w:asciiTheme="minorHAnsi" w:hAnsiTheme="minorHAnsi"/>
                <w:sz w:val="18"/>
                <w:szCs w:val="18"/>
              </w:rPr>
            </w:pPr>
            <w:r w:rsidRPr="007A1CE5">
              <w:rPr>
                <w:rFonts w:asciiTheme="minorHAnsi" w:hAnsiTheme="minorHAnsi"/>
                <w:sz w:val="18"/>
                <w:szCs w:val="18"/>
              </w:rPr>
              <w:t>Certified by Manufacturer and listed on CEC Website at</w:t>
            </w:r>
          </w:p>
          <w:p w14:paraId="068E9651" w14:textId="083BF58E" w:rsidR="000A1890" w:rsidRPr="007A1CE5" w:rsidRDefault="004B6B50" w:rsidP="00A66E44">
            <w:pPr>
              <w:pStyle w:val="ListParagraph"/>
              <w:keepNext/>
              <w:rPr>
                <w:rFonts w:asciiTheme="minorHAnsi" w:hAnsiTheme="minorHAnsi"/>
                <w:sz w:val="18"/>
                <w:szCs w:val="18"/>
              </w:rPr>
            </w:pPr>
            <w:hyperlink r:id="rId23" w:history="1">
              <w:r w:rsidR="00B3039A">
                <w:rPr>
                  <w:rStyle w:val="Hyperlink"/>
                  <w:rFonts w:asciiTheme="minorHAnsi" w:hAnsiTheme="minorHAnsi"/>
                  <w:sz w:val="18"/>
                  <w:szCs w:val="18"/>
                </w:rPr>
                <w:t>http://www.energy.ca.gov/</w:t>
              </w:r>
              <w:r w:rsidR="00B32831" w:rsidRPr="00532CF2">
                <w:rPr>
                  <w:rStyle w:val="Hyperlink"/>
                  <w:rFonts w:asciiTheme="minorHAnsi" w:hAnsiTheme="minorHAnsi"/>
                  <w:sz w:val="18"/>
                  <w:szCs w:val="18"/>
                </w:rPr>
                <w:t>title24/equipment_cert/ama_fas/index.html</w:t>
              </w:r>
            </w:hyperlink>
            <w:r w:rsidR="000A1890" w:rsidRPr="007A1CE5">
              <w:rPr>
                <w:rFonts w:asciiTheme="minorHAnsi" w:hAnsiTheme="minorHAnsi"/>
                <w:sz w:val="18"/>
                <w:szCs w:val="18"/>
              </w:rPr>
              <w:t>, or</w:t>
            </w:r>
          </w:p>
          <w:p w14:paraId="068E9652" w14:textId="77777777" w:rsidR="000A1890" w:rsidRPr="007A1CE5" w:rsidRDefault="000A1890" w:rsidP="00A66E44">
            <w:pPr>
              <w:pStyle w:val="ListParagraph"/>
              <w:keepNext/>
              <w:numPr>
                <w:ilvl w:val="0"/>
                <w:numId w:val="34"/>
              </w:numPr>
              <w:rPr>
                <w:rFonts w:asciiTheme="minorHAnsi" w:hAnsiTheme="minorHAnsi"/>
                <w:sz w:val="18"/>
                <w:szCs w:val="18"/>
              </w:rPr>
            </w:pPr>
            <w:r w:rsidRPr="007A1CE5">
              <w:rPr>
                <w:rFonts w:asciiTheme="minorHAnsi" w:hAnsiTheme="minorHAnsi"/>
                <w:sz w:val="18"/>
                <w:szCs w:val="18"/>
              </w:rPr>
              <w:t>Not Certified (do not continue)&gt;&gt;</w:t>
            </w:r>
          </w:p>
        </w:tc>
      </w:tr>
      <w:tr w:rsidR="00051491" w:rsidRPr="00966F61" w14:paraId="068E966B" w14:textId="77777777" w:rsidTr="00A66E44">
        <w:trPr>
          <w:cantSplit/>
          <w:trHeight w:val="144"/>
        </w:trPr>
        <w:tc>
          <w:tcPr>
            <w:tcW w:w="181" w:type="pct"/>
            <w:vAlign w:val="center"/>
          </w:tcPr>
          <w:p w14:paraId="068E9654" w14:textId="77777777" w:rsidR="00051491" w:rsidRPr="007A1CE5" w:rsidRDefault="00051491" w:rsidP="00A66E44">
            <w:pPr>
              <w:keepNext/>
              <w:jc w:val="center"/>
              <w:rPr>
                <w:rFonts w:asciiTheme="minorHAnsi" w:hAnsiTheme="minorHAnsi"/>
                <w:sz w:val="18"/>
                <w:szCs w:val="18"/>
              </w:rPr>
            </w:pPr>
            <w:r w:rsidRPr="007A1CE5">
              <w:rPr>
                <w:rFonts w:asciiTheme="minorHAnsi" w:hAnsiTheme="minorHAnsi"/>
                <w:sz w:val="18"/>
                <w:szCs w:val="18"/>
              </w:rPr>
              <w:t>05</w:t>
            </w:r>
          </w:p>
        </w:tc>
        <w:tc>
          <w:tcPr>
            <w:tcW w:w="1977" w:type="pct"/>
            <w:vAlign w:val="center"/>
          </w:tcPr>
          <w:p w14:paraId="068E9655" w14:textId="2F225A0E" w:rsidR="00051491" w:rsidRPr="007A1CE5" w:rsidRDefault="00051491" w:rsidP="00A66E44">
            <w:pPr>
              <w:keepNext/>
              <w:rPr>
                <w:rFonts w:asciiTheme="minorHAnsi" w:hAnsiTheme="minorHAnsi"/>
                <w:sz w:val="18"/>
                <w:szCs w:val="18"/>
              </w:rPr>
            </w:pPr>
            <w:r w:rsidRPr="007A1CE5">
              <w:rPr>
                <w:rFonts w:asciiTheme="minorHAnsi" w:hAnsiTheme="minorHAnsi"/>
                <w:sz w:val="18"/>
                <w:szCs w:val="18"/>
              </w:rPr>
              <w:t>Determination of MCH23 type (this field not visible to user)</w:t>
            </w:r>
          </w:p>
        </w:tc>
        <w:tc>
          <w:tcPr>
            <w:tcW w:w="2842" w:type="pct"/>
            <w:vAlign w:val="center"/>
          </w:tcPr>
          <w:p w14:paraId="1B07F3F2" w14:textId="77777777" w:rsidR="00051491" w:rsidRDefault="00051491" w:rsidP="00A66E44">
            <w:pPr>
              <w:keepNext/>
              <w:rPr>
                <w:rFonts w:asciiTheme="minorHAnsi" w:hAnsiTheme="minorHAnsi"/>
                <w:sz w:val="18"/>
                <w:szCs w:val="18"/>
              </w:rPr>
            </w:pPr>
            <w:r>
              <w:rPr>
                <w:rFonts w:asciiTheme="minorHAnsi" w:hAnsiTheme="minorHAnsi"/>
                <w:sz w:val="18"/>
                <w:szCs w:val="18"/>
              </w:rPr>
              <w:t xml:space="preserve">&lt;&lt;calculated field: </w:t>
            </w:r>
          </w:p>
          <w:p w14:paraId="1B2651CC" w14:textId="53E58587" w:rsidR="00051491" w:rsidRPr="00E00244" w:rsidRDefault="00051491" w:rsidP="00A66E44">
            <w:pPr>
              <w:keepNext/>
              <w:rPr>
                <w:rFonts w:asciiTheme="minorHAnsi" w:hAnsiTheme="minorHAnsi"/>
                <w:sz w:val="16"/>
                <w:szCs w:val="16"/>
              </w:rPr>
            </w:pPr>
            <w:r w:rsidRPr="00E00244">
              <w:rPr>
                <w:rFonts w:asciiTheme="minorHAnsi" w:hAnsiTheme="minorHAnsi"/>
                <w:sz w:val="16"/>
                <w:szCs w:val="16"/>
              </w:rPr>
              <w:t>If A1</w:t>
            </w:r>
            <w:r w:rsidR="0085306D">
              <w:rPr>
                <w:rFonts w:asciiTheme="minorHAnsi" w:hAnsiTheme="minorHAnsi"/>
                <w:sz w:val="16"/>
                <w:szCs w:val="16"/>
              </w:rPr>
              <w:t>1</w:t>
            </w:r>
            <w:r w:rsidRPr="00E00244">
              <w:rPr>
                <w:rFonts w:asciiTheme="minorHAnsi" w:hAnsiTheme="minorHAnsi"/>
                <w:sz w:val="16"/>
                <w:szCs w:val="16"/>
              </w:rPr>
              <w:t xml:space="preserve"> = RA</w:t>
            </w:r>
            <w:r>
              <w:rPr>
                <w:rFonts w:asciiTheme="minorHAnsi" w:hAnsiTheme="minorHAnsi"/>
                <w:sz w:val="16"/>
                <w:szCs w:val="16"/>
              </w:rPr>
              <w:t>3.3.3.1.5</w:t>
            </w:r>
            <w:r w:rsidRPr="00E00244">
              <w:rPr>
                <w:rFonts w:asciiTheme="minorHAnsi" w:hAnsiTheme="minorHAnsi"/>
                <w:sz w:val="16"/>
                <w:szCs w:val="16"/>
              </w:rPr>
              <w:t xml:space="preserve"> Then</w:t>
            </w:r>
          </w:p>
          <w:p w14:paraId="281CD282" w14:textId="27407FF5" w:rsidR="00051491" w:rsidRPr="00E00244" w:rsidRDefault="00051491" w:rsidP="00A66E44">
            <w:pPr>
              <w:keepNext/>
              <w:ind w:left="720"/>
              <w:rPr>
                <w:rFonts w:asciiTheme="minorHAnsi" w:hAnsiTheme="minorHAnsi"/>
                <w:sz w:val="16"/>
                <w:szCs w:val="16"/>
              </w:rPr>
            </w:pPr>
            <w:r w:rsidRPr="00E00244">
              <w:rPr>
                <w:rFonts w:asciiTheme="minorHAnsi" w:hAnsiTheme="minorHAnsi"/>
                <w:sz w:val="16"/>
                <w:szCs w:val="16"/>
              </w:rPr>
              <w:t>If A0</w:t>
            </w:r>
            <w:r w:rsidR="00B315F4">
              <w:rPr>
                <w:rFonts w:asciiTheme="minorHAnsi" w:hAnsiTheme="minorHAnsi"/>
                <w:sz w:val="16"/>
                <w:szCs w:val="16"/>
              </w:rPr>
              <w:t>4</w:t>
            </w:r>
            <w:r w:rsidRPr="00E00244">
              <w:rPr>
                <w:rFonts w:asciiTheme="minorHAnsi" w:hAnsiTheme="minorHAnsi"/>
                <w:sz w:val="16"/>
                <w:szCs w:val="16"/>
              </w:rPr>
              <w:t xml:space="preserve"> = </w:t>
            </w:r>
            <w:proofErr w:type="gramStart"/>
            <w:r w:rsidRPr="00E00244">
              <w:rPr>
                <w:rFonts w:asciiTheme="minorHAnsi" w:hAnsiTheme="minorHAnsi"/>
                <w:sz w:val="16"/>
                <w:szCs w:val="16"/>
              </w:rPr>
              <w:t>alteration</w:t>
            </w:r>
            <w:proofErr w:type="gramEnd"/>
            <w:r w:rsidRPr="00E00244">
              <w:rPr>
                <w:rFonts w:asciiTheme="minorHAnsi" w:hAnsiTheme="minorHAnsi"/>
                <w:sz w:val="16"/>
                <w:szCs w:val="16"/>
              </w:rPr>
              <w:t xml:space="preserve"> Then Use variant MCH-23c</w:t>
            </w:r>
            <w:r w:rsidR="001B7B6B">
              <w:rPr>
                <w:rFonts w:asciiTheme="minorHAnsi" w:hAnsiTheme="minorHAnsi"/>
                <w:sz w:val="16"/>
                <w:szCs w:val="16"/>
              </w:rPr>
              <w:t>;</w:t>
            </w:r>
          </w:p>
          <w:p w14:paraId="74C47F11" w14:textId="7079B3C4" w:rsidR="00051491" w:rsidRPr="004D02EF" w:rsidRDefault="00051491" w:rsidP="00A66E44">
            <w:pPr>
              <w:keepNext/>
              <w:rPr>
                <w:rFonts w:asciiTheme="minorHAnsi" w:hAnsiTheme="minorHAnsi"/>
                <w:sz w:val="16"/>
                <w:szCs w:val="16"/>
              </w:rPr>
            </w:pPr>
            <w:proofErr w:type="spellStart"/>
            <w:r w:rsidRPr="004D02EF">
              <w:rPr>
                <w:rFonts w:asciiTheme="minorHAnsi" w:hAnsiTheme="minorHAnsi"/>
                <w:sz w:val="16"/>
                <w:szCs w:val="16"/>
              </w:rPr>
              <w:t>ElseIf</w:t>
            </w:r>
            <w:proofErr w:type="spellEnd"/>
            <w:r w:rsidRPr="004D02EF">
              <w:rPr>
                <w:rFonts w:asciiTheme="minorHAnsi" w:hAnsiTheme="minorHAnsi"/>
                <w:sz w:val="16"/>
                <w:szCs w:val="16"/>
              </w:rPr>
              <w:t xml:space="preserve"> A1</w:t>
            </w:r>
            <w:r w:rsidR="0085306D">
              <w:rPr>
                <w:rFonts w:asciiTheme="minorHAnsi" w:hAnsiTheme="minorHAnsi"/>
                <w:sz w:val="16"/>
                <w:szCs w:val="16"/>
              </w:rPr>
              <w:t>1</w:t>
            </w:r>
            <w:r w:rsidRPr="004D02EF">
              <w:rPr>
                <w:rFonts w:asciiTheme="minorHAnsi" w:hAnsiTheme="minorHAnsi"/>
                <w:sz w:val="16"/>
                <w:szCs w:val="16"/>
              </w:rPr>
              <w:t xml:space="preserve"> = RA3.3 procedures Then</w:t>
            </w:r>
          </w:p>
          <w:p w14:paraId="337CA51F" w14:textId="07F25746" w:rsidR="00832687" w:rsidRDefault="00051491" w:rsidP="00832687">
            <w:pPr>
              <w:keepNext/>
              <w:ind w:left="720"/>
              <w:rPr>
                <w:rFonts w:asciiTheme="minorHAnsi" w:hAnsiTheme="minorHAnsi"/>
                <w:sz w:val="16"/>
                <w:szCs w:val="16"/>
              </w:rPr>
            </w:pPr>
            <w:r>
              <w:rPr>
                <w:rFonts w:asciiTheme="minorHAnsi" w:hAnsiTheme="minorHAnsi"/>
                <w:sz w:val="16"/>
                <w:szCs w:val="16"/>
              </w:rPr>
              <w:t>If A0</w:t>
            </w:r>
            <w:r w:rsidR="00B315F4">
              <w:rPr>
                <w:rFonts w:asciiTheme="minorHAnsi" w:hAnsiTheme="minorHAnsi"/>
                <w:sz w:val="16"/>
                <w:szCs w:val="16"/>
              </w:rPr>
              <w:t>5</w:t>
            </w:r>
            <w:r w:rsidR="00832687">
              <w:rPr>
                <w:rFonts w:asciiTheme="minorHAnsi" w:hAnsiTheme="minorHAnsi"/>
                <w:sz w:val="16"/>
                <w:szCs w:val="16"/>
              </w:rPr>
              <w:t xml:space="preserve"> </w:t>
            </w:r>
            <w:r>
              <w:rPr>
                <w:rFonts w:asciiTheme="minorHAnsi" w:hAnsiTheme="minorHAnsi"/>
                <w:sz w:val="16"/>
                <w:szCs w:val="16"/>
              </w:rPr>
              <w:t>=</w:t>
            </w:r>
            <w:r w:rsidR="00832687">
              <w:rPr>
                <w:rFonts w:asciiTheme="minorHAnsi" w:hAnsiTheme="minorHAnsi"/>
                <w:sz w:val="16"/>
                <w:szCs w:val="16"/>
              </w:rPr>
              <w:t xml:space="preserve"> </w:t>
            </w:r>
            <w:proofErr w:type="gramStart"/>
            <w:r>
              <w:rPr>
                <w:rFonts w:asciiTheme="minorHAnsi" w:hAnsiTheme="minorHAnsi"/>
                <w:sz w:val="16"/>
                <w:szCs w:val="16"/>
              </w:rPr>
              <w:t>a</w:t>
            </w:r>
            <w:r w:rsidRPr="0004642F">
              <w:rPr>
                <w:rFonts w:asciiTheme="minorHAnsi" w:hAnsiTheme="minorHAnsi"/>
                <w:sz w:val="16"/>
                <w:szCs w:val="16"/>
              </w:rPr>
              <w:t>lteration</w:t>
            </w:r>
            <w:proofErr w:type="gramEnd"/>
            <w:r>
              <w:rPr>
                <w:rFonts w:asciiTheme="minorHAnsi" w:hAnsiTheme="minorHAnsi"/>
                <w:sz w:val="16"/>
                <w:szCs w:val="16"/>
              </w:rPr>
              <w:t xml:space="preserve"> </w:t>
            </w:r>
            <w:r w:rsidR="00832687">
              <w:rPr>
                <w:rFonts w:asciiTheme="minorHAnsi" w:hAnsiTheme="minorHAnsi"/>
                <w:sz w:val="16"/>
                <w:szCs w:val="16"/>
              </w:rPr>
              <w:t>then</w:t>
            </w:r>
          </w:p>
          <w:p w14:paraId="798F9482" w14:textId="2DAA680B" w:rsidR="00832687" w:rsidRDefault="00B315F4" w:rsidP="00832687">
            <w:pPr>
              <w:keepNext/>
              <w:ind w:left="720"/>
              <w:rPr>
                <w:rFonts w:asciiTheme="minorHAnsi" w:hAnsiTheme="minorHAnsi"/>
                <w:sz w:val="16"/>
                <w:szCs w:val="16"/>
              </w:rPr>
            </w:pPr>
            <w:r>
              <w:rPr>
                <w:rFonts w:asciiTheme="minorHAnsi" w:hAnsiTheme="minorHAnsi"/>
                <w:sz w:val="16"/>
                <w:szCs w:val="16"/>
              </w:rPr>
              <w:t>If A12</w:t>
            </w:r>
            <w:r w:rsidR="00832687">
              <w:rPr>
                <w:rFonts w:asciiTheme="minorHAnsi" w:hAnsiTheme="minorHAnsi"/>
                <w:sz w:val="16"/>
                <w:szCs w:val="16"/>
              </w:rPr>
              <w:t xml:space="preserve"> = </w:t>
            </w:r>
            <w:r w:rsidR="0047689D">
              <w:rPr>
                <w:rFonts w:asciiTheme="minorHAnsi" w:hAnsiTheme="minorHAnsi"/>
                <w:sz w:val="16"/>
                <w:szCs w:val="16"/>
              </w:rPr>
              <w:t>Variable CFVCS or Fixed CFVCS</w:t>
            </w:r>
            <w:r w:rsidR="0063194F">
              <w:rPr>
                <w:rFonts w:asciiTheme="minorHAnsi" w:hAnsiTheme="minorHAnsi"/>
                <w:sz w:val="16"/>
                <w:szCs w:val="16"/>
              </w:rPr>
              <w:t>, then use variant MCH-23e,</w:t>
            </w:r>
          </w:p>
          <w:p w14:paraId="40E15EFC" w14:textId="249C0F80" w:rsidR="00051491" w:rsidRDefault="00832687" w:rsidP="00832687">
            <w:pPr>
              <w:keepNext/>
              <w:ind w:left="720"/>
              <w:rPr>
                <w:rFonts w:asciiTheme="minorHAnsi" w:hAnsiTheme="minorHAnsi"/>
                <w:sz w:val="16"/>
                <w:szCs w:val="16"/>
              </w:rPr>
            </w:pPr>
            <w:r>
              <w:rPr>
                <w:rFonts w:asciiTheme="minorHAnsi" w:hAnsiTheme="minorHAnsi"/>
                <w:sz w:val="16"/>
                <w:szCs w:val="16"/>
              </w:rPr>
              <w:t>Else use MCH-23a</w:t>
            </w:r>
            <w:r w:rsidR="004D02EF">
              <w:rPr>
                <w:rFonts w:asciiTheme="minorHAnsi" w:hAnsiTheme="minorHAnsi"/>
                <w:sz w:val="16"/>
                <w:szCs w:val="16"/>
              </w:rPr>
              <w:t>;</w:t>
            </w:r>
          </w:p>
          <w:p w14:paraId="2105B839" w14:textId="77777777" w:rsidR="00051491" w:rsidRDefault="00051491" w:rsidP="00A66E44">
            <w:pPr>
              <w:keepNext/>
              <w:rPr>
                <w:rFonts w:asciiTheme="minorHAnsi" w:hAnsiTheme="minorHAnsi"/>
                <w:sz w:val="16"/>
                <w:szCs w:val="16"/>
              </w:rPr>
            </w:pPr>
            <w:r w:rsidRPr="00E00244">
              <w:rPr>
                <w:rFonts w:asciiTheme="minorHAnsi" w:hAnsiTheme="minorHAnsi"/>
                <w:sz w:val="16"/>
                <w:szCs w:val="16"/>
              </w:rPr>
              <w:t>E</w:t>
            </w:r>
            <w:r>
              <w:rPr>
                <w:rFonts w:asciiTheme="minorHAnsi" w:hAnsiTheme="minorHAnsi"/>
                <w:sz w:val="16"/>
                <w:szCs w:val="16"/>
              </w:rPr>
              <w:t>nd</w:t>
            </w:r>
          </w:p>
          <w:p w14:paraId="737931E7" w14:textId="77777777" w:rsidR="00051491" w:rsidRPr="00E00244" w:rsidRDefault="00051491" w:rsidP="00A66E44">
            <w:pPr>
              <w:keepNext/>
              <w:rPr>
                <w:rFonts w:asciiTheme="minorHAnsi" w:hAnsiTheme="minorHAnsi"/>
                <w:sz w:val="16"/>
                <w:szCs w:val="16"/>
              </w:rPr>
            </w:pPr>
          </w:p>
          <w:p w14:paraId="0B7C6AE6" w14:textId="120B75DF" w:rsidR="00051491" w:rsidRPr="00E00244" w:rsidRDefault="00051491" w:rsidP="00A66E44">
            <w:pPr>
              <w:keepNext/>
              <w:rPr>
                <w:rFonts w:asciiTheme="minorHAnsi" w:hAnsiTheme="minorHAnsi"/>
                <w:sz w:val="16"/>
                <w:szCs w:val="16"/>
              </w:rPr>
            </w:pPr>
            <w:r w:rsidRPr="00E00244">
              <w:rPr>
                <w:rFonts w:asciiTheme="minorHAnsi" w:hAnsiTheme="minorHAnsi"/>
                <w:sz w:val="16"/>
                <w:szCs w:val="16"/>
              </w:rPr>
              <w:t>If A0</w:t>
            </w:r>
            <w:r w:rsidR="0085306D">
              <w:rPr>
                <w:rFonts w:asciiTheme="minorHAnsi" w:hAnsiTheme="minorHAnsi"/>
                <w:sz w:val="16"/>
                <w:szCs w:val="16"/>
              </w:rPr>
              <w:t>7</w:t>
            </w:r>
            <w:r w:rsidRPr="00E00244">
              <w:rPr>
                <w:rFonts w:asciiTheme="minorHAnsi" w:hAnsiTheme="minorHAnsi"/>
                <w:sz w:val="16"/>
                <w:szCs w:val="16"/>
              </w:rPr>
              <w:t xml:space="preserve"> </w:t>
            </w:r>
            <w:proofErr w:type="gramStart"/>
            <w:r w:rsidRPr="00E00244">
              <w:rPr>
                <w:rFonts w:asciiTheme="minorHAnsi" w:hAnsiTheme="minorHAnsi"/>
                <w:sz w:val="16"/>
                <w:szCs w:val="16"/>
              </w:rPr>
              <w:t xml:space="preserve">=  </w:t>
            </w:r>
            <w:proofErr w:type="spellStart"/>
            <w:r w:rsidRPr="00E00244">
              <w:rPr>
                <w:rFonts w:asciiTheme="minorHAnsi" w:hAnsiTheme="minorHAnsi"/>
                <w:sz w:val="16"/>
                <w:szCs w:val="16"/>
              </w:rPr>
              <w:t>ZonallyControlled</w:t>
            </w:r>
            <w:proofErr w:type="spellEnd"/>
            <w:proofErr w:type="gramEnd"/>
            <w:r w:rsidRPr="00E00244">
              <w:rPr>
                <w:rFonts w:asciiTheme="minorHAnsi" w:hAnsiTheme="minorHAnsi"/>
                <w:sz w:val="16"/>
                <w:szCs w:val="16"/>
              </w:rPr>
              <w:t xml:space="preserve"> Then</w:t>
            </w:r>
          </w:p>
          <w:p w14:paraId="5A656BFA" w14:textId="5CB5B3B7" w:rsidR="00832687" w:rsidRDefault="00051491" w:rsidP="00174F13">
            <w:pPr>
              <w:keepNext/>
              <w:rPr>
                <w:rFonts w:asciiTheme="minorHAnsi" w:hAnsiTheme="minorHAnsi"/>
                <w:sz w:val="16"/>
                <w:szCs w:val="16"/>
              </w:rPr>
            </w:pPr>
            <w:r w:rsidRPr="00E00244">
              <w:rPr>
                <w:rFonts w:asciiTheme="minorHAnsi" w:hAnsiTheme="minorHAnsi"/>
                <w:sz w:val="16"/>
                <w:szCs w:val="16"/>
              </w:rPr>
              <w:t>If A0</w:t>
            </w:r>
            <w:r w:rsidR="0085306D">
              <w:rPr>
                <w:rFonts w:asciiTheme="minorHAnsi" w:hAnsiTheme="minorHAnsi"/>
                <w:sz w:val="16"/>
                <w:szCs w:val="16"/>
              </w:rPr>
              <w:t>6</w:t>
            </w:r>
            <w:r w:rsidRPr="00E00244">
              <w:rPr>
                <w:rFonts w:asciiTheme="minorHAnsi" w:hAnsiTheme="minorHAnsi"/>
                <w:sz w:val="16"/>
                <w:szCs w:val="16"/>
              </w:rPr>
              <w:t xml:space="preserve"> = </w:t>
            </w:r>
            <w:proofErr w:type="spellStart"/>
            <w:r w:rsidRPr="00E00244">
              <w:rPr>
                <w:rFonts w:asciiTheme="minorHAnsi" w:hAnsiTheme="minorHAnsi"/>
                <w:sz w:val="16"/>
                <w:szCs w:val="16"/>
              </w:rPr>
              <w:t>SingleSpeed</w:t>
            </w:r>
            <w:proofErr w:type="spellEnd"/>
            <w:r w:rsidRPr="00E00244">
              <w:rPr>
                <w:rFonts w:asciiTheme="minorHAnsi" w:hAnsiTheme="minorHAnsi"/>
                <w:sz w:val="16"/>
                <w:szCs w:val="16"/>
              </w:rPr>
              <w:t xml:space="preserve"> </w:t>
            </w:r>
            <w:r w:rsidR="00832687">
              <w:rPr>
                <w:rFonts w:asciiTheme="minorHAnsi" w:hAnsiTheme="minorHAnsi"/>
                <w:sz w:val="16"/>
                <w:szCs w:val="16"/>
              </w:rPr>
              <w:t>then</w:t>
            </w:r>
          </w:p>
          <w:p w14:paraId="3F1DB652" w14:textId="74B4BD7F" w:rsidR="00051491" w:rsidRDefault="00832687" w:rsidP="00A66E44">
            <w:pPr>
              <w:keepNext/>
              <w:ind w:left="646"/>
              <w:rPr>
                <w:rFonts w:asciiTheme="minorHAnsi" w:hAnsiTheme="minorHAnsi"/>
                <w:sz w:val="16"/>
                <w:szCs w:val="16"/>
              </w:rPr>
            </w:pPr>
            <w:r>
              <w:rPr>
                <w:rFonts w:asciiTheme="minorHAnsi" w:hAnsiTheme="minorHAnsi"/>
                <w:sz w:val="16"/>
                <w:szCs w:val="16"/>
              </w:rPr>
              <w:t>if</w:t>
            </w:r>
            <w:r w:rsidR="00051491">
              <w:rPr>
                <w:rFonts w:asciiTheme="minorHAnsi" w:hAnsiTheme="minorHAnsi"/>
                <w:sz w:val="16"/>
                <w:szCs w:val="16"/>
              </w:rPr>
              <w:t xml:space="preserve"> A1</w:t>
            </w:r>
            <w:r w:rsidR="00B315F4">
              <w:rPr>
                <w:rFonts w:asciiTheme="minorHAnsi" w:hAnsiTheme="minorHAnsi"/>
                <w:sz w:val="16"/>
                <w:szCs w:val="16"/>
              </w:rPr>
              <w:t>2</w:t>
            </w:r>
            <w:r w:rsidR="00051491">
              <w:rPr>
                <w:rFonts w:asciiTheme="minorHAnsi" w:hAnsiTheme="minorHAnsi"/>
                <w:sz w:val="16"/>
                <w:szCs w:val="16"/>
              </w:rPr>
              <w:t xml:space="preserve"> = </w:t>
            </w:r>
            <w:r w:rsidR="006F4D14">
              <w:rPr>
                <w:rFonts w:asciiTheme="minorHAnsi" w:hAnsiTheme="minorHAnsi"/>
                <w:sz w:val="16"/>
                <w:szCs w:val="16"/>
              </w:rPr>
              <w:t>Variable CFVCS or Fixed CFVCS</w:t>
            </w:r>
            <w:r w:rsidR="00051491">
              <w:rPr>
                <w:rFonts w:asciiTheme="minorHAnsi" w:hAnsiTheme="minorHAnsi"/>
                <w:sz w:val="16"/>
                <w:szCs w:val="16"/>
              </w:rPr>
              <w:t xml:space="preserve">, </w:t>
            </w:r>
            <w:proofErr w:type="gramStart"/>
            <w:r w:rsidR="00051491" w:rsidRPr="00E00244">
              <w:rPr>
                <w:rFonts w:asciiTheme="minorHAnsi" w:hAnsiTheme="minorHAnsi"/>
                <w:sz w:val="16"/>
                <w:szCs w:val="16"/>
              </w:rPr>
              <w:t>Then</w:t>
            </w:r>
            <w:proofErr w:type="gramEnd"/>
            <w:r w:rsidR="00051491" w:rsidRPr="00E00244">
              <w:rPr>
                <w:rFonts w:asciiTheme="minorHAnsi" w:hAnsiTheme="minorHAnsi"/>
                <w:sz w:val="16"/>
                <w:szCs w:val="16"/>
              </w:rPr>
              <w:t xml:space="preserve"> use variant MCH-23</w:t>
            </w:r>
            <w:r w:rsidR="00051491">
              <w:rPr>
                <w:rFonts w:asciiTheme="minorHAnsi" w:hAnsiTheme="minorHAnsi"/>
                <w:sz w:val="16"/>
                <w:szCs w:val="16"/>
              </w:rPr>
              <w:t>f</w:t>
            </w:r>
            <w:r w:rsidR="001B7B6B">
              <w:rPr>
                <w:rFonts w:asciiTheme="minorHAnsi" w:hAnsiTheme="minorHAnsi"/>
                <w:sz w:val="16"/>
                <w:szCs w:val="16"/>
              </w:rPr>
              <w:t>,</w:t>
            </w:r>
          </w:p>
          <w:p w14:paraId="71E84D8A" w14:textId="54D697CA" w:rsidR="00051491" w:rsidRPr="00E00244" w:rsidRDefault="00051491" w:rsidP="00A66E44">
            <w:pPr>
              <w:keepNext/>
              <w:ind w:left="646"/>
              <w:rPr>
                <w:rFonts w:asciiTheme="minorHAnsi" w:hAnsiTheme="minorHAnsi"/>
                <w:sz w:val="16"/>
                <w:szCs w:val="16"/>
              </w:rPr>
            </w:pPr>
            <w:r>
              <w:rPr>
                <w:rFonts w:asciiTheme="minorHAnsi" w:hAnsiTheme="minorHAnsi"/>
                <w:sz w:val="16"/>
                <w:szCs w:val="16"/>
              </w:rPr>
              <w:t>Else use variant MCH-23b</w:t>
            </w:r>
            <w:r w:rsidR="00832687">
              <w:rPr>
                <w:rFonts w:asciiTheme="minorHAnsi" w:hAnsiTheme="minorHAnsi"/>
                <w:sz w:val="16"/>
                <w:szCs w:val="16"/>
              </w:rPr>
              <w:t>;</w:t>
            </w:r>
          </w:p>
          <w:p w14:paraId="3D3DF96B" w14:textId="4789F487" w:rsidR="00832687" w:rsidRDefault="00051491" w:rsidP="00174F13">
            <w:pPr>
              <w:keepNext/>
              <w:rPr>
                <w:rFonts w:asciiTheme="minorHAnsi" w:hAnsiTheme="minorHAnsi"/>
                <w:sz w:val="16"/>
                <w:szCs w:val="16"/>
              </w:rPr>
            </w:pPr>
            <w:proofErr w:type="spellStart"/>
            <w:r w:rsidRPr="00E00244">
              <w:rPr>
                <w:rFonts w:asciiTheme="minorHAnsi" w:hAnsiTheme="minorHAnsi"/>
                <w:sz w:val="16"/>
                <w:szCs w:val="16"/>
              </w:rPr>
              <w:t>ElseIf</w:t>
            </w:r>
            <w:proofErr w:type="spellEnd"/>
            <w:r w:rsidRPr="00E00244">
              <w:rPr>
                <w:rFonts w:asciiTheme="minorHAnsi" w:hAnsiTheme="minorHAnsi"/>
                <w:sz w:val="16"/>
                <w:szCs w:val="16"/>
              </w:rPr>
              <w:t xml:space="preserve"> A0</w:t>
            </w:r>
            <w:r w:rsidR="0085306D">
              <w:rPr>
                <w:rFonts w:asciiTheme="minorHAnsi" w:hAnsiTheme="minorHAnsi"/>
                <w:sz w:val="16"/>
                <w:szCs w:val="16"/>
              </w:rPr>
              <w:t>6</w:t>
            </w:r>
            <w:r w:rsidRPr="00E00244">
              <w:rPr>
                <w:rFonts w:asciiTheme="minorHAnsi" w:hAnsiTheme="minorHAnsi"/>
                <w:sz w:val="16"/>
                <w:szCs w:val="16"/>
              </w:rPr>
              <w:t xml:space="preserve"> = </w:t>
            </w:r>
            <w:proofErr w:type="spellStart"/>
            <w:r w:rsidRPr="00E00244">
              <w:rPr>
                <w:rFonts w:asciiTheme="minorHAnsi" w:hAnsiTheme="minorHAnsi"/>
                <w:sz w:val="16"/>
                <w:szCs w:val="16"/>
              </w:rPr>
              <w:t>MultiSpeed</w:t>
            </w:r>
            <w:proofErr w:type="spellEnd"/>
            <w:r w:rsidR="00832687">
              <w:rPr>
                <w:rFonts w:asciiTheme="minorHAnsi" w:hAnsiTheme="minorHAnsi"/>
                <w:sz w:val="16"/>
                <w:szCs w:val="16"/>
              </w:rPr>
              <w:t xml:space="preserve"> then</w:t>
            </w:r>
            <w:r w:rsidRPr="00E00244">
              <w:rPr>
                <w:rFonts w:asciiTheme="minorHAnsi" w:hAnsiTheme="minorHAnsi"/>
                <w:sz w:val="16"/>
                <w:szCs w:val="16"/>
              </w:rPr>
              <w:t xml:space="preserve"> </w:t>
            </w:r>
          </w:p>
          <w:p w14:paraId="77F39A98" w14:textId="6F85A8EF" w:rsidR="00051491" w:rsidRDefault="00832687" w:rsidP="00A66E44">
            <w:pPr>
              <w:keepNext/>
              <w:ind w:left="646"/>
              <w:rPr>
                <w:rFonts w:asciiTheme="minorHAnsi" w:hAnsiTheme="minorHAnsi"/>
                <w:sz w:val="16"/>
                <w:szCs w:val="16"/>
              </w:rPr>
            </w:pPr>
            <w:r>
              <w:rPr>
                <w:rFonts w:asciiTheme="minorHAnsi" w:hAnsiTheme="minorHAnsi"/>
                <w:sz w:val="16"/>
                <w:szCs w:val="16"/>
              </w:rPr>
              <w:t>if</w:t>
            </w:r>
            <w:r w:rsidR="00051491">
              <w:rPr>
                <w:rFonts w:asciiTheme="minorHAnsi" w:hAnsiTheme="minorHAnsi"/>
                <w:sz w:val="16"/>
                <w:szCs w:val="16"/>
              </w:rPr>
              <w:t xml:space="preserve"> A1</w:t>
            </w:r>
            <w:r w:rsidR="00B315F4">
              <w:rPr>
                <w:rFonts w:asciiTheme="minorHAnsi" w:hAnsiTheme="minorHAnsi"/>
                <w:sz w:val="16"/>
                <w:szCs w:val="16"/>
              </w:rPr>
              <w:t>2</w:t>
            </w:r>
            <w:r w:rsidR="00051491">
              <w:rPr>
                <w:rFonts w:asciiTheme="minorHAnsi" w:hAnsiTheme="minorHAnsi"/>
                <w:sz w:val="16"/>
                <w:szCs w:val="16"/>
              </w:rPr>
              <w:t xml:space="preserve"> = </w:t>
            </w:r>
            <w:r w:rsidR="006F4D14">
              <w:rPr>
                <w:rFonts w:asciiTheme="minorHAnsi" w:hAnsiTheme="minorHAnsi"/>
                <w:sz w:val="16"/>
                <w:szCs w:val="16"/>
              </w:rPr>
              <w:t>Variable CFVCS or Fixed CFVCS</w:t>
            </w:r>
            <w:r w:rsidR="00051491">
              <w:rPr>
                <w:rFonts w:asciiTheme="minorHAnsi" w:hAnsiTheme="minorHAnsi"/>
                <w:sz w:val="16"/>
                <w:szCs w:val="16"/>
              </w:rPr>
              <w:t xml:space="preserve">, </w:t>
            </w:r>
            <w:proofErr w:type="gramStart"/>
            <w:r w:rsidR="00051491" w:rsidRPr="00E00244">
              <w:rPr>
                <w:rFonts w:asciiTheme="minorHAnsi" w:hAnsiTheme="minorHAnsi"/>
                <w:sz w:val="16"/>
                <w:szCs w:val="16"/>
              </w:rPr>
              <w:t>Then</w:t>
            </w:r>
            <w:proofErr w:type="gramEnd"/>
            <w:r w:rsidR="00051491" w:rsidRPr="00E00244">
              <w:rPr>
                <w:rFonts w:asciiTheme="minorHAnsi" w:hAnsiTheme="minorHAnsi"/>
                <w:sz w:val="16"/>
                <w:szCs w:val="16"/>
              </w:rPr>
              <w:t xml:space="preserve"> use variant MCH-23</w:t>
            </w:r>
            <w:r w:rsidR="00051491">
              <w:rPr>
                <w:rFonts w:asciiTheme="minorHAnsi" w:hAnsiTheme="minorHAnsi"/>
                <w:sz w:val="16"/>
                <w:szCs w:val="16"/>
              </w:rPr>
              <w:t>e</w:t>
            </w:r>
            <w:r w:rsidR="0063194F">
              <w:rPr>
                <w:rFonts w:asciiTheme="minorHAnsi" w:hAnsiTheme="minorHAnsi"/>
                <w:sz w:val="16"/>
                <w:szCs w:val="16"/>
              </w:rPr>
              <w:t>,</w:t>
            </w:r>
          </w:p>
          <w:p w14:paraId="577EB5F9" w14:textId="4F869630" w:rsidR="00051491" w:rsidRDefault="00051491" w:rsidP="00A66E44">
            <w:pPr>
              <w:keepNext/>
              <w:ind w:left="646"/>
              <w:rPr>
                <w:rFonts w:asciiTheme="minorHAnsi" w:hAnsiTheme="minorHAnsi"/>
                <w:sz w:val="16"/>
                <w:szCs w:val="16"/>
              </w:rPr>
            </w:pPr>
            <w:r>
              <w:rPr>
                <w:rFonts w:asciiTheme="minorHAnsi" w:hAnsiTheme="minorHAnsi"/>
                <w:sz w:val="16"/>
                <w:szCs w:val="16"/>
              </w:rPr>
              <w:t>Else use variant MCH-23a</w:t>
            </w:r>
            <w:r w:rsidR="00832687">
              <w:rPr>
                <w:rFonts w:asciiTheme="minorHAnsi" w:hAnsiTheme="minorHAnsi"/>
                <w:sz w:val="16"/>
                <w:szCs w:val="16"/>
              </w:rPr>
              <w:t>;</w:t>
            </w:r>
          </w:p>
          <w:p w14:paraId="3317FBEE" w14:textId="77777777" w:rsidR="00051491" w:rsidRPr="00E00244" w:rsidRDefault="00051491" w:rsidP="00A66E44">
            <w:pPr>
              <w:keepNext/>
              <w:ind w:left="646"/>
              <w:rPr>
                <w:rFonts w:asciiTheme="minorHAnsi" w:hAnsiTheme="minorHAnsi"/>
                <w:sz w:val="16"/>
                <w:szCs w:val="16"/>
              </w:rPr>
            </w:pPr>
          </w:p>
          <w:p w14:paraId="3A28B792" w14:textId="793C9AF5" w:rsidR="00051491" w:rsidRPr="00E00244" w:rsidRDefault="00051491" w:rsidP="00A66E44">
            <w:pPr>
              <w:keepNext/>
              <w:rPr>
                <w:rFonts w:asciiTheme="minorHAnsi" w:hAnsiTheme="minorHAnsi"/>
                <w:sz w:val="16"/>
                <w:szCs w:val="16"/>
              </w:rPr>
            </w:pPr>
            <w:proofErr w:type="spellStart"/>
            <w:r w:rsidRPr="00E00244">
              <w:rPr>
                <w:rFonts w:asciiTheme="minorHAnsi" w:hAnsiTheme="minorHAnsi"/>
                <w:sz w:val="16"/>
                <w:szCs w:val="16"/>
              </w:rPr>
              <w:t>ElseIf</w:t>
            </w:r>
            <w:proofErr w:type="spellEnd"/>
            <w:r w:rsidRPr="00E00244">
              <w:rPr>
                <w:rFonts w:asciiTheme="minorHAnsi" w:hAnsiTheme="minorHAnsi"/>
                <w:sz w:val="16"/>
                <w:szCs w:val="16"/>
              </w:rPr>
              <w:t xml:space="preserve"> A0</w:t>
            </w:r>
            <w:r w:rsidR="0085306D">
              <w:rPr>
                <w:rFonts w:asciiTheme="minorHAnsi" w:hAnsiTheme="minorHAnsi"/>
                <w:sz w:val="16"/>
                <w:szCs w:val="16"/>
              </w:rPr>
              <w:t>7</w:t>
            </w:r>
            <w:r w:rsidRPr="00E00244">
              <w:rPr>
                <w:rFonts w:asciiTheme="minorHAnsi" w:hAnsiTheme="minorHAnsi"/>
                <w:sz w:val="16"/>
                <w:szCs w:val="16"/>
              </w:rPr>
              <w:t xml:space="preserve"> = </w:t>
            </w:r>
            <w:proofErr w:type="spellStart"/>
            <w:r w:rsidRPr="00E00244">
              <w:rPr>
                <w:rFonts w:asciiTheme="minorHAnsi" w:hAnsiTheme="minorHAnsi"/>
                <w:sz w:val="16"/>
                <w:szCs w:val="16"/>
              </w:rPr>
              <w:t>NotZonal</w:t>
            </w:r>
            <w:proofErr w:type="spellEnd"/>
            <w:r w:rsidRPr="00E00244">
              <w:rPr>
                <w:rFonts w:asciiTheme="minorHAnsi" w:hAnsiTheme="minorHAnsi"/>
                <w:sz w:val="16"/>
                <w:szCs w:val="16"/>
              </w:rPr>
              <w:t xml:space="preserve"> Then</w:t>
            </w:r>
          </w:p>
          <w:p w14:paraId="47173B46" w14:textId="2F985EF8" w:rsidR="00051491" w:rsidRPr="00E00244" w:rsidRDefault="00051491" w:rsidP="00A66E44">
            <w:pPr>
              <w:keepNext/>
              <w:ind w:left="646"/>
              <w:rPr>
                <w:rFonts w:asciiTheme="minorHAnsi" w:hAnsiTheme="minorHAnsi"/>
                <w:sz w:val="16"/>
                <w:szCs w:val="16"/>
              </w:rPr>
            </w:pPr>
            <w:r w:rsidRPr="00E00244">
              <w:rPr>
                <w:rFonts w:asciiTheme="minorHAnsi" w:hAnsiTheme="minorHAnsi"/>
                <w:sz w:val="16"/>
                <w:szCs w:val="16"/>
              </w:rPr>
              <w:t xml:space="preserve">If cooling system type on MCH-01 = No Cooling </w:t>
            </w:r>
            <w:proofErr w:type="gramStart"/>
            <w:r>
              <w:rPr>
                <w:rFonts w:asciiTheme="minorHAnsi" w:hAnsiTheme="minorHAnsi"/>
                <w:sz w:val="16"/>
                <w:szCs w:val="16"/>
              </w:rPr>
              <w:t>And</w:t>
            </w:r>
            <w:proofErr w:type="gramEnd"/>
            <w:r>
              <w:rPr>
                <w:rFonts w:asciiTheme="minorHAnsi" w:hAnsiTheme="minorHAnsi"/>
                <w:sz w:val="16"/>
                <w:szCs w:val="16"/>
              </w:rPr>
              <w:t xml:space="preserve"> </w:t>
            </w:r>
            <w:r w:rsidRPr="00E00244">
              <w:rPr>
                <w:rFonts w:asciiTheme="minorHAnsi" w:hAnsiTheme="minorHAnsi"/>
                <w:sz w:val="16"/>
                <w:szCs w:val="16"/>
              </w:rPr>
              <w:t>A0</w:t>
            </w:r>
            <w:r w:rsidR="00B315F4">
              <w:rPr>
                <w:rFonts w:asciiTheme="minorHAnsi" w:hAnsiTheme="minorHAnsi"/>
                <w:sz w:val="16"/>
                <w:szCs w:val="16"/>
              </w:rPr>
              <w:t>8</w:t>
            </w:r>
            <w:r w:rsidRPr="00E00244">
              <w:rPr>
                <w:rFonts w:asciiTheme="minorHAnsi" w:hAnsiTheme="minorHAnsi"/>
                <w:sz w:val="16"/>
                <w:szCs w:val="16"/>
              </w:rPr>
              <w:t xml:space="preserve"> = CFI System </w:t>
            </w:r>
            <w:r>
              <w:rPr>
                <w:rFonts w:asciiTheme="minorHAnsi" w:hAnsiTheme="minorHAnsi"/>
                <w:sz w:val="16"/>
                <w:szCs w:val="16"/>
              </w:rPr>
              <w:t>or A1</w:t>
            </w:r>
            <w:r w:rsidR="00B315F4">
              <w:rPr>
                <w:rFonts w:asciiTheme="minorHAnsi" w:hAnsiTheme="minorHAnsi"/>
                <w:sz w:val="16"/>
                <w:szCs w:val="16"/>
              </w:rPr>
              <w:t>2</w:t>
            </w:r>
            <w:r>
              <w:rPr>
                <w:rFonts w:asciiTheme="minorHAnsi" w:hAnsiTheme="minorHAnsi"/>
                <w:sz w:val="16"/>
                <w:szCs w:val="16"/>
              </w:rPr>
              <w:t xml:space="preserve"> = </w:t>
            </w:r>
            <w:r w:rsidR="006F4D14">
              <w:rPr>
                <w:rFonts w:asciiTheme="minorHAnsi" w:hAnsiTheme="minorHAnsi"/>
                <w:sz w:val="16"/>
                <w:szCs w:val="16"/>
              </w:rPr>
              <w:t>Variable CFVCS or Fixed CFVCS</w:t>
            </w:r>
            <w:r>
              <w:rPr>
                <w:rFonts w:asciiTheme="minorHAnsi" w:hAnsiTheme="minorHAnsi"/>
                <w:sz w:val="16"/>
                <w:szCs w:val="16"/>
              </w:rPr>
              <w:t xml:space="preserve">, </w:t>
            </w:r>
            <w:r w:rsidRPr="00E00244">
              <w:rPr>
                <w:rFonts w:asciiTheme="minorHAnsi" w:hAnsiTheme="minorHAnsi"/>
                <w:sz w:val="16"/>
                <w:szCs w:val="16"/>
              </w:rPr>
              <w:t>Then use variant MCH-23d</w:t>
            </w:r>
            <w:r w:rsidR="00E12517">
              <w:rPr>
                <w:rFonts w:asciiTheme="minorHAnsi" w:hAnsiTheme="minorHAnsi"/>
                <w:sz w:val="16"/>
                <w:szCs w:val="16"/>
              </w:rPr>
              <w:t>;</w:t>
            </w:r>
          </w:p>
          <w:p w14:paraId="39E40985" w14:textId="03801196" w:rsidR="001B7B6B" w:rsidRDefault="004D02EF" w:rsidP="0063194F">
            <w:pPr>
              <w:keepNext/>
              <w:ind w:left="646"/>
              <w:rPr>
                <w:rFonts w:asciiTheme="minorHAnsi" w:hAnsiTheme="minorHAnsi"/>
                <w:sz w:val="16"/>
                <w:szCs w:val="16"/>
              </w:rPr>
            </w:pPr>
            <w:r>
              <w:rPr>
                <w:rFonts w:asciiTheme="minorHAnsi" w:hAnsiTheme="minorHAnsi"/>
                <w:sz w:val="16"/>
                <w:szCs w:val="16"/>
              </w:rPr>
              <w:t>Else</w:t>
            </w:r>
            <w:r w:rsidR="00051491" w:rsidRPr="00E00244">
              <w:rPr>
                <w:rFonts w:asciiTheme="minorHAnsi" w:hAnsiTheme="minorHAnsi"/>
                <w:sz w:val="16"/>
                <w:szCs w:val="16"/>
              </w:rPr>
              <w:t>if A0</w:t>
            </w:r>
            <w:r w:rsidR="00B315F4">
              <w:rPr>
                <w:rFonts w:asciiTheme="minorHAnsi" w:hAnsiTheme="minorHAnsi"/>
                <w:sz w:val="16"/>
                <w:szCs w:val="16"/>
              </w:rPr>
              <w:t>4</w:t>
            </w:r>
            <w:r w:rsidR="00051491" w:rsidRPr="00E00244">
              <w:rPr>
                <w:rFonts w:asciiTheme="minorHAnsi" w:hAnsiTheme="minorHAnsi"/>
                <w:sz w:val="16"/>
                <w:szCs w:val="16"/>
              </w:rPr>
              <w:t xml:space="preserve"> = New or Replacement </w:t>
            </w:r>
            <w:r w:rsidR="001B7B6B">
              <w:rPr>
                <w:rFonts w:asciiTheme="minorHAnsi" w:hAnsiTheme="minorHAnsi"/>
                <w:sz w:val="16"/>
                <w:szCs w:val="16"/>
              </w:rPr>
              <w:t xml:space="preserve">then </w:t>
            </w:r>
          </w:p>
          <w:p w14:paraId="6149C119" w14:textId="29577E10" w:rsidR="00051491" w:rsidRDefault="001B7B6B" w:rsidP="00A66E44">
            <w:pPr>
              <w:keepNext/>
              <w:ind w:left="646"/>
              <w:rPr>
                <w:rFonts w:asciiTheme="minorHAnsi" w:hAnsiTheme="minorHAnsi"/>
                <w:sz w:val="16"/>
                <w:szCs w:val="16"/>
              </w:rPr>
            </w:pPr>
            <w:r>
              <w:rPr>
                <w:rFonts w:asciiTheme="minorHAnsi" w:hAnsiTheme="minorHAnsi"/>
                <w:sz w:val="16"/>
                <w:szCs w:val="16"/>
              </w:rPr>
              <w:t>if</w:t>
            </w:r>
            <w:r w:rsidR="00051491">
              <w:rPr>
                <w:rFonts w:asciiTheme="minorHAnsi" w:hAnsiTheme="minorHAnsi"/>
                <w:sz w:val="16"/>
                <w:szCs w:val="16"/>
              </w:rPr>
              <w:t xml:space="preserve"> A1</w:t>
            </w:r>
            <w:r w:rsidR="00B315F4">
              <w:rPr>
                <w:rFonts w:asciiTheme="minorHAnsi" w:hAnsiTheme="minorHAnsi"/>
                <w:sz w:val="16"/>
                <w:szCs w:val="16"/>
              </w:rPr>
              <w:t>2</w:t>
            </w:r>
            <w:r w:rsidR="00051491">
              <w:rPr>
                <w:rFonts w:asciiTheme="minorHAnsi" w:hAnsiTheme="minorHAnsi"/>
                <w:sz w:val="16"/>
                <w:szCs w:val="16"/>
              </w:rPr>
              <w:t xml:space="preserve"> = </w:t>
            </w:r>
            <w:r w:rsidR="006F4D14">
              <w:rPr>
                <w:rFonts w:asciiTheme="minorHAnsi" w:hAnsiTheme="minorHAnsi"/>
                <w:sz w:val="16"/>
                <w:szCs w:val="16"/>
              </w:rPr>
              <w:t>Variable CFVCS or Fixed CFVCS</w:t>
            </w:r>
            <w:r w:rsidR="00051491">
              <w:rPr>
                <w:rFonts w:asciiTheme="minorHAnsi" w:hAnsiTheme="minorHAnsi"/>
                <w:sz w:val="16"/>
                <w:szCs w:val="16"/>
              </w:rPr>
              <w:t xml:space="preserve">, </w:t>
            </w:r>
            <w:proofErr w:type="gramStart"/>
            <w:r w:rsidR="00051491" w:rsidRPr="00E00244">
              <w:rPr>
                <w:rFonts w:asciiTheme="minorHAnsi" w:hAnsiTheme="minorHAnsi"/>
                <w:sz w:val="16"/>
                <w:szCs w:val="16"/>
              </w:rPr>
              <w:t>Then</w:t>
            </w:r>
            <w:proofErr w:type="gramEnd"/>
            <w:r w:rsidR="00051491" w:rsidRPr="00E00244">
              <w:rPr>
                <w:rFonts w:asciiTheme="minorHAnsi" w:hAnsiTheme="minorHAnsi"/>
                <w:sz w:val="16"/>
                <w:szCs w:val="16"/>
              </w:rPr>
              <w:t xml:space="preserve"> use variant MCH-23</w:t>
            </w:r>
            <w:r w:rsidR="00051491">
              <w:rPr>
                <w:rFonts w:asciiTheme="minorHAnsi" w:hAnsiTheme="minorHAnsi"/>
                <w:sz w:val="16"/>
                <w:szCs w:val="16"/>
              </w:rPr>
              <w:t>e</w:t>
            </w:r>
            <w:r w:rsidR="00E12517">
              <w:rPr>
                <w:rFonts w:asciiTheme="minorHAnsi" w:hAnsiTheme="minorHAnsi"/>
                <w:sz w:val="16"/>
                <w:szCs w:val="16"/>
              </w:rPr>
              <w:t>,</w:t>
            </w:r>
          </w:p>
          <w:p w14:paraId="6581BFA9" w14:textId="1C8BF35F" w:rsidR="00051491" w:rsidRDefault="001B7B6B" w:rsidP="00A66E44">
            <w:pPr>
              <w:keepNext/>
              <w:ind w:left="646"/>
              <w:rPr>
                <w:rFonts w:asciiTheme="minorHAnsi" w:hAnsiTheme="minorHAnsi"/>
                <w:sz w:val="16"/>
                <w:szCs w:val="16"/>
              </w:rPr>
            </w:pPr>
            <w:r>
              <w:rPr>
                <w:rFonts w:asciiTheme="minorHAnsi" w:hAnsiTheme="minorHAnsi"/>
                <w:sz w:val="16"/>
                <w:szCs w:val="16"/>
              </w:rPr>
              <w:t>Else</w:t>
            </w:r>
            <w:r w:rsidR="00051491">
              <w:rPr>
                <w:rFonts w:asciiTheme="minorHAnsi" w:hAnsiTheme="minorHAnsi"/>
                <w:sz w:val="16"/>
                <w:szCs w:val="16"/>
              </w:rPr>
              <w:t xml:space="preserve"> use variant MCH-23a</w:t>
            </w:r>
            <w:r w:rsidR="00BF3AF8">
              <w:rPr>
                <w:rFonts w:asciiTheme="minorHAnsi" w:hAnsiTheme="minorHAnsi"/>
                <w:sz w:val="16"/>
                <w:szCs w:val="16"/>
              </w:rPr>
              <w:t>;</w:t>
            </w:r>
          </w:p>
          <w:p w14:paraId="3DA29F98" w14:textId="77777777" w:rsidR="00051491" w:rsidRDefault="00051491" w:rsidP="00A66E44">
            <w:pPr>
              <w:keepNext/>
              <w:ind w:left="646"/>
              <w:rPr>
                <w:rFonts w:asciiTheme="minorHAnsi" w:hAnsiTheme="minorHAnsi"/>
                <w:sz w:val="16"/>
                <w:szCs w:val="16"/>
              </w:rPr>
            </w:pPr>
          </w:p>
          <w:p w14:paraId="22D164F6" w14:textId="400448E5" w:rsidR="00051491" w:rsidRDefault="00051491" w:rsidP="00A66E44">
            <w:pPr>
              <w:keepNext/>
              <w:rPr>
                <w:rFonts w:ascii="Calibri" w:hAnsi="Calibri"/>
                <w:sz w:val="16"/>
                <w:szCs w:val="16"/>
              </w:rPr>
            </w:pPr>
            <w:proofErr w:type="spellStart"/>
            <w:r w:rsidRPr="00E00244">
              <w:rPr>
                <w:rFonts w:ascii="Calibri" w:hAnsi="Calibri"/>
                <w:sz w:val="16"/>
                <w:szCs w:val="16"/>
              </w:rPr>
              <w:t>ElseIf</w:t>
            </w:r>
            <w:proofErr w:type="spellEnd"/>
            <w:r w:rsidRPr="00E00244">
              <w:rPr>
                <w:rFonts w:ascii="Calibri" w:hAnsi="Calibri"/>
                <w:sz w:val="16"/>
                <w:szCs w:val="16"/>
              </w:rPr>
              <w:t xml:space="preserve"> A0</w:t>
            </w:r>
            <w:r w:rsidR="0085306D">
              <w:rPr>
                <w:rFonts w:ascii="Calibri" w:hAnsi="Calibri"/>
                <w:sz w:val="16"/>
                <w:szCs w:val="16"/>
              </w:rPr>
              <w:t>7</w:t>
            </w:r>
            <w:r w:rsidRPr="00E00244">
              <w:rPr>
                <w:rFonts w:ascii="Calibri" w:hAnsi="Calibri"/>
                <w:sz w:val="16"/>
                <w:szCs w:val="16"/>
              </w:rPr>
              <w:t xml:space="preserve"> = N</w:t>
            </w:r>
            <w:r>
              <w:rPr>
                <w:rFonts w:ascii="Calibri" w:hAnsi="Calibri"/>
                <w:sz w:val="16"/>
                <w:szCs w:val="16"/>
              </w:rPr>
              <w:t>/A Then</w:t>
            </w:r>
          </w:p>
          <w:p w14:paraId="561AE391" w14:textId="7F6D5AAB" w:rsidR="00051491" w:rsidRDefault="00051491" w:rsidP="00A66E44">
            <w:pPr>
              <w:keepNext/>
              <w:ind w:left="646"/>
              <w:rPr>
                <w:rFonts w:ascii="Calibri" w:hAnsi="Calibri"/>
                <w:sz w:val="16"/>
                <w:szCs w:val="16"/>
              </w:rPr>
            </w:pPr>
            <w:r w:rsidRPr="00E00244">
              <w:rPr>
                <w:rFonts w:ascii="Calibri" w:hAnsi="Calibri"/>
                <w:sz w:val="16"/>
                <w:szCs w:val="16"/>
              </w:rPr>
              <w:t>if A0</w:t>
            </w:r>
            <w:r w:rsidR="00B315F4">
              <w:rPr>
                <w:rFonts w:ascii="Calibri" w:hAnsi="Calibri"/>
                <w:sz w:val="16"/>
                <w:szCs w:val="16"/>
              </w:rPr>
              <w:t>4</w:t>
            </w:r>
            <w:r w:rsidRPr="00E00244">
              <w:rPr>
                <w:rFonts w:ascii="Calibri" w:hAnsi="Calibri"/>
                <w:sz w:val="16"/>
                <w:szCs w:val="16"/>
              </w:rPr>
              <w:t xml:space="preserve"> = New or Replacement</w:t>
            </w:r>
            <w:r>
              <w:rPr>
                <w:rFonts w:ascii="Calibri" w:hAnsi="Calibri"/>
                <w:sz w:val="16"/>
                <w:szCs w:val="16"/>
              </w:rPr>
              <w:t>, Then</w:t>
            </w:r>
          </w:p>
          <w:p w14:paraId="60992656" w14:textId="23FDD701" w:rsidR="00051491" w:rsidRDefault="00051491" w:rsidP="001C3F6A">
            <w:pPr>
              <w:keepNext/>
              <w:ind w:left="646"/>
              <w:rPr>
                <w:rFonts w:ascii="Calibri" w:hAnsi="Calibri"/>
                <w:sz w:val="16"/>
                <w:szCs w:val="16"/>
              </w:rPr>
            </w:pPr>
            <w:r w:rsidRPr="00E00244">
              <w:rPr>
                <w:rFonts w:ascii="Calibri" w:hAnsi="Calibri"/>
                <w:sz w:val="16"/>
                <w:szCs w:val="16"/>
              </w:rPr>
              <w:t xml:space="preserve">If cooling system type on MCH-01 = No Cooling </w:t>
            </w:r>
            <w:proofErr w:type="gramStart"/>
            <w:r>
              <w:rPr>
                <w:rFonts w:ascii="Calibri" w:hAnsi="Calibri"/>
                <w:sz w:val="16"/>
                <w:szCs w:val="16"/>
              </w:rPr>
              <w:t>And</w:t>
            </w:r>
            <w:proofErr w:type="gramEnd"/>
            <w:r>
              <w:rPr>
                <w:rFonts w:ascii="Calibri" w:hAnsi="Calibri"/>
                <w:sz w:val="16"/>
                <w:szCs w:val="16"/>
              </w:rPr>
              <w:t xml:space="preserve"> A0</w:t>
            </w:r>
            <w:r w:rsidR="00B315F4">
              <w:rPr>
                <w:rFonts w:ascii="Calibri" w:hAnsi="Calibri"/>
                <w:sz w:val="16"/>
                <w:szCs w:val="16"/>
              </w:rPr>
              <w:t>8</w:t>
            </w:r>
            <w:r>
              <w:rPr>
                <w:rFonts w:ascii="Calibri" w:hAnsi="Calibri"/>
                <w:sz w:val="16"/>
                <w:szCs w:val="16"/>
              </w:rPr>
              <w:t xml:space="preserve"> = CFI System or A1</w:t>
            </w:r>
            <w:r w:rsidR="00B315F4">
              <w:rPr>
                <w:rFonts w:ascii="Calibri" w:hAnsi="Calibri"/>
                <w:sz w:val="16"/>
                <w:szCs w:val="16"/>
              </w:rPr>
              <w:t>2</w:t>
            </w:r>
            <w:r>
              <w:rPr>
                <w:rFonts w:ascii="Calibri" w:hAnsi="Calibri"/>
                <w:sz w:val="16"/>
                <w:szCs w:val="16"/>
              </w:rPr>
              <w:t xml:space="preserve"> = </w:t>
            </w:r>
            <w:r w:rsidR="006F4D14">
              <w:rPr>
                <w:rFonts w:asciiTheme="minorHAnsi" w:hAnsiTheme="minorHAnsi"/>
                <w:sz w:val="16"/>
                <w:szCs w:val="16"/>
              </w:rPr>
              <w:t>Variable CFVCS or Fixed CFVCS</w:t>
            </w:r>
            <w:r>
              <w:rPr>
                <w:rFonts w:ascii="Calibri" w:hAnsi="Calibri"/>
                <w:sz w:val="16"/>
                <w:szCs w:val="16"/>
              </w:rPr>
              <w:t xml:space="preserve">, </w:t>
            </w:r>
            <w:r w:rsidRPr="00E00244">
              <w:rPr>
                <w:rFonts w:ascii="Calibri" w:hAnsi="Calibri"/>
                <w:sz w:val="16"/>
                <w:szCs w:val="16"/>
              </w:rPr>
              <w:t>Then use variant MCH-23d</w:t>
            </w:r>
            <w:r w:rsidR="001C3F6A">
              <w:rPr>
                <w:rFonts w:ascii="Calibri" w:hAnsi="Calibri"/>
                <w:sz w:val="16"/>
                <w:szCs w:val="16"/>
              </w:rPr>
              <w:t>;</w:t>
            </w:r>
          </w:p>
          <w:p w14:paraId="6E60AA53" w14:textId="6E131FDD" w:rsidR="00051491" w:rsidRDefault="00051491" w:rsidP="00174F13">
            <w:pPr>
              <w:keepNext/>
              <w:ind w:left="646"/>
              <w:rPr>
                <w:rFonts w:ascii="Calibri" w:hAnsi="Calibri"/>
                <w:sz w:val="16"/>
                <w:szCs w:val="16"/>
              </w:rPr>
            </w:pPr>
            <w:r>
              <w:rPr>
                <w:rFonts w:ascii="Calibri" w:hAnsi="Calibri"/>
                <w:sz w:val="16"/>
                <w:szCs w:val="16"/>
              </w:rPr>
              <w:t>if A1</w:t>
            </w:r>
            <w:r w:rsidR="00B315F4">
              <w:rPr>
                <w:rFonts w:ascii="Calibri" w:hAnsi="Calibri"/>
                <w:sz w:val="16"/>
                <w:szCs w:val="16"/>
              </w:rPr>
              <w:t>2</w:t>
            </w:r>
            <w:r>
              <w:rPr>
                <w:rFonts w:ascii="Calibri" w:hAnsi="Calibri"/>
                <w:sz w:val="16"/>
                <w:szCs w:val="16"/>
              </w:rPr>
              <w:t xml:space="preserve"> = </w:t>
            </w:r>
            <w:r w:rsidR="006F4D14">
              <w:rPr>
                <w:rFonts w:asciiTheme="minorHAnsi" w:hAnsiTheme="minorHAnsi"/>
                <w:sz w:val="16"/>
                <w:szCs w:val="16"/>
              </w:rPr>
              <w:t>Variable CFVCS or Fixed CFVCS</w:t>
            </w:r>
            <w:r>
              <w:rPr>
                <w:rFonts w:ascii="Calibri" w:hAnsi="Calibri"/>
                <w:sz w:val="16"/>
                <w:szCs w:val="16"/>
              </w:rPr>
              <w:t xml:space="preserve"> use variant MCH-23e</w:t>
            </w:r>
            <w:r w:rsidR="001C3F6A">
              <w:rPr>
                <w:rFonts w:ascii="Calibri" w:hAnsi="Calibri"/>
                <w:sz w:val="16"/>
                <w:szCs w:val="16"/>
              </w:rPr>
              <w:t>,</w:t>
            </w:r>
          </w:p>
          <w:p w14:paraId="0D732060" w14:textId="0A95FC14" w:rsidR="00051491" w:rsidRPr="00E00244" w:rsidRDefault="00051491" w:rsidP="001C3F6A">
            <w:pPr>
              <w:keepNext/>
              <w:ind w:left="646"/>
              <w:rPr>
                <w:rFonts w:ascii="Calibri" w:hAnsi="Calibri"/>
                <w:sz w:val="16"/>
                <w:szCs w:val="16"/>
              </w:rPr>
            </w:pPr>
            <w:r>
              <w:rPr>
                <w:rFonts w:ascii="Calibri" w:hAnsi="Calibri"/>
                <w:sz w:val="16"/>
                <w:szCs w:val="16"/>
              </w:rPr>
              <w:t>Else use variant MCH-23-a</w:t>
            </w:r>
          </w:p>
          <w:p w14:paraId="3480889B" w14:textId="3EC65B4B" w:rsidR="00051491" w:rsidRDefault="00051491" w:rsidP="00174F13">
            <w:pPr>
              <w:keepNext/>
              <w:ind w:left="1186"/>
              <w:rPr>
                <w:rFonts w:asciiTheme="minorHAnsi" w:hAnsiTheme="minorHAnsi"/>
                <w:sz w:val="16"/>
                <w:szCs w:val="16"/>
              </w:rPr>
            </w:pPr>
            <w:r w:rsidRPr="00E00244">
              <w:rPr>
                <w:rFonts w:asciiTheme="minorHAnsi" w:hAnsiTheme="minorHAnsi"/>
                <w:sz w:val="16"/>
                <w:szCs w:val="16"/>
              </w:rPr>
              <w:t>End</w:t>
            </w:r>
          </w:p>
          <w:p w14:paraId="068E966A" w14:textId="2BFCC46A" w:rsidR="00051491" w:rsidRPr="00E00244" w:rsidRDefault="00051491" w:rsidP="00A66E44">
            <w:pPr>
              <w:keepNext/>
              <w:rPr>
                <w:rFonts w:asciiTheme="minorHAnsi" w:hAnsiTheme="minorHAnsi"/>
                <w:sz w:val="16"/>
                <w:szCs w:val="16"/>
              </w:rPr>
            </w:pPr>
            <w:r w:rsidRPr="00E00244">
              <w:rPr>
                <w:rFonts w:asciiTheme="minorHAnsi" w:hAnsiTheme="minorHAnsi"/>
                <w:sz w:val="16"/>
                <w:szCs w:val="16"/>
              </w:rPr>
              <w:t>End</w:t>
            </w:r>
            <w:r>
              <w:rPr>
                <w:rFonts w:asciiTheme="minorHAnsi" w:hAnsiTheme="minorHAnsi"/>
                <w:sz w:val="16"/>
                <w:szCs w:val="16"/>
              </w:rPr>
              <w:t>&gt;&gt;</w:t>
            </w:r>
          </w:p>
        </w:tc>
      </w:tr>
    </w:tbl>
    <w:p w14:paraId="068E966C" w14:textId="77777777" w:rsidR="000A1890" w:rsidRPr="00993A65" w:rsidRDefault="000A1890" w:rsidP="00693010">
      <w:pPr>
        <w:rPr>
          <w:rFonts w:asciiTheme="minorHAnsi" w:hAnsiTheme="minorHAnsi"/>
          <w:szCs w:val="18"/>
        </w:rPr>
      </w:pPr>
    </w:p>
    <w:tbl>
      <w:tblPr>
        <w:tblW w:w="5060" w:type="pct"/>
        <w:tblInd w:w="-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11017"/>
      </w:tblGrid>
      <w:tr w:rsidR="000A1890" w:rsidRPr="00966F61" w14:paraId="068E9670" w14:textId="77777777" w:rsidTr="00780394">
        <w:trPr>
          <w:trHeight w:val="144"/>
        </w:trPr>
        <w:tc>
          <w:tcPr>
            <w:tcW w:w="5000" w:type="pct"/>
            <w:vAlign w:val="center"/>
          </w:tcPr>
          <w:p w14:paraId="068E966F" w14:textId="3E713690" w:rsidR="00A079F6" w:rsidRPr="00966F61" w:rsidRDefault="000A1890" w:rsidP="00780394">
            <w:pPr>
              <w:keepNext/>
              <w:rPr>
                <w:rFonts w:asciiTheme="minorHAnsi" w:hAnsiTheme="minorHAnsi"/>
                <w:b/>
                <w:sz w:val="18"/>
                <w:szCs w:val="18"/>
              </w:rPr>
            </w:pPr>
            <w:r w:rsidRPr="00966F61">
              <w:rPr>
                <w:rFonts w:asciiTheme="minorHAnsi" w:hAnsiTheme="minorHAnsi"/>
                <w:b/>
                <w:sz w:val="18"/>
                <w:szCs w:val="18"/>
              </w:rPr>
              <w:t>MCH-23a Forced Air System Airflow Rate Measurement – Newly Installed Non-Zoned Systems or Zoned Multi-Speed Compressor</w:t>
            </w:r>
          </w:p>
        </w:tc>
      </w:tr>
    </w:tbl>
    <w:p w14:paraId="068E9671" w14:textId="248B6819" w:rsidR="000A1890" w:rsidRPr="00993A65" w:rsidRDefault="000A1890">
      <w:pPr>
        <w:rPr>
          <w:rFonts w:asciiTheme="minorHAnsi" w:hAnsiTheme="minorHAnsi"/>
          <w:szCs w:val="18"/>
        </w:rPr>
      </w:pPr>
    </w:p>
    <w:tbl>
      <w:tblPr>
        <w:tblW w:w="5063" w:type="pct"/>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467"/>
        <w:gridCol w:w="4954"/>
        <w:gridCol w:w="5602"/>
      </w:tblGrid>
      <w:tr w:rsidR="000A1890" w:rsidRPr="00966F61" w14:paraId="068E9674" w14:textId="77777777" w:rsidTr="00051491">
        <w:trPr>
          <w:trHeight w:val="144"/>
        </w:trPr>
        <w:tc>
          <w:tcPr>
            <w:tcW w:w="5000" w:type="pct"/>
            <w:gridSpan w:val="3"/>
          </w:tcPr>
          <w:p w14:paraId="068E9672" w14:textId="1846F84C" w:rsidR="000A1890" w:rsidRPr="00966F61" w:rsidRDefault="000A1890" w:rsidP="00693010">
            <w:pPr>
              <w:keepNext/>
              <w:rPr>
                <w:rFonts w:asciiTheme="minorHAnsi" w:hAnsiTheme="minorHAnsi"/>
                <w:b/>
                <w:sz w:val="18"/>
                <w:szCs w:val="18"/>
              </w:rPr>
            </w:pPr>
            <w:r w:rsidRPr="00966F61">
              <w:rPr>
                <w:rFonts w:asciiTheme="minorHAnsi" w:hAnsiTheme="minorHAnsi"/>
                <w:b/>
                <w:sz w:val="18"/>
                <w:szCs w:val="18"/>
              </w:rPr>
              <w:lastRenderedPageBreak/>
              <w:t>D. Forced Air System Airflow Rate Measurement</w:t>
            </w:r>
          </w:p>
          <w:p w14:paraId="068E9673" w14:textId="3D064BE8" w:rsidR="000A1890" w:rsidRPr="00966F61" w:rsidRDefault="004B6B50" w:rsidP="00693010">
            <w:pPr>
              <w:keepNext/>
              <w:rPr>
                <w:rFonts w:asciiTheme="minorHAnsi" w:hAnsiTheme="minorHAnsi"/>
                <w:b/>
                <w:sz w:val="18"/>
                <w:szCs w:val="18"/>
              </w:rPr>
            </w:pPr>
            <w:ins w:id="58" w:author="Alhabibi, Haider@Energy" w:date="2022-03-08T12:42:00Z">
              <w:r w:rsidRPr="00E45537">
                <w:rPr>
                  <w:rFonts w:asciiTheme="minorHAnsi" w:hAnsiTheme="minorHAnsi"/>
                  <w:sz w:val="18"/>
                  <w:szCs w:val="18"/>
                </w:rPr>
                <w:t>&lt;&lt;Static Text - see the top&gt;&gt;</w:t>
              </w:r>
            </w:ins>
            <w:del w:id="59" w:author="Alhabibi, Haider@Energy" w:date="2022-03-08T12:42:00Z">
              <w:r w:rsidR="000A1890" w:rsidRPr="00966F61" w:rsidDel="004B6B50">
                <w:rPr>
                  <w:rFonts w:asciiTheme="minorHAnsi" w:hAnsiTheme="minorHAnsi"/>
                  <w:sz w:val="18"/>
                  <w:szCs w:val="18"/>
                </w:rPr>
                <w:delText>The procedures for System Airflow Rate Verification are specified in Reference Residential Appendix RA3.3.</w:delText>
              </w:r>
            </w:del>
          </w:p>
        </w:tc>
      </w:tr>
      <w:tr w:rsidR="00051491" w:rsidRPr="00966F61" w14:paraId="068E967C" w14:textId="77777777" w:rsidTr="00051491">
        <w:tblPrEx>
          <w:tblCellMar>
            <w:top w:w="0" w:type="dxa"/>
            <w:left w:w="108" w:type="dxa"/>
            <w:bottom w:w="0" w:type="dxa"/>
            <w:right w:w="108" w:type="dxa"/>
          </w:tblCellMar>
        </w:tblPrEx>
        <w:trPr>
          <w:cantSplit/>
          <w:trHeight w:val="144"/>
        </w:trPr>
        <w:tc>
          <w:tcPr>
            <w:tcW w:w="212" w:type="pct"/>
            <w:vAlign w:val="center"/>
          </w:tcPr>
          <w:p w14:paraId="068E9675" w14:textId="77777777" w:rsidR="00051491" w:rsidRPr="00966F61" w:rsidRDefault="00051491" w:rsidP="00051491">
            <w:pPr>
              <w:keepNext/>
              <w:jc w:val="center"/>
              <w:rPr>
                <w:rFonts w:asciiTheme="minorHAnsi" w:hAnsiTheme="minorHAnsi"/>
                <w:sz w:val="18"/>
                <w:szCs w:val="18"/>
              </w:rPr>
            </w:pPr>
            <w:r w:rsidRPr="00966F61">
              <w:rPr>
                <w:rFonts w:asciiTheme="minorHAnsi" w:hAnsiTheme="minorHAnsi"/>
                <w:sz w:val="18"/>
                <w:szCs w:val="18"/>
              </w:rPr>
              <w:t>01</w:t>
            </w:r>
          </w:p>
        </w:tc>
        <w:tc>
          <w:tcPr>
            <w:tcW w:w="2247" w:type="pct"/>
            <w:vAlign w:val="center"/>
          </w:tcPr>
          <w:p w14:paraId="068E9676" w14:textId="27642A81" w:rsidR="00051491" w:rsidRPr="00966F61" w:rsidRDefault="00051491" w:rsidP="00051491">
            <w:pPr>
              <w:keepNext/>
              <w:rPr>
                <w:rFonts w:asciiTheme="minorHAnsi" w:hAnsiTheme="minorHAnsi"/>
                <w:sz w:val="18"/>
                <w:szCs w:val="18"/>
              </w:rPr>
            </w:pPr>
            <w:r w:rsidRPr="00FC36E7">
              <w:rPr>
                <w:rFonts w:asciiTheme="minorHAnsi" w:hAnsiTheme="minorHAnsi"/>
                <w:sz w:val="18"/>
                <w:szCs w:val="18"/>
              </w:rPr>
              <w:t>Required Minimum System Airflow Rate (cfm/ton</w:t>
            </w:r>
            <w:r w:rsidRPr="00966F61">
              <w:rPr>
                <w:rFonts w:asciiTheme="minorHAnsi" w:hAnsiTheme="minorHAnsi"/>
                <w:sz w:val="18"/>
                <w:szCs w:val="18"/>
              </w:rPr>
              <w:t>)</w:t>
            </w:r>
          </w:p>
        </w:tc>
        <w:tc>
          <w:tcPr>
            <w:tcW w:w="2541" w:type="pct"/>
            <w:vAlign w:val="center"/>
          </w:tcPr>
          <w:p w14:paraId="16127C8F" w14:textId="77777777" w:rsidR="00051491" w:rsidRPr="00966F61" w:rsidRDefault="00051491" w:rsidP="00051491">
            <w:pPr>
              <w:keepNext/>
              <w:rPr>
                <w:rFonts w:asciiTheme="minorHAnsi" w:hAnsiTheme="minorHAnsi"/>
                <w:sz w:val="18"/>
                <w:szCs w:val="18"/>
              </w:rPr>
            </w:pPr>
            <w:r w:rsidRPr="00966F61">
              <w:rPr>
                <w:rFonts w:asciiTheme="minorHAnsi" w:hAnsiTheme="minorHAnsi"/>
                <w:sz w:val="18"/>
                <w:szCs w:val="18"/>
              </w:rPr>
              <w:t xml:space="preserve">&lt;&lt;calculated </w:t>
            </w:r>
            <w:r>
              <w:rPr>
                <w:rFonts w:asciiTheme="minorHAnsi" w:hAnsiTheme="minorHAnsi"/>
                <w:sz w:val="18"/>
                <w:szCs w:val="18"/>
              </w:rPr>
              <w:t>field</w:t>
            </w:r>
            <w:r w:rsidRPr="00966F61">
              <w:rPr>
                <w:rFonts w:asciiTheme="minorHAnsi" w:hAnsiTheme="minorHAnsi"/>
                <w:sz w:val="18"/>
                <w:szCs w:val="18"/>
              </w:rPr>
              <w:t xml:space="preserve">: </w:t>
            </w:r>
          </w:p>
          <w:p w14:paraId="5E4134B1" w14:textId="60CCFEBD" w:rsidR="00051491" w:rsidRDefault="00051491" w:rsidP="00051491">
            <w:pPr>
              <w:keepNext/>
              <w:rPr>
                <w:rFonts w:asciiTheme="minorHAnsi" w:hAnsiTheme="minorHAnsi"/>
                <w:sz w:val="18"/>
                <w:szCs w:val="18"/>
              </w:rPr>
            </w:pPr>
            <w:r>
              <w:rPr>
                <w:rFonts w:asciiTheme="minorHAnsi" w:hAnsiTheme="minorHAnsi"/>
                <w:sz w:val="18"/>
                <w:szCs w:val="18"/>
              </w:rPr>
              <w:t xml:space="preserve">If MCH-01 – </w:t>
            </w:r>
            <w:proofErr w:type="spellStart"/>
            <w:r>
              <w:rPr>
                <w:rFonts w:asciiTheme="minorHAnsi" w:hAnsiTheme="minorHAnsi"/>
                <w:sz w:val="18"/>
                <w:szCs w:val="18"/>
              </w:rPr>
              <w:t>ResidentialCoolingSystemType</w:t>
            </w:r>
            <w:proofErr w:type="spellEnd"/>
            <w:r>
              <w:rPr>
                <w:rFonts w:asciiTheme="minorHAnsi" w:hAnsiTheme="minorHAnsi"/>
                <w:sz w:val="18"/>
                <w:szCs w:val="18"/>
              </w:rPr>
              <w:t xml:space="preserve"> = Small Duct High Velocity</w:t>
            </w:r>
            <w:r w:rsidR="00A261A9">
              <w:rPr>
                <w:rFonts w:asciiTheme="minorHAnsi" w:hAnsiTheme="minorHAnsi"/>
                <w:sz w:val="18"/>
                <w:szCs w:val="18"/>
              </w:rPr>
              <w:t xml:space="preserve"> AC or Small Duct High Velocity HP</w:t>
            </w:r>
            <w:r>
              <w:rPr>
                <w:rFonts w:asciiTheme="minorHAnsi" w:hAnsiTheme="minorHAnsi"/>
                <w:sz w:val="18"/>
                <w:szCs w:val="18"/>
              </w:rPr>
              <w:t>, then value = 250</w:t>
            </w:r>
          </w:p>
          <w:p w14:paraId="068F53BB" w14:textId="77777777" w:rsidR="00051491" w:rsidRDefault="00051491" w:rsidP="00051491">
            <w:pPr>
              <w:keepNext/>
              <w:rPr>
                <w:rFonts w:asciiTheme="minorHAnsi" w:hAnsiTheme="minorHAnsi"/>
                <w:sz w:val="18"/>
                <w:szCs w:val="18"/>
              </w:rPr>
            </w:pPr>
          </w:p>
          <w:p w14:paraId="438BCFDA" w14:textId="27DAF420" w:rsidR="00051491" w:rsidRDefault="00051491" w:rsidP="00051491">
            <w:pPr>
              <w:keepNext/>
              <w:rPr>
                <w:rFonts w:asciiTheme="minorHAnsi" w:hAnsiTheme="minorHAnsi"/>
                <w:sz w:val="18"/>
                <w:szCs w:val="18"/>
              </w:rPr>
            </w:pPr>
            <w:r>
              <w:rPr>
                <w:rFonts w:asciiTheme="minorHAnsi" w:hAnsiTheme="minorHAnsi"/>
                <w:sz w:val="18"/>
                <w:szCs w:val="18"/>
              </w:rPr>
              <w:t>Elseif, A0</w:t>
            </w:r>
            <w:r w:rsidR="0085306D">
              <w:rPr>
                <w:rFonts w:asciiTheme="minorHAnsi" w:hAnsiTheme="minorHAnsi"/>
                <w:sz w:val="18"/>
                <w:szCs w:val="18"/>
              </w:rPr>
              <w:t>4</w:t>
            </w:r>
            <w:r>
              <w:rPr>
                <w:rFonts w:asciiTheme="minorHAnsi" w:hAnsiTheme="minorHAnsi"/>
                <w:sz w:val="18"/>
                <w:szCs w:val="18"/>
              </w:rPr>
              <w:t xml:space="preserve"> = Alteration, then value = 300;</w:t>
            </w:r>
          </w:p>
          <w:p w14:paraId="65B1AA65" w14:textId="77777777" w:rsidR="00051491" w:rsidRDefault="00051491" w:rsidP="00051491">
            <w:pPr>
              <w:keepNext/>
              <w:rPr>
                <w:rFonts w:asciiTheme="minorHAnsi" w:hAnsiTheme="minorHAnsi"/>
                <w:sz w:val="18"/>
                <w:szCs w:val="18"/>
              </w:rPr>
            </w:pPr>
          </w:p>
          <w:p w14:paraId="6BE2DA7A" w14:textId="15ABBEFE" w:rsidR="00051491" w:rsidRDefault="00051491" w:rsidP="00051491">
            <w:pPr>
              <w:keepNext/>
              <w:rPr>
                <w:rFonts w:asciiTheme="minorHAnsi" w:hAnsiTheme="minorHAnsi"/>
                <w:sz w:val="18"/>
                <w:szCs w:val="18"/>
              </w:rPr>
            </w:pPr>
            <w:r>
              <w:rPr>
                <w:rFonts w:asciiTheme="minorHAnsi" w:hAnsiTheme="minorHAnsi"/>
                <w:sz w:val="18"/>
                <w:szCs w:val="18"/>
              </w:rPr>
              <w:t>Elseif parent is MCH-01a, and B1</w:t>
            </w:r>
            <w:r w:rsidR="00AF112A">
              <w:rPr>
                <w:rFonts w:asciiTheme="minorHAnsi" w:hAnsiTheme="minorHAnsi"/>
                <w:sz w:val="18"/>
                <w:szCs w:val="18"/>
              </w:rPr>
              <w:t>0</w:t>
            </w:r>
            <w:r>
              <w:rPr>
                <w:rFonts w:asciiTheme="minorHAnsi" w:hAnsiTheme="minorHAnsi"/>
                <w:sz w:val="18"/>
                <w:szCs w:val="18"/>
              </w:rPr>
              <w:t xml:space="preserve"> </w:t>
            </w:r>
            <w:r>
              <w:rPr>
                <w:rFonts w:asciiTheme="minorHAnsi" w:hAnsiTheme="minorHAnsi" w:cstheme="minorHAnsi"/>
                <w:sz w:val="18"/>
                <w:szCs w:val="18"/>
              </w:rPr>
              <w:t>≠</w:t>
            </w:r>
            <w:r>
              <w:rPr>
                <w:rFonts w:asciiTheme="minorHAnsi" w:hAnsiTheme="minorHAnsi"/>
                <w:sz w:val="18"/>
                <w:szCs w:val="18"/>
              </w:rPr>
              <w:t xml:space="preserve"> D09, then value = 350;</w:t>
            </w:r>
          </w:p>
          <w:p w14:paraId="78E468D6" w14:textId="77777777" w:rsidR="00051491" w:rsidRDefault="00051491" w:rsidP="00051491">
            <w:pPr>
              <w:keepNext/>
              <w:rPr>
                <w:rFonts w:asciiTheme="minorHAnsi" w:hAnsiTheme="minorHAnsi"/>
                <w:sz w:val="18"/>
                <w:szCs w:val="18"/>
              </w:rPr>
            </w:pPr>
          </w:p>
          <w:p w14:paraId="6D96D6F2" w14:textId="77777777" w:rsidR="00051491" w:rsidRDefault="00051491" w:rsidP="00051491">
            <w:pPr>
              <w:keepNext/>
              <w:rPr>
                <w:rFonts w:asciiTheme="minorHAnsi" w:hAnsiTheme="minorHAnsi"/>
                <w:sz w:val="18"/>
                <w:szCs w:val="18"/>
              </w:rPr>
            </w:pPr>
            <w:r>
              <w:rPr>
                <w:rFonts w:asciiTheme="minorHAnsi" w:hAnsiTheme="minorHAnsi"/>
                <w:sz w:val="18"/>
                <w:szCs w:val="18"/>
              </w:rPr>
              <w:t xml:space="preserve">Elseif parent is MCH-01a, and C08 </w:t>
            </w:r>
            <w:r>
              <w:rPr>
                <w:rFonts w:asciiTheme="minorHAnsi" w:hAnsiTheme="minorHAnsi" w:cstheme="minorHAnsi"/>
                <w:sz w:val="18"/>
                <w:szCs w:val="18"/>
              </w:rPr>
              <w:t>≠</w:t>
            </w:r>
            <w:r>
              <w:rPr>
                <w:rFonts w:asciiTheme="minorHAnsi" w:hAnsiTheme="minorHAnsi"/>
                <w:sz w:val="18"/>
                <w:szCs w:val="18"/>
              </w:rPr>
              <w:t xml:space="preserve"> NA, then reference value from MCH-01a C08;</w:t>
            </w:r>
          </w:p>
          <w:p w14:paraId="4EC0EFD5" w14:textId="77777777" w:rsidR="00051491" w:rsidRDefault="00051491" w:rsidP="00051491">
            <w:pPr>
              <w:keepNext/>
              <w:rPr>
                <w:rFonts w:asciiTheme="minorHAnsi" w:hAnsiTheme="minorHAnsi"/>
                <w:sz w:val="18"/>
                <w:szCs w:val="18"/>
              </w:rPr>
            </w:pPr>
          </w:p>
          <w:p w14:paraId="068E967B" w14:textId="3D739471" w:rsidR="00051491" w:rsidRPr="00966F61" w:rsidRDefault="00051491" w:rsidP="00051491">
            <w:pPr>
              <w:keepNext/>
              <w:rPr>
                <w:rFonts w:asciiTheme="minorHAnsi" w:hAnsiTheme="minorHAnsi"/>
                <w:sz w:val="18"/>
                <w:szCs w:val="18"/>
              </w:rPr>
            </w:pPr>
            <w:r>
              <w:rPr>
                <w:rFonts w:asciiTheme="minorHAnsi" w:hAnsiTheme="minorHAnsi"/>
                <w:sz w:val="18"/>
                <w:szCs w:val="18"/>
              </w:rPr>
              <w:t>Else value = 350&gt;&gt;</w:t>
            </w:r>
          </w:p>
        </w:tc>
      </w:tr>
      <w:tr w:rsidR="000A1890" w:rsidRPr="00966F61" w14:paraId="068E9680" w14:textId="77777777" w:rsidTr="00051491">
        <w:tblPrEx>
          <w:tblCellMar>
            <w:top w:w="0" w:type="dxa"/>
            <w:left w:w="108" w:type="dxa"/>
            <w:bottom w:w="0" w:type="dxa"/>
            <w:right w:w="108" w:type="dxa"/>
          </w:tblCellMar>
        </w:tblPrEx>
        <w:trPr>
          <w:cantSplit/>
          <w:trHeight w:val="144"/>
        </w:trPr>
        <w:tc>
          <w:tcPr>
            <w:tcW w:w="212" w:type="pct"/>
            <w:vAlign w:val="center"/>
          </w:tcPr>
          <w:p w14:paraId="068E967D" w14:textId="77777777" w:rsidR="000A1890" w:rsidRPr="00A079F6" w:rsidRDefault="00C55722" w:rsidP="007A1CE5">
            <w:pPr>
              <w:keepNext/>
              <w:jc w:val="center"/>
              <w:rPr>
                <w:rFonts w:asciiTheme="minorHAnsi" w:hAnsiTheme="minorHAnsi"/>
                <w:sz w:val="18"/>
                <w:szCs w:val="18"/>
              </w:rPr>
            </w:pPr>
            <w:r w:rsidRPr="00A079F6">
              <w:rPr>
                <w:rFonts w:asciiTheme="minorHAnsi" w:hAnsiTheme="minorHAnsi"/>
                <w:sz w:val="18"/>
                <w:szCs w:val="18"/>
              </w:rPr>
              <w:t>02</w:t>
            </w:r>
          </w:p>
        </w:tc>
        <w:tc>
          <w:tcPr>
            <w:tcW w:w="2247" w:type="pct"/>
            <w:vAlign w:val="center"/>
          </w:tcPr>
          <w:p w14:paraId="068E967E" w14:textId="33C529EF" w:rsidR="000A1890" w:rsidRPr="00A079F6" w:rsidRDefault="00CA21D2" w:rsidP="00693010">
            <w:pPr>
              <w:keepNext/>
              <w:rPr>
                <w:rFonts w:asciiTheme="minorHAnsi" w:hAnsiTheme="minorHAnsi"/>
                <w:sz w:val="18"/>
                <w:szCs w:val="18"/>
              </w:rPr>
            </w:pPr>
            <w:r>
              <w:rPr>
                <w:rFonts w:asciiTheme="minorHAnsi" w:hAnsiTheme="minorHAnsi"/>
                <w:sz w:val="18"/>
                <w:szCs w:val="18"/>
              </w:rPr>
              <w:t>Required Minimum System Airflow Target (cfm)</w:t>
            </w:r>
          </w:p>
        </w:tc>
        <w:tc>
          <w:tcPr>
            <w:tcW w:w="2541" w:type="pct"/>
            <w:vAlign w:val="center"/>
          </w:tcPr>
          <w:p w14:paraId="068E967F" w14:textId="66AEBFFD" w:rsidR="000A1890" w:rsidRPr="00966F61" w:rsidRDefault="00CA21D2" w:rsidP="006C3762">
            <w:pPr>
              <w:keepNext/>
              <w:rPr>
                <w:rFonts w:asciiTheme="minorHAnsi" w:hAnsiTheme="minorHAnsi"/>
                <w:sz w:val="18"/>
                <w:szCs w:val="18"/>
              </w:rPr>
            </w:pPr>
            <w:r>
              <w:rPr>
                <w:rFonts w:asciiTheme="minorHAnsi" w:hAnsiTheme="minorHAnsi"/>
                <w:sz w:val="18"/>
                <w:szCs w:val="18"/>
              </w:rPr>
              <w:t xml:space="preserve">&lt;&lt;calculated field: = </w:t>
            </w:r>
            <w:r w:rsidRPr="006B712D">
              <w:rPr>
                <w:rFonts w:asciiTheme="minorHAnsi" w:hAnsiTheme="minorHAnsi"/>
                <w:sz w:val="18"/>
                <w:szCs w:val="18"/>
              </w:rPr>
              <w:t>A0</w:t>
            </w:r>
            <w:r w:rsidR="0085306D" w:rsidRPr="006B712D">
              <w:rPr>
                <w:rFonts w:asciiTheme="minorHAnsi" w:hAnsiTheme="minorHAnsi"/>
                <w:sz w:val="18"/>
                <w:szCs w:val="18"/>
              </w:rPr>
              <w:t>5</w:t>
            </w:r>
            <w:r>
              <w:rPr>
                <w:rFonts w:asciiTheme="minorHAnsi" w:hAnsiTheme="minorHAnsi"/>
                <w:sz w:val="18"/>
                <w:szCs w:val="18"/>
              </w:rPr>
              <w:t xml:space="preserve"> multiplied by value in </w:t>
            </w:r>
            <w:r w:rsidRPr="006B712D">
              <w:rPr>
                <w:rFonts w:asciiTheme="minorHAnsi" w:hAnsiTheme="minorHAnsi"/>
                <w:sz w:val="18"/>
                <w:szCs w:val="18"/>
              </w:rPr>
              <w:t>D01</w:t>
            </w:r>
            <w:r>
              <w:rPr>
                <w:rFonts w:asciiTheme="minorHAnsi" w:hAnsiTheme="minorHAnsi"/>
                <w:sz w:val="18"/>
                <w:szCs w:val="18"/>
              </w:rPr>
              <w:t>&gt;&gt;</w:t>
            </w:r>
          </w:p>
        </w:tc>
      </w:tr>
      <w:tr w:rsidR="000A1890" w:rsidRPr="00966F61" w14:paraId="068E9684" w14:textId="77777777" w:rsidTr="00051491">
        <w:tblPrEx>
          <w:tblCellMar>
            <w:top w:w="0" w:type="dxa"/>
            <w:left w:w="108" w:type="dxa"/>
            <w:bottom w:w="0" w:type="dxa"/>
            <w:right w:w="108" w:type="dxa"/>
          </w:tblCellMar>
        </w:tblPrEx>
        <w:trPr>
          <w:cantSplit/>
          <w:trHeight w:val="144"/>
        </w:trPr>
        <w:tc>
          <w:tcPr>
            <w:tcW w:w="212" w:type="pct"/>
            <w:vAlign w:val="center"/>
          </w:tcPr>
          <w:p w14:paraId="068E9681" w14:textId="77777777" w:rsidR="000A1890" w:rsidRPr="00966F61" w:rsidRDefault="000A1890" w:rsidP="007A1CE5">
            <w:pPr>
              <w:keepNext/>
              <w:jc w:val="center"/>
              <w:rPr>
                <w:rFonts w:asciiTheme="minorHAnsi" w:hAnsiTheme="minorHAnsi"/>
                <w:sz w:val="18"/>
                <w:szCs w:val="18"/>
              </w:rPr>
            </w:pPr>
            <w:r w:rsidRPr="00966F61">
              <w:rPr>
                <w:rFonts w:asciiTheme="minorHAnsi" w:hAnsiTheme="minorHAnsi"/>
                <w:sz w:val="18"/>
                <w:szCs w:val="18"/>
              </w:rPr>
              <w:t>03</w:t>
            </w:r>
          </w:p>
        </w:tc>
        <w:tc>
          <w:tcPr>
            <w:tcW w:w="2247" w:type="pct"/>
            <w:vAlign w:val="center"/>
          </w:tcPr>
          <w:p w14:paraId="068E9682" w14:textId="48BF4D30" w:rsidR="000A1890" w:rsidRPr="00966F61" w:rsidRDefault="000A1890" w:rsidP="00693010">
            <w:pPr>
              <w:keepNext/>
              <w:rPr>
                <w:rFonts w:asciiTheme="minorHAnsi" w:hAnsiTheme="minorHAnsi"/>
                <w:sz w:val="18"/>
                <w:szCs w:val="18"/>
              </w:rPr>
            </w:pPr>
            <w:r w:rsidRPr="00966F61">
              <w:rPr>
                <w:rFonts w:asciiTheme="minorHAnsi" w:hAnsiTheme="minorHAnsi"/>
                <w:sz w:val="18"/>
                <w:szCs w:val="18"/>
              </w:rPr>
              <w:t>Actual System Airflow Rate Measurement (cfm)</w:t>
            </w:r>
          </w:p>
        </w:tc>
        <w:tc>
          <w:tcPr>
            <w:tcW w:w="2541" w:type="pct"/>
            <w:vAlign w:val="center"/>
          </w:tcPr>
          <w:p w14:paraId="068E9683" w14:textId="77777777" w:rsidR="000A1890" w:rsidRPr="00966F61" w:rsidRDefault="000A1890" w:rsidP="00693010">
            <w:pPr>
              <w:keepNext/>
              <w:rPr>
                <w:rFonts w:asciiTheme="minorHAnsi" w:hAnsiTheme="minorHAnsi"/>
                <w:sz w:val="18"/>
                <w:szCs w:val="18"/>
              </w:rPr>
            </w:pPr>
            <w:r w:rsidRPr="00966F61">
              <w:rPr>
                <w:rFonts w:asciiTheme="minorHAnsi" w:hAnsiTheme="minorHAnsi"/>
                <w:sz w:val="18"/>
                <w:szCs w:val="18"/>
              </w:rPr>
              <w:t xml:space="preserve">&lt;&lt;user input numeric value: </w:t>
            </w:r>
            <w:proofErr w:type="spellStart"/>
            <w:r w:rsidRPr="00966F61">
              <w:rPr>
                <w:rFonts w:asciiTheme="minorHAnsi" w:hAnsiTheme="minorHAnsi"/>
                <w:sz w:val="18"/>
                <w:szCs w:val="18"/>
              </w:rPr>
              <w:t>xxxx</w:t>
            </w:r>
            <w:proofErr w:type="spellEnd"/>
            <w:r w:rsidRPr="00966F61">
              <w:rPr>
                <w:rFonts w:asciiTheme="minorHAnsi" w:hAnsiTheme="minorHAnsi"/>
                <w:sz w:val="18"/>
                <w:szCs w:val="18"/>
              </w:rPr>
              <w:t>&gt;&gt;</w:t>
            </w:r>
          </w:p>
        </w:tc>
      </w:tr>
      <w:tr w:rsidR="00994177" w:rsidRPr="00966F61" w14:paraId="068E9688" w14:textId="77777777" w:rsidTr="00051491">
        <w:tblPrEx>
          <w:tblCellMar>
            <w:top w:w="0" w:type="dxa"/>
            <w:left w:w="108" w:type="dxa"/>
            <w:bottom w:w="0" w:type="dxa"/>
            <w:right w:w="108" w:type="dxa"/>
          </w:tblCellMar>
        </w:tblPrEx>
        <w:trPr>
          <w:cantSplit/>
          <w:trHeight w:val="144"/>
        </w:trPr>
        <w:tc>
          <w:tcPr>
            <w:tcW w:w="212" w:type="pct"/>
            <w:vAlign w:val="center"/>
          </w:tcPr>
          <w:p w14:paraId="068E9685" w14:textId="77777777" w:rsidR="00994177" w:rsidRPr="00966F61" w:rsidRDefault="00994177" w:rsidP="007A1CE5">
            <w:pPr>
              <w:keepNext/>
              <w:jc w:val="center"/>
              <w:rPr>
                <w:rFonts w:asciiTheme="minorHAnsi" w:hAnsiTheme="minorHAnsi"/>
                <w:sz w:val="18"/>
                <w:szCs w:val="18"/>
              </w:rPr>
            </w:pPr>
            <w:r w:rsidRPr="00966F61">
              <w:rPr>
                <w:rFonts w:asciiTheme="minorHAnsi" w:hAnsiTheme="minorHAnsi"/>
                <w:sz w:val="18"/>
                <w:szCs w:val="18"/>
              </w:rPr>
              <w:t>04</w:t>
            </w:r>
          </w:p>
        </w:tc>
        <w:tc>
          <w:tcPr>
            <w:tcW w:w="2247" w:type="pct"/>
            <w:vAlign w:val="center"/>
          </w:tcPr>
          <w:p w14:paraId="068E9686" w14:textId="77777777" w:rsidR="00994177" w:rsidRPr="00966F61" w:rsidRDefault="00994177" w:rsidP="00994177">
            <w:pPr>
              <w:keepNext/>
              <w:rPr>
                <w:rFonts w:asciiTheme="minorHAnsi" w:hAnsiTheme="minorHAnsi"/>
                <w:sz w:val="18"/>
                <w:szCs w:val="18"/>
              </w:rPr>
            </w:pPr>
            <w:r w:rsidRPr="00966F61">
              <w:rPr>
                <w:rFonts w:asciiTheme="minorHAnsi" w:hAnsiTheme="minorHAnsi"/>
                <w:sz w:val="18"/>
                <w:szCs w:val="18"/>
              </w:rPr>
              <w:t>Compliance Statement:</w:t>
            </w:r>
          </w:p>
        </w:tc>
        <w:tc>
          <w:tcPr>
            <w:tcW w:w="2541" w:type="pct"/>
            <w:vAlign w:val="center"/>
          </w:tcPr>
          <w:p w14:paraId="068E9687" w14:textId="77777777" w:rsidR="00994177" w:rsidRPr="00966F61" w:rsidRDefault="00994177" w:rsidP="00994177">
            <w:pPr>
              <w:keepNext/>
              <w:rPr>
                <w:rFonts w:asciiTheme="minorHAnsi" w:hAnsiTheme="minorHAnsi"/>
                <w:sz w:val="18"/>
                <w:szCs w:val="18"/>
              </w:rPr>
            </w:pPr>
            <w:r w:rsidRPr="00966F61">
              <w:rPr>
                <w:rFonts w:asciiTheme="minorHAnsi" w:hAnsiTheme="minorHAnsi"/>
                <w:sz w:val="18"/>
                <w:szCs w:val="18"/>
              </w:rPr>
              <w:t xml:space="preserve"> &lt;&lt;If D03≥D02, the display text "system airflow rate complies", else display text "system does not comply with minimum airflow rate requirement"&gt;&gt;</w:t>
            </w:r>
          </w:p>
        </w:tc>
      </w:tr>
    </w:tbl>
    <w:p w14:paraId="068E9689" w14:textId="77777777" w:rsidR="00DA18E1" w:rsidRPr="00993A65" w:rsidRDefault="00DA18E1" w:rsidP="00DB3C96">
      <w:pPr>
        <w:rPr>
          <w:rFonts w:asciiTheme="minorHAnsi" w:hAnsiTheme="minorHAnsi"/>
          <w:szCs w:val="18"/>
        </w:rPr>
      </w:pPr>
    </w:p>
    <w:tbl>
      <w:tblPr>
        <w:tblW w:w="109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468"/>
        <w:gridCol w:w="10530"/>
      </w:tblGrid>
      <w:tr w:rsidR="00FA0024" w:rsidRPr="00D83E48" w14:paraId="068E968B" w14:textId="77777777" w:rsidTr="00FA0024">
        <w:trPr>
          <w:trHeight w:val="144"/>
        </w:trPr>
        <w:tc>
          <w:tcPr>
            <w:tcW w:w="10998" w:type="dxa"/>
            <w:gridSpan w:val="2"/>
            <w:tcBorders>
              <w:top w:val="single" w:sz="4" w:space="0" w:color="000000"/>
              <w:left w:val="single" w:sz="4" w:space="0" w:color="000000"/>
              <w:bottom w:val="single" w:sz="4" w:space="0" w:color="000000"/>
              <w:right w:val="single" w:sz="4" w:space="0" w:color="000000"/>
            </w:tcBorders>
          </w:tcPr>
          <w:p w14:paraId="4BD4DF4D" w14:textId="77777777" w:rsidR="00FA0024" w:rsidRDefault="00FA0024" w:rsidP="005902DF">
            <w:pPr>
              <w:keepNext/>
              <w:rPr>
                <w:ins w:id="60" w:author="Alhabibi, Haider@Energy" w:date="2022-03-08T12:42:00Z"/>
                <w:rFonts w:asciiTheme="minorHAnsi" w:hAnsiTheme="minorHAnsi"/>
                <w:b/>
                <w:sz w:val="18"/>
                <w:szCs w:val="18"/>
              </w:rPr>
            </w:pPr>
            <w:r>
              <w:rPr>
                <w:rFonts w:asciiTheme="minorHAnsi" w:hAnsiTheme="minorHAnsi"/>
                <w:b/>
                <w:sz w:val="18"/>
                <w:szCs w:val="18"/>
              </w:rPr>
              <w:t>E</w:t>
            </w:r>
            <w:r w:rsidRPr="008D67CB">
              <w:rPr>
                <w:rFonts w:asciiTheme="minorHAnsi" w:hAnsiTheme="minorHAnsi"/>
                <w:b/>
                <w:sz w:val="18"/>
                <w:szCs w:val="18"/>
              </w:rPr>
              <w:t>. Additional Requirements</w:t>
            </w:r>
          </w:p>
          <w:p w14:paraId="068E968A" w14:textId="6CB9DC4B" w:rsidR="004B6B50" w:rsidRPr="00FA0024" w:rsidRDefault="004B6B50" w:rsidP="005902DF">
            <w:pPr>
              <w:keepNext/>
              <w:rPr>
                <w:rFonts w:asciiTheme="minorHAnsi" w:hAnsiTheme="minorHAnsi"/>
                <w:b/>
                <w:sz w:val="18"/>
                <w:szCs w:val="18"/>
              </w:rPr>
            </w:pPr>
            <w:ins w:id="61" w:author="Alhabibi, Haider@Energy" w:date="2022-03-08T12:42:00Z">
              <w:r w:rsidRPr="00E45537">
                <w:rPr>
                  <w:rFonts w:asciiTheme="minorHAnsi" w:hAnsiTheme="minorHAnsi"/>
                  <w:sz w:val="18"/>
                  <w:szCs w:val="18"/>
                </w:rPr>
                <w:t>&lt;&lt;Static Text - see the top&gt;&gt;</w:t>
              </w:r>
            </w:ins>
          </w:p>
        </w:tc>
      </w:tr>
      <w:tr w:rsidR="00FA0024" w:rsidRPr="00D83E48" w:rsidDel="004B6B50" w14:paraId="068E968E" w14:textId="1AA648E7" w:rsidTr="005902DF">
        <w:trPr>
          <w:trHeight w:val="144"/>
          <w:del w:id="62" w:author="Alhabibi, Haider@Energy" w:date="2022-03-08T12:42:00Z"/>
        </w:trPr>
        <w:tc>
          <w:tcPr>
            <w:tcW w:w="468" w:type="dxa"/>
            <w:vAlign w:val="center"/>
          </w:tcPr>
          <w:p w14:paraId="068E968C" w14:textId="22DA7E09" w:rsidR="00FA0024" w:rsidRPr="008D67CB" w:rsidDel="004B6B50" w:rsidRDefault="00FA0024" w:rsidP="005902DF">
            <w:pPr>
              <w:pStyle w:val="FootnoteText"/>
              <w:keepNext/>
              <w:jc w:val="center"/>
              <w:rPr>
                <w:del w:id="63" w:author="Alhabibi, Haider@Energy" w:date="2022-03-08T12:42:00Z"/>
                <w:rFonts w:ascii="Calibri" w:hAnsi="Calibri"/>
                <w:sz w:val="18"/>
                <w:szCs w:val="18"/>
              </w:rPr>
            </w:pPr>
            <w:del w:id="64" w:author="Alhabibi, Haider@Energy" w:date="2022-03-08T12:42:00Z">
              <w:r w:rsidRPr="008D67CB" w:rsidDel="004B6B50">
                <w:rPr>
                  <w:rFonts w:ascii="Calibri" w:hAnsi="Calibri"/>
                  <w:sz w:val="18"/>
                  <w:szCs w:val="18"/>
                </w:rPr>
                <w:delText>01</w:delText>
              </w:r>
            </w:del>
          </w:p>
        </w:tc>
        <w:tc>
          <w:tcPr>
            <w:tcW w:w="10530" w:type="dxa"/>
          </w:tcPr>
          <w:p w14:paraId="068E968D" w14:textId="1C7048D1" w:rsidR="00FA0024" w:rsidRPr="008D67CB" w:rsidDel="004B6B50" w:rsidRDefault="00FA0024" w:rsidP="00CE3450">
            <w:pPr>
              <w:pStyle w:val="FootnoteText"/>
              <w:keepNext/>
              <w:rPr>
                <w:del w:id="65" w:author="Alhabibi, Haider@Energy" w:date="2022-03-08T12:42:00Z"/>
                <w:rFonts w:asciiTheme="minorHAnsi" w:hAnsiTheme="minorHAnsi"/>
                <w:sz w:val="18"/>
                <w:szCs w:val="18"/>
              </w:rPr>
            </w:pPr>
            <w:del w:id="66" w:author="Alhabibi, Haider@Energy" w:date="2022-03-08T12:42:00Z">
              <w:r w:rsidRPr="008D67CB" w:rsidDel="004B6B50">
                <w:rPr>
                  <w:rFonts w:asciiTheme="minorHAnsi" w:hAnsiTheme="minorHAnsi"/>
                  <w:sz w:val="18"/>
                  <w:szCs w:val="18"/>
                </w:rPr>
                <w:delText xml:space="preserve">Air filters that meet the applicable requirements of Standards Section </w:delText>
              </w:r>
            </w:del>
            <w:del w:id="67" w:author="Alhabibi, Haider@Energy" w:date="2022-02-24T09:50:00Z">
              <w:r w:rsidRPr="008D67CB" w:rsidDel="00245051">
                <w:rPr>
                  <w:rFonts w:asciiTheme="minorHAnsi" w:hAnsiTheme="minorHAnsi"/>
                  <w:sz w:val="18"/>
                  <w:szCs w:val="18"/>
                </w:rPr>
                <w:delText>150.0(m)12</w:delText>
              </w:r>
            </w:del>
            <w:del w:id="68" w:author="Alhabibi, Haider@Energy" w:date="2022-03-08T12:42:00Z">
              <w:r w:rsidRPr="008D67CB" w:rsidDel="004B6B50">
                <w:rPr>
                  <w:rFonts w:asciiTheme="minorHAnsi" w:hAnsiTheme="minorHAnsi"/>
                  <w:sz w:val="18"/>
                  <w:szCs w:val="18"/>
                </w:rPr>
                <w:delText xml:space="preserve"> or </w:delText>
              </w:r>
            </w:del>
            <w:del w:id="69" w:author="Alhabibi, Haider@Energy" w:date="2022-02-24T10:48:00Z">
              <w:r w:rsidRPr="008D67CB" w:rsidDel="00623B7A">
                <w:rPr>
                  <w:rFonts w:asciiTheme="minorHAnsi" w:hAnsiTheme="minorHAnsi"/>
                  <w:sz w:val="18"/>
                  <w:szCs w:val="18"/>
                </w:rPr>
                <w:delText>150.0(m)13</w:delText>
              </w:r>
            </w:del>
            <w:ins w:id="70" w:author="Moua, Cheng@Energy" w:date="2022-02-24T19:02:00Z">
              <w:del w:id="71" w:author="Alhabibi, Haider@Energy" w:date="2022-03-08T12:42:00Z">
                <w:r w:rsidR="006D3118" w:rsidDel="004B6B50">
                  <w:rPr>
                    <w:rFonts w:asciiTheme="minorHAnsi" w:hAnsiTheme="minorHAnsi"/>
                    <w:sz w:val="18"/>
                    <w:szCs w:val="18"/>
                  </w:rPr>
                  <w:delText>160.3(b)5L</w:delText>
                </w:r>
                <w:r w:rsidR="006D3118" w:rsidRPr="0047405E" w:rsidDel="004B6B50">
                  <w:rPr>
                    <w:rFonts w:asciiTheme="minorHAnsi" w:hAnsiTheme="minorHAnsi"/>
                    <w:sz w:val="18"/>
                    <w:szCs w:val="18"/>
                  </w:rPr>
                  <w:delText xml:space="preserve"> </w:delText>
                </w:r>
              </w:del>
            </w:ins>
            <w:del w:id="72" w:author="Alhabibi, Haider@Energy" w:date="2022-02-24T10:48:00Z">
              <w:r w:rsidRPr="008D67CB" w:rsidDel="00623B7A">
                <w:rPr>
                  <w:rFonts w:asciiTheme="minorHAnsi" w:hAnsiTheme="minorHAnsi"/>
                  <w:sz w:val="18"/>
                  <w:szCs w:val="18"/>
                </w:rPr>
                <w:delText xml:space="preserve"> </w:delText>
              </w:r>
            </w:del>
            <w:del w:id="73" w:author="Alhabibi, Haider@Energy" w:date="2022-03-08T12:42:00Z">
              <w:r w:rsidRPr="008D67CB" w:rsidDel="004B6B50">
                <w:rPr>
                  <w:rFonts w:asciiTheme="minorHAnsi" w:hAnsiTheme="minorHAnsi"/>
                  <w:sz w:val="18"/>
                  <w:szCs w:val="18"/>
                </w:rPr>
                <w:delText>were properly installed in the system during system airflow rate measurement identified on this Certificate of Installation.</w:delText>
              </w:r>
            </w:del>
          </w:p>
        </w:tc>
      </w:tr>
      <w:tr w:rsidR="00FA0024" w:rsidRPr="00D83E48" w:rsidDel="004B6B50" w14:paraId="068E9691" w14:textId="567A09E1" w:rsidTr="005902DF">
        <w:trPr>
          <w:trHeight w:val="144"/>
          <w:del w:id="74" w:author="Alhabibi, Haider@Energy" w:date="2022-03-08T12:42:00Z"/>
        </w:trPr>
        <w:tc>
          <w:tcPr>
            <w:tcW w:w="468" w:type="dxa"/>
            <w:vAlign w:val="center"/>
          </w:tcPr>
          <w:p w14:paraId="068E968F" w14:textId="6B9E0B9E" w:rsidR="00FA0024" w:rsidRPr="008D67CB" w:rsidDel="004B6B50" w:rsidRDefault="00FA0024" w:rsidP="005902DF">
            <w:pPr>
              <w:pStyle w:val="FootnoteText"/>
              <w:keepNext/>
              <w:jc w:val="center"/>
              <w:rPr>
                <w:del w:id="75" w:author="Alhabibi, Haider@Energy" w:date="2022-03-08T12:42:00Z"/>
                <w:rFonts w:ascii="Calibri" w:hAnsi="Calibri"/>
                <w:sz w:val="18"/>
                <w:szCs w:val="18"/>
              </w:rPr>
            </w:pPr>
            <w:del w:id="76" w:author="Alhabibi, Haider@Energy" w:date="2022-03-08T12:42:00Z">
              <w:r w:rsidRPr="008D67CB" w:rsidDel="004B6B50">
                <w:rPr>
                  <w:rFonts w:ascii="Calibri" w:hAnsi="Calibri"/>
                  <w:sz w:val="18"/>
                  <w:szCs w:val="18"/>
                </w:rPr>
                <w:delText>02</w:delText>
              </w:r>
            </w:del>
          </w:p>
        </w:tc>
        <w:tc>
          <w:tcPr>
            <w:tcW w:w="10530" w:type="dxa"/>
          </w:tcPr>
          <w:p w14:paraId="068E9690" w14:textId="602A6BE5" w:rsidR="00FA0024" w:rsidRPr="008D67CB" w:rsidDel="004B6B50" w:rsidRDefault="00FA0024" w:rsidP="005902DF">
            <w:pPr>
              <w:pStyle w:val="FootnoteText"/>
              <w:keepNext/>
              <w:rPr>
                <w:del w:id="77" w:author="Alhabibi, Haider@Energy" w:date="2022-03-08T12:42:00Z"/>
                <w:rFonts w:asciiTheme="minorHAnsi" w:hAnsiTheme="minorHAnsi"/>
                <w:sz w:val="18"/>
                <w:szCs w:val="18"/>
              </w:rPr>
            </w:pPr>
            <w:del w:id="78" w:author="Alhabibi, Haider@Energy" w:date="2022-03-08T12:42:00Z">
              <w:r w:rsidRPr="008D67CB" w:rsidDel="004B6B50">
                <w:rPr>
                  <w:rFonts w:asciiTheme="minorHAnsi" w:hAnsiTheme="minorHAnsi"/>
                  <w:sz w:val="18"/>
                  <w:szCs w:val="18"/>
                </w:rPr>
                <w:delText>The airflow rate measurement apparatus used to perform the airflow rate measurement identified on this Certificate of Installation was calibrated in accordance with the apparatus manufacturer's specifications and conforms to the instrumentation specifications given in RA3.3.1.</w:delText>
              </w:r>
            </w:del>
          </w:p>
        </w:tc>
      </w:tr>
      <w:tr w:rsidR="00FA0024" w:rsidRPr="00D83E48" w:rsidDel="004B6B50" w14:paraId="068E9694" w14:textId="17E509C7" w:rsidTr="005902DF">
        <w:trPr>
          <w:trHeight w:val="144"/>
          <w:del w:id="79" w:author="Alhabibi, Haider@Energy" w:date="2022-03-08T12:42:00Z"/>
        </w:trPr>
        <w:tc>
          <w:tcPr>
            <w:tcW w:w="468" w:type="dxa"/>
            <w:vAlign w:val="center"/>
          </w:tcPr>
          <w:p w14:paraId="068E9692" w14:textId="1C798160" w:rsidR="00FA0024" w:rsidRPr="008D67CB" w:rsidDel="004B6B50" w:rsidRDefault="00FA0024" w:rsidP="005902DF">
            <w:pPr>
              <w:pStyle w:val="FootnoteText"/>
              <w:keepNext/>
              <w:jc w:val="center"/>
              <w:rPr>
                <w:del w:id="80" w:author="Alhabibi, Haider@Energy" w:date="2022-03-08T12:42:00Z"/>
                <w:rFonts w:ascii="Calibri" w:hAnsi="Calibri"/>
                <w:sz w:val="18"/>
                <w:szCs w:val="18"/>
              </w:rPr>
            </w:pPr>
            <w:del w:id="81" w:author="Alhabibi, Haider@Energy" w:date="2022-03-08T12:42:00Z">
              <w:r w:rsidDel="004B6B50">
                <w:rPr>
                  <w:rFonts w:ascii="Calibri" w:hAnsi="Calibri"/>
                  <w:sz w:val="18"/>
                  <w:szCs w:val="18"/>
                </w:rPr>
                <w:delText>03</w:delText>
              </w:r>
            </w:del>
          </w:p>
        </w:tc>
        <w:tc>
          <w:tcPr>
            <w:tcW w:w="10530" w:type="dxa"/>
          </w:tcPr>
          <w:p w14:paraId="068E9693" w14:textId="1984D4D1" w:rsidR="00FA0024" w:rsidRPr="00C74B3C" w:rsidDel="004B6B50" w:rsidRDefault="00FA0024" w:rsidP="006C736F">
            <w:pPr>
              <w:pStyle w:val="FootnoteText"/>
              <w:keepNext/>
              <w:rPr>
                <w:del w:id="82" w:author="Alhabibi, Haider@Energy" w:date="2022-03-08T12:42:00Z"/>
                <w:rFonts w:asciiTheme="minorHAnsi" w:hAnsiTheme="minorHAnsi"/>
                <w:sz w:val="18"/>
                <w:szCs w:val="18"/>
              </w:rPr>
            </w:pPr>
            <w:del w:id="83" w:author="Alhabibi, Haider@Energy" w:date="2022-03-08T12:42:00Z">
              <w:r w:rsidRPr="00C74B3C" w:rsidDel="004B6B50">
                <w:rPr>
                  <w:rFonts w:asciiTheme="minorHAnsi" w:hAnsiTheme="minorHAnsi" w:cs="Tahoma"/>
                  <w:color w:val="000000"/>
                  <w:sz w:val="18"/>
                  <w:szCs w:val="18"/>
                </w:rPr>
                <w:delText xml:space="preserve">A visual inspection shall confirm that bypass ducts that deliver conditioned supply air directly to the space conditioning system return duct airflow are not used on </w:delText>
              </w:r>
              <w:r w:rsidRPr="00C74B3C" w:rsidDel="004B6B50">
                <w:rPr>
                  <w:rFonts w:asciiTheme="minorHAnsi" w:hAnsiTheme="minorHAnsi" w:cs="Tahoma"/>
                  <w:color w:val="000000"/>
                  <w:sz w:val="18"/>
                  <w:szCs w:val="18"/>
                  <w:u w:val="single"/>
                </w:rPr>
                <w:delText>new</w:delText>
              </w:r>
              <w:r w:rsidR="006C736F" w:rsidDel="004B6B50">
                <w:rPr>
                  <w:rFonts w:asciiTheme="minorHAnsi" w:hAnsiTheme="minorHAnsi" w:cs="Tahoma"/>
                  <w:color w:val="000000"/>
                  <w:sz w:val="18"/>
                  <w:szCs w:val="18"/>
                  <w:u w:val="single"/>
                </w:rPr>
                <w:delText>ly constructed</w:delText>
              </w:r>
              <w:r w:rsidR="00CE3450" w:rsidDel="004B6B50">
                <w:rPr>
                  <w:rFonts w:asciiTheme="minorHAnsi" w:hAnsiTheme="minorHAnsi" w:cs="Tahoma"/>
                  <w:color w:val="000000"/>
                  <w:sz w:val="18"/>
                  <w:szCs w:val="18"/>
                  <w:u w:val="single"/>
                </w:rPr>
                <w:delText xml:space="preserve"> </w:delText>
              </w:r>
              <w:r w:rsidRPr="00C74B3C" w:rsidDel="004B6B50">
                <w:rPr>
                  <w:rFonts w:asciiTheme="minorHAnsi" w:hAnsiTheme="minorHAnsi" w:cs="Tahoma"/>
                  <w:color w:val="000000"/>
                  <w:sz w:val="18"/>
                  <w:szCs w:val="18"/>
                </w:rPr>
                <w:delText xml:space="preserve">zonally controlled systems unless the </w:delText>
              </w:r>
              <w:r w:rsidDel="004B6B50">
                <w:rPr>
                  <w:rFonts w:asciiTheme="minorHAnsi" w:hAnsiTheme="minorHAnsi" w:cs="Tahoma"/>
                  <w:color w:val="000000"/>
                  <w:sz w:val="18"/>
                  <w:szCs w:val="18"/>
                </w:rPr>
                <w:delText xml:space="preserve">Performance </w:delText>
              </w:r>
              <w:r w:rsidRPr="00C74B3C" w:rsidDel="004B6B50">
                <w:rPr>
                  <w:rFonts w:asciiTheme="minorHAnsi" w:hAnsiTheme="minorHAnsi" w:cs="Tahoma"/>
                  <w:color w:val="000000"/>
                  <w:sz w:val="18"/>
                  <w:szCs w:val="18"/>
                </w:rPr>
                <w:delText>Certificate of Compliance indicates an allowance for use of a bypass duct</w:delText>
              </w:r>
              <w:r w:rsidDel="004B6B50">
                <w:rPr>
                  <w:rFonts w:asciiTheme="minorHAnsi" w:hAnsiTheme="minorHAnsi" w:cs="Tahoma"/>
                  <w:color w:val="000000"/>
                  <w:sz w:val="18"/>
                  <w:szCs w:val="18"/>
                </w:rPr>
                <w:delText xml:space="preserve">. When a bypass duct is accounted for on the Performance </w:delText>
              </w:r>
              <w:r w:rsidRPr="00C74B3C" w:rsidDel="004B6B50">
                <w:rPr>
                  <w:rFonts w:asciiTheme="minorHAnsi" w:hAnsiTheme="minorHAnsi" w:cs="Tahoma"/>
                  <w:color w:val="000000"/>
                  <w:sz w:val="18"/>
                  <w:szCs w:val="18"/>
                </w:rPr>
                <w:delText>Certificate of Compliance</w:delText>
              </w:r>
              <w:r w:rsidDel="004B6B50">
                <w:rPr>
                  <w:rFonts w:asciiTheme="minorHAnsi" w:hAnsiTheme="minorHAnsi" w:cs="Tahoma"/>
                  <w:color w:val="000000"/>
                  <w:sz w:val="18"/>
                  <w:szCs w:val="18"/>
                </w:rPr>
                <w:delText xml:space="preserve">, the airflow rate shall conform to the specifications listed on </w:delText>
              </w:r>
              <w:r w:rsidR="008B0263" w:rsidDel="004B6B50">
                <w:rPr>
                  <w:rFonts w:asciiTheme="minorHAnsi" w:hAnsiTheme="minorHAnsi" w:cs="Tahoma"/>
                  <w:color w:val="000000"/>
                  <w:sz w:val="18"/>
                  <w:szCs w:val="18"/>
                </w:rPr>
                <w:delText>the Certificate of Compliance</w:delText>
              </w:r>
              <w:r w:rsidDel="004B6B50">
                <w:rPr>
                  <w:rFonts w:asciiTheme="minorHAnsi" w:hAnsiTheme="minorHAnsi" w:cs="Tahoma"/>
                  <w:color w:val="000000"/>
                  <w:sz w:val="18"/>
                  <w:szCs w:val="18"/>
                </w:rPr>
                <w:delText xml:space="preserve">. </w:delText>
              </w:r>
            </w:del>
          </w:p>
        </w:tc>
      </w:tr>
      <w:tr w:rsidR="00FA0024" w:rsidRPr="00D83E48" w:rsidDel="004B6B50" w14:paraId="068E9697" w14:textId="76BF6426" w:rsidTr="005902DF">
        <w:trPr>
          <w:trHeight w:val="144"/>
          <w:del w:id="84" w:author="Alhabibi, Haider@Energy" w:date="2022-03-08T12:42:00Z"/>
        </w:trPr>
        <w:tc>
          <w:tcPr>
            <w:tcW w:w="468" w:type="dxa"/>
            <w:vAlign w:val="center"/>
          </w:tcPr>
          <w:p w14:paraId="068E9695" w14:textId="616173A0" w:rsidR="00FA0024" w:rsidDel="004B6B50" w:rsidRDefault="00FA0024" w:rsidP="005902DF">
            <w:pPr>
              <w:pStyle w:val="FootnoteText"/>
              <w:keepNext/>
              <w:jc w:val="center"/>
              <w:rPr>
                <w:del w:id="85" w:author="Alhabibi, Haider@Energy" w:date="2022-03-08T12:42:00Z"/>
                <w:rFonts w:ascii="Calibri" w:hAnsi="Calibri"/>
                <w:sz w:val="18"/>
                <w:szCs w:val="18"/>
              </w:rPr>
            </w:pPr>
            <w:del w:id="86" w:author="Alhabibi, Haider@Energy" w:date="2022-03-08T12:42:00Z">
              <w:r w:rsidRPr="00837C51" w:rsidDel="004B6B50">
                <w:rPr>
                  <w:rFonts w:asciiTheme="minorHAnsi" w:hAnsiTheme="minorHAnsi"/>
                  <w:sz w:val="18"/>
                  <w:szCs w:val="18"/>
                </w:rPr>
                <w:delText>0</w:delText>
              </w:r>
              <w:r w:rsidDel="004B6B50">
                <w:rPr>
                  <w:rFonts w:asciiTheme="minorHAnsi" w:hAnsiTheme="minorHAnsi"/>
                  <w:sz w:val="18"/>
                  <w:szCs w:val="18"/>
                </w:rPr>
                <w:delText>4</w:delText>
              </w:r>
            </w:del>
          </w:p>
        </w:tc>
        <w:tc>
          <w:tcPr>
            <w:tcW w:w="10530" w:type="dxa"/>
            <w:vAlign w:val="center"/>
          </w:tcPr>
          <w:p w14:paraId="068E9696" w14:textId="244E9BE5" w:rsidR="00FA0024" w:rsidRPr="00C74B3C" w:rsidDel="004B6B50" w:rsidRDefault="00FA0024" w:rsidP="005902DF">
            <w:pPr>
              <w:pStyle w:val="FootnoteText"/>
              <w:keepNext/>
              <w:rPr>
                <w:del w:id="87" w:author="Alhabibi, Haider@Energy" w:date="2022-03-08T12:42:00Z"/>
                <w:rFonts w:asciiTheme="minorHAnsi" w:hAnsiTheme="minorHAnsi" w:cs="Tahoma"/>
                <w:color w:val="000000"/>
                <w:sz w:val="18"/>
                <w:szCs w:val="18"/>
              </w:rPr>
            </w:pPr>
            <w:del w:id="88" w:author="Alhabibi, Haider@Energy" w:date="2022-03-08T12:42:00Z">
              <w:r w:rsidRPr="00837C51" w:rsidDel="004B6B50">
                <w:rPr>
                  <w:rFonts w:asciiTheme="minorHAnsi" w:hAnsiTheme="minorHAnsi"/>
                  <w:sz w:val="18"/>
                  <w:szCs w:val="18"/>
                </w:rPr>
                <w:delText>All registers were fully open during the diagnostic test.</w:delText>
              </w:r>
            </w:del>
          </w:p>
        </w:tc>
      </w:tr>
      <w:tr w:rsidR="00FA0024" w:rsidRPr="00D83E48" w:rsidDel="004B6B50" w14:paraId="068E969A" w14:textId="5B823A17" w:rsidTr="005902DF">
        <w:trPr>
          <w:trHeight w:val="144"/>
          <w:del w:id="89" w:author="Alhabibi, Haider@Energy" w:date="2022-03-08T12:42:00Z"/>
        </w:trPr>
        <w:tc>
          <w:tcPr>
            <w:tcW w:w="468" w:type="dxa"/>
            <w:vAlign w:val="center"/>
          </w:tcPr>
          <w:p w14:paraId="068E9698" w14:textId="70D3224A" w:rsidR="00FA0024" w:rsidDel="004B6B50" w:rsidRDefault="00FA0024" w:rsidP="005902DF">
            <w:pPr>
              <w:pStyle w:val="FootnoteText"/>
              <w:keepNext/>
              <w:jc w:val="center"/>
              <w:rPr>
                <w:del w:id="90" w:author="Alhabibi, Haider@Energy" w:date="2022-03-08T12:42:00Z"/>
                <w:rFonts w:ascii="Calibri" w:hAnsi="Calibri"/>
                <w:sz w:val="18"/>
                <w:szCs w:val="18"/>
              </w:rPr>
            </w:pPr>
            <w:del w:id="91" w:author="Alhabibi, Haider@Energy" w:date="2022-03-08T12:42:00Z">
              <w:r w:rsidRPr="00837C51" w:rsidDel="004B6B50">
                <w:rPr>
                  <w:rFonts w:asciiTheme="minorHAnsi" w:hAnsiTheme="minorHAnsi"/>
                  <w:sz w:val="18"/>
                  <w:szCs w:val="18"/>
                </w:rPr>
                <w:delText>0</w:delText>
              </w:r>
              <w:r w:rsidDel="004B6B50">
                <w:rPr>
                  <w:rFonts w:asciiTheme="minorHAnsi" w:hAnsiTheme="minorHAnsi"/>
                  <w:sz w:val="18"/>
                  <w:szCs w:val="18"/>
                </w:rPr>
                <w:delText>5</w:delText>
              </w:r>
            </w:del>
          </w:p>
        </w:tc>
        <w:tc>
          <w:tcPr>
            <w:tcW w:w="10530" w:type="dxa"/>
            <w:vAlign w:val="center"/>
          </w:tcPr>
          <w:p w14:paraId="068E9699" w14:textId="476DD49C" w:rsidR="00FA0024" w:rsidRPr="00C74B3C" w:rsidDel="004B6B50" w:rsidRDefault="00FA0024" w:rsidP="005902DF">
            <w:pPr>
              <w:pStyle w:val="FootnoteText"/>
              <w:keepNext/>
              <w:rPr>
                <w:del w:id="92" w:author="Alhabibi, Haider@Energy" w:date="2022-03-08T12:42:00Z"/>
                <w:rFonts w:asciiTheme="minorHAnsi" w:hAnsiTheme="minorHAnsi" w:cs="Tahoma"/>
                <w:color w:val="000000"/>
                <w:sz w:val="18"/>
                <w:szCs w:val="18"/>
              </w:rPr>
            </w:pPr>
            <w:del w:id="93" w:author="Alhabibi, Haider@Energy" w:date="2022-03-08T12:42:00Z">
              <w:r w:rsidRPr="00837C51" w:rsidDel="004B6B50">
                <w:rPr>
                  <w:rFonts w:asciiTheme="minorHAnsi" w:hAnsiTheme="minorHAnsi"/>
                  <w:sz w:val="18"/>
                  <w:szCs w:val="18"/>
                </w:rPr>
                <w:delText>System fan was set at maximum speed during the diagnostic test.</w:delText>
              </w:r>
            </w:del>
          </w:p>
        </w:tc>
      </w:tr>
      <w:tr w:rsidR="00FA0024" w:rsidRPr="00D83E48" w:rsidDel="004B6B50" w14:paraId="068E969D" w14:textId="6E9C49EC" w:rsidTr="005902DF">
        <w:trPr>
          <w:trHeight w:val="144"/>
          <w:del w:id="94" w:author="Alhabibi, Haider@Energy" w:date="2022-03-08T12:42:00Z"/>
        </w:trPr>
        <w:tc>
          <w:tcPr>
            <w:tcW w:w="468" w:type="dxa"/>
            <w:vAlign w:val="center"/>
          </w:tcPr>
          <w:p w14:paraId="068E969B" w14:textId="47F15032" w:rsidR="00FA0024" w:rsidDel="004B6B50" w:rsidRDefault="00FA0024" w:rsidP="005902DF">
            <w:pPr>
              <w:pStyle w:val="FootnoteText"/>
              <w:keepNext/>
              <w:jc w:val="center"/>
              <w:rPr>
                <w:del w:id="95" w:author="Alhabibi, Haider@Energy" w:date="2022-03-08T12:42:00Z"/>
                <w:rFonts w:ascii="Calibri" w:hAnsi="Calibri"/>
                <w:sz w:val="18"/>
                <w:szCs w:val="18"/>
              </w:rPr>
            </w:pPr>
            <w:del w:id="96" w:author="Alhabibi, Haider@Energy" w:date="2022-03-08T12:42:00Z">
              <w:r w:rsidRPr="00837C51" w:rsidDel="004B6B50">
                <w:rPr>
                  <w:rFonts w:asciiTheme="minorHAnsi" w:hAnsiTheme="minorHAnsi"/>
                  <w:sz w:val="18"/>
                  <w:szCs w:val="18"/>
                </w:rPr>
                <w:delText>0</w:delText>
              </w:r>
              <w:r w:rsidDel="004B6B50">
                <w:rPr>
                  <w:rFonts w:asciiTheme="minorHAnsi" w:hAnsiTheme="minorHAnsi"/>
                  <w:sz w:val="18"/>
                  <w:szCs w:val="18"/>
                </w:rPr>
                <w:delText>6</w:delText>
              </w:r>
            </w:del>
          </w:p>
        </w:tc>
        <w:tc>
          <w:tcPr>
            <w:tcW w:w="10530" w:type="dxa"/>
            <w:vAlign w:val="center"/>
          </w:tcPr>
          <w:p w14:paraId="068E969C" w14:textId="4B509CCD" w:rsidR="00FA0024" w:rsidRPr="00C74B3C" w:rsidDel="004B6B50" w:rsidRDefault="00FA0024" w:rsidP="005902DF">
            <w:pPr>
              <w:pStyle w:val="FootnoteText"/>
              <w:keepNext/>
              <w:rPr>
                <w:del w:id="97" w:author="Alhabibi, Haider@Energy" w:date="2022-03-08T12:42:00Z"/>
                <w:rFonts w:asciiTheme="minorHAnsi" w:hAnsiTheme="minorHAnsi" w:cs="Tahoma"/>
                <w:color w:val="000000"/>
                <w:sz w:val="18"/>
                <w:szCs w:val="18"/>
              </w:rPr>
            </w:pPr>
            <w:del w:id="98" w:author="Alhabibi, Haider@Energy" w:date="2022-03-08T12:42:00Z">
              <w:r w:rsidRPr="00837C51" w:rsidDel="004B6B50">
                <w:rPr>
                  <w:rFonts w:asciiTheme="minorHAnsi" w:hAnsiTheme="minorHAnsi"/>
                  <w:sz w:val="18"/>
                  <w:szCs w:val="18"/>
                </w:rPr>
                <w:delText>If fresh air duct is part of the HVAC system it was not closed during the diagnostic test.</w:delText>
              </w:r>
            </w:del>
          </w:p>
        </w:tc>
      </w:tr>
      <w:tr w:rsidR="00FA0024" w:rsidRPr="00D83E48" w:rsidDel="004B6B50" w14:paraId="068E96A0" w14:textId="1AC39D93" w:rsidTr="005902DF">
        <w:trPr>
          <w:trHeight w:val="144"/>
          <w:del w:id="99" w:author="Alhabibi, Haider@Energy" w:date="2022-03-08T12:42:00Z"/>
        </w:trPr>
        <w:tc>
          <w:tcPr>
            <w:tcW w:w="468" w:type="dxa"/>
            <w:vAlign w:val="center"/>
          </w:tcPr>
          <w:p w14:paraId="068E969E" w14:textId="2B10628A" w:rsidR="00FA0024" w:rsidDel="004B6B50" w:rsidRDefault="00FA0024" w:rsidP="005902DF">
            <w:pPr>
              <w:pStyle w:val="FootnoteText"/>
              <w:keepNext/>
              <w:jc w:val="center"/>
              <w:rPr>
                <w:del w:id="100" w:author="Alhabibi, Haider@Energy" w:date="2022-03-08T12:42:00Z"/>
                <w:rFonts w:ascii="Calibri" w:hAnsi="Calibri"/>
                <w:sz w:val="18"/>
                <w:szCs w:val="18"/>
              </w:rPr>
            </w:pPr>
            <w:del w:id="101" w:author="Alhabibi, Haider@Energy" w:date="2022-03-08T12:42:00Z">
              <w:r w:rsidRPr="00837C51" w:rsidDel="004B6B50">
                <w:rPr>
                  <w:rFonts w:asciiTheme="minorHAnsi" w:hAnsiTheme="minorHAnsi"/>
                  <w:sz w:val="18"/>
                  <w:szCs w:val="18"/>
                </w:rPr>
                <w:delText>0</w:delText>
              </w:r>
              <w:r w:rsidDel="004B6B50">
                <w:rPr>
                  <w:rFonts w:asciiTheme="minorHAnsi" w:hAnsiTheme="minorHAnsi"/>
                  <w:sz w:val="18"/>
                  <w:szCs w:val="18"/>
                </w:rPr>
                <w:delText>7</w:delText>
              </w:r>
            </w:del>
          </w:p>
        </w:tc>
        <w:tc>
          <w:tcPr>
            <w:tcW w:w="10530" w:type="dxa"/>
            <w:vAlign w:val="center"/>
          </w:tcPr>
          <w:p w14:paraId="068E969F" w14:textId="73A1A1A8" w:rsidR="00FA0024" w:rsidRPr="00C74B3C" w:rsidDel="004B6B50" w:rsidRDefault="00FA0024" w:rsidP="005902DF">
            <w:pPr>
              <w:pStyle w:val="FootnoteText"/>
              <w:keepNext/>
              <w:rPr>
                <w:del w:id="102" w:author="Alhabibi, Haider@Energy" w:date="2022-03-08T12:42:00Z"/>
                <w:rFonts w:asciiTheme="minorHAnsi" w:hAnsiTheme="minorHAnsi" w:cs="Tahoma"/>
                <w:color w:val="000000"/>
                <w:sz w:val="18"/>
                <w:szCs w:val="18"/>
              </w:rPr>
            </w:pPr>
            <w:del w:id="103" w:author="Alhabibi, Haider@Energy" w:date="2022-03-08T12:42:00Z">
              <w:r w:rsidRPr="00837C51" w:rsidDel="004B6B50">
                <w:rPr>
                  <w:rFonts w:asciiTheme="minorHAnsi" w:hAnsiTheme="minorHAnsi"/>
                  <w:sz w:val="18"/>
                  <w:szCs w:val="18"/>
                </w:rPr>
                <w:delText>Airflow rate and fan watt draw shall be simultaneous measurements when used to calculate the Fan Efficacy tested value.</w:delText>
              </w:r>
            </w:del>
          </w:p>
        </w:tc>
      </w:tr>
      <w:tr w:rsidR="00FA0024" w:rsidRPr="00D83E48" w:rsidDel="004B6B50" w14:paraId="068E96A3" w14:textId="105600A3" w:rsidTr="005902DF">
        <w:trPr>
          <w:trHeight w:val="144"/>
          <w:del w:id="104" w:author="Alhabibi, Haider@Energy" w:date="2022-03-08T12:42:00Z"/>
        </w:trPr>
        <w:tc>
          <w:tcPr>
            <w:tcW w:w="468" w:type="dxa"/>
            <w:vAlign w:val="center"/>
          </w:tcPr>
          <w:p w14:paraId="068E96A1" w14:textId="079E504A" w:rsidR="00FA0024" w:rsidDel="004B6B50" w:rsidRDefault="00FA0024" w:rsidP="005902DF">
            <w:pPr>
              <w:pStyle w:val="FootnoteText"/>
              <w:keepNext/>
              <w:jc w:val="center"/>
              <w:rPr>
                <w:del w:id="105" w:author="Alhabibi, Haider@Energy" w:date="2022-03-08T12:42:00Z"/>
                <w:rFonts w:ascii="Calibri" w:hAnsi="Calibri"/>
                <w:sz w:val="18"/>
                <w:szCs w:val="18"/>
              </w:rPr>
            </w:pPr>
            <w:del w:id="106" w:author="Alhabibi, Haider@Energy" w:date="2022-03-08T12:42:00Z">
              <w:r w:rsidRPr="00837C51" w:rsidDel="004B6B50">
                <w:rPr>
                  <w:rFonts w:asciiTheme="minorHAnsi" w:hAnsiTheme="minorHAnsi"/>
                  <w:sz w:val="18"/>
                  <w:szCs w:val="18"/>
                </w:rPr>
                <w:delText>0</w:delText>
              </w:r>
              <w:r w:rsidDel="004B6B50">
                <w:rPr>
                  <w:rFonts w:asciiTheme="minorHAnsi" w:hAnsiTheme="minorHAnsi"/>
                  <w:sz w:val="18"/>
                  <w:szCs w:val="18"/>
                </w:rPr>
                <w:delText>8</w:delText>
              </w:r>
            </w:del>
          </w:p>
        </w:tc>
        <w:tc>
          <w:tcPr>
            <w:tcW w:w="10530" w:type="dxa"/>
            <w:vAlign w:val="center"/>
          </w:tcPr>
          <w:p w14:paraId="068E96A2" w14:textId="548513D0" w:rsidR="00FA0024" w:rsidRPr="00C74B3C" w:rsidDel="004B6B50" w:rsidRDefault="00FA0024" w:rsidP="005902DF">
            <w:pPr>
              <w:pStyle w:val="FootnoteText"/>
              <w:keepNext/>
              <w:rPr>
                <w:del w:id="107" w:author="Alhabibi, Haider@Energy" w:date="2022-03-08T12:42:00Z"/>
                <w:rFonts w:asciiTheme="minorHAnsi" w:hAnsiTheme="minorHAnsi" w:cs="Tahoma"/>
                <w:color w:val="000000"/>
                <w:sz w:val="18"/>
                <w:szCs w:val="18"/>
              </w:rPr>
            </w:pPr>
            <w:del w:id="108" w:author="Alhabibi, Haider@Energy" w:date="2022-03-08T12:42:00Z">
              <w:r w:rsidRPr="00837C51" w:rsidDel="004B6B50">
                <w:rPr>
                  <w:rFonts w:asciiTheme="minorHAnsi" w:hAnsiTheme="minorHAnsi"/>
                  <w:sz w:val="18"/>
                  <w:szCs w:val="18"/>
                </w:rPr>
                <w:delText>Multi-speed compressor space cooling systems or variable speed compressor systems shall verify airflow (cfm/ton) and fan efficacy (Watt/cfm) with system operating in cooling mode at the maximum compressor speed and the maximum air handler fan speed.</w:delText>
              </w:r>
            </w:del>
          </w:p>
        </w:tc>
      </w:tr>
      <w:tr w:rsidR="00FA0024" w:rsidRPr="00D83E48" w14:paraId="068E96A5" w14:textId="77777777" w:rsidTr="005902DF">
        <w:trPr>
          <w:trHeight w:val="144"/>
        </w:trPr>
        <w:tc>
          <w:tcPr>
            <w:tcW w:w="10998" w:type="dxa"/>
            <w:gridSpan w:val="2"/>
            <w:vAlign w:val="center"/>
          </w:tcPr>
          <w:p w14:paraId="068E96A4" w14:textId="77777777" w:rsidR="00FA0024" w:rsidRPr="008D67CB" w:rsidRDefault="00FA0024" w:rsidP="005902DF">
            <w:pPr>
              <w:pStyle w:val="FootnoteText"/>
              <w:keepNext/>
              <w:rPr>
                <w:rFonts w:asciiTheme="minorHAnsi" w:hAnsiTheme="minorHAnsi"/>
                <w:sz w:val="18"/>
                <w:szCs w:val="18"/>
              </w:rPr>
            </w:pPr>
            <w:r w:rsidRPr="008D67CB">
              <w:rPr>
                <w:rFonts w:asciiTheme="minorHAnsi" w:hAnsiTheme="minorHAnsi" w:cs="Calibri-Bold"/>
                <w:b/>
                <w:bCs/>
                <w:sz w:val="18"/>
                <w:szCs w:val="18"/>
              </w:rPr>
              <w:t>The responsible person’s signature on this compliance document affirms that all applicable requirements in this table have been met.</w:t>
            </w:r>
          </w:p>
        </w:tc>
      </w:tr>
    </w:tbl>
    <w:p w14:paraId="068E96A6" w14:textId="77777777" w:rsidR="003010D2" w:rsidRDefault="003010D2" w:rsidP="00DB3C96">
      <w:pPr>
        <w:rPr>
          <w:rFonts w:asciiTheme="minorHAnsi" w:hAnsiTheme="minorHAnsi"/>
          <w:sz w:val="18"/>
          <w:szCs w:val="18"/>
        </w:rPr>
      </w:pPr>
    </w:p>
    <w:p w14:paraId="068E96A7" w14:textId="77777777" w:rsidR="000A1890" w:rsidRPr="00D83E48" w:rsidRDefault="000A1890" w:rsidP="0009456E">
      <w:pPr>
        <w:rPr>
          <w:rFonts w:ascii="Calibri" w:hAnsi="Calibri"/>
        </w:rPr>
      </w:pPr>
    </w:p>
    <w:sectPr w:rsidR="000A1890" w:rsidRPr="00D83E48" w:rsidSect="008860D9">
      <w:headerReference w:type="even" r:id="rId24"/>
      <w:headerReference w:type="default" r:id="rId25"/>
      <w:headerReference w:type="first" r:id="rId26"/>
      <w:pgSz w:w="12240" w:h="15840" w:code="1"/>
      <w:pgMar w:top="720" w:right="720" w:bottom="720" w:left="720" w:header="576" w:footer="576"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360FFA" w14:textId="77777777" w:rsidR="000028A4" w:rsidRDefault="000028A4">
      <w:r>
        <w:separator/>
      </w:r>
    </w:p>
  </w:endnote>
  <w:endnote w:type="continuationSeparator" w:id="0">
    <w:p w14:paraId="1F6D0993" w14:textId="77777777" w:rsidR="000028A4" w:rsidRDefault="000028A4">
      <w:r>
        <w:continuationSeparator/>
      </w:r>
    </w:p>
  </w:endnote>
  <w:endnote w:type="continuationNotice" w:id="1">
    <w:p w14:paraId="0543E2E7" w14:textId="77777777" w:rsidR="000028A4" w:rsidRDefault="000028A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BlackItalic">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Bold">
    <w:panose1 w:val="00000000000000000000"/>
    <w:charset w:val="00"/>
    <w:family w:val="roman"/>
    <w:notTrueType/>
    <w:pitch w:val="default"/>
  </w:font>
  <w:font w:name="TimesNewRomanPSMT">
    <w:altName w:val="Times New Roman"/>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8E96BF" w14:textId="77777777" w:rsidR="00094830" w:rsidRPr="00CB64DD" w:rsidRDefault="00094830" w:rsidP="00993A65">
    <w:pPr>
      <w:pStyle w:val="Footer"/>
    </w:pPr>
    <w:r w:rsidRPr="00CB64DD">
      <w:t xml:space="preserve">Registration Number:                                                           Registration Date/Time:                                           HERS Provider:                       </w:t>
    </w:r>
  </w:p>
  <w:p w14:paraId="068E96C0" w14:textId="691A8A64" w:rsidR="00094830" w:rsidRPr="00CB64DD" w:rsidRDefault="00094830" w:rsidP="00993A65">
    <w:pPr>
      <w:pStyle w:val="Footer"/>
    </w:pPr>
    <w:r w:rsidRPr="00CB64DD">
      <w:t>CA Building Energy Efficiency Standards - 20</w:t>
    </w:r>
    <w:ins w:id="13" w:author="Alhabibi, Haider@Energy" w:date="2021-08-24T13:36:00Z">
      <w:r w:rsidR="00C21B4D">
        <w:t>22</w:t>
      </w:r>
    </w:ins>
    <w:del w:id="14" w:author="Alhabibi, Haider@Energy" w:date="2021-08-24T13:36:00Z">
      <w:r w:rsidRPr="00CB64DD" w:rsidDel="00C21B4D">
        <w:delText>1</w:delText>
      </w:r>
      <w:r w:rsidDel="00C21B4D">
        <w:delText>9</w:delText>
      </w:r>
    </w:del>
    <w:r w:rsidRPr="00CB64DD">
      <w:t xml:space="preserve"> </w:t>
    </w:r>
    <w:del w:id="15" w:author="Alhabibi, Haider@Energy" w:date="2022-02-24T10:00:00Z">
      <w:r w:rsidRPr="00CB64DD" w:rsidDel="004A3C4F">
        <w:delText xml:space="preserve">Residential </w:delText>
      </w:r>
    </w:del>
    <w:ins w:id="16" w:author="Alhabibi, Haider@Energy" w:date="2022-02-24T10:00:00Z">
      <w:r w:rsidR="004A3C4F">
        <w:t>Low</w:t>
      </w:r>
      <w:r w:rsidR="00EA025F">
        <w:t>-rise Multifamily</w:t>
      </w:r>
      <w:r w:rsidR="004A3C4F" w:rsidRPr="00CB64DD">
        <w:t xml:space="preserve"> </w:t>
      </w:r>
    </w:ins>
    <w:r w:rsidRPr="00CB64DD">
      <w:t>Compliance</w:t>
    </w:r>
    <w:r w:rsidRPr="00CB64DD">
      <w:tab/>
    </w:r>
    <w:r>
      <w:t>January 20</w:t>
    </w:r>
    <w:ins w:id="17" w:author="Alhabibi, Haider@Energy" w:date="2021-08-24T13:36:00Z">
      <w:r w:rsidR="00C21B4D">
        <w:t>22</w:t>
      </w:r>
    </w:ins>
    <w:del w:id="18" w:author="Alhabibi, Haider@Energy" w:date="2021-08-24T13:36:00Z">
      <w:r w:rsidDel="00C21B4D">
        <w:delText>19</w:delText>
      </w:r>
    </w:del>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8E96D0" w14:textId="77777777" w:rsidR="00094830" w:rsidRPr="00CB64DD" w:rsidRDefault="00094830" w:rsidP="00993A65">
    <w:pPr>
      <w:pStyle w:val="Footer"/>
    </w:pPr>
    <w:r w:rsidRPr="00CB64DD">
      <w:t xml:space="preserve">Registration Number:                                                           Registration Date/Time:                                           HERS Provider:                       </w:t>
    </w:r>
  </w:p>
  <w:p w14:paraId="068E96D1" w14:textId="77777777" w:rsidR="00094830" w:rsidRPr="00CB64DD" w:rsidRDefault="00094830" w:rsidP="00993A65">
    <w:pPr>
      <w:pStyle w:val="Footer"/>
    </w:pPr>
    <w:r w:rsidRPr="00CB64DD">
      <w:t>CA Building Energy Efficiency Standards - 2013 Residential Compliance</w:t>
    </w:r>
    <w:r w:rsidRPr="00CB64DD">
      <w:tab/>
      <w:t>June 2013</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8E96DA" w14:textId="09D0AE70" w:rsidR="00094830" w:rsidRPr="00CB64DD" w:rsidRDefault="00094830" w:rsidP="00993A65">
    <w:pPr>
      <w:pStyle w:val="Footer"/>
    </w:pPr>
    <w:r w:rsidRPr="00CB64DD">
      <w:t>CA Building Energy Efficiency Standards - 20</w:t>
    </w:r>
    <w:ins w:id="46" w:author="Alhabibi, Haider@Energy" w:date="2021-08-24T13:36:00Z">
      <w:r w:rsidR="00C21B4D">
        <w:t>22</w:t>
      </w:r>
    </w:ins>
    <w:del w:id="47" w:author="Alhabibi, Haider@Energy" w:date="2021-08-24T13:36:00Z">
      <w:r w:rsidRPr="00CB64DD" w:rsidDel="00C21B4D">
        <w:delText>1</w:delText>
      </w:r>
      <w:r w:rsidDel="00C21B4D">
        <w:delText>9</w:delText>
      </w:r>
    </w:del>
    <w:r w:rsidRPr="00CB64DD">
      <w:t xml:space="preserve"> </w:t>
    </w:r>
    <w:ins w:id="48" w:author="Alhabibi, Haider@Energy" w:date="2022-02-24T10:00:00Z">
      <w:r w:rsidR="00EA025F" w:rsidRPr="00EA025F">
        <w:t>Low-rise Multifamily</w:t>
      </w:r>
    </w:ins>
    <w:del w:id="49" w:author="Alhabibi, Haider@Energy" w:date="2022-02-24T10:00:00Z">
      <w:r w:rsidRPr="00CB64DD" w:rsidDel="00EA025F">
        <w:delText>Residential</w:delText>
      </w:r>
    </w:del>
    <w:r w:rsidRPr="00CB64DD">
      <w:t xml:space="preserve"> Compliance</w:t>
    </w:r>
    <w:r w:rsidRPr="00CB64DD">
      <w:tab/>
    </w:r>
    <w:r>
      <w:t>January 20</w:t>
    </w:r>
    <w:ins w:id="50" w:author="Alhabibi, Haider@Energy" w:date="2021-08-24T13:36:00Z">
      <w:r w:rsidR="00C21B4D">
        <w:t>22</w:t>
      </w:r>
    </w:ins>
    <w:del w:id="51" w:author="Alhabibi, Haider@Energy" w:date="2021-08-24T13:36:00Z">
      <w:r w:rsidDel="00C21B4D">
        <w:delText>19</w:delText>
      </w:r>
    </w:del>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8E96E2" w14:textId="77777777" w:rsidR="00094830" w:rsidRPr="00CB64DD" w:rsidRDefault="00094830" w:rsidP="00993A65">
    <w:pPr>
      <w:pStyle w:val="Footer"/>
    </w:pPr>
    <w:r w:rsidRPr="00CB64DD">
      <w:t>CA Building Energy Efficiency Standards - 2013 Residential Compliance</w:t>
    </w:r>
    <w:r w:rsidRPr="00CB64DD">
      <w:tab/>
      <w:t>June 2013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818788" w14:textId="77777777" w:rsidR="000028A4" w:rsidRDefault="000028A4">
      <w:r>
        <w:separator/>
      </w:r>
    </w:p>
  </w:footnote>
  <w:footnote w:type="continuationSeparator" w:id="0">
    <w:p w14:paraId="04D8959B" w14:textId="77777777" w:rsidR="000028A4" w:rsidRDefault="000028A4">
      <w:r>
        <w:continuationSeparator/>
      </w:r>
    </w:p>
  </w:footnote>
  <w:footnote w:type="continuationNotice" w:id="1">
    <w:p w14:paraId="2C799AED" w14:textId="77777777" w:rsidR="000028A4" w:rsidRDefault="000028A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8E96AC" w14:textId="77777777" w:rsidR="00094830" w:rsidRDefault="004B6B50">
    <w:pPr>
      <w:pStyle w:val="Header"/>
    </w:pPr>
    <w:r>
      <w:rPr>
        <w:noProof/>
      </w:rPr>
      <w:pict w14:anchorId="068E96E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287297" o:spid="_x0000_s2051" type="#_x0000_t75" style="position:absolute;margin-left:0;margin-top:0;width:10in;height:540pt;z-index:-251658238;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8E96AD" w14:textId="74BED5B8" w:rsidR="00094830" w:rsidRPr="007770C5" w:rsidRDefault="00094830" w:rsidP="00986D7B">
    <w:pPr>
      <w:suppressAutoHyphens/>
      <w:ind w:left="-90"/>
      <w:rPr>
        <w:rFonts w:ascii="Arial" w:hAnsi="Arial" w:cs="Arial"/>
        <w:sz w:val="14"/>
        <w:szCs w:val="14"/>
      </w:rPr>
    </w:pPr>
    <w:r>
      <w:rPr>
        <w:noProof/>
      </w:rPr>
      <w:drawing>
        <wp:anchor distT="0" distB="0" distL="114300" distR="114300" simplePos="0" relativeHeight="251659264" behindDoc="1" locked="0" layoutInCell="0" allowOverlap="1" wp14:anchorId="421AB1CB" wp14:editId="26C528E6">
          <wp:simplePos x="0" y="0"/>
          <wp:positionH relativeFrom="margin">
            <wp:align>center</wp:align>
          </wp:positionH>
          <wp:positionV relativeFrom="margin">
            <wp:align>center</wp:align>
          </wp:positionV>
          <wp:extent cx="9144000" cy="6858000"/>
          <wp:effectExtent l="0" t="0" r="0" b="0"/>
          <wp:wrapNone/>
          <wp:docPr id="1" name="Picture 1" descr="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Watermark"/>
                  <pic:cNvPicPr>
                    <a:picLocks noChangeAspect="1" noChangeArrowheads="1"/>
                  </pic:cNvPicPr>
                </pic:nvPicPr>
                <pic:blipFill>
                  <a:blip r:embed="rId1">
                    <a:lum bright="70000" contrast="-70000"/>
                    <a:extLst>
                      <a:ext uri="{28A0092B-C50C-407E-A947-70E740481C1C}">
                        <a14:useLocalDpi xmlns:a14="http://schemas.microsoft.com/office/drawing/2010/main" val="0"/>
                      </a:ext>
                    </a:extLst>
                  </a:blip>
                  <a:srcRect/>
                  <a:stretch>
                    <a:fillRect/>
                  </a:stretch>
                </pic:blipFill>
                <pic:spPr bwMode="auto">
                  <a:xfrm>
                    <a:off x="0" y="0"/>
                    <a:ext cx="9144000" cy="6858000"/>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6192" behindDoc="0" locked="0" layoutInCell="1" allowOverlap="1" wp14:anchorId="67357F27" wp14:editId="14F6AE1A">
          <wp:simplePos x="0" y="0"/>
          <wp:positionH relativeFrom="column">
            <wp:posOffset>6536690</wp:posOffset>
          </wp:positionH>
          <wp:positionV relativeFrom="paragraph">
            <wp:posOffset>42545</wp:posOffset>
          </wp:positionV>
          <wp:extent cx="351155" cy="311150"/>
          <wp:effectExtent l="0" t="0" r="0" b="0"/>
          <wp:wrapSquare wrapText="bothSides"/>
          <wp:docPr id="2" name="Picture 2" descr="Logo RG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Logo RGB"/>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351155" cy="311150"/>
                  </a:xfrm>
                  <a:prstGeom prst="rect">
                    <a:avLst/>
                  </a:prstGeom>
                  <a:noFill/>
                </pic:spPr>
              </pic:pic>
            </a:graphicData>
          </a:graphic>
          <wp14:sizeRelH relativeFrom="page">
            <wp14:pctWidth>0</wp14:pctWidth>
          </wp14:sizeRelH>
          <wp14:sizeRelV relativeFrom="page">
            <wp14:pctHeight>0</wp14:pctHeight>
          </wp14:sizeRelV>
        </wp:anchor>
      </w:drawing>
    </w:r>
    <w:r w:rsidR="004B6B50">
      <w:rPr>
        <w:noProof/>
      </w:rPr>
      <w:pict w14:anchorId="068E96E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287298" o:spid="_x0000_s2052" type="#_x0000_t75" style="position:absolute;left:0;text-align:left;margin-left:0;margin-top:0;width:10in;height:540pt;z-index:-251658237;mso-position-horizontal:center;mso-position-horizontal-relative:margin;mso-position-vertical:center;mso-position-vertical-relative:margin" o:allowincell="f">
          <v:imagedata r:id="rId3" o:title="Watermark" gain="19661f" blacklevel="22938f"/>
          <w10:wrap anchorx="margin" anchory="margin"/>
        </v:shape>
      </w:pict>
    </w:r>
    <w:r w:rsidRPr="007770C5">
      <w:rPr>
        <w:rFonts w:ascii="Arial" w:hAnsi="Arial" w:cs="Arial"/>
        <w:sz w:val="14"/>
        <w:szCs w:val="14"/>
      </w:rPr>
      <w:t>STATE OF CALIFORNIA</w:t>
    </w:r>
  </w:p>
  <w:p w14:paraId="068E96AE" w14:textId="5BC41048" w:rsidR="00094830" w:rsidRPr="007770C5" w:rsidRDefault="00094830" w:rsidP="00986D7B">
    <w:pPr>
      <w:suppressAutoHyphens/>
      <w:ind w:left="-90"/>
      <w:rPr>
        <w:rFonts w:ascii="Arial" w:hAnsi="Arial" w:cs="Arial"/>
        <w:b/>
        <w:sz w:val="24"/>
        <w:szCs w:val="24"/>
      </w:rPr>
    </w:pPr>
    <w:r>
      <w:rPr>
        <w:rFonts w:ascii="Arial" w:hAnsi="Arial" w:cs="Arial"/>
        <w:b/>
        <w:sz w:val="24"/>
        <w:szCs w:val="24"/>
      </w:rPr>
      <w:t>SPACE CONDITIONING SYSTEM AIRFLOW RATE</w:t>
    </w:r>
  </w:p>
  <w:p w14:paraId="068E96AF" w14:textId="16977A08" w:rsidR="00094830" w:rsidRPr="007770C5" w:rsidRDefault="00094830" w:rsidP="00986D7B">
    <w:pPr>
      <w:suppressAutoHyphens/>
      <w:ind w:left="-90"/>
      <w:rPr>
        <w:rFonts w:ascii="Arial" w:hAnsi="Arial" w:cs="Arial"/>
        <w:sz w:val="14"/>
        <w:szCs w:val="14"/>
      </w:rPr>
    </w:pPr>
    <w:r>
      <w:rPr>
        <w:rFonts w:ascii="Arial" w:hAnsi="Arial" w:cs="Arial"/>
        <w:sz w:val="14"/>
        <w:szCs w:val="14"/>
      </w:rPr>
      <w:t>CEC-</w:t>
    </w:r>
    <w:del w:id="7" w:author="Alhabibi, Haider@Energy" w:date="2022-02-24T09:58:00Z">
      <w:r w:rsidDel="00A57605">
        <w:rPr>
          <w:rFonts w:ascii="Arial" w:hAnsi="Arial" w:cs="Arial"/>
          <w:sz w:val="14"/>
          <w:szCs w:val="14"/>
        </w:rPr>
        <w:delText>CF2R</w:delText>
      </w:r>
    </w:del>
    <w:ins w:id="8" w:author="Alhabibi, Haider@Energy" w:date="2022-02-24T09:58:00Z">
      <w:r w:rsidR="00A57605">
        <w:rPr>
          <w:rFonts w:ascii="Arial" w:hAnsi="Arial" w:cs="Arial"/>
          <w:sz w:val="14"/>
          <w:szCs w:val="14"/>
        </w:rPr>
        <w:t>LMCI</w:t>
      </w:r>
    </w:ins>
    <w:r>
      <w:rPr>
        <w:rFonts w:ascii="Arial" w:hAnsi="Arial" w:cs="Arial"/>
        <w:sz w:val="14"/>
        <w:szCs w:val="14"/>
      </w:rPr>
      <w:t>-MCH-23-H</w:t>
    </w:r>
    <w:r w:rsidRPr="007770C5">
      <w:rPr>
        <w:rFonts w:ascii="Arial" w:hAnsi="Arial" w:cs="Arial"/>
        <w:sz w:val="14"/>
        <w:szCs w:val="14"/>
      </w:rPr>
      <w:t xml:space="preserve"> (Revised </w:t>
    </w:r>
    <w:r>
      <w:rPr>
        <w:rFonts w:ascii="Arial" w:hAnsi="Arial" w:cs="Arial"/>
        <w:sz w:val="14"/>
        <w:szCs w:val="14"/>
      </w:rPr>
      <w:t>01/</w:t>
    </w:r>
    <w:ins w:id="9" w:author="Alhabibi, Haider@Energy" w:date="2021-08-24T13:36:00Z">
      <w:r w:rsidR="00C21B4D">
        <w:rPr>
          <w:rFonts w:ascii="Arial" w:hAnsi="Arial" w:cs="Arial"/>
          <w:sz w:val="14"/>
          <w:szCs w:val="14"/>
        </w:rPr>
        <w:t>22</w:t>
      </w:r>
    </w:ins>
    <w:del w:id="10" w:author="Alhabibi, Haider@Energy" w:date="2021-08-24T13:36:00Z">
      <w:r w:rsidDel="00C21B4D">
        <w:rPr>
          <w:rFonts w:ascii="Arial" w:hAnsi="Arial" w:cs="Arial"/>
          <w:sz w:val="14"/>
          <w:szCs w:val="14"/>
        </w:rPr>
        <w:delText>19</w:delText>
      </w:r>
    </w:del>
    <w:r w:rsidRPr="007770C5">
      <w:rPr>
        <w:rFonts w:ascii="Arial" w:hAnsi="Arial" w:cs="Arial"/>
        <w:sz w:val="14"/>
        <w:szCs w:val="14"/>
      </w:rPr>
      <w:t xml:space="preserve">)                                                                                                                               </w:t>
    </w:r>
    <w:r>
      <w:rPr>
        <w:rFonts w:ascii="Arial" w:hAnsi="Arial" w:cs="Arial"/>
        <w:sz w:val="14"/>
        <w:szCs w:val="14"/>
      </w:rPr>
      <w:t xml:space="preserve">             </w:t>
    </w:r>
    <w:r w:rsidRPr="007770C5">
      <w:rPr>
        <w:rFonts w:ascii="Arial" w:hAnsi="Arial" w:cs="Arial"/>
        <w:sz w:val="14"/>
        <w:szCs w:val="14"/>
      </w:rPr>
      <w:t>CALIFORNIA ENERGY COMMISSION</w:t>
    </w:r>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212"/>
      <w:gridCol w:w="307"/>
      <w:gridCol w:w="3654"/>
      <w:gridCol w:w="1866"/>
    </w:tblGrid>
    <w:tr w:rsidR="00094830" w:rsidRPr="00F85124" w14:paraId="068E96B2" w14:textId="77777777" w:rsidTr="00986D7B">
      <w:trPr>
        <w:cantSplit/>
        <w:trHeight w:val="288"/>
      </w:trPr>
      <w:tc>
        <w:tcPr>
          <w:tcW w:w="4016" w:type="pct"/>
          <w:gridSpan w:val="3"/>
          <w:tcBorders>
            <w:right w:val="nil"/>
          </w:tcBorders>
          <w:vAlign w:val="center"/>
        </w:tcPr>
        <w:p w14:paraId="068E96B0" w14:textId="77777777" w:rsidR="00094830" w:rsidRPr="00F85124" w:rsidRDefault="00094830" w:rsidP="007924C2">
          <w:pPr>
            <w:pStyle w:val="Heading1"/>
            <w:rPr>
              <w:rFonts w:ascii="Calibri" w:hAnsi="Calibri"/>
              <w:b w:val="0"/>
              <w:bCs/>
              <w:sz w:val="20"/>
            </w:rPr>
          </w:pPr>
          <w:r>
            <w:rPr>
              <w:rFonts w:ascii="Calibri" w:hAnsi="Calibri"/>
              <w:b w:val="0"/>
              <w:bCs/>
              <w:sz w:val="20"/>
            </w:rPr>
            <w:t>CERTIFICATE OF INSTALLATION</w:t>
          </w:r>
        </w:p>
      </w:tc>
      <w:tc>
        <w:tcPr>
          <w:tcW w:w="984" w:type="pct"/>
          <w:tcBorders>
            <w:left w:val="nil"/>
          </w:tcBorders>
          <w:tcMar>
            <w:left w:w="115" w:type="dxa"/>
            <w:right w:w="115" w:type="dxa"/>
          </w:tcMar>
          <w:vAlign w:val="center"/>
        </w:tcPr>
        <w:p w14:paraId="068E96B1" w14:textId="7EB10FC4" w:rsidR="00094830" w:rsidRPr="00F85124" w:rsidRDefault="00094830" w:rsidP="007924C2">
          <w:pPr>
            <w:pStyle w:val="Heading1"/>
            <w:jc w:val="right"/>
            <w:rPr>
              <w:rFonts w:ascii="Calibri" w:hAnsi="Calibri"/>
              <w:b w:val="0"/>
              <w:bCs/>
              <w:sz w:val="20"/>
            </w:rPr>
          </w:pPr>
          <w:del w:id="11" w:author="Alhabibi, Haider@Energy" w:date="2022-02-24T09:58:00Z">
            <w:r w:rsidDel="00A57605">
              <w:rPr>
                <w:rFonts w:ascii="Calibri" w:hAnsi="Calibri"/>
                <w:b w:val="0"/>
                <w:bCs/>
                <w:sz w:val="20"/>
              </w:rPr>
              <w:delText>CF2R</w:delText>
            </w:r>
          </w:del>
          <w:ins w:id="12" w:author="Alhabibi, Haider@Energy" w:date="2022-02-24T09:58:00Z">
            <w:r w:rsidR="00A57605">
              <w:rPr>
                <w:rFonts w:ascii="Calibri" w:hAnsi="Calibri"/>
                <w:b w:val="0"/>
                <w:bCs/>
                <w:sz w:val="20"/>
              </w:rPr>
              <w:t>LMCI</w:t>
            </w:r>
          </w:ins>
          <w:r>
            <w:rPr>
              <w:rFonts w:ascii="Calibri" w:hAnsi="Calibri"/>
              <w:b w:val="0"/>
              <w:bCs/>
              <w:sz w:val="20"/>
            </w:rPr>
            <w:t>-MCH-23-H</w:t>
          </w:r>
        </w:p>
      </w:tc>
    </w:tr>
    <w:tr w:rsidR="00094830" w:rsidRPr="00F85124" w14:paraId="068E96B5" w14:textId="77777777" w:rsidTr="007924C2">
      <w:trPr>
        <w:cantSplit/>
        <w:trHeight w:val="288"/>
      </w:trPr>
      <w:tc>
        <w:tcPr>
          <w:tcW w:w="2500" w:type="pct"/>
          <w:gridSpan w:val="2"/>
          <w:tcBorders>
            <w:right w:val="nil"/>
          </w:tcBorders>
        </w:tcPr>
        <w:p w14:paraId="068E96B3" w14:textId="77777777" w:rsidR="00094830" w:rsidRPr="002E105D" w:rsidRDefault="00094830" w:rsidP="00BC64F6">
          <w:pPr>
            <w:tabs>
              <w:tab w:val="right" w:pos="10543"/>
            </w:tabs>
            <w:rPr>
              <w:rFonts w:ascii="Calibri" w:hAnsi="Calibri"/>
              <w:sz w:val="12"/>
              <w:szCs w:val="12"/>
            </w:rPr>
          </w:pPr>
          <w:r>
            <w:rPr>
              <w:rFonts w:ascii="Calibri" w:hAnsi="Calibri"/>
              <w:bCs/>
            </w:rPr>
            <w:t xml:space="preserve">Space Conditioning </w:t>
          </w:r>
          <w:r w:rsidRPr="002E105D">
            <w:rPr>
              <w:rFonts w:ascii="Calibri" w:hAnsi="Calibri"/>
              <w:bCs/>
            </w:rPr>
            <w:t xml:space="preserve">System Airflow Rate </w:t>
          </w:r>
        </w:p>
      </w:tc>
      <w:tc>
        <w:tcPr>
          <w:tcW w:w="2500" w:type="pct"/>
          <w:gridSpan w:val="2"/>
          <w:tcBorders>
            <w:left w:val="nil"/>
          </w:tcBorders>
        </w:tcPr>
        <w:p w14:paraId="068E96B4" w14:textId="7A367BFA" w:rsidR="00094830" w:rsidRPr="00F85124" w:rsidRDefault="00094830" w:rsidP="007924C2">
          <w:pPr>
            <w:tabs>
              <w:tab w:val="right" w:pos="10543"/>
            </w:tabs>
            <w:jc w:val="right"/>
            <w:rPr>
              <w:rFonts w:ascii="Calibri" w:hAnsi="Calibri"/>
              <w:sz w:val="12"/>
              <w:szCs w:val="12"/>
            </w:rPr>
          </w:pPr>
          <w:r w:rsidRPr="00F85124">
            <w:rPr>
              <w:rFonts w:ascii="Calibri" w:hAnsi="Calibri"/>
              <w:bCs/>
            </w:rPr>
            <w:t xml:space="preserve">(Page </w:t>
          </w:r>
          <w:r w:rsidRPr="00E32371">
            <w:rPr>
              <w:rFonts w:ascii="Calibri" w:hAnsi="Calibri"/>
              <w:bCs/>
            </w:rPr>
            <w:fldChar w:fldCharType="begin"/>
          </w:r>
          <w:r w:rsidRPr="00E32371">
            <w:rPr>
              <w:rFonts w:ascii="Calibri" w:hAnsi="Calibri"/>
              <w:bCs/>
            </w:rPr>
            <w:instrText xml:space="preserve"> PAGE   \* MERGEFORMAT </w:instrText>
          </w:r>
          <w:r w:rsidRPr="00E32371">
            <w:rPr>
              <w:rFonts w:ascii="Calibri" w:hAnsi="Calibri"/>
              <w:bCs/>
            </w:rPr>
            <w:fldChar w:fldCharType="separate"/>
          </w:r>
          <w:r>
            <w:rPr>
              <w:rFonts w:ascii="Calibri" w:hAnsi="Calibri"/>
              <w:bCs/>
              <w:noProof/>
            </w:rPr>
            <w:t>2</w:t>
          </w:r>
          <w:r w:rsidRPr="00E32371">
            <w:rPr>
              <w:rFonts w:ascii="Calibri" w:hAnsi="Calibri"/>
              <w:bCs/>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4B6B50">
            <w:rPr>
              <w:rFonts w:ascii="Calibri" w:hAnsi="Calibri"/>
              <w:bCs/>
              <w:noProof/>
            </w:rPr>
            <w:t>2</w:t>
          </w:r>
          <w:r>
            <w:rPr>
              <w:rFonts w:ascii="Calibri" w:hAnsi="Calibri"/>
              <w:bCs/>
              <w:noProof/>
            </w:rPr>
            <w:fldChar w:fldCharType="end"/>
          </w:r>
          <w:r w:rsidRPr="00F85124">
            <w:rPr>
              <w:rFonts w:ascii="Calibri" w:hAnsi="Calibri"/>
              <w:bCs/>
            </w:rPr>
            <w:t>)</w:t>
          </w:r>
        </w:p>
      </w:tc>
    </w:tr>
    <w:tr w:rsidR="00094830" w:rsidRPr="00F85124" w14:paraId="068E96B9" w14:textId="77777777" w:rsidTr="00986D7B">
      <w:trPr>
        <w:cantSplit/>
        <w:trHeight w:val="288"/>
      </w:trPr>
      <w:tc>
        <w:tcPr>
          <w:tcW w:w="0" w:type="auto"/>
        </w:tcPr>
        <w:p w14:paraId="068E96B6" w14:textId="77777777" w:rsidR="00094830" w:rsidRPr="00F85124" w:rsidRDefault="00094830" w:rsidP="007924C2">
          <w:pPr>
            <w:rPr>
              <w:rFonts w:ascii="Calibri" w:hAnsi="Calibri"/>
              <w:sz w:val="12"/>
              <w:szCs w:val="12"/>
            </w:rPr>
          </w:pPr>
          <w:r w:rsidRPr="00F85124">
            <w:rPr>
              <w:rFonts w:ascii="Calibri" w:hAnsi="Calibri"/>
              <w:sz w:val="12"/>
              <w:szCs w:val="12"/>
            </w:rPr>
            <w:t>Project Name:</w:t>
          </w:r>
        </w:p>
      </w:tc>
      <w:tc>
        <w:tcPr>
          <w:tcW w:w="1655" w:type="pct"/>
          <w:gridSpan w:val="2"/>
        </w:tcPr>
        <w:p w14:paraId="068E96B7" w14:textId="77777777" w:rsidR="00094830" w:rsidRPr="00F85124" w:rsidRDefault="00094830" w:rsidP="007924C2">
          <w:pPr>
            <w:rPr>
              <w:rFonts w:ascii="Calibri" w:hAnsi="Calibri"/>
              <w:sz w:val="12"/>
              <w:szCs w:val="12"/>
            </w:rPr>
          </w:pPr>
          <w:r w:rsidRPr="00F85124">
            <w:rPr>
              <w:rFonts w:ascii="Calibri" w:hAnsi="Calibri"/>
              <w:sz w:val="12"/>
              <w:szCs w:val="12"/>
            </w:rPr>
            <w:t>Enforcement Agency:</w:t>
          </w:r>
        </w:p>
      </w:tc>
      <w:tc>
        <w:tcPr>
          <w:tcW w:w="984" w:type="pct"/>
        </w:tcPr>
        <w:p w14:paraId="068E96B8" w14:textId="77777777" w:rsidR="00094830" w:rsidRPr="00F85124" w:rsidRDefault="00094830" w:rsidP="007924C2">
          <w:pPr>
            <w:rPr>
              <w:rFonts w:ascii="Calibri" w:hAnsi="Calibri"/>
              <w:sz w:val="12"/>
              <w:szCs w:val="12"/>
            </w:rPr>
          </w:pPr>
          <w:r w:rsidRPr="00F85124">
            <w:rPr>
              <w:rFonts w:ascii="Calibri" w:hAnsi="Calibri"/>
              <w:sz w:val="12"/>
              <w:szCs w:val="12"/>
            </w:rPr>
            <w:t>Permit Number:</w:t>
          </w:r>
        </w:p>
      </w:tc>
    </w:tr>
    <w:tr w:rsidR="00094830" w:rsidRPr="00F85124" w14:paraId="068E96BD" w14:textId="77777777" w:rsidTr="00986D7B">
      <w:trPr>
        <w:cantSplit/>
        <w:trHeight w:val="288"/>
      </w:trPr>
      <w:tc>
        <w:tcPr>
          <w:tcW w:w="0" w:type="auto"/>
        </w:tcPr>
        <w:p w14:paraId="068E96BA" w14:textId="77777777" w:rsidR="00094830" w:rsidRPr="00F85124" w:rsidRDefault="00094830" w:rsidP="007924C2">
          <w:pPr>
            <w:rPr>
              <w:rFonts w:ascii="Calibri" w:hAnsi="Calibri"/>
              <w:sz w:val="12"/>
              <w:szCs w:val="12"/>
              <w:vertAlign w:val="superscript"/>
            </w:rPr>
          </w:pPr>
          <w:r w:rsidRPr="00F85124">
            <w:rPr>
              <w:rFonts w:ascii="Calibri" w:hAnsi="Calibri"/>
              <w:sz w:val="12"/>
              <w:szCs w:val="12"/>
            </w:rPr>
            <w:t>Dwelling Address:</w:t>
          </w:r>
        </w:p>
      </w:tc>
      <w:tc>
        <w:tcPr>
          <w:tcW w:w="1655" w:type="pct"/>
          <w:gridSpan w:val="2"/>
        </w:tcPr>
        <w:p w14:paraId="068E96BB" w14:textId="287A97B2" w:rsidR="00094830" w:rsidRPr="00F85124" w:rsidRDefault="00094830" w:rsidP="007924C2">
          <w:pPr>
            <w:rPr>
              <w:rFonts w:ascii="Calibri" w:hAnsi="Calibri"/>
              <w:sz w:val="12"/>
              <w:szCs w:val="12"/>
              <w:vertAlign w:val="superscript"/>
            </w:rPr>
          </w:pPr>
          <w:r w:rsidRPr="00F85124">
            <w:rPr>
              <w:rFonts w:ascii="Calibri" w:hAnsi="Calibri"/>
              <w:sz w:val="12"/>
              <w:szCs w:val="12"/>
            </w:rPr>
            <w:t>City</w:t>
          </w:r>
          <w:r>
            <w:rPr>
              <w:rFonts w:ascii="Calibri" w:hAnsi="Calibri"/>
              <w:sz w:val="12"/>
              <w:szCs w:val="12"/>
            </w:rPr>
            <w:t>:</w:t>
          </w:r>
        </w:p>
      </w:tc>
      <w:tc>
        <w:tcPr>
          <w:tcW w:w="984" w:type="pct"/>
        </w:tcPr>
        <w:p w14:paraId="068E96BC" w14:textId="021A5A04" w:rsidR="00094830" w:rsidRPr="00F85124" w:rsidRDefault="00094830" w:rsidP="007924C2">
          <w:pPr>
            <w:rPr>
              <w:rFonts w:ascii="Calibri" w:hAnsi="Calibri"/>
              <w:sz w:val="12"/>
              <w:szCs w:val="12"/>
              <w:vertAlign w:val="superscript"/>
            </w:rPr>
          </w:pPr>
          <w:r w:rsidRPr="00F85124">
            <w:rPr>
              <w:rFonts w:ascii="Calibri" w:hAnsi="Calibri"/>
              <w:sz w:val="12"/>
              <w:szCs w:val="12"/>
            </w:rPr>
            <w:t>Zip Code</w:t>
          </w:r>
          <w:r>
            <w:rPr>
              <w:rFonts w:ascii="Calibri" w:hAnsi="Calibri"/>
              <w:sz w:val="12"/>
              <w:szCs w:val="12"/>
            </w:rPr>
            <w:t>:</w:t>
          </w:r>
        </w:p>
      </w:tc>
    </w:tr>
  </w:tbl>
  <w:p w14:paraId="068E96BE" w14:textId="77777777" w:rsidR="00094830" w:rsidRDefault="00094830" w:rsidP="002E105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213"/>
      <w:gridCol w:w="307"/>
      <w:gridCol w:w="3040"/>
      <w:gridCol w:w="2479"/>
    </w:tblGrid>
    <w:tr w:rsidR="00094830" w:rsidRPr="00F85124" w14:paraId="068E96C3" w14:textId="77777777" w:rsidTr="002E105D">
      <w:trPr>
        <w:cantSplit/>
        <w:trHeight w:val="288"/>
      </w:trPr>
      <w:tc>
        <w:tcPr>
          <w:tcW w:w="3738" w:type="pct"/>
          <w:gridSpan w:val="3"/>
          <w:tcBorders>
            <w:right w:val="nil"/>
          </w:tcBorders>
          <w:vAlign w:val="center"/>
        </w:tcPr>
        <w:p w14:paraId="068E96C1" w14:textId="77777777" w:rsidR="00094830" w:rsidRPr="00F85124" w:rsidRDefault="004B6B50" w:rsidP="007924C2">
          <w:pPr>
            <w:pStyle w:val="Heading1"/>
            <w:rPr>
              <w:rFonts w:ascii="Calibri" w:hAnsi="Calibri"/>
              <w:b w:val="0"/>
              <w:bCs/>
              <w:sz w:val="20"/>
            </w:rPr>
          </w:pPr>
          <w:r>
            <w:rPr>
              <w:rFonts w:ascii="Calibri" w:hAnsi="Calibri"/>
              <w:b w:val="0"/>
              <w:bCs/>
              <w:noProof/>
              <w:sz w:val="20"/>
            </w:rPr>
            <w:pict w14:anchorId="068E96E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287296" o:spid="_x0000_s2050" type="#_x0000_t75" style="position:absolute;margin-left:0;margin-top:0;width:10in;height:540pt;z-index:-251658239;mso-position-horizontal:center;mso-position-horizontal-relative:margin;mso-position-vertical:center;mso-position-vertical-relative:margin" o:allowincell="f">
                <v:imagedata r:id="rId1" o:title="Watermark" gain="19661f" blacklevel="22938f"/>
                <w10:wrap anchorx="margin" anchory="margin"/>
              </v:shape>
            </w:pict>
          </w:r>
          <w:r w:rsidR="00094830">
            <w:rPr>
              <w:rFonts w:ascii="Calibri" w:hAnsi="Calibri"/>
              <w:b w:val="0"/>
              <w:bCs/>
              <w:sz w:val="20"/>
            </w:rPr>
            <w:t>CERTIFICATE OF INSTALLATION</w:t>
          </w:r>
        </w:p>
      </w:tc>
      <w:tc>
        <w:tcPr>
          <w:tcW w:w="1262" w:type="pct"/>
          <w:tcBorders>
            <w:left w:val="nil"/>
          </w:tcBorders>
          <w:tcMar>
            <w:left w:w="115" w:type="dxa"/>
            <w:right w:w="115" w:type="dxa"/>
          </w:tcMar>
          <w:vAlign w:val="center"/>
        </w:tcPr>
        <w:p w14:paraId="068E96C2" w14:textId="2C488AC8" w:rsidR="00094830" w:rsidRPr="00F85124" w:rsidRDefault="00094830" w:rsidP="002E105D">
          <w:pPr>
            <w:pStyle w:val="Heading1"/>
            <w:jc w:val="right"/>
            <w:rPr>
              <w:rFonts w:ascii="Calibri" w:hAnsi="Calibri"/>
              <w:b w:val="0"/>
              <w:bCs/>
              <w:sz w:val="20"/>
            </w:rPr>
          </w:pPr>
          <w:del w:id="19" w:author="Alhabibi, Haider@Energy" w:date="2022-02-24T09:58:00Z">
            <w:r w:rsidDel="00A57605">
              <w:rPr>
                <w:rFonts w:ascii="Calibri" w:hAnsi="Calibri"/>
                <w:b w:val="0"/>
                <w:bCs/>
                <w:sz w:val="20"/>
              </w:rPr>
              <w:delText>CF2R</w:delText>
            </w:r>
          </w:del>
          <w:ins w:id="20" w:author="Alhabibi, Haider@Energy" w:date="2022-02-24T09:58:00Z">
            <w:r w:rsidR="00A57605">
              <w:rPr>
                <w:rFonts w:ascii="Calibri" w:hAnsi="Calibri"/>
                <w:b w:val="0"/>
                <w:bCs/>
                <w:sz w:val="20"/>
              </w:rPr>
              <w:t>LMCI</w:t>
            </w:r>
          </w:ins>
          <w:r>
            <w:rPr>
              <w:rFonts w:ascii="Calibri" w:hAnsi="Calibri"/>
              <w:b w:val="0"/>
              <w:bCs/>
              <w:sz w:val="20"/>
            </w:rPr>
            <w:t>-MCH-23-H</w:t>
          </w:r>
        </w:p>
      </w:tc>
    </w:tr>
    <w:tr w:rsidR="00094830" w:rsidRPr="00F85124" w14:paraId="068E96C6" w14:textId="77777777" w:rsidTr="007924C2">
      <w:trPr>
        <w:cantSplit/>
        <w:trHeight w:val="288"/>
      </w:trPr>
      <w:tc>
        <w:tcPr>
          <w:tcW w:w="2500" w:type="pct"/>
          <w:gridSpan w:val="2"/>
          <w:tcBorders>
            <w:right w:val="nil"/>
          </w:tcBorders>
        </w:tcPr>
        <w:p w14:paraId="068E96C4" w14:textId="77777777" w:rsidR="00094830" w:rsidRPr="002E105D" w:rsidRDefault="00094830" w:rsidP="007924C2">
          <w:pPr>
            <w:tabs>
              <w:tab w:val="right" w:pos="10543"/>
            </w:tabs>
            <w:rPr>
              <w:rFonts w:ascii="Calibri" w:hAnsi="Calibri"/>
              <w:sz w:val="12"/>
              <w:szCs w:val="12"/>
            </w:rPr>
          </w:pPr>
          <w:r w:rsidRPr="002E105D">
            <w:rPr>
              <w:rFonts w:ascii="Calibri" w:hAnsi="Calibri"/>
              <w:bCs/>
            </w:rPr>
            <w:t>HSPP/PSPP Installation &amp; System Airflow Rate</w:t>
          </w:r>
        </w:p>
      </w:tc>
      <w:tc>
        <w:tcPr>
          <w:tcW w:w="2500" w:type="pct"/>
          <w:gridSpan w:val="2"/>
          <w:tcBorders>
            <w:left w:val="nil"/>
          </w:tcBorders>
        </w:tcPr>
        <w:p w14:paraId="068E96C5" w14:textId="77777777" w:rsidR="00094830" w:rsidRPr="00F85124" w:rsidRDefault="00094830" w:rsidP="007924C2">
          <w:pPr>
            <w:tabs>
              <w:tab w:val="right" w:pos="10543"/>
            </w:tabs>
            <w:jc w:val="right"/>
            <w:rPr>
              <w:rFonts w:ascii="Calibri" w:hAnsi="Calibri"/>
              <w:sz w:val="12"/>
              <w:szCs w:val="12"/>
            </w:rPr>
          </w:pPr>
          <w:r w:rsidRPr="00F85124">
            <w:rPr>
              <w:rFonts w:ascii="Calibri" w:hAnsi="Calibri"/>
              <w:bCs/>
            </w:rPr>
            <w:t xml:space="preserve">(Page </w:t>
          </w:r>
          <w:r w:rsidRPr="00E32371">
            <w:rPr>
              <w:rFonts w:ascii="Calibri" w:hAnsi="Calibri"/>
              <w:bCs/>
            </w:rPr>
            <w:fldChar w:fldCharType="begin"/>
          </w:r>
          <w:r w:rsidRPr="00E32371">
            <w:rPr>
              <w:rFonts w:ascii="Calibri" w:hAnsi="Calibri"/>
              <w:bCs/>
            </w:rPr>
            <w:instrText xml:space="preserve"> PAGE   \* MERGEFORMAT </w:instrText>
          </w:r>
          <w:r w:rsidRPr="00E32371">
            <w:rPr>
              <w:rFonts w:ascii="Calibri" w:hAnsi="Calibri"/>
              <w:bCs/>
            </w:rPr>
            <w:fldChar w:fldCharType="separate"/>
          </w:r>
          <w:r>
            <w:rPr>
              <w:rFonts w:ascii="Calibri" w:hAnsi="Calibri"/>
              <w:bCs/>
              <w:noProof/>
            </w:rPr>
            <w:t>1</w:t>
          </w:r>
          <w:r w:rsidRPr="00E32371">
            <w:rPr>
              <w:rFonts w:ascii="Calibri" w:hAnsi="Calibri"/>
              <w:bCs/>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Pr="00CB64DD">
            <w:rPr>
              <w:rFonts w:ascii="Calibri" w:hAnsi="Calibri"/>
              <w:bCs/>
              <w:noProof/>
            </w:rPr>
            <w:t>2</w:t>
          </w:r>
          <w:r>
            <w:rPr>
              <w:rFonts w:ascii="Calibri" w:hAnsi="Calibri"/>
              <w:bCs/>
              <w:noProof/>
            </w:rPr>
            <w:fldChar w:fldCharType="end"/>
          </w:r>
          <w:r w:rsidRPr="00F85124">
            <w:rPr>
              <w:rFonts w:ascii="Calibri" w:hAnsi="Calibri"/>
              <w:bCs/>
            </w:rPr>
            <w:t>)</w:t>
          </w:r>
        </w:p>
      </w:tc>
    </w:tr>
    <w:tr w:rsidR="00094830" w:rsidRPr="00F85124" w14:paraId="068E96CA" w14:textId="77777777" w:rsidTr="002E105D">
      <w:trPr>
        <w:cantSplit/>
        <w:trHeight w:val="288"/>
      </w:trPr>
      <w:tc>
        <w:tcPr>
          <w:tcW w:w="0" w:type="auto"/>
        </w:tcPr>
        <w:p w14:paraId="068E96C7" w14:textId="77777777" w:rsidR="00094830" w:rsidRPr="00F85124" w:rsidRDefault="00094830" w:rsidP="007924C2">
          <w:pPr>
            <w:rPr>
              <w:rFonts w:ascii="Calibri" w:hAnsi="Calibri"/>
              <w:sz w:val="12"/>
              <w:szCs w:val="12"/>
            </w:rPr>
          </w:pPr>
          <w:r w:rsidRPr="00F85124">
            <w:rPr>
              <w:rFonts w:ascii="Calibri" w:hAnsi="Calibri"/>
              <w:sz w:val="12"/>
              <w:szCs w:val="12"/>
            </w:rPr>
            <w:t>Project Name:</w:t>
          </w:r>
        </w:p>
      </w:tc>
      <w:tc>
        <w:tcPr>
          <w:tcW w:w="1377" w:type="pct"/>
          <w:gridSpan w:val="2"/>
        </w:tcPr>
        <w:p w14:paraId="068E96C8" w14:textId="77777777" w:rsidR="00094830" w:rsidRPr="00F85124" w:rsidRDefault="00094830" w:rsidP="007924C2">
          <w:pPr>
            <w:rPr>
              <w:rFonts w:ascii="Calibri" w:hAnsi="Calibri"/>
              <w:sz w:val="12"/>
              <w:szCs w:val="12"/>
            </w:rPr>
          </w:pPr>
          <w:r w:rsidRPr="00F85124">
            <w:rPr>
              <w:rFonts w:ascii="Calibri" w:hAnsi="Calibri"/>
              <w:sz w:val="12"/>
              <w:szCs w:val="12"/>
            </w:rPr>
            <w:t>Enforcement Agency:</w:t>
          </w:r>
        </w:p>
      </w:tc>
      <w:tc>
        <w:tcPr>
          <w:tcW w:w="1262" w:type="pct"/>
        </w:tcPr>
        <w:p w14:paraId="068E96C9" w14:textId="77777777" w:rsidR="00094830" w:rsidRPr="00F85124" w:rsidRDefault="00094830" w:rsidP="007924C2">
          <w:pPr>
            <w:rPr>
              <w:rFonts w:ascii="Calibri" w:hAnsi="Calibri"/>
              <w:sz w:val="12"/>
              <w:szCs w:val="12"/>
            </w:rPr>
          </w:pPr>
          <w:r w:rsidRPr="00F85124">
            <w:rPr>
              <w:rFonts w:ascii="Calibri" w:hAnsi="Calibri"/>
              <w:sz w:val="12"/>
              <w:szCs w:val="12"/>
            </w:rPr>
            <w:t>Permit Number:</w:t>
          </w:r>
        </w:p>
      </w:tc>
    </w:tr>
    <w:tr w:rsidR="00094830" w:rsidRPr="00F85124" w14:paraId="068E96CE" w14:textId="77777777" w:rsidTr="002E105D">
      <w:trPr>
        <w:cantSplit/>
        <w:trHeight w:val="288"/>
      </w:trPr>
      <w:tc>
        <w:tcPr>
          <w:tcW w:w="0" w:type="auto"/>
        </w:tcPr>
        <w:p w14:paraId="068E96CB" w14:textId="77777777" w:rsidR="00094830" w:rsidRPr="00F85124" w:rsidRDefault="00094830" w:rsidP="007924C2">
          <w:pPr>
            <w:rPr>
              <w:rFonts w:ascii="Calibri" w:hAnsi="Calibri"/>
              <w:sz w:val="12"/>
              <w:szCs w:val="12"/>
              <w:vertAlign w:val="superscript"/>
            </w:rPr>
          </w:pPr>
          <w:r w:rsidRPr="00F85124">
            <w:rPr>
              <w:rFonts w:ascii="Calibri" w:hAnsi="Calibri"/>
              <w:sz w:val="12"/>
              <w:szCs w:val="12"/>
            </w:rPr>
            <w:t>Dwelling Address:</w:t>
          </w:r>
        </w:p>
      </w:tc>
      <w:tc>
        <w:tcPr>
          <w:tcW w:w="1377" w:type="pct"/>
          <w:gridSpan w:val="2"/>
        </w:tcPr>
        <w:p w14:paraId="068E96CC" w14:textId="77777777" w:rsidR="00094830" w:rsidRPr="00F85124" w:rsidRDefault="00094830" w:rsidP="007924C2">
          <w:pPr>
            <w:rPr>
              <w:rFonts w:ascii="Calibri" w:hAnsi="Calibri"/>
              <w:sz w:val="12"/>
              <w:szCs w:val="12"/>
              <w:vertAlign w:val="superscript"/>
            </w:rPr>
          </w:pPr>
          <w:r w:rsidRPr="00F85124">
            <w:rPr>
              <w:rFonts w:ascii="Calibri" w:hAnsi="Calibri"/>
              <w:sz w:val="12"/>
              <w:szCs w:val="12"/>
            </w:rPr>
            <w:t>City</w:t>
          </w:r>
        </w:p>
      </w:tc>
      <w:tc>
        <w:tcPr>
          <w:tcW w:w="1262" w:type="pct"/>
        </w:tcPr>
        <w:p w14:paraId="068E96CD" w14:textId="77777777" w:rsidR="00094830" w:rsidRPr="00F85124" w:rsidRDefault="00094830" w:rsidP="007924C2">
          <w:pPr>
            <w:rPr>
              <w:rFonts w:ascii="Calibri" w:hAnsi="Calibri"/>
              <w:sz w:val="12"/>
              <w:szCs w:val="12"/>
              <w:vertAlign w:val="superscript"/>
            </w:rPr>
          </w:pPr>
          <w:r w:rsidRPr="00F85124">
            <w:rPr>
              <w:rFonts w:ascii="Calibri" w:hAnsi="Calibri"/>
              <w:sz w:val="12"/>
              <w:szCs w:val="12"/>
            </w:rPr>
            <w:t>Zip Code</w:t>
          </w:r>
        </w:p>
      </w:tc>
    </w:tr>
  </w:tbl>
  <w:p w14:paraId="068E96CF" w14:textId="77777777" w:rsidR="00094830" w:rsidRDefault="00094830">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8E96D2" w14:textId="77777777" w:rsidR="00094830" w:rsidRDefault="004B6B50">
    <w:pPr>
      <w:pStyle w:val="Header"/>
    </w:pPr>
    <w:r>
      <w:rPr>
        <w:noProof/>
      </w:rPr>
      <w:pict w14:anchorId="068E96F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287300" o:spid="_x0000_s2054" type="#_x0000_t75" style="position:absolute;margin-left:0;margin-top:0;width:10in;height:540pt;z-index:-251658235;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520"/>
      <w:gridCol w:w="3347"/>
      <w:gridCol w:w="2172"/>
    </w:tblGrid>
    <w:tr w:rsidR="00094830" w:rsidRPr="00F85124" w14:paraId="068E96D5" w14:textId="77777777" w:rsidTr="00CB64DD">
      <w:trPr>
        <w:cantSplit/>
        <w:trHeight w:val="288"/>
      </w:trPr>
      <w:tc>
        <w:tcPr>
          <w:tcW w:w="4016" w:type="pct"/>
          <w:gridSpan w:val="2"/>
          <w:tcBorders>
            <w:right w:val="nil"/>
          </w:tcBorders>
          <w:vAlign w:val="center"/>
        </w:tcPr>
        <w:p w14:paraId="068E96D3" w14:textId="77777777" w:rsidR="00094830" w:rsidRPr="00F85124" w:rsidRDefault="004B6B50" w:rsidP="007924C2">
          <w:pPr>
            <w:pStyle w:val="Heading1"/>
            <w:rPr>
              <w:rFonts w:ascii="Calibri" w:hAnsi="Calibri"/>
              <w:b w:val="0"/>
              <w:bCs/>
              <w:sz w:val="20"/>
            </w:rPr>
          </w:pPr>
          <w:r>
            <w:rPr>
              <w:rFonts w:ascii="Calibri" w:hAnsi="Calibri"/>
              <w:b w:val="0"/>
              <w:bCs/>
              <w:noProof/>
              <w:sz w:val="20"/>
            </w:rPr>
            <w:pict w14:anchorId="068E96F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287301" o:spid="_x0000_s2055" type="#_x0000_t75" style="position:absolute;margin-left:0;margin-top:0;width:10in;height:540pt;z-index:-251658234;mso-position-horizontal:center;mso-position-horizontal-relative:margin;mso-position-vertical:center;mso-position-vertical-relative:margin" o:allowincell="f">
                <v:imagedata r:id="rId1" o:title="Watermark" gain="19661f" blacklevel="22938f"/>
                <w10:wrap anchorx="margin" anchory="margin"/>
              </v:shape>
            </w:pict>
          </w:r>
          <w:r w:rsidR="00094830">
            <w:rPr>
              <w:rFonts w:ascii="Calibri" w:hAnsi="Calibri"/>
              <w:b w:val="0"/>
              <w:bCs/>
              <w:sz w:val="20"/>
            </w:rPr>
            <w:t>CERTIFICATE OF INSTALLATION – USER INSTRUCTIONS</w:t>
          </w:r>
        </w:p>
      </w:tc>
      <w:tc>
        <w:tcPr>
          <w:tcW w:w="984" w:type="pct"/>
          <w:tcBorders>
            <w:left w:val="nil"/>
          </w:tcBorders>
          <w:tcMar>
            <w:left w:w="115" w:type="dxa"/>
            <w:right w:w="115" w:type="dxa"/>
          </w:tcMar>
          <w:vAlign w:val="center"/>
        </w:tcPr>
        <w:p w14:paraId="068E96D4" w14:textId="03BE241D" w:rsidR="00094830" w:rsidRPr="00F85124" w:rsidRDefault="00094830" w:rsidP="007924C2">
          <w:pPr>
            <w:pStyle w:val="Heading1"/>
            <w:jc w:val="right"/>
            <w:rPr>
              <w:rFonts w:ascii="Calibri" w:hAnsi="Calibri"/>
              <w:b w:val="0"/>
              <w:bCs/>
              <w:sz w:val="20"/>
            </w:rPr>
          </w:pPr>
          <w:del w:id="44" w:author="Alhabibi, Haider@Energy" w:date="2022-02-24T09:59:00Z">
            <w:r w:rsidDel="00A57605">
              <w:rPr>
                <w:rFonts w:ascii="Calibri" w:hAnsi="Calibri"/>
                <w:b w:val="0"/>
                <w:bCs/>
                <w:sz w:val="20"/>
              </w:rPr>
              <w:delText>CF2R</w:delText>
            </w:r>
          </w:del>
          <w:ins w:id="45" w:author="Alhabibi, Haider@Energy" w:date="2022-02-24T09:59:00Z">
            <w:r w:rsidR="00A57605">
              <w:rPr>
                <w:rFonts w:ascii="Calibri" w:hAnsi="Calibri"/>
                <w:b w:val="0"/>
                <w:bCs/>
                <w:sz w:val="20"/>
              </w:rPr>
              <w:t>LMCI</w:t>
            </w:r>
          </w:ins>
          <w:r>
            <w:rPr>
              <w:rFonts w:ascii="Calibri" w:hAnsi="Calibri"/>
              <w:b w:val="0"/>
              <w:bCs/>
              <w:sz w:val="20"/>
            </w:rPr>
            <w:t>-MCH-23-H</w:t>
          </w:r>
        </w:p>
      </w:tc>
    </w:tr>
    <w:tr w:rsidR="00094830" w:rsidRPr="00F85124" w14:paraId="068E96D8" w14:textId="77777777" w:rsidTr="007924C2">
      <w:trPr>
        <w:cantSplit/>
        <w:trHeight w:val="288"/>
      </w:trPr>
      <w:tc>
        <w:tcPr>
          <w:tcW w:w="2500" w:type="pct"/>
          <w:tcBorders>
            <w:right w:val="nil"/>
          </w:tcBorders>
        </w:tcPr>
        <w:p w14:paraId="068E96D6" w14:textId="77777777" w:rsidR="00094830" w:rsidRPr="002E105D" w:rsidRDefault="00094830" w:rsidP="007924C2">
          <w:pPr>
            <w:tabs>
              <w:tab w:val="right" w:pos="10543"/>
            </w:tabs>
            <w:rPr>
              <w:rFonts w:ascii="Calibri" w:hAnsi="Calibri"/>
              <w:sz w:val="12"/>
              <w:szCs w:val="12"/>
            </w:rPr>
          </w:pPr>
          <w:r>
            <w:rPr>
              <w:rFonts w:ascii="Calibri" w:hAnsi="Calibri"/>
              <w:bCs/>
            </w:rPr>
            <w:t xml:space="preserve">Space Conditioning </w:t>
          </w:r>
          <w:r w:rsidRPr="002E105D">
            <w:rPr>
              <w:rFonts w:ascii="Calibri" w:hAnsi="Calibri"/>
              <w:bCs/>
            </w:rPr>
            <w:t>System Airflow Rate</w:t>
          </w:r>
        </w:p>
      </w:tc>
      <w:tc>
        <w:tcPr>
          <w:tcW w:w="2500" w:type="pct"/>
          <w:gridSpan w:val="2"/>
          <w:tcBorders>
            <w:left w:val="nil"/>
          </w:tcBorders>
        </w:tcPr>
        <w:p w14:paraId="068E96D7" w14:textId="60AF6E85" w:rsidR="00094830" w:rsidRPr="00F85124" w:rsidRDefault="00094830" w:rsidP="007924C2">
          <w:pPr>
            <w:tabs>
              <w:tab w:val="right" w:pos="10543"/>
            </w:tabs>
            <w:jc w:val="right"/>
            <w:rPr>
              <w:rFonts w:ascii="Calibri" w:hAnsi="Calibri"/>
              <w:sz w:val="12"/>
              <w:szCs w:val="12"/>
            </w:rPr>
          </w:pPr>
          <w:r w:rsidRPr="00F85124">
            <w:rPr>
              <w:rFonts w:ascii="Calibri" w:hAnsi="Calibri"/>
              <w:bCs/>
            </w:rPr>
            <w:t xml:space="preserve">(Page </w:t>
          </w:r>
          <w:r w:rsidRPr="00E32371">
            <w:rPr>
              <w:rFonts w:ascii="Calibri" w:hAnsi="Calibri"/>
              <w:bCs/>
            </w:rPr>
            <w:fldChar w:fldCharType="begin"/>
          </w:r>
          <w:r w:rsidRPr="00E32371">
            <w:rPr>
              <w:rFonts w:ascii="Calibri" w:hAnsi="Calibri"/>
              <w:bCs/>
            </w:rPr>
            <w:instrText xml:space="preserve"> PAGE   \* MERGEFORMAT </w:instrText>
          </w:r>
          <w:r w:rsidRPr="00E32371">
            <w:rPr>
              <w:rFonts w:ascii="Calibri" w:hAnsi="Calibri"/>
              <w:bCs/>
            </w:rPr>
            <w:fldChar w:fldCharType="separate"/>
          </w:r>
          <w:r>
            <w:rPr>
              <w:rFonts w:ascii="Calibri" w:hAnsi="Calibri"/>
              <w:bCs/>
              <w:noProof/>
            </w:rPr>
            <w:t>2</w:t>
          </w:r>
          <w:r w:rsidRPr="00E32371">
            <w:rPr>
              <w:rFonts w:ascii="Calibri" w:hAnsi="Calibri"/>
              <w:bCs/>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4B6B50">
            <w:rPr>
              <w:rFonts w:ascii="Calibri" w:hAnsi="Calibri"/>
              <w:bCs/>
              <w:noProof/>
            </w:rPr>
            <w:t>2</w:t>
          </w:r>
          <w:r>
            <w:rPr>
              <w:rFonts w:ascii="Calibri" w:hAnsi="Calibri"/>
              <w:bCs/>
              <w:noProof/>
            </w:rPr>
            <w:fldChar w:fldCharType="end"/>
          </w:r>
          <w:r w:rsidRPr="00F85124">
            <w:rPr>
              <w:rFonts w:ascii="Calibri" w:hAnsi="Calibri"/>
              <w:bCs/>
            </w:rPr>
            <w:t>)</w:t>
          </w:r>
        </w:p>
      </w:tc>
    </w:tr>
  </w:tbl>
  <w:p w14:paraId="068E96D9" w14:textId="77777777" w:rsidR="00094830" w:rsidRDefault="00094830" w:rsidP="002E105D">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520"/>
      <w:gridCol w:w="3347"/>
      <w:gridCol w:w="2172"/>
    </w:tblGrid>
    <w:tr w:rsidR="00094830" w:rsidRPr="00F85124" w14:paraId="068E96DD" w14:textId="77777777" w:rsidTr="002E105D">
      <w:trPr>
        <w:cantSplit/>
        <w:trHeight w:val="288"/>
      </w:trPr>
      <w:tc>
        <w:tcPr>
          <w:tcW w:w="4016" w:type="pct"/>
          <w:gridSpan w:val="2"/>
          <w:tcBorders>
            <w:right w:val="nil"/>
          </w:tcBorders>
          <w:vAlign w:val="center"/>
        </w:tcPr>
        <w:p w14:paraId="068E96DB" w14:textId="77777777" w:rsidR="00094830" w:rsidRPr="00F85124" w:rsidRDefault="004B6B50" w:rsidP="007924C2">
          <w:pPr>
            <w:pStyle w:val="Heading1"/>
            <w:rPr>
              <w:rFonts w:ascii="Calibri" w:hAnsi="Calibri"/>
              <w:b w:val="0"/>
              <w:bCs/>
              <w:sz w:val="20"/>
            </w:rPr>
          </w:pPr>
          <w:r>
            <w:rPr>
              <w:rFonts w:ascii="Calibri" w:hAnsi="Calibri"/>
              <w:b w:val="0"/>
              <w:bCs/>
              <w:noProof/>
              <w:sz w:val="20"/>
            </w:rPr>
            <w:pict w14:anchorId="068E96F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287299" o:spid="_x0000_s2053" type="#_x0000_t75" style="position:absolute;margin-left:0;margin-top:0;width:10in;height:540pt;z-index:-251658236;mso-position-horizontal:center;mso-position-horizontal-relative:margin;mso-position-vertical:center;mso-position-vertical-relative:margin" o:allowincell="f">
                <v:imagedata r:id="rId1" o:title="Watermark" gain="19661f" blacklevel="22938f"/>
                <w10:wrap anchorx="margin" anchory="margin"/>
              </v:shape>
            </w:pict>
          </w:r>
          <w:r w:rsidR="00094830">
            <w:rPr>
              <w:rFonts w:ascii="Calibri" w:hAnsi="Calibri"/>
              <w:b w:val="0"/>
              <w:bCs/>
              <w:sz w:val="20"/>
            </w:rPr>
            <w:t>CERTIFICATE OF INSTALLATION – USER INSTRUCTIONS</w:t>
          </w:r>
        </w:p>
      </w:tc>
      <w:tc>
        <w:tcPr>
          <w:tcW w:w="984" w:type="pct"/>
          <w:tcBorders>
            <w:left w:val="nil"/>
          </w:tcBorders>
          <w:tcMar>
            <w:left w:w="115" w:type="dxa"/>
            <w:right w:w="115" w:type="dxa"/>
          </w:tcMar>
          <w:vAlign w:val="center"/>
        </w:tcPr>
        <w:p w14:paraId="068E96DC" w14:textId="45F43A8A" w:rsidR="00094830" w:rsidRPr="00F85124" w:rsidRDefault="00094830" w:rsidP="002E105D">
          <w:pPr>
            <w:pStyle w:val="Heading1"/>
            <w:jc w:val="right"/>
            <w:rPr>
              <w:rFonts w:ascii="Calibri" w:hAnsi="Calibri"/>
              <w:b w:val="0"/>
              <w:bCs/>
              <w:sz w:val="20"/>
            </w:rPr>
          </w:pPr>
          <w:del w:id="52" w:author="Alhabibi, Haider@Energy" w:date="2022-02-24T09:59:00Z">
            <w:r w:rsidDel="00A57605">
              <w:rPr>
                <w:rFonts w:ascii="Calibri" w:hAnsi="Calibri"/>
                <w:b w:val="0"/>
                <w:bCs/>
                <w:sz w:val="20"/>
              </w:rPr>
              <w:delText>CF2R</w:delText>
            </w:r>
          </w:del>
          <w:ins w:id="53" w:author="Alhabibi, Haider@Energy" w:date="2022-02-24T09:59:00Z">
            <w:r w:rsidR="00A57605">
              <w:rPr>
                <w:rFonts w:ascii="Calibri" w:hAnsi="Calibri"/>
                <w:b w:val="0"/>
                <w:bCs/>
                <w:sz w:val="20"/>
              </w:rPr>
              <w:t>LMCI</w:t>
            </w:r>
          </w:ins>
          <w:r>
            <w:rPr>
              <w:rFonts w:ascii="Calibri" w:hAnsi="Calibri"/>
              <w:b w:val="0"/>
              <w:bCs/>
              <w:sz w:val="20"/>
            </w:rPr>
            <w:t>-MCH-23-H</w:t>
          </w:r>
        </w:p>
      </w:tc>
    </w:tr>
    <w:tr w:rsidR="00094830" w:rsidRPr="00F85124" w14:paraId="068E96E0" w14:textId="77777777" w:rsidTr="007924C2">
      <w:trPr>
        <w:cantSplit/>
        <w:trHeight w:val="288"/>
      </w:trPr>
      <w:tc>
        <w:tcPr>
          <w:tcW w:w="2500" w:type="pct"/>
          <w:tcBorders>
            <w:right w:val="nil"/>
          </w:tcBorders>
        </w:tcPr>
        <w:p w14:paraId="068E96DE" w14:textId="77777777" w:rsidR="00094830" w:rsidRPr="002E105D" w:rsidRDefault="00094830" w:rsidP="007924C2">
          <w:pPr>
            <w:tabs>
              <w:tab w:val="right" w:pos="10543"/>
            </w:tabs>
            <w:rPr>
              <w:rFonts w:ascii="Calibri" w:hAnsi="Calibri"/>
              <w:sz w:val="12"/>
              <w:szCs w:val="12"/>
            </w:rPr>
          </w:pPr>
          <w:r w:rsidRPr="002E105D">
            <w:rPr>
              <w:rFonts w:ascii="Calibri" w:hAnsi="Calibri"/>
              <w:bCs/>
            </w:rPr>
            <w:t>HSPP/PSPP Installation &amp; System Airflow Rate</w:t>
          </w:r>
        </w:p>
      </w:tc>
      <w:tc>
        <w:tcPr>
          <w:tcW w:w="2500" w:type="pct"/>
          <w:gridSpan w:val="2"/>
          <w:tcBorders>
            <w:left w:val="nil"/>
          </w:tcBorders>
        </w:tcPr>
        <w:p w14:paraId="068E96DF" w14:textId="77777777" w:rsidR="00094830" w:rsidRPr="00F85124" w:rsidRDefault="00094830" w:rsidP="007924C2">
          <w:pPr>
            <w:tabs>
              <w:tab w:val="right" w:pos="10543"/>
            </w:tabs>
            <w:jc w:val="right"/>
            <w:rPr>
              <w:rFonts w:ascii="Calibri" w:hAnsi="Calibri"/>
              <w:sz w:val="12"/>
              <w:szCs w:val="12"/>
            </w:rPr>
          </w:pPr>
          <w:r w:rsidRPr="00F85124">
            <w:rPr>
              <w:rFonts w:ascii="Calibri" w:hAnsi="Calibri"/>
              <w:bCs/>
            </w:rPr>
            <w:t xml:space="preserve">(Page </w:t>
          </w:r>
          <w:r w:rsidRPr="00E32371">
            <w:rPr>
              <w:rFonts w:ascii="Calibri" w:hAnsi="Calibri"/>
              <w:bCs/>
            </w:rPr>
            <w:fldChar w:fldCharType="begin"/>
          </w:r>
          <w:r w:rsidRPr="00E32371">
            <w:rPr>
              <w:rFonts w:ascii="Calibri" w:hAnsi="Calibri"/>
              <w:bCs/>
            </w:rPr>
            <w:instrText xml:space="preserve"> PAGE   \* MERGEFORMAT </w:instrText>
          </w:r>
          <w:r w:rsidRPr="00E32371">
            <w:rPr>
              <w:rFonts w:ascii="Calibri" w:hAnsi="Calibri"/>
              <w:bCs/>
            </w:rPr>
            <w:fldChar w:fldCharType="separate"/>
          </w:r>
          <w:r>
            <w:rPr>
              <w:rFonts w:ascii="Calibri" w:hAnsi="Calibri"/>
              <w:bCs/>
              <w:noProof/>
            </w:rPr>
            <w:t>1</w:t>
          </w:r>
          <w:r w:rsidRPr="00E32371">
            <w:rPr>
              <w:rFonts w:ascii="Calibri" w:hAnsi="Calibri"/>
              <w:bCs/>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Pr="00CB64DD">
            <w:rPr>
              <w:rFonts w:ascii="Calibri" w:hAnsi="Calibri"/>
              <w:bCs/>
              <w:noProof/>
            </w:rPr>
            <w:t>2</w:t>
          </w:r>
          <w:r>
            <w:rPr>
              <w:rFonts w:ascii="Calibri" w:hAnsi="Calibri"/>
              <w:bCs/>
              <w:noProof/>
            </w:rPr>
            <w:fldChar w:fldCharType="end"/>
          </w:r>
          <w:r w:rsidRPr="00F85124">
            <w:rPr>
              <w:rFonts w:ascii="Calibri" w:hAnsi="Calibri"/>
              <w:bCs/>
            </w:rPr>
            <w:t>)</w:t>
          </w:r>
        </w:p>
      </w:tc>
    </w:tr>
  </w:tbl>
  <w:p w14:paraId="068E96E1" w14:textId="77777777" w:rsidR="00094830" w:rsidRDefault="00094830">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8E96E3" w14:textId="77777777" w:rsidR="00094830" w:rsidRDefault="004B6B50">
    <w:pPr>
      <w:pStyle w:val="Header"/>
    </w:pPr>
    <w:r>
      <w:rPr>
        <w:noProof/>
      </w:rPr>
      <w:pict w14:anchorId="068E96F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287303" o:spid="_x0000_s2057" type="#_x0000_t75" style="position:absolute;margin-left:0;margin-top:0;width:10in;height:540pt;z-index:-251658232;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520"/>
      <w:gridCol w:w="3347"/>
      <w:gridCol w:w="2172"/>
    </w:tblGrid>
    <w:tr w:rsidR="00094830" w:rsidRPr="00F85124" w14:paraId="068E96E6" w14:textId="77777777" w:rsidTr="00CB64DD">
      <w:trPr>
        <w:cantSplit/>
        <w:trHeight w:val="288"/>
      </w:trPr>
      <w:tc>
        <w:tcPr>
          <w:tcW w:w="4016" w:type="pct"/>
          <w:gridSpan w:val="2"/>
          <w:tcBorders>
            <w:right w:val="nil"/>
          </w:tcBorders>
          <w:vAlign w:val="center"/>
        </w:tcPr>
        <w:p w14:paraId="068E96E4" w14:textId="77777777" w:rsidR="00094830" w:rsidRPr="00F85124" w:rsidRDefault="004B6B50" w:rsidP="00CB64DD">
          <w:pPr>
            <w:pStyle w:val="Heading1"/>
            <w:rPr>
              <w:rFonts w:ascii="Calibri" w:hAnsi="Calibri"/>
              <w:b w:val="0"/>
              <w:bCs/>
              <w:sz w:val="20"/>
            </w:rPr>
          </w:pPr>
          <w:r>
            <w:rPr>
              <w:rFonts w:ascii="Calibri" w:hAnsi="Calibri"/>
              <w:b w:val="0"/>
              <w:bCs/>
              <w:noProof/>
              <w:sz w:val="20"/>
            </w:rPr>
            <w:pict w14:anchorId="068E96F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287304" o:spid="_x0000_s2058" type="#_x0000_t75" style="position:absolute;margin-left:0;margin-top:0;width:10in;height:540pt;z-index:-251658231;mso-position-horizontal:center;mso-position-horizontal-relative:margin;mso-position-vertical:center;mso-position-vertical-relative:margin" o:allowincell="f">
                <v:imagedata r:id="rId1" o:title="Watermark" gain="19661f" blacklevel="22938f"/>
                <w10:wrap anchorx="margin" anchory="margin"/>
              </v:shape>
            </w:pict>
          </w:r>
          <w:r w:rsidR="00094830">
            <w:rPr>
              <w:rFonts w:ascii="Calibri" w:hAnsi="Calibri"/>
              <w:b w:val="0"/>
              <w:bCs/>
              <w:sz w:val="20"/>
            </w:rPr>
            <w:t xml:space="preserve">CERTIFICATE OF INSTALLATION – </w:t>
          </w:r>
          <w:r w:rsidR="00094830" w:rsidRPr="00B40F13">
            <w:rPr>
              <w:rFonts w:ascii="Calibri" w:hAnsi="Calibri"/>
              <w:b w:val="0"/>
              <w:bCs/>
              <w:sz w:val="20"/>
            </w:rPr>
            <w:t>DATA FIELD DEFINITIONS AND CALCULATIONS</w:t>
          </w:r>
        </w:p>
      </w:tc>
      <w:tc>
        <w:tcPr>
          <w:tcW w:w="984" w:type="pct"/>
          <w:tcBorders>
            <w:left w:val="nil"/>
          </w:tcBorders>
          <w:tcMar>
            <w:left w:w="115" w:type="dxa"/>
            <w:right w:w="115" w:type="dxa"/>
          </w:tcMar>
          <w:vAlign w:val="center"/>
        </w:tcPr>
        <w:p w14:paraId="068E96E5" w14:textId="5E9BF7CB" w:rsidR="00094830" w:rsidRPr="00F85124" w:rsidRDefault="00094830" w:rsidP="007924C2">
          <w:pPr>
            <w:pStyle w:val="Heading1"/>
            <w:jc w:val="right"/>
            <w:rPr>
              <w:rFonts w:ascii="Calibri" w:hAnsi="Calibri"/>
              <w:b w:val="0"/>
              <w:bCs/>
              <w:sz w:val="20"/>
            </w:rPr>
          </w:pPr>
          <w:del w:id="109" w:author="Alhabibi, Haider@Energy" w:date="2022-02-24T09:59:00Z">
            <w:r w:rsidDel="00A57605">
              <w:rPr>
                <w:rFonts w:ascii="Calibri" w:hAnsi="Calibri"/>
                <w:b w:val="0"/>
                <w:bCs/>
                <w:sz w:val="20"/>
              </w:rPr>
              <w:delText>CF2R</w:delText>
            </w:r>
          </w:del>
          <w:ins w:id="110" w:author="Alhabibi, Haider@Energy" w:date="2022-02-24T09:59:00Z">
            <w:r w:rsidR="00A57605">
              <w:rPr>
                <w:rFonts w:ascii="Calibri" w:hAnsi="Calibri"/>
                <w:b w:val="0"/>
                <w:bCs/>
                <w:sz w:val="20"/>
              </w:rPr>
              <w:t>LMCI</w:t>
            </w:r>
          </w:ins>
          <w:r>
            <w:rPr>
              <w:rFonts w:ascii="Calibri" w:hAnsi="Calibri"/>
              <w:b w:val="0"/>
              <w:bCs/>
              <w:sz w:val="20"/>
            </w:rPr>
            <w:t>-MCH-23-H</w:t>
          </w:r>
        </w:p>
      </w:tc>
    </w:tr>
    <w:tr w:rsidR="00094830" w:rsidRPr="00F85124" w14:paraId="068E96E9" w14:textId="77777777" w:rsidTr="007924C2">
      <w:trPr>
        <w:cantSplit/>
        <w:trHeight w:val="288"/>
      </w:trPr>
      <w:tc>
        <w:tcPr>
          <w:tcW w:w="2500" w:type="pct"/>
          <w:tcBorders>
            <w:right w:val="nil"/>
          </w:tcBorders>
        </w:tcPr>
        <w:p w14:paraId="068E96E7" w14:textId="77777777" w:rsidR="00094830" w:rsidRPr="002E105D" w:rsidRDefault="00094830" w:rsidP="00473374">
          <w:pPr>
            <w:tabs>
              <w:tab w:val="right" w:pos="10543"/>
            </w:tabs>
            <w:rPr>
              <w:rFonts w:ascii="Calibri" w:hAnsi="Calibri"/>
              <w:sz w:val="12"/>
              <w:szCs w:val="12"/>
            </w:rPr>
          </w:pPr>
          <w:r>
            <w:rPr>
              <w:rFonts w:ascii="Calibri" w:hAnsi="Calibri"/>
              <w:bCs/>
            </w:rPr>
            <w:t xml:space="preserve">Space Conditioning </w:t>
          </w:r>
          <w:r w:rsidRPr="002E105D">
            <w:rPr>
              <w:rFonts w:ascii="Calibri" w:hAnsi="Calibri"/>
              <w:bCs/>
            </w:rPr>
            <w:t>System Airflow Rate</w:t>
          </w:r>
        </w:p>
      </w:tc>
      <w:tc>
        <w:tcPr>
          <w:tcW w:w="2500" w:type="pct"/>
          <w:gridSpan w:val="2"/>
          <w:tcBorders>
            <w:left w:val="nil"/>
          </w:tcBorders>
        </w:tcPr>
        <w:p w14:paraId="068E96E8" w14:textId="3A629A43" w:rsidR="00094830" w:rsidRPr="00F85124" w:rsidRDefault="00094830" w:rsidP="007924C2">
          <w:pPr>
            <w:tabs>
              <w:tab w:val="right" w:pos="10543"/>
            </w:tabs>
            <w:jc w:val="right"/>
            <w:rPr>
              <w:rFonts w:ascii="Calibri" w:hAnsi="Calibri"/>
              <w:sz w:val="12"/>
              <w:szCs w:val="12"/>
            </w:rPr>
          </w:pPr>
          <w:r w:rsidRPr="00F85124">
            <w:rPr>
              <w:rFonts w:ascii="Calibri" w:hAnsi="Calibri"/>
              <w:bCs/>
            </w:rPr>
            <w:t xml:space="preserve">(Page </w:t>
          </w:r>
          <w:r w:rsidRPr="00E32371">
            <w:rPr>
              <w:rFonts w:ascii="Calibri" w:hAnsi="Calibri"/>
              <w:bCs/>
            </w:rPr>
            <w:fldChar w:fldCharType="begin"/>
          </w:r>
          <w:r w:rsidRPr="00E32371">
            <w:rPr>
              <w:rFonts w:ascii="Calibri" w:hAnsi="Calibri"/>
              <w:bCs/>
            </w:rPr>
            <w:instrText xml:space="preserve"> PAGE   \* MERGEFORMAT </w:instrText>
          </w:r>
          <w:r w:rsidRPr="00E32371">
            <w:rPr>
              <w:rFonts w:ascii="Calibri" w:hAnsi="Calibri"/>
              <w:bCs/>
            </w:rPr>
            <w:fldChar w:fldCharType="separate"/>
          </w:r>
          <w:r w:rsidR="007D7953">
            <w:rPr>
              <w:rFonts w:ascii="Calibri" w:hAnsi="Calibri"/>
              <w:bCs/>
              <w:noProof/>
            </w:rPr>
            <w:t>4</w:t>
          </w:r>
          <w:r w:rsidRPr="00E32371">
            <w:rPr>
              <w:rFonts w:ascii="Calibri" w:hAnsi="Calibri"/>
              <w:bCs/>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4B6B50">
            <w:rPr>
              <w:rFonts w:ascii="Calibri" w:hAnsi="Calibri"/>
              <w:bCs/>
              <w:noProof/>
            </w:rPr>
            <w:t>5</w:t>
          </w:r>
          <w:r>
            <w:rPr>
              <w:rFonts w:ascii="Calibri" w:hAnsi="Calibri"/>
              <w:bCs/>
              <w:noProof/>
            </w:rPr>
            <w:fldChar w:fldCharType="end"/>
          </w:r>
          <w:r w:rsidRPr="00F85124">
            <w:rPr>
              <w:rFonts w:ascii="Calibri" w:hAnsi="Calibri"/>
              <w:bCs/>
            </w:rPr>
            <w:t>)</w:t>
          </w:r>
        </w:p>
      </w:tc>
    </w:tr>
  </w:tbl>
  <w:p w14:paraId="068E96EA" w14:textId="77777777" w:rsidR="00094830" w:rsidRDefault="00094830" w:rsidP="002E105D">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8E96EB" w14:textId="77777777" w:rsidR="00094830" w:rsidRDefault="004B6B50">
    <w:pPr>
      <w:pStyle w:val="Header"/>
    </w:pPr>
    <w:r>
      <w:rPr>
        <w:noProof/>
      </w:rPr>
      <w:pict w14:anchorId="068E96F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287302" o:spid="_x0000_s2056" type="#_x0000_t75" style="position:absolute;margin-left:0;margin-top:0;width:10in;height:540pt;z-index:-251658233;mso-position-horizontal:center;mso-position-horizontal-relative:margin;mso-position-vertical:center;mso-position-vertical-relative:margin" o:allowincell="f">
          <v:imagedata r:id="rId1" o:title="Watermark"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D9040760"/>
    <w:lvl w:ilvl="0">
      <w:start w:val="1"/>
      <w:numFmt w:val="decimal"/>
      <w:lvlText w:val="%1."/>
      <w:lvlJc w:val="left"/>
      <w:pPr>
        <w:tabs>
          <w:tab w:val="num" w:pos="1080"/>
        </w:tabs>
        <w:ind w:left="1080" w:hanging="360"/>
      </w:pPr>
      <w:rPr>
        <w:rFonts w:cs="Times New Roman"/>
      </w:rPr>
    </w:lvl>
  </w:abstractNum>
  <w:abstractNum w:abstractNumId="1" w15:restartNumberingAfterBreak="0">
    <w:nsid w:val="FFFFFF80"/>
    <w:multiLevelType w:val="singleLevel"/>
    <w:tmpl w:val="C91CF59E"/>
    <w:lvl w:ilvl="0">
      <w:start w:val="1"/>
      <w:numFmt w:val="bullet"/>
      <w:pStyle w:val="Heading2"/>
      <w:lvlText w:val=""/>
      <w:lvlJc w:val="left"/>
      <w:pPr>
        <w:tabs>
          <w:tab w:val="num" w:pos="1800"/>
        </w:tabs>
        <w:ind w:left="1800" w:hanging="360"/>
      </w:pPr>
      <w:rPr>
        <w:rFonts w:ascii="Symbol" w:hAnsi="Symbol" w:hint="default"/>
      </w:rPr>
    </w:lvl>
  </w:abstractNum>
  <w:abstractNum w:abstractNumId="2" w15:restartNumberingAfterBreak="0">
    <w:nsid w:val="0A767CAD"/>
    <w:multiLevelType w:val="multilevel"/>
    <w:tmpl w:val="26588134"/>
    <w:lvl w:ilvl="0">
      <w:start w:val="3"/>
      <w:numFmt w:val="decimal"/>
      <w:lvlText w:val="%1."/>
      <w:lvlJc w:val="left"/>
      <w:pPr>
        <w:tabs>
          <w:tab w:val="num" w:pos="360"/>
        </w:tabs>
      </w:pPr>
      <w:rPr>
        <w:rFonts w:cs="Times New Roman" w:hint="default"/>
      </w:rPr>
    </w:lvl>
    <w:lvl w:ilvl="1">
      <w:start w:val="7"/>
      <w:numFmt w:val="decimal"/>
      <w:lvlText w:val="%1.%2"/>
      <w:lvlJc w:val="left"/>
      <w:pPr>
        <w:tabs>
          <w:tab w:val="num" w:pos="720"/>
        </w:tabs>
      </w:pPr>
      <w:rPr>
        <w:rFonts w:cs="Times New Roman" w:hint="default"/>
      </w:rPr>
    </w:lvl>
    <w:lvl w:ilvl="2">
      <w:start w:val="3"/>
      <w:numFmt w:val="decimal"/>
      <w:pStyle w:val="Heading3"/>
      <w:lvlText w:val="%1.%2.%3"/>
      <w:lvlJc w:val="left"/>
      <w:pPr>
        <w:tabs>
          <w:tab w:val="num" w:pos="1080"/>
        </w:tabs>
      </w:pPr>
      <w:rPr>
        <w:rFonts w:cs="Times New Roman" w:hint="default"/>
      </w:rPr>
    </w:lvl>
    <w:lvl w:ilvl="3">
      <w:start w:val="1"/>
      <w:numFmt w:val="decimal"/>
      <w:suff w:val="nothing"/>
      <w:lvlText w:val="%4.1.1.1"/>
      <w:lvlJc w:val="left"/>
      <w:pPr>
        <w:ind w:left="-6646"/>
      </w:pPr>
      <w:rPr>
        <w:rFonts w:cs="Times New Roman" w:hint="default"/>
      </w:rPr>
    </w:lvl>
    <w:lvl w:ilvl="4">
      <w:start w:val="1"/>
      <w:numFmt w:val="none"/>
      <w:suff w:val="nothing"/>
      <w:lvlText w:val=""/>
      <w:lvlJc w:val="left"/>
      <w:pPr>
        <w:ind w:left="-6646"/>
      </w:pPr>
      <w:rPr>
        <w:rFonts w:cs="Times New Roman" w:hint="default"/>
      </w:rPr>
    </w:lvl>
    <w:lvl w:ilvl="5">
      <w:numFmt w:val="decimal"/>
      <w:lvlText w:val="%6"/>
      <w:lvlJc w:val="left"/>
      <w:pPr>
        <w:tabs>
          <w:tab w:val="num" w:pos="-6646"/>
        </w:tabs>
        <w:ind w:left="-6646"/>
      </w:pPr>
      <w:rPr>
        <w:rFonts w:ascii="Times New Roman" w:hAnsi="Times New Roman" w:cs="Times New Roman" w:hint="default"/>
      </w:rPr>
    </w:lvl>
    <w:lvl w:ilvl="6">
      <w:start w:val="1"/>
      <w:numFmt w:val="none"/>
      <w:suff w:val="nothing"/>
      <w:lvlText w:val=""/>
      <w:lvlJc w:val="left"/>
      <w:pPr>
        <w:ind w:left="-6646"/>
      </w:pPr>
      <w:rPr>
        <w:rFonts w:cs="Times New Roman" w:hint="default"/>
      </w:rPr>
    </w:lvl>
    <w:lvl w:ilvl="7">
      <w:start w:val="1"/>
      <w:numFmt w:val="none"/>
      <w:suff w:val="nothing"/>
      <w:lvlText w:val=""/>
      <w:lvlJc w:val="left"/>
      <w:pPr>
        <w:ind w:left="-6646"/>
      </w:pPr>
      <w:rPr>
        <w:rFonts w:cs="Times New Roman" w:hint="default"/>
      </w:rPr>
    </w:lvl>
    <w:lvl w:ilvl="8">
      <w:start w:val="1"/>
      <w:numFmt w:val="none"/>
      <w:suff w:val="nothing"/>
      <w:lvlText w:val=""/>
      <w:lvlJc w:val="left"/>
      <w:pPr>
        <w:ind w:left="-6646"/>
      </w:pPr>
      <w:rPr>
        <w:rFonts w:cs="Times New Roman" w:hint="default"/>
      </w:rPr>
    </w:lvl>
  </w:abstractNum>
  <w:abstractNum w:abstractNumId="3" w15:restartNumberingAfterBreak="0">
    <w:nsid w:val="15370574"/>
    <w:multiLevelType w:val="hybridMultilevel"/>
    <w:tmpl w:val="FC72407C"/>
    <w:lvl w:ilvl="0" w:tplc="B84E1034">
      <w:start w:val="1"/>
      <w:numFmt w:val="decimal"/>
      <w:lvlText w:val="%1"/>
      <w:lvlJc w:val="left"/>
      <w:pPr>
        <w:ind w:left="720" w:hanging="72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17B77CDA"/>
    <w:multiLevelType w:val="hybridMultilevel"/>
    <w:tmpl w:val="FC72407C"/>
    <w:lvl w:ilvl="0" w:tplc="B84E1034">
      <w:start w:val="1"/>
      <w:numFmt w:val="decimal"/>
      <w:lvlText w:val="%1"/>
      <w:lvlJc w:val="left"/>
      <w:pPr>
        <w:ind w:left="720" w:hanging="72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1860609F"/>
    <w:multiLevelType w:val="hybridMultilevel"/>
    <w:tmpl w:val="0AE2F2F6"/>
    <w:lvl w:ilvl="0" w:tplc="A7469F62">
      <w:start w:val="1"/>
      <w:numFmt w:val="decimal"/>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18760CFC"/>
    <w:multiLevelType w:val="hybridMultilevel"/>
    <w:tmpl w:val="9438B836"/>
    <w:lvl w:ilvl="0" w:tplc="04090015">
      <w:start w:val="1"/>
      <w:numFmt w:val="upperLetter"/>
      <w:lvlText w:val="%1."/>
      <w:lvlJc w:val="left"/>
      <w:pPr>
        <w:ind w:left="720" w:hanging="360"/>
      </w:pPr>
      <w:rPr>
        <w:rFonts w:cs="Times New Roman" w:hint="default"/>
        <w:b w:val="0"/>
      </w:rPr>
    </w:lvl>
    <w:lvl w:ilvl="1" w:tplc="04090019">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7" w15:restartNumberingAfterBreak="0">
    <w:nsid w:val="1F066726"/>
    <w:multiLevelType w:val="hybridMultilevel"/>
    <w:tmpl w:val="D0E69D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3D72DE3"/>
    <w:multiLevelType w:val="hybridMultilevel"/>
    <w:tmpl w:val="B8A42432"/>
    <w:lvl w:ilvl="0" w:tplc="05480BC0">
      <w:start w:val="1"/>
      <w:numFmt w:val="decimal"/>
      <w:lvlText w:val="%1."/>
      <w:lvlJc w:val="left"/>
      <w:pPr>
        <w:ind w:left="360" w:hanging="360"/>
      </w:pPr>
      <w:rPr>
        <w:rFonts w:asciiTheme="minorHAnsi" w:hAnsiTheme="minorHAnsi" w:hint="default"/>
        <w:b w:val="0"/>
        <w:sz w:val="18"/>
        <w:szCs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26455D8B"/>
    <w:multiLevelType w:val="multilevel"/>
    <w:tmpl w:val="38DE0982"/>
    <w:lvl w:ilvl="0">
      <w:start w:val="2"/>
      <w:numFmt w:val="decimal"/>
      <w:lvlText w:val="%1."/>
      <w:lvlJc w:val="left"/>
      <w:pPr>
        <w:tabs>
          <w:tab w:val="num" w:pos="-2966"/>
        </w:tabs>
        <w:ind w:left="-3326"/>
      </w:pPr>
      <w:rPr>
        <w:rFonts w:cs="Times New Roman" w:hint="default"/>
      </w:rPr>
    </w:lvl>
    <w:lvl w:ilvl="1">
      <w:start w:val="5"/>
      <w:numFmt w:val="decimal"/>
      <w:lvlText w:val="%1.%2"/>
      <w:lvlJc w:val="left"/>
      <w:pPr>
        <w:tabs>
          <w:tab w:val="num" w:pos="-2606"/>
        </w:tabs>
        <w:ind w:left="-3326"/>
      </w:pPr>
      <w:rPr>
        <w:rFonts w:cs="Times New Roman" w:hint="default"/>
      </w:rPr>
    </w:lvl>
    <w:lvl w:ilvl="2">
      <w:start w:val="1"/>
      <w:numFmt w:val="decimal"/>
      <w:lvlText w:val="%1.%2.%3"/>
      <w:lvlJc w:val="left"/>
      <w:pPr>
        <w:tabs>
          <w:tab w:val="num" w:pos="-2606"/>
        </w:tabs>
        <w:ind w:left="-3326"/>
      </w:pPr>
      <w:rPr>
        <w:rFonts w:cs="Times New Roman" w:hint="default"/>
      </w:rPr>
    </w:lvl>
    <w:lvl w:ilvl="3">
      <w:start w:val="1"/>
      <w:numFmt w:val="decimal"/>
      <w:suff w:val="nothing"/>
      <w:lvlText w:val="%4.1.1.1"/>
      <w:lvlJc w:val="left"/>
      <w:pPr>
        <w:ind w:left="-9972"/>
      </w:pPr>
      <w:rPr>
        <w:rFonts w:cs="Times New Roman" w:hint="default"/>
      </w:rPr>
    </w:lvl>
    <w:lvl w:ilvl="4">
      <w:start w:val="1"/>
      <w:numFmt w:val="none"/>
      <w:suff w:val="nothing"/>
      <w:lvlText w:val=""/>
      <w:lvlJc w:val="left"/>
      <w:pPr>
        <w:ind w:left="-9972"/>
      </w:pPr>
      <w:rPr>
        <w:rFonts w:cs="Times New Roman" w:hint="default"/>
      </w:rPr>
    </w:lvl>
    <w:lvl w:ilvl="5">
      <w:numFmt w:val="decimal"/>
      <w:lvlText w:val="%6"/>
      <w:lvlJc w:val="left"/>
      <w:pPr>
        <w:tabs>
          <w:tab w:val="num" w:pos="-9972"/>
        </w:tabs>
        <w:ind w:left="-9972"/>
      </w:pPr>
      <w:rPr>
        <w:rFonts w:ascii="Times New Roman" w:hAnsi="Times New Roman" w:cs="Times New Roman" w:hint="default"/>
      </w:rPr>
    </w:lvl>
    <w:lvl w:ilvl="6">
      <w:start w:val="1"/>
      <w:numFmt w:val="none"/>
      <w:suff w:val="nothing"/>
      <w:lvlText w:val=""/>
      <w:lvlJc w:val="left"/>
      <w:pPr>
        <w:ind w:left="-9972"/>
      </w:pPr>
      <w:rPr>
        <w:rFonts w:cs="Times New Roman" w:hint="default"/>
      </w:rPr>
    </w:lvl>
    <w:lvl w:ilvl="7">
      <w:start w:val="1"/>
      <w:numFmt w:val="none"/>
      <w:suff w:val="nothing"/>
      <w:lvlText w:val=""/>
      <w:lvlJc w:val="left"/>
      <w:pPr>
        <w:ind w:left="-9972"/>
      </w:pPr>
      <w:rPr>
        <w:rFonts w:cs="Times New Roman" w:hint="default"/>
      </w:rPr>
    </w:lvl>
    <w:lvl w:ilvl="8">
      <w:start w:val="1"/>
      <w:numFmt w:val="none"/>
      <w:suff w:val="nothing"/>
      <w:lvlText w:val=""/>
      <w:lvlJc w:val="left"/>
      <w:pPr>
        <w:ind w:left="-9972"/>
      </w:pPr>
      <w:rPr>
        <w:rFonts w:cs="Times New Roman" w:hint="default"/>
      </w:rPr>
    </w:lvl>
  </w:abstractNum>
  <w:abstractNum w:abstractNumId="10" w15:restartNumberingAfterBreak="0">
    <w:nsid w:val="2CA9013F"/>
    <w:multiLevelType w:val="hybridMultilevel"/>
    <w:tmpl w:val="1A70A816"/>
    <w:lvl w:ilvl="0" w:tplc="BCBC11F6">
      <w:start w:val="1"/>
      <w:numFmt w:val="decimal"/>
      <w:lvlText w:val="%1."/>
      <w:lvlJc w:val="left"/>
      <w:pPr>
        <w:tabs>
          <w:tab w:val="num" w:pos="360"/>
        </w:tabs>
        <w:ind w:left="360" w:hanging="360"/>
      </w:pPr>
      <w:rPr>
        <w:rFonts w:cs="Times New Roman" w:hint="default"/>
        <w:b w:val="0"/>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1" w15:restartNumberingAfterBreak="0">
    <w:nsid w:val="338418B5"/>
    <w:multiLevelType w:val="hybridMultilevel"/>
    <w:tmpl w:val="22D813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4DE71FA"/>
    <w:multiLevelType w:val="hybridMultilevel"/>
    <w:tmpl w:val="9438B836"/>
    <w:lvl w:ilvl="0" w:tplc="04090015">
      <w:start w:val="1"/>
      <w:numFmt w:val="upperLetter"/>
      <w:lvlText w:val="%1."/>
      <w:lvlJc w:val="left"/>
      <w:pPr>
        <w:ind w:left="720" w:hanging="360"/>
      </w:pPr>
      <w:rPr>
        <w:rFonts w:cs="Times New Roman" w:hint="default"/>
        <w:b w:val="0"/>
      </w:rPr>
    </w:lvl>
    <w:lvl w:ilvl="1" w:tplc="04090019">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3" w15:restartNumberingAfterBreak="0">
    <w:nsid w:val="36017F74"/>
    <w:multiLevelType w:val="multilevel"/>
    <w:tmpl w:val="60C01518"/>
    <w:styleLink w:val="Numbered"/>
    <w:lvl w:ilvl="0">
      <w:start w:val="1"/>
      <w:numFmt w:val="decimal"/>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4" w15:restartNumberingAfterBreak="0">
    <w:nsid w:val="36DF4A33"/>
    <w:multiLevelType w:val="hybridMultilevel"/>
    <w:tmpl w:val="A92220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A842022"/>
    <w:multiLevelType w:val="hybridMultilevel"/>
    <w:tmpl w:val="D7DEFF4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6" w15:restartNumberingAfterBreak="0">
    <w:nsid w:val="504D5A9E"/>
    <w:multiLevelType w:val="hybridMultilevel"/>
    <w:tmpl w:val="A40A97EC"/>
    <w:lvl w:ilvl="0" w:tplc="75E42DB4">
      <w:start w:val="1"/>
      <w:numFmt w:val="bullet"/>
      <w:pStyle w:val="Style4"/>
      <w:lvlText w:val=""/>
      <w:lvlJc w:val="left"/>
      <w:pPr>
        <w:tabs>
          <w:tab w:val="num" w:pos="720"/>
        </w:tabs>
        <w:ind w:left="720" w:hanging="360"/>
      </w:pPr>
      <w:rPr>
        <w:rFonts w:ascii="Symbol" w:hAnsi="Symbol" w:hint="default"/>
      </w:rPr>
    </w:lvl>
    <w:lvl w:ilvl="1" w:tplc="FFFFFFFF">
      <w:start w:val="1"/>
      <w:numFmt w:val="bullet"/>
      <w:lvlText w:val=""/>
      <w:lvlJc w:val="left"/>
      <w:pPr>
        <w:tabs>
          <w:tab w:val="num" w:pos="1440"/>
        </w:tabs>
        <w:ind w:left="1440" w:hanging="360"/>
      </w:pPr>
      <w:rPr>
        <w:rFonts w:ascii="Symbol" w:hAnsi="Symbo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51B3090A"/>
    <w:multiLevelType w:val="hybridMultilevel"/>
    <w:tmpl w:val="373447B4"/>
    <w:lvl w:ilvl="0" w:tplc="37A29418">
      <w:start w:val="1"/>
      <w:numFmt w:val="decimal"/>
      <w:lvlText w:val="%1."/>
      <w:lvlJc w:val="left"/>
      <w:pPr>
        <w:ind w:left="630" w:hanging="360"/>
      </w:pPr>
      <w:rPr>
        <w:rFonts w:hint="default"/>
        <w:sz w:val="18"/>
        <w:szCs w:val="20"/>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8" w15:restartNumberingAfterBreak="0">
    <w:nsid w:val="606F3F92"/>
    <w:multiLevelType w:val="hybridMultilevel"/>
    <w:tmpl w:val="21761C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E6A2E87"/>
    <w:multiLevelType w:val="hybridMultilevel"/>
    <w:tmpl w:val="CF5A3E5C"/>
    <w:lvl w:ilvl="0" w:tplc="FA38DF12">
      <w:start w:val="1"/>
      <w:numFmt w:val="upperLetter"/>
      <w:lvlText w:val="%1."/>
      <w:lvlJc w:val="left"/>
      <w:pPr>
        <w:ind w:left="720" w:hanging="360"/>
      </w:pPr>
      <w:rPr>
        <w:rFonts w:cs="Times New Roman" w:hint="default"/>
        <w:b w:val="0"/>
        <w:sz w:val="20"/>
        <w:szCs w:val="20"/>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0" w15:restartNumberingAfterBreak="0">
    <w:nsid w:val="6FA01B51"/>
    <w:multiLevelType w:val="hybridMultilevel"/>
    <w:tmpl w:val="EA2E844A"/>
    <w:lvl w:ilvl="0" w:tplc="04090015">
      <w:start w:val="1"/>
      <w:numFmt w:val="upperLetter"/>
      <w:lvlText w:val="%1."/>
      <w:lvlJc w:val="left"/>
      <w:pPr>
        <w:ind w:left="810" w:hanging="360"/>
      </w:pPr>
      <w:rPr>
        <w:rFonts w:cs="Times New Roman" w:hint="default"/>
      </w:rPr>
    </w:lvl>
    <w:lvl w:ilvl="1" w:tplc="04090019" w:tentative="1">
      <w:start w:val="1"/>
      <w:numFmt w:val="lowerLetter"/>
      <w:lvlText w:val="%2."/>
      <w:lvlJc w:val="left"/>
      <w:pPr>
        <w:ind w:left="1530" w:hanging="360"/>
      </w:pPr>
      <w:rPr>
        <w:rFonts w:cs="Times New Roman"/>
      </w:rPr>
    </w:lvl>
    <w:lvl w:ilvl="2" w:tplc="0409001B" w:tentative="1">
      <w:start w:val="1"/>
      <w:numFmt w:val="lowerRoman"/>
      <w:lvlText w:val="%3."/>
      <w:lvlJc w:val="right"/>
      <w:pPr>
        <w:ind w:left="2250" w:hanging="180"/>
      </w:pPr>
      <w:rPr>
        <w:rFonts w:cs="Times New Roman"/>
      </w:rPr>
    </w:lvl>
    <w:lvl w:ilvl="3" w:tplc="0409000F" w:tentative="1">
      <w:start w:val="1"/>
      <w:numFmt w:val="decimal"/>
      <w:lvlText w:val="%4."/>
      <w:lvlJc w:val="left"/>
      <w:pPr>
        <w:ind w:left="2970" w:hanging="360"/>
      </w:pPr>
      <w:rPr>
        <w:rFonts w:cs="Times New Roman"/>
      </w:rPr>
    </w:lvl>
    <w:lvl w:ilvl="4" w:tplc="04090019" w:tentative="1">
      <w:start w:val="1"/>
      <w:numFmt w:val="lowerLetter"/>
      <w:lvlText w:val="%5."/>
      <w:lvlJc w:val="left"/>
      <w:pPr>
        <w:ind w:left="3690" w:hanging="360"/>
      </w:pPr>
      <w:rPr>
        <w:rFonts w:cs="Times New Roman"/>
      </w:rPr>
    </w:lvl>
    <w:lvl w:ilvl="5" w:tplc="0409001B" w:tentative="1">
      <w:start w:val="1"/>
      <w:numFmt w:val="lowerRoman"/>
      <w:lvlText w:val="%6."/>
      <w:lvlJc w:val="right"/>
      <w:pPr>
        <w:ind w:left="4410" w:hanging="180"/>
      </w:pPr>
      <w:rPr>
        <w:rFonts w:cs="Times New Roman"/>
      </w:rPr>
    </w:lvl>
    <w:lvl w:ilvl="6" w:tplc="0409000F" w:tentative="1">
      <w:start w:val="1"/>
      <w:numFmt w:val="decimal"/>
      <w:lvlText w:val="%7."/>
      <w:lvlJc w:val="left"/>
      <w:pPr>
        <w:ind w:left="5130" w:hanging="360"/>
      </w:pPr>
      <w:rPr>
        <w:rFonts w:cs="Times New Roman"/>
      </w:rPr>
    </w:lvl>
    <w:lvl w:ilvl="7" w:tplc="04090019" w:tentative="1">
      <w:start w:val="1"/>
      <w:numFmt w:val="lowerLetter"/>
      <w:lvlText w:val="%8."/>
      <w:lvlJc w:val="left"/>
      <w:pPr>
        <w:ind w:left="5850" w:hanging="360"/>
      </w:pPr>
      <w:rPr>
        <w:rFonts w:cs="Times New Roman"/>
      </w:rPr>
    </w:lvl>
    <w:lvl w:ilvl="8" w:tplc="0409001B" w:tentative="1">
      <w:start w:val="1"/>
      <w:numFmt w:val="lowerRoman"/>
      <w:lvlText w:val="%9."/>
      <w:lvlJc w:val="right"/>
      <w:pPr>
        <w:ind w:left="6570" w:hanging="180"/>
      </w:pPr>
      <w:rPr>
        <w:rFonts w:cs="Times New Roman"/>
      </w:rPr>
    </w:lvl>
  </w:abstractNum>
  <w:abstractNum w:abstractNumId="21" w15:restartNumberingAfterBreak="0">
    <w:nsid w:val="71581D4F"/>
    <w:multiLevelType w:val="hybridMultilevel"/>
    <w:tmpl w:val="AED6DED2"/>
    <w:lvl w:ilvl="0" w:tplc="04848196">
      <w:start w:val="1"/>
      <w:numFmt w:val="upperLetter"/>
      <w:lvlText w:val="%1."/>
      <w:lvlJc w:val="left"/>
      <w:pPr>
        <w:ind w:left="720" w:hanging="360"/>
      </w:pPr>
      <w:rPr>
        <w:rFonts w:cs="Times New Roman" w:hint="default"/>
        <w:b w:val="0"/>
      </w:rPr>
    </w:lvl>
    <w:lvl w:ilvl="1" w:tplc="0EE4994A">
      <w:start w:val="1"/>
      <w:numFmt w:val="lowerLetter"/>
      <w:lvlText w:val="%2."/>
      <w:lvlJc w:val="left"/>
      <w:pPr>
        <w:ind w:left="1440" w:hanging="360"/>
      </w:pPr>
      <w:rPr>
        <w:rFonts w:cs="Times New Roman"/>
        <w:b w:val="0"/>
      </w:rPr>
    </w:lvl>
    <w:lvl w:ilvl="2" w:tplc="A9D840A0">
      <w:start w:val="7"/>
      <w:numFmt w:val="decimal"/>
      <w:lvlText w:val="%3."/>
      <w:lvlJc w:val="left"/>
      <w:pPr>
        <w:ind w:left="450" w:hanging="360"/>
      </w:pPr>
      <w:rPr>
        <w:rFonts w:cs="Times New Roman" w:hint="default"/>
      </w:rPr>
    </w:lvl>
    <w:lvl w:ilvl="3" w:tplc="0409000F">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2" w15:restartNumberingAfterBreak="0">
    <w:nsid w:val="72767747"/>
    <w:multiLevelType w:val="hybridMultilevel"/>
    <w:tmpl w:val="57CCC6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91B6199"/>
    <w:multiLevelType w:val="hybridMultilevel"/>
    <w:tmpl w:val="032C260A"/>
    <w:lvl w:ilvl="0" w:tplc="0409000F">
      <w:start w:val="1"/>
      <w:numFmt w:val="decimal"/>
      <w:lvlText w:val="%1."/>
      <w:lvlJc w:val="left"/>
      <w:pPr>
        <w:ind w:left="630" w:hanging="360"/>
      </w:pPr>
    </w:lvl>
    <w:lvl w:ilvl="1" w:tplc="04090019">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24" w15:restartNumberingAfterBreak="0">
    <w:nsid w:val="7B3E4888"/>
    <w:multiLevelType w:val="hybridMultilevel"/>
    <w:tmpl w:val="B20E7872"/>
    <w:lvl w:ilvl="0" w:tplc="9E409484">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5" w15:restartNumberingAfterBreak="0">
    <w:nsid w:val="7B6D48CB"/>
    <w:multiLevelType w:val="hybridMultilevel"/>
    <w:tmpl w:val="4B7A0870"/>
    <w:lvl w:ilvl="0" w:tplc="7090C1A4">
      <w:start w:val="1"/>
      <w:numFmt w:val="decimal"/>
      <w:lvlText w:val="%1."/>
      <w:lvlJc w:val="left"/>
      <w:pPr>
        <w:tabs>
          <w:tab w:val="num" w:pos="360"/>
        </w:tabs>
        <w:ind w:left="360" w:hanging="360"/>
      </w:pPr>
      <w:rPr>
        <w:rFonts w:cs="Times New Roman"/>
        <w:b w:val="0"/>
      </w:rPr>
    </w:lvl>
    <w:lvl w:ilvl="1" w:tplc="04090019">
      <w:start w:val="1"/>
      <w:numFmt w:val="lowerLetter"/>
      <w:lvlText w:val="%2."/>
      <w:lvlJc w:val="left"/>
      <w:pPr>
        <w:tabs>
          <w:tab w:val="num" w:pos="1620"/>
        </w:tabs>
        <w:ind w:left="1620" w:hanging="360"/>
      </w:pPr>
      <w:rPr>
        <w:rFonts w:cs="Times New Roman"/>
      </w:rPr>
    </w:lvl>
    <w:lvl w:ilvl="2" w:tplc="0409001B" w:tentative="1">
      <w:start w:val="1"/>
      <w:numFmt w:val="lowerRoman"/>
      <w:lvlText w:val="%3."/>
      <w:lvlJc w:val="right"/>
      <w:pPr>
        <w:tabs>
          <w:tab w:val="num" w:pos="2340"/>
        </w:tabs>
        <w:ind w:left="2340" w:hanging="180"/>
      </w:pPr>
      <w:rPr>
        <w:rFonts w:cs="Times New Roman"/>
      </w:rPr>
    </w:lvl>
    <w:lvl w:ilvl="3" w:tplc="0409000F" w:tentative="1">
      <w:start w:val="1"/>
      <w:numFmt w:val="decimal"/>
      <w:lvlText w:val="%4."/>
      <w:lvlJc w:val="left"/>
      <w:pPr>
        <w:tabs>
          <w:tab w:val="num" w:pos="3060"/>
        </w:tabs>
        <w:ind w:left="3060" w:hanging="360"/>
      </w:pPr>
      <w:rPr>
        <w:rFonts w:cs="Times New Roman"/>
      </w:rPr>
    </w:lvl>
    <w:lvl w:ilvl="4" w:tplc="04090019" w:tentative="1">
      <w:start w:val="1"/>
      <w:numFmt w:val="lowerLetter"/>
      <w:lvlText w:val="%5."/>
      <w:lvlJc w:val="left"/>
      <w:pPr>
        <w:tabs>
          <w:tab w:val="num" w:pos="3780"/>
        </w:tabs>
        <w:ind w:left="3780" w:hanging="360"/>
      </w:pPr>
      <w:rPr>
        <w:rFonts w:cs="Times New Roman"/>
      </w:rPr>
    </w:lvl>
    <w:lvl w:ilvl="5" w:tplc="0409001B" w:tentative="1">
      <w:start w:val="1"/>
      <w:numFmt w:val="lowerRoman"/>
      <w:lvlText w:val="%6."/>
      <w:lvlJc w:val="right"/>
      <w:pPr>
        <w:tabs>
          <w:tab w:val="num" w:pos="4500"/>
        </w:tabs>
        <w:ind w:left="4500" w:hanging="180"/>
      </w:pPr>
      <w:rPr>
        <w:rFonts w:cs="Times New Roman"/>
      </w:rPr>
    </w:lvl>
    <w:lvl w:ilvl="6" w:tplc="0409000F" w:tentative="1">
      <w:start w:val="1"/>
      <w:numFmt w:val="decimal"/>
      <w:lvlText w:val="%7."/>
      <w:lvlJc w:val="left"/>
      <w:pPr>
        <w:tabs>
          <w:tab w:val="num" w:pos="5220"/>
        </w:tabs>
        <w:ind w:left="5220" w:hanging="360"/>
      </w:pPr>
      <w:rPr>
        <w:rFonts w:cs="Times New Roman"/>
      </w:rPr>
    </w:lvl>
    <w:lvl w:ilvl="7" w:tplc="04090019" w:tentative="1">
      <w:start w:val="1"/>
      <w:numFmt w:val="lowerLetter"/>
      <w:lvlText w:val="%8."/>
      <w:lvlJc w:val="left"/>
      <w:pPr>
        <w:tabs>
          <w:tab w:val="num" w:pos="5940"/>
        </w:tabs>
        <w:ind w:left="5940" w:hanging="360"/>
      </w:pPr>
      <w:rPr>
        <w:rFonts w:cs="Times New Roman"/>
      </w:rPr>
    </w:lvl>
    <w:lvl w:ilvl="8" w:tplc="0409001B" w:tentative="1">
      <w:start w:val="1"/>
      <w:numFmt w:val="lowerRoman"/>
      <w:lvlText w:val="%9."/>
      <w:lvlJc w:val="right"/>
      <w:pPr>
        <w:tabs>
          <w:tab w:val="num" w:pos="6660"/>
        </w:tabs>
        <w:ind w:left="6660" w:hanging="180"/>
      </w:pPr>
      <w:rPr>
        <w:rFonts w:cs="Times New Roman"/>
      </w:rPr>
    </w:lvl>
  </w:abstractNum>
  <w:abstractNum w:abstractNumId="26" w15:restartNumberingAfterBreak="0">
    <w:nsid w:val="7F193043"/>
    <w:multiLevelType w:val="hybridMultilevel"/>
    <w:tmpl w:val="5AE4712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1"/>
  </w:num>
  <w:num w:numId="2">
    <w:abstractNumId w:val="0"/>
  </w:num>
  <w:num w:numId="3">
    <w:abstractNumId w:val="1"/>
  </w:num>
  <w:num w:numId="4">
    <w:abstractNumId w:val="0"/>
  </w:num>
  <w:num w:numId="5">
    <w:abstractNumId w:val="1"/>
  </w:num>
  <w:num w:numId="6">
    <w:abstractNumId w:val="0"/>
  </w:num>
  <w:num w:numId="7">
    <w:abstractNumId w:val="1"/>
  </w:num>
  <w:num w:numId="8">
    <w:abstractNumId w:val="0"/>
  </w:num>
  <w:num w:numId="9">
    <w:abstractNumId w:val="1"/>
  </w:num>
  <w:num w:numId="10">
    <w:abstractNumId w:val="0"/>
  </w:num>
  <w:num w:numId="11">
    <w:abstractNumId w:val="1"/>
  </w:num>
  <w:num w:numId="12">
    <w:abstractNumId w:val="0"/>
  </w:num>
  <w:num w:numId="13">
    <w:abstractNumId w:val="1"/>
  </w:num>
  <w:num w:numId="14">
    <w:abstractNumId w:val="0"/>
  </w:num>
  <w:num w:numId="15">
    <w:abstractNumId w:val="1"/>
  </w:num>
  <w:num w:numId="16">
    <w:abstractNumId w:val="0"/>
  </w:num>
  <w:num w:numId="17">
    <w:abstractNumId w:val="1"/>
  </w:num>
  <w:num w:numId="18">
    <w:abstractNumId w:val="0"/>
  </w:num>
  <w:num w:numId="19">
    <w:abstractNumId w:val="0"/>
  </w:num>
  <w:num w:numId="20">
    <w:abstractNumId w:val="1"/>
  </w:num>
  <w:num w:numId="21">
    <w:abstractNumId w:val="9"/>
  </w:num>
  <w:num w:numId="22">
    <w:abstractNumId w:val="9"/>
  </w:num>
  <w:num w:numId="23">
    <w:abstractNumId w:val="2"/>
  </w:num>
  <w:num w:numId="24">
    <w:abstractNumId w:val="16"/>
  </w:num>
  <w:num w:numId="25">
    <w:abstractNumId w:val="13"/>
  </w:num>
  <w:num w:numId="26">
    <w:abstractNumId w:val="25"/>
  </w:num>
  <w:num w:numId="27">
    <w:abstractNumId w:val="15"/>
  </w:num>
  <w:num w:numId="28">
    <w:abstractNumId w:val="21"/>
  </w:num>
  <w:num w:numId="29">
    <w:abstractNumId w:val="20"/>
  </w:num>
  <w:num w:numId="30">
    <w:abstractNumId w:val="19"/>
  </w:num>
  <w:num w:numId="31">
    <w:abstractNumId w:val="6"/>
  </w:num>
  <w:num w:numId="32">
    <w:abstractNumId w:val="12"/>
  </w:num>
  <w:num w:numId="33">
    <w:abstractNumId w:val="22"/>
  </w:num>
  <w:num w:numId="34">
    <w:abstractNumId w:val="18"/>
  </w:num>
  <w:num w:numId="35">
    <w:abstractNumId w:val="14"/>
  </w:num>
  <w:num w:numId="36">
    <w:abstractNumId w:val="10"/>
  </w:num>
  <w:num w:numId="37">
    <w:abstractNumId w:val="24"/>
  </w:num>
  <w:num w:numId="38">
    <w:abstractNumId w:val="7"/>
  </w:num>
  <w:num w:numId="39">
    <w:abstractNumId w:val="11"/>
  </w:num>
  <w:num w:numId="40">
    <w:abstractNumId w:val="8"/>
  </w:num>
  <w:num w:numId="41">
    <w:abstractNumId w:val="17"/>
  </w:num>
  <w:num w:numId="42">
    <w:abstractNumId w:val="4"/>
  </w:num>
  <w:num w:numId="43">
    <w:abstractNumId w:val="3"/>
  </w:num>
  <w:num w:numId="44">
    <w:abstractNumId w:val="23"/>
  </w:num>
  <w:num w:numId="45">
    <w:abstractNumId w:val="26"/>
  </w:num>
  <w:num w:numId="46">
    <w:abstractNumId w:val="5"/>
  </w:num>
  <w:num w:numId="47">
    <w:abstractNumId w:val="2"/>
    <w:lvlOverride w:ilvl="0">
      <w:startOverride w:val="3"/>
    </w:lvlOverride>
    <w:lvlOverride w:ilvl="1">
      <w:startOverride w:val="7"/>
    </w:lvlOverride>
    <w:lvlOverride w:ilvl="2">
      <w:startOverride w:val="3"/>
    </w:lvlOverride>
    <w:lvlOverride w:ilvl="3">
      <w:startOverride w:val="1"/>
    </w:lvlOverride>
    <w:lvlOverride w:ilvl="4">
      <w:startOverride w:val="1"/>
    </w:lvlOverride>
    <w:lvlOverride w:ilvl="5"/>
    <w:lvlOverride w:ilvl="6">
      <w:startOverride w:val="1"/>
    </w:lvlOverride>
    <w:lvlOverride w:ilvl="7">
      <w:startOverride w:val="1"/>
    </w:lvlOverride>
    <w:lvlOverride w:ilvl="8">
      <w:startOverride w:val="1"/>
    </w:lvlOverride>
  </w:num>
  <w:num w:numId="48">
    <w:abstractNumId w:val="8"/>
    <w:lvlOverride w:ilvl="0">
      <w:startOverride w:val="1"/>
    </w:lvlOverride>
    <w:lvlOverride w:ilvl="1"/>
    <w:lvlOverride w:ilvl="2"/>
    <w:lvlOverride w:ilvl="3"/>
    <w:lvlOverride w:ilvl="4"/>
    <w:lvlOverride w:ilvl="5"/>
    <w:lvlOverride w:ilvl="6"/>
    <w:lvlOverride w:ilvl="7"/>
    <w:lvlOverride w:ilvl="8"/>
  </w:num>
  <w:numIdMacAtCleanup w:val="2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lhabibi, Haider@Energy">
    <w15:presenceInfo w15:providerId="AD" w15:userId="S::Haider.Alhabibi@energy.ca.gov::9decb8d2-95ad-4b7d-9bf6-d4373f69254c"/>
  </w15:person>
  <w15:person w15:author="Moua, Cheng@Energy">
    <w15:presenceInfo w15:providerId="AD" w15:userId="S::Cheng.Moua@energy.ca.gov::0a7b5eaa-32b5-460c-b817-ff0d5e5e693f"/>
  </w15:person>
  <w15:person w15:author="Tsan, Bach@Energy">
    <w15:presenceInfo w15:providerId="AD" w15:userId="S::Bach.Tsan@energy.ca.gov::12b90a9a-310a-4ea4-8d41-6bc490e058d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drawingGridHorizontalSpacing w:val="100"/>
  <w:drawingGridVerticalSpacing w:val="109"/>
  <w:displayHorizontalDrawingGridEvery w:val="0"/>
  <w:displayVerticalDrawingGridEvery w:val="2"/>
  <w:noPunctuationKerning/>
  <w:characterSpacingControl w:val="doNotCompress"/>
  <w:hdrShapeDefaults>
    <o:shapedefaults v:ext="edit" spidmax="2059"/>
    <o:shapelayout v:ext="edit">
      <o:idmap v:ext="edit" data="2"/>
    </o:shapelayout>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77B2F"/>
    <w:rsid w:val="000016CE"/>
    <w:rsid w:val="00001A55"/>
    <w:rsid w:val="000028A4"/>
    <w:rsid w:val="00003076"/>
    <w:rsid w:val="0000313B"/>
    <w:rsid w:val="000036FF"/>
    <w:rsid w:val="00006211"/>
    <w:rsid w:val="0001436B"/>
    <w:rsid w:val="00021E83"/>
    <w:rsid w:val="000247DE"/>
    <w:rsid w:val="000253BC"/>
    <w:rsid w:val="00025422"/>
    <w:rsid w:val="00026750"/>
    <w:rsid w:val="00035A79"/>
    <w:rsid w:val="00037926"/>
    <w:rsid w:val="00041E5F"/>
    <w:rsid w:val="00042F52"/>
    <w:rsid w:val="0004396E"/>
    <w:rsid w:val="000470D7"/>
    <w:rsid w:val="000471F6"/>
    <w:rsid w:val="0005074B"/>
    <w:rsid w:val="00051491"/>
    <w:rsid w:val="000516BB"/>
    <w:rsid w:val="00051F14"/>
    <w:rsid w:val="00053A0E"/>
    <w:rsid w:val="00055C29"/>
    <w:rsid w:val="00056129"/>
    <w:rsid w:val="0005747F"/>
    <w:rsid w:val="0006016B"/>
    <w:rsid w:val="000631C6"/>
    <w:rsid w:val="0006337C"/>
    <w:rsid w:val="000644B7"/>
    <w:rsid w:val="00076155"/>
    <w:rsid w:val="00076F08"/>
    <w:rsid w:val="00080A37"/>
    <w:rsid w:val="00080EEE"/>
    <w:rsid w:val="00081216"/>
    <w:rsid w:val="00081867"/>
    <w:rsid w:val="00083548"/>
    <w:rsid w:val="00083729"/>
    <w:rsid w:val="000861F1"/>
    <w:rsid w:val="000902F7"/>
    <w:rsid w:val="00091C81"/>
    <w:rsid w:val="00091D81"/>
    <w:rsid w:val="0009456E"/>
    <w:rsid w:val="0009471E"/>
    <w:rsid w:val="00094830"/>
    <w:rsid w:val="00094AFA"/>
    <w:rsid w:val="00094EF2"/>
    <w:rsid w:val="000A03F7"/>
    <w:rsid w:val="000A0D18"/>
    <w:rsid w:val="000A105B"/>
    <w:rsid w:val="000A1890"/>
    <w:rsid w:val="000A1F02"/>
    <w:rsid w:val="000A34DF"/>
    <w:rsid w:val="000A35C7"/>
    <w:rsid w:val="000A4A99"/>
    <w:rsid w:val="000B0C08"/>
    <w:rsid w:val="000B4491"/>
    <w:rsid w:val="000B4B2D"/>
    <w:rsid w:val="000B5785"/>
    <w:rsid w:val="000B72F0"/>
    <w:rsid w:val="000B7F1D"/>
    <w:rsid w:val="000C03FB"/>
    <w:rsid w:val="000C0A04"/>
    <w:rsid w:val="000C0AD0"/>
    <w:rsid w:val="000C1A4A"/>
    <w:rsid w:val="000C28FE"/>
    <w:rsid w:val="000C301E"/>
    <w:rsid w:val="000C3774"/>
    <w:rsid w:val="000C4C97"/>
    <w:rsid w:val="000C6426"/>
    <w:rsid w:val="000C6B8F"/>
    <w:rsid w:val="000C7320"/>
    <w:rsid w:val="000D25DB"/>
    <w:rsid w:val="000D3AEC"/>
    <w:rsid w:val="000D51EE"/>
    <w:rsid w:val="000D7DA8"/>
    <w:rsid w:val="000E0BE1"/>
    <w:rsid w:val="000E0E03"/>
    <w:rsid w:val="000E174D"/>
    <w:rsid w:val="000E53E9"/>
    <w:rsid w:val="000E7ABD"/>
    <w:rsid w:val="000F070F"/>
    <w:rsid w:val="000F0BA7"/>
    <w:rsid w:val="000F3561"/>
    <w:rsid w:val="000F3A8F"/>
    <w:rsid w:val="000F3B26"/>
    <w:rsid w:val="000F67E7"/>
    <w:rsid w:val="000F754C"/>
    <w:rsid w:val="00102C81"/>
    <w:rsid w:val="00104505"/>
    <w:rsid w:val="00104AAF"/>
    <w:rsid w:val="001104F3"/>
    <w:rsid w:val="00112E80"/>
    <w:rsid w:val="001131A2"/>
    <w:rsid w:val="00121AAA"/>
    <w:rsid w:val="00123861"/>
    <w:rsid w:val="00125717"/>
    <w:rsid w:val="00126F26"/>
    <w:rsid w:val="001305CE"/>
    <w:rsid w:val="0013118A"/>
    <w:rsid w:val="001315EE"/>
    <w:rsid w:val="001340B5"/>
    <w:rsid w:val="00134425"/>
    <w:rsid w:val="00134757"/>
    <w:rsid w:val="00135763"/>
    <w:rsid w:val="00137AA4"/>
    <w:rsid w:val="001406B5"/>
    <w:rsid w:val="00142FD3"/>
    <w:rsid w:val="0015180E"/>
    <w:rsid w:val="00151F61"/>
    <w:rsid w:val="00154354"/>
    <w:rsid w:val="00155185"/>
    <w:rsid w:val="00155ACD"/>
    <w:rsid w:val="00155BF5"/>
    <w:rsid w:val="0015741B"/>
    <w:rsid w:val="001577AB"/>
    <w:rsid w:val="001615D7"/>
    <w:rsid w:val="00162081"/>
    <w:rsid w:val="00170EC8"/>
    <w:rsid w:val="00171597"/>
    <w:rsid w:val="001739A4"/>
    <w:rsid w:val="001739FA"/>
    <w:rsid w:val="00174BD1"/>
    <w:rsid w:val="00174F13"/>
    <w:rsid w:val="00175D42"/>
    <w:rsid w:val="00177A87"/>
    <w:rsid w:val="00181190"/>
    <w:rsid w:val="001855BF"/>
    <w:rsid w:val="00185834"/>
    <w:rsid w:val="00185E6D"/>
    <w:rsid w:val="00187604"/>
    <w:rsid w:val="0019389B"/>
    <w:rsid w:val="00194AD8"/>
    <w:rsid w:val="00195270"/>
    <w:rsid w:val="0019624F"/>
    <w:rsid w:val="0019726F"/>
    <w:rsid w:val="001A2E6A"/>
    <w:rsid w:val="001A3DF4"/>
    <w:rsid w:val="001A5583"/>
    <w:rsid w:val="001B3D76"/>
    <w:rsid w:val="001B5BA4"/>
    <w:rsid w:val="001B7B6B"/>
    <w:rsid w:val="001C3F6A"/>
    <w:rsid w:val="001C5086"/>
    <w:rsid w:val="001C6A01"/>
    <w:rsid w:val="001D3BB0"/>
    <w:rsid w:val="001D6061"/>
    <w:rsid w:val="001E3C27"/>
    <w:rsid w:val="001E3C52"/>
    <w:rsid w:val="001E6ACF"/>
    <w:rsid w:val="001F0E8D"/>
    <w:rsid w:val="001F20EE"/>
    <w:rsid w:val="001F7DD7"/>
    <w:rsid w:val="00200E53"/>
    <w:rsid w:val="0020229C"/>
    <w:rsid w:val="00202608"/>
    <w:rsid w:val="00202B96"/>
    <w:rsid w:val="00203381"/>
    <w:rsid w:val="00206039"/>
    <w:rsid w:val="00211FFA"/>
    <w:rsid w:val="00213E8E"/>
    <w:rsid w:val="002155B9"/>
    <w:rsid w:val="00216C55"/>
    <w:rsid w:val="00222F6D"/>
    <w:rsid w:val="002241A5"/>
    <w:rsid w:val="00230294"/>
    <w:rsid w:val="00231FB7"/>
    <w:rsid w:val="00236841"/>
    <w:rsid w:val="002377C5"/>
    <w:rsid w:val="002379A7"/>
    <w:rsid w:val="002420D2"/>
    <w:rsid w:val="00243047"/>
    <w:rsid w:val="00243923"/>
    <w:rsid w:val="00245051"/>
    <w:rsid w:val="00245AF0"/>
    <w:rsid w:val="0024622F"/>
    <w:rsid w:val="00246FA8"/>
    <w:rsid w:val="00251448"/>
    <w:rsid w:val="00251B09"/>
    <w:rsid w:val="002532A8"/>
    <w:rsid w:val="002562A4"/>
    <w:rsid w:val="00257ABF"/>
    <w:rsid w:val="002615BC"/>
    <w:rsid w:val="00262721"/>
    <w:rsid w:val="0026342B"/>
    <w:rsid w:val="002641C7"/>
    <w:rsid w:val="00266E23"/>
    <w:rsid w:val="00267246"/>
    <w:rsid w:val="00270A86"/>
    <w:rsid w:val="002710BB"/>
    <w:rsid w:val="002719D2"/>
    <w:rsid w:val="00271E1D"/>
    <w:rsid w:val="00274618"/>
    <w:rsid w:val="002750AD"/>
    <w:rsid w:val="002756DE"/>
    <w:rsid w:val="00277212"/>
    <w:rsid w:val="00277EE0"/>
    <w:rsid w:val="00281AB7"/>
    <w:rsid w:val="0028466E"/>
    <w:rsid w:val="00284AFC"/>
    <w:rsid w:val="00284C8F"/>
    <w:rsid w:val="00285960"/>
    <w:rsid w:val="00285A7C"/>
    <w:rsid w:val="0028618B"/>
    <w:rsid w:val="002873B8"/>
    <w:rsid w:val="00287573"/>
    <w:rsid w:val="0029058A"/>
    <w:rsid w:val="00291F72"/>
    <w:rsid w:val="00292CE8"/>
    <w:rsid w:val="00292D49"/>
    <w:rsid w:val="0029444F"/>
    <w:rsid w:val="0029461A"/>
    <w:rsid w:val="00295ED5"/>
    <w:rsid w:val="002979F2"/>
    <w:rsid w:val="002A1004"/>
    <w:rsid w:val="002A199B"/>
    <w:rsid w:val="002A3F41"/>
    <w:rsid w:val="002A5FEE"/>
    <w:rsid w:val="002A6A1F"/>
    <w:rsid w:val="002B2393"/>
    <w:rsid w:val="002B4831"/>
    <w:rsid w:val="002B4F6F"/>
    <w:rsid w:val="002B73D1"/>
    <w:rsid w:val="002B7627"/>
    <w:rsid w:val="002C131A"/>
    <w:rsid w:val="002C162A"/>
    <w:rsid w:val="002C423D"/>
    <w:rsid w:val="002C586B"/>
    <w:rsid w:val="002D1475"/>
    <w:rsid w:val="002D1AB0"/>
    <w:rsid w:val="002D38CA"/>
    <w:rsid w:val="002D3BA6"/>
    <w:rsid w:val="002D59DB"/>
    <w:rsid w:val="002D680A"/>
    <w:rsid w:val="002D6EF8"/>
    <w:rsid w:val="002D7AC0"/>
    <w:rsid w:val="002D7DB8"/>
    <w:rsid w:val="002E105D"/>
    <w:rsid w:val="002E1841"/>
    <w:rsid w:val="002E3676"/>
    <w:rsid w:val="002E3F17"/>
    <w:rsid w:val="002E41E8"/>
    <w:rsid w:val="002E55FE"/>
    <w:rsid w:val="002E7941"/>
    <w:rsid w:val="002F40A7"/>
    <w:rsid w:val="002F6775"/>
    <w:rsid w:val="003010D2"/>
    <w:rsid w:val="003051D0"/>
    <w:rsid w:val="0030536C"/>
    <w:rsid w:val="00306026"/>
    <w:rsid w:val="00312673"/>
    <w:rsid w:val="00313178"/>
    <w:rsid w:val="0031378A"/>
    <w:rsid w:val="00314D52"/>
    <w:rsid w:val="00314EC3"/>
    <w:rsid w:val="0032018D"/>
    <w:rsid w:val="00320F01"/>
    <w:rsid w:val="00323157"/>
    <w:rsid w:val="003247CA"/>
    <w:rsid w:val="003302CD"/>
    <w:rsid w:val="00331F42"/>
    <w:rsid w:val="00334030"/>
    <w:rsid w:val="003359A3"/>
    <w:rsid w:val="00335C78"/>
    <w:rsid w:val="00337397"/>
    <w:rsid w:val="00337B90"/>
    <w:rsid w:val="003402E3"/>
    <w:rsid w:val="00340CE9"/>
    <w:rsid w:val="00346A44"/>
    <w:rsid w:val="00347247"/>
    <w:rsid w:val="003500C8"/>
    <w:rsid w:val="00350A8C"/>
    <w:rsid w:val="00350A99"/>
    <w:rsid w:val="0035179E"/>
    <w:rsid w:val="00353C3B"/>
    <w:rsid w:val="00355827"/>
    <w:rsid w:val="003558EB"/>
    <w:rsid w:val="0035603C"/>
    <w:rsid w:val="00357343"/>
    <w:rsid w:val="003579BE"/>
    <w:rsid w:val="003615A3"/>
    <w:rsid w:val="00371157"/>
    <w:rsid w:val="00372700"/>
    <w:rsid w:val="00372E13"/>
    <w:rsid w:val="00374774"/>
    <w:rsid w:val="003761D5"/>
    <w:rsid w:val="00376EAA"/>
    <w:rsid w:val="003809C0"/>
    <w:rsid w:val="00383ADD"/>
    <w:rsid w:val="00384DFE"/>
    <w:rsid w:val="003850E9"/>
    <w:rsid w:val="00386209"/>
    <w:rsid w:val="003864EA"/>
    <w:rsid w:val="0038684E"/>
    <w:rsid w:val="00386CC0"/>
    <w:rsid w:val="0039142A"/>
    <w:rsid w:val="0039254C"/>
    <w:rsid w:val="00392F58"/>
    <w:rsid w:val="00394C8C"/>
    <w:rsid w:val="0039631B"/>
    <w:rsid w:val="00397C20"/>
    <w:rsid w:val="003A3E27"/>
    <w:rsid w:val="003A4B12"/>
    <w:rsid w:val="003A4FE2"/>
    <w:rsid w:val="003B20F8"/>
    <w:rsid w:val="003B3641"/>
    <w:rsid w:val="003B4815"/>
    <w:rsid w:val="003B5B3C"/>
    <w:rsid w:val="003B7245"/>
    <w:rsid w:val="003C1788"/>
    <w:rsid w:val="003C60D3"/>
    <w:rsid w:val="003C74D6"/>
    <w:rsid w:val="003C7B7A"/>
    <w:rsid w:val="003D0CA9"/>
    <w:rsid w:val="003D349A"/>
    <w:rsid w:val="003D449E"/>
    <w:rsid w:val="003D5183"/>
    <w:rsid w:val="003D5350"/>
    <w:rsid w:val="003D7D22"/>
    <w:rsid w:val="003E13D9"/>
    <w:rsid w:val="003E1E09"/>
    <w:rsid w:val="003E22AB"/>
    <w:rsid w:val="003E3866"/>
    <w:rsid w:val="003E46B7"/>
    <w:rsid w:val="003F064C"/>
    <w:rsid w:val="003F1C6F"/>
    <w:rsid w:val="003F49BD"/>
    <w:rsid w:val="003F6A76"/>
    <w:rsid w:val="003F7313"/>
    <w:rsid w:val="00401367"/>
    <w:rsid w:val="00404538"/>
    <w:rsid w:val="00404DE2"/>
    <w:rsid w:val="004121CD"/>
    <w:rsid w:val="00412C06"/>
    <w:rsid w:val="00413C34"/>
    <w:rsid w:val="004145CD"/>
    <w:rsid w:val="004159BA"/>
    <w:rsid w:val="00415FD0"/>
    <w:rsid w:val="00426AD4"/>
    <w:rsid w:val="00430C61"/>
    <w:rsid w:val="00430CEA"/>
    <w:rsid w:val="00432098"/>
    <w:rsid w:val="0043390E"/>
    <w:rsid w:val="0043422C"/>
    <w:rsid w:val="00434B3A"/>
    <w:rsid w:val="00435279"/>
    <w:rsid w:val="004367A7"/>
    <w:rsid w:val="00440841"/>
    <w:rsid w:val="004439F2"/>
    <w:rsid w:val="004471E4"/>
    <w:rsid w:val="004507D3"/>
    <w:rsid w:val="004510F5"/>
    <w:rsid w:val="00451C85"/>
    <w:rsid w:val="00452364"/>
    <w:rsid w:val="00454C3D"/>
    <w:rsid w:val="00462AAE"/>
    <w:rsid w:val="00462AC1"/>
    <w:rsid w:val="00463CA1"/>
    <w:rsid w:val="00463D1E"/>
    <w:rsid w:val="004655CC"/>
    <w:rsid w:val="0046633E"/>
    <w:rsid w:val="0046705B"/>
    <w:rsid w:val="00467978"/>
    <w:rsid w:val="00470389"/>
    <w:rsid w:val="00470951"/>
    <w:rsid w:val="00472384"/>
    <w:rsid w:val="00473374"/>
    <w:rsid w:val="00473386"/>
    <w:rsid w:val="004737C4"/>
    <w:rsid w:val="0047405E"/>
    <w:rsid w:val="00474509"/>
    <w:rsid w:val="00474A7A"/>
    <w:rsid w:val="00475987"/>
    <w:rsid w:val="00475F22"/>
    <w:rsid w:val="0047689D"/>
    <w:rsid w:val="00477D56"/>
    <w:rsid w:val="0048031E"/>
    <w:rsid w:val="004809EE"/>
    <w:rsid w:val="00483995"/>
    <w:rsid w:val="0048472E"/>
    <w:rsid w:val="00485773"/>
    <w:rsid w:val="0048697C"/>
    <w:rsid w:val="00486CD2"/>
    <w:rsid w:val="00486F0B"/>
    <w:rsid w:val="0049179C"/>
    <w:rsid w:val="004928E3"/>
    <w:rsid w:val="004944D6"/>
    <w:rsid w:val="004948E2"/>
    <w:rsid w:val="00497A97"/>
    <w:rsid w:val="004A025A"/>
    <w:rsid w:val="004A1BEB"/>
    <w:rsid w:val="004A264A"/>
    <w:rsid w:val="004A3C4F"/>
    <w:rsid w:val="004A4030"/>
    <w:rsid w:val="004A4903"/>
    <w:rsid w:val="004A5C7F"/>
    <w:rsid w:val="004A6E7F"/>
    <w:rsid w:val="004B056A"/>
    <w:rsid w:val="004B0D6C"/>
    <w:rsid w:val="004B1012"/>
    <w:rsid w:val="004B2092"/>
    <w:rsid w:val="004B4582"/>
    <w:rsid w:val="004B6040"/>
    <w:rsid w:val="004B6949"/>
    <w:rsid w:val="004B6B50"/>
    <w:rsid w:val="004B7BD2"/>
    <w:rsid w:val="004B7D53"/>
    <w:rsid w:val="004C0E48"/>
    <w:rsid w:val="004C23D9"/>
    <w:rsid w:val="004C2C61"/>
    <w:rsid w:val="004C6608"/>
    <w:rsid w:val="004C6E7B"/>
    <w:rsid w:val="004C7644"/>
    <w:rsid w:val="004D02EF"/>
    <w:rsid w:val="004D055B"/>
    <w:rsid w:val="004D1CE3"/>
    <w:rsid w:val="004D287C"/>
    <w:rsid w:val="004D49F5"/>
    <w:rsid w:val="004D5831"/>
    <w:rsid w:val="004E112A"/>
    <w:rsid w:val="004E230B"/>
    <w:rsid w:val="004E4E00"/>
    <w:rsid w:val="004E73D1"/>
    <w:rsid w:val="004F0A7F"/>
    <w:rsid w:val="004F40C1"/>
    <w:rsid w:val="004F420D"/>
    <w:rsid w:val="004F5D13"/>
    <w:rsid w:val="004F66DC"/>
    <w:rsid w:val="0050067E"/>
    <w:rsid w:val="005037EA"/>
    <w:rsid w:val="00504532"/>
    <w:rsid w:val="0050692E"/>
    <w:rsid w:val="00510A44"/>
    <w:rsid w:val="005130DF"/>
    <w:rsid w:val="0051314B"/>
    <w:rsid w:val="00513D83"/>
    <w:rsid w:val="00514ADB"/>
    <w:rsid w:val="00515DC6"/>
    <w:rsid w:val="00517A90"/>
    <w:rsid w:val="00520412"/>
    <w:rsid w:val="005222CB"/>
    <w:rsid w:val="0052255E"/>
    <w:rsid w:val="00525994"/>
    <w:rsid w:val="00527ACC"/>
    <w:rsid w:val="00527E00"/>
    <w:rsid w:val="005304FA"/>
    <w:rsid w:val="00530F4C"/>
    <w:rsid w:val="00531044"/>
    <w:rsid w:val="00532203"/>
    <w:rsid w:val="00532711"/>
    <w:rsid w:val="00532F04"/>
    <w:rsid w:val="005340A2"/>
    <w:rsid w:val="005340BF"/>
    <w:rsid w:val="00535EF7"/>
    <w:rsid w:val="00536AA4"/>
    <w:rsid w:val="00541293"/>
    <w:rsid w:val="005432CE"/>
    <w:rsid w:val="005437EB"/>
    <w:rsid w:val="00550783"/>
    <w:rsid w:val="00551599"/>
    <w:rsid w:val="005529CA"/>
    <w:rsid w:val="00552A3E"/>
    <w:rsid w:val="00553650"/>
    <w:rsid w:val="00555139"/>
    <w:rsid w:val="005554F1"/>
    <w:rsid w:val="00555884"/>
    <w:rsid w:val="005607CA"/>
    <w:rsid w:val="00560A10"/>
    <w:rsid w:val="00562BA8"/>
    <w:rsid w:val="0056617C"/>
    <w:rsid w:val="005678C7"/>
    <w:rsid w:val="00572AA5"/>
    <w:rsid w:val="00572B72"/>
    <w:rsid w:val="00573417"/>
    <w:rsid w:val="005742B2"/>
    <w:rsid w:val="00574E6A"/>
    <w:rsid w:val="00576457"/>
    <w:rsid w:val="005769DD"/>
    <w:rsid w:val="00577B4C"/>
    <w:rsid w:val="00577F79"/>
    <w:rsid w:val="005813CE"/>
    <w:rsid w:val="005821CB"/>
    <w:rsid w:val="00582272"/>
    <w:rsid w:val="00583E5E"/>
    <w:rsid w:val="005853A5"/>
    <w:rsid w:val="005877FC"/>
    <w:rsid w:val="005902DF"/>
    <w:rsid w:val="0059070E"/>
    <w:rsid w:val="00594C36"/>
    <w:rsid w:val="00595351"/>
    <w:rsid w:val="005A2D1B"/>
    <w:rsid w:val="005A7F3E"/>
    <w:rsid w:val="005B19EC"/>
    <w:rsid w:val="005B1AD1"/>
    <w:rsid w:val="005B3A68"/>
    <w:rsid w:val="005B61AC"/>
    <w:rsid w:val="005B6F6C"/>
    <w:rsid w:val="005C0281"/>
    <w:rsid w:val="005C0772"/>
    <w:rsid w:val="005C1AC1"/>
    <w:rsid w:val="005C4233"/>
    <w:rsid w:val="005C4D4D"/>
    <w:rsid w:val="005C5038"/>
    <w:rsid w:val="005C73C7"/>
    <w:rsid w:val="005C7ED0"/>
    <w:rsid w:val="005D2752"/>
    <w:rsid w:val="005D30D4"/>
    <w:rsid w:val="005D43B3"/>
    <w:rsid w:val="005D55BB"/>
    <w:rsid w:val="005E23CD"/>
    <w:rsid w:val="005E2724"/>
    <w:rsid w:val="005E2AE3"/>
    <w:rsid w:val="005E3E55"/>
    <w:rsid w:val="005E68FF"/>
    <w:rsid w:val="005F178B"/>
    <w:rsid w:val="005F4CDC"/>
    <w:rsid w:val="005F5D4E"/>
    <w:rsid w:val="006016EB"/>
    <w:rsid w:val="006019F9"/>
    <w:rsid w:val="00601C19"/>
    <w:rsid w:val="006040F5"/>
    <w:rsid w:val="00605944"/>
    <w:rsid w:val="00605FEF"/>
    <w:rsid w:val="00611910"/>
    <w:rsid w:val="00612F7D"/>
    <w:rsid w:val="00612FA4"/>
    <w:rsid w:val="00613F4A"/>
    <w:rsid w:val="00614268"/>
    <w:rsid w:val="006169F1"/>
    <w:rsid w:val="00616C4D"/>
    <w:rsid w:val="00617B42"/>
    <w:rsid w:val="006200D7"/>
    <w:rsid w:val="006222FF"/>
    <w:rsid w:val="006225F1"/>
    <w:rsid w:val="006227B1"/>
    <w:rsid w:val="00622943"/>
    <w:rsid w:val="00622990"/>
    <w:rsid w:val="00623B7A"/>
    <w:rsid w:val="00631115"/>
    <w:rsid w:val="00631467"/>
    <w:rsid w:val="0063194F"/>
    <w:rsid w:val="00631EB5"/>
    <w:rsid w:val="00632F51"/>
    <w:rsid w:val="00632F73"/>
    <w:rsid w:val="00633F6C"/>
    <w:rsid w:val="0063609F"/>
    <w:rsid w:val="006411CF"/>
    <w:rsid w:val="00641C71"/>
    <w:rsid w:val="00641F88"/>
    <w:rsid w:val="0064300C"/>
    <w:rsid w:val="00643BDC"/>
    <w:rsid w:val="00643FF1"/>
    <w:rsid w:val="00650A63"/>
    <w:rsid w:val="00654BBD"/>
    <w:rsid w:val="00654F37"/>
    <w:rsid w:val="00662361"/>
    <w:rsid w:val="00663AF7"/>
    <w:rsid w:val="00664AA2"/>
    <w:rsid w:val="00666C02"/>
    <w:rsid w:val="00666DB1"/>
    <w:rsid w:val="00667362"/>
    <w:rsid w:val="00671CA9"/>
    <w:rsid w:val="00673A0F"/>
    <w:rsid w:val="00674A89"/>
    <w:rsid w:val="00674FED"/>
    <w:rsid w:val="006804AD"/>
    <w:rsid w:val="00680780"/>
    <w:rsid w:val="00682193"/>
    <w:rsid w:val="0068226F"/>
    <w:rsid w:val="006825D9"/>
    <w:rsid w:val="00682CBA"/>
    <w:rsid w:val="00685276"/>
    <w:rsid w:val="00685D72"/>
    <w:rsid w:val="006860D2"/>
    <w:rsid w:val="00686B8B"/>
    <w:rsid w:val="006909C6"/>
    <w:rsid w:val="00692C54"/>
    <w:rsid w:val="00692EDF"/>
    <w:rsid w:val="00693010"/>
    <w:rsid w:val="006930E5"/>
    <w:rsid w:val="00697E29"/>
    <w:rsid w:val="006A0756"/>
    <w:rsid w:val="006A156C"/>
    <w:rsid w:val="006A1EB6"/>
    <w:rsid w:val="006A57F1"/>
    <w:rsid w:val="006A722E"/>
    <w:rsid w:val="006B4081"/>
    <w:rsid w:val="006B5545"/>
    <w:rsid w:val="006B6431"/>
    <w:rsid w:val="006B6461"/>
    <w:rsid w:val="006B712D"/>
    <w:rsid w:val="006C0044"/>
    <w:rsid w:val="006C0E98"/>
    <w:rsid w:val="006C3762"/>
    <w:rsid w:val="006C3CC2"/>
    <w:rsid w:val="006C4DBB"/>
    <w:rsid w:val="006C7335"/>
    <w:rsid w:val="006C736F"/>
    <w:rsid w:val="006C7406"/>
    <w:rsid w:val="006D21DC"/>
    <w:rsid w:val="006D2463"/>
    <w:rsid w:val="006D3118"/>
    <w:rsid w:val="006D4D01"/>
    <w:rsid w:val="006D5730"/>
    <w:rsid w:val="006D5A3D"/>
    <w:rsid w:val="006D7492"/>
    <w:rsid w:val="006D7A8C"/>
    <w:rsid w:val="006E1FC1"/>
    <w:rsid w:val="006E36A3"/>
    <w:rsid w:val="006E544E"/>
    <w:rsid w:val="006E5AE2"/>
    <w:rsid w:val="006F0652"/>
    <w:rsid w:val="006F1BC9"/>
    <w:rsid w:val="006F21D2"/>
    <w:rsid w:val="006F2C70"/>
    <w:rsid w:val="006F38BB"/>
    <w:rsid w:val="006F4D14"/>
    <w:rsid w:val="006F5BE1"/>
    <w:rsid w:val="006F702A"/>
    <w:rsid w:val="006F70E3"/>
    <w:rsid w:val="007002A4"/>
    <w:rsid w:val="0070354F"/>
    <w:rsid w:val="00703A31"/>
    <w:rsid w:val="00705AE5"/>
    <w:rsid w:val="007108CC"/>
    <w:rsid w:val="00710BD4"/>
    <w:rsid w:val="00714442"/>
    <w:rsid w:val="0071460A"/>
    <w:rsid w:val="00714A89"/>
    <w:rsid w:val="00714CBC"/>
    <w:rsid w:val="00714DAD"/>
    <w:rsid w:val="00716F11"/>
    <w:rsid w:val="0071761E"/>
    <w:rsid w:val="00717752"/>
    <w:rsid w:val="00717A77"/>
    <w:rsid w:val="00717DEA"/>
    <w:rsid w:val="00720306"/>
    <w:rsid w:val="0072163C"/>
    <w:rsid w:val="0072220D"/>
    <w:rsid w:val="00723136"/>
    <w:rsid w:val="00723FF8"/>
    <w:rsid w:val="007261EC"/>
    <w:rsid w:val="00727D30"/>
    <w:rsid w:val="00730081"/>
    <w:rsid w:val="007302E9"/>
    <w:rsid w:val="00731ECD"/>
    <w:rsid w:val="00731F6D"/>
    <w:rsid w:val="00737B84"/>
    <w:rsid w:val="00740640"/>
    <w:rsid w:val="00740AC1"/>
    <w:rsid w:val="00740E3B"/>
    <w:rsid w:val="00743217"/>
    <w:rsid w:val="007439DA"/>
    <w:rsid w:val="0074424A"/>
    <w:rsid w:val="00750EA4"/>
    <w:rsid w:val="00751673"/>
    <w:rsid w:val="00752B1A"/>
    <w:rsid w:val="00753CFA"/>
    <w:rsid w:val="007551EC"/>
    <w:rsid w:val="00757EF8"/>
    <w:rsid w:val="00762F59"/>
    <w:rsid w:val="007635A5"/>
    <w:rsid w:val="0076441C"/>
    <w:rsid w:val="00764CBD"/>
    <w:rsid w:val="00765F67"/>
    <w:rsid w:val="00773679"/>
    <w:rsid w:val="007755D6"/>
    <w:rsid w:val="007756F6"/>
    <w:rsid w:val="00776799"/>
    <w:rsid w:val="007770C5"/>
    <w:rsid w:val="00777B2F"/>
    <w:rsid w:val="00780394"/>
    <w:rsid w:val="00783A13"/>
    <w:rsid w:val="00785B34"/>
    <w:rsid w:val="007924C2"/>
    <w:rsid w:val="007931FB"/>
    <w:rsid w:val="00793E1C"/>
    <w:rsid w:val="00795EB8"/>
    <w:rsid w:val="00797224"/>
    <w:rsid w:val="00797290"/>
    <w:rsid w:val="00797860"/>
    <w:rsid w:val="007979DD"/>
    <w:rsid w:val="007A1CE5"/>
    <w:rsid w:val="007A2BF2"/>
    <w:rsid w:val="007A4603"/>
    <w:rsid w:val="007A6818"/>
    <w:rsid w:val="007B19D0"/>
    <w:rsid w:val="007B2B98"/>
    <w:rsid w:val="007B4BEA"/>
    <w:rsid w:val="007B645E"/>
    <w:rsid w:val="007C05F6"/>
    <w:rsid w:val="007C12FC"/>
    <w:rsid w:val="007C24A3"/>
    <w:rsid w:val="007C30FF"/>
    <w:rsid w:val="007D060B"/>
    <w:rsid w:val="007D0D8F"/>
    <w:rsid w:val="007D19B2"/>
    <w:rsid w:val="007D2198"/>
    <w:rsid w:val="007D2DD3"/>
    <w:rsid w:val="007D39E2"/>
    <w:rsid w:val="007D43F4"/>
    <w:rsid w:val="007D4D54"/>
    <w:rsid w:val="007D726A"/>
    <w:rsid w:val="007D7953"/>
    <w:rsid w:val="007D7F3B"/>
    <w:rsid w:val="007E26E9"/>
    <w:rsid w:val="007E2934"/>
    <w:rsid w:val="007E32B3"/>
    <w:rsid w:val="007E655F"/>
    <w:rsid w:val="007F239C"/>
    <w:rsid w:val="007F3E17"/>
    <w:rsid w:val="007F4A73"/>
    <w:rsid w:val="007F57DC"/>
    <w:rsid w:val="007F7F32"/>
    <w:rsid w:val="00802596"/>
    <w:rsid w:val="00802671"/>
    <w:rsid w:val="00804C36"/>
    <w:rsid w:val="00807045"/>
    <w:rsid w:val="00810CCF"/>
    <w:rsid w:val="00811285"/>
    <w:rsid w:val="00812BDF"/>
    <w:rsid w:val="00814D0C"/>
    <w:rsid w:val="00815AA1"/>
    <w:rsid w:val="0081628C"/>
    <w:rsid w:val="00816F4C"/>
    <w:rsid w:val="00817DA3"/>
    <w:rsid w:val="00821F42"/>
    <w:rsid w:val="00822E28"/>
    <w:rsid w:val="0082448D"/>
    <w:rsid w:val="00824EFA"/>
    <w:rsid w:val="00830938"/>
    <w:rsid w:val="00832687"/>
    <w:rsid w:val="00834E8E"/>
    <w:rsid w:val="008353B6"/>
    <w:rsid w:val="00837995"/>
    <w:rsid w:val="00840723"/>
    <w:rsid w:val="00840759"/>
    <w:rsid w:val="00841186"/>
    <w:rsid w:val="008436AE"/>
    <w:rsid w:val="00844EAD"/>
    <w:rsid w:val="008459F6"/>
    <w:rsid w:val="00845FF5"/>
    <w:rsid w:val="00847E91"/>
    <w:rsid w:val="00847EF3"/>
    <w:rsid w:val="00851334"/>
    <w:rsid w:val="0085268F"/>
    <w:rsid w:val="0085306D"/>
    <w:rsid w:val="00853177"/>
    <w:rsid w:val="008540F3"/>
    <w:rsid w:val="00855246"/>
    <w:rsid w:val="008555E3"/>
    <w:rsid w:val="00857498"/>
    <w:rsid w:val="00857939"/>
    <w:rsid w:val="00860E60"/>
    <w:rsid w:val="00861BF8"/>
    <w:rsid w:val="00865861"/>
    <w:rsid w:val="0087046E"/>
    <w:rsid w:val="00873A02"/>
    <w:rsid w:val="00873A16"/>
    <w:rsid w:val="00880727"/>
    <w:rsid w:val="00882BD7"/>
    <w:rsid w:val="00883C27"/>
    <w:rsid w:val="00885A92"/>
    <w:rsid w:val="008860D9"/>
    <w:rsid w:val="00886660"/>
    <w:rsid w:val="008872F1"/>
    <w:rsid w:val="00887356"/>
    <w:rsid w:val="00890DB2"/>
    <w:rsid w:val="00892D59"/>
    <w:rsid w:val="008931CD"/>
    <w:rsid w:val="00893A5E"/>
    <w:rsid w:val="00894E3E"/>
    <w:rsid w:val="008A15B1"/>
    <w:rsid w:val="008A213A"/>
    <w:rsid w:val="008A506B"/>
    <w:rsid w:val="008A5B91"/>
    <w:rsid w:val="008A6A61"/>
    <w:rsid w:val="008A715A"/>
    <w:rsid w:val="008A7891"/>
    <w:rsid w:val="008A7F5C"/>
    <w:rsid w:val="008B0263"/>
    <w:rsid w:val="008B05CC"/>
    <w:rsid w:val="008B21EC"/>
    <w:rsid w:val="008B324C"/>
    <w:rsid w:val="008B416B"/>
    <w:rsid w:val="008B43BA"/>
    <w:rsid w:val="008B7031"/>
    <w:rsid w:val="008B71F6"/>
    <w:rsid w:val="008C10F1"/>
    <w:rsid w:val="008C23D7"/>
    <w:rsid w:val="008C4452"/>
    <w:rsid w:val="008C6F5C"/>
    <w:rsid w:val="008C7BC7"/>
    <w:rsid w:val="008D0B8D"/>
    <w:rsid w:val="008D14C1"/>
    <w:rsid w:val="008D3743"/>
    <w:rsid w:val="008D3813"/>
    <w:rsid w:val="008D464B"/>
    <w:rsid w:val="008D544D"/>
    <w:rsid w:val="008D57A3"/>
    <w:rsid w:val="008E1377"/>
    <w:rsid w:val="008E429B"/>
    <w:rsid w:val="008E42D0"/>
    <w:rsid w:val="008E4542"/>
    <w:rsid w:val="008E7E5C"/>
    <w:rsid w:val="008F1900"/>
    <w:rsid w:val="008F1DA0"/>
    <w:rsid w:val="008F4CB7"/>
    <w:rsid w:val="00900C1B"/>
    <w:rsid w:val="00900C86"/>
    <w:rsid w:val="0090130C"/>
    <w:rsid w:val="00904A42"/>
    <w:rsid w:val="00904D03"/>
    <w:rsid w:val="00906EBF"/>
    <w:rsid w:val="00910674"/>
    <w:rsid w:val="0091105E"/>
    <w:rsid w:val="009119ED"/>
    <w:rsid w:val="00913904"/>
    <w:rsid w:val="00913B8E"/>
    <w:rsid w:val="009142F9"/>
    <w:rsid w:val="00915048"/>
    <w:rsid w:val="00915BCF"/>
    <w:rsid w:val="00922A0E"/>
    <w:rsid w:val="00931348"/>
    <w:rsid w:val="0093223E"/>
    <w:rsid w:val="009379DB"/>
    <w:rsid w:val="009412E7"/>
    <w:rsid w:val="00941530"/>
    <w:rsid w:val="00941E17"/>
    <w:rsid w:val="009437C6"/>
    <w:rsid w:val="009461BE"/>
    <w:rsid w:val="00946688"/>
    <w:rsid w:val="00951183"/>
    <w:rsid w:val="00952949"/>
    <w:rsid w:val="00954E45"/>
    <w:rsid w:val="00955A9A"/>
    <w:rsid w:val="009561BC"/>
    <w:rsid w:val="009564C7"/>
    <w:rsid w:val="00966245"/>
    <w:rsid w:val="00966F61"/>
    <w:rsid w:val="00971957"/>
    <w:rsid w:val="00972766"/>
    <w:rsid w:val="009727B8"/>
    <w:rsid w:val="0097509A"/>
    <w:rsid w:val="0097558E"/>
    <w:rsid w:val="009757C5"/>
    <w:rsid w:val="009764A9"/>
    <w:rsid w:val="00976637"/>
    <w:rsid w:val="009772E5"/>
    <w:rsid w:val="00980FB6"/>
    <w:rsid w:val="00982535"/>
    <w:rsid w:val="00985B3F"/>
    <w:rsid w:val="00986D7B"/>
    <w:rsid w:val="00992035"/>
    <w:rsid w:val="00992EF8"/>
    <w:rsid w:val="00993A65"/>
    <w:rsid w:val="00994177"/>
    <w:rsid w:val="00995EAA"/>
    <w:rsid w:val="009962B0"/>
    <w:rsid w:val="009A059F"/>
    <w:rsid w:val="009A1F14"/>
    <w:rsid w:val="009A2B50"/>
    <w:rsid w:val="009A2D42"/>
    <w:rsid w:val="009A3318"/>
    <w:rsid w:val="009A3B68"/>
    <w:rsid w:val="009A5A68"/>
    <w:rsid w:val="009A698F"/>
    <w:rsid w:val="009A6F10"/>
    <w:rsid w:val="009B1CA6"/>
    <w:rsid w:val="009B5EDB"/>
    <w:rsid w:val="009B7349"/>
    <w:rsid w:val="009C1C43"/>
    <w:rsid w:val="009C1F4E"/>
    <w:rsid w:val="009C3A7F"/>
    <w:rsid w:val="009C4B49"/>
    <w:rsid w:val="009C4F9A"/>
    <w:rsid w:val="009C615F"/>
    <w:rsid w:val="009C7266"/>
    <w:rsid w:val="009D0F10"/>
    <w:rsid w:val="009D109D"/>
    <w:rsid w:val="009D1A2A"/>
    <w:rsid w:val="009D3023"/>
    <w:rsid w:val="009D4672"/>
    <w:rsid w:val="009D6F74"/>
    <w:rsid w:val="009E012F"/>
    <w:rsid w:val="009E032D"/>
    <w:rsid w:val="009E0B1A"/>
    <w:rsid w:val="009E2E57"/>
    <w:rsid w:val="009E3BB5"/>
    <w:rsid w:val="009E4AC5"/>
    <w:rsid w:val="009E5099"/>
    <w:rsid w:val="009E6B59"/>
    <w:rsid w:val="009F2090"/>
    <w:rsid w:val="009F3C44"/>
    <w:rsid w:val="009F5E57"/>
    <w:rsid w:val="009F7426"/>
    <w:rsid w:val="00A0027A"/>
    <w:rsid w:val="00A00AE7"/>
    <w:rsid w:val="00A02090"/>
    <w:rsid w:val="00A025F7"/>
    <w:rsid w:val="00A029A2"/>
    <w:rsid w:val="00A034B7"/>
    <w:rsid w:val="00A034EC"/>
    <w:rsid w:val="00A04FE6"/>
    <w:rsid w:val="00A05D8F"/>
    <w:rsid w:val="00A06779"/>
    <w:rsid w:val="00A079F6"/>
    <w:rsid w:val="00A07D19"/>
    <w:rsid w:val="00A11984"/>
    <w:rsid w:val="00A12015"/>
    <w:rsid w:val="00A16546"/>
    <w:rsid w:val="00A175CE"/>
    <w:rsid w:val="00A2210F"/>
    <w:rsid w:val="00A24BE2"/>
    <w:rsid w:val="00A24F9F"/>
    <w:rsid w:val="00A251BE"/>
    <w:rsid w:val="00A261A9"/>
    <w:rsid w:val="00A279BA"/>
    <w:rsid w:val="00A30A15"/>
    <w:rsid w:val="00A31071"/>
    <w:rsid w:val="00A31B8F"/>
    <w:rsid w:val="00A33A50"/>
    <w:rsid w:val="00A3438B"/>
    <w:rsid w:val="00A37075"/>
    <w:rsid w:val="00A4021A"/>
    <w:rsid w:val="00A40540"/>
    <w:rsid w:val="00A41EC8"/>
    <w:rsid w:val="00A4298B"/>
    <w:rsid w:val="00A42C60"/>
    <w:rsid w:val="00A44A18"/>
    <w:rsid w:val="00A453E8"/>
    <w:rsid w:val="00A4594F"/>
    <w:rsid w:val="00A46726"/>
    <w:rsid w:val="00A46AEC"/>
    <w:rsid w:val="00A51851"/>
    <w:rsid w:val="00A55365"/>
    <w:rsid w:val="00A55444"/>
    <w:rsid w:val="00A57605"/>
    <w:rsid w:val="00A608DE"/>
    <w:rsid w:val="00A66D66"/>
    <w:rsid w:val="00A66E44"/>
    <w:rsid w:val="00A670F8"/>
    <w:rsid w:val="00A677BB"/>
    <w:rsid w:val="00A702F0"/>
    <w:rsid w:val="00A70722"/>
    <w:rsid w:val="00A742B3"/>
    <w:rsid w:val="00A75B9B"/>
    <w:rsid w:val="00A76039"/>
    <w:rsid w:val="00A81137"/>
    <w:rsid w:val="00A87572"/>
    <w:rsid w:val="00A87ECF"/>
    <w:rsid w:val="00A90ECB"/>
    <w:rsid w:val="00A90F5F"/>
    <w:rsid w:val="00A947F4"/>
    <w:rsid w:val="00AA01C1"/>
    <w:rsid w:val="00AA18EC"/>
    <w:rsid w:val="00AA20F0"/>
    <w:rsid w:val="00AA464A"/>
    <w:rsid w:val="00AA63EF"/>
    <w:rsid w:val="00AA6938"/>
    <w:rsid w:val="00AA767E"/>
    <w:rsid w:val="00AB07F0"/>
    <w:rsid w:val="00AB1578"/>
    <w:rsid w:val="00AB1E00"/>
    <w:rsid w:val="00AB2225"/>
    <w:rsid w:val="00AB22AF"/>
    <w:rsid w:val="00AB4166"/>
    <w:rsid w:val="00AB4EB9"/>
    <w:rsid w:val="00AB7E1D"/>
    <w:rsid w:val="00AC212D"/>
    <w:rsid w:val="00AC2C0E"/>
    <w:rsid w:val="00AC348D"/>
    <w:rsid w:val="00AC4755"/>
    <w:rsid w:val="00AC5DE9"/>
    <w:rsid w:val="00AC65B1"/>
    <w:rsid w:val="00AD00B4"/>
    <w:rsid w:val="00AD4561"/>
    <w:rsid w:val="00AD4FAE"/>
    <w:rsid w:val="00AD5A7C"/>
    <w:rsid w:val="00AD67BC"/>
    <w:rsid w:val="00AE39CC"/>
    <w:rsid w:val="00AF087A"/>
    <w:rsid w:val="00AF112A"/>
    <w:rsid w:val="00AF314D"/>
    <w:rsid w:val="00AF4004"/>
    <w:rsid w:val="00AF4C69"/>
    <w:rsid w:val="00B02BCF"/>
    <w:rsid w:val="00B02E79"/>
    <w:rsid w:val="00B0313E"/>
    <w:rsid w:val="00B04BC3"/>
    <w:rsid w:val="00B059AF"/>
    <w:rsid w:val="00B07EC1"/>
    <w:rsid w:val="00B132B1"/>
    <w:rsid w:val="00B17F24"/>
    <w:rsid w:val="00B2256E"/>
    <w:rsid w:val="00B23304"/>
    <w:rsid w:val="00B2548D"/>
    <w:rsid w:val="00B273D8"/>
    <w:rsid w:val="00B27A2A"/>
    <w:rsid w:val="00B27FCE"/>
    <w:rsid w:val="00B3039A"/>
    <w:rsid w:val="00B30A7D"/>
    <w:rsid w:val="00B315F4"/>
    <w:rsid w:val="00B32831"/>
    <w:rsid w:val="00B33471"/>
    <w:rsid w:val="00B34290"/>
    <w:rsid w:val="00B35C45"/>
    <w:rsid w:val="00B401EA"/>
    <w:rsid w:val="00B40999"/>
    <w:rsid w:val="00B40F13"/>
    <w:rsid w:val="00B4146E"/>
    <w:rsid w:val="00B4216F"/>
    <w:rsid w:val="00B429F3"/>
    <w:rsid w:val="00B446FE"/>
    <w:rsid w:val="00B4470D"/>
    <w:rsid w:val="00B47B99"/>
    <w:rsid w:val="00B51352"/>
    <w:rsid w:val="00B55F60"/>
    <w:rsid w:val="00B61D39"/>
    <w:rsid w:val="00B6238C"/>
    <w:rsid w:val="00B63018"/>
    <w:rsid w:val="00B644F7"/>
    <w:rsid w:val="00B660D4"/>
    <w:rsid w:val="00B6647D"/>
    <w:rsid w:val="00B67A1C"/>
    <w:rsid w:val="00B7237F"/>
    <w:rsid w:val="00B7450E"/>
    <w:rsid w:val="00B75275"/>
    <w:rsid w:val="00B767F7"/>
    <w:rsid w:val="00B778B9"/>
    <w:rsid w:val="00B7790B"/>
    <w:rsid w:val="00B816B4"/>
    <w:rsid w:val="00B82CAC"/>
    <w:rsid w:val="00B82F48"/>
    <w:rsid w:val="00B85CEC"/>
    <w:rsid w:val="00B867D6"/>
    <w:rsid w:val="00B90F8F"/>
    <w:rsid w:val="00B940F6"/>
    <w:rsid w:val="00B94F6B"/>
    <w:rsid w:val="00BA0A8C"/>
    <w:rsid w:val="00BA2927"/>
    <w:rsid w:val="00BA3419"/>
    <w:rsid w:val="00BA401A"/>
    <w:rsid w:val="00BA6B7B"/>
    <w:rsid w:val="00BA6FA0"/>
    <w:rsid w:val="00BB0F2E"/>
    <w:rsid w:val="00BB5A6F"/>
    <w:rsid w:val="00BB7A32"/>
    <w:rsid w:val="00BC06B3"/>
    <w:rsid w:val="00BC184C"/>
    <w:rsid w:val="00BC323B"/>
    <w:rsid w:val="00BC64F6"/>
    <w:rsid w:val="00BC6F83"/>
    <w:rsid w:val="00BC786D"/>
    <w:rsid w:val="00BD2452"/>
    <w:rsid w:val="00BD24BF"/>
    <w:rsid w:val="00BD5138"/>
    <w:rsid w:val="00BD71C5"/>
    <w:rsid w:val="00BD7CD9"/>
    <w:rsid w:val="00BD7DA4"/>
    <w:rsid w:val="00BE1B07"/>
    <w:rsid w:val="00BE37E0"/>
    <w:rsid w:val="00BE7F99"/>
    <w:rsid w:val="00BF2635"/>
    <w:rsid w:val="00BF3479"/>
    <w:rsid w:val="00BF3AF8"/>
    <w:rsid w:val="00BF419F"/>
    <w:rsid w:val="00BF5125"/>
    <w:rsid w:val="00BF530C"/>
    <w:rsid w:val="00BF6BCB"/>
    <w:rsid w:val="00BF77FA"/>
    <w:rsid w:val="00C0426E"/>
    <w:rsid w:val="00C04EA8"/>
    <w:rsid w:val="00C06085"/>
    <w:rsid w:val="00C060F0"/>
    <w:rsid w:val="00C06AE0"/>
    <w:rsid w:val="00C072DB"/>
    <w:rsid w:val="00C107D2"/>
    <w:rsid w:val="00C13757"/>
    <w:rsid w:val="00C1375D"/>
    <w:rsid w:val="00C139F1"/>
    <w:rsid w:val="00C14210"/>
    <w:rsid w:val="00C15645"/>
    <w:rsid w:val="00C15FFB"/>
    <w:rsid w:val="00C173DB"/>
    <w:rsid w:val="00C2052A"/>
    <w:rsid w:val="00C216BD"/>
    <w:rsid w:val="00C21B4D"/>
    <w:rsid w:val="00C2411A"/>
    <w:rsid w:val="00C2497D"/>
    <w:rsid w:val="00C252D6"/>
    <w:rsid w:val="00C253A4"/>
    <w:rsid w:val="00C25873"/>
    <w:rsid w:val="00C27D6A"/>
    <w:rsid w:val="00C30BB9"/>
    <w:rsid w:val="00C30FB6"/>
    <w:rsid w:val="00C30FDD"/>
    <w:rsid w:val="00C35471"/>
    <w:rsid w:val="00C36596"/>
    <w:rsid w:val="00C367B7"/>
    <w:rsid w:val="00C36879"/>
    <w:rsid w:val="00C42E0D"/>
    <w:rsid w:val="00C4747F"/>
    <w:rsid w:val="00C477A7"/>
    <w:rsid w:val="00C50E08"/>
    <w:rsid w:val="00C51161"/>
    <w:rsid w:val="00C51617"/>
    <w:rsid w:val="00C520F6"/>
    <w:rsid w:val="00C5245A"/>
    <w:rsid w:val="00C55722"/>
    <w:rsid w:val="00C557A8"/>
    <w:rsid w:val="00C5702B"/>
    <w:rsid w:val="00C60365"/>
    <w:rsid w:val="00C6068F"/>
    <w:rsid w:val="00C627E3"/>
    <w:rsid w:val="00C64E63"/>
    <w:rsid w:val="00C65399"/>
    <w:rsid w:val="00C65957"/>
    <w:rsid w:val="00C66D9B"/>
    <w:rsid w:val="00C67305"/>
    <w:rsid w:val="00C679B6"/>
    <w:rsid w:val="00C71EA2"/>
    <w:rsid w:val="00C73E32"/>
    <w:rsid w:val="00C74D2D"/>
    <w:rsid w:val="00C80426"/>
    <w:rsid w:val="00C80803"/>
    <w:rsid w:val="00C81874"/>
    <w:rsid w:val="00C841DC"/>
    <w:rsid w:val="00C84227"/>
    <w:rsid w:val="00C86162"/>
    <w:rsid w:val="00C874DA"/>
    <w:rsid w:val="00C91D27"/>
    <w:rsid w:val="00CA129C"/>
    <w:rsid w:val="00CA1A3D"/>
    <w:rsid w:val="00CA1FA3"/>
    <w:rsid w:val="00CA21D2"/>
    <w:rsid w:val="00CA2CCA"/>
    <w:rsid w:val="00CA425A"/>
    <w:rsid w:val="00CA49FF"/>
    <w:rsid w:val="00CB096F"/>
    <w:rsid w:val="00CB33D5"/>
    <w:rsid w:val="00CB3D99"/>
    <w:rsid w:val="00CB64DD"/>
    <w:rsid w:val="00CB691A"/>
    <w:rsid w:val="00CB6FE9"/>
    <w:rsid w:val="00CB7159"/>
    <w:rsid w:val="00CB76E5"/>
    <w:rsid w:val="00CC211E"/>
    <w:rsid w:val="00CC2620"/>
    <w:rsid w:val="00CC2F36"/>
    <w:rsid w:val="00CC3614"/>
    <w:rsid w:val="00CC6B2C"/>
    <w:rsid w:val="00CC6E96"/>
    <w:rsid w:val="00CD031A"/>
    <w:rsid w:val="00CD394A"/>
    <w:rsid w:val="00CD3EBD"/>
    <w:rsid w:val="00CD6076"/>
    <w:rsid w:val="00CD71F3"/>
    <w:rsid w:val="00CD7D13"/>
    <w:rsid w:val="00CE104A"/>
    <w:rsid w:val="00CE2183"/>
    <w:rsid w:val="00CE2409"/>
    <w:rsid w:val="00CE33A8"/>
    <w:rsid w:val="00CE3450"/>
    <w:rsid w:val="00CE4AF0"/>
    <w:rsid w:val="00CE4E99"/>
    <w:rsid w:val="00CE5390"/>
    <w:rsid w:val="00CE6EA5"/>
    <w:rsid w:val="00CF2B00"/>
    <w:rsid w:val="00CF3659"/>
    <w:rsid w:val="00CF6791"/>
    <w:rsid w:val="00CF7D91"/>
    <w:rsid w:val="00D00777"/>
    <w:rsid w:val="00D01766"/>
    <w:rsid w:val="00D05A28"/>
    <w:rsid w:val="00D06E4B"/>
    <w:rsid w:val="00D0788B"/>
    <w:rsid w:val="00D10865"/>
    <w:rsid w:val="00D12332"/>
    <w:rsid w:val="00D15FAF"/>
    <w:rsid w:val="00D165AA"/>
    <w:rsid w:val="00D17E5B"/>
    <w:rsid w:val="00D2266C"/>
    <w:rsid w:val="00D2673F"/>
    <w:rsid w:val="00D26E99"/>
    <w:rsid w:val="00D32BE4"/>
    <w:rsid w:val="00D33846"/>
    <w:rsid w:val="00D35026"/>
    <w:rsid w:val="00D41B62"/>
    <w:rsid w:val="00D430F6"/>
    <w:rsid w:val="00D44F0C"/>
    <w:rsid w:val="00D462C2"/>
    <w:rsid w:val="00D4686B"/>
    <w:rsid w:val="00D46D01"/>
    <w:rsid w:val="00D47F2D"/>
    <w:rsid w:val="00D50B07"/>
    <w:rsid w:val="00D53350"/>
    <w:rsid w:val="00D53733"/>
    <w:rsid w:val="00D56CD8"/>
    <w:rsid w:val="00D57A73"/>
    <w:rsid w:val="00D60A48"/>
    <w:rsid w:val="00D60D69"/>
    <w:rsid w:val="00D61C8D"/>
    <w:rsid w:val="00D62DB5"/>
    <w:rsid w:val="00D651D1"/>
    <w:rsid w:val="00D67071"/>
    <w:rsid w:val="00D7323D"/>
    <w:rsid w:val="00D73B71"/>
    <w:rsid w:val="00D74088"/>
    <w:rsid w:val="00D74DA7"/>
    <w:rsid w:val="00D76FE3"/>
    <w:rsid w:val="00D77E2E"/>
    <w:rsid w:val="00D81ED4"/>
    <w:rsid w:val="00D82516"/>
    <w:rsid w:val="00D830F7"/>
    <w:rsid w:val="00D83CD6"/>
    <w:rsid w:val="00D83E48"/>
    <w:rsid w:val="00D84426"/>
    <w:rsid w:val="00D84532"/>
    <w:rsid w:val="00D87559"/>
    <w:rsid w:val="00D90649"/>
    <w:rsid w:val="00D916A4"/>
    <w:rsid w:val="00D924AE"/>
    <w:rsid w:val="00D92A24"/>
    <w:rsid w:val="00D95A67"/>
    <w:rsid w:val="00DA18E1"/>
    <w:rsid w:val="00DA23E0"/>
    <w:rsid w:val="00DA2B2D"/>
    <w:rsid w:val="00DA3D14"/>
    <w:rsid w:val="00DA40CB"/>
    <w:rsid w:val="00DA41D8"/>
    <w:rsid w:val="00DA6654"/>
    <w:rsid w:val="00DA7914"/>
    <w:rsid w:val="00DB17CA"/>
    <w:rsid w:val="00DB2600"/>
    <w:rsid w:val="00DB3C96"/>
    <w:rsid w:val="00DB44FE"/>
    <w:rsid w:val="00DB49D1"/>
    <w:rsid w:val="00DB5125"/>
    <w:rsid w:val="00DC0505"/>
    <w:rsid w:val="00DC20F2"/>
    <w:rsid w:val="00DC242D"/>
    <w:rsid w:val="00DC516E"/>
    <w:rsid w:val="00DC7484"/>
    <w:rsid w:val="00DD2B0C"/>
    <w:rsid w:val="00DD2F31"/>
    <w:rsid w:val="00DD41B5"/>
    <w:rsid w:val="00DD6410"/>
    <w:rsid w:val="00DE0768"/>
    <w:rsid w:val="00DE0AD3"/>
    <w:rsid w:val="00DE1CD9"/>
    <w:rsid w:val="00DE4647"/>
    <w:rsid w:val="00DF1740"/>
    <w:rsid w:val="00DF25CC"/>
    <w:rsid w:val="00DF453E"/>
    <w:rsid w:val="00DF6ADD"/>
    <w:rsid w:val="00E00244"/>
    <w:rsid w:val="00E00E2C"/>
    <w:rsid w:val="00E00F00"/>
    <w:rsid w:val="00E01B17"/>
    <w:rsid w:val="00E04D18"/>
    <w:rsid w:val="00E074BC"/>
    <w:rsid w:val="00E12517"/>
    <w:rsid w:val="00E12FCC"/>
    <w:rsid w:val="00E14069"/>
    <w:rsid w:val="00E1414A"/>
    <w:rsid w:val="00E224A4"/>
    <w:rsid w:val="00E23A7C"/>
    <w:rsid w:val="00E25456"/>
    <w:rsid w:val="00E25E3B"/>
    <w:rsid w:val="00E25F01"/>
    <w:rsid w:val="00E32371"/>
    <w:rsid w:val="00E336A6"/>
    <w:rsid w:val="00E35F78"/>
    <w:rsid w:val="00E36AEC"/>
    <w:rsid w:val="00E40256"/>
    <w:rsid w:val="00E419F7"/>
    <w:rsid w:val="00E458D7"/>
    <w:rsid w:val="00E45D6F"/>
    <w:rsid w:val="00E47FB6"/>
    <w:rsid w:val="00E510FF"/>
    <w:rsid w:val="00E53C54"/>
    <w:rsid w:val="00E55F03"/>
    <w:rsid w:val="00E57065"/>
    <w:rsid w:val="00E570A4"/>
    <w:rsid w:val="00E61ADA"/>
    <w:rsid w:val="00E62426"/>
    <w:rsid w:val="00E63BC7"/>
    <w:rsid w:val="00E65A5E"/>
    <w:rsid w:val="00E719F4"/>
    <w:rsid w:val="00E72366"/>
    <w:rsid w:val="00E72E91"/>
    <w:rsid w:val="00E73E70"/>
    <w:rsid w:val="00E756C6"/>
    <w:rsid w:val="00E76912"/>
    <w:rsid w:val="00E779B8"/>
    <w:rsid w:val="00E802A9"/>
    <w:rsid w:val="00E829EB"/>
    <w:rsid w:val="00E838D6"/>
    <w:rsid w:val="00E83F81"/>
    <w:rsid w:val="00E84817"/>
    <w:rsid w:val="00E87474"/>
    <w:rsid w:val="00E94F29"/>
    <w:rsid w:val="00E9540C"/>
    <w:rsid w:val="00E96503"/>
    <w:rsid w:val="00E971F7"/>
    <w:rsid w:val="00E97770"/>
    <w:rsid w:val="00EA025F"/>
    <w:rsid w:val="00EA0E37"/>
    <w:rsid w:val="00EA327B"/>
    <w:rsid w:val="00EA71E9"/>
    <w:rsid w:val="00EB1719"/>
    <w:rsid w:val="00EB19D1"/>
    <w:rsid w:val="00EB2622"/>
    <w:rsid w:val="00EB42BF"/>
    <w:rsid w:val="00EB4D48"/>
    <w:rsid w:val="00EB5774"/>
    <w:rsid w:val="00EB6A58"/>
    <w:rsid w:val="00EB6E1D"/>
    <w:rsid w:val="00EC09AF"/>
    <w:rsid w:val="00EC21BB"/>
    <w:rsid w:val="00EC2BB6"/>
    <w:rsid w:val="00ED0C3C"/>
    <w:rsid w:val="00ED0EBB"/>
    <w:rsid w:val="00ED71FB"/>
    <w:rsid w:val="00EE19D8"/>
    <w:rsid w:val="00EE1F90"/>
    <w:rsid w:val="00EE2A79"/>
    <w:rsid w:val="00EE35D0"/>
    <w:rsid w:val="00EE7347"/>
    <w:rsid w:val="00EE77ED"/>
    <w:rsid w:val="00EF00B4"/>
    <w:rsid w:val="00EF1254"/>
    <w:rsid w:val="00EF3E05"/>
    <w:rsid w:val="00EF764F"/>
    <w:rsid w:val="00F00493"/>
    <w:rsid w:val="00F00B7C"/>
    <w:rsid w:val="00F01A3B"/>
    <w:rsid w:val="00F0379B"/>
    <w:rsid w:val="00F03C64"/>
    <w:rsid w:val="00F10646"/>
    <w:rsid w:val="00F11A33"/>
    <w:rsid w:val="00F14D4B"/>
    <w:rsid w:val="00F230AF"/>
    <w:rsid w:val="00F23B4A"/>
    <w:rsid w:val="00F244F9"/>
    <w:rsid w:val="00F25D56"/>
    <w:rsid w:val="00F34DAD"/>
    <w:rsid w:val="00F3569F"/>
    <w:rsid w:val="00F36430"/>
    <w:rsid w:val="00F36DEC"/>
    <w:rsid w:val="00F426FB"/>
    <w:rsid w:val="00F4326A"/>
    <w:rsid w:val="00F45CAA"/>
    <w:rsid w:val="00F501EC"/>
    <w:rsid w:val="00F510D1"/>
    <w:rsid w:val="00F512AC"/>
    <w:rsid w:val="00F53F9A"/>
    <w:rsid w:val="00F54276"/>
    <w:rsid w:val="00F555CD"/>
    <w:rsid w:val="00F5614E"/>
    <w:rsid w:val="00F6060C"/>
    <w:rsid w:val="00F60828"/>
    <w:rsid w:val="00F630D2"/>
    <w:rsid w:val="00F6376C"/>
    <w:rsid w:val="00F707C1"/>
    <w:rsid w:val="00F70ACB"/>
    <w:rsid w:val="00F71AC4"/>
    <w:rsid w:val="00F71D00"/>
    <w:rsid w:val="00F725F3"/>
    <w:rsid w:val="00F739C8"/>
    <w:rsid w:val="00F749B0"/>
    <w:rsid w:val="00F74FE8"/>
    <w:rsid w:val="00F7769F"/>
    <w:rsid w:val="00F7784A"/>
    <w:rsid w:val="00F77F99"/>
    <w:rsid w:val="00F81046"/>
    <w:rsid w:val="00F821B1"/>
    <w:rsid w:val="00F85124"/>
    <w:rsid w:val="00F92DBE"/>
    <w:rsid w:val="00F93566"/>
    <w:rsid w:val="00F949C8"/>
    <w:rsid w:val="00FA0024"/>
    <w:rsid w:val="00FA1346"/>
    <w:rsid w:val="00FA2F41"/>
    <w:rsid w:val="00FA35DD"/>
    <w:rsid w:val="00FA473E"/>
    <w:rsid w:val="00FA5BCF"/>
    <w:rsid w:val="00FB0466"/>
    <w:rsid w:val="00FB2FA7"/>
    <w:rsid w:val="00FB3189"/>
    <w:rsid w:val="00FB3217"/>
    <w:rsid w:val="00FC0300"/>
    <w:rsid w:val="00FC0A25"/>
    <w:rsid w:val="00FC25BE"/>
    <w:rsid w:val="00FC2A0E"/>
    <w:rsid w:val="00FC36E7"/>
    <w:rsid w:val="00FC610B"/>
    <w:rsid w:val="00FD015F"/>
    <w:rsid w:val="00FD1218"/>
    <w:rsid w:val="00FD2328"/>
    <w:rsid w:val="00FD3283"/>
    <w:rsid w:val="00FD3686"/>
    <w:rsid w:val="00FD380D"/>
    <w:rsid w:val="00FD3F8A"/>
    <w:rsid w:val="00FE0622"/>
    <w:rsid w:val="00FE153B"/>
    <w:rsid w:val="00FE3982"/>
    <w:rsid w:val="00FE5E48"/>
    <w:rsid w:val="00FF218D"/>
    <w:rsid w:val="00FF21DA"/>
    <w:rsid w:val="00FF6C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9"/>
    <o:shapelayout v:ext="edit">
      <o:idmap v:ext="edit" data="1"/>
    </o:shapelayout>
  </w:shapeDefaults>
  <w:decimalSymbol w:val="."/>
  <w:listSeparator w:val=","/>
  <w14:docId w14:val="068E94FC"/>
  <w15:docId w15:val="{060B9B24-5AA5-41B8-A34D-8DFA3F8AB0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qFormat="1"/>
    <w:lsdException w:name="heading 2" w:locked="1" w:qFormat="1"/>
    <w:lsdException w:name="heading 3" w:locked="1" w:qFormat="1"/>
    <w:lsdException w:name="heading 4" w:locked="1" w:qFormat="1"/>
    <w:lsdException w:name="heading 5" w:lock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lsdException w:name="toc 7" w:locked="1" w:uiPriority="0"/>
    <w:lsdException w:name="toc 8" w:locked="1" w:uiPriority="0"/>
    <w:lsdException w:name="toc 9" w:locked="1" w:uiPriority="0"/>
    <w:lsdException w:name="Normal Indent" w:semiHidden="1" w:unhideWhenUsed="1"/>
    <w:lsdException w:name="footnote text" w:locked="1"/>
    <w:lsdException w:name="annotation text" w:semiHidden="1" w:unhideWhenUsed="1"/>
    <w:lsdException w:name="header" w:semiHidden="1" w:unhideWhenUsed="1"/>
    <w:lsdException w:name="footer" w:semiHidden="1" w:unhideWhenUsed="1"/>
    <w:lsdException w:name="index heading" w:lock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1"/>
    <w:lsdException w:name="FollowedHyperlink" w:semiHidden="1" w:unhideWhenUsed="1"/>
    <w:lsdException w:name="Strong" w:locked="1" w:uiPriority="0"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7B2F"/>
  </w:style>
  <w:style w:type="paragraph" w:styleId="Heading1">
    <w:name w:val="heading 1"/>
    <w:basedOn w:val="Normal"/>
    <w:next w:val="Normal"/>
    <w:link w:val="Heading1Char"/>
    <w:uiPriority w:val="99"/>
    <w:qFormat/>
    <w:rsid w:val="00777B2F"/>
    <w:pPr>
      <w:keepNext/>
      <w:outlineLvl w:val="0"/>
    </w:pPr>
    <w:rPr>
      <w:b/>
      <w:sz w:val="30"/>
    </w:rPr>
  </w:style>
  <w:style w:type="paragraph" w:styleId="Heading2">
    <w:name w:val="heading 2"/>
    <w:aliases w:val="h2,h21,h22"/>
    <w:basedOn w:val="Normal"/>
    <w:next w:val="Normal"/>
    <w:link w:val="Heading2Char"/>
    <w:uiPriority w:val="99"/>
    <w:qFormat/>
    <w:rsid w:val="004E73D1"/>
    <w:pPr>
      <w:keepNext/>
      <w:numPr>
        <w:ilvl w:val="1"/>
        <w:numId w:val="3"/>
      </w:numPr>
      <w:pBdr>
        <w:top w:val="single" w:sz="4" w:space="1" w:color="auto"/>
      </w:pBdr>
      <w:tabs>
        <w:tab w:val="num" w:pos="-2606"/>
      </w:tabs>
      <w:spacing w:before="720"/>
      <w:ind w:left="-3326"/>
      <w:outlineLvl w:val="1"/>
    </w:pPr>
    <w:rPr>
      <w:rFonts w:ascii="Arial" w:hAnsi="Arial"/>
      <w:b/>
      <w:i/>
      <w:sz w:val="22"/>
    </w:rPr>
  </w:style>
  <w:style w:type="paragraph" w:styleId="Heading3">
    <w:name w:val="heading 3"/>
    <w:aliases w:val="h3,h31,h32"/>
    <w:basedOn w:val="Normal"/>
    <w:next w:val="Normal"/>
    <w:link w:val="Heading3Char"/>
    <w:uiPriority w:val="99"/>
    <w:qFormat/>
    <w:rsid w:val="004E73D1"/>
    <w:pPr>
      <w:keepNext/>
      <w:numPr>
        <w:ilvl w:val="2"/>
        <w:numId w:val="23"/>
      </w:numPr>
      <w:tabs>
        <w:tab w:val="left" w:pos="-2600"/>
      </w:tabs>
      <w:spacing w:before="480"/>
      <w:outlineLvl w:val="2"/>
    </w:pPr>
    <w:rPr>
      <w:rFonts w:ascii="Arial Black" w:hAnsi="Arial Black"/>
      <w:sz w:val="22"/>
    </w:rPr>
  </w:style>
  <w:style w:type="paragraph" w:styleId="Heading4">
    <w:name w:val="heading 4"/>
    <w:basedOn w:val="Normal"/>
    <w:next w:val="Normal"/>
    <w:link w:val="Heading4Char"/>
    <w:uiPriority w:val="99"/>
    <w:qFormat/>
    <w:rsid w:val="00A4021A"/>
    <w:pPr>
      <w:keepNext/>
      <w:spacing w:before="240" w:after="60"/>
      <w:outlineLvl w:val="3"/>
    </w:pPr>
    <w:rPr>
      <w:b/>
      <w:bCs/>
      <w:sz w:val="28"/>
      <w:szCs w:val="28"/>
    </w:rPr>
  </w:style>
  <w:style w:type="paragraph" w:styleId="Heading5">
    <w:name w:val="heading 5"/>
    <w:basedOn w:val="Normal"/>
    <w:next w:val="Normal"/>
    <w:link w:val="Heading5Char"/>
    <w:uiPriority w:val="99"/>
    <w:qFormat/>
    <w:rsid w:val="00A4021A"/>
    <w:pPr>
      <w:spacing w:before="240" w:after="60"/>
      <w:outlineLvl w:val="4"/>
    </w:pPr>
    <w:rPr>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5554F1"/>
    <w:rPr>
      <w:rFonts w:cs="Times New Roman"/>
      <w:b/>
      <w:sz w:val="30"/>
    </w:rPr>
  </w:style>
  <w:style w:type="character" w:customStyle="1" w:styleId="Heading2Char">
    <w:name w:val="Heading 2 Char"/>
    <w:aliases w:val="h2 Char,h21 Char,h22 Char"/>
    <w:basedOn w:val="DefaultParagraphFont"/>
    <w:link w:val="Heading2"/>
    <w:uiPriority w:val="99"/>
    <w:semiHidden/>
    <w:locked/>
    <w:rsid w:val="009B5EDB"/>
    <w:rPr>
      <w:rFonts w:ascii="Arial" w:hAnsi="Arial" w:cs="Times New Roman"/>
      <w:b/>
      <w:i/>
      <w:sz w:val="22"/>
      <w:lang w:val="en-US" w:eastAsia="en-US" w:bidi="ar-SA"/>
    </w:rPr>
  </w:style>
  <w:style w:type="character" w:customStyle="1" w:styleId="Heading3Char">
    <w:name w:val="Heading 3 Char"/>
    <w:aliases w:val="h3 Char,h31 Char,h32 Char"/>
    <w:basedOn w:val="DefaultParagraphFont"/>
    <w:link w:val="Heading3"/>
    <w:uiPriority w:val="99"/>
    <w:locked/>
    <w:rsid w:val="00B4146E"/>
    <w:rPr>
      <w:rFonts w:ascii="Arial Black" w:hAnsi="Arial Black"/>
      <w:szCs w:val="20"/>
    </w:rPr>
  </w:style>
  <w:style w:type="character" w:customStyle="1" w:styleId="Heading4Char">
    <w:name w:val="Heading 4 Char"/>
    <w:basedOn w:val="DefaultParagraphFont"/>
    <w:link w:val="Heading4"/>
    <w:uiPriority w:val="99"/>
    <w:semiHidden/>
    <w:locked/>
    <w:rsid w:val="009B5EDB"/>
    <w:rPr>
      <w:rFonts w:ascii="Calibri" w:hAnsi="Calibri" w:cs="Times New Roman"/>
      <w:b/>
      <w:bCs/>
      <w:sz w:val="28"/>
      <w:szCs w:val="28"/>
    </w:rPr>
  </w:style>
  <w:style w:type="character" w:customStyle="1" w:styleId="Heading5Char">
    <w:name w:val="Heading 5 Char"/>
    <w:basedOn w:val="DefaultParagraphFont"/>
    <w:link w:val="Heading5"/>
    <w:uiPriority w:val="99"/>
    <w:semiHidden/>
    <w:locked/>
    <w:rsid w:val="009B5EDB"/>
    <w:rPr>
      <w:rFonts w:ascii="Calibri" w:hAnsi="Calibri" w:cs="Times New Roman"/>
      <w:b/>
      <w:bCs/>
      <w:i/>
      <w:iCs/>
      <w:sz w:val="26"/>
      <w:szCs w:val="26"/>
    </w:rPr>
  </w:style>
  <w:style w:type="paragraph" w:customStyle="1" w:styleId="Style2">
    <w:name w:val="Style2"/>
    <w:basedOn w:val="Normal"/>
    <w:uiPriority w:val="99"/>
    <w:rsid w:val="007E26E9"/>
    <w:pPr>
      <w:spacing w:before="120"/>
    </w:pPr>
  </w:style>
  <w:style w:type="paragraph" w:customStyle="1" w:styleId="Style3">
    <w:name w:val="Style3"/>
    <w:basedOn w:val="Normal"/>
    <w:autoRedefine/>
    <w:uiPriority w:val="99"/>
    <w:rsid w:val="007E26E9"/>
    <w:pPr>
      <w:spacing w:before="120"/>
    </w:pPr>
  </w:style>
  <w:style w:type="paragraph" w:customStyle="1" w:styleId="Style4">
    <w:name w:val="Style4"/>
    <w:basedOn w:val="Normal"/>
    <w:uiPriority w:val="99"/>
    <w:rsid w:val="007E26E9"/>
    <w:pPr>
      <w:numPr>
        <w:numId w:val="24"/>
      </w:numPr>
      <w:spacing w:before="120"/>
    </w:pPr>
    <w:rPr>
      <w:sz w:val="22"/>
    </w:rPr>
  </w:style>
  <w:style w:type="paragraph" w:customStyle="1" w:styleId="Style5">
    <w:name w:val="Style5"/>
    <w:basedOn w:val="Normal"/>
    <w:autoRedefine/>
    <w:uiPriority w:val="99"/>
    <w:rsid w:val="007E26E9"/>
    <w:pPr>
      <w:spacing w:before="120"/>
    </w:pPr>
    <w:rPr>
      <w:sz w:val="22"/>
    </w:rPr>
  </w:style>
  <w:style w:type="paragraph" w:customStyle="1" w:styleId="Style6">
    <w:name w:val="Style6"/>
    <w:basedOn w:val="Normal"/>
    <w:uiPriority w:val="99"/>
    <w:rsid w:val="007E26E9"/>
    <w:pPr>
      <w:spacing w:before="120"/>
    </w:pPr>
    <w:rPr>
      <w:sz w:val="22"/>
      <w:szCs w:val="22"/>
    </w:rPr>
  </w:style>
  <w:style w:type="paragraph" w:customStyle="1" w:styleId="Style8">
    <w:name w:val="Style8"/>
    <w:basedOn w:val="Heading2"/>
    <w:uiPriority w:val="99"/>
    <w:rsid w:val="000A1F02"/>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993A65"/>
    <w:pPr>
      <w:pBdr>
        <w:top w:val="single" w:sz="4" w:space="1" w:color="auto"/>
      </w:pBdr>
      <w:tabs>
        <w:tab w:val="center" w:pos="4320"/>
        <w:tab w:val="right" w:pos="10800"/>
      </w:tabs>
    </w:pPr>
    <w:rPr>
      <w:rFonts w:ascii="Calibri" w:hAnsi="Calibri"/>
    </w:rPr>
  </w:style>
  <w:style w:type="character" w:customStyle="1" w:styleId="FooterChar">
    <w:name w:val="Footer Char"/>
    <w:basedOn w:val="DefaultParagraphFont"/>
    <w:link w:val="Footer"/>
    <w:uiPriority w:val="99"/>
    <w:locked/>
    <w:rsid w:val="00993A65"/>
    <w:rPr>
      <w:rFonts w:ascii="Calibri" w:hAnsi="Calibri"/>
    </w:rPr>
  </w:style>
  <w:style w:type="paragraph" w:styleId="Index1">
    <w:name w:val="index 1"/>
    <w:basedOn w:val="Normal"/>
    <w:next w:val="Normal"/>
    <w:autoRedefine/>
    <w:uiPriority w:val="99"/>
    <w:semiHidden/>
    <w:rsid w:val="00777B2F"/>
    <w:pPr>
      <w:ind w:left="200" w:hanging="200"/>
    </w:pPr>
  </w:style>
  <w:style w:type="paragraph" w:styleId="IndexHeading">
    <w:name w:val="index heading"/>
    <w:basedOn w:val="Normal"/>
    <w:next w:val="Index1"/>
    <w:uiPriority w:val="99"/>
    <w:semiHidden/>
    <w:rsid w:val="00777B2F"/>
    <w:rPr>
      <w:rFonts w:ascii="Arial" w:hAnsi="Arial"/>
      <w:b/>
    </w:rPr>
  </w:style>
  <w:style w:type="paragraph" w:styleId="ListBullet5">
    <w:name w:val="List Bullet 5"/>
    <w:basedOn w:val="Normal"/>
    <w:autoRedefine/>
    <w:uiPriority w:val="99"/>
    <w:rsid w:val="00777B2F"/>
    <w:pPr>
      <w:tabs>
        <w:tab w:val="num" w:pos="-2966"/>
        <w:tab w:val="num" w:pos="1800"/>
      </w:tabs>
      <w:ind w:left="1800" w:hanging="360"/>
    </w:pPr>
  </w:style>
  <w:style w:type="paragraph" w:styleId="CommentText">
    <w:name w:val="annotation text"/>
    <w:basedOn w:val="Normal"/>
    <w:link w:val="CommentTextChar"/>
    <w:uiPriority w:val="99"/>
    <w:rsid w:val="00777B2F"/>
  </w:style>
  <w:style w:type="character" w:customStyle="1" w:styleId="CommentTextChar">
    <w:name w:val="Comment Text Char"/>
    <w:basedOn w:val="DefaultParagraphFont"/>
    <w:link w:val="CommentText"/>
    <w:uiPriority w:val="99"/>
    <w:locked/>
    <w:rsid w:val="007635A5"/>
    <w:rPr>
      <w:rFonts w:cs="Times New Roman"/>
    </w:rPr>
  </w:style>
  <w:style w:type="paragraph" w:styleId="CommentSubject">
    <w:name w:val="annotation subject"/>
    <w:basedOn w:val="CommentText"/>
    <w:next w:val="CommentText"/>
    <w:link w:val="CommentSubjectChar"/>
    <w:uiPriority w:val="99"/>
    <w:semiHidden/>
    <w:rsid w:val="00777B2F"/>
    <w:rPr>
      <w:b/>
      <w:bCs/>
    </w:rPr>
  </w:style>
  <w:style w:type="character" w:customStyle="1" w:styleId="CommentSubjectChar">
    <w:name w:val="Comment Subject Char"/>
    <w:basedOn w:val="DefaultParagraphFont"/>
    <w:link w:val="CommentSubject"/>
    <w:uiPriority w:val="99"/>
    <w:semiHidden/>
    <w:locked/>
    <w:rsid w:val="007635A5"/>
    <w:rPr>
      <w:rFonts w:cs="Times New Roman"/>
      <w:b/>
      <w:bCs/>
    </w:rPr>
  </w:style>
  <w:style w:type="paragraph" w:styleId="Header">
    <w:name w:val="header"/>
    <w:basedOn w:val="Normal"/>
    <w:link w:val="HeaderChar"/>
    <w:uiPriority w:val="99"/>
    <w:rsid w:val="00AC65B1"/>
    <w:pPr>
      <w:tabs>
        <w:tab w:val="center" w:pos="4320"/>
        <w:tab w:val="right" w:pos="8640"/>
      </w:tabs>
    </w:pPr>
  </w:style>
  <w:style w:type="character" w:customStyle="1" w:styleId="HeaderChar">
    <w:name w:val="Header Char"/>
    <w:basedOn w:val="DefaultParagraphFont"/>
    <w:link w:val="Header"/>
    <w:uiPriority w:val="99"/>
    <w:locked/>
    <w:rsid w:val="007635A5"/>
    <w:rPr>
      <w:rFonts w:cs="Times New Roman"/>
    </w:rPr>
  </w:style>
  <w:style w:type="paragraph" w:styleId="FootnoteText">
    <w:name w:val="footnote text"/>
    <w:basedOn w:val="Normal"/>
    <w:link w:val="FootnoteTextChar"/>
    <w:uiPriority w:val="99"/>
    <w:semiHidden/>
    <w:rsid w:val="00A75B9B"/>
  </w:style>
  <w:style w:type="character" w:customStyle="1" w:styleId="FootnoteTextChar">
    <w:name w:val="Footnote Text Char"/>
    <w:basedOn w:val="DefaultParagraphFont"/>
    <w:link w:val="FootnoteText"/>
    <w:uiPriority w:val="99"/>
    <w:semiHidden/>
    <w:locked/>
    <w:rsid w:val="009B5EDB"/>
    <w:rPr>
      <w:rFonts w:cs="Times New Roman"/>
      <w:sz w:val="20"/>
      <w:szCs w:val="20"/>
    </w:rPr>
  </w:style>
  <w:style w:type="paragraph" w:styleId="ListNumber3">
    <w:name w:val="List Number 3"/>
    <w:basedOn w:val="Normal"/>
    <w:uiPriority w:val="99"/>
    <w:rsid w:val="00A75B9B"/>
    <w:pPr>
      <w:tabs>
        <w:tab w:val="num" w:pos="-2966"/>
        <w:tab w:val="num" w:pos="1080"/>
      </w:tabs>
      <w:ind w:left="1080" w:hanging="360"/>
    </w:pPr>
  </w:style>
  <w:style w:type="paragraph" w:customStyle="1" w:styleId="doublelineabove">
    <w:name w:val="double line above"/>
    <w:basedOn w:val="Normal"/>
    <w:uiPriority w:val="99"/>
    <w:rsid w:val="00F5614E"/>
    <w:pPr>
      <w:pBdr>
        <w:top w:val="double" w:sz="4" w:space="1" w:color="auto"/>
      </w:pBdr>
      <w:tabs>
        <w:tab w:val="left" w:pos="360"/>
        <w:tab w:val="left" w:pos="3600"/>
        <w:tab w:val="left" w:pos="4680"/>
        <w:tab w:val="left" w:pos="5940"/>
        <w:tab w:val="left" w:pos="6930"/>
        <w:tab w:val="left" w:pos="8100"/>
        <w:tab w:val="left" w:pos="9090"/>
      </w:tabs>
    </w:pPr>
    <w:rPr>
      <w:b/>
      <w:szCs w:val="24"/>
    </w:rPr>
  </w:style>
  <w:style w:type="paragraph" w:customStyle="1" w:styleId="p2">
    <w:name w:val="p2"/>
    <w:basedOn w:val="Normal"/>
    <w:uiPriority w:val="99"/>
    <w:rsid w:val="00A75B9B"/>
    <w:pPr>
      <w:widowControl w:val="0"/>
      <w:tabs>
        <w:tab w:val="left" w:pos="357"/>
      </w:tabs>
      <w:spacing w:line="255" w:lineRule="atLeast"/>
      <w:ind w:left="1083" w:hanging="357"/>
    </w:pPr>
    <w:rPr>
      <w:sz w:val="24"/>
    </w:rPr>
  </w:style>
  <w:style w:type="paragraph" w:styleId="BlockText">
    <w:name w:val="Block Text"/>
    <w:basedOn w:val="Normal"/>
    <w:uiPriority w:val="99"/>
    <w:rsid w:val="00A75B9B"/>
    <w:pPr>
      <w:spacing w:after="120"/>
      <w:ind w:left="1440" w:right="1440"/>
    </w:pPr>
  </w:style>
  <w:style w:type="paragraph" w:styleId="BalloonText">
    <w:name w:val="Balloon Text"/>
    <w:basedOn w:val="Normal"/>
    <w:link w:val="BalloonTextChar"/>
    <w:uiPriority w:val="99"/>
    <w:semiHidden/>
    <w:rsid w:val="00262721"/>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9B5EDB"/>
    <w:rPr>
      <w:rFonts w:cs="Times New Roman"/>
      <w:sz w:val="2"/>
    </w:rPr>
  </w:style>
  <w:style w:type="character" w:styleId="CommentReference">
    <w:name w:val="annotation reference"/>
    <w:basedOn w:val="DefaultParagraphFont"/>
    <w:uiPriority w:val="99"/>
    <w:semiHidden/>
    <w:rsid w:val="00262721"/>
    <w:rPr>
      <w:rFonts w:cs="Times New Roman"/>
      <w:sz w:val="16"/>
      <w:szCs w:val="16"/>
    </w:rPr>
  </w:style>
  <w:style w:type="paragraph" w:styleId="Revision">
    <w:name w:val="Revision"/>
    <w:hidden/>
    <w:uiPriority w:val="99"/>
    <w:semiHidden/>
    <w:rsid w:val="000470D7"/>
  </w:style>
  <w:style w:type="table" w:styleId="TableGrid">
    <w:name w:val="Table Grid"/>
    <w:basedOn w:val="TableNormal"/>
    <w:uiPriority w:val="99"/>
    <w:rsid w:val="009727B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uiPriority w:val="99"/>
    <w:qFormat/>
    <w:rsid w:val="00F5614E"/>
    <w:rPr>
      <w:rFonts w:cs="Times New Roman"/>
      <w:i/>
      <w:iCs/>
    </w:rPr>
  </w:style>
  <w:style w:type="paragraph" w:customStyle="1" w:styleId="Style1">
    <w:name w:val="Style1"/>
    <w:link w:val="Style1Char"/>
    <w:uiPriority w:val="99"/>
    <w:rsid w:val="00080A37"/>
    <w:rPr>
      <w:b/>
      <w:szCs w:val="24"/>
    </w:rPr>
  </w:style>
  <w:style w:type="character" w:customStyle="1" w:styleId="Style1Char">
    <w:name w:val="Style1 Char"/>
    <w:basedOn w:val="DefaultParagraphFont"/>
    <w:link w:val="Style1"/>
    <w:uiPriority w:val="99"/>
    <w:locked/>
    <w:rsid w:val="00080A37"/>
    <w:rPr>
      <w:b/>
      <w:szCs w:val="24"/>
      <w:lang w:val="en-US" w:eastAsia="en-US" w:bidi="ar-SA"/>
    </w:rPr>
  </w:style>
  <w:style w:type="paragraph" w:styleId="ListParagraph">
    <w:name w:val="List Paragraph"/>
    <w:basedOn w:val="Normal"/>
    <w:uiPriority w:val="34"/>
    <w:qFormat/>
    <w:rsid w:val="009461BE"/>
    <w:pPr>
      <w:ind w:left="720"/>
      <w:contextualSpacing/>
    </w:pPr>
  </w:style>
  <w:style w:type="paragraph" w:customStyle="1" w:styleId="cf6rfooter20081113">
    <w:name w:val="cf6rfooter20081113"/>
    <w:basedOn w:val="Footer"/>
    <w:link w:val="cf6rfooter20081113Char"/>
    <w:uiPriority w:val="99"/>
    <w:rsid w:val="00CC2620"/>
    <w:pPr>
      <w:tabs>
        <w:tab w:val="right" w:pos="9900"/>
      </w:tabs>
    </w:pPr>
  </w:style>
  <w:style w:type="character" w:customStyle="1" w:styleId="cf6rfooter20081113Char">
    <w:name w:val="cf6rfooter20081113 Char"/>
    <w:basedOn w:val="FooterChar"/>
    <w:link w:val="cf6rfooter20081113"/>
    <w:uiPriority w:val="99"/>
    <w:locked/>
    <w:rsid w:val="00CC2620"/>
    <w:rPr>
      <w:rFonts w:ascii="Calibri" w:hAnsi="Calibri" w:cs="Times New Roman"/>
    </w:rPr>
  </w:style>
  <w:style w:type="paragraph" w:customStyle="1" w:styleId="BulletB1Number">
    <w:name w:val="Bullet B (1. Number)"/>
    <w:basedOn w:val="Normal"/>
    <w:uiPriority w:val="99"/>
    <w:rsid w:val="009D1A2A"/>
    <w:pPr>
      <w:suppressAutoHyphens/>
      <w:spacing w:before="120"/>
      <w:ind w:left="720" w:hanging="360"/>
    </w:pPr>
  </w:style>
  <w:style w:type="paragraph" w:customStyle="1" w:styleId="BulletCALetter">
    <w:name w:val="Bullet C (A. Letter)"/>
    <w:basedOn w:val="Normal"/>
    <w:uiPriority w:val="99"/>
    <w:rsid w:val="009D1A2A"/>
    <w:pPr>
      <w:suppressAutoHyphens/>
      <w:spacing w:before="120"/>
      <w:ind w:left="1080" w:hanging="360"/>
    </w:pPr>
  </w:style>
  <w:style w:type="character" w:customStyle="1" w:styleId="Char-Bold">
    <w:name w:val="Char - Bold"/>
    <w:uiPriority w:val="99"/>
    <w:rsid w:val="009D1A2A"/>
    <w:rPr>
      <w:b/>
    </w:rPr>
  </w:style>
  <w:style w:type="paragraph" w:customStyle="1" w:styleId="TableCell">
    <w:name w:val="Table Cell"/>
    <w:basedOn w:val="Normal"/>
    <w:link w:val="TableCellChar"/>
    <w:uiPriority w:val="99"/>
    <w:rsid w:val="00717752"/>
    <w:pPr>
      <w:keepNext/>
      <w:keepLines/>
      <w:suppressAutoHyphens/>
      <w:spacing w:before="40" w:after="40"/>
    </w:pPr>
    <w:rPr>
      <w:sz w:val="16"/>
    </w:rPr>
  </w:style>
  <w:style w:type="character" w:customStyle="1" w:styleId="TableCellChar">
    <w:name w:val="Table Cell Char"/>
    <w:link w:val="TableCell"/>
    <w:uiPriority w:val="99"/>
    <w:locked/>
    <w:rsid w:val="00717752"/>
    <w:rPr>
      <w:sz w:val="16"/>
    </w:rPr>
  </w:style>
  <w:style w:type="paragraph" w:customStyle="1" w:styleId="FigureTitle">
    <w:name w:val="Figure Title"/>
    <w:basedOn w:val="Normal"/>
    <w:uiPriority w:val="99"/>
    <w:rsid w:val="0009456E"/>
    <w:pPr>
      <w:spacing w:before="120"/>
      <w:jc w:val="center"/>
    </w:pPr>
    <w:rPr>
      <w:rFonts w:ascii="Arial" w:hAnsi="Arial"/>
      <w:i/>
    </w:rPr>
  </w:style>
  <w:style w:type="character" w:styleId="Hyperlink">
    <w:name w:val="Hyperlink"/>
    <w:basedOn w:val="DefaultParagraphFont"/>
    <w:uiPriority w:val="99"/>
    <w:rsid w:val="00BC786D"/>
    <w:rPr>
      <w:rFonts w:cs="Times New Roman"/>
      <w:color w:val="0000FF"/>
      <w:u w:val="single"/>
    </w:rPr>
  </w:style>
  <w:style w:type="paragraph" w:styleId="TOC6">
    <w:name w:val="toc 6"/>
    <w:basedOn w:val="Normal"/>
    <w:next w:val="Normal"/>
    <w:uiPriority w:val="99"/>
    <w:semiHidden/>
    <w:rsid w:val="00A4021A"/>
    <w:pPr>
      <w:tabs>
        <w:tab w:val="right" w:leader="dot" w:pos="9840"/>
      </w:tabs>
      <w:spacing w:before="120"/>
      <w:ind w:left="1000"/>
    </w:pPr>
    <w:rPr>
      <w:rFonts w:ascii="Arial" w:hAnsi="Arial"/>
    </w:rPr>
  </w:style>
  <w:style w:type="paragraph" w:customStyle="1" w:styleId="EquationNumber">
    <w:name w:val="Equation Number"/>
    <w:basedOn w:val="Normal"/>
    <w:uiPriority w:val="99"/>
    <w:rsid w:val="00A4021A"/>
    <w:pPr>
      <w:spacing w:before="240" w:after="240"/>
      <w:ind w:left="720"/>
      <w:jc w:val="right"/>
    </w:pPr>
    <w:rPr>
      <w:rFonts w:ascii="Arial" w:hAnsi="Arial"/>
      <w:b/>
    </w:rPr>
  </w:style>
  <w:style w:type="paragraph" w:customStyle="1" w:styleId="NormalBullet">
    <w:name w:val="Normal Bullet"/>
    <w:basedOn w:val="Normal"/>
    <w:uiPriority w:val="99"/>
    <w:rsid w:val="006F1BC9"/>
    <w:pPr>
      <w:tabs>
        <w:tab w:val="num" w:pos="-2966"/>
        <w:tab w:val="num" w:pos="1800"/>
      </w:tabs>
      <w:spacing w:before="120"/>
      <w:ind w:left="-3326" w:hanging="360"/>
    </w:pPr>
    <w:rPr>
      <w:rFonts w:ascii="Arial" w:hAnsi="Arial"/>
    </w:rPr>
  </w:style>
  <w:style w:type="numbering" w:customStyle="1" w:styleId="Numbered">
    <w:name w:val="Numbered"/>
    <w:rsid w:val="00C06FFC"/>
    <w:pPr>
      <w:numPr>
        <w:numId w:val="25"/>
      </w:numPr>
    </w:pPr>
  </w:style>
  <w:style w:type="character" w:styleId="FollowedHyperlink">
    <w:name w:val="FollowedHyperlink"/>
    <w:basedOn w:val="DefaultParagraphFont"/>
    <w:uiPriority w:val="99"/>
    <w:semiHidden/>
    <w:unhideWhenUsed/>
    <w:rsid w:val="00245051"/>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7814718">
      <w:bodyDiv w:val="1"/>
      <w:marLeft w:val="0"/>
      <w:marRight w:val="0"/>
      <w:marTop w:val="0"/>
      <w:marBottom w:val="0"/>
      <w:divBdr>
        <w:top w:val="none" w:sz="0" w:space="0" w:color="auto"/>
        <w:left w:val="none" w:sz="0" w:space="0" w:color="auto"/>
        <w:bottom w:val="none" w:sz="0" w:space="0" w:color="auto"/>
        <w:right w:val="none" w:sz="0" w:space="0" w:color="auto"/>
      </w:divBdr>
    </w:div>
    <w:div w:id="12433683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header" Target="header4.xml"/><Relationship Id="rId26" Type="http://schemas.openxmlformats.org/officeDocument/2006/relationships/header" Target="header9.xml"/><Relationship Id="rId3" Type="http://schemas.openxmlformats.org/officeDocument/2006/relationships/customXml" Target="../customXml/item3.xml"/><Relationship Id="rId21" Type="http://schemas.openxmlformats.org/officeDocument/2006/relationships/header" Target="header6.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hyperlink" Target="http://www.energy.ca.gov/title24/equipment_cert/ama_fas/index.html" TargetMode="External"/><Relationship Id="rId25" Type="http://schemas.openxmlformats.org/officeDocument/2006/relationships/header" Target="header8.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footer" Target="footer3.xm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eader" Target="header7.xml"/><Relationship Id="rId5" Type="http://schemas.openxmlformats.org/officeDocument/2006/relationships/customXml" Target="../customXml/item5.xml"/><Relationship Id="rId15" Type="http://schemas.openxmlformats.org/officeDocument/2006/relationships/header" Target="header3.xml"/><Relationship Id="rId23" Type="http://schemas.openxmlformats.org/officeDocument/2006/relationships/hyperlink" Target="http://www.energy.ca.gov/title24/equipment_cert/ama_fas/index.html" TargetMode="External"/><Relationship Id="rId28" Type="http://schemas.microsoft.com/office/2011/relationships/people" Target="people.xml"/><Relationship Id="rId10" Type="http://schemas.openxmlformats.org/officeDocument/2006/relationships/footnotes" Target="footnotes.xml"/><Relationship Id="rId19" Type="http://schemas.openxmlformats.org/officeDocument/2006/relationships/header" Target="header5.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footer" Target="footer4.xm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3" Type="http://schemas.openxmlformats.org/officeDocument/2006/relationships/image" Target="media/image1.jpeg"/><Relationship Id="rId2" Type="http://schemas.openxmlformats.org/officeDocument/2006/relationships/image" Target="media/image3.png"/><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fth Edition"/>
</file>

<file path=customXml/item4.xml><?xml version="1.0" encoding="utf-8"?>
<b:Sources xmlns:b="http://schemas.openxmlformats.org/officeDocument/2006/bibliography" xmlns="http://schemas.openxmlformats.org/officeDocument/2006/bibliography" SelectedStyle="\APA.XSL" StyleName="APA Fifth Edition"/>
</file>

<file path=customXml/item5.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17" ma:contentTypeDescription="Create a new document." ma:contentTypeScope="" ma:versionID="fc2579ad1970445b0ba1f5954956792b">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864106e033a537969187528b3c0914e2"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14C9E6E-697E-41B0-B119-F8C825592D0C}">
  <ds:schemaRefs>
    <ds:schemaRef ds:uri="http://www.w3.org/XML/1998/namespace"/>
    <ds:schemaRef ds:uri="http://schemas.openxmlformats.org/package/2006/metadata/core-properties"/>
    <ds:schemaRef ds:uri="http://purl.org/dc/dcmitype/"/>
    <ds:schemaRef ds:uri="http://purl.org/dc/terms/"/>
    <ds:schemaRef ds:uri="5067c814-4b34-462c-a21d-c185ff6548d2"/>
    <ds:schemaRef ds:uri="http://purl.org/dc/elements/1.1/"/>
    <ds:schemaRef ds:uri="http://schemas.microsoft.com/office/2006/documentManagement/types"/>
    <ds:schemaRef ds:uri="http://schemas.microsoft.com/office/2006/metadata/properties"/>
    <ds:schemaRef ds:uri="http://schemas.microsoft.com/office/infopath/2007/PartnerControls"/>
    <ds:schemaRef ds:uri="785685f2-c2e1-4352-89aa-3faca8eaba52"/>
  </ds:schemaRefs>
</ds:datastoreItem>
</file>

<file path=customXml/itemProps2.xml><?xml version="1.0" encoding="utf-8"?>
<ds:datastoreItem xmlns:ds="http://schemas.openxmlformats.org/officeDocument/2006/customXml" ds:itemID="{04A76975-93E4-46EF-8A97-61A96B7AEB3D}">
  <ds:schemaRefs>
    <ds:schemaRef ds:uri="http://schemas.microsoft.com/sharepoint/v3/contenttype/forms"/>
  </ds:schemaRefs>
</ds:datastoreItem>
</file>

<file path=customXml/itemProps3.xml><?xml version="1.0" encoding="utf-8"?>
<ds:datastoreItem xmlns:ds="http://schemas.openxmlformats.org/officeDocument/2006/customXml" ds:itemID="{C91E785D-CC13-447F-A1CE-09CC7B524048}">
  <ds:schemaRefs>
    <ds:schemaRef ds:uri="http://schemas.openxmlformats.org/officeDocument/2006/bibliography"/>
  </ds:schemaRefs>
</ds:datastoreItem>
</file>

<file path=customXml/itemProps4.xml><?xml version="1.0" encoding="utf-8"?>
<ds:datastoreItem xmlns:ds="http://schemas.openxmlformats.org/officeDocument/2006/customXml" ds:itemID="{78A3F152-0E2C-4020-B118-F78F502C2944}">
  <ds:schemaRefs>
    <ds:schemaRef ds:uri="http://schemas.openxmlformats.org/officeDocument/2006/bibliography"/>
  </ds:schemaRefs>
</ds:datastoreItem>
</file>

<file path=customXml/itemProps5.xml><?xml version="1.0" encoding="utf-8"?>
<ds:datastoreItem xmlns:ds="http://schemas.openxmlformats.org/officeDocument/2006/customXml" ds:itemID="{8A2F5808-EA1E-4858-BB80-FA2E4CF3963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2058</TotalTime>
  <Pages>9</Pages>
  <Words>3694</Words>
  <Characters>21060</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
    </vt:vector>
  </TitlesOfParts>
  <Company>California Energy Commission</Company>
  <LinksUpToDate>false</LinksUpToDate>
  <CharactersWithSpaces>24705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Shewmaker, Michael@Energy</dc:creator>
  <cp:lastModifiedBy>Alhabibi, Haider@Energy</cp:lastModifiedBy>
  <cp:revision>96</cp:revision>
  <cp:lastPrinted>2019-04-12T22:47:00Z</cp:lastPrinted>
  <dcterms:created xsi:type="dcterms:W3CDTF">2015-06-09T16:55:00Z</dcterms:created>
  <dcterms:modified xsi:type="dcterms:W3CDTF">2022-03-08T20:42:00Z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ies>
</file>