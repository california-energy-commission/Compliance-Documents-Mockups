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5039"/>
        <w:gridCol w:w="5522"/>
      </w:tblGrid>
      <w:tr w:rsidR="00644254" w:rsidRPr="003F2ABE" w14:paraId="2B99BEE7" w14:textId="77777777" w:rsidTr="00F3155B">
        <w:trPr>
          <w:trHeight w:val="206"/>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EE6" w14:textId="77777777" w:rsidR="00644254" w:rsidRPr="003F2ABE" w:rsidRDefault="00644254" w:rsidP="00644254">
            <w:pPr>
              <w:rPr>
                <w:rFonts w:asciiTheme="minorHAnsi" w:hAnsiTheme="minorHAnsi"/>
                <w:sz w:val="18"/>
                <w:szCs w:val="18"/>
              </w:rPr>
            </w:pPr>
            <w:r w:rsidRPr="00F3155B">
              <w:rPr>
                <w:rFonts w:asciiTheme="minorHAnsi" w:hAnsiTheme="minorHAnsi"/>
                <w:b/>
                <w:szCs w:val="18"/>
              </w:rPr>
              <w:t>A. System Information</w:t>
            </w:r>
          </w:p>
        </w:tc>
      </w:tr>
      <w:tr w:rsidR="00171E43" w:rsidRPr="003F2ABE" w14:paraId="2B99BEE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8"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1</w:t>
            </w:r>
          </w:p>
        </w:tc>
        <w:tc>
          <w:tcPr>
            <w:tcW w:w="2284" w:type="pct"/>
            <w:tcBorders>
              <w:top w:val="single" w:sz="4" w:space="0" w:color="auto"/>
              <w:left w:val="single" w:sz="4" w:space="0" w:color="auto"/>
              <w:bottom w:val="single" w:sz="4" w:space="0" w:color="auto"/>
              <w:right w:val="single" w:sz="4" w:space="0" w:color="auto"/>
            </w:tcBorders>
            <w:vAlign w:val="center"/>
          </w:tcPr>
          <w:p w14:paraId="2B99BEE9" w14:textId="25182E73"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tcPr>
          <w:p w14:paraId="2B99BEEA" w14:textId="77777777" w:rsidR="00171E43" w:rsidRPr="003F2ABE" w:rsidRDefault="00171E43" w:rsidP="00171E43">
            <w:pPr>
              <w:rPr>
                <w:rFonts w:asciiTheme="minorHAnsi" w:hAnsiTheme="minorHAnsi"/>
                <w:sz w:val="18"/>
                <w:szCs w:val="18"/>
              </w:rPr>
            </w:pPr>
          </w:p>
        </w:tc>
      </w:tr>
      <w:tr w:rsidR="00171E43" w:rsidRPr="003F2ABE" w14:paraId="2B99BEE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C"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2</w:t>
            </w:r>
          </w:p>
        </w:tc>
        <w:tc>
          <w:tcPr>
            <w:tcW w:w="2284" w:type="pct"/>
            <w:tcBorders>
              <w:top w:val="single" w:sz="4" w:space="0" w:color="auto"/>
              <w:left w:val="single" w:sz="4" w:space="0" w:color="auto"/>
              <w:bottom w:val="single" w:sz="4" w:space="0" w:color="auto"/>
              <w:right w:val="single" w:sz="4" w:space="0" w:color="auto"/>
            </w:tcBorders>
            <w:vAlign w:val="center"/>
          </w:tcPr>
          <w:p w14:paraId="2B99BEED" w14:textId="2BBAA554"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vAlign w:val="center"/>
          </w:tcPr>
          <w:p w14:paraId="2B99BEEE" w14:textId="77777777" w:rsidR="00171E43" w:rsidRPr="003F2ABE" w:rsidRDefault="00171E43" w:rsidP="00171E43">
            <w:pPr>
              <w:rPr>
                <w:rFonts w:asciiTheme="minorHAnsi" w:hAnsiTheme="minorHAnsi"/>
                <w:sz w:val="18"/>
                <w:szCs w:val="18"/>
              </w:rPr>
            </w:pPr>
          </w:p>
        </w:tc>
      </w:tr>
      <w:tr w:rsidR="005F490D" w:rsidRPr="003F2ABE" w14:paraId="7E1696F5"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58274643" w14:textId="6B671F04" w:rsidR="005F490D" w:rsidRDefault="005F490D" w:rsidP="00171E43">
            <w:pPr>
              <w:jc w:val="center"/>
              <w:rPr>
                <w:rFonts w:asciiTheme="minorHAnsi" w:hAnsiTheme="minorHAnsi"/>
                <w:sz w:val="18"/>
                <w:szCs w:val="18"/>
              </w:rPr>
            </w:pPr>
            <w:r>
              <w:rPr>
                <w:rFonts w:asciiTheme="minorHAnsi" w:hAnsiTheme="minorHAnsi"/>
                <w:sz w:val="18"/>
                <w:szCs w:val="18"/>
              </w:rPr>
              <w:t>03</w:t>
            </w:r>
          </w:p>
        </w:tc>
        <w:tc>
          <w:tcPr>
            <w:tcW w:w="2284" w:type="pct"/>
            <w:tcBorders>
              <w:top w:val="single" w:sz="4" w:space="0" w:color="auto"/>
              <w:left w:val="single" w:sz="4" w:space="0" w:color="auto"/>
              <w:bottom w:val="single" w:sz="4" w:space="0" w:color="auto"/>
              <w:right w:val="single" w:sz="4" w:space="0" w:color="auto"/>
            </w:tcBorders>
            <w:vAlign w:val="center"/>
          </w:tcPr>
          <w:p w14:paraId="75BF50D4" w14:textId="178F4C3B" w:rsidR="005F490D" w:rsidRPr="003F2ABE" w:rsidRDefault="005F490D" w:rsidP="00171E43">
            <w:pPr>
              <w:rPr>
                <w:rFonts w:asciiTheme="minorHAnsi" w:hAnsiTheme="minorHAnsi"/>
                <w:sz w:val="18"/>
                <w:szCs w:val="18"/>
              </w:rPr>
            </w:pPr>
            <w:r>
              <w:rPr>
                <w:rFonts w:asciiTheme="minorHAnsi" w:hAnsiTheme="minorHAnsi"/>
                <w:sz w:val="18"/>
                <w:szCs w:val="18"/>
              </w:rPr>
              <w:t>Indoor Unit Name</w:t>
            </w:r>
            <w:r w:rsidR="004C5CBA" w:rsidRPr="004C5CBA">
              <w:rPr>
                <w:rFonts w:asciiTheme="minorHAnsi" w:hAnsiTheme="minorHAnsi"/>
                <w:sz w:val="16"/>
                <w:szCs w:val="18"/>
              </w:rPr>
              <w:t xml:space="preserve"> </w:t>
            </w:r>
            <w:r w:rsidR="004C5CBA" w:rsidRPr="004C5CBA">
              <w:rPr>
                <w:rFonts w:asciiTheme="minorHAnsi" w:hAnsiTheme="minorHAnsi"/>
                <w:sz w:val="18"/>
              </w:rPr>
              <w:t>or Description of Area Served</w:t>
            </w:r>
          </w:p>
        </w:tc>
        <w:tc>
          <w:tcPr>
            <w:tcW w:w="2503" w:type="pct"/>
            <w:tcBorders>
              <w:top w:val="single" w:sz="4" w:space="0" w:color="auto"/>
              <w:left w:val="single" w:sz="4" w:space="0" w:color="auto"/>
              <w:bottom w:val="single" w:sz="4" w:space="0" w:color="auto"/>
              <w:right w:val="single" w:sz="4" w:space="0" w:color="auto"/>
            </w:tcBorders>
            <w:vAlign w:val="center"/>
          </w:tcPr>
          <w:p w14:paraId="478CC2B6" w14:textId="77777777" w:rsidR="005F490D" w:rsidRPr="003F2ABE" w:rsidRDefault="005F490D" w:rsidP="00171E43">
            <w:pPr>
              <w:rPr>
                <w:rFonts w:asciiTheme="minorHAnsi" w:hAnsiTheme="minorHAnsi"/>
                <w:sz w:val="18"/>
                <w:szCs w:val="18"/>
              </w:rPr>
            </w:pPr>
          </w:p>
        </w:tc>
      </w:tr>
      <w:tr w:rsidR="00171E43" w:rsidRPr="003F2ABE" w14:paraId="2B99BEF3"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0" w14:textId="3EFB607D"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tcPr>
          <w:p w14:paraId="2B99BEF1" w14:textId="6540B7B8"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Building Type from </w:t>
            </w:r>
            <w:del w:id="0" w:author="Alhabibi, Haider@Energy" w:date="2022-02-14T16:49:00Z">
              <w:r w:rsidR="002776B2" w:rsidDel="00CC36F6">
                <w:rPr>
                  <w:rFonts w:asciiTheme="minorHAnsi" w:hAnsiTheme="minorHAnsi"/>
                  <w:sz w:val="18"/>
                  <w:szCs w:val="18"/>
                </w:rPr>
                <w:delText>CF1R</w:delText>
              </w:r>
            </w:del>
            <w:ins w:id="1" w:author="Alhabibi, Haider@Energy" w:date="2022-02-14T16:49:00Z">
              <w:r w:rsidR="00CC36F6">
                <w:rPr>
                  <w:rFonts w:asciiTheme="minorHAnsi" w:hAnsiTheme="minorHAnsi"/>
                  <w:sz w:val="18"/>
                  <w:szCs w:val="18"/>
                </w:rPr>
                <w:t>LMCC</w:t>
              </w:r>
            </w:ins>
          </w:p>
        </w:tc>
        <w:tc>
          <w:tcPr>
            <w:tcW w:w="2503" w:type="pct"/>
            <w:tcBorders>
              <w:top w:val="single" w:sz="4" w:space="0" w:color="auto"/>
              <w:left w:val="single" w:sz="4" w:space="0" w:color="auto"/>
              <w:bottom w:val="single" w:sz="4" w:space="0" w:color="auto"/>
              <w:right w:val="single" w:sz="4" w:space="0" w:color="auto"/>
            </w:tcBorders>
            <w:vAlign w:val="center"/>
          </w:tcPr>
          <w:p w14:paraId="2B99BEF2" w14:textId="77777777" w:rsidR="00171E43" w:rsidRPr="003F2ABE" w:rsidRDefault="00171E43" w:rsidP="00171E43">
            <w:pPr>
              <w:rPr>
                <w:rFonts w:asciiTheme="minorHAnsi" w:hAnsiTheme="minorHAnsi"/>
                <w:sz w:val="18"/>
                <w:szCs w:val="18"/>
              </w:rPr>
            </w:pPr>
          </w:p>
        </w:tc>
      </w:tr>
      <w:tr w:rsidR="00171E43" w:rsidRPr="003F2ABE" w14:paraId="2B99BEF7"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4" w14:textId="4CB166B6"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tcPr>
          <w:p w14:paraId="2B99BEF5" w14:textId="6B345F15"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del w:id="2" w:author="Alhabibi, Haider@Energy" w:date="2022-02-14T16:49:00Z">
              <w:r w:rsidR="002776B2" w:rsidDel="00CC36F6">
                <w:rPr>
                  <w:rFonts w:asciiTheme="minorHAnsi" w:hAnsiTheme="minorHAnsi"/>
                  <w:sz w:val="18"/>
                  <w:szCs w:val="18"/>
                </w:rPr>
                <w:delText>CF1R</w:delText>
              </w:r>
            </w:del>
            <w:ins w:id="3" w:author="Alhabibi, Haider@Energy" w:date="2022-02-14T16:49:00Z">
              <w:r w:rsidR="00CC36F6">
                <w:rPr>
                  <w:rFonts w:asciiTheme="minorHAnsi" w:hAnsiTheme="minorHAnsi"/>
                  <w:sz w:val="18"/>
                  <w:szCs w:val="18"/>
                </w:rPr>
                <w:t>LMCC</w:t>
              </w:r>
            </w:ins>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6" w14:textId="77777777" w:rsidR="00171E43" w:rsidRPr="003F2ABE" w:rsidRDefault="00171E43" w:rsidP="00171E43">
            <w:pPr>
              <w:rPr>
                <w:rFonts w:asciiTheme="minorHAnsi" w:hAnsiTheme="minorHAnsi"/>
                <w:sz w:val="18"/>
                <w:szCs w:val="18"/>
              </w:rPr>
            </w:pPr>
          </w:p>
        </w:tc>
      </w:tr>
      <w:tr w:rsidR="00171E43" w:rsidRPr="003F2ABE" w14:paraId="2B99BEF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8" w14:textId="4CBE4303"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tcPr>
          <w:p w14:paraId="2B99BEF9" w14:textId="1D52AAD0" w:rsidR="00171E43" w:rsidRPr="003F2ABE" w:rsidRDefault="00171E43" w:rsidP="00D1629A">
            <w:pPr>
              <w:rPr>
                <w:rFonts w:asciiTheme="minorHAnsi" w:hAnsiTheme="minorHAnsi"/>
                <w:sz w:val="18"/>
                <w:szCs w:val="18"/>
              </w:rPr>
            </w:pPr>
            <w:r w:rsidRPr="003F2ABE">
              <w:rPr>
                <w:rFonts w:asciiTheme="minorHAnsi" w:hAnsiTheme="minorHAnsi"/>
                <w:sz w:val="18"/>
                <w:szCs w:val="18"/>
              </w:rPr>
              <w:t>Verified Low Leakage Air-</w:t>
            </w:r>
            <w:r w:rsidR="00D1629A">
              <w:rPr>
                <w:rFonts w:asciiTheme="minorHAnsi" w:hAnsiTheme="minorHAnsi"/>
                <w:sz w:val="18"/>
                <w:szCs w:val="18"/>
              </w:rPr>
              <w:t>H</w:t>
            </w:r>
            <w:r w:rsidRPr="003F2ABE">
              <w:rPr>
                <w:rFonts w:asciiTheme="minorHAnsi" w:hAnsiTheme="minorHAnsi"/>
                <w:sz w:val="18"/>
                <w:szCs w:val="18"/>
              </w:rPr>
              <w:t xml:space="preserve">andling Unit Credit from </w:t>
            </w:r>
            <w:del w:id="4" w:author="Alhabibi, Haider@Energy" w:date="2022-02-14T16:49:00Z">
              <w:r w:rsidR="002776B2" w:rsidDel="00CC36F6">
                <w:rPr>
                  <w:rFonts w:asciiTheme="minorHAnsi" w:hAnsiTheme="minorHAnsi"/>
                  <w:sz w:val="18"/>
                  <w:szCs w:val="18"/>
                </w:rPr>
                <w:delText>CF1R</w:delText>
              </w:r>
            </w:del>
            <w:ins w:id="5" w:author="Alhabibi, Haider@Energy" w:date="2022-02-14T16:49:00Z">
              <w:r w:rsidR="00CC36F6">
                <w:rPr>
                  <w:rFonts w:asciiTheme="minorHAnsi" w:hAnsiTheme="minorHAnsi"/>
                  <w:sz w:val="18"/>
                  <w:szCs w:val="18"/>
                </w:rPr>
                <w:t>LMCC</w:t>
              </w:r>
            </w:ins>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A" w14:textId="77777777" w:rsidR="00171E43" w:rsidRPr="003F2ABE" w:rsidRDefault="00171E43" w:rsidP="00171E43">
            <w:pPr>
              <w:rPr>
                <w:rFonts w:asciiTheme="minorHAnsi" w:hAnsiTheme="minorHAnsi"/>
                <w:sz w:val="18"/>
                <w:szCs w:val="18"/>
              </w:rPr>
            </w:pPr>
          </w:p>
        </w:tc>
      </w:tr>
      <w:tr w:rsidR="00171E43" w:rsidRPr="003F2ABE" w14:paraId="2B99BEF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C" w14:textId="3A1D9D56"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7</w:t>
            </w:r>
          </w:p>
        </w:tc>
        <w:tc>
          <w:tcPr>
            <w:tcW w:w="2284" w:type="pct"/>
            <w:tcBorders>
              <w:top w:val="single" w:sz="4" w:space="0" w:color="auto"/>
              <w:left w:val="single" w:sz="4" w:space="0" w:color="auto"/>
              <w:bottom w:val="single" w:sz="4" w:space="0" w:color="auto"/>
              <w:right w:val="single" w:sz="4" w:space="0" w:color="auto"/>
            </w:tcBorders>
            <w:vAlign w:val="center"/>
          </w:tcPr>
          <w:p w14:paraId="2B99BEFD" w14:textId="45CC8E13"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Duct System </w:t>
            </w:r>
            <w:r w:rsidR="007510B1" w:rsidRPr="003F2ABE">
              <w:rPr>
                <w:rFonts w:asciiTheme="minorHAnsi" w:hAnsiTheme="minorHAnsi"/>
                <w:sz w:val="18"/>
                <w:szCs w:val="18"/>
              </w:rPr>
              <w:t>Compliance Category</w:t>
            </w:r>
          </w:p>
        </w:tc>
        <w:tc>
          <w:tcPr>
            <w:tcW w:w="2503" w:type="pct"/>
            <w:tcBorders>
              <w:top w:val="single" w:sz="4" w:space="0" w:color="auto"/>
              <w:left w:val="single" w:sz="4" w:space="0" w:color="auto"/>
              <w:bottom w:val="single" w:sz="4" w:space="0" w:color="auto"/>
              <w:right w:val="single" w:sz="4" w:space="0" w:color="auto"/>
            </w:tcBorders>
            <w:vAlign w:val="center"/>
          </w:tcPr>
          <w:p w14:paraId="2B99BEFE" w14:textId="77777777" w:rsidR="00171E43" w:rsidRPr="003F2ABE" w:rsidRDefault="00171E43" w:rsidP="00171E43">
            <w:pPr>
              <w:rPr>
                <w:rFonts w:asciiTheme="minorHAnsi" w:hAnsiTheme="minorHAnsi"/>
                <w:sz w:val="18"/>
                <w:szCs w:val="18"/>
              </w:rPr>
            </w:pPr>
          </w:p>
        </w:tc>
      </w:tr>
      <w:tr w:rsidR="005F490D" w:rsidRPr="003F2ABE" w14:paraId="0B2596FA"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7267EAC1" w14:textId="7E70AD1F" w:rsidR="005F490D" w:rsidRPr="004712B8" w:rsidRDefault="005F490D" w:rsidP="00171E43">
            <w:pPr>
              <w:jc w:val="center"/>
              <w:rPr>
                <w:rFonts w:asciiTheme="minorHAnsi" w:hAnsiTheme="minorHAnsi"/>
                <w:sz w:val="18"/>
                <w:szCs w:val="18"/>
              </w:rPr>
            </w:pPr>
            <w:r w:rsidRPr="004712B8">
              <w:rPr>
                <w:rFonts w:asciiTheme="minorHAnsi" w:hAnsiTheme="minorHAnsi"/>
                <w:sz w:val="18"/>
                <w:szCs w:val="18"/>
              </w:rPr>
              <w:t>08</w:t>
            </w:r>
          </w:p>
        </w:tc>
        <w:tc>
          <w:tcPr>
            <w:tcW w:w="2284" w:type="pct"/>
            <w:tcBorders>
              <w:top w:val="single" w:sz="4" w:space="0" w:color="auto"/>
              <w:left w:val="single" w:sz="4" w:space="0" w:color="auto"/>
              <w:bottom w:val="single" w:sz="4" w:space="0" w:color="auto"/>
              <w:right w:val="single" w:sz="4" w:space="0" w:color="auto"/>
            </w:tcBorders>
            <w:vAlign w:val="center"/>
          </w:tcPr>
          <w:p w14:paraId="17A5D49E" w14:textId="685E28C7" w:rsidR="005F490D" w:rsidRPr="004712B8" w:rsidRDefault="005F490D" w:rsidP="00171E43">
            <w:pPr>
              <w:rPr>
                <w:rFonts w:asciiTheme="minorHAnsi" w:hAnsiTheme="minorHAnsi"/>
                <w:sz w:val="18"/>
                <w:szCs w:val="18"/>
              </w:rPr>
            </w:pPr>
            <w:r w:rsidRPr="006E4974">
              <w:rPr>
                <w:rFonts w:asciiTheme="minorHAnsi" w:hAnsiTheme="minorHAnsi"/>
                <w:sz w:val="18"/>
                <w:szCs w:val="18"/>
              </w:rPr>
              <w:t>Any portions of Duct Located in Garage?</w:t>
            </w:r>
          </w:p>
        </w:tc>
        <w:tc>
          <w:tcPr>
            <w:tcW w:w="2503" w:type="pct"/>
            <w:tcBorders>
              <w:top w:val="single" w:sz="4" w:space="0" w:color="auto"/>
              <w:left w:val="single" w:sz="4" w:space="0" w:color="auto"/>
              <w:bottom w:val="single" w:sz="4" w:space="0" w:color="auto"/>
              <w:right w:val="single" w:sz="4" w:space="0" w:color="auto"/>
            </w:tcBorders>
            <w:vAlign w:val="center"/>
          </w:tcPr>
          <w:p w14:paraId="4FDA7775" w14:textId="77777777" w:rsidR="005F490D" w:rsidRPr="003F2ABE" w:rsidRDefault="005F490D" w:rsidP="00171E43">
            <w:pPr>
              <w:rPr>
                <w:rFonts w:asciiTheme="minorHAnsi" w:hAnsiTheme="minorHAnsi"/>
                <w:sz w:val="18"/>
                <w:szCs w:val="18"/>
              </w:rPr>
            </w:pPr>
          </w:p>
        </w:tc>
      </w:tr>
      <w:tr w:rsidR="004C5CBA" w:rsidRPr="003F2ABE" w14:paraId="6EABCA1A"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18542DFA" w14:textId="183B0A9E" w:rsidR="004C5CBA" w:rsidRPr="004C5CBA" w:rsidRDefault="004C5CBA" w:rsidP="004C5CBA">
            <w:pPr>
              <w:jc w:val="center"/>
              <w:rPr>
                <w:rFonts w:asciiTheme="minorHAnsi" w:hAnsiTheme="minorHAnsi"/>
                <w:sz w:val="18"/>
                <w:szCs w:val="18"/>
              </w:rPr>
            </w:pPr>
            <w:r w:rsidRPr="004C5CBA">
              <w:rPr>
                <w:rFonts w:asciiTheme="minorHAnsi" w:hAnsiTheme="minorHAnsi"/>
                <w:sz w:val="18"/>
              </w:rPr>
              <w:t>09</w:t>
            </w:r>
          </w:p>
        </w:tc>
        <w:tc>
          <w:tcPr>
            <w:tcW w:w="2284" w:type="pct"/>
            <w:tcBorders>
              <w:top w:val="single" w:sz="4" w:space="0" w:color="auto"/>
              <w:left w:val="single" w:sz="4" w:space="0" w:color="auto"/>
              <w:bottom w:val="single" w:sz="4" w:space="0" w:color="auto"/>
              <w:right w:val="single" w:sz="4" w:space="0" w:color="auto"/>
            </w:tcBorders>
            <w:vAlign w:val="center"/>
          </w:tcPr>
          <w:p w14:paraId="70748039" w14:textId="2C12FE74" w:rsidR="004C5CBA" w:rsidRPr="004C5CBA" w:rsidRDefault="004C5CBA" w:rsidP="004C5CBA">
            <w:pPr>
              <w:rPr>
                <w:rFonts w:asciiTheme="minorHAnsi" w:hAnsiTheme="minorHAnsi"/>
                <w:sz w:val="18"/>
                <w:szCs w:val="18"/>
              </w:rPr>
            </w:pPr>
            <w:proofErr w:type="gramStart"/>
            <w:r w:rsidRPr="004C5CBA">
              <w:rPr>
                <w:rFonts w:asciiTheme="minorHAnsi" w:hAnsiTheme="minorHAnsi"/>
                <w:sz w:val="18"/>
              </w:rPr>
              <w:t>Is</w:t>
            </w:r>
            <w:proofErr w:type="gramEnd"/>
            <w:r w:rsidRPr="004C5CBA">
              <w:rPr>
                <w:rFonts w:asciiTheme="minorHAnsi" w:hAnsiTheme="minorHAnsi"/>
                <w:sz w:val="18"/>
              </w:rPr>
              <w:t xml:space="preserve"> the system type Small Duct High Velocity (SDHV)?</w:t>
            </w:r>
          </w:p>
        </w:tc>
        <w:tc>
          <w:tcPr>
            <w:tcW w:w="2503" w:type="pct"/>
            <w:tcBorders>
              <w:top w:val="single" w:sz="4" w:space="0" w:color="auto"/>
              <w:left w:val="single" w:sz="4" w:space="0" w:color="auto"/>
              <w:bottom w:val="single" w:sz="4" w:space="0" w:color="auto"/>
              <w:right w:val="single" w:sz="4" w:space="0" w:color="auto"/>
            </w:tcBorders>
            <w:vAlign w:val="center"/>
          </w:tcPr>
          <w:p w14:paraId="4067F195" w14:textId="77777777" w:rsidR="004C5CBA" w:rsidRPr="003F2ABE" w:rsidRDefault="004C5CBA" w:rsidP="004C5CBA">
            <w:pPr>
              <w:rPr>
                <w:rFonts w:asciiTheme="minorHAnsi" w:hAnsiTheme="minorHAnsi"/>
                <w:sz w:val="18"/>
                <w:szCs w:val="18"/>
              </w:rPr>
            </w:pPr>
          </w:p>
        </w:tc>
      </w:tr>
    </w:tbl>
    <w:p w14:paraId="16636264" w14:textId="77777777" w:rsidR="00B32B87" w:rsidRPr="003F2ABE" w:rsidRDefault="00B32B87" w:rsidP="00171E4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00CF7" w:rsidRPr="003F2ABE" w14:paraId="2B99BF04" w14:textId="77777777" w:rsidTr="002F0C86">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2B99BF03" w14:textId="23973384" w:rsidR="00500CF7" w:rsidRPr="003F2ABE" w:rsidRDefault="00500CF7" w:rsidP="00500CF7">
            <w:pPr>
              <w:keepNext/>
              <w:rPr>
                <w:rFonts w:asciiTheme="minorHAnsi" w:hAnsiTheme="minorHAnsi"/>
                <w:b/>
                <w:sz w:val="18"/>
                <w:szCs w:val="18"/>
              </w:rPr>
            </w:pPr>
            <w:r w:rsidRPr="00500CF7">
              <w:rPr>
                <w:rFonts w:asciiTheme="minorHAnsi" w:hAnsiTheme="minorHAnsi"/>
                <w:b/>
              </w:rPr>
              <w:t>MCH-20e - Sealing All Accessible Leaks using Smoke Test</w:t>
            </w:r>
          </w:p>
        </w:tc>
      </w:tr>
    </w:tbl>
    <w:p w14:paraId="7DC25B42" w14:textId="77777777" w:rsidR="00B32B87" w:rsidRPr="00500CF7" w:rsidRDefault="00B32B87">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040"/>
        <w:gridCol w:w="5491"/>
      </w:tblGrid>
      <w:tr w:rsidR="00171E43" w:rsidRPr="003F2ABE" w14:paraId="2B99BF07" w14:textId="77777777" w:rsidTr="006E4974">
        <w:trPr>
          <w:trHeight w:val="2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06" w14:textId="77777777" w:rsidR="00171E43" w:rsidRPr="003F2ABE" w:rsidRDefault="00171E43" w:rsidP="00500CF7">
            <w:pPr>
              <w:keepNext/>
              <w:rPr>
                <w:rFonts w:asciiTheme="minorHAnsi" w:hAnsiTheme="minorHAnsi"/>
                <w:b/>
                <w:sz w:val="18"/>
                <w:szCs w:val="18"/>
              </w:rPr>
            </w:pPr>
            <w:r w:rsidRPr="00F3155B">
              <w:rPr>
                <w:rFonts w:asciiTheme="minorHAnsi" w:hAnsiTheme="minorHAnsi"/>
                <w:b/>
                <w:szCs w:val="18"/>
              </w:rPr>
              <w:t>B. D</w:t>
            </w:r>
            <w:r w:rsidR="00091DB0" w:rsidRPr="00F3155B">
              <w:rPr>
                <w:rFonts w:asciiTheme="minorHAnsi" w:hAnsiTheme="minorHAnsi"/>
                <w:b/>
                <w:szCs w:val="18"/>
              </w:rPr>
              <w:t>uct Leakage Diagnostic Test</w:t>
            </w:r>
          </w:p>
        </w:tc>
      </w:tr>
      <w:tr w:rsidR="004712B8" w:rsidRPr="00464DC8" w14:paraId="35486DBA" w14:textId="77777777" w:rsidTr="006E4974">
        <w:trPr>
          <w:trHeight w:val="332"/>
        </w:trPr>
        <w:tc>
          <w:tcPr>
            <w:tcW w:w="213" w:type="pct"/>
            <w:tcBorders>
              <w:top w:val="single" w:sz="4" w:space="0" w:color="auto"/>
              <w:left w:val="single" w:sz="4" w:space="0" w:color="auto"/>
              <w:bottom w:val="single" w:sz="4" w:space="0" w:color="auto"/>
              <w:right w:val="single" w:sz="4" w:space="0" w:color="auto"/>
            </w:tcBorders>
            <w:vAlign w:val="center"/>
          </w:tcPr>
          <w:p w14:paraId="2271A12D" w14:textId="77777777" w:rsidR="004712B8" w:rsidRPr="006B612D" w:rsidRDefault="004712B8" w:rsidP="00E71ECC">
            <w:pPr>
              <w:keepNext/>
              <w:jc w:val="center"/>
              <w:rPr>
                <w:rFonts w:asciiTheme="minorHAnsi" w:hAnsiTheme="minorHAnsi"/>
                <w:sz w:val="18"/>
                <w:szCs w:val="18"/>
              </w:rPr>
            </w:pPr>
            <w:r w:rsidRPr="006E4974">
              <w:rPr>
                <w:rFonts w:asciiTheme="minorHAnsi" w:hAnsiTheme="minorHAnsi"/>
                <w:sz w:val="18"/>
                <w:szCs w:val="18"/>
              </w:rPr>
              <w:t>01</w:t>
            </w:r>
          </w:p>
        </w:tc>
        <w:tc>
          <w:tcPr>
            <w:tcW w:w="2291" w:type="pct"/>
            <w:tcBorders>
              <w:top w:val="single" w:sz="4" w:space="0" w:color="auto"/>
              <w:left w:val="single" w:sz="4" w:space="0" w:color="auto"/>
              <w:bottom w:val="single" w:sz="4" w:space="0" w:color="auto"/>
              <w:right w:val="single" w:sz="4" w:space="0" w:color="auto"/>
            </w:tcBorders>
            <w:vAlign w:val="center"/>
          </w:tcPr>
          <w:p w14:paraId="7C40EEBF" w14:textId="77777777" w:rsidR="004712B8" w:rsidRPr="006E4974" w:rsidRDefault="004712B8" w:rsidP="00E71ECC">
            <w:pPr>
              <w:keepNext/>
              <w:rPr>
                <w:rFonts w:asciiTheme="minorHAnsi" w:hAnsiTheme="minorHAnsi"/>
                <w:sz w:val="18"/>
                <w:szCs w:val="18"/>
              </w:rPr>
            </w:pPr>
            <w:r w:rsidRPr="006E4974">
              <w:rPr>
                <w:rFonts w:asciiTheme="minorHAnsi" w:hAnsiTheme="minorHAnsi"/>
                <w:sz w:val="18"/>
                <w:szCs w:val="18"/>
              </w:rPr>
              <w:t>Air-Handling Unit Airflow (AHU Airflow) Determination Method</w:t>
            </w:r>
          </w:p>
        </w:tc>
        <w:tc>
          <w:tcPr>
            <w:tcW w:w="2496" w:type="pct"/>
            <w:tcBorders>
              <w:top w:val="single" w:sz="4" w:space="0" w:color="auto"/>
              <w:left w:val="single" w:sz="4" w:space="0" w:color="auto"/>
              <w:bottom w:val="single" w:sz="4" w:space="0" w:color="auto"/>
              <w:right w:val="single" w:sz="4" w:space="0" w:color="auto"/>
            </w:tcBorders>
            <w:vAlign w:val="center"/>
          </w:tcPr>
          <w:p w14:paraId="62140674" w14:textId="77777777" w:rsidR="004712B8" w:rsidRPr="00464DC8" w:rsidRDefault="004712B8" w:rsidP="00E71ECC">
            <w:pPr>
              <w:keepNext/>
              <w:rPr>
                <w:rFonts w:asciiTheme="minorHAnsi" w:hAnsiTheme="minorHAnsi"/>
                <w:sz w:val="18"/>
                <w:szCs w:val="18"/>
              </w:rPr>
            </w:pPr>
          </w:p>
        </w:tc>
      </w:tr>
      <w:tr w:rsidR="00171E43" w:rsidRPr="003F2ABE" w14:paraId="2B99BF0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8" w14:textId="1D29BE84"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4712B8">
              <w:rPr>
                <w:rFonts w:asciiTheme="minorHAnsi" w:hAnsiTheme="minorHAnsi"/>
                <w:sz w:val="18"/>
                <w:szCs w:val="18"/>
              </w:rPr>
              <w:t>2</w:t>
            </w:r>
          </w:p>
        </w:tc>
        <w:tc>
          <w:tcPr>
            <w:tcW w:w="2291" w:type="pct"/>
            <w:tcBorders>
              <w:top w:val="single" w:sz="4" w:space="0" w:color="auto"/>
              <w:left w:val="single" w:sz="4" w:space="0" w:color="auto"/>
              <w:bottom w:val="single" w:sz="4" w:space="0" w:color="auto"/>
              <w:right w:val="single" w:sz="4" w:space="0" w:color="auto"/>
            </w:tcBorders>
            <w:vAlign w:val="center"/>
          </w:tcPr>
          <w:p w14:paraId="2B99BF09" w14:textId="79B63061"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Condenser Nominal Cooling Capacity (ton)</w:t>
            </w:r>
          </w:p>
        </w:tc>
        <w:tc>
          <w:tcPr>
            <w:tcW w:w="2496" w:type="pct"/>
            <w:tcBorders>
              <w:top w:val="single" w:sz="4" w:space="0" w:color="auto"/>
              <w:left w:val="single" w:sz="4" w:space="0" w:color="auto"/>
              <w:bottom w:val="single" w:sz="4" w:space="0" w:color="auto"/>
              <w:right w:val="single" w:sz="4" w:space="0" w:color="auto"/>
            </w:tcBorders>
            <w:vAlign w:val="center"/>
          </w:tcPr>
          <w:p w14:paraId="2B99BF0A" w14:textId="77777777" w:rsidR="00171E43" w:rsidRPr="003F2ABE" w:rsidRDefault="00171E43" w:rsidP="00171E43">
            <w:pPr>
              <w:keepNext/>
              <w:rPr>
                <w:rFonts w:asciiTheme="minorHAnsi" w:hAnsiTheme="minorHAnsi"/>
                <w:sz w:val="18"/>
                <w:szCs w:val="18"/>
              </w:rPr>
            </w:pPr>
          </w:p>
        </w:tc>
      </w:tr>
      <w:tr w:rsidR="004712B8" w:rsidRPr="003F2ABE" w14:paraId="1A5E8E38" w14:textId="77777777" w:rsidTr="004712B8">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7517A14A" w14:textId="6A30FCBB" w:rsidR="004712B8" w:rsidRPr="006B612D" w:rsidRDefault="004712B8" w:rsidP="004712B8">
            <w:pPr>
              <w:keepNext/>
              <w:jc w:val="center"/>
              <w:rPr>
                <w:rFonts w:asciiTheme="minorHAnsi" w:hAnsiTheme="minorHAnsi"/>
                <w:sz w:val="18"/>
                <w:szCs w:val="18"/>
              </w:rPr>
            </w:pPr>
            <w:r w:rsidRPr="006E4974">
              <w:rPr>
                <w:rFonts w:asciiTheme="minorHAnsi" w:hAnsiTheme="minorHAnsi"/>
                <w:sz w:val="18"/>
              </w:rPr>
              <w:t>03</w:t>
            </w:r>
          </w:p>
        </w:tc>
        <w:tc>
          <w:tcPr>
            <w:tcW w:w="2291" w:type="pct"/>
            <w:tcBorders>
              <w:top w:val="single" w:sz="4" w:space="0" w:color="auto"/>
              <w:left w:val="single" w:sz="4" w:space="0" w:color="auto"/>
              <w:bottom w:val="single" w:sz="4" w:space="0" w:color="auto"/>
              <w:right w:val="single" w:sz="4" w:space="0" w:color="auto"/>
            </w:tcBorders>
            <w:vAlign w:val="center"/>
          </w:tcPr>
          <w:p w14:paraId="26937CB6" w14:textId="745C6FF7" w:rsidR="004712B8" w:rsidRPr="006B612D" w:rsidRDefault="004712B8" w:rsidP="004712B8">
            <w:pPr>
              <w:keepNext/>
              <w:rPr>
                <w:rFonts w:asciiTheme="minorHAnsi" w:hAnsiTheme="minorHAnsi"/>
                <w:sz w:val="18"/>
                <w:szCs w:val="18"/>
              </w:rPr>
            </w:pPr>
            <w:r w:rsidRPr="006E4974">
              <w:rPr>
                <w:rFonts w:asciiTheme="minorHAnsi" w:hAnsiTheme="minorHAnsi"/>
                <w:sz w:val="18"/>
              </w:rPr>
              <w:t xml:space="preserve">Indoor Unit Nominal Cooling Capacity </w:t>
            </w:r>
          </w:p>
        </w:tc>
        <w:tc>
          <w:tcPr>
            <w:tcW w:w="2496" w:type="pct"/>
            <w:tcBorders>
              <w:top w:val="single" w:sz="4" w:space="0" w:color="auto"/>
              <w:left w:val="single" w:sz="4" w:space="0" w:color="auto"/>
              <w:bottom w:val="single" w:sz="4" w:space="0" w:color="auto"/>
              <w:right w:val="single" w:sz="4" w:space="0" w:color="auto"/>
            </w:tcBorders>
            <w:vAlign w:val="center"/>
          </w:tcPr>
          <w:p w14:paraId="032415A2" w14:textId="77777777" w:rsidR="004712B8" w:rsidRPr="003F2ABE" w:rsidRDefault="004712B8" w:rsidP="004712B8">
            <w:pPr>
              <w:keepNext/>
              <w:rPr>
                <w:rFonts w:asciiTheme="minorHAnsi" w:hAnsiTheme="minorHAnsi"/>
                <w:sz w:val="18"/>
                <w:szCs w:val="18"/>
              </w:rPr>
            </w:pPr>
          </w:p>
        </w:tc>
      </w:tr>
      <w:tr w:rsidR="004712B8" w:rsidRPr="003F2ABE" w14:paraId="2B99BF0F"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C" w14:textId="657E925C"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04</w:t>
            </w:r>
          </w:p>
        </w:tc>
        <w:tc>
          <w:tcPr>
            <w:tcW w:w="2291" w:type="pct"/>
            <w:tcBorders>
              <w:top w:val="single" w:sz="4" w:space="0" w:color="auto"/>
              <w:left w:val="single" w:sz="4" w:space="0" w:color="auto"/>
              <w:bottom w:val="single" w:sz="4" w:space="0" w:color="auto"/>
              <w:right w:val="single" w:sz="4" w:space="0" w:color="auto"/>
            </w:tcBorders>
            <w:vAlign w:val="center"/>
          </w:tcPr>
          <w:p w14:paraId="2B99BF0D" w14:textId="5D6AE728"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Heating Capacity (</w:t>
            </w:r>
            <w:proofErr w:type="spellStart"/>
            <w:r w:rsidRPr="003F2ABE">
              <w:rPr>
                <w:rFonts w:asciiTheme="minorHAnsi" w:hAnsiTheme="minorHAnsi"/>
                <w:sz w:val="18"/>
                <w:szCs w:val="18"/>
              </w:rPr>
              <w:t>kBtu</w:t>
            </w:r>
            <w:proofErr w:type="spellEnd"/>
            <w:r w:rsidRPr="003F2ABE">
              <w:rPr>
                <w:rFonts w:asciiTheme="minorHAnsi" w:hAnsiTheme="minorHAnsi"/>
                <w:sz w:val="18"/>
                <w:szCs w:val="18"/>
              </w:rPr>
              <w:t>/h)</w:t>
            </w:r>
          </w:p>
        </w:tc>
        <w:tc>
          <w:tcPr>
            <w:tcW w:w="2496" w:type="pct"/>
            <w:tcBorders>
              <w:top w:val="single" w:sz="4" w:space="0" w:color="auto"/>
              <w:left w:val="single" w:sz="4" w:space="0" w:color="auto"/>
              <w:bottom w:val="single" w:sz="4" w:space="0" w:color="auto"/>
              <w:right w:val="single" w:sz="4" w:space="0" w:color="auto"/>
            </w:tcBorders>
            <w:vAlign w:val="center"/>
          </w:tcPr>
          <w:p w14:paraId="2B99BF0E" w14:textId="77777777" w:rsidR="004712B8" w:rsidRPr="003F2ABE" w:rsidRDefault="004712B8" w:rsidP="004712B8">
            <w:pPr>
              <w:keepNext/>
              <w:rPr>
                <w:rFonts w:asciiTheme="minorHAnsi" w:hAnsiTheme="minorHAnsi"/>
                <w:sz w:val="18"/>
                <w:szCs w:val="18"/>
              </w:rPr>
            </w:pPr>
          </w:p>
        </w:tc>
      </w:tr>
      <w:tr w:rsidR="004712B8" w:rsidRPr="003F2ABE" w14:paraId="2B99BF13"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0" w14:textId="43C1CD68"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05</w:t>
            </w:r>
          </w:p>
        </w:tc>
        <w:tc>
          <w:tcPr>
            <w:tcW w:w="2291" w:type="pct"/>
            <w:tcBorders>
              <w:top w:val="single" w:sz="4" w:space="0" w:color="auto"/>
              <w:left w:val="single" w:sz="4" w:space="0" w:color="auto"/>
              <w:bottom w:val="single" w:sz="4" w:space="0" w:color="auto"/>
              <w:right w:val="single" w:sz="4" w:space="0" w:color="auto"/>
            </w:tcBorders>
            <w:vAlign w:val="center"/>
          </w:tcPr>
          <w:p w14:paraId="2B99BF11" w14:textId="6932D55A"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Conditioned Floor Area Served by this HVAC System (ft</w:t>
            </w:r>
            <w:r w:rsidRPr="00F3155B">
              <w:rPr>
                <w:rFonts w:asciiTheme="minorHAnsi" w:hAnsiTheme="minorHAnsi"/>
                <w:sz w:val="18"/>
                <w:szCs w:val="18"/>
                <w:vertAlign w:val="superscript"/>
              </w:rPr>
              <w:t>2</w:t>
            </w:r>
            <w:r w:rsidRPr="003F2ABE">
              <w:rPr>
                <w:rFonts w:asciiTheme="minorHAnsi" w:hAnsiTheme="minorHAnsi"/>
                <w:sz w:val="18"/>
                <w:szCs w:val="18"/>
              </w:rPr>
              <w:t>)</w:t>
            </w:r>
          </w:p>
        </w:tc>
        <w:tc>
          <w:tcPr>
            <w:tcW w:w="2496" w:type="pct"/>
            <w:tcBorders>
              <w:top w:val="single" w:sz="4" w:space="0" w:color="auto"/>
              <w:left w:val="single" w:sz="4" w:space="0" w:color="auto"/>
              <w:bottom w:val="single" w:sz="4" w:space="0" w:color="auto"/>
              <w:right w:val="single" w:sz="4" w:space="0" w:color="auto"/>
            </w:tcBorders>
            <w:vAlign w:val="center"/>
          </w:tcPr>
          <w:p w14:paraId="2B99BF12" w14:textId="77777777" w:rsidR="004712B8" w:rsidRPr="003F2ABE" w:rsidRDefault="004712B8" w:rsidP="004712B8">
            <w:pPr>
              <w:keepNext/>
              <w:rPr>
                <w:rFonts w:asciiTheme="minorHAnsi" w:hAnsiTheme="minorHAnsi"/>
                <w:sz w:val="18"/>
                <w:szCs w:val="18"/>
              </w:rPr>
            </w:pPr>
          </w:p>
        </w:tc>
      </w:tr>
      <w:tr w:rsidR="004712B8" w:rsidRPr="003F2ABE" w14:paraId="00D908CF" w14:textId="77777777" w:rsidTr="004712B8">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180DA133" w14:textId="2A124F5A" w:rsidR="004712B8" w:rsidRPr="006B612D" w:rsidRDefault="004712B8" w:rsidP="004712B8">
            <w:pPr>
              <w:keepNext/>
              <w:jc w:val="center"/>
              <w:rPr>
                <w:rFonts w:asciiTheme="minorHAnsi" w:hAnsiTheme="minorHAnsi"/>
                <w:sz w:val="18"/>
                <w:szCs w:val="18"/>
              </w:rPr>
            </w:pPr>
            <w:r w:rsidRPr="006E4974">
              <w:rPr>
                <w:rFonts w:asciiTheme="minorHAnsi" w:hAnsiTheme="minorHAnsi"/>
                <w:sz w:val="18"/>
              </w:rPr>
              <w:t>06</w:t>
            </w:r>
          </w:p>
        </w:tc>
        <w:tc>
          <w:tcPr>
            <w:tcW w:w="2291" w:type="pct"/>
            <w:tcBorders>
              <w:top w:val="single" w:sz="4" w:space="0" w:color="auto"/>
              <w:left w:val="single" w:sz="4" w:space="0" w:color="auto"/>
              <w:bottom w:val="single" w:sz="4" w:space="0" w:color="auto"/>
              <w:right w:val="single" w:sz="4" w:space="0" w:color="auto"/>
            </w:tcBorders>
            <w:vAlign w:val="center"/>
          </w:tcPr>
          <w:p w14:paraId="5DEDDB12" w14:textId="1B7AFD06" w:rsidR="004712B8" w:rsidRPr="006B612D" w:rsidRDefault="004712B8" w:rsidP="004712B8">
            <w:pPr>
              <w:keepNext/>
              <w:rPr>
                <w:rFonts w:asciiTheme="minorHAnsi" w:hAnsiTheme="minorHAnsi"/>
                <w:sz w:val="18"/>
                <w:szCs w:val="18"/>
              </w:rPr>
            </w:pPr>
            <w:r w:rsidRPr="006E4974">
              <w:rPr>
                <w:rFonts w:asciiTheme="minorHAnsi" w:hAnsiTheme="minorHAnsi"/>
                <w:sz w:val="18"/>
              </w:rPr>
              <w:t>Measured AHU Airflow (cfm)</w:t>
            </w:r>
          </w:p>
        </w:tc>
        <w:tc>
          <w:tcPr>
            <w:tcW w:w="2496" w:type="pct"/>
            <w:tcBorders>
              <w:top w:val="single" w:sz="4" w:space="0" w:color="auto"/>
              <w:left w:val="single" w:sz="4" w:space="0" w:color="auto"/>
              <w:bottom w:val="single" w:sz="4" w:space="0" w:color="auto"/>
              <w:right w:val="single" w:sz="4" w:space="0" w:color="auto"/>
            </w:tcBorders>
            <w:vAlign w:val="center"/>
          </w:tcPr>
          <w:p w14:paraId="08FA2E90" w14:textId="77777777" w:rsidR="004712B8" w:rsidRPr="003F2ABE" w:rsidRDefault="004712B8" w:rsidP="004712B8">
            <w:pPr>
              <w:keepNext/>
              <w:rPr>
                <w:rFonts w:asciiTheme="minorHAnsi" w:hAnsiTheme="minorHAnsi"/>
                <w:sz w:val="18"/>
                <w:szCs w:val="18"/>
              </w:rPr>
            </w:pPr>
          </w:p>
        </w:tc>
      </w:tr>
      <w:tr w:rsidR="004712B8" w:rsidRPr="003F2ABE" w14:paraId="2B99BF17"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4" w14:textId="7CF1DD87"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07</w:t>
            </w:r>
          </w:p>
        </w:tc>
        <w:tc>
          <w:tcPr>
            <w:tcW w:w="2291" w:type="pct"/>
            <w:tcBorders>
              <w:top w:val="single" w:sz="4" w:space="0" w:color="auto"/>
              <w:left w:val="single" w:sz="4" w:space="0" w:color="auto"/>
              <w:bottom w:val="single" w:sz="4" w:space="0" w:color="auto"/>
              <w:right w:val="single" w:sz="4" w:space="0" w:color="auto"/>
            </w:tcBorders>
            <w:vAlign w:val="center"/>
          </w:tcPr>
          <w:p w14:paraId="2B99BF15" w14:textId="5E2FC625"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Duct Leakage Test Conditions</w:t>
            </w:r>
          </w:p>
        </w:tc>
        <w:tc>
          <w:tcPr>
            <w:tcW w:w="2496" w:type="pct"/>
            <w:tcBorders>
              <w:top w:val="single" w:sz="4" w:space="0" w:color="auto"/>
              <w:left w:val="single" w:sz="4" w:space="0" w:color="auto"/>
              <w:bottom w:val="single" w:sz="4" w:space="0" w:color="auto"/>
              <w:right w:val="single" w:sz="4" w:space="0" w:color="auto"/>
            </w:tcBorders>
            <w:vAlign w:val="center"/>
          </w:tcPr>
          <w:p w14:paraId="2B99BF16" w14:textId="77777777" w:rsidR="004712B8" w:rsidRPr="003F2ABE" w:rsidRDefault="004712B8" w:rsidP="004712B8">
            <w:pPr>
              <w:keepNext/>
              <w:rPr>
                <w:rFonts w:asciiTheme="minorHAnsi" w:hAnsiTheme="minorHAnsi"/>
                <w:sz w:val="18"/>
                <w:szCs w:val="18"/>
              </w:rPr>
            </w:pPr>
          </w:p>
        </w:tc>
      </w:tr>
      <w:tr w:rsidR="004712B8" w:rsidRPr="003F2ABE" w14:paraId="2B99BF1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8" w14:textId="65CC8092"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08</w:t>
            </w:r>
          </w:p>
        </w:tc>
        <w:tc>
          <w:tcPr>
            <w:tcW w:w="2291" w:type="pct"/>
            <w:tcBorders>
              <w:top w:val="single" w:sz="4" w:space="0" w:color="auto"/>
              <w:left w:val="single" w:sz="4" w:space="0" w:color="auto"/>
              <w:bottom w:val="single" w:sz="4" w:space="0" w:color="auto"/>
              <w:right w:val="single" w:sz="4" w:space="0" w:color="auto"/>
            </w:tcBorders>
            <w:vAlign w:val="center"/>
          </w:tcPr>
          <w:p w14:paraId="2B99BF19" w14:textId="53733735"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Duct Leakage Test Method</w:t>
            </w:r>
          </w:p>
        </w:tc>
        <w:tc>
          <w:tcPr>
            <w:tcW w:w="2496" w:type="pct"/>
            <w:tcBorders>
              <w:top w:val="single" w:sz="4" w:space="0" w:color="auto"/>
              <w:left w:val="single" w:sz="4" w:space="0" w:color="auto"/>
              <w:bottom w:val="single" w:sz="4" w:space="0" w:color="auto"/>
              <w:right w:val="single" w:sz="4" w:space="0" w:color="auto"/>
            </w:tcBorders>
            <w:vAlign w:val="center"/>
          </w:tcPr>
          <w:p w14:paraId="2B99BF1A" w14:textId="77777777" w:rsidR="004712B8" w:rsidRPr="003F2ABE" w:rsidRDefault="004712B8" w:rsidP="004712B8">
            <w:pPr>
              <w:keepNext/>
              <w:rPr>
                <w:rFonts w:asciiTheme="minorHAnsi" w:hAnsiTheme="minorHAnsi"/>
                <w:sz w:val="18"/>
                <w:szCs w:val="18"/>
              </w:rPr>
            </w:pPr>
          </w:p>
        </w:tc>
      </w:tr>
      <w:tr w:rsidR="004712B8" w:rsidRPr="003F2ABE" w14:paraId="2B99BF1F"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C" w14:textId="716D5D0B"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09</w:t>
            </w:r>
          </w:p>
        </w:tc>
        <w:tc>
          <w:tcPr>
            <w:tcW w:w="2291" w:type="pct"/>
            <w:tcBorders>
              <w:top w:val="single" w:sz="4" w:space="0" w:color="auto"/>
              <w:left w:val="single" w:sz="4" w:space="0" w:color="auto"/>
              <w:bottom w:val="single" w:sz="4" w:space="0" w:color="auto"/>
              <w:right w:val="single" w:sz="4" w:space="0" w:color="auto"/>
            </w:tcBorders>
            <w:vAlign w:val="center"/>
          </w:tcPr>
          <w:p w14:paraId="2B99BF1D" w14:textId="0619D0F6"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Leakage</w:t>
            </w:r>
            <w:r>
              <w:rPr>
                <w:rFonts w:asciiTheme="minorHAnsi" w:hAnsiTheme="minorHAnsi"/>
                <w:sz w:val="18"/>
                <w:szCs w:val="18"/>
              </w:rPr>
              <w:t xml:space="preserve"> </w:t>
            </w:r>
            <w:r w:rsidRPr="003F2ABE">
              <w:rPr>
                <w:rFonts w:asciiTheme="minorHAnsi" w:hAnsiTheme="minorHAnsi"/>
                <w:sz w:val="18"/>
                <w:szCs w:val="18"/>
              </w:rPr>
              <w:t>Factor</w:t>
            </w:r>
          </w:p>
        </w:tc>
        <w:tc>
          <w:tcPr>
            <w:tcW w:w="2496" w:type="pct"/>
            <w:tcBorders>
              <w:top w:val="single" w:sz="4" w:space="0" w:color="auto"/>
              <w:left w:val="single" w:sz="4" w:space="0" w:color="auto"/>
              <w:bottom w:val="single" w:sz="4" w:space="0" w:color="auto"/>
              <w:right w:val="single" w:sz="4" w:space="0" w:color="auto"/>
            </w:tcBorders>
            <w:vAlign w:val="center"/>
          </w:tcPr>
          <w:p w14:paraId="2B99BF1E" w14:textId="77777777" w:rsidR="004712B8" w:rsidRPr="003F2ABE" w:rsidRDefault="004712B8" w:rsidP="004712B8">
            <w:pPr>
              <w:keepNext/>
              <w:rPr>
                <w:rFonts w:asciiTheme="minorHAnsi" w:hAnsiTheme="minorHAnsi"/>
                <w:sz w:val="18"/>
                <w:szCs w:val="18"/>
              </w:rPr>
            </w:pPr>
          </w:p>
        </w:tc>
      </w:tr>
      <w:tr w:rsidR="004712B8" w:rsidRPr="003F2ABE" w14:paraId="2B99BF2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28" w14:textId="495B82D3" w:rsidR="004712B8" w:rsidRPr="003F2ABE" w:rsidRDefault="004712B8" w:rsidP="004712B8">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2291" w:type="pct"/>
            <w:tcBorders>
              <w:top w:val="single" w:sz="4" w:space="0" w:color="auto"/>
              <w:left w:val="single" w:sz="4" w:space="0" w:color="auto"/>
              <w:bottom w:val="single" w:sz="4" w:space="0" w:color="auto"/>
              <w:right w:val="single" w:sz="4" w:space="0" w:color="auto"/>
            </w:tcBorders>
            <w:vAlign w:val="center"/>
          </w:tcPr>
          <w:p w14:paraId="2B99BF29" w14:textId="48547198"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Calculated Target Allowable Duct Leakage Rate (cfm)</w:t>
            </w:r>
          </w:p>
        </w:tc>
        <w:tc>
          <w:tcPr>
            <w:tcW w:w="2496" w:type="pct"/>
            <w:tcBorders>
              <w:top w:val="single" w:sz="4" w:space="0" w:color="auto"/>
              <w:left w:val="single" w:sz="4" w:space="0" w:color="auto"/>
              <w:bottom w:val="single" w:sz="4" w:space="0" w:color="auto"/>
              <w:right w:val="single" w:sz="4" w:space="0" w:color="auto"/>
            </w:tcBorders>
            <w:vAlign w:val="center"/>
          </w:tcPr>
          <w:p w14:paraId="2B99BF2A" w14:textId="77777777" w:rsidR="004712B8" w:rsidRPr="003F2ABE" w:rsidRDefault="004712B8" w:rsidP="004712B8">
            <w:pPr>
              <w:keepNext/>
              <w:rPr>
                <w:rFonts w:asciiTheme="minorHAnsi" w:hAnsiTheme="minorHAnsi"/>
                <w:sz w:val="18"/>
                <w:szCs w:val="18"/>
              </w:rPr>
            </w:pPr>
          </w:p>
        </w:tc>
      </w:tr>
      <w:tr w:rsidR="004712B8" w:rsidRPr="003F2ABE" w14:paraId="2B99BF2F" w14:textId="77777777" w:rsidTr="006E4974">
        <w:trPr>
          <w:trHeight w:val="360"/>
        </w:trPr>
        <w:tc>
          <w:tcPr>
            <w:tcW w:w="213" w:type="pct"/>
            <w:tcBorders>
              <w:bottom w:val="single" w:sz="4" w:space="0" w:color="auto"/>
            </w:tcBorders>
            <w:vAlign w:val="center"/>
          </w:tcPr>
          <w:p w14:paraId="2B99BF2C" w14:textId="56B6C632" w:rsidR="004712B8" w:rsidRPr="003F2ABE" w:rsidRDefault="004712B8" w:rsidP="006B612D">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w:t>
            </w:r>
            <w:r>
              <w:rPr>
                <w:rFonts w:asciiTheme="minorHAnsi" w:hAnsiTheme="minorHAnsi"/>
                <w:sz w:val="18"/>
                <w:szCs w:val="18"/>
              </w:rPr>
              <w:t>1</w:t>
            </w:r>
          </w:p>
        </w:tc>
        <w:tc>
          <w:tcPr>
            <w:tcW w:w="2291" w:type="pct"/>
            <w:tcBorders>
              <w:bottom w:val="single" w:sz="4" w:space="0" w:color="auto"/>
            </w:tcBorders>
            <w:shd w:val="clear" w:color="auto" w:fill="auto"/>
            <w:vAlign w:val="center"/>
          </w:tcPr>
          <w:p w14:paraId="2B99BF2D" w14:textId="6A96A2BE" w:rsidR="004712B8" w:rsidRPr="003F2ABE" w:rsidRDefault="004712B8" w:rsidP="004712B8">
            <w:pPr>
              <w:keepNext/>
              <w:rPr>
                <w:rFonts w:asciiTheme="minorHAnsi" w:hAnsiTheme="minorHAnsi"/>
                <w:b/>
                <w:sz w:val="18"/>
                <w:szCs w:val="18"/>
              </w:rPr>
            </w:pPr>
            <w:r w:rsidRPr="003F2ABE">
              <w:rPr>
                <w:rFonts w:asciiTheme="minorHAnsi" w:hAnsiTheme="minorHAnsi"/>
                <w:sz w:val="18"/>
                <w:szCs w:val="18"/>
              </w:rPr>
              <w:t xml:space="preserve">Actual </w:t>
            </w:r>
            <w:r>
              <w:rPr>
                <w:rFonts w:asciiTheme="minorHAnsi" w:hAnsiTheme="minorHAnsi"/>
                <w:sz w:val="18"/>
                <w:szCs w:val="18"/>
              </w:rPr>
              <w:t>D</w:t>
            </w:r>
            <w:r w:rsidRPr="003F2ABE">
              <w:rPr>
                <w:rFonts w:asciiTheme="minorHAnsi" w:hAnsiTheme="minorHAnsi"/>
                <w:sz w:val="18"/>
                <w:szCs w:val="18"/>
              </w:rPr>
              <w:t xml:space="preserve">uct </w:t>
            </w:r>
            <w:r>
              <w:rPr>
                <w:rFonts w:asciiTheme="minorHAnsi" w:hAnsiTheme="minorHAnsi"/>
                <w:sz w:val="18"/>
                <w:szCs w:val="18"/>
              </w:rPr>
              <w:t>L</w:t>
            </w:r>
            <w:r w:rsidRPr="003F2ABE">
              <w:rPr>
                <w:rFonts w:asciiTheme="minorHAnsi" w:hAnsiTheme="minorHAnsi"/>
                <w:sz w:val="18"/>
                <w:szCs w:val="18"/>
              </w:rPr>
              <w:t xml:space="preserve">eakage </w:t>
            </w:r>
            <w:r>
              <w:rPr>
                <w:rFonts w:asciiTheme="minorHAnsi" w:hAnsiTheme="minorHAnsi"/>
                <w:sz w:val="18"/>
                <w:szCs w:val="18"/>
              </w:rPr>
              <w:t>R</w:t>
            </w:r>
            <w:r w:rsidRPr="003F2ABE">
              <w:rPr>
                <w:rFonts w:asciiTheme="minorHAnsi" w:hAnsiTheme="minorHAnsi"/>
                <w:sz w:val="18"/>
                <w:szCs w:val="18"/>
              </w:rPr>
              <w:t xml:space="preserve">ate from </w:t>
            </w:r>
            <w:r>
              <w:rPr>
                <w:rFonts w:asciiTheme="minorHAnsi" w:hAnsiTheme="minorHAnsi"/>
                <w:sz w:val="18"/>
                <w:szCs w:val="18"/>
              </w:rPr>
              <w:t>L</w:t>
            </w:r>
            <w:r w:rsidRPr="003F2ABE">
              <w:rPr>
                <w:rFonts w:asciiTheme="minorHAnsi" w:hAnsiTheme="minorHAnsi"/>
                <w:sz w:val="18"/>
                <w:szCs w:val="18"/>
              </w:rPr>
              <w:t xml:space="preserve">eakage </w:t>
            </w:r>
            <w:r>
              <w:rPr>
                <w:rFonts w:asciiTheme="minorHAnsi" w:hAnsiTheme="minorHAnsi"/>
                <w:sz w:val="18"/>
                <w:szCs w:val="18"/>
              </w:rPr>
              <w:t>T</w:t>
            </w:r>
            <w:r w:rsidRPr="003F2ABE">
              <w:rPr>
                <w:rFonts w:asciiTheme="minorHAnsi" w:hAnsiTheme="minorHAnsi"/>
                <w:sz w:val="18"/>
                <w:szCs w:val="18"/>
              </w:rPr>
              <w:t xml:space="preserve">est </w:t>
            </w:r>
            <w:r>
              <w:rPr>
                <w:rFonts w:asciiTheme="minorHAnsi" w:hAnsiTheme="minorHAnsi"/>
                <w:sz w:val="18"/>
                <w:szCs w:val="18"/>
              </w:rPr>
              <w:t>M</w:t>
            </w:r>
            <w:r w:rsidRPr="003F2ABE">
              <w:rPr>
                <w:rFonts w:asciiTheme="minorHAnsi" w:hAnsiTheme="minorHAnsi"/>
                <w:sz w:val="18"/>
                <w:szCs w:val="18"/>
              </w:rPr>
              <w:t>easurement (cfm)</w:t>
            </w:r>
          </w:p>
        </w:tc>
        <w:tc>
          <w:tcPr>
            <w:tcW w:w="2496" w:type="pct"/>
            <w:tcBorders>
              <w:bottom w:val="single" w:sz="4" w:space="0" w:color="auto"/>
            </w:tcBorders>
            <w:shd w:val="clear" w:color="auto" w:fill="auto"/>
          </w:tcPr>
          <w:p w14:paraId="2B99BF2E" w14:textId="77777777" w:rsidR="004712B8" w:rsidRPr="003F2ABE" w:rsidRDefault="004712B8" w:rsidP="004712B8">
            <w:pPr>
              <w:keepNext/>
              <w:rPr>
                <w:rFonts w:asciiTheme="minorHAnsi" w:hAnsiTheme="minorHAnsi"/>
                <w:sz w:val="18"/>
                <w:szCs w:val="18"/>
              </w:rPr>
            </w:pPr>
          </w:p>
        </w:tc>
      </w:tr>
      <w:tr w:rsidR="004712B8" w:rsidRPr="003F2ABE" w14:paraId="2B99BF32"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30" w14:textId="3CDE5B6F" w:rsidR="004712B8" w:rsidRPr="003F2ABE" w:rsidRDefault="004712B8" w:rsidP="004712B8">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w:t>
            </w:r>
            <w:r>
              <w:rPr>
                <w:rFonts w:asciiTheme="minorHAnsi" w:hAnsiTheme="minorHAnsi"/>
                <w:sz w:val="18"/>
                <w:szCs w:val="18"/>
              </w:rPr>
              <w:t>2</w:t>
            </w:r>
          </w:p>
        </w:tc>
        <w:tc>
          <w:tcPr>
            <w:tcW w:w="2291" w:type="pct"/>
            <w:tcBorders>
              <w:top w:val="single" w:sz="4" w:space="0" w:color="auto"/>
              <w:left w:val="single" w:sz="4" w:space="0" w:color="auto"/>
              <w:bottom w:val="single" w:sz="4" w:space="0" w:color="auto"/>
              <w:right w:val="single" w:sz="4" w:space="0" w:color="auto"/>
            </w:tcBorders>
            <w:vAlign w:val="center"/>
          </w:tcPr>
          <w:p w14:paraId="42CB559A" w14:textId="77777777"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 xml:space="preserve">Compliance </w:t>
            </w:r>
            <w:r>
              <w:rPr>
                <w:rFonts w:asciiTheme="minorHAnsi" w:hAnsiTheme="minorHAnsi"/>
                <w:sz w:val="18"/>
                <w:szCs w:val="18"/>
              </w:rPr>
              <w:t>S</w:t>
            </w:r>
            <w:r w:rsidRPr="003F2ABE">
              <w:rPr>
                <w:rFonts w:asciiTheme="minorHAnsi" w:hAnsiTheme="minorHAnsi"/>
                <w:sz w:val="18"/>
                <w:szCs w:val="18"/>
              </w:rPr>
              <w:t>tatement:</w:t>
            </w:r>
          </w:p>
        </w:tc>
        <w:tc>
          <w:tcPr>
            <w:tcW w:w="2496" w:type="pct"/>
            <w:tcBorders>
              <w:top w:val="single" w:sz="4" w:space="0" w:color="auto"/>
              <w:left w:val="single" w:sz="4" w:space="0" w:color="auto"/>
              <w:bottom w:val="single" w:sz="4" w:space="0" w:color="auto"/>
              <w:right w:val="single" w:sz="4" w:space="0" w:color="auto"/>
            </w:tcBorders>
            <w:vAlign w:val="center"/>
          </w:tcPr>
          <w:p w14:paraId="2B99BF31" w14:textId="4DAEB7BB" w:rsidR="004712B8" w:rsidRPr="003F2ABE" w:rsidRDefault="004712B8" w:rsidP="004712B8">
            <w:pPr>
              <w:keepNext/>
              <w:rPr>
                <w:rFonts w:asciiTheme="minorHAnsi" w:hAnsiTheme="minorHAnsi"/>
                <w:sz w:val="18"/>
                <w:szCs w:val="18"/>
              </w:rPr>
            </w:pPr>
          </w:p>
        </w:tc>
      </w:tr>
    </w:tbl>
    <w:p w14:paraId="2B99BF33" w14:textId="77777777" w:rsidR="00171E43" w:rsidRPr="003F2ABE" w:rsidRDefault="00171E43" w:rsidP="00171E43">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042"/>
        <w:gridCol w:w="5489"/>
      </w:tblGrid>
      <w:tr w:rsidR="00427197" w:rsidRPr="00427197" w14:paraId="02A313F5" w14:textId="77777777" w:rsidTr="006E4974">
        <w:trPr>
          <w:trHeight w:val="21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FDED520" w14:textId="5943ACCF" w:rsidR="00427197" w:rsidRPr="00427197" w:rsidRDefault="00427197" w:rsidP="006B612D">
            <w:pPr>
              <w:rPr>
                <w:rFonts w:asciiTheme="minorHAnsi" w:hAnsiTheme="minorHAnsi"/>
                <w:b/>
                <w:sz w:val="18"/>
                <w:szCs w:val="18"/>
              </w:rPr>
            </w:pPr>
            <w:r w:rsidRPr="006E4974">
              <w:rPr>
                <w:rFonts w:asciiTheme="minorHAnsi" w:hAnsiTheme="minorHAnsi"/>
                <w:b/>
                <w:szCs w:val="18"/>
              </w:rPr>
              <w:t>C. Ducts Located in Garage Spaces</w:t>
            </w:r>
          </w:p>
        </w:tc>
      </w:tr>
      <w:tr w:rsidR="00427197" w:rsidRPr="00427197" w14:paraId="3DF05DA4" w14:textId="77777777" w:rsidTr="006E4974">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45413DA0"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01</w:t>
            </w:r>
          </w:p>
        </w:tc>
        <w:tc>
          <w:tcPr>
            <w:tcW w:w="2292" w:type="pct"/>
            <w:tcBorders>
              <w:top w:val="single" w:sz="4" w:space="0" w:color="auto"/>
              <w:left w:val="single" w:sz="4" w:space="0" w:color="auto"/>
              <w:bottom w:val="single" w:sz="4" w:space="0" w:color="auto"/>
              <w:right w:val="single" w:sz="4" w:space="0" w:color="auto"/>
            </w:tcBorders>
            <w:vAlign w:val="center"/>
          </w:tcPr>
          <w:p w14:paraId="72E5EFA0"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7A26CF6C" w14:textId="0FDE4C41" w:rsidR="00427197" w:rsidRPr="00427197" w:rsidRDefault="00427197" w:rsidP="00427197">
            <w:pPr>
              <w:rPr>
                <w:rFonts w:asciiTheme="minorHAnsi" w:hAnsiTheme="minorHAnsi"/>
                <w:sz w:val="18"/>
                <w:szCs w:val="18"/>
              </w:rPr>
            </w:pPr>
          </w:p>
        </w:tc>
      </w:tr>
      <w:tr w:rsidR="00427197" w:rsidRPr="00427197" w14:paraId="4A4634B9" w14:textId="77777777" w:rsidTr="006E4974">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49453CB6"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02</w:t>
            </w:r>
          </w:p>
        </w:tc>
        <w:tc>
          <w:tcPr>
            <w:tcW w:w="2292" w:type="pct"/>
            <w:tcBorders>
              <w:top w:val="single" w:sz="4" w:space="0" w:color="auto"/>
              <w:left w:val="single" w:sz="4" w:space="0" w:color="auto"/>
              <w:bottom w:val="single" w:sz="4" w:space="0" w:color="auto"/>
              <w:right w:val="single" w:sz="4" w:space="0" w:color="auto"/>
            </w:tcBorders>
            <w:vAlign w:val="center"/>
          </w:tcPr>
          <w:p w14:paraId="0036EDAF"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564904B3" w14:textId="6C0A4299" w:rsidR="00427197" w:rsidRPr="00427197" w:rsidRDefault="00427197" w:rsidP="00427197">
            <w:pPr>
              <w:rPr>
                <w:rFonts w:asciiTheme="minorHAnsi" w:hAnsiTheme="minorHAnsi"/>
                <w:sz w:val="18"/>
                <w:szCs w:val="18"/>
              </w:rPr>
            </w:pPr>
          </w:p>
        </w:tc>
      </w:tr>
      <w:tr w:rsidR="00427197" w:rsidRPr="00427197" w14:paraId="2B49A4A9" w14:textId="77777777" w:rsidTr="006E4974">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02618270"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03</w:t>
            </w:r>
          </w:p>
        </w:tc>
        <w:tc>
          <w:tcPr>
            <w:tcW w:w="2292" w:type="pct"/>
            <w:tcBorders>
              <w:top w:val="single" w:sz="4" w:space="0" w:color="auto"/>
              <w:left w:val="single" w:sz="4" w:space="0" w:color="auto"/>
              <w:bottom w:val="single" w:sz="4" w:space="0" w:color="auto"/>
              <w:right w:val="single" w:sz="4" w:space="0" w:color="auto"/>
            </w:tcBorders>
            <w:vAlign w:val="center"/>
          </w:tcPr>
          <w:p w14:paraId="71D5C55F"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3101C0AE" w14:textId="780B9719" w:rsidR="00427197" w:rsidRPr="00427197" w:rsidRDefault="00427197" w:rsidP="00427197">
            <w:pPr>
              <w:rPr>
                <w:rFonts w:asciiTheme="minorHAnsi" w:hAnsiTheme="minorHAnsi"/>
                <w:sz w:val="18"/>
                <w:szCs w:val="18"/>
              </w:rPr>
            </w:pPr>
          </w:p>
        </w:tc>
      </w:tr>
      <w:tr w:rsidR="00427197" w:rsidRPr="00427197" w14:paraId="15DC97FD" w14:textId="77777777" w:rsidTr="006E4974">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433EABE1"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04</w:t>
            </w:r>
          </w:p>
        </w:tc>
        <w:tc>
          <w:tcPr>
            <w:tcW w:w="2292" w:type="pct"/>
            <w:tcBorders>
              <w:top w:val="single" w:sz="4" w:space="0" w:color="auto"/>
              <w:left w:val="single" w:sz="4" w:space="0" w:color="auto"/>
              <w:bottom w:val="single" w:sz="4" w:space="0" w:color="auto"/>
              <w:right w:val="single" w:sz="4" w:space="0" w:color="auto"/>
            </w:tcBorders>
            <w:vAlign w:val="center"/>
          </w:tcPr>
          <w:p w14:paraId="5654B153"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0A23AE26" w14:textId="74ACD99B" w:rsidR="00427197" w:rsidRPr="00427197" w:rsidRDefault="00427197" w:rsidP="00427197">
            <w:pPr>
              <w:rPr>
                <w:rFonts w:asciiTheme="minorHAnsi" w:hAnsiTheme="minorHAnsi"/>
                <w:sz w:val="18"/>
                <w:szCs w:val="18"/>
              </w:rPr>
            </w:pPr>
          </w:p>
        </w:tc>
      </w:tr>
      <w:tr w:rsidR="00427197" w:rsidRPr="00427197" w14:paraId="191D6017" w14:textId="77777777" w:rsidTr="006E4974">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4ABF7085"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05</w:t>
            </w:r>
          </w:p>
        </w:tc>
        <w:tc>
          <w:tcPr>
            <w:tcW w:w="2292" w:type="pct"/>
            <w:tcBorders>
              <w:top w:val="single" w:sz="4" w:space="0" w:color="auto"/>
              <w:left w:val="single" w:sz="4" w:space="0" w:color="auto"/>
              <w:bottom w:val="single" w:sz="4" w:space="0" w:color="auto"/>
              <w:right w:val="single" w:sz="4" w:space="0" w:color="auto"/>
            </w:tcBorders>
            <w:vAlign w:val="center"/>
          </w:tcPr>
          <w:p w14:paraId="2D4C6D38"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73D6375" w14:textId="1F235642" w:rsidR="00427197" w:rsidRPr="00427197" w:rsidRDefault="00427197" w:rsidP="00427197">
            <w:pPr>
              <w:rPr>
                <w:rFonts w:asciiTheme="minorHAnsi" w:hAnsiTheme="minorHAnsi"/>
                <w:sz w:val="18"/>
                <w:szCs w:val="18"/>
              </w:rPr>
            </w:pPr>
          </w:p>
        </w:tc>
      </w:tr>
      <w:tr w:rsidR="00427197" w:rsidRPr="00427197" w14:paraId="5BC85EC0" w14:textId="77777777" w:rsidTr="006E4974">
        <w:trPr>
          <w:trHeight w:val="341"/>
        </w:trPr>
        <w:tc>
          <w:tcPr>
            <w:tcW w:w="213" w:type="pct"/>
            <w:vAlign w:val="center"/>
          </w:tcPr>
          <w:p w14:paraId="16FC0B01"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06</w:t>
            </w:r>
          </w:p>
        </w:tc>
        <w:tc>
          <w:tcPr>
            <w:tcW w:w="2292" w:type="pct"/>
            <w:shd w:val="clear" w:color="auto" w:fill="auto"/>
            <w:vAlign w:val="center"/>
          </w:tcPr>
          <w:p w14:paraId="5E3EE520" w14:textId="77777777" w:rsidR="00427197" w:rsidRPr="00427197" w:rsidRDefault="00427197" w:rsidP="00427197">
            <w:pPr>
              <w:rPr>
                <w:rFonts w:asciiTheme="minorHAnsi" w:hAnsiTheme="minorHAnsi"/>
                <w:b/>
                <w:sz w:val="18"/>
                <w:szCs w:val="18"/>
              </w:rPr>
            </w:pPr>
            <w:r w:rsidRPr="00427197">
              <w:rPr>
                <w:rFonts w:asciiTheme="minorHAnsi" w:hAnsiTheme="minorHAnsi"/>
                <w:sz w:val="18"/>
                <w:szCs w:val="18"/>
              </w:rPr>
              <w:t>Actual Duct Leakage Rate from Leakage Test Measurement (cfm)</w:t>
            </w:r>
          </w:p>
        </w:tc>
        <w:tc>
          <w:tcPr>
            <w:tcW w:w="2495" w:type="pct"/>
            <w:shd w:val="clear" w:color="auto" w:fill="auto"/>
          </w:tcPr>
          <w:p w14:paraId="2DE8EC92" w14:textId="32E0F4D3" w:rsidR="00427197" w:rsidRPr="00427197" w:rsidRDefault="00427197" w:rsidP="00427197">
            <w:pPr>
              <w:rPr>
                <w:rFonts w:asciiTheme="minorHAnsi" w:hAnsiTheme="minorHAnsi"/>
                <w:sz w:val="18"/>
                <w:szCs w:val="18"/>
              </w:rPr>
            </w:pPr>
          </w:p>
        </w:tc>
      </w:tr>
      <w:tr w:rsidR="00427197" w:rsidRPr="00427197" w14:paraId="39CB5507" w14:textId="77777777" w:rsidTr="006E4974">
        <w:trPr>
          <w:trHeight w:val="359"/>
        </w:trPr>
        <w:tc>
          <w:tcPr>
            <w:tcW w:w="213" w:type="pct"/>
            <w:vAlign w:val="center"/>
          </w:tcPr>
          <w:p w14:paraId="30E7D10E"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07</w:t>
            </w:r>
          </w:p>
        </w:tc>
        <w:tc>
          <w:tcPr>
            <w:tcW w:w="2292" w:type="pct"/>
            <w:shd w:val="clear" w:color="auto" w:fill="auto"/>
            <w:vAlign w:val="center"/>
          </w:tcPr>
          <w:p w14:paraId="484BCFBE"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Compliance Statement:</w:t>
            </w:r>
          </w:p>
        </w:tc>
        <w:tc>
          <w:tcPr>
            <w:tcW w:w="2495" w:type="pct"/>
            <w:shd w:val="clear" w:color="auto" w:fill="auto"/>
          </w:tcPr>
          <w:p w14:paraId="4DD9DBA0" w14:textId="7B557715" w:rsidR="00427197" w:rsidRPr="00427197" w:rsidRDefault="00427197" w:rsidP="006E4974">
            <w:pPr>
              <w:rPr>
                <w:rFonts w:asciiTheme="minorHAnsi" w:hAnsiTheme="minorHAnsi"/>
                <w:sz w:val="18"/>
                <w:szCs w:val="18"/>
              </w:rPr>
            </w:pPr>
          </w:p>
        </w:tc>
      </w:tr>
    </w:tbl>
    <w:p w14:paraId="289E3A56" w14:textId="77777777" w:rsidR="00DF3793" w:rsidRDefault="00DF3793" w:rsidP="00171E43">
      <w:pPr>
        <w:rPr>
          <w:rFonts w:asciiTheme="minorHAnsi" w:hAnsiTheme="minorHAnsi"/>
          <w:sz w:val="18"/>
          <w:szCs w:val="18"/>
        </w:rPr>
      </w:pPr>
    </w:p>
    <w:p w14:paraId="2B99BF34" w14:textId="3E2D15EA" w:rsidR="00171E43" w:rsidRPr="003F2ABE" w:rsidRDefault="00171E43" w:rsidP="00171E4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171E43" w:rsidRPr="003F2ABE" w14:paraId="2B99BF36" w14:textId="77777777" w:rsidTr="00F3155B">
        <w:trPr>
          <w:trHeight w:val="206"/>
        </w:trPr>
        <w:tc>
          <w:tcPr>
            <w:tcW w:w="5000" w:type="pct"/>
            <w:gridSpan w:val="2"/>
            <w:vAlign w:val="center"/>
          </w:tcPr>
          <w:p w14:paraId="2B99BF35" w14:textId="3966810C" w:rsidR="00171E43" w:rsidRPr="003F2ABE" w:rsidRDefault="00DF3793" w:rsidP="00F3155B">
            <w:pPr>
              <w:rPr>
                <w:rFonts w:asciiTheme="minorHAnsi" w:hAnsiTheme="minorHAnsi"/>
                <w:b/>
                <w:caps/>
                <w:sz w:val="18"/>
                <w:szCs w:val="18"/>
              </w:rPr>
            </w:pPr>
            <w:r>
              <w:rPr>
                <w:rFonts w:asciiTheme="minorHAnsi" w:hAnsiTheme="minorHAnsi"/>
                <w:b/>
                <w:caps/>
                <w:szCs w:val="18"/>
              </w:rPr>
              <w:t>D</w:t>
            </w:r>
            <w:r w:rsidR="00171E43" w:rsidRPr="00F3155B">
              <w:rPr>
                <w:rFonts w:asciiTheme="minorHAnsi" w:hAnsiTheme="minorHAnsi"/>
                <w:b/>
                <w:caps/>
                <w:szCs w:val="18"/>
              </w:rPr>
              <w:t xml:space="preserve">. </w:t>
            </w:r>
            <w:r w:rsidR="006157A9" w:rsidRPr="00F3155B">
              <w:rPr>
                <w:rFonts w:asciiTheme="minorHAnsi" w:hAnsiTheme="minorHAnsi"/>
                <w:b/>
                <w:szCs w:val="18"/>
              </w:rPr>
              <w:t>Additional Requirements for Compliance</w:t>
            </w:r>
          </w:p>
        </w:tc>
      </w:tr>
      <w:tr w:rsidR="00BD03A5" w:rsidRPr="003F2ABE" w14:paraId="2B99BF39" w14:textId="77777777" w:rsidTr="00A76CF1">
        <w:trPr>
          <w:trHeight w:val="411"/>
        </w:trPr>
        <w:tc>
          <w:tcPr>
            <w:tcW w:w="213" w:type="pct"/>
            <w:vAlign w:val="center"/>
          </w:tcPr>
          <w:p w14:paraId="2B99BF37"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7" w:type="pct"/>
            <w:vAlign w:val="center"/>
          </w:tcPr>
          <w:p w14:paraId="2B99BF38" w14:textId="032D5C32" w:rsidR="00BD03A5" w:rsidRPr="003F2ABE" w:rsidRDefault="00BD03A5" w:rsidP="00BD03A5">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BF3C" w14:textId="77777777" w:rsidTr="00A76CF1">
        <w:trPr>
          <w:trHeight w:val="411"/>
        </w:trPr>
        <w:tc>
          <w:tcPr>
            <w:tcW w:w="213" w:type="pct"/>
            <w:vAlign w:val="center"/>
          </w:tcPr>
          <w:p w14:paraId="2B99BF3A"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7" w:type="pct"/>
            <w:vAlign w:val="center"/>
          </w:tcPr>
          <w:p w14:paraId="2B99BF3B" w14:textId="0F19DF27" w:rsidR="00BD03A5" w:rsidRPr="003F2ABE" w:rsidRDefault="005F21D5" w:rsidP="00BD03A5">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r>
              <w:rPr>
                <w:rFonts w:asciiTheme="minorHAnsi" w:hAnsiTheme="minorHAnsi"/>
                <w:bCs/>
              </w:rPr>
              <w:t>.</w:t>
            </w:r>
          </w:p>
        </w:tc>
      </w:tr>
      <w:tr w:rsidR="00BD03A5" w:rsidRPr="003F2ABE" w14:paraId="2B99BF3F" w14:textId="77777777" w:rsidTr="00A76CF1">
        <w:trPr>
          <w:trHeight w:val="411"/>
        </w:trPr>
        <w:tc>
          <w:tcPr>
            <w:tcW w:w="213" w:type="pct"/>
            <w:vAlign w:val="center"/>
          </w:tcPr>
          <w:p w14:paraId="2B99BF3D" w14:textId="77777777" w:rsidR="00BD03A5" w:rsidRPr="003F2ABE" w:rsidRDefault="007C17AE" w:rsidP="007C17AE">
            <w:pPr>
              <w:jc w:val="center"/>
              <w:rPr>
                <w:rFonts w:asciiTheme="minorHAnsi" w:hAnsiTheme="minorHAnsi"/>
                <w:sz w:val="18"/>
                <w:szCs w:val="18"/>
              </w:rPr>
            </w:pPr>
            <w:r>
              <w:rPr>
                <w:rFonts w:asciiTheme="minorHAnsi" w:hAnsiTheme="minorHAnsi"/>
                <w:sz w:val="18"/>
                <w:szCs w:val="18"/>
              </w:rPr>
              <w:t>03</w:t>
            </w:r>
          </w:p>
        </w:tc>
        <w:tc>
          <w:tcPr>
            <w:tcW w:w="4787" w:type="pct"/>
            <w:vAlign w:val="center"/>
          </w:tcPr>
          <w:p w14:paraId="2B99BF3E" w14:textId="77777777" w:rsidR="00BD03A5" w:rsidRPr="003F2ABE" w:rsidRDefault="00BD03A5" w:rsidP="00BD03A5">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BF42" w14:textId="77777777" w:rsidTr="00A76CF1">
        <w:trPr>
          <w:trHeight w:val="411"/>
        </w:trPr>
        <w:tc>
          <w:tcPr>
            <w:tcW w:w="213" w:type="pct"/>
            <w:vAlign w:val="center"/>
          </w:tcPr>
          <w:p w14:paraId="2B99BF40"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04</w:t>
            </w:r>
          </w:p>
        </w:tc>
        <w:tc>
          <w:tcPr>
            <w:tcW w:w="4787" w:type="pct"/>
            <w:vAlign w:val="center"/>
          </w:tcPr>
          <w:p w14:paraId="2B99BF41" w14:textId="38B1137A" w:rsidR="00BD03A5" w:rsidRPr="003F2ABE" w:rsidRDefault="00BD03A5" w:rsidP="00BD03A5">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BF45" w14:textId="77777777" w:rsidTr="00A76CF1">
        <w:trPr>
          <w:trHeight w:val="411"/>
        </w:trPr>
        <w:tc>
          <w:tcPr>
            <w:tcW w:w="213" w:type="pct"/>
            <w:vAlign w:val="center"/>
          </w:tcPr>
          <w:p w14:paraId="2B99BF43"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05</w:t>
            </w:r>
          </w:p>
        </w:tc>
        <w:tc>
          <w:tcPr>
            <w:tcW w:w="4787" w:type="pct"/>
            <w:vAlign w:val="center"/>
          </w:tcPr>
          <w:p w14:paraId="2B99BF44"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BF48" w14:textId="77777777" w:rsidTr="00A76CF1">
        <w:trPr>
          <w:trHeight w:val="411"/>
        </w:trPr>
        <w:tc>
          <w:tcPr>
            <w:tcW w:w="213" w:type="pct"/>
            <w:vAlign w:val="center"/>
          </w:tcPr>
          <w:p w14:paraId="2B99BF46"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06</w:t>
            </w:r>
          </w:p>
        </w:tc>
        <w:tc>
          <w:tcPr>
            <w:tcW w:w="4787" w:type="pct"/>
            <w:vAlign w:val="center"/>
          </w:tcPr>
          <w:p w14:paraId="2B99BF47"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BF4B" w14:textId="77777777" w:rsidTr="00A76CF1">
        <w:trPr>
          <w:trHeight w:val="411"/>
        </w:trPr>
        <w:tc>
          <w:tcPr>
            <w:tcW w:w="213" w:type="pct"/>
            <w:vAlign w:val="center"/>
          </w:tcPr>
          <w:p w14:paraId="2B99BF49"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07</w:t>
            </w:r>
          </w:p>
        </w:tc>
        <w:tc>
          <w:tcPr>
            <w:tcW w:w="4787" w:type="pct"/>
            <w:vAlign w:val="center"/>
          </w:tcPr>
          <w:p w14:paraId="2B99BF4A" w14:textId="7C4507E2" w:rsidR="00BD03A5" w:rsidRPr="003F2ABE" w:rsidRDefault="00BD03A5" w:rsidP="00BD03A5">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7C17AE" w:rsidRPr="007C17AE" w14:paraId="2B99BF4D" w14:textId="77777777" w:rsidTr="007C17AE">
        <w:trPr>
          <w:trHeight w:val="254"/>
        </w:trPr>
        <w:tc>
          <w:tcPr>
            <w:tcW w:w="5000" w:type="pct"/>
            <w:gridSpan w:val="2"/>
            <w:vAlign w:val="center"/>
          </w:tcPr>
          <w:p w14:paraId="2B99BF4C" w14:textId="77777777" w:rsidR="007C17AE" w:rsidRPr="007C17AE" w:rsidRDefault="007C17AE" w:rsidP="00BD03A5">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BF4E" w14:textId="77777777" w:rsidR="00171E43" w:rsidRPr="003F2ABE" w:rsidRDefault="00171E43" w:rsidP="00171E43">
      <w:pPr>
        <w:rPr>
          <w:rFonts w:asciiTheme="minorHAnsi" w:hAnsiTheme="minorHAnsi"/>
          <w:sz w:val="18"/>
          <w:szCs w:val="18"/>
        </w:rPr>
      </w:pPr>
    </w:p>
    <w:p w14:paraId="2B99BF50" w14:textId="1B411BBF" w:rsidR="003D6D6E" w:rsidRDefault="003D6D6E">
      <w:pPr>
        <w:rPr>
          <w:rFonts w:asciiTheme="minorHAnsi" w:hAnsiTheme="minorHAnsi"/>
          <w:sz w:val="18"/>
          <w:szCs w:val="18"/>
        </w:rPr>
      </w:pPr>
      <w:r>
        <w:rPr>
          <w:rFonts w:asciiTheme="minorHAnsi" w:hAnsiTheme="minorHAnsi"/>
          <w:sz w:val="18"/>
          <w:szCs w:val="18"/>
        </w:rPr>
        <w:br w:type="page"/>
      </w:r>
    </w:p>
    <w:p w14:paraId="2BD236B2" w14:textId="77777777" w:rsidR="003F2ABE" w:rsidRPr="003F2ABE" w:rsidRDefault="003F2ABE" w:rsidP="003F2ABE">
      <w:pPr>
        <w:ind w:hanging="677"/>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1B55BB" w:rsidRPr="009E2C1C" w14:paraId="2B99BF52" w14:textId="77777777" w:rsidTr="002F0C86">
        <w:trPr>
          <w:trHeight w:val="323"/>
        </w:trPr>
        <w:tc>
          <w:tcPr>
            <w:tcW w:w="10950" w:type="dxa"/>
            <w:gridSpan w:val="4"/>
            <w:vAlign w:val="center"/>
          </w:tcPr>
          <w:p w14:paraId="2B99BF51" w14:textId="77777777" w:rsidR="001B55BB" w:rsidRPr="009351D2" w:rsidRDefault="001B55BB" w:rsidP="00500CF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t>Documentation Author's Declaration Statement</w:t>
            </w:r>
          </w:p>
        </w:tc>
      </w:tr>
      <w:tr w:rsidR="001B55BB" w:rsidRPr="001B14D6" w14:paraId="2B99BF54" w14:textId="77777777" w:rsidTr="00500CF7">
        <w:trPr>
          <w:trHeight w:val="206"/>
        </w:trPr>
        <w:tc>
          <w:tcPr>
            <w:tcW w:w="10950" w:type="dxa"/>
            <w:gridSpan w:val="4"/>
            <w:vAlign w:val="center"/>
          </w:tcPr>
          <w:p w14:paraId="2B99BF53" w14:textId="77777777" w:rsidR="001B55BB" w:rsidRPr="00E136A4" w:rsidRDefault="001B55BB" w:rsidP="00F3155B">
            <w:pPr>
              <w:keepNext/>
              <w:numPr>
                <w:ilvl w:val="0"/>
                <w:numId w:val="38"/>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1B55BB" w:rsidRPr="00B272DC" w14:paraId="2B99BF57" w14:textId="77777777" w:rsidTr="00500CF7">
        <w:trPr>
          <w:trHeight w:val="360"/>
        </w:trPr>
        <w:tc>
          <w:tcPr>
            <w:tcW w:w="5577" w:type="dxa"/>
            <w:gridSpan w:val="2"/>
          </w:tcPr>
          <w:p w14:paraId="2B99BF55"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2B99BF56"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1B55BB" w:rsidRPr="00B272DC" w14:paraId="2B99BF5A" w14:textId="77777777" w:rsidTr="00500CF7">
        <w:trPr>
          <w:trHeight w:val="360"/>
        </w:trPr>
        <w:tc>
          <w:tcPr>
            <w:tcW w:w="5577" w:type="dxa"/>
            <w:gridSpan w:val="2"/>
          </w:tcPr>
          <w:p w14:paraId="2B99BF58"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2B99BF59"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1B55BB" w:rsidRPr="00B272DC" w14:paraId="2B99BF5D" w14:textId="77777777" w:rsidTr="00500CF7">
        <w:trPr>
          <w:trHeight w:val="360"/>
        </w:trPr>
        <w:tc>
          <w:tcPr>
            <w:tcW w:w="5577" w:type="dxa"/>
            <w:gridSpan w:val="2"/>
          </w:tcPr>
          <w:p w14:paraId="2B99BF5B"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2B99BF5C" w14:textId="23249320"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6157A9">
              <w:rPr>
                <w:rFonts w:asciiTheme="minorHAnsi" w:hAnsiTheme="minorHAnsi"/>
                <w:sz w:val="14"/>
                <w:szCs w:val="14"/>
              </w:rPr>
              <w:t>i</w:t>
            </w:r>
            <w:r w:rsidRPr="00B272DC">
              <w:rPr>
                <w:rFonts w:asciiTheme="minorHAnsi" w:hAnsiTheme="minorHAnsi"/>
                <w:sz w:val="14"/>
                <w:szCs w:val="14"/>
              </w:rPr>
              <w:t>f applicable):</w:t>
            </w:r>
          </w:p>
        </w:tc>
      </w:tr>
      <w:tr w:rsidR="001B55BB" w:rsidRPr="00B272DC" w14:paraId="2B99BF60" w14:textId="77777777" w:rsidTr="00500CF7">
        <w:trPr>
          <w:trHeight w:val="360"/>
        </w:trPr>
        <w:tc>
          <w:tcPr>
            <w:tcW w:w="5577" w:type="dxa"/>
            <w:gridSpan w:val="2"/>
          </w:tcPr>
          <w:p w14:paraId="2B99BF5E"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2B99BF5F"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Phone:</w:t>
            </w:r>
          </w:p>
        </w:tc>
      </w:tr>
      <w:tr w:rsidR="001B55BB" w:rsidRPr="008E6C57" w14:paraId="2B99BF62" w14:textId="77777777" w:rsidTr="00500CF7">
        <w:tblPrEx>
          <w:tblCellMar>
            <w:left w:w="115" w:type="dxa"/>
            <w:right w:w="115" w:type="dxa"/>
          </w:tblCellMar>
        </w:tblPrEx>
        <w:trPr>
          <w:trHeight w:val="296"/>
        </w:trPr>
        <w:tc>
          <w:tcPr>
            <w:tcW w:w="10950" w:type="dxa"/>
            <w:gridSpan w:val="4"/>
            <w:vAlign w:val="center"/>
          </w:tcPr>
          <w:p w14:paraId="2B99BF61" w14:textId="77777777" w:rsidR="001B55BB" w:rsidRDefault="001B55BB" w:rsidP="00500CF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1B55BB" w:rsidRPr="008E6C57" w14:paraId="2B99BF6A" w14:textId="77777777" w:rsidTr="00500CF7">
        <w:tblPrEx>
          <w:tblCellMar>
            <w:left w:w="115" w:type="dxa"/>
            <w:right w:w="115" w:type="dxa"/>
          </w:tblCellMar>
        </w:tblPrEx>
        <w:trPr>
          <w:trHeight w:val="504"/>
        </w:trPr>
        <w:tc>
          <w:tcPr>
            <w:tcW w:w="10950" w:type="dxa"/>
            <w:gridSpan w:val="4"/>
          </w:tcPr>
          <w:p w14:paraId="2B99BF63" w14:textId="77777777" w:rsidR="001B55BB" w:rsidRPr="00FE057A" w:rsidRDefault="001B55BB" w:rsidP="00F3155B">
            <w:pPr>
              <w:pStyle w:val="Heading3"/>
              <w:numPr>
                <w:ilvl w:val="0"/>
                <w:numId w:val="0"/>
              </w:numPr>
              <w:spacing w:before="0"/>
              <w:ind w:right="86"/>
              <w:rPr>
                <w:rFonts w:asciiTheme="minorHAnsi" w:hAnsiTheme="minorHAnsi"/>
                <w:sz w:val="18"/>
                <w:szCs w:val="18"/>
              </w:rPr>
            </w:pPr>
            <w:r w:rsidRPr="00FE057A">
              <w:rPr>
                <w:rFonts w:asciiTheme="minorHAnsi" w:hAnsiTheme="minorHAnsi"/>
                <w:sz w:val="18"/>
                <w:szCs w:val="18"/>
              </w:rPr>
              <w:t xml:space="preserve">I certify the following under penalty of perjury, under the laws of the State of California: </w:t>
            </w:r>
          </w:p>
          <w:p w14:paraId="7A1442C8" w14:textId="77777777" w:rsidR="00EC1510" w:rsidRPr="00FE057A" w:rsidRDefault="00EC1510" w:rsidP="00EC1510">
            <w:pPr>
              <w:pStyle w:val="Heading3"/>
              <w:numPr>
                <w:ilvl w:val="0"/>
                <w:numId w:val="44"/>
              </w:numPr>
              <w:spacing w:before="0"/>
              <w:ind w:right="90"/>
              <w:rPr>
                <w:rFonts w:asciiTheme="minorHAnsi" w:hAnsiTheme="minorHAnsi"/>
                <w:b/>
                <w:caps/>
                <w:sz w:val="18"/>
                <w:szCs w:val="18"/>
              </w:rPr>
            </w:pPr>
            <w:r w:rsidRPr="00FE057A">
              <w:rPr>
                <w:rFonts w:asciiTheme="minorHAnsi" w:hAnsiTheme="minorHAnsi"/>
                <w:sz w:val="18"/>
                <w:szCs w:val="18"/>
              </w:rPr>
              <w:t xml:space="preserve">The information provided on this Certificate of Installation is true and correct. </w:t>
            </w:r>
          </w:p>
          <w:p w14:paraId="7652DBDA" w14:textId="77777777" w:rsidR="00EC1510" w:rsidRPr="00FE057A" w:rsidRDefault="00EC1510" w:rsidP="00EC1510">
            <w:pPr>
              <w:pStyle w:val="Heading3"/>
              <w:numPr>
                <w:ilvl w:val="0"/>
                <w:numId w:val="44"/>
              </w:numPr>
              <w:spacing w:before="0"/>
              <w:ind w:right="90"/>
              <w:rPr>
                <w:rFonts w:asciiTheme="minorHAnsi" w:hAnsiTheme="minorHAnsi"/>
                <w:b/>
                <w:caps/>
                <w:sz w:val="18"/>
              </w:rPr>
            </w:pPr>
            <w:r w:rsidRPr="00FE057A">
              <w:rPr>
                <w:rFonts w:asciiTheme="minorHAnsi" w:hAnsiTheme="minorHAnsi"/>
                <w:snapToGrid w:val="0"/>
                <w:sz w:val="18"/>
                <w:szCs w:val="18"/>
              </w:rPr>
              <w:t xml:space="preserve">I am either: a) a responsible person eligible under Division 3 of the Business and Professions Code </w:t>
            </w:r>
            <w:r w:rsidRPr="00FE057A">
              <w:rPr>
                <w:rFonts w:asciiTheme="minorHAnsi" w:hAnsiTheme="minorHAnsi"/>
                <w:sz w:val="18"/>
                <w:szCs w:val="18"/>
              </w:rPr>
              <w:t xml:space="preserve">in the applicable classification to accept responsibility for the system design, construction, or installation </w:t>
            </w:r>
            <w:r w:rsidRPr="00FE057A">
              <w:rPr>
                <w:rFonts w:asciiTheme="minorHAnsi" w:hAnsiTheme="minorHAnsi"/>
                <w:snapToGrid w:val="0"/>
                <w:sz w:val="18"/>
                <w:szCs w:val="18"/>
              </w:rPr>
              <w:t xml:space="preserve">of features, materials, components, or manufactured devices </w:t>
            </w:r>
            <w:r w:rsidRPr="00FE057A">
              <w:rPr>
                <w:rFonts w:asciiTheme="minorHAnsi" w:hAnsiTheme="minorHAnsi"/>
                <w:sz w:val="18"/>
                <w:szCs w:val="18"/>
              </w:rPr>
              <w:t xml:space="preserve">for the scope of work identified on this Certificate of Installation </w:t>
            </w:r>
            <w:r w:rsidRPr="00FE057A">
              <w:rPr>
                <w:rFonts w:asciiTheme="minorHAnsi" w:hAnsiTheme="minorHAnsi"/>
                <w:snapToGrid w:val="0"/>
                <w:sz w:val="18"/>
                <w:szCs w:val="18"/>
              </w:rPr>
              <w:t>and attest to the declarations in this statement</w:t>
            </w:r>
            <w:r w:rsidRPr="00FE057A">
              <w:rPr>
                <w:rFonts w:asciiTheme="minorHAnsi" w:hAnsiTheme="minorHAnsi"/>
                <w:sz w:val="18"/>
                <w:szCs w:val="18"/>
              </w:rPr>
              <w:t>, or b) I am an authorized representative of the responsible person and attest to the declarations in this statement on the responsible person’s behalf</w:t>
            </w:r>
            <w:r w:rsidRPr="00FE057A">
              <w:rPr>
                <w:rFonts w:asciiTheme="minorHAnsi" w:eastAsia="Calibri" w:hAnsiTheme="minorHAnsi"/>
                <w:sz w:val="18"/>
                <w:szCs w:val="18"/>
              </w:rPr>
              <w:t>.</w:t>
            </w:r>
          </w:p>
          <w:p w14:paraId="63C93B4B" w14:textId="77777777" w:rsidR="00EC1510" w:rsidRPr="00FE057A" w:rsidRDefault="00EC1510" w:rsidP="00EC1510">
            <w:pPr>
              <w:keepNext/>
              <w:numPr>
                <w:ilvl w:val="0"/>
                <w:numId w:val="44"/>
              </w:numPr>
              <w:autoSpaceDE w:val="0"/>
              <w:autoSpaceDN w:val="0"/>
              <w:adjustRightInd w:val="0"/>
              <w:ind w:right="90"/>
              <w:rPr>
                <w:rFonts w:asciiTheme="minorHAnsi" w:hAnsiTheme="minorHAnsi"/>
                <w:sz w:val="18"/>
                <w:szCs w:val="18"/>
              </w:rPr>
            </w:pPr>
            <w:r w:rsidRPr="00FE057A">
              <w:rPr>
                <w:rFonts w:asciiTheme="minorHAnsi" w:hAnsiTheme="minorHAnsi"/>
                <w:sz w:val="18"/>
                <w:szCs w:val="18"/>
              </w:rPr>
              <w:t xml:space="preserve">The constructed or installed features, materials, </w:t>
            </w:r>
            <w:proofErr w:type="gramStart"/>
            <w:r w:rsidRPr="00FE057A">
              <w:rPr>
                <w:rFonts w:asciiTheme="minorHAnsi" w:hAnsiTheme="minorHAnsi"/>
                <w:sz w:val="18"/>
                <w:szCs w:val="18"/>
              </w:rPr>
              <w:t>components</w:t>
            </w:r>
            <w:proofErr w:type="gramEnd"/>
            <w:r w:rsidRPr="00FE057A">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FE057A">
              <w:rPr>
                <w:rFonts w:asciiTheme="minorHAnsi" w:eastAsia="Calibri" w:hAnsiTheme="minorHAnsi" w:cs="TimesNewRomanPSMT"/>
                <w:sz w:val="18"/>
                <w:szCs w:val="18"/>
              </w:rPr>
              <w:t>.</w:t>
            </w:r>
          </w:p>
          <w:p w14:paraId="39F4AB40" w14:textId="77777777" w:rsidR="00EC1510" w:rsidRPr="00FE057A" w:rsidRDefault="00EC1510" w:rsidP="00EC1510">
            <w:pPr>
              <w:pStyle w:val="ListParagraph"/>
              <w:keepNext/>
              <w:numPr>
                <w:ilvl w:val="0"/>
                <w:numId w:val="44"/>
              </w:numPr>
              <w:autoSpaceDE w:val="0"/>
              <w:autoSpaceDN w:val="0"/>
              <w:adjustRightInd w:val="0"/>
              <w:rPr>
                <w:rFonts w:asciiTheme="minorHAnsi" w:hAnsiTheme="minorHAnsi"/>
                <w:sz w:val="18"/>
              </w:rPr>
            </w:pPr>
            <w:r w:rsidRPr="00FE057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B99BF69" w14:textId="230C6D4E" w:rsidR="001B55BB" w:rsidRPr="00FE057A" w:rsidRDefault="00EC1510" w:rsidP="00FE057A">
            <w:pPr>
              <w:pStyle w:val="ListParagraph"/>
              <w:numPr>
                <w:ilvl w:val="0"/>
                <w:numId w:val="44"/>
              </w:numPr>
              <w:rPr>
                <w:b/>
              </w:rPr>
            </w:pPr>
            <w:r w:rsidRPr="00FE057A">
              <w:rPr>
                <w:rFonts w:asciiTheme="minorHAnsi" w:hAnsiTheme="minorHAnsi"/>
                <w:sz w:val="18"/>
                <w:szCs w:val="18"/>
              </w:rPr>
              <w:t xml:space="preserve">I will ensure that a registered copy of this Certificate of Installation shall be </w:t>
            </w:r>
            <w:proofErr w:type="gramStart"/>
            <w:r w:rsidRPr="00FE057A">
              <w:rPr>
                <w:rFonts w:asciiTheme="minorHAnsi" w:hAnsiTheme="minorHAnsi"/>
                <w:sz w:val="18"/>
                <w:szCs w:val="18"/>
              </w:rPr>
              <w:t>posted, or</w:t>
            </w:r>
            <w:proofErr w:type="gramEnd"/>
            <w:r w:rsidRPr="00FE057A">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B55BB" w:rsidRPr="00B272DC" w14:paraId="2B99BF6D" w14:textId="77777777" w:rsidTr="00500CF7">
        <w:tblPrEx>
          <w:tblCellMar>
            <w:left w:w="108" w:type="dxa"/>
            <w:right w:w="108" w:type="dxa"/>
          </w:tblCellMar>
        </w:tblPrEx>
        <w:trPr>
          <w:trHeight w:val="360"/>
        </w:trPr>
        <w:tc>
          <w:tcPr>
            <w:tcW w:w="5307" w:type="dxa"/>
          </w:tcPr>
          <w:p w14:paraId="2B99BF6B" w14:textId="77777777" w:rsidR="001B55BB" w:rsidRPr="00B272DC" w:rsidRDefault="001B55BB" w:rsidP="00500CF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2B99BF6C" w14:textId="77777777" w:rsidR="001B55BB" w:rsidRPr="00B272DC" w:rsidRDefault="001B55BB" w:rsidP="00500CF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1B55BB" w:rsidRPr="00B272DC" w14:paraId="2B99BF70"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6E" w14:textId="09CB4ACB"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B99BF6F"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1B55BB" w:rsidRPr="00B272DC" w14:paraId="2B99BF73"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1"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B99BF72"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1B55BB" w:rsidRPr="00B272DC" w14:paraId="2B99BF77"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4"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B99BF75" w14:textId="12037A28"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6157A9">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B99BF76"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1B55BB" w:rsidRPr="00B272DC" w14:paraId="2B99BF7A"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8"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2B99BF79"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2B99BF7B" w14:textId="77777777" w:rsidR="003F2ABE" w:rsidRPr="003F2ABE" w:rsidRDefault="003F2ABE" w:rsidP="00171E43">
      <w:pPr>
        <w:rPr>
          <w:rFonts w:asciiTheme="minorHAnsi" w:hAnsiTheme="minorHAnsi"/>
          <w:sz w:val="18"/>
          <w:szCs w:val="18"/>
        </w:rPr>
      </w:pPr>
    </w:p>
    <w:p w14:paraId="2B99BF7C" w14:textId="77777777" w:rsidR="003F2ABE" w:rsidRPr="003F2ABE" w:rsidRDefault="003F2ABE" w:rsidP="00171E43">
      <w:pPr>
        <w:rPr>
          <w:rFonts w:asciiTheme="minorHAnsi" w:hAnsiTheme="minorHAnsi"/>
          <w:sz w:val="18"/>
          <w:szCs w:val="18"/>
        </w:rPr>
      </w:pPr>
    </w:p>
    <w:p w14:paraId="2B99BF7D" w14:textId="77777777" w:rsidR="005F4DEA" w:rsidRPr="003F2ABE" w:rsidRDefault="005F4DEA" w:rsidP="005F4DEA">
      <w:pPr>
        <w:rPr>
          <w:rFonts w:asciiTheme="minorHAnsi" w:hAnsiTheme="minorHAnsi"/>
          <w:sz w:val="18"/>
          <w:szCs w:val="18"/>
        </w:rPr>
        <w:sectPr w:rsidR="005F4DEA" w:rsidRPr="003F2ABE" w:rsidSect="003538F5">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2B99BF7F" w14:textId="1068FE70" w:rsidR="00042078" w:rsidRPr="00F3155B" w:rsidRDefault="00042078" w:rsidP="00F3155B">
      <w:pPr>
        <w:jc w:val="center"/>
        <w:rPr>
          <w:rFonts w:asciiTheme="minorHAnsi" w:hAnsiTheme="minorHAnsi"/>
          <w:b/>
          <w:szCs w:val="18"/>
        </w:rPr>
      </w:pPr>
      <w:del w:id="22" w:author="Alhabibi, Haider@Energy" w:date="2022-02-14T16:49:00Z">
        <w:r w:rsidRPr="00F3155B" w:rsidDel="00CC36F6">
          <w:rPr>
            <w:rFonts w:asciiTheme="minorHAnsi" w:hAnsiTheme="minorHAnsi"/>
            <w:b/>
            <w:szCs w:val="18"/>
          </w:rPr>
          <w:lastRenderedPageBreak/>
          <w:delText>CF2R</w:delText>
        </w:r>
      </w:del>
      <w:ins w:id="23" w:author="Alhabibi, Haider@Energy" w:date="2022-02-14T16:49:00Z">
        <w:r w:rsidR="00CC36F6">
          <w:rPr>
            <w:rFonts w:asciiTheme="minorHAnsi" w:hAnsiTheme="minorHAnsi"/>
            <w:b/>
            <w:szCs w:val="18"/>
          </w:rPr>
          <w:t>LMCI</w:t>
        </w:r>
      </w:ins>
      <w:r w:rsidRPr="00F3155B">
        <w:rPr>
          <w:rFonts w:asciiTheme="minorHAnsi" w:hAnsiTheme="minorHAnsi"/>
          <w:b/>
          <w:szCs w:val="18"/>
        </w:rPr>
        <w:t>-MCH-20e</w:t>
      </w:r>
      <w:r w:rsidR="006157A9" w:rsidRPr="00F3155B">
        <w:rPr>
          <w:rFonts w:asciiTheme="minorHAnsi" w:hAnsiTheme="minorHAnsi"/>
          <w:b/>
          <w:szCs w:val="18"/>
        </w:rPr>
        <w:t>-H User Instructions</w:t>
      </w:r>
    </w:p>
    <w:p w14:paraId="2B99BF80" w14:textId="77777777" w:rsidR="00042078" w:rsidRDefault="00042078" w:rsidP="00042078">
      <w:pPr>
        <w:rPr>
          <w:rFonts w:asciiTheme="minorHAnsi" w:hAnsiTheme="minorHAnsi"/>
          <w:b/>
          <w:sz w:val="18"/>
          <w:szCs w:val="18"/>
        </w:rPr>
      </w:pPr>
    </w:p>
    <w:p w14:paraId="2B99BF81" w14:textId="77777777"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A. System Information</w:t>
      </w:r>
    </w:p>
    <w:p w14:paraId="2B99BF83" w14:textId="5C07ED9D" w:rsidR="00042078" w:rsidRPr="005D33CC" w:rsidRDefault="00042078" w:rsidP="00042078">
      <w:pPr>
        <w:pStyle w:val="ListParagraph"/>
        <w:numPr>
          <w:ilvl w:val="0"/>
          <w:numId w:val="42"/>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 xml:space="preserve">This field is filled out automatically. It is referenced from the </w:t>
      </w:r>
      <w:del w:id="24" w:author="Alhabibi, Haider@Energy" w:date="2022-02-14T16:49:00Z">
        <w:r w:rsidRPr="005D33CC" w:rsidDel="00CC36F6">
          <w:rPr>
            <w:rFonts w:ascii="Calibri" w:hAnsi="Calibri"/>
            <w:szCs w:val="18"/>
          </w:rPr>
          <w:delText>CF2R</w:delText>
        </w:r>
      </w:del>
      <w:ins w:id="25" w:author="Alhabibi, Haider@Energy" w:date="2022-02-14T16:49:00Z">
        <w:r w:rsidR="00CC36F6">
          <w:rPr>
            <w:rFonts w:ascii="Calibri" w:hAnsi="Calibri"/>
            <w:szCs w:val="18"/>
          </w:rPr>
          <w:t>LMCI</w:t>
        </w:r>
      </w:ins>
      <w:r w:rsidRPr="005D33CC">
        <w:rPr>
          <w:rFonts w:ascii="Calibri" w:hAnsi="Calibri"/>
          <w:szCs w:val="18"/>
        </w:rPr>
        <w:t>-MCH-01, which must be completed prior to this document.</w:t>
      </w:r>
    </w:p>
    <w:p w14:paraId="2B99BF84" w14:textId="74A44721" w:rsidR="00042078" w:rsidRPr="006E4974"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 xml:space="preserve">This field is filled out automatically. It is referenced from the </w:t>
      </w:r>
      <w:del w:id="26" w:author="Alhabibi, Haider@Energy" w:date="2022-02-14T16:49:00Z">
        <w:r w:rsidRPr="005D33CC" w:rsidDel="00CC36F6">
          <w:rPr>
            <w:rFonts w:ascii="Calibri" w:hAnsi="Calibri"/>
            <w:szCs w:val="18"/>
          </w:rPr>
          <w:delText>CF2R</w:delText>
        </w:r>
      </w:del>
      <w:ins w:id="27" w:author="Alhabibi, Haider@Energy" w:date="2022-02-14T16:49:00Z">
        <w:r w:rsidR="00CC36F6">
          <w:rPr>
            <w:rFonts w:ascii="Calibri" w:hAnsi="Calibri"/>
            <w:szCs w:val="18"/>
          </w:rPr>
          <w:t>LMCI</w:t>
        </w:r>
      </w:ins>
      <w:r w:rsidRPr="005D33CC">
        <w:rPr>
          <w:rFonts w:ascii="Calibri" w:hAnsi="Calibri"/>
          <w:szCs w:val="18"/>
        </w:rPr>
        <w:t>-MCH-01, which must be completed prior to this document.</w:t>
      </w:r>
    </w:p>
    <w:p w14:paraId="5F3BB706" w14:textId="0EA5CA78" w:rsidR="006B612D" w:rsidRPr="005D33CC" w:rsidRDefault="006B612D" w:rsidP="00042078">
      <w:pPr>
        <w:numPr>
          <w:ilvl w:val="0"/>
          <w:numId w:val="13"/>
        </w:numPr>
        <w:spacing w:line="276" w:lineRule="auto"/>
        <w:ind w:left="360"/>
        <w:rPr>
          <w:rFonts w:asciiTheme="minorHAnsi" w:hAnsiTheme="minorHAnsi"/>
        </w:rPr>
      </w:pPr>
      <w:r>
        <w:rPr>
          <w:rFonts w:asciiTheme="minorHAnsi" w:hAnsiTheme="minorHAnsi"/>
          <w:i/>
        </w:rPr>
        <w:t xml:space="preserve">Indoor Unit Name: </w:t>
      </w:r>
      <w:r w:rsidRPr="00226F4D">
        <w:rPr>
          <w:rFonts w:ascii="Calibri" w:hAnsi="Calibri"/>
        </w:rPr>
        <w:t xml:space="preserve">This field is filled out automatically. It is referenced from the </w:t>
      </w:r>
      <w:del w:id="28" w:author="Alhabibi, Haider@Energy" w:date="2022-02-14T16:49:00Z">
        <w:r w:rsidRPr="00226F4D" w:rsidDel="00CC36F6">
          <w:rPr>
            <w:rFonts w:ascii="Calibri" w:hAnsi="Calibri"/>
          </w:rPr>
          <w:delText>CF2R</w:delText>
        </w:r>
      </w:del>
      <w:ins w:id="29" w:author="Alhabibi, Haider@Energy" w:date="2022-02-14T16:49:00Z">
        <w:r w:rsidR="00CC36F6">
          <w:rPr>
            <w:rFonts w:ascii="Calibri" w:hAnsi="Calibri"/>
          </w:rPr>
          <w:t>LMCI</w:t>
        </w:r>
      </w:ins>
      <w:r w:rsidRPr="00226F4D">
        <w:rPr>
          <w:rFonts w:ascii="Calibri" w:hAnsi="Calibri"/>
        </w:rPr>
        <w:t>-MCH-01, which must be completed prior to this document</w:t>
      </w:r>
      <w:r>
        <w:rPr>
          <w:rFonts w:ascii="Calibri" w:hAnsi="Calibri"/>
        </w:rPr>
        <w:t>.</w:t>
      </w:r>
    </w:p>
    <w:p w14:paraId="2B99BF85" w14:textId="735F9CE6"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w:t>
      </w:r>
      <w:del w:id="30" w:author="Alhabibi, Haider@Energy" w:date="2022-02-14T16:49:00Z">
        <w:r w:rsidRPr="005D33CC" w:rsidDel="00CC36F6">
          <w:rPr>
            <w:rFonts w:ascii="Calibri" w:hAnsi="Calibri"/>
            <w:szCs w:val="18"/>
          </w:rPr>
          <w:delText>CF1R</w:delText>
        </w:r>
      </w:del>
      <w:ins w:id="31" w:author="Alhabibi, Haider@Energy" w:date="2022-02-14T16:49:00Z">
        <w:r w:rsidR="00CC36F6">
          <w:rPr>
            <w:rFonts w:ascii="Calibri" w:hAnsi="Calibri"/>
            <w:szCs w:val="18"/>
          </w:rPr>
          <w:t>LMCC</w:t>
        </w:r>
      </w:ins>
      <w:r w:rsidRPr="005D33CC">
        <w:rPr>
          <w:rFonts w:ascii="Calibri" w:hAnsi="Calibri"/>
          <w:szCs w:val="18"/>
        </w:rPr>
        <w:t>), which must be completed prior to this document.</w:t>
      </w:r>
    </w:p>
    <w:p w14:paraId="2B99BF86" w14:textId="6143EB3E"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w:t>
      </w:r>
      <w:del w:id="32" w:author="Alhabibi, Haider@Energy" w:date="2022-02-14T16:49:00Z">
        <w:r w:rsidRPr="005D33CC" w:rsidDel="00CC36F6">
          <w:rPr>
            <w:rFonts w:ascii="Calibri" w:hAnsi="Calibri"/>
            <w:szCs w:val="18"/>
          </w:rPr>
          <w:delText>CF1R</w:delText>
        </w:r>
      </w:del>
      <w:ins w:id="33" w:author="Alhabibi, Haider@Energy" w:date="2022-02-14T16:49:00Z">
        <w:r w:rsidR="00CC36F6">
          <w:rPr>
            <w:rFonts w:ascii="Calibri" w:hAnsi="Calibri"/>
            <w:szCs w:val="18"/>
          </w:rPr>
          <w:t>LMCC</w:t>
        </w:r>
      </w:ins>
      <w:r w:rsidRPr="005D33CC">
        <w:rPr>
          <w:rFonts w:ascii="Calibri" w:hAnsi="Calibri"/>
          <w:szCs w:val="18"/>
        </w:rPr>
        <w:t xml:space="preserve">), which must be completed prior to this document. </w:t>
      </w:r>
    </w:p>
    <w:p w14:paraId="2B99BF87" w14:textId="6C241BC6"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Air-</w:t>
      </w:r>
      <w:r w:rsidR="00D1629A">
        <w:rPr>
          <w:rFonts w:asciiTheme="minorHAnsi" w:hAnsiTheme="minorHAnsi"/>
          <w:i/>
        </w:rPr>
        <w:t>H</w:t>
      </w:r>
      <w:r w:rsidRPr="005D33CC">
        <w:rPr>
          <w:rFonts w:asciiTheme="minorHAnsi" w:hAnsiTheme="minorHAnsi"/>
          <w:i/>
        </w:rPr>
        <w:t>andling Unit (VLLAHU) Credit</w:t>
      </w:r>
      <w:r w:rsidRPr="005D33CC">
        <w:rPr>
          <w:rFonts w:ascii="Calibri" w:hAnsi="Calibri"/>
          <w:szCs w:val="18"/>
        </w:rPr>
        <w:t xml:space="preserve"> This field is filled out automatically. It is referenced from the Certificate of Compliance (</w:t>
      </w:r>
      <w:del w:id="34" w:author="Alhabibi, Haider@Energy" w:date="2022-02-14T16:49:00Z">
        <w:r w:rsidRPr="005D33CC" w:rsidDel="00CC36F6">
          <w:rPr>
            <w:rFonts w:ascii="Calibri" w:hAnsi="Calibri"/>
            <w:szCs w:val="18"/>
          </w:rPr>
          <w:delText>CF1R</w:delText>
        </w:r>
      </w:del>
      <w:ins w:id="35" w:author="Alhabibi, Haider@Energy" w:date="2022-02-14T16:49:00Z">
        <w:r w:rsidR="00CC36F6">
          <w:rPr>
            <w:rFonts w:ascii="Calibri" w:hAnsi="Calibri"/>
            <w:szCs w:val="18"/>
          </w:rPr>
          <w:t>LMCC</w:t>
        </w:r>
      </w:ins>
      <w:r w:rsidRPr="005D33CC">
        <w:rPr>
          <w:rFonts w:ascii="Calibri" w:hAnsi="Calibri"/>
          <w:szCs w:val="18"/>
        </w:rPr>
        <w:t>), which must be completed prior to this document.</w:t>
      </w:r>
    </w:p>
    <w:p w14:paraId="2B99BF88" w14:textId="77777777"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2B99BF89" w14:textId="5B724778"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2B99BF8A" w14:textId="360FC73A"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w:t>
      </w:r>
      <w:proofErr w:type="gramStart"/>
      <w:r w:rsidRPr="005D33CC">
        <w:rPr>
          <w:rFonts w:asciiTheme="minorHAnsi" w:hAnsiTheme="minorHAnsi"/>
        </w:rPr>
        <w:t>installed</w:t>
      </w:r>
      <w:proofErr w:type="gramEnd"/>
      <w:r w:rsidRPr="005D33CC">
        <w:rPr>
          <w:rFonts w:asciiTheme="minorHAnsi" w:hAnsiTheme="minorHAnsi"/>
        </w:rPr>
        <w:t xml:space="preserve"> but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2B99BF8B" w14:textId="7FE802C2"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2B99BF8C" w14:textId="56B9F59D" w:rsidR="00042078" w:rsidRPr="005D33CC" w:rsidRDefault="00042078" w:rsidP="00AE23CB">
      <w:pPr>
        <w:numPr>
          <w:ilvl w:val="2"/>
          <w:numId w:val="13"/>
        </w:numPr>
        <w:tabs>
          <w:tab w:val="clear" w:pos="2160"/>
        </w:tabs>
        <w:spacing w:line="276" w:lineRule="auto"/>
        <w:ind w:left="1440"/>
        <w:rPr>
          <w:rFonts w:asciiTheme="minorHAnsi" w:hAnsiTheme="minorHAnsi"/>
        </w:rPr>
      </w:pPr>
      <w:del w:id="36" w:author="Moua, Cheng@Energy" w:date="2022-02-08T14:56:00Z">
        <w:r w:rsidRPr="005D33CC" w:rsidDel="00491047">
          <w:rPr>
            <w:rFonts w:asciiTheme="minorHAnsi" w:hAnsiTheme="minorHAnsi"/>
          </w:rPr>
          <w:delText xml:space="preserve">40 </w:delText>
        </w:r>
      </w:del>
      <w:ins w:id="37" w:author="Moua, Cheng@Energy" w:date="2022-02-08T14:56:00Z">
        <w:r w:rsidR="00491047">
          <w:rPr>
            <w:rFonts w:asciiTheme="minorHAnsi" w:hAnsiTheme="minorHAnsi"/>
          </w:rPr>
          <w:t>25</w:t>
        </w:r>
        <w:r w:rsidR="00491047" w:rsidRPr="005D33CC">
          <w:rPr>
            <w:rFonts w:asciiTheme="minorHAnsi" w:hAnsiTheme="minorHAnsi"/>
          </w:rPr>
          <w:t xml:space="preserve"> </w:t>
        </w:r>
      </w:ins>
      <w:r w:rsidRPr="005D33CC">
        <w:rPr>
          <w:rFonts w:asciiTheme="minorHAnsi" w:hAnsiTheme="minorHAnsi"/>
        </w:rPr>
        <w:t>feet of space-conditioning system ducts are installed in unconditioned space or indirectly conditioned space.</w:t>
      </w:r>
    </w:p>
    <w:p w14:paraId="2B99BF8D"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conditioning or heat pump condenser</w:t>
      </w:r>
    </w:p>
    <w:p w14:paraId="2B99BF8E"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Heating or cooling coil</w:t>
      </w:r>
    </w:p>
    <w:p w14:paraId="2B99BF8F"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handler (e.g., furnace, fan coil, package unit)</w:t>
      </w:r>
    </w:p>
    <w:p w14:paraId="6923F01A" w14:textId="165AC248" w:rsidR="005804EF"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w:t>
      </w:r>
      <w:proofErr w:type="gramStart"/>
      <w:r w:rsidRPr="005D33CC">
        <w:rPr>
          <w:rFonts w:asciiTheme="minorHAnsi" w:hAnsiTheme="minorHAnsi"/>
        </w:rPr>
        <w:t>Similar to</w:t>
      </w:r>
      <w:proofErr w:type="gramEnd"/>
      <w:r w:rsidRPr="005D33CC">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2B99BF91" w14:textId="3E82668D" w:rsidR="00042078" w:rsidRDefault="00042078" w:rsidP="00AE23CB">
      <w:pPr>
        <w:numPr>
          <w:ilvl w:val="1"/>
          <w:numId w:val="13"/>
        </w:numPr>
        <w:tabs>
          <w:tab w:val="clear" w:pos="1440"/>
        </w:tabs>
        <w:spacing w:line="276" w:lineRule="auto"/>
        <w:ind w:left="720"/>
        <w:rPr>
          <w:rFonts w:asciiTheme="minorHAnsi" w:hAnsiTheme="minorHAnsi"/>
        </w:rPr>
      </w:pPr>
      <w:r w:rsidRPr="005804EF">
        <w:rPr>
          <w:rFonts w:asciiTheme="minorHAnsi" w:hAnsiTheme="minorHAnsi"/>
          <w:u w:val="single"/>
        </w:rPr>
        <w:t>Alteration using Smoke Test:</w:t>
      </w:r>
      <w:r w:rsidRPr="005804EF">
        <w:rPr>
          <w:rFonts w:asciiTheme="minorHAnsi" w:hAnsiTheme="minorHAnsi"/>
        </w:rPr>
        <w:t xml:space="preserve"> </w:t>
      </w:r>
      <w:proofErr w:type="gramStart"/>
      <w:r w:rsidRPr="005804EF">
        <w:rPr>
          <w:rFonts w:asciiTheme="minorHAnsi" w:hAnsiTheme="minorHAnsi"/>
        </w:rPr>
        <w:t>Similar to</w:t>
      </w:r>
      <w:proofErr w:type="gramEnd"/>
      <w:r w:rsidRPr="005804EF">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2BA4FF06" w14:textId="6683F0A9" w:rsidR="006B612D" w:rsidRDefault="006B612D" w:rsidP="006E4974">
      <w:pPr>
        <w:numPr>
          <w:ilvl w:val="0"/>
          <w:numId w:val="13"/>
        </w:numPr>
        <w:spacing w:line="276" w:lineRule="auto"/>
        <w:ind w:left="360"/>
        <w:rPr>
          <w:rFonts w:asciiTheme="minorHAnsi" w:hAnsiTheme="minorHAnsi"/>
        </w:rPr>
      </w:pPr>
      <w:r w:rsidRPr="001916A0">
        <w:rPr>
          <w:rFonts w:asciiTheme="minorHAnsi" w:hAnsiTheme="minorHAnsi"/>
          <w:i/>
          <w:szCs w:val="18"/>
        </w:rPr>
        <w:t>Any portions of Duct Located in Garage</w:t>
      </w:r>
      <w:r w:rsidR="00CA1D07">
        <w:rPr>
          <w:rFonts w:asciiTheme="minorHAnsi" w:hAnsiTheme="minorHAnsi"/>
          <w:szCs w:val="18"/>
        </w:rPr>
        <w:t>: User s</w:t>
      </w:r>
      <w:r>
        <w:rPr>
          <w:rFonts w:asciiTheme="minorHAnsi" w:hAnsiTheme="minorHAnsi"/>
          <w:szCs w:val="18"/>
        </w:rPr>
        <w:t>elect from Yes or No.</w:t>
      </w:r>
    </w:p>
    <w:p w14:paraId="2B99BF92" w14:textId="77777777" w:rsidR="00042078" w:rsidRPr="003F2ABE" w:rsidRDefault="00042078" w:rsidP="00042078">
      <w:pPr>
        <w:rPr>
          <w:rFonts w:asciiTheme="minorHAnsi" w:hAnsiTheme="minorHAnsi"/>
          <w:sz w:val="18"/>
          <w:szCs w:val="18"/>
        </w:rPr>
      </w:pPr>
    </w:p>
    <w:p w14:paraId="2B99BF93" w14:textId="0B6A7ADF"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B. Duct Leakage Diagnostic Test - Sealing All Accessible Leaks using Smoke Test</w:t>
      </w:r>
    </w:p>
    <w:p w14:paraId="7BA48C0A" w14:textId="77777777" w:rsidR="00430360" w:rsidRPr="00226F4D" w:rsidRDefault="00430360" w:rsidP="00430360">
      <w:pPr>
        <w:pStyle w:val="ListParagraph"/>
        <w:numPr>
          <w:ilvl w:val="0"/>
          <w:numId w:val="45"/>
        </w:numPr>
        <w:spacing w:line="276" w:lineRule="auto"/>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will select from the following options:</w:t>
      </w:r>
    </w:p>
    <w:p w14:paraId="729D6760" w14:textId="72D28718" w:rsidR="00430360" w:rsidRPr="00226F4D"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Default Airflow Method:</w:t>
      </w:r>
      <w:r w:rsidRPr="00226F4D">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del w:id="38" w:author="Moua, Cheng@Energy" w:date="2022-02-08T14:56:00Z">
        <w:r w:rsidR="00E54538" w:rsidDel="00FF35C1">
          <w:rPr>
            <w:rFonts w:asciiTheme="minorHAnsi" w:hAnsiTheme="minorHAnsi"/>
          </w:rPr>
          <w:delText>2019</w:delText>
        </w:r>
        <w:r w:rsidRPr="00226F4D" w:rsidDel="00FF35C1">
          <w:rPr>
            <w:rFonts w:asciiTheme="minorHAnsi" w:hAnsiTheme="minorHAnsi"/>
          </w:rPr>
          <w:delText xml:space="preserve"> </w:delText>
        </w:r>
      </w:del>
      <w:ins w:id="39" w:author="Moua, Cheng@Energy" w:date="2022-02-08T14:56:00Z">
        <w:r w:rsidR="00FF35C1">
          <w:rPr>
            <w:rFonts w:asciiTheme="minorHAnsi" w:hAnsiTheme="minorHAnsi"/>
          </w:rPr>
          <w:t>2022</w:t>
        </w:r>
        <w:r w:rsidR="00FF35C1" w:rsidRPr="00226F4D">
          <w:rPr>
            <w:rFonts w:asciiTheme="minorHAnsi" w:hAnsiTheme="minorHAnsi"/>
          </w:rPr>
          <w:t xml:space="preserve"> </w:t>
        </w:r>
      </w:ins>
      <w:r w:rsidRPr="00226F4D">
        <w:rPr>
          <w:rFonts w:asciiTheme="minorHAnsi" w:hAnsiTheme="minorHAnsi"/>
        </w:rPr>
        <w:t>Reference Appendices).</w:t>
      </w:r>
    </w:p>
    <w:p w14:paraId="1B93B581" w14:textId="754BE1B5" w:rsidR="00430360" w:rsidRPr="00226F4D"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Cooling System Method:</w:t>
      </w:r>
      <w:r w:rsidRPr="00226F4D">
        <w:rPr>
          <w:rFonts w:asciiTheme="minorHAnsi" w:hAnsiTheme="minorHAnsi"/>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del w:id="40" w:author="Moua, Cheng@Energy" w:date="2022-02-08T14:56:00Z">
        <w:r w:rsidDel="00FF35C1">
          <w:rPr>
            <w:rFonts w:asciiTheme="minorHAnsi" w:hAnsiTheme="minorHAnsi"/>
          </w:rPr>
          <w:delText>201</w:delText>
        </w:r>
        <w:r w:rsidR="00E54538" w:rsidDel="00FF35C1">
          <w:rPr>
            <w:rFonts w:asciiTheme="minorHAnsi" w:hAnsiTheme="minorHAnsi"/>
          </w:rPr>
          <w:delText>9</w:delText>
        </w:r>
        <w:r w:rsidRPr="00226F4D" w:rsidDel="00FF35C1">
          <w:rPr>
            <w:rFonts w:asciiTheme="minorHAnsi" w:hAnsiTheme="minorHAnsi"/>
          </w:rPr>
          <w:delText xml:space="preserve"> </w:delText>
        </w:r>
      </w:del>
      <w:ins w:id="41" w:author="Moua, Cheng@Energy" w:date="2022-02-08T14:56:00Z">
        <w:r w:rsidR="00FF35C1">
          <w:rPr>
            <w:rFonts w:asciiTheme="minorHAnsi" w:hAnsiTheme="minorHAnsi"/>
          </w:rPr>
          <w:t>2022</w:t>
        </w:r>
        <w:r w:rsidR="00FF35C1" w:rsidRPr="00226F4D">
          <w:rPr>
            <w:rFonts w:asciiTheme="minorHAnsi" w:hAnsiTheme="minorHAnsi"/>
          </w:rPr>
          <w:t xml:space="preserve"> </w:t>
        </w:r>
      </w:ins>
      <w:r w:rsidRPr="00226F4D">
        <w:rPr>
          <w:rFonts w:asciiTheme="minorHAnsi" w:hAnsiTheme="minorHAnsi"/>
        </w:rPr>
        <w:t>Reference Appendices).</w:t>
      </w:r>
    </w:p>
    <w:p w14:paraId="0CA6D16F" w14:textId="77777777" w:rsidR="00430360" w:rsidRPr="00226F4D" w:rsidRDefault="00430360" w:rsidP="00430360">
      <w:pPr>
        <w:pStyle w:val="ListParagraph"/>
        <w:numPr>
          <w:ilvl w:val="1"/>
          <w:numId w:val="45"/>
        </w:numPr>
        <w:spacing w:line="276" w:lineRule="auto"/>
        <w:ind w:left="720"/>
        <w:jc w:val="both"/>
        <w:rPr>
          <w:rFonts w:asciiTheme="minorHAnsi" w:hAnsiTheme="minorHAnsi"/>
        </w:rPr>
      </w:pPr>
      <w:r w:rsidRPr="00226F4D">
        <w:rPr>
          <w:rFonts w:asciiTheme="minorHAnsi" w:hAnsiTheme="minorHAnsi"/>
          <w:u w:val="single"/>
        </w:rPr>
        <w:t>Heating System Method:</w:t>
      </w:r>
      <w:r w:rsidRPr="00226F4D">
        <w:rPr>
          <w:rFonts w:asciiTheme="minorHAnsi" w:hAnsiTheme="minorHAnsi"/>
        </w:rPr>
        <w:t xml:space="preserve"> For heating only systems the nominal air handler airflow shall be 21.7 CFM per </w:t>
      </w:r>
      <w:proofErr w:type="spellStart"/>
      <w:r w:rsidRPr="00226F4D">
        <w:rPr>
          <w:rFonts w:asciiTheme="minorHAnsi" w:hAnsiTheme="minorHAnsi"/>
        </w:rPr>
        <w:t>kBtu</w:t>
      </w:r>
      <w:proofErr w:type="spellEnd"/>
      <w:r w:rsidRPr="00226F4D">
        <w:rPr>
          <w:rFonts w:asciiTheme="minorHAnsi" w:hAnsiTheme="minorHAnsi"/>
        </w:rPr>
        <w:t>/h of rated heating output capacity.</w:t>
      </w:r>
    </w:p>
    <w:p w14:paraId="76BD524F" w14:textId="1D689C93" w:rsidR="00430360"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lastRenderedPageBreak/>
        <w:t>Measured Airflow Method:</w:t>
      </w:r>
      <w:r w:rsidRPr="00226F4D">
        <w:rPr>
          <w:rFonts w:asciiTheme="minorHAnsi" w:hAnsiTheme="minorHAnsi"/>
        </w:rPr>
        <w:t xml:space="preserve"> The measured system airflow can be used as the air handler airflow for the purpose of establishing duct leakage percentage (See Section RA3.1.4.2.3 of the </w:t>
      </w:r>
      <w:del w:id="42" w:author="Moua, Cheng@Energy" w:date="2022-02-08T14:56:00Z">
        <w:r w:rsidR="00E54538" w:rsidDel="00FF35C1">
          <w:rPr>
            <w:rFonts w:asciiTheme="minorHAnsi" w:hAnsiTheme="minorHAnsi"/>
          </w:rPr>
          <w:delText>2019</w:delText>
        </w:r>
        <w:r w:rsidRPr="00226F4D" w:rsidDel="00FF35C1">
          <w:rPr>
            <w:rFonts w:asciiTheme="minorHAnsi" w:hAnsiTheme="minorHAnsi"/>
          </w:rPr>
          <w:delText xml:space="preserve"> </w:delText>
        </w:r>
      </w:del>
      <w:ins w:id="43" w:author="Moua, Cheng@Energy" w:date="2022-02-08T14:56:00Z">
        <w:r w:rsidR="00FF35C1">
          <w:rPr>
            <w:rFonts w:asciiTheme="minorHAnsi" w:hAnsiTheme="minorHAnsi"/>
          </w:rPr>
          <w:t>2022</w:t>
        </w:r>
        <w:r w:rsidR="00FF35C1" w:rsidRPr="00226F4D">
          <w:rPr>
            <w:rFonts w:asciiTheme="minorHAnsi" w:hAnsiTheme="minorHAnsi"/>
          </w:rPr>
          <w:t xml:space="preserve"> </w:t>
        </w:r>
      </w:ins>
      <w:r w:rsidRPr="00226F4D">
        <w:rPr>
          <w:rFonts w:asciiTheme="minorHAnsi" w:hAnsiTheme="minorHAnsi"/>
        </w:rPr>
        <w:t>Reference Appendices).</w:t>
      </w:r>
    </w:p>
    <w:p w14:paraId="19FE7BC3" w14:textId="0D68905E" w:rsidR="002E5FE0" w:rsidRPr="00226F4D" w:rsidRDefault="002E5FE0" w:rsidP="00430360">
      <w:pPr>
        <w:pStyle w:val="ListParagraph"/>
        <w:numPr>
          <w:ilvl w:val="1"/>
          <w:numId w:val="45"/>
        </w:numPr>
        <w:spacing w:line="276" w:lineRule="auto"/>
        <w:ind w:left="720"/>
        <w:rPr>
          <w:rFonts w:asciiTheme="minorHAnsi" w:hAnsiTheme="minorHAnsi"/>
        </w:rPr>
      </w:pPr>
      <w:r>
        <w:rPr>
          <w:rFonts w:asciiTheme="minorHAnsi" w:hAnsiTheme="minorHAnsi"/>
          <w:u w:val="single"/>
        </w:rPr>
        <w:t>Indoor Unit Method</w:t>
      </w:r>
    </w:p>
    <w:p w14:paraId="2B99BF94" w14:textId="79A360AD" w:rsidR="00042078"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Condenser Nominal Cooling Capacity (ton)</w:t>
      </w:r>
      <w:r w:rsidRPr="00165842">
        <w:rPr>
          <w:rFonts w:asciiTheme="minorHAnsi" w:hAnsiTheme="minorHAnsi"/>
        </w:rPr>
        <w:t>: Same data given on MCH-01.</w:t>
      </w:r>
    </w:p>
    <w:p w14:paraId="3D59E429" w14:textId="77777777" w:rsidR="00430360" w:rsidRDefault="00430360" w:rsidP="00430360">
      <w:pPr>
        <w:pStyle w:val="ListParagraph"/>
        <w:numPr>
          <w:ilvl w:val="0"/>
          <w:numId w:val="45"/>
        </w:numPr>
        <w:spacing w:line="276" w:lineRule="auto"/>
        <w:rPr>
          <w:rFonts w:asciiTheme="minorHAnsi" w:hAnsiTheme="minorHAnsi"/>
        </w:rPr>
      </w:pPr>
      <w:r w:rsidRPr="001916A0">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2B99BF95" w14:textId="57D69D1D" w:rsidR="00042078" w:rsidRPr="001274DD"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Heating Capacity (</w:t>
      </w:r>
      <w:proofErr w:type="spellStart"/>
      <w:r w:rsidRPr="00165842">
        <w:rPr>
          <w:rFonts w:asciiTheme="minorHAnsi" w:hAnsiTheme="minorHAnsi"/>
          <w:i/>
        </w:rPr>
        <w:t>kBtu</w:t>
      </w:r>
      <w:proofErr w:type="spellEnd"/>
      <w:r w:rsidRPr="00165842">
        <w:rPr>
          <w:rFonts w:asciiTheme="minorHAnsi" w:hAnsiTheme="minorHAnsi"/>
          <w:i/>
        </w:rPr>
        <w:t>/h)</w:t>
      </w:r>
      <w:r w:rsidRPr="00165842">
        <w:rPr>
          <w:rFonts w:asciiTheme="minorHAnsi" w:hAnsiTheme="minorHAnsi"/>
        </w:rPr>
        <w:t>: Same data given on MCH-01</w:t>
      </w:r>
      <w:r w:rsidR="00204D45">
        <w:rPr>
          <w:rFonts w:asciiTheme="minorHAnsi" w:hAnsiTheme="minorHAnsi"/>
        </w:rPr>
        <w:t>.</w:t>
      </w:r>
      <w:r w:rsidRPr="00165842">
        <w:rPr>
          <w:rFonts w:asciiTheme="minorHAnsi" w:hAnsiTheme="minorHAnsi"/>
        </w:rPr>
        <w:t xml:space="preserve"> </w:t>
      </w:r>
    </w:p>
    <w:p w14:paraId="2B99BF96" w14:textId="553691B7" w:rsidR="00042078"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Conditioned Floor Area Served by this HVAC System</w:t>
      </w:r>
      <w:r w:rsidR="00D1629A">
        <w:rPr>
          <w:rFonts w:asciiTheme="minorHAnsi" w:hAnsiTheme="minorHAnsi"/>
          <w:i/>
        </w:rPr>
        <w:t xml:space="preserve"> </w:t>
      </w:r>
      <w:r w:rsidRPr="00165842">
        <w:rPr>
          <w:rFonts w:asciiTheme="minorHAnsi" w:hAnsiTheme="minorHAnsi"/>
          <w:i/>
        </w:rPr>
        <w:t>(ft</w:t>
      </w:r>
      <w:r w:rsidRPr="00165842">
        <w:rPr>
          <w:rFonts w:asciiTheme="minorHAnsi" w:hAnsiTheme="minorHAnsi"/>
          <w:i/>
          <w:vertAlign w:val="superscript"/>
        </w:rPr>
        <w:t>2</w:t>
      </w:r>
      <w:r w:rsidRPr="00165842">
        <w:rPr>
          <w:rFonts w:asciiTheme="minorHAnsi" w:hAnsiTheme="minorHAnsi"/>
          <w:i/>
        </w:rPr>
        <w:t>)</w:t>
      </w:r>
      <w:r w:rsidRPr="00165842">
        <w:rPr>
          <w:rFonts w:asciiTheme="minorHAnsi" w:hAnsiTheme="minorHAnsi"/>
        </w:rPr>
        <w:t xml:space="preserve">: User must input CFA for the space. Should be consistent with the </w:t>
      </w:r>
      <w:del w:id="44" w:author="Alhabibi, Haider@Energy" w:date="2022-02-14T16:49:00Z">
        <w:r w:rsidRPr="00165842" w:rsidDel="00CC36F6">
          <w:rPr>
            <w:rFonts w:asciiTheme="minorHAnsi" w:hAnsiTheme="minorHAnsi"/>
          </w:rPr>
          <w:delText>CF1R</w:delText>
        </w:r>
      </w:del>
      <w:ins w:id="45" w:author="Alhabibi, Haider@Energy" w:date="2022-02-14T16:49:00Z">
        <w:r w:rsidR="00CC36F6">
          <w:rPr>
            <w:rFonts w:asciiTheme="minorHAnsi" w:hAnsiTheme="minorHAnsi"/>
          </w:rPr>
          <w:t>LMCC</w:t>
        </w:r>
      </w:ins>
      <w:r w:rsidRPr="00165842">
        <w:rPr>
          <w:rFonts w:asciiTheme="minorHAnsi" w:hAnsiTheme="minorHAnsi"/>
        </w:rPr>
        <w:t xml:space="preserve"> input value.</w:t>
      </w:r>
    </w:p>
    <w:p w14:paraId="2586A903" w14:textId="77777777" w:rsidR="00430360" w:rsidRPr="00226F4D" w:rsidRDefault="00430360" w:rsidP="00430360">
      <w:pPr>
        <w:pStyle w:val="ListParagraph"/>
        <w:numPr>
          <w:ilvl w:val="0"/>
          <w:numId w:val="45"/>
        </w:numPr>
        <w:spacing w:line="276" w:lineRule="auto"/>
        <w:rPr>
          <w:rFonts w:asciiTheme="minorHAnsi" w:hAnsiTheme="minorHAnsi"/>
        </w:rPr>
      </w:pPr>
      <w:r w:rsidRPr="00226F4D">
        <w:rPr>
          <w:rFonts w:asciiTheme="minorHAnsi" w:hAnsiTheme="minorHAnsi"/>
          <w:i/>
        </w:rPr>
        <w:t>Measured AHU Airflow (CFM)</w:t>
      </w:r>
      <w:r w:rsidRPr="00226F4D">
        <w:rPr>
          <w:rFonts w:asciiTheme="minorHAnsi" w:hAnsiTheme="minorHAnsi"/>
        </w:rPr>
        <w:t>: If “Measured Airflow Method” is selected, user must input measured airflow.</w:t>
      </w:r>
    </w:p>
    <w:p w14:paraId="2B99BF97" w14:textId="77777777" w:rsidR="00042078" w:rsidRPr="00151323" w:rsidRDefault="00042078" w:rsidP="006E4974">
      <w:pPr>
        <w:pStyle w:val="ListParagraph"/>
        <w:numPr>
          <w:ilvl w:val="0"/>
          <w:numId w:val="45"/>
        </w:numPr>
        <w:spacing w:line="276" w:lineRule="auto"/>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2B99BF98" w14:textId="52650073"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del w:id="46" w:author="Moua, Cheng@Energy" w:date="2022-02-08T14:57:00Z">
        <w:r w:rsidR="009A540B" w:rsidDel="00BE21AA">
          <w:rPr>
            <w:rFonts w:asciiTheme="minorHAnsi" w:hAnsiTheme="minorHAnsi"/>
          </w:rPr>
          <w:delText>201</w:delText>
        </w:r>
        <w:r w:rsidR="00E54538" w:rsidDel="00BE21AA">
          <w:rPr>
            <w:rFonts w:asciiTheme="minorHAnsi" w:hAnsiTheme="minorHAnsi"/>
          </w:rPr>
          <w:delText>9</w:delText>
        </w:r>
        <w:r w:rsidRPr="001D2E44" w:rsidDel="00BE21AA">
          <w:rPr>
            <w:rFonts w:asciiTheme="minorHAnsi" w:hAnsiTheme="minorHAnsi"/>
          </w:rPr>
          <w:delText xml:space="preserve"> </w:delText>
        </w:r>
      </w:del>
      <w:ins w:id="47" w:author="Moua, Cheng@Energy" w:date="2022-02-08T14:57:00Z">
        <w:r w:rsidR="00BE21AA">
          <w:rPr>
            <w:rFonts w:asciiTheme="minorHAnsi" w:hAnsiTheme="minorHAnsi"/>
          </w:rPr>
          <w:t>2022</w:t>
        </w:r>
        <w:r w:rsidR="00BE21AA" w:rsidRPr="001D2E44">
          <w:rPr>
            <w:rFonts w:asciiTheme="minorHAnsi" w:hAnsiTheme="minorHAnsi"/>
          </w:rPr>
          <w:t xml:space="preserve"> </w:t>
        </w:r>
      </w:ins>
      <w:r w:rsidRPr="001D2E44">
        <w:rPr>
          <w:rFonts w:asciiTheme="minorHAnsi" w:hAnsiTheme="minorHAnsi"/>
        </w:rPr>
        <w:t>Reference Appendices).</w:t>
      </w:r>
      <w:r>
        <w:rPr>
          <w:rFonts w:asciiTheme="minorHAnsi" w:hAnsiTheme="minorHAnsi"/>
        </w:rPr>
        <w:t xml:space="preserve">  In this case the air</w:t>
      </w:r>
      <w:r w:rsidR="00D1629A">
        <w:rPr>
          <w:rFonts w:asciiTheme="minorHAnsi" w:hAnsiTheme="minorHAnsi"/>
        </w:rPr>
        <w:t>-</w:t>
      </w:r>
      <w:r>
        <w:rPr>
          <w:rFonts w:asciiTheme="minorHAnsi" w:hAnsiTheme="minorHAnsi"/>
        </w:rPr>
        <w:t>handling unit (AHU) is installed at the time of test.</w:t>
      </w:r>
    </w:p>
    <w:p w14:paraId="2B99BF99" w14:textId="1DD547E6" w:rsidR="00042078" w:rsidRPr="00151323" w:rsidRDefault="00042078" w:rsidP="00042078">
      <w:pPr>
        <w:pStyle w:val="ListParagraph"/>
        <w:numPr>
          <w:ilvl w:val="1"/>
          <w:numId w:val="34"/>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del w:id="48" w:author="Moua, Cheng@Energy" w:date="2022-02-08T14:58:00Z">
        <w:r w:rsidR="009A540B" w:rsidDel="00BE21AA">
          <w:rPr>
            <w:rFonts w:asciiTheme="minorHAnsi" w:hAnsiTheme="minorHAnsi"/>
          </w:rPr>
          <w:delText>201</w:delText>
        </w:r>
        <w:r w:rsidR="00E54538" w:rsidDel="00BE21AA">
          <w:rPr>
            <w:rFonts w:asciiTheme="minorHAnsi" w:hAnsiTheme="minorHAnsi"/>
          </w:rPr>
          <w:delText>9</w:delText>
        </w:r>
        <w:r w:rsidRPr="001D2E44" w:rsidDel="00BE21AA">
          <w:rPr>
            <w:rFonts w:asciiTheme="minorHAnsi" w:hAnsiTheme="minorHAnsi"/>
          </w:rPr>
          <w:delText xml:space="preserve"> </w:delText>
        </w:r>
      </w:del>
      <w:ins w:id="49" w:author="Moua, Cheng@Energy" w:date="2022-02-08T14:58:00Z">
        <w:r w:rsidR="00BE21AA">
          <w:rPr>
            <w:rFonts w:asciiTheme="minorHAnsi" w:hAnsiTheme="minorHAnsi"/>
          </w:rPr>
          <w:t>2022</w:t>
        </w:r>
        <w:r w:rsidR="00BE21AA" w:rsidRPr="001D2E44">
          <w:rPr>
            <w:rFonts w:asciiTheme="minorHAnsi" w:hAnsiTheme="minorHAnsi"/>
          </w:rPr>
          <w:t xml:space="preserve"> </w:t>
        </w:r>
      </w:ins>
      <w:r w:rsidRPr="001D2E44">
        <w:rPr>
          <w:rFonts w:asciiTheme="minorHAnsi" w:hAnsiTheme="minorHAnsi"/>
        </w:rPr>
        <w:t>Reference Appendices).</w:t>
      </w:r>
    </w:p>
    <w:p w14:paraId="2B99BF9A" w14:textId="455B4E3E"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w:t>
      </w:r>
      <w:proofErr w:type="gramStart"/>
      <w:r>
        <w:rPr>
          <w:rFonts w:asciiTheme="minorHAnsi" w:hAnsiTheme="minorHAnsi"/>
        </w:rPr>
        <w:t>i.e.</w:t>
      </w:r>
      <w:proofErr w:type="gramEnd"/>
      <w:r>
        <w:rPr>
          <w:rFonts w:asciiTheme="minorHAnsi" w:hAnsiTheme="minorHAnsi"/>
        </w:rPr>
        <w:t xml:space="preserve"> all equipment, ducts, and registers are installed and the system is essentially in its final operating condition. </w:t>
      </w:r>
      <w:r w:rsidRPr="001D2E44">
        <w:rPr>
          <w:rFonts w:asciiTheme="minorHAnsi" w:hAnsiTheme="minorHAnsi"/>
        </w:rPr>
        <w:t>(</w:t>
      </w:r>
      <w:proofErr w:type="gramStart"/>
      <w:r w:rsidRPr="001D2E44">
        <w:rPr>
          <w:rFonts w:asciiTheme="minorHAnsi" w:hAnsiTheme="minorHAnsi"/>
        </w:rPr>
        <w:t>rough</w:t>
      </w:r>
      <w:proofErr w:type="gramEnd"/>
      <w:r w:rsidRPr="001D2E44">
        <w:rPr>
          <w:rFonts w:asciiTheme="minorHAnsi" w:hAnsiTheme="minorHAnsi"/>
        </w:rPr>
        <w:t xml:space="preserve">-in no longer an option.  See Section RA3.1.4.3.1 of the </w:t>
      </w:r>
      <w:del w:id="50" w:author="Moua, Cheng@Energy" w:date="2022-02-08T14:58:00Z">
        <w:r w:rsidR="009A540B" w:rsidDel="00BE21AA">
          <w:rPr>
            <w:rFonts w:asciiTheme="minorHAnsi" w:hAnsiTheme="minorHAnsi"/>
          </w:rPr>
          <w:delText>201</w:delText>
        </w:r>
        <w:r w:rsidR="00E54538" w:rsidDel="00BE21AA">
          <w:rPr>
            <w:rFonts w:asciiTheme="minorHAnsi" w:hAnsiTheme="minorHAnsi"/>
          </w:rPr>
          <w:delText>9</w:delText>
        </w:r>
        <w:r w:rsidRPr="001D2E44" w:rsidDel="00BE21AA">
          <w:rPr>
            <w:rFonts w:asciiTheme="minorHAnsi" w:hAnsiTheme="minorHAnsi"/>
          </w:rPr>
          <w:delText xml:space="preserve"> </w:delText>
        </w:r>
      </w:del>
      <w:ins w:id="51" w:author="Moua, Cheng@Energy" w:date="2022-02-08T14:58:00Z">
        <w:r w:rsidR="00BE21AA">
          <w:rPr>
            <w:rFonts w:asciiTheme="minorHAnsi" w:hAnsiTheme="minorHAnsi"/>
          </w:rPr>
          <w:t>2022</w:t>
        </w:r>
        <w:r w:rsidR="00BE21AA" w:rsidRPr="001D2E44">
          <w:rPr>
            <w:rFonts w:asciiTheme="minorHAnsi" w:hAnsiTheme="minorHAnsi"/>
          </w:rPr>
          <w:t xml:space="preserve"> </w:t>
        </w:r>
      </w:ins>
      <w:r w:rsidRPr="001D2E44">
        <w:rPr>
          <w:rFonts w:asciiTheme="minorHAnsi" w:hAnsiTheme="minorHAnsi"/>
        </w:rPr>
        <w:t>Reference Appendices).</w:t>
      </w:r>
    </w:p>
    <w:p w14:paraId="2B99BF9B" w14:textId="77777777" w:rsidR="00042078" w:rsidRPr="00151323" w:rsidRDefault="00042078" w:rsidP="006E4974">
      <w:pPr>
        <w:pStyle w:val="ListParagraph"/>
        <w:numPr>
          <w:ilvl w:val="0"/>
          <w:numId w:val="45"/>
        </w:numPr>
        <w:spacing w:line="276" w:lineRule="auto"/>
        <w:rPr>
          <w:rFonts w:asciiTheme="minorHAnsi" w:hAnsiTheme="minorHAnsi"/>
        </w:rPr>
      </w:pPr>
      <w:r w:rsidRPr="0011635C">
        <w:rPr>
          <w:rFonts w:asciiTheme="minorHAnsi" w:hAnsiTheme="minorHAnsi"/>
          <w:i/>
        </w:rPr>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2B99BF9C" w14:textId="77777777" w:rsidR="00042078" w:rsidRPr="00151323" w:rsidRDefault="00042078" w:rsidP="006E4974">
      <w:pPr>
        <w:pStyle w:val="ListParagraph"/>
        <w:numPr>
          <w:ilvl w:val="0"/>
          <w:numId w:val="45"/>
        </w:numPr>
        <w:spacing w:line="276" w:lineRule="auto"/>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2B99BFA3" w14:textId="77777777" w:rsidR="00042078" w:rsidRPr="00151323" w:rsidRDefault="00042078" w:rsidP="006E4974">
      <w:pPr>
        <w:pStyle w:val="ListParagraph"/>
        <w:numPr>
          <w:ilvl w:val="0"/>
          <w:numId w:val="45"/>
        </w:numPr>
        <w:spacing w:line="276" w:lineRule="auto"/>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2B99BFA4" w14:textId="77777777" w:rsidR="00042078" w:rsidRPr="00DA210E" w:rsidRDefault="00042078" w:rsidP="006E4974">
      <w:pPr>
        <w:pStyle w:val="ListParagraph"/>
        <w:numPr>
          <w:ilvl w:val="0"/>
          <w:numId w:val="45"/>
        </w:numPr>
        <w:spacing w:line="276" w:lineRule="auto"/>
        <w:rPr>
          <w:rFonts w:asciiTheme="minorHAnsi" w:hAnsiTheme="minorHAnsi"/>
          <w:sz w:val="18"/>
          <w:szCs w:val="18"/>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r w:rsidRPr="00DA210E">
        <w:rPr>
          <w:rFonts w:asciiTheme="minorHAnsi" w:hAnsiTheme="minorHAnsi"/>
          <w:i/>
          <w:sz w:val="18"/>
          <w:szCs w:val="18"/>
        </w:rPr>
        <w:t xml:space="preserve"> </w:t>
      </w:r>
    </w:p>
    <w:p w14:paraId="2B99BFA5" w14:textId="2252FEB1" w:rsidR="00042078" w:rsidRPr="00F3155B" w:rsidRDefault="00042078" w:rsidP="006E4974">
      <w:pPr>
        <w:pStyle w:val="ListParagraph"/>
        <w:numPr>
          <w:ilvl w:val="0"/>
          <w:numId w:val="45"/>
        </w:numPr>
        <w:spacing w:line="276" w:lineRule="auto"/>
        <w:rPr>
          <w:rFonts w:asciiTheme="minorHAnsi" w:hAnsiTheme="minorHAnsi"/>
          <w:szCs w:val="18"/>
        </w:rPr>
      </w:pPr>
      <w:r w:rsidRPr="00F3155B">
        <w:rPr>
          <w:rFonts w:asciiTheme="minorHAnsi" w:hAnsiTheme="minorHAnsi"/>
          <w:i/>
          <w:szCs w:val="18"/>
        </w:rPr>
        <w:t>Compliance Statement</w:t>
      </w:r>
      <w:r w:rsidRPr="00F3155B">
        <w:rPr>
          <w:rFonts w:asciiTheme="minorHAnsi" w:hAnsiTheme="minorHAnsi"/>
          <w:szCs w:val="18"/>
        </w:rPr>
        <w:t>: If measured leakage (B10) is less than or equal to allowable duct leakage rate (B</w:t>
      </w:r>
      <w:r w:rsidR="00D1629A">
        <w:rPr>
          <w:rFonts w:asciiTheme="minorHAnsi" w:hAnsiTheme="minorHAnsi"/>
          <w:szCs w:val="18"/>
        </w:rPr>
        <w:t>0</w:t>
      </w:r>
      <w:r w:rsidRPr="00F3155B">
        <w:rPr>
          <w:rFonts w:asciiTheme="minorHAnsi" w:hAnsiTheme="minorHAnsi"/>
          <w:szCs w:val="18"/>
        </w:rPr>
        <w:t xml:space="preserve">9), “system passes - system complies with Allowable Duct Leakage Rate Criterion” will automatically populate.  </w:t>
      </w:r>
    </w:p>
    <w:p w14:paraId="2B99BFA6"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If measured leakage is greater than allowable duct leakage rate, then the following will automatically populate:</w:t>
      </w:r>
    </w:p>
    <w:p w14:paraId="2B99BFA7"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“System passes using smoke test of an altered HVAC system in an existing building</w:t>
      </w:r>
    </w:p>
    <w:p w14:paraId="2B99BFA8" w14:textId="77777777"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No visible smoke exits the accessible portions of the duct system.</w:t>
      </w:r>
    </w:p>
    <w:p w14:paraId="2B99BFA9" w14:textId="51721049"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Smoke is only emanating from air handler unit (AHU cabinet and non</w:t>
      </w:r>
      <w:r w:rsidR="00204D45" w:rsidRPr="00F3155B">
        <w:rPr>
          <w:rFonts w:asciiTheme="minorHAnsi" w:hAnsiTheme="minorHAnsi"/>
          <w:szCs w:val="18"/>
        </w:rPr>
        <w:t>-</w:t>
      </w:r>
      <w:r w:rsidRPr="00F3155B">
        <w:rPr>
          <w:rFonts w:asciiTheme="minorHAnsi" w:hAnsiTheme="minorHAnsi"/>
          <w:szCs w:val="18"/>
        </w:rPr>
        <w:t>accessible portions of the duct system.</w:t>
      </w:r>
    </w:p>
    <w:p w14:paraId="2B99BFAA" w14:textId="33BC1ACB" w:rsidR="00042078" w:rsidRPr="00F3155B" w:rsidRDefault="00042078" w:rsidP="00042078">
      <w:pPr>
        <w:spacing w:line="276" w:lineRule="auto"/>
        <w:ind w:left="360"/>
        <w:rPr>
          <w:rFonts w:asciiTheme="minorHAnsi" w:hAnsiTheme="minorHAnsi"/>
          <w:szCs w:val="18"/>
        </w:rPr>
      </w:pPr>
      <w:r w:rsidRPr="00F3155B">
        <w:rPr>
          <w:rFonts w:asciiTheme="minorHAnsi" w:hAnsiTheme="minorHAnsi"/>
          <w:szCs w:val="18"/>
        </w:rPr>
        <w:t>Note: Accessible is defined as having access thereto, but which first may require removal or opening of access panels, doors, or moving similar obstructions. If access to the ducts requires an object to be demolished or deconstructed, then sealing of those ducts is not required.</w:t>
      </w:r>
    </w:p>
    <w:p w14:paraId="2B99BFAB" w14:textId="77777777" w:rsidR="00042078" w:rsidRDefault="00042078" w:rsidP="00A662D3">
      <w:pPr>
        <w:rPr>
          <w:rFonts w:asciiTheme="minorHAnsi" w:hAnsiTheme="minorHAnsi"/>
          <w:b/>
          <w:sz w:val="18"/>
          <w:szCs w:val="18"/>
        </w:rPr>
      </w:pPr>
    </w:p>
    <w:p w14:paraId="2B99BFD0" w14:textId="3A424AFD" w:rsidR="00042078" w:rsidRPr="006E4974" w:rsidRDefault="00430360" w:rsidP="00430360">
      <w:pPr>
        <w:spacing w:line="276" w:lineRule="auto"/>
        <w:rPr>
          <w:rFonts w:asciiTheme="minorHAnsi" w:hAnsiTheme="minorHAnsi"/>
          <w:sz w:val="16"/>
          <w:szCs w:val="18"/>
        </w:rPr>
      </w:pPr>
      <w:r w:rsidRPr="006E4974">
        <w:rPr>
          <w:rFonts w:asciiTheme="minorHAnsi" w:hAnsiTheme="minorHAnsi"/>
          <w:b/>
          <w:sz w:val="18"/>
          <w:szCs w:val="18"/>
        </w:rPr>
        <w:t>C. Ducts Located in Garage Spaces</w:t>
      </w:r>
    </w:p>
    <w:p w14:paraId="568DD22E" w14:textId="77777777" w:rsidR="00B82A46" w:rsidRDefault="00B82A46" w:rsidP="00B82A46">
      <w:pPr>
        <w:pStyle w:val="ListParagraph"/>
        <w:numPr>
          <w:ilvl w:val="0"/>
          <w:numId w:val="46"/>
        </w:numPr>
        <w:ind w:left="360"/>
        <w:rPr>
          <w:rFonts w:asciiTheme="minorHAnsi" w:hAnsiTheme="minorHAnsi"/>
        </w:rPr>
      </w:pPr>
      <w:r w:rsidRPr="001916A0">
        <w:rPr>
          <w:rFonts w:asciiTheme="minorHAnsi" w:hAnsiTheme="minorHAnsi"/>
          <w:i/>
        </w:rPr>
        <w:t>Duct Leakage Test Method</w:t>
      </w:r>
      <w:r w:rsidRPr="001916A0">
        <w:rPr>
          <w:rFonts w:asciiTheme="minorHAnsi" w:hAnsiTheme="minorHAnsi"/>
        </w:rPr>
        <w:t xml:space="preserve">: </w:t>
      </w:r>
      <w:r w:rsidRPr="00226F4D">
        <w:rPr>
          <w:rFonts w:asciiTheme="minorHAnsi" w:hAnsiTheme="minorHAnsi"/>
        </w:rPr>
        <w:t>This field is automatically filled out based on choices in previous fields.</w:t>
      </w:r>
    </w:p>
    <w:p w14:paraId="19C508B4" w14:textId="77777777" w:rsidR="00B82A46" w:rsidRPr="00226F4D" w:rsidRDefault="00B82A46" w:rsidP="00B82A46">
      <w:pPr>
        <w:pStyle w:val="ListParagraph"/>
        <w:numPr>
          <w:ilvl w:val="0"/>
          <w:numId w:val="46"/>
        </w:numPr>
        <w:spacing w:line="276" w:lineRule="auto"/>
        <w:ind w:left="360"/>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36EBA61A" w14:textId="77777777" w:rsidR="00B82A46" w:rsidRPr="00226F4D" w:rsidRDefault="00B82A46" w:rsidP="00B82A46">
      <w:pPr>
        <w:pStyle w:val="ListParagraph"/>
        <w:numPr>
          <w:ilvl w:val="0"/>
          <w:numId w:val="46"/>
        </w:numPr>
        <w:spacing w:line="276" w:lineRule="auto"/>
        <w:ind w:left="360"/>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094FFC94"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Measured AHU Airflow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5C997808"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069EA294"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0ECFA8D0" w14:textId="77777777" w:rsidR="00B82A46" w:rsidRPr="00226F4D" w:rsidRDefault="00B82A46" w:rsidP="00B82A46">
      <w:pPr>
        <w:pStyle w:val="ListParagraph"/>
        <w:numPr>
          <w:ilvl w:val="0"/>
          <w:numId w:val="46"/>
        </w:numPr>
        <w:ind w:left="360"/>
        <w:rPr>
          <w:rFonts w:asciiTheme="minorHAnsi" w:hAnsiTheme="minorHAnsi"/>
        </w:rPr>
      </w:pPr>
      <w:r w:rsidRPr="00226F4D">
        <w:rPr>
          <w:rFonts w:asciiTheme="minorHAnsi" w:hAnsiTheme="minorHAnsi"/>
          <w:i/>
        </w:rPr>
        <w:t>Compliance Statement</w:t>
      </w:r>
      <w:r w:rsidRPr="00226F4D">
        <w:rPr>
          <w:rFonts w:asciiTheme="minorHAnsi" w:hAnsiTheme="minorHAnsi"/>
        </w:rPr>
        <w:t>:</w:t>
      </w:r>
      <w:r>
        <w:rPr>
          <w:rFonts w:asciiTheme="minorHAnsi" w:hAnsiTheme="minorHAnsi"/>
        </w:rPr>
        <w:t xml:space="preserve"> </w:t>
      </w:r>
      <w:r w:rsidRPr="00226F4D">
        <w:rPr>
          <w:rFonts w:asciiTheme="minorHAnsi" w:hAnsiTheme="minorHAnsi"/>
        </w:rPr>
        <w:t xml:space="preserve">If Actual Duct Leakage Rate from leakage test is less than or equal to Calculated Target Allowable Duct Leakage Rate, </w:t>
      </w:r>
      <w:r>
        <w:rPr>
          <w:rFonts w:asciiTheme="minorHAnsi" w:hAnsiTheme="minorHAnsi"/>
        </w:rPr>
        <w:t>passes message</w:t>
      </w:r>
      <w:r w:rsidRPr="00226F4D">
        <w:rPr>
          <w:rFonts w:asciiTheme="minorHAnsi" w:hAnsiTheme="minorHAnsi"/>
        </w:rPr>
        <w:t xml:space="preserve"> will automatically populate. If not, “System fails leakage test” will automatically populate.</w:t>
      </w:r>
    </w:p>
    <w:p w14:paraId="01F7E4E6" w14:textId="77777777" w:rsidR="00B82A46" w:rsidRDefault="00B82A46">
      <w:pPr>
        <w:spacing w:line="276" w:lineRule="auto"/>
        <w:rPr>
          <w:ins w:id="52" w:author="Alhabibi, Haider@Energy" w:date="2022-03-25T11:41:00Z"/>
          <w:rFonts w:asciiTheme="minorHAnsi" w:hAnsiTheme="minorHAnsi"/>
          <w:sz w:val="18"/>
          <w:szCs w:val="18"/>
        </w:rPr>
      </w:pPr>
    </w:p>
    <w:p w14:paraId="1B70FAE5" w14:textId="77777777" w:rsidR="001714C9" w:rsidRDefault="001714C9">
      <w:pPr>
        <w:spacing w:line="276" w:lineRule="auto"/>
        <w:rPr>
          <w:ins w:id="53" w:author="Alhabibi, Haider@Energy" w:date="2022-03-25T11:41:00Z"/>
          <w:rFonts w:asciiTheme="minorHAnsi" w:hAnsiTheme="minorHAnsi"/>
          <w:sz w:val="18"/>
          <w:szCs w:val="18"/>
        </w:rPr>
      </w:pPr>
    </w:p>
    <w:p w14:paraId="6D8C65E3" w14:textId="7A6CB5FE" w:rsidR="001714C9" w:rsidRPr="001714C9" w:rsidRDefault="001714C9" w:rsidP="001714C9">
      <w:pPr>
        <w:spacing w:line="276" w:lineRule="auto"/>
        <w:rPr>
          <w:ins w:id="54" w:author="Alhabibi, Haider@Energy" w:date="2022-03-25T11:42:00Z"/>
          <w:rFonts w:asciiTheme="minorHAnsi" w:hAnsiTheme="minorHAnsi"/>
          <w:b/>
          <w:sz w:val="18"/>
          <w:szCs w:val="18"/>
        </w:rPr>
      </w:pPr>
      <w:ins w:id="55" w:author="Alhabibi, Haider@Energy" w:date="2022-03-25T11:42:00Z">
        <w:r>
          <w:rPr>
            <w:rFonts w:asciiTheme="minorHAnsi" w:hAnsiTheme="minorHAnsi"/>
            <w:b/>
            <w:sz w:val="18"/>
            <w:szCs w:val="18"/>
          </w:rPr>
          <w:lastRenderedPageBreak/>
          <w:t>D</w:t>
        </w:r>
        <w:r w:rsidRPr="001714C9">
          <w:rPr>
            <w:rFonts w:asciiTheme="minorHAnsi" w:hAnsiTheme="minorHAnsi"/>
            <w:b/>
            <w:sz w:val="18"/>
            <w:szCs w:val="18"/>
          </w:rPr>
          <w:t>. Additional Requirements for Compliance</w:t>
        </w:r>
      </w:ins>
    </w:p>
    <w:p w14:paraId="3E2DA52F" w14:textId="77777777" w:rsidR="001714C9" w:rsidRPr="001714C9" w:rsidRDefault="001714C9" w:rsidP="001714C9">
      <w:pPr>
        <w:numPr>
          <w:ilvl w:val="0"/>
          <w:numId w:val="47"/>
        </w:numPr>
        <w:spacing w:line="276" w:lineRule="auto"/>
        <w:rPr>
          <w:ins w:id="56" w:author="Alhabibi, Haider@Energy" w:date="2022-03-25T11:42:00Z"/>
          <w:rFonts w:asciiTheme="minorHAnsi" w:hAnsiTheme="minorHAnsi"/>
          <w:sz w:val="18"/>
          <w:szCs w:val="18"/>
        </w:rPr>
      </w:pPr>
      <w:ins w:id="57" w:author="Alhabibi, Haider@Energy" w:date="2022-03-25T11:42:00Z">
        <w:r w:rsidRPr="001714C9">
          <w:rPr>
            <w:rFonts w:asciiTheme="minorHAnsi" w:hAnsiTheme="minorHAnsi"/>
            <w:sz w:val="18"/>
            <w:szCs w:val="18"/>
          </w:rPr>
          <w:t>This field must be a true statement (or not applicable) for the system to comply.</w:t>
        </w:r>
      </w:ins>
    </w:p>
    <w:p w14:paraId="7826CF51" w14:textId="77777777" w:rsidR="001714C9" w:rsidRPr="001714C9" w:rsidRDefault="001714C9" w:rsidP="001714C9">
      <w:pPr>
        <w:numPr>
          <w:ilvl w:val="0"/>
          <w:numId w:val="47"/>
        </w:numPr>
        <w:spacing w:line="276" w:lineRule="auto"/>
        <w:rPr>
          <w:ins w:id="58" w:author="Alhabibi, Haider@Energy" w:date="2022-03-25T11:42:00Z"/>
          <w:rFonts w:asciiTheme="minorHAnsi" w:hAnsiTheme="minorHAnsi"/>
          <w:sz w:val="18"/>
          <w:szCs w:val="18"/>
        </w:rPr>
      </w:pPr>
      <w:ins w:id="59" w:author="Alhabibi, Haider@Energy" w:date="2022-03-25T11:42:00Z">
        <w:r w:rsidRPr="001714C9">
          <w:rPr>
            <w:rFonts w:asciiTheme="minorHAnsi" w:hAnsiTheme="minorHAnsi"/>
            <w:sz w:val="18"/>
            <w:szCs w:val="18"/>
          </w:rPr>
          <w:t>This field must be a true statement (or not applicable) for the system to comply.</w:t>
        </w:r>
      </w:ins>
    </w:p>
    <w:p w14:paraId="03EC4F10" w14:textId="77777777" w:rsidR="001714C9" w:rsidRPr="001714C9" w:rsidRDefault="001714C9" w:rsidP="001714C9">
      <w:pPr>
        <w:numPr>
          <w:ilvl w:val="0"/>
          <w:numId w:val="47"/>
        </w:numPr>
        <w:spacing w:line="276" w:lineRule="auto"/>
        <w:rPr>
          <w:ins w:id="60" w:author="Alhabibi, Haider@Energy" w:date="2022-03-25T11:42:00Z"/>
          <w:rFonts w:asciiTheme="minorHAnsi" w:hAnsiTheme="minorHAnsi"/>
          <w:sz w:val="18"/>
          <w:szCs w:val="18"/>
        </w:rPr>
      </w:pPr>
      <w:ins w:id="61" w:author="Alhabibi, Haider@Energy" w:date="2022-03-25T11:42:00Z">
        <w:r w:rsidRPr="001714C9">
          <w:rPr>
            <w:rFonts w:asciiTheme="minorHAnsi" w:hAnsiTheme="minorHAnsi"/>
            <w:sz w:val="18"/>
            <w:szCs w:val="18"/>
          </w:rPr>
          <w:t>This field must be a true statement (or not applicable) for the system to comply.</w:t>
        </w:r>
      </w:ins>
    </w:p>
    <w:p w14:paraId="1BA1DD60" w14:textId="77777777" w:rsidR="001714C9" w:rsidRPr="001714C9" w:rsidRDefault="001714C9" w:rsidP="001714C9">
      <w:pPr>
        <w:numPr>
          <w:ilvl w:val="0"/>
          <w:numId w:val="47"/>
        </w:numPr>
        <w:spacing w:line="276" w:lineRule="auto"/>
        <w:rPr>
          <w:ins w:id="62" w:author="Alhabibi, Haider@Energy" w:date="2022-03-25T11:42:00Z"/>
          <w:rFonts w:asciiTheme="minorHAnsi" w:hAnsiTheme="minorHAnsi"/>
          <w:sz w:val="18"/>
          <w:szCs w:val="18"/>
        </w:rPr>
      </w:pPr>
      <w:ins w:id="63" w:author="Alhabibi, Haider@Energy" w:date="2022-03-25T11:42:00Z">
        <w:r w:rsidRPr="001714C9">
          <w:rPr>
            <w:rFonts w:asciiTheme="minorHAnsi" w:hAnsiTheme="minorHAnsi"/>
            <w:sz w:val="18"/>
            <w:szCs w:val="18"/>
          </w:rPr>
          <w:t>This field must be a true statement (or not applicable) for the system to comply.</w:t>
        </w:r>
      </w:ins>
    </w:p>
    <w:p w14:paraId="2BB66712" w14:textId="77777777" w:rsidR="001714C9" w:rsidRPr="001714C9" w:rsidRDefault="001714C9" w:rsidP="001714C9">
      <w:pPr>
        <w:numPr>
          <w:ilvl w:val="0"/>
          <w:numId w:val="47"/>
        </w:numPr>
        <w:spacing w:line="276" w:lineRule="auto"/>
        <w:rPr>
          <w:ins w:id="64" w:author="Alhabibi, Haider@Energy" w:date="2022-03-25T11:42:00Z"/>
          <w:rFonts w:asciiTheme="minorHAnsi" w:hAnsiTheme="minorHAnsi"/>
          <w:sz w:val="18"/>
          <w:szCs w:val="18"/>
        </w:rPr>
      </w:pPr>
      <w:ins w:id="65" w:author="Alhabibi, Haider@Energy" w:date="2022-03-25T11:42:00Z">
        <w:r w:rsidRPr="001714C9">
          <w:rPr>
            <w:rFonts w:asciiTheme="minorHAnsi" w:hAnsiTheme="minorHAnsi"/>
            <w:sz w:val="18"/>
            <w:szCs w:val="18"/>
          </w:rPr>
          <w:t>This field must be a true statement (or not applicable) for the system to comply.</w:t>
        </w:r>
      </w:ins>
    </w:p>
    <w:p w14:paraId="0F9CE40D" w14:textId="77777777" w:rsidR="001714C9" w:rsidRPr="001714C9" w:rsidRDefault="001714C9" w:rsidP="001714C9">
      <w:pPr>
        <w:numPr>
          <w:ilvl w:val="0"/>
          <w:numId w:val="47"/>
        </w:numPr>
        <w:spacing w:line="276" w:lineRule="auto"/>
        <w:rPr>
          <w:ins w:id="66" w:author="Alhabibi, Haider@Energy" w:date="2022-03-25T11:42:00Z"/>
          <w:rFonts w:asciiTheme="minorHAnsi" w:hAnsiTheme="minorHAnsi"/>
          <w:sz w:val="18"/>
          <w:szCs w:val="18"/>
        </w:rPr>
      </w:pPr>
      <w:ins w:id="67" w:author="Alhabibi, Haider@Energy" w:date="2022-03-25T11:42:00Z">
        <w:r w:rsidRPr="001714C9">
          <w:rPr>
            <w:rFonts w:asciiTheme="minorHAnsi" w:hAnsiTheme="minorHAnsi"/>
            <w:sz w:val="18"/>
            <w:szCs w:val="18"/>
          </w:rPr>
          <w:t>This field must be a true statement (or not applicable) for the system to comply.</w:t>
        </w:r>
      </w:ins>
    </w:p>
    <w:p w14:paraId="10E57748" w14:textId="77777777" w:rsidR="001714C9" w:rsidRPr="001714C9" w:rsidRDefault="001714C9" w:rsidP="001714C9">
      <w:pPr>
        <w:numPr>
          <w:ilvl w:val="0"/>
          <w:numId w:val="47"/>
        </w:numPr>
        <w:spacing w:line="276" w:lineRule="auto"/>
        <w:rPr>
          <w:ins w:id="68" w:author="Alhabibi, Haider@Energy" w:date="2022-03-25T11:42:00Z"/>
          <w:rFonts w:asciiTheme="minorHAnsi" w:hAnsiTheme="minorHAnsi"/>
          <w:sz w:val="18"/>
          <w:szCs w:val="18"/>
        </w:rPr>
      </w:pPr>
      <w:ins w:id="69" w:author="Alhabibi, Haider@Energy" w:date="2022-03-25T11:42:00Z">
        <w:r w:rsidRPr="001714C9">
          <w:rPr>
            <w:rFonts w:asciiTheme="minorHAnsi" w:hAnsiTheme="minorHAnsi"/>
            <w:sz w:val="18"/>
            <w:szCs w:val="18"/>
          </w:rPr>
          <w:t>This field must be a true statement (or not applicable) for the system to comply.</w:t>
        </w:r>
      </w:ins>
    </w:p>
    <w:p w14:paraId="4B43170D" w14:textId="03C79A24" w:rsidR="001714C9" w:rsidRPr="003F2ABE" w:rsidRDefault="001714C9">
      <w:pPr>
        <w:spacing w:line="276" w:lineRule="auto"/>
        <w:rPr>
          <w:rFonts w:asciiTheme="minorHAnsi" w:hAnsiTheme="minorHAnsi"/>
          <w:sz w:val="18"/>
          <w:szCs w:val="18"/>
        </w:rPr>
        <w:sectPr w:rsidR="001714C9" w:rsidRPr="003F2ABE" w:rsidSect="005F4DEA">
          <w:headerReference w:type="even" r:id="rId16"/>
          <w:headerReference w:type="default" r:id="rId17"/>
          <w:footerReference w:type="default" r:id="rId18"/>
          <w:headerReference w:type="first" r:id="rId19"/>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3"/>
        <w:gridCol w:w="4165"/>
        <w:gridCol w:w="6362"/>
      </w:tblGrid>
      <w:tr w:rsidR="00500CF7" w:rsidRPr="003F2ABE" w14:paraId="2B99BFD4" w14:textId="77777777" w:rsidTr="00F3155B">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D3" w14:textId="77777777" w:rsidR="00500CF7" w:rsidRPr="003F2ABE" w:rsidRDefault="00500CF7" w:rsidP="00791BBD">
            <w:pPr>
              <w:rPr>
                <w:rFonts w:asciiTheme="minorHAnsi" w:hAnsiTheme="minorHAnsi"/>
                <w:sz w:val="18"/>
                <w:szCs w:val="18"/>
              </w:rPr>
            </w:pPr>
            <w:r w:rsidRPr="00F3155B">
              <w:rPr>
                <w:rFonts w:asciiTheme="minorHAnsi" w:hAnsiTheme="minorHAnsi"/>
                <w:b/>
                <w:szCs w:val="18"/>
              </w:rPr>
              <w:lastRenderedPageBreak/>
              <w:t>A. System Information</w:t>
            </w:r>
          </w:p>
        </w:tc>
      </w:tr>
      <w:tr w:rsidR="00756AD5" w:rsidRPr="003F2ABE" w14:paraId="2B99BFD8"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5" w14:textId="451E6463"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1</w:t>
            </w:r>
          </w:p>
        </w:tc>
        <w:tc>
          <w:tcPr>
            <w:tcW w:w="1888" w:type="pct"/>
            <w:tcBorders>
              <w:top w:val="single" w:sz="4" w:space="0" w:color="auto"/>
              <w:left w:val="single" w:sz="4" w:space="0" w:color="auto"/>
              <w:bottom w:val="single" w:sz="4" w:space="0" w:color="auto"/>
              <w:right w:val="single" w:sz="4" w:space="0" w:color="auto"/>
            </w:tcBorders>
            <w:vAlign w:val="center"/>
          </w:tcPr>
          <w:p w14:paraId="2B99BFD6" w14:textId="525CBFE7"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Identification or Name</w:t>
            </w:r>
          </w:p>
        </w:tc>
        <w:tc>
          <w:tcPr>
            <w:tcW w:w="2884" w:type="pct"/>
            <w:tcBorders>
              <w:top w:val="single" w:sz="4" w:space="0" w:color="auto"/>
              <w:left w:val="single" w:sz="4" w:space="0" w:color="auto"/>
              <w:bottom w:val="single" w:sz="4" w:space="0" w:color="auto"/>
              <w:right w:val="single" w:sz="4" w:space="0" w:color="auto"/>
            </w:tcBorders>
            <w:vAlign w:val="center"/>
          </w:tcPr>
          <w:p w14:paraId="2B99BFD7"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756AD5" w:rsidRPr="003F2ABE" w14:paraId="2B99BFDC"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9" w14:textId="39FDFB90"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2</w:t>
            </w:r>
          </w:p>
        </w:tc>
        <w:tc>
          <w:tcPr>
            <w:tcW w:w="1888" w:type="pct"/>
            <w:tcBorders>
              <w:top w:val="single" w:sz="4" w:space="0" w:color="auto"/>
              <w:left w:val="single" w:sz="4" w:space="0" w:color="auto"/>
              <w:bottom w:val="single" w:sz="4" w:space="0" w:color="auto"/>
              <w:right w:val="single" w:sz="4" w:space="0" w:color="auto"/>
            </w:tcBorders>
            <w:vAlign w:val="center"/>
          </w:tcPr>
          <w:p w14:paraId="2B99BFDA" w14:textId="4B3AD8CF"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Location or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2B99BFDB"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386C53" w:rsidRPr="003F2ABE" w14:paraId="17E79D75"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5C8D8687" w14:textId="53DA1030" w:rsidR="00386C53" w:rsidRPr="00386C53" w:rsidRDefault="00386C53" w:rsidP="00791BBD">
            <w:pPr>
              <w:jc w:val="center"/>
              <w:rPr>
                <w:rFonts w:asciiTheme="minorHAnsi" w:hAnsiTheme="minorHAnsi"/>
                <w:sz w:val="18"/>
                <w:szCs w:val="18"/>
              </w:rPr>
            </w:pPr>
            <w:r w:rsidRPr="00386C53">
              <w:rPr>
                <w:rFonts w:asciiTheme="minorHAnsi" w:hAnsiTheme="minorHAnsi"/>
                <w:sz w:val="18"/>
                <w:szCs w:val="18"/>
              </w:rPr>
              <w:t>03</w:t>
            </w:r>
          </w:p>
        </w:tc>
        <w:tc>
          <w:tcPr>
            <w:tcW w:w="1888" w:type="pct"/>
            <w:tcBorders>
              <w:top w:val="single" w:sz="4" w:space="0" w:color="auto"/>
              <w:left w:val="single" w:sz="4" w:space="0" w:color="auto"/>
              <w:bottom w:val="single" w:sz="4" w:space="0" w:color="auto"/>
              <w:right w:val="single" w:sz="4" w:space="0" w:color="auto"/>
            </w:tcBorders>
            <w:vAlign w:val="center"/>
          </w:tcPr>
          <w:p w14:paraId="3C6ED6AA" w14:textId="2D40F408" w:rsidR="00386C53" w:rsidRPr="00517648" w:rsidRDefault="00386C53" w:rsidP="00791BBD">
            <w:pPr>
              <w:rPr>
                <w:rFonts w:asciiTheme="minorHAnsi" w:hAnsiTheme="minorHAnsi"/>
                <w:sz w:val="18"/>
                <w:szCs w:val="18"/>
              </w:rPr>
            </w:pPr>
            <w:r w:rsidRPr="00517648">
              <w:rPr>
                <w:rFonts w:asciiTheme="minorHAnsi" w:hAnsiTheme="minorHAnsi"/>
                <w:sz w:val="18"/>
                <w:szCs w:val="18"/>
              </w:rPr>
              <w:t>Indoor Unit Name</w:t>
            </w:r>
            <w:r w:rsidR="004C5CBA">
              <w:rPr>
                <w:rFonts w:asciiTheme="minorHAnsi" w:hAnsiTheme="minorHAnsi"/>
                <w:sz w:val="18"/>
                <w:szCs w:val="18"/>
              </w:rPr>
              <w:t xml:space="preserve"> </w:t>
            </w:r>
            <w:r w:rsidR="004C5CBA" w:rsidRPr="004C5CBA">
              <w:rPr>
                <w:rFonts w:asciiTheme="minorHAnsi" w:hAnsiTheme="minorHAnsi"/>
                <w:sz w:val="18"/>
              </w:rPr>
              <w:t>or Description of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032E07A3" w14:textId="41DF833F" w:rsidR="00386C53" w:rsidRPr="00386C53" w:rsidRDefault="00386C53" w:rsidP="00791BBD">
            <w:pPr>
              <w:rPr>
                <w:rFonts w:asciiTheme="minorHAnsi" w:hAnsiTheme="minorHAnsi"/>
                <w:sz w:val="18"/>
                <w:szCs w:val="18"/>
              </w:rPr>
            </w:pPr>
            <w:r w:rsidRPr="006E4974">
              <w:rPr>
                <w:rFonts w:asciiTheme="minorHAnsi" w:hAnsiTheme="minorHAnsi"/>
                <w:sz w:val="18"/>
                <w:szCs w:val="18"/>
              </w:rPr>
              <w:t>&lt;&lt;text (data from MCH-01)&gt;&gt;</w:t>
            </w:r>
          </w:p>
        </w:tc>
      </w:tr>
      <w:tr w:rsidR="00756AD5" w:rsidRPr="003F2ABE" w14:paraId="2B99BFE0"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D" w14:textId="12E3BB05" w:rsidR="00756AD5" w:rsidRPr="003F2ABE" w:rsidRDefault="00204D45" w:rsidP="00386C53">
            <w:pPr>
              <w:jc w:val="center"/>
              <w:rPr>
                <w:rFonts w:asciiTheme="minorHAnsi" w:hAnsiTheme="minorHAnsi"/>
                <w:sz w:val="18"/>
                <w:szCs w:val="18"/>
              </w:rPr>
            </w:pPr>
            <w:r>
              <w:rPr>
                <w:rFonts w:asciiTheme="minorHAnsi" w:hAnsiTheme="minorHAnsi"/>
                <w:sz w:val="18"/>
                <w:szCs w:val="18"/>
              </w:rPr>
              <w:t>0</w:t>
            </w:r>
            <w:r w:rsidR="00386C53">
              <w:rPr>
                <w:rFonts w:asciiTheme="minorHAnsi" w:hAnsiTheme="minorHAnsi"/>
                <w:sz w:val="18"/>
                <w:szCs w:val="18"/>
              </w:rPr>
              <w:t>4</w:t>
            </w:r>
          </w:p>
        </w:tc>
        <w:tc>
          <w:tcPr>
            <w:tcW w:w="1888" w:type="pct"/>
            <w:tcBorders>
              <w:top w:val="single" w:sz="4" w:space="0" w:color="auto"/>
              <w:left w:val="single" w:sz="4" w:space="0" w:color="auto"/>
              <w:bottom w:val="single" w:sz="4" w:space="0" w:color="auto"/>
              <w:right w:val="single" w:sz="4" w:space="0" w:color="auto"/>
            </w:tcBorders>
            <w:vAlign w:val="center"/>
          </w:tcPr>
          <w:p w14:paraId="2B99BFDE" w14:textId="68D58DA4" w:rsidR="00756AD5" w:rsidRPr="00777CFA" w:rsidRDefault="00756AD5" w:rsidP="00791BBD">
            <w:pPr>
              <w:rPr>
                <w:rFonts w:asciiTheme="minorHAnsi" w:hAnsiTheme="minorHAnsi"/>
                <w:sz w:val="18"/>
                <w:szCs w:val="18"/>
              </w:rPr>
            </w:pPr>
            <w:r w:rsidRPr="00777CFA">
              <w:rPr>
                <w:rFonts w:asciiTheme="minorHAnsi" w:hAnsiTheme="minorHAnsi"/>
                <w:sz w:val="18"/>
                <w:szCs w:val="18"/>
              </w:rPr>
              <w:t xml:space="preserve">Building Type from </w:t>
            </w:r>
            <w:del w:id="78" w:author="Alhabibi, Haider@Energy" w:date="2022-02-14T16:49:00Z">
              <w:r w:rsidR="002776B2" w:rsidRPr="00777CFA" w:rsidDel="00CC36F6">
                <w:rPr>
                  <w:rFonts w:asciiTheme="minorHAnsi" w:hAnsiTheme="minorHAnsi"/>
                  <w:sz w:val="18"/>
                  <w:szCs w:val="18"/>
                </w:rPr>
                <w:delText>CF1R</w:delText>
              </w:r>
            </w:del>
            <w:ins w:id="79" w:author="Alhabibi, Haider@Energy" w:date="2022-02-14T16:49:00Z">
              <w:r w:rsidR="00CC36F6">
                <w:rPr>
                  <w:rFonts w:asciiTheme="minorHAnsi" w:hAnsiTheme="minorHAnsi"/>
                  <w:sz w:val="18"/>
                  <w:szCs w:val="18"/>
                </w:rPr>
                <w:t>LMCC</w:t>
              </w:r>
            </w:ins>
          </w:p>
        </w:tc>
        <w:tc>
          <w:tcPr>
            <w:tcW w:w="2884" w:type="pct"/>
            <w:tcBorders>
              <w:top w:val="single" w:sz="4" w:space="0" w:color="auto"/>
              <w:left w:val="single" w:sz="4" w:space="0" w:color="auto"/>
              <w:bottom w:val="single" w:sz="4" w:space="0" w:color="auto"/>
              <w:right w:val="single" w:sz="4" w:space="0" w:color="auto"/>
            </w:tcBorders>
            <w:vAlign w:val="center"/>
          </w:tcPr>
          <w:p w14:paraId="2B99BFDF" w14:textId="2F3A1737" w:rsidR="00756AD5" w:rsidRPr="00777CFA" w:rsidRDefault="00756AD5" w:rsidP="00F363EA">
            <w:pPr>
              <w:rPr>
                <w:rFonts w:asciiTheme="minorHAnsi" w:hAnsiTheme="minorHAnsi"/>
                <w:sz w:val="18"/>
                <w:szCs w:val="18"/>
              </w:rPr>
            </w:pPr>
            <w:r w:rsidRPr="00777CFA">
              <w:rPr>
                <w:rFonts w:asciiTheme="minorHAnsi" w:hAnsiTheme="minorHAnsi"/>
                <w:sz w:val="18"/>
                <w:szCs w:val="18"/>
              </w:rPr>
              <w:t>&lt;&lt;</w:t>
            </w:r>
            <w:r w:rsidR="00B94A82" w:rsidRPr="00777CFA">
              <w:rPr>
                <w:rFonts w:asciiTheme="minorHAnsi" w:hAnsiTheme="minorHAnsi"/>
                <w:sz w:val="18"/>
                <w:szCs w:val="18"/>
              </w:rPr>
              <w:t>text</w:t>
            </w:r>
            <w:r w:rsidRPr="00777CFA">
              <w:rPr>
                <w:rFonts w:asciiTheme="minorHAnsi" w:hAnsiTheme="minorHAnsi"/>
                <w:sz w:val="18"/>
                <w:szCs w:val="18"/>
              </w:rPr>
              <w:t xml:space="preserve"> (data from </w:t>
            </w:r>
            <w:del w:id="80" w:author="Alhabibi, Haider@Energy" w:date="2022-02-14T16:49:00Z">
              <w:r w:rsidR="002776B2" w:rsidRPr="00777CFA" w:rsidDel="00CC36F6">
                <w:rPr>
                  <w:rFonts w:asciiTheme="minorHAnsi" w:hAnsiTheme="minorHAnsi"/>
                  <w:sz w:val="18"/>
                  <w:szCs w:val="18"/>
                </w:rPr>
                <w:delText>CF1R</w:delText>
              </w:r>
            </w:del>
            <w:ins w:id="81" w:author="Alhabibi, Haider@Energy" w:date="2022-02-14T16:49:00Z">
              <w:r w:rsidR="00CC36F6">
                <w:rPr>
                  <w:rFonts w:asciiTheme="minorHAnsi" w:hAnsiTheme="minorHAnsi"/>
                  <w:sz w:val="18"/>
                  <w:szCs w:val="18"/>
                </w:rPr>
                <w:t>LMCC</w:t>
              </w:r>
            </w:ins>
            <w:r w:rsidRPr="00777CFA">
              <w:rPr>
                <w:rFonts w:asciiTheme="minorHAnsi" w:hAnsiTheme="minorHAnsi"/>
                <w:sz w:val="18"/>
                <w:szCs w:val="18"/>
              </w:rPr>
              <w:t>)</w:t>
            </w:r>
            <w:r w:rsidR="006B612D" w:rsidRPr="00777CFA">
              <w:rPr>
                <w:rFonts w:asciiTheme="minorHAnsi" w:hAnsiTheme="minorHAnsi"/>
                <w:sz w:val="18"/>
                <w:szCs w:val="18"/>
              </w:rPr>
              <w:t>&gt;&gt;</w:t>
            </w:r>
          </w:p>
        </w:tc>
      </w:tr>
      <w:tr w:rsidR="00756AD5" w:rsidRPr="003F2ABE" w14:paraId="2B99BFE4"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1" w14:textId="458A5807" w:rsidR="00756AD5" w:rsidRPr="003F2ABE" w:rsidRDefault="00204D45" w:rsidP="00015419">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5</w:t>
            </w:r>
          </w:p>
        </w:tc>
        <w:tc>
          <w:tcPr>
            <w:tcW w:w="1888" w:type="pct"/>
            <w:tcBorders>
              <w:top w:val="single" w:sz="4" w:space="0" w:color="auto"/>
              <w:left w:val="single" w:sz="4" w:space="0" w:color="auto"/>
              <w:bottom w:val="single" w:sz="4" w:space="0" w:color="auto"/>
              <w:right w:val="single" w:sz="4" w:space="0" w:color="auto"/>
            </w:tcBorders>
            <w:vAlign w:val="center"/>
          </w:tcPr>
          <w:p w14:paraId="2B99BFE2" w14:textId="295EAE40"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del w:id="82" w:author="Alhabibi, Haider@Energy" w:date="2022-02-14T16:49:00Z">
              <w:r w:rsidR="002776B2" w:rsidDel="00CC36F6">
                <w:rPr>
                  <w:rFonts w:asciiTheme="minorHAnsi" w:hAnsiTheme="minorHAnsi"/>
                  <w:sz w:val="18"/>
                  <w:szCs w:val="18"/>
                </w:rPr>
                <w:delText>CF1R</w:delText>
              </w:r>
            </w:del>
            <w:ins w:id="83" w:author="Alhabibi, Haider@Energy" w:date="2022-02-14T16:49:00Z">
              <w:r w:rsidR="00CC36F6">
                <w:rPr>
                  <w:rFonts w:asciiTheme="minorHAnsi" w:hAnsiTheme="minorHAnsi"/>
                  <w:sz w:val="18"/>
                  <w:szCs w:val="18"/>
                </w:rPr>
                <w:t>LMCC</w:t>
              </w:r>
            </w:ins>
            <w:r w:rsidRPr="003F2AB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2B99BFE3" w14:textId="27F0CBA0" w:rsidR="00756AD5" w:rsidRPr="003F2ABE" w:rsidRDefault="00756AD5" w:rsidP="00791BBD">
            <w:pPr>
              <w:rPr>
                <w:rFonts w:asciiTheme="minorHAnsi" w:hAnsiTheme="minorHAnsi"/>
                <w:sz w:val="18"/>
                <w:szCs w:val="18"/>
              </w:rPr>
            </w:pPr>
            <w:r w:rsidRPr="003F2ABE">
              <w:rPr>
                <w:rFonts w:asciiTheme="minorHAnsi" w:hAnsiTheme="minorHAnsi"/>
                <w:sz w:val="18"/>
                <w:szCs w:val="18"/>
              </w:rPr>
              <w:t>&lt;&lt;</w:t>
            </w:r>
            <w:r w:rsidR="007E0008">
              <w:t xml:space="preserve"> </w:t>
            </w:r>
            <w:r w:rsidR="007E0008" w:rsidRPr="007E0008">
              <w:rPr>
                <w:rFonts w:asciiTheme="minorHAnsi" w:hAnsiTheme="minorHAnsi"/>
                <w:sz w:val="18"/>
                <w:szCs w:val="18"/>
              </w:rPr>
              <w:t xml:space="preserve">If on the </w:t>
            </w:r>
            <w:del w:id="84" w:author="Alhabibi, Haider@Energy" w:date="2022-02-14T16:49:00Z">
              <w:r w:rsidR="007E0008" w:rsidRPr="007E0008" w:rsidDel="00CC36F6">
                <w:rPr>
                  <w:rFonts w:asciiTheme="minorHAnsi" w:hAnsiTheme="minorHAnsi"/>
                  <w:sz w:val="18"/>
                  <w:szCs w:val="18"/>
                </w:rPr>
                <w:delText>CF1R</w:delText>
              </w:r>
            </w:del>
            <w:ins w:id="85" w:author="Alhabibi, Haider@Energy" w:date="2022-02-14T16:49:00Z">
              <w:r w:rsidR="00CC36F6">
                <w:rPr>
                  <w:rFonts w:asciiTheme="minorHAnsi" w:hAnsiTheme="minorHAnsi"/>
                  <w:sz w:val="18"/>
                  <w:szCs w:val="18"/>
                </w:rPr>
                <w:t>LMCC</w:t>
              </w:r>
            </w:ins>
            <w:r w:rsidR="008D325E">
              <w:rPr>
                <w:rFonts w:asciiTheme="minorHAnsi" w:hAnsiTheme="minorHAnsi"/>
                <w:sz w:val="18"/>
                <w:szCs w:val="18"/>
              </w:rPr>
              <w:t>-PRF</w:t>
            </w:r>
            <w:r w:rsidR="007E0008" w:rsidRPr="007E0008">
              <w:rPr>
                <w:rFonts w:asciiTheme="minorHAnsi" w:hAnsiTheme="minorHAnsi"/>
                <w:sz w:val="18"/>
                <w:szCs w:val="18"/>
              </w:rPr>
              <w:t xml:space="preserve"> Y02_ResidentialHeatingSystemType = </w:t>
            </w:r>
            <w:proofErr w:type="spellStart"/>
            <w:r w:rsidR="007E0008" w:rsidRPr="007E0008">
              <w:rPr>
                <w:rFonts w:asciiTheme="minorHAnsi" w:hAnsiTheme="minorHAnsi"/>
                <w:sz w:val="18"/>
                <w:szCs w:val="18"/>
              </w:rPr>
              <w:t>VCHP</w:t>
            </w:r>
            <w:r w:rsidR="003959F7" w:rsidRPr="0029475D">
              <w:rPr>
                <w:rFonts w:asciiTheme="minorHAnsi" w:hAnsiTheme="minorHAnsi"/>
              </w:rPr>
              <w:t>_IndoorUnitDucted</w:t>
            </w:r>
            <w:proofErr w:type="spellEnd"/>
            <w:r w:rsidR="003959F7" w:rsidRPr="0029475D">
              <w:rPr>
                <w:rFonts w:asciiTheme="minorHAnsi" w:hAnsiTheme="minorHAnsi"/>
              </w:rPr>
              <w:t xml:space="preserve">, </w:t>
            </w:r>
            <w:proofErr w:type="spellStart"/>
            <w:r w:rsidR="003959F7" w:rsidRPr="0029475D">
              <w:rPr>
                <w:rFonts w:asciiTheme="minorHAnsi" w:hAnsiTheme="minorHAnsi"/>
              </w:rPr>
              <w:t>VCHP_IndoorUnitDuctless</w:t>
            </w:r>
            <w:proofErr w:type="spellEnd"/>
            <w:r w:rsidR="003959F7" w:rsidRPr="0029475D">
              <w:rPr>
                <w:rFonts w:asciiTheme="minorHAnsi" w:hAnsiTheme="minorHAnsi"/>
              </w:rPr>
              <w:t xml:space="preserve">, or </w:t>
            </w:r>
            <w:proofErr w:type="spellStart"/>
            <w:r w:rsidR="003959F7" w:rsidRPr="0029475D">
              <w:rPr>
                <w:rFonts w:asciiTheme="minorHAnsi" w:hAnsiTheme="minorHAnsi"/>
              </w:rPr>
              <w:t>VCHP_IndoorUnitDuctedandDuctless</w:t>
            </w:r>
            <w:proofErr w:type="spellEnd"/>
            <w:r w:rsidR="007E0008" w:rsidRPr="007E0008">
              <w:rPr>
                <w:rFonts w:asciiTheme="minorHAnsi" w:hAnsiTheme="minorHAnsi"/>
                <w:sz w:val="18"/>
                <w:szCs w:val="18"/>
              </w:rPr>
              <w:t xml:space="preserve">, then result = true; else </w:t>
            </w:r>
            <w:r w:rsidRPr="003F2ABE">
              <w:rPr>
                <w:rFonts w:asciiTheme="minorHAnsi" w:hAnsiTheme="minorHAnsi"/>
                <w:sz w:val="18"/>
                <w:szCs w:val="18"/>
              </w:rPr>
              <w:t xml:space="preserve">calculated result: (= true or false depending on </w:t>
            </w:r>
            <w:del w:id="86" w:author="Alhabibi, Haider@Energy" w:date="2022-02-14T16:49:00Z">
              <w:r w:rsidR="002776B2" w:rsidDel="00CC36F6">
                <w:rPr>
                  <w:rFonts w:asciiTheme="minorHAnsi" w:hAnsiTheme="minorHAnsi"/>
                  <w:sz w:val="18"/>
                  <w:szCs w:val="18"/>
                </w:rPr>
                <w:delText>CF1R</w:delText>
              </w:r>
            </w:del>
            <w:ins w:id="87" w:author="Alhabibi, Haider@Energy" w:date="2022-02-14T16:49:00Z">
              <w:r w:rsidR="00CC36F6">
                <w:rPr>
                  <w:rFonts w:asciiTheme="minorHAnsi" w:hAnsiTheme="minorHAnsi"/>
                  <w:sz w:val="18"/>
                  <w:szCs w:val="18"/>
                </w:rPr>
                <w:t>LMCC</w:t>
              </w:r>
            </w:ins>
            <w:r w:rsidRPr="003F2ABE">
              <w:rPr>
                <w:rFonts w:asciiTheme="minorHAnsi" w:hAnsiTheme="minorHAnsi"/>
                <w:sz w:val="18"/>
                <w:szCs w:val="18"/>
              </w:rPr>
              <w:t xml:space="preserve"> data:  if true =&gt;display message directing use of </w:t>
            </w:r>
            <w:r w:rsidRPr="005B242E">
              <w:rPr>
                <w:rFonts w:asciiTheme="minorHAnsi" w:hAnsiTheme="minorHAnsi"/>
                <w:sz w:val="18"/>
                <w:szCs w:val="18"/>
              </w:rPr>
              <w:t>VLLDCS</w:t>
            </w:r>
            <w:r w:rsidRPr="003F2ABE">
              <w:rPr>
                <w:rFonts w:asciiTheme="minorHAnsi" w:hAnsiTheme="minorHAnsi"/>
                <w:sz w:val="18"/>
                <w:szCs w:val="18"/>
              </w:rPr>
              <w:t xml:space="preserve"> method 20b)&gt;&gt;</w:t>
            </w:r>
          </w:p>
        </w:tc>
      </w:tr>
      <w:tr w:rsidR="00756AD5" w:rsidRPr="003F2ABE" w14:paraId="2B99BFE8"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5" w14:textId="675FDAA2"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6</w:t>
            </w:r>
          </w:p>
        </w:tc>
        <w:tc>
          <w:tcPr>
            <w:tcW w:w="1888" w:type="pct"/>
            <w:tcBorders>
              <w:top w:val="single" w:sz="4" w:space="0" w:color="auto"/>
              <w:left w:val="single" w:sz="4" w:space="0" w:color="auto"/>
              <w:bottom w:val="single" w:sz="4" w:space="0" w:color="auto"/>
              <w:right w:val="single" w:sz="4" w:space="0" w:color="auto"/>
            </w:tcBorders>
            <w:vAlign w:val="center"/>
          </w:tcPr>
          <w:p w14:paraId="2B99BFE6" w14:textId="46DF5EDE"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Air-handling Unit Credit from </w:t>
            </w:r>
            <w:del w:id="88" w:author="Alhabibi, Haider@Energy" w:date="2022-02-14T16:49:00Z">
              <w:r w:rsidR="002776B2" w:rsidDel="00CC36F6">
                <w:rPr>
                  <w:rFonts w:asciiTheme="minorHAnsi" w:hAnsiTheme="minorHAnsi"/>
                  <w:sz w:val="18"/>
                  <w:szCs w:val="18"/>
                </w:rPr>
                <w:delText>CF1R</w:delText>
              </w:r>
            </w:del>
            <w:ins w:id="89" w:author="Alhabibi, Haider@Energy" w:date="2022-02-14T16:49:00Z">
              <w:r w:rsidR="00CC36F6">
                <w:rPr>
                  <w:rFonts w:asciiTheme="minorHAnsi" w:hAnsiTheme="minorHAnsi"/>
                  <w:sz w:val="18"/>
                  <w:szCs w:val="18"/>
                </w:rPr>
                <w:t>LMCC</w:t>
              </w:r>
            </w:ins>
            <w:r w:rsidRPr="003F2AB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2B99BFE7" w14:textId="60D2DCE7" w:rsidR="00756AD5" w:rsidRPr="003F2ABE" w:rsidRDefault="00756AD5" w:rsidP="00791BBD">
            <w:pPr>
              <w:rPr>
                <w:rFonts w:asciiTheme="minorHAnsi" w:hAnsiTheme="minorHAnsi"/>
                <w:sz w:val="18"/>
                <w:szCs w:val="18"/>
              </w:rPr>
            </w:pPr>
            <w:r w:rsidRPr="008D6346">
              <w:rPr>
                <w:rFonts w:asciiTheme="minorHAnsi" w:hAnsiTheme="minorHAnsi"/>
                <w:sz w:val="18"/>
                <w:szCs w:val="18"/>
              </w:rPr>
              <w:t>&lt;&lt;</w:t>
            </w:r>
            <w:r w:rsidR="008D6346" w:rsidRPr="003C5923">
              <w:rPr>
                <w:rFonts w:asciiTheme="minorHAnsi" w:hAnsiTheme="minorHAnsi"/>
                <w:sz w:val="18"/>
                <w:szCs w:val="18"/>
              </w:rPr>
              <w:t xml:space="preserve"> If on the </w:t>
            </w:r>
            <w:del w:id="90" w:author="Alhabibi, Haider@Energy" w:date="2022-02-14T16:49:00Z">
              <w:r w:rsidR="008D6346" w:rsidRPr="003C5923" w:rsidDel="00CC36F6">
                <w:rPr>
                  <w:rFonts w:asciiTheme="minorHAnsi" w:hAnsiTheme="minorHAnsi"/>
                  <w:sz w:val="18"/>
                  <w:szCs w:val="18"/>
                </w:rPr>
                <w:delText>CF1R</w:delText>
              </w:r>
            </w:del>
            <w:ins w:id="91" w:author="Alhabibi, Haider@Energy" w:date="2022-02-14T16:49:00Z">
              <w:r w:rsidR="00CC36F6">
                <w:rPr>
                  <w:rFonts w:asciiTheme="minorHAnsi" w:hAnsiTheme="minorHAnsi"/>
                  <w:sz w:val="18"/>
                  <w:szCs w:val="18"/>
                </w:rPr>
                <w:t>LMCC</w:t>
              </w:r>
            </w:ins>
            <w:r w:rsidR="008D325E">
              <w:rPr>
                <w:rFonts w:asciiTheme="minorHAnsi" w:hAnsiTheme="minorHAnsi"/>
                <w:sz w:val="18"/>
                <w:szCs w:val="18"/>
              </w:rPr>
              <w:t>-PRF</w:t>
            </w:r>
            <w:r w:rsidR="008D6346" w:rsidRPr="003C5923">
              <w:rPr>
                <w:rFonts w:asciiTheme="minorHAnsi" w:hAnsiTheme="minorHAnsi"/>
                <w:sz w:val="18"/>
                <w:szCs w:val="18"/>
              </w:rPr>
              <w:t xml:space="preserve"> Y02_ResidentialHeatingSystemType = </w:t>
            </w:r>
            <w:proofErr w:type="spellStart"/>
            <w:r w:rsidR="008D6346" w:rsidRPr="003C5923">
              <w:rPr>
                <w:rFonts w:asciiTheme="minorHAnsi" w:hAnsiTheme="minorHAnsi"/>
                <w:sz w:val="18"/>
                <w:szCs w:val="18"/>
              </w:rPr>
              <w:t>VCHP</w:t>
            </w:r>
            <w:r w:rsidR="003959F7" w:rsidRPr="0029475D">
              <w:rPr>
                <w:rFonts w:asciiTheme="minorHAnsi" w:hAnsiTheme="minorHAnsi"/>
              </w:rPr>
              <w:t>_IndoorUnitDucted</w:t>
            </w:r>
            <w:proofErr w:type="spellEnd"/>
            <w:r w:rsidR="003959F7" w:rsidRPr="0029475D">
              <w:rPr>
                <w:rFonts w:asciiTheme="minorHAnsi" w:hAnsiTheme="minorHAnsi"/>
              </w:rPr>
              <w:t xml:space="preserve">, </w:t>
            </w:r>
            <w:proofErr w:type="spellStart"/>
            <w:r w:rsidR="003959F7" w:rsidRPr="0029475D">
              <w:rPr>
                <w:rFonts w:asciiTheme="minorHAnsi" w:hAnsiTheme="minorHAnsi"/>
              </w:rPr>
              <w:t>VCHP_IndoorUnitDuctless</w:t>
            </w:r>
            <w:proofErr w:type="spellEnd"/>
            <w:r w:rsidR="003959F7" w:rsidRPr="0029475D">
              <w:rPr>
                <w:rFonts w:asciiTheme="minorHAnsi" w:hAnsiTheme="minorHAnsi"/>
              </w:rPr>
              <w:t xml:space="preserve">, or </w:t>
            </w:r>
            <w:proofErr w:type="spellStart"/>
            <w:r w:rsidR="003959F7" w:rsidRPr="0029475D">
              <w:rPr>
                <w:rFonts w:asciiTheme="minorHAnsi" w:hAnsiTheme="minorHAnsi"/>
              </w:rPr>
              <w:t>VCHP_IndoorUnitDuctedandDuctless</w:t>
            </w:r>
            <w:proofErr w:type="spellEnd"/>
            <w:r w:rsidR="008D6346" w:rsidRPr="003C5923">
              <w:rPr>
                <w:rFonts w:asciiTheme="minorHAnsi" w:hAnsiTheme="minorHAnsi"/>
                <w:sz w:val="18"/>
                <w:szCs w:val="18"/>
              </w:rPr>
              <w:t>, then result = false; else</w:t>
            </w:r>
            <w:r w:rsidR="008D6346">
              <w:rPr>
                <w:rFonts w:asciiTheme="minorHAnsi" w:hAnsiTheme="minorHAnsi"/>
              </w:rPr>
              <w:t xml:space="preserve"> </w:t>
            </w:r>
            <w:r w:rsidRPr="003F2ABE">
              <w:rPr>
                <w:rFonts w:asciiTheme="minorHAnsi" w:hAnsiTheme="minorHAnsi"/>
                <w:sz w:val="18"/>
                <w:szCs w:val="18"/>
              </w:rPr>
              <w:t xml:space="preserve">calculated result: (= true or false depending on </w:t>
            </w:r>
            <w:del w:id="92" w:author="Alhabibi, Haider@Energy" w:date="2022-02-14T16:49:00Z">
              <w:r w:rsidR="002776B2" w:rsidDel="00CC36F6">
                <w:rPr>
                  <w:rFonts w:asciiTheme="minorHAnsi" w:hAnsiTheme="minorHAnsi"/>
                  <w:sz w:val="18"/>
                  <w:szCs w:val="18"/>
                </w:rPr>
                <w:delText>CF1R</w:delText>
              </w:r>
            </w:del>
            <w:ins w:id="93" w:author="Alhabibi, Haider@Energy" w:date="2022-02-14T16:49:00Z">
              <w:r w:rsidR="00CC36F6">
                <w:rPr>
                  <w:rFonts w:asciiTheme="minorHAnsi" w:hAnsiTheme="minorHAnsi"/>
                  <w:sz w:val="18"/>
                  <w:szCs w:val="18"/>
                </w:rPr>
                <w:t>LMCC</w:t>
              </w:r>
            </w:ins>
            <w:r w:rsidRPr="003F2ABE">
              <w:rPr>
                <w:rFonts w:asciiTheme="minorHAnsi" w:hAnsiTheme="minorHAnsi"/>
                <w:sz w:val="18"/>
                <w:szCs w:val="18"/>
              </w:rPr>
              <w:t xml:space="preserve"> data:  if true =&gt;display message directing use of </w:t>
            </w:r>
            <w:r w:rsidRPr="005B242E">
              <w:rPr>
                <w:rFonts w:asciiTheme="minorHAnsi" w:hAnsiTheme="minorHAnsi"/>
                <w:sz w:val="18"/>
                <w:szCs w:val="18"/>
              </w:rPr>
              <w:t>VLLAHU</w:t>
            </w:r>
            <w:r w:rsidRPr="003F2ABE">
              <w:rPr>
                <w:rFonts w:asciiTheme="minorHAnsi" w:hAnsiTheme="minorHAnsi"/>
                <w:sz w:val="18"/>
                <w:szCs w:val="18"/>
              </w:rPr>
              <w:t xml:space="preserve"> method 20c)&gt;&gt;</w:t>
            </w:r>
          </w:p>
        </w:tc>
      </w:tr>
      <w:tr w:rsidR="00756AD5" w:rsidRPr="003F2ABE" w14:paraId="2B99BFEC"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9" w14:textId="63536DBD"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7</w:t>
            </w:r>
          </w:p>
        </w:tc>
        <w:tc>
          <w:tcPr>
            <w:tcW w:w="1888" w:type="pct"/>
            <w:tcBorders>
              <w:top w:val="single" w:sz="4" w:space="0" w:color="auto"/>
              <w:left w:val="single" w:sz="4" w:space="0" w:color="auto"/>
              <w:bottom w:val="single" w:sz="4" w:space="0" w:color="auto"/>
              <w:right w:val="single" w:sz="4" w:space="0" w:color="auto"/>
            </w:tcBorders>
            <w:vAlign w:val="center"/>
          </w:tcPr>
          <w:p w14:paraId="2B99BFEA" w14:textId="2822C80A" w:rsidR="00756AD5" w:rsidRPr="003F2ABE" w:rsidRDefault="00756AD5" w:rsidP="003E3787">
            <w:pPr>
              <w:rPr>
                <w:rFonts w:asciiTheme="minorHAnsi" w:hAnsiTheme="minorHAnsi"/>
                <w:sz w:val="18"/>
                <w:szCs w:val="18"/>
              </w:rPr>
            </w:pPr>
            <w:r w:rsidRPr="003F2ABE">
              <w:rPr>
                <w:rFonts w:asciiTheme="minorHAnsi" w:hAnsiTheme="minorHAnsi"/>
                <w:sz w:val="18"/>
                <w:szCs w:val="18"/>
              </w:rPr>
              <w:t xml:space="preserve">Duct System </w:t>
            </w:r>
            <w:r w:rsidR="003E3787" w:rsidRPr="003F2ABE">
              <w:rPr>
                <w:rFonts w:asciiTheme="minorHAnsi" w:hAnsiTheme="minorHAnsi"/>
                <w:sz w:val="18"/>
                <w:szCs w:val="18"/>
              </w:rPr>
              <w:t>Compliance Category</w:t>
            </w:r>
          </w:p>
        </w:tc>
        <w:tc>
          <w:tcPr>
            <w:tcW w:w="2884" w:type="pct"/>
            <w:tcBorders>
              <w:top w:val="single" w:sz="4" w:space="0" w:color="auto"/>
              <w:left w:val="single" w:sz="4" w:space="0" w:color="auto"/>
              <w:bottom w:val="single" w:sz="4" w:space="0" w:color="auto"/>
              <w:right w:val="single" w:sz="4" w:space="0" w:color="auto"/>
            </w:tcBorders>
            <w:vAlign w:val="center"/>
          </w:tcPr>
          <w:p w14:paraId="0B0C0D80" w14:textId="055EF5B5" w:rsidR="00015419" w:rsidRPr="005B242E" w:rsidRDefault="00756AD5" w:rsidP="00015419">
            <w:pPr>
              <w:rPr>
                <w:rFonts w:asciiTheme="minorHAnsi" w:hAnsiTheme="minorHAnsi"/>
                <w:sz w:val="18"/>
                <w:szCs w:val="18"/>
              </w:rPr>
            </w:pPr>
            <w:r w:rsidRPr="00015419">
              <w:rPr>
                <w:rFonts w:asciiTheme="minorHAnsi" w:hAnsiTheme="minorHAnsi"/>
                <w:sz w:val="18"/>
                <w:szCs w:val="18"/>
              </w:rPr>
              <w:t>&lt;&lt;</w:t>
            </w:r>
            <w:r w:rsidR="00015419" w:rsidRPr="006E4974">
              <w:rPr>
                <w:rFonts w:asciiTheme="minorHAnsi" w:hAnsiTheme="minorHAnsi"/>
                <w:sz w:val="18"/>
                <w:szCs w:val="18"/>
              </w:rPr>
              <w:t xml:space="preserve"> </w:t>
            </w:r>
            <w:r w:rsidR="00015419" w:rsidRPr="005B242E">
              <w:rPr>
                <w:rFonts w:asciiTheme="minorHAnsi" w:hAnsiTheme="minorHAnsi"/>
                <w:sz w:val="18"/>
                <w:szCs w:val="18"/>
              </w:rPr>
              <w:t>If parent is MCH-01b and B08 or B09 = Yes, then user pick from list:</w:t>
            </w:r>
            <w:r w:rsidRPr="005B242E">
              <w:rPr>
                <w:rFonts w:asciiTheme="minorHAnsi" w:hAnsiTheme="minorHAnsi"/>
                <w:sz w:val="18"/>
                <w:szCs w:val="18"/>
              </w:rPr>
              <w:t xml:space="preserve"> New; or </w:t>
            </w:r>
            <w:proofErr w:type="gramStart"/>
            <w:r w:rsidRPr="005B242E">
              <w:rPr>
                <w:rFonts w:asciiTheme="minorHAnsi" w:hAnsiTheme="minorHAnsi"/>
                <w:sz w:val="18"/>
                <w:szCs w:val="18"/>
              </w:rPr>
              <w:t>Replacement;</w:t>
            </w:r>
            <w:proofErr w:type="gramEnd"/>
          </w:p>
          <w:p w14:paraId="2B99BFEB" w14:textId="79E83A41" w:rsidR="00756AD5" w:rsidRPr="00015419" w:rsidRDefault="00015419" w:rsidP="00015419">
            <w:pPr>
              <w:rPr>
                <w:rFonts w:asciiTheme="minorHAnsi" w:hAnsiTheme="minorHAnsi"/>
                <w:sz w:val="18"/>
                <w:szCs w:val="18"/>
              </w:rPr>
            </w:pPr>
            <w:r w:rsidRPr="005B242E">
              <w:rPr>
                <w:rFonts w:asciiTheme="minorHAnsi" w:hAnsiTheme="minorHAnsi"/>
                <w:sz w:val="18"/>
                <w:szCs w:val="18"/>
              </w:rPr>
              <w:t>Else user pick from list: New; Replacement,</w:t>
            </w:r>
            <w:r w:rsidR="00756AD5" w:rsidRPr="005B242E">
              <w:rPr>
                <w:rFonts w:asciiTheme="minorHAnsi" w:hAnsiTheme="minorHAnsi"/>
                <w:sz w:val="18"/>
                <w:szCs w:val="18"/>
              </w:rPr>
              <w:t xml:space="preserve"> Alteration</w:t>
            </w:r>
            <w:r w:rsidR="0063361B" w:rsidRPr="005B242E">
              <w:rPr>
                <w:rFonts w:asciiTheme="minorHAnsi" w:hAnsiTheme="minorHAnsi"/>
                <w:sz w:val="18"/>
                <w:szCs w:val="18"/>
              </w:rPr>
              <w:t>;</w:t>
            </w:r>
            <w:r w:rsidR="00B94A82" w:rsidRPr="005B242E">
              <w:rPr>
                <w:rFonts w:asciiTheme="minorHAnsi" w:hAnsiTheme="minorHAnsi"/>
                <w:sz w:val="18"/>
                <w:szCs w:val="18"/>
              </w:rPr>
              <w:t xml:space="preserve"> or</w:t>
            </w:r>
            <w:r w:rsidR="0063361B" w:rsidRPr="005B242E">
              <w:rPr>
                <w:rFonts w:asciiTheme="minorHAnsi" w:hAnsiTheme="minorHAnsi"/>
                <w:sz w:val="18"/>
                <w:szCs w:val="18"/>
              </w:rPr>
              <w:t xml:space="preserve"> </w:t>
            </w:r>
            <w:r w:rsidR="003E3787" w:rsidRPr="005B242E">
              <w:rPr>
                <w:rFonts w:asciiTheme="minorHAnsi" w:hAnsiTheme="minorHAnsi"/>
                <w:sz w:val="18"/>
                <w:szCs w:val="18"/>
              </w:rPr>
              <w:t>Replacement using Smoke Test</w:t>
            </w:r>
            <w:r w:rsidR="00324B0C" w:rsidRPr="005B242E">
              <w:rPr>
                <w:rFonts w:asciiTheme="minorHAnsi" w:hAnsiTheme="minorHAnsi"/>
                <w:sz w:val="18"/>
                <w:szCs w:val="18"/>
              </w:rPr>
              <w:t>;</w:t>
            </w:r>
            <w:r w:rsidR="00B94A82" w:rsidRPr="005B242E">
              <w:rPr>
                <w:rFonts w:asciiTheme="minorHAnsi" w:hAnsiTheme="minorHAnsi"/>
                <w:sz w:val="18"/>
                <w:szCs w:val="18"/>
              </w:rPr>
              <w:t xml:space="preserve"> or</w:t>
            </w:r>
            <w:r w:rsidR="00324B0C" w:rsidRPr="005B242E">
              <w:rPr>
                <w:rFonts w:asciiTheme="minorHAnsi" w:hAnsiTheme="minorHAnsi"/>
                <w:sz w:val="18"/>
                <w:szCs w:val="18"/>
              </w:rPr>
              <w:t xml:space="preserve"> Alteration using Smoke Test</w:t>
            </w:r>
            <w:r w:rsidR="00756AD5" w:rsidRPr="005B242E">
              <w:rPr>
                <w:rFonts w:asciiTheme="minorHAnsi" w:hAnsiTheme="minorHAnsi"/>
                <w:sz w:val="18"/>
                <w:szCs w:val="18"/>
              </w:rPr>
              <w:t xml:space="preserve"> &gt;&gt;</w:t>
            </w:r>
          </w:p>
        </w:tc>
      </w:tr>
      <w:tr w:rsidR="004330D0" w:rsidRPr="003F2ABE" w14:paraId="1A79DB87"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5A1B5277" w14:textId="5D0FBC7C" w:rsidR="004330D0" w:rsidRDefault="004330D0" w:rsidP="00464DC8">
            <w:pPr>
              <w:jc w:val="center"/>
              <w:rPr>
                <w:rFonts w:asciiTheme="minorHAnsi" w:hAnsiTheme="minorHAnsi"/>
                <w:sz w:val="18"/>
                <w:szCs w:val="18"/>
              </w:rPr>
            </w:pPr>
            <w:r>
              <w:rPr>
                <w:rFonts w:asciiTheme="minorHAnsi" w:hAnsiTheme="minorHAnsi"/>
                <w:sz w:val="18"/>
                <w:szCs w:val="18"/>
              </w:rPr>
              <w:t>0</w:t>
            </w:r>
            <w:r w:rsidR="00464DC8">
              <w:rPr>
                <w:rFonts w:asciiTheme="minorHAnsi" w:hAnsiTheme="minorHAnsi"/>
                <w:sz w:val="18"/>
                <w:szCs w:val="18"/>
              </w:rPr>
              <w:t>8</w:t>
            </w:r>
          </w:p>
        </w:tc>
        <w:tc>
          <w:tcPr>
            <w:tcW w:w="1888" w:type="pct"/>
            <w:tcBorders>
              <w:top w:val="single" w:sz="4" w:space="0" w:color="auto"/>
              <w:left w:val="single" w:sz="4" w:space="0" w:color="auto"/>
              <w:bottom w:val="single" w:sz="4" w:space="0" w:color="auto"/>
              <w:right w:val="single" w:sz="4" w:space="0" w:color="auto"/>
            </w:tcBorders>
            <w:vAlign w:val="center"/>
          </w:tcPr>
          <w:p w14:paraId="65377C24" w14:textId="3FBEB80A" w:rsidR="004330D0" w:rsidRPr="003F2ABE" w:rsidRDefault="00386C53" w:rsidP="003E3787">
            <w:pPr>
              <w:rPr>
                <w:rFonts w:asciiTheme="minorHAnsi" w:hAnsiTheme="minorHAnsi"/>
                <w:sz w:val="18"/>
                <w:szCs w:val="18"/>
              </w:rPr>
            </w:pPr>
            <w:r>
              <w:rPr>
                <w:rFonts w:asciiTheme="minorHAnsi" w:hAnsiTheme="minorHAnsi"/>
                <w:sz w:val="18"/>
                <w:szCs w:val="18"/>
              </w:rPr>
              <w:t>Any p</w:t>
            </w:r>
            <w:r w:rsidR="004330D0">
              <w:rPr>
                <w:rFonts w:asciiTheme="minorHAnsi" w:hAnsiTheme="minorHAnsi"/>
                <w:sz w:val="18"/>
                <w:szCs w:val="18"/>
              </w:rPr>
              <w:t>ortions of Duct Located in Garage?</w:t>
            </w:r>
          </w:p>
        </w:tc>
        <w:tc>
          <w:tcPr>
            <w:tcW w:w="2884" w:type="pct"/>
            <w:tcBorders>
              <w:top w:val="single" w:sz="4" w:space="0" w:color="auto"/>
              <w:left w:val="single" w:sz="4" w:space="0" w:color="auto"/>
              <w:bottom w:val="single" w:sz="4" w:space="0" w:color="auto"/>
              <w:right w:val="single" w:sz="4" w:space="0" w:color="auto"/>
            </w:tcBorders>
            <w:vAlign w:val="center"/>
          </w:tcPr>
          <w:p w14:paraId="1CA253E9" w14:textId="3FA3AAD1" w:rsidR="004330D0" w:rsidRPr="003F2ABE" w:rsidRDefault="004330D0" w:rsidP="00324B0C">
            <w:pPr>
              <w:rPr>
                <w:rFonts w:asciiTheme="minorHAnsi" w:hAnsiTheme="minorHAnsi"/>
                <w:sz w:val="18"/>
                <w:szCs w:val="18"/>
              </w:rPr>
            </w:pPr>
            <w:r>
              <w:rPr>
                <w:rFonts w:asciiTheme="minorHAnsi" w:hAnsiTheme="minorHAnsi"/>
                <w:sz w:val="18"/>
                <w:szCs w:val="18"/>
              </w:rPr>
              <w:t xml:space="preserve">&lt;&lt;user entry, </w:t>
            </w:r>
            <w:r>
              <w:rPr>
                <w:rFonts w:asciiTheme="minorHAnsi" w:hAnsiTheme="minorHAnsi"/>
                <w:sz w:val="18"/>
                <w:szCs w:val="18"/>
              </w:rPr>
              <w:br/>
              <w:t>-Yes</w:t>
            </w:r>
            <w:r>
              <w:rPr>
                <w:rFonts w:asciiTheme="minorHAnsi" w:hAnsiTheme="minorHAnsi"/>
                <w:sz w:val="18"/>
                <w:szCs w:val="18"/>
              </w:rPr>
              <w:br/>
              <w:t>-No&gt;&gt;</w:t>
            </w:r>
          </w:p>
        </w:tc>
      </w:tr>
      <w:tr w:rsidR="004C5CBA" w:rsidRPr="003F2ABE" w14:paraId="5D86AB92"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7BBAE50F" w14:textId="6BC0A346" w:rsidR="004C5CBA" w:rsidRDefault="004C5CBA" w:rsidP="004C5CBA">
            <w:pPr>
              <w:jc w:val="center"/>
              <w:rPr>
                <w:rFonts w:asciiTheme="minorHAnsi" w:hAnsiTheme="minorHAnsi"/>
                <w:sz w:val="18"/>
                <w:szCs w:val="18"/>
              </w:rPr>
            </w:pPr>
            <w:r>
              <w:rPr>
                <w:rFonts w:asciiTheme="minorHAnsi" w:hAnsiTheme="minorHAnsi"/>
              </w:rPr>
              <w:t>09</w:t>
            </w:r>
          </w:p>
        </w:tc>
        <w:tc>
          <w:tcPr>
            <w:tcW w:w="1888" w:type="pct"/>
            <w:tcBorders>
              <w:top w:val="single" w:sz="4" w:space="0" w:color="auto"/>
              <w:left w:val="single" w:sz="4" w:space="0" w:color="auto"/>
              <w:bottom w:val="single" w:sz="4" w:space="0" w:color="auto"/>
              <w:right w:val="single" w:sz="4" w:space="0" w:color="auto"/>
            </w:tcBorders>
            <w:vAlign w:val="center"/>
          </w:tcPr>
          <w:p w14:paraId="4BF271A0" w14:textId="5844AAD1" w:rsidR="004C5CBA" w:rsidRDefault="004C5CBA" w:rsidP="004C5CBA">
            <w:pPr>
              <w:rPr>
                <w:rFonts w:asciiTheme="minorHAnsi" w:hAnsiTheme="minorHAnsi"/>
                <w:sz w:val="18"/>
                <w:szCs w:val="18"/>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884" w:type="pct"/>
            <w:tcBorders>
              <w:top w:val="single" w:sz="4" w:space="0" w:color="auto"/>
              <w:left w:val="single" w:sz="4" w:space="0" w:color="auto"/>
              <w:bottom w:val="single" w:sz="4" w:space="0" w:color="auto"/>
              <w:right w:val="single" w:sz="4" w:space="0" w:color="auto"/>
            </w:tcBorders>
            <w:vAlign w:val="center"/>
          </w:tcPr>
          <w:p w14:paraId="5D59ED77"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5DF7CA64"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061C4835"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060ABF9F"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2EFDE6A9" w14:textId="6565EA3C" w:rsidR="004C5CBA" w:rsidRDefault="004C5CBA" w:rsidP="004C5CBA">
            <w:pPr>
              <w:rPr>
                <w:rFonts w:asciiTheme="minorHAnsi" w:hAnsiTheme="minorHAnsi"/>
                <w:sz w:val="18"/>
                <w:szCs w:val="18"/>
              </w:rPr>
            </w:pPr>
            <w:r w:rsidRPr="0028071F">
              <w:rPr>
                <w:rFonts w:asciiTheme="minorHAnsi" w:hAnsiTheme="minorHAnsi"/>
                <w:sz w:val="18"/>
                <w:szCs w:val="18"/>
              </w:rPr>
              <w:t>else value=no</w:t>
            </w:r>
          </w:p>
        </w:tc>
      </w:tr>
      <w:tr w:rsidR="004C5CBA" w:rsidRPr="003F2ABE" w14:paraId="2B99BFFA"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D" w14:textId="56EBBF1E" w:rsidR="004C5CBA" w:rsidRPr="003F2ABE" w:rsidRDefault="004C5CBA" w:rsidP="004C5CBA">
            <w:pPr>
              <w:rPr>
                <w:rFonts w:asciiTheme="minorHAnsi" w:hAnsiTheme="minorHAnsi"/>
                <w:sz w:val="18"/>
                <w:szCs w:val="18"/>
              </w:rPr>
            </w:pPr>
            <w:r>
              <w:rPr>
                <w:rFonts w:asciiTheme="minorHAnsi" w:hAnsiTheme="minorHAnsi"/>
                <w:sz w:val="18"/>
                <w:szCs w:val="18"/>
              </w:rPr>
              <w:t>10</w:t>
            </w:r>
          </w:p>
        </w:tc>
        <w:tc>
          <w:tcPr>
            <w:tcW w:w="1888" w:type="pct"/>
            <w:tcBorders>
              <w:top w:val="single" w:sz="4" w:space="0" w:color="auto"/>
              <w:left w:val="single" w:sz="4" w:space="0" w:color="auto"/>
              <w:bottom w:val="single" w:sz="4" w:space="0" w:color="auto"/>
              <w:right w:val="single" w:sz="4" w:space="0" w:color="auto"/>
            </w:tcBorders>
            <w:vAlign w:val="center"/>
          </w:tcPr>
          <w:p w14:paraId="2B99BFEE" w14:textId="32782843" w:rsidR="004C5CBA" w:rsidRPr="003F2ABE" w:rsidRDefault="004C5CBA" w:rsidP="004C5CBA">
            <w:pPr>
              <w:rPr>
                <w:rFonts w:asciiTheme="minorHAnsi" w:hAnsiTheme="minorHAnsi"/>
                <w:sz w:val="18"/>
                <w:szCs w:val="18"/>
              </w:rPr>
            </w:pPr>
            <w:r>
              <w:rPr>
                <w:rFonts w:asciiTheme="minorHAnsi" w:hAnsiTheme="minorHAnsi"/>
                <w:sz w:val="18"/>
                <w:szCs w:val="18"/>
              </w:rPr>
              <w:t>D</w:t>
            </w:r>
            <w:r w:rsidRPr="003F2ABE">
              <w:rPr>
                <w:rFonts w:asciiTheme="minorHAnsi" w:hAnsiTheme="minorHAnsi"/>
                <w:sz w:val="18"/>
                <w:szCs w:val="18"/>
              </w:rPr>
              <w:t xml:space="preserve">etermine compliance method for this </w:t>
            </w:r>
            <w:proofErr w:type="gramStart"/>
            <w:r w:rsidRPr="003F2ABE">
              <w:rPr>
                <w:rFonts w:asciiTheme="minorHAnsi" w:hAnsiTheme="minorHAnsi"/>
                <w:sz w:val="18"/>
                <w:szCs w:val="18"/>
              </w:rPr>
              <w:t>document;  display</w:t>
            </w:r>
            <w:proofErr w:type="gramEnd"/>
            <w:r w:rsidRPr="003F2ABE">
              <w:rPr>
                <w:rFonts w:asciiTheme="minorHAnsi" w:hAnsiTheme="minorHAnsi"/>
                <w:sz w:val="18"/>
                <w:szCs w:val="18"/>
              </w:rPr>
              <w:t xml:space="preserve"> applicable tables below; (this row not visible to user)</w:t>
            </w:r>
          </w:p>
        </w:tc>
        <w:tc>
          <w:tcPr>
            <w:tcW w:w="2884" w:type="pct"/>
            <w:tcBorders>
              <w:top w:val="single" w:sz="4" w:space="0" w:color="auto"/>
              <w:left w:val="single" w:sz="4" w:space="0" w:color="auto"/>
              <w:bottom w:val="single" w:sz="4" w:space="0" w:color="auto"/>
              <w:right w:val="single" w:sz="4" w:space="0" w:color="auto"/>
            </w:tcBorders>
            <w:vAlign w:val="center"/>
          </w:tcPr>
          <w:p w14:paraId="2B99BFEF" w14:textId="77777777" w:rsidR="004C5CBA" w:rsidRPr="008E27EB" w:rsidRDefault="004C5CBA" w:rsidP="004C5CBA">
            <w:pPr>
              <w:rPr>
                <w:rFonts w:asciiTheme="minorHAnsi" w:hAnsiTheme="minorHAnsi"/>
                <w:sz w:val="18"/>
                <w:szCs w:val="18"/>
              </w:rPr>
            </w:pPr>
            <w:r w:rsidRPr="008E27EB">
              <w:rPr>
                <w:rFonts w:asciiTheme="minorHAnsi" w:hAnsiTheme="minorHAnsi"/>
                <w:sz w:val="18"/>
                <w:szCs w:val="18"/>
              </w:rPr>
              <w:t xml:space="preserve">&lt;&lt;Calculated Result:  </w:t>
            </w:r>
          </w:p>
          <w:p w14:paraId="2B99BFF0" w14:textId="4B52F87C" w:rsidR="004C5CBA" w:rsidRPr="008E27EB" w:rsidRDefault="004C5CBA" w:rsidP="004C5CBA">
            <w:pPr>
              <w:rPr>
                <w:rFonts w:asciiTheme="minorHAnsi" w:hAnsiTheme="minorHAnsi"/>
                <w:sz w:val="18"/>
                <w:szCs w:val="18"/>
              </w:rPr>
            </w:pPr>
            <w:r w:rsidRPr="008E27EB">
              <w:rPr>
                <w:rFonts w:asciiTheme="minorHAnsi" w:hAnsiTheme="minorHAnsi"/>
                <w:sz w:val="18"/>
                <w:szCs w:val="18"/>
              </w:rPr>
              <w:t>if A07= Replacement using Smoke Test or Alteration using Smoke Test; then display method:</w:t>
            </w:r>
          </w:p>
          <w:p w14:paraId="2B99BFF1" w14:textId="77777777" w:rsidR="004C5CBA" w:rsidRPr="008E27EB" w:rsidRDefault="004C5CBA" w:rsidP="004C5CBA">
            <w:pPr>
              <w:spacing w:before="120"/>
              <w:rPr>
                <w:rFonts w:asciiTheme="minorHAnsi" w:hAnsiTheme="minorHAnsi"/>
                <w:b/>
                <w:sz w:val="18"/>
                <w:szCs w:val="18"/>
              </w:rPr>
            </w:pPr>
            <w:r w:rsidRPr="008E27EB">
              <w:rPr>
                <w:rFonts w:asciiTheme="minorHAnsi" w:hAnsiTheme="minorHAnsi"/>
                <w:b/>
                <w:sz w:val="18"/>
                <w:szCs w:val="18"/>
              </w:rPr>
              <w:t>20e. Altered or Replacement Duct System using Smoke Test</w:t>
            </w:r>
          </w:p>
          <w:p w14:paraId="2B99BFF2" w14:textId="023C3F01"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A07=Replacement or Alteration; then display method:</w:t>
            </w:r>
          </w:p>
          <w:p w14:paraId="2B99BFF3"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20d. Altered or Replacement Duct System</w:t>
            </w:r>
          </w:p>
          <w:p w14:paraId="2B99BFF4" w14:textId="5C49BEB6"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A07=New and 4=VLLDCS (true); then display method:</w:t>
            </w:r>
          </w:p>
          <w:p w14:paraId="2B99BFF5"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20b. Low Leakage Ducts in Conditioned Space</w:t>
            </w:r>
          </w:p>
          <w:p w14:paraId="2B99BFF6" w14:textId="1426328D"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A07=New and 5=VLLAHU (true); then display method:</w:t>
            </w:r>
          </w:p>
          <w:p w14:paraId="2B99BFF7"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20c. Low Leakage Air-Handling Unit</w:t>
            </w:r>
          </w:p>
          <w:p w14:paraId="2B99BFF8" w14:textId="186DFAF4" w:rsidR="004C5CBA" w:rsidRPr="008E27EB" w:rsidRDefault="004C5CBA" w:rsidP="004C5CBA">
            <w:pPr>
              <w:rPr>
                <w:rFonts w:asciiTheme="minorHAnsi" w:hAnsiTheme="minorHAnsi"/>
                <w:sz w:val="18"/>
                <w:szCs w:val="18"/>
              </w:rPr>
            </w:pPr>
            <w:r w:rsidRPr="008E27EB">
              <w:rPr>
                <w:rFonts w:asciiTheme="minorHAnsi" w:hAnsiTheme="minorHAnsi"/>
                <w:sz w:val="18"/>
                <w:szCs w:val="18"/>
              </w:rPr>
              <w:t xml:space="preserve">elseif A07=New then display method: </w:t>
            </w:r>
          </w:p>
          <w:p w14:paraId="2B99BFF9" w14:textId="77777777" w:rsidR="004C5CBA" w:rsidRPr="003F2ABE" w:rsidRDefault="004C5CBA" w:rsidP="004C5CBA">
            <w:pPr>
              <w:rPr>
                <w:rFonts w:asciiTheme="minorHAnsi" w:hAnsiTheme="minorHAnsi"/>
                <w:sz w:val="18"/>
                <w:szCs w:val="18"/>
                <w:u w:val="single"/>
              </w:rPr>
            </w:pPr>
            <w:r w:rsidRPr="008E27EB">
              <w:rPr>
                <w:rFonts w:asciiTheme="minorHAnsi" w:hAnsiTheme="minorHAnsi"/>
                <w:b/>
                <w:sz w:val="18"/>
                <w:szCs w:val="18"/>
              </w:rPr>
              <w:t>20a. Completely New Duct System</w:t>
            </w:r>
            <w:r w:rsidRPr="008E27EB">
              <w:rPr>
                <w:rFonts w:asciiTheme="minorHAnsi" w:hAnsiTheme="minorHAnsi"/>
                <w:sz w:val="18"/>
                <w:szCs w:val="18"/>
              </w:rPr>
              <w:t>&gt;&gt;</w:t>
            </w:r>
          </w:p>
        </w:tc>
      </w:tr>
    </w:tbl>
    <w:p w14:paraId="2B99BFFB" w14:textId="77777777" w:rsidR="00500CF7" w:rsidRDefault="00500CF7"/>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00CF7" w:rsidRPr="003F2ABE" w14:paraId="2B99BFFF" w14:textId="77777777" w:rsidTr="00F3155B">
        <w:trPr>
          <w:trHeight w:val="242"/>
        </w:trPr>
        <w:tc>
          <w:tcPr>
            <w:tcW w:w="5000" w:type="pct"/>
            <w:tcBorders>
              <w:top w:val="single" w:sz="4" w:space="0" w:color="auto"/>
              <w:left w:val="single" w:sz="4" w:space="0" w:color="auto"/>
              <w:bottom w:val="single" w:sz="4" w:space="0" w:color="auto"/>
              <w:right w:val="single" w:sz="4" w:space="0" w:color="auto"/>
            </w:tcBorders>
            <w:vAlign w:val="center"/>
          </w:tcPr>
          <w:p w14:paraId="2B99BFFE" w14:textId="52979F55" w:rsidR="00500CF7" w:rsidRPr="003F2ABE" w:rsidRDefault="00500CF7" w:rsidP="00F3155B">
            <w:pPr>
              <w:rPr>
                <w:rFonts w:asciiTheme="minorHAnsi" w:hAnsiTheme="minorHAnsi"/>
                <w:sz w:val="18"/>
                <w:szCs w:val="18"/>
              </w:rPr>
            </w:pPr>
            <w:r w:rsidRPr="00500CF7">
              <w:rPr>
                <w:rFonts w:asciiTheme="minorHAnsi" w:hAnsiTheme="minorHAnsi"/>
                <w:b/>
              </w:rPr>
              <w:t>MCH-20e - Sealing All Accessible Leaks using Smoke Test</w:t>
            </w:r>
          </w:p>
        </w:tc>
      </w:tr>
    </w:tbl>
    <w:p w14:paraId="2B99C000" w14:textId="77777777" w:rsidR="00756AD5" w:rsidRPr="003F2ABE" w:rsidRDefault="00756AD5"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3F2ABE" w14:paraId="2B99C002" w14:textId="77777777" w:rsidTr="1BDD5F7C">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C001" w14:textId="77777777" w:rsidR="00756AD5" w:rsidRPr="003F2ABE" w:rsidRDefault="00756AD5" w:rsidP="00D556DB">
            <w:pPr>
              <w:keepNext/>
              <w:rPr>
                <w:rFonts w:asciiTheme="minorHAnsi" w:hAnsiTheme="minorHAnsi"/>
                <w:b/>
                <w:sz w:val="18"/>
                <w:szCs w:val="18"/>
              </w:rPr>
            </w:pPr>
            <w:r w:rsidRPr="00F3155B">
              <w:rPr>
                <w:rFonts w:asciiTheme="minorHAnsi" w:hAnsiTheme="minorHAnsi"/>
                <w:b/>
                <w:szCs w:val="18"/>
              </w:rPr>
              <w:lastRenderedPageBreak/>
              <w:t>B. Duct Leakage Diagnostic Test</w:t>
            </w:r>
          </w:p>
        </w:tc>
      </w:tr>
      <w:tr w:rsidR="00546DB8" w:rsidRPr="003F2ABE" w14:paraId="48D472B3"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34A0969F" w14:textId="407CE1B2" w:rsidR="00546DB8" w:rsidRPr="00464DC8" w:rsidRDefault="00546DB8" w:rsidP="00316229">
            <w:pPr>
              <w:keepNext/>
              <w:jc w:val="center"/>
              <w:rPr>
                <w:rFonts w:asciiTheme="minorHAnsi" w:hAnsiTheme="minorHAnsi"/>
                <w:sz w:val="18"/>
                <w:szCs w:val="18"/>
              </w:rPr>
            </w:pPr>
            <w:r w:rsidRPr="00464DC8">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0FBF19D9" w14:textId="77777777" w:rsidR="00546DB8" w:rsidRPr="00464DC8" w:rsidRDefault="00546DB8" w:rsidP="00316229">
            <w:pPr>
              <w:keepNext/>
              <w:rPr>
                <w:rFonts w:asciiTheme="minorHAnsi" w:hAnsiTheme="minorHAnsi"/>
                <w:sz w:val="18"/>
                <w:szCs w:val="18"/>
              </w:rPr>
            </w:pPr>
            <w:r w:rsidRPr="00464DC8">
              <w:rPr>
                <w:rFonts w:asciiTheme="minorHAnsi" w:hAnsiTheme="minorHAnsi"/>
                <w:sz w:val="18"/>
                <w:szCs w:val="18"/>
              </w:rPr>
              <w:t>Air-Handling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314F4345" w14:textId="49CD0A80" w:rsidR="00546DB8" w:rsidRPr="008E27EB" w:rsidRDefault="00546DB8" w:rsidP="00316229">
            <w:pPr>
              <w:keepNext/>
              <w:rPr>
                <w:rFonts w:asciiTheme="minorHAnsi" w:hAnsiTheme="minorHAnsi"/>
                <w:sz w:val="18"/>
                <w:szCs w:val="18"/>
              </w:rPr>
            </w:pPr>
            <w:r w:rsidRPr="008E27EB">
              <w:rPr>
                <w:rFonts w:asciiTheme="minorHAnsi" w:hAnsiTheme="minorHAnsi"/>
                <w:sz w:val="18"/>
                <w:szCs w:val="18"/>
              </w:rPr>
              <w:t xml:space="preserve">&lt;&lt;pick one from list:  </w:t>
            </w:r>
            <w:proofErr w:type="spellStart"/>
            <w:proofErr w:type="gramStart"/>
            <w:r w:rsidRPr="008E27EB">
              <w:rPr>
                <w:rFonts w:asciiTheme="minorHAnsi" w:hAnsiTheme="minorHAnsi"/>
                <w:sz w:val="18"/>
                <w:szCs w:val="18"/>
              </w:rPr>
              <w:t>DefaultAirflowMethod</w:t>
            </w:r>
            <w:proofErr w:type="spellEnd"/>
            <w:r w:rsidRPr="008E27EB">
              <w:rPr>
                <w:rFonts w:asciiTheme="minorHAnsi" w:hAnsiTheme="minorHAnsi"/>
                <w:sz w:val="18"/>
                <w:szCs w:val="18"/>
              </w:rPr>
              <w:t xml:space="preserve">;  </w:t>
            </w:r>
            <w:proofErr w:type="spellStart"/>
            <w:r w:rsidRPr="008E27EB">
              <w:rPr>
                <w:rFonts w:asciiTheme="minorHAnsi" w:hAnsiTheme="minorHAnsi"/>
                <w:sz w:val="18"/>
                <w:szCs w:val="18"/>
              </w:rPr>
              <w:t>CoolingSystemMethod</w:t>
            </w:r>
            <w:proofErr w:type="spellEnd"/>
            <w:proofErr w:type="gramEnd"/>
            <w:r w:rsidRPr="008E27EB">
              <w:rPr>
                <w:rFonts w:asciiTheme="minorHAnsi" w:hAnsiTheme="minorHAnsi"/>
                <w:sz w:val="18"/>
                <w:szCs w:val="18"/>
              </w:rPr>
              <w:t xml:space="preserve">;  </w:t>
            </w:r>
            <w:proofErr w:type="spellStart"/>
            <w:r w:rsidRPr="008E27EB">
              <w:rPr>
                <w:rFonts w:asciiTheme="minorHAnsi" w:hAnsiTheme="minorHAnsi"/>
                <w:sz w:val="18"/>
                <w:szCs w:val="18"/>
              </w:rPr>
              <w:t>HeatingSystemMethod</w:t>
            </w:r>
            <w:proofErr w:type="spellEnd"/>
            <w:r w:rsidRPr="008E27EB">
              <w:rPr>
                <w:rFonts w:asciiTheme="minorHAnsi" w:hAnsiTheme="minorHAnsi"/>
                <w:sz w:val="18"/>
                <w:szCs w:val="18"/>
              </w:rPr>
              <w:t xml:space="preserve">; </w:t>
            </w:r>
            <w:proofErr w:type="spellStart"/>
            <w:r w:rsidRPr="008E27EB">
              <w:rPr>
                <w:rFonts w:asciiTheme="minorHAnsi" w:hAnsiTheme="minorHAnsi"/>
                <w:sz w:val="18"/>
                <w:szCs w:val="18"/>
              </w:rPr>
              <w:t>MeasuredAirflowMethod</w:t>
            </w:r>
            <w:proofErr w:type="spellEnd"/>
            <w:r w:rsidR="00C47FE4" w:rsidRPr="008E27EB">
              <w:rPr>
                <w:rFonts w:asciiTheme="minorHAnsi" w:hAnsiTheme="minorHAnsi"/>
                <w:sz w:val="18"/>
                <w:szCs w:val="18"/>
              </w:rPr>
              <w:t xml:space="preserve">; </w:t>
            </w:r>
            <w:proofErr w:type="spellStart"/>
            <w:r w:rsidR="00C47FE4" w:rsidRPr="008E27EB">
              <w:rPr>
                <w:rFonts w:asciiTheme="minorHAnsi" w:hAnsiTheme="minorHAnsi"/>
                <w:sz w:val="18"/>
                <w:szCs w:val="18"/>
              </w:rPr>
              <w:t>IndoorUnitMethod</w:t>
            </w:r>
            <w:proofErr w:type="spellEnd"/>
            <w:r w:rsidRPr="008E27EB">
              <w:rPr>
                <w:rFonts w:asciiTheme="minorHAnsi" w:hAnsiTheme="minorHAnsi"/>
                <w:sz w:val="18"/>
                <w:szCs w:val="18"/>
              </w:rPr>
              <w:t>&gt;&gt;</w:t>
            </w:r>
          </w:p>
        </w:tc>
      </w:tr>
      <w:tr w:rsidR="00F25B5E" w:rsidRPr="003F2ABE" w14:paraId="2B99C006"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3" w14:textId="4E41312A" w:rsidR="00F25B5E" w:rsidRPr="00464DC8" w:rsidRDefault="00F25B5E" w:rsidP="00C47FE4">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2B99C004" w14:textId="2FEE3AA7" w:rsidR="00F25B5E" w:rsidRPr="00464DC8" w:rsidRDefault="00F25B5E" w:rsidP="00791BBD">
            <w:pPr>
              <w:keepNext/>
              <w:rPr>
                <w:rFonts w:asciiTheme="minorHAnsi" w:hAnsiTheme="minorHAnsi"/>
                <w:sz w:val="18"/>
                <w:szCs w:val="18"/>
              </w:rPr>
            </w:pPr>
            <w:r w:rsidRPr="00464DC8">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2B99C005" w14:textId="3607FFE2" w:rsidR="00F25B5E" w:rsidRPr="00464DC8" w:rsidRDefault="00F25B5E" w:rsidP="00500CF7">
            <w:pPr>
              <w:keepNext/>
              <w:rPr>
                <w:rFonts w:asciiTheme="minorHAnsi" w:hAnsiTheme="minorHAnsi"/>
                <w:sz w:val="18"/>
                <w:szCs w:val="18"/>
              </w:rPr>
            </w:pPr>
            <w:r w:rsidRPr="006E4974">
              <w:rPr>
                <w:rFonts w:asciiTheme="minorHAnsi" w:hAnsiTheme="minorHAnsi"/>
                <w:sz w:val="18"/>
                <w:szCs w:val="18"/>
              </w:rPr>
              <w:t>&lt;&lt;</w:t>
            </w:r>
            <w:r w:rsidR="00464DC8" w:rsidRPr="001916A0">
              <w:rPr>
                <w:rFonts w:asciiTheme="minorHAnsi" w:hAnsiTheme="minorHAnsi"/>
                <w:sz w:val="18"/>
                <w:szCs w:val="18"/>
              </w:rPr>
              <w:t xml:space="preserve"> if B01 = </w:t>
            </w:r>
            <w:proofErr w:type="spellStart"/>
            <w:r w:rsidR="00464DC8" w:rsidRPr="001916A0">
              <w:rPr>
                <w:rFonts w:asciiTheme="minorHAnsi" w:hAnsiTheme="minorHAnsi"/>
                <w:sz w:val="18"/>
                <w:szCs w:val="18"/>
              </w:rPr>
              <w:t>CoolingSystemMethod</w:t>
            </w:r>
            <w:proofErr w:type="spellEnd"/>
            <w:r w:rsidR="00464DC8" w:rsidRPr="001916A0">
              <w:rPr>
                <w:rFonts w:asciiTheme="minorHAnsi" w:hAnsiTheme="minorHAnsi"/>
                <w:sz w:val="18"/>
                <w:szCs w:val="18"/>
              </w:rPr>
              <w:t xml:space="preserve">, then user input is numeric </w:t>
            </w:r>
            <w:proofErr w:type="spellStart"/>
            <w:r w:rsidR="00464DC8" w:rsidRPr="001916A0">
              <w:rPr>
                <w:rFonts w:asciiTheme="minorHAnsi" w:hAnsiTheme="minorHAnsi"/>
                <w:sz w:val="18"/>
                <w:szCs w:val="18"/>
              </w:rPr>
              <w:t>x.xx</w:t>
            </w:r>
            <w:proofErr w:type="spellEnd"/>
            <w:r w:rsidR="00464DC8" w:rsidRPr="001916A0">
              <w:rPr>
                <w:rFonts w:asciiTheme="minorHAnsi" w:hAnsiTheme="minorHAnsi"/>
                <w:sz w:val="18"/>
                <w:szCs w:val="18"/>
              </w:rPr>
              <w:t>; else =N/A</w:t>
            </w:r>
            <w:r w:rsidRPr="006E4974">
              <w:rPr>
                <w:rFonts w:asciiTheme="minorHAnsi" w:hAnsiTheme="minorHAnsi"/>
                <w:sz w:val="18"/>
                <w:szCs w:val="18"/>
              </w:rPr>
              <w:t>&gt;&gt;</w:t>
            </w:r>
          </w:p>
        </w:tc>
      </w:tr>
      <w:tr w:rsidR="009B0170" w:rsidRPr="003F2ABE" w14:paraId="7DB1D2DC"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33205CB" w14:textId="29D6A5C8" w:rsidR="009B0170" w:rsidRPr="00464DC8" w:rsidRDefault="009B0170" w:rsidP="009B0170">
            <w:pPr>
              <w:keepNext/>
              <w:jc w:val="center"/>
              <w:rPr>
                <w:rFonts w:asciiTheme="minorHAnsi" w:hAnsiTheme="minorHAnsi"/>
                <w:sz w:val="18"/>
                <w:szCs w:val="18"/>
              </w:rPr>
            </w:pPr>
            <w:r w:rsidRPr="00464DC8">
              <w:rPr>
                <w:rFonts w:asciiTheme="minorHAnsi" w:hAnsiTheme="minorHAnsi"/>
                <w:sz w:val="18"/>
                <w:szCs w:val="18"/>
              </w:rPr>
              <w:t>03</w:t>
            </w:r>
          </w:p>
        </w:tc>
        <w:tc>
          <w:tcPr>
            <w:tcW w:w="1882" w:type="pct"/>
            <w:tcBorders>
              <w:top w:val="single" w:sz="4" w:space="0" w:color="auto"/>
              <w:left w:val="single" w:sz="4" w:space="0" w:color="auto"/>
              <w:bottom w:val="single" w:sz="4" w:space="0" w:color="auto"/>
              <w:right w:val="single" w:sz="4" w:space="0" w:color="auto"/>
            </w:tcBorders>
            <w:vAlign w:val="center"/>
          </w:tcPr>
          <w:p w14:paraId="0114ED88" w14:textId="626134DC" w:rsidR="009B0170" w:rsidRPr="00464DC8" w:rsidRDefault="009B0170" w:rsidP="009B0170">
            <w:pPr>
              <w:keepNext/>
              <w:rPr>
                <w:rFonts w:asciiTheme="minorHAnsi" w:hAnsiTheme="minorHAnsi"/>
                <w:sz w:val="18"/>
                <w:szCs w:val="18"/>
              </w:rPr>
            </w:pPr>
            <w:r w:rsidRPr="006E4974">
              <w:rPr>
                <w:rFonts w:asciiTheme="minorHAnsi" w:hAnsiTheme="minorHAnsi"/>
                <w:sz w:val="18"/>
                <w:szCs w:val="18"/>
              </w:rPr>
              <w:t>Indoor Unit Nominal Cooling Capacity</w:t>
            </w:r>
            <w:r w:rsidR="006E4974">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1AE9280A" w14:textId="11DEC08D" w:rsidR="009B0170" w:rsidRPr="006E4974" w:rsidRDefault="009B0170" w:rsidP="009B0170">
            <w:pPr>
              <w:keepNext/>
              <w:rPr>
                <w:rFonts w:asciiTheme="minorHAnsi" w:hAnsiTheme="minorHAnsi"/>
                <w:sz w:val="18"/>
                <w:szCs w:val="18"/>
              </w:rPr>
            </w:pPr>
            <w:r w:rsidRPr="001916A0">
              <w:rPr>
                <w:rFonts w:asciiTheme="minorHAnsi" w:hAnsiTheme="minorHAnsi"/>
                <w:sz w:val="18"/>
                <w:szCs w:val="18"/>
              </w:rPr>
              <w:t xml:space="preserve">&lt;&lt; if B01 = </w:t>
            </w:r>
            <w:proofErr w:type="spellStart"/>
            <w:r w:rsidRPr="001916A0">
              <w:rPr>
                <w:rFonts w:asciiTheme="minorHAnsi" w:hAnsiTheme="minorHAnsi"/>
                <w:sz w:val="18"/>
                <w:szCs w:val="18"/>
              </w:rPr>
              <w:t>IndoorUnitMethod</w:t>
            </w:r>
            <w:proofErr w:type="spellEnd"/>
            <w:r w:rsidRPr="001916A0">
              <w:rPr>
                <w:rFonts w:asciiTheme="minorHAnsi" w:hAnsiTheme="minorHAnsi"/>
                <w:sz w:val="18"/>
                <w:szCs w:val="18"/>
              </w:rPr>
              <w:t xml:space="preserve">, then user input is either numeric </w:t>
            </w:r>
            <w:proofErr w:type="spellStart"/>
            <w:r w:rsidRPr="001916A0">
              <w:rPr>
                <w:rFonts w:asciiTheme="minorHAnsi" w:hAnsiTheme="minorHAnsi"/>
                <w:sz w:val="18"/>
                <w:szCs w:val="18"/>
              </w:rPr>
              <w:t>x.xx</w:t>
            </w:r>
            <w:proofErr w:type="spellEnd"/>
            <w:r w:rsidRPr="001916A0">
              <w:rPr>
                <w:rFonts w:asciiTheme="minorHAnsi" w:hAnsiTheme="minorHAnsi"/>
                <w:sz w:val="18"/>
                <w:szCs w:val="18"/>
              </w:rPr>
              <w:t>, else =N/A&gt;&gt;</w:t>
            </w:r>
          </w:p>
        </w:tc>
      </w:tr>
      <w:tr w:rsidR="00F25B5E" w:rsidRPr="003F2ABE" w14:paraId="2B99C00A"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7" w14:textId="6BF062F5" w:rsidR="00F25B5E" w:rsidRPr="00464DC8" w:rsidRDefault="00F25B5E" w:rsidP="00791BBD">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2B99C008" w14:textId="614CD429" w:rsidR="00F25B5E" w:rsidRPr="00464DC8" w:rsidRDefault="00F25B5E" w:rsidP="00791BBD">
            <w:pPr>
              <w:keepNext/>
              <w:rPr>
                <w:rFonts w:asciiTheme="minorHAnsi" w:hAnsiTheme="minorHAnsi"/>
                <w:sz w:val="18"/>
                <w:szCs w:val="18"/>
              </w:rPr>
            </w:pPr>
            <w:r w:rsidRPr="00464DC8">
              <w:rPr>
                <w:rFonts w:asciiTheme="minorHAnsi" w:hAnsiTheme="minorHAnsi"/>
                <w:sz w:val="18"/>
                <w:szCs w:val="18"/>
              </w:rPr>
              <w:t>Heating Capacity (</w:t>
            </w:r>
            <w:proofErr w:type="spellStart"/>
            <w:r w:rsidRPr="00464DC8">
              <w:rPr>
                <w:rFonts w:asciiTheme="minorHAnsi" w:hAnsiTheme="minorHAnsi"/>
                <w:sz w:val="18"/>
                <w:szCs w:val="18"/>
              </w:rPr>
              <w:t>kBtu</w:t>
            </w:r>
            <w:proofErr w:type="spellEnd"/>
            <w:r w:rsidRPr="00464DC8">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2B99C009" w14:textId="5A76AFE0" w:rsidR="00F25B5E" w:rsidRPr="009B0170" w:rsidRDefault="009B0170" w:rsidP="00464DC8">
            <w:pPr>
              <w:keepNext/>
              <w:rPr>
                <w:rFonts w:asciiTheme="minorHAnsi" w:hAnsiTheme="minorHAnsi"/>
                <w:sz w:val="18"/>
                <w:szCs w:val="18"/>
              </w:rPr>
            </w:pPr>
            <w:r w:rsidRPr="001916A0">
              <w:rPr>
                <w:rFonts w:asciiTheme="minorHAnsi" w:hAnsiTheme="minorHAnsi"/>
                <w:sz w:val="18"/>
                <w:szCs w:val="18"/>
              </w:rPr>
              <w:t xml:space="preserve">&lt;&lt; if B01 = </w:t>
            </w:r>
            <w:proofErr w:type="spellStart"/>
            <w:r w:rsidRPr="001916A0">
              <w:rPr>
                <w:rFonts w:asciiTheme="minorHAnsi" w:hAnsiTheme="minorHAnsi"/>
                <w:sz w:val="18"/>
                <w:szCs w:val="18"/>
              </w:rPr>
              <w:t>HeatingSystemMethod</w:t>
            </w:r>
            <w:proofErr w:type="spellEnd"/>
            <w:r w:rsidRPr="001916A0">
              <w:rPr>
                <w:rFonts w:asciiTheme="minorHAnsi" w:hAnsiTheme="minorHAnsi"/>
                <w:sz w:val="18"/>
                <w:szCs w:val="18"/>
              </w:rPr>
              <w:t xml:space="preserve">, then user input is numeric </w:t>
            </w:r>
            <w:proofErr w:type="spellStart"/>
            <w:r w:rsidRPr="001916A0">
              <w:rPr>
                <w:rFonts w:asciiTheme="minorHAnsi" w:hAnsiTheme="minorHAnsi"/>
                <w:sz w:val="18"/>
                <w:szCs w:val="18"/>
              </w:rPr>
              <w:t>xxx.x</w:t>
            </w:r>
            <w:proofErr w:type="spellEnd"/>
            <w:r w:rsidRPr="001916A0">
              <w:rPr>
                <w:rFonts w:asciiTheme="minorHAnsi" w:hAnsiTheme="minorHAnsi"/>
                <w:sz w:val="18"/>
                <w:szCs w:val="18"/>
              </w:rPr>
              <w:t>; else =N/A</w:t>
            </w:r>
            <w:r w:rsidRPr="001916A0" w:rsidDel="000C7A1E">
              <w:rPr>
                <w:rFonts w:asciiTheme="minorHAnsi" w:hAnsiTheme="minorHAnsi"/>
                <w:sz w:val="18"/>
                <w:szCs w:val="18"/>
              </w:rPr>
              <w:t xml:space="preserve"> </w:t>
            </w:r>
            <w:r w:rsidRPr="006E4974">
              <w:rPr>
                <w:rFonts w:asciiTheme="minorHAnsi" w:hAnsiTheme="minorHAnsi"/>
                <w:sz w:val="18"/>
              </w:rPr>
              <w:t>&gt;&gt;</w:t>
            </w:r>
          </w:p>
        </w:tc>
      </w:tr>
      <w:tr w:rsidR="00756AD5" w:rsidRPr="003F2ABE" w14:paraId="2B99C00E"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B" w14:textId="16460077" w:rsidR="00756AD5" w:rsidRPr="00464DC8" w:rsidRDefault="007C17AE" w:rsidP="00791BBD">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2B99C00C" w14:textId="5B740B46" w:rsidR="00756AD5" w:rsidRPr="00013B8C" w:rsidRDefault="00756AD5" w:rsidP="00791BBD">
            <w:pPr>
              <w:keepNext/>
              <w:rPr>
                <w:rFonts w:asciiTheme="minorHAnsi" w:hAnsiTheme="minorHAnsi"/>
                <w:sz w:val="18"/>
                <w:szCs w:val="18"/>
              </w:rPr>
            </w:pPr>
            <w:r w:rsidRPr="00464DC8">
              <w:rPr>
                <w:rFonts w:asciiTheme="minorHAnsi" w:hAnsiTheme="minorHAnsi"/>
                <w:sz w:val="18"/>
                <w:szCs w:val="18"/>
              </w:rPr>
              <w:t xml:space="preserve">Conditioned Floor Area </w:t>
            </w:r>
            <w:r w:rsidR="00E05304" w:rsidRPr="00464DC8">
              <w:rPr>
                <w:rFonts w:asciiTheme="minorHAnsi" w:hAnsiTheme="minorHAnsi"/>
                <w:sz w:val="18"/>
                <w:szCs w:val="18"/>
              </w:rPr>
              <w:t xml:space="preserve">Served by this HVAC System </w:t>
            </w:r>
            <w:r w:rsidRPr="00013B8C">
              <w:rPr>
                <w:rFonts w:asciiTheme="minorHAnsi" w:hAnsiTheme="minorHAnsi"/>
                <w:sz w:val="18"/>
                <w:szCs w:val="18"/>
              </w:rPr>
              <w:t>(ft</w:t>
            </w:r>
            <w:r w:rsidRPr="00013B8C">
              <w:rPr>
                <w:rFonts w:asciiTheme="minorHAnsi" w:hAnsiTheme="minorHAnsi"/>
                <w:sz w:val="18"/>
                <w:szCs w:val="18"/>
                <w:vertAlign w:val="superscript"/>
              </w:rPr>
              <w:t>2</w:t>
            </w:r>
            <w:r w:rsidRPr="00013B8C">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2B99C00D" w14:textId="726C90C1" w:rsidR="00756AD5" w:rsidRPr="00464DC8" w:rsidRDefault="00756AD5" w:rsidP="006B612D">
            <w:pPr>
              <w:keepNext/>
              <w:rPr>
                <w:rFonts w:asciiTheme="minorHAnsi" w:hAnsiTheme="minorHAnsi"/>
                <w:sz w:val="18"/>
                <w:szCs w:val="18"/>
              </w:rPr>
            </w:pPr>
            <w:r w:rsidRPr="00013B8C">
              <w:rPr>
                <w:rFonts w:asciiTheme="minorHAnsi" w:hAnsiTheme="minorHAnsi"/>
                <w:sz w:val="18"/>
                <w:szCs w:val="18"/>
              </w:rPr>
              <w:t>&lt;&lt;</w:t>
            </w:r>
            <w:r w:rsidR="00464DC8" w:rsidRPr="001916A0">
              <w:rPr>
                <w:rFonts w:asciiTheme="minorHAnsi" w:hAnsiTheme="minorHAnsi"/>
                <w:sz w:val="18"/>
                <w:szCs w:val="18"/>
              </w:rPr>
              <w:t xml:space="preserve"> if B01 = </w:t>
            </w:r>
            <w:proofErr w:type="spellStart"/>
            <w:r w:rsidR="00464DC8" w:rsidRPr="001916A0">
              <w:rPr>
                <w:rFonts w:asciiTheme="minorHAnsi" w:hAnsiTheme="minorHAnsi"/>
                <w:sz w:val="18"/>
                <w:szCs w:val="18"/>
              </w:rPr>
              <w:t>DefaultAirflowMethod</w:t>
            </w:r>
            <w:proofErr w:type="spellEnd"/>
            <w:r w:rsidR="00464DC8" w:rsidRPr="001916A0">
              <w:rPr>
                <w:rFonts w:asciiTheme="minorHAnsi" w:hAnsiTheme="minorHAnsi"/>
                <w:sz w:val="18"/>
                <w:szCs w:val="18"/>
              </w:rPr>
              <w:t xml:space="preserve">, </w:t>
            </w:r>
            <w:r w:rsidR="006B612D">
              <w:rPr>
                <w:rFonts w:asciiTheme="minorHAnsi" w:hAnsiTheme="minorHAnsi"/>
                <w:sz w:val="18"/>
                <w:szCs w:val="18"/>
              </w:rPr>
              <w:t xml:space="preserve">user input is numeric </w:t>
            </w:r>
            <w:proofErr w:type="spellStart"/>
            <w:proofErr w:type="gramStart"/>
            <w:r w:rsidR="006B612D">
              <w:rPr>
                <w:rFonts w:asciiTheme="minorHAnsi" w:hAnsiTheme="minorHAnsi"/>
                <w:sz w:val="18"/>
                <w:szCs w:val="18"/>
              </w:rPr>
              <w:t>xx,xxx</w:t>
            </w:r>
            <w:proofErr w:type="spellEnd"/>
            <w:proofErr w:type="gramEnd"/>
            <w:r w:rsidR="00464DC8" w:rsidRPr="001916A0">
              <w:rPr>
                <w:rFonts w:asciiTheme="minorHAnsi" w:hAnsiTheme="minorHAnsi"/>
                <w:sz w:val="18"/>
                <w:szCs w:val="18"/>
              </w:rPr>
              <w:t>; else = N/A</w:t>
            </w:r>
            <w:r w:rsidR="00464DC8">
              <w:rPr>
                <w:rFonts w:asciiTheme="minorHAnsi" w:hAnsiTheme="minorHAnsi"/>
                <w:sz w:val="18"/>
                <w:szCs w:val="18"/>
              </w:rPr>
              <w:t>&gt;&gt;</w:t>
            </w:r>
          </w:p>
        </w:tc>
      </w:tr>
      <w:tr w:rsidR="00464DC8" w:rsidRPr="003F2ABE" w14:paraId="1D2630CA"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0D31C6B" w14:textId="2759AAAB"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4DF60F62" w14:textId="1F644414" w:rsidR="00464DC8" w:rsidRPr="00464DC8" w:rsidRDefault="00464DC8" w:rsidP="00464DC8">
            <w:pPr>
              <w:keepNext/>
              <w:rPr>
                <w:rFonts w:asciiTheme="minorHAnsi" w:hAnsiTheme="minorHAnsi"/>
                <w:sz w:val="18"/>
                <w:szCs w:val="18"/>
              </w:rPr>
            </w:pPr>
            <w:r w:rsidRPr="001916A0">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73B90C9F" w14:textId="5FDA7DEC" w:rsidR="00464DC8" w:rsidRPr="00464DC8" w:rsidRDefault="00464DC8">
            <w:pPr>
              <w:keepNext/>
              <w:rPr>
                <w:rFonts w:asciiTheme="minorHAnsi" w:hAnsiTheme="minorHAnsi"/>
                <w:sz w:val="18"/>
                <w:szCs w:val="18"/>
              </w:rPr>
            </w:pPr>
            <w:r w:rsidRPr="001916A0">
              <w:rPr>
                <w:rFonts w:asciiTheme="minorHAnsi" w:hAnsiTheme="minorHAnsi"/>
                <w:sz w:val="18"/>
                <w:szCs w:val="18"/>
              </w:rPr>
              <w:t>&lt;&lt;</w:t>
            </w:r>
            <w:r w:rsidR="004A1818">
              <w:rPr>
                <w:rFonts w:asciiTheme="minorHAnsi" w:hAnsiTheme="minorHAnsi"/>
                <w:sz w:val="18"/>
                <w:szCs w:val="18"/>
              </w:rPr>
              <w:t xml:space="preserve"> </w:t>
            </w:r>
            <w:r w:rsidRPr="001916A0">
              <w:rPr>
                <w:rFonts w:asciiTheme="minorHAnsi" w:hAnsiTheme="minorHAnsi"/>
                <w:sz w:val="18"/>
                <w:szCs w:val="18"/>
              </w:rPr>
              <w:t xml:space="preserve">if B01 = </w:t>
            </w:r>
            <w:proofErr w:type="spellStart"/>
            <w:r w:rsidRPr="001916A0">
              <w:rPr>
                <w:rFonts w:asciiTheme="minorHAnsi" w:hAnsiTheme="minorHAnsi"/>
                <w:sz w:val="18"/>
                <w:szCs w:val="18"/>
              </w:rPr>
              <w:t>MeasuredAirflowMethod</w:t>
            </w:r>
            <w:proofErr w:type="spellEnd"/>
            <w:r w:rsidRPr="001916A0">
              <w:rPr>
                <w:rFonts w:asciiTheme="minorHAnsi" w:hAnsiTheme="minorHAnsi"/>
                <w:sz w:val="18"/>
                <w:szCs w:val="18"/>
              </w:rPr>
              <w:t xml:space="preserve">, then user enter numeric </w:t>
            </w:r>
            <w:proofErr w:type="spellStart"/>
            <w:proofErr w:type="gramStart"/>
            <w:r w:rsidRPr="001916A0">
              <w:rPr>
                <w:rFonts w:asciiTheme="minorHAnsi" w:hAnsiTheme="minorHAnsi"/>
                <w:sz w:val="18"/>
                <w:szCs w:val="18"/>
              </w:rPr>
              <w:t>x,xxx</w:t>
            </w:r>
            <w:proofErr w:type="spellEnd"/>
            <w:proofErr w:type="gramEnd"/>
            <w:r w:rsidRPr="001916A0">
              <w:rPr>
                <w:rFonts w:asciiTheme="minorHAnsi" w:hAnsiTheme="minorHAnsi"/>
                <w:sz w:val="18"/>
                <w:szCs w:val="18"/>
              </w:rPr>
              <w:t>, else =</w:t>
            </w:r>
            <w:r w:rsidR="004A1818">
              <w:rPr>
                <w:rFonts w:asciiTheme="minorHAnsi" w:hAnsiTheme="minorHAnsi"/>
                <w:sz w:val="18"/>
                <w:szCs w:val="18"/>
              </w:rPr>
              <w:t>N/A</w:t>
            </w:r>
            <w:r w:rsidRPr="001916A0">
              <w:rPr>
                <w:rFonts w:asciiTheme="minorHAnsi" w:hAnsiTheme="minorHAnsi"/>
                <w:sz w:val="18"/>
                <w:szCs w:val="18"/>
              </w:rPr>
              <w:t>&gt;&gt;</w:t>
            </w:r>
          </w:p>
        </w:tc>
      </w:tr>
      <w:tr w:rsidR="00464DC8" w:rsidRPr="003F2ABE" w14:paraId="2B99C012"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F" w14:textId="49FA37AB"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2B99C010" w14:textId="0DE1693B"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2B99C011" w14:textId="77777777" w:rsidR="00464DC8" w:rsidRPr="008E27EB" w:rsidRDefault="00464DC8" w:rsidP="00464DC8">
            <w:pPr>
              <w:keepNext/>
              <w:rPr>
                <w:rFonts w:asciiTheme="minorHAnsi" w:hAnsiTheme="minorHAnsi"/>
                <w:sz w:val="18"/>
                <w:szCs w:val="18"/>
              </w:rPr>
            </w:pPr>
            <w:r w:rsidRPr="008E27EB">
              <w:rPr>
                <w:rFonts w:asciiTheme="minorHAnsi" w:hAnsiTheme="minorHAnsi"/>
                <w:sz w:val="18"/>
                <w:szCs w:val="18"/>
              </w:rPr>
              <w:t xml:space="preserve">&lt;&lt;Auto filled field:  </w:t>
            </w:r>
            <w:proofErr w:type="spellStart"/>
            <w:r w:rsidRPr="008E27EB">
              <w:rPr>
                <w:rFonts w:asciiTheme="minorHAnsi" w:hAnsiTheme="minorHAnsi"/>
                <w:sz w:val="18"/>
                <w:szCs w:val="18"/>
              </w:rPr>
              <w:t>TestFinal</w:t>
            </w:r>
            <w:proofErr w:type="spellEnd"/>
            <w:r w:rsidRPr="008E27EB">
              <w:rPr>
                <w:rFonts w:asciiTheme="minorHAnsi" w:hAnsiTheme="minorHAnsi"/>
                <w:sz w:val="18"/>
                <w:szCs w:val="18"/>
              </w:rPr>
              <w:t xml:space="preserve"> (this is the only allowable test condition for Replacement/Alteration using Smoke Test)&gt;&gt;</w:t>
            </w:r>
          </w:p>
        </w:tc>
      </w:tr>
      <w:tr w:rsidR="00464DC8" w:rsidRPr="003F2ABE" w14:paraId="2B99C016"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3" w14:textId="1F368931"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2B99C014" w14:textId="1B8EA605"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2B99C015"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&lt;&lt; Auto filled field:  </w:t>
            </w:r>
            <w:proofErr w:type="spellStart"/>
            <w:r w:rsidRPr="0015620D">
              <w:rPr>
                <w:rFonts w:asciiTheme="minorHAnsi" w:hAnsiTheme="minorHAnsi"/>
                <w:sz w:val="18"/>
                <w:szCs w:val="18"/>
              </w:rPr>
              <w:t>TotalLeakage</w:t>
            </w:r>
            <w:proofErr w:type="spellEnd"/>
            <w:r w:rsidRPr="0015620D">
              <w:rPr>
                <w:rFonts w:asciiTheme="minorHAnsi" w:hAnsiTheme="minorHAnsi"/>
                <w:sz w:val="18"/>
                <w:szCs w:val="18"/>
              </w:rPr>
              <w:t xml:space="preserve"> (this is the only allowable test method for Replacement/Alteration using Smoke Test)&gt;&gt;</w:t>
            </w:r>
          </w:p>
        </w:tc>
      </w:tr>
      <w:tr w:rsidR="00464DC8" w:rsidRPr="003F2ABE" w14:paraId="2B99C01F"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7" w14:textId="0A39F020"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2B99C018" w14:textId="5960EC1E" w:rsidR="00464DC8" w:rsidRPr="00013B8C" w:rsidRDefault="00464DC8" w:rsidP="00464DC8">
            <w:pPr>
              <w:keepNext/>
              <w:rPr>
                <w:rFonts w:asciiTheme="minorHAnsi" w:hAnsiTheme="minorHAnsi"/>
                <w:sz w:val="18"/>
                <w:szCs w:val="18"/>
              </w:rPr>
            </w:pPr>
            <w:r w:rsidRPr="00464DC8">
              <w:rPr>
                <w:rFonts w:asciiTheme="minorHAnsi" w:hAnsiTheme="minorHAnsi"/>
                <w:sz w:val="18"/>
                <w:szCs w:val="18"/>
              </w:rPr>
              <w:t xml:space="preserve">Leakage </w:t>
            </w:r>
            <w:r w:rsidRPr="00013B8C">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2B99C019"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&lt;&lt;calculated field:</w:t>
            </w:r>
          </w:p>
          <w:p w14:paraId="2B99C01A" w14:textId="79C4C389" w:rsidR="00464DC8" w:rsidRPr="0015620D" w:rsidDel="001A5745" w:rsidRDefault="00464DC8" w:rsidP="00464DC8">
            <w:pPr>
              <w:keepNext/>
              <w:rPr>
                <w:del w:id="94" w:author="Alhabibi, Haider@Energy" w:date="2022-02-22T13:25:00Z"/>
                <w:rFonts w:asciiTheme="minorHAnsi" w:hAnsiTheme="minorHAnsi"/>
                <w:sz w:val="18"/>
                <w:szCs w:val="18"/>
              </w:rPr>
            </w:pPr>
            <w:del w:id="95" w:author="Alhabibi, Haider@Energy" w:date="2022-02-22T13:25:00Z">
              <w:r w:rsidRPr="0015620D" w:rsidDel="001A5745">
                <w:rPr>
                  <w:rFonts w:asciiTheme="minorHAnsi" w:hAnsiTheme="minorHAnsi"/>
                  <w:sz w:val="18"/>
                  <w:szCs w:val="18"/>
                </w:rPr>
                <w:delText xml:space="preserve">if TotalLeakage and SingleFamily and TestFinal and Replacement using Smoke Test then LeakageFactor=0.05; </w:delText>
              </w:r>
            </w:del>
          </w:p>
          <w:p w14:paraId="6E259075" w14:textId="0C8E67AB" w:rsidR="00464DC8" w:rsidRPr="0015620D" w:rsidDel="001A5745" w:rsidRDefault="00464DC8" w:rsidP="00464DC8">
            <w:pPr>
              <w:keepNext/>
              <w:rPr>
                <w:del w:id="96" w:author="Alhabibi, Haider@Energy" w:date="2022-02-22T13:25:00Z"/>
                <w:rFonts w:asciiTheme="minorHAnsi" w:hAnsiTheme="minorHAnsi"/>
                <w:sz w:val="18"/>
                <w:szCs w:val="18"/>
              </w:rPr>
            </w:pPr>
          </w:p>
          <w:p w14:paraId="2B99C01B" w14:textId="4E2BB934" w:rsidR="00464DC8" w:rsidRPr="0015620D" w:rsidRDefault="00464DC8" w:rsidP="00464DC8">
            <w:pPr>
              <w:keepNext/>
              <w:rPr>
                <w:rFonts w:asciiTheme="minorHAnsi" w:hAnsiTheme="minorHAnsi"/>
                <w:sz w:val="18"/>
                <w:szCs w:val="18"/>
              </w:rPr>
            </w:pPr>
            <w:del w:id="97" w:author="Alhabibi, Haider@Energy" w:date="2022-02-22T13:25:00Z">
              <w:r w:rsidRPr="001A5745" w:rsidDel="001A5745">
                <w:rPr>
                  <w:rFonts w:asciiTheme="minorHAnsi" w:hAnsiTheme="minorHAnsi"/>
                  <w:sz w:val="18"/>
                  <w:szCs w:val="18"/>
                  <w:rPrChange w:id="98" w:author="Alhabibi, Haider@Energy" w:date="2022-02-22T13:25:00Z">
                    <w:rPr>
                      <w:rFonts w:asciiTheme="minorHAnsi" w:hAnsiTheme="minorHAnsi"/>
                      <w:sz w:val="18"/>
                      <w:szCs w:val="18"/>
                      <w:highlight w:val="yellow"/>
                    </w:rPr>
                  </w:rPrChange>
                </w:rPr>
                <w:delText>else</w:delText>
              </w:r>
            </w:del>
            <w:r w:rsidRPr="001A5745">
              <w:rPr>
                <w:rFonts w:asciiTheme="minorHAnsi" w:hAnsiTheme="minorHAnsi"/>
                <w:sz w:val="18"/>
                <w:szCs w:val="18"/>
                <w:rPrChange w:id="99" w:author="Alhabibi, Haider@Energy" w:date="2022-02-22T13:25:00Z">
                  <w:rPr>
                    <w:rFonts w:asciiTheme="minorHAnsi" w:hAnsiTheme="minorHAnsi"/>
                    <w:sz w:val="18"/>
                    <w:szCs w:val="18"/>
                    <w:highlight w:val="yellow"/>
                  </w:rPr>
                </w:rPrChange>
              </w:rPr>
              <w:t xml:space="preserve">if </w:t>
            </w:r>
            <w:proofErr w:type="spellStart"/>
            <w:r w:rsidRPr="001A5745">
              <w:rPr>
                <w:rFonts w:asciiTheme="minorHAnsi" w:hAnsiTheme="minorHAnsi"/>
                <w:sz w:val="18"/>
                <w:szCs w:val="18"/>
                <w:rPrChange w:id="100" w:author="Alhabibi, Haider@Energy" w:date="2022-02-22T13:25:00Z">
                  <w:rPr>
                    <w:rFonts w:asciiTheme="minorHAnsi" w:hAnsiTheme="minorHAnsi"/>
                    <w:sz w:val="18"/>
                    <w:szCs w:val="18"/>
                    <w:highlight w:val="yellow"/>
                  </w:rPr>
                </w:rPrChange>
              </w:rPr>
              <w:t>TotalLeakage</w:t>
            </w:r>
            <w:proofErr w:type="spellEnd"/>
            <w:r w:rsidRPr="001A5745">
              <w:rPr>
                <w:rFonts w:asciiTheme="minorHAnsi" w:hAnsiTheme="minorHAnsi"/>
                <w:sz w:val="18"/>
                <w:szCs w:val="18"/>
                <w:rPrChange w:id="101" w:author="Alhabibi, Haider@Energy" w:date="2022-02-22T13:25:00Z">
                  <w:rPr>
                    <w:rFonts w:asciiTheme="minorHAnsi" w:hAnsiTheme="minorHAnsi"/>
                    <w:sz w:val="18"/>
                    <w:szCs w:val="18"/>
                    <w:highlight w:val="yellow"/>
                  </w:rPr>
                </w:rPrChange>
              </w:rPr>
              <w:t xml:space="preserve"> and </w:t>
            </w:r>
            <w:proofErr w:type="spellStart"/>
            <w:r w:rsidRPr="001A5745">
              <w:rPr>
                <w:rFonts w:asciiTheme="minorHAnsi" w:hAnsiTheme="minorHAnsi"/>
                <w:sz w:val="18"/>
                <w:szCs w:val="18"/>
                <w:rPrChange w:id="102" w:author="Alhabibi, Haider@Energy" w:date="2022-02-22T13:25:00Z">
                  <w:rPr>
                    <w:rFonts w:asciiTheme="minorHAnsi" w:hAnsiTheme="minorHAnsi"/>
                    <w:sz w:val="18"/>
                    <w:szCs w:val="18"/>
                    <w:highlight w:val="yellow"/>
                  </w:rPr>
                </w:rPrChange>
              </w:rPr>
              <w:t>MultiFamily</w:t>
            </w:r>
            <w:proofErr w:type="spellEnd"/>
            <w:r w:rsidRPr="001A5745">
              <w:rPr>
                <w:rFonts w:asciiTheme="minorHAnsi" w:hAnsiTheme="minorHAnsi"/>
                <w:sz w:val="18"/>
                <w:szCs w:val="18"/>
                <w:rPrChange w:id="103" w:author="Alhabibi, Haider@Energy" w:date="2022-02-22T13:25:00Z">
                  <w:rPr>
                    <w:rFonts w:asciiTheme="minorHAnsi" w:hAnsiTheme="minorHAnsi"/>
                    <w:sz w:val="18"/>
                    <w:szCs w:val="18"/>
                    <w:highlight w:val="yellow"/>
                  </w:rPr>
                </w:rPrChange>
              </w:rPr>
              <w:t xml:space="preserve"> and </w:t>
            </w:r>
            <w:proofErr w:type="spellStart"/>
            <w:r w:rsidRPr="001A5745">
              <w:rPr>
                <w:rFonts w:asciiTheme="minorHAnsi" w:hAnsiTheme="minorHAnsi"/>
                <w:sz w:val="18"/>
                <w:szCs w:val="18"/>
                <w:rPrChange w:id="104" w:author="Alhabibi, Haider@Energy" w:date="2022-02-22T13:25:00Z">
                  <w:rPr>
                    <w:rFonts w:asciiTheme="minorHAnsi" w:hAnsiTheme="minorHAnsi"/>
                    <w:sz w:val="18"/>
                    <w:szCs w:val="18"/>
                    <w:highlight w:val="yellow"/>
                  </w:rPr>
                </w:rPrChange>
              </w:rPr>
              <w:t>TestFinal</w:t>
            </w:r>
            <w:proofErr w:type="spellEnd"/>
            <w:r w:rsidRPr="001A5745">
              <w:rPr>
                <w:rFonts w:asciiTheme="minorHAnsi" w:hAnsiTheme="minorHAnsi"/>
                <w:sz w:val="18"/>
                <w:szCs w:val="18"/>
                <w:rPrChange w:id="105" w:author="Alhabibi, Haider@Energy" w:date="2022-02-22T13:25:00Z">
                  <w:rPr>
                    <w:rFonts w:asciiTheme="minorHAnsi" w:hAnsiTheme="minorHAnsi"/>
                    <w:sz w:val="18"/>
                    <w:szCs w:val="18"/>
                    <w:highlight w:val="yellow"/>
                  </w:rPr>
                </w:rPrChange>
              </w:rPr>
              <w:t xml:space="preserve"> and Replacement using Smoke Test then </w:t>
            </w:r>
            <w:proofErr w:type="spellStart"/>
            <w:r w:rsidRPr="001A5745">
              <w:rPr>
                <w:rFonts w:asciiTheme="minorHAnsi" w:hAnsiTheme="minorHAnsi"/>
                <w:sz w:val="18"/>
                <w:szCs w:val="18"/>
                <w:rPrChange w:id="106" w:author="Alhabibi, Haider@Energy" w:date="2022-02-22T13:25:00Z">
                  <w:rPr>
                    <w:rFonts w:asciiTheme="minorHAnsi" w:hAnsiTheme="minorHAnsi"/>
                    <w:sz w:val="18"/>
                    <w:szCs w:val="18"/>
                    <w:highlight w:val="yellow"/>
                  </w:rPr>
                </w:rPrChange>
              </w:rPr>
              <w:t>LeakageFactor</w:t>
            </w:r>
            <w:proofErr w:type="spellEnd"/>
            <w:r w:rsidRPr="001A5745">
              <w:rPr>
                <w:rFonts w:asciiTheme="minorHAnsi" w:hAnsiTheme="minorHAnsi"/>
                <w:sz w:val="18"/>
                <w:szCs w:val="18"/>
                <w:rPrChange w:id="107" w:author="Alhabibi, Haider@Energy" w:date="2022-02-22T13:25:00Z">
                  <w:rPr>
                    <w:rFonts w:asciiTheme="minorHAnsi" w:hAnsiTheme="minorHAnsi"/>
                    <w:sz w:val="18"/>
                    <w:szCs w:val="18"/>
                    <w:highlight w:val="yellow"/>
                  </w:rPr>
                </w:rPrChange>
              </w:rPr>
              <w:t>=</w:t>
            </w:r>
            <w:proofErr w:type="gramStart"/>
            <w:r w:rsidRPr="001A5745">
              <w:rPr>
                <w:rFonts w:asciiTheme="minorHAnsi" w:hAnsiTheme="minorHAnsi"/>
                <w:sz w:val="18"/>
                <w:szCs w:val="18"/>
                <w:rPrChange w:id="108" w:author="Alhabibi, Haider@Energy" w:date="2022-02-22T13:25:00Z">
                  <w:rPr>
                    <w:rFonts w:asciiTheme="minorHAnsi" w:hAnsiTheme="minorHAnsi"/>
                    <w:sz w:val="18"/>
                    <w:szCs w:val="18"/>
                    <w:highlight w:val="yellow"/>
                  </w:rPr>
                </w:rPrChange>
              </w:rPr>
              <w:t>0.12;</w:t>
            </w:r>
            <w:proofErr w:type="gramEnd"/>
            <w:r w:rsidRPr="0015620D">
              <w:rPr>
                <w:rFonts w:asciiTheme="minorHAnsi" w:hAnsiTheme="minorHAnsi"/>
                <w:sz w:val="18"/>
                <w:szCs w:val="18"/>
              </w:rPr>
              <w:t xml:space="preserve"> </w:t>
            </w:r>
          </w:p>
          <w:p w14:paraId="387FFE5B" w14:textId="77777777" w:rsidR="00464DC8" w:rsidRPr="0015620D" w:rsidRDefault="00464DC8" w:rsidP="00464DC8">
            <w:pPr>
              <w:keepNext/>
              <w:rPr>
                <w:rFonts w:asciiTheme="minorHAnsi" w:hAnsiTheme="minorHAnsi"/>
                <w:sz w:val="18"/>
                <w:szCs w:val="18"/>
              </w:rPr>
            </w:pPr>
          </w:p>
          <w:p w14:paraId="2B99C01C"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TotalLeakage</w:t>
            </w:r>
            <w:proofErr w:type="spellEnd"/>
            <w:r w:rsidRPr="0015620D">
              <w:rPr>
                <w:rFonts w:asciiTheme="minorHAnsi" w:hAnsiTheme="minorHAnsi"/>
                <w:sz w:val="18"/>
                <w:szCs w:val="18"/>
              </w:rPr>
              <w:t xml:space="preserve"> and </w:t>
            </w:r>
            <w:proofErr w:type="spellStart"/>
            <w:r w:rsidRPr="0015620D">
              <w:rPr>
                <w:rFonts w:asciiTheme="minorHAnsi" w:hAnsiTheme="minorHAnsi"/>
                <w:sz w:val="18"/>
                <w:szCs w:val="18"/>
              </w:rPr>
              <w:t>TestFinal</w:t>
            </w:r>
            <w:proofErr w:type="spellEnd"/>
            <w:r w:rsidRPr="0015620D">
              <w:rPr>
                <w:rFonts w:asciiTheme="minorHAnsi" w:hAnsiTheme="minorHAnsi"/>
                <w:sz w:val="18"/>
                <w:szCs w:val="18"/>
              </w:rPr>
              <w:t xml:space="preserve"> and Alteration using Smoke Test then </w:t>
            </w:r>
          </w:p>
          <w:p w14:paraId="2B99C01D" w14:textId="617D7EDA" w:rsidR="00464DC8" w:rsidRPr="0015620D" w:rsidRDefault="00464DC8" w:rsidP="1BDD5F7C">
            <w:pPr>
              <w:keepNext/>
              <w:rPr>
                <w:rFonts w:asciiTheme="minorHAnsi" w:hAnsiTheme="minorHAnsi"/>
                <w:sz w:val="18"/>
                <w:szCs w:val="18"/>
              </w:rPr>
            </w:pPr>
            <w:proofErr w:type="spellStart"/>
            <w:r w:rsidRPr="1BDD5F7C">
              <w:rPr>
                <w:rFonts w:asciiTheme="minorHAnsi" w:hAnsiTheme="minorHAnsi"/>
                <w:sz w:val="18"/>
                <w:szCs w:val="18"/>
              </w:rPr>
              <w:t>LeakageFactor</w:t>
            </w:r>
            <w:proofErr w:type="spellEnd"/>
            <w:r w:rsidRPr="1BDD5F7C">
              <w:rPr>
                <w:rFonts w:asciiTheme="minorHAnsi" w:hAnsiTheme="minorHAnsi"/>
                <w:sz w:val="18"/>
                <w:szCs w:val="18"/>
              </w:rPr>
              <w:t>=0.</w:t>
            </w:r>
            <w:ins w:id="109" w:author="Markstrum, Alexis@Energy" w:date="2021-10-12T22:59:00Z">
              <w:r w:rsidR="767A64FC" w:rsidRPr="1BDD5F7C">
                <w:rPr>
                  <w:rFonts w:asciiTheme="minorHAnsi" w:hAnsiTheme="minorHAnsi"/>
                  <w:sz w:val="18"/>
                  <w:szCs w:val="18"/>
                </w:rPr>
                <w:t>1</w:t>
              </w:r>
            </w:ins>
            <w:ins w:id="110" w:author="Moua, Cheng@Energy" w:date="2022-02-08T14:59:00Z">
              <w:r w:rsidR="002A47D9">
                <w:rPr>
                  <w:rFonts w:asciiTheme="minorHAnsi" w:hAnsiTheme="minorHAnsi"/>
                  <w:sz w:val="18"/>
                  <w:szCs w:val="18"/>
                </w:rPr>
                <w:t>5</w:t>
              </w:r>
            </w:ins>
            <w:ins w:id="111" w:author="Markstrum, Alexis@Energy" w:date="2021-10-12T22:59:00Z">
              <w:del w:id="112" w:author="Moua, Cheng@Energy" w:date="2022-02-08T14:59:00Z">
                <w:r w:rsidR="767A64FC" w:rsidRPr="1BDD5F7C" w:rsidDel="002A47D9">
                  <w:rPr>
                    <w:rFonts w:asciiTheme="minorHAnsi" w:hAnsiTheme="minorHAnsi"/>
                    <w:sz w:val="18"/>
                    <w:szCs w:val="18"/>
                  </w:rPr>
                  <w:delText>0</w:delText>
                </w:r>
              </w:del>
            </w:ins>
            <w:del w:id="113" w:author="Markstrum, Alexis@Energy" w:date="2021-10-12T22:59:00Z">
              <w:r w:rsidRPr="1BDD5F7C" w:rsidDel="00464DC8">
                <w:rPr>
                  <w:rFonts w:asciiTheme="minorHAnsi" w:hAnsiTheme="minorHAnsi"/>
                  <w:sz w:val="18"/>
                  <w:szCs w:val="18"/>
                </w:rPr>
                <w:delText>15</w:delText>
              </w:r>
            </w:del>
            <w:r w:rsidRPr="1BDD5F7C">
              <w:rPr>
                <w:rFonts w:asciiTheme="minorHAnsi" w:hAnsiTheme="minorHAnsi"/>
                <w:sz w:val="18"/>
                <w:szCs w:val="18"/>
              </w:rPr>
              <w:t xml:space="preserve">;  </w:t>
            </w:r>
          </w:p>
          <w:p w14:paraId="2B99C01E"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else provide applicable error message if invalid entries for arguments&gt;&gt;</w:t>
            </w:r>
          </w:p>
        </w:tc>
      </w:tr>
      <w:tr w:rsidR="00464DC8" w:rsidRPr="003F2ABE" w14:paraId="2B99C033"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28" w14:textId="6BBDAE80" w:rsidR="00464DC8" w:rsidRPr="00464DC8" w:rsidRDefault="00464DC8" w:rsidP="00464DC8">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2B99C029" w14:textId="67499E36"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2B99C02A" w14:textId="77777777" w:rsidR="00464DC8" w:rsidRPr="0015620D" w:rsidRDefault="00464DC8" w:rsidP="00464DC8">
            <w:pPr>
              <w:keepNext/>
              <w:rPr>
                <w:rFonts w:asciiTheme="minorHAnsi" w:hAnsiTheme="minorHAnsi"/>
                <w:sz w:val="18"/>
                <w:szCs w:val="18"/>
              </w:rPr>
            </w:pPr>
            <w:r w:rsidRPr="00013B8C">
              <w:rPr>
                <w:rFonts w:asciiTheme="minorHAnsi" w:hAnsiTheme="minorHAnsi"/>
                <w:sz w:val="18"/>
                <w:szCs w:val="18"/>
              </w:rPr>
              <w:t>&lt;&lt;</w:t>
            </w:r>
            <w:r w:rsidRPr="0015620D">
              <w:rPr>
                <w:rFonts w:asciiTheme="minorHAnsi" w:hAnsiTheme="minorHAnsi"/>
                <w:sz w:val="18"/>
                <w:szCs w:val="18"/>
              </w:rPr>
              <w:t>calculated field: numeric xxx:</w:t>
            </w:r>
          </w:p>
          <w:p w14:paraId="2B99C02B" w14:textId="61E425C5"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w:t>
            </w:r>
            <w:proofErr w:type="spellStart"/>
            <w:r w:rsidRPr="0015620D">
              <w:rPr>
                <w:rFonts w:asciiTheme="minorHAnsi" w:hAnsiTheme="minorHAnsi"/>
                <w:sz w:val="18"/>
                <w:szCs w:val="18"/>
              </w:rPr>
              <w:t>DefaultAirflowMethod</w:t>
            </w:r>
            <w:proofErr w:type="spellEnd"/>
            <w:r w:rsidRPr="0015620D">
              <w:rPr>
                <w:rFonts w:asciiTheme="minorHAnsi" w:hAnsiTheme="minorHAnsi"/>
                <w:sz w:val="18"/>
                <w:szCs w:val="18"/>
              </w:rPr>
              <w:t xml:space="preserve"> then </w:t>
            </w:r>
          </w:p>
          <w:p w14:paraId="2B99C02C" w14:textId="7049354F" w:rsidR="00464DC8" w:rsidRPr="0015620D"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ZonedCondFloorArea</w:t>
            </w:r>
            <w:proofErr w:type="spellEnd"/>
            <w:r w:rsidRPr="0015620D">
              <w:rPr>
                <w:rFonts w:asciiTheme="minorHAnsi" w:hAnsiTheme="minorHAnsi"/>
                <w:sz w:val="18"/>
                <w:szCs w:val="18"/>
              </w:rPr>
              <w:t xml:space="preserve">*0.5*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438F1893" w14:textId="77777777" w:rsidR="00464DC8" w:rsidRPr="0015620D" w:rsidRDefault="00464DC8" w:rsidP="00464DC8">
            <w:pPr>
              <w:keepNext/>
              <w:rPr>
                <w:rFonts w:asciiTheme="minorHAnsi" w:hAnsiTheme="minorHAnsi"/>
                <w:sz w:val="18"/>
                <w:szCs w:val="18"/>
              </w:rPr>
            </w:pPr>
          </w:p>
          <w:p w14:paraId="502529E2" w14:textId="77777777" w:rsidR="004C5CBA"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CoolingSystemMethod</w:t>
            </w:r>
            <w:proofErr w:type="spellEnd"/>
            <w:r w:rsidR="004C5CBA" w:rsidRPr="0015620D">
              <w:rPr>
                <w:rFonts w:asciiTheme="minorHAnsi" w:hAnsiTheme="minorHAnsi"/>
                <w:sz w:val="18"/>
                <w:szCs w:val="18"/>
              </w:rPr>
              <w:t xml:space="preserve"> and A09=no,</w:t>
            </w:r>
          </w:p>
          <w:p w14:paraId="2B99C02E" w14:textId="32109DF5"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*400*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27211E97" w14:textId="40A32390" w:rsidR="004C5CBA" w:rsidRPr="0015620D" w:rsidRDefault="004C5CBA" w:rsidP="00464DC8">
            <w:pPr>
              <w:keepNext/>
              <w:rPr>
                <w:rFonts w:asciiTheme="minorHAnsi" w:hAnsiTheme="minorHAnsi"/>
                <w:sz w:val="18"/>
                <w:szCs w:val="18"/>
              </w:rPr>
            </w:pPr>
          </w:p>
          <w:p w14:paraId="04B9A66E" w14:textId="77777777" w:rsidR="004C5CBA" w:rsidRPr="0015620D" w:rsidRDefault="004C5CBA" w:rsidP="004C5CBA">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 </w:t>
            </w:r>
            <w:proofErr w:type="spellStart"/>
            <w:r w:rsidRPr="0015620D">
              <w:rPr>
                <w:rFonts w:asciiTheme="minorHAnsi" w:hAnsiTheme="minorHAnsi"/>
                <w:sz w:val="18"/>
                <w:szCs w:val="18"/>
              </w:rPr>
              <w:t>CoolingSystemMethod</w:t>
            </w:r>
            <w:proofErr w:type="spellEnd"/>
            <w:r w:rsidRPr="0015620D">
              <w:rPr>
                <w:rFonts w:asciiTheme="minorHAnsi" w:hAnsiTheme="minorHAnsi"/>
                <w:sz w:val="18"/>
                <w:szCs w:val="18"/>
              </w:rPr>
              <w:t xml:space="preserve"> and A09=yes, </w:t>
            </w:r>
          </w:p>
          <w:p w14:paraId="4D982587" w14:textId="6132756B" w:rsidR="004C5CBA" w:rsidRPr="0015620D" w:rsidRDefault="004C5CBA" w:rsidP="004C5CBA">
            <w:pPr>
              <w:keepNext/>
              <w:rPr>
                <w:rFonts w:asciiTheme="minorHAnsi" w:hAnsiTheme="minorHAnsi"/>
                <w:sz w:val="18"/>
                <w:szCs w:val="18"/>
              </w:rPr>
            </w:pPr>
            <w:r w:rsidRPr="0015620D">
              <w:rPr>
                <w:rFonts w:asciiTheme="minorHAnsi" w:hAnsiTheme="minorHAnsi"/>
                <w:sz w:val="18"/>
                <w:szCs w:val="18"/>
              </w:rPr>
              <w:t>then value=</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 *250*</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6F6B7D15" w14:textId="77777777" w:rsidR="00464DC8" w:rsidRPr="0015620D" w:rsidRDefault="00464DC8" w:rsidP="00464DC8">
            <w:pPr>
              <w:keepNext/>
              <w:rPr>
                <w:rFonts w:asciiTheme="minorHAnsi" w:hAnsiTheme="minorHAnsi"/>
                <w:sz w:val="18"/>
                <w:szCs w:val="18"/>
              </w:rPr>
            </w:pPr>
          </w:p>
          <w:p w14:paraId="2B99C02F"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HeatingSystemMethod</w:t>
            </w:r>
            <w:proofErr w:type="spellEnd"/>
          </w:p>
          <w:p w14:paraId="2B99C030" w14:textId="0B2ABE12"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HeatingCapacityKbtuh</w:t>
            </w:r>
            <w:proofErr w:type="spellEnd"/>
            <w:r w:rsidRPr="0015620D">
              <w:rPr>
                <w:rFonts w:asciiTheme="minorHAnsi" w:hAnsiTheme="minorHAnsi"/>
                <w:sz w:val="18"/>
                <w:szCs w:val="18"/>
              </w:rPr>
              <w:t xml:space="preserve">*21.7*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01CA6DD1" w14:textId="77777777" w:rsidR="00464DC8" w:rsidRPr="0015620D" w:rsidRDefault="00464DC8" w:rsidP="00464DC8">
            <w:pPr>
              <w:keepNext/>
              <w:rPr>
                <w:rFonts w:asciiTheme="minorHAnsi" w:hAnsiTheme="minorHAnsi"/>
                <w:sz w:val="18"/>
                <w:szCs w:val="18"/>
              </w:rPr>
            </w:pPr>
          </w:p>
          <w:p w14:paraId="2B99C031"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MeasuredAirflowMethod</w:t>
            </w:r>
            <w:proofErr w:type="spellEnd"/>
            <w:r w:rsidRPr="0015620D">
              <w:rPr>
                <w:rFonts w:asciiTheme="minorHAnsi" w:hAnsiTheme="minorHAnsi"/>
                <w:sz w:val="18"/>
                <w:szCs w:val="18"/>
              </w:rPr>
              <w:t xml:space="preserve"> then</w:t>
            </w:r>
          </w:p>
          <w:p w14:paraId="7CDFEBF3" w14:textId="77777777" w:rsidR="00464DC8" w:rsidRPr="0015620D"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Measured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04E4485D" w14:textId="77777777" w:rsidR="00464DC8" w:rsidRPr="0015620D" w:rsidRDefault="00464DC8" w:rsidP="00464DC8">
            <w:pPr>
              <w:keepNext/>
              <w:rPr>
                <w:rFonts w:asciiTheme="minorHAnsi" w:hAnsiTheme="minorHAnsi"/>
                <w:sz w:val="18"/>
                <w:szCs w:val="18"/>
              </w:rPr>
            </w:pPr>
          </w:p>
          <w:p w14:paraId="4F1BD604"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IndoorUnitMethod</w:t>
            </w:r>
            <w:proofErr w:type="spellEnd"/>
            <w:r w:rsidRPr="0015620D">
              <w:rPr>
                <w:rFonts w:asciiTheme="minorHAnsi" w:hAnsiTheme="minorHAnsi"/>
                <w:sz w:val="18"/>
                <w:szCs w:val="18"/>
              </w:rPr>
              <w:t xml:space="preserve"> then</w:t>
            </w:r>
          </w:p>
          <w:p w14:paraId="2B99C032" w14:textId="4F7435D0" w:rsidR="00464DC8" w:rsidRPr="00464DC8"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IndoorAirUnitCoolingCapacityton</w:t>
            </w:r>
            <w:proofErr w:type="spellEnd"/>
            <w:r w:rsidRPr="0015620D">
              <w:rPr>
                <w:rFonts w:asciiTheme="minorHAnsi" w:hAnsiTheme="minorHAnsi"/>
                <w:sz w:val="18"/>
                <w:szCs w:val="18"/>
              </w:rPr>
              <w:t>*</w:t>
            </w:r>
            <w:del w:id="114" w:author="Markstrum, Alexis@Energy" w:date="2021-10-13T13:59:00Z">
              <w:r w:rsidRPr="0015620D" w:rsidDel="00220FF4">
                <w:rPr>
                  <w:rFonts w:asciiTheme="minorHAnsi" w:hAnsiTheme="minorHAnsi"/>
                  <w:sz w:val="18"/>
                  <w:szCs w:val="18"/>
                </w:rPr>
                <w:delText>400</w:delText>
              </w:r>
            </w:del>
            <w:ins w:id="115" w:author="Markstrum, Alexis@Energy" w:date="2021-10-13T13:59:00Z">
              <w:r w:rsidR="00220FF4">
                <w:rPr>
                  <w:rFonts w:asciiTheme="minorHAnsi" w:hAnsiTheme="minorHAnsi"/>
                  <w:sz w:val="18"/>
                  <w:szCs w:val="18"/>
                </w:rPr>
                <w:t>350</w:t>
              </w:r>
            </w:ins>
            <w:r w:rsidRPr="0015620D">
              <w:rPr>
                <w:rFonts w:asciiTheme="minorHAnsi" w:hAnsiTheme="minorHAnsi"/>
                <w:sz w:val="18"/>
                <w:szCs w:val="18"/>
              </w:rPr>
              <w:t>*</w:t>
            </w:r>
            <w:proofErr w:type="spellStart"/>
            <w:r w:rsidRPr="0015620D">
              <w:rPr>
                <w:rFonts w:asciiTheme="minorHAnsi" w:hAnsiTheme="minorHAnsi"/>
                <w:sz w:val="18"/>
                <w:szCs w:val="18"/>
              </w:rPr>
              <w:t>LeakageFactor</w:t>
            </w:r>
            <w:proofErr w:type="spellEnd"/>
            <w:r w:rsidRPr="0015620D">
              <w:rPr>
                <w:rFonts w:asciiTheme="minorHAnsi" w:hAnsiTheme="minorHAnsi"/>
                <w:sz w:val="18"/>
                <w:szCs w:val="18"/>
              </w:rPr>
              <w:t xml:space="preserve"> &gt;&gt;</w:t>
            </w:r>
          </w:p>
        </w:tc>
      </w:tr>
      <w:tr w:rsidR="00464DC8" w:rsidRPr="003F2ABE" w14:paraId="2B99C037" w14:textId="77777777" w:rsidTr="1BDD5F7C">
        <w:trPr>
          <w:trHeight w:val="432"/>
        </w:trPr>
        <w:tc>
          <w:tcPr>
            <w:tcW w:w="213" w:type="pct"/>
            <w:vAlign w:val="center"/>
          </w:tcPr>
          <w:p w14:paraId="2B99C034" w14:textId="66DC4B26" w:rsidR="00464DC8" w:rsidRPr="00464DC8" w:rsidRDefault="00464DC8" w:rsidP="00464DC8">
            <w:pPr>
              <w:keepNext/>
              <w:spacing w:line="240" w:lineRule="exact"/>
              <w:ind w:left="-14" w:firstLine="14"/>
              <w:jc w:val="center"/>
              <w:rPr>
                <w:rFonts w:asciiTheme="minorHAnsi" w:hAnsiTheme="minorHAnsi"/>
                <w:sz w:val="18"/>
                <w:szCs w:val="18"/>
              </w:rPr>
            </w:pPr>
            <w:r w:rsidRPr="00464DC8">
              <w:rPr>
                <w:rFonts w:asciiTheme="minorHAnsi" w:hAnsiTheme="minorHAnsi"/>
                <w:sz w:val="18"/>
                <w:szCs w:val="18"/>
              </w:rPr>
              <w:t>1</w:t>
            </w:r>
            <w:r>
              <w:rPr>
                <w:rFonts w:asciiTheme="minorHAnsi" w:hAnsiTheme="minorHAnsi"/>
                <w:sz w:val="18"/>
                <w:szCs w:val="18"/>
              </w:rPr>
              <w:t>1</w:t>
            </w:r>
          </w:p>
        </w:tc>
        <w:tc>
          <w:tcPr>
            <w:tcW w:w="1882" w:type="pct"/>
            <w:shd w:val="clear" w:color="auto" w:fill="auto"/>
            <w:vAlign w:val="center"/>
          </w:tcPr>
          <w:p w14:paraId="2B99C035" w14:textId="0E476C11" w:rsidR="00464DC8" w:rsidRPr="009B0170" w:rsidRDefault="00464DC8" w:rsidP="00464DC8">
            <w:pPr>
              <w:keepNext/>
              <w:rPr>
                <w:rFonts w:asciiTheme="minorHAnsi" w:hAnsiTheme="minorHAnsi"/>
                <w:b/>
                <w:sz w:val="18"/>
                <w:szCs w:val="18"/>
              </w:rPr>
            </w:pPr>
            <w:r w:rsidRPr="00464DC8">
              <w:rPr>
                <w:rFonts w:asciiTheme="minorHAnsi" w:hAnsiTheme="minorHAnsi"/>
                <w:sz w:val="18"/>
                <w:szCs w:val="18"/>
              </w:rPr>
              <w:t>Actual D</w:t>
            </w:r>
            <w:r w:rsidRPr="00013B8C">
              <w:rPr>
                <w:rFonts w:asciiTheme="minorHAnsi" w:hAnsiTheme="minorHAnsi"/>
                <w:sz w:val="18"/>
                <w:szCs w:val="18"/>
              </w:rPr>
              <w:t xml:space="preserve">uct Leakage Rate from Leakage </w:t>
            </w:r>
            <w:r w:rsidRPr="00A81791">
              <w:rPr>
                <w:rFonts w:asciiTheme="minorHAnsi" w:hAnsiTheme="minorHAnsi"/>
                <w:sz w:val="18"/>
                <w:szCs w:val="18"/>
              </w:rPr>
              <w:t>T</w:t>
            </w:r>
            <w:r w:rsidRPr="00C83250">
              <w:rPr>
                <w:rFonts w:asciiTheme="minorHAnsi" w:hAnsiTheme="minorHAnsi"/>
                <w:sz w:val="18"/>
                <w:szCs w:val="18"/>
              </w:rPr>
              <w:t xml:space="preserve">est </w:t>
            </w:r>
            <w:r w:rsidRPr="009B0170">
              <w:rPr>
                <w:rFonts w:asciiTheme="minorHAnsi" w:hAnsiTheme="minorHAnsi"/>
                <w:sz w:val="18"/>
                <w:szCs w:val="18"/>
              </w:rPr>
              <w:t>Measurement (cfm)</w:t>
            </w:r>
          </w:p>
        </w:tc>
        <w:tc>
          <w:tcPr>
            <w:tcW w:w="2905" w:type="pct"/>
            <w:shd w:val="clear" w:color="auto" w:fill="auto"/>
          </w:tcPr>
          <w:p w14:paraId="2B99C036" w14:textId="77777777" w:rsidR="00464DC8" w:rsidRPr="009B0170" w:rsidRDefault="00464DC8" w:rsidP="00464DC8">
            <w:pPr>
              <w:keepNext/>
              <w:rPr>
                <w:rFonts w:asciiTheme="minorHAnsi" w:hAnsiTheme="minorHAnsi"/>
                <w:sz w:val="18"/>
                <w:szCs w:val="18"/>
              </w:rPr>
            </w:pPr>
            <w:r w:rsidRPr="009B0170">
              <w:rPr>
                <w:rFonts w:asciiTheme="minorHAnsi" w:hAnsiTheme="minorHAnsi"/>
                <w:sz w:val="18"/>
                <w:szCs w:val="18"/>
              </w:rPr>
              <w:t xml:space="preserve">&lt;&lt;user input: numeric </w:t>
            </w:r>
            <w:proofErr w:type="spellStart"/>
            <w:r w:rsidRPr="009B0170">
              <w:rPr>
                <w:rFonts w:asciiTheme="minorHAnsi" w:hAnsiTheme="minorHAnsi"/>
                <w:sz w:val="18"/>
                <w:szCs w:val="18"/>
              </w:rPr>
              <w:t>xxx.x</w:t>
            </w:r>
            <w:proofErr w:type="spellEnd"/>
            <w:r w:rsidRPr="009B0170">
              <w:rPr>
                <w:rFonts w:asciiTheme="minorHAnsi" w:hAnsiTheme="minorHAnsi"/>
                <w:sz w:val="18"/>
                <w:szCs w:val="18"/>
              </w:rPr>
              <w:t>&gt;&gt;</w:t>
            </w:r>
          </w:p>
        </w:tc>
      </w:tr>
      <w:tr w:rsidR="00464DC8" w:rsidRPr="003F2ABE" w14:paraId="2B99C03B" w14:textId="77777777" w:rsidTr="1BDD5F7C">
        <w:trPr>
          <w:trHeight w:val="432"/>
        </w:trPr>
        <w:tc>
          <w:tcPr>
            <w:tcW w:w="213" w:type="pct"/>
            <w:vAlign w:val="center"/>
          </w:tcPr>
          <w:p w14:paraId="2B99C038" w14:textId="2C3BEB50" w:rsidR="00464DC8" w:rsidRPr="00464DC8" w:rsidRDefault="00464DC8" w:rsidP="00464DC8">
            <w:pPr>
              <w:keepNext/>
              <w:spacing w:line="240" w:lineRule="exact"/>
              <w:ind w:left="-14" w:firstLine="14"/>
              <w:jc w:val="center"/>
              <w:rPr>
                <w:rFonts w:asciiTheme="minorHAnsi" w:hAnsiTheme="minorHAnsi"/>
                <w:sz w:val="18"/>
                <w:szCs w:val="18"/>
              </w:rPr>
            </w:pPr>
            <w:r w:rsidRPr="00464DC8">
              <w:rPr>
                <w:rFonts w:asciiTheme="minorHAnsi" w:hAnsiTheme="minorHAnsi"/>
                <w:sz w:val="18"/>
                <w:szCs w:val="18"/>
              </w:rPr>
              <w:t>1</w:t>
            </w:r>
            <w:r>
              <w:rPr>
                <w:rFonts w:asciiTheme="minorHAnsi" w:hAnsiTheme="minorHAnsi"/>
                <w:sz w:val="18"/>
                <w:szCs w:val="18"/>
              </w:rPr>
              <w:t>2</w:t>
            </w:r>
          </w:p>
        </w:tc>
        <w:tc>
          <w:tcPr>
            <w:tcW w:w="1882" w:type="pct"/>
            <w:shd w:val="clear" w:color="auto" w:fill="auto"/>
            <w:vAlign w:val="center"/>
          </w:tcPr>
          <w:p w14:paraId="2B99C039" w14:textId="045E3240"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Compliance Statement:</w:t>
            </w:r>
          </w:p>
        </w:tc>
        <w:tc>
          <w:tcPr>
            <w:tcW w:w="2905" w:type="pct"/>
            <w:shd w:val="clear" w:color="auto" w:fill="auto"/>
          </w:tcPr>
          <w:p w14:paraId="30F601C8" w14:textId="11BF353B" w:rsidR="00464DC8" w:rsidRPr="00013B8C" w:rsidRDefault="00464DC8" w:rsidP="00464DC8">
            <w:pPr>
              <w:rPr>
                <w:rFonts w:asciiTheme="minorHAnsi" w:hAnsiTheme="minorHAnsi"/>
                <w:sz w:val="18"/>
                <w:szCs w:val="18"/>
              </w:rPr>
            </w:pPr>
            <w:r w:rsidRPr="00013B8C">
              <w:rPr>
                <w:rFonts w:asciiTheme="minorHAnsi" w:hAnsiTheme="minorHAnsi"/>
                <w:sz w:val="18"/>
                <w:szCs w:val="18"/>
              </w:rPr>
              <w:t xml:space="preserve">&lt;&lt;if measured leakage is </w:t>
            </w:r>
            <w:r w:rsidR="00E71ECC" w:rsidRPr="00E73F84">
              <w:rPr>
                <w:rFonts w:asciiTheme="minorHAnsi" w:hAnsiTheme="minorHAnsi"/>
                <w:sz w:val="18"/>
                <w:szCs w:val="18"/>
              </w:rPr>
              <w:t>≤</w:t>
            </w:r>
            <w:r w:rsidR="00E71ECC">
              <w:rPr>
                <w:rFonts w:asciiTheme="minorHAnsi" w:hAnsiTheme="minorHAnsi"/>
                <w:sz w:val="18"/>
                <w:szCs w:val="18"/>
              </w:rPr>
              <w:t xml:space="preserve"> </w:t>
            </w:r>
            <w:r w:rsidRPr="00013B8C">
              <w:rPr>
                <w:rFonts w:asciiTheme="minorHAnsi" w:hAnsiTheme="minorHAnsi"/>
                <w:sz w:val="18"/>
                <w:szCs w:val="18"/>
              </w:rPr>
              <w:t xml:space="preserve">to target allowed, then display message:  </w:t>
            </w:r>
          </w:p>
          <w:p w14:paraId="68AF2514" w14:textId="77777777" w:rsidR="00464DC8" w:rsidRPr="00013B8C" w:rsidRDefault="00464DC8" w:rsidP="00464DC8">
            <w:pPr>
              <w:rPr>
                <w:rFonts w:asciiTheme="minorHAnsi" w:hAnsiTheme="minorHAnsi"/>
                <w:sz w:val="18"/>
                <w:szCs w:val="18"/>
              </w:rPr>
            </w:pPr>
            <w:r w:rsidRPr="00013B8C">
              <w:rPr>
                <w:rFonts w:asciiTheme="minorHAnsi" w:hAnsiTheme="minorHAnsi"/>
                <w:sz w:val="18"/>
                <w:szCs w:val="18"/>
              </w:rPr>
              <w:t>"</w:t>
            </w:r>
            <w:proofErr w:type="gramStart"/>
            <w:r w:rsidRPr="00013B8C">
              <w:rPr>
                <w:rFonts w:asciiTheme="minorHAnsi" w:hAnsiTheme="minorHAnsi"/>
                <w:sz w:val="18"/>
                <w:szCs w:val="18"/>
              </w:rPr>
              <w:t>system</w:t>
            </w:r>
            <w:proofErr w:type="gramEnd"/>
            <w:r w:rsidRPr="00013B8C">
              <w:rPr>
                <w:rFonts w:asciiTheme="minorHAnsi" w:hAnsiTheme="minorHAnsi"/>
                <w:sz w:val="18"/>
                <w:szCs w:val="18"/>
              </w:rPr>
              <w:t xml:space="preserve"> passes - system complies with Allowable Duct Leakage Rate criterion";</w:t>
            </w:r>
          </w:p>
          <w:p w14:paraId="222E5EC9" w14:textId="77777777" w:rsidR="00464DC8" w:rsidRPr="00A81791" w:rsidRDefault="00464DC8" w:rsidP="00464DC8">
            <w:pPr>
              <w:rPr>
                <w:rFonts w:asciiTheme="minorHAnsi" w:hAnsiTheme="minorHAnsi"/>
                <w:sz w:val="18"/>
                <w:szCs w:val="18"/>
              </w:rPr>
            </w:pPr>
            <w:r w:rsidRPr="00013B8C">
              <w:rPr>
                <w:rFonts w:asciiTheme="minorHAnsi" w:hAnsiTheme="minorHAnsi"/>
                <w:sz w:val="18"/>
                <w:szCs w:val="18"/>
              </w:rPr>
              <w:t>else if measured leakage rate is greater than target allowable leakage rate then display message:</w:t>
            </w:r>
          </w:p>
          <w:p w14:paraId="67F71BC9" w14:textId="77777777" w:rsidR="00464DC8" w:rsidRPr="009B0170" w:rsidRDefault="00464DC8" w:rsidP="00464DC8">
            <w:pPr>
              <w:rPr>
                <w:rFonts w:asciiTheme="minorHAnsi" w:hAnsiTheme="minorHAnsi"/>
                <w:sz w:val="18"/>
                <w:szCs w:val="18"/>
              </w:rPr>
            </w:pPr>
            <w:r w:rsidRPr="009B0170">
              <w:rPr>
                <w:rFonts w:asciiTheme="minorHAnsi" w:hAnsiTheme="minorHAnsi"/>
                <w:sz w:val="18"/>
                <w:szCs w:val="18"/>
              </w:rPr>
              <w:t>"System passes using smoke test of an altered HVAC system in an existing building</w:t>
            </w:r>
          </w:p>
          <w:p w14:paraId="0DF1D4E6" w14:textId="77777777" w:rsidR="00464DC8" w:rsidRPr="009B0170" w:rsidRDefault="00464DC8" w:rsidP="00464DC8">
            <w:pPr>
              <w:numPr>
                <w:ilvl w:val="0"/>
                <w:numId w:val="32"/>
              </w:numPr>
              <w:rPr>
                <w:rFonts w:asciiTheme="minorHAnsi" w:hAnsiTheme="minorHAnsi"/>
                <w:sz w:val="18"/>
                <w:szCs w:val="18"/>
              </w:rPr>
            </w:pPr>
            <w:r w:rsidRPr="009B0170">
              <w:rPr>
                <w:rFonts w:asciiTheme="minorHAnsi" w:hAnsiTheme="minorHAnsi"/>
                <w:sz w:val="18"/>
                <w:szCs w:val="18"/>
              </w:rPr>
              <w:t>No visible smoke exits the accessible portions of the duct system.</w:t>
            </w:r>
          </w:p>
          <w:p w14:paraId="11813E18" w14:textId="77777777" w:rsidR="00464DC8" w:rsidRPr="009B0170" w:rsidRDefault="00464DC8" w:rsidP="00464DC8">
            <w:pPr>
              <w:numPr>
                <w:ilvl w:val="0"/>
                <w:numId w:val="32"/>
              </w:numPr>
              <w:rPr>
                <w:rFonts w:asciiTheme="minorHAnsi" w:hAnsiTheme="minorHAnsi"/>
                <w:sz w:val="18"/>
                <w:szCs w:val="18"/>
              </w:rPr>
            </w:pPr>
            <w:r w:rsidRPr="009B0170">
              <w:rPr>
                <w:rFonts w:asciiTheme="minorHAnsi" w:hAnsiTheme="minorHAnsi"/>
                <w:sz w:val="18"/>
                <w:szCs w:val="18"/>
              </w:rPr>
              <w:t>Smoke is only emanating from air-handling unit (AHU) cabinet and non-accessible portions of the duct system.</w:t>
            </w:r>
          </w:p>
          <w:p w14:paraId="2B99C03A" w14:textId="2637DD96" w:rsidR="00464DC8" w:rsidRPr="006B612D" w:rsidRDefault="00464DC8" w:rsidP="00464DC8">
            <w:pPr>
              <w:keepNext/>
              <w:rPr>
                <w:rFonts w:asciiTheme="minorHAnsi" w:hAnsiTheme="minorHAnsi"/>
                <w:sz w:val="18"/>
                <w:szCs w:val="18"/>
              </w:rPr>
            </w:pPr>
            <w:r w:rsidRPr="004712B8">
              <w:rPr>
                <w:rFonts w:asciiTheme="minorHAnsi" w:hAnsiTheme="minorHAnsi"/>
                <w:sz w:val="18"/>
                <w:szCs w:val="18"/>
              </w:rPr>
              <w:t>Note</w:t>
            </w:r>
            <w:r w:rsidRPr="004712B8">
              <w:rPr>
                <w:rFonts w:asciiTheme="minorHAnsi" w:hAnsiTheme="minorHAnsi"/>
                <w:b/>
                <w:sz w:val="18"/>
                <w:szCs w:val="18"/>
              </w:rPr>
              <w:t>:</w:t>
            </w:r>
            <w:r w:rsidRPr="004712B8">
              <w:rPr>
                <w:rFonts w:asciiTheme="minorHAnsi" w:hAnsiTheme="minorHAnsi"/>
                <w:sz w:val="18"/>
                <w:szCs w:val="18"/>
              </w:rPr>
              <w:t xml:space="preserve"> Accessible is defined as having access thereto, but which first may require removal or opening of access panels, doors, or moving similar obstructions. If access to the du</w:t>
            </w:r>
            <w:r w:rsidRPr="006B612D">
              <w:rPr>
                <w:rFonts w:asciiTheme="minorHAnsi" w:hAnsiTheme="minorHAnsi"/>
                <w:sz w:val="18"/>
                <w:szCs w:val="18"/>
              </w:rPr>
              <w:t xml:space="preserve">cts requires an object to be demolished or </w:t>
            </w:r>
            <w:proofErr w:type="gramStart"/>
            <w:r w:rsidRPr="006B612D">
              <w:rPr>
                <w:rFonts w:asciiTheme="minorHAnsi" w:hAnsiTheme="minorHAnsi"/>
                <w:sz w:val="18"/>
                <w:szCs w:val="18"/>
              </w:rPr>
              <w:t>deconstructed</w:t>
            </w:r>
            <w:proofErr w:type="gramEnd"/>
            <w:r w:rsidRPr="006B612D">
              <w:rPr>
                <w:rFonts w:asciiTheme="minorHAnsi" w:hAnsiTheme="minorHAnsi"/>
                <w:sz w:val="18"/>
                <w:szCs w:val="18"/>
              </w:rPr>
              <w:t xml:space="preserve"> then sealing of those ducts is not required."&gt;&gt;</w:t>
            </w:r>
          </w:p>
        </w:tc>
      </w:tr>
    </w:tbl>
    <w:p w14:paraId="2B99C044" w14:textId="2B05B15D" w:rsidR="00C156FF" w:rsidRPr="003F2ABE" w:rsidRDefault="00C156FF"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0"/>
        <w:gridCol w:w="4048"/>
        <w:gridCol w:w="6371"/>
      </w:tblGrid>
      <w:tr w:rsidR="00C156FF" w:rsidRPr="003F2ABE" w14:paraId="3E7A2681" w14:textId="77777777" w:rsidTr="006E4974">
        <w:trPr>
          <w:trHeight w:val="55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9071655" w14:textId="69478265" w:rsidR="00C156FF" w:rsidRPr="00C156FF" w:rsidRDefault="00C156FF" w:rsidP="00C156FF">
            <w:pPr>
              <w:rPr>
                <w:rFonts w:asciiTheme="minorHAnsi" w:hAnsiTheme="minorHAnsi"/>
                <w:b/>
                <w:caps/>
                <w:szCs w:val="18"/>
              </w:rPr>
            </w:pPr>
            <w:r w:rsidRPr="00C156FF">
              <w:rPr>
                <w:rFonts w:asciiTheme="minorHAnsi" w:hAnsiTheme="minorHAnsi"/>
                <w:b/>
                <w:caps/>
                <w:szCs w:val="18"/>
              </w:rPr>
              <w:lastRenderedPageBreak/>
              <w:t>C. D</w:t>
            </w:r>
            <w:r w:rsidRPr="006E4974">
              <w:rPr>
                <w:rFonts w:asciiTheme="minorHAnsi" w:hAnsiTheme="minorHAnsi"/>
                <w:b/>
                <w:szCs w:val="18"/>
              </w:rPr>
              <w:t>ucts Located in Garage Spaces</w:t>
            </w:r>
          </w:p>
          <w:p w14:paraId="2FF0A86D" w14:textId="28D7AEF8" w:rsidR="004330D0" w:rsidRPr="00C156FF" w:rsidRDefault="007207A0" w:rsidP="00926266">
            <w:pPr>
              <w:rPr>
                <w:rFonts w:asciiTheme="minorHAnsi" w:hAnsiTheme="minorHAnsi"/>
                <w:b/>
                <w:caps/>
                <w:szCs w:val="18"/>
              </w:rPr>
            </w:pPr>
            <w:r>
              <w:rPr>
                <w:rFonts w:asciiTheme="minorHAnsi" w:hAnsiTheme="minorHAnsi"/>
                <w:sz w:val="18"/>
                <w:szCs w:val="18"/>
              </w:rPr>
              <w:t>&lt;&lt;</w:t>
            </w:r>
            <w:r w:rsidR="00C156FF" w:rsidRPr="006E4974">
              <w:rPr>
                <w:rFonts w:asciiTheme="minorHAnsi" w:hAnsiTheme="minorHAnsi"/>
                <w:sz w:val="18"/>
                <w:szCs w:val="18"/>
              </w:rPr>
              <w:t>if A0</w:t>
            </w:r>
            <w:r w:rsidR="009B0170">
              <w:rPr>
                <w:rFonts w:asciiTheme="minorHAnsi" w:hAnsiTheme="minorHAnsi"/>
                <w:sz w:val="18"/>
                <w:szCs w:val="18"/>
              </w:rPr>
              <w:t>8</w:t>
            </w:r>
            <w:r w:rsidR="00C156FF" w:rsidRPr="006E4974">
              <w:rPr>
                <w:rFonts w:asciiTheme="minorHAnsi" w:hAnsiTheme="minorHAnsi"/>
                <w:sz w:val="18"/>
                <w:szCs w:val="18"/>
              </w:rPr>
              <w:t xml:space="preserve"> = yes, then show table, else display</w:t>
            </w:r>
            <w:r>
              <w:rPr>
                <w:rFonts w:asciiTheme="minorHAnsi" w:hAnsiTheme="minorHAnsi"/>
                <w:sz w:val="18"/>
                <w:szCs w:val="18"/>
              </w:rPr>
              <w:t xml:space="preserve"> the Section</w:t>
            </w:r>
            <w:r w:rsidR="00C156FF" w:rsidRPr="006E4974">
              <w:rPr>
                <w:rFonts w:asciiTheme="minorHAnsi" w:hAnsiTheme="minorHAnsi"/>
                <w:sz w:val="18"/>
                <w:szCs w:val="18"/>
              </w:rPr>
              <w:t xml:space="preserve"> Does </w:t>
            </w:r>
            <w:r w:rsidR="00C83250" w:rsidRPr="006E4974">
              <w:rPr>
                <w:rFonts w:asciiTheme="minorHAnsi" w:hAnsiTheme="minorHAnsi"/>
                <w:sz w:val="18"/>
                <w:szCs w:val="18"/>
              </w:rPr>
              <w:t>N</w:t>
            </w:r>
            <w:r w:rsidR="00C156FF" w:rsidRPr="006E4974">
              <w:rPr>
                <w:rFonts w:asciiTheme="minorHAnsi" w:hAnsiTheme="minorHAnsi"/>
                <w:sz w:val="18"/>
                <w:szCs w:val="18"/>
              </w:rPr>
              <w:t xml:space="preserve">ot </w:t>
            </w:r>
            <w:r w:rsidR="00C83250" w:rsidRPr="006E4974">
              <w:rPr>
                <w:rFonts w:asciiTheme="minorHAnsi" w:hAnsiTheme="minorHAnsi"/>
                <w:sz w:val="18"/>
                <w:szCs w:val="18"/>
              </w:rPr>
              <w:t>A</w:t>
            </w:r>
            <w:r w:rsidR="00C156FF" w:rsidRPr="006E4974">
              <w:rPr>
                <w:rFonts w:asciiTheme="minorHAnsi" w:hAnsiTheme="minorHAnsi"/>
                <w:sz w:val="18"/>
                <w:szCs w:val="18"/>
              </w:rPr>
              <w:t>pply</w:t>
            </w:r>
            <w:r w:rsidR="00224E95" w:rsidRPr="006E4974">
              <w:rPr>
                <w:rFonts w:asciiTheme="minorHAnsi" w:hAnsiTheme="minorHAnsi"/>
                <w:sz w:val="18"/>
                <w:szCs w:val="18"/>
              </w:rPr>
              <w:t xml:space="preserve"> </w:t>
            </w:r>
            <w:r>
              <w:rPr>
                <w:rFonts w:asciiTheme="minorHAnsi" w:hAnsiTheme="minorHAnsi"/>
                <w:sz w:val="18"/>
                <w:szCs w:val="18"/>
              </w:rPr>
              <w:t>m</w:t>
            </w:r>
            <w:r w:rsidR="00C83250" w:rsidRPr="006E4974">
              <w:rPr>
                <w:rFonts w:asciiTheme="minorHAnsi" w:hAnsiTheme="minorHAnsi"/>
                <w:sz w:val="18"/>
                <w:szCs w:val="18"/>
              </w:rPr>
              <w:t>essage</w:t>
            </w:r>
            <w:r>
              <w:rPr>
                <w:rFonts w:asciiTheme="minorHAnsi" w:hAnsiTheme="minorHAnsi"/>
                <w:sz w:val="18"/>
                <w:szCs w:val="18"/>
              </w:rPr>
              <w:t>&gt;&gt;</w:t>
            </w:r>
          </w:p>
        </w:tc>
      </w:tr>
      <w:tr w:rsidR="00C156FF" w:rsidRPr="003F2ABE" w14:paraId="1A6E5F9E" w14:textId="77777777" w:rsidTr="006E4974">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6F23F296" w14:textId="774FD01D" w:rsidR="00C156FF" w:rsidRPr="00013B8C" w:rsidRDefault="003C0C3E" w:rsidP="003416BE">
            <w:pPr>
              <w:keepNext/>
              <w:jc w:val="center"/>
              <w:rPr>
                <w:rFonts w:asciiTheme="minorHAnsi" w:hAnsiTheme="minorHAnsi"/>
                <w:sz w:val="18"/>
                <w:szCs w:val="18"/>
              </w:rPr>
            </w:pPr>
            <w:r w:rsidRPr="00013B8C">
              <w:rPr>
                <w:rFonts w:asciiTheme="minorHAnsi" w:hAnsiTheme="minorHAnsi"/>
                <w:sz w:val="18"/>
                <w:szCs w:val="18"/>
              </w:rPr>
              <w:t>01</w:t>
            </w:r>
          </w:p>
        </w:tc>
        <w:tc>
          <w:tcPr>
            <w:tcW w:w="1840" w:type="pct"/>
            <w:tcBorders>
              <w:top w:val="single" w:sz="4" w:space="0" w:color="auto"/>
              <w:left w:val="single" w:sz="4" w:space="0" w:color="auto"/>
              <w:bottom w:val="single" w:sz="4" w:space="0" w:color="auto"/>
              <w:right w:val="single" w:sz="4" w:space="0" w:color="auto"/>
            </w:tcBorders>
            <w:vAlign w:val="center"/>
          </w:tcPr>
          <w:p w14:paraId="511E4885" w14:textId="6A418907" w:rsidR="00C156FF" w:rsidRPr="009B0170" w:rsidRDefault="003C0C3E" w:rsidP="003416BE">
            <w:pPr>
              <w:keepNext/>
              <w:rPr>
                <w:rFonts w:asciiTheme="minorHAnsi" w:hAnsiTheme="minorHAnsi"/>
                <w:sz w:val="18"/>
                <w:szCs w:val="18"/>
              </w:rPr>
            </w:pPr>
            <w:r w:rsidRPr="009B0170">
              <w:rPr>
                <w:rFonts w:asciiTheme="minorHAnsi" w:hAnsiTheme="minorHAnsi"/>
                <w:sz w:val="18"/>
                <w:szCs w:val="18"/>
              </w:rPr>
              <w:t>Duct Leakage Test Method</w:t>
            </w:r>
          </w:p>
        </w:tc>
        <w:tc>
          <w:tcPr>
            <w:tcW w:w="2896" w:type="pct"/>
            <w:tcBorders>
              <w:top w:val="single" w:sz="4" w:space="0" w:color="auto"/>
              <w:left w:val="single" w:sz="4" w:space="0" w:color="auto"/>
              <w:bottom w:val="single" w:sz="4" w:space="0" w:color="auto"/>
              <w:right w:val="single" w:sz="4" w:space="0" w:color="auto"/>
            </w:tcBorders>
            <w:vAlign w:val="center"/>
          </w:tcPr>
          <w:p w14:paraId="11D1030A" w14:textId="0DEC45CC" w:rsidR="00C156FF" w:rsidRPr="00013B8C" w:rsidRDefault="003C0C3E" w:rsidP="000E5BBE">
            <w:pPr>
              <w:keepNext/>
              <w:rPr>
                <w:rFonts w:asciiTheme="minorHAnsi" w:hAnsiTheme="minorHAnsi"/>
                <w:sz w:val="18"/>
                <w:szCs w:val="18"/>
              </w:rPr>
            </w:pPr>
            <w:r w:rsidRPr="006E4974">
              <w:rPr>
                <w:rFonts w:asciiTheme="minorHAnsi" w:hAnsiTheme="minorHAnsi"/>
                <w:sz w:val="18"/>
                <w:szCs w:val="18"/>
              </w:rPr>
              <w:t xml:space="preserve">&lt;&lt;default value = </w:t>
            </w:r>
            <w:proofErr w:type="spellStart"/>
            <w:r w:rsidRPr="006E4974">
              <w:rPr>
                <w:rFonts w:asciiTheme="minorHAnsi" w:hAnsiTheme="minorHAnsi"/>
                <w:sz w:val="18"/>
                <w:szCs w:val="18"/>
              </w:rPr>
              <w:t>TotalLeakage</w:t>
            </w:r>
            <w:proofErr w:type="spellEnd"/>
            <w:r w:rsidRPr="006E4974">
              <w:rPr>
                <w:rFonts w:asciiTheme="minorHAnsi" w:hAnsiTheme="minorHAnsi"/>
                <w:sz w:val="18"/>
                <w:szCs w:val="18"/>
              </w:rPr>
              <w:t xml:space="preserve"> (this is the only method allowed&gt;&gt;</w:t>
            </w:r>
          </w:p>
        </w:tc>
      </w:tr>
      <w:tr w:rsidR="003C0C3E" w:rsidRPr="003F2ABE" w14:paraId="726F3423" w14:textId="77777777" w:rsidTr="003C0C3E">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5C0942AF" w14:textId="576D1D12" w:rsidR="003C0C3E" w:rsidRPr="00013B8C"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2</w:t>
            </w:r>
          </w:p>
        </w:tc>
        <w:tc>
          <w:tcPr>
            <w:tcW w:w="1840" w:type="pct"/>
            <w:tcBorders>
              <w:top w:val="single" w:sz="4" w:space="0" w:color="auto"/>
              <w:left w:val="single" w:sz="4" w:space="0" w:color="auto"/>
              <w:bottom w:val="single" w:sz="4" w:space="0" w:color="auto"/>
              <w:right w:val="single" w:sz="4" w:space="0" w:color="auto"/>
            </w:tcBorders>
            <w:vAlign w:val="center"/>
          </w:tcPr>
          <w:p w14:paraId="6A501D25" w14:textId="2F42C5E1"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Leakage Factor</w:t>
            </w:r>
          </w:p>
        </w:tc>
        <w:tc>
          <w:tcPr>
            <w:tcW w:w="2896" w:type="pct"/>
            <w:tcBorders>
              <w:top w:val="single" w:sz="4" w:space="0" w:color="auto"/>
              <w:left w:val="single" w:sz="4" w:space="0" w:color="auto"/>
              <w:bottom w:val="single" w:sz="4" w:space="0" w:color="auto"/>
              <w:right w:val="single" w:sz="4" w:space="0" w:color="auto"/>
            </w:tcBorders>
            <w:vAlign w:val="center"/>
          </w:tcPr>
          <w:p w14:paraId="1E7B1206" w14:textId="1F40C16E" w:rsidR="003C0C3E" w:rsidRPr="004712B8" w:rsidRDefault="003C0C3E" w:rsidP="003C0C3E">
            <w:pPr>
              <w:keepNext/>
              <w:rPr>
                <w:rFonts w:asciiTheme="minorHAnsi" w:hAnsiTheme="minorHAnsi"/>
                <w:sz w:val="18"/>
                <w:szCs w:val="18"/>
              </w:rPr>
            </w:pPr>
            <w:r w:rsidRPr="00316229">
              <w:rPr>
                <w:rFonts w:asciiTheme="minorHAnsi" w:hAnsiTheme="minorHAnsi"/>
                <w:sz w:val="18"/>
                <w:szCs w:val="18"/>
              </w:rPr>
              <w:t>&lt;&lt;default value</w:t>
            </w:r>
            <w:r w:rsidR="00E34DF2">
              <w:rPr>
                <w:rFonts w:asciiTheme="minorHAnsi" w:hAnsiTheme="minorHAnsi"/>
                <w:sz w:val="18"/>
                <w:szCs w:val="18"/>
              </w:rPr>
              <w:t xml:space="preserve"> </w:t>
            </w:r>
            <w:r w:rsidRPr="004712B8">
              <w:rPr>
                <w:rFonts w:asciiTheme="minorHAnsi" w:hAnsiTheme="minorHAnsi"/>
                <w:sz w:val="18"/>
                <w:szCs w:val="18"/>
              </w:rPr>
              <w:t>= 0.06&gt;&gt;</w:t>
            </w:r>
          </w:p>
        </w:tc>
      </w:tr>
      <w:tr w:rsidR="003C0C3E" w:rsidRPr="003F2ABE" w14:paraId="74018688"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1756E0BB" w14:textId="756025B3" w:rsidR="003C0C3E" w:rsidRPr="00C83250"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3</w:t>
            </w:r>
          </w:p>
        </w:tc>
        <w:tc>
          <w:tcPr>
            <w:tcW w:w="1840" w:type="pct"/>
            <w:tcBorders>
              <w:top w:val="single" w:sz="4" w:space="0" w:color="auto"/>
              <w:left w:val="single" w:sz="4" w:space="0" w:color="auto"/>
              <w:bottom w:val="single" w:sz="4" w:space="0" w:color="auto"/>
              <w:right w:val="single" w:sz="4" w:space="0" w:color="auto"/>
            </w:tcBorders>
            <w:vAlign w:val="center"/>
          </w:tcPr>
          <w:p w14:paraId="7AF81F7A"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Air-Handling Unit Airflow (AHU Airflow) Determination Method</w:t>
            </w:r>
          </w:p>
        </w:tc>
        <w:tc>
          <w:tcPr>
            <w:tcW w:w="2896" w:type="pct"/>
            <w:tcBorders>
              <w:top w:val="single" w:sz="4" w:space="0" w:color="auto"/>
              <w:left w:val="single" w:sz="4" w:space="0" w:color="auto"/>
              <w:bottom w:val="single" w:sz="4" w:space="0" w:color="auto"/>
              <w:right w:val="single" w:sz="4" w:space="0" w:color="auto"/>
            </w:tcBorders>
            <w:vAlign w:val="center"/>
          </w:tcPr>
          <w:p w14:paraId="1BDC7858" w14:textId="779951AC" w:rsidR="003C0C3E" w:rsidRPr="009B0170" w:rsidRDefault="009C12B5" w:rsidP="00435D06">
            <w:pPr>
              <w:keepNext/>
              <w:rPr>
                <w:rFonts w:asciiTheme="minorHAnsi" w:hAnsiTheme="minorHAnsi"/>
                <w:sz w:val="18"/>
                <w:szCs w:val="18"/>
              </w:rPr>
            </w:pPr>
            <w:r w:rsidRPr="006E4974">
              <w:rPr>
                <w:rFonts w:asciiTheme="minorHAnsi" w:hAnsiTheme="minorHAnsi"/>
                <w:sz w:val="18"/>
                <w:szCs w:val="18"/>
              </w:rPr>
              <w:t>&lt;&lt;auto filled from B01&gt;&gt;</w:t>
            </w:r>
          </w:p>
        </w:tc>
      </w:tr>
      <w:tr w:rsidR="003C0C3E" w:rsidRPr="003F2ABE" w14:paraId="77012B07"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99302F1" w14:textId="04933A6B" w:rsidR="003C0C3E" w:rsidRPr="00C83250"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4</w:t>
            </w:r>
          </w:p>
        </w:tc>
        <w:tc>
          <w:tcPr>
            <w:tcW w:w="1840" w:type="pct"/>
            <w:tcBorders>
              <w:top w:val="single" w:sz="4" w:space="0" w:color="auto"/>
              <w:left w:val="single" w:sz="4" w:space="0" w:color="auto"/>
              <w:bottom w:val="single" w:sz="4" w:space="0" w:color="auto"/>
              <w:right w:val="single" w:sz="4" w:space="0" w:color="auto"/>
            </w:tcBorders>
            <w:vAlign w:val="center"/>
          </w:tcPr>
          <w:p w14:paraId="17E4DB5A"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Measured AHU Airflow (cfm)</w:t>
            </w:r>
          </w:p>
        </w:tc>
        <w:tc>
          <w:tcPr>
            <w:tcW w:w="2896" w:type="pct"/>
            <w:tcBorders>
              <w:top w:val="single" w:sz="4" w:space="0" w:color="auto"/>
              <w:left w:val="single" w:sz="4" w:space="0" w:color="auto"/>
              <w:bottom w:val="single" w:sz="4" w:space="0" w:color="auto"/>
              <w:right w:val="single" w:sz="4" w:space="0" w:color="auto"/>
            </w:tcBorders>
            <w:vAlign w:val="center"/>
          </w:tcPr>
          <w:p w14:paraId="41BFD2A7" w14:textId="5588094D" w:rsidR="003C0C3E" w:rsidRPr="00013B8C" w:rsidRDefault="003C0C3E" w:rsidP="00435D06">
            <w:pPr>
              <w:keepNext/>
              <w:rPr>
                <w:rFonts w:asciiTheme="minorHAnsi" w:hAnsiTheme="minorHAnsi"/>
                <w:sz w:val="18"/>
                <w:szCs w:val="18"/>
              </w:rPr>
            </w:pPr>
            <w:r w:rsidRPr="009B0170">
              <w:rPr>
                <w:rFonts w:asciiTheme="minorHAnsi" w:hAnsiTheme="minorHAnsi"/>
                <w:sz w:val="18"/>
                <w:szCs w:val="18"/>
              </w:rPr>
              <w:t>&lt;&lt;</w:t>
            </w:r>
            <w:r w:rsidR="009C12B5" w:rsidRPr="006E4974">
              <w:rPr>
                <w:rFonts w:asciiTheme="minorHAnsi" w:hAnsiTheme="minorHAnsi"/>
                <w:sz w:val="18"/>
                <w:szCs w:val="18"/>
              </w:rPr>
              <w:t xml:space="preserve"> auto filled from B0</w:t>
            </w:r>
            <w:r w:rsidR="00435D06">
              <w:rPr>
                <w:rFonts w:asciiTheme="minorHAnsi" w:hAnsiTheme="minorHAnsi"/>
                <w:sz w:val="18"/>
                <w:szCs w:val="18"/>
              </w:rPr>
              <w:t>6</w:t>
            </w:r>
            <w:r w:rsidR="009C12B5" w:rsidRPr="006E4974">
              <w:rPr>
                <w:rFonts w:asciiTheme="minorHAnsi" w:hAnsiTheme="minorHAnsi"/>
                <w:sz w:val="18"/>
                <w:szCs w:val="18"/>
              </w:rPr>
              <w:t>&gt;&gt;</w:t>
            </w:r>
          </w:p>
        </w:tc>
      </w:tr>
      <w:tr w:rsidR="003C0C3E" w:rsidRPr="003F2ABE" w14:paraId="44C2D76A"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02DCADFF" w14:textId="1F34CE0D"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5</w:t>
            </w:r>
          </w:p>
        </w:tc>
        <w:tc>
          <w:tcPr>
            <w:tcW w:w="1840" w:type="pct"/>
            <w:tcBorders>
              <w:top w:val="single" w:sz="4" w:space="0" w:color="auto"/>
              <w:left w:val="single" w:sz="4" w:space="0" w:color="auto"/>
              <w:bottom w:val="single" w:sz="4" w:space="0" w:color="auto"/>
              <w:right w:val="single" w:sz="4" w:space="0" w:color="auto"/>
            </w:tcBorders>
            <w:vAlign w:val="center"/>
          </w:tcPr>
          <w:p w14:paraId="670BCC40"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Calculated Target Allowable Duct Leakage Rate (cfm)</w:t>
            </w:r>
          </w:p>
        </w:tc>
        <w:tc>
          <w:tcPr>
            <w:tcW w:w="2896" w:type="pct"/>
            <w:tcBorders>
              <w:top w:val="single" w:sz="4" w:space="0" w:color="auto"/>
              <w:left w:val="single" w:sz="4" w:space="0" w:color="auto"/>
              <w:bottom w:val="single" w:sz="4" w:space="0" w:color="auto"/>
              <w:right w:val="single" w:sz="4" w:space="0" w:color="auto"/>
            </w:tcBorders>
            <w:vAlign w:val="center"/>
          </w:tcPr>
          <w:p w14:paraId="4AA7B16E" w14:textId="77777777" w:rsidR="003C0C3E" w:rsidRPr="0015620D" w:rsidRDefault="003C0C3E" w:rsidP="003C0C3E">
            <w:pPr>
              <w:keepNext/>
              <w:rPr>
                <w:rFonts w:asciiTheme="minorHAnsi" w:hAnsiTheme="minorHAnsi"/>
                <w:sz w:val="18"/>
                <w:szCs w:val="18"/>
              </w:rPr>
            </w:pPr>
            <w:r w:rsidRPr="009B0170">
              <w:rPr>
                <w:rFonts w:asciiTheme="minorHAnsi" w:hAnsiTheme="minorHAnsi"/>
                <w:sz w:val="18"/>
                <w:szCs w:val="18"/>
              </w:rPr>
              <w:t>&lt;&lt;</w:t>
            </w:r>
            <w:r w:rsidRPr="0015620D">
              <w:rPr>
                <w:rFonts w:asciiTheme="minorHAnsi" w:hAnsiTheme="minorHAnsi"/>
                <w:sz w:val="18"/>
                <w:szCs w:val="18"/>
              </w:rPr>
              <w:t>calculated field: numeric xxx:</w:t>
            </w:r>
          </w:p>
          <w:p w14:paraId="165DE5D8" w14:textId="77777777" w:rsidR="0049088F" w:rsidRPr="0015620D" w:rsidRDefault="0049088F" w:rsidP="0049088F">
            <w:pPr>
              <w:keepNext/>
              <w:rPr>
                <w:rFonts w:asciiTheme="minorHAnsi" w:hAnsiTheme="minorHAnsi"/>
                <w:sz w:val="18"/>
                <w:szCs w:val="18"/>
              </w:rPr>
            </w:pPr>
            <w:r w:rsidRPr="0015620D">
              <w:rPr>
                <w:rFonts w:asciiTheme="minorHAnsi" w:hAnsiTheme="minorHAnsi"/>
                <w:sz w:val="18"/>
                <w:szCs w:val="18"/>
              </w:rPr>
              <w:t xml:space="preserv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DefaultAirflowMethod</w:t>
            </w:r>
            <w:proofErr w:type="spellEnd"/>
            <w:r w:rsidRPr="0015620D">
              <w:rPr>
                <w:rFonts w:asciiTheme="minorHAnsi" w:hAnsiTheme="minorHAnsi"/>
                <w:sz w:val="18"/>
                <w:szCs w:val="18"/>
              </w:rPr>
              <w:t xml:space="preserve"> then </w:t>
            </w:r>
          </w:p>
          <w:p w14:paraId="4C8E6433" w14:textId="0E9336E3" w:rsidR="003C0C3E" w:rsidRPr="0015620D" w:rsidRDefault="0049088F" w:rsidP="003C0C3E">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ZonedCondFloorArea</w:t>
            </w:r>
            <w:proofErr w:type="spellEnd"/>
            <w:r w:rsidRPr="0015620D">
              <w:rPr>
                <w:rFonts w:asciiTheme="minorHAnsi" w:hAnsiTheme="minorHAnsi"/>
                <w:sz w:val="18"/>
                <w:szCs w:val="18"/>
              </w:rPr>
              <w:t xml:space="preserve">*0.5* </w:t>
            </w:r>
            <w:proofErr w:type="gramStart"/>
            <w:r w:rsidR="00CF04AA" w:rsidRPr="0015620D">
              <w:rPr>
                <w:rFonts w:asciiTheme="minorHAnsi" w:hAnsiTheme="minorHAnsi"/>
                <w:sz w:val="18"/>
                <w:szCs w:val="18"/>
              </w:rPr>
              <w:t>0.06</w:t>
            </w:r>
            <w:r w:rsidR="003C0C3E" w:rsidRPr="0015620D">
              <w:rPr>
                <w:rFonts w:asciiTheme="minorHAnsi" w:hAnsiTheme="minorHAnsi"/>
                <w:sz w:val="18"/>
                <w:szCs w:val="18"/>
              </w:rPr>
              <w:t>;</w:t>
            </w:r>
            <w:proofErr w:type="gramEnd"/>
          </w:p>
          <w:p w14:paraId="770DEE94" w14:textId="77777777" w:rsidR="00CF04AA" w:rsidRPr="0015620D" w:rsidRDefault="00CF04AA" w:rsidP="003C0C3E">
            <w:pPr>
              <w:keepNext/>
              <w:rPr>
                <w:rFonts w:asciiTheme="minorHAnsi" w:hAnsiTheme="minorHAnsi"/>
                <w:sz w:val="18"/>
                <w:szCs w:val="18"/>
              </w:rPr>
            </w:pPr>
          </w:p>
          <w:p w14:paraId="0DA6E3D4"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CoolingSystemMethod</w:t>
            </w:r>
            <w:proofErr w:type="spellEnd"/>
            <w:r w:rsidRPr="0015620D">
              <w:rPr>
                <w:rFonts w:asciiTheme="minorHAnsi" w:hAnsiTheme="minorHAnsi"/>
                <w:sz w:val="18"/>
                <w:szCs w:val="18"/>
              </w:rPr>
              <w:t xml:space="preserve"> then </w:t>
            </w:r>
          </w:p>
          <w:p w14:paraId="567EF3B0" w14:textId="40AD4DC6" w:rsidR="003C0C3E" w:rsidRPr="0015620D" w:rsidRDefault="003C0C3E" w:rsidP="003C0C3E">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*400* </w:t>
            </w:r>
            <w:proofErr w:type="gramStart"/>
            <w:r w:rsidR="00CF04AA" w:rsidRPr="0015620D">
              <w:rPr>
                <w:rFonts w:asciiTheme="minorHAnsi" w:hAnsiTheme="minorHAnsi"/>
                <w:sz w:val="18"/>
                <w:szCs w:val="18"/>
              </w:rPr>
              <w:t>0.06</w:t>
            </w:r>
            <w:r w:rsidRPr="0015620D">
              <w:rPr>
                <w:rFonts w:asciiTheme="minorHAnsi" w:hAnsiTheme="minorHAnsi"/>
                <w:sz w:val="18"/>
                <w:szCs w:val="18"/>
              </w:rPr>
              <w:t>;</w:t>
            </w:r>
            <w:proofErr w:type="gramEnd"/>
          </w:p>
          <w:p w14:paraId="5C1DF869" w14:textId="77777777" w:rsidR="00CF04AA" w:rsidRPr="0015620D" w:rsidRDefault="00CF04AA" w:rsidP="003C0C3E">
            <w:pPr>
              <w:keepNext/>
              <w:rPr>
                <w:rFonts w:asciiTheme="minorHAnsi" w:hAnsiTheme="minorHAnsi"/>
                <w:sz w:val="18"/>
                <w:szCs w:val="18"/>
              </w:rPr>
            </w:pPr>
          </w:p>
          <w:p w14:paraId="5F577F34"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HeatingSystemMethod</w:t>
            </w:r>
            <w:proofErr w:type="spellEnd"/>
          </w:p>
          <w:p w14:paraId="3AB7C6AE" w14:textId="538D7E51"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HeatingCapacityKbtuh</w:t>
            </w:r>
            <w:proofErr w:type="spellEnd"/>
            <w:r w:rsidRPr="0015620D">
              <w:rPr>
                <w:rFonts w:asciiTheme="minorHAnsi" w:hAnsiTheme="minorHAnsi"/>
                <w:sz w:val="18"/>
                <w:szCs w:val="18"/>
              </w:rPr>
              <w:t xml:space="preserve">*21.7* </w:t>
            </w:r>
            <w:proofErr w:type="gramStart"/>
            <w:r w:rsidR="00CF04AA" w:rsidRPr="0015620D">
              <w:rPr>
                <w:rFonts w:asciiTheme="minorHAnsi" w:hAnsiTheme="minorHAnsi"/>
                <w:sz w:val="18"/>
                <w:szCs w:val="18"/>
              </w:rPr>
              <w:t>0.06</w:t>
            </w:r>
            <w:r w:rsidRPr="0015620D">
              <w:rPr>
                <w:rFonts w:asciiTheme="minorHAnsi" w:hAnsiTheme="minorHAnsi"/>
                <w:sz w:val="18"/>
                <w:szCs w:val="18"/>
              </w:rPr>
              <w:t>;</w:t>
            </w:r>
            <w:proofErr w:type="gramEnd"/>
          </w:p>
          <w:p w14:paraId="7EAD69C9" w14:textId="77777777" w:rsidR="00CF04AA" w:rsidRPr="0015620D" w:rsidRDefault="00CF04AA" w:rsidP="003C0C3E">
            <w:pPr>
              <w:keepNext/>
              <w:rPr>
                <w:rFonts w:asciiTheme="minorHAnsi" w:hAnsiTheme="minorHAnsi"/>
                <w:sz w:val="18"/>
                <w:szCs w:val="18"/>
              </w:rPr>
            </w:pPr>
          </w:p>
          <w:p w14:paraId="374DE46B"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MeasuredAirflowMethod</w:t>
            </w:r>
            <w:proofErr w:type="spellEnd"/>
            <w:r w:rsidRPr="0015620D">
              <w:rPr>
                <w:rFonts w:asciiTheme="minorHAnsi" w:hAnsiTheme="minorHAnsi"/>
                <w:sz w:val="18"/>
                <w:szCs w:val="18"/>
              </w:rPr>
              <w:t xml:space="preserve"> then</w:t>
            </w:r>
          </w:p>
          <w:p w14:paraId="7818AD51" w14:textId="7633DE03" w:rsidR="00CF04AA" w:rsidRPr="0015620D" w:rsidRDefault="003C0C3E" w:rsidP="00CF04AA">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Measured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 </w:t>
            </w:r>
            <w:r w:rsidR="00CF04AA" w:rsidRPr="0015620D">
              <w:rPr>
                <w:rFonts w:asciiTheme="minorHAnsi" w:hAnsiTheme="minorHAnsi"/>
                <w:sz w:val="18"/>
                <w:szCs w:val="18"/>
              </w:rPr>
              <w:t>0.06</w:t>
            </w:r>
          </w:p>
          <w:p w14:paraId="25DED1A7" w14:textId="77777777" w:rsidR="00CF04AA" w:rsidRPr="0015620D" w:rsidRDefault="00CF04AA" w:rsidP="00CF04AA">
            <w:pPr>
              <w:keepNext/>
              <w:rPr>
                <w:rFonts w:asciiTheme="minorHAnsi" w:hAnsiTheme="minorHAnsi"/>
                <w:sz w:val="18"/>
                <w:szCs w:val="18"/>
              </w:rPr>
            </w:pPr>
          </w:p>
          <w:p w14:paraId="3077702D" w14:textId="77777777" w:rsidR="00CF04AA" w:rsidRPr="0015620D" w:rsidRDefault="00CF04AA" w:rsidP="00CF04AA">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IndoorUnitMethod</w:t>
            </w:r>
            <w:proofErr w:type="spellEnd"/>
            <w:r w:rsidRPr="0015620D">
              <w:rPr>
                <w:rFonts w:asciiTheme="minorHAnsi" w:hAnsiTheme="minorHAnsi"/>
                <w:sz w:val="18"/>
                <w:szCs w:val="18"/>
              </w:rPr>
              <w:t xml:space="preserve"> then</w:t>
            </w:r>
          </w:p>
          <w:p w14:paraId="4240A33B" w14:textId="75F59368" w:rsidR="003C0C3E" w:rsidRPr="00013B8C" w:rsidRDefault="00CF04AA">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IndoorAirUnitCoolingCapacityton</w:t>
            </w:r>
            <w:proofErr w:type="spellEnd"/>
            <w:r w:rsidRPr="0015620D">
              <w:rPr>
                <w:rFonts w:asciiTheme="minorHAnsi" w:hAnsiTheme="minorHAnsi"/>
                <w:sz w:val="18"/>
                <w:szCs w:val="18"/>
              </w:rPr>
              <w:t>*</w:t>
            </w:r>
            <w:del w:id="116" w:author="Alexis" w:date="2021-10-15T10:29:00Z">
              <w:r w:rsidRPr="0015620D" w:rsidDel="00813F14">
                <w:rPr>
                  <w:rFonts w:asciiTheme="minorHAnsi" w:hAnsiTheme="minorHAnsi"/>
                  <w:sz w:val="18"/>
                  <w:szCs w:val="18"/>
                </w:rPr>
                <w:delText>400</w:delText>
              </w:r>
            </w:del>
            <w:ins w:id="117" w:author="Alexis" w:date="2021-10-15T10:29:00Z">
              <w:r w:rsidR="00813F14">
                <w:rPr>
                  <w:rFonts w:asciiTheme="minorHAnsi" w:hAnsiTheme="minorHAnsi"/>
                  <w:sz w:val="18"/>
                  <w:szCs w:val="18"/>
                </w:rPr>
                <w:t>350</w:t>
              </w:r>
            </w:ins>
            <w:r w:rsidRPr="0015620D">
              <w:rPr>
                <w:rFonts w:asciiTheme="minorHAnsi" w:hAnsiTheme="minorHAnsi"/>
                <w:sz w:val="18"/>
                <w:szCs w:val="18"/>
              </w:rPr>
              <w:t>*0.06</w:t>
            </w:r>
            <w:r w:rsidR="003C0C3E" w:rsidRPr="0015620D">
              <w:rPr>
                <w:rFonts w:asciiTheme="minorHAnsi" w:hAnsiTheme="minorHAnsi"/>
                <w:sz w:val="18"/>
                <w:szCs w:val="18"/>
              </w:rPr>
              <w:t>&gt;&gt;</w:t>
            </w:r>
          </w:p>
        </w:tc>
      </w:tr>
      <w:tr w:rsidR="003C0C3E" w:rsidRPr="003F2ABE" w14:paraId="174AE6D4" w14:textId="77777777" w:rsidTr="006E4974">
        <w:trPr>
          <w:trHeight w:val="432"/>
        </w:trPr>
        <w:tc>
          <w:tcPr>
            <w:tcW w:w="264" w:type="pct"/>
            <w:vAlign w:val="center"/>
          </w:tcPr>
          <w:p w14:paraId="01CED434" w14:textId="3ED90B35"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6</w:t>
            </w:r>
          </w:p>
        </w:tc>
        <w:tc>
          <w:tcPr>
            <w:tcW w:w="1840" w:type="pct"/>
            <w:shd w:val="clear" w:color="auto" w:fill="auto"/>
            <w:vAlign w:val="center"/>
          </w:tcPr>
          <w:p w14:paraId="76AF886F" w14:textId="77777777" w:rsidR="003C0C3E" w:rsidRPr="004712B8" w:rsidRDefault="003C0C3E" w:rsidP="003C0C3E">
            <w:pPr>
              <w:keepNext/>
              <w:rPr>
                <w:rFonts w:asciiTheme="minorHAnsi" w:hAnsiTheme="minorHAnsi"/>
                <w:b/>
                <w:sz w:val="18"/>
                <w:szCs w:val="18"/>
              </w:rPr>
            </w:pPr>
            <w:r w:rsidRPr="009B0170">
              <w:rPr>
                <w:rFonts w:asciiTheme="minorHAnsi" w:hAnsiTheme="minorHAnsi"/>
                <w:sz w:val="18"/>
                <w:szCs w:val="18"/>
              </w:rPr>
              <w:t>Actual Duct Leakage Rate from Leakage T</w:t>
            </w:r>
            <w:r w:rsidRPr="00316229">
              <w:rPr>
                <w:rFonts w:asciiTheme="minorHAnsi" w:hAnsiTheme="minorHAnsi"/>
                <w:sz w:val="18"/>
                <w:szCs w:val="18"/>
              </w:rPr>
              <w:t xml:space="preserve">est </w:t>
            </w:r>
            <w:r w:rsidRPr="004712B8">
              <w:rPr>
                <w:rFonts w:asciiTheme="minorHAnsi" w:hAnsiTheme="minorHAnsi"/>
                <w:sz w:val="18"/>
                <w:szCs w:val="18"/>
              </w:rPr>
              <w:t>Measurement (cfm)</w:t>
            </w:r>
          </w:p>
        </w:tc>
        <w:tc>
          <w:tcPr>
            <w:tcW w:w="2896" w:type="pct"/>
            <w:shd w:val="clear" w:color="auto" w:fill="auto"/>
          </w:tcPr>
          <w:p w14:paraId="4711F759" w14:textId="278FBC4F" w:rsidR="003C0C3E" w:rsidRPr="009B0170" w:rsidRDefault="003C0C3E" w:rsidP="003C0C3E">
            <w:pPr>
              <w:keepNext/>
              <w:rPr>
                <w:rFonts w:asciiTheme="minorHAnsi" w:hAnsiTheme="minorHAnsi"/>
                <w:sz w:val="18"/>
                <w:szCs w:val="18"/>
              </w:rPr>
            </w:pPr>
            <w:r w:rsidRPr="006B612D">
              <w:rPr>
                <w:rFonts w:asciiTheme="minorHAnsi" w:hAnsiTheme="minorHAnsi"/>
                <w:sz w:val="18"/>
                <w:szCs w:val="18"/>
              </w:rPr>
              <w:t>&lt;&lt;</w:t>
            </w:r>
            <w:r w:rsidR="00C83250" w:rsidRPr="001916A0">
              <w:rPr>
                <w:rFonts w:asciiTheme="minorHAnsi" w:hAnsiTheme="minorHAnsi"/>
                <w:sz w:val="18"/>
              </w:rPr>
              <w:t xml:space="preserve"> auto filled from B11</w:t>
            </w:r>
            <w:r w:rsidRPr="00C83250">
              <w:rPr>
                <w:rFonts w:asciiTheme="minorHAnsi" w:hAnsiTheme="minorHAnsi"/>
                <w:sz w:val="18"/>
                <w:szCs w:val="18"/>
              </w:rPr>
              <w:t>&gt;&gt;</w:t>
            </w:r>
          </w:p>
        </w:tc>
      </w:tr>
      <w:tr w:rsidR="003C0C3E" w:rsidRPr="003F2ABE" w14:paraId="04825C2E" w14:textId="77777777" w:rsidTr="006E4974">
        <w:trPr>
          <w:trHeight w:val="432"/>
        </w:trPr>
        <w:tc>
          <w:tcPr>
            <w:tcW w:w="264" w:type="pct"/>
            <w:vAlign w:val="center"/>
          </w:tcPr>
          <w:p w14:paraId="2F861029" w14:textId="5037E430"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7</w:t>
            </w:r>
          </w:p>
        </w:tc>
        <w:tc>
          <w:tcPr>
            <w:tcW w:w="1840" w:type="pct"/>
            <w:shd w:val="clear" w:color="auto" w:fill="auto"/>
            <w:vAlign w:val="center"/>
          </w:tcPr>
          <w:p w14:paraId="4526B0C3"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Compliance Statement:</w:t>
            </w:r>
          </w:p>
        </w:tc>
        <w:tc>
          <w:tcPr>
            <w:tcW w:w="2896" w:type="pct"/>
            <w:shd w:val="clear" w:color="auto" w:fill="auto"/>
          </w:tcPr>
          <w:p w14:paraId="785807B2" w14:textId="0B39D5D7" w:rsidR="003C0C3E" w:rsidRPr="009B0170" w:rsidRDefault="003C0C3E" w:rsidP="003C0C3E">
            <w:pPr>
              <w:rPr>
                <w:rFonts w:asciiTheme="minorHAnsi" w:hAnsiTheme="minorHAnsi"/>
                <w:sz w:val="18"/>
                <w:szCs w:val="18"/>
              </w:rPr>
            </w:pPr>
            <w:r w:rsidRPr="00316229">
              <w:rPr>
                <w:rFonts w:asciiTheme="minorHAnsi" w:hAnsiTheme="minorHAnsi"/>
                <w:sz w:val="18"/>
                <w:szCs w:val="18"/>
              </w:rPr>
              <w:t>&lt;&lt;if measured leakage is &lt;</w:t>
            </w:r>
            <w:r w:rsidR="0049088F" w:rsidRPr="00316229">
              <w:rPr>
                <w:rFonts w:asciiTheme="minorHAnsi" w:hAnsiTheme="minorHAnsi"/>
                <w:sz w:val="18"/>
                <w:szCs w:val="18"/>
              </w:rPr>
              <w:t xml:space="preserve"> </w:t>
            </w:r>
            <w:r w:rsidRPr="004712B8">
              <w:rPr>
                <w:rFonts w:asciiTheme="minorHAnsi" w:hAnsiTheme="minorHAnsi"/>
                <w:sz w:val="18"/>
                <w:szCs w:val="18"/>
              </w:rPr>
              <w:t>or</w:t>
            </w:r>
            <w:r w:rsidR="0049088F" w:rsidRPr="004712B8">
              <w:rPr>
                <w:rFonts w:asciiTheme="minorHAnsi" w:hAnsiTheme="minorHAnsi"/>
                <w:sz w:val="18"/>
                <w:szCs w:val="18"/>
              </w:rPr>
              <w:t xml:space="preserve"> </w:t>
            </w:r>
            <w:r w:rsidRPr="004712B8">
              <w:rPr>
                <w:rFonts w:asciiTheme="minorHAnsi" w:hAnsiTheme="minorHAnsi"/>
                <w:sz w:val="18"/>
                <w:szCs w:val="18"/>
              </w:rPr>
              <w:t>= to target allow</w:t>
            </w:r>
            <w:r w:rsidR="00C83250">
              <w:rPr>
                <w:rFonts w:asciiTheme="minorHAnsi" w:hAnsiTheme="minorHAnsi"/>
                <w:sz w:val="18"/>
                <w:szCs w:val="18"/>
              </w:rPr>
              <w:t>able leakage rate</w:t>
            </w:r>
            <w:r w:rsidRPr="009B0170">
              <w:rPr>
                <w:rFonts w:asciiTheme="minorHAnsi" w:hAnsiTheme="minorHAnsi"/>
                <w:sz w:val="18"/>
                <w:szCs w:val="18"/>
              </w:rPr>
              <w:t xml:space="preserve">, then display message:  </w:t>
            </w:r>
          </w:p>
          <w:p w14:paraId="642C3637" w14:textId="00B39671" w:rsidR="003C0C3E" w:rsidRPr="009B0170" w:rsidRDefault="003C0C3E" w:rsidP="003C0C3E">
            <w:pPr>
              <w:rPr>
                <w:rFonts w:asciiTheme="minorHAnsi" w:hAnsiTheme="minorHAnsi"/>
                <w:sz w:val="18"/>
                <w:szCs w:val="18"/>
              </w:rPr>
            </w:pPr>
            <w:r w:rsidRPr="00316229">
              <w:rPr>
                <w:rFonts w:asciiTheme="minorHAnsi" w:hAnsiTheme="minorHAnsi"/>
                <w:sz w:val="18"/>
                <w:szCs w:val="18"/>
              </w:rPr>
              <w:t>"</w:t>
            </w:r>
            <w:r w:rsidR="00C83250">
              <w:rPr>
                <w:rFonts w:asciiTheme="minorHAnsi" w:hAnsiTheme="minorHAnsi"/>
                <w:sz w:val="18"/>
                <w:szCs w:val="18"/>
              </w:rPr>
              <w:t>Ducts in garage</w:t>
            </w:r>
            <w:r w:rsidRPr="009B0170">
              <w:rPr>
                <w:rFonts w:asciiTheme="minorHAnsi" w:hAnsiTheme="minorHAnsi"/>
                <w:sz w:val="18"/>
                <w:szCs w:val="18"/>
              </w:rPr>
              <w:t xml:space="preserve"> passes </w:t>
            </w:r>
            <w:r w:rsidR="00C83250">
              <w:rPr>
                <w:rFonts w:asciiTheme="minorHAnsi" w:hAnsiTheme="minorHAnsi"/>
                <w:sz w:val="18"/>
                <w:szCs w:val="18"/>
              </w:rPr>
              <w:t>–</w:t>
            </w:r>
            <w:r w:rsidRPr="009B0170">
              <w:rPr>
                <w:rFonts w:asciiTheme="minorHAnsi" w:hAnsiTheme="minorHAnsi"/>
                <w:sz w:val="18"/>
                <w:szCs w:val="18"/>
              </w:rPr>
              <w:t xml:space="preserve"> </w:t>
            </w:r>
            <w:r w:rsidR="00C83250">
              <w:rPr>
                <w:rFonts w:asciiTheme="minorHAnsi" w:hAnsiTheme="minorHAnsi"/>
                <w:sz w:val="18"/>
                <w:szCs w:val="18"/>
              </w:rPr>
              <w:t>overall system leakage complies</w:t>
            </w:r>
            <w:proofErr w:type="gramStart"/>
            <w:r w:rsidRPr="009B0170">
              <w:rPr>
                <w:rFonts w:asciiTheme="minorHAnsi" w:hAnsiTheme="minorHAnsi"/>
                <w:sz w:val="18"/>
                <w:szCs w:val="18"/>
              </w:rPr>
              <w:t>";</w:t>
            </w:r>
            <w:proofErr w:type="gramEnd"/>
          </w:p>
          <w:p w14:paraId="0F28D43E" w14:textId="68D4DF86" w:rsidR="003C0C3E" w:rsidRPr="009B0170" w:rsidRDefault="003C0C3E" w:rsidP="003C0C3E">
            <w:pPr>
              <w:rPr>
                <w:rFonts w:asciiTheme="minorHAnsi" w:hAnsiTheme="minorHAnsi"/>
                <w:sz w:val="18"/>
                <w:szCs w:val="18"/>
              </w:rPr>
            </w:pPr>
            <w:r w:rsidRPr="009B0170">
              <w:rPr>
                <w:rFonts w:asciiTheme="minorHAnsi" w:hAnsiTheme="minorHAnsi"/>
                <w:sz w:val="18"/>
                <w:szCs w:val="18"/>
              </w:rPr>
              <w:t>else if measured leakage rate is</w:t>
            </w:r>
            <w:r w:rsidR="00C83250">
              <w:rPr>
                <w:rFonts w:asciiTheme="minorHAnsi" w:hAnsiTheme="minorHAnsi"/>
                <w:sz w:val="18"/>
                <w:szCs w:val="18"/>
              </w:rPr>
              <w:t xml:space="preserve"> &gt;</w:t>
            </w:r>
            <w:r w:rsidRPr="009B0170">
              <w:rPr>
                <w:rFonts w:asciiTheme="minorHAnsi" w:hAnsiTheme="minorHAnsi"/>
                <w:sz w:val="18"/>
                <w:szCs w:val="18"/>
              </w:rPr>
              <w:t xml:space="preserve"> target allowable leakage rate then display message:</w:t>
            </w:r>
          </w:p>
          <w:p w14:paraId="2C631675" w14:textId="498FFE37" w:rsidR="003C0C3E" w:rsidRPr="009B0170" w:rsidRDefault="003C0C3E" w:rsidP="003C0C3E">
            <w:pPr>
              <w:rPr>
                <w:rFonts w:asciiTheme="minorHAnsi" w:hAnsiTheme="minorHAnsi"/>
                <w:sz w:val="18"/>
                <w:szCs w:val="18"/>
              </w:rPr>
            </w:pPr>
            <w:r w:rsidRPr="00316229">
              <w:rPr>
                <w:rFonts w:asciiTheme="minorHAnsi" w:hAnsiTheme="minorHAnsi"/>
                <w:sz w:val="18"/>
                <w:szCs w:val="18"/>
              </w:rPr>
              <w:t>"</w:t>
            </w:r>
            <w:r w:rsidR="00C83250">
              <w:rPr>
                <w:rFonts w:asciiTheme="minorHAnsi" w:hAnsiTheme="minorHAnsi"/>
                <w:sz w:val="18"/>
                <w:szCs w:val="18"/>
              </w:rPr>
              <w:t>Ducts in garage</w:t>
            </w:r>
            <w:r w:rsidRPr="009B0170">
              <w:rPr>
                <w:rFonts w:asciiTheme="minorHAnsi" w:hAnsiTheme="minorHAnsi"/>
                <w:sz w:val="18"/>
                <w:szCs w:val="18"/>
              </w:rPr>
              <w:t xml:space="preserve"> passes using smoke test of an altered HVAC system in an existing building</w:t>
            </w:r>
          </w:p>
          <w:p w14:paraId="380DCD1B" w14:textId="08BD3496" w:rsidR="003C0C3E" w:rsidRPr="002E5FE0" w:rsidRDefault="003C0C3E" w:rsidP="006E4974">
            <w:pPr>
              <w:numPr>
                <w:ilvl w:val="0"/>
                <w:numId w:val="32"/>
              </w:numPr>
              <w:rPr>
                <w:rFonts w:asciiTheme="minorHAnsi" w:hAnsiTheme="minorHAnsi"/>
                <w:sz w:val="18"/>
                <w:szCs w:val="18"/>
              </w:rPr>
            </w:pPr>
            <w:r w:rsidRPr="009B0170">
              <w:rPr>
                <w:rFonts w:asciiTheme="minorHAnsi" w:hAnsiTheme="minorHAnsi"/>
                <w:sz w:val="18"/>
                <w:szCs w:val="18"/>
              </w:rPr>
              <w:t>No visible smoke exits the accessible portions of the ducts in the garage</w:t>
            </w:r>
            <w:r w:rsidR="009966A6">
              <w:rPr>
                <w:rFonts w:asciiTheme="minorHAnsi" w:hAnsiTheme="minorHAnsi"/>
                <w:sz w:val="18"/>
                <w:szCs w:val="18"/>
              </w:rPr>
              <w:t>”</w:t>
            </w:r>
            <w:r w:rsidRPr="002E5FE0">
              <w:rPr>
                <w:rFonts w:asciiTheme="minorHAnsi" w:hAnsiTheme="minorHAnsi"/>
                <w:sz w:val="18"/>
                <w:szCs w:val="18"/>
              </w:rPr>
              <w:t>&gt;&gt;</w:t>
            </w:r>
          </w:p>
        </w:tc>
      </w:tr>
    </w:tbl>
    <w:p w14:paraId="712DF618" w14:textId="77777777" w:rsidR="00C73B87" w:rsidRDefault="00C73B8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1"/>
        <w:gridCol w:w="10528"/>
      </w:tblGrid>
      <w:tr w:rsidR="00BD03A5" w:rsidRPr="003F2ABE" w14:paraId="2B99C046" w14:textId="77777777" w:rsidTr="00166B28">
        <w:trPr>
          <w:trHeight w:val="233"/>
        </w:trPr>
        <w:tc>
          <w:tcPr>
            <w:tcW w:w="5000" w:type="pct"/>
            <w:gridSpan w:val="2"/>
            <w:vAlign w:val="center"/>
          </w:tcPr>
          <w:p w14:paraId="2B99C045" w14:textId="5D9715B6" w:rsidR="00BD03A5" w:rsidRPr="003F2ABE" w:rsidRDefault="00C73B87" w:rsidP="00166B28">
            <w:pPr>
              <w:rPr>
                <w:rFonts w:asciiTheme="minorHAnsi" w:hAnsiTheme="minorHAnsi"/>
                <w:b/>
                <w:caps/>
                <w:sz w:val="18"/>
                <w:szCs w:val="18"/>
              </w:rPr>
            </w:pPr>
            <w:r>
              <w:rPr>
                <w:rFonts w:asciiTheme="minorHAnsi" w:hAnsiTheme="minorHAnsi"/>
                <w:b/>
                <w:caps/>
                <w:szCs w:val="18"/>
              </w:rPr>
              <w:t>D</w:t>
            </w:r>
            <w:r w:rsidR="00BD03A5" w:rsidRPr="00166B28">
              <w:rPr>
                <w:rFonts w:asciiTheme="minorHAnsi" w:hAnsiTheme="minorHAnsi"/>
                <w:b/>
                <w:caps/>
                <w:szCs w:val="18"/>
              </w:rPr>
              <w:t xml:space="preserve">. </w:t>
            </w:r>
            <w:r w:rsidR="00204D45" w:rsidRPr="00F3155B">
              <w:rPr>
                <w:rFonts w:asciiTheme="minorHAnsi" w:hAnsiTheme="minorHAnsi"/>
                <w:b/>
                <w:szCs w:val="18"/>
              </w:rPr>
              <w:t>Additional Requirements for Compliance</w:t>
            </w:r>
          </w:p>
        </w:tc>
      </w:tr>
      <w:tr w:rsidR="00BD03A5" w:rsidRPr="003F2ABE" w14:paraId="2B99C049" w14:textId="77777777" w:rsidTr="00644254">
        <w:trPr>
          <w:trHeight w:val="411"/>
        </w:trPr>
        <w:tc>
          <w:tcPr>
            <w:tcW w:w="214" w:type="pct"/>
            <w:vAlign w:val="center"/>
          </w:tcPr>
          <w:p w14:paraId="2B99C047"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6" w:type="pct"/>
            <w:vAlign w:val="center"/>
          </w:tcPr>
          <w:p w14:paraId="2B99C048" w14:textId="324131F5" w:rsidR="00BD03A5" w:rsidRPr="003F2ABE" w:rsidRDefault="00BD03A5" w:rsidP="00091DB0">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C04C" w14:textId="77777777" w:rsidTr="00644254">
        <w:trPr>
          <w:trHeight w:val="411"/>
        </w:trPr>
        <w:tc>
          <w:tcPr>
            <w:tcW w:w="214" w:type="pct"/>
            <w:vAlign w:val="center"/>
          </w:tcPr>
          <w:p w14:paraId="2B99C04A"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6" w:type="pct"/>
            <w:vAlign w:val="center"/>
          </w:tcPr>
          <w:p w14:paraId="2B99C04B" w14:textId="17816597" w:rsidR="00BD03A5" w:rsidRPr="003F2ABE" w:rsidRDefault="005F21D5" w:rsidP="00091DB0">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3F2ABE" w14:paraId="2B99C04F" w14:textId="77777777" w:rsidTr="00644254">
        <w:trPr>
          <w:trHeight w:val="411"/>
        </w:trPr>
        <w:tc>
          <w:tcPr>
            <w:tcW w:w="214" w:type="pct"/>
            <w:vAlign w:val="center"/>
          </w:tcPr>
          <w:p w14:paraId="2B99C04D"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3</w:t>
            </w:r>
          </w:p>
        </w:tc>
        <w:tc>
          <w:tcPr>
            <w:tcW w:w="4786" w:type="pct"/>
            <w:vAlign w:val="center"/>
          </w:tcPr>
          <w:p w14:paraId="2B99C04E" w14:textId="77777777" w:rsidR="00BD03A5" w:rsidRPr="003F2ABE" w:rsidRDefault="00BD03A5" w:rsidP="00091DB0">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C052" w14:textId="77777777" w:rsidTr="00644254">
        <w:trPr>
          <w:trHeight w:val="411"/>
        </w:trPr>
        <w:tc>
          <w:tcPr>
            <w:tcW w:w="214" w:type="pct"/>
            <w:vAlign w:val="center"/>
          </w:tcPr>
          <w:p w14:paraId="2B99C050"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4</w:t>
            </w:r>
          </w:p>
        </w:tc>
        <w:tc>
          <w:tcPr>
            <w:tcW w:w="4786" w:type="pct"/>
            <w:vAlign w:val="center"/>
          </w:tcPr>
          <w:p w14:paraId="2B99C051" w14:textId="66705CEE" w:rsidR="00BD03A5" w:rsidRPr="003F2ABE" w:rsidRDefault="00BD03A5" w:rsidP="00091DB0">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C055" w14:textId="77777777" w:rsidTr="00644254">
        <w:trPr>
          <w:trHeight w:val="411"/>
        </w:trPr>
        <w:tc>
          <w:tcPr>
            <w:tcW w:w="214" w:type="pct"/>
            <w:vAlign w:val="center"/>
          </w:tcPr>
          <w:p w14:paraId="2B99C053"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5</w:t>
            </w:r>
          </w:p>
        </w:tc>
        <w:tc>
          <w:tcPr>
            <w:tcW w:w="4786" w:type="pct"/>
            <w:vAlign w:val="center"/>
          </w:tcPr>
          <w:p w14:paraId="2B99C054"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C058" w14:textId="77777777" w:rsidTr="00644254">
        <w:trPr>
          <w:trHeight w:val="411"/>
        </w:trPr>
        <w:tc>
          <w:tcPr>
            <w:tcW w:w="214" w:type="pct"/>
            <w:vAlign w:val="center"/>
          </w:tcPr>
          <w:p w14:paraId="2B99C056"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6</w:t>
            </w:r>
          </w:p>
        </w:tc>
        <w:tc>
          <w:tcPr>
            <w:tcW w:w="4786" w:type="pct"/>
            <w:vAlign w:val="center"/>
          </w:tcPr>
          <w:p w14:paraId="2B99C057"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C05B" w14:textId="77777777" w:rsidTr="00644254">
        <w:trPr>
          <w:trHeight w:val="411"/>
        </w:trPr>
        <w:tc>
          <w:tcPr>
            <w:tcW w:w="214" w:type="pct"/>
            <w:vAlign w:val="center"/>
          </w:tcPr>
          <w:p w14:paraId="2B99C059"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7</w:t>
            </w:r>
          </w:p>
        </w:tc>
        <w:tc>
          <w:tcPr>
            <w:tcW w:w="4786" w:type="pct"/>
            <w:vAlign w:val="center"/>
          </w:tcPr>
          <w:p w14:paraId="2B99C05A" w14:textId="7FAA00B5" w:rsidR="00BD03A5" w:rsidRPr="003F2ABE" w:rsidRDefault="00BD03A5" w:rsidP="00091DB0">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644254" w:rsidRPr="007C17AE" w14:paraId="2B99C05D" w14:textId="77777777" w:rsidTr="00644254">
        <w:trPr>
          <w:trHeight w:val="254"/>
        </w:trPr>
        <w:tc>
          <w:tcPr>
            <w:tcW w:w="5000" w:type="pct"/>
            <w:gridSpan w:val="2"/>
            <w:vAlign w:val="center"/>
          </w:tcPr>
          <w:p w14:paraId="2B99C05C" w14:textId="77777777" w:rsidR="00644254" w:rsidRPr="007C17AE" w:rsidRDefault="00644254" w:rsidP="00500CF7">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C05E" w14:textId="77777777" w:rsidR="005F4DEA" w:rsidRPr="003F2ABE" w:rsidRDefault="005F4DEA" w:rsidP="00F3155B">
      <w:pPr>
        <w:rPr>
          <w:rFonts w:asciiTheme="minorHAnsi" w:hAnsiTheme="minorHAnsi"/>
          <w:sz w:val="18"/>
          <w:szCs w:val="18"/>
        </w:rPr>
      </w:pPr>
    </w:p>
    <w:sectPr w:rsidR="005F4DEA" w:rsidRPr="003F2ABE" w:rsidSect="003538F5">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08E63" w14:textId="77777777" w:rsidR="00354D3C" w:rsidRDefault="00354D3C">
      <w:r>
        <w:separator/>
      </w:r>
    </w:p>
  </w:endnote>
  <w:endnote w:type="continuationSeparator" w:id="0">
    <w:p w14:paraId="490E7E17" w14:textId="77777777" w:rsidR="00354D3C" w:rsidRDefault="00354D3C">
      <w:r>
        <w:continuationSeparator/>
      </w:r>
    </w:p>
  </w:endnote>
  <w:endnote w:type="continuationNotice" w:id="1">
    <w:p w14:paraId="6B222BAE" w14:textId="77777777" w:rsidR="00354D3C" w:rsidRDefault="00354D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7" w14:textId="77777777" w:rsidR="00E07838" w:rsidRPr="003F2ABE" w:rsidRDefault="00E07838" w:rsidP="00F3155B">
    <w:pPr>
      <w:pStyle w:val="Footer"/>
    </w:pPr>
    <w:r w:rsidRPr="003F2ABE">
      <w:t xml:space="preserve">Registration Number:                                                           Registration Date/Time:                                           HERS Provider:                       </w:t>
    </w:r>
  </w:p>
  <w:p w14:paraId="2B99C078" w14:textId="12B598CC" w:rsidR="00E07838" w:rsidRPr="003F2ABE" w:rsidRDefault="00E07838" w:rsidP="00F3155B">
    <w:pPr>
      <w:pStyle w:val="Footer"/>
    </w:pPr>
    <w:r w:rsidRPr="003F2ABE">
      <w:t>CA Building Energy Efficiency Standards - 20</w:t>
    </w:r>
    <w:ins w:id="14" w:author="Alhabibi, Haider@Energy" w:date="2021-08-24T13:11:00Z">
      <w:r w:rsidR="0081518C">
        <w:t>22</w:t>
      </w:r>
    </w:ins>
    <w:del w:id="15" w:author="Alhabibi, Haider@Energy" w:date="2021-08-24T13:11:00Z">
      <w:r w:rsidRPr="003F2ABE" w:rsidDel="0081518C">
        <w:delText>1</w:delText>
      </w:r>
      <w:r w:rsidDel="0081518C">
        <w:delText>9</w:delText>
      </w:r>
    </w:del>
    <w:r w:rsidRPr="003F2ABE">
      <w:t xml:space="preserve"> </w:t>
    </w:r>
    <w:ins w:id="16" w:author="Alhabibi, Haider@Energy" w:date="2022-02-22T13:24:00Z">
      <w:r w:rsidR="00B06968" w:rsidRPr="00B06968">
        <w:t>Low-rise Multifamily</w:t>
      </w:r>
    </w:ins>
    <w:del w:id="17" w:author="Alhabibi, Haider@Energy" w:date="2022-02-22T13:24:00Z">
      <w:r w:rsidRPr="003F2ABE" w:rsidDel="00B06968">
        <w:delText>Residential</w:delText>
      </w:r>
    </w:del>
    <w:r w:rsidRPr="003F2ABE">
      <w:t xml:space="preserve"> Compliance</w:t>
    </w:r>
    <w:r w:rsidRPr="003F2ABE">
      <w:tab/>
    </w:r>
    <w:del w:id="18" w:author="Alexis" w:date="2021-10-04T15:24:00Z">
      <w:r w:rsidR="0096169A" w:rsidDel="00BE4F88">
        <w:delText xml:space="preserve">March </w:delText>
      </w:r>
    </w:del>
    <w:ins w:id="19" w:author="Alexis" w:date="2021-10-04T15:24:00Z">
      <w:r w:rsidR="00BE4F88">
        <w:t xml:space="preserve">January </w:t>
      </w:r>
    </w:ins>
    <w:r w:rsidR="0096169A">
      <w:t>20</w:t>
    </w:r>
    <w:ins w:id="20" w:author="Alhabibi, Haider@Energy" w:date="2021-08-24T13:11:00Z">
      <w:r w:rsidR="0081518C">
        <w:t>22</w:t>
      </w:r>
    </w:ins>
    <w:del w:id="21" w:author="Alhabibi, Haider@Energy" w:date="2021-08-24T13:11:00Z">
      <w:r w:rsidR="0096169A" w:rsidDel="0081518C">
        <w:delText>21</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3" w14:textId="3AE14407" w:rsidR="00E07838" w:rsidRPr="003F2ABE" w:rsidRDefault="00E07838" w:rsidP="00F3155B">
    <w:pPr>
      <w:pStyle w:val="Footer"/>
    </w:pPr>
    <w:r w:rsidRPr="003F2ABE">
      <w:t>CA Building Energy Efficiency Standards - 20</w:t>
    </w:r>
    <w:ins w:id="72" w:author="Alhabibi, Haider@Energy" w:date="2021-08-24T13:12:00Z">
      <w:r w:rsidR="0081518C">
        <w:t>22</w:t>
      </w:r>
    </w:ins>
    <w:del w:id="73" w:author="Alhabibi, Haider@Energy" w:date="2021-08-24T13:12:00Z">
      <w:r w:rsidRPr="003F2ABE" w:rsidDel="0081518C">
        <w:delText>1</w:delText>
      </w:r>
      <w:r w:rsidDel="0081518C">
        <w:delText>9</w:delText>
      </w:r>
    </w:del>
    <w:r w:rsidRPr="003F2ABE">
      <w:t xml:space="preserve"> Residential Compliance</w:t>
    </w:r>
    <w:r w:rsidRPr="003F2ABE">
      <w:tab/>
    </w:r>
    <w:del w:id="74" w:author="Alexis" w:date="2021-10-04T15:24:00Z">
      <w:r w:rsidR="0096169A" w:rsidDel="00BE4F88">
        <w:delText xml:space="preserve">March </w:delText>
      </w:r>
    </w:del>
    <w:ins w:id="75" w:author="Alexis" w:date="2021-10-04T15:24:00Z">
      <w:r w:rsidR="00BE4F88">
        <w:t xml:space="preserve">January </w:t>
      </w:r>
    </w:ins>
    <w:r w:rsidR="0096169A">
      <w:t>20</w:t>
    </w:r>
    <w:ins w:id="76" w:author="Alhabibi, Haider@Energy" w:date="2021-08-24T13:12:00Z">
      <w:r w:rsidR="0081518C">
        <w:t>22</w:t>
      </w:r>
    </w:ins>
    <w:del w:id="77" w:author="Alhabibi, Haider@Energy" w:date="2021-08-24T13:12:00Z">
      <w:r w:rsidR="0096169A" w:rsidDel="0081518C">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D" w14:textId="78B02F38" w:rsidR="00E07838" w:rsidRPr="00E05304" w:rsidRDefault="00E07838" w:rsidP="00F3155B">
    <w:pPr>
      <w:pStyle w:val="Footer"/>
    </w:pPr>
    <w:r w:rsidRPr="00D161B1">
      <w:t>CA Building Energy Efficiency Standards - 20</w:t>
    </w:r>
    <w:ins w:id="120" w:author="Alhabibi, Haider@Energy" w:date="2021-08-24T13:12:00Z">
      <w:r w:rsidR="0081518C">
        <w:t>22</w:t>
      </w:r>
    </w:ins>
    <w:del w:id="121" w:author="Alhabibi, Haider@Energy" w:date="2021-08-24T13:12:00Z">
      <w:r w:rsidRPr="00D161B1" w:rsidDel="0081518C">
        <w:delText>1</w:delText>
      </w:r>
      <w:r w:rsidDel="0081518C">
        <w:delText>9</w:delText>
      </w:r>
    </w:del>
    <w:r w:rsidRPr="00D161B1">
      <w:t xml:space="preserve"> </w:t>
    </w:r>
    <w:ins w:id="122" w:author="Alhabibi, Haider@Energy" w:date="2022-02-22T13:24:00Z">
      <w:r w:rsidR="00B06968" w:rsidRPr="00B06968">
        <w:t>Low-rise Multifamily</w:t>
      </w:r>
    </w:ins>
    <w:del w:id="123" w:author="Alhabibi, Haider@Energy" w:date="2022-02-22T13:24:00Z">
      <w:r w:rsidRPr="00D161B1" w:rsidDel="00B06968">
        <w:delText>Residential</w:delText>
      </w:r>
    </w:del>
    <w:r w:rsidRPr="00D161B1">
      <w:t xml:space="preserve"> Compliance</w:t>
    </w:r>
    <w:r w:rsidRPr="00D161B1">
      <w:tab/>
    </w:r>
    <w:del w:id="124" w:author="Alexis" w:date="2021-10-04T15:24:00Z">
      <w:r w:rsidR="0096169A" w:rsidDel="00BE4F88">
        <w:delText xml:space="preserve">March </w:delText>
      </w:r>
    </w:del>
    <w:ins w:id="125" w:author="Alexis" w:date="2021-10-04T15:24:00Z">
      <w:r w:rsidR="00BE4F88">
        <w:t xml:space="preserve">January </w:t>
      </w:r>
    </w:ins>
    <w:r w:rsidR="0096169A">
      <w:t>20</w:t>
    </w:r>
    <w:ins w:id="126" w:author="Alhabibi, Haider@Energy" w:date="2021-08-24T13:12:00Z">
      <w:r w:rsidR="0081518C">
        <w:t>22</w:t>
      </w:r>
    </w:ins>
    <w:del w:id="127" w:author="Alhabibi, Haider@Energy" w:date="2021-08-24T13:12:00Z">
      <w:r w:rsidR="0096169A" w:rsidDel="0081518C">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595D2" w14:textId="77777777" w:rsidR="00354D3C" w:rsidRDefault="00354D3C">
      <w:r>
        <w:separator/>
      </w:r>
    </w:p>
  </w:footnote>
  <w:footnote w:type="continuationSeparator" w:id="0">
    <w:p w14:paraId="7C82B40B" w14:textId="77777777" w:rsidR="00354D3C" w:rsidRDefault="00354D3C">
      <w:r>
        <w:continuationSeparator/>
      </w:r>
    </w:p>
  </w:footnote>
  <w:footnote w:type="continuationNotice" w:id="1">
    <w:p w14:paraId="25E50270" w14:textId="77777777" w:rsidR="00354D3C" w:rsidRDefault="00354D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63" w14:textId="77777777" w:rsidR="00E07838" w:rsidRDefault="007D2600">
    <w:pPr>
      <w:pStyle w:val="Header"/>
    </w:pPr>
    <w:r>
      <w:rPr>
        <w:noProof/>
      </w:rPr>
      <w:pict w14:anchorId="2B99C0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3" o:spid="_x0000_s2062"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64" w14:textId="149EE926" w:rsidR="00E07838" w:rsidRPr="009E76D0" w:rsidRDefault="00E07838" w:rsidP="009E76D0">
    <w:pPr>
      <w:ind w:left="-90"/>
      <w:rPr>
        <w:rFonts w:ascii="Arial" w:hAnsi="Arial" w:cs="Arial"/>
        <w:sz w:val="14"/>
        <w:szCs w:val="14"/>
      </w:rPr>
    </w:pPr>
    <w:r w:rsidRPr="00E6690F">
      <w:rPr>
        <w:rFonts w:ascii="Arial" w:hAnsi="Arial"/>
        <w:noProof/>
      </w:rPr>
      <w:drawing>
        <wp:anchor distT="0" distB="0" distL="114300" distR="114300" simplePos="0" relativeHeight="251653120" behindDoc="0" locked="0" layoutInCell="1" allowOverlap="1" wp14:anchorId="2B99C091" wp14:editId="7FAC41D0">
          <wp:simplePos x="0" y="0"/>
          <wp:positionH relativeFrom="margin">
            <wp:posOffset>6559550</wp:posOffset>
          </wp:positionH>
          <wp:positionV relativeFrom="margin">
            <wp:posOffset>-1268730</wp:posOffset>
          </wp:positionV>
          <wp:extent cx="362585" cy="3181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sidR="007D2600">
      <w:rPr>
        <w:rFonts w:ascii="Arial" w:hAnsi="Arial" w:cs="Arial"/>
        <w:noProof/>
      </w:rPr>
      <w:pict w14:anchorId="2B99C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4" o:spid="_x0000_s2063" type="#_x0000_t75" style="position:absolute;left:0;text-align:left;margin-left:0;margin-top:0;width:10in;height:540pt;z-index:-25166028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B94A82">
      <w:rPr>
        <w:rFonts w:ascii="Arial" w:hAnsi="Arial" w:cs="Arial"/>
        <w:sz w:val="14"/>
        <w:szCs w:val="14"/>
      </w:rPr>
      <w:t>STATE OF CALIFORNIA</w:t>
    </w:r>
  </w:p>
  <w:p w14:paraId="2B99C065" w14:textId="77777777" w:rsidR="00E07838" w:rsidRPr="001B55BB" w:rsidRDefault="00E07838" w:rsidP="009E76D0">
    <w:pPr>
      <w:ind w:left="-90"/>
      <w:rPr>
        <w:rFonts w:ascii="Arial" w:hAnsi="Arial" w:cs="Arial"/>
        <w:b/>
        <w:sz w:val="24"/>
        <w:szCs w:val="24"/>
      </w:rPr>
    </w:pPr>
    <w:r w:rsidRPr="00B94A82">
      <w:rPr>
        <w:rFonts w:ascii="Arial" w:hAnsi="Arial" w:cs="Arial"/>
        <w:b/>
        <w:sz w:val="24"/>
        <w:szCs w:val="24"/>
      </w:rPr>
      <w:t>DUCT LEAKAGE DIAGNOSTIC TEST</w:t>
    </w:r>
  </w:p>
  <w:p w14:paraId="2B99C066" w14:textId="2626DF77" w:rsidR="00E07838" w:rsidRPr="009E76D0" w:rsidRDefault="00E07838" w:rsidP="009E76D0">
    <w:pPr>
      <w:ind w:left="-90"/>
      <w:rPr>
        <w:rFonts w:ascii="Arial" w:hAnsi="Arial" w:cs="Arial"/>
        <w:sz w:val="14"/>
        <w:szCs w:val="14"/>
      </w:rPr>
    </w:pPr>
    <w:r>
      <w:rPr>
        <w:rFonts w:ascii="Arial" w:hAnsi="Arial" w:cs="Arial"/>
        <w:sz w:val="14"/>
        <w:szCs w:val="14"/>
      </w:rPr>
      <w:t>CEC-</w:t>
    </w:r>
    <w:del w:id="6" w:author="Alhabibi, Haider@Energy" w:date="2022-02-14T16:49:00Z">
      <w:r w:rsidDel="00CC36F6">
        <w:rPr>
          <w:rFonts w:ascii="Arial" w:hAnsi="Arial" w:cs="Arial"/>
          <w:sz w:val="14"/>
          <w:szCs w:val="14"/>
        </w:rPr>
        <w:delText>CF2R</w:delText>
      </w:r>
    </w:del>
    <w:ins w:id="7" w:author="Alhabibi, Haider@Energy" w:date="2022-02-14T16:49:00Z">
      <w:r w:rsidR="00CC36F6">
        <w:rPr>
          <w:rFonts w:ascii="Arial" w:hAnsi="Arial" w:cs="Arial"/>
          <w:sz w:val="14"/>
          <w:szCs w:val="14"/>
        </w:rPr>
        <w:t>LMCI</w:t>
      </w:r>
    </w:ins>
    <w:r>
      <w:rPr>
        <w:rFonts w:ascii="Arial" w:hAnsi="Arial" w:cs="Arial"/>
        <w:sz w:val="14"/>
        <w:szCs w:val="14"/>
      </w:rPr>
      <w:t>-MCH-20-H (Revised 0</w:t>
    </w:r>
    <w:ins w:id="8" w:author="Alexis" w:date="2021-10-04T15:24:00Z">
      <w:r w:rsidR="00BE4F88">
        <w:rPr>
          <w:rFonts w:ascii="Arial" w:hAnsi="Arial" w:cs="Arial"/>
          <w:sz w:val="14"/>
          <w:szCs w:val="14"/>
        </w:rPr>
        <w:t>1</w:t>
      </w:r>
    </w:ins>
    <w:del w:id="9" w:author="Alexis" w:date="2021-10-04T15:24:00Z">
      <w:r w:rsidR="0096169A" w:rsidDel="00BE4F88">
        <w:rPr>
          <w:rFonts w:ascii="Arial" w:hAnsi="Arial" w:cs="Arial"/>
          <w:sz w:val="14"/>
          <w:szCs w:val="14"/>
        </w:rPr>
        <w:delText>3</w:delText>
      </w:r>
    </w:del>
    <w:r>
      <w:rPr>
        <w:rFonts w:ascii="Arial" w:hAnsi="Arial" w:cs="Arial"/>
        <w:sz w:val="14"/>
        <w:szCs w:val="14"/>
      </w:rPr>
      <w:t>/</w:t>
    </w:r>
    <w:ins w:id="10" w:author="Alhabibi, Haider@Energy" w:date="2021-08-24T13:11:00Z">
      <w:r w:rsidR="0081518C">
        <w:rPr>
          <w:rFonts w:ascii="Arial" w:hAnsi="Arial" w:cs="Arial"/>
          <w:sz w:val="14"/>
          <w:szCs w:val="14"/>
        </w:rPr>
        <w:t>22</w:t>
      </w:r>
    </w:ins>
    <w:del w:id="11" w:author="Alhabibi, Haider@Energy" w:date="2021-08-24T13:11:00Z">
      <w:r w:rsidR="0096169A" w:rsidDel="0081518C">
        <w:rPr>
          <w:rFonts w:ascii="Arial" w:hAnsi="Arial" w:cs="Arial"/>
          <w:sz w:val="14"/>
          <w:szCs w:val="14"/>
        </w:rPr>
        <w:delText>21</w:delText>
      </w:r>
    </w:del>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E07838" w:rsidRPr="00E05304" w14:paraId="2B99C069" w14:textId="77777777" w:rsidTr="009E76D0">
      <w:trPr>
        <w:cantSplit/>
        <w:trHeight w:val="288"/>
      </w:trPr>
      <w:tc>
        <w:tcPr>
          <w:tcW w:w="4016" w:type="pct"/>
          <w:gridSpan w:val="3"/>
          <w:tcBorders>
            <w:bottom w:val="single" w:sz="4" w:space="0" w:color="auto"/>
            <w:right w:val="nil"/>
          </w:tcBorders>
          <w:vAlign w:val="center"/>
        </w:tcPr>
        <w:p w14:paraId="2B99C067" w14:textId="77777777" w:rsidR="00E07838" w:rsidRPr="00E05304" w:rsidRDefault="00E07838" w:rsidP="00091DB0">
          <w:pPr>
            <w:pStyle w:val="Heading1"/>
            <w:rPr>
              <w:rFonts w:asciiTheme="minorHAnsi" w:hAnsiTheme="minorHAnsi"/>
              <w:b w:val="0"/>
              <w:bCs/>
              <w:sz w:val="20"/>
            </w:rPr>
          </w:pPr>
          <w:r w:rsidRPr="00E05304">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2B99C068" w14:textId="3C11762E" w:rsidR="00E07838" w:rsidRPr="00E05304" w:rsidRDefault="00E07838" w:rsidP="00E05304">
          <w:pPr>
            <w:pStyle w:val="Heading1"/>
            <w:jc w:val="right"/>
            <w:rPr>
              <w:rFonts w:asciiTheme="minorHAnsi" w:hAnsiTheme="minorHAnsi"/>
              <w:b w:val="0"/>
              <w:bCs/>
              <w:sz w:val="20"/>
            </w:rPr>
          </w:pPr>
          <w:del w:id="12" w:author="Alhabibi, Haider@Energy" w:date="2022-02-14T16:49:00Z">
            <w:r w:rsidRPr="00E05304" w:rsidDel="00CC36F6">
              <w:rPr>
                <w:rFonts w:asciiTheme="minorHAnsi" w:hAnsiTheme="minorHAnsi"/>
                <w:b w:val="0"/>
                <w:bCs/>
                <w:sz w:val="20"/>
              </w:rPr>
              <w:delText>CF2R</w:delText>
            </w:r>
          </w:del>
          <w:ins w:id="13" w:author="Alhabibi, Haider@Energy" w:date="2022-02-14T16:49:00Z">
            <w:r w:rsidR="00CC36F6">
              <w:rPr>
                <w:rFonts w:asciiTheme="minorHAnsi" w:hAnsiTheme="minorHAnsi"/>
                <w:b w:val="0"/>
                <w:bCs/>
                <w:sz w:val="20"/>
              </w:rPr>
              <w:t>LMCI</w:t>
            </w:r>
          </w:ins>
          <w:r w:rsidRPr="00E05304">
            <w:rPr>
              <w:rFonts w:asciiTheme="minorHAnsi" w:hAnsiTheme="minorHAnsi"/>
              <w:b w:val="0"/>
              <w:bCs/>
              <w:sz w:val="20"/>
            </w:rPr>
            <w:t>-MCH-20-H</w:t>
          </w:r>
        </w:p>
      </w:tc>
    </w:tr>
    <w:tr w:rsidR="00E07838" w:rsidRPr="00E05304" w14:paraId="2B99C06C" w14:textId="77777777" w:rsidTr="00091DB0">
      <w:trPr>
        <w:cantSplit/>
        <w:trHeight w:val="288"/>
      </w:trPr>
      <w:tc>
        <w:tcPr>
          <w:tcW w:w="2500" w:type="pct"/>
          <w:gridSpan w:val="2"/>
          <w:tcBorders>
            <w:right w:val="nil"/>
          </w:tcBorders>
        </w:tcPr>
        <w:p w14:paraId="2B99C06A" w14:textId="77777777" w:rsidR="00E07838" w:rsidRPr="00E05304" w:rsidRDefault="00E07838"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2B99C06B" w14:textId="462EB7C6" w:rsidR="00E07838" w:rsidRPr="00E05304" w:rsidRDefault="00E07838"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93077E">
            <w:rPr>
              <w:rFonts w:asciiTheme="minorHAnsi" w:hAnsiTheme="minorHAnsi"/>
              <w:bCs/>
              <w:noProof/>
            </w:rPr>
            <w:t>3</w:t>
          </w:r>
          <w:r w:rsidRPr="00E05304">
            <w:rPr>
              <w:rFonts w:asciiTheme="minorHAnsi" w:hAnsiTheme="minorHAnsi"/>
              <w:bCs/>
            </w:rPr>
            <w:fldChar w:fldCharType="end"/>
          </w:r>
          <w:r w:rsidRPr="00E0530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D2600">
            <w:rPr>
              <w:rFonts w:asciiTheme="minorHAnsi" w:hAnsiTheme="minorHAnsi"/>
              <w:bCs/>
              <w:noProof/>
            </w:rPr>
            <w:t>3</w:t>
          </w:r>
          <w:r>
            <w:rPr>
              <w:rFonts w:asciiTheme="minorHAnsi" w:hAnsiTheme="minorHAnsi"/>
              <w:bCs/>
              <w:noProof/>
            </w:rPr>
            <w:fldChar w:fldCharType="end"/>
          </w:r>
          <w:r w:rsidRPr="00E05304">
            <w:rPr>
              <w:rFonts w:asciiTheme="minorHAnsi" w:hAnsiTheme="minorHAnsi"/>
              <w:bCs/>
            </w:rPr>
            <w:t>)</w:t>
          </w:r>
        </w:p>
      </w:tc>
    </w:tr>
    <w:tr w:rsidR="00E07838" w:rsidRPr="00E05304" w14:paraId="2B99C070" w14:textId="77777777" w:rsidTr="009E76D0">
      <w:trPr>
        <w:cantSplit/>
        <w:trHeight w:val="288"/>
      </w:trPr>
      <w:tc>
        <w:tcPr>
          <w:tcW w:w="0" w:type="auto"/>
        </w:tcPr>
        <w:p w14:paraId="2B99C06D" w14:textId="77777777" w:rsidR="00E07838" w:rsidRPr="00E05304" w:rsidRDefault="00E07838"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2B99C06E" w14:textId="77777777" w:rsidR="00E07838" w:rsidRPr="00E05304" w:rsidRDefault="00E07838"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2B99C06F" w14:textId="77777777" w:rsidR="00E07838" w:rsidRPr="00E05304" w:rsidRDefault="00E07838" w:rsidP="00091DB0">
          <w:pPr>
            <w:rPr>
              <w:rFonts w:asciiTheme="minorHAnsi" w:hAnsiTheme="minorHAnsi"/>
              <w:sz w:val="12"/>
              <w:szCs w:val="12"/>
            </w:rPr>
          </w:pPr>
          <w:r w:rsidRPr="00E05304">
            <w:rPr>
              <w:rFonts w:asciiTheme="minorHAnsi" w:hAnsiTheme="minorHAnsi"/>
              <w:sz w:val="12"/>
              <w:szCs w:val="12"/>
            </w:rPr>
            <w:t>Permit Number:</w:t>
          </w:r>
        </w:p>
      </w:tc>
    </w:tr>
    <w:tr w:rsidR="00E07838" w:rsidRPr="00E05304" w14:paraId="2B99C074" w14:textId="77777777" w:rsidTr="009E76D0">
      <w:trPr>
        <w:cantSplit/>
        <w:trHeight w:val="288"/>
      </w:trPr>
      <w:tc>
        <w:tcPr>
          <w:tcW w:w="0" w:type="auto"/>
        </w:tcPr>
        <w:p w14:paraId="2B99C071" w14:textId="77777777" w:rsidR="00E07838" w:rsidRPr="00E05304" w:rsidRDefault="00E07838"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2B99C072" w14:textId="4C13E9D9" w:rsidR="00E07838" w:rsidRPr="00E05304" w:rsidRDefault="00E07838"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2B99C073" w14:textId="13597A24" w:rsidR="00E07838" w:rsidRPr="00E05304" w:rsidRDefault="00E07838"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2B99C075" w14:textId="77777777" w:rsidR="00E07838" w:rsidRPr="00F3155B" w:rsidRDefault="00E07838"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9" w14:textId="77777777" w:rsidR="00E07838" w:rsidRDefault="007D2600">
    <w:pPr>
      <w:pStyle w:val="Header"/>
    </w:pPr>
    <w:r>
      <w:rPr>
        <w:noProof/>
      </w:rPr>
      <w:pict w14:anchorId="2B99C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2" o:spid="_x0000_s2061"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B" w14:textId="77777777" w:rsidR="00E07838" w:rsidRDefault="007D2600">
    <w:pPr>
      <w:pStyle w:val="Header"/>
    </w:pPr>
    <w:r>
      <w:rPr>
        <w:noProof/>
      </w:rPr>
      <w:pict w14:anchorId="2B99C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6" o:spid="_x0000_s206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E07838" w:rsidRPr="00E05304" w14:paraId="2B99C07E" w14:textId="77777777" w:rsidTr="00E05304">
      <w:trPr>
        <w:cantSplit/>
        <w:trHeight w:val="288"/>
      </w:trPr>
      <w:tc>
        <w:tcPr>
          <w:tcW w:w="3644" w:type="pct"/>
          <w:tcBorders>
            <w:bottom w:val="single" w:sz="4" w:space="0" w:color="auto"/>
          </w:tcBorders>
        </w:tcPr>
        <w:p w14:paraId="2B99C07C" w14:textId="77777777" w:rsidR="00E07838" w:rsidRPr="00E05304" w:rsidRDefault="007D2600" w:rsidP="005F4DEA">
          <w:pPr>
            <w:pStyle w:val="Heading1"/>
            <w:rPr>
              <w:rFonts w:asciiTheme="minorHAnsi" w:hAnsiTheme="minorHAnsi"/>
              <w:b w:val="0"/>
              <w:bCs/>
              <w:sz w:val="20"/>
            </w:rPr>
          </w:pPr>
          <w:r>
            <w:rPr>
              <w:rFonts w:asciiTheme="minorHAnsi" w:hAnsiTheme="minorHAnsi"/>
              <w:b w:val="0"/>
              <w:bCs/>
              <w:noProof/>
              <w:sz w:val="20"/>
            </w:rPr>
            <w:pict w14:anchorId="2B99C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7" o:spid="_x0000_s2066"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E07838" w:rsidRPr="00E05304">
            <w:rPr>
              <w:rFonts w:asciiTheme="minorHAnsi" w:hAnsiTheme="minorHAnsi"/>
              <w:b w:val="0"/>
              <w:bCs/>
              <w:sz w:val="20"/>
            </w:rPr>
            <w:t>CERTIFICATE OF INSTALLATION</w:t>
          </w:r>
          <w:r w:rsidR="00E07838">
            <w:rPr>
              <w:rFonts w:asciiTheme="minorHAnsi" w:hAnsiTheme="minorHAnsi"/>
              <w:b w:val="0"/>
              <w:bCs/>
              <w:sz w:val="20"/>
            </w:rPr>
            <w:t xml:space="preserve"> </w:t>
          </w:r>
          <w:r w:rsidR="00E07838"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2B99C07D" w14:textId="475FA2EF" w:rsidR="00E07838" w:rsidRPr="00E05304" w:rsidRDefault="00E07838" w:rsidP="00091DB0">
          <w:pPr>
            <w:pStyle w:val="Heading1"/>
            <w:jc w:val="right"/>
            <w:rPr>
              <w:rFonts w:asciiTheme="minorHAnsi" w:hAnsiTheme="minorHAnsi"/>
              <w:b w:val="0"/>
              <w:bCs/>
              <w:sz w:val="20"/>
            </w:rPr>
          </w:pPr>
          <w:del w:id="70" w:author="Alhabibi, Haider@Energy" w:date="2022-02-14T16:49:00Z">
            <w:r w:rsidRPr="00E05304" w:rsidDel="00CC36F6">
              <w:rPr>
                <w:rFonts w:asciiTheme="minorHAnsi" w:hAnsiTheme="minorHAnsi"/>
                <w:b w:val="0"/>
                <w:bCs/>
                <w:sz w:val="20"/>
              </w:rPr>
              <w:delText>CF2R</w:delText>
            </w:r>
          </w:del>
          <w:ins w:id="71" w:author="Alhabibi, Haider@Energy" w:date="2022-02-14T16:49:00Z">
            <w:r w:rsidR="00CC36F6">
              <w:rPr>
                <w:rFonts w:asciiTheme="minorHAnsi" w:hAnsiTheme="minorHAnsi"/>
                <w:b w:val="0"/>
                <w:bCs/>
                <w:sz w:val="20"/>
              </w:rPr>
              <w:t>LMCI</w:t>
            </w:r>
          </w:ins>
          <w:r>
            <w:rPr>
              <w:rFonts w:asciiTheme="minorHAnsi" w:hAnsiTheme="minorHAnsi"/>
              <w:b w:val="0"/>
              <w:sz w:val="20"/>
            </w:rPr>
            <w:t>-M</w:t>
          </w:r>
          <w:r w:rsidRPr="00E05304">
            <w:rPr>
              <w:rFonts w:asciiTheme="minorHAnsi" w:hAnsiTheme="minorHAnsi"/>
              <w:b w:val="0"/>
              <w:sz w:val="20"/>
            </w:rPr>
            <w:t>CH-20-H</w:t>
          </w:r>
        </w:p>
      </w:tc>
    </w:tr>
    <w:tr w:rsidR="00E07838" w:rsidRPr="00E05304" w14:paraId="2B99C081" w14:textId="77777777" w:rsidTr="00C4629B">
      <w:trPr>
        <w:cantSplit/>
        <w:trHeight w:val="288"/>
      </w:trPr>
      <w:tc>
        <w:tcPr>
          <w:tcW w:w="3772" w:type="pct"/>
          <w:gridSpan w:val="2"/>
          <w:tcBorders>
            <w:top w:val="single" w:sz="4" w:space="0" w:color="auto"/>
            <w:bottom w:val="single" w:sz="4" w:space="0" w:color="auto"/>
          </w:tcBorders>
        </w:tcPr>
        <w:p w14:paraId="2B99C07F" w14:textId="77777777" w:rsidR="00E07838" w:rsidRPr="00F85124" w:rsidRDefault="00E078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2B99C080" w14:textId="7C52201B" w:rsidR="00E07838" w:rsidRPr="00E05304" w:rsidRDefault="00E078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7D2600">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2B99C082" w14:textId="77777777" w:rsidR="00E07838" w:rsidRPr="00166B28" w:rsidRDefault="00E07838"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4" w14:textId="77777777" w:rsidR="00E07838" w:rsidRDefault="007D2600">
    <w:pPr>
      <w:pStyle w:val="Header"/>
    </w:pPr>
    <w:r>
      <w:rPr>
        <w:noProof/>
      </w:rPr>
      <w:pict w14:anchorId="2B99C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5" o:spid="_x0000_s2064"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5" w14:textId="77777777" w:rsidR="00E07838" w:rsidRDefault="007D2600">
    <w:pPr>
      <w:pStyle w:val="Header"/>
    </w:pPr>
    <w:r>
      <w:rPr>
        <w:noProof/>
      </w:rPr>
      <w:pict w14:anchorId="2B99C0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9" o:spid="_x0000_s2068"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E07838" w:rsidRPr="00E05304" w14:paraId="2B99C088" w14:textId="77777777" w:rsidTr="00E05304">
      <w:trPr>
        <w:cantSplit/>
        <w:trHeight w:val="288"/>
      </w:trPr>
      <w:tc>
        <w:tcPr>
          <w:tcW w:w="3644" w:type="pct"/>
        </w:tcPr>
        <w:p w14:paraId="2B99C086" w14:textId="77777777" w:rsidR="00E07838" w:rsidRPr="00E05304" w:rsidRDefault="007D2600" w:rsidP="005F4DEA">
          <w:pPr>
            <w:pStyle w:val="Heading1"/>
            <w:rPr>
              <w:rFonts w:asciiTheme="minorHAnsi" w:hAnsiTheme="minorHAnsi"/>
              <w:b w:val="0"/>
              <w:bCs/>
              <w:sz w:val="20"/>
            </w:rPr>
          </w:pPr>
          <w:r>
            <w:rPr>
              <w:rFonts w:asciiTheme="minorHAnsi" w:hAnsiTheme="minorHAnsi"/>
              <w:b w:val="0"/>
              <w:bCs/>
              <w:noProof/>
              <w:sz w:val="20"/>
            </w:rPr>
            <w:pict w14:anchorId="2B99C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20" o:spid="_x0000_s2069"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E07838" w:rsidRPr="00E05304">
            <w:rPr>
              <w:rFonts w:asciiTheme="minorHAnsi" w:hAnsiTheme="minorHAnsi"/>
              <w:b w:val="0"/>
              <w:bCs/>
              <w:sz w:val="20"/>
            </w:rPr>
            <w:t>CERTIFICATE OF INSTALLATION</w:t>
          </w:r>
          <w:r w:rsidR="00E07838">
            <w:rPr>
              <w:rFonts w:asciiTheme="minorHAnsi" w:hAnsiTheme="minorHAnsi"/>
              <w:b w:val="0"/>
              <w:bCs/>
              <w:sz w:val="20"/>
            </w:rPr>
            <w:t xml:space="preserve"> - </w:t>
          </w:r>
          <w:r w:rsidR="00E07838"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2B99C087" w14:textId="2987209C" w:rsidR="00E07838" w:rsidRPr="00E05304" w:rsidRDefault="00E07838" w:rsidP="00091DB0">
          <w:pPr>
            <w:pStyle w:val="Heading1"/>
            <w:jc w:val="right"/>
            <w:rPr>
              <w:rFonts w:asciiTheme="minorHAnsi" w:hAnsiTheme="minorHAnsi"/>
              <w:b w:val="0"/>
              <w:bCs/>
              <w:sz w:val="20"/>
            </w:rPr>
          </w:pPr>
          <w:del w:id="118" w:author="Alhabibi, Haider@Energy" w:date="2022-02-14T16:49:00Z">
            <w:r w:rsidRPr="00E05304" w:rsidDel="00CC36F6">
              <w:rPr>
                <w:rFonts w:asciiTheme="minorHAnsi" w:hAnsiTheme="minorHAnsi"/>
                <w:b w:val="0"/>
                <w:bCs/>
                <w:sz w:val="20"/>
              </w:rPr>
              <w:delText>CF2R</w:delText>
            </w:r>
          </w:del>
          <w:ins w:id="119" w:author="Alhabibi, Haider@Energy" w:date="2022-02-14T16:49:00Z">
            <w:r w:rsidR="00CC36F6">
              <w:rPr>
                <w:rFonts w:asciiTheme="minorHAnsi" w:hAnsiTheme="minorHAnsi"/>
                <w:b w:val="0"/>
                <w:bCs/>
                <w:sz w:val="20"/>
              </w:rPr>
              <w:t>LMCI</w:t>
            </w:r>
          </w:ins>
          <w:r>
            <w:rPr>
              <w:rFonts w:asciiTheme="minorHAnsi" w:hAnsiTheme="minorHAnsi"/>
              <w:b w:val="0"/>
              <w:sz w:val="20"/>
            </w:rPr>
            <w:t>-MCH-20-H</w:t>
          </w:r>
        </w:p>
      </w:tc>
    </w:tr>
    <w:tr w:rsidR="00E07838" w:rsidRPr="00E05304" w14:paraId="2B99C08B" w14:textId="77777777" w:rsidTr="00C4629B">
      <w:trPr>
        <w:cantSplit/>
        <w:trHeight w:val="288"/>
      </w:trPr>
      <w:tc>
        <w:tcPr>
          <w:tcW w:w="3772" w:type="pct"/>
          <w:gridSpan w:val="2"/>
        </w:tcPr>
        <w:p w14:paraId="2B99C089" w14:textId="77777777" w:rsidR="00E07838" w:rsidRPr="00F85124" w:rsidRDefault="00E078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2B99C08A" w14:textId="219B5D68" w:rsidR="00E07838" w:rsidRPr="00E05304" w:rsidRDefault="00E078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93077E">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D2600">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2B99C08C" w14:textId="77777777" w:rsidR="00E07838" w:rsidRPr="00166B28" w:rsidRDefault="00E07838"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E" w14:textId="77777777" w:rsidR="00E07838" w:rsidRDefault="007D2600">
    <w:pPr>
      <w:pStyle w:val="Header"/>
    </w:pPr>
    <w:r>
      <w:rPr>
        <w:noProof/>
      </w:rPr>
      <w:pict w14:anchorId="2B99C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8" o:spid="_x0000_s2067"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3D72DE3"/>
    <w:multiLevelType w:val="hybridMultilevel"/>
    <w:tmpl w:val="3372E672"/>
    <w:lvl w:ilvl="0" w:tplc="227A0EB2">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3070E6"/>
    <w:multiLevelType w:val="hybridMultilevel"/>
    <w:tmpl w:val="D6B0BD6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656049C"/>
    <w:multiLevelType w:val="hybridMultilevel"/>
    <w:tmpl w:val="15827D40"/>
    <w:lvl w:ilvl="0" w:tplc="97CAC400">
      <w:start w:val="1"/>
      <w:numFmt w:val="decimal"/>
      <w:lvlText w:val="%1."/>
      <w:lvlJc w:val="left"/>
      <w:pPr>
        <w:ind w:left="360" w:hanging="360"/>
      </w:pPr>
      <w:rPr>
        <w:rFonts w:hint="default"/>
        <w:i w:val="0"/>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B3090A"/>
    <w:multiLevelType w:val="hybridMultilevel"/>
    <w:tmpl w:val="4C305610"/>
    <w:lvl w:ilvl="0" w:tplc="30F0ADE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02045FA"/>
    <w:multiLevelType w:val="hybridMultilevel"/>
    <w:tmpl w:val="0BAE74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20D3200"/>
    <w:multiLevelType w:val="hybridMultilevel"/>
    <w:tmpl w:val="C74EA85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2"/>
  </w:num>
  <w:num w:numId="2">
    <w:abstractNumId w:val="5"/>
  </w:num>
  <w:num w:numId="3">
    <w:abstractNumId w:val="27"/>
  </w:num>
  <w:num w:numId="4">
    <w:abstractNumId w:val="1"/>
  </w:num>
  <w:num w:numId="5">
    <w:abstractNumId w:val="0"/>
  </w:num>
  <w:num w:numId="6">
    <w:abstractNumId w:val="17"/>
  </w:num>
  <w:num w:numId="7">
    <w:abstractNumId w:val="18"/>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5"/>
  </w:num>
  <w:num w:numId="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num>
  <w:num w:numId="25">
    <w:abstractNumId w:val="30"/>
  </w:num>
  <w:num w:numId="26">
    <w:abstractNumId w:val="25"/>
  </w:num>
  <w:num w:numId="27">
    <w:abstractNumId w:val="21"/>
  </w:num>
  <w:num w:numId="28">
    <w:abstractNumId w:val="15"/>
  </w:num>
  <w:num w:numId="29">
    <w:abstractNumId w:val="34"/>
  </w:num>
  <w:num w:numId="30">
    <w:abstractNumId w:val="3"/>
  </w:num>
  <w:num w:numId="31">
    <w:abstractNumId w:val="38"/>
  </w:num>
  <w:num w:numId="32">
    <w:abstractNumId w:val="8"/>
  </w:num>
  <w:num w:numId="33">
    <w:abstractNumId w:val="41"/>
  </w:num>
  <w:num w:numId="34">
    <w:abstractNumId w:val="23"/>
  </w:num>
  <w:num w:numId="35">
    <w:abstractNumId w:val="2"/>
  </w:num>
  <w:num w:numId="36">
    <w:abstractNumId w:val="31"/>
  </w:num>
  <w:num w:numId="37">
    <w:abstractNumId w:val="10"/>
  </w:num>
  <w:num w:numId="38">
    <w:abstractNumId w:val="28"/>
  </w:num>
  <w:num w:numId="39">
    <w:abstractNumId w:val="11"/>
  </w:num>
  <w:num w:numId="40">
    <w:abstractNumId w:val="36"/>
  </w:num>
  <w:num w:numId="41">
    <w:abstractNumId w:val="20"/>
  </w:num>
  <w:num w:numId="42">
    <w:abstractNumId w:val="13"/>
  </w:num>
  <w:num w:numId="43">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abstractNumId w:val="10"/>
    <w:lvlOverride w:ilvl="0">
      <w:startOverride w:val="1"/>
    </w:lvlOverride>
    <w:lvlOverride w:ilvl="1"/>
    <w:lvlOverride w:ilvl="2"/>
    <w:lvlOverride w:ilvl="3"/>
    <w:lvlOverride w:ilvl="4"/>
    <w:lvlOverride w:ilvl="5"/>
    <w:lvlOverride w:ilvl="6"/>
    <w:lvlOverride w:ilvl="7"/>
    <w:lvlOverride w:ilvl="8"/>
  </w:num>
  <w:num w:numId="45">
    <w:abstractNumId w:val="33"/>
  </w:num>
  <w:num w:numId="46">
    <w:abstractNumId w:val="4"/>
  </w:num>
  <w:num w:numId="47">
    <w:abstractNumId w:val="1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exis">
    <w15:presenceInfo w15:providerId="AD" w15:userId="S::alexis.markstrum@energy.ca.gov::e6e55ac6-69d0-40ac-bbd2-3f40141a0771"/>
  </w15:person>
  <w15:person w15:author="Moua, Cheng@Energy">
    <w15:presenceInfo w15:providerId="AD" w15:userId="S::Cheng.Moua@energy.ca.gov::0a7b5eaa-32b5-460c-b817-ff0d5e5e693f"/>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5A71"/>
    <w:rsid w:val="00013279"/>
    <w:rsid w:val="00013B8C"/>
    <w:rsid w:val="00015419"/>
    <w:rsid w:val="000158E9"/>
    <w:rsid w:val="0001626E"/>
    <w:rsid w:val="00017396"/>
    <w:rsid w:val="0002303F"/>
    <w:rsid w:val="00024926"/>
    <w:rsid w:val="000253D9"/>
    <w:rsid w:val="00026750"/>
    <w:rsid w:val="0003035B"/>
    <w:rsid w:val="00031173"/>
    <w:rsid w:val="00035A79"/>
    <w:rsid w:val="00037926"/>
    <w:rsid w:val="00042078"/>
    <w:rsid w:val="000470D7"/>
    <w:rsid w:val="000471F6"/>
    <w:rsid w:val="00051BBE"/>
    <w:rsid w:val="00051F14"/>
    <w:rsid w:val="00053880"/>
    <w:rsid w:val="00053A0E"/>
    <w:rsid w:val="0006016B"/>
    <w:rsid w:val="00060776"/>
    <w:rsid w:val="000631C6"/>
    <w:rsid w:val="000632A0"/>
    <w:rsid w:val="000644B7"/>
    <w:rsid w:val="00065C32"/>
    <w:rsid w:val="000720E6"/>
    <w:rsid w:val="00076F08"/>
    <w:rsid w:val="00080036"/>
    <w:rsid w:val="00080A37"/>
    <w:rsid w:val="00080EEE"/>
    <w:rsid w:val="000861F1"/>
    <w:rsid w:val="00086CB0"/>
    <w:rsid w:val="000877BE"/>
    <w:rsid w:val="00087EED"/>
    <w:rsid w:val="0009169C"/>
    <w:rsid w:val="00091D81"/>
    <w:rsid w:val="00091DB0"/>
    <w:rsid w:val="00093448"/>
    <w:rsid w:val="000935EC"/>
    <w:rsid w:val="00094EF2"/>
    <w:rsid w:val="000A01DA"/>
    <w:rsid w:val="000A0D18"/>
    <w:rsid w:val="000A105B"/>
    <w:rsid w:val="000A1F02"/>
    <w:rsid w:val="000A3365"/>
    <w:rsid w:val="000A35C7"/>
    <w:rsid w:val="000A4A99"/>
    <w:rsid w:val="000B22EC"/>
    <w:rsid w:val="000B4491"/>
    <w:rsid w:val="000B642A"/>
    <w:rsid w:val="000B7EF1"/>
    <w:rsid w:val="000B7F1D"/>
    <w:rsid w:val="000C1A4A"/>
    <w:rsid w:val="000C3538"/>
    <w:rsid w:val="000C4C97"/>
    <w:rsid w:val="000C6426"/>
    <w:rsid w:val="000C6B8F"/>
    <w:rsid w:val="000C7320"/>
    <w:rsid w:val="000D25DB"/>
    <w:rsid w:val="000D3A95"/>
    <w:rsid w:val="000D7671"/>
    <w:rsid w:val="000D7DA8"/>
    <w:rsid w:val="000E0BE1"/>
    <w:rsid w:val="000E17B1"/>
    <w:rsid w:val="000E53E9"/>
    <w:rsid w:val="000E5583"/>
    <w:rsid w:val="000E5BBE"/>
    <w:rsid w:val="000E64AD"/>
    <w:rsid w:val="000E7ABD"/>
    <w:rsid w:val="000F070F"/>
    <w:rsid w:val="000F0BA7"/>
    <w:rsid w:val="000F67E7"/>
    <w:rsid w:val="000F754C"/>
    <w:rsid w:val="001016DC"/>
    <w:rsid w:val="001029F8"/>
    <w:rsid w:val="00105B4A"/>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4F11"/>
    <w:rsid w:val="00154F2C"/>
    <w:rsid w:val="00155ACD"/>
    <w:rsid w:val="0015620D"/>
    <w:rsid w:val="001577AB"/>
    <w:rsid w:val="00160B6E"/>
    <w:rsid w:val="001615D7"/>
    <w:rsid w:val="00161B74"/>
    <w:rsid w:val="00162081"/>
    <w:rsid w:val="00164EDA"/>
    <w:rsid w:val="00166B28"/>
    <w:rsid w:val="001714C9"/>
    <w:rsid w:val="00171597"/>
    <w:rsid w:val="00171E43"/>
    <w:rsid w:val="001739FA"/>
    <w:rsid w:val="00174BD1"/>
    <w:rsid w:val="00175D42"/>
    <w:rsid w:val="00181190"/>
    <w:rsid w:val="00183743"/>
    <w:rsid w:val="00192BEB"/>
    <w:rsid w:val="0019624F"/>
    <w:rsid w:val="001A1B7D"/>
    <w:rsid w:val="001A5583"/>
    <w:rsid w:val="001A5745"/>
    <w:rsid w:val="001B3EDE"/>
    <w:rsid w:val="001B55BB"/>
    <w:rsid w:val="001B5BA4"/>
    <w:rsid w:val="001B6CEB"/>
    <w:rsid w:val="001C53E8"/>
    <w:rsid w:val="001C6E80"/>
    <w:rsid w:val="001D7314"/>
    <w:rsid w:val="001E1EA2"/>
    <w:rsid w:val="001E3C52"/>
    <w:rsid w:val="001F0E8D"/>
    <w:rsid w:val="001F1B39"/>
    <w:rsid w:val="001F20EE"/>
    <w:rsid w:val="00200E53"/>
    <w:rsid w:val="00202608"/>
    <w:rsid w:val="00204BDE"/>
    <w:rsid w:val="00204D45"/>
    <w:rsid w:val="00206039"/>
    <w:rsid w:val="002110A0"/>
    <w:rsid w:val="00213E8E"/>
    <w:rsid w:val="00216C55"/>
    <w:rsid w:val="00220FF4"/>
    <w:rsid w:val="00222F6D"/>
    <w:rsid w:val="002241A5"/>
    <w:rsid w:val="00224E95"/>
    <w:rsid w:val="0023161B"/>
    <w:rsid w:val="00232C4A"/>
    <w:rsid w:val="0023709A"/>
    <w:rsid w:val="00237400"/>
    <w:rsid w:val="002420D2"/>
    <w:rsid w:val="00243047"/>
    <w:rsid w:val="00245AF0"/>
    <w:rsid w:val="00251B09"/>
    <w:rsid w:val="002532A8"/>
    <w:rsid w:val="00253862"/>
    <w:rsid w:val="002562A4"/>
    <w:rsid w:val="0025742D"/>
    <w:rsid w:val="0025787E"/>
    <w:rsid w:val="00257B0A"/>
    <w:rsid w:val="002615BC"/>
    <w:rsid w:val="00262721"/>
    <w:rsid w:val="002641C7"/>
    <w:rsid w:val="002710BB"/>
    <w:rsid w:val="002719D2"/>
    <w:rsid w:val="00271E1D"/>
    <w:rsid w:val="00274618"/>
    <w:rsid w:val="00274CAF"/>
    <w:rsid w:val="00277212"/>
    <w:rsid w:val="002776B2"/>
    <w:rsid w:val="00281F82"/>
    <w:rsid w:val="0028466E"/>
    <w:rsid w:val="00284AFC"/>
    <w:rsid w:val="00284C8F"/>
    <w:rsid w:val="00285A7C"/>
    <w:rsid w:val="00287573"/>
    <w:rsid w:val="002917F7"/>
    <w:rsid w:val="00291F72"/>
    <w:rsid w:val="00295ED5"/>
    <w:rsid w:val="002A1004"/>
    <w:rsid w:val="002A18FC"/>
    <w:rsid w:val="002A199B"/>
    <w:rsid w:val="002A31D7"/>
    <w:rsid w:val="002A3A9D"/>
    <w:rsid w:val="002A3F41"/>
    <w:rsid w:val="002A40ED"/>
    <w:rsid w:val="002A47D9"/>
    <w:rsid w:val="002A6A1F"/>
    <w:rsid w:val="002B168D"/>
    <w:rsid w:val="002B177A"/>
    <w:rsid w:val="002B2393"/>
    <w:rsid w:val="002B2763"/>
    <w:rsid w:val="002B4F6F"/>
    <w:rsid w:val="002B52AC"/>
    <w:rsid w:val="002B6475"/>
    <w:rsid w:val="002C131A"/>
    <w:rsid w:val="002C586B"/>
    <w:rsid w:val="002C6698"/>
    <w:rsid w:val="002D1475"/>
    <w:rsid w:val="002D381F"/>
    <w:rsid w:val="002D3BA6"/>
    <w:rsid w:val="002D680A"/>
    <w:rsid w:val="002D7DB8"/>
    <w:rsid w:val="002E3676"/>
    <w:rsid w:val="002E56AE"/>
    <w:rsid w:val="002E5EBF"/>
    <w:rsid w:val="002E5FE0"/>
    <w:rsid w:val="002E7941"/>
    <w:rsid w:val="002F0C86"/>
    <w:rsid w:val="002F40A7"/>
    <w:rsid w:val="002F6775"/>
    <w:rsid w:val="003051D0"/>
    <w:rsid w:val="00306026"/>
    <w:rsid w:val="003120AC"/>
    <w:rsid w:val="00312B50"/>
    <w:rsid w:val="00314D52"/>
    <w:rsid w:val="00314EC3"/>
    <w:rsid w:val="00316229"/>
    <w:rsid w:val="0032018D"/>
    <w:rsid w:val="00320F01"/>
    <w:rsid w:val="003218BB"/>
    <w:rsid w:val="003247CA"/>
    <w:rsid w:val="00324B0C"/>
    <w:rsid w:val="00331E82"/>
    <w:rsid w:val="00337397"/>
    <w:rsid w:val="00340CE9"/>
    <w:rsid w:val="003416BE"/>
    <w:rsid w:val="003477A1"/>
    <w:rsid w:val="00350038"/>
    <w:rsid w:val="003500C8"/>
    <w:rsid w:val="00350A8C"/>
    <w:rsid w:val="00351E70"/>
    <w:rsid w:val="00352291"/>
    <w:rsid w:val="003530F3"/>
    <w:rsid w:val="003538F5"/>
    <w:rsid w:val="00353946"/>
    <w:rsid w:val="00353C3B"/>
    <w:rsid w:val="00354D3C"/>
    <w:rsid w:val="0035603C"/>
    <w:rsid w:val="00357343"/>
    <w:rsid w:val="003663CE"/>
    <w:rsid w:val="00371157"/>
    <w:rsid w:val="00372700"/>
    <w:rsid w:val="00376EAA"/>
    <w:rsid w:val="003809C0"/>
    <w:rsid w:val="00382DF2"/>
    <w:rsid w:val="0038347C"/>
    <w:rsid w:val="003850E9"/>
    <w:rsid w:val="003852B0"/>
    <w:rsid w:val="00386209"/>
    <w:rsid w:val="0038684E"/>
    <w:rsid w:val="00386C53"/>
    <w:rsid w:val="0039142A"/>
    <w:rsid w:val="00394C8C"/>
    <w:rsid w:val="003959F7"/>
    <w:rsid w:val="00397D03"/>
    <w:rsid w:val="00397F00"/>
    <w:rsid w:val="003A0501"/>
    <w:rsid w:val="003A36EF"/>
    <w:rsid w:val="003B3641"/>
    <w:rsid w:val="003B5B3C"/>
    <w:rsid w:val="003C0C3E"/>
    <w:rsid w:val="003C5923"/>
    <w:rsid w:val="003C6131"/>
    <w:rsid w:val="003C7B7A"/>
    <w:rsid w:val="003D00F3"/>
    <w:rsid w:val="003D349A"/>
    <w:rsid w:val="003D4C05"/>
    <w:rsid w:val="003D5183"/>
    <w:rsid w:val="003D5350"/>
    <w:rsid w:val="003D6D6E"/>
    <w:rsid w:val="003E0B60"/>
    <w:rsid w:val="003E1E09"/>
    <w:rsid w:val="003E1E46"/>
    <w:rsid w:val="003E22AB"/>
    <w:rsid w:val="003E3787"/>
    <w:rsid w:val="003F064C"/>
    <w:rsid w:val="003F1C6F"/>
    <w:rsid w:val="003F2ABE"/>
    <w:rsid w:val="003F49BD"/>
    <w:rsid w:val="003F5BCA"/>
    <w:rsid w:val="003F5C8B"/>
    <w:rsid w:val="003F6A76"/>
    <w:rsid w:val="00402651"/>
    <w:rsid w:val="00405690"/>
    <w:rsid w:val="00405CA8"/>
    <w:rsid w:val="00407A9D"/>
    <w:rsid w:val="0041327B"/>
    <w:rsid w:val="00415FD0"/>
    <w:rsid w:val="004168A3"/>
    <w:rsid w:val="00417D09"/>
    <w:rsid w:val="00421360"/>
    <w:rsid w:val="00422378"/>
    <w:rsid w:val="00427197"/>
    <w:rsid w:val="00430360"/>
    <w:rsid w:val="00430CEA"/>
    <w:rsid w:val="004315C3"/>
    <w:rsid w:val="004318DA"/>
    <w:rsid w:val="00432098"/>
    <w:rsid w:val="004330D0"/>
    <w:rsid w:val="0043390E"/>
    <w:rsid w:val="0043422C"/>
    <w:rsid w:val="00435279"/>
    <w:rsid w:val="00435D06"/>
    <w:rsid w:val="00440841"/>
    <w:rsid w:val="00446B69"/>
    <w:rsid w:val="00447B87"/>
    <w:rsid w:val="004507D3"/>
    <w:rsid w:val="004510F5"/>
    <w:rsid w:val="00453457"/>
    <w:rsid w:val="0045375A"/>
    <w:rsid w:val="00454C3D"/>
    <w:rsid w:val="00462516"/>
    <w:rsid w:val="00462AC1"/>
    <w:rsid w:val="00464DC8"/>
    <w:rsid w:val="004662FC"/>
    <w:rsid w:val="0046705B"/>
    <w:rsid w:val="00470951"/>
    <w:rsid w:val="004712B7"/>
    <w:rsid w:val="004712B8"/>
    <w:rsid w:val="004737C4"/>
    <w:rsid w:val="00474509"/>
    <w:rsid w:val="00474A7A"/>
    <w:rsid w:val="00475987"/>
    <w:rsid w:val="00477D56"/>
    <w:rsid w:val="0048031E"/>
    <w:rsid w:val="004809EE"/>
    <w:rsid w:val="00485F66"/>
    <w:rsid w:val="00486F0B"/>
    <w:rsid w:val="00490621"/>
    <w:rsid w:val="0049088F"/>
    <w:rsid w:val="00491047"/>
    <w:rsid w:val="004938C9"/>
    <w:rsid w:val="004944D6"/>
    <w:rsid w:val="004948E2"/>
    <w:rsid w:val="00494B7C"/>
    <w:rsid w:val="00495C9E"/>
    <w:rsid w:val="00495CA0"/>
    <w:rsid w:val="004964DB"/>
    <w:rsid w:val="004A1818"/>
    <w:rsid w:val="004A1BEB"/>
    <w:rsid w:val="004A1F99"/>
    <w:rsid w:val="004A264A"/>
    <w:rsid w:val="004A5C7F"/>
    <w:rsid w:val="004A6E7F"/>
    <w:rsid w:val="004B1012"/>
    <w:rsid w:val="004B4582"/>
    <w:rsid w:val="004B7BD2"/>
    <w:rsid w:val="004C23D9"/>
    <w:rsid w:val="004C2C61"/>
    <w:rsid w:val="004C52C3"/>
    <w:rsid w:val="004C5CBA"/>
    <w:rsid w:val="004D1CE3"/>
    <w:rsid w:val="004D287C"/>
    <w:rsid w:val="004D3A8D"/>
    <w:rsid w:val="004D790F"/>
    <w:rsid w:val="004E112A"/>
    <w:rsid w:val="004E230B"/>
    <w:rsid w:val="004F0A7F"/>
    <w:rsid w:val="004F230F"/>
    <w:rsid w:val="004F28C2"/>
    <w:rsid w:val="004F40C1"/>
    <w:rsid w:val="004F4C76"/>
    <w:rsid w:val="004F697A"/>
    <w:rsid w:val="00500CF7"/>
    <w:rsid w:val="0050284B"/>
    <w:rsid w:val="00511413"/>
    <w:rsid w:val="00513D83"/>
    <w:rsid w:val="00514620"/>
    <w:rsid w:val="00514ADB"/>
    <w:rsid w:val="00517648"/>
    <w:rsid w:val="00520412"/>
    <w:rsid w:val="005222CB"/>
    <w:rsid w:val="0052557A"/>
    <w:rsid w:val="00526005"/>
    <w:rsid w:val="00527ACC"/>
    <w:rsid w:val="00530F4C"/>
    <w:rsid w:val="00531044"/>
    <w:rsid w:val="005340A2"/>
    <w:rsid w:val="00535BE3"/>
    <w:rsid w:val="00536AA4"/>
    <w:rsid w:val="00541293"/>
    <w:rsid w:val="005437EB"/>
    <w:rsid w:val="00546D46"/>
    <w:rsid w:val="00546DB8"/>
    <w:rsid w:val="005477F1"/>
    <w:rsid w:val="00551599"/>
    <w:rsid w:val="00552A3E"/>
    <w:rsid w:val="0055322B"/>
    <w:rsid w:val="00555884"/>
    <w:rsid w:val="00560BFB"/>
    <w:rsid w:val="00562BA8"/>
    <w:rsid w:val="0056567E"/>
    <w:rsid w:val="005678C7"/>
    <w:rsid w:val="00572B72"/>
    <w:rsid w:val="00573417"/>
    <w:rsid w:val="00574E6A"/>
    <w:rsid w:val="00577316"/>
    <w:rsid w:val="005804EF"/>
    <w:rsid w:val="0058107F"/>
    <w:rsid w:val="005813CE"/>
    <w:rsid w:val="005821CB"/>
    <w:rsid w:val="00582AF2"/>
    <w:rsid w:val="00582D51"/>
    <w:rsid w:val="005877FC"/>
    <w:rsid w:val="0059070E"/>
    <w:rsid w:val="00594C36"/>
    <w:rsid w:val="005A2889"/>
    <w:rsid w:val="005A7737"/>
    <w:rsid w:val="005B0373"/>
    <w:rsid w:val="005B1B55"/>
    <w:rsid w:val="005B242E"/>
    <w:rsid w:val="005C4233"/>
    <w:rsid w:val="005C5038"/>
    <w:rsid w:val="005C73C7"/>
    <w:rsid w:val="005D2752"/>
    <w:rsid w:val="005D30D4"/>
    <w:rsid w:val="005D55BB"/>
    <w:rsid w:val="005E23CD"/>
    <w:rsid w:val="005E2724"/>
    <w:rsid w:val="005E3E55"/>
    <w:rsid w:val="005E550E"/>
    <w:rsid w:val="005E5982"/>
    <w:rsid w:val="005E644F"/>
    <w:rsid w:val="005E68FF"/>
    <w:rsid w:val="005F0485"/>
    <w:rsid w:val="005F178B"/>
    <w:rsid w:val="005F21D5"/>
    <w:rsid w:val="005F490D"/>
    <w:rsid w:val="005F4976"/>
    <w:rsid w:val="005F4CDC"/>
    <w:rsid w:val="005F4DEA"/>
    <w:rsid w:val="006016EB"/>
    <w:rsid w:val="006019F9"/>
    <w:rsid w:val="00601C19"/>
    <w:rsid w:val="00605944"/>
    <w:rsid w:val="00607852"/>
    <w:rsid w:val="0061108C"/>
    <w:rsid w:val="00611910"/>
    <w:rsid w:val="00613F4A"/>
    <w:rsid w:val="00614268"/>
    <w:rsid w:val="006146EC"/>
    <w:rsid w:val="006157A9"/>
    <w:rsid w:val="00616C4D"/>
    <w:rsid w:val="00617B42"/>
    <w:rsid w:val="006200D7"/>
    <w:rsid w:val="0062082E"/>
    <w:rsid w:val="006227B1"/>
    <w:rsid w:val="00622990"/>
    <w:rsid w:val="00624650"/>
    <w:rsid w:val="00631115"/>
    <w:rsid w:val="006320E2"/>
    <w:rsid w:val="00632F51"/>
    <w:rsid w:val="00632F73"/>
    <w:rsid w:val="0063361B"/>
    <w:rsid w:val="00637DB0"/>
    <w:rsid w:val="006411CF"/>
    <w:rsid w:val="00641C71"/>
    <w:rsid w:val="0064240D"/>
    <w:rsid w:val="0064300C"/>
    <w:rsid w:val="006431D9"/>
    <w:rsid w:val="00644254"/>
    <w:rsid w:val="00654F37"/>
    <w:rsid w:val="006555CF"/>
    <w:rsid w:val="00663AF7"/>
    <w:rsid w:val="006646F9"/>
    <w:rsid w:val="00667362"/>
    <w:rsid w:val="00674FED"/>
    <w:rsid w:val="0068226F"/>
    <w:rsid w:val="00682CBA"/>
    <w:rsid w:val="00682F5C"/>
    <w:rsid w:val="00683676"/>
    <w:rsid w:val="00685D72"/>
    <w:rsid w:val="00686B8B"/>
    <w:rsid w:val="00687796"/>
    <w:rsid w:val="00692EDF"/>
    <w:rsid w:val="006930E5"/>
    <w:rsid w:val="00696AEB"/>
    <w:rsid w:val="00697E29"/>
    <w:rsid w:val="006A156C"/>
    <w:rsid w:val="006A3F12"/>
    <w:rsid w:val="006A57F1"/>
    <w:rsid w:val="006A722E"/>
    <w:rsid w:val="006B1D80"/>
    <w:rsid w:val="006B4081"/>
    <w:rsid w:val="006B5108"/>
    <w:rsid w:val="006B612D"/>
    <w:rsid w:val="006B788C"/>
    <w:rsid w:val="006C0044"/>
    <w:rsid w:val="006C0E98"/>
    <w:rsid w:val="006C7335"/>
    <w:rsid w:val="006C7406"/>
    <w:rsid w:val="006D1C0A"/>
    <w:rsid w:val="006D21DC"/>
    <w:rsid w:val="006D4D01"/>
    <w:rsid w:val="006D5770"/>
    <w:rsid w:val="006D7492"/>
    <w:rsid w:val="006E1FC1"/>
    <w:rsid w:val="006E4974"/>
    <w:rsid w:val="006E60E0"/>
    <w:rsid w:val="006F0652"/>
    <w:rsid w:val="006F2C70"/>
    <w:rsid w:val="006F4EBD"/>
    <w:rsid w:val="0070354F"/>
    <w:rsid w:val="007108CC"/>
    <w:rsid w:val="00711936"/>
    <w:rsid w:val="00714442"/>
    <w:rsid w:val="00714CBC"/>
    <w:rsid w:val="00714DAD"/>
    <w:rsid w:val="0071761E"/>
    <w:rsid w:val="007176C9"/>
    <w:rsid w:val="00717DEA"/>
    <w:rsid w:val="00720306"/>
    <w:rsid w:val="007207A0"/>
    <w:rsid w:val="00723136"/>
    <w:rsid w:val="007232F2"/>
    <w:rsid w:val="00733159"/>
    <w:rsid w:val="00734A66"/>
    <w:rsid w:val="007354B2"/>
    <w:rsid w:val="007376EC"/>
    <w:rsid w:val="00741C07"/>
    <w:rsid w:val="00743217"/>
    <w:rsid w:val="0074424A"/>
    <w:rsid w:val="007510B1"/>
    <w:rsid w:val="00751673"/>
    <w:rsid w:val="00753CFA"/>
    <w:rsid w:val="007551EC"/>
    <w:rsid w:val="00756AD5"/>
    <w:rsid w:val="007635A5"/>
    <w:rsid w:val="0076441C"/>
    <w:rsid w:val="00765542"/>
    <w:rsid w:val="00765F67"/>
    <w:rsid w:val="00771624"/>
    <w:rsid w:val="007755D6"/>
    <w:rsid w:val="007756F6"/>
    <w:rsid w:val="00776799"/>
    <w:rsid w:val="00777B2F"/>
    <w:rsid w:val="00777CFA"/>
    <w:rsid w:val="00781BF8"/>
    <w:rsid w:val="007821E9"/>
    <w:rsid w:val="00782ADC"/>
    <w:rsid w:val="00785B34"/>
    <w:rsid w:val="007866D1"/>
    <w:rsid w:val="00791BBD"/>
    <w:rsid w:val="00792F95"/>
    <w:rsid w:val="00793E1C"/>
    <w:rsid w:val="00795882"/>
    <w:rsid w:val="00795C50"/>
    <w:rsid w:val="00795EB8"/>
    <w:rsid w:val="00797224"/>
    <w:rsid w:val="00797290"/>
    <w:rsid w:val="00797860"/>
    <w:rsid w:val="007A0296"/>
    <w:rsid w:val="007A4603"/>
    <w:rsid w:val="007A534A"/>
    <w:rsid w:val="007A7AFA"/>
    <w:rsid w:val="007B4BEA"/>
    <w:rsid w:val="007B645E"/>
    <w:rsid w:val="007C0F07"/>
    <w:rsid w:val="007C12FC"/>
    <w:rsid w:val="007C17AE"/>
    <w:rsid w:val="007C24A3"/>
    <w:rsid w:val="007C345F"/>
    <w:rsid w:val="007C4EB0"/>
    <w:rsid w:val="007C5729"/>
    <w:rsid w:val="007D060B"/>
    <w:rsid w:val="007D0D8F"/>
    <w:rsid w:val="007D19B2"/>
    <w:rsid w:val="007D2600"/>
    <w:rsid w:val="007D2DD3"/>
    <w:rsid w:val="007D3659"/>
    <w:rsid w:val="007D726A"/>
    <w:rsid w:val="007E0008"/>
    <w:rsid w:val="007E1EDE"/>
    <w:rsid w:val="007E26E9"/>
    <w:rsid w:val="007E32B3"/>
    <w:rsid w:val="007E3FED"/>
    <w:rsid w:val="007F3D6B"/>
    <w:rsid w:val="007F3E17"/>
    <w:rsid w:val="007F57DC"/>
    <w:rsid w:val="00802192"/>
    <w:rsid w:val="00804C36"/>
    <w:rsid w:val="00807045"/>
    <w:rsid w:val="00811DC5"/>
    <w:rsid w:val="00811DEE"/>
    <w:rsid w:val="00813F14"/>
    <w:rsid w:val="0081518C"/>
    <w:rsid w:val="00815AA1"/>
    <w:rsid w:val="00815F28"/>
    <w:rsid w:val="0081628C"/>
    <w:rsid w:val="0082118F"/>
    <w:rsid w:val="00821F42"/>
    <w:rsid w:val="0082448D"/>
    <w:rsid w:val="00825B19"/>
    <w:rsid w:val="00830A78"/>
    <w:rsid w:val="008353B6"/>
    <w:rsid w:val="00841186"/>
    <w:rsid w:val="008459F6"/>
    <w:rsid w:val="00847E91"/>
    <w:rsid w:val="00847EF3"/>
    <w:rsid w:val="00851F69"/>
    <w:rsid w:val="0085268F"/>
    <w:rsid w:val="00853177"/>
    <w:rsid w:val="008540F3"/>
    <w:rsid w:val="00857939"/>
    <w:rsid w:val="00860E60"/>
    <w:rsid w:val="00861BF8"/>
    <w:rsid w:val="00865861"/>
    <w:rsid w:val="00865FD2"/>
    <w:rsid w:val="00866192"/>
    <w:rsid w:val="008665B5"/>
    <w:rsid w:val="00867FE9"/>
    <w:rsid w:val="008702E6"/>
    <w:rsid w:val="00873A16"/>
    <w:rsid w:val="008812D3"/>
    <w:rsid w:val="0088300D"/>
    <w:rsid w:val="00886660"/>
    <w:rsid w:val="00890DB2"/>
    <w:rsid w:val="00891B81"/>
    <w:rsid w:val="00892A5A"/>
    <w:rsid w:val="008947D9"/>
    <w:rsid w:val="00894E3E"/>
    <w:rsid w:val="008A5B91"/>
    <w:rsid w:val="008A7891"/>
    <w:rsid w:val="008A7F5C"/>
    <w:rsid w:val="008B05CC"/>
    <w:rsid w:val="008B188E"/>
    <w:rsid w:val="008B2B61"/>
    <w:rsid w:val="008B6F19"/>
    <w:rsid w:val="008C10F1"/>
    <w:rsid w:val="008C23D7"/>
    <w:rsid w:val="008C2655"/>
    <w:rsid w:val="008C463D"/>
    <w:rsid w:val="008D0B8D"/>
    <w:rsid w:val="008D325E"/>
    <w:rsid w:val="008D3743"/>
    <w:rsid w:val="008D3813"/>
    <w:rsid w:val="008D5D06"/>
    <w:rsid w:val="008D6346"/>
    <w:rsid w:val="008D7458"/>
    <w:rsid w:val="008E1ADC"/>
    <w:rsid w:val="008E27EB"/>
    <w:rsid w:val="008E3DF1"/>
    <w:rsid w:val="008E429B"/>
    <w:rsid w:val="008E4542"/>
    <w:rsid w:val="008E6C7C"/>
    <w:rsid w:val="008F1900"/>
    <w:rsid w:val="00900C86"/>
    <w:rsid w:val="00910674"/>
    <w:rsid w:val="009119ED"/>
    <w:rsid w:val="00913530"/>
    <w:rsid w:val="00914626"/>
    <w:rsid w:val="00915BCF"/>
    <w:rsid w:val="0091628E"/>
    <w:rsid w:val="00924AC5"/>
    <w:rsid w:val="00926266"/>
    <w:rsid w:val="0093077E"/>
    <w:rsid w:val="00934666"/>
    <w:rsid w:val="009379DB"/>
    <w:rsid w:val="00941530"/>
    <w:rsid w:val="00941E17"/>
    <w:rsid w:val="009437C6"/>
    <w:rsid w:val="00946688"/>
    <w:rsid w:val="00946BF6"/>
    <w:rsid w:val="00953067"/>
    <w:rsid w:val="00954970"/>
    <w:rsid w:val="00955A9A"/>
    <w:rsid w:val="00955BFC"/>
    <w:rsid w:val="009564C7"/>
    <w:rsid w:val="00957C9E"/>
    <w:rsid w:val="0096169A"/>
    <w:rsid w:val="009616DA"/>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15A1"/>
    <w:rsid w:val="00992035"/>
    <w:rsid w:val="00992EF8"/>
    <w:rsid w:val="00993539"/>
    <w:rsid w:val="009966A6"/>
    <w:rsid w:val="009A059F"/>
    <w:rsid w:val="009A1F14"/>
    <w:rsid w:val="009A3318"/>
    <w:rsid w:val="009A540B"/>
    <w:rsid w:val="009A698F"/>
    <w:rsid w:val="009A6F10"/>
    <w:rsid w:val="009B0170"/>
    <w:rsid w:val="009C0414"/>
    <w:rsid w:val="009C12B5"/>
    <w:rsid w:val="009C1F4E"/>
    <w:rsid w:val="009C4B49"/>
    <w:rsid w:val="009C4F9A"/>
    <w:rsid w:val="009C6B77"/>
    <w:rsid w:val="009D008B"/>
    <w:rsid w:val="009D0F10"/>
    <w:rsid w:val="009D261B"/>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140"/>
    <w:rsid w:val="00A07D19"/>
    <w:rsid w:val="00A12015"/>
    <w:rsid w:val="00A13142"/>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4D1E"/>
    <w:rsid w:val="00A55365"/>
    <w:rsid w:val="00A55444"/>
    <w:rsid w:val="00A662D3"/>
    <w:rsid w:val="00A6741C"/>
    <w:rsid w:val="00A677BB"/>
    <w:rsid w:val="00A679B0"/>
    <w:rsid w:val="00A67FA8"/>
    <w:rsid w:val="00A701A3"/>
    <w:rsid w:val="00A702F0"/>
    <w:rsid w:val="00A70722"/>
    <w:rsid w:val="00A742B3"/>
    <w:rsid w:val="00A75B9B"/>
    <w:rsid w:val="00A760D7"/>
    <w:rsid w:val="00A76CF1"/>
    <w:rsid w:val="00A77BE6"/>
    <w:rsid w:val="00A81137"/>
    <w:rsid w:val="00A81791"/>
    <w:rsid w:val="00A81860"/>
    <w:rsid w:val="00A87572"/>
    <w:rsid w:val="00A92B3A"/>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23CB"/>
    <w:rsid w:val="00AE39CC"/>
    <w:rsid w:val="00AE40BE"/>
    <w:rsid w:val="00AE4A9F"/>
    <w:rsid w:val="00AF4004"/>
    <w:rsid w:val="00B00190"/>
    <w:rsid w:val="00B00AF4"/>
    <w:rsid w:val="00B02E79"/>
    <w:rsid w:val="00B05E89"/>
    <w:rsid w:val="00B065D4"/>
    <w:rsid w:val="00B06968"/>
    <w:rsid w:val="00B12493"/>
    <w:rsid w:val="00B139B2"/>
    <w:rsid w:val="00B151E6"/>
    <w:rsid w:val="00B17F24"/>
    <w:rsid w:val="00B22712"/>
    <w:rsid w:val="00B23304"/>
    <w:rsid w:val="00B273D8"/>
    <w:rsid w:val="00B27A2A"/>
    <w:rsid w:val="00B32B87"/>
    <w:rsid w:val="00B33471"/>
    <w:rsid w:val="00B34290"/>
    <w:rsid w:val="00B35C45"/>
    <w:rsid w:val="00B37FFC"/>
    <w:rsid w:val="00B401EA"/>
    <w:rsid w:val="00B4146E"/>
    <w:rsid w:val="00B4216F"/>
    <w:rsid w:val="00B429F3"/>
    <w:rsid w:val="00B446FE"/>
    <w:rsid w:val="00B44BA2"/>
    <w:rsid w:val="00B47B99"/>
    <w:rsid w:val="00B51352"/>
    <w:rsid w:val="00B52560"/>
    <w:rsid w:val="00B5373B"/>
    <w:rsid w:val="00B53EC6"/>
    <w:rsid w:val="00B5477B"/>
    <w:rsid w:val="00B55F60"/>
    <w:rsid w:val="00B607A4"/>
    <w:rsid w:val="00B6238C"/>
    <w:rsid w:val="00B63D46"/>
    <w:rsid w:val="00B6647D"/>
    <w:rsid w:val="00B67E7C"/>
    <w:rsid w:val="00B70CC3"/>
    <w:rsid w:val="00B717BC"/>
    <w:rsid w:val="00B72184"/>
    <w:rsid w:val="00B76D09"/>
    <w:rsid w:val="00B778B9"/>
    <w:rsid w:val="00B82A46"/>
    <w:rsid w:val="00B82CAC"/>
    <w:rsid w:val="00B82F48"/>
    <w:rsid w:val="00B867D6"/>
    <w:rsid w:val="00B91F71"/>
    <w:rsid w:val="00B94A82"/>
    <w:rsid w:val="00B979C8"/>
    <w:rsid w:val="00B97A44"/>
    <w:rsid w:val="00BA2927"/>
    <w:rsid w:val="00BA3419"/>
    <w:rsid w:val="00BA57A0"/>
    <w:rsid w:val="00BA5BC6"/>
    <w:rsid w:val="00BA6FA0"/>
    <w:rsid w:val="00BA7E29"/>
    <w:rsid w:val="00BC1CA6"/>
    <w:rsid w:val="00BC6F83"/>
    <w:rsid w:val="00BC72C2"/>
    <w:rsid w:val="00BD0267"/>
    <w:rsid w:val="00BD03A5"/>
    <w:rsid w:val="00BD71C5"/>
    <w:rsid w:val="00BD7DA4"/>
    <w:rsid w:val="00BE21AA"/>
    <w:rsid w:val="00BE28FF"/>
    <w:rsid w:val="00BE3CDC"/>
    <w:rsid w:val="00BE4B66"/>
    <w:rsid w:val="00BE4F88"/>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56FF"/>
    <w:rsid w:val="00C173DB"/>
    <w:rsid w:val="00C2497D"/>
    <w:rsid w:val="00C30FB6"/>
    <w:rsid w:val="00C30FDD"/>
    <w:rsid w:val="00C35471"/>
    <w:rsid w:val="00C354F4"/>
    <w:rsid w:val="00C367B7"/>
    <w:rsid w:val="00C36879"/>
    <w:rsid w:val="00C37687"/>
    <w:rsid w:val="00C4084C"/>
    <w:rsid w:val="00C4134E"/>
    <w:rsid w:val="00C41911"/>
    <w:rsid w:val="00C4629B"/>
    <w:rsid w:val="00C469C6"/>
    <w:rsid w:val="00C477A7"/>
    <w:rsid w:val="00C47FE4"/>
    <w:rsid w:val="00C50E08"/>
    <w:rsid w:val="00C51617"/>
    <w:rsid w:val="00C51B90"/>
    <w:rsid w:val="00C552BB"/>
    <w:rsid w:val="00C5702B"/>
    <w:rsid w:val="00C60365"/>
    <w:rsid w:val="00C6068F"/>
    <w:rsid w:val="00C63421"/>
    <w:rsid w:val="00C63771"/>
    <w:rsid w:val="00C65399"/>
    <w:rsid w:val="00C65957"/>
    <w:rsid w:val="00C67305"/>
    <w:rsid w:val="00C679C4"/>
    <w:rsid w:val="00C71EA2"/>
    <w:rsid w:val="00C728B1"/>
    <w:rsid w:val="00C73B87"/>
    <w:rsid w:val="00C73E32"/>
    <w:rsid w:val="00C76C35"/>
    <w:rsid w:val="00C83250"/>
    <w:rsid w:val="00C874DA"/>
    <w:rsid w:val="00C92460"/>
    <w:rsid w:val="00C94EEA"/>
    <w:rsid w:val="00CA129C"/>
    <w:rsid w:val="00CA1A3D"/>
    <w:rsid w:val="00CA1D07"/>
    <w:rsid w:val="00CA1FA3"/>
    <w:rsid w:val="00CA2CCA"/>
    <w:rsid w:val="00CA6AB3"/>
    <w:rsid w:val="00CB3939"/>
    <w:rsid w:val="00CB3D99"/>
    <w:rsid w:val="00CB7159"/>
    <w:rsid w:val="00CC0F74"/>
    <w:rsid w:val="00CC1147"/>
    <w:rsid w:val="00CC211E"/>
    <w:rsid w:val="00CC2F36"/>
    <w:rsid w:val="00CC3614"/>
    <w:rsid w:val="00CC36F6"/>
    <w:rsid w:val="00CC3F2C"/>
    <w:rsid w:val="00CC6E96"/>
    <w:rsid w:val="00CC7043"/>
    <w:rsid w:val="00CD1BF5"/>
    <w:rsid w:val="00CD394A"/>
    <w:rsid w:val="00CD3EBD"/>
    <w:rsid w:val="00CD7D13"/>
    <w:rsid w:val="00CE1BEA"/>
    <w:rsid w:val="00CE2183"/>
    <w:rsid w:val="00CE2409"/>
    <w:rsid w:val="00CE33A8"/>
    <w:rsid w:val="00CE4AF0"/>
    <w:rsid w:val="00CE4B0F"/>
    <w:rsid w:val="00CE6EA5"/>
    <w:rsid w:val="00CF04AA"/>
    <w:rsid w:val="00CF6791"/>
    <w:rsid w:val="00CF6C52"/>
    <w:rsid w:val="00CF7D27"/>
    <w:rsid w:val="00D013FE"/>
    <w:rsid w:val="00D01766"/>
    <w:rsid w:val="00D019A5"/>
    <w:rsid w:val="00D05A28"/>
    <w:rsid w:val="00D06E4B"/>
    <w:rsid w:val="00D10F70"/>
    <w:rsid w:val="00D11B1B"/>
    <w:rsid w:val="00D1289D"/>
    <w:rsid w:val="00D1629A"/>
    <w:rsid w:val="00D165AA"/>
    <w:rsid w:val="00D17E5B"/>
    <w:rsid w:val="00D20383"/>
    <w:rsid w:val="00D23FA6"/>
    <w:rsid w:val="00D2673F"/>
    <w:rsid w:val="00D316C0"/>
    <w:rsid w:val="00D32546"/>
    <w:rsid w:val="00D32BE4"/>
    <w:rsid w:val="00D35026"/>
    <w:rsid w:val="00D430F6"/>
    <w:rsid w:val="00D4579A"/>
    <w:rsid w:val="00D462C2"/>
    <w:rsid w:val="00D47F2D"/>
    <w:rsid w:val="00D508D8"/>
    <w:rsid w:val="00D50B07"/>
    <w:rsid w:val="00D53733"/>
    <w:rsid w:val="00D556DB"/>
    <w:rsid w:val="00D56CD8"/>
    <w:rsid w:val="00D57BC9"/>
    <w:rsid w:val="00D61A4C"/>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0C9"/>
    <w:rsid w:val="00D87559"/>
    <w:rsid w:val="00D87C33"/>
    <w:rsid w:val="00D916A4"/>
    <w:rsid w:val="00DA0842"/>
    <w:rsid w:val="00DA2233"/>
    <w:rsid w:val="00DA23E0"/>
    <w:rsid w:val="00DA3D14"/>
    <w:rsid w:val="00DA41D8"/>
    <w:rsid w:val="00DA5B8D"/>
    <w:rsid w:val="00DA7914"/>
    <w:rsid w:val="00DA7FE8"/>
    <w:rsid w:val="00DB17CA"/>
    <w:rsid w:val="00DB44FE"/>
    <w:rsid w:val="00DB49D1"/>
    <w:rsid w:val="00DB5125"/>
    <w:rsid w:val="00DB7CEE"/>
    <w:rsid w:val="00DC0505"/>
    <w:rsid w:val="00DC20F2"/>
    <w:rsid w:val="00DC242D"/>
    <w:rsid w:val="00DC41AF"/>
    <w:rsid w:val="00DC7484"/>
    <w:rsid w:val="00DD217A"/>
    <w:rsid w:val="00DD2B0C"/>
    <w:rsid w:val="00DD3DA3"/>
    <w:rsid w:val="00DE0768"/>
    <w:rsid w:val="00DE0AD3"/>
    <w:rsid w:val="00DE4647"/>
    <w:rsid w:val="00DE51BE"/>
    <w:rsid w:val="00DF1740"/>
    <w:rsid w:val="00DF3793"/>
    <w:rsid w:val="00DF4ABC"/>
    <w:rsid w:val="00DF5E32"/>
    <w:rsid w:val="00DF6ADD"/>
    <w:rsid w:val="00DF7DD7"/>
    <w:rsid w:val="00E00E2C"/>
    <w:rsid w:val="00E00F00"/>
    <w:rsid w:val="00E01D85"/>
    <w:rsid w:val="00E047B7"/>
    <w:rsid w:val="00E05304"/>
    <w:rsid w:val="00E074BC"/>
    <w:rsid w:val="00E07838"/>
    <w:rsid w:val="00E12FCC"/>
    <w:rsid w:val="00E1414A"/>
    <w:rsid w:val="00E160A8"/>
    <w:rsid w:val="00E224A4"/>
    <w:rsid w:val="00E23A7C"/>
    <w:rsid w:val="00E25F01"/>
    <w:rsid w:val="00E336A6"/>
    <w:rsid w:val="00E34DF2"/>
    <w:rsid w:val="00E36AEC"/>
    <w:rsid w:val="00E40256"/>
    <w:rsid w:val="00E419F7"/>
    <w:rsid w:val="00E4634F"/>
    <w:rsid w:val="00E47FB6"/>
    <w:rsid w:val="00E5022D"/>
    <w:rsid w:val="00E510FF"/>
    <w:rsid w:val="00E52DB5"/>
    <w:rsid w:val="00E54538"/>
    <w:rsid w:val="00E56B62"/>
    <w:rsid w:val="00E570A4"/>
    <w:rsid w:val="00E61ADA"/>
    <w:rsid w:val="00E61C82"/>
    <w:rsid w:val="00E62D7E"/>
    <w:rsid w:val="00E6690F"/>
    <w:rsid w:val="00E719F4"/>
    <w:rsid w:val="00E71ECC"/>
    <w:rsid w:val="00E72366"/>
    <w:rsid w:val="00E756C6"/>
    <w:rsid w:val="00E76596"/>
    <w:rsid w:val="00E76912"/>
    <w:rsid w:val="00E779B8"/>
    <w:rsid w:val="00E829EB"/>
    <w:rsid w:val="00E9540C"/>
    <w:rsid w:val="00E95A55"/>
    <w:rsid w:val="00E97AB0"/>
    <w:rsid w:val="00EB1719"/>
    <w:rsid w:val="00EB19D1"/>
    <w:rsid w:val="00EB42BF"/>
    <w:rsid w:val="00EB48D9"/>
    <w:rsid w:val="00EB6A58"/>
    <w:rsid w:val="00EC1510"/>
    <w:rsid w:val="00EC5C00"/>
    <w:rsid w:val="00ED0EBB"/>
    <w:rsid w:val="00ED1EBB"/>
    <w:rsid w:val="00EE17E9"/>
    <w:rsid w:val="00EE19D8"/>
    <w:rsid w:val="00EE2A79"/>
    <w:rsid w:val="00EE2E94"/>
    <w:rsid w:val="00EE35D0"/>
    <w:rsid w:val="00EE56E4"/>
    <w:rsid w:val="00EE7347"/>
    <w:rsid w:val="00EE77ED"/>
    <w:rsid w:val="00EF00B4"/>
    <w:rsid w:val="00EF1254"/>
    <w:rsid w:val="00F00493"/>
    <w:rsid w:val="00F00B7C"/>
    <w:rsid w:val="00F03C64"/>
    <w:rsid w:val="00F10B39"/>
    <w:rsid w:val="00F110A6"/>
    <w:rsid w:val="00F151E2"/>
    <w:rsid w:val="00F230AF"/>
    <w:rsid w:val="00F23B4A"/>
    <w:rsid w:val="00F24BDD"/>
    <w:rsid w:val="00F255D6"/>
    <w:rsid w:val="00F25B5E"/>
    <w:rsid w:val="00F25D56"/>
    <w:rsid w:val="00F3155B"/>
    <w:rsid w:val="00F34E4E"/>
    <w:rsid w:val="00F363EA"/>
    <w:rsid w:val="00F45CAA"/>
    <w:rsid w:val="00F512AC"/>
    <w:rsid w:val="00F53DEB"/>
    <w:rsid w:val="00F53F9A"/>
    <w:rsid w:val="00F5614E"/>
    <w:rsid w:val="00F5710F"/>
    <w:rsid w:val="00F57565"/>
    <w:rsid w:val="00F60828"/>
    <w:rsid w:val="00F6376C"/>
    <w:rsid w:val="00F725F3"/>
    <w:rsid w:val="00F72BD1"/>
    <w:rsid w:val="00F739C8"/>
    <w:rsid w:val="00F74D7B"/>
    <w:rsid w:val="00F74FE8"/>
    <w:rsid w:val="00F81046"/>
    <w:rsid w:val="00F821B1"/>
    <w:rsid w:val="00F846AD"/>
    <w:rsid w:val="00F95E5B"/>
    <w:rsid w:val="00F965EC"/>
    <w:rsid w:val="00F96B31"/>
    <w:rsid w:val="00FA112C"/>
    <w:rsid w:val="00FA1346"/>
    <w:rsid w:val="00FA23BC"/>
    <w:rsid w:val="00FA2F41"/>
    <w:rsid w:val="00FB2FA7"/>
    <w:rsid w:val="00FB3189"/>
    <w:rsid w:val="00FB3217"/>
    <w:rsid w:val="00FC0300"/>
    <w:rsid w:val="00FC25BE"/>
    <w:rsid w:val="00FC2A0E"/>
    <w:rsid w:val="00FD1218"/>
    <w:rsid w:val="00FD3283"/>
    <w:rsid w:val="00FD3686"/>
    <w:rsid w:val="00FD380D"/>
    <w:rsid w:val="00FD3F8A"/>
    <w:rsid w:val="00FD46AA"/>
    <w:rsid w:val="00FE057A"/>
    <w:rsid w:val="00FE153B"/>
    <w:rsid w:val="00FE2244"/>
    <w:rsid w:val="00FE3982"/>
    <w:rsid w:val="00FE3E0D"/>
    <w:rsid w:val="00FE6062"/>
    <w:rsid w:val="00FF35C1"/>
    <w:rsid w:val="00FF6C82"/>
    <w:rsid w:val="1BDD5F7C"/>
    <w:rsid w:val="767A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shapelayout v:ext="edit">
      <o:idmap v:ext="edit" data="1"/>
    </o:shapelayout>
  </w:shapeDefaults>
  <w:decimalSymbol w:val="."/>
  <w:listSeparator w:val=","/>
  <w14:docId w14:val="2B99BEE6"/>
  <w15:docId w15:val="{ADEF4E7D-8061-4940-B47B-16268B91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7197"/>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3155B"/>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3155B"/>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UnresolvedMention">
    <w:name w:val="Unresolved Mention"/>
    <w:basedOn w:val="DefaultParagraphFont"/>
    <w:uiPriority w:val="99"/>
    <w:unhideWhenUsed/>
    <w:rsid w:val="002A31D7"/>
    <w:rPr>
      <w:color w:val="605E5C"/>
      <w:shd w:val="clear" w:color="auto" w:fill="E1DFDD"/>
    </w:rPr>
  </w:style>
  <w:style w:type="character" w:styleId="Mention">
    <w:name w:val="Mention"/>
    <w:basedOn w:val="DefaultParagraphFont"/>
    <w:uiPriority w:val="99"/>
    <w:unhideWhenUsed/>
    <w:rsid w:val="002A31D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29990">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93DB50-A4B0-4382-A671-05A8803A802C}">
  <ds:schemaRefs>
    <ds:schemaRef ds:uri="http://schemas.openxmlformats.org/officeDocument/2006/bibliography"/>
  </ds:schemaRefs>
</ds:datastoreItem>
</file>

<file path=customXml/itemProps2.xml><?xml version="1.0" encoding="utf-8"?>
<ds:datastoreItem xmlns:ds="http://schemas.openxmlformats.org/officeDocument/2006/customXml" ds:itemID="{3B98270F-42F1-43D4-9C30-770784A7A735}">
  <ds:schemaRefs>
    <ds:schemaRef ds:uri="http://schemas.openxmlformats.org/officeDocument/2006/bibliography"/>
  </ds:schemaRefs>
</ds:datastoreItem>
</file>

<file path=customXml/itemProps3.xml><?xml version="1.0" encoding="utf-8"?>
<ds:datastoreItem xmlns:ds="http://schemas.openxmlformats.org/officeDocument/2006/customXml" ds:itemID="{6F5EB361-1EE5-4E19-866F-23928C75DCF0}">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1C70BE71-4E04-43B3-9BE9-A6E982D52133}">
  <ds:schemaRefs>
    <ds:schemaRef ds:uri="http://schemas.microsoft.com/sharepoint/v3/contenttype/forms"/>
  </ds:schemaRefs>
</ds:datastoreItem>
</file>

<file path=customXml/itemProps5.xml><?xml version="1.0" encoding="utf-8"?>
<ds:datastoreItem xmlns:ds="http://schemas.openxmlformats.org/officeDocument/2006/customXml" ds:itemID="{271EB45C-0AE9-4D1C-9710-FCC812E06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3335</Words>
  <Characters>19011</Characters>
  <Application>Microsoft Office Word</Application>
  <DocSecurity>0</DocSecurity>
  <Lines>158</Lines>
  <Paragraphs>44</Paragraphs>
  <ScaleCrop>false</ScaleCrop>
  <Company>California Energy Commission</Company>
  <LinksUpToDate>false</LinksUpToDate>
  <CharactersWithSpaces>22302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110</cp:revision>
  <dcterms:created xsi:type="dcterms:W3CDTF">2015-06-09T16:49:00Z</dcterms:created>
  <dcterms:modified xsi:type="dcterms:W3CDTF">2022-04-17T03:10:00Z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