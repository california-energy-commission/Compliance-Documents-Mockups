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02E17" w14:textId="6F329AB8" w:rsidR="00030B0A" w:rsidRPr="00030B0A" w:rsidRDefault="00030B0A" w:rsidP="00030B0A">
      <w:pPr>
        <w:spacing w:after="0"/>
        <w:rPr>
          <w:rFonts w:cs="Calibri"/>
          <w:b/>
          <w:bCs/>
          <w:sz w:val="24"/>
          <w:szCs w:val="24"/>
        </w:rPr>
      </w:pPr>
      <w:r w:rsidRPr="00030B0A">
        <w:rPr>
          <w:rFonts w:eastAsia="Times New Roman"/>
          <w:b/>
          <w:bCs/>
          <w:sz w:val="24"/>
          <w:szCs w:val="24"/>
        </w:rPr>
        <w:t xml:space="preserve">CERTIFICATE OF </w:t>
      </w:r>
      <w:r w:rsidRPr="00030B0A">
        <w:rPr>
          <w:rFonts w:cs="Calibri"/>
          <w:b/>
          <w:bCs/>
          <w:sz w:val="24"/>
          <w:szCs w:val="24"/>
        </w:rPr>
        <w:t>INSTALLATION</w:t>
      </w:r>
    </w:p>
    <w:p w14:paraId="1CD52AA9" w14:textId="77777777" w:rsidR="00030B0A" w:rsidRPr="00030B0A" w:rsidRDefault="00030B0A" w:rsidP="00030B0A">
      <w:pPr>
        <w:spacing w:after="0" w:line="240" w:lineRule="auto"/>
        <w:rPr>
          <w:rFonts w:eastAsia="Times New Roman"/>
          <w:sz w:val="24"/>
          <w:szCs w:val="24"/>
        </w:rPr>
      </w:pPr>
      <w:r w:rsidRPr="00030B0A">
        <w:rPr>
          <w:rFonts w:eastAsia="Times New Roman"/>
          <w:b/>
          <w:sz w:val="24"/>
          <w:szCs w:val="24"/>
        </w:rPr>
        <w:t>Note:</w:t>
      </w:r>
      <w:r w:rsidRPr="00030B0A">
        <w:rPr>
          <w:rFonts w:eastAsia="Times New Roman"/>
          <w:bCs/>
          <w:sz w:val="24"/>
          <w:szCs w:val="24"/>
        </w:rPr>
        <w:t xml:space="preserve"> This table completed by HERS Registry.</w:t>
      </w:r>
    </w:p>
    <w:tbl>
      <w:tblPr>
        <w:tblStyle w:val="TableGrid11"/>
        <w:tblW w:w="4996" w:type="pct"/>
        <w:tblLook w:val="0020" w:firstRow="1" w:lastRow="0" w:firstColumn="0" w:lastColumn="0" w:noHBand="0" w:noVBand="0"/>
      </w:tblPr>
      <w:tblGrid>
        <w:gridCol w:w="5318"/>
        <w:gridCol w:w="5463"/>
      </w:tblGrid>
      <w:tr w:rsidR="00030B0A" w:rsidRPr="00030B0A" w14:paraId="5A82EDF6" w14:textId="77777777">
        <w:trPr>
          <w:trHeight w:val="288"/>
        </w:trPr>
        <w:tc>
          <w:tcPr>
            <w:tcW w:w="7177" w:type="dxa"/>
          </w:tcPr>
          <w:p w14:paraId="38D24413"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hAnsiTheme="minorHAnsi" w:cstheme="minorHAnsi"/>
                <w:sz w:val="24"/>
                <w:szCs w:val="24"/>
              </w:rPr>
              <w:t>Project Name:</w:t>
            </w:r>
          </w:p>
        </w:tc>
        <w:tc>
          <w:tcPr>
            <w:tcW w:w="7201" w:type="dxa"/>
          </w:tcPr>
          <w:p w14:paraId="758A6CF5"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hAnsiTheme="minorHAnsi" w:cstheme="minorHAnsi"/>
                <w:sz w:val="24"/>
                <w:szCs w:val="24"/>
              </w:rPr>
              <w:t>Enforcement Agency:</w:t>
            </w:r>
          </w:p>
        </w:tc>
      </w:tr>
      <w:tr w:rsidR="00030B0A" w:rsidRPr="00030B0A" w14:paraId="60D4DF55" w14:textId="77777777">
        <w:trPr>
          <w:trHeight w:val="288"/>
        </w:trPr>
        <w:tc>
          <w:tcPr>
            <w:tcW w:w="7177" w:type="dxa"/>
          </w:tcPr>
          <w:p w14:paraId="6BEFD30D" w14:textId="77777777" w:rsidR="00030B0A" w:rsidRPr="00030B0A" w:rsidRDefault="00030B0A" w:rsidP="00030B0A">
            <w:pPr>
              <w:spacing w:after="0" w:line="240" w:lineRule="auto"/>
              <w:rPr>
                <w:rFonts w:asciiTheme="minorHAnsi" w:hAnsiTheme="minorHAnsi" w:cstheme="minorHAnsi"/>
                <w:sz w:val="24"/>
                <w:szCs w:val="24"/>
                <w:vertAlign w:val="superscript"/>
              </w:rPr>
            </w:pPr>
            <w:r w:rsidRPr="00030B0A">
              <w:rPr>
                <w:rFonts w:asciiTheme="minorHAnsi" w:hAnsiTheme="minorHAnsi" w:cstheme="minorHAnsi"/>
                <w:sz w:val="24"/>
                <w:szCs w:val="24"/>
              </w:rPr>
              <w:t>Dwelling Address:</w:t>
            </w:r>
          </w:p>
        </w:tc>
        <w:tc>
          <w:tcPr>
            <w:tcW w:w="7201" w:type="dxa"/>
          </w:tcPr>
          <w:p w14:paraId="6A808E02" w14:textId="77777777" w:rsidR="00030B0A" w:rsidRPr="00030B0A" w:rsidRDefault="00030B0A" w:rsidP="00030B0A">
            <w:pPr>
              <w:spacing w:after="0" w:line="240" w:lineRule="auto"/>
              <w:rPr>
                <w:rFonts w:asciiTheme="minorHAnsi" w:hAnsiTheme="minorHAnsi" w:cstheme="minorHAnsi"/>
                <w:sz w:val="24"/>
                <w:szCs w:val="24"/>
                <w:vertAlign w:val="superscript"/>
              </w:rPr>
            </w:pPr>
            <w:r w:rsidRPr="00030B0A">
              <w:rPr>
                <w:rFonts w:asciiTheme="minorHAnsi" w:hAnsiTheme="minorHAnsi" w:cstheme="minorHAnsi"/>
                <w:sz w:val="24"/>
                <w:szCs w:val="24"/>
              </w:rPr>
              <w:t>Permit Number:</w:t>
            </w:r>
          </w:p>
        </w:tc>
      </w:tr>
      <w:tr w:rsidR="00030B0A" w:rsidRPr="00030B0A" w14:paraId="1F7A9085" w14:textId="77777777">
        <w:trPr>
          <w:trHeight w:val="288"/>
        </w:trPr>
        <w:tc>
          <w:tcPr>
            <w:tcW w:w="7177" w:type="dxa"/>
          </w:tcPr>
          <w:p w14:paraId="61889C57"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hAnsiTheme="minorHAnsi" w:cstheme="minorHAnsi"/>
                <w:sz w:val="24"/>
                <w:szCs w:val="24"/>
              </w:rPr>
              <w:t>City and Zip Code:</w:t>
            </w:r>
          </w:p>
        </w:tc>
        <w:tc>
          <w:tcPr>
            <w:tcW w:w="7201" w:type="dxa"/>
          </w:tcPr>
          <w:p w14:paraId="50E294FD" w14:textId="77777777" w:rsidR="00030B0A" w:rsidRPr="00030B0A" w:rsidRDefault="00030B0A" w:rsidP="00030B0A">
            <w:pPr>
              <w:spacing w:after="0" w:line="240" w:lineRule="auto"/>
              <w:rPr>
                <w:rFonts w:asciiTheme="minorHAnsi" w:hAnsiTheme="minorHAnsi" w:cstheme="minorHAnsi"/>
                <w:sz w:val="24"/>
                <w:szCs w:val="24"/>
              </w:rPr>
            </w:pPr>
            <w:r w:rsidRPr="00030B0A">
              <w:rPr>
                <w:rFonts w:asciiTheme="minorHAnsi" w:eastAsia="Calibri" w:hAnsiTheme="minorHAnsi" w:cstheme="minorHAnsi"/>
                <w:color w:val="000000" w:themeColor="text1"/>
                <w:sz w:val="24"/>
                <w:szCs w:val="24"/>
              </w:rPr>
              <w:t>Permit Application Date</w:t>
            </w:r>
            <w:r w:rsidRPr="00030B0A">
              <w:rPr>
                <w:rFonts w:asciiTheme="minorHAnsi" w:hAnsiTheme="minorHAnsi" w:cstheme="minorHAnsi"/>
                <w:sz w:val="24"/>
                <w:szCs w:val="24"/>
              </w:rPr>
              <w:t>:</w:t>
            </w:r>
          </w:p>
        </w:tc>
      </w:tr>
    </w:tbl>
    <w:p w14:paraId="16737917" w14:textId="3C06F34B" w:rsidR="00D86080" w:rsidRDefault="00D86080" w:rsidP="00030B0A">
      <w:pPr>
        <w:spacing w:after="0"/>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6"/>
        <w:gridCol w:w="1036"/>
        <w:gridCol w:w="1187"/>
        <w:gridCol w:w="1213"/>
        <w:gridCol w:w="1103"/>
        <w:gridCol w:w="829"/>
        <w:gridCol w:w="729"/>
        <w:gridCol w:w="1055"/>
        <w:gridCol w:w="1219"/>
        <w:gridCol w:w="1383"/>
      </w:tblGrid>
      <w:tr w:rsidR="000E1EA5" w:rsidRPr="009E01FE" w14:paraId="44D822E2" w14:textId="77777777" w:rsidTr="005C0B7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7B844D56" w14:textId="17F11306" w:rsidR="000E1EA5" w:rsidRPr="008733ED"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A</w:t>
            </w:r>
            <w:r w:rsidRPr="008733ED">
              <w:rPr>
                <w:rFonts w:asciiTheme="minorHAnsi" w:hAnsiTheme="minorHAnsi" w:cstheme="minorHAnsi"/>
                <w:b/>
                <w:sz w:val="20"/>
                <w:szCs w:val="20"/>
              </w:rPr>
              <w:t xml:space="preserve">. Design Dwelling Unit Water Heating Systems Information </w:t>
            </w:r>
            <w:r w:rsidR="00D25D80">
              <w:rPr>
                <w:rFonts w:asciiTheme="minorHAnsi" w:hAnsiTheme="minorHAnsi" w:cstheme="minorHAnsi"/>
                <w:b/>
                <w:sz w:val="20"/>
                <w:szCs w:val="20"/>
              </w:rPr>
              <w:t>(other than HPWH)</w:t>
            </w:r>
          </w:p>
          <w:p w14:paraId="1AF1AF20" w14:textId="0A33A6FE" w:rsidR="000E1EA5" w:rsidRPr="005828AE" w:rsidDel="00237BB2" w:rsidRDefault="000E1EA5" w:rsidP="005C0B75">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 xml:space="preserve">This table reports </w:t>
            </w:r>
            <w:r w:rsidR="00D4064B" w:rsidRPr="005828AE">
              <w:rPr>
                <w:rFonts w:asciiTheme="minorHAnsi" w:eastAsia="Times New Roman" w:hAnsiTheme="minorHAnsi" w:cstheme="minorHAnsi"/>
                <w:sz w:val="20"/>
                <w:szCs w:val="20"/>
              </w:rPr>
              <w:t>features</w:t>
            </w:r>
            <w:r w:rsidR="00B854A7">
              <w:rPr>
                <w:rFonts w:asciiTheme="minorHAnsi" w:eastAsia="Times New Roman" w:hAnsiTheme="minorHAnsi" w:cstheme="minorHAnsi"/>
                <w:sz w:val="20"/>
                <w:szCs w:val="20"/>
              </w:rPr>
              <w:t xml:space="preserve"> of </w:t>
            </w:r>
            <w:r w:rsidRPr="005828AE">
              <w:rPr>
                <w:rFonts w:asciiTheme="minorHAnsi" w:eastAsia="Times New Roman" w:hAnsiTheme="minorHAnsi" w:cstheme="minorHAnsi"/>
                <w:sz w:val="20"/>
                <w:szCs w:val="20"/>
              </w:rPr>
              <w:t>the water heating system(s)</w:t>
            </w:r>
            <w:r w:rsidR="00D4064B">
              <w:rPr>
                <w:rFonts w:asciiTheme="minorHAnsi" w:eastAsia="Times New Roman" w:hAnsiTheme="minorHAnsi" w:cstheme="minorHAnsi"/>
                <w:sz w:val="20"/>
                <w:szCs w:val="20"/>
              </w:rPr>
              <w:t xml:space="preserve"> other than </w:t>
            </w:r>
            <w:r w:rsidR="00D4064B">
              <w:rPr>
                <w:rFonts w:cstheme="minorHAnsi"/>
                <w:b/>
                <w:bCs/>
                <w:sz w:val="20"/>
                <w:szCs w:val="20"/>
              </w:rPr>
              <w:t>HPWH</w:t>
            </w:r>
            <w:r w:rsidR="00D4064B" w:rsidRPr="005828AE">
              <w:rPr>
                <w:rFonts w:asciiTheme="minorHAnsi" w:eastAsia="Times New Roman" w:hAnsiTheme="minorHAnsi" w:cstheme="minorHAnsi"/>
                <w:sz w:val="20"/>
                <w:szCs w:val="20"/>
              </w:rPr>
              <w:t xml:space="preserve"> </w:t>
            </w:r>
            <w:r w:rsidR="00D4064B">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 xml:space="preserve">specified on the registered </w:t>
            </w:r>
            <w:r w:rsidR="00DA58BF">
              <w:rPr>
                <w:rFonts w:asciiTheme="minorHAnsi" w:eastAsia="Times New Roman" w:hAnsiTheme="minorHAnsi" w:cstheme="minorHAnsi"/>
                <w:sz w:val="20"/>
                <w:szCs w:val="20"/>
              </w:rPr>
              <w:t>LMCC</w:t>
            </w:r>
            <w:r w:rsidRPr="005828AE">
              <w:rPr>
                <w:rFonts w:asciiTheme="minorHAnsi" w:eastAsia="Times New Roman" w:hAnsiTheme="minorHAnsi" w:cstheme="minorHAnsi"/>
                <w:sz w:val="20"/>
                <w:szCs w:val="20"/>
              </w:rPr>
              <w:t xml:space="preserve"> compliance document for this project.</w:t>
            </w:r>
          </w:p>
        </w:tc>
      </w:tr>
      <w:tr w:rsidR="000E1EA5" w:rsidRPr="009E01FE" w14:paraId="7B8DA255" w14:textId="319DAC8C" w:rsidTr="005C0B75">
        <w:trPr>
          <w:cantSplit/>
          <w:trHeight w:val="277"/>
        </w:trPr>
        <w:tc>
          <w:tcPr>
            <w:tcW w:w="480" w:type="pct"/>
            <w:tcBorders>
              <w:top w:val="single" w:sz="4" w:space="0" w:color="auto"/>
              <w:left w:val="single" w:sz="4" w:space="0" w:color="auto"/>
              <w:bottom w:val="single" w:sz="4" w:space="0" w:color="auto"/>
              <w:right w:val="single" w:sz="4" w:space="0" w:color="auto"/>
            </w:tcBorders>
          </w:tcPr>
          <w:p w14:paraId="7A2ACCE9" w14:textId="5846D854"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80" w:type="pct"/>
            <w:tcBorders>
              <w:top w:val="single" w:sz="4" w:space="0" w:color="auto"/>
              <w:left w:val="single" w:sz="4" w:space="0" w:color="auto"/>
              <w:bottom w:val="single" w:sz="4" w:space="0" w:color="auto"/>
              <w:right w:val="single" w:sz="4" w:space="0" w:color="auto"/>
            </w:tcBorders>
            <w:vAlign w:val="center"/>
          </w:tcPr>
          <w:p w14:paraId="7B8DA247" w14:textId="184AD369"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50" w:type="pct"/>
            <w:tcBorders>
              <w:top w:val="single" w:sz="4" w:space="0" w:color="auto"/>
              <w:left w:val="single" w:sz="4" w:space="0" w:color="auto"/>
              <w:bottom w:val="single" w:sz="4" w:space="0" w:color="auto"/>
              <w:right w:val="single" w:sz="4" w:space="0" w:color="auto"/>
            </w:tcBorders>
            <w:vAlign w:val="center"/>
          </w:tcPr>
          <w:p w14:paraId="7B8DA248" w14:textId="099D1AA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62" w:type="pct"/>
            <w:tcBorders>
              <w:top w:val="single" w:sz="4" w:space="0" w:color="auto"/>
              <w:left w:val="single" w:sz="4" w:space="0" w:color="auto"/>
              <w:bottom w:val="single" w:sz="4" w:space="0" w:color="auto"/>
              <w:right w:val="single" w:sz="4" w:space="0" w:color="auto"/>
            </w:tcBorders>
            <w:vAlign w:val="center"/>
          </w:tcPr>
          <w:p w14:paraId="7B8DA249" w14:textId="6B14DC7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11" w:type="pct"/>
            <w:tcBorders>
              <w:top w:val="single" w:sz="4" w:space="0" w:color="auto"/>
              <w:left w:val="single" w:sz="4" w:space="0" w:color="auto"/>
              <w:bottom w:val="single" w:sz="4" w:space="0" w:color="auto"/>
              <w:right w:val="single" w:sz="4" w:space="0" w:color="auto"/>
            </w:tcBorders>
            <w:vAlign w:val="center"/>
          </w:tcPr>
          <w:p w14:paraId="7B8DA24A" w14:textId="1A5A08D0"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84" w:type="pct"/>
            <w:tcBorders>
              <w:top w:val="single" w:sz="4" w:space="0" w:color="auto"/>
              <w:left w:val="single" w:sz="4" w:space="0" w:color="auto"/>
              <w:bottom w:val="single" w:sz="4" w:space="0" w:color="auto"/>
              <w:right w:val="single" w:sz="4" w:space="0" w:color="auto"/>
            </w:tcBorders>
            <w:vAlign w:val="center"/>
          </w:tcPr>
          <w:p w14:paraId="7B8DA24C" w14:textId="0B10CFBC"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8" w:type="pct"/>
            <w:tcBorders>
              <w:top w:val="single" w:sz="4" w:space="0" w:color="auto"/>
              <w:left w:val="single" w:sz="4" w:space="0" w:color="auto"/>
              <w:bottom w:val="single" w:sz="4" w:space="0" w:color="auto"/>
              <w:right w:val="single" w:sz="4" w:space="0" w:color="auto"/>
            </w:tcBorders>
            <w:vAlign w:val="center"/>
          </w:tcPr>
          <w:p w14:paraId="7B8DA24D" w14:textId="1EFE0D4E" w:rsidR="000E1EA5" w:rsidRPr="005828AE" w:rsidRDefault="000E1EA5" w:rsidP="008C7B33">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489" w:type="pct"/>
            <w:tcBorders>
              <w:top w:val="single" w:sz="4" w:space="0" w:color="auto"/>
              <w:left w:val="single" w:sz="4" w:space="0" w:color="auto"/>
              <w:bottom w:val="single" w:sz="4" w:space="0" w:color="auto"/>
              <w:right w:val="single" w:sz="4" w:space="0" w:color="auto"/>
            </w:tcBorders>
            <w:vAlign w:val="center"/>
          </w:tcPr>
          <w:p w14:paraId="7B8DA24E" w14:textId="1351310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65" w:type="pct"/>
            <w:tcBorders>
              <w:top w:val="single" w:sz="4" w:space="0" w:color="auto"/>
              <w:left w:val="single" w:sz="4" w:space="0" w:color="auto"/>
              <w:bottom w:val="single" w:sz="4" w:space="0" w:color="auto"/>
              <w:right w:val="single" w:sz="4" w:space="0" w:color="auto"/>
            </w:tcBorders>
          </w:tcPr>
          <w:p w14:paraId="0D05F59F" w14:textId="2872B8B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41" w:type="pct"/>
            <w:tcBorders>
              <w:top w:val="single" w:sz="4" w:space="0" w:color="auto"/>
              <w:left w:val="single" w:sz="4" w:space="0" w:color="auto"/>
              <w:bottom w:val="single" w:sz="4" w:space="0" w:color="auto"/>
              <w:right w:val="single" w:sz="4" w:space="0" w:color="auto"/>
            </w:tcBorders>
          </w:tcPr>
          <w:p w14:paraId="08F14AEF" w14:textId="74AC59F1"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0E1EA5" w:rsidRPr="009E01FE" w14:paraId="7B8DA269" w14:textId="2BD45EA9" w:rsidTr="005C0B75">
        <w:trPr>
          <w:cantSplit/>
          <w:trHeight w:val="288"/>
        </w:trPr>
        <w:tc>
          <w:tcPr>
            <w:tcW w:w="480" w:type="pct"/>
            <w:tcBorders>
              <w:top w:val="single" w:sz="4" w:space="0" w:color="auto"/>
              <w:left w:val="single" w:sz="4" w:space="0" w:color="auto"/>
              <w:bottom w:val="single" w:sz="4" w:space="0" w:color="auto"/>
              <w:right w:val="single" w:sz="4" w:space="0" w:color="auto"/>
            </w:tcBorders>
            <w:vAlign w:val="bottom"/>
          </w:tcPr>
          <w:p w14:paraId="51D7D55F" w14:textId="5F813B4F" w:rsidR="000E1EA5" w:rsidRPr="005828AE" w:rsidRDefault="000E1EA5" w:rsidP="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80" w:type="pct"/>
            <w:tcBorders>
              <w:top w:val="single" w:sz="4" w:space="0" w:color="auto"/>
              <w:left w:val="single" w:sz="4" w:space="0" w:color="auto"/>
              <w:bottom w:val="single" w:sz="4" w:space="0" w:color="auto"/>
              <w:right w:val="single" w:sz="4" w:space="0" w:color="auto"/>
            </w:tcBorders>
            <w:vAlign w:val="bottom"/>
          </w:tcPr>
          <w:p w14:paraId="7B8DA256" w14:textId="57040F9D"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0" w:type="pct"/>
            <w:tcBorders>
              <w:top w:val="single" w:sz="4" w:space="0" w:color="auto"/>
              <w:left w:val="single" w:sz="4" w:space="0" w:color="auto"/>
              <w:bottom w:val="single" w:sz="4" w:space="0" w:color="auto"/>
              <w:right w:val="single" w:sz="4" w:space="0" w:color="auto"/>
            </w:tcBorders>
            <w:vAlign w:val="bottom"/>
          </w:tcPr>
          <w:p w14:paraId="7B8DA257"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62" w:type="pct"/>
            <w:tcBorders>
              <w:top w:val="single" w:sz="4" w:space="0" w:color="auto"/>
              <w:left w:val="single" w:sz="4" w:space="0" w:color="auto"/>
              <w:bottom w:val="single" w:sz="4" w:space="0" w:color="auto"/>
              <w:right w:val="single" w:sz="4" w:space="0" w:color="auto"/>
            </w:tcBorders>
            <w:vAlign w:val="bottom"/>
          </w:tcPr>
          <w:p w14:paraId="7B8DA258" w14:textId="77777777" w:rsidR="000E1EA5" w:rsidRPr="005828AE" w:rsidRDefault="000E1EA5" w:rsidP="00AF556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11" w:type="pct"/>
            <w:tcBorders>
              <w:top w:val="single" w:sz="4" w:space="0" w:color="auto"/>
              <w:left w:val="single" w:sz="4" w:space="0" w:color="auto"/>
              <w:bottom w:val="single" w:sz="4" w:space="0" w:color="auto"/>
              <w:right w:val="single" w:sz="4" w:space="0" w:color="auto"/>
            </w:tcBorders>
            <w:vAlign w:val="bottom"/>
          </w:tcPr>
          <w:p w14:paraId="7B8DA259" w14:textId="79290797" w:rsidR="000E1EA5" w:rsidRPr="005828AE" w:rsidRDefault="000E1EA5" w:rsidP="00534D8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 xml:space="preserve">Like (or Identical) </w:t>
            </w:r>
            <w:r w:rsidRPr="005828AE">
              <w:rPr>
                <w:rFonts w:asciiTheme="minorHAnsi" w:eastAsia="Times New Roman" w:hAnsiTheme="minorHAnsi" w:cstheme="minorHAnsi"/>
                <w:sz w:val="18"/>
                <w:szCs w:val="20"/>
              </w:rPr>
              <w:t>Water Heaters in System</w:t>
            </w:r>
          </w:p>
        </w:tc>
        <w:tc>
          <w:tcPr>
            <w:tcW w:w="384" w:type="pct"/>
            <w:tcBorders>
              <w:top w:val="single" w:sz="4" w:space="0" w:color="auto"/>
              <w:left w:val="single" w:sz="4" w:space="0" w:color="auto"/>
              <w:bottom w:val="single" w:sz="4" w:space="0" w:color="auto"/>
              <w:right w:val="single" w:sz="4" w:space="0" w:color="auto"/>
            </w:tcBorders>
            <w:vAlign w:val="bottom"/>
          </w:tcPr>
          <w:p w14:paraId="7B8DA25D"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8" w:type="pct"/>
            <w:tcBorders>
              <w:top w:val="single" w:sz="4" w:space="0" w:color="auto"/>
              <w:left w:val="single" w:sz="4" w:space="0" w:color="auto"/>
              <w:bottom w:val="single" w:sz="4" w:space="0" w:color="auto"/>
              <w:right w:val="single" w:sz="4" w:space="0" w:color="auto"/>
            </w:tcBorders>
            <w:vAlign w:val="bottom"/>
          </w:tcPr>
          <w:p w14:paraId="7B8DA25E"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489" w:type="pct"/>
            <w:tcBorders>
              <w:top w:val="single" w:sz="4" w:space="0" w:color="auto"/>
              <w:left w:val="single" w:sz="4" w:space="0" w:color="auto"/>
              <w:bottom w:val="single" w:sz="4" w:space="0" w:color="auto"/>
              <w:right w:val="single" w:sz="4" w:space="0" w:color="auto"/>
            </w:tcBorders>
            <w:vAlign w:val="bottom"/>
          </w:tcPr>
          <w:p w14:paraId="7B8DA25F" w14:textId="77777777" w:rsidR="000E1EA5" w:rsidRPr="005828AE" w:rsidRDefault="000E1EA5" w:rsidP="00ED521E">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65" w:type="pct"/>
            <w:tcBorders>
              <w:top w:val="single" w:sz="4" w:space="0" w:color="auto"/>
              <w:left w:val="single" w:sz="4" w:space="0" w:color="auto"/>
              <w:bottom w:val="single" w:sz="4" w:space="0" w:color="auto"/>
              <w:right w:val="single" w:sz="4" w:space="0" w:color="auto"/>
            </w:tcBorders>
            <w:vAlign w:val="bottom"/>
          </w:tcPr>
          <w:p w14:paraId="58E647FA" w14:textId="33D8F303" w:rsidR="000E1EA5" w:rsidRPr="005828AE" w:rsidRDefault="000E1EA5" w:rsidP="00AD031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07740DD" w14:textId="1564397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41" w:type="pct"/>
            <w:tcBorders>
              <w:top w:val="single" w:sz="4" w:space="0" w:color="auto"/>
              <w:left w:val="single" w:sz="4" w:space="0" w:color="auto"/>
              <w:bottom w:val="single" w:sz="4" w:space="0" w:color="auto"/>
              <w:right w:val="single" w:sz="4" w:space="0" w:color="auto"/>
            </w:tcBorders>
            <w:vAlign w:val="bottom"/>
          </w:tcPr>
          <w:p w14:paraId="0D4036D7" w14:textId="20B480E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0E1EA5" w:rsidRPr="009E01FE" w14:paraId="7B8DA278" w14:textId="7384877B" w:rsidTr="005C0B75">
        <w:trPr>
          <w:cantSplit/>
          <w:trHeight w:val="246"/>
        </w:trPr>
        <w:tc>
          <w:tcPr>
            <w:tcW w:w="480" w:type="pct"/>
            <w:tcBorders>
              <w:top w:val="single" w:sz="4" w:space="0" w:color="auto"/>
              <w:left w:val="single" w:sz="4" w:space="0" w:color="auto"/>
              <w:bottom w:val="single" w:sz="4" w:space="0" w:color="auto"/>
              <w:right w:val="single" w:sz="4" w:space="0" w:color="auto"/>
            </w:tcBorders>
          </w:tcPr>
          <w:p w14:paraId="01568D9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6A" w14:textId="60218775"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6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6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6D"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6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71"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4508BA36" w14:textId="15220D9C"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3E4E6E6C"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0E1EA5" w:rsidRPr="009E01FE" w14:paraId="7B8DA287" w14:textId="61EEFF12" w:rsidTr="005C0B75">
        <w:trPr>
          <w:cantSplit/>
          <w:trHeight w:val="255"/>
        </w:trPr>
        <w:tc>
          <w:tcPr>
            <w:tcW w:w="480" w:type="pct"/>
            <w:tcBorders>
              <w:top w:val="single" w:sz="4" w:space="0" w:color="auto"/>
              <w:left w:val="single" w:sz="4" w:space="0" w:color="auto"/>
              <w:bottom w:val="single" w:sz="4" w:space="0" w:color="auto"/>
              <w:right w:val="single" w:sz="4" w:space="0" w:color="auto"/>
            </w:tcBorders>
          </w:tcPr>
          <w:p w14:paraId="38583BF4"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0" w:type="pct"/>
            <w:tcBorders>
              <w:top w:val="single" w:sz="4" w:space="0" w:color="auto"/>
              <w:left w:val="single" w:sz="4" w:space="0" w:color="auto"/>
              <w:bottom w:val="single" w:sz="4" w:space="0" w:color="auto"/>
              <w:right w:val="single" w:sz="4" w:space="0" w:color="auto"/>
            </w:tcBorders>
            <w:vAlign w:val="center"/>
          </w:tcPr>
          <w:p w14:paraId="7B8DA279" w14:textId="7081A30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0" w:type="pct"/>
            <w:tcBorders>
              <w:top w:val="single" w:sz="4" w:space="0" w:color="auto"/>
              <w:left w:val="single" w:sz="4" w:space="0" w:color="auto"/>
              <w:bottom w:val="single" w:sz="4" w:space="0" w:color="auto"/>
              <w:right w:val="single" w:sz="4" w:space="0" w:color="auto"/>
            </w:tcBorders>
            <w:vAlign w:val="center"/>
          </w:tcPr>
          <w:p w14:paraId="7B8DA27A"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vAlign w:val="center"/>
          </w:tcPr>
          <w:p w14:paraId="7B8DA27B"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11" w:type="pct"/>
            <w:tcBorders>
              <w:top w:val="single" w:sz="4" w:space="0" w:color="auto"/>
              <w:left w:val="single" w:sz="4" w:space="0" w:color="auto"/>
              <w:bottom w:val="single" w:sz="4" w:space="0" w:color="auto"/>
              <w:right w:val="single" w:sz="4" w:space="0" w:color="auto"/>
            </w:tcBorders>
            <w:vAlign w:val="center"/>
          </w:tcPr>
          <w:p w14:paraId="7B8DA27C"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84" w:type="pct"/>
            <w:tcBorders>
              <w:top w:val="single" w:sz="4" w:space="0" w:color="auto"/>
              <w:left w:val="single" w:sz="4" w:space="0" w:color="auto"/>
              <w:bottom w:val="single" w:sz="4" w:space="0" w:color="auto"/>
              <w:right w:val="single" w:sz="4" w:space="0" w:color="auto"/>
            </w:tcBorders>
            <w:vAlign w:val="center"/>
          </w:tcPr>
          <w:p w14:paraId="7B8DA27E"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8" w:type="pct"/>
            <w:tcBorders>
              <w:top w:val="single" w:sz="4" w:space="0" w:color="auto"/>
              <w:left w:val="single" w:sz="4" w:space="0" w:color="auto"/>
              <w:bottom w:val="single" w:sz="4" w:space="0" w:color="auto"/>
              <w:right w:val="single" w:sz="4" w:space="0" w:color="auto"/>
            </w:tcBorders>
            <w:vAlign w:val="center"/>
          </w:tcPr>
          <w:p w14:paraId="7B8DA27F"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89" w:type="pct"/>
            <w:tcBorders>
              <w:top w:val="single" w:sz="4" w:space="0" w:color="auto"/>
              <w:left w:val="single" w:sz="4" w:space="0" w:color="auto"/>
              <w:bottom w:val="single" w:sz="4" w:space="0" w:color="auto"/>
              <w:right w:val="single" w:sz="4" w:space="0" w:color="auto"/>
            </w:tcBorders>
            <w:vAlign w:val="center"/>
          </w:tcPr>
          <w:p w14:paraId="7B8DA280" w14:textId="77777777"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5" w:type="pct"/>
            <w:tcBorders>
              <w:top w:val="single" w:sz="4" w:space="0" w:color="auto"/>
              <w:left w:val="single" w:sz="4" w:space="0" w:color="auto"/>
              <w:bottom w:val="single" w:sz="4" w:space="0" w:color="auto"/>
              <w:right w:val="single" w:sz="4" w:space="0" w:color="auto"/>
            </w:tcBorders>
          </w:tcPr>
          <w:p w14:paraId="79136C84" w14:textId="4471AED3" w:rsidR="000E1EA5" w:rsidRPr="005828AE"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41" w:type="pct"/>
            <w:tcBorders>
              <w:top w:val="single" w:sz="4" w:space="0" w:color="auto"/>
              <w:left w:val="single" w:sz="4" w:space="0" w:color="auto"/>
              <w:bottom w:val="single" w:sz="4" w:space="0" w:color="auto"/>
              <w:right w:val="single" w:sz="4" w:space="0" w:color="auto"/>
            </w:tcBorders>
          </w:tcPr>
          <w:p w14:paraId="28BC4D93" w14:textId="77777777" w:rsidR="000E1EA5" w:rsidRPr="00C10172" w:rsidRDefault="000E1EA5" w:rsidP="005E7B39">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B8DA288" w14:textId="0E10E1F1" w:rsidR="00836E65" w:rsidRDefault="00836E65" w:rsidP="000504B8">
      <w:pPr>
        <w:spacing w:after="0" w:line="240" w:lineRule="auto"/>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1198"/>
        <w:gridCol w:w="1199"/>
        <w:gridCol w:w="1199"/>
        <w:gridCol w:w="1199"/>
        <w:gridCol w:w="1199"/>
        <w:gridCol w:w="1199"/>
        <w:gridCol w:w="1199"/>
        <w:gridCol w:w="1199"/>
        <w:gridCol w:w="1199"/>
      </w:tblGrid>
      <w:tr w:rsidR="00266EC9" w14:paraId="4038614D" w14:textId="77777777" w:rsidTr="00844B06">
        <w:tc>
          <w:tcPr>
            <w:tcW w:w="10790" w:type="dxa"/>
            <w:gridSpan w:val="9"/>
          </w:tcPr>
          <w:p w14:paraId="753DF2F7" w14:textId="77777777" w:rsidR="00266EC9" w:rsidRPr="00EB4154" w:rsidRDefault="00266EC9" w:rsidP="00266EC9">
            <w:pPr>
              <w:spacing w:after="0" w:line="240" w:lineRule="auto"/>
              <w:rPr>
                <w:rFonts w:cstheme="minorHAnsi"/>
                <w:b/>
                <w:bCs/>
                <w:sz w:val="20"/>
                <w:szCs w:val="20"/>
              </w:rPr>
            </w:pPr>
            <w:r>
              <w:rPr>
                <w:rFonts w:cstheme="minorHAnsi"/>
                <w:b/>
                <w:bCs/>
                <w:sz w:val="20"/>
                <w:szCs w:val="20"/>
              </w:rPr>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6D8C7383" w14:textId="7A9A2288" w:rsidR="00266EC9" w:rsidRDefault="00266EC9" w:rsidP="00266EC9">
            <w:pPr>
              <w:spacing w:after="0" w:line="240" w:lineRule="auto"/>
              <w:rPr>
                <w:rFonts w:asciiTheme="minorHAnsi" w:hAnsiTheme="minorHAnsi" w:cstheme="minorHAnsi"/>
                <w:sz w:val="20"/>
                <w:szCs w:val="20"/>
              </w:rPr>
            </w:pPr>
            <w:r w:rsidRPr="00F40856">
              <w:rPr>
                <w:rFonts w:cstheme="minorHAnsi"/>
                <w:sz w:val="18"/>
                <w:szCs w:val="20"/>
              </w:rPr>
              <w:t>This table reports the</w:t>
            </w:r>
            <w:r>
              <w:rPr>
                <w:rFonts w:cstheme="minorHAnsi"/>
                <w:sz w:val="18"/>
                <w:szCs w:val="20"/>
              </w:rPr>
              <w:t xml:space="preserve"> </w:t>
            </w:r>
            <w:r>
              <w:rPr>
                <w:rFonts w:cstheme="minorHAnsi"/>
                <w:b/>
                <w:bCs/>
                <w:sz w:val="20"/>
                <w:szCs w:val="20"/>
              </w:rPr>
              <w:t>HPWH</w:t>
            </w:r>
            <w:r w:rsidRPr="00F40856">
              <w:rPr>
                <w:rFonts w:cstheme="minorHAnsi"/>
                <w:sz w:val="18"/>
                <w:szCs w:val="20"/>
              </w:rPr>
              <w:t xml:space="preserve"> water heating system(s) that were specified on the registered </w:t>
            </w:r>
            <w:r w:rsidR="00DA58BF">
              <w:rPr>
                <w:rFonts w:cstheme="minorHAnsi"/>
                <w:sz w:val="18"/>
                <w:szCs w:val="20"/>
              </w:rPr>
              <w:t>LMCC</w:t>
            </w:r>
            <w:r w:rsidRPr="00F40856">
              <w:rPr>
                <w:rFonts w:cstheme="minorHAnsi"/>
                <w:sz w:val="18"/>
                <w:szCs w:val="20"/>
              </w:rPr>
              <w:t xml:space="preserve"> compliance document for this project.</w:t>
            </w:r>
          </w:p>
        </w:tc>
      </w:tr>
      <w:tr w:rsidR="00266EC9" w14:paraId="2511CE0C" w14:textId="77777777" w:rsidTr="00266EC9">
        <w:tc>
          <w:tcPr>
            <w:tcW w:w="1198" w:type="dxa"/>
          </w:tcPr>
          <w:p w14:paraId="4DF9A0D0" w14:textId="611E54EE"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01</w:t>
            </w:r>
          </w:p>
        </w:tc>
        <w:tc>
          <w:tcPr>
            <w:tcW w:w="1199" w:type="dxa"/>
          </w:tcPr>
          <w:p w14:paraId="7C9B1D3B" w14:textId="06A62499"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02</w:t>
            </w:r>
          </w:p>
        </w:tc>
        <w:tc>
          <w:tcPr>
            <w:tcW w:w="1199" w:type="dxa"/>
          </w:tcPr>
          <w:p w14:paraId="65BD602F" w14:textId="4BA3D880"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03</w:t>
            </w:r>
          </w:p>
        </w:tc>
        <w:tc>
          <w:tcPr>
            <w:tcW w:w="1199" w:type="dxa"/>
          </w:tcPr>
          <w:p w14:paraId="2D1FDFBD" w14:textId="6CB48622"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04</w:t>
            </w:r>
          </w:p>
        </w:tc>
        <w:tc>
          <w:tcPr>
            <w:tcW w:w="1199" w:type="dxa"/>
          </w:tcPr>
          <w:p w14:paraId="3AD72862" w14:textId="7FD36FE1"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05</w:t>
            </w:r>
          </w:p>
        </w:tc>
        <w:tc>
          <w:tcPr>
            <w:tcW w:w="1199" w:type="dxa"/>
          </w:tcPr>
          <w:p w14:paraId="6B34FF75" w14:textId="17A778B7"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06</w:t>
            </w:r>
          </w:p>
        </w:tc>
        <w:tc>
          <w:tcPr>
            <w:tcW w:w="1199" w:type="dxa"/>
          </w:tcPr>
          <w:p w14:paraId="6B390CC2" w14:textId="5310E532"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07</w:t>
            </w:r>
          </w:p>
        </w:tc>
        <w:tc>
          <w:tcPr>
            <w:tcW w:w="1199" w:type="dxa"/>
          </w:tcPr>
          <w:p w14:paraId="06AB65FE" w14:textId="77234FBB"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08</w:t>
            </w:r>
          </w:p>
        </w:tc>
        <w:tc>
          <w:tcPr>
            <w:tcW w:w="1199" w:type="dxa"/>
          </w:tcPr>
          <w:p w14:paraId="787469F5" w14:textId="615DF8B6" w:rsidR="00266EC9" w:rsidRDefault="000B1797" w:rsidP="00266EC9">
            <w:pPr>
              <w:spacing w:after="0" w:line="240" w:lineRule="auto"/>
              <w:rPr>
                <w:rFonts w:asciiTheme="minorHAnsi" w:hAnsiTheme="minorHAnsi" w:cstheme="minorHAnsi"/>
                <w:sz w:val="20"/>
                <w:szCs w:val="20"/>
              </w:rPr>
            </w:pPr>
            <w:r>
              <w:rPr>
                <w:rFonts w:asciiTheme="minorHAnsi" w:hAnsiTheme="minorHAnsi" w:cstheme="minorHAnsi"/>
                <w:sz w:val="20"/>
                <w:szCs w:val="20"/>
              </w:rPr>
              <w:t>09</w:t>
            </w:r>
          </w:p>
        </w:tc>
      </w:tr>
      <w:tr w:rsidR="000B1797" w:rsidRPr="00F40856" w14:paraId="48942158" w14:textId="77777777" w:rsidTr="000B1797">
        <w:tc>
          <w:tcPr>
            <w:tcW w:w="1198" w:type="dxa"/>
          </w:tcPr>
          <w:p w14:paraId="5183D589"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199" w:type="dxa"/>
          </w:tcPr>
          <w:p w14:paraId="49A3BAE4"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294599AA" w14:textId="77777777" w:rsidR="000B1797" w:rsidRPr="00F40856" w:rsidRDefault="000B1797" w:rsidP="00844B06">
            <w:pPr>
              <w:spacing w:after="0" w:line="240" w:lineRule="auto"/>
              <w:jc w:val="center"/>
              <w:rPr>
                <w:rFonts w:cstheme="minorHAnsi"/>
                <w:sz w:val="18"/>
                <w:szCs w:val="20"/>
              </w:rPr>
            </w:pPr>
            <w:r w:rsidRPr="00F40856">
              <w:rPr>
                <w:rFonts w:cstheme="minorHAnsi"/>
                <w:sz w:val="18"/>
                <w:szCs w:val="20"/>
              </w:rPr>
              <w:t>or Name</w:t>
            </w:r>
          </w:p>
        </w:tc>
        <w:tc>
          <w:tcPr>
            <w:tcW w:w="1199" w:type="dxa"/>
          </w:tcPr>
          <w:p w14:paraId="6E24EA9E"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949A3C4" w14:textId="77777777" w:rsidR="000B1797" w:rsidRPr="00F40856" w:rsidRDefault="000B1797" w:rsidP="00844B06">
            <w:pPr>
              <w:spacing w:after="0" w:line="240" w:lineRule="auto"/>
              <w:jc w:val="center"/>
              <w:rPr>
                <w:rFonts w:cstheme="minorHAnsi"/>
                <w:sz w:val="18"/>
                <w:szCs w:val="20"/>
              </w:rPr>
            </w:pPr>
            <w:r w:rsidRPr="00F40856">
              <w:rPr>
                <w:rFonts w:cstheme="minorHAnsi"/>
                <w:sz w:val="18"/>
                <w:szCs w:val="20"/>
              </w:rPr>
              <w:t>Make and Model</w:t>
            </w:r>
          </w:p>
        </w:tc>
        <w:tc>
          <w:tcPr>
            <w:tcW w:w="1199" w:type="dxa"/>
          </w:tcPr>
          <w:p w14:paraId="391C4D20"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199" w:type="dxa"/>
          </w:tcPr>
          <w:p w14:paraId="0DC7A3F0"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199" w:type="dxa"/>
          </w:tcPr>
          <w:p w14:paraId="3EE8E376"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199" w:type="dxa"/>
          </w:tcPr>
          <w:p w14:paraId="076B0554"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199" w:type="dxa"/>
          </w:tcPr>
          <w:p w14:paraId="2FB82ABA"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199" w:type="dxa"/>
          </w:tcPr>
          <w:p w14:paraId="474BF8C9" w14:textId="77777777" w:rsidR="000B1797" w:rsidRPr="00F40856" w:rsidRDefault="000B179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266EC9" w14:paraId="7E43CE5D" w14:textId="77777777" w:rsidTr="00266EC9">
        <w:tc>
          <w:tcPr>
            <w:tcW w:w="1198" w:type="dxa"/>
          </w:tcPr>
          <w:p w14:paraId="371A6785"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B0225E6"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C748E17"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4E7C08A2"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764077F"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2380420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A726E99"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309ABD0"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511284D" w14:textId="77777777" w:rsidR="00266EC9" w:rsidRDefault="00266EC9" w:rsidP="00266EC9">
            <w:pPr>
              <w:spacing w:after="0" w:line="240" w:lineRule="auto"/>
              <w:rPr>
                <w:rFonts w:asciiTheme="minorHAnsi" w:hAnsiTheme="minorHAnsi" w:cstheme="minorHAnsi"/>
                <w:sz w:val="20"/>
                <w:szCs w:val="20"/>
              </w:rPr>
            </w:pPr>
          </w:p>
        </w:tc>
      </w:tr>
      <w:tr w:rsidR="00266EC9" w14:paraId="3D619568" w14:textId="77777777" w:rsidTr="00266EC9">
        <w:tc>
          <w:tcPr>
            <w:tcW w:w="1198" w:type="dxa"/>
          </w:tcPr>
          <w:p w14:paraId="0A50AF10"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5458B43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A0716D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2D044D63"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19199E8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06E3EA3B"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709D819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65818BD8" w14:textId="77777777" w:rsidR="00266EC9" w:rsidRDefault="00266EC9" w:rsidP="00266EC9">
            <w:pPr>
              <w:spacing w:after="0" w:line="240" w:lineRule="auto"/>
              <w:rPr>
                <w:rFonts w:asciiTheme="minorHAnsi" w:hAnsiTheme="minorHAnsi" w:cstheme="minorHAnsi"/>
                <w:sz w:val="20"/>
                <w:szCs w:val="20"/>
              </w:rPr>
            </w:pPr>
          </w:p>
        </w:tc>
        <w:tc>
          <w:tcPr>
            <w:tcW w:w="1199" w:type="dxa"/>
          </w:tcPr>
          <w:p w14:paraId="35DEBF67" w14:textId="77777777" w:rsidR="00266EC9" w:rsidRDefault="00266EC9" w:rsidP="00266EC9">
            <w:pPr>
              <w:spacing w:after="0" w:line="240" w:lineRule="auto"/>
              <w:rPr>
                <w:rFonts w:asciiTheme="minorHAnsi" w:hAnsiTheme="minorHAnsi" w:cstheme="minorHAnsi"/>
                <w:sz w:val="20"/>
                <w:szCs w:val="20"/>
              </w:rPr>
            </w:pPr>
          </w:p>
        </w:tc>
      </w:tr>
    </w:tbl>
    <w:p w14:paraId="38B8996B" w14:textId="77777777" w:rsidR="00AA0483" w:rsidRDefault="00AA0483" w:rsidP="000504B8">
      <w:pPr>
        <w:spacing w:after="0" w:line="240" w:lineRule="auto"/>
        <w:rPr>
          <w:rFonts w:asciiTheme="minorHAnsi" w:hAnsiTheme="minorHAnsi" w:cstheme="minorHAnsi"/>
          <w:sz w:val="20"/>
          <w:szCs w:val="20"/>
        </w:rPr>
      </w:pPr>
    </w:p>
    <w:p w14:paraId="3F70E2C1" w14:textId="77777777" w:rsidR="002070E6" w:rsidRPr="005828AE" w:rsidRDefault="002070E6" w:rsidP="000504B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8"/>
        <w:gridCol w:w="1008"/>
        <w:gridCol w:w="1144"/>
        <w:gridCol w:w="1163"/>
        <w:gridCol w:w="1252"/>
        <w:gridCol w:w="811"/>
        <w:gridCol w:w="721"/>
        <w:gridCol w:w="1081"/>
        <w:gridCol w:w="1260"/>
        <w:gridCol w:w="1342"/>
      </w:tblGrid>
      <w:tr w:rsidR="000E1EA5" w:rsidRPr="009E01FE" w14:paraId="3133D3C8" w14:textId="77777777" w:rsidTr="000E1EA5">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2615A305" w14:textId="5F591985" w:rsidR="000E1EA5" w:rsidRPr="00B33DFF" w:rsidRDefault="000E1EA5"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B</w:t>
            </w:r>
            <w:r w:rsidRPr="008733ED">
              <w:rPr>
                <w:rFonts w:asciiTheme="minorHAnsi" w:hAnsiTheme="minorHAnsi" w:cstheme="minorHAnsi"/>
                <w:b/>
                <w:sz w:val="20"/>
                <w:szCs w:val="20"/>
              </w:rPr>
              <w:t xml:space="preserve">. Installed Dwelling Unit Water Heating Systems Information </w:t>
            </w:r>
          </w:p>
          <w:p w14:paraId="2204E78D" w14:textId="062BA775" w:rsidR="000E1EA5" w:rsidRPr="005828AE" w:rsidDel="00237BB2" w:rsidRDefault="000E1EA5"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20"/>
                <w:szCs w:val="20"/>
              </w:rPr>
              <w:t>This table reports</w:t>
            </w:r>
            <w:r w:rsidR="00D25D80">
              <w:rPr>
                <w:rFonts w:asciiTheme="minorHAnsi" w:eastAsia="Times New Roman" w:hAnsiTheme="minorHAnsi" w:cstheme="minorHAnsi"/>
                <w:sz w:val="20"/>
                <w:szCs w:val="20"/>
              </w:rPr>
              <w:t xml:space="preserve"> </w:t>
            </w:r>
            <w:r w:rsidR="00D25D80" w:rsidRPr="005828AE">
              <w:rPr>
                <w:rFonts w:asciiTheme="minorHAnsi" w:eastAsia="Times New Roman" w:hAnsiTheme="minorHAnsi" w:cstheme="minorHAnsi"/>
                <w:sz w:val="20"/>
                <w:szCs w:val="20"/>
              </w:rPr>
              <w:t>features</w:t>
            </w:r>
            <w:r w:rsidR="00D25D80">
              <w:rPr>
                <w:rFonts w:asciiTheme="minorHAnsi" w:eastAsia="Times New Roman" w:hAnsiTheme="minorHAnsi" w:cstheme="minorHAnsi"/>
                <w:sz w:val="20"/>
                <w:szCs w:val="20"/>
              </w:rPr>
              <w:t xml:space="preserve"> of</w:t>
            </w:r>
            <w:r w:rsidRPr="005828AE">
              <w:rPr>
                <w:rFonts w:asciiTheme="minorHAnsi" w:eastAsia="Times New Roman" w:hAnsiTheme="minorHAnsi" w:cstheme="minorHAnsi"/>
                <w:sz w:val="20"/>
                <w:szCs w:val="20"/>
              </w:rPr>
              <w:t xml:space="preserve"> the water heating </w:t>
            </w:r>
            <w:proofErr w:type="gramStart"/>
            <w:r w:rsidRPr="005828AE">
              <w:rPr>
                <w:rFonts w:asciiTheme="minorHAnsi" w:eastAsia="Times New Roman" w:hAnsiTheme="minorHAnsi" w:cstheme="minorHAnsi"/>
                <w:sz w:val="20"/>
                <w:szCs w:val="20"/>
              </w:rPr>
              <w:t xml:space="preserve">system </w:t>
            </w:r>
            <w:r w:rsidR="00D25D80">
              <w:rPr>
                <w:rFonts w:asciiTheme="minorHAnsi" w:eastAsia="Times New Roman" w:hAnsiTheme="minorHAnsi" w:cstheme="minorHAnsi"/>
                <w:sz w:val="20"/>
                <w:szCs w:val="20"/>
              </w:rPr>
              <w:t xml:space="preserve"> other</w:t>
            </w:r>
            <w:proofErr w:type="gramEnd"/>
            <w:r w:rsidR="00D25D80">
              <w:rPr>
                <w:rFonts w:asciiTheme="minorHAnsi" w:eastAsia="Times New Roman" w:hAnsiTheme="minorHAnsi" w:cstheme="minorHAnsi"/>
                <w:sz w:val="20"/>
                <w:szCs w:val="20"/>
              </w:rPr>
              <w:t xml:space="preserve"> than </w:t>
            </w:r>
            <w:r w:rsidR="00D25D80">
              <w:rPr>
                <w:rFonts w:cstheme="minorHAnsi"/>
                <w:b/>
                <w:bCs/>
                <w:sz w:val="20"/>
                <w:szCs w:val="20"/>
              </w:rPr>
              <w:t>HPWH</w:t>
            </w:r>
            <w:r w:rsidR="00D25D80" w:rsidRPr="005828AE">
              <w:rPr>
                <w:rFonts w:asciiTheme="minorHAnsi" w:eastAsia="Times New Roman" w:hAnsiTheme="minorHAnsi" w:cstheme="minorHAnsi"/>
                <w:sz w:val="20"/>
                <w:szCs w:val="20"/>
              </w:rPr>
              <w:t xml:space="preserve"> </w:t>
            </w:r>
            <w:r w:rsidR="00D25D80">
              <w:rPr>
                <w:rFonts w:asciiTheme="minorHAnsi" w:eastAsia="Times New Roman" w:hAnsiTheme="minorHAnsi" w:cstheme="minorHAnsi"/>
                <w:sz w:val="20"/>
                <w:szCs w:val="20"/>
              </w:rPr>
              <w:t xml:space="preserve">systems  </w:t>
            </w:r>
            <w:r w:rsidRPr="005828AE">
              <w:rPr>
                <w:rFonts w:asciiTheme="minorHAnsi" w:eastAsia="Times New Roman" w:hAnsiTheme="minorHAnsi" w:cstheme="minorHAnsi"/>
                <w:sz w:val="20"/>
                <w:szCs w:val="20"/>
              </w:rPr>
              <w:t>installed in this project.</w:t>
            </w:r>
          </w:p>
        </w:tc>
      </w:tr>
      <w:tr w:rsidR="004542D1" w:rsidRPr="009E01FE" w14:paraId="5ED6E744" w14:textId="02C445A1" w:rsidTr="004542D1">
        <w:trPr>
          <w:cantSplit/>
          <w:trHeight w:val="277"/>
        </w:trPr>
        <w:tc>
          <w:tcPr>
            <w:tcW w:w="467" w:type="pct"/>
            <w:tcBorders>
              <w:top w:val="single" w:sz="4" w:space="0" w:color="auto"/>
              <w:left w:val="single" w:sz="4" w:space="0" w:color="auto"/>
              <w:bottom w:val="single" w:sz="4" w:space="0" w:color="auto"/>
              <w:right w:val="single" w:sz="4" w:space="0" w:color="auto"/>
            </w:tcBorders>
          </w:tcPr>
          <w:p w14:paraId="1099D65B" w14:textId="7B74DE0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7" w:type="pct"/>
            <w:tcBorders>
              <w:top w:val="single" w:sz="4" w:space="0" w:color="auto"/>
              <w:left w:val="single" w:sz="4" w:space="0" w:color="auto"/>
              <w:bottom w:val="single" w:sz="4" w:space="0" w:color="auto"/>
              <w:right w:val="single" w:sz="4" w:space="0" w:color="auto"/>
            </w:tcBorders>
            <w:vAlign w:val="center"/>
          </w:tcPr>
          <w:p w14:paraId="6CF27EF4" w14:textId="2CD34651"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530" w:type="pct"/>
            <w:tcBorders>
              <w:top w:val="single" w:sz="4" w:space="0" w:color="auto"/>
              <w:left w:val="single" w:sz="4" w:space="0" w:color="auto"/>
              <w:bottom w:val="single" w:sz="4" w:space="0" w:color="auto"/>
              <w:right w:val="single" w:sz="4" w:space="0" w:color="auto"/>
            </w:tcBorders>
            <w:vAlign w:val="center"/>
          </w:tcPr>
          <w:p w14:paraId="2DFD465C" w14:textId="403D6AA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39" w:type="pct"/>
            <w:tcBorders>
              <w:top w:val="single" w:sz="4" w:space="0" w:color="auto"/>
              <w:left w:val="single" w:sz="4" w:space="0" w:color="auto"/>
              <w:bottom w:val="single" w:sz="4" w:space="0" w:color="auto"/>
              <w:right w:val="single" w:sz="4" w:space="0" w:color="auto"/>
            </w:tcBorders>
            <w:vAlign w:val="center"/>
          </w:tcPr>
          <w:p w14:paraId="68810AAA" w14:textId="0F31E26A"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580" w:type="pct"/>
            <w:tcBorders>
              <w:top w:val="single" w:sz="4" w:space="0" w:color="auto"/>
              <w:left w:val="single" w:sz="4" w:space="0" w:color="auto"/>
              <w:bottom w:val="single" w:sz="4" w:space="0" w:color="auto"/>
              <w:right w:val="single" w:sz="4" w:space="0" w:color="auto"/>
            </w:tcBorders>
            <w:vAlign w:val="center"/>
          </w:tcPr>
          <w:p w14:paraId="39831465" w14:textId="07C7AA2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376" w:type="pct"/>
            <w:tcBorders>
              <w:top w:val="single" w:sz="4" w:space="0" w:color="auto"/>
              <w:left w:val="single" w:sz="4" w:space="0" w:color="auto"/>
              <w:bottom w:val="single" w:sz="4" w:space="0" w:color="auto"/>
              <w:right w:val="single" w:sz="4" w:space="0" w:color="auto"/>
            </w:tcBorders>
            <w:vAlign w:val="center"/>
          </w:tcPr>
          <w:p w14:paraId="722C5810" w14:textId="11D6F24F"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334" w:type="pct"/>
            <w:tcBorders>
              <w:top w:val="single" w:sz="4" w:space="0" w:color="auto"/>
              <w:left w:val="single" w:sz="4" w:space="0" w:color="auto"/>
              <w:bottom w:val="single" w:sz="4" w:space="0" w:color="auto"/>
              <w:right w:val="single" w:sz="4" w:space="0" w:color="auto"/>
            </w:tcBorders>
            <w:vAlign w:val="center"/>
          </w:tcPr>
          <w:p w14:paraId="2A3B52ED" w14:textId="7E1A8242"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01" w:type="pct"/>
            <w:tcBorders>
              <w:top w:val="single" w:sz="4" w:space="0" w:color="auto"/>
              <w:left w:val="single" w:sz="4" w:space="0" w:color="auto"/>
              <w:bottom w:val="single" w:sz="4" w:space="0" w:color="auto"/>
              <w:right w:val="single" w:sz="4" w:space="0" w:color="auto"/>
            </w:tcBorders>
            <w:vAlign w:val="center"/>
          </w:tcPr>
          <w:p w14:paraId="40E92457" w14:textId="5A041BB4"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584" w:type="pct"/>
            <w:tcBorders>
              <w:top w:val="single" w:sz="4" w:space="0" w:color="auto"/>
              <w:left w:val="single" w:sz="4" w:space="0" w:color="auto"/>
              <w:bottom w:val="single" w:sz="4" w:space="0" w:color="auto"/>
              <w:right w:val="single" w:sz="4" w:space="0" w:color="auto"/>
            </w:tcBorders>
          </w:tcPr>
          <w:p w14:paraId="44191CE3" w14:textId="6AA7C0CC"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09</w:t>
            </w:r>
          </w:p>
        </w:tc>
        <w:tc>
          <w:tcPr>
            <w:tcW w:w="622" w:type="pct"/>
            <w:tcBorders>
              <w:top w:val="single" w:sz="4" w:space="0" w:color="auto"/>
              <w:left w:val="single" w:sz="4" w:space="0" w:color="auto"/>
              <w:bottom w:val="single" w:sz="4" w:space="0" w:color="auto"/>
              <w:right w:val="single" w:sz="4" w:space="0" w:color="auto"/>
            </w:tcBorders>
          </w:tcPr>
          <w:p w14:paraId="3EAFE437" w14:textId="409C4E57" w:rsidR="000E1EA5" w:rsidRPr="005828AE" w:rsidRDefault="00770872"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10</w:t>
            </w:r>
          </w:p>
        </w:tc>
      </w:tr>
      <w:tr w:rsidR="004542D1" w:rsidRPr="009E01FE" w14:paraId="23FE0AC3" w14:textId="7CD2EAB2" w:rsidTr="004542D1">
        <w:trPr>
          <w:cantSplit/>
          <w:trHeight w:val="288"/>
        </w:trPr>
        <w:tc>
          <w:tcPr>
            <w:tcW w:w="467" w:type="pct"/>
            <w:tcBorders>
              <w:top w:val="single" w:sz="4" w:space="0" w:color="auto"/>
              <w:left w:val="single" w:sz="4" w:space="0" w:color="auto"/>
              <w:bottom w:val="single" w:sz="4" w:space="0" w:color="auto"/>
              <w:right w:val="single" w:sz="4" w:space="0" w:color="auto"/>
            </w:tcBorders>
            <w:vAlign w:val="bottom"/>
          </w:tcPr>
          <w:p w14:paraId="2559D99F" w14:textId="36F62BCD" w:rsidR="000E1EA5" w:rsidRPr="005828AE" w:rsidRDefault="000E1EA5" w:rsidP="007708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7" w:type="pct"/>
            <w:tcBorders>
              <w:top w:val="single" w:sz="4" w:space="0" w:color="auto"/>
              <w:left w:val="single" w:sz="4" w:space="0" w:color="auto"/>
              <w:bottom w:val="single" w:sz="4" w:space="0" w:color="auto"/>
              <w:right w:val="single" w:sz="4" w:space="0" w:color="auto"/>
            </w:tcBorders>
            <w:vAlign w:val="bottom"/>
          </w:tcPr>
          <w:p w14:paraId="757317C8" w14:textId="78C12949"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30" w:type="pct"/>
            <w:tcBorders>
              <w:top w:val="single" w:sz="4" w:space="0" w:color="auto"/>
              <w:left w:val="single" w:sz="4" w:space="0" w:color="auto"/>
              <w:bottom w:val="single" w:sz="4" w:space="0" w:color="auto"/>
              <w:right w:val="single" w:sz="4" w:space="0" w:color="auto"/>
            </w:tcBorders>
            <w:vAlign w:val="bottom"/>
          </w:tcPr>
          <w:p w14:paraId="5B644C1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39" w:type="pct"/>
            <w:tcBorders>
              <w:top w:val="single" w:sz="4" w:space="0" w:color="auto"/>
              <w:left w:val="single" w:sz="4" w:space="0" w:color="auto"/>
              <w:bottom w:val="single" w:sz="4" w:space="0" w:color="auto"/>
              <w:right w:val="single" w:sz="4" w:space="0" w:color="auto"/>
            </w:tcBorders>
            <w:vAlign w:val="bottom"/>
          </w:tcPr>
          <w:p w14:paraId="31C6FE1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580" w:type="pct"/>
            <w:tcBorders>
              <w:top w:val="single" w:sz="4" w:space="0" w:color="auto"/>
              <w:left w:val="single" w:sz="4" w:space="0" w:color="auto"/>
              <w:bottom w:val="single" w:sz="4" w:space="0" w:color="auto"/>
              <w:right w:val="single" w:sz="4" w:space="0" w:color="auto"/>
            </w:tcBorders>
            <w:vAlign w:val="bottom"/>
          </w:tcPr>
          <w:p w14:paraId="3A0FABDA" w14:textId="115B566B"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of </w:t>
            </w:r>
            <w:r w:rsidR="007505FE">
              <w:rPr>
                <w:rFonts w:asciiTheme="minorHAnsi" w:eastAsia="Times New Roman" w:hAnsiTheme="minorHAnsi" w:cstheme="minorHAnsi"/>
                <w:sz w:val="18"/>
                <w:szCs w:val="20"/>
              </w:rPr>
              <w:t>Like (or Identical)</w:t>
            </w:r>
            <w:r w:rsidR="00672EF4">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Water Heaters in System</w:t>
            </w:r>
          </w:p>
        </w:tc>
        <w:tc>
          <w:tcPr>
            <w:tcW w:w="376" w:type="pct"/>
            <w:tcBorders>
              <w:top w:val="single" w:sz="4" w:space="0" w:color="auto"/>
              <w:left w:val="single" w:sz="4" w:space="0" w:color="auto"/>
              <w:bottom w:val="single" w:sz="4" w:space="0" w:color="auto"/>
              <w:right w:val="single" w:sz="4" w:space="0" w:color="auto"/>
            </w:tcBorders>
            <w:vAlign w:val="bottom"/>
          </w:tcPr>
          <w:p w14:paraId="46062BA6"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334" w:type="pct"/>
            <w:tcBorders>
              <w:top w:val="single" w:sz="4" w:space="0" w:color="auto"/>
              <w:left w:val="single" w:sz="4" w:space="0" w:color="auto"/>
              <w:bottom w:val="single" w:sz="4" w:space="0" w:color="auto"/>
              <w:right w:val="single" w:sz="4" w:space="0" w:color="auto"/>
            </w:tcBorders>
            <w:vAlign w:val="bottom"/>
          </w:tcPr>
          <w:p w14:paraId="75C55279"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01" w:type="pct"/>
            <w:tcBorders>
              <w:top w:val="single" w:sz="4" w:space="0" w:color="auto"/>
              <w:left w:val="single" w:sz="4" w:space="0" w:color="auto"/>
              <w:bottom w:val="single" w:sz="4" w:space="0" w:color="auto"/>
              <w:right w:val="single" w:sz="4" w:space="0" w:color="auto"/>
            </w:tcBorders>
            <w:vAlign w:val="bottom"/>
          </w:tcPr>
          <w:p w14:paraId="2DF9DDA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584" w:type="pct"/>
            <w:tcBorders>
              <w:top w:val="single" w:sz="4" w:space="0" w:color="auto"/>
              <w:left w:val="single" w:sz="4" w:space="0" w:color="auto"/>
              <w:bottom w:val="single" w:sz="4" w:space="0" w:color="auto"/>
              <w:right w:val="single" w:sz="4" w:space="0" w:color="auto"/>
            </w:tcBorders>
            <w:vAlign w:val="bottom"/>
          </w:tcPr>
          <w:p w14:paraId="2BA8D86D" w14:textId="15050FAD"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56115D06" w14:textId="0783A438"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22" w:type="pct"/>
            <w:tcBorders>
              <w:top w:val="single" w:sz="4" w:space="0" w:color="auto"/>
              <w:left w:val="single" w:sz="4" w:space="0" w:color="auto"/>
              <w:bottom w:val="single" w:sz="4" w:space="0" w:color="auto"/>
              <w:right w:val="single" w:sz="4" w:space="0" w:color="auto"/>
            </w:tcBorders>
            <w:vAlign w:val="bottom"/>
          </w:tcPr>
          <w:p w14:paraId="4282A1E7" w14:textId="203E4CD0" w:rsidR="000E1EA5" w:rsidRPr="005828AE" w:rsidRDefault="000E1EA5">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sidRPr="005828AE">
              <w:rPr>
                <w:rFonts w:asciiTheme="minorHAnsi" w:eastAsia="Times New Roman" w:hAnsiTheme="minorHAnsi" w:cstheme="minorHAnsi"/>
                <w:sz w:val="18"/>
                <w:szCs w:val="20"/>
              </w:rPr>
              <w:t>.</w:t>
            </w:r>
          </w:p>
        </w:tc>
      </w:tr>
      <w:tr w:rsidR="004542D1" w:rsidRPr="009E01FE" w14:paraId="00407694" w14:textId="288A02D8" w:rsidTr="004542D1">
        <w:trPr>
          <w:cantSplit/>
          <w:trHeight w:val="246"/>
        </w:trPr>
        <w:tc>
          <w:tcPr>
            <w:tcW w:w="467" w:type="pct"/>
            <w:tcBorders>
              <w:top w:val="single" w:sz="4" w:space="0" w:color="auto"/>
              <w:left w:val="single" w:sz="4" w:space="0" w:color="auto"/>
              <w:bottom w:val="single" w:sz="4" w:space="0" w:color="auto"/>
              <w:right w:val="single" w:sz="4" w:space="0" w:color="auto"/>
            </w:tcBorders>
          </w:tcPr>
          <w:p w14:paraId="747E524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63EF9D00" w14:textId="02FE653C"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A66F1BF"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5A552A0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103AB30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745D58B"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D1E2CA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19A31580"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42EB4A13" w14:textId="229C80F0"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519BEFD6"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4542D1" w:rsidRPr="009E01FE" w14:paraId="21E09C0B" w14:textId="664CB6A3" w:rsidTr="004542D1">
        <w:trPr>
          <w:cantSplit/>
          <w:trHeight w:val="255"/>
        </w:trPr>
        <w:tc>
          <w:tcPr>
            <w:tcW w:w="467" w:type="pct"/>
            <w:tcBorders>
              <w:top w:val="single" w:sz="4" w:space="0" w:color="auto"/>
              <w:left w:val="single" w:sz="4" w:space="0" w:color="auto"/>
              <w:bottom w:val="single" w:sz="4" w:space="0" w:color="auto"/>
              <w:right w:val="single" w:sz="4" w:space="0" w:color="auto"/>
            </w:tcBorders>
          </w:tcPr>
          <w:p w14:paraId="0B416021"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7" w:type="pct"/>
            <w:tcBorders>
              <w:top w:val="single" w:sz="4" w:space="0" w:color="auto"/>
              <w:left w:val="single" w:sz="4" w:space="0" w:color="auto"/>
              <w:bottom w:val="single" w:sz="4" w:space="0" w:color="auto"/>
              <w:right w:val="single" w:sz="4" w:space="0" w:color="auto"/>
            </w:tcBorders>
            <w:vAlign w:val="center"/>
          </w:tcPr>
          <w:p w14:paraId="4411B833" w14:textId="2D28A4A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0" w:type="pct"/>
            <w:tcBorders>
              <w:top w:val="single" w:sz="4" w:space="0" w:color="auto"/>
              <w:left w:val="single" w:sz="4" w:space="0" w:color="auto"/>
              <w:bottom w:val="single" w:sz="4" w:space="0" w:color="auto"/>
              <w:right w:val="single" w:sz="4" w:space="0" w:color="auto"/>
            </w:tcBorders>
            <w:vAlign w:val="center"/>
          </w:tcPr>
          <w:p w14:paraId="76D44B5A"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39" w:type="pct"/>
            <w:tcBorders>
              <w:top w:val="single" w:sz="4" w:space="0" w:color="auto"/>
              <w:left w:val="single" w:sz="4" w:space="0" w:color="auto"/>
              <w:bottom w:val="single" w:sz="4" w:space="0" w:color="auto"/>
              <w:right w:val="single" w:sz="4" w:space="0" w:color="auto"/>
            </w:tcBorders>
            <w:vAlign w:val="center"/>
          </w:tcPr>
          <w:p w14:paraId="495BA73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0" w:type="pct"/>
            <w:tcBorders>
              <w:top w:val="single" w:sz="4" w:space="0" w:color="auto"/>
              <w:left w:val="single" w:sz="4" w:space="0" w:color="auto"/>
              <w:bottom w:val="single" w:sz="4" w:space="0" w:color="auto"/>
              <w:right w:val="single" w:sz="4" w:space="0" w:color="auto"/>
            </w:tcBorders>
            <w:vAlign w:val="center"/>
          </w:tcPr>
          <w:p w14:paraId="5C2ADBFE"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6" w:type="pct"/>
            <w:tcBorders>
              <w:top w:val="single" w:sz="4" w:space="0" w:color="auto"/>
              <w:left w:val="single" w:sz="4" w:space="0" w:color="auto"/>
              <w:bottom w:val="single" w:sz="4" w:space="0" w:color="auto"/>
              <w:right w:val="single" w:sz="4" w:space="0" w:color="auto"/>
            </w:tcBorders>
            <w:vAlign w:val="center"/>
          </w:tcPr>
          <w:p w14:paraId="76558904"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34" w:type="pct"/>
            <w:tcBorders>
              <w:top w:val="single" w:sz="4" w:space="0" w:color="auto"/>
              <w:left w:val="single" w:sz="4" w:space="0" w:color="auto"/>
              <w:bottom w:val="single" w:sz="4" w:space="0" w:color="auto"/>
              <w:right w:val="single" w:sz="4" w:space="0" w:color="auto"/>
            </w:tcBorders>
            <w:vAlign w:val="center"/>
          </w:tcPr>
          <w:p w14:paraId="4A765DE8"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01" w:type="pct"/>
            <w:tcBorders>
              <w:top w:val="single" w:sz="4" w:space="0" w:color="auto"/>
              <w:left w:val="single" w:sz="4" w:space="0" w:color="auto"/>
              <w:bottom w:val="single" w:sz="4" w:space="0" w:color="auto"/>
              <w:right w:val="single" w:sz="4" w:space="0" w:color="auto"/>
            </w:tcBorders>
            <w:vAlign w:val="center"/>
          </w:tcPr>
          <w:p w14:paraId="39FD6612" w14:textId="77777777"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84" w:type="pct"/>
            <w:tcBorders>
              <w:top w:val="single" w:sz="4" w:space="0" w:color="auto"/>
              <w:left w:val="single" w:sz="4" w:space="0" w:color="auto"/>
              <w:bottom w:val="single" w:sz="4" w:space="0" w:color="auto"/>
              <w:right w:val="single" w:sz="4" w:space="0" w:color="auto"/>
            </w:tcBorders>
          </w:tcPr>
          <w:p w14:paraId="38D0A3E8" w14:textId="6EF47075" w:rsidR="000E1EA5" w:rsidRPr="005828AE"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22" w:type="pct"/>
            <w:tcBorders>
              <w:top w:val="single" w:sz="4" w:space="0" w:color="auto"/>
              <w:left w:val="single" w:sz="4" w:space="0" w:color="auto"/>
              <w:bottom w:val="single" w:sz="4" w:space="0" w:color="auto"/>
              <w:right w:val="single" w:sz="4" w:space="0" w:color="auto"/>
            </w:tcBorders>
          </w:tcPr>
          <w:p w14:paraId="28077983" w14:textId="77777777" w:rsidR="000E1EA5" w:rsidRPr="00C10172" w:rsidRDefault="000E1EA5" w:rsidP="00C1017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789E83A" w14:textId="54CF9E9D" w:rsidR="00607E9D" w:rsidRDefault="00607E9D" w:rsidP="000504B8">
      <w:pPr>
        <w:spacing w:after="0" w:line="240" w:lineRule="auto"/>
        <w:rPr>
          <w:rFonts w:asciiTheme="minorHAnsi" w:hAnsiTheme="minorHAnsi" w:cstheme="minorHAnsi"/>
          <w:sz w:val="20"/>
          <w:szCs w:val="20"/>
        </w:rPr>
      </w:pPr>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774C88" w:rsidRPr="007B2CC9" w14:paraId="3F5A888C" w14:textId="77777777" w:rsidTr="00844B06">
        <w:trPr>
          <w:trHeight w:val="467"/>
        </w:trPr>
        <w:tc>
          <w:tcPr>
            <w:tcW w:w="10795" w:type="dxa"/>
            <w:gridSpan w:val="8"/>
          </w:tcPr>
          <w:p w14:paraId="3A790A77" w14:textId="53C3E448" w:rsidR="00774C88" w:rsidRPr="00EB4154" w:rsidRDefault="00774C88" w:rsidP="00844B06">
            <w:pPr>
              <w:spacing w:after="0" w:line="240" w:lineRule="auto"/>
              <w:rPr>
                <w:rFonts w:cstheme="minorHAnsi"/>
                <w:b/>
                <w:bCs/>
                <w:sz w:val="20"/>
                <w:szCs w:val="20"/>
              </w:rPr>
            </w:pPr>
            <w:r>
              <w:rPr>
                <w:rFonts w:cstheme="minorHAnsi"/>
                <w:b/>
                <w:bCs/>
                <w:sz w:val="20"/>
                <w:szCs w:val="20"/>
              </w:rPr>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50935617" w14:textId="77777777" w:rsidR="00774C88" w:rsidRPr="007B2CC9" w:rsidDel="00D74A66" w:rsidRDefault="00774C88" w:rsidP="00844B06">
            <w:pPr>
              <w:spacing w:after="0" w:line="240" w:lineRule="auto"/>
              <w:rPr>
                <w:rFonts w:cstheme="minorHAnsi"/>
                <w:sz w:val="20"/>
                <w:szCs w:val="20"/>
              </w:rPr>
            </w:pPr>
            <w:r w:rsidRPr="007B2CC9">
              <w:rPr>
                <w:rFonts w:cstheme="minorHAnsi"/>
                <w:sz w:val="18"/>
                <w:szCs w:val="20"/>
              </w:rPr>
              <w:t>This table reports the water heating system(s) installed in this project.</w:t>
            </w:r>
          </w:p>
        </w:tc>
      </w:tr>
      <w:tr w:rsidR="00774C88" w:rsidRPr="007B2CC9" w14:paraId="0229AC60" w14:textId="77777777" w:rsidTr="00844B06">
        <w:trPr>
          <w:trHeight w:val="211"/>
        </w:trPr>
        <w:tc>
          <w:tcPr>
            <w:tcW w:w="1165" w:type="dxa"/>
            <w:tcBorders>
              <w:top w:val="single" w:sz="4" w:space="0" w:color="auto"/>
              <w:left w:val="single" w:sz="4" w:space="0" w:color="auto"/>
              <w:bottom w:val="single" w:sz="4" w:space="0" w:color="auto"/>
              <w:right w:val="single" w:sz="4" w:space="0" w:color="auto"/>
            </w:tcBorders>
          </w:tcPr>
          <w:p w14:paraId="0F3534AF"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01</w:t>
            </w:r>
          </w:p>
        </w:tc>
        <w:tc>
          <w:tcPr>
            <w:tcW w:w="990" w:type="dxa"/>
            <w:vAlign w:val="bottom"/>
          </w:tcPr>
          <w:p w14:paraId="0732DE8A"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02</w:t>
            </w:r>
          </w:p>
        </w:tc>
        <w:tc>
          <w:tcPr>
            <w:tcW w:w="1380" w:type="dxa"/>
            <w:vAlign w:val="bottom"/>
          </w:tcPr>
          <w:p w14:paraId="45901A1E"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03</w:t>
            </w:r>
          </w:p>
        </w:tc>
        <w:tc>
          <w:tcPr>
            <w:tcW w:w="1230" w:type="dxa"/>
          </w:tcPr>
          <w:p w14:paraId="4446BD66"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04</w:t>
            </w:r>
          </w:p>
        </w:tc>
        <w:tc>
          <w:tcPr>
            <w:tcW w:w="1260" w:type="dxa"/>
          </w:tcPr>
          <w:p w14:paraId="68DCDD5A"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05</w:t>
            </w:r>
          </w:p>
        </w:tc>
        <w:tc>
          <w:tcPr>
            <w:tcW w:w="1350" w:type="dxa"/>
          </w:tcPr>
          <w:p w14:paraId="7C24A3BA"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06</w:t>
            </w:r>
          </w:p>
        </w:tc>
        <w:tc>
          <w:tcPr>
            <w:tcW w:w="1584" w:type="dxa"/>
          </w:tcPr>
          <w:p w14:paraId="24AA1533"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07</w:t>
            </w:r>
          </w:p>
        </w:tc>
        <w:tc>
          <w:tcPr>
            <w:tcW w:w="1836" w:type="dxa"/>
          </w:tcPr>
          <w:p w14:paraId="2BFC1E78"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08</w:t>
            </w:r>
          </w:p>
        </w:tc>
      </w:tr>
      <w:tr w:rsidR="00774C88" w:rsidRPr="007B2CC9" w14:paraId="3140DA21" w14:textId="77777777" w:rsidTr="00844B06">
        <w:trPr>
          <w:trHeight w:val="1538"/>
        </w:trPr>
        <w:tc>
          <w:tcPr>
            <w:tcW w:w="1165" w:type="dxa"/>
            <w:tcBorders>
              <w:top w:val="single" w:sz="4" w:space="0" w:color="auto"/>
              <w:left w:val="single" w:sz="4" w:space="0" w:color="auto"/>
              <w:bottom w:val="single" w:sz="4" w:space="0" w:color="auto"/>
              <w:right w:val="single" w:sz="4" w:space="0" w:color="auto"/>
            </w:tcBorders>
            <w:vAlign w:val="bottom"/>
          </w:tcPr>
          <w:p w14:paraId="13C69CFE"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990" w:type="dxa"/>
            <w:vAlign w:val="bottom"/>
          </w:tcPr>
          <w:p w14:paraId="45818601"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14FEBB05"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or Name</w:t>
            </w:r>
          </w:p>
        </w:tc>
        <w:tc>
          <w:tcPr>
            <w:tcW w:w="1380" w:type="dxa"/>
            <w:vAlign w:val="bottom"/>
          </w:tcPr>
          <w:p w14:paraId="0B595C74"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7E3C7300" w14:textId="77777777" w:rsidR="00774C88" w:rsidRPr="007B2CC9" w:rsidRDefault="00774C88" w:rsidP="00844B06">
            <w:pPr>
              <w:spacing w:after="0" w:line="240" w:lineRule="auto"/>
              <w:jc w:val="center"/>
              <w:rPr>
                <w:rFonts w:cstheme="minorHAnsi"/>
                <w:sz w:val="18"/>
                <w:szCs w:val="20"/>
              </w:rPr>
            </w:pPr>
            <w:r w:rsidRPr="007B2CC9">
              <w:rPr>
                <w:rFonts w:cstheme="minorHAnsi"/>
                <w:sz w:val="18"/>
                <w:szCs w:val="20"/>
              </w:rPr>
              <w:t>Make and Model</w:t>
            </w:r>
          </w:p>
        </w:tc>
        <w:tc>
          <w:tcPr>
            <w:tcW w:w="1230" w:type="dxa"/>
            <w:vAlign w:val="bottom"/>
          </w:tcPr>
          <w:p w14:paraId="7014D549"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260" w:type="dxa"/>
            <w:vAlign w:val="bottom"/>
          </w:tcPr>
          <w:p w14:paraId="6A474F52"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350" w:type="dxa"/>
            <w:vAlign w:val="bottom"/>
          </w:tcPr>
          <w:p w14:paraId="4CBAFC17"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584" w:type="dxa"/>
            <w:vAlign w:val="bottom"/>
          </w:tcPr>
          <w:p w14:paraId="3C65EF7F"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836" w:type="dxa"/>
            <w:vAlign w:val="bottom"/>
          </w:tcPr>
          <w:p w14:paraId="2DA1BF9E" w14:textId="77777777" w:rsidR="00774C88" w:rsidRPr="007B2CC9" w:rsidRDefault="00774C88"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774C88" w:rsidRPr="007B2CC9" w14:paraId="1AE3B06E" w14:textId="77777777" w:rsidTr="00844B06">
        <w:trPr>
          <w:trHeight w:val="226"/>
        </w:trPr>
        <w:tc>
          <w:tcPr>
            <w:tcW w:w="1165" w:type="dxa"/>
          </w:tcPr>
          <w:p w14:paraId="1FFCF3A4" w14:textId="77777777" w:rsidR="00774C88" w:rsidRPr="007B2CC9" w:rsidRDefault="00774C88" w:rsidP="00844B06">
            <w:pPr>
              <w:spacing w:after="0" w:line="240" w:lineRule="auto"/>
              <w:rPr>
                <w:rFonts w:cstheme="minorHAnsi"/>
                <w:sz w:val="20"/>
                <w:szCs w:val="20"/>
              </w:rPr>
            </w:pPr>
          </w:p>
        </w:tc>
        <w:tc>
          <w:tcPr>
            <w:tcW w:w="990" w:type="dxa"/>
          </w:tcPr>
          <w:p w14:paraId="461B9147" w14:textId="77777777" w:rsidR="00774C88" w:rsidRPr="007B2CC9" w:rsidRDefault="00774C88" w:rsidP="00844B06">
            <w:pPr>
              <w:spacing w:after="0" w:line="240" w:lineRule="auto"/>
              <w:rPr>
                <w:rFonts w:cstheme="minorHAnsi"/>
                <w:sz w:val="20"/>
                <w:szCs w:val="20"/>
              </w:rPr>
            </w:pPr>
          </w:p>
        </w:tc>
        <w:tc>
          <w:tcPr>
            <w:tcW w:w="1380" w:type="dxa"/>
          </w:tcPr>
          <w:p w14:paraId="2AA11B33" w14:textId="77777777" w:rsidR="00774C88" w:rsidRPr="007B2CC9" w:rsidRDefault="00774C88" w:rsidP="00844B06">
            <w:pPr>
              <w:spacing w:after="0" w:line="240" w:lineRule="auto"/>
              <w:rPr>
                <w:rFonts w:cstheme="minorHAnsi"/>
                <w:sz w:val="20"/>
                <w:szCs w:val="20"/>
              </w:rPr>
            </w:pPr>
          </w:p>
        </w:tc>
        <w:tc>
          <w:tcPr>
            <w:tcW w:w="1230" w:type="dxa"/>
          </w:tcPr>
          <w:p w14:paraId="019D352B" w14:textId="77777777" w:rsidR="00774C88" w:rsidRPr="007B2CC9" w:rsidRDefault="00774C88" w:rsidP="00844B06">
            <w:pPr>
              <w:spacing w:after="0" w:line="240" w:lineRule="auto"/>
              <w:rPr>
                <w:rFonts w:cstheme="minorHAnsi"/>
                <w:sz w:val="20"/>
                <w:szCs w:val="20"/>
              </w:rPr>
            </w:pPr>
          </w:p>
        </w:tc>
        <w:tc>
          <w:tcPr>
            <w:tcW w:w="1260" w:type="dxa"/>
          </w:tcPr>
          <w:p w14:paraId="070D6A99" w14:textId="77777777" w:rsidR="00774C88" w:rsidRPr="007B2CC9" w:rsidRDefault="00774C88" w:rsidP="00844B06">
            <w:pPr>
              <w:spacing w:after="0" w:line="240" w:lineRule="auto"/>
              <w:rPr>
                <w:rFonts w:cstheme="minorHAnsi"/>
                <w:sz w:val="20"/>
                <w:szCs w:val="20"/>
              </w:rPr>
            </w:pPr>
          </w:p>
        </w:tc>
        <w:tc>
          <w:tcPr>
            <w:tcW w:w="1350" w:type="dxa"/>
          </w:tcPr>
          <w:p w14:paraId="28BF16FF" w14:textId="77777777" w:rsidR="00774C88" w:rsidRPr="007B2CC9" w:rsidRDefault="00774C88" w:rsidP="00844B06">
            <w:pPr>
              <w:spacing w:after="0" w:line="240" w:lineRule="auto"/>
              <w:rPr>
                <w:rFonts w:cstheme="minorHAnsi"/>
                <w:sz w:val="20"/>
                <w:szCs w:val="20"/>
              </w:rPr>
            </w:pPr>
          </w:p>
        </w:tc>
        <w:tc>
          <w:tcPr>
            <w:tcW w:w="1584" w:type="dxa"/>
          </w:tcPr>
          <w:p w14:paraId="45E20872" w14:textId="77777777" w:rsidR="00774C88" w:rsidRPr="007B2CC9" w:rsidRDefault="00774C88" w:rsidP="00844B06">
            <w:pPr>
              <w:spacing w:after="0" w:line="240" w:lineRule="auto"/>
              <w:rPr>
                <w:rFonts w:cstheme="minorHAnsi"/>
                <w:sz w:val="20"/>
                <w:szCs w:val="20"/>
              </w:rPr>
            </w:pPr>
          </w:p>
        </w:tc>
        <w:tc>
          <w:tcPr>
            <w:tcW w:w="1836" w:type="dxa"/>
          </w:tcPr>
          <w:p w14:paraId="0B6ACA68" w14:textId="77777777" w:rsidR="00774C88" w:rsidRPr="007B2CC9" w:rsidRDefault="00774C88" w:rsidP="00844B06">
            <w:pPr>
              <w:spacing w:after="0" w:line="240" w:lineRule="auto"/>
              <w:rPr>
                <w:rFonts w:cstheme="minorHAnsi"/>
                <w:sz w:val="20"/>
                <w:szCs w:val="20"/>
              </w:rPr>
            </w:pPr>
          </w:p>
        </w:tc>
      </w:tr>
      <w:tr w:rsidR="00774C88" w:rsidRPr="007B2CC9" w14:paraId="268C40B5" w14:textId="77777777" w:rsidTr="00844B06">
        <w:trPr>
          <w:trHeight w:val="226"/>
        </w:trPr>
        <w:tc>
          <w:tcPr>
            <w:tcW w:w="1165" w:type="dxa"/>
          </w:tcPr>
          <w:p w14:paraId="2BF42BBA" w14:textId="77777777" w:rsidR="00774C88" w:rsidRPr="007B2CC9" w:rsidRDefault="00774C88" w:rsidP="00844B06">
            <w:pPr>
              <w:spacing w:after="0" w:line="240" w:lineRule="auto"/>
              <w:rPr>
                <w:rFonts w:cstheme="minorHAnsi"/>
                <w:sz w:val="20"/>
                <w:szCs w:val="20"/>
              </w:rPr>
            </w:pPr>
          </w:p>
        </w:tc>
        <w:tc>
          <w:tcPr>
            <w:tcW w:w="990" w:type="dxa"/>
          </w:tcPr>
          <w:p w14:paraId="513E4826" w14:textId="77777777" w:rsidR="00774C88" w:rsidRPr="007B2CC9" w:rsidRDefault="00774C88" w:rsidP="00844B06">
            <w:pPr>
              <w:spacing w:after="0" w:line="240" w:lineRule="auto"/>
              <w:rPr>
                <w:rFonts w:cstheme="minorHAnsi"/>
                <w:sz w:val="20"/>
                <w:szCs w:val="20"/>
              </w:rPr>
            </w:pPr>
          </w:p>
        </w:tc>
        <w:tc>
          <w:tcPr>
            <w:tcW w:w="1380" w:type="dxa"/>
          </w:tcPr>
          <w:p w14:paraId="5D62C1E1" w14:textId="77777777" w:rsidR="00774C88" w:rsidRPr="007B2CC9" w:rsidRDefault="00774C88" w:rsidP="00844B06">
            <w:pPr>
              <w:spacing w:after="0" w:line="240" w:lineRule="auto"/>
              <w:rPr>
                <w:rFonts w:cstheme="minorHAnsi"/>
                <w:sz w:val="20"/>
                <w:szCs w:val="20"/>
              </w:rPr>
            </w:pPr>
          </w:p>
        </w:tc>
        <w:tc>
          <w:tcPr>
            <w:tcW w:w="1230" w:type="dxa"/>
          </w:tcPr>
          <w:p w14:paraId="30B4BA0B" w14:textId="77777777" w:rsidR="00774C88" w:rsidRPr="007B2CC9" w:rsidRDefault="00774C88" w:rsidP="00844B06">
            <w:pPr>
              <w:spacing w:after="0" w:line="240" w:lineRule="auto"/>
              <w:rPr>
                <w:rFonts w:cstheme="minorHAnsi"/>
                <w:sz w:val="20"/>
                <w:szCs w:val="20"/>
              </w:rPr>
            </w:pPr>
          </w:p>
        </w:tc>
        <w:tc>
          <w:tcPr>
            <w:tcW w:w="1260" w:type="dxa"/>
          </w:tcPr>
          <w:p w14:paraId="205201A7" w14:textId="77777777" w:rsidR="00774C88" w:rsidRPr="007B2CC9" w:rsidRDefault="00774C88" w:rsidP="00844B06">
            <w:pPr>
              <w:spacing w:after="0" w:line="240" w:lineRule="auto"/>
              <w:rPr>
                <w:rFonts w:cstheme="minorHAnsi"/>
                <w:sz w:val="20"/>
                <w:szCs w:val="20"/>
              </w:rPr>
            </w:pPr>
          </w:p>
        </w:tc>
        <w:tc>
          <w:tcPr>
            <w:tcW w:w="1350" w:type="dxa"/>
          </w:tcPr>
          <w:p w14:paraId="05162C5A" w14:textId="77777777" w:rsidR="00774C88" w:rsidRPr="007B2CC9" w:rsidRDefault="00774C88" w:rsidP="00844B06">
            <w:pPr>
              <w:spacing w:after="0" w:line="240" w:lineRule="auto"/>
              <w:rPr>
                <w:rFonts w:cstheme="minorHAnsi"/>
                <w:sz w:val="20"/>
                <w:szCs w:val="20"/>
              </w:rPr>
            </w:pPr>
          </w:p>
        </w:tc>
        <w:tc>
          <w:tcPr>
            <w:tcW w:w="1584" w:type="dxa"/>
          </w:tcPr>
          <w:p w14:paraId="3EB03384" w14:textId="77777777" w:rsidR="00774C88" w:rsidRPr="007B2CC9" w:rsidRDefault="00774C88" w:rsidP="00844B06">
            <w:pPr>
              <w:spacing w:after="0" w:line="240" w:lineRule="auto"/>
              <w:rPr>
                <w:rFonts w:cstheme="minorHAnsi"/>
                <w:sz w:val="20"/>
                <w:szCs w:val="20"/>
              </w:rPr>
            </w:pPr>
          </w:p>
        </w:tc>
        <w:tc>
          <w:tcPr>
            <w:tcW w:w="1836" w:type="dxa"/>
          </w:tcPr>
          <w:p w14:paraId="08B518FC" w14:textId="77777777" w:rsidR="00774C88" w:rsidRPr="007B2CC9" w:rsidRDefault="00774C88" w:rsidP="00844B06">
            <w:pPr>
              <w:spacing w:after="0" w:line="240" w:lineRule="auto"/>
              <w:rPr>
                <w:rFonts w:cstheme="minorHAnsi"/>
                <w:sz w:val="20"/>
                <w:szCs w:val="20"/>
              </w:rPr>
            </w:pPr>
          </w:p>
        </w:tc>
      </w:tr>
    </w:tbl>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9E01FE" w14:paraId="5B19E61B" w14:textId="53B4AB68"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69CCF5D7" w14:textId="527D293D" w:rsidR="00B72FDC" w:rsidRPr="005828AE" w:rsidRDefault="008C7B33" w:rsidP="00AF2F7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C</w:t>
            </w:r>
            <w:r w:rsidR="00B72FDC" w:rsidRPr="005828AE">
              <w:rPr>
                <w:rFonts w:asciiTheme="minorHAnsi" w:hAnsiTheme="minorHAnsi" w:cstheme="minorHAnsi"/>
                <w:b/>
                <w:sz w:val="18"/>
                <w:szCs w:val="20"/>
              </w:rPr>
              <w:t xml:space="preserve">. Design Dwelling Unit Water Heating Efficiency Information </w:t>
            </w:r>
          </w:p>
          <w:p w14:paraId="770021B4" w14:textId="6AC9261B" w:rsidR="00B72FDC" w:rsidRPr="005828AE" w:rsidRDefault="00B72FDC" w:rsidP="003061BA">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specified on the registered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 xml:space="preserve"> compliance document for this project.</w:t>
            </w:r>
          </w:p>
        </w:tc>
      </w:tr>
      <w:tr w:rsidR="00B72FDC" w:rsidRPr="009E01FE" w14:paraId="3F991805" w14:textId="5C837329"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B9D936C" w14:textId="55209344"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372D4225" w14:textId="5DBE736A"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5E4F49D9" w14:textId="6E5E8FEF"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22D103D1" w14:textId="3CC4A947"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478C37AD" w14:textId="5F9EE088" w:rsidR="00B72FDC" w:rsidRPr="005828AE" w:rsidRDefault="00B72FDC" w:rsidP="00AF2F78">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473A1F67" w14:textId="6D18B624"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6940BE03" w14:textId="68108321" w:rsidR="00B72FDC" w:rsidRPr="005828AE" w:rsidRDefault="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9E01FE" w14:paraId="4D85380E" w14:textId="422ACBE2"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6F3B4451" w14:textId="39E5D4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4FB8C2B9" w14:textId="4115D57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5828AE">
              <w:rPr>
                <w:rFonts w:asciiTheme="minorHAnsi" w:eastAsia="Times New Roman" w:hAnsiTheme="minorHAnsi" w:cstheme="minorHAnsi"/>
                <w:sz w:val="20"/>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7E13113D" w14:textId="7DAC15F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01C7527B" w14:textId="18D66A2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C894FCA" w14:textId="4DD2B037"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764BF35C" w14:textId="21E7440B"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F5DBA17" w14:textId="26BF1CF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68955B34" w14:textId="73D667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1C87DF5C" w14:textId="0CC6707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59B8DC05" w14:textId="33D65FED"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9E01FE" w14:paraId="2CDFCF2B" w14:textId="08FD802A"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AC46095" w14:textId="6327E07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AB9F265" w14:textId="0BDAE01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A94E45C" w14:textId="66D3A84C"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D0964D3" w14:textId="60EC528F"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C6DF6D3" w14:textId="652827D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7BAF5365" w14:textId="508C5E08"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1A2E660" w14:textId="3400425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9E01FE" w14:paraId="2CAAD0CA" w14:textId="7335B8B0" w:rsidTr="005828AE">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211B6523" w14:textId="002A711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303B241" w14:textId="77419B8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2FDA267B" w14:textId="2AF7926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F02FF5E" w14:textId="76B79ED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10BAC51" w14:textId="7D55141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17B9921A" w14:textId="43EF9D21" w:rsidR="00B72FDC" w:rsidRPr="008C7B33"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07DE59E0" w14:textId="5A6BC37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30189FDD" w14:textId="30B39C8C" w:rsidR="00BD76BE" w:rsidRDefault="00BD76BE" w:rsidP="00BD76BE">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138"/>
        <w:gridCol w:w="1207"/>
        <w:gridCol w:w="1206"/>
        <w:gridCol w:w="1206"/>
        <w:gridCol w:w="1206"/>
        <w:gridCol w:w="1413"/>
        <w:gridCol w:w="3414"/>
      </w:tblGrid>
      <w:tr w:rsidR="00B72FDC" w:rsidRPr="008733ED" w14:paraId="77D6B5AF" w14:textId="7CF918AB" w:rsidTr="00B72FDC">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16F8B514" w14:textId="378E3390" w:rsidR="00B72FDC" w:rsidRPr="005828AE" w:rsidRDefault="008C7B33" w:rsidP="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t>D</w:t>
            </w:r>
            <w:r w:rsidR="00B72FDC" w:rsidRPr="005828AE">
              <w:rPr>
                <w:rFonts w:asciiTheme="minorHAnsi" w:hAnsiTheme="minorHAnsi" w:cstheme="minorHAnsi"/>
                <w:b/>
                <w:sz w:val="18"/>
                <w:szCs w:val="20"/>
              </w:rPr>
              <w:t xml:space="preserve">. Installed Dwelling Unit Water Heating Efficiency Information </w:t>
            </w:r>
          </w:p>
          <w:p w14:paraId="5E477EC2" w14:textId="176AF301" w:rsidR="00B72FDC" w:rsidRPr="005828AE" w:rsidRDefault="00B72FDC">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eastAsia="Times New Roman" w:hAnsiTheme="minorHAnsi" w:cstheme="minorHAnsi"/>
                <w:sz w:val="18"/>
                <w:szCs w:val="20"/>
              </w:rPr>
              <w:t xml:space="preserve">This table reports the water heater(s) efficiency features </w:t>
            </w:r>
            <w:r w:rsidR="00A966F2">
              <w:rPr>
                <w:rFonts w:asciiTheme="minorHAnsi" w:eastAsia="Times New Roman" w:hAnsiTheme="minorHAnsi" w:cstheme="minorHAnsi"/>
                <w:sz w:val="18"/>
                <w:szCs w:val="20"/>
              </w:rPr>
              <w:t>installed in</w:t>
            </w:r>
            <w:r w:rsidRPr="005828AE">
              <w:rPr>
                <w:rFonts w:asciiTheme="minorHAnsi" w:eastAsia="Times New Roman" w:hAnsiTheme="minorHAnsi" w:cstheme="minorHAnsi"/>
                <w:sz w:val="18"/>
                <w:szCs w:val="20"/>
              </w:rPr>
              <w:t xml:space="preserve"> this project.</w:t>
            </w:r>
          </w:p>
        </w:tc>
      </w:tr>
      <w:tr w:rsidR="00B72FDC" w:rsidRPr="00095904" w14:paraId="7C9D63F1" w14:textId="1219FEBD"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304F948" w14:textId="7B3457D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0DBF8A0" w14:textId="221BFAAD"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59" w:type="pct"/>
            <w:tcBorders>
              <w:top w:val="single" w:sz="4" w:space="0" w:color="auto"/>
              <w:left w:val="single" w:sz="4" w:space="0" w:color="auto"/>
              <w:bottom w:val="single" w:sz="4" w:space="0" w:color="auto"/>
              <w:right w:val="single" w:sz="4" w:space="0" w:color="auto"/>
            </w:tcBorders>
            <w:vAlign w:val="center"/>
          </w:tcPr>
          <w:p w14:paraId="41DDF82E" w14:textId="266C91A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559" w:type="pct"/>
            <w:tcBorders>
              <w:top w:val="single" w:sz="4" w:space="0" w:color="auto"/>
              <w:left w:val="single" w:sz="4" w:space="0" w:color="auto"/>
              <w:bottom w:val="single" w:sz="4" w:space="0" w:color="auto"/>
              <w:right w:val="single" w:sz="4" w:space="0" w:color="auto"/>
            </w:tcBorders>
            <w:vAlign w:val="center"/>
          </w:tcPr>
          <w:p w14:paraId="7B86D666" w14:textId="2E1C35C4"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559" w:type="pct"/>
            <w:tcBorders>
              <w:top w:val="single" w:sz="4" w:space="0" w:color="auto"/>
              <w:left w:val="single" w:sz="4" w:space="0" w:color="auto"/>
              <w:bottom w:val="single" w:sz="4" w:space="0" w:color="auto"/>
              <w:right w:val="single" w:sz="4" w:space="0" w:color="auto"/>
            </w:tcBorders>
            <w:vAlign w:val="center"/>
          </w:tcPr>
          <w:p w14:paraId="7EDBF126" w14:textId="0B477D58"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655" w:type="pct"/>
            <w:tcBorders>
              <w:top w:val="single" w:sz="4" w:space="0" w:color="auto"/>
              <w:left w:val="single" w:sz="4" w:space="0" w:color="auto"/>
              <w:bottom w:val="single" w:sz="4" w:space="0" w:color="auto"/>
              <w:right w:val="single" w:sz="4" w:space="0" w:color="auto"/>
            </w:tcBorders>
          </w:tcPr>
          <w:p w14:paraId="56BF46CC" w14:textId="50A043F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582" w:type="pct"/>
            <w:tcBorders>
              <w:top w:val="single" w:sz="4" w:space="0" w:color="auto"/>
              <w:left w:val="single" w:sz="4" w:space="0" w:color="auto"/>
              <w:bottom w:val="single" w:sz="4" w:space="0" w:color="auto"/>
              <w:right w:val="single" w:sz="4" w:space="0" w:color="auto"/>
            </w:tcBorders>
            <w:vAlign w:val="center"/>
          </w:tcPr>
          <w:p w14:paraId="030BF407" w14:textId="2F5CB1B3"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B72FDC" w:rsidRPr="00095904" w14:paraId="75E24577" w14:textId="3199696C"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bottom"/>
          </w:tcPr>
          <w:p w14:paraId="3D10059F" w14:textId="0A4E62EB"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r w:rsidRPr="00095904">
              <w:rPr>
                <w:rFonts w:asciiTheme="minorHAnsi" w:eastAsia="Times New Roman" w:hAnsiTheme="minorHAnsi" w:cstheme="minorHAnsi"/>
                <w:sz w:val="20"/>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2AB472EA" w14:textId="7C35851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559" w:type="pct"/>
            <w:tcBorders>
              <w:top w:val="single" w:sz="4" w:space="0" w:color="auto"/>
              <w:left w:val="single" w:sz="4" w:space="0" w:color="auto"/>
              <w:bottom w:val="single" w:sz="4" w:space="0" w:color="auto"/>
              <w:right w:val="single" w:sz="4" w:space="0" w:color="auto"/>
            </w:tcBorders>
            <w:vAlign w:val="bottom"/>
          </w:tcPr>
          <w:p w14:paraId="67A93FCA" w14:textId="2C3EEA1E"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559" w:type="pct"/>
            <w:tcBorders>
              <w:top w:val="single" w:sz="4" w:space="0" w:color="auto"/>
              <w:left w:val="single" w:sz="4" w:space="0" w:color="auto"/>
              <w:bottom w:val="single" w:sz="4" w:space="0" w:color="auto"/>
              <w:right w:val="single" w:sz="4" w:space="0" w:color="auto"/>
            </w:tcBorders>
            <w:vAlign w:val="bottom"/>
          </w:tcPr>
          <w:p w14:paraId="63011ED8" w14:textId="48DCC3B0"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3D0924FA" w14:textId="04A84E0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559" w:type="pct"/>
            <w:tcBorders>
              <w:top w:val="single" w:sz="4" w:space="0" w:color="auto"/>
              <w:left w:val="single" w:sz="4" w:space="0" w:color="auto"/>
              <w:bottom w:val="single" w:sz="4" w:space="0" w:color="auto"/>
              <w:right w:val="single" w:sz="4" w:space="0" w:color="auto"/>
            </w:tcBorders>
            <w:vAlign w:val="bottom"/>
          </w:tcPr>
          <w:p w14:paraId="22DC62DD" w14:textId="3214A79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7BC97C2B" w14:textId="47C52C51"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655" w:type="pct"/>
            <w:tcBorders>
              <w:top w:val="single" w:sz="4" w:space="0" w:color="auto"/>
              <w:left w:val="single" w:sz="4" w:space="0" w:color="auto"/>
              <w:bottom w:val="single" w:sz="4" w:space="0" w:color="auto"/>
              <w:right w:val="single" w:sz="4" w:space="0" w:color="auto"/>
            </w:tcBorders>
            <w:vAlign w:val="bottom"/>
          </w:tcPr>
          <w:p w14:paraId="7BAD6D30" w14:textId="33C5D1C5"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4742B61C" w14:textId="724202DA" w:rsidR="00B72FDC" w:rsidRPr="005828AE"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582" w:type="pct"/>
            <w:tcBorders>
              <w:top w:val="single" w:sz="4" w:space="0" w:color="auto"/>
              <w:left w:val="single" w:sz="4" w:space="0" w:color="auto"/>
              <w:bottom w:val="single" w:sz="4" w:space="0" w:color="auto"/>
              <w:right w:val="single" w:sz="4" w:space="0" w:color="auto"/>
            </w:tcBorders>
            <w:vAlign w:val="bottom"/>
          </w:tcPr>
          <w:p w14:paraId="65512AC2" w14:textId="697466D2" w:rsidR="00B72FDC" w:rsidRPr="005828AE" w:rsidRDefault="00B72FDC" w:rsidP="003061BA">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3061BA">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B72FDC" w:rsidRPr="00095904" w14:paraId="34BD5D0D" w14:textId="2829A975"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048FE324" w14:textId="656E139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1F0987C3" w14:textId="4AF3AE3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BAA19B5" w14:textId="016FBD64"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57A914BC" w14:textId="36C1626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0C8D644A" w14:textId="33E897F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74D2541" w14:textId="7D1A5A1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559AF532" w14:textId="76FECDC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B72FDC" w:rsidRPr="00095904" w14:paraId="102A0F24" w14:textId="49FABAB2" w:rsidTr="00B72FDC">
        <w:trPr>
          <w:cantSplit/>
          <w:trHeight w:val="144"/>
        </w:trPr>
        <w:tc>
          <w:tcPr>
            <w:tcW w:w="527" w:type="pct"/>
            <w:tcBorders>
              <w:top w:val="single" w:sz="4" w:space="0" w:color="auto"/>
              <w:left w:val="single" w:sz="4" w:space="0" w:color="auto"/>
              <w:bottom w:val="single" w:sz="4" w:space="0" w:color="auto"/>
              <w:right w:val="single" w:sz="4" w:space="0" w:color="auto"/>
            </w:tcBorders>
            <w:vAlign w:val="center"/>
          </w:tcPr>
          <w:p w14:paraId="5FA7860D" w14:textId="6156B6B5"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38CE81C1" w14:textId="56AC295A"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6554AB91" w14:textId="25BB35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C46CD70" w14:textId="19F6534F"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434433E1" w14:textId="19E6B1A1"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5" w:type="pct"/>
            <w:tcBorders>
              <w:top w:val="single" w:sz="4" w:space="0" w:color="auto"/>
              <w:left w:val="single" w:sz="4" w:space="0" w:color="auto"/>
              <w:bottom w:val="single" w:sz="4" w:space="0" w:color="auto"/>
              <w:right w:val="single" w:sz="4" w:space="0" w:color="auto"/>
            </w:tcBorders>
          </w:tcPr>
          <w:p w14:paraId="2A8711AF" w14:textId="42391C3E"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82" w:type="pct"/>
            <w:tcBorders>
              <w:top w:val="single" w:sz="4" w:space="0" w:color="auto"/>
              <w:left w:val="single" w:sz="4" w:space="0" w:color="auto"/>
              <w:bottom w:val="single" w:sz="4" w:space="0" w:color="auto"/>
              <w:right w:val="single" w:sz="4" w:space="0" w:color="auto"/>
            </w:tcBorders>
            <w:vAlign w:val="center"/>
          </w:tcPr>
          <w:p w14:paraId="1ABE4357" w14:textId="23FD5D8D" w:rsidR="00B72FDC" w:rsidRPr="00095904" w:rsidRDefault="00B72FDC" w:rsidP="00B72FD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E7E407D" w14:textId="3A6C9537" w:rsidR="00BD76BE" w:rsidRPr="005828AE" w:rsidRDefault="00BD76BE" w:rsidP="000504B8">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616"/>
        <w:gridCol w:w="854"/>
        <w:gridCol w:w="3655"/>
        <w:gridCol w:w="5665"/>
      </w:tblGrid>
      <w:tr w:rsidR="00142B4D" w:rsidRPr="009E01FE" w14:paraId="08F92679" w14:textId="77777777" w:rsidTr="00746D32">
        <w:trPr>
          <w:trHeight w:val="144"/>
        </w:trPr>
        <w:tc>
          <w:tcPr>
            <w:tcW w:w="10790" w:type="dxa"/>
            <w:gridSpan w:val="4"/>
            <w:tcBorders>
              <w:top w:val="single" w:sz="4" w:space="0" w:color="auto"/>
              <w:bottom w:val="single" w:sz="4" w:space="0" w:color="auto"/>
            </w:tcBorders>
            <w:vAlign w:val="center"/>
          </w:tcPr>
          <w:p w14:paraId="0409D9E7" w14:textId="289A1FAD" w:rsidR="00142B4D" w:rsidRPr="005828AE" w:rsidRDefault="008C7B33" w:rsidP="00746D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hAnsiTheme="minorHAnsi" w:cstheme="minorHAnsi"/>
                <w:b/>
                <w:sz w:val="20"/>
                <w:szCs w:val="20"/>
              </w:rPr>
              <w:t>E</w:t>
            </w:r>
            <w:r w:rsidR="00142B4D" w:rsidRPr="008733ED">
              <w:rPr>
                <w:rFonts w:asciiTheme="minorHAnsi" w:hAnsiTheme="minorHAnsi" w:cstheme="minorHAnsi"/>
                <w:b/>
                <w:sz w:val="20"/>
                <w:szCs w:val="20"/>
              </w:rPr>
              <w:t>. Installed Water Heater Manufacturer Information</w:t>
            </w:r>
          </w:p>
        </w:tc>
      </w:tr>
      <w:tr w:rsidR="00142B4D" w:rsidRPr="009E01FE" w14:paraId="2FF02186" w14:textId="77777777" w:rsidTr="00746D32">
        <w:trPr>
          <w:trHeight w:val="144"/>
        </w:trPr>
        <w:tc>
          <w:tcPr>
            <w:tcW w:w="1470" w:type="dxa"/>
            <w:gridSpan w:val="2"/>
            <w:tcBorders>
              <w:top w:val="single" w:sz="4" w:space="0" w:color="auto"/>
              <w:bottom w:val="single" w:sz="4" w:space="0" w:color="auto"/>
              <w:right w:val="single" w:sz="4" w:space="0" w:color="auto"/>
            </w:tcBorders>
            <w:vAlign w:val="center"/>
          </w:tcPr>
          <w:p w14:paraId="5945A23C"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3655" w:type="dxa"/>
            <w:tcBorders>
              <w:top w:val="single" w:sz="4" w:space="0" w:color="auto"/>
              <w:left w:val="single" w:sz="4" w:space="0" w:color="auto"/>
              <w:bottom w:val="single" w:sz="4" w:space="0" w:color="auto"/>
              <w:right w:val="single" w:sz="4" w:space="0" w:color="auto"/>
            </w:tcBorders>
            <w:vAlign w:val="center"/>
          </w:tcPr>
          <w:p w14:paraId="5F6DAD10"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5665" w:type="dxa"/>
            <w:tcBorders>
              <w:top w:val="single" w:sz="4" w:space="0" w:color="auto"/>
              <w:left w:val="single" w:sz="4" w:space="0" w:color="auto"/>
              <w:bottom w:val="single" w:sz="4" w:space="0" w:color="auto"/>
            </w:tcBorders>
            <w:vAlign w:val="center"/>
          </w:tcPr>
          <w:p w14:paraId="0D9533C7"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142B4D" w:rsidRPr="009E01FE" w14:paraId="779B07BD" w14:textId="77777777" w:rsidTr="00746D32">
        <w:trPr>
          <w:trHeight w:val="144"/>
        </w:trPr>
        <w:tc>
          <w:tcPr>
            <w:tcW w:w="1470" w:type="dxa"/>
            <w:gridSpan w:val="2"/>
            <w:tcBorders>
              <w:top w:val="single" w:sz="4" w:space="0" w:color="auto"/>
              <w:bottom w:val="single" w:sz="4" w:space="0" w:color="auto"/>
              <w:right w:val="single" w:sz="4" w:space="0" w:color="auto"/>
            </w:tcBorders>
            <w:vAlign w:val="bottom"/>
          </w:tcPr>
          <w:p w14:paraId="2A42EF6B"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655" w:type="dxa"/>
            <w:tcBorders>
              <w:top w:val="single" w:sz="4" w:space="0" w:color="auto"/>
              <w:left w:val="single" w:sz="4" w:space="0" w:color="auto"/>
              <w:bottom w:val="single" w:sz="4" w:space="0" w:color="auto"/>
              <w:right w:val="single" w:sz="4" w:space="0" w:color="auto"/>
            </w:tcBorders>
            <w:vAlign w:val="bottom"/>
          </w:tcPr>
          <w:p w14:paraId="64E79843"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5665" w:type="dxa"/>
            <w:tcBorders>
              <w:top w:val="single" w:sz="4" w:space="0" w:color="auto"/>
              <w:left w:val="single" w:sz="4" w:space="0" w:color="auto"/>
              <w:bottom w:val="single" w:sz="4" w:space="0" w:color="auto"/>
            </w:tcBorders>
            <w:vAlign w:val="bottom"/>
          </w:tcPr>
          <w:p w14:paraId="23C92B9E"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142B4D" w:rsidRPr="009E01FE" w14:paraId="35111436" w14:textId="77777777" w:rsidTr="00746D32">
        <w:trPr>
          <w:trHeight w:val="144"/>
        </w:trPr>
        <w:tc>
          <w:tcPr>
            <w:tcW w:w="1470" w:type="dxa"/>
            <w:gridSpan w:val="2"/>
            <w:tcBorders>
              <w:top w:val="single" w:sz="4" w:space="0" w:color="auto"/>
              <w:bottom w:val="single" w:sz="4" w:space="0" w:color="auto"/>
              <w:right w:val="single" w:sz="4" w:space="0" w:color="auto"/>
            </w:tcBorders>
            <w:vAlign w:val="bottom"/>
          </w:tcPr>
          <w:p w14:paraId="1184D879"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0714258"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shd w:val="clear" w:color="auto" w:fill="FFFFFF" w:themeFill="background1"/>
          </w:tcPr>
          <w:p w14:paraId="040B0024"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142B4D" w:rsidRPr="009E01FE" w14:paraId="7C7C9118" w14:textId="77777777" w:rsidTr="00746D32">
        <w:trPr>
          <w:trHeight w:val="144"/>
        </w:trPr>
        <w:tc>
          <w:tcPr>
            <w:tcW w:w="1470" w:type="dxa"/>
            <w:gridSpan w:val="2"/>
            <w:tcBorders>
              <w:top w:val="single" w:sz="4" w:space="0" w:color="auto"/>
              <w:bottom w:val="single" w:sz="4" w:space="0" w:color="auto"/>
              <w:right w:val="single" w:sz="4" w:space="0" w:color="auto"/>
            </w:tcBorders>
            <w:vAlign w:val="bottom"/>
          </w:tcPr>
          <w:p w14:paraId="6B4118C2"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655" w:type="dxa"/>
            <w:tcBorders>
              <w:top w:val="single" w:sz="4" w:space="0" w:color="auto"/>
              <w:left w:val="single" w:sz="4" w:space="0" w:color="auto"/>
              <w:bottom w:val="single" w:sz="4" w:space="0" w:color="auto"/>
              <w:right w:val="single" w:sz="4" w:space="0" w:color="auto"/>
            </w:tcBorders>
            <w:vAlign w:val="bottom"/>
          </w:tcPr>
          <w:p w14:paraId="3B5FACB5"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65" w:type="dxa"/>
            <w:tcBorders>
              <w:top w:val="single" w:sz="4" w:space="0" w:color="auto"/>
              <w:left w:val="single" w:sz="4" w:space="0" w:color="auto"/>
              <w:bottom w:val="single" w:sz="4" w:space="0" w:color="auto"/>
            </w:tcBorders>
          </w:tcPr>
          <w:p w14:paraId="60717AB0" w14:textId="77777777" w:rsidR="00142B4D" w:rsidRPr="005828AE" w:rsidRDefault="00142B4D" w:rsidP="00746D32">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r w:rsidR="007667EA" w:rsidRPr="009E01FE" w14:paraId="3101C995"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rPr>
        <w:tc>
          <w:tcPr>
            <w:tcW w:w="10790" w:type="dxa"/>
            <w:gridSpan w:val="4"/>
            <w:tcBorders>
              <w:top w:val="single" w:sz="4" w:space="0" w:color="auto"/>
              <w:left w:val="single" w:sz="4" w:space="0" w:color="auto"/>
              <w:bottom w:val="single" w:sz="4" w:space="0" w:color="auto"/>
              <w:right w:val="single" w:sz="4" w:space="0" w:color="auto"/>
            </w:tcBorders>
          </w:tcPr>
          <w:p w14:paraId="66BB0D80" w14:textId="17E2F615" w:rsidR="007667EA" w:rsidRPr="00136321" w:rsidRDefault="007667EA" w:rsidP="00746D32">
            <w:pPr>
              <w:keepNext/>
              <w:spacing w:after="0" w:line="240" w:lineRule="auto"/>
              <w:rPr>
                <w:rFonts w:asciiTheme="minorHAnsi" w:eastAsiaTheme="minorEastAsia" w:hAnsiTheme="minorHAnsi" w:cstheme="minorHAnsi"/>
                <w:sz w:val="20"/>
                <w:szCs w:val="20"/>
              </w:rPr>
            </w:pPr>
            <w:r>
              <w:rPr>
                <w:rFonts w:asciiTheme="minorHAnsi" w:eastAsiaTheme="minorEastAsia" w:hAnsiTheme="minorHAnsi" w:cstheme="minorHAnsi"/>
                <w:b/>
                <w:sz w:val="20"/>
                <w:szCs w:val="20"/>
              </w:rPr>
              <w:t>F</w:t>
            </w:r>
            <w:r w:rsidRPr="00B33DFF">
              <w:rPr>
                <w:rFonts w:asciiTheme="minorHAnsi" w:eastAsiaTheme="minorEastAsia" w:hAnsiTheme="minorHAnsi" w:cstheme="minorHAnsi"/>
                <w:b/>
                <w:sz w:val="20"/>
                <w:szCs w:val="20"/>
              </w:rPr>
              <w:t xml:space="preserve">. </w:t>
            </w:r>
            <w:r w:rsidRPr="00136321">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r w:rsidRPr="00136321">
              <w:rPr>
                <w:rFonts w:asciiTheme="minorHAnsi" w:eastAsiaTheme="minorEastAsia" w:hAnsiTheme="minorHAnsi" w:cstheme="minorHAnsi"/>
                <w:b/>
                <w:sz w:val="20"/>
                <w:szCs w:val="20"/>
              </w:rPr>
              <w:t xml:space="preserve"> </w:t>
            </w:r>
          </w:p>
        </w:tc>
      </w:tr>
      <w:tr w:rsidR="007667EA" w:rsidRPr="009E01FE" w14:paraId="03C1709C"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616" w:type="dxa"/>
            <w:vAlign w:val="center"/>
          </w:tcPr>
          <w:p w14:paraId="2C9F2A0E"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01</w:t>
            </w:r>
          </w:p>
        </w:tc>
        <w:tc>
          <w:tcPr>
            <w:tcW w:w="10174" w:type="dxa"/>
            <w:gridSpan w:val="3"/>
            <w:vAlign w:val="center"/>
          </w:tcPr>
          <w:p w14:paraId="711D1527"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Equipment shall meet the applicable requirements of the Appliance Efficiency Regulations (Section 110.3(b)1).</w:t>
            </w:r>
          </w:p>
        </w:tc>
      </w:tr>
      <w:tr w:rsidR="007667EA" w:rsidRPr="009E01FE" w14:paraId="67BFFE83"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616" w:type="dxa"/>
            <w:vAlign w:val="center"/>
          </w:tcPr>
          <w:p w14:paraId="2F09B277"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02</w:t>
            </w:r>
          </w:p>
        </w:tc>
        <w:tc>
          <w:tcPr>
            <w:tcW w:w="10174" w:type="dxa"/>
            <w:gridSpan w:val="3"/>
            <w:vAlign w:val="center"/>
          </w:tcPr>
          <w:p w14:paraId="22105600" w14:textId="41C7B812"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Unfired </w:t>
            </w:r>
            <w:r w:rsidR="003061BA">
              <w:rPr>
                <w:rFonts w:asciiTheme="minorHAnsi" w:eastAsiaTheme="minorEastAsia" w:hAnsiTheme="minorHAnsi" w:cstheme="minorHAnsi"/>
                <w:sz w:val="18"/>
                <w:szCs w:val="20"/>
              </w:rPr>
              <w:t>s</w:t>
            </w:r>
            <w:r w:rsidRPr="00542719">
              <w:rPr>
                <w:rFonts w:asciiTheme="minorHAnsi" w:eastAsiaTheme="minorEastAsia" w:hAnsiTheme="minorHAnsi" w:cstheme="minorHAnsi"/>
                <w:sz w:val="18"/>
                <w:szCs w:val="20"/>
              </w:rPr>
              <w:t xml:space="preserve">torage </w:t>
            </w:r>
            <w:r w:rsidR="003061BA">
              <w:rPr>
                <w:rFonts w:asciiTheme="minorHAnsi" w:eastAsiaTheme="minorEastAsia" w:hAnsiTheme="minorHAnsi" w:cstheme="minorHAnsi"/>
                <w:sz w:val="18"/>
                <w:szCs w:val="20"/>
              </w:rPr>
              <w:t>t</w:t>
            </w:r>
            <w:r w:rsidRPr="00542719">
              <w:rPr>
                <w:rFonts w:asciiTheme="minorHAnsi" w:eastAsiaTheme="minorEastAsia" w:hAnsiTheme="minorHAnsi" w:cstheme="minorHAnsi"/>
                <w:sz w:val="18"/>
                <w:szCs w:val="20"/>
              </w:rPr>
              <w:t>anks are insulated with an external R-</w:t>
            </w:r>
            <w:r w:rsidR="0054632E">
              <w:rPr>
                <w:rFonts w:asciiTheme="minorHAnsi" w:eastAsiaTheme="minorEastAsia" w:hAnsiTheme="minorHAnsi" w:cstheme="minorHAnsi"/>
                <w:sz w:val="18"/>
                <w:szCs w:val="20"/>
              </w:rPr>
              <w:t>3.5</w:t>
            </w:r>
            <w:r w:rsidRPr="00542719">
              <w:rPr>
                <w:rFonts w:asciiTheme="minorHAnsi" w:eastAsiaTheme="minorEastAsia" w:hAnsiTheme="minorHAnsi" w:cstheme="minorHAnsi"/>
                <w:sz w:val="18"/>
                <w:szCs w:val="20"/>
              </w:rPr>
              <w:t xml:space="preserve"> or combination of R-16 internal and external Insulation. (Section 110.3(c)4).</w:t>
            </w:r>
          </w:p>
        </w:tc>
      </w:tr>
      <w:tr w:rsidR="007667EA" w:rsidRPr="009E01FE" w14:paraId="72E2C850"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rPr>
        <w:tc>
          <w:tcPr>
            <w:tcW w:w="616" w:type="dxa"/>
            <w:vAlign w:val="center"/>
          </w:tcPr>
          <w:p w14:paraId="4B93D07D" w14:textId="77777777" w:rsidR="007667EA" w:rsidRPr="00542719" w:rsidRDefault="007667EA" w:rsidP="00746D32">
            <w:pPr>
              <w:keepNext/>
              <w:spacing w:after="0" w:line="240" w:lineRule="auto"/>
              <w:jc w:val="center"/>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03</w:t>
            </w:r>
          </w:p>
        </w:tc>
        <w:tc>
          <w:tcPr>
            <w:tcW w:w="10174" w:type="dxa"/>
            <w:gridSpan w:val="3"/>
            <w:vAlign w:val="center"/>
          </w:tcPr>
          <w:p w14:paraId="50F11BE3" w14:textId="0866F2D2" w:rsidR="007667EA" w:rsidRPr="004522F5" w:rsidRDefault="007667EA" w:rsidP="00746D32">
            <w:pPr>
              <w:pStyle w:val="ListParagraph"/>
              <w:keepNext/>
              <w:numPr>
                <w:ilvl w:val="1"/>
                <w:numId w:val="28"/>
              </w:numPr>
              <w:autoSpaceDE w:val="0"/>
              <w:autoSpaceDN w:val="0"/>
              <w:adjustRightInd w:val="0"/>
              <w:spacing w:after="0" w:line="240" w:lineRule="auto"/>
              <w:ind w:left="346" w:hanging="270"/>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All domestic hot water piping shall be insulated as specified in Section 609.11 of the California Plumbing Code. </w:t>
            </w:r>
            <w:r w:rsidR="003061BA" w:rsidRPr="00386BBC">
              <w:rPr>
                <w:rFonts w:asciiTheme="minorHAnsi" w:eastAsiaTheme="minorEastAsia" w:hAnsiTheme="minorHAnsi" w:cstheme="minorHAnsi"/>
                <w:sz w:val="18"/>
                <w:szCs w:val="20"/>
              </w:rPr>
              <w:t>I</w:t>
            </w:r>
            <w:r w:rsidRPr="00386BBC">
              <w:rPr>
                <w:rFonts w:asciiTheme="minorHAnsi" w:eastAsiaTheme="minorEastAsia" w:hAnsiTheme="minorHAnsi" w:cstheme="minorHAnsi"/>
                <w:sz w:val="18"/>
                <w:szCs w:val="20"/>
              </w:rPr>
              <w:t>nsulation buried below grade must be installed in a waterproof and non-crushable casing or sleeve</w:t>
            </w:r>
            <w:r w:rsidR="003061BA" w:rsidRPr="00386BBC">
              <w:rPr>
                <w:rFonts w:asciiTheme="minorHAnsi" w:eastAsiaTheme="minorEastAsia" w:hAnsiTheme="minorHAnsi" w:cstheme="minorHAnsi"/>
                <w:sz w:val="18"/>
                <w:szCs w:val="20"/>
              </w:rPr>
              <w:t>.</w:t>
            </w:r>
          </w:p>
          <w:p w14:paraId="4CC7AFA0" w14:textId="77777777"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3A97700" w14:textId="74C9274E" w:rsidR="007667EA" w:rsidRPr="00386BBC"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386BBC">
              <w:rPr>
                <w:rFonts w:asciiTheme="minorHAnsi" w:eastAsiaTheme="minorEastAsia" w:hAnsiTheme="minorHAnsi" w:cstheme="minorHAnsi"/>
                <w:sz w:val="18"/>
                <w:szCs w:val="20"/>
              </w:rPr>
              <w:t xml:space="preserve">Piping installed in interior or exterior walls that is </w:t>
            </w:r>
            <w:proofErr w:type="gramStart"/>
            <w:r w:rsidRPr="00386BBC">
              <w:rPr>
                <w:rFonts w:asciiTheme="minorHAnsi" w:eastAsiaTheme="minorEastAsia" w:hAnsiTheme="minorHAnsi" w:cstheme="minorHAnsi"/>
                <w:sz w:val="18"/>
                <w:szCs w:val="20"/>
              </w:rPr>
              <w:t>surrounded on all sides</w:t>
            </w:r>
            <w:proofErr w:type="gramEnd"/>
            <w:r w:rsidRPr="00386BBC">
              <w:rPr>
                <w:rFonts w:asciiTheme="minorHAnsi" w:eastAsiaTheme="minorEastAsia" w:hAnsiTheme="minorHAnsi" w:cstheme="minorHAnsi"/>
                <w:sz w:val="18"/>
                <w:szCs w:val="20"/>
              </w:rPr>
              <w:t xml:space="preserve"> by at least 1 inch (</w:t>
            </w:r>
            <w:r w:rsidR="000208B3">
              <w:rPr>
                <w:rFonts w:asciiTheme="minorHAnsi" w:eastAsiaTheme="minorEastAsia" w:hAnsiTheme="minorHAnsi" w:cstheme="minorHAnsi"/>
                <w:sz w:val="18"/>
                <w:szCs w:val="20"/>
              </w:rPr>
              <w:t>2.</w:t>
            </w:r>
            <w:r w:rsidRPr="00386BBC">
              <w:rPr>
                <w:rFonts w:asciiTheme="minorHAnsi" w:eastAsiaTheme="minorEastAsia" w:hAnsiTheme="minorHAnsi" w:cstheme="minorHAnsi"/>
                <w:sz w:val="18"/>
                <w:szCs w:val="20"/>
              </w:rPr>
              <w:t>5 cm) of insulation.</w:t>
            </w:r>
          </w:p>
          <w:p w14:paraId="374707BA" w14:textId="0114435D"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Piping installed in crawlspace with a minimum of 1 </w:t>
            </w:r>
            <w:proofErr w:type="gramStart"/>
            <w:r w:rsidRPr="00542719">
              <w:rPr>
                <w:rFonts w:asciiTheme="minorHAnsi" w:eastAsiaTheme="minorEastAsia" w:hAnsiTheme="minorHAnsi" w:cstheme="minorHAnsi"/>
                <w:sz w:val="18"/>
                <w:szCs w:val="20"/>
              </w:rPr>
              <w:t>inches</w:t>
            </w:r>
            <w:proofErr w:type="gramEnd"/>
            <w:r w:rsidRPr="00542719">
              <w:rPr>
                <w:rFonts w:asciiTheme="minorHAnsi" w:eastAsiaTheme="minorEastAsia" w:hAnsiTheme="minorHAnsi" w:cstheme="minorHAnsi"/>
                <w:sz w:val="18"/>
                <w:szCs w:val="20"/>
              </w:rPr>
              <w:t xml:space="preserve"> (</w:t>
            </w:r>
            <w:r w:rsidR="000208B3">
              <w:rPr>
                <w:rFonts w:asciiTheme="minorHAnsi" w:eastAsiaTheme="minorEastAsia" w:hAnsiTheme="minorHAnsi" w:cstheme="minorHAnsi"/>
                <w:sz w:val="18"/>
                <w:szCs w:val="20"/>
              </w:rPr>
              <w:t>2.</w:t>
            </w:r>
            <w:r w:rsidRPr="00542719">
              <w:rPr>
                <w:rFonts w:asciiTheme="minorHAnsi" w:eastAsiaTheme="minorEastAsia" w:hAnsiTheme="minorHAnsi" w:cstheme="minorHAnsi"/>
                <w:sz w:val="18"/>
                <w:szCs w:val="20"/>
              </w:rPr>
              <w:t>5 cm) of crawlspace insulation above and below.</w:t>
            </w:r>
          </w:p>
          <w:p w14:paraId="3B004469" w14:textId="0ED28AFE"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Piping installed in attics with a minimum of 4 inches (10 cm) of attic insulation on top</w:t>
            </w:r>
            <w:r w:rsidR="003061BA">
              <w:rPr>
                <w:rFonts w:asciiTheme="minorHAnsi" w:eastAsiaTheme="minorEastAsia" w:hAnsiTheme="minorHAnsi" w:cstheme="minorHAnsi"/>
                <w:sz w:val="18"/>
                <w:szCs w:val="20"/>
              </w:rPr>
              <w:t>.</w:t>
            </w:r>
          </w:p>
          <w:p w14:paraId="144D41D2" w14:textId="77777777" w:rsidR="007667EA" w:rsidRPr="00542719" w:rsidRDefault="007667EA" w:rsidP="00746D32">
            <w:pPr>
              <w:keepNext/>
              <w:numPr>
                <w:ilvl w:val="1"/>
                <w:numId w:val="21"/>
              </w:numPr>
              <w:autoSpaceDE w:val="0"/>
              <w:autoSpaceDN w:val="0"/>
              <w:adjustRightInd w:val="0"/>
              <w:spacing w:after="0" w:line="240" w:lineRule="auto"/>
              <w:ind w:left="346" w:hanging="274"/>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Pipe insulation shall fit </w:t>
            </w:r>
            <w:proofErr w:type="gramStart"/>
            <w:r w:rsidRPr="00542719">
              <w:rPr>
                <w:rFonts w:asciiTheme="minorHAnsi" w:eastAsiaTheme="minorEastAsia" w:hAnsiTheme="minorHAnsi" w:cstheme="minorHAnsi"/>
                <w:sz w:val="18"/>
                <w:szCs w:val="20"/>
              </w:rPr>
              <w:t>tightly</w:t>
            </w:r>
            <w:proofErr w:type="gramEnd"/>
            <w:r w:rsidRPr="00542719">
              <w:rPr>
                <w:rFonts w:asciiTheme="minorHAnsi" w:eastAsiaTheme="minorEastAsia" w:hAnsiTheme="minorHAnsi" w:cstheme="minorHAnsi"/>
                <w:sz w:val="18"/>
                <w:szCs w:val="20"/>
              </w:rPr>
              <w:t xml:space="preserve"> and all elbows and tees shall be fully insulated.</w:t>
            </w:r>
          </w:p>
        </w:tc>
      </w:tr>
      <w:tr w:rsidR="007667EA" w:rsidRPr="009E01FE" w14:paraId="68133537"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616" w:type="dxa"/>
            <w:vAlign w:val="center"/>
          </w:tcPr>
          <w:p w14:paraId="012B99A8" w14:textId="77777777" w:rsidR="007667EA" w:rsidRPr="00542719"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imes New Roman" w:hAnsiTheme="minorHAnsi" w:cstheme="minorHAnsi"/>
                <w:b/>
                <w:sz w:val="18"/>
                <w:szCs w:val="20"/>
              </w:rPr>
            </w:pPr>
            <w:r w:rsidRPr="00542719">
              <w:rPr>
                <w:rFonts w:asciiTheme="minorHAnsi" w:eastAsiaTheme="minorEastAsia" w:hAnsiTheme="minorHAnsi" w:cstheme="minorHAnsi"/>
                <w:sz w:val="18"/>
                <w:szCs w:val="20"/>
              </w:rPr>
              <w:t>04</w:t>
            </w:r>
          </w:p>
        </w:tc>
        <w:tc>
          <w:tcPr>
            <w:tcW w:w="10174" w:type="dxa"/>
            <w:gridSpan w:val="3"/>
            <w:vAlign w:val="center"/>
          </w:tcPr>
          <w:p w14:paraId="00B2676D" w14:textId="707E0979" w:rsidR="007667EA"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For Gas or Propane Water Heaters:  Ensure </w:t>
            </w:r>
            <w:r w:rsidR="00927B5E">
              <w:rPr>
                <w:rFonts w:asciiTheme="minorHAnsi" w:eastAsiaTheme="minorEastAsia" w:hAnsiTheme="minorHAnsi" w:cstheme="minorHAnsi"/>
                <w:sz w:val="18"/>
                <w:szCs w:val="20"/>
              </w:rPr>
              <w:t xml:space="preserve">either </w:t>
            </w:r>
            <w:proofErr w:type="gramStart"/>
            <w:r w:rsidR="00927B5E">
              <w:rPr>
                <w:rFonts w:asciiTheme="minorHAnsi" w:eastAsiaTheme="minorEastAsia" w:hAnsiTheme="minorHAnsi" w:cstheme="minorHAnsi"/>
                <w:sz w:val="18"/>
                <w:szCs w:val="20"/>
              </w:rPr>
              <w:t>a</w:t>
            </w:r>
            <w:r w:rsidR="00927B5E" w:rsidRPr="00927B5E">
              <w:rPr>
                <w:rFonts w:asciiTheme="minorHAnsi" w:eastAsiaTheme="minorEastAsia" w:hAnsiTheme="minorHAnsi" w:cstheme="minorHAnsi"/>
                <w:b/>
                <w:bCs/>
                <w:sz w:val="18"/>
                <w:szCs w:val="20"/>
              </w:rPr>
              <w:t xml:space="preserve"> or</w:t>
            </w:r>
            <w:proofErr w:type="gramEnd"/>
            <w:r w:rsidR="00927B5E">
              <w:rPr>
                <w:rFonts w:asciiTheme="minorHAnsi" w:eastAsiaTheme="minorEastAsia" w:hAnsiTheme="minorHAnsi" w:cstheme="minorHAnsi"/>
                <w:sz w:val="18"/>
                <w:szCs w:val="20"/>
              </w:rPr>
              <w:t xml:space="preserve"> b</w:t>
            </w:r>
            <w:r w:rsidRPr="00542719">
              <w:rPr>
                <w:rFonts w:asciiTheme="minorHAnsi" w:eastAsiaTheme="minorEastAsia" w:hAnsiTheme="minorHAnsi" w:cstheme="minorHAnsi"/>
                <w:sz w:val="18"/>
                <w:szCs w:val="20"/>
              </w:rPr>
              <w:t>are installed (Section 150.0(n))</w:t>
            </w:r>
          </w:p>
          <w:p w14:paraId="3F2C86A8" w14:textId="77777777" w:rsidR="00997EF9" w:rsidRPr="00E96E3C" w:rsidRDefault="00997EF9" w:rsidP="00746D32">
            <w:pPr>
              <w:pStyle w:val="ListParagraph"/>
              <w:keepNext/>
              <w:numPr>
                <w:ilvl w:val="0"/>
                <w:numId w:val="3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A designated space at least 2.5 feet by 2.5 feet and 7 feet tall within 3 feet from the water heater</w:t>
            </w:r>
          </w:p>
          <w:p w14:paraId="57366636" w14:textId="25FEA0AC" w:rsidR="007667EA" w:rsidRPr="00542719" w:rsidRDefault="007667EA" w:rsidP="00746D32">
            <w:pPr>
              <w:keepNext/>
              <w:numPr>
                <w:ilvl w:val="0"/>
                <w:numId w:val="28"/>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0"/>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dedicated 125V, 20A electrical receptacle connected to the electric panel with a 120/240V 3 conductor, 10 AWG copper branch circuit, within 3 feet from the water heater and</w:t>
            </w:r>
            <w:r w:rsidR="003061BA">
              <w:rPr>
                <w:rFonts w:asciiTheme="minorHAnsi" w:eastAsiaTheme="minorEastAsia" w:hAnsiTheme="minorHAnsi" w:cstheme="minorHAnsi"/>
                <w:sz w:val="18"/>
                <w:szCs w:val="20"/>
              </w:rPr>
              <w:t xml:space="preserve"> is</w:t>
            </w:r>
            <w:r w:rsidRPr="00542719">
              <w:rPr>
                <w:rFonts w:asciiTheme="minorHAnsi" w:eastAsiaTheme="minorEastAsia" w:hAnsiTheme="minorHAnsi" w:cstheme="minorHAnsi"/>
                <w:sz w:val="18"/>
                <w:szCs w:val="20"/>
              </w:rPr>
              <w:t xml:space="preserve"> accessible with no obstructions</w:t>
            </w:r>
            <w:r w:rsidR="003061BA">
              <w:rPr>
                <w:rFonts w:asciiTheme="minorHAnsi" w:eastAsiaTheme="minorEastAsia" w:hAnsiTheme="minorHAnsi" w:cstheme="minorHAnsi"/>
                <w:sz w:val="18"/>
                <w:szCs w:val="20"/>
              </w:rPr>
              <w:t>.</w:t>
            </w:r>
          </w:p>
          <w:p w14:paraId="5CFC11FF" w14:textId="104C4DBF" w:rsidR="007667EA" w:rsidRPr="00542719" w:rsidRDefault="007667EA" w:rsidP="00746D32">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The conductor shall be labeled with the </w:t>
            </w:r>
            <w:r w:rsidR="003061BA">
              <w:rPr>
                <w:rFonts w:asciiTheme="minorHAnsi" w:eastAsiaTheme="minorEastAsia" w:hAnsiTheme="minorHAnsi" w:cstheme="minorHAnsi"/>
                <w:sz w:val="18"/>
                <w:szCs w:val="20"/>
              </w:rPr>
              <w:t>word</w:t>
            </w:r>
            <w:r w:rsidRPr="00542719">
              <w:rPr>
                <w:rFonts w:asciiTheme="minorHAnsi" w:eastAsiaTheme="minorEastAsia" w:hAnsiTheme="minorHAnsi" w:cstheme="minorHAnsi"/>
                <w:sz w:val="18"/>
                <w:szCs w:val="20"/>
              </w:rPr>
              <w:t xml:space="preserve"> “Spare” on both ends; and</w:t>
            </w:r>
          </w:p>
          <w:p w14:paraId="4D4B5634" w14:textId="6AA18CE2" w:rsidR="007667EA" w:rsidRPr="00542719" w:rsidRDefault="007667EA" w:rsidP="00746D32">
            <w:pPr>
              <w:keepNext/>
              <w:numPr>
                <w:ilvl w:val="1"/>
                <w:numId w:val="35"/>
              </w:numPr>
              <w:tabs>
                <w:tab w:val="left" w:pos="-720"/>
                <w:tab w:val="left" w:pos="534"/>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14" w:hanging="181"/>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A reserved single pole circuit breaker space next to the circuit breaker next to the branch circuit labeled “Future” 240V shall be provided.</w:t>
            </w:r>
          </w:p>
          <w:p w14:paraId="79156394" w14:textId="4BB4EFF5" w:rsidR="007667EA" w:rsidRPr="00542719" w:rsidRDefault="007667EA" w:rsidP="00746D32">
            <w:pPr>
              <w:keepNext/>
              <w:numPr>
                <w:ilvl w:val="0"/>
                <w:numId w:val="28"/>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hanging="172"/>
              <w:contextualSpacing/>
              <w:rPr>
                <w:rFonts w:asciiTheme="minorHAnsi" w:eastAsiaTheme="minorEastAsia" w:hAnsiTheme="minorHAnsi" w:cstheme="minorHAnsi"/>
                <w:sz w:val="18"/>
                <w:szCs w:val="20"/>
              </w:rPr>
            </w:pPr>
            <w:r w:rsidRPr="00542719">
              <w:rPr>
                <w:rFonts w:asciiTheme="minorHAnsi" w:eastAsiaTheme="minorEastAsia" w:hAnsiTheme="minorHAnsi" w:cstheme="minorHAnsi"/>
                <w:sz w:val="18"/>
                <w:szCs w:val="20"/>
              </w:rPr>
              <w:t xml:space="preserve">A condensate </w:t>
            </w:r>
            <w:proofErr w:type="gramStart"/>
            <w:r w:rsidRPr="00542719">
              <w:rPr>
                <w:rFonts w:asciiTheme="minorHAnsi" w:eastAsiaTheme="minorEastAsia" w:hAnsiTheme="minorHAnsi" w:cstheme="minorHAnsi"/>
                <w:sz w:val="18"/>
                <w:szCs w:val="20"/>
              </w:rPr>
              <w:t>drain</w:t>
            </w:r>
            <w:proofErr w:type="gramEnd"/>
            <w:r w:rsidRPr="00542719">
              <w:rPr>
                <w:rFonts w:asciiTheme="minorHAnsi" w:eastAsiaTheme="minorEastAsia" w:hAnsiTheme="minorHAnsi" w:cstheme="minorHAnsi"/>
                <w:sz w:val="18"/>
                <w:szCs w:val="20"/>
              </w:rPr>
              <w:t xml:space="preserve"> no more than 2 inches higher than the base on water heater for natural draining</w:t>
            </w:r>
            <w:r w:rsidR="003061BA">
              <w:rPr>
                <w:rFonts w:asciiTheme="minorHAnsi" w:eastAsiaTheme="minorEastAsia" w:hAnsiTheme="minorHAnsi" w:cstheme="minorHAnsi"/>
                <w:sz w:val="18"/>
                <w:szCs w:val="20"/>
              </w:rPr>
              <w:t>.</w:t>
            </w:r>
          </w:p>
          <w:p w14:paraId="64FAA577" w14:textId="7C57B141" w:rsidR="007667EA" w:rsidRDefault="007667EA" w:rsidP="00746D32">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p w14:paraId="6DE4111B" w14:textId="5439442E" w:rsidR="004A5D9D" w:rsidRPr="004736BD" w:rsidRDefault="004A5D9D" w:rsidP="00746D32">
            <w:pPr>
              <w:pStyle w:val="ListParagraph"/>
              <w:keepNext/>
              <w:numPr>
                <w:ilvl w:val="0"/>
                <w:numId w:val="34"/>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sz w:val="18"/>
                <w:szCs w:val="18"/>
              </w:rPr>
            </w:pPr>
            <w:r w:rsidRPr="00E96E3C">
              <w:rPr>
                <w:rFonts w:asciiTheme="minorHAnsi" w:eastAsia="Times New Roman" w:hAnsiTheme="minorHAnsi" w:cstheme="minorHAnsi"/>
                <w:sz w:val="18"/>
                <w:szCs w:val="18"/>
              </w:rPr>
              <w:t xml:space="preserve">A designated space at least 2.5 feet by 2.5 feet and 7 feet tall </w:t>
            </w:r>
            <w:r>
              <w:rPr>
                <w:rFonts w:asciiTheme="minorHAnsi" w:eastAsia="Times New Roman" w:hAnsiTheme="minorHAnsi" w:cstheme="minorHAnsi"/>
                <w:sz w:val="18"/>
                <w:szCs w:val="18"/>
              </w:rPr>
              <w:t>more than 3 feet</w:t>
            </w:r>
            <w:r w:rsidR="00B219BC">
              <w:rPr>
                <w:rFonts w:asciiTheme="minorHAnsi" w:eastAsia="Times New Roman" w:hAnsiTheme="minorHAnsi" w:cstheme="minorHAnsi"/>
                <w:sz w:val="18"/>
                <w:szCs w:val="18"/>
              </w:rPr>
              <w:t xml:space="preserve"> from the water heater</w:t>
            </w:r>
            <w:r>
              <w:rPr>
                <w:rFonts w:asciiTheme="minorHAnsi" w:eastAsia="Times New Roman" w:hAnsiTheme="minorHAnsi" w:cstheme="minorHAnsi"/>
                <w:sz w:val="18"/>
                <w:szCs w:val="18"/>
              </w:rPr>
              <w:t xml:space="preserve"> </w:t>
            </w:r>
          </w:p>
          <w:p w14:paraId="61712634" w14:textId="77777777" w:rsidR="004A5D9D" w:rsidRPr="004B6B6C" w:rsidRDefault="004A5D9D" w:rsidP="00746D32">
            <w:pPr>
              <w:numPr>
                <w:ilvl w:val="0"/>
                <w:numId w:val="36"/>
              </w:numPr>
              <w:tabs>
                <w:tab w:val="left" w:pos="916"/>
              </w:tabs>
              <w:kinsoku w:val="0"/>
              <w:overflowPunct w:val="0"/>
              <w:autoSpaceDE w:val="0"/>
              <w:autoSpaceDN w:val="0"/>
              <w:adjustRightInd w:val="0"/>
              <w:spacing w:after="0" w:line="203" w:lineRule="exact"/>
              <w:ind w:left="1231" w:hanging="270"/>
              <w:rPr>
                <w:rFonts w:cs="Calibri"/>
                <w:sz w:val="20"/>
                <w:szCs w:val="20"/>
              </w:rPr>
            </w:pPr>
            <w:r w:rsidRPr="004B6B6C">
              <w:rPr>
                <w:rFonts w:cs="Calibri"/>
                <w:sz w:val="20"/>
                <w:szCs w:val="20"/>
                <w:u w:val="single"/>
              </w:rPr>
              <w:t>A dedicated</w:t>
            </w:r>
            <w:r w:rsidRPr="004B6B6C">
              <w:rPr>
                <w:rFonts w:cs="Calibri"/>
                <w:spacing w:val="1"/>
                <w:sz w:val="20"/>
                <w:szCs w:val="20"/>
                <w:u w:val="single"/>
              </w:rPr>
              <w:t xml:space="preserve"> </w:t>
            </w:r>
            <w:proofErr w:type="gramStart"/>
            <w:r w:rsidRPr="004B6B6C">
              <w:rPr>
                <w:rFonts w:cs="Calibri"/>
                <w:sz w:val="20"/>
                <w:szCs w:val="20"/>
                <w:u w:val="single"/>
              </w:rPr>
              <w:t>240 volt</w:t>
            </w:r>
            <w:proofErr w:type="gramEnd"/>
            <w:r w:rsidRPr="004B6B6C">
              <w:rPr>
                <w:rFonts w:cs="Calibri"/>
                <w:sz w:val="20"/>
                <w:szCs w:val="20"/>
                <w:u w:val="single"/>
              </w:rPr>
              <w:t xml:space="preserve"> branch</w:t>
            </w:r>
            <w:r w:rsidRPr="004B6B6C">
              <w:rPr>
                <w:rFonts w:cs="Calibri"/>
                <w:spacing w:val="1"/>
                <w:sz w:val="20"/>
                <w:szCs w:val="20"/>
                <w:u w:val="single"/>
              </w:rPr>
              <w:t xml:space="preserve"> </w:t>
            </w:r>
            <w:r w:rsidRPr="004B6B6C">
              <w:rPr>
                <w:rFonts w:cs="Calibri"/>
                <w:sz w:val="20"/>
                <w:szCs w:val="20"/>
                <w:u w:val="single"/>
              </w:rPr>
              <w:t>circuit</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installed</w:t>
            </w:r>
            <w:r w:rsidRPr="004B6B6C">
              <w:rPr>
                <w:rFonts w:cs="Calibri"/>
                <w:spacing w:val="1"/>
                <w:sz w:val="20"/>
                <w:szCs w:val="20"/>
                <w:u w:val="single"/>
              </w:rPr>
              <w:t xml:space="preserve"> </w:t>
            </w:r>
            <w:r w:rsidRPr="004B6B6C">
              <w:rPr>
                <w:rFonts w:cs="Calibri"/>
                <w:sz w:val="20"/>
                <w:szCs w:val="20"/>
                <w:u w:val="single"/>
              </w:rPr>
              <w:t>within</w:t>
            </w:r>
            <w:r w:rsidRPr="004B6B6C">
              <w:rPr>
                <w:rFonts w:cs="Calibri"/>
                <w:spacing w:val="-2"/>
                <w:sz w:val="20"/>
                <w:szCs w:val="20"/>
                <w:u w:val="single"/>
              </w:rPr>
              <w:t xml:space="preserve"> </w:t>
            </w:r>
            <w:r w:rsidRPr="004B6B6C">
              <w:rPr>
                <w:rFonts w:cs="Calibri"/>
                <w:sz w:val="20"/>
                <w:szCs w:val="20"/>
                <w:u w:val="single"/>
              </w:rPr>
              <w:t>3 feet</w:t>
            </w:r>
            <w:r w:rsidRPr="004B6B6C">
              <w:rPr>
                <w:rFonts w:cs="Calibri"/>
                <w:spacing w:val="3"/>
                <w:sz w:val="20"/>
                <w:szCs w:val="20"/>
                <w:u w:val="single"/>
              </w:rPr>
              <w:t xml:space="preserve"> </w:t>
            </w:r>
            <w:r w:rsidRPr="004B6B6C">
              <w:rPr>
                <w:rFonts w:cs="Calibri"/>
                <w:sz w:val="20"/>
                <w:szCs w:val="20"/>
                <w:u w:val="single"/>
              </w:rPr>
              <w:t>from</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space. The</w:t>
            </w:r>
          </w:p>
          <w:p w14:paraId="4CD37A39" w14:textId="77777777" w:rsidR="004A5D9D" w:rsidRPr="004736BD" w:rsidRDefault="004A5D9D" w:rsidP="00746D32">
            <w:pPr>
              <w:pStyle w:val="ListParagraph"/>
              <w:numPr>
                <w:ilvl w:val="0"/>
                <w:numId w:val="36"/>
              </w:numPr>
              <w:kinsoku w:val="0"/>
              <w:overflowPunct w:val="0"/>
              <w:autoSpaceDE w:val="0"/>
              <w:autoSpaceDN w:val="0"/>
              <w:adjustRightInd w:val="0"/>
              <w:spacing w:after="0" w:line="240" w:lineRule="auto"/>
              <w:ind w:left="1231" w:right="293" w:hanging="270"/>
              <w:rPr>
                <w:rFonts w:cs="Calibri"/>
                <w:sz w:val="20"/>
                <w:szCs w:val="20"/>
              </w:rPr>
            </w:pPr>
            <w:r w:rsidRPr="004736BD">
              <w:rPr>
                <w:rFonts w:cs="Calibri"/>
                <w:sz w:val="20"/>
                <w:szCs w:val="20"/>
                <w:u w:val="single"/>
              </w:rPr>
              <w:t>branch</w:t>
            </w:r>
            <w:r w:rsidRPr="004736BD">
              <w:rPr>
                <w:rFonts w:cs="Calibri"/>
                <w:spacing w:val="1"/>
                <w:sz w:val="20"/>
                <w:szCs w:val="20"/>
                <w:u w:val="single"/>
              </w:rPr>
              <w:t xml:space="preserve"> </w:t>
            </w:r>
            <w:r w:rsidRPr="004736BD">
              <w:rPr>
                <w:rFonts w:cs="Calibri"/>
                <w:sz w:val="20"/>
                <w:szCs w:val="20"/>
                <w:u w:val="single"/>
              </w:rPr>
              <w:t>circuit shall be</w:t>
            </w:r>
            <w:r w:rsidRPr="004736BD">
              <w:rPr>
                <w:rFonts w:cs="Calibri"/>
                <w:spacing w:val="-1"/>
                <w:sz w:val="20"/>
                <w:szCs w:val="20"/>
                <w:u w:val="single"/>
              </w:rPr>
              <w:t xml:space="preserve"> </w:t>
            </w:r>
            <w:r w:rsidRPr="004736BD">
              <w:rPr>
                <w:rFonts w:cs="Calibri"/>
                <w:sz w:val="20"/>
                <w:szCs w:val="20"/>
                <w:u w:val="single"/>
              </w:rPr>
              <w:t>rated at 30 amps</w:t>
            </w:r>
            <w:r w:rsidRPr="004736BD">
              <w:rPr>
                <w:rFonts w:cs="Calibri"/>
                <w:spacing w:val="1"/>
                <w:sz w:val="20"/>
                <w:szCs w:val="20"/>
                <w:u w:val="single"/>
              </w:rPr>
              <w:t xml:space="preserve"> </w:t>
            </w:r>
            <w:r w:rsidRPr="004736BD">
              <w:rPr>
                <w:rFonts w:cs="Calibri"/>
                <w:sz w:val="20"/>
                <w:szCs w:val="20"/>
                <w:u w:val="single"/>
              </w:rPr>
              <w:t>minimum.</w:t>
            </w:r>
            <w:r w:rsidRPr="004736BD">
              <w:rPr>
                <w:rFonts w:cs="Calibri"/>
                <w:spacing w:val="2"/>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blank</w:t>
            </w:r>
            <w:r w:rsidRPr="004736BD">
              <w:rPr>
                <w:rFonts w:cs="Calibri"/>
                <w:spacing w:val="1"/>
                <w:sz w:val="20"/>
                <w:szCs w:val="20"/>
                <w:u w:val="single"/>
              </w:rPr>
              <w:t xml:space="preserve"> </w:t>
            </w:r>
            <w:r w:rsidRPr="004736BD">
              <w:rPr>
                <w:rFonts w:cs="Calibri"/>
                <w:sz w:val="20"/>
                <w:szCs w:val="20"/>
                <w:u w:val="single"/>
              </w:rPr>
              <w:t>cover shall be</w:t>
            </w:r>
            <w:r w:rsidRPr="004736BD">
              <w:rPr>
                <w:rFonts w:cs="Calibri"/>
                <w:spacing w:val="-1"/>
                <w:sz w:val="20"/>
                <w:szCs w:val="20"/>
                <w:u w:val="single"/>
              </w:rPr>
              <w:t xml:space="preserve"> </w:t>
            </w:r>
            <w:r w:rsidRPr="004736BD">
              <w:rPr>
                <w:rFonts w:cs="Calibri"/>
                <w:sz w:val="20"/>
                <w:szCs w:val="20"/>
                <w:u w:val="single"/>
              </w:rPr>
              <w:t>identified</w:t>
            </w:r>
            <w:r w:rsidRPr="004736BD">
              <w:rPr>
                <w:rFonts w:cs="Calibri"/>
                <w:spacing w:val="1"/>
                <w:sz w:val="20"/>
                <w:szCs w:val="20"/>
                <w:u w:val="single"/>
              </w:rPr>
              <w:t xml:space="preserve"> </w:t>
            </w:r>
            <w:r w:rsidRPr="004736BD">
              <w:rPr>
                <w:rFonts w:cs="Calibri"/>
                <w:sz w:val="20"/>
                <w:szCs w:val="20"/>
                <w:u w:val="single"/>
              </w:rPr>
              <w:t>as</w:t>
            </w:r>
            <w:r w:rsidRPr="004736BD">
              <w:rPr>
                <w:rFonts w:cs="Calibri"/>
                <w:spacing w:val="1"/>
                <w:sz w:val="20"/>
                <w:szCs w:val="20"/>
                <w:u w:val="single"/>
              </w:rPr>
              <w:t xml:space="preserve"> </w:t>
            </w:r>
            <w:r w:rsidRPr="004736BD">
              <w:rPr>
                <w:rFonts w:cs="Calibri"/>
                <w:sz w:val="20"/>
                <w:szCs w:val="20"/>
                <w:u w:val="single"/>
              </w:rPr>
              <w:t>“240V</w:t>
            </w:r>
            <w:r w:rsidRPr="004736BD">
              <w:rPr>
                <w:rFonts w:cs="Calibri"/>
                <w:spacing w:val="-1"/>
                <w:sz w:val="20"/>
                <w:szCs w:val="20"/>
              </w:rPr>
              <w:t xml:space="preserve"> </w:t>
            </w:r>
            <w:r w:rsidRPr="004736BD">
              <w:rPr>
                <w:rFonts w:cs="Calibri"/>
                <w:sz w:val="20"/>
                <w:szCs w:val="20"/>
                <w:u w:val="single"/>
              </w:rPr>
              <w:t>ready”;</w:t>
            </w:r>
            <w:r w:rsidRPr="004736BD">
              <w:rPr>
                <w:rFonts w:cs="Calibri"/>
                <w:spacing w:val="-1"/>
                <w:sz w:val="20"/>
                <w:szCs w:val="20"/>
                <w:u w:val="single"/>
              </w:rPr>
              <w:t xml:space="preserve"> </w:t>
            </w:r>
            <w:r w:rsidRPr="004736BD">
              <w:rPr>
                <w:rFonts w:cs="Calibri"/>
                <w:sz w:val="20"/>
                <w:szCs w:val="20"/>
                <w:u w:val="single"/>
              </w:rPr>
              <w:t>and</w:t>
            </w:r>
          </w:p>
          <w:p w14:paraId="6804B4AC" w14:textId="77777777" w:rsidR="004A5D9D" w:rsidRPr="004B6B6C" w:rsidRDefault="004A5D9D" w:rsidP="00746D32">
            <w:pPr>
              <w:numPr>
                <w:ilvl w:val="0"/>
                <w:numId w:val="36"/>
              </w:numPr>
              <w:tabs>
                <w:tab w:val="left" w:pos="827"/>
              </w:tabs>
              <w:kinsoku w:val="0"/>
              <w:overflowPunct w:val="0"/>
              <w:autoSpaceDE w:val="0"/>
              <w:autoSpaceDN w:val="0"/>
              <w:adjustRightInd w:val="0"/>
              <w:spacing w:before="119" w:after="0" w:line="240" w:lineRule="auto"/>
              <w:ind w:left="1231" w:right="606" w:hanging="270"/>
              <w:rPr>
                <w:rFonts w:cs="Calibri"/>
                <w:sz w:val="20"/>
                <w:szCs w:val="20"/>
              </w:rPr>
            </w:pPr>
            <w:r w:rsidRPr="004B6B6C">
              <w:rPr>
                <w:rFonts w:cs="Calibri"/>
                <w:sz w:val="20"/>
                <w:szCs w:val="20"/>
                <w:u w:val="single"/>
              </w:rPr>
              <w:lastRenderedPageBreak/>
              <w:t>The</w:t>
            </w:r>
            <w:r w:rsidRPr="004B6B6C">
              <w:rPr>
                <w:rFonts w:cs="Calibri"/>
                <w:spacing w:val="-1"/>
                <w:sz w:val="20"/>
                <w:szCs w:val="20"/>
                <w:u w:val="single"/>
              </w:rPr>
              <w:t xml:space="preserve"> </w:t>
            </w:r>
            <w:r w:rsidRPr="004B6B6C">
              <w:rPr>
                <w:rFonts w:cs="Calibri"/>
                <w:sz w:val="20"/>
                <w:szCs w:val="20"/>
                <w:u w:val="single"/>
              </w:rPr>
              <w:t>main</w:t>
            </w:r>
            <w:r w:rsidRPr="004B6B6C">
              <w:rPr>
                <w:rFonts w:cs="Calibri"/>
                <w:spacing w:val="1"/>
                <w:sz w:val="20"/>
                <w:szCs w:val="20"/>
                <w:u w:val="single"/>
              </w:rPr>
              <w:t xml:space="preserve"> </w:t>
            </w:r>
            <w:r w:rsidRPr="004B6B6C">
              <w:rPr>
                <w:rFonts w:cs="Calibri"/>
                <w:sz w:val="20"/>
                <w:szCs w:val="20"/>
                <w:u w:val="single"/>
              </w:rPr>
              <w:t>electrical</w:t>
            </w:r>
            <w:r w:rsidRPr="004B6B6C">
              <w:rPr>
                <w:rFonts w:cs="Calibri"/>
                <w:spacing w:val="-1"/>
                <w:sz w:val="20"/>
                <w:szCs w:val="20"/>
                <w:u w:val="single"/>
              </w:rPr>
              <w:t xml:space="preserve"> </w:t>
            </w:r>
            <w:r w:rsidRPr="004B6B6C">
              <w:rPr>
                <w:rFonts w:cs="Calibri"/>
                <w:sz w:val="20"/>
                <w:szCs w:val="20"/>
                <w:u w:val="single"/>
              </w:rPr>
              <w:t>service</w:t>
            </w:r>
            <w:r w:rsidRPr="004B6B6C">
              <w:rPr>
                <w:rFonts w:cs="Calibri"/>
                <w:spacing w:val="-1"/>
                <w:sz w:val="20"/>
                <w:szCs w:val="20"/>
                <w:u w:val="single"/>
              </w:rPr>
              <w:t xml:space="preserve"> </w:t>
            </w:r>
            <w:r w:rsidRPr="004B6B6C">
              <w:rPr>
                <w:rFonts w:cs="Calibri"/>
                <w:sz w:val="20"/>
                <w:szCs w:val="20"/>
                <w:u w:val="single"/>
              </w:rPr>
              <w:t>panel shall have</w:t>
            </w:r>
            <w:r w:rsidRPr="004B6B6C">
              <w:rPr>
                <w:rFonts w:cs="Calibri"/>
                <w:spacing w:val="-1"/>
                <w:sz w:val="20"/>
                <w:szCs w:val="20"/>
                <w:u w:val="single"/>
              </w:rPr>
              <w:t xml:space="preserve"> </w:t>
            </w:r>
            <w:r w:rsidRPr="004B6B6C">
              <w:rPr>
                <w:rFonts w:cs="Calibri"/>
                <w:sz w:val="20"/>
                <w:szCs w:val="20"/>
                <w:u w:val="single"/>
              </w:rPr>
              <w:t>a 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to allow</w:t>
            </w:r>
            <w:r w:rsidRPr="004B6B6C">
              <w:rPr>
                <w:rFonts w:cs="Calibri"/>
                <w:spacing w:val="-1"/>
                <w:sz w:val="20"/>
                <w:szCs w:val="20"/>
                <w:u w:val="single"/>
              </w:rPr>
              <w:t xml:space="preserve"> </w:t>
            </w:r>
            <w:r w:rsidRPr="004B6B6C">
              <w:rPr>
                <w:rFonts w:cs="Calibri"/>
                <w:sz w:val="20"/>
                <w:szCs w:val="20"/>
                <w:u w:val="single"/>
              </w:rPr>
              <w:t>for the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z w:val="20"/>
                <w:szCs w:val="20"/>
              </w:rPr>
              <w:t xml:space="preserve"> </w:t>
            </w:r>
            <w:r w:rsidRPr="004B6B6C">
              <w:rPr>
                <w:rFonts w:cs="Calibri"/>
                <w:sz w:val="20"/>
                <w:szCs w:val="20"/>
                <w:u w:val="single"/>
              </w:rPr>
              <w:t>double</w:t>
            </w:r>
            <w:r w:rsidRPr="004B6B6C">
              <w:rPr>
                <w:rFonts w:cs="Calibri"/>
                <w:spacing w:val="-1"/>
                <w:sz w:val="20"/>
                <w:szCs w:val="20"/>
                <w:u w:val="single"/>
              </w:rPr>
              <w:t xml:space="preserve"> </w:t>
            </w:r>
            <w:r w:rsidRPr="004B6B6C">
              <w:rPr>
                <w:rFonts w:cs="Calibri"/>
                <w:sz w:val="20"/>
                <w:szCs w:val="20"/>
                <w:u w:val="single"/>
              </w:rPr>
              <w:t>pole</w:t>
            </w:r>
            <w:r w:rsidRPr="004B6B6C">
              <w:rPr>
                <w:rFonts w:cs="Calibri"/>
                <w:spacing w:val="-1"/>
                <w:sz w:val="20"/>
                <w:szCs w:val="20"/>
                <w:u w:val="single"/>
              </w:rPr>
              <w:t xml:space="preserve"> </w:t>
            </w:r>
            <w:r w:rsidRPr="004B6B6C">
              <w:rPr>
                <w:rFonts w:cs="Calibri"/>
                <w:sz w:val="20"/>
                <w:szCs w:val="20"/>
                <w:u w:val="single"/>
              </w:rPr>
              <w:t>circuit breaker for a future</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2"/>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reserved</w:t>
            </w:r>
            <w:r w:rsidRPr="004B6B6C">
              <w:rPr>
                <w:rFonts w:cs="Calibri"/>
                <w:spacing w:val="1"/>
                <w:sz w:val="20"/>
                <w:szCs w:val="20"/>
                <w:u w:val="single"/>
              </w:rPr>
              <w:t xml:space="preserve"> </w:t>
            </w:r>
            <w:r w:rsidRPr="004B6B6C">
              <w:rPr>
                <w:rFonts w:cs="Calibri"/>
                <w:sz w:val="20"/>
                <w:szCs w:val="20"/>
                <w:u w:val="single"/>
              </w:rPr>
              <w:t>space</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z w:val="20"/>
                <w:szCs w:val="20"/>
              </w:rPr>
              <w:t xml:space="preserve"> </w:t>
            </w:r>
            <w:r w:rsidRPr="004B6B6C">
              <w:rPr>
                <w:rFonts w:cs="Calibri"/>
                <w:sz w:val="20"/>
                <w:szCs w:val="20"/>
                <w:u w:val="single"/>
              </w:rPr>
              <w:t>permanently</w:t>
            </w:r>
            <w:r w:rsidRPr="004B6B6C">
              <w:rPr>
                <w:rFonts w:cs="Calibri"/>
                <w:spacing w:val="1"/>
                <w:sz w:val="20"/>
                <w:szCs w:val="20"/>
                <w:u w:val="single"/>
              </w:rPr>
              <w:t xml:space="preserve"> </w:t>
            </w:r>
            <w:r w:rsidRPr="004B6B6C">
              <w:rPr>
                <w:rFonts w:cs="Calibri"/>
                <w:sz w:val="20"/>
                <w:szCs w:val="20"/>
                <w:u w:val="single"/>
              </w:rPr>
              <w:t>marked</w:t>
            </w:r>
            <w:r w:rsidRPr="004B6B6C">
              <w:rPr>
                <w:rFonts w:cs="Calibri"/>
                <w:spacing w:val="1"/>
                <w:sz w:val="20"/>
                <w:szCs w:val="20"/>
                <w:u w:val="single"/>
              </w:rPr>
              <w:t xml:space="preserve"> </w:t>
            </w:r>
            <w:r w:rsidRPr="004B6B6C">
              <w:rPr>
                <w:rFonts w:cs="Calibri"/>
                <w:sz w:val="20"/>
                <w:szCs w:val="20"/>
                <w:u w:val="single"/>
              </w:rPr>
              <w:t>as</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240V use”;</w:t>
            </w:r>
            <w:r w:rsidRPr="004B6B6C">
              <w:rPr>
                <w:rFonts w:cs="Calibri"/>
                <w:spacing w:val="-1"/>
                <w:sz w:val="20"/>
                <w:szCs w:val="20"/>
                <w:u w:val="single"/>
              </w:rPr>
              <w:t xml:space="preserve"> </w:t>
            </w:r>
            <w:r w:rsidRPr="004B6B6C">
              <w:rPr>
                <w:rFonts w:cs="Calibri"/>
                <w:sz w:val="20"/>
                <w:szCs w:val="20"/>
                <w:u w:val="single"/>
              </w:rPr>
              <w:t>and</w:t>
            </w:r>
          </w:p>
          <w:p w14:paraId="17940DC4" w14:textId="77777777" w:rsidR="004A5D9D" w:rsidRPr="004B6B6C" w:rsidRDefault="004A5D9D" w:rsidP="00746D32">
            <w:pPr>
              <w:numPr>
                <w:ilvl w:val="0"/>
                <w:numId w:val="36"/>
              </w:numPr>
              <w:tabs>
                <w:tab w:val="left" w:pos="827"/>
              </w:tabs>
              <w:kinsoku w:val="0"/>
              <w:overflowPunct w:val="0"/>
              <w:autoSpaceDE w:val="0"/>
              <w:autoSpaceDN w:val="0"/>
              <w:adjustRightInd w:val="0"/>
              <w:spacing w:before="120" w:after="0" w:line="240" w:lineRule="auto"/>
              <w:ind w:left="1231" w:right="311" w:hanging="270"/>
              <w:rPr>
                <w:rFonts w:cs="Calibri"/>
                <w:sz w:val="20"/>
                <w:szCs w:val="20"/>
              </w:rPr>
            </w:pPr>
            <w:r w:rsidRPr="004B6B6C">
              <w:rPr>
                <w:rFonts w:cs="Calibri"/>
                <w:sz w:val="20"/>
                <w:szCs w:val="20"/>
                <w:u w:val="single"/>
              </w:rPr>
              <w:t>Either a dedicated</w:t>
            </w:r>
            <w:r w:rsidRPr="004B6B6C">
              <w:rPr>
                <w:rFonts w:cs="Calibri"/>
                <w:spacing w:val="1"/>
                <w:sz w:val="20"/>
                <w:szCs w:val="20"/>
                <w:u w:val="single"/>
              </w:rPr>
              <w:t xml:space="preserve"> </w:t>
            </w:r>
            <w:proofErr w:type="gramStart"/>
            <w:r w:rsidRPr="004B6B6C">
              <w:rPr>
                <w:rFonts w:cs="Calibri"/>
                <w:sz w:val="20"/>
                <w:szCs w:val="20"/>
                <w:u w:val="single"/>
              </w:rPr>
              <w:t>cold water</w:t>
            </w:r>
            <w:proofErr w:type="gramEnd"/>
            <w:r w:rsidRPr="004B6B6C">
              <w:rPr>
                <w:rFonts w:cs="Calibri"/>
                <w:spacing w:val="2"/>
                <w:sz w:val="20"/>
                <w:szCs w:val="20"/>
                <w:u w:val="single"/>
              </w:rPr>
              <w:t xml:space="preserve"> </w:t>
            </w:r>
            <w:r w:rsidRPr="004B6B6C">
              <w:rPr>
                <w:rFonts w:cs="Calibri"/>
                <w:sz w:val="20"/>
                <w:szCs w:val="20"/>
                <w:u w:val="single"/>
              </w:rPr>
              <w:t>supply,</w:t>
            </w:r>
            <w:r w:rsidRPr="004B6B6C">
              <w:rPr>
                <w:rFonts w:cs="Calibri"/>
                <w:spacing w:val="-2"/>
                <w:sz w:val="20"/>
                <w:szCs w:val="20"/>
                <w:u w:val="single"/>
              </w:rPr>
              <w:t xml:space="preserve"> </w:t>
            </w:r>
            <w:r w:rsidRPr="004B6B6C">
              <w:rPr>
                <w:rFonts w:cs="Calibri"/>
                <w:sz w:val="20"/>
                <w:szCs w:val="20"/>
                <w:u w:val="single"/>
              </w:rPr>
              <w:t>or the</w:t>
            </w:r>
            <w:r w:rsidRPr="004B6B6C">
              <w:rPr>
                <w:rFonts w:cs="Calibri"/>
                <w:spacing w:val="-1"/>
                <w:sz w:val="20"/>
                <w:szCs w:val="20"/>
                <w:u w:val="single"/>
              </w:rPr>
              <w:t xml:space="preserve"> </w:t>
            </w:r>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 supply</w:t>
            </w:r>
            <w:r w:rsidRPr="004B6B6C">
              <w:rPr>
                <w:rFonts w:cs="Calibri"/>
                <w:spacing w:val="1"/>
                <w:sz w:val="20"/>
                <w:szCs w:val="20"/>
                <w:u w:val="single"/>
              </w:rPr>
              <w:t xml:space="preserve"> </w:t>
            </w:r>
            <w:r w:rsidRPr="004B6B6C">
              <w:rPr>
                <w:rFonts w:cs="Calibri"/>
                <w:sz w:val="20"/>
                <w:szCs w:val="20"/>
                <w:u w:val="single"/>
              </w:rPr>
              <w:t>shall pass</w:t>
            </w:r>
            <w:r w:rsidRPr="004B6B6C">
              <w:rPr>
                <w:rFonts w:cs="Calibri"/>
                <w:spacing w:val="1"/>
                <w:sz w:val="20"/>
                <w:szCs w:val="20"/>
                <w:u w:val="single"/>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z w:val="20"/>
                <w:szCs w:val="20"/>
              </w:rPr>
              <w:t xml:space="preserve"> </w:t>
            </w:r>
            <w:r w:rsidRPr="004B6B6C">
              <w:rPr>
                <w:rFonts w:cs="Calibri"/>
                <w:sz w:val="20"/>
                <w:szCs w:val="20"/>
                <w:u w:val="single"/>
              </w:rPr>
              <w:t>HPWH location</w:t>
            </w:r>
            <w:r w:rsidRPr="004B6B6C">
              <w:rPr>
                <w:rFonts w:cs="Calibri"/>
                <w:spacing w:val="1"/>
                <w:sz w:val="20"/>
                <w:szCs w:val="20"/>
                <w:u w:val="single"/>
              </w:rPr>
              <w:t xml:space="preserve"> </w:t>
            </w:r>
            <w:r w:rsidRPr="004B6B6C">
              <w:rPr>
                <w:rFonts w:cs="Calibri"/>
                <w:sz w:val="20"/>
                <w:szCs w:val="20"/>
                <w:u w:val="single"/>
              </w:rPr>
              <w:t>just before</w:t>
            </w:r>
            <w:r w:rsidRPr="004B6B6C">
              <w:rPr>
                <w:rFonts w:cs="Calibri"/>
                <w:spacing w:val="-1"/>
                <w:sz w:val="20"/>
                <w:szCs w:val="20"/>
                <w:u w:val="single"/>
              </w:rPr>
              <w:t xml:space="preserve"> </w:t>
            </w:r>
            <w:r w:rsidRPr="004B6B6C">
              <w:rPr>
                <w:rFonts w:cs="Calibri"/>
                <w:sz w:val="20"/>
                <w:szCs w:val="20"/>
                <w:u w:val="single"/>
              </w:rPr>
              <w:t>reaching 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w:t>
            </w:r>
            <w:r w:rsidRPr="004B6B6C">
              <w:rPr>
                <w:rFonts w:cs="Calibri"/>
                <w:spacing w:val="-1"/>
                <w:sz w:val="20"/>
                <w:szCs w:val="20"/>
                <w:u w:val="single"/>
              </w:rPr>
              <w:t xml:space="preserve"> </w:t>
            </w:r>
            <w:r w:rsidRPr="004B6B6C">
              <w:rPr>
                <w:rFonts w:cs="Calibri"/>
                <w:sz w:val="20"/>
                <w:szCs w:val="20"/>
                <w:u w:val="single"/>
              </w:rPr>
              <w:t>and</w:t>
            </w:r>
          </w:p>
          <w:p w14:paraId="25E0E588" w14:textId="77777777" w:rsidR="004A5D9D" w:rsidRPr="004B6B6C" w:rsidRDefault="004A5D9D" w:rsidP="00746D32">
            <w:pPr>
              <w:numPr>
                <w:ilvl w:val="0"/>
                <w:numId w:val="36"/>
              </w:numPr>
              <w:tabs>
                <w:tab w:val="left" w:pos="827"/>
              </w:tabs>
              <w:kinsoku w:val="0"/>
              <w:overflowPunct w:val="0"/>
              <w:autoSpaceDE w:val="0"/>
              <w:autoSpaceDN w:val="0"/>
              <w:adjustRightInd w:val="0"/>
              <w:spacing w:before="121" w:after="0" w:line="240" w:lineRule="auto"/>
              <w:ind w:left="1231" w:right="503"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water supply pipe</w:t>
            </w:r>
            <w:r w:rsidRPr="004B6B6C">
              <w:rPr>
                <w:rFonts w:cs="Calibri"/>
                <w:spacing w:val="-1"/>
                <w:sz w:val="20"/>
                <w:szCs w:val="20"/>
                <w:u w:val="single"/>
              </w:rPr>
              <w:t xml:space="preserve"> </w:t>
            </w:r>
            <w:r w:rsidRPr="004B6B6C">
              <w:rPr>
                <w:rFonts w:cs="Calibri"/>
                <w:sz w:val="20"/>
                <w:szCs w:val="20"/>
                <w:u w:val="single"/>
              </w:rPr>
              <w:t>coming out of</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gas</w:t>
            </w:r>
            <w:r w:rsidRPr="004B6B6C">
              <w:rPr>
                <w:rFonts w:cs="Calibri"/>
                <w:spacing w:val="1"/>
                <w:sz w:val="20"/>
                <w:szCs w:val="20"/>
                <w:u w:val="single"/>
              </w:rPr>
              <w:t xml:space="preserve"> </w:t>
            </w:r>
            <w:r w:rsidRPr="004B6B6C">
              <w:rPr>
                <w:rFonts w:cs="Calibri"/>
                <w:sz w:val="20"/>
                <w:szCs w:val="20"/>
                <w:u w:val="single"/>
              </w:rPr>
              <w:t>or propane</w:t>
            </w:r>
            <w:r w:rsidRPr="004B6B6C">
              <w:rPr>
                <w:rFonts w:cs="Calibri"/>
                <w:spacing w:val="-1"/>
                <w:sz w:val="20"/>
                <w:szCs w:val="20"/>
                <w:u w:val="single"/>
              </w:rPr>
              <w:t xml:space="preserve"> </w:t>
            </w:r>
            <w:r w:rsidRPr="004B6B6C">
              <w:rPr>
                <w:rFonts w:cs="Calibri"/>
                <w:sz w:val="20"/>
                <w:szCs w:val="20"/>
                <w:u w:val="single"/>
              </w:rPr>
              <w:t>water heater shall be</w:t>
            </w:r>
            <w:r w:rsidRPr="004B6B6C">
              <w:rPr>
                <w:rFonts w:cs="Calibri"/>
                <w:spacing w:val="-1"/>
                <w:sz w:val="20"/>
                <w:szCs w:val="20"/>
                <w:u w:val="single"/>
              </w:rPr>
              <w:t xml:space="preserve"> </w:t>
            </w:r>
            <w:r w:rsidRPr="004B6B6C">
              <w:rPr>
                <w:rFonts w:cs="Calibri"/>
                <w:sz w:val="20"/>
                <w:szCs w:val="20"/>
                <w:u w:val="single"/>
              </w:rPr>
              <w:t>routed</w:t>
            </w:r>
            <w:r w:rsidRPr="004B6B6C">
              <w:rPr>
                <w:rFonts w:cs="Calibri"/>
                <w:spacing w:val="1"/>
                <w:sz w:val="20"/>
                <w:szCs w:val="20"/>
                <w:u w:val="single"/>
              </w:rPr>
              <w:t xml:space="preserve"> </w:t>
            </w:r>
            <w:r w:rsidRPr="004B6B6C">
              <w:rPr>
                <w:rFonts w:cs="Calibri"/>
                <w:sz w:val="20"/>
                <w:szCs w:val="20"/>
                <w:u w:val="single"/>
              </w:rPr>
              <w:t>first</w:t>
            </w:r>
            <w:r w:rsidRPr="004B6B6C">
              <w:rPr>
                <w:rFonts w:cs="Calibri"/>
                <w:sz w:val="20"/>
                <w:szCs w:val="20"/>
              </w:rPr>
              <w:t xml:space="preserve"> </w:t>
            </w:r>
            <w:r w:rsidRPr="004B6B6C">
              <w:rPr>
                <w:rFonts w:cs="Calibri"/>
                <w:sz w:val="20"/>
                <w:szCs w:val="20"/>
                <w:u w:val="single"/>
              </w:rPr>
              <w:t>through</w:t>
            </w:r>
            <w:r w:rsidRPr="004B6B6C">
              <w:rPr>
                <w:rFonts w:cs="Calibri"/>
                <w:spacing w:val="1"/>
                <w:sz w:val="20"/>
                <w:szCs w:val="20"/>
                <w:u w:val="single"/>
              </w:rPr>
              <w:t xml:space="preserve"> </w:t>
            </w: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before</w:t>
            </w:r>
            <w:r w:rsidRPr="004B6B6C">
              <w:rPr>
                <w:rFonts w:cs="Calibri"/>
                <w:spacing w:val="-1"/>
                <w:sz w:val="20"/>
                <w:szCs w:val="20"/>
                <w:u w:val="single"/>
              </w:rPr>
              <w:t xml:space="preserve"> </w:t>
            </w:r>
            <w:r w:rsidRPr="004B6B6C">
              <w:rPr>
                <w:rFonts w:cs="Calibri"/>
                <w:sz w:val="20"/>
                <w:szCs w:val="20"/>
                <w:u w:val="single"/>
              </w:rPr>
              <w:t>serving any</w:t>
            </w:r>
            <w:r w:rsidRPr="004B6B6C">
              <w:rPr>
                <w:rFonts w:cs="Calibri"/>
                <w:spacing w:val="1"/>
                <w:sz w:val="20"/>
                <w:szCs w:val="20"/>
                <w:u w:val="single"/>
              </w:rPr>
              <w:t xml:space="preserve"> </w:t>
            </w:r>
            <w:r w:rsidRPr="004B6B6C">
              <w:rPr>
                <w:rFonts w:cs="Calibri"/>
                <w:sz w:val="20"/>
                <w:szCs w:val="20"/>
                <w:u w:val="single"/>
              </w:rPr>
              <w:t>fixtures;</w:t>
            </w:r>
            <w:r w:rsidRPr="004B6B6C">
              <w:rPr>
                <w:rFonts w:cs="Calibri"/>
                <w:spacing w:val="-1"/>
                <w:sz w:val="20"/>
                <w:szCs w:val="20"/>
                <w:u w:val="single"/>
              </w:rPr>
              <w:t xml:space="preserve"> </w:t>
            </w:r>
            <w:r w:rsidRPr="004B6B6C">
              <w:rPr>
                <w:rFonts w:cs="Calibri"/>
                <w:sz w:val="20"/>
                <w:szCs w:val="20"/>
                <w:u w:val="single"/>
              </w:rPr>
              <w:t>and</w:t>
            </w:r>
          </w:p>
          <w:p w14:paraId="3FD25744" w14:textId="00B0DD49" w:rsidR="004A5D9D" w:rsidRPr="004B6B6C" w:rsidRDefault="004A5D9D" w:rsidP="00746D32">
            <w:pPr>
              <w:numPr>
                <w:ilvl w:val="0"/>
                <w:numId w:val="36"/>
              </w:numPr>
              <w:tabs>
                <w:tab w:val="left" w:pos="827"/>
              </w:tabs>
              <w:kinsoku w:val="0"/>
              <w:overflowPunct w:val="0"/>
              <w:autoSpaceDE w:val="0"/>
              <w:autoSpaceDN w:val="0"/>
              <w:adjustRightInd w:val="0"/>
              <w:spacing w:before="119" w:after="0" w:line="240" w:lineRule="auto"/>
              <w:ind w:left="1231" w:right="602" w:hanging="270"/>
              <w:rPr>
                <w:rFonts w:cs="Calibri"/>
                <w:sz w:val="20"/>
                <w:szCs w:val="20"/>
              </w:rPr>
            </w:pPr>
            <w:r w:rsidRPr="004B6B6C">
              <w:rPr>
                <w:rFonts w:cs="Calibri"/>
                <w:sz w:val="20"/>
                <w:szCs w:val="20"/>
                <w:u w:val="single"/>
              </w:rPr>
              <w:t>The</w:t>
            </w:r>
            <w:r w:rsidRPr="004B6B6C">
              <w:rPr>
                <w:rFonts w:cs="Calibri"/>
                <w:spacing w:val="-1"/>
                <w:sz w:val="20"/>
                <w:szCs w:val="20"/>
                <w:u w:val="single"/>
              </w:rPr>
              <w:t xml:space="preserve"> </w:t>
            </w:r>
            <w:r w:rsidRPr="004B6B6C">
              <w:rPr>
                <w:rFonts w:cs="Calibri"/>
                <w:sz w:val="20"/>
                <w:szCs w:val="20"/>
                <w:u w:val="single"/>
              </w:rPr>
              <w:t>hot and</w:t>
            </w:r>
            <w:r w:rsidRPr="004B6B6C">
              <w:rPr>
                <w:rFonts w:cs="Calibri"/>
                <w:spacing w:val="1"/>
                <w:sz w:val="20"/>
                <w:szCs w:val="20"/>
                <w:u w:val="single"/>
              </w:rPr>
              <w:t xml:space="preserve"> </w:t>
            </w:r>
            <w:proofErr w:type="gramStart"/>
            <w:r w:rsidRPr="004B6B6C">
              <w:rPr>
                <w:rFonts w:cs="Calibri"/>
                <w:sz w:val="20"/>
                <w:szCs w:val="20"/>
                <w:u w:val="single"/>
              </w:rPr>
              <w:t>cold</w:t>
            </w:r>
            <w:r w:rsidRPr="004B6B6C">
              <w:rPr>
                <w:rFonts w:cs="Calibri"/>
                <w:spacing w:val="1"/>
                <w:sz w:val="20"/>
                <w:szCs w:val="20"/>
                <w:u w:val="single"/>
              </w:rPr>
              <w:t xml:space="preserve"> </w:t>
            </w:r>
            <w:r w:rsidRPr="004B6B6C">
              <w:rPr>
                <w:rFonts w:cs="Calibri"/>
                <w:sz w:val="20"/>
                <w:szCs w:val="20"/>
                <w:u w:val="single"/>
              </w:rPr>
              <w:t>water</w:t>
            </w:r>
            <w:proofErr w:type="gramEnd"/>
            <w:r w:rsidRPr="004B6B6C">
              <w:rPr>
                <w:rFonts w:cs="Calibri"/>
                <w:spacing w:val="-1"/>
                <w:sz w:val="20"/>
                <w:szCs w:val="20"/>
                <w:u w:val="single"/>
              </w:rPr>
              <w:t xml:space="preserve"> </w:t>
            </w:r>
            <w:r w:rsidRPr="004B6B6C">
              <w:rPr>
                <w:rFonts w:cs="Calibri"/>
                <w:sz w:val="20"/>
                <w:szCs w:val="20"/>
                <w:u w:val="single"/>
              </w:rPr>
              <w:t>piping at the</w:t>
            </w:r>
            <w:r w:rsidRPr="004B6B6C">
              <w:rPr>
                <w:rFonts w:cs="Calibri"/>
                <w:spacing w:val="-1"/>
                <w:sz w:val="20"/>
                <w:szCs w:val="20"/>
                <w:u w:val="single"/>
              </w:rPr>
              <w:t xml:space="preserve"> </w:t>
            </w:r>
            <w:r w:rsidRPr="004B6B6C">
              <w:rPr>
                <w:rFonts w:cs="Calibri"/>
                <w:sz w:val="20"/>
                <w:szCs w:val="20"/>
                <w:u w:val="single"/>
              </w:rPr>
              <w:t>designated</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location</w:t>
            </w:r>
            <w:r w:rsidRPr="004B6B6C">
              <w:rPr>
                <w:rFonts w:cs="Calibri"/>
                <w:spacing w:val="1"/>
                <w:sz w:val="20"/>
                <w:szCs w:val="20"/>
                <w:u w:val="single"/>
              </w:rPr>
              <w:t xml:space="preserve"> </w:t>
            </w:r>
            <w:r w:rsidRPr="004B6B6C">
              <w:rPr>
                <w:rFonts w:cs="Calibri"/>
                <w:sz w:val="20"/>
                <w:szCs w:val="20"/>
                <w:u w:val="single"/>
              </w:rPr>
              <w:t>shall be</w:t>
            </w:r>
            <w:r w:rsidRPr="004B6B6C">
              <w:rPr>
                <w:rFonts w:cs="Calibri"/>
                <w:spacing w:val="-1"/>
                <w:sz w:val="20"/>
                <w:szCs w:val="20"/>
                <w:u w:val="single"/>
              </w:rPr>
              <w:t xml:space="preserve"> </w:t>
            </w:r>
            <w:r w:rsidRPr="004B6B6C">
              <w:rPr>
                <w:rFonts w:cs="Calibri"/>
                <w:sz w:val="20"/>
                <w:szCs w:val="20"/>
                <w:u w:val="single"/>
              </w:rPr>
              <w:t>exposed</w:t>
            </w:r>
            <w:r w:rsidRPr="004B6B6C">
              <w:rPr>
                <w:rFonts w:cs="Calibri"/>
                <w:spacing w:val="1"/>
                <w:sz w:val="20"/>
                <w:szCs w:val="20"/>
                <w:u w:val="single"/>
              </w:rPr>
              <w:t xml:space="preserve"> </w:t>
            </w:r>
            <w:r w:rsidRPr="004B6B6C">
              <w:rPr>
                <w:rFonts w:cs="Calibri"/>
                <w:sz w:val="20"/>
                <w:szCs w:val="20"/>
                <w:u w:val="single"/>
              </w:rPr>
              <w:t>and</w:t>
            </w:r>
            <w:r w:rsidRPr="004B6B6C">
              <w:rPr>
                <w:rFonts w:cs="Calibri"/>
                <w:spacing w:val="-2"/>
                <w:sz w:val="20"/>
                <w:szCs w:val="20"/>
                <w:u w:val="single"/>
              </w:rPr>
              <w:t xml:space="preserve"> </w:t>
            </w:r>
            <w:r w:rsidRPr="004B6B6C">
              <w:rPr>
                <w:rFonts w:cs="Calibri"/>
                <w:sz w:val="20"/>
                <w:szCs w:val="20"/>
                <w:u w:val="single"/>
              </w:rPr>
              <w:t>readily</w:t>
            </w:r>
            <w:r w:rsidRPr="004B6B6C">
              <w:rPr>
                <w:rFonts w:cs="Calibri"/>
                <w:sz w:val="20"/>
                <w:szCs w:val="20"/>
              </w:rPr>
              <w:t xml:space="preserve"> </w:t>
            </w:r>
            <w:r w:rsidRPr="004B6B6C">
              <w:rPr>
                <w:rFonts w:cs="Calibri"/>
                <w:sz w:val="20"/>
                <w:szCs w:val="20"/>
                <w:u w:val="single"/>
              </w:rPr>
              <w:t>accessible</w:t>
            </w:r>
            <w:r w:rsidRPr="004B6B6C">
              <w:rPr>
                <w:rFonts w:cs="Calibri"/>
                <w:spacing w:val="-1"/>
                <w:sz w:val="20"/>
                <w:szCs w:val="20"/>
                <w:u w:val="single"/>
              </w:rPr>
              <w:t xml:space="preserve"> </w:t>
            </w:r>
            <w:r w:rsidRPr="004B6B6C">
              <w:rPr>
                <w:rFonts w:cs="Calibri"/>
                <w:sz w:val="20"/>
                <w:szCs w:val="20"/>
                <w:u w:val="single"/>
              </w:rPr>
              <w:t>for future</w:t>
            </w:r>
            <w:r w:rsidRPr="004B6B6C">
              <w:rPr>
                <w:rFonts w:cs="Calibri"/>
                <w:spacing w:val="-1"/>
                <w:sz w:val="20"/>
                <w:szCs w:val="20"/>
                <w:u w:val="single"/>
              </w:rPr>
              <w:t xml:space="preserve"> </w:t>
            </w:r>
            <w:r w:rsidRPr="004B6B6C">
              <w:rPr>
                <w:rFonts w:cs="Calibri"/>
                <w:sz w:val="20"/>
                <w:szCs w:val="20"/>
                <w:u w:val="single"/>
              </w:rPr>
              <w:t>installation</w:t>
            </w:r>
            <w:r w:rsidRPr="004B6B6C">
              <w:rPr>
                <w:rFonts w:cs="Calibri"/>
                <w:spacing w:val="1"/>
                <w:sz w:val="20"/>
                <w:szCs w:val="20"/>
                <w:u w:val="single"/>
              </w:rPr>
              <w:t xml:space="preserve"> </w:t>
            </w:r>
            <w:r w:rsidRPr="004B6B6C">
              <w:rPr>
                <w:rFonts w:cs="Calibri"/>
                <w:sz w:val="20"/>
                <w:szCs w:val="20"/>
                <w:u w:val="single"/>
              </w:rPr>
              <w:t>of</w:t>
            </w:r>
            <w:r w:rsidRPr="004B6B6C">
              <w:rPr>
                <w:rFonts w:cs="Calibri"/>
                <w:spacing w:val="-1"/>
                <w:sz w:val="20"/>
                <w:szCs w:val="20"/>
                <w:u w:val="single"/>
              </w:rPr>
              <w:t xml:space="preserve"> </w:t>
            </w:r>
            <w:r w:rsidRPr="004B6B6C">
              <w:rPr>
                <w:rFonts w:cs="Calibri"/>
                <w:sz w:val="20"/>
                <w:szCs w:val="20"/>
                <w:u w:val="single"/>
              </w:rPr>
              <w:t>a</w:t>
            </w:r>
            <w:r w:rsidRPr="004B6B6C">
              <w:rPr>
                <w:rFonts w:cs="Calibri"/>
                <w:spacing w:val="1"/>
                <w:sz w:val="20"/>
                <w:szCs w:val="20"/>
                <w:u w:val="single"/>
              </w:rPr>
              <w:t xml:space="preserve"> </w:t>
            </w:r>
            <w:r w:rsidRPr="004B6B6C">
              <w:rPr>
                <w:rFonts w:cs="Calibri"/>
                <w:sz w:val="20"/>
                <w:szCs w:val="20"/>
                <w:u w:val="single"/>
              </w:rPr>
              <w:t>HPWH;</w:t>
            </w:r>
            <w:r w:rsidRPr="004B6B6C">
              <w:rPr>
                <w:rFonts w:cs="Calibri"/>
                <w:spacing w:val="-1"/>
                <w:sz w:val="20"/>
                <w:szCs w:val="20"/>
                <w:u w:val="single"/>
              </w:rPr>
              <w:t xml:space="preserve"> </w:t>
            </w:r>
            <w:r w:rsidRPr="004B6B6C">
              <w:rPr>
                <w:rFonts w:cs="Calibri"/>
                <w:sz w:val="20"/>
                <w:szCs w:val="20"/>
                <w:u w:val="single"/>
              </w:rPr>
              <w:t>and</w:t>
            </w:r>
            <w:r w:rsidR="007F4E0D">
              <w:rPr>
                <w:rFonts w:cs="Calibri"/>
                <w:sz w:val="20"/>
                <w:szCs w:val="20"/>
                <w:u w:val="single"/>
              </w:rPr>
              <w:t xml:space="preserve"> </w:t>
            </w:r>
          </w:p>
          <w:p w14:paraId="036AA2C6" w14:textId="77777777" w:rsidR="004A5D9D" w:rsidRPr="004736BD" w:rsidRDefault="004A5D9D" w:rsidP="00746D32">
            <w:pPr>
              <w:numPr>
                <w:ilvl w:val="0"/>
                <w:numId w:val="36"/>
              </w:numPr>
              <w:tabs>
                <w:tab w:val="left" w:pos="827"/>
              </w:tabs>
              <w:kinsoku w:val="0"/>
              <w:overflowPunct w:val="0"/>
              <w:autoSpaceDE w:val="0"/>
              <w:autoSpaceDN w:val="0"/>
              <w:adjustRightInd w:val="0"/>
              <w:spacing w:before="121" w:after="0" w:line="240" w:lineRule="auto"/>
              <w:ind w:left="1231" w:hanging="270"/>
              <w:rPr>
                <w:rFonts w:cs="Calibri"/>
                <w:sz w:val="20"/>
                <w:szCs w:val="20"/>
              </w:rPr>
            </w:pPr>
            <w:r w:rsidRPr="004736BD">
              <w:rPr>
                <w:rFonts w:cs="Calibri"/>
                <w:w w:val="99"/>
                <w:sz w:val="20"/>
                <w:szCs w:val="20"/>
                <w:u w:val="single"/>
              </w:rPr>
              <w:t xml:space="preserve">A condensate </w:t>
            </w:r>
            <w:proofErr w:type="gramStart"/>
            <w:r w:rsidRPr="004736BD">
              <w:rPr>
                <w:rFonts w:cs="Calibri"/>
                <w:w w:val="99"/>
                <w:sz w:val="20"/>
                <w:szCs w:val="20"/>
                <w:u w:val="single"/>
              </w:rPr>
              <w:t>drain</w:t>
            </w:r>
            <w:proofErr w:type="gramEnd"/>
            <w:r w:rsidRPr="004736BD">
              <w:rPr>
                <w:rFonts w:cs="Calibri"/>
                <w:w w:val="99"/>
                <w:sz w:val="20"/>
                <w:szCs w:val="20"/>
                <w:u w:val="single"/>
              </w:rPr>
              <w:t xml:space="preserve"> no mo</w:t>
            </w:r>
            <w:r w:rsidRPr="004736BD">
              <w:rPr>
                <w:rFonts w:cs="Calibri"/>
                <w:sz w:val="20"/>
                <w:szCs w:val="20"/>
                <w:u w:val="single"/>
              </w:rPr>
              <w:t>re</w:t>
            </w:r>
            <w:r w:rsidRPr="004736BD">
              <w:rPr>
                <w:rFonts w:cs="Calibri"/>
                <w:spacing w:val="-1"/>
                <w:sz w:val="20"/>
                <w:szCs w:val="20"/>
                <w:u w:val="single"/>
              </w:rPr>
              <w:t xml:space="preserve"> </w:t>
            </w:r>
            <w:r w:rsidRPr="004736BD">
              <w:rPr>
                <w:rFonts w:cs="Calibri"/>
                <w:sz w:val="20"/>
                <w:szCs w:val="20"/>
                <w:u w:val="single"/>
              </w:rPr>
              <w:t>than</w:t>
            </w:r>
            <w:r w:rsidRPr="004736BD">
              <w:rPr>
                <w:rFonts w:cs="Calibri"/>
                <w:spacing w:val="1"/>
                <w:sz w:val="20"/>
                <w:szCs w:val="20"/>
                <w:u w:val="single"/>
              </w:rPr>
              <w:t xml:space="preserve"> </w:t>
            </w:r>
            <w:r w:rsidRPr="004736BD">
              <w:rPr>
                <w:rFonts w:cs="Calibri"/>
                <w:sz w:val="20"/>
                <w:szCs w:val="20"/>
                <w:u w:val="single"/>
              </w:rPr>
              <w:t>2 inches</w:t>
            </w:r>
            <w:r w:rsidRPr="004736BD">
              <w:rPr>
                <w:rFonts w:cs="Calibri"/>
                <w:spacing w:val="1"/>
                <w:sz w:val="20"/>
                <w:szCs w:val="20"/>
                <w:u w:val="single"/>
              </w:rPr>
              <w:t xml:space="preserve"> </w:t>
            </w:r>
            <w:r w:rsidRPr="004736BD">
              <w:rPr>
                <w:rFonts w:cs="Calibri"/>
                <w:sz w:val="20"/>
                <w:szCs w:val="20"/>
                <w:u w:val="single"/>
              </w:rPr>
              <w:t>higher than</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1"/>
                <w:sz w:val="20"/>
                <w:szCs w:val="20"/>
                <w:u w:val="single"/>
              </w:rPr>
              <w:t xml:space="preserve"> </w:t>
            </w:r>
            <w:r w:rsidRPr="004736BD">
              <w:rPr>
                <w:rFonts w:cs="Calibri"/>
                <w:sz w:val="20"/>
                <w:szCs w:val="20"/>
                <w:u w:val="single"/>
              </w:rPr>
              <w:t>base</w:t>
            </w:r>
            <w:r w:rsidRPr="004736BD">
              <w:rPr>
                <w:rFonts w:cs="Calibri"/>
                <w:spacing w:val="-1"/>
                <w:sz w:val="20"/>
                <w:szCs w:val="20"/>
                <w:u w:val="single"/>
              </w:rPr>
              <w:t xml:space="preserve"> </w:t>
            </w:r>
            <w:r w:rsidRPr="004736BD">
              <w:rPr>
                <w:rFonts w:cs="Calibri"/>
                <w:sz w:val="20"/>
                <w:szCs w:val="20"/>
                <w:u w:val="single"/>
              </w:rPr>
              <w:t>of</w:t>
            </w:r>
            <w:r w:rsidRPr="004736BD">
              <w:rPr>
                <w:rFonts w:cs="Calibri"/>
                <w:spacing w:val="-1"/>
                <w:sz w:val="20"/>
                <w:szCs w:val="20"/>
                <w:u w:val="single"/>
              </w:rPr>
              <w:t xml:space="preserve"> </w:t>
            </w:r>
            <w:r w:rsidRPr="004736BD">
              <w:rPr>
                <w:rFonts w:cs="Calibri"/>
                <w:sz w:val="20"/>
                <w:szCs w:val="20"/>
                <w:u w:val="single"/>
              </w:rPr>
              <w:t>the</w:t>
            </w:r>
            <w:r w:rsidRPr="004736BD">
              <w:rPr>
                <w:rFonts w:cs="Calibri"/>
                <w:spacing w:val="-2"/>
                <w:sz w:val="20"/>
                <w:szCs w:val="20"/>
                <w:u w:val="single"/>
              </w:rPr>
              <w:t xml:space="preserve"> </w:t>
            </w:r>
            <w:r w:rsidRPr="004736BD">
              <w:rPr>
                <w:rFonts w:cs="Calibri"/>
                <w:sz w:val="20"/>
                <w:szCs w:val="20"/>
                <w:u w:val="single"/>
              </w:rPr>
              <w:t>installed</w:t>
            </w:r>
            <w:r w:rsidRPr="004736BD">
              <w:rPr>
                <w:rFonts w:cs="Calibri"/>
                <w:spacing w:val="1"/>
                <w:sz w:val="20"/>
                <w:szCs w:val="20"/>
                <w:u w:val="single"/>
              </w:rPr>
              <w:t xml:space="preserve"> </w:t>
            </w:r>
            <w:r w:rsidRPr="004736BD">
              <w:rPr>
                <w:rFonts w:cs="Calibri"/>
                <w:sz w:val="20"/>
                <w:szCs w:val="20"/>
                <w:u w:val="single"/>
              </w:rPr>
              <w:t>water</w:t>
            </w:r>
            <w:r>
              <w:rPr>
                <w:rFonts w:cs="Calibri"/>
                <w:sz w:val="20"/>
                <w:szCs w:val="20"/>
                <w:u w:val="single"/>
              </w:rPr>
              <w:t xml:space="preserve"> </w:t>
            </w:r>
            <w:r w:rsidRPr="004736BD">
              <w:rPr>
                <w:rFonts w:cs="Calibri"/>
                <w:sz w:val="20"/>
                <w:szCs w:val="20"/>
                <w:u w:val="single"/>
              </w:rPr>
              <w:t>heater,</w:t>
            </w:r>
            <w:r w:rsidRPr="004736BD">
              <w:rPr>
                <w:rFonts w:cs="Calibri"/>
                <w:spacing w:val="1"/>
                <w:sz w:val="20"/>
                <w:szCs w:val="20"/>
                <w:u w:val="single"/>
              </w:rPr>
              <w:t xml:space="preserve"> </w:t>
            </w:r>
            <w:r w:rsidRPr="004736BD">
              <w:rPr>
                <w:rFonts w:cs="Calibri"/>
                <w:sz w:val="20"/>
                <w:szCs w:val="20"/>
                <w:u w:val="single"/>
              </w:rPr>
              <w:t>and</w:t>
            </w:r>
            <w:r w:rsidRPr="004736BD">
              <w:rPr>
                <w:rFonts w:cs="Calibri"/>
                <w:spacing w:val="1"/>
                <w:sz w:val="20"/>
                <w:szCs w:val="20"/>
                <w:u w:val="single"/>
              </w:rPr>
              <w:t xml:space="preserve"> </w:t>
            </w:r>
            <w:r w:rsidRPr="004736BD">
              <w:rPr>
                <w:rFonts w:cs="Calibri"/>
                <w:sz w:val="20"/>
                <w:szCs w:val="20"/>
                <w:u w:val="single"/>
              </w:rPr>
              <w:t>allows</w:t>
            </w:r>
            <w:r w:rsidRPr="004736BD">
              <w:rPr>
                <w:rFonts w:cs="Calibri"/>
                <w:spacing w:val="1"/>
                <w:sz w:val="20"/>
                <w:szCs w:val="20"/>
                <w:u w:val="single"/>
              </w:rPr>
              <w:t xml:space="preserve"> </w:t>
            </w:r>
            <w:r w:rsidRPr="004736BD">
              <w:rPr>
                <w:rFonts w:cs="Calibri"/>
                <w:sz w:val="20"/>
                <w:szCs w:val="20"/>
                <w:u w:val="single"/>
              </w:rPr>
              <w:t>natural draining without pump</w:t>
            </w:r>
            <w:r w:rsidRPr="004736BD">
              <w:rPr>
                <w:rFonts w:cs="Calibri"/>
                <w:spacing w:val="1"/>
                <w:sz w:val="20"/>
                <w:szCs w:val="20"/>
                <w:u w:val="single"/>
              </w:rPr>
              <w:t xml:space="preserve"> </w:t>
            </w:r>
            <w:r w:rsidRPr="004736BD">
              <w:rPr>
                <w:rFonts w:cs="Calibri"/>
                <w:sz w:val="20"/>
                <w:szCs w:val="20"/>
                <w:u w:val="single"/>
              </w:rPr>
              <w:t>assistance.</w:t>
            </w:r>
          </w:p>
          <w:p w14:paraId="449A21E5" w14:textId="3BEBED48" w:rsidR="004A5D9D" w:rsidRPr="00542719" w:rsidRDefault="004A5D9D" w:rsidP="00746D32">
            <w:pPr>
              <w:keepNext/>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06"/>
              <w:contextualSpacing/>
              <w:rPr>
                <w:rFonts w:asciiTheme="minorHAnsi" w:eastAsiaTheme="minorEastAsia" w:hAnsiTheme="minorHAnsi" w:cstheme="minorHAnsi"/>
                <w:sz w:val="18"/>
                <w:szCs w:val="20"/>
              </w:rPr>
            </w:pPr>
          </w:p>
        </w:tc>
      </w:tr>
      <w:tr w:rsidR="007667EA" w:rsidRPr="009E01FE" w14:paraId="07CDAFEA" w14:textId="77777777" w:rsidTr="00746D32">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Ex>
        <w:trPr>
          <w:trHeight w:val="144"/>
          <w:tblHeader/>
        </w:trPr>
        <w:tc>
          <w:tcPr>
            <w:tcW w:w="10790" w:type="dxa"/>
            <w:gridSpan w:val="4"/>
            <w:vAlign w:val="center"/>
          </w:tcPr>
          <w:p w14:paraId="43ED75D1" w14:textId="77777777" w:rsidR="007667EA" w:rsidRPr="00136321" w:rsidRDefault="007667EA" w:rsidP="00746D3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lastRenderedPageBreak/>
              <w:t>The responsible person’s signature on this compliance document affirms that all applicable requirements in this table have been met.</w:t>
            </w:r>
          </w:p>
        </w:tc>
      </w:tr>
    </w:tbl>
    <w:p w14:paraId="114DE194" w14:textId="0F5AD504" w:rsidR="007667EA" w:rsidRDefault="007667EA" w:rsidP="000504B8">
      <w:pPr>
        <w:spacing w:after="0" w:line="240" w:lineRule="auto"/>
        <w:rPr>
          <w:rFonts w:asciiTheme="minorHAnsi" w:hAnsiTheme="minorHAnsi" w:cstheme="minorHAnsi"/>
          <w:sz w:val="20"/>
          <w:szCs w:val="20"/>
        </w:rPr>
      </w:pPr>
    </w:p>
    <w:tbl>
      <w:tblPr>
        <w:tblStyle w:val="TableGrid"/>
        <w:tblW w:w="10806" w:type="dxa"/>
        <w:tblLayout w:type="fixed"/>
        <w:tblLook w:val="04A0" w:firstRow="1" w:lastRow="0" w:firstColumn="1" w:lastColumn="0" w:noHBand="0" w:noVBand="1"/>
      </w:tblPr>
      <w:tblGrid>
        <w:gridCol w:w="1200"/>
        <w:gridCol w:w="1201"/>
        <w:gridCol w:w="1201"/>
        <w:gridCol w:w="1200"/>
        <w:gridCol w:w="1201"/>
        <w:gridCol w:w="1201"/>
        <w:gridCol w:w="1200"/>
        <w:gridCol w:w="1201"/>
        <w:gridCol w:w="1201"/>
      </w:tblGrid>
      <w:tr w:rsidR="008C50EF" w14:paraId="1B3570A2" w14:textId="45B5A45A" w:rsidTr="008C50EF">
        <w:trPr>
          <w:trHeight w:val="493"/>
        </w:trPr>
        <w:tc>
          <w:tcPr>
            <w:tcW w:w="10806" w:type="dxa"/>
            <w:gridSpan w:val="9"/>
          </w:tcPr>
          <w:p w14:paraId="05E8C581" w14:textId="77777777" w:rsidR="008C50EF" w:rsidRPr="00AC2387" w:rsidRDefault="008C50EF" w:rsidP="003A5BEE">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646EEAD5" w14:textId="3BC00A47" w:rsidR="008C50EF" w:rsidRDefault="008C50EF" w:rsidP="003A5BEE">
            <w:pPr>
              <w:spacing w:after="0" w:line="240" w:lineRule="auto"/>
              <w:rPr>
                <w:rFonts w:cstheme="minorHAnsi"/>
                <w:b/>
                <w:sz w:val="20"/>
                <w:szCs w:val="20"/>
              </w:rPr>
            </w:pPr>
            <w:r>
              <w:rPr>
                <w:rFonts w:cstheme="minorHAnsi"/>
                <w:sz w:val="20"/>
                <w:szCs w:val="20"/>
              </w:rPr>
              <w:t>For dwelling units with multiple systems, enter the master bath distance and kitchen distance to the closest water heater, and enter the average of the furthest fixture to each water heater</w:t>
            </w:r>
          </w:p>
        </w:tc>
      </w:tr>
      <w:tr w:rsidR="008C50EF" w14:paraId="51B56FBE" w14:textId="3BAF1916" w:rsidTr="008C50EF">
        <w:trPr>
          <w:trHeight w:val="253"/>
        </w:trPr>
        <w:tc>
          <w:tcPr>
            <w:tcW w:w="1200" w:type="dxa"/>
          </w:tcPr>
          <w:p w14:paraId="6C2EB68A" w14:textId="77777777" w:rsidR="008C50EF" w:rsidRPr="008733ED" w:rsidRDefault="008C50EF" w:rsidP="008C50EF">
            <w:pPr>
              <w:spacing w:after="0"/>
              <w:jc w:val="center"/>
              <w:rPr>
                <w:rFonts w:cstheme="minorHAnsi"/>
                <w:sz w:val="20"/>
                <w:szCs w:val="20"/>
              </w:rPr>
            </w:pPr>
            <w:r>
              <w:rPr>
                <w:rFonts w:cstheme="minorHAnsi"/>
                <w:sz w:val="20"/>
                <w:szCs w:val="20"/>
              </w:rPr>
              <w:t>01</w:t>
            </w:r>
          </w:p>
        </w:tc>
        <w:tc>
          <w:tcPr>
            <w:tcW w:w="1201" w:type="dxa"/>
          </w:tcPr>
          <w:p w14:paraId="571DB51B" w14:textId="77777777" w:rsidR="008C50EF" w:rsidRDefault="008C50EF" w:rsidP="008C50EF">
            <w:pPr>
              <w:spacing w:after="0"/>
              <w:jc w:val="center"/>
              <w:rPr>
                <w:rFonts w:cstheme="minorHAnsi"/>
                <w:sz w:val="20"/>
                <w:szCs w:val="20"/>
              </w:rPr>
            </w:pPr>
            <w:r>
              <w:rPr>
                <w:rFonts w:cstheme="minorHAnsi"/>
                <w:sz w:val="20"/>
                <w:szCs w:val="20"/>
              </w:rPr>
              <w:t>02</w:t>
            </w:r>
          </w:p>
        </w:tc>
        <w:tc>
          <w:tcPr>
            <w:tcW w:w="1201" w:type="dxa"/>
            <w:vAlign w:val="bottom"/>
          </w:tcPr>
          <w:p w14:paraId="29B9B915" w14:textId="77777777" w:rsidR="008C50EF" w:rsidRPr="008733ED" w:rsidRDefault="008C50EF" w:rsidP="008C50EF">
            <w:pPr>
              <w:spacing w:after="0"/>
              <w:jc w:val="center"/>
              <w:rPr>
                <w:rFonts w:cstheme="minorHAnsi"/>
                <w:sz w:val="20"/>
                <w:szCs w:val="20"/>
              </w:rPr>
            </w:pPr>
            <w:r>
              <w:rPr>
                <w:rFonts w:cstheme="minorHAnsi"/>
                <w:sz w:val="20"/>
                <w:szCs w:val="20"/>
              </w:rPr>
              <w:t>03</w:t>
            </w:r>
          </w:p>
        </w:tc>
        <w:tc>
          <w:tcPr>
            <w:tcW w:w="1200" w:type="dxa"/>
          </w:tcPr>
          <w:p w14:paraId="54FE2029" w14:textId="77777777" w:rsidR="008C50EF" w:rsidRPr="008733ED" w:rsidRDefault="008C50EF" w:rsidP="008C50EF">
            <w:pPr>
              <w:spacing w:after="0"/>
              <w:jc w:val="center"/>
              <w:rPr>
                <w:rFonts w:cstheme="minorHAnsi"/>
                <w:sz w:val="20"/>
                <w:szCs w:val="20"/>
              </w:rPr>
            </w:pPr>
            <w:r>
              <w:rPr>
                <w:rFonts w:cstheme="minorHAnsi"/>
                <w:sz w:val="20"/>
                <w:szCs w:val="20"/>
              </w:rPr>
              <w:t>04</w:t>
            </w:r>
          </w:p>
        </w:tc>
        <w:tc>
          <w:tcPr>
            <w:tcW w:w="1201" w:type="dxa"/>
          </w:tcPr>
          <w:p w14:paraId="3424B450" w14:textId="77777777" w:rsidR="008C50EF" w:rsidRPr="008733ED" w:rsidRDefault="008C50EF" w:rsidP="008C50EF">
            <w:pPr>
              <w:spacing w:after="0"/>
              <w:jc w:val="center"/>
              <w:rPr>
                <w:rFonts w:cstheme="minorHAnsi"/>
                <w:sz w:val="20"/>
                <w:szCs w:val="20"/>
              </w:rPr>
            </w:pPr>
            <w:r>
              <w:rPr>
                <w:rFonts w:cstheme="minorHAnsi"/>
                <w:sz w:val="20"/>
                <w:szCs w:val="20"/>
              </w:rPr>
              <w:t>05</w:t>
            </w:r>
          </w:p>
        </w:tc>
        <w:tc>
          <w:tcPr>
            <w:tcW w:w="1201" w:type="dxa"/>
          </w:tcPr>
          <w:p w14:paraId="7F263EB8" w14:textId="77777777" w:rsidR="008C50EF" w:rsidRPr="00AC2387" w:rsidRDefault="008C50EF" w:rsidP="008C50EF">
            <w:pPr>
              <w:spacing w:after="0"/>
              <w:jc w:val="center"/>
              <w:rPr>
                <w:rFonts w:cstheme="minorHAnsi"/>
                <w:sz w:val="20"/>
                <w:szCs w:val="20"/>
              </w:rPr>
            </w:pPr>
            <w:r>
              <w:rPr>
                <w:rFonts w:cstheme="minorHAnsi"/>
                <w:sz w:val="20"/>
                <w:szCs w:val="20"/>
              </w:rPr>
              <w:t>06</w:t>
            </w:r>
          </w:p>
        </w:tc>
        <w:tc>
          <w:tcPr>
            <w:tcW w:w="1200" w:type="dxa"/>
          </w:tcPr>
          <w:p w14:paraId="79411AFE" w14:textId="77777777" w:rsidR="008C50EF" w:rsidRPr="00AC2387" w:rsidRDefault="008C50EF" w:rsidP="008C50EF">
            <w:pPr>
              <w:spacing w:after="0"/>
              <w:jc w:val="center"/>
              <w:rPr>
                <w:rFonts w:cstheme="minorHAnsi"/>
                <w:sz w:val="20"/>
                <w:szCs w:val="20"/>
              </w:rPr>
            </w:pPr>
            <w:r>
              <w:rPr>
                <w:rFonts w:cstheme="minorHAnsi"/>
                <w:sz w:val="20"/>
                <w:szCs w:val="20"/>
              </w:rPr>
              <w:t>07</w:t>
            </w:r>
          </w:p>
        </w:tc>
        <w:tc>
          <w:tcPr>
            <w:tcW w:w="1201" w:type="dxa"/>
          </w:tcPr>
          <w:p w14:paraId="17AB9C5C" w14:textId="5133BFCB" w:rsidR="008C50EF" w:rsidRDefault="008C50EF" w:rsidP="008C50EF">
            <w:pPr>
              <w:spacing w:after="0"/>
              <w:jc w:val="center"/>
              <w:rPr>
                <w:rFonts w:cstheme="minorHAnsi"/>
                <w:sz w:val="20"/>
                <w:szCs w:val="20"/>
              </w:rPr>
            </w:pPr>
            <w:r>
              <w:rPr>
                <w:rFonts w:cstheme="minorHAnsi"/>
                <w:sz w:val="20"/>
                <w:szCs w:val="20"/>
              </w:rPr>
              <w:t>08</w:t>
            </w:r>
          </w:p>
        </w:tc>
        <w:tc>
          <w:tcPr>
            <w:tcW w:w="1201" w:type="dxa"/>
          </w:tcPr>
          <w:p w14:paraId="47624505" w14:textId="4951A4FD" w:rsidR="008C50EF" w:rsidRDefault="008C50EF" w:rsidP="008C50EF">
            <w:pPr>
              <w:spacing w:after="0"/>
              <w:jc w:val="center"/>
              <w:rPr>
                <w:rFonts w:cstheme="minorHAnsi"/>
                <w:sz w:val="20"/>
                <w:szCs w:val="20"/>
              </w:rPr>
            </w:pPr>
            <w:r>
              <w:rPr>
                <w:rFonts w:cstheme="minorHAnsi"/>
                <w:sz w:val="20"/>
                <w:szCs w:val="20"/>
              </w:rPr>
              <w:t>09</w:t>
            </w:r>
          </w:p>
        </w:tc>
      </w:tr>
      <w:tr w:rsidR="008C50EF" w14:paraId="1A0A069F" w14:textId="33286556" w:rsidTr="008C50EF">
        <w:trPr>
          <w:trHeight w:val="1227"/>
        </w:trPr>
        <w:tc>
          <w:tcPr>
            <w:tcW w:w="1200" w:type="dxa"/>
            <w:vAlign w:val="bottom"/>
          </w:tcPr>
          <w:p w14:paraId="388CB466" w14:textId="57C51B74" w:rsidR="008C50EF" w:rsidRPr="00AB4500" w:rsidRDefault="008C50EF" w:rsidP="008C50EF">
            <w:pPr>
              <w:spacing w:after="0" w:line="240" w:lineRule="auto"/>
              <w:jc w:val="center"/>
              <w:rPr>
                <w:rFonts w:cstheme="minorHAnsi"/>
                <w:sz w:val="18"/>
                <w:szCs w:val="20"/>
              </w:rPr>
            </w:pPr>
            <w:proofErr w:type="gramStart"/>
            <w:r>
              <w:rPr>
                <w:rFonts w:cstheme="minorHAnsi"/>
                <w:sz w:val="18"/>
                <w:szCs w:val="20"/>
              </w:rPr>
              <w:t xml:space="preserve">Dwelling </w:t>
            </w:r>
            <w:r w:rsidRPr="00AB4500">
              <w:rPr>
                <w:rFonts w:cstheme="minorHAnsi"/>
                <w:sz w:val="18"/>
                <w:szCs w:val="20"/>
              </w:rPr>
              <w:t xml:space="preserve"> Name</w:t>
            </w:r>
            <w:proofErr w:type="gramEnd"/>
          </w:p>
        </w:tc>
        <w:tc>
          <w:tcPr>
            <w:tcW w:w="1201" w:type="dxa"/>
            <w:vAlign w:val="bottom"/>
          </w:tcPr>
          <w:p w14:paraId="08F187DF" w14:textId="77777777" w:rsidR="008C50EF" w:rsidRPr="00AB4500" w:rsidRDefault="008C50EF" w:rsidP="008C50EF">
            <w:pPr>
              <w:spacing w:after="0" w:line="240" w:lineRule="auto"/>
              <w:jc w:val="center"/>
              <w:rPr>
                <w:rFonts w:cstheme="minorHAnsi"/>
                <w:sz w:val="18"/>
                <w:szCs w:val="20"/>
              </w:rPr>
            </w:pPr>
            <w:r w:rsidRPr="00AB4500">
              <w:rPr>
                <w:rFonts w:cstheme="minorHAnsi"/>
                <w:sz w:val="18"/>
                <w:szCs w:val="20"/>
              </w:rPr>
              <w:t>Number of Stories</w:t>
            </w:r>
          </w:p>
        </w:tc>
        <w:tc>
          <w:tcPr>
            <w:tcW w:w="1201" w:type="dxa"/>
            <w:vAlign w:val="bottom"/>
          </w:tcPr>
          <w:p w14:paraId="34F62F2F" w14:textId="77777777" w:rsidR="008C50EF" w:rsidRPr="00AB4500" w:rsidRDefault="008C50EF" w:rsidP="008C50EF">
            <w:pPr>
              <w:spacing w:after="0" w:line="240" w:lineRule="auto"/>
              <w:jc w:val="center"/>
              <w:rPr>
                <w:sz w:val="18"/>
              </w:rPr>
            </w:pPr>
            <w:r w:rsidRPr="00AB4500">
              <w:rPr>
                <w:rFonts w:cstheme="minorHAnsi"/>
                <w:sz w:val="18"/>
                <w:szCs w:val="20"/>
              </w:rPr>
              <w:t>Master Bath distance of furthest fixture to Water Heater in feet</w:t>
            </w:r>
          </w:p>
        </w:tc>
        <w:tc>
          <w:tcPr>
            <w:tcW w:w="1200" w:type="dxa"/>
            <w:vAlign w:val="bottom"/>
          </w:tcPr>
          <w:p w14:paraId="637CE840" w14:textId="77777777" w:rsidR="008C50EF" w:rsidRPr="00AB4500" w:rsidRDefault="008C50EF" w:rsidP="008C50EF">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01" w:type="dxa"/>
            <w:vAlign w:val="bottom"/>
          </w:tcPr>
          <w:p w14:paraId="49E6D8B5" w14:textId="4B1BABD1" w:rsidR="008C50EF" w:rsidRPr="00AB4500" w:rsidRDefault="008C50EF" w:rsidP="008C50EF">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1" w:type="dxa"/>
            <w:vAlign w:val="bottom"/>
          </w:tcPr>
          <w:p w14:paraId="38148274" w14:textId="77777777" w:rsidR="008C50EF" w:rsidRPr="00AB4500" w:rsidRDefault="008C50EF" w:rsidP="008C50EF">
            <w:pPr>
              <w:spacing w:after="0" w:line="240" w:lineRule="auto"/>
              <w:jc w:val="center"/>
              <w:rPr>
                <w:sz w:val="18"/>
              </w:rPr>
            </w:pPr>
            <w:r w:rsidRPr="00AB4500">
              <w:rPr>
                <w:rFonts w:cstheme="minorHAnsi"/>
                <w:sz w:val="18"/>
                <w:szCs w:val="20"/>
              </w:rPr>
              <w:t>Weighted Distance</w:t>
            </w:r>
          </w:p>
        </w:tc>
        <w:tc>
          <w:tcPr>
            <w:tcW w:w="1200" w:type="dxa"/>
            <w:vAlign w:val="bottom"/>
          </w:tcPr>
          <w:p w14:paraId="05DD68CC" w14:textId="77777777" w:rsidR="008C50EF" w:rsidRPr="00AB4500" w:rsidRDefault="008C50EF" w:rsidP="008C50EF">
            <w:pPr>
              <w:spacing w:after="0" w:line="240" w:lineRule="auto"/>
              <w:jc w:val="center"/>
              <w:rPr>
                <w:sz w:val="18"/>
              </w:rPr>
            </w:pPr>
            <w:r w:rsidRPr="00AB4500">
              <w:rPr>
                <w:rFonts w:cstheme="minorHAnsi"/>
                <w:sz w:val="18"/>
                <w:szCs w:val="20"/>
              </w:rPr>
              <w:t>Qualification Distance</w:t>
            </w:r>
          </w:p>
        </w:tc>
        <w:tc>
          <w:tcPr>
            <w:tcW w:w="1201" w:type="dxa"/>
            <w:vAlign w:val="bottom"/>
          </w:tcPr>
          <w:p w14:paraId="19440778" w14:textId="5C3368C2" w:rsidR="008C50EF" w:rsidRPr="00AB4500" w:rsidRDefault="008C50EF" w:rsidP="008C50EF">
            <w:pPr>
              <w:spacing w:after="0" w:line="240" w:lineRule="auto"/>
              <w:jc w:val="center"/>
              <w:rPr>
                <w:rFonts w:cstheme="minorHAnsi"/>
                <w:sz w:val="18"/>
                <w:szCs w:val="20"/>
              </w:rPr>
            </w:pPr>
            <w:r>
              <w:rPr>
                <w:rFonts w:cstheme="minorHAnsi"/>
                <w:sz w:val="18"/>
              </w:rPr>
              <w:t>Design Compactness Factor</w:t>
            </w:r>
          </w:p>
        </w:tc>
        <w:tc>
          <w:tcPr>
            <w:tcW w:w="1201" w:type="dxa"/>
            <w:vAlign w:val="bottom"/>
          </w:tcPr>
          <w:p w14:paraId="2FC473C7" w14:textId="3B46B511" w:rsidR="008C50EF" w:rsidRPr="00AB4500" w:rsidRDefault="008C50EF" w:rsidP="008C50EF">
            <w:pPr>
              <w:spacing w:after="0" w:line="240" w:lineRule="auto"/>
              <w:jc w:val="center"/>
              <w:rPr>
                <w:rFonts w:cstheme="minorHAnsi"/>
                <w:sz w:val="18"/>
                <w:szCs w:val="20"/>
              </w:rPr>
            </w:pPr>
            <w:r>
              <w:rPr>
                <w:rFonts w:cstheme="minorHAnsi"/>
                <w:sz w:val="18"/>
              </w:rPr>
              <w:t>Calculated Compactness Factor</w:t>
            </w:r>
          </w:p>
        </w:tc>
      </w:tr>
      <w:tr w:rsidR="008C50EF" w14:paraId="7382CF79" w14:textId="6CFA996B" w:rsidTr="008C50EF">
        <w:trPr>
          <w:trHeight w:val="216"/>
        </w:trPr>
        <w:tc>
          <w:tcPr>
            <w:tcW w:w="1200" w:type="dxa"/>
          </w:tcPr>
          <w:p w14:paraId="0DACB132" w14:textId="245D73B9" w:rsidR="008C50EF" w:rsidRPr="00AB4500" w:rsidRDefault="008C50EF" w:rsidP="008C50EF">
            <w:pPr>
              <w:spacing w:after="0" w:line="240" w:lineRule="auto"/>
              <w:rPr>
                <w:sz w:val="18"/>
                <w:szCs w:val="18"/>
              </w:rPr>
            </w:pPr>
          </w:p>
        </w:tc>
        <w:tc>
          <w:tcPr>
            <w:tcW w:w="1201" w:type="dxa"/>
          </w:tcPr>
          <w:p w14:paraId="3AE58CAC" w14:textId="730A2F4D" w:rsidR="008C50EF" w:rsidRPr="00AB4500" w:rsidRDefault="008C50EF" w:rsidP="008C50EF">
            <w:pPr>
              <w:spacing w:after="0" w:line="240" w:lineRule="auto"/>
              <w:rPr>
                <w:sz w:val="18"/>
                <w:szCs w:val="18"/>
              </w:rPr>
            </w:pPr>
          </w:p>
        </w:tc>
        <w:tc>
          <w:tcPr>
            <w:tcW w:w="1201" w:type="dxa"/>
          </w:tcPr>
          <w:p w14:paraId="5F726292" w14:textId="083EBBC9" w:rsidR="008C50EF" w:rsidRPr="00AB4500" w:rsidRDefault="008C50EF" w:rsidP="008C50EF">
            <w:pPr>
              <w:spacing w:after="0" w:line="240" w:lineRule="auto"/>
              <w:rPr>
                <w:sz w:val="18"/>
                <w:szCs w:val="18"/>
              </w:rPr>
            </w:pPr>
          </w:p>
        </w:tc>
        <w:tc>
          <w:tcPr>
            <w:tcW w:w="1200" w:type="dxa"/>
          </w:tcPr>
          <w:p w14:paraId="2342C2DD" w14:textId="3DECD8C8" w:rsidR="008C50EF" w:rsidRPr="00AB4500" w:rsidRDefault="008C50EF" w:rsidP="008C50EF">
            <w:pPr>
              <w:spacing w:after="0" w:line="240" w:lineRule="auto"/>
              <w:rPr>
                <w:sz w:val="18"/>
                <w:szCs w:val="18"/>
              </w:rPr>
            </w:pPr>
          </w:p>
        </w:tc>
        <w:tc>
          <w:tcPr>
            <w:tcW w:w="1201" w:type="dxa"/>
          </w:tcPr>
          <w:p w14:paraId="0230BEB5" w14:textId="10A65D8B" w:rsidR="008C50EF" w:rsidRPr="00AB4500" w:rsidRDefault="008C50EF" w:rsidP="008C50EF">
            <w:pPr>
              <w:spacing w:after="0" w:line="240" w:lineRule="auto"/>
              <w:rPr>
                <w:sz w:val="18"/>
                <w:szCs w:val="18"/>
              </w:rPr>
            </w:pPr>
          </w:p>
        </w:tc>
        <w:tc>
          <w:tcPr>
            <w:tcW w:w="1201" w:type="dxa"/>
          </w:tcPr>
          <w:p w14:paraId="3B3E2C0A" w14:textId="7B494650" w:rsidR="008C50EF" w:rsidRPr="00AB4500" w:rsidRDefault="008C50EF" w:rsidP="008C50EF">
            <w:pPr>
              <w:spacing w:after="0" w:line="240" w:lineRule="auto"/>
              <w:rPr>
                <w:sz w:val="18"/>
                <w:szCs w:val="18"/>
              </w:rPr>
            </w:pPr>
            <w:r w:rsidRPr="00AB4500">
              <w:rPr>
                <w:sz w:val="18"/>
                <w:szCs w:val="18"/>
              </w:rPr>
              <w:t xml:space="preserve"> </w:t>
            </w:r>
          </w:p>
        </w:tc>
        <w:tc>
          <w:tcPr>
            <w:tcW w:w="1200" w:type="dxa"/>
          </w:tcPr>
          <w:p w14:paraId="2BA852F2" w14:textId="77777777" w:rsidR="008C50EF" w:rsidRPr="00AB4500" w:rsidRDefault="008C50EF" w:rsidP="008C50EF">
            <w:pPr>
              <w:spacing w:after="0" w:line="240" w:lineRule="auto"/>
              <w:rPr>
                <w:sz w:val="18"/>
                <w:szCs w:val="18"/>
              </w:rPr>
            </w:pPr>
            <w:r w:rsidRPr="00AB4500">
              <w:rPr>
                <w:rFonts w:cstheme="minorHAnsi"/>
                <w:sz w:val="18"/>
                <w:szCs w:val="18"/>
                <w:highlight w:val="yellow"/>
              </w:rPr>
              <w:t xml:space="preserve"> </w:t>
            </w:r>
          </w:p>
        </w:tc>
        <w:tc>
          <w:tcPr>
            <w:tcW w:w="1201" w:type="dxa"/>
          </w:tcPr>
          <w:p w14:paraId="682F1E94" w14:textId="77777777" w:rsidR="008C50EF" w:rsidRPr="00AB4500" w:rsidRDefault="008C50EF" w:rsidP="008C50EF">
            <w:pPr>
              <w:spacing w:after="0" w:line="240" w:lineRule="auto"/>
              <w:rPr>
                <w:rFonts w:cstheme="minorHAnsi"/>
                <w:sz w:val="18"/>
                <w:szCs w:val="18"/>
                <w:highlight w:val="yellow"/>
              </w:rPr>
            </w:pPr>
          </w:p>
        </w:tc>
        <w:tc>
          <w:tcPr>
            <w:tcW w:w="1201" w:type="dxa"/>
          </w:tcPr>
          <w:p w14:paraId="64DC90E2" w14:textId="77777777" w:rsidR="008C50EF" w:rsidRPr="00AB4500" w:rsidRDefault="008C50EF" w:rsidP="008C50EF">
            <w:pPr>
              <w:spacing w:after="0" w:line="240" w:lineRule="auto"/>
              <w:rPr>
                <w:rFonts w:cstheme="minorHAnsi"/>
                <w:sz w:val="18"/>
                <w:szCs w:val="18"/>
                <w:highlight w:val="yellow"/>
              </w:rPr>
            </w:pPr>
          </w:p>
        </w:tc>
      </w:tr>
      <w:tr w:rsidR="008C50EF" w14:paraId="6471C1D1" w14:textId="01737054" w:rsidTr="008C50EF">
        <w:trPr>
          <w:trHeight w:val="253"/>
        </w:trPr>
        <w:tc>
          <w:tcPr>
            <w:tcW w:w="1200" w:type="dxa"/>
          </w:tcPr>
          <w:p w14:paraId="7C5E52AF" w14:textId="77777777" w:rsidR="008C50EF" w:rsidRPr="00D37C06" w:rsidRDefault="008C50EF" w:rsidP="008C50EF">
            <w:pPr>
              <w:spacing w:after="0"/>
              <w:rPr>
                <w:sz w:val="20"/>
                <w:szCs w:val="20"/>
              </w:rPr>
            </w:pPr>
          </w:p>
        </w:tc>
        <w:tc>
          <w:tcPr>
            <w:tcW w:w="1201" w:type="dxa"/>
          </w:tcPr>
          <w:p w14:paraId="4996FBFC" w14:textId="77777777" w:rsidR="008C50EF" w:rsidRPr="00D37C06" w:rsidRDefault="008C50EF" w:rsidP="008C50EF">
            <w:pPr>
              <w:spacing w:after="0"/>
              <w:rPr>
                <w:sz w:val="20"/>
                <w:szCs w:val="20"/>
              </w:rPr>
            </w:pPr>
          </w:p>
        </w:tc>
        <w:tc>
          <w:tcPr>
            <w:tcW w:w="1201" w:type="dxa"/>
          </w:tcPr>
          <w:p w14:paraId="404DC87D" w14:textId="77777777" w:rsidR="008C50EF" w:rsidRPr="00D37C06" w:rsidRDefault="008C50EF" w:rsidP="008C50EF">
            <w:pPr>
              <w:spacing w:after="0"/>
              <w:rPr>
                <w:sz w:val="20"/>
                <w:szCs w:val="20"/>
              </w:rPr>
            </w:pPr>
          </w:p>
        </w:tc>
        <w:tc>
          <w:tcPr>
            <w:tcW w:w="1200" w:type="dxa"/>
          </w:tcPr>
          <w:p w14:paraId="03114A5E" w14:textId="77777777" w:rsidR="008C50EF" w:rsidRPr="00D37C06" w:rsidRDefault="008C50EF" w:rsidP="008C50EF">
            <w:pPr>
              <w:spacing w:after="0"/>
              <w:rPr>
                <w:sz w:val="20"/>
                <w:szCs w:val="20"/>
              </w:rPr>
            </w:pPr>
          </w:p>
        </w:tc>
        <w:tc>
          <w:tcPr>
            <w:tcW w:w="1201" w:type="dxa"/>
          </w:tcPr>
          <w:p w14:paraId="495E9B4A" w14:textId="77777777" w:rsidR="008C50EF" w:rsidRPr="00D37C06" w:rsidRDefault="008C50EF" w:rsidP="008C50EF">
            <w:pPr>
              <w:spacing w:after="0"/>
              <w:rPr>
                <w:sz w:val="20"/>
                <w:szCs w:val="20"/>
              </w:rPr>
            </w:pPr>
          </w:p>
        </w:tc>
        <w:tc>
          <w:tcPr>
            <w:tcW w:w="1201" w:type="dxa"/>
          </w:tcPr>
          <w:p w14:paraId="4D7846FE" w14:textId="77777777" w:rsidR="008C50EF" w:rsidRPr="00D37C06" w:rsidRDefault="008C50EF" w:rsidP="008C50EF">
            <w:pPr>
              <w:spacing w:after="0"/>
              <w:rPr>
                <w:sz w:val="20"/>
                <w:szCs w:val="20"/>
              </w:rPr>
            </w:pPr>
          </w:p>
        </w:tc>
        <w:tc>
          <w:tcPr>
            <w:tcW w:w="1200" w:type="dxa"/>
          </w:tcPr>
          <w:p w14:paraId="1A485857" w14:textId="77777777" w:rsidR="008C50EF" w:rsidRPr="00D37C06" w:rsidRDefault="008C50EF" w:rsidP="008C50EF">
            <w:pPr>
              <w:spacing w:after="0"/>
              <w:rPr>
                <w:sz w:val="20"/>
                <w:szCs w:val="20"/>
              </w:rPr>
            </w:pPr>
          </w:p>
        </w:tc>
        <w:tc>
          <w:tcPr>
            <w:tcW w:w="1201" w:type="dxa"/>
          </w:tcPr>
          <w:p w14:paraId="40CF42B9" w14:textId="77777777" w:rsidR="008C50EF" w:rsidRPr="00D37C06" w:rsidRDefault="008C50EF" w:rsidP="008C50EF">
            <w:pPr>
              <w:spacing w:after="0"/>
              <w:rPr>
                <w:sz w:val="20"/>
                <w:szCs w:val="20"/>
              </w:rPr>
            </w:pPr>
          </w:p>
        </w:tc>
        <w:tc>
          <w:tcPr>
            <w:tcW w:w="1201" w:type="dxa"/>
          </w:tcPr>
          <w:p w14:paraId="44A90036" w14:textId="77777777" w:rsidR="008C50EF" w:rsidRPr="00D37C06" w:rsidRDefault="008C50EF" w:rsidP="008C50EF">
            <w:pPr>
              <w:spacing w:after="0"/>
              <w:rPr>
                <w:sz w:val="20"/>
                <w:szCs w:val="20"/>
              </w:rPr>
            </w:pPr>
          </w:p>
        </w:tc>
      </w:tr>
      <w:tr w:rsidR="008C50EF" w14:paraId="64398CC6" w14:textId="38985A9B" w:rsidTr="008C50EF">
        <w:trPr>
          <w:trHeight w:val="228"/>
        </w:trPr>
        <w:tc>
          <w:tcPr>
            <w:tcW w:w="10806" w:type="dxa"/>
            <w:gridSpan w:val="9"/>
          </w:tcPr>
          <w:p w14:paraId="47D8B5F7" w14:textId="2B1E48FC" w:rsidR="008C50EF" w:rsidRPr="001A44CD" w:rsidRDefault="008C50EF" w:rsidP="008C50EF">
            <w:pPr>
              <w:spacing w:after="0"/>
              <w:rPr>
                <w:rFonts w:cstheme="minorHAnsi"/>
                <w:b/>
                <w:sz w:val="18"/>
                <w:szCs w:val="18"/>
              </w:rPr>
            </w:pPr>
            <w:r w:rsidRPr="001A44CD">
              <w:rPr>
                <w:rFonts w:cstheme="minorHAnsi"/>
                <w:b/>
                <w:sz w:val="18"/>
                <w:szCs w:val="18"/>
              </w:rPr>
              <w:t>The responsible person’s signature on this compliance document affirms that all applicable requirements in this table have been met</w:t>
            </w:r>
            <w:r>
              <w:rPr>
                <w:rFonts w:cstheme="minorHAnsi"/>
                <w:b/>
                <w:sz w:val="18"/>
                <w:szCs w:val="18"/>
              </w:rPr>
              <w:t>.</w:t>
            </w:r>
          </w:p>
        </w:tc>
      </w:tr>
    </w:tbl>
    <w:p w14:paraId="27CA1678" w14:textId="04A5DC9F" w:rsidR="003A6B6B" w:rsidRPr="005828AE" w:rsidRDefault="003A6B6B" w:rsidP="005942BB">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D70068" w:rsidRPr="009E01FE" w14:paraId="7B8DA31A" w14:textId="77777777" w:rsidTr="005828A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18" w14:textId="7D22C54E" w:rsidR="00D70068" w:rsidRPr="003061BA" w:rsidRDefault="00B65824" w:rsidP="005E7B39">
            <w:pPr>
              <w:spacing w:after="0" w:line="240" w:lineRule="auto"/>
              <w:rPr>
                <w:rFonts w:asciiTheme="minorHAnsi" w:hAnsiTheme="minorHAnsi" w:cstheme="minorHAnsi"/>
                <w:sz w:val="20"/>
                <w:szCs w:val="20"/>
              </w:rPr>
            </w:pPr>
            <w:r w:rsidRPr="003061BA">
              <w:rPr>
                <w:rFonts w:asciiTheme="minorHAnsi" w:hAnsiTheme="minorHAnsi" w:cstheme="minorHAnsi"/>
                <w:b/>
                <w:sz w:val="20"/>
                <w:szCs w:val="20"/>
              </w:rPr>
              <w:t>H</w:t>
            </w:r>
            <w:r w:rsidR="00D70068" w:rsidRPr="003061BA">
              <w:rPr>
                <w:rFonts w:asciiTheme="minorHAnsi" w:hAnsiTheme="minorHAnsi" w:cstheme="minorHAnsi"/>
                <w:b/>
                <w:sz w:val="20"/>
                <w:szCs w:val="20"/>
              </w:rPr>
              <w:t xml:space="preserve">. Parallel Piping </w:t>
            </w:r>
            <w:r w:rsidR="00DA7870" w:rsidRPr="003061BA">
              <w:rPr>
                <w:rFonts w:asciiTheme="minorHAnsi" w:hAnsiTheme="minorHAnsi" w:cstheme="minorHAnsi"/>
                <w:b/>
                <w:sz w:val="20"/>
                <w:szCs w:val="20"/>
              </w:rPr>
              <w:t>Requirements</w:t>
            </w:r>
            <w:r w:rsidR="00D64C0B" w:rsidRPr="003061BA">
              <w:rPr>
                <w:rFonts w:asciiTheme="minorHAnsi" w:hAnsiTheme="minorHAnsi" w:cstheme="minorHAnsi"/>
                <w:b/>
                <w:sz w:val="20"/>
                <w:szCs w:val="20"/>
              </w:rPr>
              <w:t xml:space="preserve"> </w:t>
            </w:r>
            <w:r w:rsidR="00EB17C1" w:rsidRPr="003061BA">
              <w:rPr>
                <w:rFonts w:asciiTheme="minorHAnsi" w:hAnsiTheme="minorHAnsi" w:cstheme="minorHAnsi"/>
                <w:b/>
                <w:sz w:val="20"/>
                <w:szCs w:val="20"/>
              </w:rPr>
              <w:t xml:space="preserve">(PP)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4</w:t>
            </w:r>
            <w:r w:rsidR="00D64C0B" w:rsidRPr="003061BA">
              <w:rPr>
                <w:rFonts w:asciiTheme="minorHAnsi" w:hAnsiTheme="minorHAnsi" w:cstheme="minorHAnsi"/>
                <w:sz w:val="20"/>
                <w:szCs w:val="20"/>
              </w:rPr>
              <w:t>)</w:t>
            </w:r>
          </w:p>
          <w:p w14:paraId="7B8DA319" w14:textId="48ACD1C5" w:rsidR="00D70068" w:rsidRPr="005828AE" w:rsidRDefault="00DA7870" w:rsidP="00301C3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1D" w14:textId="77777777" w:rsidTr="005828AE">
        <w:trPr>
          <w:cantSplit/>
          <w:trHeight w:val="288"/>
          <w:tblHeader/>
        </w:trPr>
        <w:tc>
          <w:tcPr>
            <w:tcW w:w="631" w:type="dxa"/>
            <w:vAlign w:val="center"/>
          </w:tcPr>
          <w:p w14:paraId="7B8DA31B"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0159" w:type="dxa"/>
            <w:vAlign w:val="center"/>
          </w:tcPr>
          <w:p w14:paraId="7B8DA31C" w14:textId="3637054D" w:rsidR="00613409" w:rsidRPr="005828AE" w:rsidRDefault="00DE0301"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Each c</w:t>
            </w:r>
            <w:r w:rsidR="00D70068" w:rsidRPr="005828AE">
              <w:rPr>
                <w:rFonts w:asciiTheme="minorHAnsi" w:hAnsiTheme="minorHAnsi" w:cstheme="minorHAnsi"/>
                <w:sz w:val="18"/>
                <w:szCs w:val="20"/>
              </w:rPr>
              <w:t>entral manifold has 15 feet or less of pipe be</w:t>
            </w:r>
            <w:r w:rsidR="003061BA">
              <w:rPr>
                <w:rFonts w:asciiTheme="minorHAnsi" w:hAnsiTheme="minorHAnsi" w:cstheme="minorHAnsi"/>
                <w:sz w:val="18"/>
                <w:szCs w:val="20"/>
              </w:rPr>
              <w:t>tween manifold and water heater.</w:t>
            </w:r>
          </w:p>
        </w:tc>
      </w:tr>
      <w:tr w:rsidR="00D70068" w:rsidRPr="009E01FE" w14:paraId="7B8DA320" w14:textId="77777777" w:rsidTr="005828AE">
        <w:trPr>
          <w:cantSplit/>
          <w:trHeight w:val="288"/>
          <w:tblHeader/>
        </w:trPr>
        <w:tc>
          <w:tcPr>
            <w:tcW w:w="631" w:type="dxa"/>
            <w:vAlign w:val="center"/>
          </w:tcPr>
          <w:p w14:paraId="7B8DA31E"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02</w:t>
            </w:r>
          </w:p>
        </w:tc>
        <w:tc>
          <w:tcPr>
            <w:tcW w:w="10159" w:type="dxa"/>
            <w:vAlign w:val="center"/>
          </w:tcPr>
          <w:p w14:paraId="7B8DA31F" w14:textId="77D319E9"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For manifolds that include valves, the manifold must be readily accessible in accordance with the plumbing code. </w:t>
            </w:r>
          </w:p>
        </w:tc>
      </w:tr>
      <w:tr w:rsidR="00D70068" w:rsidRPr="009E01FE" w14:paraId="7B8DA323" w14:textId="77777777" w:rsidTr="005828AE">
        <w:trPr>
          <w:cantSplit/>
          <w:trHeight w:val="288"/>
          <w:tblHeader/>
        </w:trPr>
        <w:tc>
          <w:tcPr>
            <w:tcW w:w="631" w:type="dxa"/>
            <w:vAlign w:val="center"/>
          </w:tcPr>
          <w:p w14:paraId="7B8DA321"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7B8DA322" w14:textId="7895EFA9" w:rsidR="00613409"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Hot water distribution system piping from the manifold to the fixtures and appliances must take the most direct path. For instance, piping from a second story manifold cannot supply the first floor</w:t>
            </w:r>
            <w:r w:rsidR="003061BA">
              <w:rPr>
                <w:rFonts w:asciiTheme="minorHAnsi" w:hAnsiTheme="minorHAnsi" w:cstheme="minorHAnsi"/>
                <w:sz w:val="18"/>
                <w:szCs w:val="20"/>
              </w:rPr>
              <w:t>.</w:t>
            </w:r>
          </w:p>
        </w:tc>
      </w:tr>
      <w:tr w:rsidR="00D70068" w:rsidRPr="009E01FE" w14:paraId="7B8DA326" w14:textId="77777777" w:rsidTr="005828AE">
        <w:trPr>
          <w:cantSplit/>
          <w:trHeight w:val="288"/>
          <w:tblHeader/>
        </w:trPr>
        <w:tc>
          <w:tcPr>
            <w:tcW w:w="631" w:type="dxa"/>
            <w:vAlign w:val="center"/>
          </w:tcPr>
          <w:p w14:paraId="7B8DA324" w14:textId="77777777" w:rsidR="00D70068" w:rsidRPr="005828AE" w:rsidRDefault="00D70068" w:rsidP="005E7B39">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04</w:t>
            </w:r>
          </w:p>
        </w:tc>
        <w:tc>
          <w:tcPr>
            <w:tcW w:w="10159" w:type="dxa"/>
            <w:vAlign w:val="center"/>
          </w:tcPr>
          <w:p w14:paraId="7B8DA325" w14:textId="2B181584" w:rsidR="00D70068" w:rsidRPr="005828AE" w:rsidRDefault="00D70068" w:rsidP="00534D88">
            <w:pPr>
              <w:keepNext/>
              <w:keepLines/>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 xml:space="preserve">The hot water distribution piping must be separated by at least </w:t>
            </w:r>
            <w:r w:rsidR="00534D88" w:rsidRPr="005828AE">
              <w:rPr>
                <w:rFonts w:asciiTheme="minorHAnsi" w:hAnsiTheme="minorHAnsi" w:cstheme="minorHAnsi"/>
                <w:sz w:val="18"/>
                <w:szCs w:val="20"/>
              </w:rPr>
              <w:t>2</w:t>
            </w:r>
            <w:r w:rsidRPr="005828AE">
              <w:rPr>
                <w:rFonts w:asciiTheme="minorHAnsi" w:hAnsiTheme="minorHAnsi" w:cstheme="minorHAnsi"/>
                <w:sz w:val="18"/>
                <w:szCs w:val="20"/>
              </w:rPr>
              <w:t xml:space="preserve"> inches from any other hot water supply piping, and at least </w:t>
            </w:r>
            <w:r w:rsidR="00534D88" w:rsidRPr="005828AE">
              <w:rPr>
                <w:rFonts w:asciiTheme="minorHAnsi" w:hAnsiTheme="minorHAnsi" w:cstheme="minorHAnsi"/>
                <w:sz w:val="18"/>
                <w:szCs w:val="20"/>
              </w:rPr>
              <w:t>6</w:t>
            </w:r>
            <w:r w:rsidRPr="005828AE">
              <w:rPr>
                <w:rFonts w:asciiTheme="minorHAnsi" w:hAnsiTheme="minorHAnsi" w:cstheme="minorHAnsi"/>
                <w:sz w:val="18"/>
                <w:szCs w:val="20"/>
              </w:rPr>
              <w:t xml:space="preserve"> inches from any </w:t>
            </w:r>
            <w:proofErr w:type="gramStart"/>
            <w:r w:rsidRPr="005828AE">
              <w:rPr>
                <w:rFonts w:asciiTheme="minorHAnsi" w:hAnsiTheme="minorHAnsi" w:cstheme="minorHAnsi"/>
                <w:sz w:val="18"/>
                <w:szCs w:val="20"/>
              </w:rPr>
              <w:t>cold water</w:t>
            </w:r>
            <w:proofErr w:type="gramEnd"/>
            <w:r w:rsidRPr="005828AE">
              <w:rPr>
                <w:rFonts w:asciiTheme="minorHAnsi" w:hAnsiTheme="minorHAnsi" w:cstheme="minorHAnsi"/>
                <w:sz w:val="18"/>
                <w:szCs w:val="20"/>
              </w:rPr>
              <w:t xml:space="preserve"> supply piping. Alternatively, the hot water supply piping must be insulated to the thicknesses shown in TABLE 120.3-A. </w:t>
            </w:r>
          </w:p>
        </w:tc>
      </w:tr>
      <w:tr w:rsidR="00D70068" w:rsidRPr="00EE7957" w14:paraId="7B8DA328" w14:textId="77777777" w:rsidTr="005828AE">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7" w14:textId="77777777" w:rsidR="00D70068" w:rsidRPr="005828AE" w:rsidRDefault="00D70068" w:rsidP="005E7B39">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7B8DA329" w14:textId="77777777" w:rsidR="00D70068" w:rsidRPr="008733ED" w:rsidRDefault="00D70068" w:rsidP="00D7006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6"/>
        <w:gridCol w:w="10174"/>
      </w:tblGrid>
      <w:tr w:rsidR="000919BD" w:rsidRPr="009E01FE" w14:paraId="0768B9D9" w14:textId="77777777" w:rsidTr="000919BD">
        <w:trPr>
          <w:trHeight w:val="144"/>
          <w:tblHeader/>
        </w:trPr>
        <w:tc>
          <w:tcPr>
            <w:tcW w:w="14616" w:type="dxa"/>
            <w:gridSpan w:val="2"/>
            <w:tcBorders>
              <w:bottom w:val="single" w:sz="4" w:space="0" w:color="auto"/>
            </w:tcBorders>
          </w:tcPr>
          <w:p w14:paraId="1A57DE86" w14:textId="2ED0A2EB" w:rsidR="000919BD" w:rsidRPr="00396DD3" w:rsidRDefault="00B65824"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I</w:t>
            </w:r>
            <w:r w:rsidR="000919BD" w:rsidRPr="00136321">
              <w:rPr>
                <w:rFonts w:asciiTheme="minorHAnsi" w:hAnsiTheme="minorHAnsi" w:cstheme="minorHAnsi"/>
                <w:b/>
                <w:sz w:val="20"/>
                <w:szCs w:val="20"/>
              </w:rPr>
              <w:t xml:space="preserve">. Point of Use </w:t>
            </w:r>
            <w:r w:rsidR="000919BD" w:rsidRPr="00F43FA8">
              <w:rPr>
                <w:rFonts w:asciiTheme="minorHAnsi" w:hAnsiTheme="minorHAnsi" w:cstheme="minorHAnsi"/>
                <w:b/>
                <w:sz w:val="20"/>
                <w:szCs w:val="20"/>
              </w:rPr>
              <w:t>Requirements</w:t>
            </w:r>
            <w:r w:rsidR="00F354B8">
              <w:rPr>
                <w:rFonts w:asciiTheme="minorHAnsi" w:hAnsiTheme="minorHAnsi" w:cstheme="minorHAnsi"/>
                <w:b/>
                <w:sz w:val="20"/>
                <w:szCs w:val="20"/>
              </w:rPr>
              <w:t xml:space="preserve"> </w:t>
            </w:r>
            <w:r w:rsidR="00EB17C1" w:rsidRPr="00F43FA8">
              <w:rPr>
                <w:rFonts w:asciiTheme="minorHAnsi" w:hAnsiTheme="minorHAnsi" w:cstheme="minorHAnsi"/>
                <w:b/>
                <w:sz w:val="20"/>
                <w:szCs w:val="20"/>
              </w:rPr>
              <w:t>(POU)</w:t>
            </w:r>
            <w:r w:rsidR="00D64C0B" w:rsidRPr="003061BA">
              <w:rPr>
                <w:rFonts w:asciiTheme="minorHAnsi" w:hAnsiTheme="minorHAnsi" w:cstheme="minorHAnsi"/>
                <w:sz w:val="20"/>
                <w:szCs w:val="20"/>
              </w:rPr>
              <w:t xml:space="preserve"> (RA4.4.</w:t>
            </w:r>
            <w:r w:rsidR="003A6B6B" w:rsidRPr="003061BA">
              <w:rPr>
                <w:rFonts w:asciiTheme="minorHAnsi" w:hAnsiTheme="minorHAnsi" w:cstheme="minorHAnsi"/>
                <w:sz w:val="20"/>
                <w:szCs w:val="20"/>
              </w:rPr>
              <w:t>5</w:t>
            </w:r>
            <w:r w:rsidR="00D64C0B" w:rsidRPr="003061BA">
              <w:rPr>
                <w:rFonts w:asciiTheme="minorHAnsi" w:hAnsiTheme="minorHAnsi" w:cstheme="minorHAnsi"/>
                <w:sz w:val="20"/>
                <w:szCs w:val="20"/>
              </w:rPr>
              <w:t>)</w:t>
            </w:r>
          </w:p>
          <w:p w14:paraId="380087DB" w14:textId="77777777" w:rsidR="000919BD" w:rsidRPr="00484154"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p>
        </w:tc>
      </w:tr>
      <w:tr w:rsidR="000919BD" w:rsidRPr="009E01FE" w14:paraId="333BF52C" w14:textId="77777777" w:rsidTr="000919BD">
        <w:trPr>
          <w:trHeight w:val="144"/>
          <w:tblHeader/>
        </w:trPr>
        <w:tc>
          <w:tcPr>
            <w:tcW w:w="720" w:type="dxa"/>
            <w:vAlign w:val="center"/>
          </w:tcPr>
          <w:p w14:paraId="57AE72C7" w14:textId="77777777"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01</w:t>
            </w:r>
          </w:p>
        </w:tc>
        <w:tc>
          <w:tcPr>
            <w:tcW w:w="13896" w:type="dxa"/>
          </w:tcPr>
          <w:p w14:paraId="5A7617EE" w14:textId="0C704C5C" w:rsidR="000919BD" w:rsidRPr="005828AE" w:rsidRDefault="000919BD" w:rsidP="000919B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All hot water supply pipe run lengths are equal to or less than the maximum values shown below, based on the pipe diameter.   If a combination of piping is used in a single run</w:t>
            </w:r>
            <w:r w:rsidR="00AD0319" w:rsidRPr="005828AE">
              <w:rPr>
                <w:rFonts w:asciiTheme="minorHAnsi" w:hAnsiTheme="minorHAnsi" w:cstheme="minorHAnsi"/>
                <w:sz w:val="18"/>
                <w:szCs w:val="20"/>
              </w:rPr>
              <w:t>,</w:t>
            </w:r>
            <w:r w:rsidRPr="005828AE">
              <w:rPr>
                <w:rFonts w:asciiTheme="minorHAnsi" w:hAnsiTheme="minorHAnsi" w:cstheme="minorHAnsi"/>
                <w:sz w:val="18"/>
                <w:szCs w:val="20"/>
              </w:rPr>
              <w:t xml:space="preserve"> then one half the allowed length of each size is the maximum installed length.</w:t>
            </w:r>
          </w:p>
          <w:p w14:paraId="7F80E4EB"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r w:rsidRPr="005828AE">
              <w:rPr>
                <w:rFonts w:asciiTheme="minorHAnsi" w:eastAsia="Calibri" w:hAnsiTheme="minorHAnsi" w:cstheme="minorHAnsi"/>
                <w:i w:val="0"/>
                <w:sz w:val="18"/>
              </w:rPr>
              <w:t>The maximum allowed length of piping for the longest run terminating in:</w:t>
            </w:r>
          </w:p>
          <w:p w14:paraId="0EDAF4F3" w14:textId="77777777" w:rsidR="000919BD" w:rsidRPr="005828AE" w:rsidRDefault="000919BD" w:rsidP="000919BD">
            <w:pPr>
              <w:pStyle w:val="TableTitle"/>
              <w:suppressAutoHyphens w:val="0"/>
              <w:spacing w:before="0"/>
              <w:rPr>
                <w:rFonts w:asciiTheme="minorHAnsi" w:eastAsia="Calibri" w:hAnsiTheme="minorHAnsi" w:cstheme="minorHAnsi"/>
                <w:i w:val="0"/>
                <w:sz w:val="18"/>
              </w:rPr>
            </w:pPr>
          </w:p>
          <w:p w14:paraId="00F3BF36" w14:textId="77777777" w:rsidR="000919BD" w:rsidRPr="005828AE" w:rsidRDefault="000919BD" w:rsidP="000919BD">
            <w:pPr>
              <w:pStyle w:val="TableTitle"/>
              <w:spacing w:before="0"/>
              <w:ind w:firstLine="432"/>
              <w:rPr>
                <w:rFonts w:asciiTheme="minorHAnsi" w:eastAsia="Calibri" w:hAnsiTheme="minorHAnsi" w:cstheme="minorHAnsi"/>
                <w:i w:val="0"/>
                <w:sz w:val="18"/>
              </w:rPr>
            </w:pPr>
            <w:r w:rsidRPr="005828AE">
              <w:rPr>
                <w:rFonts w:asciiTheme="minorHAnsi" w:eastAsia="Calibri" w:hAnsiTheme="minorHAnsi" w:cstheme="minorHAnsi"/>
                <w:i w:val="0"/>
                <w:sz w:val="18"/>
              </w:rPr>
              <w:t xml:space="preserve">3/8 inch - For only one pipe size - max length allowed is 15 </w:t>
            </w:r>
            <w:proofErr w:type="gramStart"/>
            <w:r w:rsidRPr="005828AE">
              <w:rPr>
                <w:rFonts w:asciiTheme="minorHAnsi" w:eastAsia="Calibri" w:hAnsiTheme="minorHAnsi" w:cstheme="minorHAnsi"/>
                <w:i w:val="0"/>
                <w:sz w:val="18"/>
              </w:rPr>
              <w:t>feet</w:t>
            </w:r>
            <w:proofErr w:type="gramEnd"/>
          </w:p>
          <w:p w14:paraId="21FB1F2F" w14:textId="1A3FE0AF" w:rsidR="000919BD" w:rsidRPr="005828AE" w:rsidRDefault="003061BA" w:rsidP="003061BA">
            <w:pPr>
              <w:pStyle w:val="TableTitle"/>
              <w:spacing w:before="0"/>
              <w:ind w:left="1164" w:hanging="192"/>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For combination pipe sizes the max allowed length of 3/8</w:t>
            </w:r>
            <w:r w:rsidR="00AD0319"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w:t>
            </w:r>
            <w:proofErr w:type="gramStart"/>
            <w:r w:rsidR="000919BD" w:rsidRPr="005828AE">
              <w:rPr>
                <w:rFonts w:asciiTheme="minorHAnsi" w:eastAsia="Calibri" w:hAnsiTheme="minorHAnsi" w:cstheme="minorHAnsi"/>
                <w:i w:val="0"/>
                <w:sz w:val="18"/>
              </w:rPr>
              <w:t>7.5 feet,</w:t>
            </w:r>
            <w:proofErr w:type="gramEnd"/>
            <w:r w:rsidR="000919BD" w:rsidRPr="005828AE">
              <w:rPr>
                <w:rFonts w:asciiTheme="minorHAnsi" w:eastAsia="Calibri" w:hAnsiTheme="minorHAnsi" w:cstheme="minorHAnsi"/>
                <w:i w:val="0"/>
                <w:sz w:val="18"/>
              </w:rPr>
              <w:t xml:space="preserve"> of </w:t>
            </w: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piping is 5 feet, and </w:t>
            </w:r>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 piping is 2.5 feet.</w:t>
            </w:r>
          </w:p>
          <w:p w14:paraId="39E81A21" w14:textId="77777777" w:rsidR="000919BD" w:rsidRPr="005828AE" w:rsidRDefault="000919BD" w:rsidP="000919BD">
            <w:pPr>
              <w:pStyle w:val="TableTitle"/>
              <w:spacing w:before="0"/>
              <w:ind w:left="972"/>
              <w:rPr>
                <w:rFonts w:asciiTheme="minorHAnsi" w:eastAsia="Calibri" w:hAnsiTheme="minorHAnsi" w:cstheme="minorHAnsi"/>
                <w:i w:val="0"/>
                <w:sz w:val="18"/>
              </w:rPr>
            </w:pPr>
          </w:p>
          <w:p w14:paraId="183F30FB" w14:textId="5A68B387" w:rsidR="000919BD" w:rsidRPr="005828AE" w:rsidRDefault="003061BA" w:rsidP="000919BD">
            <w:pPr>
              <w:pStyle w:val="TableTitle"/>
              <w:spacing w:before="0"/>
              <w:ind w:firstLine="432"/>
              <w:rPr>
                <w:rFonts w:asciiTheme="minorHAnsi" w:eastAsia="Calibri" w:hAnsiTheme="minorHAnsi" w:cstheme="minorHAnsi"/>
                <w:i w:val="0"/>
                <w:sz w:val="18"/>
              </w:rPr>
            </w:pPr>
            <w:r>
              <w:rPr>
                <w:rFonts w:asciiTheme="minorHAnsi" w:eastAsia="Calibri" w:hAnsiTheme="minorHAnsi" w:cstheme="minorHAnsi"/>
                <w:i w:val="0"/>
                <w:sz w:val="18"/>
              </w:rPr>
              <w:t>1/2</w:t>
            </w:r>
            <w:r w:rsidR="000919BD" w:rsidRPr="005828AE">
              <w:rPr>
                <w:rFonts w:asciiTheme="minorHAnsi" w:eastAsia="Calibri" w:hAnsiTheme="minorHAnsi" w:cstheme="minorHAnsi"/>
                <w:i w:val="0"/>
                <w:sz w:val="18"/>
              </w:rPr>
              <w:t xml:space="preserve"> inch - For only one pipe size – max length allowed is 10 </w:t>
            </w:r>
            <w:proofErr w:type="gramStart"/>
            <w:r w:rsidR="000919BD" w:rsidRPr="005828AE">
              <w:rPr>
                <w:rFonts w:asciiTheme="minorHAnsi" w:eastAsia="Calibri" w:hAnsiTheme="minorHAnsi" w:cstheme="minorHAnsi"/>
                <w:i w:val="0"/>
                <w:sz w:val="18"/>
              </w:rPr>
              <w:t>feet</w:t>
            </w:r>
            <w:proofErr w:type="gramEnd"/>
          </w:p>
          <w:p w14:paraId="4B46C5E7" w14:textId="1F9B4D5A" w:rsidR="000919BD" w:rsidRPr="005828AE" w:rsidRDefault="003061BA" w:rsidP="003061BA">
            <w:pPr>
              <w:pStyle w:val="TableTitle"/>
              <w:spacing w:before="0"/>
              <w:ind w:left="1260" w:hanging="276"/>
              <w:rPr>
                <w:rFonts w:asciiTheme="minorHAnsi" w:eastAsia="Calibri" w:hAnsiTheme="minorHAnsi" w:cstheme="minorHAnsi"/>
                <w:i w:val="0"/>
                <w:sz w:val="18"/>
              </w:rPr>
            </w:pPr>
            <w:r>
              <w:rPr>
                <w:rFonts w:asciiTheme="minorHAnsi" w:eastAsia="Calibri" w:hAnsiTheme="minorHAnsi" w:cstheme="minorHAnsi"/>
                <w:i w:val="0"/>
                <w:sz w:val="18"/>
              </w:rPr>
              <w:t xml:space="preserve"> </w:t>
            </w:r>
            <w:r w:rsidR="000919BD" w:rsidRPr="005828AE">
              <w:rPr>
                <w:rFonts w:asciiTheme="minorHAnsi" w:eastAsia="Calibri" w:hAnsiTheme="minorHAnsi" w:cstheme="minorHAnsi"/>
                <w:i w:val="0"/>
                <w:sz w:val="18"/>
              </w:rPr>
              <w:t xml:space="preserve">For combination pipe sizes the allowed length of </w:t>
            </w:r>
            <w:r>
              <w:rPr>
                <w:rFonts w:asciiTheme="minorHAnsi" w:eastAsia="Calibri" w:hAnsiTheme="minorHAnsi" w:cstheme="minorHAnsi"/>
                <w:i w:val="0"/>
                <w:sz w:val="18"/>
              </w:rPr>
              <w:t>1/2</w:t>
            </w:r>
            <w:r w:rsidR="00D87221" w:rsidRPr="005828AE">
              <w:rPr>
                <w:rFonts w:asciiTheme="minorHAnsi" w:eastAsia="Calibri" w:hAnsiTheme="minorHAnsi" w:cstheme="minorHAnsi"/>
                <w:i w:val="0"/>
                <w:sz w:val="18"/>
              </w:rPr>
              <w:t>-</w:t>
            </w:r>
            <w:r w:rsidR="000919BD" w:rsidRPr="005828AE">
              <w:rPr>
                <w:rFonts w:asciiTheme="minorHAnsi" w:eastAsia="Calibri" w:hAnsiTheme="minorHAnsi" w:cstheme="minorHAnsi"/>
                <w:i w:val="0"/>
                <w:sz w:val="18"/>
              </w:rPr>
              <w:t xml:space="preserve">inch piping is 5 feet, and </w:t>
            </w:r>
            <w:proofErr w:type="gramStart"/>
            <w:r>
              <w:rPr>
                <w:rFonts w:asciiTheme="minorHAnsi" w:eastAsia="Calibri" w:hAnsiTheme="minorHAnsi" w:cstheme="minorHAnsi"/>
                <w:i w:val="0"/>
                <w:sz w:val="18"/>
              </w:rPr>
              <w:t>3/4</w:t>
            </w:r>
            <w:r w:rsidR="000919BD" w:rsidRPr="005828AE">
              <w:rPr>
                <w:rFonts w:asciiTheme="minorHAnsi" w:eastAsia="Calibri" w:hAnsiTheme="minorHAnsi" w:cstheme="minorHAnsi"/>
                <w:i w:val="0"/>
                <w:sz w:val="18"/>
              </w:rPr>
              <w:t xml:space="preserve"> inch</w:t>
            </w:r>
            <w:proofErr w:type="gramEnd"/>
            <w:r w:rsidR="000919BD" w:rsidRPr="005828AE">
              <w:rPr>
                <w:rFonts w:asciiTheme="minorHAnsi" w:eastAsia="Calibri" w:hAnsiTheme="minorHAnsi" w:cstheme="minorHAnsi"/>
                <w:i w:val="0"/>
                <w:sz w:val="18"/>
              </w:rPr>
              <w:t xml:space="preserve"> piping is 2.5 feet.</w:t>
            </w:r>
          </w:p>
          <w:p w14:paraId="75231C03" w14:textId="77777777" w:rsidR="000919BD" w:rsidRPr="005828AE" w:rsidRDefault="000919BD" w:rsidP="000919BD">
            <w:pPr>
              <w:pStyle w:val="TableTitle"/>
              <w:tabs>
                <w:tab w:val="left" w:pos="1260"/>
              </w:tabs>
              <w:spacing w:before="0"/>
              <w:ind w:left="1260" w:hanging="288"/>
              <w:rPr>
                <w:rFonts w:asciiTheme="minorHAnsi" w:eastAsia="Calibri" w:hAnsiTheme="minorHAnsi" w:cstheme="minorHAnsi"/>
                <w:i w:val="0"/>
                <w:sz w:val="18"/>
              </w:rPr>
            </w:pPr>
          </w:p>
          <w:p w14:paraId="5EF68AE9" w14:textId="167B5CB6" w:rsidR="000919BD" w:rsidRPr="005828AE" w:rsidRDefault="003061BA" w:rsidP="000919BD">
            <w:pPr>
              <w:pStyle w:val="TableTitle"/>
              <w:spacing w:before="0"/>
              <w:ind w:firstLine="432"/>
              <w:rPr>
                <w:rFonts w:asciiTheme="minorHAnsi" w:hAnsiTheme="minorHAnsi" w:cstheme="minorHAnsi"/>
                <w:sz w:val="18"/>
              </w:rPr>
            </w:pPr>
            <w:r>
              <w:rPr>
                <w:rFonts w:asciiTheme="minorHAnsi" w:hAnsiTheme="minorHAnsi" w:cstheme="minorHAnsi"/>
                <w:i w:val="0"/>
                <w:sz w:val="18"/>
              </w:rPr>
              <w:t>3/4</w:t>
            </w:r>
            <w:r w:rsidR="000919BD" w:rsidRPr="005828AE">
              <w:rPr>
                <w:rFonts w:asciiTheme="minorHAnsi" w:hAnsiTheme="minorHAnsi" w:cstheme="minorHAnsi"/>
                <w:i w:val="0"/>
                <w:sz w:val="18"/>
              </w:rPr>
              <w:t xml:space="preserve"> inch - For only one pipe size = 5 feet</w:t>
            </w:r>
          </w:p>
        </w:tc>
      </w:tr>
      <w:tr w:rsidR="000919BD" w:rsidRPr="009E01FE" w14:paraId="197322CE" w14:textId="77777777" w:rsidTr="000919BD">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1E395B60" w14:textId="77777777" w:rsidR="000919BD" w:rsidRPr="005828AE" w:rsidRDefault="000919BD" w:rsidP="000919B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5BA69F8A" w14:textId="23F33CE1" w:rsidR="000919BD" w:rsidRPr="005828AE" w:rsidRDefault="000919BD" w:rsidP="005828AE">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A6B6B" w:rsidRPr="009E01FE" w14:paraId="3BB04305" w14:textId="77777777" w:rsidTr="003A6B6B">
        <w:trPr>
          <w:trHeight w:val="144"/>
          <w:tblHeader/>
        </w:trPr>
        <w:tc>
          <w:tcPr>
            <w:tcW w:w="10790" w:type="dxa"/>
            <w:gridSpan w:val="2"/>
            <w:tcBorders>
              <w:bottom w:val="single" w:sz="4" w:space="0" w:color="auto"/>
            </w:tcBorders>
          </w:tcPr>
          <w:p w14:paraId="331272FB" w14:textId="528E5E78" w:rsidR="003A6B6B" w:rsidRPr="005828AE" w:rsidRDefault="00B65824"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3A6B6B" w:rsidRPr="005828AE">
              <w:rPr>
                <w:rFonts w:asciiTheme="minorHAnsi" w:hAnsiTheme="minorHAnsi" w:cstheme="minorHAnsi"/>
                <w:b/>
                <w:sz w:val="20"/>
                <w:szCs w:val="20"/>
              </w:rPr>
              <w:t xml:space="preserve">. </w:t>
            </w:r>
            <w:r w:rsidR="00AD0319" w:rsidRPr="00AD0319">
              <w:rPr>
                <w:rFonts w:asciiTheme="minorHAnsi" w:hAnsiTheme="minorHAnsi" w:cstheme="minorHAnsi"/>
                <w:b/>
                <w:sz w:val="20"/>
                <w:szCs w:val="20"/>
              </w:rPr>
              <w:t>Mandatory Requirements</w:t>
            </w:r>
            <w:r w:rsidR="00F354B8">
              <w:rPr>
                <w:rFonts w:asciiTheme="minorHAnsi" w:hAnsiTheme="minorHAnsi" w:cstheme="minorHAnsi"/>
                <w:b/>
                <w:sz w:val="20"/>
                <w:szCs w:val="20"/>
              </w:rPr>
              <w:t xml:space="preserve"> for a</w:t>
            </w:r>
            <w:r w:rsidR="00F354B8" w:rsidRPr="0088204F">
              <w:rPr>
                <w:rFonts w:asciiTheme="minorHAnsi" w:hAnsiTheme="minorHAnsi" w:cstheme="minorHAnsi"/>
                <w:b/>
                <w:sz w:val="20"/>
                <w:szCs w:val="20"/>
              </w:rPr>
              <w:t>ll Recirculation System</w:t>
            </w:r>
            <w:r w:rsidR="00F354B8">
              <w:rPr>
                <w:rFonts w:asciiTheme="minorHAnsi" w:hAnsiTheme="minorHAnsi" w:cstheme="minorHAnsi"/>
                <w:b/>
                <w:sz w:val="20"/>
                <w:szCs w:val="20"/>
              </w:rPr>
              <w:t>s</w:t>
            </w:r>
            <w:r w:rsidR="003A6B6B" w:rsidRPr="003061BA">
              <w:rPr>
                <w:rFonts w:asciiTheme="minorHAnsi" w:hAnsiTheme="minorHAnsi" w:cstheme="minorHAnsi"/>
                <w:sz w:val="20"/>
                <w:szCs w:val="20"/>
              </w:rPr>
              <w:t xml:space="preserve"> (RA4.4.7)</w:t>
            </w:r>
          </w:p>
          <w:p w14:paraId="65D1C645" w14:textId="53C95166"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 xml:space="preserve">Systems that utilize </w:t>
            </w:r>
            <w:r w:rsidR="003061BA">
              <w:rPr>
                <w:rFonts w:asciiTheme="minorHAnsi" w:hAnsiTheme="minorHAnsi" w:cstheme="minorHAnsi"/>
                <w:sz w:val="18"/>
                <w:szCs w:val="20"/>
              </w:rPr>
              <w:t>a recirculation system</w:t>
            </w:r>
            <w:r w:rsidRPr="005828AE">
              <w:rPr>
                <w:rFonts w:asciiTheme="minorHAnsi" w:hAnsiTheme="minorHAnsi" w:cstheme="minorHAnsi"/>
                <w:sz w:val="18"/>
                <w:szCs w:val="20"/>
              </w:rPr>
              <w:t xml:space="preserve"> shall comply with these requirements.</w:t>
            </w:r>
          </w:p>
        </w:tc>
      </w:tr>
      <w:tr w:rsidR="003A6B6B" w:rsidRPr="009E01FE" w14:paraId="364F1172" w14:textId="77777777" w:rsidTr="003A6B6B">
        <w:trPr>
          <w:trHeight w:val="144"/>
          <w:tblHeader/>
        </w:trPr>
        <w:tc>
          <w:tcPr>
            <w:tcW w:w="631" w:type="dxa"/>
            <w:vAlign w:val="center"/>
          </w:tcPr>
          <w:p w14:paraId="436541E8" w14:textId="1903D8BD"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1</w:t>
            </w:r>
          </w:p>
        </w:tc>
        <w:tc>
          <w:tcPr>
            <w:tcW w:w="10159" w:type="dxa"/>
            <w:vAlign w:val="center"/>
          </w:tcPr>
          <w:p w14:paraId="1E9E3474" w14:textId="77777777"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A check valve located between the recirculation pump and the water heater to prevent unintentional recirculation.</w:t>
            </w:r>
          </w:p>
        </w:tc>
      </w:tr>
      <w:tr w:rsidR="003A6B6B" w:rsidRPr="009E01FE" w14:paraId="56C12C2A" w14:textId="77777777" w:rsidTr="003A6B6B">
        <w:trPr>
          <w:trHeight w:val="144"/>
          <w:tblHeader/>
        </w:trPr>
        <w:tc>
          <w:tcPr>
            <w:tcW w:w="631" w:type="dxa"/>
            <w:vAlign w:val="center"/>
          </w:tcPr>
          <w:p w14:paraId="125D0AF3" w14:textId="439E8913" w:rsidR="003A6B6B" w:rsidRPr="005828AE" w:rsidRDefault="003A6B6B"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2</w:t>
            </w:r>
          </w:p>
        </w:tc>
        <w:tc>
          <w:tcPr>
            <w:tcW w:w="10159" w:type="dxa"/>
            <w:vAlign w:val="center"/>
          </w:tcPr>
          <w:p w14:paraId="1679B92A" w14:textId="2EF9F1BA" w:rsidR="003A6B6B" w:rsidRPr="005828AE" w:rsidRDefault="003A6B6B" w:rsidP="00EA50B2">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Piping must take </w:t>
            </w:r>
            <w:r w:rsidR="003061BA">
              <w:rPr>
                <w:rFonts w:asciiTheme="minorHAnsi" w:hAnsiTheme="minorHAnsi" w:cstheme="minorHAnsi"/>
                <w:sz w:val="18"/>
                <w:szCs w:val="20"/>
              </w:rPr>
              <w:t xml:space="preserve">the </w:t>
            </w:r>
            <w:r w:rsidRPr="005828AE">
              <w:rPr>
                <w:rFonts w:asciiTheme="minorHAnsi" w:hAnsiTheme="minorHAnsi" w:cstheme="minorHAnsi"/>
                <w:sz w:val="18"/>
                <w:szCs w:val="20"/>
              </w:rPr>
              <w:t>most direct path between water heater and fixtures.</w:t>
            </w:r>
          </w:p>
        </w:tc>
      </w:tr>
      <w:tr w:rsidR="00F92813" w:rsidRPr="009E01FE" w14:paraId="4CD6EAB6" w14:textId="77777777" w:rsidTr="003A6B6B">
        <w:trPr>
          <w:trHeight w:val="144"/>
          <w:tblHeader/>
        </w:trPr>
        <w:tc>
          <w:tcPr>
            <w:tcW w:w="631" w:type="dxa"/>
            <w:vAlign w:val="center"/>
          </w:tcPr>
          <w:p w14:paraId="103E170A" w14:textId="642FB319" w:rsidR="00F92813" w:rsidRPr="005828AE" w:rsidRDefault="00F92813" w:rsidP="00EA50B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03</w:t>
            </w:r>
          </w:p>
        </w:tc>
        <w:tc>
          <w:tcPr>
            <w:tcW w:w="10159" w:type="dxa"/>
            <w:vAlign w:val="center"/>
          </w:tcPr>
          <w:p w14:paraId="390696E0" w14:textId="28C3F456" w:rsidR="00F92813" w:rsidRPr="005828AE" w:rsidRDefault="00F92813" w:rsidP="00EA50B2">
            <w:pPr>
              <w:keepNext/>
              <w:spacing w:after="0" w:line="240" w:lineRule="auto"/>
              <w:jc w:val="both"/>
              <w:rPr>
                <w:rFonts w:asciiTheme="minorHAnsi" w:hAnsiTheme="minorHAnsi" w:cstheme="minorHAnsi"/>
                <w:sz w:val="18"/>
                <w:szCs w:val="20"/>
              </w:rPr>
            </w:pPr>
            <w:r w:rsidRPr="005828AE">
              <w:rPr>
                <w:rFonts w:cstheme="minorHAnsi"/>
                <w:sz w:val="18"/>
                <w:szCs w:val="20"/>
              </w:rPr>
              <w:t xml:space="preserve">Insulation is not required on the </w:t>
            </w:r>
            <w:proofErr w:type="gramStart"/>
            <w:r w:rsidRPr="005828AE">
              <w:rPr>
                <w:rFonts w:cstheme="minorHAnsi"/>
                <w:sz w:val="18"/>
                <w:szCs w:val="20"/>
              </w:rPr>
              <w:t>cold water</w:t>
            </w:r>
            <w:proofErr w:type="gramEnd"/>
            <w:r w:rsidRPr="005828AE">
              <w:rPr>
                <w:rFonts w:cstheme="minorHAnsi"/>
                <w:sz w:val="18"/>
                <w:szCs w:val="20"/>
              </w:rPr>
              <w:t xml:space="preserve"> line when it is used as the return.</w:t>
            </w:r>
          </w:p>
        </w:tc>
      </w:tr>
      <w:tr w:rsidR="00F542C1" w:rsidRPr="009E01FE" w14:paraId="1F3679CC" w14:textId="77777777" w:rsidTr="003A6B6B">
        <w:trPr>
          <w:trHeight w:val="144"/>
          <w:tblHeader/>
        </w:trPr>
        <w:tc>
          <w:tcPr>
            <w:tcW w:w="631" w:type="dxa"/>
            <w:vAlign w:val="center"/>
          </w:tcPr>
          <w:p w14:paraId="4BC83208" w14:textId="33FD8382" w:rsidR="00F542C1" w:rsidRPr="005828AE" w:rsidRDefault="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92813" w:rsidRPr="005828AE">
              <w:rPr>
                <w:rFonts w:asciiTheme="minorHAnsi" w:hAnsiTheme="minorHAnsi" w:cstheme="minorHAnsi"/>
                <w:sz w:val="18"/>
                <w:szCs w:val="20"/>
              </w:rPr>
              <w:t>4</w:t>
            </w:r>
          </w:p>
        </w:tc>
        <w:tc>
          <w:tcPr>
            <w:tcW w:w="10159" w:type="dxa"/>
            <w:vAlign w:val="center"/>
          </w:tcPr>
          <w:p w14:paraId="5A343086" w14:textId="1FAAD165" w:rsidR="00F542C1" w:rsidRPr="005828AE" w:rsidRDefault="00F542C1" w:rsidP="00F542C1">
            <w:pPr>
              <w:keepNext/>
              <w:spacing w:after="0" w:line="240" w:lineRule="auto"/>
              <w:jc w:val="both"/>
              <w:rPr>
                <w:rFonts w:asciiTheme="minorHAnsi" w:hAnsiTheme="minorHAnsi" w:cstheme="minorHAnsi"/>
                <w:sz w:val="18"/>
                <w:szCs w:val="20"/>
              </w:rPr>
            </w:pPr>
            <w:r w:rsidRPr="005828AE">
              <w:rPr>
                <w:rFonts w:asciiTheme="minorHAnsi" w:hAnsiTheme="minorHAnsi" w:cstheme="minorHAnsi"/>
                <w:sz w:val="18"/>
                <w:szCs w:val="20"/>
              </w:rPr>
              <w:t xml:space="preserve">If more than one loop </w:t>
            </w:r>
            <w:r w:rsidR="003061BA">
              <w:rPr>
                <w:rFonts w:asciiTheme="minorHAnsi" w:hAnsiTheme="minorHAnsi" w:cstheme="minorHAnsi"/>
                <w:sz w:val="18"/>
                <w:szCs w:val="20"/>
              </w:rPr>
              <w:t xml:space="preserve">is </w:t>
            </w:r>
            <w:r w:rsidRPr="005828AE">
              <w:rPr>
                <w:rFonts w:asciiTheme="minorHAnsi" w:hAnsiTheme="minorHAnsi" w:cstheme="minorHAnsi"/>
                <w:sz w:val="18"/>
                <w:szCs w:val="20"/>
              </w:rPr>
              <w:t>installed</w:t>
            </w:r>
            <w:r w:rsidR="003061BA">
              <w:rPr>
                <w:rFonts w:asciiTheme="minorHAnsi" w:hAnsiTheme="minorHAnsi" w:cstheme="minorHAnsi"/>
                <w:sz w:val="18"/>
                <w:szCs w:val="20"/>
              </w:rPr>
              <w:t>,</w:t>
            </w:r>
            <w:r w:rsidRPr="005828AE">
              <w:rPr>
                <w:rFonts w:asciiTheme="minorHAnsi" w:hAnsiTheme="minorHAnsi" w:cstheme="minorHAnsi"/>
                <w:sz w:val="18"/>
                <w:szCs w:val="20"/>
              </w:rPr>
              <w:t xml:space="preserve"> each loop shall have its own pump and controls.</w:t>
            </w:r>
          </w:p>
        </w:tc>
      </w:tr>
      <w:tr w:rsidR="00F542C1" w:rsidRPr="009E01FE" w14:paraId="65A68480" w14:textId="77777777" w:rsidTr="003A6B6B">
        <w:trPr>
          <w:trHeight w:val="144"/>
          <w:tblHeader/>
        </w:trPr>
        <w:tc>
          <w:tcPr>
            <w:tcW w:w="10790" w:type="dxa"/>
            <w:gridSpan w:val="2"/>
            <w:vAlign w:val="center"/>
          </w:tcPr>
          <w:p w14:paraId="07EB36EB" w14:textId="3DAF9E52" w:rsidR="00F542C1" w:rsidRPr="005828AE" w:rsidRDefault="00F542C1" w:rsidP="00F542C1">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sidRPr="005828AE">
              <w:rPr>
                <w:rFonts w:asciiTheme="minorHAnsi" w:eastAsiaTheme="minorEastAsia" w:hAnsiTheme="minorHAnsi" w:cstheme="minorHAnsi"/>
                <w:b/>
                <w:sz w:val="18"/>
                <w:szCs w:val="20"/>
              </w:rPr>
              <w:t>.</w:t>
            </w:r>
          </w:p>
        </w:tc>
      </w:tr>
    </w:tbl>
    <w:p w14:paraId="09C36A66" w14:textId="77777777" w:rsidR="00AE3B9A" w:rsidRPr="005828AE" w:rsidRDefault="00AE3B9A" w:rsidP="005828AE">
      <w:pPr>
        <w:spacing w:after="0" w:line="240" w:lineRule="auto"/>
        <w:rPr>
          <w:rFonts w:asciiTheme="minorHAnsi" w:hAnsiTheme="minorHAnsi" w:cstheme="minorHAnsi"/>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D70068" w:rsidRPr="009E01FE" w14:paraId="7B8DA32C" w14:textId="77777777" w:rsidTr="00AF64ED">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B8DA32A" w14:textId="73805FD2" w:rsidR="00D70068" w:rsidRPr="000E1923" w:rsidRDefault="00B65824"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K</w:t>
            </w:r>
            <w:r w:rsidR="00D70068" w:rsidRPr="00F43FA8">
              <w:rPr>
                <w:rFonts w:asciiTheme="minorHAnsi" w:hAnsiTheme="minorHAnsi" w:cstheme="minorHAnsi"/>
                <w:b/>
                <w:sz w:val="20"/>
                <w:szCs w:val="20"/>
              </w:rPr>
              <w:t xml:space="preserve">. Recirculation </w:t>
            </w:r>
            <w:r w:rsidR="00B32AA1" w:rsidRPr="00F43FA8">
              <w:rPr>
                <w:rFonts w:asciiTheme="minorHAnsi" w:hAnsiTheme="minorHAnsi" w:cstheme="minorHAnsi"/>
                <w:b/>
                <w:sz w:val="20"/>
                <w:szCs w:val="20"/>
              </w:rPr>
              <w:t>N</w:t>
            </w:r>
            <w:r w:rsidR="00D70068" w:rsidRPr="00F43FA8">
              <w:rPr>
                <w:rFonts w:asciiTheme="minorHAnsi" w:hAnsiTheme="minorHAnsi" w:cstheme="minorHAnsi"/>
                <w:b/>
                <w:sz w:val="20"/>
                <w:szCs w:val="20"/>
              </w:rPr>
              <w:t>on</w:t>
            </w:r>
            <w:r w:rsidR="00B32AA1" w:rsidRPr="00396DD3">
              <w:rPr>
                <w:rFonts w:asciiTheme="minorHAnsi" w:hAnsiTheme="minorHAnsi" w:cstheme="minorHAnsi"/>
                <w:b/>
                <w:sz w:val="20"/>
                <w:szCs w:val="20"/>
              </w:rPr>
              <w:t>-D</w:t>
            </w:r>
            <w:r w:rsidR="00D70068" w:rsidRPr="009E01FE">
              <w:rPr>
                <w:rFonts w:asciiTheme="minorHAnsi" w:hAnsiTheme="minorHAnsi" w:cstheme="minorHAnsi"/>
                <w:b/>
                <w:sz w:val="20"/>
                <w:szCs w:val="20"/>
              </w:rPr>
              <w:t xml:space="preserve">emand </w:t>
            </w:r>
            <w:r w:rsidR="00534D88" w:rsidRPr="00484154">
              <w:rPr>
                <w:rFonts w:asciiTheme="minorHAnsi" w:hAnsiTheme="minorHAnsi" w:cstheme="minorHAnsi"/>
                <w:b/>
                <w:sz w:val="20"/>
                <w:szCs w:val="20"/>
              </w:rPr>
              <w:t>C</w:t>
            </w:r>
            <w:r w:rsidR="00D70068" w:rsidRPr="00484154">
              <w:rPr>
                <w:rFonts w:asciiTheme="minorHAnsi" w:hAnsiTheme="minorHAnsi" w:cstheme="minorHAnsi"/>
                <w:b/>
                <w:sz w:val="20"/>
                <w:szCs w:val="20"/>
              </w:rPr>
              <w:t xml:space="preserve">ontrols </w:t>
            </w:r>
            <w:r w:rsidR="00DA7870" w:rsidRPr="00155D52">
              <w:rPr>
                <w:rFonts w:asciiTheme="minorHAnsi" w:hAnsiTheme="minorHAnsi" w:cstheme="minorHAnsi"/>
                <w:b/>
                <w:sz w:val="20"/>
                <w:szCs w:val="20"/>
              </w:rPr>
              <w:t>Requirements</w:t>
            </w:r>
            <w:r w:rsidR="00D64C0B" w:rsidRPr="00155D52">
              <w:rPr>
                <w:rFonts w:asciiTheme="minorHAnsi" w:hAnsiTheme="minorHAnsi" w:cstheme="minorHAnsi"/>
                <w:b/>
                <w:sz w:val="20"/>
                <w:szCs w:val="20"/>
              </w:rPr>
              <w:t xml:space="preserve"> </w:t>
            </w:r>
            <w:r w:rsidR="00EB17C1" w:rsidRPr="00155D52">
              <w:rPr>
                <w:rFonts w:asciiTheme="minorHAnsi" w:hAnsiTheme="minorHAnsi" w:cstheme="minorHAnsi"/>
                <w:b/>
                <w:sz w:val="20"/>
                <w:szCs w:val="20"/>
              </w:rPr>
              <w:t>(R-ND)</w:t>
            </w:r>
            <w:r w:rsidR="00EB17C1" w:rsidRPr="003061BA">
              <w:rPr>
                <w:rFonts w:asciiTheme="minorHAnsi" w:hAnsiTheme="minorHAnsi" w:cstheme="minorHAnsi"/>
                <w:sz w:val="20"/>
                <w:szCs w:val="20"/>
              </w:rPr>
              <w:t xml:space="preserve"> </w:t>
            </w:r>
            <w:r w:rsidR="00D64C0B" w:rsidRPr="003061BA">
              <w:rPr>
                <w:rFonts w:asciiTheme="minorHAnsi" w:hAnsiTheme="minorHAnsi" w:cstheme="minorHAnsi"/>
                <w:sz w:val="20"/>
                <w:szCs w:val="20"/>
              </w:rPr>
              <w:t>(RA4.4.</w:t>
            </w:r>
            <w:r w:rsidR="003A6B6B" w:rsidRPr="003061BA">
              <w:rPr>
                <w:rFonts w:asciiTheme="minorHAnsi" w:hAnsiTheme="minorHAnsi" w:cstheme="minorHAnsi"/>
                <w:sz w:val="20"/>
                <w:szCs w:val="20"/>
              </w:rPr>
              <w:t>8</w:t>
            </w:r>
            <w:r w:rsidR="00D64C0B" w:rsidRPr="003061BA">
              <w:rPr>
                <w:rFonts w:asciiTheme="minorHAnsi" w:hAnsiTheme="minorHAnsi" w:cstheme="minorHAnsi"/>
                <w:sz w:val="20"/>
                <w:szCs w:val="20"/>
              </w:rPr>
              <w:t>)</w:t>
            </w:r>
          </w:p>
          <w:p w14:paraId="7B8DA32B" w14:textId="73EF0E8D" w:rsidR="00D70068" w:rsidRPr="00C672E8" w:rsidRDefault="00DA787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hAnsiTheme="minorHAnsi" w:cstheme="minorHAnsi"/>
                <w:sz w:val="18"/>
                <w:szCs w:val="20"/>
              </w:rPr>
              <w:t>Systems that utilize this distribution type shall comply with these requirements</w:t>
            </w:r>
            <w:r w:rsidR="00534D88" w:rsidRPr="005828AE">
              <w:rPr>
                <w:rFonts w:asciiTheme="minorHAnsi" w:hAnsiTheme="minorHAnsi" w:cstheme="minorHAnsi"/>
                <w:sz w:val="18"/>
                <w:szCs w:val="20"/>
              </w:rPr>
              <w:t>.</w:t>
            </w:r>
          </w:p>
        </w:tc>
      </w:tr>
      <w:tr w:rsidR="00D70068" w:rsidRPr="009E01FE" w14:paraId="7B8DA332" w14:textId="77777777" w:rsidTr="00AF64ED">
        <w:trPr>
          <w:trHeight w:val="288"/>
          <w:tblHeader/>
        </w:trPr>
        <w:tc>
          <w:tcPr>
            <w:tcW w:w="625" w:type="dxa"/>
            <w:vAlign w:val="center"/>
          </w:tcPr>
          <w:p w14:paraId="7B8DA330" w14:textId="2AD14029" w:rsidR="00836E65"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hAnsiTheme="minorHAnsi" w:cstheme="minorHAnsi"/>
                <w:sz w:val="18"/>
                <w:szCs w:val="20"/>
              </w:rPr>
            </w:pPr>
            <w:r w:rsidRPr="005828AE">
              <w:rPr>
                <w:rFonts w:asciiTheme="minorHAnsi" w:hAnsiTheme="minorHAnsi" w:cstheme="minorHAnsi"/>
                <w:sz w:val="18"/>
                <w:szCs w:val="20"/>
              </w:rPr>
              <w:t>0</w:t>
            </w:r>
            <w:r w:rsidR="00F542C1" w:rsidRPr="005828AE">
              <w:rPr>
                <w:rFonts w:asciiTheme="minorHAnsi" w:hAnsiTheme="minorHAnsi" w:cstheme="minorHAnsi"/>
                <w:sz w:val="18"/>
                <w:szCs w:val="20"/>
              </w:rPr>
              <w:t>1</w:t>
            </w:r>
          </w:p>
        </w:tc>
        <w:tc>
          <w:tcPr>
            <w:tcW w:w="10165" w:type="dxa"/>
            <w:vAlign w:val="center"/>
          </w:tcPr>
          <w:p w14:paraId="7B8DA331" w14:textId="3F9268FB" w:rsidR="00D70068" w:rsidRPr="005828AE" w:rsidRDefault="00D70068"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20"/>
              </w:rPr>
            </w:pPr>
            <w:r w:rsidRPr="005828AE">
              <w:rPr>
                <w:rFonts w:asciiTheme="minorHAnsi" w:hAnsiTheme="minorHAnsi" w:cstheme="minorHAnsi"/>
                <w:sz w:val="18"/>
                <w:szCs w:val="20"/>
              </w:rPr>
              <w:t>The active control shall be either: timer, temperature, or time and temperature. Timers shall be set to less</w:t>
            </w:r>
            <w:r w:rsidR="00B32AA1" w:rsidRPr="005828AE">
              <w:rPr>
                <w:rFonts w:asciiTheme="minorHAnsi" w:hAnsiTheme="minorHAnsi" w:cstheme="minorHAnsi"/>
                <w:sz w:val="18"/>
                <w:szCs w:val="20"/>
              </w:rPr>
              <w:t xml:space="preserve"> than 24 hours. The temperature sensor shall be connected to the piping and to the controls for the pump.</w:t>
            </w:r>
          </w:p>
        </w:tc>
      </w:tr>
      <w:tr w:rsidR="003C3D87" w:rsidRPr="009E01FE" w14:paraId="06006C0E" w14:textId="77777777" w:rsidTr="00AF64ED">
        <w:trPr>
          <w:trHeight w:val="288"/>
          <w:tblHeader/>
        </w:trPr>
        <w:tc>
          <w:tcPr>
            <w:tcW w:w="10790" w:type="dxa"/>
            <w:gridSpan w:val="2"/>
            <w:tcBorders>
              <w:top w:val="single" w:sz="4" w:space="0" w:color="auto"/>
              <w:left w:val="single" w:sz="4" w:space="0" w:color="auto"/>
              <w:bottom w:val="single" w:sz="4" w:space="0" w:color="auto"/>
            </w:tcBorders>
            <w:vAlign w:val="center"/>
          </w:tcPr>
          <w:p w14:paraId="619E03B0" w14:textId="76A9C659" w:rsidR="003C3D87" w:rsidRPr="005828AE" w:rsidRDefault="003C3D87"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r w:rsidR="006A4AED" w:rsidRPr="006A4AED" w14:paraId="5373B7C3" w14:textId="77777777" w:rsidTr="00AF64ED">
        <w:trPr>
          <w:trHeight w:val="144"/>
          <w:tblHeader/>
        </w:trPr>
        <w:tc>
          <w:tcPr>
            <w:tcW w:w="10790" w:type="dxa"/>
            <w:gridSpan w:val="2"/>
            <w:tcBorders>
              <w:bottom w:val="single" w:sz="4" w:space="0" w:color="auto"/>
            </w:tcBorders>
          </w:tcPr>
          <w:p w14:paraId="66995218" w14:textId="5732616A" w:rsidR="006A4AED" w:rsidRPr="006A4AED" w:rsidRDefault="00B65824"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6A4AED" w:rsidRPr="006A4AED">
              <w:rPr>
                <w:rFonts w:asciiTheme="minorHAnsi" w:eastAsiaTheme="minorEastAsia" w:hAnsiTheme="minorHAnsi" w:cstheme="minorHAnsi"/>
                <w:b/>
                <w:sz w:val="20"/>
                <w:szCs w:val="20"/>
              </w:rPr>
              <w:t>. Dema</w:t>
            </w:r>
            <w:r w:rsidR="002E0750">
              <w:rPr>
                <w:rFonts w:asciiTheme="minorHAnsi" w:eastAsiaTheme="minorEastAsia" w:hAnsiTheme="minorHAnsi" w:cstheme="minorHAnsi"/>
                <w:b/>
                <w:sz w:val="20"/>
                <w:szCs w:val="20"/>
              </w:rPr>
              <w:t xml:space="preserve">nd Recirculation Manual Control </w:t>
            </w:r>
            <w:r w:rsidR="002E0750" w:rsidRPr="006A4AED">
              <w:rPr>
                <w:rFonts w:asciiTheme="minorHAnsi" w:eastAsiaTheme="minorEastAsia" w:hAnsiTheme="minorHAnsi" w:cstheme="minorHAnsi"/>
                <w:b/>
                <w:sz w:val="20"/>
                <w:szCs w:val="20"/>
              </w:rPr>
              <w:t>(R-</w:t>
            </w:r>
            <w:proofErr w:type="spellStart"/>
            <w:r w:rsidR="002E0750" w:rsidRPr="006A4AED">
              <w:rPr>
                <w:rFonts w:asciiTheme="minorHAnsi" w:eastAsiaTheme="minorEastAsia" w:hAnsiTheme="minorHAnsi" w:cstheme="minorHAnsi"/>
                <w:b/>
                <w:sz w:val="20"/>
                <w:szCs w:val="20"/>
              </w:rPr>
              <w:t>DRmc</w:t>
            </w:r>
            <w:proofErr w:type="spellEnd"/>
            <w:r w:rsidR="002E0750" w:rsidRPr="006A4AED">
              <w:rPr>
                <w:rFonts w:asciiTheme="minorHAnsi" w:eastAsiaTheme="minorEastAsia" w:hAnsiTheme="minorHAnsi" w:cstheme="minorHAnsi"/>
                <w:b/>
                <w:sz w:val="20"/>
                <w:szCs w:val="20"/>
              </w:rPr>
              <w:t xml:space="preserve">) </w:t>
            </w:r>
            <w:r w:rsidR="002E0750" w:rsidRPr="003061BA">
              <w:rPr>
                <w:rFonts w:asciiTheme="minorHAnsi" w:eastAsiaTheme="minorEastAsia" w:hAnsiTheme="minorHAnsi" w:cstheme="minorHAnsi"/>
                <w:sz w:val="20"/>
                <w:szCs w:val="20"/>
              </w:rPr>
              <w:t>(RA4.4.9)</w:t>
            </w:r>
            <w:r w:rsidR="002E0750">
              <w:rPr>
                <w:rFonts w:asciiTheme="minorHAnsi" w:eastAsiaTheme="minorEastAsia" w:hAnsiTheme="minorHAnsi" w:cstheme="minorHAnsi"/>
                <w:b/>
                <w:sz w:val="20"/>
                <w:szCs w:val="20"/>
              </w:rPr>
              <w:t xml:space="preserve">/Sensor Control </w:t>
            </w:r>
            <w:r w:rsidR="006A4AED" w:rsidRPr="006A4AED">
              <w:rPr>
                <w:rFonts w:asciiTheme="minorHAnsi" w:eastAsiaTheme="minorEastAsia" w:hAnsiTheme="minorHAnsi" w:cstheme="minorHAnsi"/>
                <w:b/>
                <w:sz w:val="20"/>
                <w:szCs w:val="20"/>
              </w:rPr>
              <w:t xml:space="preserve">Requirements </w:t>
            </w:r>
            <w:r w:rsidR="002E0750" w:rsidRPr="00484154">
              <w:rPr>
                <w:rFonts w:asciiTheme="minorHAnsi" w:hAnsiTheme="minorHAnsi" w:cstheme="minorHAnsi"/>
                <w:b/>
                <w:sz w:val="20"/>
                <w:szCs w:val="20"/>
              </w:rPr>
              <w:t>(</w:t>
            </w:r>
            <w:proofErr w:type="spellStart"/>
            <w:r w:rsidR="002E0750" w:rsidRPr="00484154">
              <w:rPr>
                <w:rFonts w:asciiTheme="minorHAnsi" w:hAnsiTheme="minorHAnsi" w:cstheme="minorHAnsi"/>
                <w:b/>
                <w:sz w:val="20"/>
                <w:szCs w:val="20"/>
              </w:rPr>
              <w:t>RDRsc</w:t>
            </w:r>
            <w:proofErr w:type="spellEnd"/>
            <w:r w:rsidR="002E0750" w:rsidRPr="00484154">
              <w:rPr>
                <w:rFonts w:asciiTheme="minorHAnsi" w:hAnsiTheme="minorHAnsi" w:cstheme="minorHAnsi"/>
                <w:b/>
                <w:sz w:val="20"/>
                <w:szCs w:val="20"/>
              </w:rPr>
              <w:t>)</w:t>
            </w:r>
            <w:r w:rsidR="002E0750" w:rsidRPr="003061BA">
              <w:rPr>
                <w:rFonts w:asciiTheme="minorHAnsi" w:hAnsiTheme="minorHAnsi" w:cstheme="minorHAnsi"/>
                <w:sz w:val="20"/>
                <w:szCs w:val="20"/>
              </w:rPr>
              <w:t xml:space="preserve"> (RA4.4.10)</w:t>
            </w:r>
          </w:p>
          <w:p w14:paraId="22EF5A9B" w14:textId="3FDEAB08" w:rsidR="006A4AED" w:rsidRPr="006A4AED"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sidRPr="005828AE">
              <w:rPr>
                <w:rFonts w:asciiTheme="minorHAnsi" w:eastAsiaTheme="minorEastAsia" w:hAnsiTheme="minorHAnsi" w:cstheme="minorHAnsi"/>
                <w:sz w:val="18"/>
                <w:szCs w:val="20"/>
              </w:rPr>
              <w:t xml:space="preserve">Systems that utilize </w:t>
            </w:r>
            <w:r w:rsidR="003061BA">
              <w:rPr>
                <w:rFonts w:asciiTheme="minorHAnsi" w:eastAsiaTheme="minorEastAsia" w:hAnsiTheme="minorHAnsi" w:cstheme="minorHAnsi"/>
                <w:sz w:val="18"/>
                <w:szCs w:val="20"/>
              </w:rPr>
              <w:t>either of these</w:t>
            </w:r>
            <w:r w:rsidRPr="005828AE">
              <w:rPr>
                <w:rFonts w:asciiTheme="minorHAnsi" w:eastAsiaTheme="minorEastAsia" w:hAnsiTheme="minorHAnsi" w:cstheme="minorHAnsi"/>
                <w:sz w:val="18"/>
                <w:szCs w:val="20"/>
              </w:rPr>
              <w:t xml:space="preserve"> distribution type</w:t>
            </w:r>
            <w:r w:rsidR="003061BA">
              <w:rPr>
                <w:rFonts w:asciiTheme="minorHAnsi" w:eastAsiaTheme="minorEastAsia" w:hAnsiTheme="minorHAnsi" w:cstheme="minorHAnsi"/>
                <w:sz w:val="18"/>
                <w:szCs w:val="20"/>
              </w:rPr>
              <w:t>s</w:t>
            </w:r>
            <w:r w:rsidRPr="005828AE">
              <w:rPr>
                <w:rFonts w:asciiTheme="minorHAnsi" w:eastAsiaTheme="minorEastAsia" w:hAnsiTheme="minorHAnsi" w:cstheme="minorHAnsi"/>
                <w:sz w:val="18"/>
                <w:szCs w:val="20"/>
              </w:rPr>
              <w:t xml:space="preserve"> shall comply with these requirements.</w:t>
            </w:r>
          </w:p>
        </w:tc>
      </w:tr>
      <w:tr w:rsidR="006A4AED" w:rsidRPr="006A4AED" w14:paraId="0A53A36A" w14:textId="77777777" w:rsidTr="00AF64ED">
        <w:trPr>
          <w:trHeight w:val="144"/>
          <w:tblHeader/>
        </w:trPr>
        <w:tc>
          <w:tcPr>
            <w:tcW w:w="627" w:type="dxa"/>
            <w:tcBorders>
              <w:top w:val="single" w:sz="4" w:space="0" w:color="auto"/>
            </w:tcBorders>
            <w:vAlign w:val="center"/>
          </w:tcPr>
          <w:p w14:paraId="195D8A4F"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01</w:t>
            </w:r>
          </w:p>
        </w:tc>
        <w:tc>
          <w:tcPr>
            <w:tcW w:w="10163" w:type="dxa"/>
            <w:tcBorders>
              <w:top w:val="single" w:sz="4" w:space="0" w:color="auto"/>
            </w:tcBorders>
            <w:vAlign w:val="center"/>
          </w:tcPr>
          <w:p w14:paraId="348FC3B4" w14:textId="138D5730"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system operates “on-demand”, meaning that the pump begins to operate shortly before or immediately after hot water draw begins, and stops when the return water temperature reaches a certain threshold value. </w:t>
            </w:r>
            <w:r w:rsidR="002E0750" w:rsidRPr="005828AE">
              <w:rPr>
                <w:rFonts w:asciiTheme="minorHAnsi" w:eastAsiaTheme="minorEastAsia" w:hAnsiTheme="minorHAnsi" w:cstheme="minorHAnsi"/>
                <w:sz w:val="18"/>
                <w:szCs w:val="20"/>
              </w:rPr>
              <w:t xml:space="preserve"> For Demand Recirculation Manual Control, the pump </w:t>
            </w:r>
            <w:r w:rsidRPr="005828AE">
              <w:rPr>
                <w:rFonts w:asciiTheme="minorHAnsi" w:eastAsiaTheme="minorEastAsia" w:hAnsiTheme="minorHAnsi" w:cstheme="minorHAnsi"/>
                <w:sz w:val="18"/>
                <w:szCs w:val="20"/>
              </w:rPr>
              <w:t>shall be turned on using a manual switch</w:t>
            </w:r>
            <w:r w:rsidR="002E0750" w:rsidRPr="005828AE">
              <w:rPr>
                <w:rFonts w:asciiTheme="minorHAnsi" w:eastAsiaTheme="minorEastAsia" w:hAnsiTheme="minorHAnsi" w:cstheme="minorHAnsi"/>
                <w:sz w:val="18"/>
                <w:szCs w:val="20"/>
              </w:rPr>
              <w:t xml:space="preserve"> system</w:t>
            </w:r>
            <w:r w:rsidRPr="005828AE">
              <w:rPr>
                <w:rFonts w:asciiTheme="minorHAnsi" w:eastAsiaTheme="minorEastAsia" w:hAnsiTheme="minorHAnsi" w:cstheme="minorHAnsi"/>
                <w:sz w:val="18"/>
                <w:szCs w:val="20"/>
              </w:rPr>
              <w:t xml:space="preserve">. </w:t>
            </w:r>
            <w:r w:rsidR="002E0750" w:rsidRPr="005828AE">
              <w:rPr>
                <w:rFonts w:asciiTheme="minorHAnsi" w:eastAsiaTheme="minorEastAsia" w:hAnsiTheme="minorHAnsi" w:cstheme="minorHAnsi"/>
                <w:sz w:val="18"/>
                <w:szCs w:val="20"/>
              </w:rPr>
              <w:t xml:space="preserve">For Demand Recirculation Sensor Control, the pump shall be turned on using a sensor system.   </w:t>
            </w:r>
          </w:p>
        </w:tc>
      </w:tr>
      <w:tr w:rsidR="006A4AED" w:rsidRPr="006A4AED" w14:paraId="5C9549F3" w14:textId="77777777" w:rsidTr="00AF64ED">
        <w:trPr>
          <w:trHeight w:val="144"/>
          <w:tblHeader/>
        </w:trPr>
        <w:tc>
          <w:tcPr>
            <w:tcW w:w="627" w:type="dxa"/>
            <w:vAlign w:val="center"/>
          </w:tcPr>
          <w:p w14:paraId="49D37749" w14:textId="0A8A5D09"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02</w:t>
            </w:r>
          </w:p>
        </w:tc>
        <w:tc>
          <w:tcPr>
            <w:tcW w:w="10163" w:type="dxa"/>
            <w:vAlign w:val="center"/>
          </w:tcPr>
          <w:p w14:paraId="50941924" w14:textId="2E114358" w:rsidR="006A4AED" w:rsidRPr="005828AE" w:rsidRDefault="002E0750" w:rsidP="00AF64ED">
            <w:pPr>
              <w:keepNext/>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The controls </w:t>
            </w:r>
            <w:r w:rsidR="006A4AED" w:rsidRPr="005828AE">
              <w:rPr>
                <w:rFonts w:asciiTheme="minorHAnsi" w:eastAsiaTheme="minorEastAsia" w:hAnsiTheme="minorHAnsi" w:cstheme="minorHAnsi"/>
                <w:sz w:val="18"/>
                <w:szCs w:val="20"/>
              </w:rPr>
              <w:t xml:space="preserve">shall </w:t>
            </w:r>
            <w:proofErr w:type="gramStart"/>
            <w:r w:rsidR="006A4AED" w:rsidRPr="005828AE">
              <w:rPr>
                <w:rFonts w:asciiTheme="minorHAnsi" w:eastAsiaTheme="minorEastAsia" w:hAnsiTheme="minorHAnsi" w:cstheme="minorHAnsi"/>
                <w:sz w:val="18"/>
                <w:szCs w:val="20"/>
              </w:rPr>
              <w:t>be located in</w:t>
            </w:r>
            <w:proofErr w:type="gramEnd"/>
            <w:r w:rsidR="006A4AED" w:rsidRPr="005828AE">
              <w:rPr>
                <w:rFonts w:asciiTheme="minorHAnsi" w:eastAsiaTheme="minorEastAsia" w:hAnsiTheme="minorHAnsi" w:cstheme="minorHAnsi"/>
                <w:sz w:val="18"/>
                <w:szCs w:val="20"/>
              </w:rPr>
              <w:t xml:space="preserve"> the kitchen, bathroom, and any hot water fixture location that is at least 20 feet from the water heater. </w:t>
            </w:r>
          </w:p>
        </w:tc>
      </w:tr>
      <w:tr w:rsidR="006A4AED" w:rsidRPr="006A4AED" w14:paraId="46B2CC39" w14:textId="77777777" w:rsidTr="00AF64ED">
        <w:trPr>
          <w:trHeight w:val="144"/>
          <w:tblHeader/>
        </w:trPr>
        <w:tc>
          <w:tcPr>
            <w:tcW w:w="627" w:type="dxa"/>
            <w:vAlign w:val="center"/>
          </w:tcPr>
          <w:p w14:paraId="6642E13E" w14:textId="73D7692D"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03</w:t>
            </w:r>
          </w:p>
        </w:tc>
        <w:tc>
          <w:tcPr>
            <w:tcW w:w="10163" w:type="dxa"/>
            <w:vAlign w:val="center"/>
          </w:tcPr>
          <w:p w14:paraId="2EC7EBEE" w14:textId="35D8FA8A" w:rsidR="006A4AED"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Manual controls</w:t>
            </w:r>
            <w:r w:rsidR="006A4AED" w:rsidRPr="005828AE">
              <w:rPr>
                <w:rFonts w:asciiTheme="minorHAnsi" w:eastAsiaTheme="minorEastAsia" w:hAnsiTheme="minorHAnsi" w:cstheme="minorHAnsi"/>
                <w:sz w:val="18"/>
                <w:szCs w:val="20"/>
              </w:rPr>
              <w:t xml:space="preserve"> may be active by wired or wireless mechanisms. </w:t>
            </w:r>
          </w:p>
        </w:tc>
      </w:tr>
      <w:tr w:rsidR="002E0750" w:rsidRPr="006A4AED" w14:paraId="752A5E86" w14:textId="77777777" w:rsidTr="00AF64ED">
        <w:trPr>
          <w:trHeight w:val="144"/>
          <w:tblHeader/>
        </w:trPr>
        <w:tc>
          <w:tcPr>
            <w:tcW w:w="627" w:type="dxa"/>
            <w:vAlign w:val="center"/>
          </w:tcPr>
          <w:p w14:paraId="34848A5C" w14:textId="15294D4B"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04</w:t>
            </w:r>
          </w:p>
        </w:tc>
        <w:tc>
          <w:tcPr>
            <w:tcW w:w="10163" w:type="dxa"/>
            <w:vAlign w:val="center"/>
          </w:tcPr>
          <w:p w14:paraId="5BBCCDA7" w14:textId="5FD69E20" w:rsidR="002E0750" w:rsidRPr="005828AE" w:rsidRDefault="002E0750"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Sensor </w:t>
            </w:r>
            <w:r w:rsidR="003061BA">
              <w:rPr>
                <w:rFonts w:asciiTheme="minorHAnsi" w:eastAsiaTheme="minorEastAsia" w:hAnsiTheme="minorHAnsi" w:cstheme="minorHAnsi"/>
                <w:sz w:val="18"/>
                <w:szCs w:val="20"/>
              </w:rPr>
              <w:t>c</w:t>
            </w:r>
            <w:r w:rsidRPr="005828AE">
              <w:rPr>
                <w:rFonts w:asciiTheme="minorHAnsi" w:eastAsiaTheme="minorEastAsia" w:hAnsiTheme="minorHAnsi" w:cstheme="minorHAnsi"/>
                <w:sz w:val="18"/>
                <w:szCs w:val="20"/>
              </w:rPr>
              <w:t>ontrols may be activated by wired or wireless mechanisms, including buttons, motion sensors, door switches and flow switches. Each control shall have standby power of 1 Watt or less.</w:t>
            </w:r>
          </w:p>
        </w:tc>
      </w:tr>
      <w:tr w:rsidR="006A4AED" w:rsidRPr="006A4AED" w14:paraId="4A067B10" w14:textId="77777777" w:rsidTr="00AF64ED">
        <w:trPr>
          <w:trHeight w:val="144"/>
          <w:tblHeader/>
        </w:trPr>
        <w:tc>
          <w:tcPr>
            <w:tcW w:w="627" w:type="dxa"/>
            <w:vAlign w:val="center"/>
          </w:tcPr>
          <w:p w14:paraId="54517A7A" w14:textId="019C2E0B"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5</w:t>
            </w:r>
          </w:p>
        </w:tc>
        <w:tc>
          <w:tcPr>
            <w:tcW w:w="10163" w:type="dxa"/>
            <w:vAlign w:val="center"/>
          </w:tcPr>
          <w:p w14:paraId="54D4770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 xml:space="preserve">Pump and control placement shall meet one of the following criteria: </w:t>
            </w:r>
          </w:p>
          <w:p w14:paraId="75E655A6"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When a dedicated return line has been installed the pump, controls and thermo-sensor are installed at the end of the supply portion of the recirculation loop; or</w:t>
            </w:r>
          </w:p>
          <w:p w14:paraId="2070BDEA"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032702F" w14:textId="77777777" w:rsidR="006A4AED" w:rsidRPr="005828AE" w:rsidRDefault="006A4AED" w:rsidP="00AF64ED">
            <w:pPr>
              <w:keepNext/>
              <w:numPr>
                <w:ilvl w:val="0"/>
                <w:numId w:val="23"/>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When the </w:t>
            </w:r>
            <w:proofErr w:type="gramStart"/>
            <w:r w:rsidRPr="005828AE">
              <w:rPr>
                <w:rFonts w:asciiTheme="minorHAnsi" w:eastAsia="Times New Roman" w:hAnsiTheme="minorHAnsi" w:cstheme="minorHAnsi"/>
                <w:sz w:val="18"/>
                <w:szCs w:val="20"/>
              </w:rPr>
              <w:t>cold water</w:t>
            </w:r>
            <w:proofErr w:type="gramEnd"/>
            <w:r w:rsidRPr="005828AE">
              <w:rPr>
                <w:rFonts w:asciiTheme="minorHAnsi" w:eastAsia="Times New Roman" w:hAnsiTheme="minorHAnsi" w:cstheme="minorHAnsi"/>
                <w:sz w:val="18"/>
                <w:szCs w:val="20"/>
              </w:rPr>
              <w:t xml:space="preserve"> line is used as the return, the pump, demand controls and thermo-sensor shall be installed in an accessible location at the end of supply portion of the hot water distribution line (typically under a sink).</w:t>
            </w:r>
          </w:p>
        </w:tc>
      </w:tr>
      <w:tr w:rsidR="006A4AED" w:rsidRPr="006A4AED" w14:paraId="4FFC2B56" w14:textId="77777777" w:rsidTr="00AF64ED">
        <w:trPr>
          <w:trHeight w:val="144"/>
          <w:tblHeader/>
        </w:trPr>
        <w:tc>
          <w:tcPr>
            <w:tcW w:w="627" w:type="dxa"/>
            <w:vAlign w:val="center"/>
          </w:tcPr>
          <w:p w14:paraId="491BC96F" w14:textId="4BE904DA"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6</w:t>
            </w:r>
          </w:p>
        </w:tc>
        <w:tc>
          <w:tcPr>
            <w:tcW w:w="10163" w:type="dxa"/>
            <w:vAlign w:val="center"/>
          </w:tcPr>
          <w:p w14:paraId="4A0B7EEA"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After the pump has been activated, the controls shall allow the pump to operate until the water temperature at the thermo-sensor rises to one of the following values:</w:t>
            </w:r>
          </w:p>
          <w:p w14:paraId="3610BDCF" w14:textId="7EBE3DD2"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10°F (5.6°C) above the initial temperature of the water in the pipe</w:t>
            </w:r>
            <w:r w:rsidR="003061BA">
              <w:rPr>
                <w:rFonts w:asciiTheme="minorHAnsi" w:eastAsia="Times New Roman" w:hAnsiTheme="minorHAnsi" w:cstheme="minorHAnsi"/>
                <w:sz w:val="18"/>
                <w:szCs w:val="20"/>
              </w:rPr>
              <w:t>; or</w:t>
            </w:r>
          </w:p>
          <w:p w14:paraId="3B4E9022" w14:textId="77777777" w:rsidR="006A4AED" w:rsidRPr="005828AE" w:rsidRDefault="006A4AED" w:rsidP="00AF64ED">
            <w:pPr>
              <w:keepNext/>
              <w:numPr>
                <w:ilvl w:val="0"/>
                <w:numId w:val="22"/>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5828AE">
              <w:rPr>
                <w:rFonts w:asciiTheme="minorHAnsi" w:eastAsia="Times New Roman" w:hAnsiTheme="minorHAnsi" w:cstheme="minorHAnsi"/>
                <w:sz w:val="18"/>
                <w:szCs w:val="20"/>
              </w:rPr>
              <w:t>Not more than 102°F (38.9°C).</w:t>
            </w:r>
          </w:p>
        </w:tc>
      </w:tr>
      <w:tr w:rsidR="006A4AED" w:rsidRPr="006A4AED" w14:paraId="664840B6" w14:textId="77777777" w:rsidTr="00AF64ED">
        <w:trPr>
          <w:trHeight w:val="144"/>
          <w:tblHeader/>
        </w:trPr>
        <w:tc>
          <w:tcPr>
            <w:tcW w:w="627" w:type="dxa"/>
            <w:vAlign w:val="center"/>
          </w:tcPr>
          <w:p w14:paraId="18176AEB" w14:textId="13E46BC1" w:rsidR="006A4AED" w:rsidRPr="005828AE" w:rsidRDefault="00C672E8"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asciiTheme="minorHAnsi" w:eastAsiaTheme="minorEastAsia" w:hAnsiTheme="minorHAnsi" w:cstheme="minorHAnsi"/>
                <w:sz w:val="18"/>
                <w:szCs w:val="20"/>
              </w:rPr>
            </w:pPr>
            <w:r w:rsidRPr="005828AE">
              <w:rPr>
                <w:rFonts w:asciiTheme="minorHAnsi" w:eastAsiaTheme="minorEastAsia" w:hAnsiTheme="minorHAnsi" w:cstheme="minorHAnsi"/>
                <w:sz w:val="18"/>
                <w:szCs w:val="20"/>
              </w:rPr>
              <w:t>0</w:t>
            </w:r>
            <w:r w:rsidR="002E0750" w:rsidRPr="005828AE">
              <w:rPr>
                <w:rFonts w:asciiTheme="minorHAnsi" w:eastAsiaTheme="minorEastAsia" w:hAnsiTheme="minorHAnsi" w:cstheme="minorHAnsi"/>
                <w:sz w:val="18"/>
                <w:szCs w:val="20"/>
              </w:rPr>
              <w:t>7</w:t>
            </w:r>
          </w:p>
        </w:tc>
        <w:tc>
          <w:tcPr>
            <w:tcW w:w="10163" w:type="dxa"/>
            <w:vAlign w:val="center"/>
          </w:tcPr>
          <w:p w14:paraId="556D89B1" w14:textId="77777777" w:rsidR="006A4AED" w:rsidRPr="005828AE" w:rsidRDefault="006A4AED" w:rsidP="00AF64E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18"/>
              </w:rPr>
            </w:pPr>
            <w:r w:rsidRPr="005828AE">
              <w:rPr>
                <w:rFonts w:asciiTheme="minorHAnsi" w:eastAsiaTheme="minorEastAsia" w:hAnsiTheme="minorHAnsi" w:cstheme="minorHAnsi"/>
                <w:sz w:val="18"/>
                <w:szCs w:val="20"/>
              </w:rPr>
              <w:t xml:space="preserve">Controls shall limit operation to no more than 5 minutes following activation.  </w:t>
            </w:r>
          </w:p>
        </w:tc>
      </w:tr>
      <w:tr w:rsidR="006A4AED" w:rsidRPr="006A4AED" w14:paraId="6D2B5ECB" w14:textId="77777777" w:rsidTr="00AF64ED">
        <w:trPr>
          <w:trHeight w:val="144"/>
          <w:tblHeader/>
        </w:trPr>
        <w:tc>
          <w:tcPr>
            <w:tcW w:w="10790" w:type="dxa"/>
            <w:gridSpan w:val="2"/>
            <w:vAlign w:val="center"/>
          </w:tcPr>
          <w:p w14:paraId="45E494C0" w14:textId="77777777" w:rsidR="006A4AED" w:rsidRPr="006A4AED" w:rsidRDefault="006A4AED" w:rsidP="00AF64ED">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684BF651" w14:textId="54671077" w:rsidR="00B059CA" w:rsidRPr="005828AE" w:rsidRDefault="00B059CA">
      <w:pPr>
        <w:spacing w:after="0"/>
        <w:ind w:hanging="677"/>
        <w:rPr>
          <w:rFonts w:asciiTheme="minorHAnsi" w:hAnsiTheme="minorHAnsi" w:cstheme="minorHAnsi"/>
          <w:sz w:val="20"/>
          <w:szCs w:val="20"/>
        </w:rPr>
      </w:pPr>
    </w:p>
    <w:p w14:paraId="10EF8C69" w14:textId="77777777" w:rsidR="00B059CA" w:rsidRPr="005828AE" w:rsidRDefault="00B059CA">
      <w:pPr>
        <w:spacing w:after="0"/>
        <w:ind w:hanging="677"/>
        <w:rPr>
          <w:rFonts w:asciiTheme="minorHAnsi" w:hAnsiTheme="minorHAnsi" w:cstheme="minorHAnsi"/>
          <w:sz w:val="20"/>
          <w:szCs w:val="20"/>
        </w:rPr>
      </w:pPr>
    </w:p>
    <w:p w14:paraId="7B3E1BAB" w14:textId="77777777" w:rsidR="00B059CA" w:rsidRPr="005828AE" w:rsidRDefault="00B059CA">
      <w:pPr>
        <w:spacing w:after="0"/>
        <w:ind w:hanging="677"/>
        <w:rPr>
          <w:rFonts w:asciiTheme="minorHAnsi" w:hAnsiTheme="minorHAnsi" w:cstheme="minorHAnsi"/>
          <w:sz w:val="20"/>
          <w:szCs w:val="20"/>
        </w:rPr>
      </w:pPr>
    </w:p>
    <w:p w14:paraId="7B8DA3C0" w14:textId="77777777" w:rsidR="009425FF" w:rsidRPr="005828AE" w:rsidRDefault="009425FF" w:rsidP="009425FF">
      <w:pPr>
        <w:contextualSpacing/>
        <w:rPr>
          <w:rFonts w:asciiTheme="minorHAnsi" w:hAnsiTheme="minorHAnsi" w:cstheme="minorHAnsi"/>
          <w:sz w:val="20"/>
          <w:szCs w:val="20"/>
        </w:rPr>
      </w:pPr>
    </w:p>
    <w:p w14:paraId="7B8DA3C2" w14:textId="77777777" w:rsidR="009425FF" w:rsidRPr="00B33DFF" w:rsidRDefault="009425FF" w:rsidP="0046730D">
      <w:pPr>
        <w:contextualSpacing/>
        <w:rPr>
          <w:rFonts w:asciiTheme="minorHAnsi" w:hAnsiTheme="minorHAnsi" w:cstheme="minorHAnsi"/>
          <w:sz w:val="20"/>
          <w:szCs w:val="20"/>
        </w:rPr>
      </w:pPr>
    </w:p>
    <w:tbl>
      <w:tblPr>
        <w:tblW w:w="4987"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7"/>
        <w:gridCol w:w="2775"/>
      </w:tblGrid>
      <w:tr w:rsidR="00195086" w:rsidRPr="00195086" w14:paraId="37210825" w14:textId="77777777">
        <w:trPr>
          <w:trHeight w:val="206"/>
        </w:trPr>
        <w:tc>
          <w:tcPr>
            <w:tcW w:w="10943" w:type="dxa"/>
            <w:gridSpan w:val="4"/>
            <w:vAlign w:val="center"/>
          </w:tcPr>
          <w:p w14:paraId="4F136BF2" w14:textId="77777777" w:rsidR="00195086" w:rsidRPr="00195086" w:rsidRDefault="00195086" w:rsidP="001950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bookmarkStart w:id="0" w:name="_Hlk86243627"/>
            <w:r w:rsidRPr="00195086">
              <w:rPr>
                <w:rFonts w:asciiTheme="minorHAnsi" w:eastAsia="Times New Roman" w:hAnsiTheme="minorHAnsi" w:cs="Arial"/>
                <w:b/>
                <w:caps/>
                <w:sz w:val="20"/>
                <w:szCs w:val="20"/>
              </w:rPr>
              <w:t>Documentation Author's Declaration Statement</w:t>
            </w:r>
          </w:p>
        </w:tc>
      </w:tr>
      <w:tr w:rsidR="00195086" w:rsidRPr="00195086" w14:paraId="4C235CCA" w14:textId="77777777">
        <w:trPr>
          <w:trHeight w:hRule="exact" w:val="262"/>
        </w:trPr>
        <w:tc>
          <w:tcPr>
            <w:tcW w:w="10943" w:type="dxa"/>
            <w:gridSpan w:val="4"/>
            <w:vAlign w:val="center"/>
          </w:tcPr>
          <w:p w14:paraId="09423622" w14:textId="77777777" w:rsidR="00195086" w:rsidRPr="00195086" w:rsidRDefault="00195086" w:rsidP="00195086">
            <w:pPr>
              <w:keepNext/>
              <w:numPr>
                <w:ilvl w:val="0"/>
                <w:numId w:val="2"/>
              </w:numPr>
              <w:tabs>
                <w:tab w:val="left" w:pos="-2600"/>
              </w:tabs>
              <w:spacing w:after="0" w:line="240" w:lineRule="auto"/>
              <w:ind w:right="90"/>
              <w:outlineLvl w:val="2"/>
              <w:rPr>
                <w:rFonts w:asciiTheme="minorHAnsi" w:eastAsia="Times New Roman" w:hAnsiTheme="minorHAnsi"/>
                <w:sz w:val="20"/>
                <w:szCs w:val="20"/>
              </w:rPr>
            </w:pPr>
            <w:r w:rsidRPr="00195086">
              <w:rPr>
                <w:rFonts w:asciiTheme="minorHAnsi" w:eastAsia="Times New Roman" w:hAnsiTheme="minorHAnsi"/>
                <w:sz w:val="20"/>
                <w:szCs w:val="20"/>
              </w:rPr>
              <w:t>I certify that this Certificate of Installation documentation is accurate and complete.</w:t>
            </w:r>
          </w:p>
        </w:tc>
      </w:tr>
      <w:tr w:rsidR="00195086" w:rsidRPr="00195086" w14:paraId="69696975" w14:textId="77777777">
        <w:trPr>
          <w:trHeight w:val="360"/>
        </w:trPr>
        <w:tc>
          <w:tcPr>
            <w:tcW w:w="5577" w:type="dxa"/>
            <w:gridSpan w:val="2"/>
          </w:tcPr>
          <w:p w14:paraId="03AB9232"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Documentation Author Name:</w:t>
            </w:r>
          </w:p>
        </w:tc>
        <w:tc>
          <w:tcPr>
            <w:tcW w:w="5366" w:type="dxa"/>
            <w:gridSpan w:val="2"/>
          </w:tcPr>
          <w:p w14:paraId="68142F59"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Documentation Author Signature:</w:t>
            </w:r>
          </w:p>
        </w:tc>
      </w:tr>
      <w:tr w:rsidR="00195086" w:rsidRPr="00195086" w14:paraId="244E0313" w14:textId="77777777">
        <w:trPr>
          <w:trHeight w:val="360"/>
        </w:trPr>
        <w:tc>
          <w:tcPr>
            <w:tcW w:w="5577" w:type="dxa"/>
            <w:gridSpan w:val="2"/>
          </w:tcPr>
          <w:p w14:paraId="0BFF9E93"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Documentation Author Company Name:</w:t>
            </w:r>
          </w:p>
        </w:tc>
        <w:tc>
          <w:tcPr>
            <w:tcW w:w="5366" w:type="dxa"/>
            <w:gridSpan w:val="2"/>
          </w:tcPr>
          <w:p w14:paraId="6873248C"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Date Signed:</w:t>
            </w:r>
          </w:p>
        </w:tc>
      </w:tr>
      <w:tr w:rsidR="00195086" w:rsidRPr="00195086" w14:paraId="21F5E679" w14:textId="77777777">
        <w:trPr>
          <w:trHeight w:val="360"/>
        </w:trPr>
        <w:tc>
          <w:tcPr>
            <w:tcW w:w="5577" w:type="dxa"/>
            <w:gridSpan w:val="2"/>
          </w:tcPr>
          <w:p w14:paraId="5FD8BF2D"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Address:</w:t>
            </w:r>
          </w:p>
        </w:tc>
        <w:tc>
          <w:tcPr>
            <w:tcW w:w="5366" w:type="dxa"/>
            <w:gridSpan w:val="2"/>
          </w:tcPr>
          <w:p w14:paraId="192B01EF"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CEA/HERS Certification Identification (If applicable):</w:t>
            </w:r>
          </w:p>
        </w:tc>
      </w:tr>
      <w:tr w:rsidR="00195086" w:rsidRPr="00195086" w14:paraId="4A07683F" w14:textId="77777777">
        <w:trPr>
          <w:trHeight w:val="360"/>
        </w:trPr>
        <w:tc>
          <w:tcPr>
            <w:tcW w:w="5577" w:type="dxa"/>
            <w:gridSpan w:val="2"/>
          </w:tcPr>
          <w:p w14:paraId="71976FB8"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City/State/Zip:</w:t>
            </w:r>
          </w:p>
        </w:tc>
        <w:tc>
          <w:tcPr>
            <w:tcW w:w="5366" w:type="dxa"/>
            <w:gridSpan w:val="2"/>
          </w:tcPr>
          <w:p w14:paraId="59A5D5C9" w14:textId="77777777" w:rsidR="00195086" w:rsidRPr="00195086" w:rsidRDefault="00195086" w:rsidP="00195086">
            <w:pPr>
              <w:keepNext/>
              <w:spacing w:after="0" w:line="240" w:lineRule="auto"/>
              <w:rPr>
                <w:rFonts w:asciiTheme="minorHAnsi" w:eastAsia="Times New Roman" w:hAnsiTheme="minorHAnsi"/>
                <w:sz w:val="20"/>
                <w:szCs w:val="20"/>
              </w:rPr>
            </w:pPr>
            <w:r w:rsidRPr="00195086">
              <w:rPr>
                <w:rFonts w:asciiTheme="minorHAnsi" w:eastAsia="Times New Roman" w:hAnsiTheme="minorHAnsi"/>
                <w:sz w:val="20"/>
                <w:szCs w:val="20"/>
              </w:rPr>
              <w:t>Phone:</w:t>
            </w:r>
          </w:p>
        </w:tc>
      </w:tr>
      <w:tr w:rsidR="00195086" w:rsidRPr="00195086" w14:paraId="6EE4F19D" w14:textId="77777777">
        <w:tblPrEx>
          <w:tblCellMar>
            <w:left w:w="115" w:type="dxa"/>
            <w:right w:w="115" w:type="dxa"/>
          </w:tblCellMar>
        </w:tblPrEx>
        <w:trPr>
          <w:trHeight w:val="296"/>
        </w:trPr>
        <w:tc>
          <w:tcPr>
            <w:tcW w:w="10943" w:type="dxa"/>
            <w:gridSpan w:val="4"/>
            <w:vAlign w:val="center"/>
          </w:tcPr>
          <w:p w14:paraId="193705C4" w14:textId="77777777" w:rsidR="00195086" w:rsidRPr="00195086" w:rsidRDefault="00195086" w:rsidP="00195086">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sz w:val="20"/>
                <w:szCs w:val="20"/>
              </w:rPr>
            </w:pPr>
            <w:r w:rsidRPr="00195086">
              <w:rPr>
                <w:rFonts w:asciiTheme="minorHAnsi" w:eastAsia="Times New Roman" w:hAnsiTheme="minorHAnsi" w:cs="Arial"/>
                <w:b/>
                <w:caps/>
                <w:sz w:val="20"/>
                <w:szCs w:val="20"/>
              </w:rPr>
              <w:t>Responsible Person's Declaration statement</w:t>
            </w:r>
          </w:p>
        </w:tc>
      </w:tr>
      <w:tr w:rsidR="00195086" w:rsidRPr="00195086" w14:paraId="535D3060" w14:textId="77777777">
        <w:tblPrEx>
          <w:tblCellMar>
            <w:left w:w="115" w:type="dxa"/>
            <w:right w:w="115" w:type="dxa"/>
          </w:tblCellMar>
        </w:tblPrEx>
        <w:trPr>
          <w:trHeight w:val="504"/>
        </w:trPr>
        <w:tc>
          <w:tcPr>
            <w:tcW w:w="10943" w:type="dxa"/>
            <w:gridSpan w:val="4"/>
          </w:tcPr>
          <w:p w14:paraId="601603D4" w14:textId="77777777" w:rsidR="00195086" w:rsidRPr="00195086" w:rsidRDefault="00195086" w:rsidP="00B22E30">
            <w:pPr>
              <w:keepNext/>
              <w:tabs>
                <w:tab w:val="left" w:pos="-2600"/>
              </w:tabs>
              <w:spacing w:after="0" w:line="240" w:lineRule="auto"/>
              <w:ind w:right="90"/>
              <w:outlineLvl w:val="2"/>
              <w:rPr>
                <w:rFonts w:eastAsia="Times New Roman"/>
                <w:sz w:val="20"/>
                <w:szCs w:val="20"/>
              </w:rPr>
            </w:pPr>
            <w:r w:rsidRPr="00195086">
              <w:rPr>
                <w:rFonts w:eastAsia="Times New Roman"/>
                <w:sz w:val="20"/>
                <w:szCs w:val="20"/>
              </w:rPr>
              <w:t>I certify the following under penalty of perjury, under the laws of the State of California:</w:t>
            </w:r>
          </w:p>
          <w:p w14:paraId="479DB627" w14:textId="77777777" w:rsidR="00195086" w:rsidRPr="00195086" w:rsidRDefault="00195086" w:rsidP="00B22E30">
            <w:pPr>
              <w:keepNext/>
              <w:numPr>
                <w:ilvl w:val="0"/>
                <w:numId w:val="16"/>
              </w:numPr>
              <w:tabs>
                <w:tab w:val="left" w:pos="-2600"/>
              </w:tabs>
              <w:spacing w:after="0" w:line="240" w:lineRule="auto"/>
              <w:ind w:left="697" w:right="90" w:hanging="270"/>
              <w:outlineLvl w:val="2"/>
              <w:rPr>
                <w:rFonts w:asciiTheme="minorHAnsi" w:eastAsiaTheme="majorEastAsia" w:hAnsiTheme="minorHAnsi" w:cstheme="minorHAnsi"/>
                <w:sz w:val="20"/>
                <w:szCs w:val="20"/>
              </w:rPr>
            </w:pPr>
            <w:r w:rsidRPr="00195086">
              <w:rPr>
                <w:rFonts w:asciiTheme="minorHAnsi" w:eastAsiaTheme="majorEastAsia" w:hAnsiTheme="minorHAnsi" w:cstheme="minorHAnsi"/>
                <w:sz w:val="20"/>
                <w:szCs w:val="20"/>
              </w:rPr>
              <w:t xml:space="preserve">The information provided on this Certificate of Installation is true and correct. </w:t>
            </w:r>
          </w:p>
          <w:p w14:paraId="0861E3B8" w14:textId="77777777" w:rsidR="00195086" w:rsidRPr="00195086" w:rsidRDefault="00195086" w:rsidP="00B22E30">
            <w:pPr>
              <w:keepNext/>
              <w:widowControl w:val="0"/>
              <w:numPr>
                <w:ilvl w:val="0"/>
                <w:numId w:val="16"/>
              </w:numPr>
              <w:spacing w:after="0" w:line="240" w:lineRule="auto"/>
              <w:ind w:left="697" w:right="90" w:hanging="270"/>
              <w:rPr>
                <w:rFonts w:asciiTheme="minorHAnsi" w:eastAsia="Times New Roman" w:hAnsiTheme="minorHAnsi" w:cstheme="minorHAnsi"/>
                <w:sz w:val="20"/>
                <w:szCs w:val="20"/>
              </w:rPr>
            </w:pPr>
            <w:r w:rsidRPr="00195086">
              <w:rPr>
                <w:rFonts w:asciiTheme="minorHAnsi" w:eastAsia="Times New Roman" w:hAnsiTheme="minorHAnsi" w:cstheme="minorHAnsi"/>
                <w:snapToGrid w:val="0"/>
                <w:sz w:val="20"/>
                <w:szCs w:val="20"/>
              </w:rPr>
              <w:t xml:space="preserve">I am either: a) a responsible person eligible under Division 3 of the Business and Professions Code </w:t>
            </w:r>
            <w:r w:rsidRPr="00195086">
              <w:rPr>
                <w:rFonts w:asciiTheme="minorHAnsi" w:eastAsia="Times New Roman" w:hAnsiTheme="minorHAnsi" w:cstheme="minorHAnsi"/>
                <w:sz w:val="20"/>
                <w:szCs w:val="20"/>
              </w:rPr>
              <w:t xml:space="preserve">in the applicable classification to accept responsibility for the system design, construction, or installation </w:t>
            </w:r>
            <w:r w:rsidRPr="00195086">
              <w:rPr>
                <w:rFonts w:asciiTheme="minorHAnsi" w:eastAsia="Times New Roman" w:hAnsiTheme="minorHAnsi" w:cstheme="minorHAnsi"/>
                <w:snapToGrid w:val="0"/>
                <w:sz w:val="20"/>
                <w:szCs w:val="20"/>
              </w:rPr>
              <w:t xml:space="preserve">of features, materials, components, or manufactured devices </w:t>
            </w:r>
            <w:r w:rsidRPr="00195086">
              <w:rPr>
                <w:rFonts w:asciiTheme="minorHAnsi" w:eastAsia="Times New Roman" w:hAnsiTheme="minorHAnsi" w:cstheme="minorHAnsi"/>
                <w:sz w:val="20"/>
                <w:szCs w:val="20"/>
              </w:rPr>
              <w:t xml:space="preserve">for the scope of work identified on this Certificate of Installation, </w:t>
            </w:r>
            <w:r w:rsidRPr="00195086">
              <w:rPr>
                <w:rFonts w:asciiTheme="minorHAnsi" w:eastAsia="Times New Roman" w:hAnsiTheme="minorHAnsi" w:cstheme="minorHAnsi"/>
                <w:snapToGrid w:val="0"/>
                <w:sz w:val="20"/>
                <w:szCs w:val="20"/>
              </w:rPr>
              <w:t>and attest to the declarations in this statement</w:t>
            </w:r>
            <w:r w:rsidRPr="00195086">
              <w:rPr>
                <w:rFonts w:asciiTheme="minorHAnsi" w:eastAsia="Times New Roman" w:hAnsiTheme="minorHAnsi" w:cstheme="minorHAnsi"/>
                <w:sz w:val="20"/>
                <w:szCs w:val="20"/>
              </w:rPr>
              <w:t>, or b) I am an authorized representative of the responsible person and attest to the declarations in this statement on the responsible person’s behalf.</w:t>
            </w:r>
          </w:p>
          <w:p w14:paraId="2E69AC63" w14:textId="77777777" w:rsidR="00195086" w:rsidRPr="00195086" w:rsidRDefault="00195086" w:rsidP="00B22E30">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195086">
              <w:rPr>
                <w:rFonts w:asciiTheme="minorHAnsi" w:eastAsia="Times New Roman" w:hAnsiTheme="minorHAnsi" w:cstheme="minorHAnsi"/>
                <w:sz w:val="20"/>
                <w:szCs w:val="20"/>
              </w:rPr>
              <w:t xml:space="preserve">The constructed or installed features, materials, </w:t>
            </w:r>
            <w:proofErr w:type="gramStart"/>
            <w:r w:rsidRPr="00195086">
              <w:rPr>
                <w:rFonts w:asciiTheme="minorHAnsi" w:eastAsia="Times New Roman" w:hAnsiTheme="minorHAnsi" w:cstheme="minorHAnsi"/>
                <w:sz w:val="20"/>
                <w:szCs w:val="20"/>
              </w:rPr>
              <w:t>components</w:t>
            </w:r>
            <w:proofErr w:type="gramEnd"/>
            <w:r w:rsidRPr="00195086">
              <w:rPr>
                <w:rFonts w:asciiTheme="minorHAnsi" w:eastAsia="Times New Roman" w:hAnsiTheme="minorHAnsi" w:cstheme="minorHAnsi"/>
                <w:sz w:val="20"/>
                <w:szCs w:val="20"/>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270721B1" w14:textId="77777777" w:rsidR="00195086" w:rsidRPr="00195086" w:rsidRDefault="00195086" w:rsidP="00B22E30">
            <w:pPr>
              <w:keepNext/>
              <w:numPr>
                <w:ilvl w:val="0"/>
                <w:numId w:val="16"/>
              </w:numPr>
              <w:autoSpaceDE w:val="0"/>
              <w:autoSpaceDN w:val="0"/>
              <w:adjustRightInd w:val="0"/>
              <w:spacing w:after="0" w:line="240" w:lineRule="auto"/>
              <w:ind w:left="697" w:right="90" w:hanging="270"/>
              <w:contextualSpacing/>
              <w:rPr>
                <w:rFonts w:asciiTheme="minorHAnsi" w:eastAsia="Times New Roman" w:hAnsiTheme="minorHAnsi" w:cstheme="minorHAnsi"/>
                <w:sz w:val="20"/>
                <w:szCs w:val="20"/>
              </w:rPr>
            </w:pPr>
            <w:r w:rsidRPr="00195086">
              <w:rPr>
                <w:rFonts w:asciiTheme="minorHAnsi" w:eastAsia="Times New Roman" w:hAnsiTheme="minorHAnsi" w:cstheme="minorHAnsi"/>
                <w:sz w:val="20"/>
                <w:szCs w:val="20"/>
              </w:rPr>
              <w:t xml:space="preserve">I understand that a registered copy of this Certificate of Installation shall be posted or made available with the building permit(s) issued for the </w:t>
            </w:r>
            <w:proofErr w:type="gramStart"/>
            <w:r w:rsidRPr="00195086">
              <w:rPr>
                <w:rFonts w:asciiTheme="minorHAnsi" w:eastAsia="Times New Roman" w:hAnsiTheme="minorHAnsi" w:cstheme="minorHAnsi"/>
                <w:sz w:val="20"/>
                <w:szCs w:val="20"/>
              </w:rPr>
              <w:t>building, and</w:t>
            </w:r>
            <w:proofErr w:type="gramEnd"/>
            <w:r w:rsidRPr="00195086">
              <w:rPr>
                <w:rFonts w:asciiTheme="minorHAnsi" w:eastAsia="Times New Roman" w:hAnsiTheme="minorHAnsi" w:cstheme="minorHAnsi"/>
                <w:sz w:val="20"/>
                <w:szCs w:val="20"/>
              </w:rPr>
              <w:t xml:space="preserve"> made available to the enforcement agency for all applicable inspections, and I will take the necessary steps to ensure this requirement is accomplished. </w:t>
            </w:r>
          </w:p>
          <w:p w14:paraId="57A440F7" w14:textId="77777777" w:rsidR="00195086" w:rsidRPr="00195086" w:rsidRDefault="00195086" w:rsidP="00B22E30">
            <w:pPr>
              <w:keepNext/>
              <w:numPr>
                <w:ilvl w:val="0"/>
                <w:numId w:val="16"/>
              </w:numPr>
              <w:autoSpaceDE w:val="0"/>
              <w:autoSpaceDN w:val="0"/>
              <w:adjustRightInd w:val="0"/>
              <w:spacing w:after="0" w:line="240" w:lineRule="auto"/>
              <w:ind w:left="697" w:right="90" w:hanging="270"/>
              <w:contextualSpacing/>
              <w:rPr>
                <w:rFonts w:ascii="Times New Roman" w:eastAsia="Times New Roman" w:hAnsi="Times New Roman"/>
                <w:sz w:val="20"/>
                <w:szCs w:val="20"/>
              </w:rPr>
            </w:pPr>
            <w:r w:rsidRPr="00195086">
              <w:rPr>
                <w:rFonts w:asciiTheme="minorHAnsi" w:eastAsia="Times New Roman" w:hAnsiTheme="minorHAnsi" w:cstheme="minorHAnsi"/>
                <w:sz w:val="20"/>
                <w:szCs w:val="20"/>
              </w:rPr>
              <w:t>I understand that a registered copy of this Certificate of Installation is required to be included with the documentation the builder provides to the building owner at occupancy, and I will take the necessary steps to ensure this requirement is accomplished.</w:t>
            </w:r>
          </w:p>
        </w:tc>
      </w:tr>
      <w:tr w:rsidR="00195086" w:rsidRPr="00195086" w14:paraId="29418259" w14:textId="77777777">
        <w:tblPrEx>
          <w:tblCellMar>
            <w:left w:w="108" w:type="dxa"/>
            <w:right w:w="108" w:type="dxa"/>
          </w:tblCellMar>
        </w:tblPrEx>
        <w:trPr>
          <w:trHeight w:val="360"/>
        </w:trPr>
        <w:tc>
          <w:tcPr>
            <w:tcW w:w="5307" w:type="dxa"/>
          </w:tcPr>
          <w:p w14:paraId="3915BB40" w14:textId="77777777" w:rsidR="00195086" w:rsidRPr="00195086" w:rsidRDefault="00195086" w:rsidP="001950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Responsible Builder/Installer Name:</w:t>
            </w:r>
          </w:p>
        </w:tc>
        <w:tc>
          <w:tcPr>
            <w:tcW w:w="5636" w:type="dxa"/>
            <w:gridSpan w:val="3"/>
          </w:tcPr>
          <w:p w14:paraId="11BD6111" w14:textId="77777777" w:rsidR="00195086" w:rsidRPr="00195086" w:rsidRDefault="00195086" w:rsidP="00195086">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Responsible Builder/Installer Signature:</w:t>
            </w:r>
          </w:p>
        </w:tc>
      </w:tr>
      <w:tr w:rsidR="00195086" w:rsidRPr="00195086" w14:paraId="5A23F245"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51325A83"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Company Name: (Installing Subcontractor or General Contractor or Builder/Owner)</w:t>
            </w:r>
          </w:p>
        </w:tc>
        <w:tc>
          <w:tcPr>
            <w:tcW w:w="5636" w:type="dxa"/>
            <w:gridSpan w:val="3"/>
            <w:tcBorders>
              <w:top w:val="single" w:sz="4" w:space="0" w:color="auto"/>
              <w:left w:val="single" w:sz="4" w:space="0" w:color="auto"/>
              <w:bottom w:val="single" w:sz="4" w:space="0" w:color="auto"/>
              <w:right w:val="single" w:sz="4" w:space="0" w:color="auto"/>
            </w:tcBorders>
          </w:tcPr>
          <w:p w14:paraId="13C726B0"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Position With Company (Title):</w:t>
            </w:r>
          </w:p>
        </w:tc>
      </w:tr>
      <w:tr w:rsidR="00195086" w:rsidRPr="00195086" w14:paraId="496BF04B"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30123415"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Address:</w:t>
            </w:r>
          </w:p>
        </w:tc>
        <w:tc>
          <w:tcPr>
            <w:tcW w:w="5636" w:type="dxa"/>
            <w:gridSpan w:val="3"/>
            <w:tcBorders>
              <w:top w:val="single" w:sz="4" w:space="0" w:color="auto"/>
              <w:left w:val="single" w:sz="4" w:space="0" w:color="auto"/>
              <w:bottom w:val="single" w:sz="4" w:space="0" w:color="auto"/>
              <w:right w:val="single" w:sz="4" w:space="0" w:color="auto"/>
            </w:tcBorders>
          </w:tcPr>
          <w:p w14:paraId="4564DC80"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CSLB License:</w:t>
            </w:r>
          </w:p>
        </w:tc>
      </w:tr>
      <w:tr w:rsidR="00195086" w:rsidRPr="00195086" w14:paraId="79385CF2" w14:textId="77777777">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4CEE4643"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6C0A4A16"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Phone:</w:t>
            </w:r>
          </w:p>
        </w:tc>
        <w:tc>
          <w:tcPr>
            <w:tcW w:w="2815" w:type="dxa"/>
            <w:tcBorders>
              <w:top w:val="single" w:sz="4" w:space="0" w:color="auto"/>
              <w:left w:val="single" w:sz="4" w:space="0" w:color="auto"/>
              <w:bottom w:val="single" w:sz="4" w:space="0" w:color="auto"/>
              <w:right w:val="single" w:sz="4" w:space="0" w:color="auto"/>
            </w:tcBorders>
          </w:tcPr>
          <w:p w14:paraId="61C90E59" w14:textId="77777777" w:rsidR="00195086" w:rsidRPr="00195086" w:rsidRDefault="00195086" w:rsidP="00195086">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Theme="minorHAnsi" w:eastAsia="Times New Roman" w:hAnsiTheme="minorHAnsi"/>
                <w:sz w:val="20"/>
                <w:szCs w:val="20"/>
              </w:rPr>
            </w:pPr>
            <w:r w:rsidRPr="00195086">
              <w:rPr>
                <w:rFonts w:asciiTheme="minorHAnsi" w:eastAsia="Times New Roman" w:hAnsiTheme="minorHAnsi"/>
                <w:sz w:val="20"/>
                <w:szCs w:val="20"/>
              </w:rPr>
              <w:t>Date Signed:</w:t>
            </w:r>
          </w:p>
        </w:tc>
      </w:tr>
      <w:bookmarkEnd w:id="0"/>
    </w:tbl>
    <w:p w14:paraId="7B8DA3C3" w14:textId="77777777" w:rsidR="000A54FA" w:rsidRPr="00CE7952" w:rsidRDefault="000A54FA" w:rsidP="00193F95">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rPr>
          <w:rFonts w:asciiTheme="minorHAnsi" w:hAnsiTheme="minorHAnsi" w:cstheme="minorHAnsi"/>
          <w:sz w:val="20"/>
          <w:szCs w:val="20"/>
        </w:rPr>
        <w:sectPr w:rsidR="000A54FA" w:rsidRPr="00CE7952" w:rsidSect="00F61B85">
          <w:headerReference w:type="even" r:id="rId12"/>
          <w:headerReference w:type="default" r:id="rId13"/>
          <w:footerReference w:type="default" r:id="rId14"/>
          <w:headerReference w:type="first" r:id="rId15"/>
          <w:pgSz w:w="12240" w:h="15840" w:code="1"/>
          <w:pgMar w:top="720" w:right="720" w:bottom="720" w:left="720" w:header="432" w:footer="576" w:gutter="0"/>
          <w:cols w:space="720"/>
          <w:docGrid w:linePitch="360"/>
        </w:sectPr>
      </w:pPr>
    </w:p>
    <w:p w14:paraId="7B8DA3C5" w14:textId="4003C5AC" w:rsidR="0029793E" w:rsidRDefault="007C58C8"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r>
        <w:rPr>
          <w:rFonts w:asciiTheme="minorHAnsi" w:hAnsiTheme="minorHAnsi" w:cstheme="minorHAnsi"/>
          <w:b/>
          <w:sz w:val="18"/>
          <w:szCs w:val="18"/>
        </w:rPr>
        <w:lastRenderedPageBreak/>
        <w:t>LMCI</w:t>
      </w:r>
      <w:r w:rsidR="0029793E" w:rsidRPr="005828AE">
        <w:rPr>
          <w:rFonts w:asciiTheme="minorHAnsi" w:hAnsiTheme="minorHAnsi" w:cstheme="minorHAnsi"/>
          <w:b/>
          <w:sz w:val="18"/>
          <w:szCs w:val="18"/>
        </w:rPr>
        <w:t>-PLB-02</w:t>
      </w:r>
      <w:r w:rsidR="00AF556D" w:rsidRPr="005828AE">
        <w:rPr>
          <w:rFonts w:asciiTheme="minorHAnsi" w:hAnsiTheme="minorHAnsi" w:cstheme="minorHAnsi"/>
          <w:b/>
          <w:sz w:val="18"/>
          <w:szCs w:val="18"/>
        </w:rPr>
        <w:t>-E User Instructions</w:t>
      </w:r>
    </w:p>
    <w:p w14:paraId="1F6F6268" w14:textId="77777777" w:rsidR="00E15012" w:rsidRPr="005828AE" w:rsidRDefault="00E15012" w:rsidP="00ED521E">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asciiTheme="minorHAnsi" w:hAnsiTheme="minorHAnsi" w:cstheme="minorHAnsi"/>
          <w:b/>
          <w:sz w:val="18"/>
          <w:szCs w:val="18"/>
        </w:rPr>
      </w:pPr>
    </w:p>
    <w:p w14:paraId="7B8DA3C9" w14:textId="1E781D5E" w:rsidR="002A76D1" w:rsidRPr="005828AE" w:rsidRDefault="008C7B33" w:rsidP="002A76D1">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asciiTheme="minorHAnsi" w:hAnsiTheme="minorHAnsi" w:cstheme="minorHAnsi"/>
          <w:b/>
          <w:sz w:val="18"/>
          <w:szCs w:val="18"/>
        </w:rPr>
      </w:pPr>
      <w:r w:rsidRPr="005828AE">
        <w:rPr>
          <w:rFonts w:asciiTheme="minorHAnsi" w:hAnsiTheme="minorHAnsi" w:cstheme="minorHAnsi"/>
          <w:b/>
          <w:sz w:val="18"/>
          <w:szCs w:val="18"/>
        </w:rPr>
        <w:t>A</w:t>
      </w:r>
      <w:r w:rsidR="002A76D1" w:rsidRPr="005828AE">
        <w:rPr>
          <w:rFonts w:asciiTheme="minorHAnsi" w:hAnsiTheme="minorHAnsi" w:cstheme="minorHAnsi"/>
          <w:b/>
          <w:sz w:val="18"/>
          <w:szCs w:val="18"/>
        </w:rPr>
        <w:t xml:space="preserve">. Design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r w:rsidR="00C675BF" w:rsidRPr="005828AE">
        <w:rPr>
          <w:rFonts w:asciiTheme="minorHAnsi" w:hAnsiTheme="minorHAnsi" w:cstheme="minorHAnsi"/>
          <w:b/>
          <w:sz w:val="18"/>
          <w:szCs w:val="18"/>
        </w:rPr>
        <w:t xml:space="preserve"> </w:t>
      </w:r>
    </w:p>
    <w:p w14:paraId="7B8DA3CA" w14:textId="6BC337D7" w:rsidR="002A76D1" w:rsidRPr="005828AE" w:rsidRDefault="002A76D1"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w:t>
      </w:r>
      <w:r w:rsidR="00DA58BF">
        <w:rPr>
          <w:rFonts w:asciiTheme="minorHAnsi" w:hAnsiTheme="minorHAnsi" w:cstheme="minorHAnsi"/>
          <w:sz w:val="18"/>
          <w:szCs w:val="18"/>
        </w:rPr>
        <w:t>LMCC</w:t>
      </w:r>
      <w:r w:rsidRPr="005828AE">
        <w:rPr>
          <w:rFonts w:asciiTheme="minorHAnsi" w:hAnsiTheme="minorHAnsi" w:cstheme="minorHAnsi"/>
          <w:sz w:val="18"/>
          <w:szCs w:val="18"/>
        </w:rPr>
        <w:t xml:space="preserve"> compliance document for this project. </w:t>
      </w:r>
      <w:r w:rsidR="00871C6C">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sidR="00871C6C">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7AFF33C" w14:textId="77777777" w:rsidR="00F43FA8" w:rsidRPr="005828AE" w:rsidRDefault="00F43FA8"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1372F7B" w14:textId="6D734B98" w:rsidR="006D7023" w:rsidRPr="005828AE" w:rsidRDefault="006D7023" w:rsidP="006D7023">
      <w:pPr>
        <w:keepNext/>
        <w:spacing w:after="0" w:line="240" w:lineRule="auto"/>
        <w:rPr>
          <w:rFonts w:asciiTheme="minorHAnsi" w:hAnsiTheme="minorHAnsi" w:cstheme="minorHAnsi"/>
          <w:b/>
          <w:sz w:val="18"/>
          <w:szCs w:val="18"/>
        </w:rPr>
      </w:pPr>
      <w:r>
        <w:rPr>
          <w:rFonts w:asciiTheme="minorHAnsi" w:hAnsiTheme="minorHAnsi" w:cstheme="minorHAnsi"/>
          <w:b/>
          <w:sz w:val="18"/>
          <w:szCs w:val="18"/>
        </w:rPr>
        <w:t>A</w:t>
      </w:r>
      <w:r w:rsidR="006825A6">
        <w:rPr>
          <w:rFonts w:asciiTheme="minorHAnsi" w:hAnsiTheme="minorHAnsi" w:cstheme="minorHAnsi"/>
          <w:b/>
          <w:sz w:val="18"/>
          <w:szCs w:val="18"/>
        </w:rPr>
        <w:t>2</w:t>
      </w:r>
      <w:r w:rsidRPr="005828AE">
        <w:rPr>
          <w:rFonts w:asciiTheme="minorHAnsi" w:hAnsiTheme="minorHAnsi" w:cstheme="minorHAnsi"/>
          <w:b/>
          <w:sz w:val="18"/>
          <w:szCs w:val="18"/>
        </w:rPr>
        <w:t xml:space="preserve">. Design Dwelling Unit </w:t>
      </w:r>
      <w:r>
        <w:rPr>
          <w:rFonts w:asciiTheme="minorHAnsi" w:hAnsiTheme="minorHAnsi" w:cstheme="minorHAnsi"/>
          <w:b/>
          <w:sz w:val="18"/>
          <w:szCs w:val="18"/>
        </w:rPr>
        <w:t xml:space="preserve">HPWH System </w:t>
      </w:r>
      <w:r w:rsidRPr="005828AE">
        <w:rPr>
          <w:rFonts w:asciiTheme="minorHAnsi" w:hAnsiTheme="minorHAnsi" w:cstheme="minorHAnsi"/>
          <w:b/>
          <w:sz w:val="18"/>
          <w:szCs w:val="18"/>
        </w:rPr>
        <w:t>Information</w:t>
      </w:r>
    </w:p>
    <w:p w14:paraId="6D257020" w14:textId="3B422393" w:rsidR="006D7023"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features that were specified on the registered </w:t>
      </w:r>
      <w:r w:rsidR="00DA58BF">
        <w:rPr>
          <w:rFonts w:asciiTheme="minorHAnsi" w:hAnsiTheme="minorHAnsi" w:cstheme="minorHAnsi"/>
          <w:sz w:val="18"/>
          <w:szCs w:val="18"/>
        </w:rPr>
        <w:t>LMCC</w:t>
      </w:r>
      <w:r w:rsidRPr="005828AE">
        <w:rPr>
          <w:rFonts w:asciiTheme="minorHAnsi" w:hAnsiTheme="minorHAnsi" w:cstheme="minorHAnsi"/>
          <w:sz w:val="18"/>
          <w:szCs w:val="18"/>
        </w:rPr>
        <w:t xml:space="preserve"> compliance document for this project. </w:t>
      </w:r>
      <w:r>
        <w:rPr>
          <w:rFonts w:asciiTheme="minorHAnsi" w:hAnsiTheme="minorHAnsi" w:cstheme="minorHAnsi"/>
          <w:sz w:val="18"/>
          <w:szCs w:val="18"/>
        </w:rPr>
        <w:t>This section is f</w:t>
      </w:r>
      <w:r w:rsidRPr="005828AE">
        <w:rPr>
          <w:rFonts w:asciiTheme="minorHAnsi" w:hAnsiTheme="minorHAnsi" w:cstheme="minorHAnsi"/>
          <w:sz w:val="18"/>
          <w:szCs w:val="18"/>
        </w:rPr>
        <w:t>or information</w:t>
      </w:r>
      <w:r>
        <w:rPr>
          <w:rFonts w:asciiTheme="minorHAnsi" w:hAnsiTheme="minorHAnsi" w:cstheme="minorHAnsi"/>
          <w:sz w:val="18"/>
          <w:szCs w:val="18"/>
        </w:rPr>
        <w:t>/verification purposes</w:t>
      </w:r>
      <w:r w:rsidRPr="005828AE">
        <w:rPr>
          <w:rFonts w:asciiTheme="minorHAnsi" w:hAnsiTheme="minorHAnsi" w:cstheme="minorHAnsi"/>
          <w:sz w:val="18"/>
          <w:szCs w:val="18"/>
        </w:rPr>
        <w:t xml:space="preserve"> only and requires no user input.</w:t>
      </w:r>
    </w:p>
    <w:p w14:paraId="20BF499B" w14:textId="77777777" w:rsidR="006D7023" w:rsidRPr="005828AE" w:rsidRDefault="006D7023" w:rsidP="006D702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asciiTheme="minorHAnsi" w:hAnsiTheme="minorHAnsi" w:cstheme="minorHAnsi"/>
          <w:sz w:val="18"/>
          <w:szCs w:val="18"/>
        </w:rPr>
      </w:pPr>
    </w:p>
    <w:p w14:paraId="7B8DA3CB" w14:textId="2BA6E7B4" w:rsidR="002A76D1" w:rsidRPr="005828AE" w:rsidRDefault="008C7B33" w:rsidP="002A76D1">
      <w:pPr>
        <w:keepNext/>
        <w:spacing w:after="0" w:line="240" w:lineRule="auto"/>
        <w:rPr>
          <w:rFonts w:asciiTheme="minorHAnsi" w:hAnsiTheme="minorHAnsi" w:cstheme="minorHAnsi"/>
          <w:sz w:val="18"/>
          <w:szCs w:val="18"/>
        </w:rPr>
      </w:pPr>
      <w:r w:rsidRPr="005828AE">
        <w:rPr>
          <w:rFonts w:asciiTheme="minorHAnsi" w:hAnsiTheme="minorHAnsi" w:cstheme="minorHAnsi"/>
          <w:b/>
          <w:sz w:val="18"/>
          <w:szCs w:val="18"/>
        </w:rPr>
        <w:t>B</w:t>
      </w:r>
      <w:r w:rsidR="002A76D1" w:rsidRPr="005828AE">
        <w:rPr>
          <w:rFonts w:asciiTheme="minorHAnsi" w:hAnsiTheme="minorHAnsi" w:cstheme="minorHAnsi"/>
          <w:b/>
          <w:sz w:val="18"/>
          <w:szCs w:val="18"/>
        </w:rPr>
        <w:t xml:space="preserve">. Installed </w:t>
      </w:r>
      <w:r w:rsidR="00F43FA8" w:rsidRPr="005828AE">
        <w:rPr>
          <w:rFonts w:asciiTheme="minorHAnsi" w:hAnsiTheme="minorHAnsi" w:cstheme="minorHAnsi"/>
          <w:b/>
          <w:sz w:val="18"/>
          <w:szCs w:val="18"/>
        </w:rPr>
        <w:t>Dwelling Unit</w:t>
      </w:r>
      <w:r w:rsidR="002A76D1" w:rsidRPr="005828AE">
        <w:rPr>
          <w:rFonts w:asciiTheme="minorHAnsi" w:hAnsiTheme="minorHAnsi" w:cstheme="minorHAnsi"/>
          <w:b/>
          <w:sz w:val="18"/>
          <w:szCs w:val="18"/>
        </w:rPr>
        <w:t xml:space="preserve"> Water Heating Systems Information</w:t>
      </w:r>
    </w:p>
    <w:p w14:paraId="7B8DA3CC" w14:textId="527B188A" w:rsidR="002A76D1" w:rsidRPr="005828AE" w:rsidRDefault="002A76D1" w:rsidP="002A76D1">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p>
    <w:p w14:paraId="1F45CF98" w14:textId="6665DB4F" w:rsidR="00A57ABF"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A57ABF" w:rsidRPr="006F753B">
        <w:rPr>
          <w:rFonts w:asciiTheme="minorHAnsi" w:hAnsiTheme="minorHAnsi" w:cstheme="minorHAnsi"/>
          <w:sz w:val="18"/>
          <w:szCs w:val="18"/>
        </w:rPr>
        <w:t>Dwelling Unit Name - Reference information from Table A.</w:t>
      </w:r>
    </w:p>
    <w:p w14:paraId="7B8DA3CE" w14:textId="6C9B61EE"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Water Heating System ID or Name – Reference information from </w:t>
      </w:r>
      <w:r w:rsidR="00254F4C" w:rsidRPr="006F753B">
        <w:rPr>
          <w:rFonts w:asciiTheme="minorHAnsi" w:hAnsiTheme="minorHAnsi" w:cstheme="minorHAnsi"/>
          <w:sz w:val="18"/>
          <w:szCs w:val="18"/>
        </w:rPr>
        <w:t>T</w:t>
      </w:r>
      <w:r w:rsidR="00AF64ED" w:rsidRPr="006F753B">
        <w:rPr>
          <w:rFonts w:asciiTheme="minorHAnsi" w:hAnsiTheme="minorHAnsi" w:cstheme="minorHAnsi"/>
          <w:sz w:val="18"/>
          <w:szCs w:val="18"/>
        </w:rPr>
        <w:t xml:space="preserve">able </w:t>
      </w:r>
      <w:r w:rsidR="00254F4C" w:rsidRPr="006F753B">
        <w:rPr>
          <w:rFonts w:asciiTheme="minorHAnsi" w:hAnsiTheme="minorHAnsi" w:cstheme="minorHAnsi"/>
          <w:sz w:val="18"/>
          <w:szCs w:val="18"/>
        </w:rPr>
        <w:t>A</w:t>
      </w:r>
      <w:r w:rsidR="009B3B3A" w:rsidRPr="006F753B">
        <w:rPr>
          <w:rFonts w:asciiTheme="minorHAnsi" w:hAnsiTheme="minorHAnsi" w:cstheme="minorHAnsi"/>
          <w:sz w:val="18"/>
          <w:szCs w:val="18"/>
        </w:rPr>
        <w:t>.</w:t>
      </w:r>
    </w:p>
    <w:p w14:paraId="7B8DA3CF" w14:textId="0BD82E1E"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Water Heating System Type – Reference information from </w:t>
      </w:r>
      <w:r w:rsidR="00254F4C" w:rsidRPr="006F753B">
        <w:rPr>
          <w:rFonts w:asciiTheme="minorHAnsi" w:hAnsiTheme="minorHAnsi" w:cstheme="minorHAnsi"/>
          <w:sz w:val="18"/>
          <w:szCs w:val="18"/>
        </w:rPr>
        <w:t>T</w:t>
      </w:r>
      <w:r w:rsidR="00AF64ED" w:rsidRPr="006F753B">
        <w:rPr>
          <w:rFonts w:asciiTheme="minorHAnsi" w:hAnsiTheme="minorHAnsi" w:cstheme="minorHAnsi"/>
          <w:sz w:val="18"/>
          <w:szCs w:val="18"/>
        </w:rPr>
        <w:t xml:space="preserve">able </w:t>
      </w:r>
      <w:r w:rsidR="00254F4C" w:rsidRPr="006F753B">
        <w:rPr>
          <w:rFonts w:asciiTheme="minorHAnsi" w:hAnsiTheme="minorHAnsi" w:cstheme="minorHAnsi"/>
          <w:sz w:val="18"/>
          <w:szCs w:val="18"/>
        </w:rPr>
        <w:t>A</w:t>
      </w:r>
      <w:r w:rsidRPr="006F753B">
        <w:rPr>
          <w:rFonts w:asciiTheme="minorHAnsi" w:hAnsiTheme="minorHAnsi" w:cstheme="minorHAnsi"/>
          <w:sz w:val="18"/>
          <w:szCs w:val="18"/>
        </w:rPr>
        <w:t xml:space="preserve">. The different kinds of water heating system type are </w:t>
      </w:r>
      <w:proofErr w:type="gramStart"/>
      <w:r w:rsidRPr="006F753B">
        <w:rPr>
          <w:rFonts w:asciiTheme="minorHAnsi" w:hAnsiTheme="minorHAnsi" w:cstheme="minorHAnsi"/>
          <w:sz w:val="18"/>
          <w:szCs w:val="18"/>
        </w:rPr>
        <w:t>DHW, or</w:t>
      </w:r>
      <w:proofErr w:type="gramEnd"/>
      <w:r w:rsidRPr="006F753B">
        <w:rPr>
          <w:rFonts w:asciiTheme="minorHAnsi" w:hAnsiTheme="minorHAnsi" w:cstheme="minorHAnsi"/>
          <w:sz w:val="18"/>
          <w:szCs w:val="18"/>
        </w:rPr>
        <w:t xml:space="preserve"> Combined Hydronic</w:t>
      </w:r>
      <w:r w:rsidR="009B3B3A" w:rsidRPr="006F753B">
        <w:rPr>
          <w:rFonts w:asciiTheme="minorHAnsi" w:hAnsiTheme="minorHAnsi" w:cstheme="minorHAnsi"/>
          <w:sz w:val="18"/>
          <w:szCs w:val="18"/>
        </w:rPr>
        <w:t>.</w:t>
      </w:r>
    </w:p>
    <w:p w14:paraId="7B8DA3D0" w14:textId="388C449F"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Water Heater Type – </w:t>
      </w:r>
      <w:r w:rsidR="000C1DA5" w:rsidRPr="006F753B">
        <w:rPr>
          <w:rFonts w:asciiTheme="minorHAnsi" w:hAnsiTheme="minorHAnsi" w:cstheme="minorHAnsi"/>
          <w:sz w:val="18"/>
          <w:szCs w:val="18"/>
        </w:rPr>
        <w:t>Reference i</w:t>
      </w:r>
      <w:r w:rsidRPr="006F753B">
        <w:rPr>
          <w:rFonts w:asciiTheme="minorHAnsi" w:hAnsiTheme="minorHAnsi" w:cstheme="minorHAnsi"/>
          <w:sz w:val="18"/>
          <w:szCs w:val="18"/>
        </w:rPr>
        <w:t xml:space="preserve">nformation from </w:t>
      </w:r>
      <w:r w:rsidR="00254F4C" w:rsidRPr="006F753B">
        <w:rPr>
          <w:rFonts w:asciiTheme="minorHAnsi" w:hAnsiTheme="minorHAnsi" w:cstheme="minorHAnsi"/>
          <w:sz w:val="18"/>
          <w:szCs w:val="18"/>
        </w:rPr>
        <w:t>Table A</w:t>
      </w:r>
      <w:r w:rsidRPr="006F753B">
        <w:rPr>
          <w:rFonts w:asciiTheme="minorHAnsi" w:hAnsiTheme="minorHAnsi" w:cstheme="minorHAnsi"/>
          <w:sz w:val="18"/>
          <w:szCs w:val="18"/>
        </w:rPr>
        <w:t>. The different kinds of water heaters are Large</w:t>
      </w:r>
      <w:r w:rsidR="001479CF" w:rsidRPr="006F753B">
        <w:rPr>
          <w:rFonts w:asciiTheme="minorHAnsi" w:hAnsiTheme="minorHAnsi" w:cstheme="minorHAnsi"/>
          <w:sz w:val="18"/>
          <w:szCs w:val="18"/>
        </w:rPr>
        <w:t>/Commercial</w:t>
      </w:r>
      <w:r w:rsidRPr="006F753B">
        <w:rPr>
          <w:rFonts w:asciiTheme="minorHAnsi" w:hAnsiTheme="minorHAnsi" w:cstheme="minorHAnsi"/>
          <w:sz w:val="18"/>
          <w:szCs w:val="18"/>
        </w:rPr>
        <w:t xml:space="preserve"> Storage, Small</w:t>
      </w:r>
      <w:r w:rsidR="001479CF" w:rsidRPr="006F753B">
        <w:rPr>
          <w:rFonts w:asciiTheme="minorHAnsi" w:hAnsiTheme="minorHAnsi" w:cstheme="minorHAnsi"/>
          <w:sz w:val="18"/>
          <w:szCs w:val="18"/>
        </w:rPr>
        <w:t>/Consumer</w:t>
      </w:r>
      <w:r w:rsidRPr="006F753B">
        <w:rPr>
          <w:rFonts w:asciiTheme="minorHAnsi" w:hAnsiTheme="minorHAnsi" w:cstheme="minorHAnsi"/>
          <w:sz w:val="18"/>
          <w:szCs w:val="18"/>
        </w:rPr>
        <w:t xml:space="preserve"> Storage,</w:t>
      </w:r>
      <w:r w:rsidR="001479CF" w:rsidRPr="006F753B">
        <w:rPr>
          <w:rFonts w:asciiTheme="minorHAnsi" w:hAnsiTheme="minorHAnsi" w:cstheme="minorHAnsi"/>
          <w:sz w:val="18"/>
          <w:szCs w:val="18"/>
        </w:rPr>
        <w:t xml:space="preserve"> Residential-Duty Commercial Storage,</w:t>
      </w:r>
      <w:r w:rsidRPr="006F753B">
        <w:rPr>
          <w:rFonts w:asciiTheme="minorHAnsi" w:hAnsiTheme="minorHAnsi" w:cstheme="minorHAnsi"/>
          <w:sz w:val="18"/>
          <w:szCs w:val="18"/>
        </w:rPr>
        <w:t xml:space="preserve"> Heat Pump, Boiler, Large</w:t>
      </w:r>
      <w:r w:rsidR="001479CF" w:rsidRPr="006F753B">
        <w:rPr>
          <w:rFonts w:asciiTheme="minorHAnsi" w:hAnsiTheme="minorHAnsi" w:cstheme="minorHAnsi"/>
          <w:sz w:val="18"/>
          <w:szCs w:val="18"/>
        </w:rPr>
        <w:t>/Commercial</w:t>
      </w:r>
      <w:r w:rsidRPr="006F753B">
        <w:rPr>
          <w:rFonts w:asciiTheme="minorHAnsi" w:hAnsiTheme="minorHAnsi" w:cstheme="minorHAnsi"/>
          <w:sz w:val="18"/>
          <w:szCs w:val="18"/>
        </w:rPr>
        <w:t xml:space="preserve"> Instantaneous, Small</w:t>
      </w:r>
      <w:r w:rsidR="001479CF" w:rsidRPr="006F753B">
        <w:rPr>
          <w:rFonts w:asciiTheme="minorHAnsi" w:hAnsiTheme="minorHAnsi" w:cstheme="minorHAnsi"/>
          <w:sz w:val="18"/>
          <w:szCs w:val="18"/>
        </w:rPr>
        <w:t>/Consumer</w:t>
      </w:r>
      <w:r w:rsidRPr="006F753B">
        <w:rPr>
          <w:rFonts w:asciiTheme="minorHAnsi" w:hAnsiTheme="minorHAnsi" w:cstheme="minorHAnsi"/>
          <w:sz w:val="18"/>
          <w:szCs w:val="18"/>
        </w:rPr>
        <w:t xml:space="preserve"> Instantaneous</w:t>
      </w:r>
      <w:r w:rsidR="001479CF" w:rsidRPr="006F753B">
        <w:rPr>
          <w:rFonts w:asciiTheme="minorHAnsi" w:hAnsiTheme="minorHAnsi" w:cstheme="minorHAnsi"/>
          <w:sz w:val="18"/>
          <w:szCs w:val="18"/>
        </w:rPr>
        <w:t xml:space="preserve">, Residential-Duty Commercial </w:t>
      </w:r>
      <w:proofErr w:type="gramStart"/>
      <w:r w:rsidR="001479CF" w:rsidRPr="006F753B">
        <w:rPr>
          <w:rFonts w:asciiTheme="minorHAnsi" w:hAnsiTheme="minorHAnsi" w:cstheme="minorHAnsi"/>
          <w:sz w:val="18"/>
          <w:szCs w:val="18"/>
        </w:rPr>
        <w:t>Instantaneous</w:t>
      </w:r>
      <w:proofErr w:type="gramEnd"/>
      <w:r w:rsidRPr="006F753B">
        <w:rPr>
          <w:rFonts w:asciiTheme="minorHAnsi" w:hAnsiTheme="minorHAnsi" w:cstheme="minorHAnsi"/>
          <w:sz w:val="18"/>
          <w:szCs w:val="18"/>
        </w:rPr>
        <w:t xml:space="preserve"> or Indirect</w:t>
      </w:r>
      <w:r w:rsidR="009B3B3A" w:rsidRPr="006F753B">
        <w:rPr>
          <w:rFonts w:asciiTheme="minorHAnsi" w:hAnsiTheme="minorHAnsi" w:cstheme="minorHAnsi"/>
          <w:sz w:val="18"/>
          <w:szCs w:val="18"/>
        </w:rPr>
        <w:t>.</w:t>
      </w:r>
    </w:p>
    <w:p w14:paraId="7B8DA3D1" w14:textId="1A269ADC" w:rsidR="002A76D1" w:rsidRPr="006F753B" w:rsidRDefault="002A76D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 of </w:t>
      </w:r>
      <w:r w:rsidR="00A57ABF" w:rsidRPr="006F753B">
        <w:rPr>
          <w:rFonts w:asciiTheme="minorHAnsi" w:hAnsiTheme="minorHAnsi" w:cstheme="minorHAnsi"/>
          <w:sz w:val="18"/>
          <w:szCs w:val="18"/>
        </w:rPr>
        <w:t xml:space="preserve">Like (or Identical) </w:t>
      </w:r>
      <w:r w:rsidRPr="006F753B">
        <w:rPr>
          <w:rFonts w:asciiTheme="minorHAnsi" w:hAnsiTheme="minorHAnsi" w:cstheme="minorHAnsi"/>
          <w:sz w:val="18"/>
          <w:szCs w:val="18"/>
        </w:rPr>
        <w:t xml:space="preserve">Water Heaters in system – Reference information from </w:t>
      </w:r>
      <w:r w:rsidR="00254F4C" w:rsidRPr="006F753B">
        <w:rPr>
          <w:rFonts w:asciiTheme="minorHAnsi" w:hAnsiTheme="minorHAnsi" w:cstheme="minorHAnsi"/>
          <w:sz w:val="18"/>
          <w:szCs w:val="18"/>
        </w:rPr>
        <w:t>Table A</w:t>
      </w:r>
      <w:r w:rsidR="009B3B3A" w:rsidRPr="006F753B">
        <w:rPr>
          <w:rFonts w:asciiTheme="minorHAnsi" w:hAnsiTheme="minorHAnsi" w:cstheme="minorHAnsi"/>
          <w:sz w:val="18"/>
          <w:szCs w:val="18"/>
        </w:rPr>
        <w:t>.</w:t>
      </w:r>
    </w:p>
    <w:p w14:paraId="7B8DA3D3" w14:textId="333AFF84" w:rsidR="002A76D1" w:rsidRPr="006F753B" w:rsidRDefault="003C164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2A76D1" w:rsidRPr="006F753B">
        <w:rPr>
          <w:rFonts w:asciiTheme="minorHAnsi" w:hAnsiTheme="minorHAnsi" w:cstheme="minorHAnsi"/>
          <w:sz w:val="18"/>
          <w:szCs w:val="18"/>
        </w:rPr>
        <w:t xml:space="preserve">Fuel Type – Reference information from </w:t>
      </w:r>
      <w:r w:rsidR="00254F4C" w:rsidRPr="006F753B">
        <w:rPr>
          <w:rFonts w:asciiTheme="minorHAnsi" w:hAnsiTheme="minorHAnsi" w:cstheme="minorHAnsi"/>
          <w:sz w:val="18"/>
          <w:szCs w:val="18"/>
        </w:rPr>
        <w:t>Table A</w:t>
      </w:r>
      <w:r w:rsidR="002A76D1" w:rsidRPr="006F753B">
        <w:rPr>
          <w:rFonts w:asciiTheme="minorHAnsi" w:hAnsiTheme="minorHAnsi" w:cstheme="minorHAnsi"/>
          <w:sz w:val="18"/>
          <w:szCs w:val="18"/>
        </w:rPr>
        <w:t>. The different kinds of fuel types are</w:t>
      </w:r>
      <w:r w:rsidR="00A13BF1" w:rsidRPr="006F753B">
        <w:rPr>
          <w:rFonts w:asciiTheme="minorHAnsi" w:hAnsiTheme="minorHAnsi" w:cstheme="minorHAnsi"/>
          <w:sz w:val="18"/>
          <w:szCs w:val="18"/>
        </w:rPr>
        <w:t xml:space="preserve"> heat pump, electric </w:t>
      </w:r>
      <w:proofErr w:type="gramStart"/>
      <w:r w:rsidR="00A13BF1" w:rsidRPr="006F753B">
        <w:rPr>
          <w:rFonts w:asciiTheme="minorHAnsi" w:hAnsiTheme="minorHAnsi" w:cstheme="minorHAnsi"/>
          <w:sz w:val="18"/>
          <w:szCs w:val="18"/>
        </w:rPr>
        <w:t xml:space="preserve">resistance, </w:t>
      </w:r>
      <w:r w:rsidR="002A76D1" w:rsidRPr="006F753B">
        <w:rPr>
          <w:rFonts w:asciiTheme="minorHAnsi" w:hAnsiTheme="minorHAnsi" w:cstheme="minorHAnsi"/>
          <w:sz w:val="18"/>
          <w:szCs w:val="18"/>
        </w:rPr>
        <w:t xml:space="preserve"> natural</w:t>
      </w:r>
      <w:proofErr w:type="gramEnd"/>
      <w:r w:rsidR="002A76D1" w:rsidRPr="006F753B">
        <w:rPr>
          <w:rFonts w:asciiTheme="minorHAnsi" w:hAnsiTheme="minorHAnsi" w:cstheme="minorHAnsi"/>
          <w:sz w:val="18"/>
          <w:szCs w:val="18"/>
        </w:rPr>
        <w:t xml:space="preserve"> gas, </w:t>
      </w:r>
      <w:r w:rsidR="00A13BF1" w:rsidRPr="006F753B">
        <w:rPr>
          <w:rFonts w:asciiTheme="minorHAnsi" w:hAnsiTheme="minorHAnsi" w:cstheme="minorHAnsi"/>
          <w:sz w:val="18"/>
          <w:szCs w:val="18"/>
        </w:rPr>
        <w:t xml:space="preserve">and </w:t>
      </w:r>
      <w:r w:rsidR="002A76D1" w:rsidRPr="006F753B">
        <w:rPr>
          <w:rFonts w:asciiTheme="minorHAnsi" w:hAnsiTheme="minorHAnsi" w:cstheme="minorHAnsi"/>
          <w:sz w:val="18"/>
          <w:szCs w:val="18"/>
        </w:rPr>
        <w:t>propane.</w:t>
      </w:r>
    </w:p>
    <w:p w14:paraId="7B8DA3D4" w14:textId="55FCB75E" w:rsidR="002A76D1" w:rsidRPr="006F753B" w:rsidRDefault="003C1641"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2A76D1" w:rsidRPr="006F753B">
        <w:rPr>
          <w:rFonts w:asciiTheme="minorHAnsi" w:hAnsiTheme="minorHAnsi" w:cstheme="minorHAnsi"/>
          <w:sz w:val="18"/>
          <w:szCs w:val="18"/>
        </w:rPr>
        <w:t xml:space="preserve">Rated Input Type – Reference information from </w:t>
      </w:r>
      <w:r w:rsidR="00254F4C" w:rsidRPr="006F753B">
        <w:rPr>
          <w:rFonts w:asciiTheme="minorHAnsi" w:hAnsiTheme="minorHAnsi" w:cstheme="minorHAnsi"/>
          <w:sz w:val="18"/>
          <w:szCs w:val="18"/>
        </w:rPr>
        <w:t>Table A</w:t>
      </w:r>
      <w:r w:rsidR="002A76D1" w:rsidRPr="006F753B">
        <w:rPr>
          <w:rFonts w:asciiTheme="minorHAnsi" w:hAnsiTheme="minorHAnsi" w:cstheme="minorHAnsi"/>
          <w:sz w:val="18"/>
          <w:szCs w:val="18"/>
        </w:rPr>
        <w:t>. For natural gas</w:t>
      </w:r>
      <w:r w:rsidR="00A13BF1" w:rsidRPr="006F753B">
        <w:rPr>
          <w:rFonts w:asciiTheme="minorHAnsi" w:hAnsiTheme="minorHAnsi" w:cstheme="minorHAnsi"/>
          <w:sz w:val="18"/>
          <w:szCs w:val="18"/>
        </w:rPr>
        <w:t xml:space="preserve"> and</w:t>
      </w:r>
      <w:r w:rsidR="002A76D1" w:rsidRPr="006F753B">
        <w:rPr>
          <w:rFonts w:asciiTheme="minorHAnsi" w:hAnsiTheme="minorHAnsi" w:cstheme="minorHAnsi"/>
          <w:sz w:val="18"/>
          <w:szCs w:val="18"/>
        </w:rPr>
        <w:t xml:space="preserve"> propane</w:t>
      </w:r>
      <w:r w:rsidR="00A13BF1" w:rsidRPr="006F753B">
        <w:rPr>
          <w:rFonts w:asciiTheme="minorHAnsi" w:hAnsiTheme="minorHAnsi" w:cstheme="minorHAnsi"/>
          <w:sz w:val="18"/>
          <w:szCs w:val="18"/>
        </w:rPr>
        <w:t>,</w:t>
      </w:r>
      <w:r w:rsidR="002A76D1" w:rsidRPr="006F753B">
        <w:rPr>
          <w:rFonts w:asciiTheme="minorHAnsi" w:hAnsiTheme="minorHAnsi" w:cstheme="minorHAnsi"/>
          <w:sz w:val="18"/>
          <w:szCs w:val="18"/>
        </w:rPr>
        <w:t xml:space="preserve"> the input type is Btu/</w:t>
      </w:r>
      <w:r w:rsidR="009B3B3A" w:rsidRPr="006F753B">
        <w:rPr>
          <w:rFonts w:asciiTheme="minorHAnsi" w:hAnsiTheme="minorHAnsi" w:cstheme="minorHAnsi"/>
          <w:sz w:val="18"/>
          <w:szCs w:val="18"/>
        </w:rPr>
        <w:t>h</w:t>
      </w:r>
      <w:r w:rsidR="002A76D1" w:rsidRPr="006F753B">
        <w:rPr>
          <w:rFonts w:asciiTheme="minorHAnsi" w:hAnsiTheme="minorHAnsi" w:cstheme="minorHAnsi"/>
          <w:sz w:val="18"/>
          <w:szCs w:val="18"/>
        </w:rPr>
        <w:t xml:space="preserve">r. For </w:t>
      </w:r>
      <w:r w:rsidR="00A13BF1" w:rsidRPr="006F753B">
        <w:rPr>
          <w:rFonts w:asciiTheme="minorHAnsi" w:hAnsiTheme="minorHAnsi" w:cstheme="minorHAnsi"/>
          <w:sz w:val="18"/>
          <w:szCs w:val="18"/>
        </w:rPr>
        <w:t xml:space="preserve">heat pump and electric </w:t>
      </w:r>
      <w:proofErr w:type="gramStart"/>
      <w:r w:rsidR="00A13BF1" w:rsidRPr="006F753B">
        <w:rPr>
          <w:rFonts w:asciiTheme="minorHAnsi" w:hAnsiTheme="minorHAnsi" w:cstheme="minorHAnsi"/>
          <w:sz w:val="18"/>
          <w:szCs w:val="18"/>
        </w:rPr>
        <w:t>resistance</w:t>
      </w:r>
      <w:proofErr w:type="gramEnd"/>
      <w:r w:rsidR="002A76D1" w:rsidRPr="006F753B">
        <w:rPr>
          <w:rFonts w:asciiTheme="minorHAnsi" w:hAnsiTheme="minorHAnsi" w:cstheme="minorHAnsi"/>
          <w:sz w:val="18"/>
          <w:szCs w:val="18"/>
        </w:rPr>
        <w:t xml:space="preserve"> the input type is kW</w:t>
      </w:r>
      <w:r w:rsidR="009B3B3A" w:rsidRPr="006F753B">
        <w:rPr>
          <w:rFonts w:asciiTheme="minorHAnsi" w:hAnsiTheme="minorHAnsi" w:cstheme="minorHAnsi"/>
          <w:sz w:val="18"/>
          <w:szCs w:val="18"/>
        </w:rPr>
        <w:t>.</w:t>
      </w:r>
    </w:p>
    <w:p w14:paraId="23783BF2" w14:textId="1294C23E" w:rsidR="00B265DF" w:rsidRPr="006F753B" w:rsidRDefault="00B265DF"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Rated Input Value – User input. Numerical value of the rated input. Must be equal to or less than value indicated on the </w:t>
      </w:r>
      <w:r w:rsidR="00DA58BF" w:rsidRPr="006F753B">
        <w:rPr>
          <w:rFonts w:asciiTheme="minorHAnsi" w:hAnsiTheme="minorHAnsi" w:cstheme="minorHAnsi"/>
          <w:sz w:val="18"/>
          <w:szCs w:val="18"/>
        </w:rPr>
        <w:t>LMCC</w:t>
      </w:r>
      <w:r w:rsidRPr="006F753B">
        <w:rPr>
          <w:rFonts w:asciiTheme="minorHAnsi" w:hAnsiTheme="minorHAnsi" w:cstheme="minorHAnsi"/>
          <w:sz w:val="18"/>
          <w:szCs w:val="18"/>
        </w:rPr>
        <w:t>.</w:t>
      </w:r>
    </w:p>
    <w:p w14:paraId="2EBFA53A" w14:textId="5CEFB33E" w:rsidR="00B265DF" w:rsidRPr="006F753B" w:rsidRDefault="00B265DF"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Dwelling Unit DHW System Distribution Type - Reference information from </w:t>
      </w:r>
      <w:r w:rsidR="00254F4C" w:rsidRPr="006F753B">
        <w:rPr>
          <w:rFonts w:asciiTheme="minorHAnsi" w:hAnsiTheme="minorHAnsi" w:cstheme="minorHAnsi"/>
          <w:sz w:val="18"/>
          <w:szCs w:val="18"/>
        </w:rPr>
        <w:t>Table A</w:t>
      </w:r>
      <w:r w:rsidRPr="006F753B">
        <w:rPr>
          <w:rFonts w:asciiTheme="minorHAnsi" w:hAnsiTheme="minorHAnsi" w:cstheme="minorHAnsi"/>
          <w:sz w:val="18"/>
          <w:szCs w:val="18"/>
        </w:rPr>
        <w:t>.</w:t>
      </w:r>
    </w:p>
    <w:p w14:paraId="36C363FC" w14:textId="72BC28F6" w:rsidR="000E1923" w:rsidRPr="006F753B" w:rsidRDefault="00237BB2" w:rsidP="006F753B">
      <w:pPr>
        <w:pStyle w:val="ListParagraph"/>
        <w:keepNext/>
        <w:numPr>
          <w:ilvl w:val="0"/>
          <w:numId w:val="39"/>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 </w:t>
      </w:r>
      <w:r w:rsidR="000E1923" w:rsidRPr="006F753B">
        <w:rPr>
          <w:rFonts w:asciiTheme="minorHAnsi" w:hAnsiTheme="minorHAnsi" w:cstheme="minorHAnsi"/>
          <w:sz w:val="18"/>
          <w:szCs w:val="18"/>
        </w:rPr>
        <w:t xml:space="preserve">Compact Distribution - </w:t>
      </w:r>
      <w:r w:rsidR="00A13BF1" w:rsidRPr="006F753B">
        <w:rPr>
          <w:rFonts w:asciiTheme="minorHAnsi" w:hAnsiTheme="minorHAnsi" w:cstheme="minorHAnsi"/>
          <w:sz w:val="18"/>
          <w:szCs w:val="18"/>
        </w:rPr>
        <w:t xml:space="preserve">Reference information from </w:t>
      </w:r>
      <w:r w:rsidR="00254F4C" w:rsidRPr="006F753B">
        <w:rPr>
          <w:rFonts w:asciiTheme="minorHAnsi" w:hAnsiTheme="minorHAnsi" w:cstheme="minorHAnsi"/>
          <w:sz w:val="18"/>
          <w:szCs w:val="18"/>
        </w:rPr>
        <w:t>Table A</w:t>
      </w:r>
      <w:r w:rsidR="00A13BF1" w:rsidRPr="006F753B">
        <w:rPr>
          <w:rFonts w:asciiTheme="minorHAnsi" w:hAnsiTheme="minorHAnsi" w:cstheme="minorHAnsi"/>
          <w:sz w:val="18"/>
          <w:szCs w:val="18"/>
        </w:rPr>
        <w:t>.</w:t>
      </w:r>
    </w:p>
    <w:p w14:paraId="59E04AF5" w14:textId="77777777" w:rsidR="008B40BE" w:rsidRPr="005828AE" w:rsidRDefault="008B40BE" w:rsidP="00B265DF">
      <w:pPr>
        <w:keepNext/>
        <w:spacing w:after="0" w:line="240" w:lineRule="auto"/>
        <w:ind w:left="720" w:hanging="450"/>
        <w:rPr>
          <w:rFonts w:asciiTheme="minorHAnsi" w:hAnsiTheme="minorHAnsi" w:cstheme="minorHAnsi"/>
          <w:sz w:val="18"/>
          <w:szCs w:val="18"/>
        </w:rPr>
      </w:pPr>
    </w:p>
    <w:p w14:paraId="6E59FD44" w14:textId="77777777" w:rsidR="00F43FA8" w:rsidRPr="005828AE" w:rsidRDefault="00F43FA8" w:rsidP="00F43FA8">
      <w:pPr>
        <w:keepNext/>
        <w:spacing w:after="0" w:line="240" w:lineRule="auto"/>
        <w:rPr>
          <w:rFonts w:asciiTheme="minorHAnsi" w:hAnsiTheme="minorHAnsi" w:cstheme="minorHAnsi"/>
          <w:b/>
          <w:sz w:val="18"/>
          <w:szCs w:val="18"/>
        </w:rPr>
      </w:pPr>
    </w:p>
    <w:p w14:paraId="09FFE7E1" w14:textId="7F244113" w:rsidR="00F43FA8" w:rsidRPr="005828AE" w:rsidRDefault="00E74E4F" w:rsidP="00F43FA8">
      <w:pPr>
        <w:keepNext/>
        <w:spacing w:after="0" w:line="240" w:lineRule="auto"/>
        <w:rPr>
          <w:rFonts w:asciiTheme="minorHAnsi" w:hAnsiTheme="minorHAnsi" w:cstheme="minorHAnsi"/>
          <w:sz w:val="18"/>
          <w:szCs w:val="18"/>
        </w:rPr>
      </w:pPr>
      <w:r>
        <w:rPr>
          <w:rFonts w:asciiTheme="minorHAnsi" w:hAnsiTheme="minorHAnsi" w:cstheme="minorHAnsi"/>
          <w:b/>
          <w:sz w:val="18"/>
          <w:szCs w:val="18"/>
        </w:rPr>
        <w:t>B2</w:t>
      </w:r>
      <w:r w:rsidR="00F43FA8" w:rsidRPr="005828AE">
        <w:rPr>
          <w:rFonts w:asciiTheme="minorHAnsi" w:hAnsiTheme="minorHAnsi" w:cstheme="minorHAnsi"/>
          <w:b/>
          <w:sz w:val="18"/>
          <w:szCs w:val="18"/>
        </w:rPr>
        <w:t xml:space="preserve">. Installed Dwelling Unit </w:t>
      </w:r>
      <w:r w:rsidR="006B6989" w:rsidRPr="006B6989">
        <w:rPr>
          <w:rFonts w:asciiTheme="minorHAnsi" w:hAnsiTheme="minorHAnsi" w:cstheme="minorHAnsi"/>
          <w:b/>
          <w:sz w:val="18"/>
          <w:szCs w:val="18"/>
        </w:rPr>
        <w:t xml:space="preserve">HPWH System </w:t>
      </w:r>
      <w:r w:rsidR="00F43FA8" w:rsidRPr="005828AE">
        <w:rPr>
          <w:rFonts w:asciiTheme="minorHAnsi" w:hAnsiTheme="minorHAnsi" w:cstheme="minorHAnsi"/>
          <w:b/>
          <w:sz w:val="18"/>
          <w:szCs w:val="18"/>
        </w:rPr>
        <w:t>Information</w:t>
      </w:r>
    </w:p>
    <w:p w14:paraId="44C1EF4C" w14:textId="576958D9" w:rsidR="00F43FA8" w:rsidRPr="005828AE" w:rsidRDefault="00F43FA8" w:rsidP="00F43FA8">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reports the water heating system information that is being installed. Require one line for each </w:t>
      </w:r>
      <w:r w:rsidR="00BD38A6">
        <w:rPr>
          <w:rFonts w:asciiTheme="minorHAnsi" w:hAnsiTheme="minorHAnsi" w:cstheme="minorHAnsi"/>
          <w:sz w:val="18"/>
          <w:szCs w:val="18"/>
        </w:rPr>
        <w:t>installed water heater</w:t>
      </w:r>
      <w:r w:rsidRPr="005828AE">
        <w:rPr>
          <w:rFonts w:asciiTheme="minorHAnsi" w:hAnsiTheme="minorHAnsi" w:cstheme="minorHAnsi"/>
          <w:sz w:val="18"/>
          <w:szCs w:val="18"/>
        </w:rPr>
        <w:t>.</w:t>
      </w:r>
      <w:r w:rsidR="003C1641" w:rsidRPr="005828AE">
        <w:rPr>
          <w:rFonts w:asciiTheme="minorHAnsi" w:hAnsiTheme="minorHAnsi" w:cstheme="minorHAnsi"/>
          <w:sz w:val="18"/>
          <w:szCs w:val="18"/>
        </w:rPr>
        <w:t xml:space="preserve">  Not applicable for central systems.</w:t>
      </w:r>
    </w:p>
    <w:p w14:paraId="755D51E1" w14:textId="29D4AA81" w:rsidR="00F43FA8" w:rsidRPr="006F753B" w:rsidRDefault="00F43FA8" w:rsidP="006F753B">
      <w:pPr>
        <w:pStyle w:val="ListParagraph"/>
        <w:numPr>
          <w:ilvl w:val="0"/>
          <w:numId w:val="40"/>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6F753B">
        <w:rPr>
          <w:rFonts w:asciiTheme="minorHAnsi" w:hAnsiTheme="minorHAnsi" w:cstheme="minorHAnsi"/>
          <w:sz w:val="18"/>
          <w:szCs w:val="18"/>
        </w:rPr>
        <w:t xml:space="preserve"> </w:t>
      </w:r>
      <w:r w:rsidR="00D501FF" w:rsidRPr="006F753B">
        <w:rPr>
          <w:rFonts w:asciiTheme="minorHAnsi" w:hAnsiTheme="minorHAnsi" w:cstheme="minorHAnsi"/>
          <w:sz w:val="18"/>
          <w:szCs w:val="18"/>
        </w:rPr>
        <w:t>Dwelling Unit Name</w:t>
      </w:r>
      <w:r w:rsidR="00D501FF" w:rsidRPr="006F753B" w:rsidDel="00D501FF">
        <w:rPr>
          <w:rFonts w:asciiTheme="minorHAnsi" w:hAnsiTheme="minorHAnsi" w:cstheme="minorHAnsi"/>
          <w:sz w:val="18"/>
          <w:szCs w:val="18"/>
        </w:rPr>
        <w:t xml:space="preserve"> </w:t>
      </w:r>
      <w:r w:rsidRPr="006F753B">
        <w:rPr>
          <w:rFonts w:asciiTheme="minorHAnsi" w:hAnsiTheme="minorHAnsi" w:cstheme="minorHAnsi"/>
          <w:sz w:val="18"/>
          <w:szCs w:val="18"/>
        </w:rPr>
        <w:t xml:space="preserve">– Reference information from </w:t>
      </w:r>
      <w:r w:rsidR="00254F4C" w:rsidRPr="006F753B">
        <w:rPr>
          <w:rFonts w:asciiTheme="minorHAnsi" w:hAnsiTheme="minorHAnsi" w:cstheme="minorHAnsi"/>
          <w:sz w:val="18"/>
          <w:szCs w:val="18"/>
        </w:rPr>
        <w:t xml:space="preserve">Table </w:t>
      </w:r>
      <w:r w:rsidR="00F058C3" w:rsidRPr="006F753B">
        <w:rPr>
          <w:rFonts w:asciiTheme="minorHAnsi" w:hAnsiTheme="minorHAnsi" w:cstheme="minorHAnsi"/>
          <w:sz w:val="18"/>
          <w:szCs w:val="18"/>
        </w:rPr>
        <w:t>A2</w:t>
      </w:r>
      <w:r w:rsidR="00254F4C" w:rsidRPr="006F753B">
        <w:rPr>
          <w:rFonts w:asciiTheme="minorHAnsi" w:hAnsiTheme="minorHAnsi" w:cstheme="minorHAnsi"/>
          <w:sz w:val="18"/>
          <w:szCs w:val="18"/>
        </w:rPr>
        <w:t>.</w:t>
      </w:r>
    </w:p>
    <w:p w14:paraId="51BCE0CC" w14:textId="2E512880" w:rsidR="00F43FA8" w:rsidRPr="006F753B" w:rsidRDefault="0098510F"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Water Heating System ID or Name</w:t>
      </w:r>
      <w:r w:rsidR="00F43FA8" w:rsidRPr="006F753B">
        <w:rPr>
          <w:rFonts w:asciiTheme="minorHAnsi" w:hAnsiTheme="minorHAnsi" w:cstheme="minorHAnsi"/>
          <w:sz w:val="18"/>
          <w:szCs w:val="18"/>
        </w:rPr>
        <w:t xml:space="preserve"> – Reference information from </w:t>
      </w:r>
      <w:r w:rsidR="008E387F" w:rsidRPr="006F753B">
        <w:rPr>
          <w:rFonts w:asciiTheme="minorHAnsi" w:hAnsiTheme="minorHAnsi" w:cstheme="minorHAnsi"/>
          <w:sz w:val="18"/>
          <w:szCs w:val="18"/>
        </w:rPr>
        <w:t xml:space="preserve">Table </w:t>
      </w:r>
      <w:r w:rsidR="004F3ED5" w:rsidRPr="006F753B">
        <w:rPr>
          <w:rFonts w:asciiTheme="minorHAnsi" w:hAnsiTheme="minorHAnsi" w:cstheme="minorHAnsi"/>
          <w:sz w:val="18"/>
          <w:szCs w:val="18"/>
        </w:rPr>
        <w:t>A2</w:t>
      </w:r>
      <w:r w:rsidR="00F43FA8" w:rsidRPr="006F753B">
        <w:rPr>
          <w:rFonts w:asciiTheme="minorHAnsi" w:hAnsiTheme="minorHAnsi" w:cstheme="minorHAnsi"/>
          <w:sz w:val="18"/>
          <w:szCs w:val="18"/>
        </w:rPr>
        <w:t>.</w:t>
      </w:r>
    </w:p>
    <w:p w14:paraId="2D9E5742" w14:textId="7A8B71D7" w:rsidR="00F43FA8" w:rsidRPr="006F753B" w:rsidRDefault="00C13027"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Modeled Equipment Make and Model</w:t>
      </w:r>
      <w:r w:rsidRPr="006F753B" w:rsidDel="00C13027">
        <w:rPr>
          <w:rFonts w:asciiTheme="minorHAnsi" w:hAnsiTheme="minorHAnsi" w:cstheme="minorHAnsi"/>
          <w:sz w:val="18"/>
          <w:szCs w:val="18"/>
        </w:rPr>
        <w:t xml:space="preserve"> </w:t>
      </w:r>
      <w:r w:rsidR="00F43FA8" w:rsidRPr="006F753B">
        <w:rPr>
          <w:rFonts w:asciiTheme="minorHAnsi" w:hAnsiTheme="minorHAnsi" w:cstheme="minorHAnsi"/>
          <w:sz w:val="18"/>
          <w:szCs w:val="18"/>
        </w:rPr>
        <w:t xml:space="preserve">– User input </w:t>
      </w:r>
      <w:r w:rsidR="008E387F" w:rsidRPr="006F753B">
        <w:rPr>
          <w:rFonts w:asciiTheme="minorHAnsi" w:hAnsiTheme="minorHAnsi" w:cstheme="minorHAnsi"/>
          <w:sz w:val="18"/>
          <w:szCs w:val="18"/>
        </w:rPr>
        <w:t>m</w:t>
      </w:r>
      <w:r w:rsidR="00F43FA8" w:rsidRPr="006F753B">
        <w:rPr>
          <w:rFonts w:asciiTheme="minorHAnsi" w:hAnsiTheme="minorHAnsi" w:cstheme="minorHAnsi"/>
          <w:sz w:val="18"/>
          <w:szCs w:val="18"/>
        </w:rPr>
        <w:t xml:space="preserve">ust be equal to </w:t>
      </w:r>
      <w:r w:rsidR="00C123F7" w:rsidRPr="006F753B">
        <w:rPr>
          <w:rFonts w:asciiTheme="minorHAnsi" w:hAnsiTheme="minorHAnsi" w:cstheme="minorHAnsi"/>
          <w:sz w:val="18"/>
          <w:szCs w:val="18"/>
        </w:rPr>
        <w:t>the</w:t>
      </w:r>
      <w:r w:rsidR="00F43FA8" w:rsidRPr="006F753B">
        <w:rPr>
          <w:rFonts w:asciiTheme="minorHAnsi" w:hAnsiTheme="minorHAnsi" w:cstheme="minorHAnsi"/>
          <w:sz w:val="18"/>
          <w:szCs w:val="18"/>
        </w:rPr>
        <w:t xml:space="preserve"> value indicated on </w:t>
      </w:r>
      <w:r w:rsidR="008E387F" w:rsidRPr="006F753B">
        <w:rPr>
          <w:rFonts w:asciiTheme="minorHAnsi" w:hAnsiTheme="minorHAnsi" w:cstheme="minorHAnsi"/>
          <w:sz w:val="18"/>
          <w:szCs w:val="18"/>
        </w:rPr>
        <w:t xml:space="preserve">Table </w:t>
      </w:r>
      <w:r w:rsidR="00F058C3" w:rsidRPr="006F753B">
        <w:rPr>
          <w:rFonts w:asciiTheme="minorHAnsi" w:hAnsiTheme="minorHAnsi" w:cstheme="minorHAnsi"/>
          <w:sz w:val="18"/>
          <w:szCs w:val="18"/>
        </w:rPr>
        <w:t>A2</w:t>
      </w:r>
      <w:r w:rsidR="00A3375B" w:rsidRPr="006F753B">
        <w:rPr>
          <w:rFonts w:asciiTheme="minorHAnsi" w:hAnsiTheme="minorHAnsi" w:cstheme="minorHAnsi"/>
          <w:sz w:val="18"/>
          <w:szCs w:val="18"/>
        </w:rPr>
        <w:t xml:space="preserve"> as </w:t>
      </w:r>
      <w:r w:rsidR="006A3082" w:rsidRPr="006F753B">
        <w:rPr>
          <w:rFonts w:asciiTheme="minorHAnsi" w:hAnsiTheme="minorHAnsi" w:cstheme="minorHAnsi"/>
          <w:sz w:val="18"/>
          <w:szCs w:val="18"/>
        </w:rPr>
        <w:t>default and</w:t>
      </w:r>
      <w:r w:rsidR="00C75F6D" w:rsidRPr="006F753B">
        <w:rPr>
          <w:rFonts w:asciiTheme="minorHAnsi" w:hAnsiTheme="minorHAnsi" w:cstheme="minorHAnsi"/>
          <w:sz w:val="18"/>
          <w:szCs w:val="18"/>
        </w:rPr>
        <w:t xml:space="preserve"> allow user to override with an equivalent system based on the simulated equipment in </w:t>
      </w:r>
      <w:r w:rsidR="00EB7E51" w:rsidRPr="006F753B">
        <w:rPr>
          <w:rFonts w:asciiTheme="minorHAnsi" w:hAnsiTheme="minorHAnsi" w:cstheme="minorHAnsi"/>
          <w:sz w:val="18"/>
          <w:szCs w:val="18"/>
        </w:rPr>
        <w:t>Table</w:t>
      </w:r>
      <w:r w:rsidR="00D96CC6" w:rsidRPr="006F753B">
        <w:rPr>
          <w:rFonts w:asciiTheme="minorHAnsi" w:hAnsiTheme="minorHAnsi" w:cstheme="minorHAnsi"/>
          <w:sz w:val="18"/>
          <w:szCs w:val="18"/>
        </w:rPr>
        <w:t xml:space="preserve"> </w:t>
      </w:r>
      <w:r w:rsidR="004F3ED5" w:rsidRPr="006F753B">
        <w:rPr>
          <w:rFonts w:asciiTheme="minorHAnsi" w:hAnsiTheme="minorHAnsi" w:cstheme="minorHAnsi"/>
          <w:sz w:val="18"/>
          <w:szCs w:val="18"/>
        </w:rPr>
        <w:t>A2</w:t>
      </w:r>
      <w:r w:rsidR="00D96CC6" w:rsidRPr="006F753B">
        <w:rPr>
          <w:rFonts w:asciiTheme="minorHAnsi" w:hAnsiTheme="minorHAnsi" w:cstheme="minorHAnsi"/>
          <w:sz w:val="18"/>
          <w:szCs w:val="18"/>
        </w:rPr>
        <w:t>.</w:t>
      </w:r>
      <w:r w:rsidR="00B265DF" w:rsidRPr="006F753B">
        <w:rPr>
          <w:rFonts w:asciiTheme="minorHAnsi" w:hAnsiTheme="minorHAnsi" w:cstheme="minorHAnsi"/>
          <w:sz w:val="18"/>
          <w:szCs w:val="18"/>
        </w:rPr>
        <w:t>04</w:t>
      </w:r>
      <w:r w:rsidR="00F43FA8" w:rsidRPr="006F753B">
        <w:rPr>
          <w:rFonts w:asciiTheme="minorHAnsi" w:hAnsiTheme="minorHAnsi" w:cstheme="minorHAnsi"/>
          <w:sz w:val="18"/>
          <w:szCs w:val="18"/>
        </w:rPr>
        <w:t xml:space="preserve"> </w:t>
      </w:r>
      <w:r w:rsidR="00A60072" w:rsidRPr="006F753B">
        <w:rPr>
          <w:rFonts w:asciiTheme="minorHAnsi" w:hAnsiTheme="minorHAnsi" w:cstheme="minorHAnsi"/>
          <w:sz w:val="18"/>
          <w:szCs w:val="18"/>
        </w:rPr>
        <w:t># of Like (or Identical) Water Heaters in System</w:t>
      </w:r>
      <w:r w:rsidR="00A60072" w:rsidRPr="006F753B" w:rsidDel="00A60072">
        <w:rPr>
          <w:rFonts w:asciiTheme="minorHAnsi" w:hAnsiTheme="minorHAnsi" w:cstheme="minorHAnsi"/>
          <w:sz w:val="18"/>
          <w:szCs w:val="18"/>
        </w:rPr>
        <w:t xml:space="preserve"> </w:t>
      </w:r>
      <w:r w:rsidR="00F43FA8" w:rsidRPr="006F753B">
        <w:rPr>
          <w:rFonts w:asciiTheme="minorHAnsi" w:hAnsiTheme="minorHAnsi" w:cstheme="minorHAnsi"/>
          <w:sz w:val="18"/>
          <w:szCs w:val="18"/>
        </w:rPr>
        <w:t xml:space="preserve">– </w:t>
      </w:r>
      <w:bookmarkStart w:id="1" w:name="_Hlk89011300"/>
      <w:r w:rsidR="00986453" w:rsidRPr="006F753B">
        <w:rPr>
          <w:rFonts w:asciiTheme="minorHAnsi" w:hAnsiTheme="minorHAnsi" w:cstheme="minorHAnsi"/>
          <w:sz w:val="18"/>
          <w:szCs w:val="18"/>
        </w:rPr>
        <w:t xml:space="preserve">Reference information from Table </w:t>
      </w:r>
      <w:bookmarkEnd w:id="1"/>
      <w:r w:rsidR="006A3082" w:rsidRPr="006F753B">
        <w:rPr>
          <w:rFonts w:asciiTheme="minorHAnsi" w:hAnsiTheme="minorHAnsi" w:cstheme="minorHAnsi"/>
          <w:sz w:val="18"/>
          <w:szCs w:val="18"/>
        </w:rPr>
        <w:t>A2</w:t>
      </w:r>
      <w:r w:rsidR="00DA58BF" w:rsidRPr="006F753B">
        <w:rPr>
          <w:rFonts w:asciiTheme="minorHAnsi" w:hAnsiTheme="minorHAnsi" w:cstheme="minorHAnsi"/>
          <w:sz w:val="18"/>
          <w:szCs w:val="18"/>
        </w:rPr>
        <w:t>LMCC</w:t>
      </w:r>
      <w:r w:rsidR="00F43FA8" w:rsidRPr="006F753B">
        <w:rPr>
          <w:rFonts w:asciiTheme="minorHAnsi" w:hAnsiTheme="minorHAnsi" w:cstheme="minorHAnsi"/>
          <w:sz w:val="18"/>
          <w:szCs w:val="18"/>
        </w:rPr>
        <w:t xml:space="preserve">.  </w:t>
      </w:r>
    </w:p>
    <w:p w14:paraId="2E863F7E" w14:textId="3291293F" w:rsidR="00F43FA8" w:rsidRPr="006F753B" w:rsidRDefault="00A60072"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 xml:space="preserve">Tank Location </w:t>
      </w:r>
      <w:r w:rsidR="00F43FA8" w:rsidRPr="006F753B">
        <w:rPr>
          <w:rFonts w:asciiTheme="minorHAnsi" w:hAnsiTheme="minorHAnsi" w:cstheme="minorHAnsi"/>
          <w:sz w:val="18"/>
          <w:szCs w:val="18"/>
        </w:rPr>
        <w:t xml:space="preserve">– </w:t>
      </w:r>
      <w:r w:rsidR="005C0374" w:rsidRPr="006F753B">
        <w:rPr>
          <w:rFonts w:asciiTheme="minorHAnsi" w:hAnsiTheme="minorHAnsi" w:cstheme="minorHAnsi"/>
          <w:sz w:val="18"/>
          <w:szCs w:val="18"/>
        </w:rPr>
        <w:t xml:space="preserve">User input. Must be equal to value indicated in Table </w:t>
      </w:r>
      <w:r w:rsidR="00A808C5" w:rsidRPr="006F753B">
        <w:rPr>
          <w:rFonts w:asciiTheme="minorHAnsi" w:hAnsiTheme="minorHAnsi" w:cstheme="minorHAnsi"/>
          <w:sz w:val="18"/>
          <w:szCs w:val="18"/>
        </w:rPr>
        <w:t>A</w:t>
      </w:r>
      <w:proofErr w:type="gramStart"/>
      <w:r w:rsidR="00A808C5" w:rsidRPr="006F753B">
        <w:rPr>
          <w:rFonts w:asciiTheme="minorHAnsi" w:hAnsiTheme="minorHAnsi" w:cstheme="minorHAnsi"/>
          <w:sz w:val="18"/>
          <w:szCs w:val="18"/>
        </w:rPr>
        <w:t>2</w:t>
      </w:r>
      <w:r w:rsidR="005C0374" w:rsidRPr="006F753B">
        <w:rPr>
          <w:rFonts w:asciiTheme="minorHAnsi" w:hAnsiTheme="minorHAnsi" w:cstheme="minorHAnsi"/>
          <w:sz w:val="18"/>
          <w:szCs w:val="18"/>
        </w:rPr>
        <w:t>.</w:t>
      </w:r>
      <w:r w:rsidR="00DA58BF" w:rsidRPr="006F753B">
        <w:rPr>
          <w:rFonts w:asciiTheme="minorHAnsi" w:hAnsiTheme="minorHAnsi" w:cstheme="minorHAnsi"/>
          <w:sz w:val="18"/>
          <w:szCs w:val="18"/>
        </w:rPr>
        <w:t>LMCC</w:t>
      </w:r>
      <w:proofErr w:type="gramEnd"/>
      <w:r w:rsidR="00F43FA8" w:rsidRPr="006F753B">
        <w:rPr>
          <w:rFonts w:asciiTheme="minorHAnsi" w:hAnsiTheme="minorHAnsi" w:cstheme="minorHAnsi"/>
          <w:sz w:val="18"/>
          <w:szCs w:val="18"/>
        </w:rPr>
        <w:t xml:space="preserve"> </w:t>
      </w:r>
    </w:p>
    <w:p w14:paraId="6874F251" w14:textId="7E920E95" w:rsidR="003C1641" w:rsidRPr="006F753B" w:rsidRDefault="00165E97"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Exterior Tank Insulation R-value</w:t>
      </w:r>
      <w:r w:rsidR="003C1641" w:rsidRPr="006F753B">
        <w:rPr>
          <w:rFonts w:asciiTheme="minorHAnsi" w:hAnsiTheme="minorHAnsi" w:cstheme="minorHAnsi"/>
          <w:sz w:val="18"/>
          <w:szCs w:val="18"/>
        </w:rPr>
        <w:t xml:space="preserve"> – User input. </w:t>
      </w:r>
      <w:r w:rsidR="008E387F" w:rsidRPr="006F753B">
        <w:rPr>
          <w:rFonts w:asciiTheme="minorHAnsi" w:hAnsiTheme="minorHAnsi" w:cstheme="minorHAnsi"/>
          <w:sz w:val="18"/>
          <w:szCs w:val="18"/>
        </w:rPr>
        <w:t xml:space="preserve">Must be equal to </w:t>
      </w:r>
      <w:r w:rsidR="00F415BA" w:rsidRPr="006F753B">
        <w:rPr>
          <w:rFonts w:asciiTheme="minorHAnsi" w:hAnsiTheme="minorHAnsi" w:cstheme="minorHAnsi"/>
          <w:sz w:val="18"/>
          <w:szCs w:val="18"/>
        </w:rPr>
        <w:t xml:space="preserve">or higher </w:t>
      </w:r>
      <w:r w:rsidR="00825416" w:rsidRPr="006F753B">
        <w:rPr>
          <w:rFonts w:asciiTheme="minorHAnsi" w:hAnsiTheme="minorHAnsi" w:cstheme="minorHAnsi"/>
          <w:sz w:val="18"/>
          <w:szCs w:val="18"/>
        </w:rPr>
        <w:t>than</w:t>
      </w:r>
      <w:r w:rsidR="008E387F" w:rsidRPr="006F753B">
        <w:rPr>
          <w:rFonts w:asciiTheme="minorHAnsi" w:hAnsiTheme="minorHAnsi" w:cstheme="minorHAnsi"/>
          <w:sz w:val="18"/>
          <w:szCs w:val="18"/>
        </w:rPr>
        <w:t xml:space="preserve"> value indicated in Table </w:t>
      </w:r>
      <w:r w:rsidR="0017553F" w:rsidRPr="006F753B">
        <w:rPr>
          <w:rFonts w:asciiTheme="minorHAnsi" w:hAnsiTheme="minorHAnsi" w:cstheme="minorHAnsi"/>
          <w:sz w:val="18"/>
          <w:szCs w:val="18"/>
        </w:rPr>
        <w:t>A2</w:t>
      </w:r>
      <w:r w:rsidR="008E387F" w:rsidRPr="006F753B">
        <w:rPr>
          <w:rFonts w:asciiTheme="minorHAnsi" w:hAnsiTheme="minorHAnsi" w:cstheme="minorHAnsi"/>
          <w:sz w:val="18"/>
          <w:szCs w:val="18"/>
        </w:rPr>
        <w:t xml:space="preserve">. </w:t>
      </w:r>
    </w:p>
    <w:p w14:paraId="6EB2107E" w14:textId="5E6F7958" w:rsidR="008E387F" w:rsidRPr="006F753B" w:rsidRDefault="00C71BA9"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asciiTheme="minorHAnsi" w:hAnsiTheme="minorHAnsi" w:cstheme="minorHAnsi"/>
          <w:sz w:val="18"/>
          <w:szCs w:val="18"/>
        </w:rPr>
        <w:t>Dwelling Unit DHW System Distribution Type</w:t>
      </w:r>
      <w:r w:rsidRPr="006F753B" w:rsidDel="00C71BA9">
        <w:rPr>
          <w:rFonts w:asciiTheme="minorHAnsi" w:hAnsiTheme="minorHAnsi" w:cstheme="minorHAnsi"/>
          <w:sz w:val="18"/>
          <w:szCs w:val="18"/>
        </w:rPr>
        <w:t xml:space="preserve"> </w:t>
      </w:r>
      <w:r w:rsidR="008E387F" w:rsidRPr="006F753B">
        <w:rPr>
          <w:rFonts w:asciiTheme="minorHAnsi" w:hAnsiTheme="minorHAnsi" w:cstheme="minorHAnsi"/>
          <w:sz w:val="18"/>
          <w:szCs w:val="18"/>
        </w:rPr>
        <w:t xml:space="preserve">– </w:t>
      </w:r>
      <w:r w:rsidR="004C27DF" w:rsidRPr="006F753B">
        <w:rPr>
          <w:rFonts w:asciiTheme="minorHAnsi" w:hAnsiTheme="minorHAnsi" w:cstheme="minorHAnsi"/>
          <w:sz w:val="18"/>
          <w:szCs w:val="18"/>
        </w:rPr>
        <w:t xml:space="preserve">Reference information from Table </w:t>
      </w:r>
      <w:r w:rsidR="00A808C5" w:rsidRPr="006F753B">
        <w:rPr>
          <w:rFonts w:asciiTheme="minorHAnsi" w:hAnsiTheme="minorHAnsi" w:cstheme="minorHAnsi"/>
          <w:sz w:val="18"/>
          <w:szCs w:val="18"/>
        </w:rPr>
        <w:t>A2</w:t>
      </w:r>
      <w:r w:rsidR="008E387F" w:rsidRPr="006F753B">
        <w:rPr>
          <w:rFonts w:asciiTheme="minorHAnsi" w:hAnsiTheme="minorHAnsi" w:cstheme="minorHAnsi"/>
          <w:sz w:val="18"/>
          <w:szCs w:val="18"/>
        </w:rPr>
        <w:t>.</w:t>
      </w:r>
    </w:p>
    <w:p w14:paraId="5F00B7B3" w14:textId="758F1ECD" w:rsidR="00100F72" w:rsidRPr="006F753B" w:rsidRDefault="005F6C59" w:rsidP="006F753B">
      <w:pPr>
        <w:pStyle w:val="ListParagraph"/>
        <w:keepNext/>
        <w:numPr>
          <w:ilvl w:val="0"/>
          <w:numId w:val="40"/>
        </w:numPr>
        <w:spacing w:after="0" w:line="240" w:lineRule="auto"/>
        <w:rPr>
          <w:rFonts w:asciiTheme="minorHAnsi" w:hAnsiTheme="minorHAnsi" w:cstheme="minorHAnsi"/>
          <w:sz w:val="18"/>
          <w:szCs w:val="18"/>
        </w:rPr>
      </w:pPr>
      <w:r w:rsidRPr="006F753B">
        <w:rPr>
          <w:rFonts w:cstheme="minorHAnsi"/>
          <w:sz w:val="18"/>
          <w:szCs w:val="20"/>
        </w:rPr>
        <w:t>Compact Distribution</w:t>
      </w:r>
      <w:r w:rsidR="00FA542A" w:rsidRPr="006F753B">
        <w:rPr>
          <w:rFonts w:cstheme="minorHAnsi"/>
          <w:sz w:val="18"/>
          <w:szCs w:val="20"/>
        </w:rPr>
        <w:t xml:space="preserve"> </w:t>
      </w:r>
      <w:r w:rsidR="00D6550A" w:rsidRPr="006F753B">
        <w:rPr>
          <w:rFonts w:cstheme="minorHAnsi"/>
          <w:sz w:val="18"/>
          <w:szCs w:val="20"/>
        </w:rPr>
        <w:t xml:space="preserve">— </w:t>
      </w:r>
      <w:r w:rsidR="00C70BE1" w:rsidRPr="006F753B">
        <w:rPr>
          <w:rFonts w:cstheme="minorHAnsi"/>
          <w:sz w:val="18"/>
          <w:szCs w:val="20"/>
        </w:rPr>
        <w:t xml:space="preserve">Reference information from Table </w:t>
      </w:r>
      <w:r w:rsidR="00A808C5" w:rsidRPr="006F753B">
        <w:rPr>
          <w:rFonts w:cstheme="minorHAnsi"/>
          <w:sz w:val="18"/>
          <w:szCs w:val="20"/>
        </w:rPr>
        <w:t>A2</w:t>
      </w:r>
      <w:r w:rsidR="00C70BE1" w:rsidRPr="006F753B">
        <w:rPr>
          <w:rFonts w:cstheme="minorHAnsi"/>
          <w:sz w:val="18"/>
          <w:szCs w:val="20"/>
        </w:rPr>
        <w:t>.</w:t>
      </w:r>
    </w:p>
    <w:p w14:paraId="057630BE" w14:textId="77777777" w:rsidR="006F753B" w:rsidRPr="006F753B" w:rsidRDefault="006F753B" w:rsidP="006F753B">
      <w:pPr>
        <w:pStyle w:val="ListParagraph"/>
        <w:keepNext/>
        <w:spacing w:after="0" w:line="240" w:lineRule="auto"/>
        <w:rPr>
          <w:rFonts w:asciiTheme="minorHAnsi" w:hAnsiTheme="minorHAnsi" w:cstheme="minorHAnsi"/>
          <w:sz w:val="18"/>
          <w:szCs w:val="18"/>
        </w:rPr>
      </w:pPr>
    </w:p>
    <w:p w14:paraId="09533A17" w14:textId="28CEFE60" w:rsidR="001B5F28"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C</w:t>
      </w:r>
      <w:r w:rsidR="0042576F" w:rsidRPr="001030DF">
        <w:rPr>
          <w:rFonts w:asciiTheme="minorHAnsi" w:hAnsiTheme="minorHAnsi" w:cstheme="minorHAnsi"/>
          <w:b/>
          <w:sz w:val="18"/>
          <w:szCs w:val="18"/>
        </w:rPr>
        <w:t>. Design Dwelling Unit Water Heating Efficiency Information</w:t>
      </w:r>
    </w:p>
    <w:p w14:paraId="09A27A51" w14:textId="47264B24" w:rsidR="001030DF" w:rsidRDefault="001030DF"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1B5F28">
        <w:rPr>
          <w:rFonts w:asciiTheme="minorHAnsi" w:hAnsiTheme="minorHAnsi" w:cstheme="minorHAnsi"/>
          <w:bCs/>
          <w:sz w:val="18"/>
          <w:szCs w:val="18"/>
        </w:rPr>
        <w:t xml:space="preserve">This table reports the water heating system features that were specified on the registered </w:t>
      </w:r>
      <w:r w:rsidR="00DA58BF">
        <w:rPr>
          <w:rFonts w:asciiTheme="minorHAnsi" w:hAnsiTheme="minorHAnsi" w:cstheme="minorHAnsi"/>
          <w:bCs/>
          <w:sz w:val="18"/>
          <w:szCs w:val="18"/>
        </w:rPr>
        <w:t>LMCC</w:t>
      </w:r>
      <w:r w:rsidRPr="001B5F28">
        <w:rPr>
          <w:rFonts w:asciiTheme="minorHAnsi" w:hAnsiTheme="minorHAnsi" w:cstheme="minorHAnsi"/>
          <w:bCs/>
          <w:sz w:val="18"/>
          <w:szCs w:val="18"/>
        </w:rPr>
        <w:t xml:space="preserve"> compliance document for this project. This section is for information/verification purposes only and requires no user input.</w:t>
      </w:r>
    </w:p>
    <w:p w14:paraId="1F7E439F" w14:textId="4BDBD9E1" w:rsidR="00DC414E" w:rsidRDefault="00DC414E"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p>
    <w:p w14:paraId="4C4268F9" w14:textId="6B3C3F97" w:rsidR="00DC414E" w:rsidRDefault="000A313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D</w:t>
      </w:r>
      <w:r w:rsidR="00DC414E" w:rsidRPr="00BE0F6D">
        <w:rPr>
          <w:rFonts w:asciiTheme="minorHAnsi" w:hAnsiTheme="minorHAnsi" w:cstheme="minorHAnsi"/>
          <w:b/>
          <w:sz w:val="18"/>
          <w:szCs w:val="18"/>
        </w:rPr>
        <w:t>.</w:t>
      </w:r>
      <w:r w:rsidR="00BE0F6D" w:rsidRPr="00BE0F6D">
        <w:rPr>
          <w:rFonts w:asciiTheme="minorHAnsi" w:hAnsiTheme="minorHAnsi" w:cstheme="minorHAnsi"/>
          <w:b/>
          <w:sz w:val="18"/>
          <w:szCs w:val="18"/>
        </w:rPr>
        <w:t xml:space="preserve"> Installed Dwelling Unit Water Heating Efficiency Information</w:t>
      </w:r>
    </w:p>
    <w:p w14:paraId="33AE240F" w14:textId="77777777" w:rsidR="004E3A52" w:rsidRDefault="004E3A52" w:rsidP="004E3A5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This table reports the water heating system efficiency features installed in this project.  </w:t>
      </w:r>
    </w:p>
    <w:p w14:paraId="2D080D5B" w14:textId="25697B40" w:rsidR="00A94029" w:rsidRPr="008E7206" w:rsidRDefault="00A94029"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Water Heating System ID or Name – Reference information from Table </w:t>
      </w:r>
      <w:r w:rsidR="005C03FE" w:rsidRPr="008E7206">
        <w:rPr>
          <w:rFonts w:asciiTheme="minorHAnsi" w:hAnsiTheme="minorHAnsi" w:cstheme="minorHAnsi"/>
          <w:sz w:val="18"/>
          <w:szCs w:val="18"/>
        </w:rPr>
        <w:t>C</w:t>
      </w:r>
      <w:r w:rsidRPr="008E7206">
        <w:rPr>
          <w:rFonts w:asciiTheme="minorHAnsi" w:hAnsiTheme="minorHAnsi" w:cstheme="minorHAnsi"/>
          <w:sz w:val="18"/>
          <w:szCs w:val="18"/>
        </w:rPr>
        <w:t>.</w:t>
      </w:r>
    </w:p>
    <w:p w14:paraId="6EF99B39" w14:textId="325BD412" w:rsidR="008B4A61" w:rsidRPr="008E7206" w:rsidRDefault="00C67E03" w:rsidP="008E7206">
      <w:pPr>
        <w:pStyle w:val="ListParagraph"/>
        <w:keepNext/>
        <w:numPr>
          <w:ilvl w:val="0"/>
          <w:numId w:val="41"/>
        </w:numPr>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Heating Efficiency Type – Reference information from Table C. Different efficiency types </w:t>
      </w:r>
      <w:proofErr w:type="gramStart"/>
      <w:r w:rsidRPr="008E7206">
        <w:rPr>
          <w:rFonts w:asciiTheme="minorHAnsi" w:hAnsiTheme="minorHAnsi" w:cstheme="minorHAnsi"/>
          <w:sz w:val="18"/>
          <w:szCs w:val="18"/>
        </w:rPr>
        <w:t>are</w:t>
      </w:r>
      <w:proofErr w:type="gramEnd"/>
      <w:del w:id="2" w:author="Alhabibi, Haider@Energy" w:date="2023-04-25T17:43:00Z">
        <w:r w:rsidRPr="008E7206" w:rsidDel="00F41C49">
          <w:rPr>
            <w:rFonts w:asciiTheme="minorHAnsi" w:hAnsiTheme="minorHAnsi" w:cstheme="minorHAnsi"/>
            <w:sz w:val="18"/>
            <w:szCs w:val="18"/>
          </w:rPr>
          <w:delText xml:space="preserve"> Energy Factor</w:delText>
        </w:r>
      </w:del>
      <w:r w:rsidRPr="008E7206">
        <w:rPr>
          <w:rFonts w:asciiTheme="minorHAnsi" w:hAnsiTheme="minorHAnsi" w:cstheme="minorHAnsi"/>
          <w:sz w:val="18"/>
          <w:szCs w:val="18"/>
        </w:rPr>
        <w:t>, AFUE, UEF and Thermal Efficiency.</w:t>
      </w:r>
      <w:r w:rsidR="00B466D9" w:rsidRPr="008E7206">
        <w:rPr>
          <w:rFonts w:asciiTheme="minorHAnsi" w:hAnsiTheme="minorHAnsi" w:cstheme="minorHAnsi"/>
          <w:bCs/>
          <w:sz w:val="18"/>
          <w:szCs w:val="18"/>
        </w:rPr>
        <w:tab/>
      </w:r>
    </w:p>
    <w:p w14:paraId="78C4D603" w14:textId="017363AB" w:rsidR="008B4A61" w:rsidRP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Heating Efficiency Value – User input must be equal to or higher efficiency than value indicated on Table C.</w:t>
      </w:r>
    </w:p>
    <w:p w14:paraId="3253181E" w14:textId="392C79DF" w:rsidR="008B4A61" w:rsidRP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 xml:space="preserve">Standby Loss – User input. Must be equal to or less than value indicated in Table C. Value may be N/A if </w:t>
      </w:r>
      <w:r w:rsidR="00DA58BF" w:rsidRPr="008E7206">
        <w:rPr>
          <w:rFonts w:asciiTheme="minorHAnsi" w:hAnsiTheme="minorHAnsi" w:cstheme="minorHAnsi"/>
          <w:bCs/>
          <w:sz w:val="18"/>
          <w:szCs w:val="18"/>
        </w:rPr>
        <w:t>LMCC</w:t>
      </w:r>
      <w:r w:rsidRPr="008E7206">
        <w:rPr>
          <w:rFonts w:asciiTheme="minorHAnsi" w:hAnsiTheme="minorHAnsi" w:cstheme="minorHAnsi"/>
          <w:bCs/>
          <w:sz w:val="18"/>
          <w:szCs w:val="18"/>
        </w:rPr>
        <w:t xml:space="preserve"> value is N/A.  </w:t>
      </w:r>
    </w:p>
    <w:p w14:paraId="38D10772" w14:textId="4A2D5C3F" w:rsidR="008B4A61" w:rsidRP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 xml:space="preserve">Exterior Insulation R-Value – User input. Must be equal to or higher than value indicated in Table C. Value may be N/A if </w:t>
      </w:r>
      <w:r w:rsidR="00DA58BF" w:rsidRPr="008E7206">
        <w:rPr>
          <w:rFonts w:asciiTheme="minorHAnsi" w:hAnsiTheme="minorHAnsi" w:cstheme="minorHAnsi"/>
          <w:bCs/>
          <w:sz w:val="18"/>
          <w:szCs w:val="18"/>
        </w:rPr>
        <w:t>LMCC</w:t>
      </w:r>
      <w:r w:rsidRPr="008E7206">
        <w:rPr>
          <w:rFonts w:asciiTheme="minorHAnsi" w:hAnsiTheme="minorHAnsi" w:cstheme="minorHAnsi"/>
          <w:bCs/>
          <w:sz w:val="18"/>
          <w:szCs w:val="18"/>
        </w:rPr>
        <w:t xml:space="preserve"> value is N/A. </w:t>
      </w:r>
    </w:p>
    <w:p w14:paraId="0D989A83" w14:textId="755633DB" w:rsidR="006567C5" w:rsidRPr="008E7206" w:rsidRDefault="0088574E" w:rsidP="008E7206">
      <w:pPr>
        <w:pStyle w:val="ListParagraph"/>
        <w:keepNext/>
        <w:numPr>
          <w:ilvl w:val="0"/>
          <w:numId w:val="41"/>
        </w:numPr>
        <w:spacing w:after="0" w:line="240" w:lineRule="auto"/>
        <w:rPr>
          <w:rFonts w:asciiTheme="minorHAnsi" w:hAnsiTheme="minorHAnsi" w:cstheme="minorHAnsi"/>
          <w:bCs/>
          <w:sz w:val="18"/>
          <w:szCs w:val="18"/>
        </w:rPr>
      </w:pPr>
      <w:r w:rsidRPr="008E7206">
        <w:rPr>
          <w:rFonts w:asciiTheme="minorHAnsi" w:hAnsiTheme="minorHAnsi" w:cstheme="minorHAnsi"/>
          <w:sz w:val="18"/>
          <w:szCs w:val="18"/>
        </w:rPr>
        <w:t>Water Heater Storage Volume (gal) – User input. Must be equal to the value indicated in Table C. Value may be N/A if water heater type is instantaneous with zero storage.</w:t>
      </w:r>
    </w:p>
    <w:p w14:paraId="49BA0148" w14:textId="47F0FBF0" w:rsidR="008E7206" w:rsidRDefault="008B4A61" w:rsidP="008E7206">
      <w:pPr>
        <w:pStyle w:val="ListParagraph"/>
        <w:numPr>
          <w:ilvl w:val="0"/>
          <w:numId w:val="41"/>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Tank location – User input. Must be equal to value indicated in Table C.</w:t>
      </w:r>
    </w:p>
    <w:p w14:paraId="02FE0187" w14:textId="77777777" w:rsidR="008E7206" w:rsidRDefault="008E7206">
      <w:pPr>
        <w:spacing w:after="0" w:line="240" w:lineRule="auto"/>
        <w:rPr>
          <w:rFonts w:asciiTheme="minorHAnsi" w:hAnsiTheme="minorHAnsi" w:cstheme="minorHAnsi"/>
          <w:bCs/>
          <w:sz w:val="18"/>
          <w:szCs w:val="18"/>
        </w:rPr>
      </w:pPr>
      <w:r>
        <w:rPr>
          <w:rFonts w:asciiTheme="minorHAnsi" w:hAnsiTheme="minorHAnsi" w:cstheme="minorHAnsi"/>
          <w:bCs/>
          <w:sz w:val="18"/>
          <w:szCs w:val="18"/>
        </w:rPr>
        <w:br w:type="page"/>
      </w:r>
    </w:p>
    <w:p w14:paraId="7B8DA3DD" w14:textId="1E6B16B0" w:rsidR="002A76D1" w:rsidRPr="005828AE" w:rsidRDefault="008C7B33"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sidRPr="005828AE">
        <w:rPr>
          <w:rFonts w:asciiTheme="minorHAnsi" w:hAnsiTheme="minorHAnsi" w:cstheme="minorHAnsi"/>
          <w:b/>
          <w:sz w:val="18"/>
          <w:szCs w:val="18"/>
        </w:rPr>
        <w:lastRenderedPageBreak/>
        <w:t>E</w:t>
      </w:r>
      <w:r w:rsidR="002A76D1" w:rsidRPr="005828AE">
        <w:rPr>
          <w:rFonts w:asciiTheme="minorHAnsi" w:hAnsiTheme="minorHAnsi" w:cstheme="minorHAnsi"/>
          <w:b/>
          <w:sz w:val="18"/>
          <w:szCs w:val="18"/>
        </w:rPr>
        <w:t>. Installed Water Heater Manufacturer Information</w:t>
      </w:r>
    </w:p>
    <w:p w14:paraId="7B8DA3DE" w14:textId="0841CCCF" w:rsidR="002A76D1" w:rsidRPr="005828AE" w:rsidRDefault="002A76D1" w:rsidP="005828AE">
      <w:pPr>
        <w:keepNext/>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This table reports the manufacturer information of the installed water heater(s). Require one line for each installed water heater</w:t>
      </w:r>
      <w:r w:rsidR="003C1641" w:rsidRPr="005828AE">
        <w:rPr>
          <w:rFonts w:asciiTheme="minorHAnsi" w:hAnsiTheme="minorHAnsi" w:cstheme="minorHAnsi"/>
          <w:sz w:val="18"/>
          <w:szCs w:val="18"/>
        </w:rPr>
        <w:t>.  Not applicable for central systems.</w:t>
      </w:r>
    </w:p>
    <w:p w14:paraId="7B8DA3E0" w14:textId="2F77C8B1" w:rsidR="002A76D1" w:rsidRPr="008E7206" w:rsidRDefault="002A76D1" w:rsidP="008E7206">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E7206">
        <w:rPr>
          <w:rFonts w:asciiTheme="minorHAnsi" w:hAnsiTheme="minorHAnsi" w:cstheme="minorHAnsi"/>
          <w:sz w:val="18"/>
          <w:szCs w:val="18"/>
        </w:rPr>
        <w:t xml:space="preserve">Water Heating System ID or Name – Reference information from </w:t>
      </w:r>
      <w:r w:rsidR="00F9082D" w:rsidRPr="008E7206">
        <w:rPr>
          <w:rFonts w:asciiTheme="minorHAnsi" w:hAnsiTheme="minorHAnsi" w:cstheme="minorHAnsi"/>
          <w:sz w:val="18"/>
          <w:szCs w:val="18"/>
        </w:rPr>
        <w:t xml:space="preserve">Table </w:t>
      </w:r>
      <w:r w:rsidR="00562FBC" w:rsidRPr="008E7206">
        <w:rPr>
          <w:rFonts w:asciiTheme="minorHAnsi" w:hAnsiTheme="minorHAnsi" w:cstheme="minorHAnsi"/>
          <w:sz w:val="18"/>
          <w:szCs w:val="18"/>
        </w:rPr>
        <w:t>B or B2</w:t>
      </w:r>
      <w:r w:rsidRPr="008E7206">
        <w:rPr>
          <w:rFonts w:asciiTheme="minorHAnsi" w:hAnsiTheme="minorHAnsi" w:cstheme="minorHAnsi"/>
          <w:sz w:val="18"/>
          <w:szCs w:val="18"/>
        </w:rPr>
        <w:t>.</w:t>
      </w:r>
    </w:p>
    <w:p w14:paraId="7B8DA3E1" w14:textId="0D8BB650" w:rsidR="002A76D1" w:rsidRPr="008E7206" w:rsidRDefault="002A76D1" w:rsidP="008E7206">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E7206">
        <w:rPr>
          <w:rFonts w:asciiTheme="minorHAnsi" w:hAnsiTheme="minorHAnsi" w:cstheme="minorHAnsi"/>
          <w:sz w:val="18"/>
          <w:szCs w:val="18"/>
        </w:rPr>
        <w:t>Manufacturer – User input. Enter the name of the water heater manufacturer.</w:t>
      </w:r>
    </w:p>
    <w:p w14:paraId="7B8DA3E2" w14:textId="2C09B98D" w:rsidR="002A76D1" w:rsidRPr="008E7206" w:rsidRDefault="002A76D1" w:rsidP="008E7206">
      <w:pPr>
        <w:pStyle w:val="ListParagraph"/>
        <w:numPr>
          <w:ilvl w:val="0"/>
          <w:numId w:val="42"/>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720"/>
        <w:rPr>
          <w:rFonts w:asciiTheme="minorHAnsi" w:hAnsiTheme="minorHAnsi" w:cstheme="minorHAnsi"/>
          <w:sz w:val="18"/>
          <w:szCs w:val="18"/>
        </w:rPr>
      </w:pPr>
      <w:r w:rsidRPr="008E7206">
        <w:rPr>
          <w:rFonts w:asciiTheme="minorHAnsi" w:hAnsiTheme="minorHAnsi" w:cstheme="minorHAnsi"/>
          <w:sz w:val="18"/>
          <w:szCs w:val="18"/>
        </w:rPr>
        <w:t>Model Number – User input. Enter the model number of the water heater.</w:t>
      </w:r>
    </w:p>
    <w:p w14:paraId="2F8EDB8C" w14:textId="06909697" w:rsidR="007667EA" w:rsidRDefault="007667EA"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asciiTheme="minorHAnsi" w:hAnsiTheme="minorHAnsi" w:cstheme="minorHAnsi"/>
          <w:sz w:val="18"/>
          <w:szCs w:val="18"/>
        </w:rPr>
      </w:pPr>
    </w:p>
    <w:p w14:paraId="36E6AA10" w14:textId="4ECBA14C" w:rsidR="007667EA" w:rsidRPr="00542719" w:rsidRDefault="007667EA" w:rsidP="007667EA">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r>
        <w:rPr>
          <w:rFonts w:asciiTheme="minorHAnsi" w:hAnsiTheme="minorHAnsi" w:cstheme="minorHAnsi"/>
          <w:b/>
          <w:sz w:val="18"/>
          <w:szCs w:val="18"/>
        </w:rPr>
        <w:t>F</w:t>
      </w:r>
      <w:r w:rsidRPr="00542719">
        <w:rPr>
          <w:rFonts w:asciiTheme="minorHAnsi" w:hAnsiTheme="minorHAnsi" w:cstheme="minorHAnsi"/>
          <w:b/>
          <w:sz w:val="18"/>
          <w:szCs w:val="18"/>
        </w:rPr>
        <w:t xml:space="preserve">. </w:t>
      </w:r>
      <w:r>
        <w:rPr>
          <w:rFonts w:asciiTheme="minorHAnsi" w:hAnsiTheme="minorHAnsi" w:cstheme="minorHAnsi"/>
          <w:b/>
          <w:sz w:val="18"/>
          <w:szCs w:val="18"/>
        </w:rPr>
        <w:t>Mandatory Measures for a</w:t>
      </w:r>
      <w:r w:rsidRPr="00542719">
        <w:rPr>
          <w:rFonts w:asciiTheme="minorHAnsi" w:hAnsiTheme="minorHAnsi" w:cstheme="minorHAnsi"/>
          <w:b/>
          <w:sz w:val="18"/>
          <w:szCs w:val="18"/>
        </w:rPr>
        <w:t>ll Domestic Hot Water Distribution Systems</w:t>
      </w:r>
    </w:p>
    <w:p w14:paraId="4A170ADE" w14:textId="0EFCCD6A" w:rsidR="007667EA" w:rsidRDefault="007667EA" w:rsidP="003E2C33">
      <w:pPr>
        <w:spacing w:after="0" w:line="240" w:lineRule="auto"/>
        <w:rPr>
          <w:rFonts w:asciiTheme="minorHAnsi" w:hAnsiTheme="minorHAnsi" w:cstheme="minorHAnsi"/>
          <w:sz w:val="18"/>
          <w:szCs w:val="18"/>
        </w:rPr>
      </w:pPr>
      <w:r w:rsidRPr="00542719">
        <w:rPr>
          <w:rFonts w:asciiTheme="minorHAnsi" w:hAnsiTheme="minorHAnsi" w:cstheme="minorHAnsi"/>
          <w:sz w:val="18"/>
          <w:szCs w:val="18"/>
        </w:rPr>
        <w:t xml:space="preserve">This table lists the requirements for all </w:t>
      </w:r>
      <w:r>
        <w:rPr>
          <w:rFonts w:asciiTheme="minorHAnsi" w:hAnsiTheme="minorHAnsi" w:cstheme="minorHAnsi"/>
          <w:sz w:val="18"/>
          <w:szCs w:val="18"/>
        </w:rPr>
        <w:t>DHW</w:t>
      </w:r>
      <w:r w:rsidRPr="00542719">
        <w:rPr>
          <w:rFonts w:asciiTheme="minorHAnsi" w:hAnsiTheme="minorHAnsi" w:cstheme="minorHAnsi"/>
          <w:sz w:val="18"/>
          <w:szCs w:val="18"/>
        </w:rPr>
        <w:t xml:space="preserve"> systems.  Installer must ensure all the requirements on this table are met. </w:t>
      </w:r>
    </w:p>
    <w:p w14:paraId="13610A6A" w14:textId="77777777" w:rsidR="003E2C33" w:rsidRPr="00542719" w:rsidRDefault="003E2C33" w:rsidP="003E2C33">
      <w:pPr>
        <w:spacing w:after="0" w:line="240" w:lineRule="auto"/>
        <w:rPr>
          <w:rFonts w:asciiTheme="minorHAnsi" w:hAnsiTheme="minorHAnsi" w:cstheme="minorHAnsi"/>
          <w:sz w:val="18"/>
          <w:szCs w:val="18"/>
        </w:rPr>
      </w:pPr>
    </w:p>
    <w:p w14:paraId="02D9A7BE" w14:textId="0C88CBB4" w:rsidR="00E303B7" w:rsidRPr="005828AE" w:rsidRDefault="007667EA" w:rsidP="00E303B7">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18"/>
        </w:rPr>
      </w:pPr>
      <w:r>
        <w:rPr>
          <w:rFonts w:asciiTheme="minorHAnsi" w:hAnsiTheme="minorHAnsi" w:cstheme="minorHAnsi"/>
          <w:b/>
          <w:sz w:val="18"/>
          <w:szCs w:val="18"/>
        </w:rPr>
        <w:t>G</w:t>
      </w:r>
      <w:r w:rsidR="00B265DF" w:rsidRPr="005828AE">
        <w:rPr>
          <w:rFonts w:asciiTheme="minorHAnsi" w:hAnsiTheme="minorHAnsi" w:cstheme="minorHAnsi"/>
          <w:b/>
          <w:sz w:val="18"/>
          <w:szCs w:val="18"/>
        </w:rPr>
        <w:t xml:space="preserve">. </w:t>
      </w:r>
      <w:r w:rsidR="00E303B7">
        <w:rPr>
          <w:rFonts w:asciiTheme="minorHAnsi" w:hAnsiTheme="minorHAnsi" w:cstheme="minorHAnsi"/>
          <w:b/>
          <w:sz w:val="18"/>
          <w:szCs w:val="18"/>
        </w:rPr>
        <w:t xml:space="preserve"> </w:t>
      </w:r>
      <w:r w:rsidR="00E303B7" w:rsidRPr="001602AA">
        <w:rPr>
          <w:rFonts w:asciiTheme="minorHAnsi" w:hAnsiTheme="minorHAnsi" w:cstheme="minorHAnsi"/>
          <w:b/>
          <w:sz w:val="18"/>
          <w:szCs w:val="18"/>
        </w:rPr>
        <w:t xml:space="preserve">Compact </w:t>
      </w:r>
      <w:r w:rsidR="00E303B7">
        <w:rPr>
          <w:rFonts w:asciiTheme="minorHAnsi" w:hAnsiTheme="minorHAnsi" w:cstheme="minorHAnsi"/>
          <w:b/>
          <w:sz w:val="18"/>
          <w:szCs w:val="18"/>
        </w:rPr>
        <w:t>Hot Water</w:t>
      </w:r>
      <w:r w:rsidR="00E303B7" w:rsidRPr="001602AA">
        <w:rPr>
          <w:rFonts w:asciiTheme="minorHAnsi" w:hAnsiTheme="minorHAnsi" w:cstheme="minorHAnsi"/>
          <w:b/>
          <w:sz w:val="18"/>
          <w:szCs w:val="18"/>
        </w:rPr>
        <w:t xml:space="preserve"> Distribution</w:t>
      </w:r>
      <w:r w:rsidR="00E303B7">
        <w:rPr>
          <w:rFonts w:asciiTheme="minorHAnsi" w:hAnsiTheme="minorHAnsi" w:cstheme="minorHAnsi"/>
          <w:b/>
          <w:sz w:val="18"/>
          <w:szCs w:val="18"/>
        </w:rPr>
        <w:t xml:space="preserve"> Basic</w:t>
      </w:r>
    </w:p>
    <w:p w14:paraId="57F6CDE5" w14:textId="7D37B07D" w:rsidR="000947DF"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performance compliance is used, this table lists the values used in the performance calculation and require no user input.</w:t>
      </w:r>
    </w:p>
    <w:p w14:paraId="365ABFFF" w14:textId="705A208E" w:rsidR="000E1923" w:rsidRPr="005828AE" w:rsidRDefault="000E1923">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If prescriptive compliance is used, fill out this table</w:t>
      </w:r>
      <w:r w:rsidR="00871C6C">
        <w:rPr>
          <w:rFonts w:asciiTheme="minorHAnsi" w:hAnsiTheme="minorHAnsi" w:cstheme="minorHAnsi"/>
          <w:sz w:val="18"/>
          <w:szCs w:val="18"/>
        </w:rPr>
        <w:t>.</w:t>
      </w:r>
    </w:p>
    <w:p w14:paraId="157FF86F" w14:textId="2FB89A04" w:rsidR="009075FA" w:rsidRPr="008E7206" w:rsidRDefault="009075FA"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Cs/>
          <w:sz w:val="18"/>
          <w:szCs w:val="18"/>
        </w:rPr>
      </w:pPr>
      <w:r w:rsidRPr="008E7206">
        <w:rPr>
          <w:rFonts w:asciiTheme="minorHAnsi" w:hAnsiTheme="minorHAnsi" w:cstheme="minorHAnsi"/>
          <w:bCs/>
          <w:sz w:val="18"/>
          <w:szCs w:val="18"/>
        </w:rPr>
        <w:t>Dwelling Name</w:t>
      </w:r>
      <w:r w:rsidR="00384225" w:rsidRPr="008E7206">
        <w:rPr>
          <w:rFonts w:asciiTheme="minorHAnsi" w:hAnsiTheme="minorHAnsi" w:cstheme="minorHAnsi"/>
          <w:bCs/>
          <w:sz w:val="18"/>
          <w:szCs w:val="18"/>
        </w:rPr>
        <w:t xml:space="preserve">. </w:t>
      </w:r>
      <w:r w:rsidR="00384225" w:rsidRPr="008E7206">
        <w:rPr>
          <w:rFonts w:asciiTheme="minorHAnsi" w:hAnsiTheme="minorHAnsi" w:cstheme="minorHAnsi"/>
          <w:sz w:val="18"/>
          <w:szCs w:val="18"/>
        </w:rPr>
        <w:t xml:space="preserve">Reference information from Table </w:t>
      </w:r>
      <w:r w:rsidR="00532C03" w:rsidRPr="008E7206">
        <w:rPr>
          <w:rFonts w:asciiTheme="minorHAnsi" w:hAnsiTheme="minorHAnsi" w:cstheme="minorHAnsi"/>
          <w:sz w:val="18"/>
          <w:szCs w:val="18"/>
        </w:rPr>
        <w:t>A</w:t>
      </w:r>
      <w:r w:rsidR="00562FBC" w:rsidRPr="008E7206">
        <w:rPr>
          <w:rFonts w:asciiTheme="minorHAnsi" w:hAnsiTheme="minorHAnsi" w:cstheme="minorHAnsi"/>
          <w:sz w:val="18"/>
          <w:szCs w:val="18"/>
        </w:rPr>
        <w:t>2</w:t>
      </w:r>
      <w:r w:rsidR="00F12B79" w:rsidRPr="008E7206">
        <w:rPr>
          <w:rFonts w:asciiTheme="minorHAnsi" w:hAnsiTheme="minorHAnsi" w:cstheme="minorHAnsi"/>
          <w:sz w:val="18"/>
          <w:szCs w:val="18"/>
        </w:rPr>
        <w:t>.</w:t>
      </w:r>
    </w:p>
    <w:p w14:paraId="0A922BF1" w14:textId="4D1161FB" w:rsidR="00B265DF" w:rsidRPr="008E7206" w:rsidRDefault="000E1923"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Enter the </w:t>
      </w:r>
      <w:r w:rsidR="00871C6C" w:rsidRPr="008E7206">
        <w:rPr>
          <w:rFonts w:asciiTheme="minorHAnsi" w:hAnsiTheme="minorHAnsi" w:cstheme="minorHAnsi"/>
          <w:sz w:val="18"/>
          <w:szCs w:val="18"/>
        </w:rPr>
        <w:t>m</w:t>
      </w:r>
      <w:r w:rsidR="00B265DF" w:rsidRPr="008E7206">
        <w:rPr>
          <w:rFonts w:asciiTheme="minorHAnsi" w:hAnsiTheme="minorHAnsi" w:cstheme="minorHAnsi"/>
          <w:sz w:val="18"/>
          <w:szCs w:val="18"/>
        </w:rPr>
        <w:t>a</w:t>
      </w:r>
      <w:r w:rsidRPr="008E7206">
        <w:rPr>
          <w:rFonts w:asciiTheme="minorHAnsi" w:hAnsiTheme="minorHAnsi" w:cstheme="minorHAnsi"/>
          <w:sz w:val="18"/>
          <w:szCs w:val="18"/>
        </w:rPr>
        <w:t>s</w:t>
      </w:r>
      <w:r w:rsidR="00B265DF" w:rsidRPr="008E7206">
        <w:rPr>
          <w:rFonts w:asciiTheme="minorHAnsi" w:hAnsiTheme="minorHAnsi" w:cstheme="minorHAnsi"/>
          <w:sz w:val="18"/>
          <w:szCs w:val="18"/>
        </w:rPr>
        <w:t xml:space="preserve">ter </w:t>
      </w:r>
      <w:r w:rsidR="00871C6C" w:rsidRPr="008E7206">
        <w:rPr>
          <w:rFonts w:asciiTheme="minorHAnsi" w:hAnsiTheme="minorHAnsi" w:cstheme="minorHAnsi"/>
          <w:sz w:val="18"/>
          <w:szCs w:val="18"/>
        </w:rPr>
        <w:t>b</w:t>
      </w:r>
      <w:r w:rsidR="00B265DF" w:rsidRPr="008E7206">
        <w:rPr>
          <w:rFonts w:asciiTheme="minorHAnsi" w:hAnsiTheme="minorHAnsi" w:cstheme="minorHAnsi"/>
          <w:sz w:val="18"/>
          <w:szCs w:val="18"/>
        </w:rPr>
        <w:t xml:space="preserve">ath distance of furthest fixture to </w:t>
      </w:r>
      <w:r w:rsidR="00871C6C" w:rsidRPr="008E7206">
        <w:rPr>
          <w:rFonts w:asciiTheme="minorHAnsi" w:hAnsiTheme="minorHAnsi" w:cstheme="minorHAnsi"/>
          <w:sz w:val="18"/>
          <w:szCs w:val="18"/>
        </w:rPr>
        <w:t>w</w:t>
      </w:r>
      <w:r w:rsidR="00B265DF" w:rsidRPr="008E7206">
        <w:rPr>
          <w:rFonts w:asciiTheme="minorHAnsi" w:hAnsiTheme="minorHAnsi" w:cstheme="minorHAnsi"/>
          <w:sz w:val="18"/>
          <w:szCs w:val="18"/>
        </w:rPr>
        <w:t xml:space="preserve">ater </w:t>
      </w:r>
      <w:r w:rsidR="00871C6C" w:rsidRPr="008E7206">
        <w:rPr>
          <w:rFonts w:asciiTheme="minorHAnsi" w:hAnsiTheme="minorHAnsi" w:cstheme="minorHAnsi"/>
          <w:sz w:val="18"/>
          <w:szCs w:val="18"/>
        </w:rPr>
        <w:t>h</w:t>
      </w:r>
      <w:r w:rsidR="00B265DF" w:rsidRPr="008E7206">
        <w:rPr>
          <w:rFonts w:asciiTheme="minorHAnsi" w:hAnsiTheme="minorHAnsi" w:cstheme="minorHAnsi"/>
          <w:sz w:val="18"/>
          <w:szCs w:val="18"/>
        </w:rPr>
        <w:t>eater in feet.</w:t>
      </w:r>
      <w:r w:rsidR="00623BA8" w:rsidRPr="008E7206">
        <w:rPr>
          <w:rFonts w:asciiTheme="minorHAnsi" w:hAnsiTheme="minorHAnsi" w:cstheme="minorHAnsi"/>
          <w:sz w:val="18"/>
          <w:szCs w:val="18"/>
        </w:rPr>
        <w:t xml:space="preserve"> </w:t>
      </w:r>
      <w:bookmarkStart w:id="3" w:name="_Hlk4150104"/>
      <w:r w:rsidR="00623BA8" w:rsidRPr="008E7206">
        <w:rPr>
          <w:rFonts w:asciiTheme="minorHAnsi" w:hAnsiTheme="minorHAnsi" w:cstheme="minorHAnsi"/>
          <w:sz w:val="18"/>
          <w:szCs w:val="18"/>
        </w:rPr>
        <w:t>For multiple water heaters, enter the distance to the closest water heater.</w:t>
      </w:r>
    </w:p>
    <w:bookmarkEnd w:id="3"/>
    <w:p w14:paraId="78F61EDE" w14:textId="27AB1251" w:rsidR="00B265DF" w:rsidRPr="008E7206" w:rsidRDefault="000E1923"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Enter the </w:t>
      </w:r>
      <w:r w:rsidR="00871C6C" w:rsidRPr="008E7206">
        <w:rPr>
          <w:rFonts w:asciiTheme="minorHAnsi" w:hAnsiTheme="minorHAnsi" w:cstheme="minorHAnsi"/>
          <w:sz w:val="18"/>
          <w:szCs w:val="18"/>
        </w:rPr>
        <w:t>k</w:t>
      </w:r>
      <w:r w:rsidR="00B265DF" w:rsidRPr="008E7206">
        <w:rPr>
          <w:rFonts w:asciiTheme="minorHAnsi" w:hAnsiTheme="minorHAnsi" w:cstheme="minorHAnsi"/>
          <w:sz w:val="18"/>
          <w:szCs w:val="18"/>
        </w:rPr>
        <w:t xml:space="preserve">itchen distance from furthest fixture to </w:t>
      </w:r>
      <w:r w:rsidR="00871C6C" w:rsidRPr="008E7206">
        <w:rPr>
          <w:rFonts w:asciiTheme="minorHAnsi" w:hAnsiTheme="minorHAnsi" w:cstheme="minorHAnsi"/>
          <w:sz w:val="18"/>
          <w:szCs w:val="18"/>
        </w:rPr>
        <w:t>w</w:t>
      </w:r>
      <w:r w:rsidR="00B265DF" w:rsidRPr="008E7206">
        <w:rPr>
          <w:rFonts w:asciiTheme="minorHAnsi" w:hAnsiTheme="minorHAnsi" w:cstheme="minorHAnsi"/>
          <w:sz w:val="18"/>
          <w:szCs w:val="18"/>
        </w:rPr>
        <w:t xml:space="preserve">ater </w:t>
      </w:r>
      <w:r w:rsidR="00871C6C" w:rsidRPr="008E7206">
        <w:rPr>
          <w:rFonts w:asciiTheme="minorHAnsi" w:hAnsiTheme="minorHAnsi" w:cstheme="minorHAnsi"/>
          <w:sz w:val="18"/>
          <w:szCs w:val="18"/>
        </w:rPr>
        <w:t>h</w:t>
      </w:r>
      <w:r w:rsidR="00B265DF" w:rsidRPr="008E7206">
        <w:rPr>
          <w:rFonts w:asciiTheme="minorHAnsi" w:hAnsiTheme="minorHAnsi" w:cstheme="minorHAnsi"/>
          <w:sz w:val="18"/>
          <w:szCs w:val="18"/>
        </w:rPr>
        <w:t>eater in feet</w:t>
      </w:r>
      <w:r w:rsidR="00871C6C" w:rsidRPr="008E7206">
        <w:rPr>
          <w:rFonts w:asciiTheme="minorHAnsi" w:hAnsiTheme="minorHAnsi" w:cstheme="minorHAnsi"/>
          <w:sz w:val="18"/>
          <w:szCs w:val="18"/>
        </w:rPr>
        <w:t>.</w:t>
      </w:r>
      <w:r w:rsidR="00623BA8" w:rsidRPr="008E7206">
        <w:rPr>
          <w:rFonts w:asciiTheme="minorHAnsi" w:hAnsiTheme="minorHAnsi" w:cstheme="minorHAnsi"/>
          <w:sz w:val="18"/>
          <w:szCs w:val="18"/>
        </w:rPr>
        <w:t xml:space="preserve"> For multiple water heaters, enter the distance to the closest water heater.</w:t>
      </w:r>
    </w:p>
    <w:p w14:paraId="3AC5B67C" w14:textId="79D64078" w:rsidR="00B265DF" w:rsidRPr="008E7206" w:rsidRDefault="000E1923" w:rsidP="008E7206">
      <w:pPr>
        <w:pStyle w:val="ListParagraph"/>
        <w:numPr>
          <w:ilvl w:val="0"/>
          <w:numId w:val="43"/>
        </w:num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Enter </w:t>
      </w:r>
      <w:r w:rsidR="00871C6C" w:rsidRPr="008E7206">
        <w:rPr>
          <w:rFonts w:asciiTheme="minorHAnsi" w:hAnsiTheme="minorHAnsi" w:cstheme="minorHAnsi"/>
          <w:sz w:val="18"/>
          <w:szCs w:val="18"/>
        </w:rPr>
        <w:t>f</w:t>
      </w:r>
      <w:r w:rsidR="00B265DF" w:rsidRPr="008E7206">
        <w:rPr>
          <w:rFonts w:asciiTheme="minorHAnsi" w:hAnsiTheme="minorHAnsi" w:cstheme="minorHAnsi"/>
          <w:sz w:val="18"/>
          <w:szCs w:val="18"/>
        </w:rPr>
        <w:t xml:space="preserve">urthest </w:t>
      </w:r>
      <w:r w:rsidR="00871C6C" w:rsidRPr="008E7206">
        <w:rPr>
          <w:rFonts w:asciiTheme="minorHAnsi" w:hAnsiTheme="minorHAnsi" w:cstheme="minorHAnsi"/>
          <w:sz w:val="18"/>
          <w:szCs w:val="18"/>
        </w:rPr>
        <w:t>t</w:t>
      </w:r>
      <w:r w:rsidR="00B265DF" w:rsidRPr="008E7206">
        <w:rPr>
          <w:rFonts w:asciiTheme="minorHAnsi" w:hAnsiTheme="minorHAnsi" w:cstheme="minorHAnsi"/>
          <w:sz w:val="18"/>
          <w:szCs w:val="18"/>
        </w:rPr>
        <w:t xml:space="preserve">hird fixtures </w:t>
      </w:r>
      <w:r w:rsidR="000947DF" w:rsidRPr="008E7206">
        <w:rPr>
          <w:rFonts w:asciiTheme="minorHAnsi" w:hAnsiTheme="minorHAnsi" w:cstheme="minorHAnsi"/>
          <w:sz w:val="18"/>
          <w:szCs w:val="18"/>
        </w:rPr>
        <w:t xml:space="preserve">from fixture </w:t>
      </w:r>
      <w:r w:rsidR="00B265DF" w:rsidRPr="008E7206">
        <w:rPr>
          <w:rFonts w:asciiTheme="minorHAnsi" w:hAnsiTheme="minorHAnsi" w:cstheme="minorHAnsi"/>
          <w:sz w:val="18"/>
          <w:szCs w:val="18"/>
        </w:rPr>
        <w:t xml:space="preserve">to </w:t>
      </w:r>
      <w:r w:rsidR="00871C6C" w:rsidRPr="008E7206">
        <w:rPr>
          <w:rFonts w:asciiTheme="minorHAnsi" w:hAnsiTheme="minorHAnsi" w:cstheme="minorHAnsi"/>
          <w:sz w:val="18"/>
          <w:szCs w:val="18"/>
        </w:rPr>
        <w:t>w</w:t>
      </w:r>
      <w:r w:rsidR="00B265DF" w:rsidRPr="008E7206">
        <w:rPr>
          <w:rFonts w:asciiTheme="minorHAnsi" w:hAnsiTheme="minorHAnsi" w:cstheme="minorHAnsi"/>
          <w:sz w:val="18"/>
          <w:szCs w:val="18"/>
        </w:rPr>
        <w:t xml:space="preserve">ater </w:t>
      </w:r>
      <w:r w:rsidR="00871C6C" w:rsidRPr="008E7206">
        <w:rPr>
          <w:rFonts w:asciiTheme="minorHAnsi" w:hAnsiTheme="minorHAnsi" w:cstheme="minorHAnsi"/>
          <w:sz w:val="18"/>
          <w:szCs w:val="18"/>
        </w:rPr>
        <w:t>h</w:t>
      </w:r>
      <w:r w:rsidR="00B265DF" w:rsidRPr="008E7206">
        <w:rPr>
          <w:rFonts w:asciiTheme="minorHAnsi" w:hAnsiTheme="minorHAnsi" w:cstheme="minorHAnsi"/>
          <w:sz w:val="18"/>
          <w:szCs w:val="18"/>
        </w:rPr>
        <w:t>eater</w:t>
      </w:r>
      <w:r w:rsidR="000947DF" w:rsidRPr="008E7206">
        <w:rPr>
          <w:rFonts w:asciiTheme="minorHAnsi" w:hAnsiTheme="minorHAnsi" w:cstheme="minorHAnsi"/>
          <w:sz w:val="18"/>
          <w:szCs w:val="18"/>
        </w:rPr>
        <w:t xml:space="preserve"> in feet</w:t>
      </w:r>
      <w:r w:rsidR="00871C6C" w:rsidRPr="008E7206">
        <w:rPr>
          <w:rFonts w:asciiTheme="minorHAnsi" w:hAnsiTheme="minorHAnsi" w:cstheme="minorHAnsi"/>
          <w:sz w:val="18"/>
          <w:szCs w:val="18"/>
        </w:rPr>
        <w:t>.</w:t>
      </w:r>
      <w:r w:rsidR="00623BA8" w:rsidRPr="008E7206">
        <w:rPr>
          <w:rFonts w:asciiTheme="minorHAnsi" w:hAnsiTheme="minorHAnsi" w:cstheme="minorHAnsi"/>
          <w:sz w:val="18"/>
          <w:szCs w:val="18"/>
        </w:rPr>
        <w:t xml:space="preserve"> </w:t>
      </w:r>
      <w:bookmarkStart w:id="4" w:name="_Hlk4150129"/>
      <w:r w:rsidR="00623BA8" w:rsidRPr="008E7206">
        <w:rPr>
          <w:rFonts w:asciiTheme="minorHAnsi" w:hAnsiTheme="minorHAnsi" w:cstheme="minorHAnsi"/>
          <w:sz w:val="18"/>
          <w:szCs w:val="18"/>
        </w:rPr>
        <w:t xml:space="preserve">For multiple water heaters, </w:t>
      </w:r>
      <w:r w:rsidR="00B804A4" w:rsidRPr="008E7206">
        <w:rPr>
          <w:rFonts w:asciiTheme="minorHAnsi" w:hAnsiTheme="minorHAnsi" w:cstheme="minorHAnsi"/>
          <w:sz w:val="18"/>
          <w:szCs w:val="18"/>
        </w:rPr>
        <w:t xml:space="preserve">enter </w:t>
      </w:r>
      <w:r w:rsidR="00623BA8" w:rsidRPr="008E7206">
        <w:rPr>
          <w:rFonts w:asciiTheme="minorHAnsi" w:hAnsiTheme="minorHAnsi" w:cstheme="minorHAnsi"/>
          <w:sz w:val="18"/>
          <w:szCs w:val="18"/>
        </w:rPr>
        <w:t xml:space="preserve">the average of the furthest </w:t>
      </w:r>
      <w:r w:rsidR="00B804A4" w:rsidRPr="008E7206">
        <w:rPr>
          <w:rFonts w:asciiTheme="minorHAnsi" w:hAnsiTheme="minorHAnsi" w:cstheme="minorHAnsi"/>
          <w:sz w:val="18"/>
          <w:szCs w:val="18"/>
        </w:rPr>
        <w:t>distance of each water heater.</w:t>
      </w:r>
    </w:p>
    <w:bookmarkEnd w:id="4"/>
    <w:p w14:paraId="15517A98" w14:textId="07805422" w:rsidR="00B265DF" w:rsidRPr="008E7206" w:rsidRDefault="00871C6C"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Weighted Distance - </w:t>
      </w:r>
      <w:r w:rsidR="000E1923" w:rsidRPr="008E7206">
        <w:rPr>
          <w:rFonts w:asciiTheme="minorHAnsi" w:hAnsiTheme="minorHAnsi" w:cstheme="minorHAnsi"/>
          <w:sz w:val="18"/>
          <w:szCs w:val="18"/>
        </w:rPr>
        <w:t>Calculated value – no user input required</w:t>
      </w:r>
      <w:r w:rsidRPr="008E7206">
        <w:rPr>
          <w:rFonts w:asciiTheme="minorHAnsi" w:hAnsiTheme="minorHAnsi" w:cstheme="minorHAnsi"/>
          <w:sz w:val="18"/>
          <w:szCs w:val="18"/>
        </w:rPr>
        <w:t>.</w:t>
      </w:r>
    </w:p>
    <w:p w14:paraId="74922AB9" w14:textId="04FCB2A5" w:rsidR="00B265DF" w:rsidRPr="008E7206" w:rsidRDefault="00871C6C" w:rsidP="008E7206">
      <w:pPr>
        <w:pStyle w:val="ListParagraph"/>
        <w:numPr>
          <w:ilvl w:val="0"/>
          <w:numId w:val="43"/>
        </w:num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8E7206">
        <w:rPr>
          <w:rFonts w:asciiTheme="minorHAnsi" w:hAnsiTheme="minorHAnsi" w:cstheme="minorHAnsi"/>
          <w:sz w:val="18"/>
          <w:szCs w:val="18"/>
        </w:rPr>
        <w:t xml:space="preserve">Qualification Distance - </w:t>
      </w:r>
      <w:r w:rsidR="000E1923" w:rsidRPr="008E7206">
        <w:rPr>
          <w:rFonts w:asciiTheme="minorHAnsi" w:hAnsiTheme="minorHAnsi" w:cstheme="minorHAnsi"/>
          <w:sz w:val="18"/>
          <w:szCs w:val="18"/>
        </w:rPr>
        <w:t>Calculated value – no user input required</w:t>
      </w:r>
      <w:r w:rsidRPr="008E7206">
        <w:rPr>
          <w:rFonts w:asciiTheme="minorHAnsi" w:hAnsiTheme="minorHAnsi" w:cstheme="minorHAnsi"/>
          <w:sz w:val="18"/>
          <w:szCs w:val="18"/>
        </w:rPr>
        <w:t>.</w:t>
      </w:r>
    </w:p>
    <w:p w14:paraId="6491C1CF" w14:textId="22817D4B" w:rsidR="00B265DF" w:rsidRDefault="00B265DF"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asciiTheme="minorHAnsi" w:hAnsiTheme="minorHAnsi" w:cstheme="minorHAnsi"/>
          <w:sz w:val="18"/>
          <w:szCs w:val="18"/>
        </w:rPr>
      </w:pPr>
    </w:p>
    <w:p w14:paraId="7B8DA3EE" w14:textId="134BC738" w:rsidR="002A76D1" w:rsidRPr="005828AE" w:rsidRDefault="00B65824" w:rsidP="002A76D1">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H</w:t>
      </w:r>
      <w:r w:rsidR="002A76D1" w:rsidRPr="005828AE">
        <w:rPr>
          <w:rFonts w:asciiTheme="minorHAnsi" w:hAnsiTheme="minorHAnsi" w:cstheme="minorHAnsi"/>
          <w:b/>
          <w:sz w:val="18"/>
          <w:szCs w:val="18"/>
        </w:rPr>
        <w:t>. Parallel Piping Requirements</w:t>
      </w:r>
    </w:p>
    <w:p w14:paraId="7B8DA3EF" w14:textId="11C1851A" w:rsidR="002A76D1" w:rsidRPr="005828AE" w:rsidRDefault="002A76D1" w:rsidP="002A76D1">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Parallel Piping.</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B40ACF">
        <w:rPr>
          <w:rFonts w:asciiTheme="minorHAnsi" w:hAnsiTheme="minorHAnsi" w:cstheme="minorHAnsi"/>
          <w:sz w:val="18"/>
          <w:szCs w:val="18"/>
        </w:rPr>
        <w:t>J</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 xml:space="preserve">n this table are met.  </w:t>
      </w:r>
    </w:p>
    <w:p w14:paraId="7B8DA3F0" w14:textId="5A0E5B6D" w:rsidR="002A76D1" w:rsidRPr="005828AE" w:rsidRDefault="002A76D1" w:rsidP="002A76D1">
      <w:pPr>
        <w:autoSpaceDE w:val="0"/>
        <w:autoSpaceDN w:val="0"/>
        <w:adjustRightInd w:val="0"/>
        <w:spacing w:after="0" w:line="240" w:lineRule="auto"/>
        <w:rPr>
          <w:rFonts w:asciiTheme="minorHAnsi" w:hAnsiTheme="minorHAnsi" w:cstheme="minorHAnsi"/>
          <w:sz w:val="18"/>
          <w:szCs w:val="18"/>
        </w:rPr>
      </w:pPr>
    </w:p>
    <w:p w14:paraId="34B9219D" w14:textId="1733A807" w:rsidR="000919BD" w:rsidRPr="005828AE" w:rsidRDefault="00B65824">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I</w:t>
      </w:r>
      <w:r w:rsidR="000919BD" w:rsidRPr="005828AE">
        <w:rPr>
          <w:rFonts w:asciiTheme="minorHAnsi" w:hAnsiTheme="minorHAnsi" w:cstheme="minorHAnsi"/>
          <w:b/>
          <w:sz w:val="18"/>
          <w:szCs w:val="18"/>
        </w:rPr>
        <w:t>. Point of Use Requirements</w:t>
      </w:r>
    </w:p>
    <w:p w14:paraId="716C8590" w14:textId="481BE8DF" w:rsidR="000919BD" w:rsidRPr="005828AE" w:rsidRDefault="000919BD">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Point of Use</w:t>
      </w:r>
      <w:r w:rsidRPr="005828AE">
        <w:rPr>
          <w:rFonts w:asciiTheme="minorHAnsi" w:hAnsiTheme="minorHAnsi" w:cstheme="minorHAnsi"/>
          <w:sz w:val="18"/>
          <w:szCs w:val="18"/>
        </w:rPr>
        <w:t xml:space="preserve">. In addition </w:t>
      </w:r>
      <w:r w:rsidR="009B3B3A" w:rsidRPr="005828AE">
        <w:rPr>
          <w:rFonts w:asciiTheme="minorHAnsi" w:hAnsiTheme="minorHAnsi" w:cstheme="minorHAnsi"/>
          <w:sz w:val="18"/>
          <w:szCs w:val="18"/>
        </w:rPr>
        <w:t xml:space="preserve">to </w:t>
      </w:r>
      <w:r w:rsidRPr="005828AE">
        <w:rPr>
          <w:rFonts w:asciiTheme="minorHAnsi" w:hAnsiTheme="minorHAnsi" w:cstheme="minorHAnsi"/>
          <w:sz w:val="18"/>
          <w:szCs w:val="18"/>
        </w:rPr>
        <w:t xml:space="preserve">the mandatory requirements in Table </w:t>
      </w:r>
      <w:r w:rsidR="00F65E13">
        <w:rPr>
          <w:rFonts w:asciiTheme="minorHAnsi" w:hAnsiTheme="minorHAnsi" w:cstheme="minorHAnsi"/>
          <w:sz w:val="18"/>
          <w:szCs w:val="18"/>
        </w:rPr>
        <w:t>J</w:t>
      </w:r>
      <w:r w:rsidRPr="005828AE">
        <w:rPr>
          <w:rFonts w:asciiTheme="minorHAnsi" w:hAnsiTheme="minorHAnsi" w:cstheme="minorHAnsi"/>
          <w:sz w:val="18"/>
          <w:szCs w:val="18"/>
        </w:rPr>
        <w:t>, the installe</w:t>
      </w:r>
      <w:r w:rsidR="009B3B3A" w:rsidRPr="005828AE">
        <w:rPr>
          <w:rFonts w:asciiTheme="minorHAnsi" w:hAnsiTheme="minorHAnsi" w:cstheme="minorHAnsi"/>
          <w:sz w:val="18"/>
          <w:szCs w:val="18"/>
        </w:rPr>
        <w:t>r must ensure the requirements i</w:t>
      </w:r>
      <w:r w:rsidRPr="005828AE">
        <w:rPr>
          <w:rFonts w:asciiTheme="minorHAnsi" w:hAnsiTheme="minorHAnsi" w:cstheme="minorHAnsi"/>
          <w:sz w:val="18"/>
          <w:szCs w:val="18"/>
        </w:rPr>
        <w:t>n this table are met.</w:t>
      </w:r>
    </w:p>
    <w:p w14:paraId="3D4B5EA0" w14:textId="1ACD362A" w:rsidR="000919BD" w:rsidRPr="005828AE" w:rsidRDefault="000919BD" w:rsidP="002A76D1">
      <w:pPr>
        <w:autoSpaceDE w:val="0"/>
        <w:autoSpaceDN w:val="0"/>
        <w:adjustRightInd w:val="0"/>
        <w:spacing w:after="0" w:line="240" w:lineRule="auto"/>
        <w:rPr>
          <w:rFonts w:asciiTheme="minorHAnsi" w:hAnsiTheme="minorHAnsi" w:cstheme="minorHAnsi"/>
          <w:b/>
          <w:sz w:val="18"/>
          <w:szCs w:val="18"/>
        </w:rPr>
      </w:pPr>
    </w:p>
    <w:p w14:paraId="31C73472" w14:textId="4475BFCC" w:rsidR="00067655"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J</w:t>
      </w:r>
      <w:r w:rsidR="00067655" w:rsidRPr="005828AE">
        <w:rPr>
          <w:rFonts w:asciiTheme="minorHAnsi" w:hAnsiTheme="minorHAnsi" w:cstheme="minorHAnsi"/>
          <w:b/>
          <w:sz w:val="18"/>
          <w:szCs w:val="18"/>
        </w:rPr>
        <w:t>. Mandatory Requirements for all Recirculation System</w:t>
      </w:r>
    </w:p>
    <w:p w14:paraId="76E01337" w14:textId="5C6FC5EF" w:rsidR="00067655" w:rsidRPr="005828AE" w:rsidRDefault="00067655" w:rsidP="002A76D1">
      <w:pPr>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The requirements of this table apply to all recirculation systems listed below.</w:t>
      </w:r>
    </w:p>
    <w:p w14:paraId="1FDCEF13" w14:textId="77777777" w:rsidR="00067655" w:rsidRPr="005828AE" w:rsidRDefault="00067655" w:rsidP="002A76D1">
      <w:pPr>
        <w:autoSpaceDE w:val="0"/>
        <w:autoSpaceDN w:val="0"/>
        <w:adjustRightInd w:val="0"/>
        <w:spacing w:after="0" w:line="240" w:lineRule="auto"/>
        <w:rPr>
          <w:rFonts w:asciiTheme="minorHAnsi" w:hAnsiTheme="minorHAnsi" w:cstheme="minorHAnsi"/>
          <w:b/>
          <w:sz w:val="18"/>
          <w:szCs w:val="18"/>
        </w:rPr>
      </w:pPr>
    </w:p>
    <w:p w14:paraId="7B8DA3F1" w14:textId="4DC12579" w:rsidR="002A76D1" w:rsidRPr="005828AE" w:rsidRDefault="00B65824" w:rsidP="002A76D1">
      <w:pPr>
        <w:autoSpaceDE w:val="0"/>
        <w:autoSpaceDN w:val="0"/>
        <w:adjustRightInd w:val="0"/>
        <w:spacing w:after="0" w:line="240" w:lineRule="auto"/>
        <w:rPr>
          <w:rFonts w:asciiTheme="minorHAnsi" w:hAnsiTheme="minorHAnsi" w:cstheme="minorHAnsi"/>
          <w:b/>
          <w:sz w:val="18"/>
          <w:szCs w:val="18"/>
        </w:rPr>
      </w:pPr>
      <w:r>
        <w:rPr>
          <w:rFonts w:asciiTheme="minorHAnsi" w:hAnsiTheme="minorHAnsi" w:cstheme="minorHAnsi"/>
          <w:b/>
          <w:sz w:val="18"/>
          <w:szCs w:val="18"/>
        </w:rPr>
        <w:t>K</w:t>
      </w:r>
      <w:r w:rsidR="002A76D1" w:rsidRPr="005828AE">
        <w:rPr>
          <w:rFonts w:asciiTheme="minorHAnsi" w:hAnsiTheme="minorHAnsi" w:cstheme="minorHAnsi"/>
          <w:b/>
          <w:sz w:val="18"/>
          <w:szCs w:val="18"/>
        </w:rPr>
        <w:t>. Recirculation Non-</w:t>
      </w:r>
      <w:r w:rsidR="009B3B3A" w:rsidRPr="005828AE">
        <w:rPr>
          <w:rFonts w:asciiTheme="minorHAnsi" w:hAnsiTheme="minorHAnsi" w:cstheme="minorHAnsi"/>
          <w:b/>
          <w:sz w:val="18"/>
          <w:szCs w:val="18"/>
        </w:rPr>
        <w:t>D</w:t>
      </w:r>
      <w:r w:rsidR="002A76D1" w:rsidRPr="005828AE">
        <w:rPr>
          <w:rFonts w:asciiTheme="minorHAnsi" w:hAnsiTheme="minorHAnsi" w:cstheme="minorHAnsi"/>
          <w:b/>
          <w:sz w:val="18"/>
          <w:szCs w:val="18"/>
        </w:rPr>
        <w:t xml:space="preserve">emand </w:t>
      </w:r>
      <w:r w:rsidR="009B3B3A" w:rsidRPr="005828AE">
        <w:rPr>
          <w:rFonts w:asciiTheme="minorHAnsi" w:hAnsiTheme="minorHAnsi" w:cstheme="minorHAnsi"/>
          <w:b/>
          <w:sz w:val="18"/>
          <w:szCs w:val="18"/>
        </w:rPr>
        <w:t>C</w:t>
      </w:r>
      <w:r w:rsidR="002A76D1" w:rsidRPr="005828AE">
        <w:rPr>
          <w:rFonts w:asciiTheme="minorHAnsi" w:hAnsiTheme="minorHAnsi" w:cstheme="minorHAnsi"/>
          <w:b/>
          <w:sz w:val="18"/>
          <w:szCs w:val="18"/>
        </w:rPr>
        <w:t>ontrols Requirements</w:t>
      </w:r>
    </w:p>
    <w:p w14:paraId="7B8DA3F2" w14:textId="2AACA8B4"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 xml:space="preserve">Recirculation Non-demand </w:t>
      </w:r>
      <w:r w:rsidR="00550C64">
        <w:rPr>
          <w:rFonts w:asciiTheme="minorHAnsi" w:hAnsiTheme="minorHAnsi" w:cstheme="minorHAnsi"/>
          <w:b/>
          <w:sz w:val="18"/>
          <w:szCs w:val="18"/>
        </w:rPr>
        <w:t>C</w:t>
      </w:r>
      <w:r w:rsidRPr="005828AE">
        <w:rPr>
          <w:rFonts w:asciiTheme="minorHAnsi" w:hAnsiTheme="minorHAnsi" w:cstheme="minorHAnsi"/>
          <w:b/>
          <w:sz w:val="18"/>
          <w:szCs w:val="18"/>
        </w:rPr>
        <w:t>ontrols.</w:t>
      </w:r>
      <w:r w:rsidRPr="005828AE">
        <w:rPr>
          <w:rFonts w:asciiTheme="minorHAnsi" w:hAnsiTheme="minorHAnsi" w:cstheme="minorHAnsi"/>
          <w:sz w:val="18"/>
          <w:szCs w:val="18"/>
        </w:rPr>
        <w:t xml:space="preserve"> 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 </w:t>
      </w:r>
      <w:r w:rsidR="0007315C">
        <w:rPr>
          <w:rFonts w:asciiTheme="minorHAnsi" w:hAnsiTheme="minorHAnsi" w:cstheme="minorHAnsi"/>
          <w:sz w:val="18"/>
          <w:szCs w:val="18"/>
        </w:rPr>
        <w:t>J</w:t>
      </w:r>
      <w:r w:rsidR="000355C2" w:rsidRPr="005828AE">
        <w:rPr>
          <w:rFonts w:asciiTheme="minorHAnsi" w:hAnsiTheme="minorHAnsi" w:cstheme="minorHAnsi"/>
          <w:sz w:val="18"/>
          <w:szCs w:val="18"/>
        </w:rPr>
        <w:t xml:space="preserve"> and </w:t>
      </w:r>
      <w:r w:rsidR="0007315C">
        <w:rPr>
          <w:rFonts w:asciiTheme="minorHAnsi" w:hAnsiTheme="minorHAnsi" w:cstheme="minorHAnsi"/>
          <w:sz w:val="18"/>
          <w:szCs w:val="18"/>
        </w:rPr>
        <w:t>M</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3" w14:textId="3BDC5245" w:rsidR="002A76D1" w:rsidRPr="005828AE" w:rsidRDefault="002A76D1" w:rsidP="002A76D1">
      <w:pPr>
        <w:tabs>
          <w:tab w:val="left" w:pos="0"/>
        </w:tabs>
        <w:autoSpaceDE w:val="0"/>
        <w:autoSpaceDN w:val="0"/>
        <w:adjustRightInd w:val="0"/>
        <w:spacing w:after="0" w:line="240" w:lineRule="auto"/>
        <w:ind w:left="180" w:hanging="180"/>
        <w:rPr>
          <w:rFonts w:asciiTheme="minorHAnsi" w:hAnsiTheme="minorHAnsi" w:cstheme="minorHAnsi"/>
          <w:sz w:val="18"/>
          <w:szCs w:val="18"/>
        </w:rPr>
      </w:pPr>
    </w:p>
    <w:p w14:paraId="7B8DA3F4" w14:textId="502A8792" w:rsidR="002A76D1" w:rsidRPr="005828AE" w:rsidRDefault="00B65824" w:rsidP="002A76D1">
      <w:pPr>
        <w:tabs>
          <w:tab w:val="left" w:pos="0"/>
        </w:tabs>
        <w:autoSpaceDE w:val="0"/>
        <w:autoSpaceDN w:val="0"/>
        <w:adjustRightInd w:val="0"/>
        <w:spacing w:after="0" w:line="240" w:lineRule="auto"/>
        <w:ind w:left="180" w:hanging="180"/>
        <w:rPr>
          <w:rFonts w:asciiTheme="minorHAnsi" w:hAnsiTheme="minorHAnsi" w:cstheme="minorHAnsi"/>
          <w:b/>
          <w:sz w:val="18"/>
          <w:szCs w:val="18"/>
        </w:rPr>
      </w:pPr>
      <w:r>
        <w:rPr>
          <w:rFonts w:asciiTheme="minorHAnsi" w:hAnsiTheme="minorHAnsi" w:cstheme="minorHAnsi"/>
          <w:b/>
          <w:sz w:val="18"/>
          <w:szCs w:val="18"/>
        </w:rPr>
        <w:t>L</w:t>
      </w:r>
      <w:r w:rsidR="002A76D1" w:rsidRPr="005828AE">
        <w:rPr>
          <w:rFonts w:asciiTheme="minorHAnsi" w:hAnsiTheme="minorHAnsi" w:cstheme="minorHAnsi"/>
          <w:b/>
          <w:sz w:val="18"/>
          <w:szCs w:val="18"/>
        </w:rPr>
        <w:t>. Demand Recirculation Manual Control</w:t>
      </w:r>
      <w:r w:rsidR="002E0750" w:rsidRPr="005828AE">
        <w:rPr>
          <w:rFonts w:asciiTheme="minorHAnsi" w:hAnsiTheme="minorHAnsi" w:cstheme="minorHAnsi"/>
          <w:b/>
          <w:sz w:val="18"/>
          <w:szCs w:val="18"/>
        </w:rPr>
        <w:t>/Sensor Control</w:t>
      </w:r>
      <w:r w:rsidR="002A76D1" w:rsidRPr="005828AE">
        <w:rPr>
          <w:rFonts w:asciiTheme="minorHAnsi" w:hAnsiTheme="minorHAnsi" w:cstheme="minorHAnsi"/>
          <w:b/>
          <w:sz w:val="18"/>
          <w:szCs w:val="18"/>
        </w:rPr>
        <w:t xml:space="preserve"> Requirements</w:t>
      </w:r>
    </w:p>
    <w:p w14:paraId="7B8DA3F5" w14:textId="099468F8"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18"/>
          <w:szCs w:val="18"/>
        </w:rPr>
      </w:pPr>
      <w:r w:rsidRPr="005828AE">
        <w:rPr>
          <w:rFonts w:asciiTheme="minorHAnsi" w:hAnsiTheme="minorHAnsi" w:cstheme="minorHAnsi"/>
          <w:sz w:val="18"/>
          <w:szCs w:val="18"/>
        </w:rPr>
        <w:t xml:space="preserve">This table only applies to systems indicated as </w:t>
      </w:r>
      <w:r w:rsidRPr="005828AE">
        <w:rPr>
          <w:rFonts w:asciiTheme="minorHAnsi" w:hAnsiTheme="minorHAnsi" w:cstheme="minorHAnsi"/>
          <w:b/>
          <w:sz w:val="18"/>
          <w:szCs w:val="18"/>
        </w:rPr>
        <w:t>Demand Recirculation Manual Control</w:t>
      </w:r>
      <w:r w:rsidR="000355C2" w:rsidRPr="005828AE">
        <w:rPr>
          <w:rFonts w:asciiTheme="minorHAnsi" w:hAnsiTheme="minorHAnsi" w:cstheme="minorHAnsi"/>
          <w:b/>
          <w:sz w:val="18"/>
          <w:szCs w:val="18"/>
        </w:rPr>
        <w:t xml:space="preserve"> </w:t>
      </w:r>
      <w:r w:rsidR="003B4A3E">
        <w:rPr>
          <w:rFonts w:asciiTheme="minorHAnsi" w:hAnsiTheme="minorHAnsi" w:cstheme="minorHAnsi"/>
          <w:sz w:val="18"/>
          <w:szCs w:val="18"/>
        </w:rPr>
        <w:t xml:space="preserve">or </w:t>
      </w:r>
      <w:r w:rsidR="000355C2" w:rsidRPr="005828AE">
        <w:rPr>
          <w:rFonts w:asciiTheme="minorHAnsi" w:hAnsiTheme="minorHAnsi" w:cstheme="minorHAnsi"/>
          <w:b/>
          <w:sz w:val="18"/>
          <w:szCs w:val="18"/>
        </w:rPr>
        <w:t>Demand Recirculation Senor Control</w:t>
      </w:r>
      <w:r w:rsidRPr="005828AE">
        <w:rPr>
          <w:rFonts w:asciiTheme="minorHAnsi" w:hAnsiTheme="minorHAnsi" w:cstheme="minorHAnsi"/>
          <w:b/>
          <w:sz w:val="18"/>
          <w:szCs w:val="18"/>
        </w:rPr>
        <w:t xml:space="preserve">. </w:t>
      </w:r>
      <w:r w:rsidRPr="005828AE">
        <w:rPr>
          <w:rFonts w:asciiTheme="minorHAnsi" w:hAnsiTheme="minorHAnsi" w:cstheme="minorHAnsi"/>
          <w:sz w:val="18"/>
          <w:szCs w:val="18"/>
        </w:rPr>
        <w:t>In addition</w:t>
      </w:r>
      <w:r w:rsidR="009B3B3A" w:rsidRPr="005828AE">
        <w:rPr>
          <w:rFonts w:asciiTheme="minorHAnsi" w:hAnsiTheme="minorHAnsi" w:cstheme="minorHAnsi"/>
          <w:sz w:val="18"/>
          <w:szCs w:val="18"/>
        </w:rPr>
        <w:t xml:space="preserve"> to</w:t>
      </w:r>
      <w:r w:rsidRPr="005828AE">
        <w:rPr>
          <w:rFonts w:asciiTheme="minorHAnsi" w:hAnsiTheme="minorHAnsi" w:cstheme="minorHAnsi"/>
          <w:sz w:val="18"/>
          <w:szCs w:val="18"/>
        </w:rPr>
        <w:t xml:space="preserve"> the mandatory requirements in Table</w:t>
      </w:r>
      <w:r w:rsidR="00067655" w:rsidRPr="005828AE">
        <w:rPr>
          <w:rFonts w:asciiTheme="minorHAnsi" w:hAnsiTheme="minorHAnsi" w:cstheme="minorHAnsi"/>
          <w:sz w:val="18"/>
          <w:szCs w:val="18"/>
        </w:rPr>
        <w:t xml:space="preserve"> H</w:t>
      </w:r>
      <w:r w:rsidR="000355C2" w:rsidRPr="005828AE">
        <w:rPr>
          <w:rFonts w:asciiTheme="minorHAnsi" w:hAnsiTheme="minorHAnsi" w:cstheme="minorHAnsi"/>
          <w:sz w:val="18"/>
          <w:szCs w:val="18"/>
        </w:rPr>
        <w:t xml:space="preserve"> and K</w:t>
      </w:r>
      <w:r w:rsidRPr="005828AE">
        <w:rPr>
          <w:rFonts w:asciiTheme="minorHAnsi" w:hAnsiTheme="minorHAnsi" w:cstheme="minorHAnsi"/>
          <w:sz w:val="18"/>
          <w:szCs w:val="18"/>
        </w:rPr>
        <w:t xml:space="preserve">, the installer must ensure the requirements </w:t>
      </w:r>
      <w:r w:rsidR="009B3B3A" w:rsidRPr="005828AE">
        <w:rPr>
          <w:rFonts w:asciiTheme="minorHAnsi" w:hAnsiTheme="minorHAnsi" w:cstheme="minorHAnsi"/>
          <w:sz w:val="18"/>
          <w:szCs w:val="18"/>
        </w:rPr>
        <w:t>i</w:t>
      </w:r>
      <w:r w:rsidRPr="005828AE">
        <w:rPr>
          <w:rFonts w:asciiTheme="minorHAnsi" w:hAnsiTheme="minorHAnsi" w:cstheme="minorHAnsi"/>
          <w:sz w:val="18"/>
          <w:szCs w:val="18"/>
        </w:rPr>
        <w:t>n this table are met.</w:t>
      </w:r>
    </w:p>
    <w:p w14:paraId="7B8DA3F6" w14:textId="27342207" w:rsidR="002A76D1" w:rsidRPr="005828AE" w:rsidRDefault="002A76D1" w:rsidP="002A76D1">
      <w:pPr>
        <w:tabs>
          <w:tab w:val="left" w:pos="0"/>
        </w:tabs>
        <w:autoSpaceDE w:val="0"/>
        <w:autoSpaceDN w:val="0"/>
        <w:adjustRightInd w:val="0"/>
        <w:spacing w:after="0" w:line="240" w:lineRule="auto"/>
        <w:rPr>
          <w:rFonts w:asciiTheme="minorHAnsi" w:hAnsiTheme="minorHAnsi" w:cstheme="minorHAnsi"/>
          <w:sz w:val="20"/>
          <w:szCs w:val="20"/>
        </w:rPr>
      </w:pPr>
    </w:p>
    <w:p w14:paraId="21C1223F" w14:textId="77777777" w:rsidR="002212BA" w:rsidRPr="00CE7952" w:rsidRDefault="002212BA">
      <w:pPr>
        <w:spacing w:after="0" w:line="240" w:lineRule="auto"/>
        <w:rPr>
          <w:rFonts w:asciiTheme="minorHAnsi" w:hAnsiTheme="minorHAnsi" w:cstheme="minorHAnsi"/>
          <w:b/>
          <w:sz w:val="20"/>
          <w:szCs w:val="20"/>
        </w:rPr>
        <w:sectPr w:rsidR="002212BA" w:rsidRPr="00CE7952" w:rsidSect="002212BA">
          <w:headerReference w:type="even" r:id="rId16"/>
          <w:headerReference w:type="default" r:id="rId17"/>
          <w:footerReference w:type="default" r:id="rId18"/>
          <w:headerReference w:type="first" r:id="rId19"/>
          <w:pgSz w:w="12240" w:h="15840" w:code="1"/>
          <w:pgMar w:top="720" w:right="720" w:bottom="720" w:left="720" w:header="576" w:footer="576" w:gutter="0"/>
          <w:pgNumType w:start="1"/>
          <w:cols w:space="720"/>
          <w:docGrid w:linePitch="360"/>
        </w:sect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902"/>
        <w:gridCol w:w="904"/>
        <w:gridCol w:w="913"/>
        <w:gridCol w:w="1319"/>
        <w:gridCol w:w="997"/>
        <w:gridCol w:w="902"/>
        <w:gridCol w:w="1066"/>
        <w:gridCol w:w="1092"/>
        <w:gridCol w:w="1217"/>
        <w:gridCol w:w="1478"/>
      </w:tblGrid>
      <w:tr w:rsidR="00F8218D" w:rsidRPr="009E01FE" w14:paraId="64A96A83" w14:textId="77777777" w:rsidTr="72663FAA">
        <w:trPr>
          <w:cantSplit/>
          <w:trHeight w:val="277"/>
        </w:trPr>
        <w:tc>
          <w:tcPr>
            <w:tcW w:w="5000" w:type="pct"/>
            <w:gridSpan w:val="10"/>
            <w:tcBorders>
              <w:top w:val="single" w:sz="4" w:space="0" w:color="auto"/>
              <w:left w:val="single" w:sz="4" w:space="0" w:color="auto"/>
              <w:bottom w:val="single" w:sz="4" w:space="0" w:color="auto"/>
              <w:right w:val="single" w:sz="4" w:space="0" w:color="auto"/>
            </w:tcBorders>
          </w:tcPr>
          <w:p w14:paraId="4C22DC49" w14:textId="7DBD3692"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18"/>
                <w:szCs w:val="20"/>
              </w:rPr>
            </w:pPr>
            <w:r w:rsidRPr="005828AE">
              <w:rPr>
                <w:rFonts w:asciiTheme="minorHAnsi" w:hAnsiTheme="minorHAnsi" w:cstheme="minorHAnsi"/>
                <w:b/>
                <w:sz w:val="18"/>
                <w:szCs w:val="20"/>
              </w:rPr>
              <w:lastRenderedPageBreak/>
              <w:t xml:space="preserve">A. Design Dwelling Unit Water Heating Systems Information </w:t>
            </w:r>
            <w:r w:rsidR="00B854A7">
              <w:rPr>
                <w:rFonts w:asciiTheme="minorHAnsi" w:hAnsiTheme="minorHAnsi" w:cstheme="minorHAnsi"/>
                <w:b/>
                <w:sz w:val="20"/>
                <w:szCs w:val="20"/>
              </w:rPr>
              <w:t>(other than HPWH)</w:t>
            </w:r>
          </w:p>
          <w:p w14:paraId="37CACDE8" w14:textId="77777777" w:rsidR="00E8341D" w:rsidRDefault="009F070F" w:rsidP="001935D1">
            <w:pPr>
              <w:keepNext/>
              <w:spacing w:after="0" w:line="240" w:lineRule="auto"/>
              <w:rPr>
                <w:ins w:id="5" w:author="Alhabibi, Haider@Energy" w:date="2022-06-23T13:21:00Z"/>
                <w:sz w:val="18"/>
                <w:szCs w:val="18"/>
              </w:rPr>
            </w:pPr>
            <w:r>
              <w:rPr>
                <w:sz w:val="18"/>
                <w:szCs w:val="18"/>
              </w:rPr>
              <w:t>&lt;&lt;Static Text - see the top&gt;&gt;</w:t>
            </w:r>
          </w:p>
          <w:p w14:paraId="05580E32" w14:textId="15DF6FA5" w:rsidR="001935D1" w:rsidRPr="001935D1" w:rsidRDefault="001935D1" w:rsidP="001935D1">
            <w:pPr>
              <w:keepNext/>
              <w:spacing w:after="0" w:line="240" w:lineRule="auto"/>
              <w:rPr>
                <w:rFonts w:asciiTheme="minorHAnsi" w:eastAsia="Times New Roman" w:hAnsiTheme="minorHAnsi" w:cstheme="minorHAnsi"/>
                <w:sz w:val="18"/>
                <w:szCs w:val="20"/>
              </w:rPr>
            </w:pPr>
            <w:r w:rsidRPr="001935D1">
              <w:rPr>
                <w:rFonts w:asciiTheme="minorHAnsi" w:eastAsia="Times New Roman" w:hAnsiTheme="minorHAnsi" w:cstheme="minorHAnsi"/>
                <w:sz w:val="18"/>
                <w:szCs w:val="20"/>
              </w:rPr>
              <w:t>&lt;&lt;If LMCC only has HPWH, display the "section does not apply" message&gt;&gt;</w:t>
            </w:r>
          </w:p>
          <w:p w14:paraId="77146667" w14:textId="7C00DDF1" w:rsidR="00F8218D" w:rsidRPr="005C0B75" w:rsidRDefault="001935D1" w:rsidP="00DD574D">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trike/>
                <w:sz w:val="18"/>
                <w:szCs w:val="18"/>
              </w:rPr>
            </w:pPr>
            <w:r w:rsidRPr="001935D1">
              <w:rPr>
                <w:rFonts w:asciiTheme="minorHAnsi" w:eastAsia="Times New Roman" w:hAnsiTheme="minorHAnsi" w:cstheme="minorHAnsi"/>
                <w:sz w:val="18"/>
                <w:szCs w:val="20"/>
              </w:rPr>
              <w:t>&lt;&lt;require one row of data for each water heater identified on the LMCC-PRF&gt;&gt;</w:t>
            </w:r>
          </w:p>
        </w:tc>
      </w:tr>
      <w:tr w:rsidR="00F8218D" w:rsidRPr="009E01FE" w14:paraId="4C006CC8" w14:textId="2B95C0FD" w:rsidTr="72663FAA">
        <w:trPr>
          <w:cantSplit/>
          <w:trHeight w:val="277"/>
        </w:trPr>
        <w:tc>
          <w:tcPr>
            <w:tcW w:w="418" w:type="pct"/>
            <w:tcBorders>
              <w:top w:val="single" w:sz="4" w:space="0" w:color="auto"/>
              <w:left w:val="single" w:sz="4" w:space="0" w:color="auto"/>
              <w:bottom w:val="single" w:sz="4" w:space="0" w:color="auto"/>
              <w:right w:val="single" w:sz="4" w:space="0" w:color="auto"/>
            </w:tcBorders>
          </w:tcPr>
          <w:p w14:paraId="0057FA41" w14:textId="1967AE0D"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01</w:t>
            </w:r>
          </w:p>
        </w:tc>
        <w:tc>
          <w:tcPr>
            <w:tcW w:w="419" w:type="pct"/>
            <w:tcBorders>
              <w:top w:val="single" w:sz="4" w:space="0" w:color="auto"/>
              <w:left w:val="single" w:sz="4" w:space="0" w:color="auto"/>
              <w:bottom w:val="single" w:sz="4" w:space="0" w:color="auto"/>
              <w:right w:val="single" w:sz="4" w:space="0" w:color="auto"/>
            </w:tcBorders>
            <w:vAlign w:val="center"/>
          </w:tcPr>
          <w:p w14:paraId="7817E326" w14:textId="1F9295B1"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2</w:t>
            </w:r>
          </w:p>
        </w:tc>
        <w:tc>
          <w:tcPr>
            <w:tcW w:w="423" w:type="pct"/>
            <w:tcBorders>
              <w:top w:val="single" w:sz="4" w:space="0" w:color="auto"/>
              <w:left w:val="single" w:sz="4" w:space="0" w:color="auto"/>
              <w:bottom w:val="single" w:sz="4" w:space="0" w:color="auto"/>
              <w:right w:val="single" w:sz="4" w:space="0" w:color="auto"/>
            </w:tcBorders>
            <w:vAlign w:val="center"/>
          </w:tcPr>
          <w:p w14:paraId="4772111B" w14:textId="55856B7C"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3</w:t>
            </w:r>
          </w:p>
        </w:tc>
        <w:tc>
          <w:tcPr>
            <w:tcW w:w="611" w:type="pct"/>
            <w:tcBorders>
              <w:top w:val="single" w:sz="4" w:space="0" w:color="auto"/>
              <w:left w:val="single" w:sz="4" w:space="0" w:color="auto"/>
              <w:bottom w:val="single" w:sz="4" w:space="0" w:color="auto"/>
              <w:right w:val="single" w:sz="4" w:space="0" w:color="auto"/>
            </w:tcBorders>
            <w:vAlign w:val="center"/>
          </w:tcPr>
          <w:p w14:paraId="7E070CA6" w14:textId="7A79591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4</w:t>
            </w:r>
          </w:p>
        </w:tc>
        <w:tc>
          <w:tcPr>
            <w:tcW w:w="462" w:type="pct"/>
            <w:tcBorders>
              <w:top w:val="single" w:sz="4" w:space="0" w:color="auto"/>
              <w:left w:val="single" w:sz="4" w:space="0" w:color="auto"/>
              <w:bottom w:val="single" w:sz="4" w:space="0" w:color="auto"/>
              <w:right w:val="single" w:sz="4" w:space="0" w:color="auto"/>
            </w:tcBorders>
            <w:vAlign w:val="center"/>
          </w:tcPr>
          <w:p w14:paraId="6F7D4652" w14:textId="1C5CFBB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5</w:t>
            </w:r>
          </w:p>
        </w:tc>
        <w:tc>
          <w:tcPr>
            <w:tcW w:w="418" w:type="pct"/>
            <w:tcBorders>
              <w:top w:val="single" w:sz="4" w:space="0" w:color="auto"/>
              <w:left w:val="single" w:sz="4" w:space="0" w:color="auto"/>
              <w:bottom w:val="single" w:sz="4" w:space="0" w:color="auto"/>
              <w:right w:val="single" w:sz="4" w:space="0" w:color="auto"/>
            </w:tcBorders>
            <w:vAlign w:val="center"/>
          </w:tcPr>
          <w:p w14:paraId="71E0F86F" w14:textId="363256B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6</w:t>
            </w:r>
          </w:p>
        </w:tc>
        <w:tc>
          <w:tcPr>
            <w:tcW w:w="494" w:type="pct"/>
            <w:tcBorders>
              <w:top w:val="single" w:sz="4" w:space="0" w:color="auto"/>
              <w:left w:val="single" w:sz="4" w:space="0" w:color="auto"/>
              <w:bottom w:val="single" w:sz="4" w:space="0" w:color="auto"/>
              <w:right w:val="single" w:sz="4" w:space="0" w:color="auto"/>
            </w:tcBorders>
            <w:vAlign w:val="center"/>
          </w:tcPr>
          <w:p w14:paraId="5EA7B85A" w14:textId="44351773"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7</w:t>
            </w:r>
          </w:p>
        </w:tc>
        <w:tc>
          <w:tcPr>
            <w:tcW w:w="506" w:type="pct"/>
            <w:tcBorders>
              <w:top w:val="single" w:sz="4" w:space="0" w:color="auto"/>
              <w:left w:val="single" w:sz="4" w:space="0" w:color="auto"/>
              <w:bottom w:val="single" w:sz="4" w:space="0" w:color="auto"/>
              <w:right w:val="single" w:sz="4" w:space="0" w:color="auto"/>
            </w:tcBorders>
            <w:vAlign w:val="center"/>
          </w:tcPr>
          <w:p w14:paraId="6358429D" w14:textId="43D16B5F"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18"/>
              </w:rPr>
            </w:pPr>
            <w:r w:rsidRPr="005828AE">
              <w:rPr>
                <w:rFonts w:asciiTheme="minorHAnsi" w:eastAsia="Times New Roman" w:hAnsiTheme="minorHAnsi" w:cstheme="minorHAnsi"/>
                <w:sz w:val="18"/>
                <w:szCs w:val="18"/>
              </w:rPr>
              <w:t>0</w:t>
            </w:r>
            <w:r>
              <w:rPr>
                <w:rFonts w:asciiTheme="minorHAnsi" w:eastAsia="Times New Roman" w:hAnsiTheme="minorHAnsi" w:cstheme="minorHAnsi"/>
                <w:sz w:val="18"/>
                <w:szCs w:val="18"/>
              </w:rPr>
              <w:t>8</w:t>
            </w:r>
          </w:p>
        </w:tc>
        <w:tc>
          <w:tcPr>
            <w:tcW w:w="564" w:type="pct"/>
            <w:tcBorders>
              <w:top w:val="single" w:sz="4" w:space="0" w:color="auto"/>
              <w:left w:val="single" w:sz="4" w:space="0" w:color="auto"/>
              <w:bottom w:val="single" w:sz="4" w:space="0" w:color="auto"/>
              <w:right w:val="single" w:sz="4" w:space="0" w:color="auto"/>
            </w:tcBorders>
          </w:tcPr>
          <w:p w14:paraId="43466C34" w14:textId="147022DE"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09</w:t>
            </w:r>
          </w:p>
        </w:tc>
        <w:tc>
          <w:tcPr>
            <w:tcW w:w="685" w:type="pct"/>
            <w:tcBorders>
              <w:top w:val="single" w:sz="4" w:space="0" w:color="auto"/>
              <w:left w:val="single" w:sz="4" w:space="0" w:color="auto"/>
              <w:bottom w:val="single" w:sz="4" w:space="0" w:color="auto"/>
              <w:right w:val="single" w:sz="4" w:space="0" w:color="auto"/>
            </w:tcBorders>
          </w:tcPr>
          <w:p w14:paraId="2B1969AD" w14:textId="6773DB1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10</w:t>
            </w:r>
          </w:p>
        </w:tc>
      </w:tr>
      <w:tr w:rsidR="00F8218D" w:rsidRPr="009E01FE" w14:paraId="0EB48572" w14:textId="08F7DB6E" w:rsidTr="72663FAA">
        <w:trPr>
          <w:cantSplit/>
          <w:trHeight w:val="288"/>
        </w:trPr>
        <w:tc>
          <w:tcPr>
            <w:tcW w:w="418" w:type="pct"/>
            <w:tcBorders>
              <w:top w:val="single" w:sz="4" w:space="0" w:color="auto"/>
              <w:left w:val="single" w:sz="4" w:space="0" w:color="auto"/>
              <w:bottom w:val="single" w:sz="4" w:space="0" w:color="auto"/>
              <w:right w:val="single" w:sz="4" w:space="0" w:color="auto"/>
            </w:tcBorders>
            <w:vAlign w:val="bottom"/>
          </w:tcPr>
          <w:p w14:paraId="04C824DD" w14:textId="55D8BB0C" w:rsidR="00F8218D" w:rsidRPr="005828AE" w:rsidRDefault="00F8218D" w:rsidP="00F8218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Dwelling Unit Name</w:t>
            </w:r>
          </w:p>
        </w:tc>
        <w:tc>
          <w:tcPr>
            <w:tcW w:w="419" w:type="pct"/>
            <w:tcBorders>
              <w:top w:val="single" w:sz="4" w:space="0" w:color="auto"/>
              <w:left w:val="single" w:sz="4" w:space="0" w:color="auto"/>
              <w:bottom w:val="single" w:sz="4" w:space="0" w:color="auto"/>
              <w:right w:val="single" w:sz="4" w:space="0" w:color="auto"/>
            </w:tcBorders>
            <w:vAlign w:val="bottom"/>
          </w:tcPr>
          <w:p w14:paraId="475A1623" w14:textId="4A283D65"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ID or Name</w:t>
            </w:r>
          </w:p>
        </w:tc>
        <w:tc>
          <w:tcPr>
            <w:tcW w:w="423" w:type="pct"/>
            <w:tcBorders>
              <w:top w:val="single" w:sz="4" w:space="0" w:color="auto"/>
              <w:left w:val="single" w:sz="4" w:space="0" w:color="auto"/>
              <w:bottom w:val="single" w:sz="4" w:space="0" w:color="auto"/>
              <w:right w:val="single" w:sz="4" w:space="0" w:color="auto"/>
            </w:tcBorders>
            <w:vAlign w:val="bottom"/>
          </w:tcPr>
          <w:p w14:paraId="6610229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Heating System Type</w:t>
            </w:r>
          </w:p>
        </w:tc>
        <w:tc>
          <w:tcPr>
            <w:tcW w:w="611" w:type="pct"/>
            <w:tcBorders>
              <w:top w:val="single" w:sz="4" w:space="0" w:color="auto"/>
              <w:left w:val="single" w:sz="4" w:space="0" w:color="auto"/>
              <w:bottom w:val="single" w:sz="4" w:space="0" w:color="auto"/>
              <w:right w:val="single" w:sz="4" w:space="0" w:color="auto"/>
            </w:tcBorders>
            <w:vAlign w:val="bottom"/>
          </w:tcPr>
          <w:p w14:paraId="140CE270"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Water Heater Type</w:t>
            </w:r>
          </w:p>
        </w:tc>
        <w:tc>
          <w:tcPr>
            <w:tcW w:w="462" w:type="pct"/>
            <w:tcBorders>
              <w:top w:val="single" w:sz="4" w:space="0" w:color="auto"/>
              <w:left w:val="single" w:sz="4" w:space="0" w:color="auto"/>
              <w:bottom w:val="single" w:sz="4" w:space="0" w:color="auto"/>
              <w:right w:val="single" w:sz="4" w:space="0" w:color="auto"/>
            </w:tcBorders>
            <w:vAlign w:val="bottom"/>
          </w:tcPr>
          <w:p w14:paraId="4D57B0C3" w14:textId="1DD60336"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of</w:t>
            </w:r>
            <w:r w:rsidR="006D7631">
              <w:rPr>
                <w:rFonts w:asciiTheme="minorHAnsi" w:eastAsia="Times New Roman" w:hAnsiTheme="minorHAnsi" w:cstheme="minorHAnsi"/>
                <w:sz w:val="18"/>
                <w:szCs w:val="18"/>
              </w:rPr>
              <w:t xml:space="preserve"> </w:t>
            </w:r>
            <w:r w:rsidR="002332A3">
              <w:rPr>
                <w:rFonts w:asciiTheme="minorHAnsi" w:eastAsia="Times New Roman" w:hAnsiTheme="minorHAnsi" w:cstheme="minorHAnsi"/>
                <w:sz w:val="18"/>
                <w:szCs w:val="18"/>
              </w:rPr>
              <w:t xml:space="preserve">Like (or </w:t>
            </w:r>
            <w:proofErr w:type="gramStart"/>
            <w:r w:rsidR="002332A3">
              <w:rPr>
                <w:rFonts w:asciiTheme="minorHAnsi" w:eastAsia="Times New Roman" w:hAnsiTheme="minorHAnsi" w:cstheme="minorHAnsi"/>
                <w:sz w:val="18"/>
                <w:szCs w:val="18"/>
              </w:rPr>
              <w:t xml:space="preserve">Identical) </w:t>
            </w:r>
            <w:r w:rsidRPr="005828AE">
              <w:rPr>
                <w:rFonts w:asciiTheme="minorHAnsi" w:eastAsia="Times New Roman" w:hAnsiTheme="minorHAnsi" w:cstheme="minorHAnsi"/>
                <w:sz w:val="18"/>
                <w:szCs w:val="18"/>
              </w:rPr>
              <w:t xml:space="preserve"> Water</w:t>
            </w:r>
            <w:proofErr w:type="gramEnd"/>
            <w:r w:rsidRPr="005828AE">
              <w:rPr>
                <w:rFonts w:asciiTheme="minorHAnsi" w:eastAsia="Times New Roman" w:hAnsiTheme="minorHAnsi" w:cstheme="minorHAnsi"/>
                <w:sz w:val="18"/>
                <w:szCs w:val="18"/>
              </w:rPr>
              <w:t xml:space="preserve"> Heaters in System</w:t>
            </w:r>
          </w:p>
        </w:tc>
        <w:tc>
          <w:tcPr>
            <w:tcW w:w="418" w:type="pct"/>
            <w:tcBorders>
              <w:top w:val="single" w:sz="4" w:space="0" w:color="auto"/>
              <w:left w:val="single" w:sz="4" w:space="0" w:color="auto"/>
              <w:bottom w:val="single" w:sz="4" w:space="0" w:color="auto"/>
              <w:right w:val="single" w:sz="4" w:space="0" w:color="auto"/>
            </w:tcBorders>
            <w:vAlign w:val="bottom"/>
          </w:tcPr>
          <w:p w14:paraId="15A53268"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Fuel Type</w:t>
            </w:r>
          </w:p>
        </w:tc>
        <w:tc>
          <w:tcPr>
            <w:tcW w:w="494" w:type="pct"/>
            <w:tcBorders>
              <w:top w:val="single" w:sz="4" w:space="0" w:color="auto"/>
              <w:left w:val="single" w:sz="4" w:space="0" w:color="auto"/>
              <w:bottom w:val="single" w:sz="4" w:space="0" w:color="auto"/>
              <w:right w:val="single" w:sz="4" w:space="0" w:color="auto"/>
            </w:tcBorders>
            <w:vAlign w:val="bottom"/>
          </w:tcPr>
          <w:p w14:paraId="7D8B74FA"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Type</w:t>
            </w:r>
          </w:p>
        </w:tc>
        <w:tc>
          <w:tcPr>
            <w:tcW w:w="506" w:type="pct"/>
            <w:tcBorders>
              <w:top w:val="single" w:sz="4" w:space="0" w:color="auto"/>
              <w:left w:val="single" w:sz="4" w:space="0" w:color="auto"/>
              <w:bottom w:val="single" w:sz="4" w:space="0" w:color="auto"/>
              <w:right w:val="single" w:sz="4" w:space="0" w:color="auto"/>
            </w:tcBorders>
            <w:vAlign w:val="bottom"/>
          </w:tcPr>
          <w:p w14:paraId="6A13A52C"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Rated Input Value</w:t>
            </w:r>
          </w:p>
        </w:tc>
        <w:tc>
          <w:tcPr>
            <w:tcW w:w="564" w:type="pct"/>
            <w:tcBorders>
              <w:top w:val="single" w:sz="4" w:space="0" w:color="auto"/>
              <w:left w:val="single" w:sz="4" w:space="0" w:color="auto"/>
              <w:bottom w:val="single" w:sz="4" w:space="0" w:color="auto"/>
              <w:right w:val="single" w:sz="4" w:space="0" w:color="auto"/>
            </w:tcBorders>
            <w:vAlign w:val="bottom"/>
          </w:tcPr>
          <w:p w14:paraId="28EC4A0E"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Dwelling Unit DHW System</w:t>
            </w:r>
          </w:p>
          <w:p w14:paraId="674EE8DC" w14:textId="0BE1C904"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Distribution Type</w:t>
            </w:r>
          </w:p>
        </w:tc>
        <w:tc>
          <w:tcPr>
            <w:tcW w:w="685" w:type="pct"/>
            <w:tcBorders>
              <w:top w:val="single" w:sz="4" w:space="0" w:color="auto"/>
              <w:left w:val="single" w:sz="4" w:space="0" w:color="auto"/>
              <w:bottom w:val="single" w:sz="4" w:space="0" w:color="auto"/>
              <w:right w:val="single" w:sz="4" w:space="0" w:color="auto"/>
            </w:tcBorders>
            <w:vAlign w:val="bottom"/>
          </w:tcPr>
          <w:p w14:paraId="27A9CCAD" w14:textId="71A37BC8" w:rsidR="00F8218D" w:rsidRPr="005828A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18"/>
              </w:rPr>
            </w:pPr>
            <w:r w:rsidRPr="005828AE">
              <w:rPr>
                <w:rFonts w:asciiTheme="minorHAnsi" w:eastAsia="Times New Roman" w:hAnsiTheme="minorHAnsi" w:cstheme="minorHAnsi"/>
                <w:sz w:val="18"/>
                <w:szCs w:val="18"/>
              </w:rPr>
              <w:t xml:space="preserve">Compact </w:t>
            </w:r>
            <w:proofErr w:type="spellStart"/>
            <w:r w:rsidRPr="005828AE">
              <w:rPr>
                <w:rFonts w:asciiTheme="minorHAnsi" w:eastAsia="Times New Roman" w:hAnsiTheme="minorHAnsi" w:cstheme="minorHAnsi"/>
                <w:sz w:val="18"/>
                <w:szCs w:val="18"/>
              </w:rPr>
              <w:t>Distrib</w:t>
            </w:r>
            <w:proofErr w:type="spellEnd"/>
            <w:r>
              <w:rPr>
                <w:rFonts w:asciiTheme="minorHAnsi" w:eastAsia="Times New Roman" w:hAnsiTheme="minorHAnsi" w:cstheme="minorHAnsi"/>
                <w:sz w:val="18"/>
                <w:szCs w:val="18"/>
              </w:rPr>
              <w:t>.</w:t>
            </w:r>
          </w:p>
        </w:tc>
      </w:tr>
      <w:tr w:rsidR="00F8218D" w:rsidRPr="009E01FE" w14:paraId="16A86729" w14:textId="381DC7CA" w:rsidTr="72663FAA">
        <w:trPr>
          <w:cantSplit/>
          <w:trHeight w:val="246"/>
        </w:trPr>
        <w:tc>
          <w:tcPr>
            <w:tcW w:w="418" w:type="pct"/>
            <w:tcBorders>
              <w:top w:val="single" w:sz="4" w:space="0" w:color="auto"/>
              <w:left w:val="single" w:sz="4" w:space="0" w:color="auto"/>
              <w:bottom w:val="single" w:sz="4" w:space="0" w:color="auto"/>
              <w:right w:val="single" w:sz="4" w:space="0" w:color="auto"/>
            </w:tcBorders>
          </w:tcPr>
          <w:p w14:paraId="24D59ACF" w14:textId="3CBB4858" w:rsidR="00F8218D" w:rsidRPr="005828AE" w:rsidRDefault="00163E4E" w:rsidP="00F53007">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&lt;&lt;reference value from </w:t>
            </w:r>
            <w:r w:rsidR="00DA58BF">
              <w:rPr>
                <w:rFonts w:asciiTheme="minorHAnsi" w:eastAsia="Times New Roman" w:hAnsiTheme="minorHAnsi" w:cstheme="minorHAnsi"/>
                <w:sz w:val="16"/>
                <w:szCs w:val="20"/>
              </w:rPr>
              <w:t>LMCC</w:t>
            </w:r>
            <w:r>
              <w:rPr>
                <w:rFonts w:asciiTheme="minorHAnsi" w:eastAsia="Times New Roman" w:hAnsiTheme="minorHAnsi" w:cstheme="minorHAnsi"/>
                <w:sz w:val="16"/>
                <w:szCs w:val="20"/>
              </w:rPr>
              <w:t>;</w:t>
            </w:r>
            <w:ins w:id="6" w:author="Alhabibi, Haider@Energy" w:date="2023-04-06T11:49:00Z">
              <w:r w:rsidR="00AE7F5B" w:rsidRPr="00AE7F5B">
                <w:rPr>
                  <w:rFonts w:asciiTheme="minorHAnsi" w:eastAsia="Times New Roman" w:hAnsiTheme="minorHAnsi" w:cstheme="minorHAnsi"/>
                  <w:sz w:val="20"/>
                  <w:szCs w:val="20"/>
                </w:rPr>
                <w:t xml:space="preserve"> </w:t>
              </w:r>
              <w:r w:rsidR="00AE7F5B" w:rsidRPr="00AE7F5B">
                <w:rPr>
                  <w:rFonts w:asciiTheme="minorHAnsi" w:eastAsia="Times New Roman" w:hAnsiTheme="minorHAnsi" w:cstheme="minorHAnsi"/>
                  <w:sz w:val="16"/>
                  <w:szCs w:val="20"/>
                </w:rPr>
                <w:t xml:space="preserve">If information is not available on the LMCC, then allow user input. </w:t>
              </w:r>
            </w:ins>
            <w:r w:rsidR="00F8218D">
              <w:rPr>
                <w:rFonts w:asciiTheme="minorHAnsi" w:eastAsia="Times New Roman" w:hAnsiTheme="minorHAnsi" w:cstheme="minorHAnsi"/>
                <w:sz w:val="16"/>
                <w:szCs w:val="20"/>
              </w:rPr>
              <w:t xml:space="preserve"> &gt;&gt;</w:t>
            </w:r>
          </w:p>
        </w:tc>
        <w:tc>
          <w:tcPr>
            <w:tcW w:w="419" w:type="pct"/>
            <w:tcBorders>
              <w:top w:val="single" w:sz="4" w:space="0" w:color="auto"/>
              <w:left w:val="single" w:sz="4" w:space="0" w:color="auto"/>
              <w:bottom w:val="single" w:sz="4" w:space="0" w:color="auto"/>
              <w:right w:val="single" w:sz="4" w:space="0" w:color="auto"/>
            </w:tcBorders>
          </w:tcPr>
          <w:p w14:paraId="3E700E93" w14:textId="78383B31" w:rsidR="00F8218D" w:rsidRPr="005828AE" w:rsidRDefault="00F8218D" w:rsidP="00B44C20">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r w:rsidRPr="005828AE">
              <w:rPr>
                <w:rFonts w:asciiTheme="minorHAnsi" w:eastAsia="Times New Roman" w:hAnsiTheme="minorHAnsi" w:cstheme="minorHAnsi"/>
                <w:sz w:val="16"/>
                <w:szCs w:val="20"/>
              </w:rPr>
              <w:t xml:space="preserve"> &gt;&gt;</w:t>
            </w:r>
          </w:p>
        </w:tc>
        <w:tc>
          <w:tcPr>
            <w:tcW w:w="423" w:type="pct"/>
            <w:tcBorders>
              <w:top w:val="single" w:sz="4" w:space="0" w:color="auto"/>
              <w:left w:val="single" w:sz="4" w:space="0" w:color="auto"/>
              <w:bottom w:val="single" w:sz="4" w:space="0" w:color="auto"/>
              <w:right w:val="single" w:sz="4" w:space="0" w:color="auto"/>
            </w:tcBorders>
          </w:tcPr>
          <w:p w14:paraId="340A7134" w14:textId="161B24C5"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ins w:id="7" w:author="Alhabibi, Haider@Energy" w:date="2023-04-06T11:50:00Z">
              <w:r w:rsidR="006F087E">
                <w:rPr>
                  <w:rFonts w:asciiTheme="minorHAnsi" w:eastAsia="Times New Roman" w:hAnsiTheme="minorHAnsi" w:cstheme="minorHAnsi"/>
                  <w:sz w:val="16"/>
                  <w:szCs w:val="20"/>
                </w:rPr>
                <w:t xml:space="preserve">; </w:t>
              </w:r>
              <w:r w:rsidR="006F087E" w:rsidRPr="006F087E">
                <w:rPr>
                  <w:rFonts w:asciiTheme="minorHAnsi" w:eastAsia="Times New Roman" w:hAnsiTheme="minorHAnsi" w:cstheme="minorHAnsi"/>
                  <w:sz w:val="16"/>
                  <w:szCs w:val="20"/>
                </w:rPr>
                <w:t xml:space="preserve">If information is not available on the LMCC, then allow user input. </w:t>
              </w:r>
            </w:ins>
            <w:r w:rsidRPr="005828AE">
              <w:rPr>
                <w:rFonts w:asciiTheme="minorHAnsi" w:eastAsia="Times New Roman" w:hAnsiTheme="minorHAnsi" w:cstheme="minorHAnsi"/>
                <w:sz w:val="16"/>
                <w:szCs w:val="20"/>
              </w:rPr>
              <w:t xml:space="preserve"> </w:t>
            </w:r>
          </w:p>
          <w:p w14:paraId="0FA5AF56" w14:textId="439DF156"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del w:id="8" w:author="Alhabibi, Haider@Energy" w:date="2023-04-06T11:51:00Z">
              <w:r w:rsidRPr="005828AE" w:rsidDel="00CD2624">
                <w:rPr>
                  <w:rFonts w:asciiTheme="minorHAnsi" w:eastAsia="Times New Roman" w:hAnsiTheme="minorHAnsi" w:cstheme="minorHAnsi"/>
                  <w:sz w:val="16"/>
                  <w:szCs w:val="20"/>
                </w:rPr>
                <w:delText>a</w:delText>
              </w:r>
            </w:del>
            <w:ins w:id="9" w:author="Alhabibi, Haider@Energy" w:date="2023-04-06T11:51:00Z">
              <w:r w:rsidR="00CD2624">
                <w:rPr>
                  <w:rFonts w:asciiTheme="minorHAnsi" w:eastAsia="Times New Roman" w:hAnsiTheme="minorHAnsi" w:cstheme="minorHAnsi"/>
                  <w:sz w:val="16"/>
                  <w:szCs w:val="20"/>
                </w:rPr>
                <w:t>A</w:t>
              </w:r>
            </w:ins>
            <w:r w:rsidRPr="005828AE">
              <w:rPr>
                <w:rFonts w:asciiTheme="minorHAnsi" w:eastAsia="Times New Roman" w:hAnsiTheme="minorHAnsi" w:cstheme="minorHAnsi"/>
                <w:sz w:val="16"/>
                <w:szCs w:val="20"/>
              </w:rPr>
              <w:t>llowed values=</w:t>
            </w:r>
          </w:p>
          <w:p w14:paraId="624428BE" w14:textId="77777777" w:rsidR="00F8218D" w:rsidRPr="005828AE" w:rsidRDefault="00F8218D" w:rsidP="00CC2C76">
            <w:pPr>
              <w:keepNext/>
              <w:tabs>
                <w:tab w:val="left" w:pos="2160"/>
                <w:tab w:val="left" w:pos="2700"/>
                <w:tab w:val="left" w:pos="3420"/>
                <w:tab w:val="left" w:pos="3780"/>
                <w:tab w:val="left" w:pos="5760"/>
                <w:tab w:val="left" w:pos="7212"/>
              </w:tabs>
              <w:spacing w:after="0"/>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DHW, </w:t>
            </w:r>
          </w:p>
          <w:p w14:paraId="6BEC0507" w14:textId="467CDB61"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Combined Hydronic, Hydronic</w:t>
            </w:r>
            <w:r>
              <w:rPr>
                <w:rFonts w:asciiTheme="minorHAnsi" w:eastAsia="Times New Roman" w:hAnsiTheme="minorHAnsi" w:cstheme="minorHAnsi"/>
                <w:sz w:val="16"/>
                <w:szCs w:val="20"/>
              </w:rPr>
              <w:t>&gt;&gt;</w:t>
            </w:r>
            <w:r w:rsidRPr="005828AE">
              <w:rPr>
                <w:rFonts w:asciiTheme="minorHAnsi" w:eastAsia="Times New Roman" w:hAnsiTheme="minorHAnsi" w:cstheme="minorHAnsi"/>
                <w:sz w:val="16"/>
                <w:szCs w:val="20"/>
              </w:rPr>
              <w:t>&gt;&gt;</w:t>
            </w:r>
          </w:p>
        </w:tc>
        <w:tc>
          <w:tcPr>
            <w:tcW w:w="611" w:type="pct"/>
            <w:tcBorders>
              <w:top w:val="single" w:sz="4" w:space="0" w:color="auto"/>
              <w:left w:val="single" w:sz="4" w:space="0" w:color="auto"/>
              <w:bottom w:val="single" w:sz="4" w:space="0" w:color="auto"/>
              <w:right w:val="single" w:sz="4" w:space="0" w:color="auto"/>
            </w:tcBorders>
          </w:tcPr>
          <w:p w14:paraId="2CEF54D7" w14:textId="384D446E"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ins w:id="10" w:author="Alhabibi, Haider@Energy" w:date="2023-11-06T10:55:00Z">
              <w:r w:rsidR="00694AFC" w:rsidRPr="00694AFC">
                <w:rPr>
                  <w:rFonts w:asciiTheme="minorHAnsi" w:eastAsia="Times New Roman" w:hAnsiTheme="minorHAnsi" w:cstheme="minorHAnsi"/>
                  <w:sz w:val="16"/>
                  <w:szCs w:val="20"/>
                </w:rPr>
                <w:t xml:space="preserve">, </w:t>
              </w:r>
              <w:proofErr w:type="gramStart"/>
              <w:r w:rsidR="00694AFC" w:rsidRPr="00694AFC">
                <w:rPr>
                  <w:rFonts w:asciiTheme="minorHAnsi" w:eastAsia="Times New Roman" w:hAnsiTheme="minorHAnsi" w:cstheme="minorHAnsi"/>
                  <w:sz w:val="16"/>
                  <w:szCs w:val="20"/>
                </w:rPr>
                <w:t>If</w:t>
              </w:r>
              <w:proofErr w:type="gramEnd"/>
              <w:r w:rsidR="00694AFC" w:rsidRPr="00694AFC">
                <w:rPr>
                  <w:rFonts w:asciiTheme="minorHAnsi" w:eastAsia="Times New Roman" w:hAnsiTheme="minorHAnsi" w:cstheme="minorHAnsi"/>
                  <w:sz w:val="16"/>
                  <w:szCs w:val="20"/>
                </w:rPr>
                <w:t xml:space="preserve"> information is not available on the LMCC, then allow user to select from list.</w:t>
              </w:r>
            </w:ins>
            <w:r w:rsidRPr="005828AE">
              <w:rPr>
                <w:rFonts w:asciiTheme="minorHAnsi" w:eastAsia="Times New Roman" w:hAnsiTheme="minorHAnsi" w:cstheme="minorHAnsi"/>
                <w:sz w:val="16"/>
                <w:szCs w:val="20"/>
              </w:rPr>
              <w:t xml:space="preserve"> </w:t>
            </w:r>
          </w:p>
          <w:p w14:paraId="74967546" w14:textId="77777777"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Allowed values =</w:t>
            </w:r>
          </w:p>
          <w:p w14:paraId="5889BF66" w14:textId="0259F223"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del w:id="11" w:author="Alhabibi, Haider@Energy" w:date="2023-05-09T12:15:00Z">
              <w:r w:rsidRPr="005828AE" w:rsidDel="00364E36">
                <w:rPr>
                  <w:rFonts w:asciiTheme="minorHAnsi" w:eastAsia="Times New Roman" w:hAnsiTheme="minorHAnsi" w:cstheme="minorHAnsi"/>
                  <w:sz w:val="16"/>
                  <w:szCs w:val="20"/>
                </w:rPr>
                <w:delText xml:space="preserve">Heat Pump, </w:delText>
              </w:r>
            </w:del>
            <w:r w:rsidRPr="005828AE">
              <w:rPr>
                <w:rFonts w:asciiTheme="minorHAnsi" w:eastAsia="Times New Roman" w:hAnsiTheme="minorHAnsi" w:cstheme="minorHAnsi"/>
                <w:sz w:val="16"/>
                <w:szCs w:val="20"/>
              </w:rPr>
              <w:t>Boiler, Indirect, Consumer Instantaneous, Commercial Instantaneous, Consumer Storage, Commercial Storage, Residential-Duty Commercial Storage, or Residential-Duty Commercial Instantaneous&gt;&gt;</w:t>
            </w:r>
          </w:p>
        </w:tc>
        <w:tc>
          <w:tcPr>
            <w:tcW w:w="462" w:type="pct"/>
            <w:tcBorders>
              <w:top w:val="single" w:sz="4" w:space="0" w:color="auto"/>
              <w:left w:val="single" w:sz="4" w:space="0" w:color="auto"/>
              <w:bottom w:val="single" w:sz="4" w:space="0" w:color="auto"/>
              <w:right w:val="single" w:sz="4" w:space="0" w:color="auto"/>
            </w:tcBorders>
          </w:tcPr>
          <w:p w14:paraId="37808E96" w14:textId="4851D383"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ins w:id="12" w:author="Alhabibi, Haider@Energy" w:date="2023-04-06T11:50:00Z">
              <w:r w:rsidR="006F087E">
                <w:rPr>
                  <w:rFonts w:asciiTheme="minorHAnsi" w:eastAsia="Times New Roman" w:hAnsiTheme="minorHAnsi" w:cstheme="minorHAnsi"/>
                  <w:sz w:val="16"/>
                  <w:szCs w:val="20"/>
                </w:rPr>
                <w:t xml:space="preserve">; </w:t>
              </w:r>
              <w:r w:rsidR="006F087E" w:rsidRPr="006F087E">
                <w:rPr>
                  <w:rFonts w:asciiTheme="minorHAnsi" w:eastAsia="Times New Roman" w:hAnsiTheme="minorHAnsi" w:cstheme="minorHAnsi"/>
                  <w:sz w:val="16"/>
                  <w:szCs w:val="20"/>
                </w:rPr>
                <w:t xml:space="preserve">If information is not available on the LMCC, then allow user input. </w:t>
              </w:r>
            </w:ins>
            <w:r w:rsidRPr="005828AE">
              <w:rPr>
                <w:rFonts w:asciiTheme="minorHAnsi" w:eastAsia="Times New Roman" w:hAnsiTheme="minorHAnsi" w:cstheme="minorHAnsi"/>
                <w:sz w:val="16"/>
                <w:szCs w:val="20"/>
              </w:rPr>
              <w:t>&gt;&gt;</w:t>
            </w:r>
          </w:p>
        </w:tc>
        <w:tc>
          <w:tcPr>
            <w:tcW w:w="418" w:type="pct"/>
            <w:tcBorders>
              <w:top w:val="single" w:sz="4" w:space="0" w:color="auto"/>
              <w:left w:val="single" w:sz="4" w:space="0" w:color="auto"/>
              <w:bottom w:val="single" w:sz="4" w:space="0" w:color="auto"/>
              <w:right w:val="single" w:sz="4" w:space="0" w:color="auto"/>
            </w:tcBorders>
          </w:tcPr>
          <w:p w14:paraId="235AB9FE" w14:textId="5750794F" w:rsidR="00F8218D" w:rsidRPr="005828A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del w:id="13" w:author="Alhabibi, Haider@Energy" w:date="2023-04-06T11:50:00Z">
              <w:r w:rsidRPr="005828AE" w:rsidDel="006F087E">
                <w:rPr>
                  <w:rFonts w:asciiTheme="minorHAnsi" w:eastAsia="Times New Roman" w:hAnsiTheme="minorHAnsi" w:cstheme="minorHAnsi"/>
                  <w:sz w:val="16"/>
                  <w:szCs w:val="20"/>
                </w:rPr>
                <w:delText>.</w:delText>
              </w:r>
            </w:del>
            <w:ins w:id="14" w:author="Alhabibi, Haider@Energy" w:date="2023-04-06T11:50:00Z">
              <w:r w:rsidR="006F087E">
                <w:rPr>
                  <w:rFonts w:asciiTheme="minorHAnsi" w:eastAsia="Times New Roman" w:hAnsiTheme="minorHAnsi" w:cstheme="minorHAnsi"/>
                  <w:sz w:val="16"/>
                  <w:szCs w:val="20"/>
                </w:rPr>
                <w:t>;</w:t>
              </w:r>
              <w:r w:rsidR="006F087E" w:rsidRPr="006F087E">
                <w:rPr>
                  <w:rFonts w:asciiTheme="minorHAnsi" w:eastAsia="Times New Roman" w:hAnsiTheme="minorHAnsi" w:cstheme="minorHAnsi"/>
                  <w:sz w:val="20"/>
                  <w:szCs w:val="20"/>
                </w:rPr>
                <w:t xml:space="preserve"> </w:t>
              </w:r>
              <w:r w:rsidR="006F087E" w:rsidRPr="006F087E">
                <w:rPr>
                  <w:rFonts w:asciiTheme="minorHAnsi" w:eastAsia="Times New Roman" w:hAnsiTheme="minorHAnsi" w:cstheme="minorHAnsi"/>
                  <w:sz w:val="16"/>
                  <w:szCs w:val="20"/>
                </w:rPr>
                <w:t xml:space="preserve">If information is not available on the LMCC, then allow user input. </w:t>
              </w:r>
            </w:ins>
            <w:r w:rsidRPr="005828AE">
              <w:rPr>
                <w:rFonts w:asciiTheme="minorHAnsi" w:eastAsia="Times New Roman" w:hAnsiTheme="minorHAnsi" w:cstheme="minorHAnsi"/>
                <w:sz w:val="16"/>
                <w:szCs w:val="20"/>
              </w:rPr>
              <w:t xml:space="preserve">  Allowed values are Heat Pump, Electric Resistance, Natural Gas, or Propane</w:t>
            </w:r>
            <w:r w:rsidRPr="005828AE" w:rsidDel="00366412">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&gt;&gt;</w:t>
            </w:r>
          </w:p>
        </w:tc>
        <w:tc>
          <w:tcPr>
            <w:tcW w:w="494" w:type="pct"/>
            <w:tcBorders>
              <w:top w:val="single" w:sz="4" w:space="0" w:color="auto"/>
              <w:left w:val="single" w:sz="4" w:space="0" w:color="auto"/>
              <w:bottom w:val="single" w:sz="4" w:space="0" w:color="auto"/>
              <w:right w:val="single" w:sz="4" w:space="0" w:color="auto"/>
            </w:tcBorders>
          </w:tcPr>
          <w:p w14:paraId="64FDB9AC" w14:textId="4D47A59B" w:rsidR="00F8218D" w:rsidRPr="00B30562" w:rsidRDefault="00F8218D" w:rsidP="0A3DDC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Bidi"/>
                <w:sz w:val="16"/>
                <w:szCs w:val="16"/>
              </w:rPr>
            </w:pPr>
            <w:r w:rsidRPr="0A3DDC19">
              <w:rPr>
                <w:rFonts w:asciiTheme="minorHAnsi" w:eastAsia="Times New Roman" w:hAnsiTheme="minorHAnsi" w:cstheme="minorBidi"/>
                <w:sz w:val="16"/>
                <w:szCs w:val="16"/>
              </w:rPr>
              <w:t xml:space="preserve">&lt;&lt;reference value from </w:t>
            </w:r>
            <w:proofErr w:type="gramStart"/>
            <w:r w:rsidR="00DA58BF" w:rsidRPr="0A3DDC19">
              <w:rPr>
                <w:rFonts w:asciiTheme="minorHAnsi" w:eastAsia="Times New Roman" w:hAnsiTheme="minorHAnsi" w:cstheme="minorBidi"/>
                <w:sz w:val="16"/>
                <w:szCs w:val="16"/>
              </w:rPr>
              <w:t>LMCC</w:t>
            </w:r>
            <w:r w:rsidRPr="0A3DDC19">
              <w:rPr>
                <w:rFonts w:asciiTheme="minorHAnsi" w:eastAsia="Times New Roman" w:hAnsiTheme="minorHAnsi" w:cstheme="minorBidi"/>
                <w:sz w:val="16"/>
                <w:szCs w:val="16"/>
              </w:rPr>
              <w:t>;</w:t>
            </w:r>
            <w:proofErr w:type="gramEnd"/>
          </w:p>
          <w:p w14:paraId="24348FB9" w14:textId="1E09E5FB" w:rsidR="00F8218D" w:rsidRPr="00B30562" w:rsidRDefault="00F8218D" w:rsidP="0A3DDC1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Bidi"/>
                <w:sz w:val="16"/>
                <w:szCs w:val="16"/>
              </w:rPr>
            </w:pPr>
            <w:del w:id="15" w:author="Alhabibi, Haider@Energy" w:date="2022-06-27T12:36:00Z">
              <w:r w:rsidRPr="0A3DDC19" w:rsidDel="00A824F4">
                <w:rPr>
                  <w:rFonts w:asciiTheme="minorHAnsi" w:eastAsia="Times New Roman" w:hAnsiTheme="minorHAnsi" w:cstheme="minorBidi"/>
                  <w:sz w:val="16"/>
                  <w:szCs w:val="16"/>
                </w:rPr>
                <w:delText xml:space="preserve">If parent </w:delText>
              </w:r>
              <w:r w:rsidR="00DA58BF" w:rsidRPr="0A3DDC19" w:rsidDel="00A824F4">
                <w:rPr>
                  <w:rFonts w:asciiTheme="minorHAnsi" w:eastAsia="Times New Roman" w:hAnsiTheme="minorHAnsi" w:cstheme="minorBidi"/>
                  <w:sz w:val="16"/>
                  <w:szCs w:val="16"/>
                </w:rPr>
                <w:delText>LMCC</w:delText>
              </w:r>
              <w:r w:rsidRPr="0A3DDC19" w:rsidDel="00A824F4">
                <w:rPr>
                  <w:rFonts w:asciiTheme="minorHAnsi" w:eastAsia="Times New Roman" w:hAnsiTheme="minorHAnsi" w:cstheme="minorBidi"/>
                  <w:sz w:val="16"/>
                  <w:szCs w:val="16"/>
                </w:rPr>
                <w:delText xml:space="preserve"> = </w:delText>
              </w:r>
              <w:r w:rsidR="00DA58BF" w:rsidRPr="0A3DDC19" w:rsidDel="00A824F4">
                <w:rPr>
                  <w:rFonts w:asciiTheme="minorHAnsi" w:eastAsia="Times New Roman" w:hAnsiTheme="minorHAnsi" w:cstheme="minorBidi"/>
                  <w:sz w:val="16"/>
                  <w:szCs w:val="16"/>
                </w:rPr>
                <w:delText>LMCC</w:delText>
              </w:r>
              <w:r w:rsidRPr="0A3DDC19" w:rsidDel="00A824F4">
                <w:rPr>
                  <w:rFonts w:asciiTheme="minorHAnsi" w:eastAsia="Times New Roman" w:hAnsiTheme="minorHAnsi" w:cstheme="minorBidi"/>
                  <w:sz w:val="16"/>
                  <w:szCs w:val="16"/>
                </w:rPr>
                <w:delText>-ADD, ALT or NCB, then value = NA</w:delText>
              </w:r>
            </w:del>
            <w:ins w:id="16" w:author="Alhabibi, Haider@Energy" w:date="2022-06-27T12:36:00Z">
              <w:r w:rsidR="00A824F4" w:rsidRPr="00A824F4">
                <w:rPr>
                  <w:rFonts w:asciiTheme="minorHAnsi" w:eastAsia="Segoe UI" w:hAnsiTheme="minorHAnsi" w:cstheme="minorHAnsi"/>
                  <w:color w:val="333333"/>
                  <w:sz w:val="16"/>
                  <w:szCs w:val="16"/>
                </w:rPr>
                <w:t xml:space="preserve"> </w:t>
              </w:r>
              <w:r w:rsidR="00A824F4" w:rsidRPr="00A824F4">
                <w:rPr>
                  <w:rFonts w:asciiTheme="minorHAnsi" w:eastAsia="Times New Roman" w:hAnsiTheme="minorHAnsi" w:cstheme="minorBidi"/>
                  <w:sz w:val="16"/>
                  <w:szCs w:val="16"/>
                </w:rPr>
                <w:t xml:space="preserve">If prescriptive, then value = </w:t>
              </w:r>
              <w:proofErr w:type="gramStart"/>
              <w:r w:rsidR="00A824F4" w:rsidRPr="00A824F4">
                <w:rPr>
                  <w:rFonts w:asciiTheme="minorHAnsi" w:eastAsia="Times New Roman" w:hAnsiTheme="minorHAnsi" w:cstheme="minorBidi"/>
                  <w:sz w:val="16"/>
                  <w:szCs w:val="16"/>
                </w:rPr>
                <w:t>NA</w:t>
              </w:r>
            </w:ins>
            <w:r w:rsidRPr="0A3DDC19">
              <w:rPr>
                <w:rFonts w:asciiTheme="minorHAnsi" w:eastAsia="Times New Roman" w:hAnsiTheme="minorHAnsi" w:cstheme="minorBidi"/>
                <w:sz w:val="16"/>
                <w:szCs w:val="16"/>
              </w:rPr>
              <w:t>;</w:t>
            </w:r>
            <w:proofErr w:type="gramEnd"/>
          </w:p>
          <w:p w14:paraId="17A6EC43" w14:textId="73A283CB"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Elseif parent </w:t>
            </w:r>
            <w:r w:rsidR="00DA58BF">
              <w:rPr>
                <w:rFonts w:asciiTheme="minorHAnsi" w:eastAsia="Times New Roman" w:hAnsiTheme="minorHAnsi" w:cstheme="minorHAnsi"/>
                <w:sz w:val="16"/>
                <w:szCs w:val="16"/>
              </w:rPr>
              <w:t>LMCC</w:t>
            </w:r>
            <w:r w:rsidRPr="00B30562">
              <w:rPr>
                <w:rFonts w:asciiTheme="minorHAnsi" w:eastAsia="Times New Roman" w:hAnsiTheme="minorHAnsi" w:cstheme="minorHAnsi"/>
                <w:sz w:val="16"/>
                <w:szCs w:val="16"/>
              </w:rPr>
              <w:t xml:space="preserve"> = </w:t>
            </w:r>
            <w:r w:rsidR="00DA58BF">
              <w:rPr>
                <w:rFonts w:asciiTheme="minorHAnsi" w:eastAsia="Times New Roman" w:hAnsiTheme="minorHAnsi" w:cstheme="minorHAnsi"/>
                <w:sz w:val="16"/>
                <w:szCs w:val="16"/>
              </w:rPr>
              <w:t>LMCC</w:t>
            </w:r>
            <w:r w:rsidRPr="00B30562">
              <w:rPr>
                <w:rFonts w:asciiTheme="minorHAnsi" w:eastAsia="Times New Roman" w:hAnsiTheme="minorHAnsi" w:cstheme="minorHAnsi"/>
                <w:sz w:val="16"/>
                <w:szCs w:val="16"/>
              </w:rPr>
              <w:t>-PRF; then allowed values: if Fuel Type (A0</w:t>
            </w:r>
            <w:r w:rsidR="006B1CD8">
              <w:rPr>
                <w:rFonts w:asciiTheme="minorHAnsi" w:eastAsia="Times New Roman" w:hAnsiTheme="minorHAnsi" w:cstheme="minorHAnsi"/>
                <w:sz w:val="16"/>
                <w:szCs w:val="16"/>
              </w:rPr>
              <w:t>6</w:t>
            </w:r>
            <w:r w:rsidRPr="00B30562">
              <w:rPr>
                <w:rFonts w:asciiTheme="minorHAnsi" w:eastAsia="Times New Roman" w:hAnsiTheme="minorHAnsi" w:cstheme="minorHAnsi"/>
                <w:sz w:val="16"/>
                <w:szCs w:val="16"/>
              </w:rPr>
              <w:t xml:space="preserve">) = Natural Gas, Propane then </w:t>
            </w:r>
            <w:r>
              <w:rPr>
                <w:rFonts w:asciiTheme="minorHAnsi" w:eastAsia="Times New Roman" w:hAnsiTheme="minorHAnsi" w:cstheme="minorHAnsi"/>
                <w:sz w:val="16"/>
                <w:szCs w:val="16"/>
              </w:rPr>
              <w:t>value</w:t>
            </w:r>
            <w:r w:rsidRPr="00B30562">
              <w:rPr>
                <w:rFonts w:asciiTheme="minorHAnsi" w:eastAsia="Times New Roman" w:hAnsiTheme="minorHAnsi" w:cstheme="minorHAnsi"/>
                <w:sz w:val="16"/>
                <w:szCs w:val="16"/>
              </w:rPr>
              <w:t>= Btu/</w:t>
            </w:r>
            <w:proofErr w:type="spellStart"/>
            <w:proofErr w:type="gramStart"/>
            <w:r w:rsidRPr="00B30562">
              <w:rPr>
                <w:rFonts w:asciiTheme="minorHAnsi" w:eastAsia="Times New Roman" w:hAnsiTheme="minorHAnsi" w:cstheme="minorHAnsi"/>
                <w:sz w:val="16"/>
                <w:szCs w:val="16"/>
              </w:rPr>
              <w:t>Hr</w:t>
            </w:r>
            <w:proofErr w:type="spellEnd"/>
            <w:r w:rsidRPr="00B30562">
              <w:rPr>
                <w:rFonts w:asciiTheme="minorHAnsi" w:eastAsia="Times New Roman" w:hAnsiTheme="minorHAnsi" w:cstheme="minorHAnsi"/>
                <w:sz w:val="16"/>
                <w:szCs w:val="16"/>
              </w:rPr>
              <w:t>;</w:t>
            </w:r>
            <w:proofErr w:type="gramEnd"/>
          </w:p>
          <w:p w14:paraId="0A4D8D66" w14:textId="412E741C"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Electric Resistance,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kW;</w:t>
            </w:r>
          </w:p>
          <w:p w14:paraId="6A9E1897" w14:textId="67B8D82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 xml:space="preserve">If Fuel Type = Heat Pump, then </w:t>
            </w:r>
            <w:proofErr w:type="gramStart"/>
            <w:r>
              <w:rPr>
                <w:rFonts w:asciiTheme="minorHAnsi" w:eastAsia="Times New Roman" w:hAnsiTheme="minorHAnsi" w:cstheme="minorHAnsi"/>
                <w:sz w:val="16"/>
                <w:szCs w:val="16"/>
              </w:rPr>
              <w:t xml:space="preserve">value </w:t>
            </w:r>
            <w:r w:rsidRPr="00B30562">
              <w:rPr>
                <w:rFonts w:asciiTheme="minorHAnsi" w:eastAsia="Times New Roman" w:hAnsiTheme="minorHAnsi" w:cstheme="minorHAnsi"/>
                <w:sz w:val="16"/>
                <w:szCs w:val="16"/>
              </w:rPr>
              <w:t xml:space="preserve"> =</w:t>
            </w:r>
            <w:proofErr w:type="gramEnd"/>
            <w:r w:rsidRPr="00B30562">
              <w:rPr>
                <w:rFonts w:asciiTheme="minorHAnsi" w:eastAsia="Times New Roman" w:hAnsiTheme="minorHAnsi" w:cstheme="minorHAnsi"/>
                <w:sz w:val="16"/>
                <w:szCs w:val="16"/>
              </w:rPr>
              <w:t xml:space="preserve"> NA&gt;&gt;</w:t>
            </w:r>
          </w:p>
        </w:tc>
        <w:tc>
          <w:tcPr>
            <w:tcW w:w="506" w:type="pct"/>
            <w:tcBorders>
              <w:top w:val="single" w:sz="4" w:space="0" w:color="auto"/>
              <w:left w:val="single" w:sz="4" w:space="0" w:color="auto"/>
              <w:bottom w:val="single" w:sz="4" w:space="0" w:color="auto"/>
              <w:right w:val="single" w:sz="4" w:space="0" w:color="auto"/>
            </w:tcBorders>
          </w:tcPr>
          <w:p w14:paraId="4E225875" w14:textId="3CA70160" w:rsidR="00F8218D" w:rsidRPr="00B30562"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6"/>
                <w:szCs w:val="16"/>
              </w:rPr>
            </w:pPr>
            <w:r w:rsidRPr="00B30562">
              <w:rPr>
                <w:rFonts w:asciiTheme="minorHAnsi" w:eastAsia="Times New Roman" w:hAnsiTheme="minorHAnsi" w:cstheme="minorHAnsi"/>
                <w:sz w:val="16"/>
                <w:szCs w:val="16"/>
              </w:rPr>
              <w:t>&lt;&lt;if A0</w:t>
            </w:r>
            <w:r w:rsidR="006B1CD8">
              <w:rPr>
                <w:rFonts w:asciiTheme="minorHAnsi" w:eastAsia="Times New Roman" w:hAnsiTheme="minorHAnsi" w:cstheme="minorHAnsi"/>
                <w:sz w:val="16"/>
                <w:szCs w:val="16"/>
              </w:rPr>
              <w:t>4</w:t>
            </w:r>
            <w:r w:rsidRPr="00B30562">
              <w:rPr>
                <w:rFonts w:asciiTheme="minorHAnsi" w:eastAsia="Times New Roman" w:hAnsiTheme="minorHAnsi" w:cstheme="minorHAnsi"/>
                <w:sz w:val="16"/>
                <w:szCs w:val="16"/>
              </w:rPr>
              <w:t xml:space="preserve"> = Heat Pump, then result = NA; If performance, reference value from </w:t>
            </w:r>
            <w:r w:rsidR="00DA58BF">
              <w:rPr>
                <w:rFonts w:asciiTheme="minorHAnsi" w:eastAsia="Times New Roman" w:hAnsiTheme="minorHAnsi" w:cstheme="minorHAnsi"/>
                <w:sz w:val="16"/>
                <w:szCs w:val="16"/>
              </w:rPr>
              <w:t>LMCC</w:t>
            </w:r>
            <w:r w:rsidRPr="00B30562">
              <w:rPr>
                <w:rFonts w:asciiTheme="minorHAnsi" w:eastAsia="Times New Roman" w:hAnsiTheme="minorHAnsi" w:cstheme="minorHAnsi"/>
                <w:sz w:val="16"/>
                <w:szCs w:val="16"/>
              </w:rPr>
              <w:t>-PRF; Else if prescriptive</w:t>
            </w:r>
            <w:r>
              <w:rPr>
                <w:rFonts w:asciiTheme="minorHAnsi" w:eastAsia="Times New Roman" w:hAnsiTheme="minorHAnsi" w:cstheme="minorHAnsi"/>
                <w:sz w:val="16"/>
                <w:szCs w:val="16"/>
              </w:rPr>
              <w:t>, value</w:t>
            </w:r>
            <w:r w:rsidRPr="00B30562">
              <w:rPr>
                <w:rFonts w:asciiTheme="minorHAnsi" w:eastAsia="Times New Roman" w:hAnsiTheme="minorHAnsi" w:cstheme="minorHAnsi"/>
                <w:sz w:val="16"/>
                <w:szCs w:val="16"/>
              </w:rPr>
              <w:t xml:space="preserve"> = NA&gt;&gt;</w:t>
            </w:r>
          </w:p>
        </w:tc>
        <w:tc>
          <w:tcPr>
            <w:tcW w:w="564" w:type="pct"/>
            <w:tcBorders>
              <w:top w:val="single" w:sz="4" w:space="0" w:color="auto"/>
              <w:left w:val="single" w:sz="4" w:space="0" w:color="auto"/>
              <w:bottom w:val="single" w:sz="4" w:space="0" w:color="auto"/>
              <w:right w:val="single" w:sz="4" w:space="0" w:color="auto"/>
            </w:tcBorders>
          </w:tcPr>
          <w:p w14:paraId="3EB495F9" w14:textId="373BB8C8"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&lt;&lt;reference values from </w:t>
            </w:r>
            <w:r w:rsidR="00DA58BF">
              <w:rPr>
                <w:rFonts w:asciiTheme="minorHAnsi" w:eastAsia="Times New Roman" w:hAnsiTheme="minorHAnsi" w:cstheme="minorHAnsi"/>
                <w:sz w:val="16"/>
                <w:szCs w:val="20"/>
              </w:rPr>
              <w:t>LMCC</w:t>
            </w:r>
            <w:ins w:id="17" w:author="Alhabibi, Haider@Energy" w:date="2023-04-06T11:51:00Z">
              <w:r w:rsidR="009A36E6">
                <w:rPr>
                  <w:rFonts w:asciiTheme="minorHAnsi" w:eastAsia="Times New Roman" w:hAnsiTheme="minorHAnsi" w:cstheme="minorHAnsi"/>
                  <w:sz w:val="16"/>
                  <w:szCs w:val="20"/>
                </w:rPr>
                <w:t xml:space="preserve">; </w:t>
              </w:r>
            </w:ins>
            <w:del w:id="18" w:author="Alhabibi, Haider@Energy" w:date="2023-04-06T11:51:00Z">
              <w:r w:rsidRPr="005828AE" w:rsidDel="009A36E6">
                <w:rPr>
                  <w:rFonts w:asciiTheme="minorHAnsi" w:eastAsia="Times New Roman" w:hAnsiTheme="minorHAnsi" w:cstheme="minorHAnsi"/>
                  <w:sz w:val="16"/>
                  <w:szCs w:val="20"/>
                </w:rPr>
                <w:delText xml:space="preserve"> </w:delText>
              </w:r>
            </w:del>
            <w:ins w:id="19" w:author="Alhabibi, Haider@Energy" w:date="2023-04-06T11:51:00Z">
              <w:r w:rsidR="009A36E6" w:rsidRPr="009A36E6">
                <w:rPr>
                  <w:rFonts w:asciiTheme="minorHAnsi" w:eastAsia="Times New Roman" w:hAnsiTheme="minorHAnsi" w:cstheme="minorHAnsi"/>
                  <w:sz w:val="16"/>
                  <w:szCs w:val="20"/>
                </w:rPr>
                <w:t>If information is not available on the LMCC, then allow user input.</w:t>
              </w:r>
            </w:ins>
          </w:p>
          <w:p w14:paraId="6763988A" w14:textId="5262F3D4"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Pr>
                <w:rFonts w:asciiTheme="minorHAnsi" w:eastAsia="Times New Roman" w:hAnsiTheme="minorHAnsi" w:cstheme="minorHAnsi"/>
                <w:sz w:val="16"/>
                <w:szCs w:val="20"/>
              </w:rPr>
              <w:t xml:space="preserve">If </w:t>
            </w:r>
            <w:proofErr w:type="gramStart"/>
            <w:r>
              <w:rPr>
                <w:rFonts w:asciiTheme="minorHAnsi" w:eastAsia="Times New Roman" w:hAnsiTheme="minorHAnsi" w:cstheme="minorHAnsi"/>
                <w:sz w:val="16"/>
                <w:szCs w:val="20"/>
              </w:rPr>
              <w:t>performance</w:t>
            </w:r>
            <w:proofErr w:type="gramEnd"/>
            <w:r>
              <w:rPr>
                <w:rFonts w:asciiTheme="minorHAnsi" w:eastAsia="Times New Roman" w:hAnsiTheme="minorHAnsi" w:cstheme="minorHAnsi"/>
                <w:sz w:val="16"/>
                <w:szCs w:val="20"/>
              </w:rPr>
              <w:t xml:space="preserve"> </w:t>
            </w:r>
            <w:r w:rsidRPr="005828AE">
              <w:rPr>
                <w:rFonts w:asciiTheme="minorHAnsi" w:eastAsia="Times New Roman" w:hAnsiTheme="minorHAnsi" w:cstheme="minorHAnsi"/>
                <w:sz w:val="16"/>
                <w:szCs w:val="20"/>
              </w:rPr>
              <w:t>then allowed values are</w:t>
            </w:r>
          </w:p>
          <w:p w14:paraId="10CD5991" w14:textId="7B411D4B"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w:t>
            </w:r>
            <w:r w:rsidRPr="009F7E94">
              <w:rPr>
                <w:rFonts w:asciiTheme="minorHAnsi" w:eastAsia="Times New Roman" w:hAnsiTheme="minorHAnsi" w:cstheme="minorHAnsi"/>
                <w:sz w:val="16"/>
                <w:szCs w:val="20"/>
              </w:rPr>
              <w:t>Standard Distribution System</w:t>
            </w:r>
          </w:p>
          <w:p w14:paraId="33C4001A" w14:textId="0C0DC148" w:rsidR="00F8218D" w:rsidRPr="009F7E9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Point of Use</w:t>
            </w:r>
          </w:p>
          <w:p w14:paraId="742C1951" w14:textId="0E007975"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9F7E94">
              <w:rPr>
                <w:rFonts w:asciiTheme="minorHAnsi" w:eastAsia="Times New Roman" w:hAnsiTheme="minorHAnsi" w:cstheme="minorHAnsi"/>
                <w:sz w:val="16"/>
                <w:szCs w:val="20"/>
              </w:rPr>
              <w:t>* Parallel Piping</w:t>
            </w:r>
            <w:r w:rsidRPr="005828AE">
              <w:rPr>
                <w:rFonts w:asciiTheme="minorHAnsi" w:eastAsia="Times New Roman" w:hAnsiTheme="minorHAnsi" w:cstheme="minorHAnsi"/>
                <w:sz w:val="16"/>
                <w:szCs w:val="20"/>
              </w:rPr>
              <w:t xml:space="preserve"> *Recirculation System Non-Demand Control</w:t>
            </w:r>
          </w:p>
          <w:p w14:paraId="0AECF2AB" w14:textId="434029A3" w:rsidR="00F8218D" w:rsidRPr="005828AE"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Manual Control </w:t>
            </w:r>
          </w:p>
          <w:p w14:paraId="02033133" w14:textId="39685819"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r w:rsidRPr="005828AE">
              <w:rPr>
                <w:rFonts w:asciiTheme="minorHAnsi" w:eastAsia="Times New Roman" w:hAnsiTheme="minorHAnsi" w:cstheme="minorHAnsi"/>
                <w:sz w:val="16"/>
                <w:szCs w:val="20"/>
              </w:rPr>
              <w:t xml:space="preserve">* Demand Recirculation Sensor </w:t>
            </w:r>
            <w:proofErr w:type="gramStart"/>
            <w:r w:rsidRPr="005828AE">
              <w:rPr>
                <w:rFonts w:asciiTheme="minorHAnsi" w:eastAsia="Times New Roman" w:hAnsiTheme="minorHAnsi" w:cstheme="minorHAnsi"/>
                <w:sz w:val="16"/>
                <w:szCs w:val="20"/>
              </w:rPr>
              <w:t>Control</w:t>
            </w:r>
            <w:r>
              <w:rPr>
                <w:rFonts w:asciiTheme="minorHAnsi" w:eastAsia="Times New Roman" w:hAnsiTheme="minorHAnsi" w:cstheme="minorHAnsi"/>
                <w:sz w:val="16"/>
                <w:szCs w:val="20"/>
              </w:rPr>
              <w:t>;</w:t>
            </w:r>
            <w:proofErr w:type="gramEnd"/>
            <w:r w:rsidRPr="005828AE">
              <w:rPr>
                <w:rFonts w:asciiTheme="minorHAnsi" w:eastAsia="Times New Roman" w:hAnsiTheme="minorHAnsi" w:cstheme="minorHAnsi"/>
                <w:sz w:val="16"/>
                <w:szCs w:val="20"/>
              </w:rPr>
              <w:t xml:space="preserve"> </w:t>
            </w:r>
          </w:p>
          <w:p w14:paraId="38FA113B" w14:textId="77777777" w:rsidR="00F8218D" w:rsidRDefault="00F8218D" w:rsidP="00CC2C76">
            <w:pPr>
              <w:spacing w:after="0" w:line="240" w:lineRule="auto"/>
              <w:rPr>
                <w:rFonts w:cstheme="minorHAnsi"/>
                <w:sz w:val="16"/>
                <w:szCs w:val="20"/>
              </w:rPr>
            </w:pPr>
          </w:p>
          <w:p w14:paraId="3669B7A7" w14:textId="668BCBFA" w:rsidR="00F8218D" w:rsidRDefault="00F8218D" w:rsidP="00CC2C76">
            <w:pPr>
              <w:spacing w:after="0" w:line="240" w:lineRule="auto"/>
              <w:rPr>
                <w:rFonts w:cstheme="minorHAnsi"/>
                <w:sz w:val="16"/>
                <w:szCs w:val="20"/>
              </w:rPr>
            </w:pPr>
            <w:r>
              <w:rPr>
                <w:rFonts w:cstheme="minorHAnsi"/>
                <w:sz w:val="16"/>
                <w:szCs w:val="20"/>
              </w:rPr>
              <w:t xml:space="preserve">Else if </w:t>
            </w:r>
            <w:proofErr w:type="gramStart"/>
            <w:r>
              <w:rPr>
                <w:rFonts w:cstheme="minorHAnsi"/>
                <w:sz w:val="16"/>
                <w:szCs w:val="20"/>
              </w:rPr>
              <w:t>prescriptive ,</w:t>
            </w:r>
            <w:proofErr w:type="gramEnd"/>
            <w:r>
              <w:rPr>
                <w:rFonts w:cstheme="minorHAnsi"/>
                <w:sz w:val="16"/>
                <w:szCs w:val="20"/>
              </w:rPr>
              <w:t xml:space="preserve">  </w:t>
            </w:r>
          </w:p>
          <w:p w14:paraId="5E17271A" w14:textId="018644BD" w:rsidR="00F8218D" w:rsidRDefault="00F8218D" w:rsidP="00CC2C76">
            <w:pPr>
              <w:spacing w:after="0" w:line="240" w:lineRule="auto"/>
              <w:rPr>
                <w:rFonts w:cstheme="minorHAnsi"/>
                <w:sz w:val="16"/>
                <w:szCs w:val="20"/>
              </w:rPr>
            </w:pPr>
            <w:r>
              <w:rPr>
                <w:rFonts w:cstheme="minorHAnsi"/>
                <w:sz w:val="16"/>
                <w:szCs w:val="20"/>
              </w:rPr>
              <w:t xml:space="preserve">Allowed values </w:t>
            </w:r>
            <w:proofErr w:type="gramStart"/>
            <w:r>
              <w:rPr>
                <w:rFonts w:cstheme="minorHAnsi"/>
                <w:sz w:val="16"/>
                <w:szCs w:val="20"/>
              </w:rPr>
              <w:t>are</w:t>
            </w:r>
            <w:proofErr w:type="gramEnd"/>
            <w:r>
              <w:rPr>
                <w:rFonts w:cstheme="minorHAnsi"/>
                <w:sz w:val="16"/>
                <w:szCs w:val="20"/>
              </w:rPr>
              <w:t xml:space="preserve"> </w:t>
            </w:r>
          </w:p>
          <w:p w14:paraId="0E7038DF" w14:textId="76759E45" w:rsidR="00F8218D" w:rsidRDefault="00F8218D" w:rsidP="00CC2C76">
            <w:pPr>
              <w:spacing w:after="0" w:line="240" w:lineRule="auto"/>
              <w:rPr>
                <w:rFonts w:cstheme="minorHAnsi"/>
                <w:sz w:val="16"/>
                <w:szCs w:val="20"/>
              </w:rPr>
            </w:pPr>
            <w:r w:rsidRPr="00CB43FC">
              <w:rPr>
                <w:rFonts w:cstheme="minorHAnsi"/>
                <w:sz w:val="16"/>
                <w:szCs w:val="20"/>
              </w:rPr>
              <w:t>*Standard Distribution System</w:t>
            </w:r>
          </w:p>
          <w:p w14:paraId="1945A5D2" w14:textId="6AFFC2FF" w:rsidR="0080752E" w:rsidRPr="00AB4500" w:rsidRDefault="0080752E" w:rsidP="00CC2C76">
            <w:pPr>
              <w:spacing w:after="0" w:line="240" w:lineRule="auto"/>
              <w:rPr>
                <w:rFonts w:cstheme="minorHAnsi"/>
                <w:sz w:val="16"/>
                <w:szCs w:val="20"/>
              </w:rPr>
            </w:pPr>
            <w:del w:id="20" w:author="Alhabibi, Haider@Energy" w:date="2023-08-29T11:14:00Z">
              <w:r w:rsidDel="00307236">
                <w:rPr>
                  <w:rFonts w:cstheme="minorHAnsi"/>
                  <w:sz w:val="16"/>
                  <w:szCs w:val="20"/>
                </w:rPr>
                <w:delText>*Demand Recirculation</w:delText>
              </w:r>
            </w:del>
          </w:p>
          <w:p w14:paraId="16FA8B37" w14:textId="77777777" w:rsidR="00646141" w:rsidRDefault="00F8218D" w:rsidP="00CC2C76">
            <w:pPr>
              <w:spacing w:after="0" w:line="240" w:lineRule="auto"/>
              <w:rPr>
                <w:rFonts w:cstheme="minorHAnsi"/>
                <w:sz w:val="16"/>
                <w:szCs w:val="20"/>
              </w:rPr>
            </w:pPr>
            <w:r w:rsidRPr="00AB4500">
              <w:rPr>
                <w:rFonts w:cstheme="minorHAnsi"/>
                <w:sz w:val="16"/>
                <w:szCs w:val="20"/>
              </w:rPr>
              <w:t xml:space="preserve">* Demand Recirculation Manual </w:t>
            </w:r>
            <w:proofErr w:type="gramStart"/>
            <w:r w:rsidRPr="00AB4500">
              <w:rPr>
                <w:rFonts w:cstheme="minorHAnsi"/>
                <w:sz w:val="16"/>
                <w:szCs w:val="20"/>
              </w:rPr>
              <w:t>Control</w:t>
            </w:r>
            <w:r w:rsidR="00646141">
              <w:rPr>
                <w:rFonts w:cstheme="minorHAnsi"/>
                <w:sz w:val="16"/>
                <w:szCs w:val="20"/>
              </w:rPr>
              <w:t>;</w:t>
            </w:r>
            <w:proofErr w:type="gramEnd"/>
          </w:p>
          <w:p w14:paraId="42556E5E" w14:textId="0E9390FA" w:rsidR="00F8218D" w:rsidRPr="005828AE" w:rsidRDefault="00646141" w:rsidP="00646141">
            <w:pPr>
              <w:spacing w:after="0" w:line="240" w:lineRule="auto"/>
              <w:rPr>
                <w:rFonts w:asciiTheme="minorHAnsi" w:eastAsia="Times New Roman" w:hAnsiTheme="minorHAnsi" w:cstheme="minorBidi"/>
                <w:sz w:val="16"/>
                <w:szCs w:val="16"/>
              </w:rPr>
            </w:pPr>
            <w:del w:id="21" w:author="Alhabibi, Haider@Energy" w:date="2023-08-29T12:05:00Z">
              <w:r w:rsidRPr="467972E6" w:rsidDel="009D6A3E">
                <w:rPr>
                  <w:rFonts w:cstheme="minorBidi"/>
                  <w:sz w:val="16"/>
                  <w:szCs w:val="16"/>
                </w:rPr>
                <w:delText xml:space="preserve">Else if </w:delText>
              </w:r>
              <w:r w:rsidR="00BA0651" w:rsidRPr="467972E6" w:rsidDel="009D6A3E">
                <w:rPr>
                  <w:rFonts w:cstheme="minorBidi"/>
                  <w:sz w:val="16"/>
                  <w:szCs w:val="16"/>
                </w:rPr>
                <w:delText xml:space="preserve">prescriptive, then value = NA </w:delText>
              </w:r>
            </w:del>
            <w:r w:rsidR="00F8218D" w:rsidRPr="467972E6">
              <w:rPr>
                <w:rFonts w:cstheme="minorBidi"/>
                <w:sz w:val="16"/>
                <w:szCs w:val="16"/>
              </w:rPr>
              <w:t xml:space="preserve">&gt;&gt; </w:t>
            </w:r>
          </w:p>
        </w:tc>
        <w:tc>
          <w:tcPr>
            <w:tcW w:w="685" w:type="pct"/>
            <w:tcBorders>
              <w:top w:val="single" w:sz="4" w:space="0" w:color="auto"/>
              <w:left w:val="single" w:sz="4" w:space="0" w:color="auto"/>
              <w:bottom w:val="single" w:sz="4" w:space="0" w:color="auto"/>
              <w:right w:val="single" w:sz="4" w:space="0" w:color="auto"/>
            </w:tcBorders>
          </w:tcPr>
          <w:p w14:paraId="771465FA" w14:textId="0752450E" w:rsidR="00F8218D" w:rsidRPr="00AB4500" w:rsidDel="004757A5" w:rsidRDefault="00F8218D" w:rsidP="72663FAA">
            <w:pPr>
              <w:keepNext/>
              <w:tabs>
                <w:tab w:val="left" w:pos="2160"/>
                <w:tab w:val="left" w:pos="2700"/>
                <w:tab w:val="left" w:pos="3420"/>
                <w:tab w:val="left" w:pos="3780"/>
                <w:tab w:val="left" w:pos="5760"/>
                <w:tab w:val="left" w:pos="7212"/>
              </w:tabs>
              <w:spacing w:after="0" w:line="240" w:lineRule="auto"/>
              <w:contextualSpacing/>
              <w:rPr>
                <w:del w:id="22" w:author="Alhabibi, Haider@Energy" w:date="2023-08-24T14:32:00Z"/>
                <w:rFonts w:asciiTheme="minorHAnsi" w:eastAsia="Times New Roman" w:hAnsiTheme="minorHAnsi" w:cstheme="minorBidi"/>
                <w:sz w:val="16"/>
                <w:szCs w:val="16"/>
              </w:rPr>
            </w:pPr>
            <w:r w:rsidRPr="72663FAA">
              <w:rPr>
                <w:rFonts w:asciiTheme="minorHAnsi" w:eastAsia="Times New Roman" w:hAnsiTheme="minorHAnsi" w:cstheme="minorBidi"/>
                <w:sz w:val="16"/>
                <w:szCs w:val="16"/>
              </w:rPr>
              <w:t xml:space="preserve">&lt;&lt;reference values from </w:t>
            </w:r>
            <w:r w:rsidR="00DA58BF" w:rsidRPr="72663FAA">
              <w:rPr>
                <w:rFonts w:asciiTheme="minorHAnsi" w:eastAsia="Times New Roman" w:hAnsiTheme="minorHAnsi" w:cstheme="minorBidi"/>
                <w:sz w:val="16"/>
                <w:szCs w:val="16"/>
              </w:rPr>
              <w:t>LMCC</w:t>
            </w:r>
            <w:del w:id="23" w:author="Alhabibi, Haider@Energy" w:date="2023-04-06T11:51:00Z">
              <w:r w:rsidRPr="72663FAA" w:rsidDel="00F8218D">
                <w:rPr>
                  <w:rFonts w:asciiTheme="minorHAnsi" w:eastAsia="Times New Roman" w:hAnsiTheme="minorHAnsi" w:cstheme="minorBidi"/>
                  <w:sz w:val="16"/>
                  <w:szCs w:val="16"/>
                </w:rPr>
                <w:delText>.</w:delText>
              </w:r>
            </w:del>
            <w:ins w:id="24" w:author="Alhabibi, Haider@Energy" w:date="2023-04-06T11:51:00Z">
              <w:r w:rsidR="00CD2624" w:rsidRPr="72663FAA">
                <w:rPr>
                  <w:rFonts w:asciiTheme="minorHAnsi" w:eastAsia="Times New Roman" w:hAnsiTheme="minorHAnsi" w:cstheme="minorBidi"/>
                  <w:sz w:val="16"/>
                  <w:szCs w:val="16"/>
                </w:rPr>
                <w:t>;</w:t>
              </w:r>
            </w:ins>
            <w:del w:id="25" w:author="Alhabibi, Haider@Energy" w:date="2023-04-06T11:51:00Z">
              <w:r w:rsidRPr="72663FAA" w:rsidDel="00F8218D">
                <w:rPr>
                  <w:rFonts w:asciiTheme="minorHAnsi" w:eastAsia="Times New Roman" w:hAnsiTheme="minorHAnsi" w:cstheme="minorBidi"/>
                  <w:sz w:val="16"/>
                  <w:szCs w:val="16"/>
                </w:rPr>
                <w:delText xml:space="preserve"> </w:delText>
              </w:r>
            </w:del>
            <w:r w:rsidRPr="72663FAA">
              <w:rPr>
                <w:rFonts w:asciiTheme="minorHAnsi" w:eastAsia="Times New Roman" w:hAnsiTheme="minorHAnsi" w:cstheme="minorBidi"/>
                <w:sz w:val="16"/>
                <w:szCs w:val="16"/>
              </w:rPr>
              <w:t xml:space="preserve"> </w:t>
            </w:r>
            <w:ins w:id="26" w:author="Alhabibi, Haider@Energy" w:date="2022-06-29T13:13:00Z">
              <w:r w:rsidR="00886EB1" w:rsidRPr="72663FAA">
                <w:rPr>
                  <w:rFonts w:asciiTheme="minorHAnsi" w:eastAsia="Times New Roman" w:hAnsiTheme="minorHAnsi" w:cstheme="minorBidi"/>
                  <w:sz w:val="16"/>
                  <w:szCs w:val="16"/>
                </w:rPr>
                <w:t xml:space="preserve">If information is not available on the LMCC, then </w:t>
              </w:r>
              <w:del w:id="27" w:author="Tam, Danny@Energy" w:date="2023-10-03T17:52:00Z">
                <w:r w:rsidRPr="72663FAA" w:rsidDel="00886EB1">
                  <w:rPr>
                    <w:rFonts w:asciiTheme="minorHAnsi" w:eastAsia="Times New Roman" w:hAnsiTheme="minorHAnsi" w:cstheme="minorBidi"/>
                    <w:sz w:val="16"/>
                    <w:szCs w:val="16"/>
                  </w:rPr>
                  <w:delText>allow user input.</w:delText>
                </w:r>
              </w:del>
            </w:ins>
            <w:ins w:id="28" w:author="Tam, Danny@Energy" w:date="2023-10-03T17:52:00Z">
              <w:r w:rsidR="443CCBB3" w:rsidRPr="72663FAA">
                <w:rPr>
                  <w:rFonts w:asciiTheme="minorHAnsi" w:eastAsia="Times New Roman" w:hAnsiTheme="minorHAnsi" w:cstheme="minorBidi"/>
                  <w:sz w:val="16"/>
                  <w:szCs w:val="16"/>
                </w:rPr>
                <w:t>value is NA</w:t>
              </w:r>
            </w:ins>
            <w:ins w:id="29" w:author="Alhabibi, Haider@Energy" w:date="2022-06-29T13:13:00Z">
              <w:r w:rsidR="00886EB1" w:rsidRPr="72663FAA">
                <w:rPr>
                  <w:rFonts w:asciiTheme="minorHAnsi" w:eastAsia="Times New Roman" w:hAnsiTheme="minorHAnsi" w:cstheme="minorBidi"/>
                  <w:sz w:val="16"/>
                  <w:szCs w:val="16"/>
                </w:rPr>
                <w:t xml:space="preserve"> </w:t>
              </w:r>
            </w:ins>
            <w:del w:id="30" w:author="Alhabibi, Haider@Energy" w:date="2023-08-24T14:32:00Z">
              <w:r w:rsidRPr="72663FAA" w:rsidDel="00F8218D">
                <w:rPr>
                  <w:rFonts w:asciiTheme="minorHAnsi" w:eastAsia="Times New Roman" w:hAnsiTheme="minorHAnsi" w:cstheme="minorBidi"/>
                  <w:sz w:val="16"/>
                  <w:szCs w:val="16"/>
                </w:rPr>
                <w:delText xml:space="preserve">Allowed values are </w:delText>
              </w:r>
            </w:del>
          </w:p>
          <w:p w14:paraId="4BFB36B2" w14:textId="78D66873" w:rsidR="00F8218D" w:rsidRPr="00AB4500" w:rsidDel="004757A5" w:rsidRDefault="00F8218D" w:rsidP="004757A5">
            <w:pPr>
              <w:keepNext/>
              <w:tabs>
                <w:tab w:val="left" w:pos="2160"/>
                <w:tab w:val="left" w:pos="2700"/>
                <w:tab w:val="left" w:pos="3420"/>
                <w:tab w:val="left" w:pos="3780"/>
                <w:tab w:val="left" w:pos="5760"/>
                <w:tab w:val="left" w:pos="7212"/>
              </w:tabs>
              <w:spacing w:after="0" w:line="240" w:lineRule="auto"/>
              <w:contextualSpacing/>
              <w:rPr>
                <w:del w:id="31" w:author="Alhabibi, Haider@Energy" w:date="2023-08-24T14:32:00Z"/>
                <w:rFonts w:asciiTheme="minorHAnsi" w:eastAsia="Times New Roman" w:hAnsiTheme="minorHAnsi" w:cstheme="minorHAnsi"/>
                <w:sz w:val="16"/>
                <w:szCs w:val="20"/>
              </w:rPr>
            </w:pPr>
            <w:del w:id="32" w:author="Alhabibi, Haider@Energy" w:date="2023-08-24T14:32:00Z">
              <w:r w:rsidRPr="00AB4500" w:rsidDel="004757A5">
                <w:rPr>
                  <w:rFonts w:asciiTheme="minorHAnsi" w:eastAsia="Times New Roman" w:hAnsiTheme="minorHAnsi" w:cstheme="minorHAnsi"/>
                  <w:sz w:val="16"/>
                  <w:szCs w:val="20"/>
                </w:rPr>
                <w:delText>*Basic</w:delText>
              </w:r>
            </w:del>
          </w:p>
          <w:p w14:paraId="74909F6B" w14:textId="2BC413B1" w:rsidR="00086BD3" w:rsidDel="004757A5" w:rsidRDefault="00F8218D" w:rsidP="004757A5">
            <w:pPr>
              <w:keepNext/>
              <w:tabs>
                <w:tab w:val="left" w:pos="2160"/>
                <w:tab w:val="left" w:pos="2700"/>
                <w:tab w:val="left" w:pos="3420"/>
                <w:tab w:val="left" w:pos="3780"/>
                <w:tab w:val="left" w:pos="5760"/>
                <w:tab w:val="left" w:pos="7212"/>
              </w:tabs>
              <w:spacing w:after="0" w:line="240" w:lineRule="auto"/>
              <w:contextualSpacing/>
              <w:rPr>
                <w:del w:id="33" w:author="Alhabibi, Haider@Energy" w:date="2023-08-24T14:32:00Z"/>
                <w:rFonts w:asciiTheme="minorHAnsi" w:eastAsia="Times New Roman" w:hAnsiTheme="minorHAnsi" w:cstheme="minorHAnsi"/>
                <w:sz w:val="16"/>
                <w:szCs w:val="20"/>
              </w:rPr>
            </w:pPr>
            <w:del w:id="34" w:author="Alhabibi, Haider@Energy" w:date="2023-08-24T14:32:00Z">
              <w:r w:rsidRPr="00AB4500" w:rsidDel="004757A5">
                <w:rPr>
                  <w:rFonts w:asciiTheme="minorHAnsi" w:eastAsia="Times New Roman" w:hAnsiTheme="minorHAnsi" w:cstheme="minorHAnsi"/>
                  <w:sz w:val="16"/>
                  <w:szCs w:val="20"/>
                </w:rPr>
                <w:delText>*None</w:delText>
              </w:r>
              <w:r w:rsidR="00086BD3" w:rsidDel="004757A5">
                <w:rPr>
                  <w:rFonts w:asciiTheme="minorHAnsi" w:eastAsia="Times New Roman" w:hAnsiTheme="minorHAnsi" w:cstheme="minorHAnsi"/>
                  <w:sz w:val="16"/>
                  <w:szCs w:val="20"/>
                </w:rPr>
                <w:delText>;</w:delText>
              </w:r>
            </w:del>
          </w:p>
          <w:p w14:paraId="17AFF79B" w14:textId="77777777" w:rsidR="00AF3719" w:rsidRDefault="004757A5" w:rsidP="004757A5">
            <w:pPr>
              <w:keepNext/>
              <w:tabs>
                <w:tab w:val="left" w:pos="2160"/>
                <w:tab w:val="left" w:pos="2700"/>
                <w:tab w:val="left" w:pos="3420"/>
                <w:tab w:val="left" w:pos="3780"/>
                <w:tab w:val="left" w:pos="5760"/>
                <w:tab w:val="left" w:pos="7212"/>
              </w:tabs>
              <w:spacing w:after="0" w:line="240" w:lineRule="auto"/>
              <w:contextualSpacing/>
              <w:rPr>
                <w:ins w:id="35" w:author="Alhabibi, Haider@Energy" w:date="2023-08-24T14:32:00Z"/>
                <w:rFonts w:asciiTheme="minorHAnsi" w:eastAsia="Times New Roman" w:hAnsiTheme="minorHAnsi" w:cstheme="minorHAnsi"/>
                <w:sz w:val="16"/>
                <w:szCs w:val="20"/>
              </w:rPr>
            </w:pPr>
            <w:ins w:id="36" w:author="Alhabibi, Haider@Energy" w:date="2023-08-24T14:32:00Z">
              <w:r w:rsidRPr="004757A5">
                <w:rPr>
                  <w:rFonts w:asciiTheme="minorHAnsi" w:eastAsia="Times New Roman" w:hAnsiTheme="minorHAnsi" w:cstheme="minorHAnsi"/>
                  <w:sz w:val="16"/>
                  <w:szCs w:val="20"/>
                </w:rPr>
                <w:t xml:space="preserve">If A09_ResidentialDHWDwellingUnitDistributionType = </w:t>
              </w:r>
              <w:proofErr w:type="spellStart"/>
              <w:r w:rsidRPr="004757A5">
                <w:rPr>
                  <w:rFonts w:asciiTheme="minorHAnsi" w:eastAsia="Times New Roman" w:hAnsiTheme="minorHAnsi" w:cstheme="minorHAnsi"/>
                  <w:sz w:val="16"/>
                  <w:szCs w:val="20"/>
                </w:rPr>
                <w:t>CompactHotWaterDistributionSystemBasic</w:t>
              </w:r>
              <w:proofErr w:type="spellEnd"/>
              <w:r w:rsidRPr="004757A5">
                <w:rPr>
                  <w:rFonts w:asciiTheme="minorHAnsi" w:eastAsia="Times New Roman" w:hAnsiTheme="minorHAnsi" w:cstheme="minorHAnsi"/>
                  <w:sz w:val="16"/>
                  <w:szCs w:val="20"/>
                </w:rPr>
                <w:t xml:space="preserve"> the value is </w:t>
              </w:r>
              <w:proofErr w:type="spellStart"/>
              <w:proofErr w:type="gramStart"/>
              <w:r w:rsidRPr="004757A5">
                <w:rPr>
                  <w:rFonts w:asciiTheme="minorHAnsi" w:eastAsia="Times New Roman" w:hAnsiTheme="minorHAnsi" w:cstheme="minorHAnsi"/>
                  <w:sz w:val="16"/>
                  <w:szCs w:val="20"/>
                </w:rPr>
                <w:t>BasicType</w:t>
              </w:r>
              <w:proofErr w:type="spellEnd"/>
              <w:r w:rsidR="00AF3719">
                <w:rPr>
                  <w:rFonts w:asciiTheme="minorHAnsi" w:eastAsia="Times New Roman" w:hAnsiTheme="minorHAnsi" w:cstheme="minorHAnsi"/>
                  <w:sz w:val="16"/>
                  <w:szCs w:val="20"/>
                </w:rPr>
                <w:t>;</w:t>
              </w:r>
              <w:proofErr w:type="gramEnd"/>
            </w:ins>
          </w:p>
          <w:p w14:paraId="46F8E5C1" w14:textId="290E410F" w:rsidR="004757A5" w:rsidRDefault="004757A5" w:rsidP="004757A5">
            <w:pPr>
              <w:keepNext/>
              <w:tabs>
                <w:tab w:val="left" w:pos="2160"/>
                <w:tab w:val="left" w:pos="2700"/>
                <w:tab w:val="left" w:pos="3420"/>
                <w:tab w:val="left" w:pos="3780"/>
                <w:tab w:val="left" w:pos="5760"/>
                <w:tab w:val="left" w:pos="7212"/>
              </w:tabs>
              <w:spacing w:after="0" w:line="240" w:lineRule="auto"/>
              <w:contextualSpacing/>
              <w:rPr>
                <w:ins w:id="37" w:author="Alhabibi, Haider@Energy" w:date="2023-08-24T14:32:00Z"/>
                <w:rFonts w:asciiTheme="minorHAnsi" w:eastAsia="Times New Roman" w:hAnsiTheme="minorHAnsi" w:cstheme="minorHAnsi"/>
                <w:sz w:val="16"/>
                <w:szCs w:val="20"/>
              </w:rPr>
            </w:pPr>
            <w:ins w:id="38" w:author="Alhabibi, Haider@Energy" w:date="2023-08-24T14:32:00Z">
              <w:r w:rsidRPr="004757A5">
                <w:rPr>
                  <w:rFonts w:asciiTheme="minorHAnsi" w:eastAsia="Times New Roman" w:hAnsiTheme="minorHAnsi" w:cstheme="minorHAnsi"/>
                  <w:sz w:val="16"/>
                  <w:szCs w:val="20"/>
                </w:rPr>
                <w:t xml:space="preserve">Else value is </w:t>
              </w:r>
              <w:proofErr w:type="spellStart"/>
              <w:r w:rsidRPr="004757A5">
                <w:rPr>
                  <w:rFonts w:asciiTheme="minorHAnsi" w:eastAsia="Times New Roman" w:hAnsiTheme="minorHAnsi" w:cstheme="minorHAnsi"/>
                  <w:sz w:val="16"/>
                  <w:szCs w:val="20"/>
                </w:rPr>
                <w:t>NotCompact</w:t>
              </w:r>
            </w:ins>
            <w:proofErr w:type="spellEnd"/>
            <w:ins w:id="39" w:author="Alhabibi, Haider@Energy" w:date="2023-10-03T10:14:00Z">
              <w:r w:rsidR="00A72687">
                <w:rPr>
                  <w:rFonts w:asciiTheme="minorHAnsi" w:eastAsia="Times New Roman" w:hAnsiTheme="minorHAnsi" w:cstheme="minorHAnsi"/>
                  <w:sz w:val="16"/>
                  <w:szCs w:val="20"/>
                </w:rPr>
                <w:t xml:space="preserve"> then </w:t>
              </w:r>
              <w:r w:rsidR="00EF7DCE">
                <w:rPr>
                  <w:rFonts w:asciiTheme="minorHAnsi" w:eastAsia="Times New Roman" w:hAnsiTheme="minorHAnsi" w:cstheme="minorHAnsi"/>
                  <w:sz w:val="16"/>
                  <w:szCs w:val="20"/>
                </w:rPr>
                <w:t xml:space="preserve">value is </w:t>
              </w:r>
              <w:proofErr w:type="gramStart"/>
              <w:r w:rsidR="00EF7DCE">
                <w:rPr>
                  <w:rFonts w:asciiTheme="minorHAnsi" w:eastAsia="Times New Roman" w:hAnsiTheme="minorHAnsi" w:cstheme="minorHAnsi"/>
                  <w:sz w:val="16"/>
                  <w:szCs w:val="20"/>
                </w:rPr>
                <w:t>N</w:t>
              </w:r>
            </w:ins>
            <w:ins w:id="40" w:author="Alhabibi, Haider@Energy" w:date="2023-10-03T10:15:00Z">
              <w:r w:rsidR="00CA4DB6">
                <w:rPr>
                  <w:rFonts w:asciiTheme="minorHAnsi" w:eastAsia="Times New Roman" w:hAnsiTheme="minorHAnsi" w:cstheme="minorHAnsi"/>
                  <w:sz w:val="16"/>
                  <w:szCs w:val="20"/>
                </w:rPr>
                <w:t>A</w:t>
              </w:r>
            </w:ins>
            <w:proofErr w:type="gramEnd"/>
          </w:p>
          <w:p w14:paraId="69865A09" w14:textId="783C59FB" w:rsidR="00F8218D" w:rsidRPr="005828AE" w:rsidRDefault="00086BD3"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16"/>
                <w:szCs w:val="20"/>
              </w:rPr>
            </w:pPr>
            <w:del w:id="41" w:author="Alhabibi, Haider@Energy" w:date="2022-06-29T13:13:00Z">
              <w:r w:rsidDel="00886EB1">
                <w:rPr>
                  <w:rFonts w:asciiTheme="minorHAnsi" w:eastAsia="Times New Roman" w:hAnsiTheme="minorHAnsi" w:cstheme="minorHAnsi"/>
                  <w:sz w:val="16"/>
                  <w:szCs w:val="20"/>
                </w:rPr>
                <w:delText>I</w:delText>
              </w:r>
            </w:del>
            <w:del w:id="42" w:author="Alhabibi, Haider@Energy" w:date="2022-06-29T13:12:00Z">
              <w:r w:rsidDel="00ED389E">
                <w:rPr>
                  <w:rFonts w:asciiTheme="minorHAnsi" w:eastAsia="Times New Roman" w:hAnsiTheme="minorHAnsi" w:cstheme="minorHAnsi"/>
                  <w:sz w:val="16"/>
                  <w:szCs w:val="20"/>
                </w:rPr>
                <w:delText xml:space="preserve">f </w:delText>
              </w:r>
            </w:del>
            <w:del w:id="43" w:author="Alhabibi, Haider@Energy" w:date="2022-06-27T12:45:00Z">
              <w:r w:rsidR="00DA58BF" w:rsidDel="007252AF">
                <w:rPr>
                  <w:rFonts w:asciiTheme="minorHAnsi" w:eastAsia="Times New Roman" w:hAnsiTheme="minorHAnsi" w:cstheme="minorHAnsi"/>
                  <w:sz w:val="16"/>
                  <w:szCs w:val="20"/>
                </w:rPr>
                <w:delText>LMCC</w:delText>
              </w:r>
              <w:r w:rsidDel="007252AF">
                <w:rPr>
                  <w:rFonts w:asciiTheme="minorHAnsi" w:eastAsia="Times New Roman" w:hAnsiTheme="minorHAnsi" w:cstheme="minorHAnsi"/>
                  <w:sz w:val="16"/>
                  <w:szCs w:val="20"/>
                </w:rPr>
                <w:delText>-ALT, then value = NA</w:delText>
              </w:r>
            </w:del>
            <w:r w:rsidR="00F8218D" w:rsidRPr="00AB4500">
              <w:rPr>
                <w:rFonts w:asciiTheme="minorHAnsi" w:eastAsia="Times New Roman" w:hAnsiTheme="minorHAnsi" w:cstheme="minorHAnsi"/>
                <w:sz w:val="16"/>
                <w:szCs w:val="20"/>
              </w:rPr>
              <w:t>&gt;&gt;</w:t>
            </w:r>
          </w:p>
        </w:tc>
      </w:tr>
      <w:tr w:rsidR="00F8218D" w:rsidRPr="009E01FE" w14:paraId="327A3EAD" w14:textId="77777777" w:rsidTr="72663FAA">
        <w:trPr>
          <w:cantSplit/>
          <w:trHeight w:val="246"/>
        </w:trPr>
        <w:tc>
          <w:tcPr>
            <w:tcW w:w="418" w:type="pct"/>
            <w:tcBorders>
              <w:top w:val="single" w:sz="4" w:space="0" w:color="auto"/>
              <w:left w:val="single" w:sz="4" w:space="0" w:color="auto"/>
              <w:bottom w:val="single" w:sz="4" w:space="0" w:color="auto"/>
              <w:right w:val="single" w:sz="4" w:space="0" w:color="auto"/>
            </w:tcBorders>
          </w:tcPr>
          <w:p w14:paraId="01693F58"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9" w:type="pct"/>
            <w:tcBorders>
              <w:top w:val="single" w:sz="4" w:space="0" w:color="auto"/>
              <w:left w:val="single" w:sz="4" w:space="0" w:color="auto"/>
              <w:bottom w:val="single" w:sz="4" w:space="0" w:color="auto"/>
              <w:right w:val="single" w:sz="4" w:space="0" w:color="auto"/>
            </w:tcBorders>
          </w:tcPr>
          <w:p w14:paraId="4A17BD38" w14:textId="31A0D071" w:rsidR="00F8218D" w:rsidRPr="00520874"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23" w:type="pct"/>
            <w:tcBorders>
              <w:top w:val="single" w:sz="4" w:space="0" w:color="auto"/>
              <w:left w:val="single" w:sz="4" w:space="0" w:color="auto"/>
              <w:bottom w:val="single" w:sz="4" w:space="0" w:color="auto"/>
              <w:right w:val="single" w:sz="4" w:space="0" w:color="auto"/>
            </w:tcBorders>
          </w:tcPr>
          <w:p w14:paraId="0BC2EB9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611" w:type="pct"/>
            <w:tcBorders>
              <w:top w:val="single" w:sz="4" w:space="0" w:color="auto"/>
              <w:left w:val="single" w:sz="4" w:space="0" w:color="auto"/>
              <w:bottom w:val="single" w:sz="4" w:space="0" w:color="auto"/>
              <w:right w:val="single" w:sz="4" w:space="0" w:color="auto"/>
            </w:tcBorders>
          </w:tcPr>
          <w:p w14:paraId="4FD5601D"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62" w:type="pct"/>
            <w:tcBorders>
              <w:top w:val="single" w:sz="4" w:space="0" w:color="auto"/>
              <w:left w:val="single" w:sz="4" w:space="0" w:color="auto"/>
              <w:bottom w:val="single" w:sz="4" w:space="0" w:color="auto"/>
              <w:right w:val="single" w:sz="4" w:space="0" w:color="auto"/>
            </w:tcBorders>
          </w:tcPr>
          <w:p w14:paraId="47D52B53"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18" w:type="pct"/>
            <w:tcBorders>
              <w:top w:val="single" w:sz="4" w:space="0" w:color="auto"/>
              <w:left w:val="single" w:sz="4" w:space="0" w:color="auto"/>
              <w:bottom w:val="single" w:sz="4" w:space="0" w:color="auto"/>
              <w:right w:val="single" w:sz="4" w:space="0" w:color="auto"/>
            </w:tcBorders>
          </w:tcPr>
          <w:p w14:paraId="57EBF37B"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94" w:type="pct"/>
            <w:tcBorders>
              <w:top w:val="single" w:sz="4" w:space="0" w:color="auto"/>
              <w:left w:val="single" w:sz="4" w:space="0" w:color="auto"/>
              <w:bottom w:val="single" w:sz="4" w:space="0" w:color="auto"/>
              <w:right w:val="single" w:sz="4" w:space="0" w:color="auto"/>
            </w:tcBorders>
          </w:tcPr>
          <w:p w14:paraId="11E897D8"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06" w:type="pct"/>
            <w:tcBorders>
              <w:top w:val="single" w:sz="4" w:space="0" w:color="auto"/>
              <w:left w:val="single" w:sz="4" w:space="0" w:color="auto"/>
              <w:bottom w:val="single" w:sz="4" w:space="0" w:color="auto"/>
              <w:right w:val="single" w:sz="4" w:space="0" w:color="auto"/>
            </w:tcBorders>
          </w:tcPr>
          <w:p w14:paraId="2315EB00" w14:textId="77777777" w:rsidR="00F8218D" w:rsidRPr="009E01FE" w:rsidRDefault="00F8218D"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64" w:type="pct"/>
            <w:tcBorders>
              <w:top w:val="single" w:sz="4" w:space="0" w:color="auto"/>
              <w:left w:val="single" w:sz="4" w:space="0" w:color="auto"/>
              <w:bottom w:val="single" w:sz="4" w:space="0" w:color="auto"/>
              <w:right w:val="single" w:sz="4" w:space="0" w:color="auto"/>
            </w:tcBorders>
          </w:tcPr>
          <w:p w14:paraId="61617FB9" w14:textId="77777777" w:rsidR="00F8218D" w:rsidRPr="00520874"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c>
          <w:tcPr>
            <w:tcW w:w="685" w:type="pct"/>
            <w:tcBorders>
              <w:top w:val="single" w:sz="4" w:space="0" w:color="auto"/>
              <w:left w:val="single" w:sz="4" w:space="0" w:color="auto"/>
              <w:bottom w:val="single" w:sz="4" w:space="0" w:color="auto"/>
              <w:right w:val="single" w:sz="4" w:space="0" w:color="auto"/>
            </w:tcBorders>
          </w:tcPr>
          <w:p w14:paraId="746DC70D" w14:textId="77777777" w:rsidR="00F8218D" w:rsidRDefault="00F8218D" w:rsidP="00CC2C76">
            <w:pPr>
              <w:keepNext/>
              <w:tabs>
                <w:tab w:val="left" w:pos="2160"/>
                <w:tab w:val="left" w:pos="2700"/>
                <w:tab w:val="left" w:pos="3420"/>
                <w:tab w:val="left" w:pos="3780"/>
                <w:tab w:val="left" w:pos="5760"/>
                <w:tab w:val="left" w:pos="7212"/>
              </w:tabs>
              <w:spacing w:after="0" w:line="240" w:lineRule="auto"/>
              <w:contextualSpacing/>
              <w:rPr>
                <w:rFonts w:asciiTheme="minorHAnsi" w:eastAsia="Times New Roman" w:hAnsiTheme="minorHAnsi" w:cstheme="minorHAnsi"/>
                <w:sz w:val="20"/>
                <w:szCs w:val="20"/>
              </w:rPr>
            </w:pPr>
          </w:p>
        </w:tc>
      </w:tr>
    </w:tbl>
    <w:p w14:paraId="56CB97C3" w14:textId="58BF39C2" w:rsidR="00E8341D" w:rsidRDefault="00E8341D">
      <w:pPr>
        <w:rPr>
          <w:ins w:id="44" w:author="Alhabibi, Haider@Energy" w:date="2022-06-23T13:22:00Z"/>
        </w:rPr>
      </w:pPr>
    </w:p>
    <w:p w14:paraId="3B179C39" w14:textId="77777777" w:rsidR="00E8341D" w:rsidRDefault="00E8341D">
      <w:pPr>
        <w:spacing w:after="0" w:line="240" w:lineRule="auto"/>
        <w:rPr>
          <w:ins w:id="45" w:author="Alhabibi, Haider@Energy" w:date="2022-06-23T13:22:00Z"/>
        </w:rPr>
      </w:pPr>
      <w:ins w:id="46" w:author="Alhabibi, Haider@Energy" w:date="2022-06-23T13:22:00Z">
        <w:r>
          <w:br w:type="page"/>
        </w:r>
      </w:ins>
    </w:p>
    <w:tbl>
      <w:tblPr>
        <w:tblStyle w:val="TableGrid4"/>
        <w:tblW w:w="0" w:type="auto"/>
        <w:tblLook w:val="04A0" w:firstRow="1" w:lastRow="0" w:firstColumn="1" w:lastColumn="0" w:noHBand="0" w:noVBand="1"/>
      </w:tblPr>
      <w:tblGrid>
        <w:gridCol w:w="1007"/>
        <w:gridCol w:w="1063"/>
        <w:gridCol w:w="1235"/>
        <w:gridCol w:w="1131"/>
        <w:gridCol w:w="1498"/>
        <w:gridCol w:w="1064"/>
        <w:gridCol w:w="1266"/>
        <w:gridCol w:w="1084"/>
        <w:gridCol w:w="1442"/>
      </w:tblGrid>
      <w:tr w:rsidR="00B854A7" w:rsidRPr="00F40856" w14:paraId="3159C828" w14:textId="77777777" w:rsidTr="00844B06">
        <w:tc>
          <w:tcPr>
            <w:tcW w:w="10790" w:type="dxa"/>
            <w:gridSpan w:val="9"/>
          </w:tcPr>
          <w:p w14:paraId="2207B95D" w14:textId="69B702D2" w:rsidR="00B854A7" w:rsidRPr="00EB4154" w:rsidRDefault="00B854A7" w:rsidP="00844B06">
            <w:pPr>
              <w:spacing w:after="0" w:line="240" w:lineRule="auto"/>
              <w:rPr>
                <w:rFonts w:cstheme="minorHAnsi"/>
                <w:b/>
                <w:bCs/>
                <w:sz w:val="20"/>
                <w:szCs w:val="20"/>
              </w:rPr>
            </w:pPr>
            <w:r>
              <w:rPr>
                <w:rFonts w:cstheme="minorHAnsi"/>
                <w:b/>
                <w:bCs/>
                <w:sz w:val="20"/>
                <w:szCs w:val="20"/>
              </w:rPr>
              <w:lastRenderedPageBreak/>
              <w:t>A2</w:t>
            </w:r>
            <w:r w:rsidRPr="00EB4154">
              <w:rPr>
                <w:rFonts w:cstheme="minorHAnsi"/>
                <w:b/>
                <w:bCs/>
                <w:sz w:val="20"/>
                <w:szCs w:val="20"/>
              </w:rPr>
              <w:t xml:space="preserve">. Design Dwelling Unit </w:t>
            </w:r>
            <w:r>
              <w:rPr>
                <w:rFonts w:cstheme="minorHAnsi"/>
                <w:b/>
                <w:bCs/>
                <w:sz w:val="20"/>
                <w:szCs w:val="20"/>
              </w:rPr>
              <w:t>HPWH</w:t>
            </w:r>
            <w:r w:rsidRPr="00EB4154">
              <w:rPr>
                <w:rFonts w:cstheme="minorHAnsi"/>
                <w:b/>
                <w:bCs/>
                <w:sz w:val="20"/>
                <w:szCs w:val="20"/>
              </w:rPr>
              <w:t xml:space="preserve"> System Information</w:t>
            </w:r>
          </w:p>
          <w:p w14:paraId="3AC799BA" w14:textId="77777777" w:rsidR="004176E4" w:rsidRDefault="009F070F" w:rsidP="00844B06">
            <w:pPr>
              <w:spacing w:after="0"/>
              <w:rPr>
                <w:ins w:id="47" w:author="Alhabibi, Haider@Energy" w:date="2022-06-23T13:12:00Z"/>
                <w:rFonts w:ascii="Calibri" w:hAnsi="Calibri"/>
                <w:sz w:val="18"/>
                <w:szCs w:val="18"/>
              </w:rPr>
            </w:pPr>
            <w:r>
              <w:rPr>
                <w:rFonts w:ascii="Calibri" w:hAnsi="Calibri"/>
                <w:sz w:val="18"/>
                <w:szCs w:val="18"/>
              </w:rPr>
              <w:t>&lt;&lt;Static Text - see the top&gt;&gt;</w:t>
            </w:r>
          </w:p>
          <w:p w14:paraId="5FA8D9D0" w14:textId="49DCE846" w:rsidR="00B854A7" w:rsidRDefault="00B854A7" w:rsidP="00844B06">
            <w:pPr>
              <w:spacing w:after="0"/>
              <w:rPr>
                <w:rFonts w:cstheme="minorHAnsi"/>
                <w:sz w:val="20"/>
                <w:szCs w:val="20"/>
              </w:rPr>
            </w:pPr>
            <w:r>
              <w:rPr>
                <w:rFonts w:cstheme="minorHAnsi"/>
                <w:sz w:val="20"/>
                <w:szCs w:val="20"/>
              </w:rPr>
              <w:t xml:space="preserve">&lt;&lt;If </w:t>
            </w:r>
            <w:r w:rsidR="00DA58BF">
              <w:rPr>
                <w:rFonts w:cstheme="minorHAnsi"/>
                <w:sz w:val="20"/>
                <w:szCs w:val="20"/>
              </w:rPr>
              <w:t>LMCC</w:t>
            </w:r>
            <w:r>
              <w:rPr>
                <w:rFonts w:cstheme="minorHAnsi"/>
                <w:sz w:val="20"/>
                <w:szCs w:val="20"/>
              </w:rPr>
              <w:t xml:space="preserve"> has HPWH, then require table, else </w:t>
            </w:r>
            <w:r w:rsidRPr="00E12A63">
              <w:rPr>
                <w:rFonts w:cstheme="minorHAnsi"/>
                <w:sz w:val="20"/>
                <w:szCs w:val="20"/>
              </w:rPr>
              <w:t>display the "section does not apply" message</w:t>
            </w:r>
            <w:r>
              <w:rPr>
                <w:rFonts w:cstheme="minorHAnsi"/>
                <w:sz w:val="20"/>
                <w:szCs w:val="20"/>
              </w:rPr>
              <w:t>&gt;&gt;</w:t>
            </w:r>
          </w:p>
          <w:p w14:paraId="6BB8F346" w14:textId="14C6D0D9" w:rsidR="00B854A7" w:rsidRPr="00F40856" w:rsidRDefault="00B854A7" w:rsidP="00844B06">
            <w:pPr>
              <w:spacing w:after="0" w:line="240" w:lineRule="auto"/>
              <w:rPr>
                <w:rFonts w:cstheme="minorHAnsi"/>
                <w:sz w:val="20"/>
                <w:szCs w:val="20"/>
              </w:rPr>
            </w:pPr>
            <w:r w:rsidRPr="00F40856">
              <w:rPr>
                <w:rFonts w:cstheme="minorHAnsi"/>
                <w:sz w:val="18"/>
                <w:szCs w:val="20"/>
              </w:rPr>
              <w:t xml:space="preserve">&lt;&lt; require one row of data for each </w:t>
            </w:r>
            <w:r>
              <w:rPr>
                <w:rFonts w:cstheme="minorHAnsi"/>
                <w:sz w:val="18"/>
                <w:szCs w:val="20"/>
              </w:rPr>
              <w:t>HPWH</w:t>
            </w:r>
            <w:r w:rsidRPr="00F40856">
              <w:rPr>
                <w:rFonts w:cstheme="minorHAnsi"/>
                <w:sz w:val="18"/>
                <w:szCs w:val="20"/>
              </w:rPr>
              <w:t xml:space="preserve"> water heater identified on the </w:t>
            </w:r>
            <w:r w:rsidR="00DA58BF">
              <w:rPr>
                <w:rFonts w:cstheme="minorHAnsi"/>
                <w:sz w:val="18"/>
                <w:szCs w:val="20"/>
              </w:rPr>
              <w:t>LMCC</w:t>
            </w:r>
            <w:r w:rsidRPr="00F40856">
              <w:rPr>
                <w:rFonts w:cstheme="minorHAnsi"/>
                <w:sz w:val="18"/>
                <w:szCs w:val="20"/>
              </w:rPr>
              <w:t>&gt;&gt;</w:t>
            </w:r>
          </w:p>
        </w:tc>
      </w:tr>
      <w:tr w:rsidR="00B854A7" w:rsidRPr="00F40856" w14:paraId="538467AD" w14:textId="77777777" w:rsidTr="00B854A7">
        <w:tc>
          <w:tcPr>
            <w:tcW w:w="1007" w:type="dxa"/>
            <w:tcBorders>
              <w:top w:val="single" w:sz="4" w:space="0" w:color="auto"/>
              <w:left w:val="single" w:sz="4" w:space="0" w:color="auto"/>
              <w:bottom w:val="single" w:sz="4" w:space="0" w:color="auto"/>
              <w:right w:val="single" w:sz="4" w:space="0" w:color="auto"/>
            </w:tcBorders>
          </w:tcPr>
          <w:p w14:paraId="5C606698"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18"/>
              </w:rPr>
              <w:t>01</w:t>
            </w:r>
          </w:p>
        </w:tc>
        <w:tc>
          <w:tcPr>
            <w:tcW w:w="1063" w:type="dxa"/>
            <w:vAlign w:val="bottom"/>
          </w:tcPr>
          <w:p w14:paraId="794CBAAB"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02</w:t>
            </w:r>
          </w:p>
        </w:tc>
        <w:tc>
          <w:tcPr>
            <w:tcW w:w="1235" w:type="dxa"/>
            <w:vAlign w:val="bottom"/>
          </w:tcPr>
          <w:p w14:paraId="0FA23014"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03</w:t>
            </w:r>
          </w:p>
        </w:tc>
        <w:tc>
          <w:tcPr>
            <w:tcW w:w="1131" w:type="dxa"/>
          </w:tcPr>
          <w:p w14:paraId="5C1B2FC7"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04</w:t>
            </w:r>
          </w:p>
        </w:tc>
        <w:tc>
          <w:tcPr>
            <w:tcW w:w="1498" w:type="dxa"/>
          </w:tcPr>
          <w:p w14:paraId="1A04CE32"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05</w:t>
            </w:r>
          </w:p>
        </w:tc>
        <w:tc>
          <w:tcPr>
            <w:tcW w:w="1064" w:type="dxa"/>
          </w:tcPr>
          <w:p w14:paraId="45671307"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06</w:t>
            </w:r>
          </w:p>
        </w:tc>
        <w:tc>
          <w:tcPr>
            <w:tcW w:w="1266" w:type="dxa"/>
          </w:tcPr>
          <w:p w14:paraId="1E51DC98"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07</w:t>
            </w:r>
          </w:p>
        </w:tc>
        <w:tc>
          <w:tcPr>
            <w:tcW w:w="1084" w:type="dxa"/>
          </w:tcPr>
          <w:p w14:paraId="45888005"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08</w:t>
            </w:r>
          </w:p>
        </w:tc>
        <w:tc>
          <w:tcPr>
            <w:tcW w:w="1442" w:type="dxa"/>
          </w:tcPr>
          <w:p w14:paraId="20A420A0"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09</w:t>
            </w:r>
          </w:p>
        </w:tc>
      </w:tr>
      <w:tr w:rsidR="00B854A7" w:rsidRPr="00F40856" w14:paraId="67FC3DD3" w14:textId="77777777" w:rsidTr="00B854A7">
        <w:tc>
          <w:tcPr>
            <w:tcW w:w="1007" w:type="dxa"/>
            <w:tcBorders>
              <w:top w:val="single" w:sz="4" w:space="0" w:color="auto"/>
              <w:left w:val="single" w:sz="4" w:space="0" w:color="auto"/>
              <w:bottom w:val="single" w:sz="4" w:space="0" w:color="auto"/>
              <w:right w:val="single" w:sz="4" w:space="0" w:color="auto"/>
            </w:tcBorders>
            <w:vAlign w:val="bottom"/>
          </w:tcPr>
          <w:p w14:paraId="198A319D"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18"/>
              </w:rPr>
              <w:t>Dwelling Unit Name</w:t>
            </w:r>
          </w:p>
        </w:tc>
        <w:tc>
          <w:tcPr>
            <w:tcW w:w="1063" w:type="dxa"/>
            <w:vAlign w:val="bottom"/>
          </w:tcPr>
          <w:p w14:paraId="659E1EBD"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Water Heating System ID</w:t>
            </w:r>
          </w:p>
          <w:p w14:paraId="7E0E162B"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or Name</w:t>
            </w:r>
          </w:p>
        </w:tc>
        <w:tc>
          <w:tcPr>
            <w:tcW w:w="1235" w:type="dxa"/>
            <w:vAlign w:val="bottom"/>
          </w:tcPr>
          <w:p w14:paraId="7D7563D5"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Modeled Equipment</w:t>
            </w:r>
          </w:p>
          <w:p w14:paraId="1B83D818" w14:textId="77777777" w:rsidR="00B854A7" w:rsidRPr="00F40856" w:rsidRDefault="00B854A7" w:rsidP="00844B06">
            <w:pPr>
              <w:spacing w:after="0" w:line="240" w:lineRule="auto"/>
              <w:jc w:val="center"/>
              <w:rPr>
                <w:rFonts w:cstheme="minorHAnsi"/>
                <w:sz w:val="18"/>
                <w:szCs w:val="20"/>
              </w:rPr>
            </w:pPr>
            <w:r w:rsidRPr="00F40856">
              <w:rPr>
                <w:rFonts w:cstheme="minorHAnsi"/>
                <w:sz w:val="18"/>
                <w:szCs w:val="20"/>
              </w:rPr>
              <w:t>Make and Model</w:t>
            </w:r>
          </w:p>
        </w:tc>
        <w:tc>
          <w:tcPr>
            <w:tcW w:w="1131" w:type="dxa"/>
            <w:vAlign w:val="bottom"/>
          </w:tcPr>
          <w:p w14:paraId="2C05D1FC"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 of Like (or Identical) Water Heaters in System</w:t>
            </w:r>
          </w:p>
        </w:tc>
        <w:tc>
          <w:tcPr>
            <w:tcW w:w="1498" w:type="dxa"/>
            <w:vAlign w:val="bottom"/>
          </w:tcPr>
          <w:p w14:paraId="76556C09"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Tank Location</w:t>
            </w:r>
          </w:p>
        </w:tc>
        <w:tc>
          <w:tcPr>
            <w:tcW w:w="1064" w:type="dxa"/>
            <w:vAlign w:val="bottom"/>
          </w:tcPr>
          <w:p w14:paraId="461E9E03"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Exterior Tank Insulation R-value</w:t>
            </w:r>
          </w:p>
        </w:tc>
        <w:tc>
          <w:tcPr>
            <w:tcW w:w="1266" w:type="dxa"/>
            <w:vAlign w:val="bottom"/>
          </w:tcPr>
          <w:p w14:paraId="1FA0C5F7"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Dwelling Unit DHW System Distribution Type</w:t>
            </w:r>
          </w:p>
        </w:tc>
        <w:tc>
          <w:tcPr>
            <w:tcW w:w="1084" w:type="dxa"/>
            <w:vAlign w:val="bottom"/>
          </w:tcPr>
          <w:p w14:paraId="75D74548"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Compact Distribution</w:t>
            </w:r>
          </w:p>
        </w:tc>
        <w:tc>
          <w:tcPr>
            <w:tcW w:w="1442" w:type="dxa"/>
            <w:vAlign w:val="bottom"/>
          </w:tcPr>
          <w:p w14:paraId="5E89CFF8"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F40856">
              <w:rPr>
                <w:rFonts w:cstheme="minorHAnsi"/>
                <w:sz w:val="18"/>
                <w:szCs w:val="20"/>
              </w:rPr>
              <w:t>Simulated Equipment Make and Model</w:t>
            </w:r>
          </w:p>
        </w:tc>
      </w:tr>
      <w:tr w:rsidR="00B854A7" w:rsidRPr="00F40856" w14:paraId="6E23C1A8" w14:textId="77777777" w:rsidTr="00B854A7">
        <w:tc>
          <w:tcPr>
            <w:tcW w:w="1007" w:type="dxa"/>
            <w:tcBorders>
              <w:top w:val="single" w:sz="4" w:space="0" w:color="auto"/>
              <w:left w:val="single" w:sz="4" w:space="0" w:color="auto"/>
              <w:bottom w:val="single" w:sz="4" w:space="0" w:color="auto"/>
              <w:right w:val="single" w:sz="4" w:space="0" w:color="auto"/>
            </w:tcBorders>
          </w:tcPr>
          <w:p w14:paraId="52DCB499" w14:textId="3351D23E"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 from </w:t>
            </w:r>
            <w:r w:rsidR="00DA58BF">
              <w:rPr>
                <w:rFonts w:cstheme="minorHAnsi"/>
                <w:sz w:val="16"/>
                <w:szCs w:val="20"/>
              </w:rPr>
              <w:t>LMCC</w:t>
            </w:r>
            <w:r w:rsidRPr="00F40856">
              <w:rPr>
                <w:rFonts w:cstheme="minorHAnsi"/>
                <w:sz w:val="16"/>
                <w:szCs w:val="20"/>
              </w:rPr>
              <w:t>;</w:t>
            </w:r>
            <w:ins w:id="48" w:author="Alhabibi, Haider@Energy" w:date="2023-04-06T11:51:00Z">
              <w:r w:rsidR="00CD2624">
                <w:rPr>
                  <w:rFonts w:cstheme="minorHAnsi"/>
                  <w:sz w:val="16"/>
                  <w:szCs w:val="20"/>
                </w:rPr>
                <w:t xml:space="preserve"> </w:t>
              </w:r>
              <w:r w:rsidR="00CD2624" w:rsidRPr="00CD2624">
                <w:rPr>
                  <w:rFonts w:cstheme="minorHAnsi"/>
                  <w:sz w:val="16"/>
                  <w:szCs w:val="20"/>
                </w:rPr>
                <w:t xml:space="preserve">If information is not available on the LMCC, then allow user input. </w:t>
              </w:r>
            </w:ins>
            <w:r w:rsidRPr="00F40856">
              <w:rPr>
                <w:rFonts w:cstheme="minorHAnsi"/>
                <w:sz w:val="16"/>
                <w:szCs w:val="20"/>
              </w:rPr>
              <w:t xml:space="preserve"> &gt;&gt; </w:t>
            </w:r>
          </w:p>
        </w:tc>
        <w:tc>
          <w:tcPr>
            <w:tcW w:w="1063" w:type="dxa"/>
          </w:tcPr>
          <w:p w14:paraId="78092F77" w14:textId="5913D91E"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 from </w:t>
            </w:r>
            <w:r w:rsidR="00DA58BF">
              <w:rPr>
                <w:rFonts w:cstheme="minorHAnsi"/>
                <w:sz w:val="16"/>
                <w:szCs w:val="20"/>
              </w:rPr>
              <w:t>LMCC</w:t>
            </w:r>
            <w:r w:rsidRPr="00F40856">
              <w:rPr>
                <w:rFonts w:cstheme="minorHAnsi"/>
                <w:sz w:val="16"/>
                <w:szCs w:val="20"/>
              </w:rPr>
              <w:t>&gt;&gt;</w:t>
            </w:r>
          </w:p>
        </w:tc>
        <w:tc>
          <w:tcPr>
            <w:tcW w:w="1235" w:type="dxa"/>
          </w:tcPr>
          <w:p w14:paraId="136ED8ED" w14:textId="697D2FD5"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&lt;&lt;references value from </w:t>
            </w:r>
            <w:r w:rsidR="00DA58BF">
              <w:rPr>
                <w:rFonts w:cstheme="minorHAnsi"/>
                <w:sz w:val="16"/>
                <w:szCs w:val="20"/>
              </w:rPr>
              <w:t>LMCC</w:t>
            </w:r>
            <w:r w:rsidRPr="00F40856">
              <w:rPr>
                <w:rFonts w:cstheme="minorHAnsi"/>
                <w:sz w:val="16"/>
                <w:szCs w:val="20"/>
              </w:rPr>
              <w:t>-PRF.  Else if prescriptive, display “NEEA Tier 3” &gt;&gt;</w:t>
            </w:r>
          </w:p>
        </w:tc>
        <w:tc>
          <w:tcPr>
            <w:tcW w:w="1131" w:type="dxa"/>
          </w:tcPr>
          <w:p w14:paraId="1E84B6C5" w14:textId="49AD77DB" w:rsidR="00B854A7" w:rsidRPr="00F40856" w:rsidRDefault="00B854A7" w:rsidP="00844B06">
            <w:pPr>
              <w:spacing w:after="0" w:line="240" w:lineRule="auto"/>
              <w:rPr>
                <w:rFonts w:cstheme="minorHAnsi"/>
                <w:i/>
                <w:color w:val="FF0000"/>
                <w:sz w:val="16"/>
                <w:szCs w:val="20"/>
              </w:rPr>
            </w:pPr>
            <w:r w:rsidRPr="00F40856">
              <w:rPr>
                <w:rFonts w:cstheme="minorHAnsi"/>
                <w:sz w:val="16"/>
                <w:szCs w:val="20"/>
              </w:rPr>
              <w:t xml:space="preserve">&lt;&lt;references values from </w:t>
            </w:r>
            <w:r w:rsidR="00DA58BF">
              <w:rPr>
                <w:rFonts w:cstheme="minorHAnsi"/>
                <w:sz w:val="16"/>
                <w:szCs w:val="20"/>
              </w:rPr>
              <w:t>LMCC</w:t>
            </w:r>
            <w:ins w:id="49" w:author="Alhabibi, Haider@Energy" w:date="2023-04-06T11:52:00Z">
              <w:r w:rsidR="00CD2624">
                <w:rPr>
                  <w:rFonts w:cstheme="minorHAnsi"/>
                  <w:sz w:val="16"/>
                  <w:szCs w:val="20"/>
                </w:rPr>
                <w:t xml:space="preserve">; </w:t>
              </w:r>
              <w:r w:rsidR="00CD2624" w:rsidRPr="00CD2624">
                <w:rPr>
                  <w:rFonts w:cstheme="minorHAnsi"/>
                  <w:sz w:val="16"/>
                  <w:szCs w:val="20"/>
                </w:rPr>
                <w:t xml:space="preserve">If information is not available on the LMCC, then allow user input. </w:t>
              </w:r>
            </w:ins>
            <w:r w:rsidRPr="00F40856">
              <w:rPr>
                <w:rFonts w:cstheme="minorHAnsi"/>
                <w:sz w:val="16"/>
                <w:szCs w:val="20"/>
              </w:rPr>
              <w:t xml:space="preserve"> &gt;&gt;</w:t>
            </w:r>
          </w:p>
        </w:tc>
        <w:tc>
          <w:tcPr>
            <w:tcW w:w="1498" w:type="dxa"/>
          </w:tcPr>
          <w:p w14:paraId="64645FA8" w14:textId="09D1F64A" w:rsidR="00B854A7" w:rsidRPr="00F40856" w:rsidRDefault="00B854A7" w:rsidP="00844B06">
            <w:pPr>
              <w:spacing w:after="0" w:line="240" w:lineRule="auto"/>
              <w:rPr>
                <w:rFonts w:cstheme="minorHAnsi"/>
                <w:i/>
                <w:color w:val="FF0000"/>
                <w:sz w:val="16"/>
                <w:szCs w:val="20"/>
              </w:rPr>
            </w:pPr>
            <w:r w:rsidRPr="00F40856">
              <w:rPr>
                <w:rFonts w:cstheme="minorHAnsi"/>
                <w:sz w:val="16"/>
                <w:szCs w:val="20"/>
              </w:rPr>
              <w:t xml:space="preserve">&lt;&lt;Reference value from </w:t>
            </w:r>
            <w:r w:rsidR="00DA58BF">
              <w:rPr>
                <w:rFonts w:cstheme="minorHAnsi"/>
                <w:sz w:val="16"/>
                <w:szCs w:val="20"/>
              </w:rPr>
              <w:t>LMCC</w:t>
            </w:r>
            <w:ins w:id="50" w:author="Alhabibi, Haider@Energy" w:date="2023-04-06T11:52:00Z">
              <w:r w:rsidR="00CD2624">
                <w:rPr>
                  <w:rFonts w:cstheme="minorHAnsi"/>
                  <w:sz w:val="16"/>
                  <w:szCs w:val="20"/>
                </w:rPr>
                <w:t>;</w:t>
              </w:r>
              <w:r w:rsidR="007F11C3" w:rsidRPr="007F11C3">
                <w:rPr>
                  <w:rFonts w:eastAsia="Times New Roman" w:cstheme="minorHAnsi"/>
                  <w:sz w:val="20"/>
                  <w:szCs w:val="20"/>
                </w:rPr>
                <w:t xml:space="preserve"> </w:t>
              </w:r>
              <w:r w:rsidR="007F11C3" w:rsidRPr="007F11C3">
                <w:rPr>
                  <w:rFonts w:cstheme="minorHAnsi"/>
                  <w:sz w:val="16"/>
                  <w:szCs w:val="20"/>
                </w:rPr>
                <w:t xml:space="preserve">If information is not available on the LMCC, then allow user input. </w:t>
              </w:r>
              <w:r w:rsidR="007F11C3">
                <w:rPr>
                  <w:rFonts w:cstheme="minorHAnsi"/>
                  <w:sz w:val="16"/>
                  <w:szCs w:val="20"/>
                </w:rPr>
                <w:t xml:space="preserve"> </w:t>
              </w:r>
              <w:r w:rsidR="00CD2624">
                <w:rPr>
                  <w:rFonts w:cstheme="minorHAnsi"/>
                  <w:sz w:val="16"/>
                  <w:szCs w:val="20"/>
                </w:rPr>
                <w:t xml:space="preserve"> </w:t>
              </w:r>
            </w:ins>
            <w:r w:rsidRPr="00F40856">
              <w:rPr>
                <w:rFonts w:cstheme="minorHAnsi"/>
                <w:sz w:val="16"/>
                <w:szCs w:val="20"/>
              </w:rPr>
              <w:t>&gt;&gt;</w:t>
            </w:r>
          </w:p>
        </w:tc>
        <w:tc>
          <w:tcPr>
            <w:tcW w:w="1064" w:type="dxa"/>
          </w:tcPr>
          <w:p w14:paraId="79B6A3CB" w14:textId="17DD7B06"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values from </w:t>
            </w:r>
            <w:r w:rsidR="00DA58BF">
              <w:rPr>
                <w:rFonts w:cstheme="minorHAnsi"/>
                <w:sz w:val="16"/>
                <w:szCs w:val="20"/>
              </w:rPr>
              <w:t>LMCC</w:t>
            </w:r>
            <w:r w:rsidRPr="00F40856">
              <w:rPr>
                <w:rFonts w:cstheme="minorHAnsi"/>
                <w:sz w:val="16"/>
                <w:szCs w:val="20"/>
              </w:rPr>
              <w:t xml:space="preserve">-PRF; </w:t>
            </w:r>
            <w:ins w:id="51" w:author="Alhabibi, Haider@Energy" w:date="2023-04-06T11:53:00Z">
              <w:r w:rsidR="007F11C3" w:rsidRPr="007F11C3">
                <w:rPr>
                  <w:rFonts w:cstheme="minorHAnsi"/>
                  <w:sz w:val="16"/>
                  <w:szCs w:val="20"/>
                </w:rPr>
                <w:t xml:space="preserve">If information is not available on the LMCC, then allow user input. </w:t>
              </w:r>
            </w:ins>
            <w:r w:rsidRPr="00F40856">
              <w:rPr>
                <w:rFonts w:cstheme="minorHAnsi"/>
                <w:sz w:val="16"/>
                <w:szCs w:val="20"/>
              </w:rPr>
              <w:t>else NA&gt;&gt;</w:t>
            </w:r>
          </w:p>
        </w:tc>
        <w:tc>
          <w:tcPr>
            <w:tcW w:w="1266" w:type="dxa"/>
          </w:tcPr>
          <w:p w14:paraId="6EB694EF" w14:textId="7B5093EF"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&lt;&lt;reference values from </w:t>
            </w:r>
            <w:r w:rsidR="00DA58BF">
              <w:rPr>
                <w:rFonts w:cstheme="minorHAnsi"/>
                <w:sz w:val="16"/>
                <w:szCs w:val="20"/>
              </w:rPr>
              <w:t>LMCC</w:t>
            </w:r>
            <w:del w:id="52" w:author="Alhabibi, Haider@Energy" w:date="2023-04-06T11:53:00Z">
              <w:r w:rsidRPr="00F40856" w:rsidDel="007F11C3">
                <w:rPr>
                  <w:rFonts w:cstheme="minorHAnsi"/>
                  <w:sz w:val="16"/>
                  <w:szCs w:val="20"/>
                </w:rPr>
                <w:delText>.</w:delText>
              </w:r>
            </w:del>
            <w:ins w:id="53" w:author="Alhabibi, Haider@Energy" w:date="2023-04-06T11:53:00Z">
              <w:r w:rsidR="007F11C3">
                <w:rPr>
                  <w:rFonts w:cstheme="minorHAnsi"/>
                  <w:sz w:val="16"/>
                  <w:szCs w:val="20"/>
                </w:rPr>
                <w:t>;</w:t>
              </w:r>
            </w:ins>
            <w:r w:rsidRPr="00F40856">
              <w:rPr>
                <w:rFonts w:cstheme="minorHAnsi"/>
                <w:sz w:val="16"/>
                <w:szCs w:val="20"/>
              </w:rPr>
              <w:t xml:space="preserve">  </w:t>
            </w:r>
            <w:ins w:id="54" w:author="Alhabibi, Haider@Energy" w:date="2023-04-06T11:53:00Z">
              <w:r w:rsidR="007F11C3" w:rsidRPr="007F11C3">
                <w:rPr>
                  <w:rFonts w:cstheme="minorHAnsi"/>
                  <w:sz w:val="16"/>
                  <w:szCs w:val="20"/>
                </w:rPr>
                <w:t>If information is not available on the LMCC, then allow user input.</w:t>
              </w:r>
            </w:ins>
          </w:p>
          <w:p w14:paraId="6D7C8E21"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If performance </w:t>
            </w:r>
          </w:p>
          <w:p w14:paraId="5E658B30"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Allowed values </w:t>
            </w:r>
            <w:proofErr w:type="gramStart"/>
            <w:r w:rsidRPr="00F40856">
              <w:rPr>
                <w:rFonts w:cstheme="minorHAnsi"/>
                <w:sz w:val="16"/>
                <w:szCs w:val="20"/>
              </w:rPr>
              <w:t>are</w:t>
            </w:r>
            <w:proofErr w:type="gramEnd"/>
          </w:p>
          <w:p w14:paraId="78998C5F"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*Standard Distribution System</w:t>
            </w:r>
          </w:p>
          <w:p w14:paraId="35AB13D8"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Point of Use</w:t>
            </w:r>
          </w:p>
          <w:p w14:paraId="7F251EB4"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Parallel Piping </w:t>
            </w:r>
          </w:p>
          <w:p w14:paraId="4E17EC68"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*Recirculation System Non-Demand Control</w:t>
            </w:r>
          </w:p>
          <w:p w14:paraId="06D525EE"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Demand Recirculation Manual Control </w:t>
            </w:r>
          </w:p>
          <w:p w14:paraId="3A1CCE43"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Demand Recirculation Sensor </w:t>
            </w:r>
            <w:proofErr w:type="gramStart"/>
            <w:r w:rsidRPr="00F40856">
              <w:rPr>
                <w:rFonts w:cstheme="minorHAnsi"/>
                <w:sz w:val="16"/>
                <w:szCs w:val="20"/>
              </w:rPr>
              <w:t>Control;</w:t>
            </w:r>
            <w:proofErr w:type="gramEnd"/>
            <w:r w:rsidRPr="00F40856">
              <w:rPr>
                <w:rFonts w:cstheme="minorHAnsi"/>
                <w:sz w:val="16"/>
                <w:szCs w:val="20"/>
              </w:rPr>
              <w:t xml:space="preserve"> </w:t>
            </w:r>
          </w:p>
          <w:p w14:paraId="7E21C005"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Else if prescriptive,  </w:t>
            </w:r>
          </w:p>
          <w:p w14:paraId="6FD07E4B"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Allowed values </w:t>
            </w:r>
            <w:proofErr w:type="gramStart"/>
            <w:r w:rsidRPr="00F40856">
              <w:rPr>
                <w:rFonts w:cstheme="minorHAnsi"/>
                <w:sz w:val="16"/>
                <w:szCs w:val="20"/>
              </w:rPr>
              <w:t>are</w:t>
            </w:r>
            <w:proofErr w:type="gramEnd"/>
            <w:r w:rsidRPr="00F40856">
              <w:rPr>
                <w:rFonts w:cstheme="minorHAnsi"/>
                <w:sz w:val="16"/>
                <w:szCs w:val="20"/>
              </w:rPr>
              <w:t xml:space="preserve"> </w:t>
            </w:r>
          </w:p>
          <w:p w14:paraId="2C89F477"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*Standard Distribution System</w:t>
            </w:r>
          </w:p>
          <w:p w14:paraId="43743E64"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*Demand Recirculation</w:t>
            </w:r>
          </w:p>
          <w:p w14:paraId="5D8A4EE7" w14:textId="5530BC46" w:rsidR="00B854A7" w:rsidRPr="00F40856" w:rsidRDefault="00B854A7" w:rsidP="00844B06">
            <w:pPr>
              <w:spacing w:after="0" w:line="240" w:lineRule="auto"/>
              <w:rPr>
                <w:rFonts w:cstheme="minorHAnsi"/>
                <w:sz w:val="16"/>
                <w:szCs w:val="20"/>
              </w:rPr>
            </w:pPr>
            <w:r w:rsidRPr="00F40856">
              <w:rPr>
                <w:rFonts w:cstheme="minorHAnsi"/>
                <w:sz w:val="16"/>
                <w:szCs w:val="20"/>
              </w:rPr>
              <w:t xml:space="preserve">* Demand Recirculation Manual Control; </w:t>
            </w:r>
            <w:r w:rsidRPr="00DB4C9F">
              <w:rPr>
                <w:rFonts w:cstheme="minorHAnsi"/>
                <w:strike/>
                <w:sz w:val="16"/>
                <w:szCs w:val="20"/>
              </w:rPr>
              <w:t>Else if</w:t>
            </w:r>
            <w:r w:rsidRPr="00F40856">
              <w:rPr>
                <w:rFonts w:cstheme="minorHAnsi"/>
                <w:sz w:val="16"/>
                <w:szCs w:val="20"/>
              </w:rPr>
              <w:t xml:space="preserve"> </w:t>
            </w:r>
            <w:ins w:id="55" w:author="Alhabibi, Haider@Energy" w:date="2022-06-27T12:43:00Z">
              <w:r w:rsidR="00AF2BA3" w:rsidRPr="005D3DA9">
                <w:rPr>
                  <w:rFonts w:cstheme="minorHAnsi"/>
                  <w:strike/>
                  <w:sz w:val="16"/>
                  <w:szCs w:val="20"/>
                </w:rPr>
                <w:t>prescriptive, then value = NA</w:t>
              </w:r>
            </w:ins>
            <w:del w:id="56" w:author="Alhabibi, Haider@Energy" w:date="2022-06-27T12:43:00Z">
              <w:r w:rsidR="00DA58BF" w:rsidRPr="005D3DA9" w:rsidDel="00AF2BA3">
                <w:rPr>
                  <w:rFonts w:cstheme="minorHAnsi"/>
                  <w:strike/>
                  <w:sz w:val="16"/>
                  <w:szCs w:val="20"/>
                </w:rPr>
                <w:delText>L</w:delText>
              </w:r>
              <w:r w:rsidR="00DA58BF" w:rsidDel="00AF2BA3">
                <w:rPr>
                  <w:rFonts w:cstheme="minorHAnsi"/>
                  <w:sz w:val="16"/>
                  <w:szCs w:val="20"/>
                </w:rPr>
                <w:delText>MCC</w:delText>
              </w:r>
              <w:r w:rsidRPr="00F40856" w:rsidDel="00AF2BA3">
                <w:rPr>
                  <w:rFonts w:cstheme="minorHAnsi"/>
                  <w:sz w:val="16"/>
                  <w:szCs w:val="20"/>
                </w:rPr>
                <w:delText xml:space="preserve">-ALT, then value = NA </w:delText>
              </w:r>
            </w:del>
            <w:r w:rsidRPr="00F40856">
              <w:rPr>
                <w:rFonts w:cstheme="minorHAnsi"/>
                <w:sz w:val="16"/>
                <w:szCs w:val="20"/>
              </w:rPr>
              <w:t xml:space="preserve">&gt;&gt; </w:t>
            </w:r>
          </w:p>
          <w:p w14:paraId="1E01E630" w14:textId="77777777" w:rsidR="00B854A7" w:rsidRPr="00F40856" w:rsidRDefault="00B854A7" w:rsidP="00844B06">
            <w:pPr>
              <w:spacing w:after="0" w:line="240" w:lineRule="auto"/>
              <w:rPr>
                <w:rFonts w:cstheme="minorHAnsi"/>
                <w:sz w:val="16"/>
                <w:szCs w:val="20"/>
              </w:rPr>
            </w:pPr>
          </w:p>
        </w:tc>
        <w:tc>
          <w:tcPr>
            <w:tcW w:w="1084" w:type="dxa"/>
          </w:tcPr>
          <w:p w14:paraId="49E872FD" w14:textId="6D2444E1"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&lt;&lt;reference values from </w:t>
            </w:r>
            <w:r w:rsidR="00DA58BF">
              <w:rPr>
                <w:rFonts w:cstheme="minorHAnsi"/>
                <w:sz w:val="16"/>
                <w:szCs w:val="20"/>
              </w:rPr>
              <w:t>LMCC</w:t>
            </w:r>
            <w:r w:rsidRPr="00F40856">
              <w:rPr>
                <w:rFonts w:cstheme="minorHAnsi"/>
                <w:sz w:val="16"/>
                <w:szCs w:val="20"/>
              </w:rPr>
              <w:t xml:space="preserve">. </w:t>
            </w:r>
            <w:ins w:id="57" w:author="Alhabibi, Haider@Energy" w:date="2022-06-29T13:15:00Z">
              <w:r w:rsidR="0055205C" w:rsidRPr="0055205C">
                <w:rPr>
                  <w:rFonts w:cstheme="minorHAnsi"/>
                  <w:sz w:val="16"/>
                  <w:szCs w:val="20"/>
                </w:rPr>
                <w:t>If information is not available on the LMCC, then allow user input.</w:t>
              </w:r>
            </w:ins>
            <w:r w:rsidRPr="00F40856">
              <w:rPr>
                <w:rFonts w:cstheme="minorHAnsi"/>
                <w:sz w:val="16"/>
                <w:szCs w:val="20"/>
              </w:rPr>
              <w:t xml:space="preserve"> Allowed values are *</w:t>
            </w:r>
            <w:proofErr w:type="gramStart"/>
            <w:r w:rsidRPr="00F40856">
              <w:rPr>
                <w:rFonts w:cstheme="minorHAnsi"/>
                <w:sz w:val="16"/>
                <w:szCs w:val="20"/>
              </w:rPr>
              <w:t>Basic</w:t>
            </w:r>
            <w:proofErr w:type="gramEnd"/>
          </w:p>
          <w:p w14:paraId="75902C8C" w14:textId="77777777" w:rsidR="00B854A7" w:rsidRPr="00F40856" w:rsidRDefault="00B854A7" w:rsidP="00844B06">
            <w:pPr>
              <w:spacing w:after="0" w:line="240" w:lineRule="auto"/>
              <w:rPr>
                <w:rFonts w:cstheme="minorHAnsi"/>
                <w:sz w:val="16"/>
                <w:szCs w:val="20"/>
              </w:rPr>
            </w:pPr>
            <w:r w:rsidRPr="00F40856">
              <w:rPr>
                <w:rFonts w:cstheme="minorHAnsi"/>
                <w:sz w:val="16"/>
                <w:szCs w:val="20"/>
              </w:rPr>
              <w:t>*</w:t>
            </w:r>
            <w:proofErr w:type="gramStart"/>
            <w:r w:rsidRPr="00F40856">
              <w:rPr>
                <w:rFonts w:cstheme="minorHAnsi"/>
                <w:sz w:val="16"/>
                <w:szCs w:val="20"/>
              </w:rPr>
              <w:t>None;</w:t>
            </w:r>
            <w:proofErr w:type="gramEnd"/>
            <w:r w:rsidRPr="00F40856">
              <w:rPr>
                <w:rFonts w:cstheme="minorHAnsi"/>
                <w:sz w:val="16"/>
                <w:szCs w:val="20"/>
              </w:rPr>
              <w:t xml:space="preserve"> </w:t>
            </w:r>
          </w:p>
          <w:p w14:paraId="3709F27E" w14:textId="3E3AAC0F" w:rsidR="00B854A7" w:rsidRPr="00F40856" w:rsidRDefault="00B854A7" w:rsidP="00844B06">
            <w:pPr>
              <w:spacing w:after="0" w:line="240" w:lineRule="auto"/>
              <w:rPr>
                <w:sz w:val="16"/>
                <w:szCs w:val="16"/>
              </w:rPr>
            </w:pPr>
            <w:del w:id="58" w:author="Alhabibi, Haider@Energy" w:date="2022-06-27T12:40:00Z">
              <w:r w:rsidRPr="467972E6" w:rsidDel="00BC0880">
                <w:rPr>
                  <w:sz w:val="16"/>
                  <w:szCs w:val="16"/>
                </w:rPr>
                <w:delText xml:space="preserve">if </w:delText>
              </w:r>
              <w:r w:rsidR="00DA58BF" w:rsidRPr="467972E6" w:rsidDel="00BC0880">
                <w:rPr>
                  <w:sz w:val="16"/>
                  <w:szCs w:val="16"/>
                </w:rPr>
                <w:delText>LMCC</w:delText>
              </w:r>
              <w:r w:rsidRPr="467972E6" w:rsidDel="00BC0880">
                <w:rPr>
                  <w:sz w:val="16"/>
                  <w:szCs w:val="16"/>
                </w:rPr>
                <w:delText>-ALT, then value = NA</w:delText>
              </w:r>
            </w:del>
            <w:r w:rsidRPr="467972E6">
              <w:rPr>
                <w:sz w:val="16"/>
                <w:szCs w:val="16"/>
              </w:rPr>
              <w:t xml:space="preserve"> &gt;&gt;</w:t>
            </w:r>
          </w:p>
        </w:tc>
        <w:tc>
          <w:tcPr>
            <w:tcW w:w="1442" w:type="dxa"/>
          </w:tcPr>
          <w:p w14:paraId="13A89A87"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&lt;&lt;if performance, hide column from user, needed for equivalency </w:t>
            </w:r>
            <w:proofErr w:type="gramStart"/>
            <w:r w:rsidRPr="00F40856">
              <w:rPr>
                <w:rFonts w:cstheme="minorHAnsi"/>
                <w:sz w:val="16"/>
                <w:szCs w:val="20"/>
              </w:rPr>
              <w:t>lookup;</w:t>
            </w:r>
            <w:proofErr w:type="gramEnd"/>
          </w:p>
          <w:p w14:paraId="463CDCD9"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 xml:space="preserve">Reference value from </w:t>
            </w:r>
            <w:proofErr w:type="gramStart"/>
            <w:r w:rsidRPr="00F40856">
              <w:rPr>
                <w:rFonts w:cstheme="minorHAnsi"/>
                <w:sz w:val="16"/>
                <w:szCs w:val="20"/>
              </w:rPr>
              <w:t>XML;</w:t>
            </w:r>
            <w:proofErr w:type="gramEnd"/>
          </w:p>
          <w:p w14:paraId="27F14654" w14:textId="77777777" w:rsidR="00B854A7" w:rsidRPr="00F40856" w:rsidRDefault="00B854A7" w:rsidP="00844B06">
            <w:pPr>
              <w:tabs>
                <w:tab w:val="left" w:pos="2160"/>
                <w:tab w:val="left" w:pos="2700"/>
                <w:tab w:val="left" w:pos="3420"/>
                <w:tab w:val="left" w:pos="3780"/>
                <w:tab w:val="left" w:pos="5760"/>
                <w:tab w:val="left" w:pos="7212"/>
              </w:tabs>
              <w:spacing w:after="0" w:line="240" w:lineRule="auto"/>
              <w:contextualSpacing/>
              <w:rPr>
                <w:rFonts w:cstheme="minorHAnsi"/>
                <w:sz w:val="16"/>
                <w:szCs w:val="20"/>
              </w:rPr>
            </w:pPr>
            <w:r w:rsidRPr="00F40856">
              <w:rPr>
                <w:rFonts w:cstheme="minorHAnsi"/>
                <w:sz w:val="16"/>
                <w:szCs w:val="20"/>
              </w:rPr>
              <w:t>Elseif prescriptive, do not require field&gt;&gt;</w:t>
            </w:r>
          </w:p>
        </w:tc>
      </w:tr>
      <w:tr w:rsidR="00B854A7" w:rsidRPr="00F40856" w14:paraId="4AEF8B5A" w14:textId="77777777" w:rsidTr="00B854A7">
        <w:tc>
          <w:tcPr>
            <w:tcW w:w="1007" w:type="dxa"/>
          </w:tcPr>
          <w:p w14:paraId="6CC92C43" w14:textId="77777777" w:rsidR="00B854A7" w:rsidRPr="00F40856" w:rsidRDefault="00B854A7" w:rsidP="00844B06">
            <w:pPr>
              <w:spacing w:after="0" w:line="240" w:lineRule="auto"/>
              <w:rPr>
                <w:rFonts w:cstheme="minorHAnsi"/>
                <w:sz w:val="20"/>
                <w:szCs w:val="20"/>
              </w:rPr>
            </w:pPr>
          </w:p>
        </w:tc>
        <w:tc>
          <w:tcPr>
            <w:tcW w:w="1063" w:type="dxa"/>
          </w:tcPr>
          <w:p w14:paraId="7CB3E545" w14:textId="77777777" w:rsidR="00B854A7" w:rsidRPr="00F40856" w:rsidRDefault="00B854A7" w:rsidP="00844B06">
            <w:pPr>
              <w:spacing w:after="0" w:line="240" w:lineRule="auto"/>
              <w:rPr>
                <w:rFonts w:cstheme="minorHAnsi"/>
                <w:sz w:val="20"/>
                <w:szCs w:val="20"/>
              </w:rPr>
            </w:pPr>
          </w:p>
        </w:tc>
        <w:tc>
          <w:tcPr>
            <w:tcW w:w="1235" w:type="dxa"/>
          </w:tcPr>
          <w:p w14:paraId="1C6F8DAB" w14:textId="77777777" w:rsidR="00B854A7" w:rsidRPr="00F40856" w:rsidRDefault="00B854A7" w:rsidP="00844B06">
            <w:pPr>
              <w:spacing w:after="0" w:line="240" w:lineRule="auto"/>
              <w:rPr>
                <w:rFonts w:cstheme="minorHAnsi"/>
                <w:sz w:val="20"/>
                <w:szCs w:val="20"/>
              </w:rPr>
            </w:pPr>
          </w:p>
        </w:tc>
        <w:tc>
          <w:tcPr>
            <w:tcW w:w="1131" w:type="dxa"/>
          </w:tcPr>
          <w:p w14:paraId="7E9A8780" w14:textId="77777777" w:rsidR="00B854A7" w:rsidRPr="00F40856" w:rsidRDefault="00B854A7" w:rsidP="00844B06">
            <w:pPr>
              <w:spacing w:after="0" w:line="240" w:lineRule="auto"/>
              <w:rPr>
                <w:rFonts w:cstheme="minorHAnsi"/>
                <w:sz w:val="20"/>
                <w:szCs w:val="20"/>
              </w:rPr>
            </w:pPr>
          </w:p>
        </w:tc>
        <w:tc>
          <w:tcPr>
            <w:tcW w:w="1498" w:type="dxa"/>
          </w:tcPr>
          <w:p w14:paraId="094D240D" w14:textId="77777777" w:rsidR="00B854A7" w:rsidRPr="00F40856" w:rsidRDefault="00B854A7" w:rsidP="00844B06">
            <w:pPr>
              <w:spacing w:after="0" w:line="240" w:lineRule="auto"/>
              <w:rPr>
                <w:rFonts w:cstheme="minorHAnsi"/>
                <w:sz w:val="20"/>
                <w:szCs w:val="20"/>
              </w:rPr>
            </w:pPr>
          </w:p>
        </w:tc>
        <w:tc>
          <w:tcPr>
            <w:tcW w:w="1064" w:type="dxa"/>
          </w:tcPr>
          <w:p w14:paraId="6F6CC596" w14:textId="77777777" w:rsidR="00B854A7" w:rsidRPr="00F40856" w:rsidRDefault="00B854A7" w:rsidP="00844B06">
            <w:pPr>
              <w:spacing w:after="0" w:line="240" w:lineRule="auto"/>
              <w:rPr>
                <w:rFonts w:cstheme="minorHAnsi"/>
                <w:sz w:val="20"/>
                <w:szCs w:val="20"/>
              </w:rPr>
            </w:pPr>
          </w:p>
        </w:tc>
        <w:tc>
          <w:tcPr>
            <w:tcW w:w="1266" w:type="dxa"/>
          </w:tcPr>
          <w:p w14:paraId="3AE4F48B" w14:textId="77777777" w:rsidR="00B854A7" w:rsidRPr="00F40856" w:rsidRDefault="00B854A7" w:rsidP="00844B06">
            <w:pPr>
              <w:spacing w:after="0" w:line="240" w:lineRule="auto"/>
              <w:rPr>
                <w:rFonts w:cstheme="minorHAnsi"/>
                <w:sz w:val="20"/>
                <w:szCs w:val="20"/>
              </w:rPr>
            </w:pPr>
          </w:p>
        </w:tc>
        <w:tc>
          <w:tcPr>
            <w:tcW w:w="1084" w:type="dxa"/>
          </w:tcPr>
          <w:p w14:paraId="7C864572" w14:textId="77777777" w:rsidR="00B854A7" w:rsidRPr="00F40856" w:rsidRDefault="00B854A7" w:rsidP="00844B06">
            <w:pPr>
              <w:spacing w:after="0" w:line="240" w:lineRule="auto"/>
              <w:rPr>
                <w:rFonts w:cstheme="minorHAnsi"/>
                <w:sz w:val="20"/>
                <w:szCs w:val="20"/>
              </w:rPr>
            </w:pPr>
          </w:p>
        </w:tc>
        <w:tc>
          <w:tcPr>
            <w:tcW w:w="1442" w:type="dxa"/>
          </w:tcPr>
          <w:p w14:paraId="46231528" w14:textId="77777777" w:rsidR="00B854A7" w:rsidRPr="00F40856" w:rsidRDefault="00B854A7" w:rsidP="00844B06">
            <w:pPr>
              <w:spacing w:after="0" w:line="240" w:lineRule="auto"/>
              <w:rPr>
                <w:rFonts w:cstheme="minorHAnsi"/>
                <w:sz w:val="20"/>
                <w:szCs w:val="20"/>
              </w:rPr>
            </w:pPr>
          </w:p>
        </w:tc>
      </w:tr>
    </w:tbl>
    <w:p w14:paraId="225B69EC" w14:textId="0F86D360" w:rsidR="005F6A47" w:rsidRDefault="005F6A47" w:rsidP="00FF28EF">
      <w:pPr>
        <w:spacing w:after="0"/>
      </w:pPr>
    </w:p>
    <w:p w14:paraId="50A971FD" w14:textId="06E70976" w:rsidR="00CC2C76" w:rsidRDefault="005F6A47" w:rsidP="00EC2A36">
      <w:pPr>
        <w:spacing w:after="0" w:line="240" w:lineRule="auto"/>
      </w:pPr>
      <w:r>
        <w:br w:type="page"/>
      </w:r>
    </w:p>
    <w:tbl>
      <w:tblPr>
        <w:tblpPr w:leftFromText="180" w:rightFromText="180" w:vertAnchor="text" w:tblpY="1"/>
        <w:tblOverlap w:val="neve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01"/>
        <w:gridCol w:w="1001"/>
        <w:gridCol w:w="814"/>
        <w:gridCol w:w="1176"/>
        <w:gridCol w:w="982"/>
        <w:gridCol w:w="1122"/>
        <w:gridCol w:w="1131"/>
        <w:gridCol w:w="1213"/>
        <w:gridCol w:w="1051"/>
        <w:gridCol w:w="1299"/>
      </w:tblGrid>
      <w:tr w:rsidR="00F53007" w:rsidRPr="009E01FE" w14:paraId="55E0B4AE" w14:textId="77777777" w:rsidTr="00F53007">
        <w:trPr>
          <w:trHeight w:val="277"/>
        </w:trPr>
        <w:tc>
          <w:tcPr>
            <w:tcW w:w="5000" w:type="pct"/>
            <w:gridSpan w:val="10"/>
            <w:tcBorders>
              <w:top w:val="single" w:sz="4" w:space="0" w:color="auto"/>
              <w:left w:val="single" w:sz="4" w:space="0" w:color="auto"/>
              <w:bottom w:val="single" w:sz="4" w:space="0" w:color="auto"/>
              <w:right w:val="single" w:sz="4" w:space="0" w:color="auto"/>
            </w:tcBorders>
          </w:tcPr>
          <w:p w14:paraId="53A0541E" w14:textId="61958E43" w:rsidR="00F53007" w:rsidRPr="00136321" w:rsidRDefault="00F53007" w:rsidP="00CC2C76">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B</w:t>
            </w:r>
            <w:r w:rsidRPr="00B33DFF">
              <w:rPr>
                <w:rFonts w:asciiTheme="minorHAnsi" w:hAnsiTheme="minorHAnsi" w:cstheme="minorHAnsi"/>
                <w:b/>
                <w:sz w:val="20"/>
                <w:szCs w:val="20"/>
              </w:rPr>
              <w:t xml:space="preserve">. Installed Dwelling Unit Water Heating Systems Information </w:t>
            </w:r>
          </w:p>
          <w:p w14:paraId="2AF264BC" w14:textId="77777777" w:rsidR="004176E4" w:rsidRDefault="009F070F" w:rsidP="008E5B19">
            <w:pPr>
              <w:spacing w:after="0"/>
              <w:rPr>
                <w:ins w:id="59" w:author="Alhabibi, Haider@Energy" w:date="2022-06-23T13:12:00Z"/>
                <w:sz w:val="18"/>
                <w:szCs w:val="18"/>
              </w:rPr>
            </w:pPr>
            <w:r>
              <w:rPr>
                <w:sz w:val="18"/>
                <w:szCs w:val="18"/>
              </w:rPr>
              <w:t>&lt;&lt;Static Text - see the top&gt;&gt;</w:t>
            </w:r>
          </w:p>
          <w:p w14:paraId="2901F6C2" w14:textId="00C544F0" w:rsidR="008E5B19" w:rsidRDefault="008E5B19" w:rsidP="008E5B19">
            <w:pPr>
              <w:spacing w:after="0"/>
              <w:rPr>
                <w:rFonts w:cstheme="minorHAnsi"/>
                <w:sz w:val="20"/>
                <w:szCs w:val="20"/>
              </w:rPr>
            </w:pPr>
            <w:r>
              <w:rPr>
                <w:rFonts w:cstheme="minorHAnsi"/>
                <w:sz w:val="20"/>
                <w:szCs w:val="20"/>
              </w:rPr>
              <w:t xml:space="preserve">&lt;&lt;If Table A does apply, then require table, else </w:t>
            </w:r>
            <w:r w:rsidRPr="00E12A63">
              <w:rPr>
                <w:rFonts w:cstheme="minorHAnsi"/>
                <w:sz w:val="20"/>
                <w:szCs w:val="20"/>
              </w:rPr>
              <w:t>display the "section does not apply" message</w:t>
            </w:r>
            <w:r>
              <w:rPr>
                <w:rFonts w:cstheme="minorHAnsi"/>
                <w:sz w:val="20"/>
                <w:szCs w:val="20"/>
              </w:rPr>
              <w:t>&gt;&gt;</w:t>
            </w:r>
          </w:p>
          <w:p w14:paraId="6EFC088B" w14:textId="65AE69DE" w:rsidR="00DD574D" w:rsidRPr="005C0B75" w:rsidDel="00237BB2" w:rsidRDefault="00455DAF"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trike/>
                <w:sz w:val="18"/>
                <w:szCs w:val="20"/>
              </w:rPr>
            </w:pPr>
            <w:r w:rsidRPr="00455DAF">
              <w:rPr>
                <w:rFonts w:cstheme="minorHAnsi"/>
                <w:sz w:val="20"/>
                <w:szCs w:val="20"/>
              </w:rPr>
              <w:t>&lt;&lt;require one row of data for each HPWH water heater identified in Table A&gt;&gt;</w:t>
            </w:r>
          </w:p>
        </w:tc>
      </w:tr>
      <w:tr w:rsidR="00F53007" w:rsidRPr="009E01FE" w14:paraId="75A809A8" w14:textId="73EE525F" w:rsidTr="00F53007">
        <w:trPr>
          <w:trHeight w:val="277"/>
        </w:trPr>
        <w:tc>
          <w:tcPr>
            <w:tcW w:w="464" w:type="pct"/>
            <w:tcBorders>
              <w:top w:val="single" w:sz="4" w:space="0" w:color="auto"/>
              <w:left w:val="single" w:sz="4" w:space="0" w:color="auto"/>
              <w:bottom w:val="single" w:sz="4" w:space="0" w:color="auto"/>
              <w:right w:val="single" w:sz="4" w:space="0" w:color="auto"/>
            </w:tcBorders>
          </w:tcPr>
          <w:p w14:paraId="4044AD62" w14:textId="67851E5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01</w:t>
            </w:r>
          </w:p>
        </w:tc>
        <w:tc>
          <w:tcPr>
            <w:tcW w:w="464" w:type="pct"/>
            <w:tcBorders>
              <w:top w:val="single" w:sz="4" w:space="0" w:color="auto"/>
              <w:left w:val="single" w:sz="4" w:space="0" w:color="auto"/>
              <w:bottom w:val="single" w:sz="4" w:space="0" w:color="auto"/>
              <w:right w:val="single" w:sz="4" w:space="0" w:color="auto"/>
            </w:tcBorders>
            <w:vAlign w:val="center"/>
          </w:tcPr>
          <w:p w14:paraId="46AE5FE4" w14:textId="73088E98"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2</w:t>
            </w:r>
          </w:p>
        </w:tc>
        <w:tc>
          <w:tcPr>
            <w:tcW w:w="377" w:type="pct"/>
            <w:tcBorders>
              <w:top w:val="single" w:sz="4" w:space="0" w:color="auto"/>
              <w:left w:val="single" w:sz="4" w:space="0" w:color="auto"/>
              <w:bottom w:val="single" w:sz="4" w:space="0" w:color="auto"/>
              <w:right w:val="single" w:sz="4" w:space="0" w:color="auto"/>
            </w:tcBorders>
            <w:vAlign w:val="center"/>
          </w:tcPr>
          <w:p w14:paraId="2AA181AD" w14:textId="2A53636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3</w:t>
            </w:r>
          </w:p>
        </w:tc>
        <w:tc>
          <w:tcPr>
            <w:tcW w:w="545" w:type="pct"/>
            <w:tcBorders>
              <w:top w:val="single" w:sz="4" w:space="0" w:color="auto"/>
              <w:left w:val="single" w:sz="4" w:space="0" w:color="auto"/>
              <w:bottom w:val="single" w:sz="4" w:space="0" w:color="auto"/>
              <w:right w:val="single" w:sz="4" w:space="0" w:color="auto"/>
            </w:tcBorders>
            <w:vAlign w:val="center"/>
          </w:tcPr>
          <w:p w14:paraId="10F88724" w14:textId="5C19BFA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4</w:t>
            </w:r>
          </w:p>
        </w:tc>
        <w:tc>
          <w:tcPr>
            <w:tcW w:w="455" w:type="pct"/>
            <w:tcBorders>
              <w:top w:val="single" w:sz="4" w:space="0" w:color="auto"/>
              <w:left w:val="single" w:sz="4" w:space="0" w:color="auto"/>
              <w:bottom w:val="single" w:sz="4" w:space="0" w:color="auto"/>
              <w:right w:val="single" w:sz="4" w:space="0" w:color="auto"/>
            </w:tcBorders>
            <w:vAlign w:val="center"/>
          </w:tcPr>
          <w:p w14:paraId="296539E2" w14:textId="62D999CB"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5</w:t>
            </w:r>
          </w:p>
        </w:tc>
        <w:tc>
          <w:tcPr>
            <w:tcW w:w="520" w:type="pct"/>
            <w:tcBorders>
              <w:top w:val="single" w:sz="4" w:space="0" w:color="auto"/>
              <w:left w:val="single" w:sz="4" w:space="0" w:color="auto"/>
              <w:bottom w:val="single" w:sz="4" w:space="0" w:color="auto"/>
              <w:right w:val="single" w:sz="4" w:space="0" w:color="auto"/>
            </w:tcBorders>
            <w:vAlign w:val="center"/>
          </w:tcPr>
          <w:p w14:paraId="2C6690C9" w14:textId="50EDE8D2"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6</w:t>
            </w:r>
          </w:p>
        </w:tc>
        <w:tc>
          <w:tcPr>
            <w:tcW w:w="524" w:type="pct"/>
            <w:tcBorders>
              <w:top w:val="single" w:sz="4" w:space="0" w:color="auto"/>
              <w:left w:val="single" w:sz="4" w:space="0" w:color="auto"/>
              <w:bottom w:val="single" w:sz="4" w:space="0" w:color="auto"/>
              <w:right w:val="single" w:sz="4" w:space="0" w:color="auto"/>
            </w:tcBorders>
            <w:vAlign w:val="center"/>
          </w:tcPr>
          <w:p w14:paraId="75CD39CC" w14:textId="5209A59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7</w:t>
            </w:r>
          </w:p>
        </w:tc>
        <w:tc>
          <w:tcPr>
            <w:tcW w:w="562" w:type="pct"/>
            <w:tcBorders>
              <w:top w:val="single" w:sz="4" w:space="0" w:color="auto"/>
              <w:left w:val="single" w:sz="4" w:space="0" w:color="auto"/>
              <w:bottom w:val="single" w:sz="4" w:space="0" w:color="auto"/>
              <w:right w:val="single" w:sz="4" w:space="0" w:color="auto"/>
            </w:tcBorders>
            <w:vAlign w:val="center"/>
          </w:tcPr>
          <w:p w14:paraId="5D2F2B96" w14:textId="572281D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w:t>
            </w:r>
            <w:r>
              <w:rPr>
                <w:rFonts w:asciiTheme="minorHAnsi" w:eastAsia="Times New Roman" w:hAnsiTheme="minorHAnsi" w:cstheme="minorHAnsi"/>
                <w:sz w:val="18"/>
                <w:szCs w:val="20"/>
              </w:rPr>
              <w:t>8</w:t>
            </w:r>
          </w:p>
        </w:tc>
        <w:tc>
          <w:tcPr>
            <w:tcW w:w="487" w:type="pct"/>
            <w:tcBorders>
              <w:top w:val="single" w:sz="4" w:space="0" w:color="auto"/>
              <w:left w:val="single" w:sz="4" w:space="0" w:color="auto"/>
              <w:bottom w:val="single" w:sz="4" w:space="0" w:color="auto"/>
              <w:right w:val="single" w:sz="4" w:space="0" w:color="auto"/>
            </w:tcBorders>
          </w:tcPr>
          <w:p w14:paraId="1383B318" w14:textId="7B9343B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09</w:t>
            </w:r>
          </w:p>
        </w:tc>
        <w:tc>
          <w:tcPr>
            <w:tcW w:w="602" w:type="pct"/>
            <w:tcBorders>
              <w:top w:val="single" w:sz="4" w:space="0" w:color="auto"/>
              <w:left w:val="single" w:sz="4" w:space="0" w:color="auto"/>
              <w:bottom w:val="single" w:sz="4" w:space="0" w:color="auto"/>
              <w:right w:val="single" w:sz="4" w:space="0" w:color="auto"/>
            </w:tcBorders>
          </w:tcPr>
          <w:p w14:paraId="18DAFD20" w14:textId="54E8B73F"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10</w:t>
            </w:r>
          </w:p>
        </w:tc>
      </w:tr>
      <w:tr w:rsidR="00F53007" w:rsidRPr="009E01FE" w14:paraId="69C04366" w14:textId="242D7CC8" w:rsidTr="00F53007">
        <w:trPr>
          <w:trHeight w:val="288"/>
        </w:trPr>
        <w:tc>
          <w:tcPr>
            <w:tcW w:w="464" w:type="pct"/>
            <w:tcBorders>
              <w:top w:val="single" w:sz="4" w:space="0" w:color="auto"/>
              <w:left w:val="single" w:sz="4" w:space="0" w:color="auto"/>
              <w:bottom w:val="single" w:sz="4" w:space="0" w:color="auto"/>
              <w:right w:val="single" w:sz="4" w:space="0" w:color="auto"/>
            </w:tcBorders>
            <w:vAlign w:val="bottom"/>
          </w:tcPr>
          <w:p w14:paraId="48DCA66B" w14:textId="42B8A3B0" w:rsidR="00F53007" w:rsidRPr="005828AE"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Pr>
                <w:rFonts w:asciiTheme="minorHAnsi" w:eastAsia="Times New Roman" w:hAnsiTheme="minorHAnsi" w:cstheme="minorHAnsi"/>
                <w:sz w:val="18"/>
                <w:szCs w:val="20"/>
              </w:rPr>
              <w:t>Dwelling Unit Name</w:t>
            </w:r>
          </w:p>
        </w:tc>
        <w:tc>
          <w:tcPr>
            <w:tcW w:w="464" w:type="pct"/>
            <w:tcBorders>
              <w:top w:val="single" w:sz="4" w:space="0" w:color="auto"/>
              <w:left w:val="single" w:sz="4" w:space="0" w:color="auto"/>
              <w:bottom w:val="single" w:sz="4" w:space="0" w:color="auto"/>
              <w:right w:val="single" w:sz="4" w:space="0" w:color="auto"/>
            </w:tcBorders>
            <w:vAlign w:val="bottom"/>
          </w:tcPr>
          <w:p w14:paraId="4A876F03" w14:textId="25BC6E35"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377" w:type="pct"/>
            <w:tcBorders>
              <w:top w:val="single" w:sz="4" w:space="0" w:color="auto"/>
              <w:left w:val="single" w:sz="4" w:space="0" w:color="auto"/>
              <w:bottom w:val="single" w:sz="4" w:space="0" w:color="auto"/>
              <w:right w:val="single" w:sz="4" w:space="0" w:color="auto"/>
            </w:tcBorders>
            <w:vAlign w:val="bottom"/>
          </w:tcPr>
          <w:p w14:paraId="48BA9F08"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Type</w:t>
            </w:r>
          </w:p>
        </w:tc>
        <w:tc>
          <w:tcPr>
            <w:tcW w:w="545" w:type="pct"/>
            <w:tcBorders>
              <w:top w:val="single" w:sz="4" w:space="0" w:color="auto"/>
              <w:left w:val="single" w:sz="4" w:space="0" w:color="auto"/>
              <w:bottom w:val="single" w:sz="4" w:space="0" w:color="auto"/>
              <w:right w:val="single" w:sz="4" w:space="0" w:color="auto"/>
            </w:tcBorders>
            <w:vAlign w:val="bottom"/>
          </w:tcPr>
          <w:p w14:paraId="3A73C0AF"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Type</w:t>
            </w:r>
          </w:p>
        </w:tc>
        <w:tc>
          <w:tcPr>
            <w:tcW w:w="455" w:type="pct"/>
            <w:tcBorders>
              <w:top w:val="single" w:sz="4" w:space="0" w:color="auto"/>
              <w:left w:val="single" w:sz="4" w:space="0" w:color="auto"/>
              <w:bottom w:val="single" w:sz="4" w:space="0" w:color="auto"/>
              <w:right w:val="single" w:sz="4" w:space="0" w:color="auto"/>
            </w:tcBorders>
            <w:vAlign w:val="bottom"/>
          </w:tcPr>
          <w:p w14:paraId="05B3DE0F" w14:textId="1CA18EDD"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of</w:t>
            </w:r>
            <w:r w:rsidR="007505FE">
              <w:rPr>
                <w:rFonts w:asciiTheme="minorHAnsi" w:eastAsia="Times New Roman" w:hAnsiTheme="minorHAnsi" w:cstheme="minorHAnsi"/>
                <w:sz w:val="18"/>
                <w:szCs w:val="20"/>
              </w:rPr>
              <w:t xml:space="preserve"> Like (or Identical)</w:t>
            </w:r>
            <w:r w:rsidRPr="005828AE">
              <w:rPr>
                <w:rFonts w:asciiTheme="minorHAnsi" w:eastAsia="Times New Roman" w:hAnsiTheme="minorHAnsi" w:cstheme="minorHAnsi"/>
                <w:sz w:val="18"/>
                <w:szCs w:val="20"/>
              </w:rPr>
              <w:t xml:space="preserve"> Water Heaters in System</w:t>
            </w:r>
          </w:p>
        </w:tc>
        <w:tc>
          <w:tcPr>
            <w:tcW w:w="520" w:type="pct"/>
            <w:tcBorders>
              <w:top w:val="single" w:sz="4" w:space="0" w:color="auto"/>
              <w:left w:val="single" w:sz="4" w:space="0" w:color="auto"/>
              <w:bottom w:val="single" w:sz="4" w:space="0" w:color="auto"/>
              <w:right w:val="single" w:sz="4" w:space="0" w:color="auto"/>
            </w:tcBorders>
            <w:vAlign w:val="bottom"/>
          </w:tcPr>
          <w:p w14:paraId="7C8DA976"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Fuel Type</w:t>
            </w:r>
          </w:p>
        </w:tc>
        <w:tc>
          <w:tcPr>
            <w:tcW w:w="524" w:type="pct"/>
            <w:tcBorders>
              <w:top w:val="single" w:sz="4" w:space="0" w:color="auto"/>
              <w:left w:val="single" w:sz="4" w:space="0" w:color="auto"/>
              <w:bottom w:val="single" w:sz="4" w:space="0" w:color="auto"/>
              <w:right w:val="single" w:sz="4" w:space="0" w:color="auto"/>
            </w:tcBorders>
            <w:vAlign w:val="bottom"/>
          </w:tcPr>
          <w:p w14:paraId="61AB04A2"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Type</w:t>
            </w:r>
          </w:p>
        </w:tc>
        <w:tc>
          <w:tcPr>
            <w:tcW w:w="562" w:type="pct"/>
            <w:tcBorders>
              <w:top w:val="single" w:sz="4" w:space="0" w:color="auto"/>
              <w:left w:val="single" w:sz="4" w:space="0" w:color="auto"/>
              <w:bottom w:val="single" w:sz="4" w:space="0" w:color="auto"/>
              <w:right w:val="single" w:sz="4" w:space="0" w:color="auto"/>
            </w:tcBorders>
            <w:vAlign w:val="bottom"/>
          </w:tcPr>
          <w:p w14:paraId="78DDA2EC" w14:textId="77777777"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Rated Input Value</w:t>
            </w:r>
          </w:p>
        </w:tc>
        <w:tc>
          <w:tcPr>
            <w:tcW w:w="487" w:type="pct"/>
            <w:tcBorders>
              <w:top w:val="single" w:sz="4" w:space="0" w:color="auto"/>
              <w:left w:val="single" w:sz="4" w:space="0" w:color="auto"/>
              <w:bottom w:val="single" w:sz="4" w:space="0" w:color="auto"/>
              <w:right w:val="single" w:sz="4" w:space="0" w:color="auto"/>
            </w:tcBorders>
            <w:vAlign w:val="bottom"/>
          </w:tcPr>
          <w:p w14:paraId="5FFB6A2B" w14:textId="7D98B2F6"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Dwelling Unit DHW System</w:t>
            </w:r>
          </w:p>
          <w:p w14:paraId="79F28780" w14:textId="4B24CB23"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Distribution Type</w:t>
            </w:r>
          </w:p>
        </w:tc>
        <w:tc>
          <w:tcPr>
            <w:tcW w:w="602" w:type="pct"/>
            <w:tcBorders>
              <w:top w:val="single" w:sz="4" w:space="0" w:color="auto"/>
              <w:left w:val="single" w:sz="4" w:space="0" w:color="auto"/>
              <w:bottom w:val="single" w:sz="4" w:space="0" w:color="auto"/>
              <w:right w:val="single" w:sz="4" w:space="0" w:color="auto"/>
            </w:tcBorders>
            <w:vAlign w:val="bottom"/>
          </w:tcPr>
          <w:p w14:paraId="0018DB6D" w14:textId="27F9462C" w:rsidR="00F53007" w:rsidRPr="005828A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Compact </w:t>
            </w:r>
            <w:proofErr w:type="spellStart"/>
            <w:r w:rsidRPr="005828AE">
              <w:rPr>
                <w:rFonts w:asciiTheme="minorHAnsi" w:eastAsia="Times New Roman" w:hAnsiTheme="minorHAnsi" w:cstheme="minorHAnsi"/>
                <w:sz w:val="18"/>
                <w:szCs w:val="20"/>
              </w:rPr>
              <w:t>Distrib</w:t>
            </w:r>
            <w:proofErr w:type="spellEnd"/>
            <w:r>
              <w:rPr>
                <w:rFonts w:asciiTheme="minorHAnsi" w:eastAsia="Times New Roman" w:hAnsiTheme="minorHAnsi" w:cstheme="minorHAnsi"/>
                <w:sz w:val="18"/>
                <w:szCs w:val="20"/>
              </w:rPr>
              <w:t>.</w:t>
            </w:r>
          </w:p>
        </w:tc>
      </w:tr>
      <w:tr w:rsidR="00F53007" w:rsidRPr="009E01FE" w14:paraId="2BDD599A" w14:textId="54A6A51C"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34B39FA4" w14:textId="486D0EED"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A01 &gt;&gt;</w:t>
            </w:r>
          </w:p>
        </w:tc>
        <w:tc>
          <w:tcPr>
            <w:tcW w:w="464" w:type="pct"/>
            <w:tcBorders>
              <w:top w:val="single" w:sz="4" w:space="0" w:color="auto"/>
              <w:left w:val="single" w:sz="4" w:space="0" w:color="auto"/>
              <w:bottom w:val="single" w:sz="4" w:space="0" w:color="auto"/>
              <w:right w:val="single" w:sz="4" w:space="0" w:color="auto"/>
            </w:tcBorders>
          </w:tcPr>
          <w:p w14:paraId="0FE69013" w14:textId="61DD370E"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2</w:t>
            </w:r>
            <w:r w:rsidRPr="004F1F5C">
              <w:rPr>
                <w:rFonts w:asciiTheme="minorHAnsi" w:eastAsia="Times New Roman" w:hAnsiTheme="minorHAnsi" w:cstheme="minorHAnsi"/>
                <w:sz w:val="16"/>
                <w:szCs w:val="16"/>
              </w:rPr>
              <w:t xml:space="preserve"> &gt;&gt;</w:t>
            </w:r>
          </w:p>
        </w:tc>
        <w:tc>
          <w:tcPr>
            <w:tcW w:w="377" w:type="pct"/>
            <w:tcBorders>
              <w:top w:val="single" w:sz="4" w:space="0" w:color="auto"/>
              <w:left w:val="single" w:sz="4" w:space="0" w:color="auto"/>
              <w:bottom w:val="single" w:sz="4" w:space="0" w:color="auto"/>
              <w:right w:val="single" w:sz="4" w:space="0" w:color="auto"/>
            </w:tcBorders>
          </w:tcPr>
          <w:p w14:paraId="1B31F196" w14:textId="7E95F544" w:rsidR="00F53007" w:rsidRPr="004F1F5C" w:rsidRDefault="00F53007" w:rsidP="00F53007">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3</w:t>
            </w:r>
            <w:r w:rsidRPr="004F1F5C">
              <w:rPr>
                <w:rFonts w:asciiTheme="minorHAnsi" w:eastAsia="Times New Roman" w:hAnsiTheme="minorHAnsi" w:cstheme="minorHAnsi"/>
                <w:sz w:val="16"/>
                <w:szCs w:val="16"/>
              </w:rPr>
              <w:t xml:space="preserve"> &gt;&gt;</w:t>
            </w:r>
          </w:p>
        </w:tc>
        <w:tc>
          <w:tcPr>
            <w:tcW w:w="545" w:type="pct"/>
            <w:tcBorders>
              <w:top w:val="single" w:sz="4" w:space="0" w:color="auto"/>
              <w:left w:val="single" w:sz="4" w:space="0" w:color="auto"/>
              <w:bottom w:val="single" w:sz="4" w:space="0" w:color="auto"/>
              <w:right w:val="single" w:sz="4" w:space="0" w:color="auto"/>
            </w:tcBorders>
          </w:tcPr>
          <w:p w14:paraId="660DC24F" w14:textId="59EF2218"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&gt;&gt;</w:t>
            </w:r>
          </w:p>
        </w:tc>
        <w:tc>
          <w:tcPr>
            <w:tcW w:w="455" w:type="pct"/>
            <w:tcBorders>
              <w:top w:val="single" w:sz="4" w:space="0" w:color="auto"/>
              <w:left w:val="single" w:sz="4" w:space="0" w:color="auto"/>
              <w:bottom w:val="single" w:sz="4" w:space="0" w:color="auto"/>
              <w:right w:val="single" w:sz="4" w:space="0" w:color="auto"/>
            </w:tcBorders>
          </w:tcPr>
          <w:p w14:paraId="38E44118" w14:textId="5D62C6BD" w:rsidR="00F53007" w:rsidRPr="004F1F5C" w:rsidRDefault="00F53007" w:rsidP="00EB29B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5</w:t>
            </w:r>
            <w:r w:rsidRPr="004F1F5C">
              <w:rPr>
                <w:rFonts w:asciiTheme="minorHAnsi" w:eastAsia="Times New Roman" w:hAnsiTheme="minorHAnsi" w:cstheme="minorHAnsi"/>
                <w:sz w:val="16"/>
                <w:szCs w:val="16"/>
              </w:rPr>
              <w:t>&gt;</w:t>
            </w:r>
          </w:p>
        </w:tc>
        <w:tc>
          <w:tcPr>
            <w:tcW w:w="520" w:type="pct"/>
            <w:tcBorders>
              <w:top w:val="single" w:sz="4" w:space="0" w:color="auto"/>
              <w:left w:val="single" w:sz="4" w:space="0" w:color="auto"/>
              <w:bottom w:val="single" w:sz="4" w:space="0" w:color="auto"/>
              <w:right w:val="single" w:sz="4" w:space="0" w:color="auto"/>
            </w:tcBorders>
          </w:tcPr>
          <w:p w14:paraId="0C225652" w14:textId="18F28D97" w:rsidR="00F53007" w:rsidRPr="004F1F5C" w:rsidRDefault="00F53007" w:rsidP="00F53007">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 Reference value from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&gt;</w:t>
            </w:r>
          </w:p>
        </w:tc>
        <w:tc>
          <w:tcPr>
            <w:tcW w:w="524" w:type="pct"/>
            <w:tcBorders>
              <w:top w:val="single" w:sz="4" w:space="0" w:color="auto"/>
              <w:left w:val="single" w:sz="4" w:space="0" w:color="auto"/>
              <w:bottom w:val="single" w:sz="4" w:space="0" w:color="auto"/>
              <w:right w:val="single" w:sz="4" w:space="0" w:color="auto"/>
            </w:tcBorders>
          </w:tcPr>
          <w:p w14:paraId="1C562D55" w14:textId="41285A59" w:rsidR="00F53007" w:rsidRPr="004F1F5C"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&lt;&lt;Reference value from A0</w:t>
            </w:r>
            <w:r>
              <w:rPr>
                <w:rFonts w:asciiTheme="minorHAnsi" w:eastAsia="Times New Roman" w:hAnsiTheme="minorHAnsi" w:cstheme="minorHAnsi"/>
                <w:sz w:val="16"/>
                <w:szCs w:val="16"/>
              </w:rPr>
              <w:t>7</w:t>
            </w:r>
            <w:r w:rsidRPr="004F1F5C">
              <w:rPr>
                <w:rFonts w:asciiTheme="minorHAnsi" w:hAnsiTheme="minorHAnsi" w:cstheme="minorHAnsi"/>
                <w:sz w:val="16"/>
                <w:szCs w:val="16"/>
              </w:rPr>
              <w:t xml:space="preserve"> &gt;&gt;</w:t>
            </w:r>
            <w:r w:rsidRPr="004F1F5C">
              <w:rPr>
                <w:rFonts w:asciiTheme="minorHAnsi" w:eastAsia="Times New Roman" w:hAnsiTheme="minorHAnsi" w:cstheme="minorHAnsi"/>
                <w:sz w:val="16"/>
                <w:szCs w:val="16"/>
              </w:rPr>
              <w:t xml:space="preserve"> </w:t>
            </w:r>
          </w:p>
        </w:tc>
        <w:tc>
          <w:tcPr>
            <w:tcW w:w="562" w:type="pct"/>
            <w:tcBorders>
              <w:top w:val="single" w:sz="4" w:space="0" w:color="auto"/>
              <w:left w:val="single" w:sz="4" w:space="0" w:color="auto"/>
              <w:bottom w:val="single" w:sz="4" w:space="0" w:color="auto"/>
              <w:right w:val="single" w:sz="4" w:space="0" w:color="auto"/>
            </w:tcBorders>
          </w:tcPr>
          <w:p w14:paraId="19B29392" w14:textId="441EE23F"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&lt;&lt;User input value which must pass the following range tests:</w:t>
            </w:r>
            <w:r w:rsidRPr="004F1F5C">
              <w:rPr>
                <w:sz w:val="16"/>
                <w:szCs w:val="16"/>
              </w:rPr>
              <w:t xml:space="preserve"> </w:t>
            </w:r>
            <w:r w:rsidRPr="004F1F5C">
              <w:rPr>
                <w:rFonts w:asciiTheme="minorHAnsi" w:eastAsia="Times New Roman" w:hAnsiTheme="minorHAnsi" w:cstheme="minorHAnsi"/>
                <w:sz w:val="16"/>
                <w:szCs w:val="16"/>
              </w:rPr>
              <w:t>Value may be NA if A0</w:t>
            </w:r>
            <w:r>
              <w:rPr>
                <w:rFonts w:asciiTheme="minorHAnsi" w:eastAsia="Times New Roman" w:hAnsiTheme="minorHAnsi" w:cstheme="minorHAnsi"/>
                <w:sz w:val="16"/>
                <w:szCs w:val="16"/>
              </w:rPr>
              <w:t>8</w:t>
            </w:r>
            <w:r w:rsidRPr="004F1F5C">
              <w:rPr>
                <w:rFonts w:asciiTheme="minorHAnsi" w:eastAsia="Times New Roman" w:hAnsiTheme="minorHAnsi" w:cstheme="minorHAnsi"/>
                <w:sz w:val="16"/>
                <w:szCs w:val="16"/>
              </w:rPr>
              <w:t xml:space="preserve"> is NA.</w:t>
            </w:r>
          </w:p>
          <w:p w14:paraId="72D40999" w14:textId="6FDA6386"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Natural Gas or Propane, then</w:t>
            </w:r>
          </w:p>
          <w:p w14:paraId="4B813050" w14:textId="2829075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then value must be &gt;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36273F1C" w14:textId="490A56D0"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then value must be ≤ 75,000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1AACEB0B" w14:textId="2CB13FBB"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Instant, then value must be &gt;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76C1BE9D" w14:textId="26E6BE6E"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Instant, then value must be ≤ 200,000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01BA8107" w14:textId="7D243F19"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Storage, then value must be ≤ 105,000 Btu/</w:t>
            </w:r>
            <w:proofErr w:type="spellStart"/>
            <w:proofErr w:type="gramStart"/>
            <w:r w:rsidRPr="004F1F5C">
              <w:rPr>
                <w:rFonts w:asciiTheme="minorHAnsi" w:eastAsia="Times New Roman" w:hAnsiTheme="minorHAnsi" w:cstheme="minorHAnsi"/>
                <w:sz w:val="16"/>
                <w:szCs w:val="16"/>
              </w:rPr>
              <w:t>hr</w:t>
            </w:r>
            <w:proofErr w:type="spellEnd"/>
            <w:r w:rsidRPr="004F1F5C">
              <w:rPr>
                <w:rFonts w:asciiTheme="minorHAnsi" w:eastAsia="Times New Roman" w:hAnsiTheme="minorHAnsi" w:cstheme="minorHAnsi"/>
                <w:sz w:val="16"/>
                <w:szCs w:val="16"/>
              </w:rPr>
              <w:t>;</w:t>
            </w:r>
            <w:proofErr w:type="gramEnd"/>
          </w:p>
          <w:p w14:paraId="6AF4A3E9" w14:textId="7295AAAC"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w:t>
            </w:r>
            <w:r>
              <w:rPr>
                <w:rFonts w:asciiTheme="minorHAnsi" w:eastAsia="Times New Roman" w:hAnsiTheme="minorHAnsi" w:cstheme="minorHAnsi"/>
                <w:sz w:val="16"/>
                <w:szCs w:val="16"/>
              </w:rPr>
              <w:t xml:space="preserve"> Resistance</w:t>
            </w:r>
            <w:r w:rsidRPr="004F1F5C">
              <w:rPr>
                <w:rFonts w:asciiTheme="minorHAnsi" w:eastAsia="Times New Roman" w:hAnsiTheme="minorHAnsi" w:cstheme="minorHAnsi"/>
                <w:sz w:val="16"/>
                <w:szCs w:val="16"/>
              </w:rPr>
              <w:t>, then</w:t>
            </w:r>
          </w:p>
          <w:p w14:paraId="46410E98" w14:textId="72C18DC7"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lastRenderedPageBreak/>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Commercial Storage or Commercial Instant, then value must be &gt; 12 </w:t>
            </w:r>
            <w:proofErr w:type="gramStart"/>
            <w:r w:rsidRPr="004F1F5C">
              <w:rPr>
                <w:rFonts w:asciiTheme="minorHAnsi" w:eastAsia="Times New Roman" w:hAnsiTheme="minorHAnsi" w:cstheme="minorHAnsi"/>
                <w:sz w:val="16"/>
                <w:szCs w:val="16"/>
              </w:rPr>
              <w:t>kW;</w:t>
            </w:r>
            <w:proofErr w:type="gramEnd"/>
          </w:p>
          <w:p w14:paraId="48D9ABD1" w14:textId="066910E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Consumer Storage or Consumer Instant, then value must be ≤ 12 </w:t>
            </w:r>
            <w:proofErr w:type="gramStart"/>
            <w:r w:rsidRPr="004F1F5C">
              <w:rPr>
                <w:rFonts w:asciiTheme="minorHAnsi" w:eastAsia="Times New Roman" w:hAnsiTheme="minorHAnsi" w:cstheme="minorHAnsi"/>
                <w:sz w:val="16"/>
                <w:szCs w:val="16"/>
              </w:rPr>
              <w:t>kW;</w:t>
            </w:r>
            <w:proofErr w:type="gramEnd"/>
          </w:p>
          <w:p w14:paraId="61A15F85" w14:textId="07B9CF93"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Else if B0</w:t>
            </w:r>
            <w:r>
              <w:rPr>
                <w:rFonts w:asciiTheme="minorHAnsi" w:eastAsia="Times New Roman" w:hAnsiTheme="minorHAnsi" w:cstheme="minorHAnsi"/>
                <w:sz w:val="16"/>
                <w:szCs w:val="16"/>
              </w:rPr>
              <w:t>4</w:t>
            </w:r>
            <w:r w:rsidRPr="004F1F5C">
              <w:rPr>
                <w:rFonts w:asciiTheme="minorHAnsi" w:eastAsia="Times New Roman" w:hAnsiTheme="minorHAnsi" w:cstheme="minorHAnsi"/>
                <w:sz w:val="16"/>
                <w:szCs w:val="16"/>
              </w:rPr>
              <w:t xml:space="preserve"> = Residential-Duty Commercial Instantaneous, then value must be ≤ 58.6 </w:t>
            </w:r>
            <w:proofErr w:type="gramStart"/>
            <w:r w:rsidRPr="004F1F5C">
              <w:rPr>
                <w:rFonts w:asciiTheme="minorHAnsi" w:eastAsia="Times New Roman" w:hAnsiTheme="minorHAnsi" w:cstheme="minorHAnsi"/>
                <w:sz w:val="16"/>
                <w:szCs w:val="16"/>
              </w:rPr>
              <w:t>kW;</w:t>
            </w:r>
            <w:proofErr w:type="gramEnd"/>
          </w:p>
          <w:p w14:paraId="1FF610C7" w14:textId="7E5CFE95" w:rsidR="00F53007" w:rsidRPr="004F1F5C" w:rsidRDefault="00F53007" w:rsidP="00CC2C76">
            <w:pPr>
              <w:spacing w:after="0"/>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If the value passes range test</w:t>
            </w:r>
            <w:r>
              <w:rPr>
                <w:rFonts w:asciiTheme="minorHAnsi" w:eastAsia="Times New Roman" w:hAnsiTheme="minorHAnsi" w:cstheme="minorHAnsi"/>
                <w:sz w:val="16"/>
                <w:szCs w:val="16"/>
              </w:rPr>
              <w:t xml:space="preserve"> and </w:t>
            </w:r>
            <w:r w:rsidRPr="004F1F5C">
              <w:rPr>
                <w:rFonts w:asciiTheme="minorHAnsi" w:eastAsia="Times New Roman" w:hAnsiTheme="minorHAnsi" w:cstheme="minorHAnsi"/>
                <w:sz w:val="16"/>
                <w:szCs w:val="16"/>
              </w:rPr>
              <w:t>if A0</w:t>
            </w:r>
            <w:r>
              <w:rPr>
                <w:rFonts w:asciiTheme="minorHAnsi" w:eastAsia="Times New Roman" w:hAnsiTheme="minorHAnsi" w:cstheme="minorHAnsi"/>
                <w:sz w:val="16"/>
                <w:szCs w:val="16"/>
              </w:rPr>
              <w:t>6</w:t>
            </w:r>
            <w:r w:rsidRPr="004F1F5C">
              <w:rPr>
                <w:rFonts w:asciiTheme="minorHAnsi" w:eastAsia="Times New Roman" w:hAnsiTheme="minorHAnsi" w:cstheme="minorHAnsi"/>
                <w:sz w:val="16"/>
                <w:szCs w:val="16"/>
              </w:rPr>
              <w:t xml:space="preserve"> = Electric </w:t>
            </w:r>
            <w:proofErr w:type="gramStart"/>
            <w:r w:rsidRPr="004F1F5C">
              <w:rPr>
                <w:rFonts w:asciiTheme="minorHAnsi" w:eastAsia="Times New Roman" w:hAnsiTheme="minorHAnsi" w:cstheme="minorHAnsi"/>
                <w:sz w:val="16"/>
                <w:szCs w:val="16"/>
              </w:rPr>
              <w:t>Resistance</w:t>
            </w:r>
            <w:r>
              <w:rPr>
                <w:rFonts w:asciiTheme="minorHAnsi" w:eastAsia="Times New Roman" w:hAnsiTheme="minorHAnsi" w:cstheme="minorHAnsi"/>
                <w:sz w:val="16"/>
                <w:szCs w:val="16"/>
              </w:rPr>
              <w:t>,</w:t>
            </w:r>
            <w:r w:rsidRPr="004F1F5C">
              <w:rPr>
                <w:rFonts w:asciiTheme="minorHAnsi" w:eastAsia="Times New Roman" w:hAnsiTheme="minorHAnsi" w:cstheme="minorHAnsi"/>
                <w:sz w:val="16"/>
                <w:szCs w:val="16"/>
              </w:rPr>
              <w:t xml:space="preserve">  it</w:t>
            </w:r>
            <w:proofErr w:type="gramEnd"/>
            <w:r w:rsidRPr="004F1F5C">
              <w:rPr>
                <w:rFonts w:asciiTheme="minorHAnsi" w:eastAsia="Times New Roman" w:hAnsiTheme="minorHAnsi" w:cstheme="minorHAnsi"/>
                <w:sz w:val="16"/>
                <w:szCs w:val="16"/>
              </w:rPr>
              <w:t xml:space="preserve"> is stored in </w:t>
            </w:r>
            <w:proofErr w:type="spellStart"/>
            <w:r w:rsidRPr="004F1F5C">
              <w:rPr>
                <w:rFonts w:asciiTheme="minorHAnsi" w:eastAsia="Times New Roman" w:hAnsiTheme="minorHAnsi" w:cstheme="minorHAnsi"/>
                <w:sz w:val="16"/>
                <w:szCs w:val="16"/>
              </w:rPr>
              <w:t>WaterHeaterElectricFiredRatedInput</w:t>
            </w:r>
            <w:proofErr w:type="spellEnd"/>
            <w:r w:rsidRPr="004F1F5C">
              <w:rPr>
                <w:rFonts w:asciiTheme="minorHAnsi" w:eastAsia="Times New Roman" w:hAnsiTheme="minorHAnsi" w:cstheme="minorHAnsi"/>
                <w:sz w:val="16"/>
                <w:szCs w:val="16"/>
              </w:rPr>
              <w:t xml:space="preserve">, Otherwise the value is stored in </w:t>
            </w:r>
            <w:proofErr w:type="spellStart"/>
            <w:r w:rsidRPr="004F1F5C">
              <w:rPr>
                <w:rFonts w:asciiTheme="minorHAnsi" w:eastAsia="Times New Roman" w:hAnsiTheme="minorHAnsi" w:cstheme="minorHAnsi"/>
                <w:sz w:val="16"/>
                <w:szCs w:val="16"/>
              </w:rPr>
              <w:t>WaterHeaterGasFiredRatedInput</w:t>
            </w:r>
            <w:proofErr w:type="spellEnd"/>
          </w:p>
          <w:p w14:paraId="0017887B" w14:textId="509FA592" w:rsidR="00F53007" w:rsidRPr="004F1F5C" w:rsidRDefault="00F53007" w:rsidP="00CC2C76">
            <w:pPr>
              <w:spacing w:after="0"/>
              <w:rPr>
                <w:rFonts w:asciiTheme="minorHAnsi" w:eastAsia="Times New Roman" w:hAnsiTheme="minorHAnsi" w:cstheme="minorHAnsi"/>
                <w:sz w:val="16"/>
                <w:szCs w:val="16"/>
              </w:rPr>
            </w:pPr>
            <w:r>
              <w:rPr>
                <w:rFonts w:asciiTheme="minorHAnsi" w:eastAsia="Times New Roman" w:hAnsiTheme="minorHAnsi" w:cstheme="minorHAnsi"/>
                <w:sz w:val="16"/>
                <w:szCs w:val="16"/>
              </w:rPr>
              <w:t xml:space="preserve">Elseif B04 = Boiler or Indirect, no limit on input value </w:t>
            </w:r>
            <w:r w:rsidRPr="004F1F5C">
              <w:rPr>
                <w:rFonts w:asciiTheme="minorHAnsi" w:eastAsia="Times New Roman" w:hAnsiTheme="minorHAnsi" w:cstheme="minorHAnsi"/>
                <w:sz w:val="16"/>
                <w:szCs w:val="16"/>
              </w:rPr>
              <w:t>&gt;&gt;</w:t>
            </w:r>
          </w:p>
          <w:p w14:paraId="3115C96E" w14:textId="27100D58" w:rsidR="00F53007" w:rsidRPr="004F1F5C" w:rsidRDefault="00F53007" w:rsidP="00CC2C76">
            <w:pPr>
              <w:spacing w:after="0"/>
              <w:rPr>
                <w:rFonts w:asciiTheme="minorHAnsi" w:eastAsia="Times New Roman" w:hAnsiTheme="minorHAnsi" w:cstheme="minorHAnsi"/>
                <w:sz w:val="16"/>
                <w:szCs w:val="16"/>
              </w:rPr>
            </w:pPr>
          </w:p>
        </w:tc>
        <w:tc>
          <w:tcPr>
            <w:tcW w:w="487" w:type="pct"/>
            <w:tcBorders>
              <w:top w:val="single" w:sz="4" w:space="0" w:color="auto"/>
              <w:left w:val="single" w:sz="4" w:space="0" w:color="auto"/>
              <w:bottom w:val="single" w:sz="4" w:space="0" w:color="auto"/>
              <w:right w:val="single" w:sz="4" w:space="0" w:color="auto"/>
            </w:tcBorders>
          </w:tcPr>
          <w:p w14:paraId="40E095DD" w14:textId="4AD9DCB5" w:rsidR="00F53007" w:rsidRPr="004F1F5C" w:rsidRDefault="00F53007" w:rsidP="00CC2C76">
            <w:pPr>
              <w:spacing w:after="0"/>
              <w:jc w:val="center"/>
              <w:rPr>
                <w:rFonts w:asciiTheme="minorHAnsi" w:eastAsia="Times New Roman" w:hAnsiTheme="minorHAnsi" w:cstheme="minorHAnsi"/>
                <w:sz w:val="16"/>
                <w:szCs w:val="16"/>
              </w:rPr>
            </w:pPr>
            <w:r>
              <w:rPr>
                <w:rFonts w:asciiTheme="minorHAnsi" w:eastAsia="Times New Roman" w:hAnsiTheme="minorHAnsi" w:cstheme="minorHAnsi"/>
                <w:sz w:val="16"/>
                <w:szCs w:val="16"/>
              </w:rPr>
              <w:lastRenderedPageBreak/>
              <w:t>&lt;&lt;Referenced from A09&gt;&gt;</w:t>
            </w:r>
          </w:p>
        </w:tc>
        <w:tc>
          <w:tcPr>
            <w:tcW w:w="602" w:type="pct"/>
            <w:tcBorders>
              <w:top w:val="single" w:sz="4" w:space="0" w:color="auto"/>
              <w:left w:val="single" w:sz="4" w:space="0" w:color="auto"/>
              <w:bottom w:val="single" w:sz="4" w:space="0" w:color="auto"/>
              <w:right w:val="single" w:sz="4" w:space="0" w:color="auto"/>
            </w:tcBorders>
          </w:tcPr>
          <w:p w14:paraId="18190C13" w14:textId="1AE047B7" w:rsidR="00F53007" w:rsidRPr="004F1F5C" w:rsidRDefault="00F53007" w:rsidP="00CC2C76">
            <w:pPr>
              <w:spacing w:after="0"/>
              <w:jc w:val="center"/>
              <w:rPr>
                <w:rFonts w:asciiTheme="minorHAnsi" w:eastAsia="Times New Roman" w:hAnsiTheme="minorHAnsi" w:cstheme="minorHAnsi"/>
                <w:sz w:val="16"/>
                <w:szCs w:val="16"/>
              </w:rPr>
            </w:pPr>
            <w:r w:rsidRPr="004F1F5C">
              <w:rPr>
                <w:rFonts w:asciiTheme="minorHAnsi" w:eastAsia="Times New Roman" w:hAnsiTheme="minorHAnsi" w:cstheme="minorHAnsi"/>
                <w:sz w:val="16"/>
                <w:szCs w:val="16"/>
              </w:rPr>
              <w:t xml:space="preserve">&lt;&lt; </w:t>
            </w:r>
            <w:r>
              <w:rPr>
                <w:rFonts w:asciiTheme="minorHAnsi" w:eastAsia="Times New Roman" w:hAnsiTheme="minorHAnsi" w:cstheme="minorHAnsi"/>
                <w:sz w:val="16"/>
                <w:szCs w:val="16"/>
              </w:rPr>
              <w:t xml:space="preserve">Referenced from </w:t>
            </w:r>
            <w:r w:rsidRPr="004F1F5C">
              <w:rPr>
                <w:rFonts w:asciiTheme="minorHAnsi" w:eastAsia="Times New Roman" w:hAnsiTheme="minorHAnsi" w:cstheme="minorHAnsi"/>
                <w:sz w:val="16"/>
                <w:szCs w:val="16"/>
              </w:rPr>
              <w:t>A10</w:t>
            </w:r>
            <w:r>
              <w:rPr>
                <w:rFonts w:asciiTheme="minorHAnsi" w:eastAsia="Times New Roman" w:hAnsiTheme="minorHAnsi" w:cstheme="minorHAnsi"/>
                <w:sz w:val="16"/>
                <w:szCs w:val="16"/>
              </w:rPr>
              <w:t>&gt;&gt;</w:t>
            </w:r>
          </w:p>
        </w:tc>
      </w:tr>
      <w:tr w:rsidR="00F53007" w:rsidRPr="009E01FE" w14:paraId="11B0BB2F" w14:textId="77777777" w:rsidTr="00F53007">
        <w:trPr>
          <w:trHeight w:val="246"/>
        </w:trPr>
        <w:tc>
          <w:tcPr>
            <w:tcW w:w="464" w:type="pct"/>
            <w:tcBorders>
              <w:top w:val="single" w:sz="4" w:space="0" w:color="auto"/>
              <w:left w:val="single" w:sz="4" w:space="0" w:color="auto"/>
              <w:bottom w:val="single" w:sz="4" w:space="0" w:color="auto"/>
              <w:right w:val="single" w:sz="4" w:space="0" w:color="auto"/>
            </w:tcBorders>
          </w:tcPr>
          <w:p w14:paraId="25931BEE" w14:textId="77777777"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64" w:type="pct"/>
            <w:tcBorders>
              <w:top w:val="single" w:sz="4" w:space="0" w:color="auto"/>
              <w:left w:val="single" w:sz="4" w:space="0" w:color="auto"/>
              <w:bottom w:val="single" w:sz="4" w:space="0" w:color="auto"/>
              <w:right w:val="single" w:sz="4" w:space="0" w:color="auto"/>
            </w:tcBorders>
          </w:tcPr>
          <w:p w14:paraId="782C8E54" w14:textId="6A0038E2" w:rsidR="00F53007" w:rsidRPr="00520874"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377" w:type="pct"/>
            <w:tcBorders>
              <w:top w:val="single" w:sz="4" w:space="0" w:color="auto"/>
              <w:left w:val="single" w:sz="4" w:space="0" w:color="auto"/>
              <w:bottom w:val="single" w:sz="4" w:space="0" w:color="auto"/>
              <w:right w:val="single" w:sz="4" w:space="0" w:color="auto"/>
            </w:tcBorders>
          </w:tcPr>
          <w:p w14:paraId="605D18DC"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545" w:type="pct"/>
            <w:tcBorders>
              <w:top w:val="single" w:sz="4" w:space="0" w:color="auto"/>
              <w:left w:val="single" w:sz="4" w:space="0" w:color="auto"/>
              <w:bottom w:val="single" w:sz="4" w:space="0" w:color="auto"/>
              <w:right w:val="single" w:sz="4" w:space="0" w:color="auto"/>
            </w:tcBorders>
          </w:tcPr>
          <w:p w14:paraId="6E8FA2EF"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p>
        </w:tc>
        <w:tc>
          <w:tcPr>
            <w:tcW w:w="455" w:type="pct"/>
            <w:tcBorders>
              <w:top w:val="single" w:sz="4" w:space="0" w:color="auto"/>
              <w:left w:val="single" w:sz="4" w:space="0" w:color="auto"/>
              <w:bottom w:val="single" w:sz="4" w:space="0" w:color="auto"/>
              <w:right w:val="single" w:sz="4" w:space="0" w:color="auto"/>
            </w:tcBorders>
          </w:tcPr>
          <w:p w14:paraId="176AA410"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0" w:type="pct"/>
            <w:tcBorders>
              <w:top w:val="single" w:sz="4" w:space="0" w:color="auto"/>
              <w:left w:val="single" w:sz="4" w:space="0" w:color="auto"/>
              <w:bottom w:val="single" w:sz="4" w:space="0" w:color="auto"/>
              <w:right w:val="single" w:sz="4" w:space="0" w:color="auto"/>
            </w:tcBorders>
          </w:tcPr>
          <w:p w14:paraId="7124A964"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24" w:type="pct"/>
            <w:tcBorders>
              <w:top w:val="single" w:sz="4" w:space="0" w:color="auto"/>
              <w:left w:val="single" w:sz="4" w:space="0" w:color="auto"/>
              <w:bottom w:val="single" w:sz="4" w:space="0" w:color="auto"/>
              <w:right w:val="single" w:sz="4" w:space="0" w:color="auto"/>
            </w:tcBorders>
          </w:tcPr>
          <w:p w14:paraId="26834848" w14:textId="77777777" w:rsidR="00F53007" w:rsidRPr="009E01FE" w:rsidRDefault="00F53007" w:rsidP="00CC2C76">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62" w:type="pct"/>
            <w:tcBorders>
              <w:top w:val="single" w:sz="4" w:space="0" w:color="auto"/>
              <w:left w:val="single" w:sz="4" w:space="0" w:color="auto"/>
              <w:bottom w:val="single" w:sz="4" w:space="0" w:color="auto"/>
              <w:right w:val="single" w:sz="4" w:space="0" w:color="auto"/>
            </w:tcBorders>
          </w:tcPr>
          <w:p w14:paraId="1578BBD0"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487" w:type="pct"/>
            <w:tcBorders>
              <w:top w:val="single" w:sz="4" w:space="0" w:color="auto"/>
              <w:left w:val="single" w:sz="4" w:space="0" w:color="auto"/>
              <w:bottom w:val="single" w:sz="4" w:space="0" w:color="auto"/>
              <w:right w:val="single" w:sz="4" w:space="0" w:color="auto"/>
            </w:tcBorders>
          </w:tcPr>
          <w:p w14:paraId="031FA2B6" w14:textId="77777777" w:rsidR="00F53007" w:rsidRPr="009E01FE" w:rsidRDefault="00F53007" w:rsidP="00CC2C76">
            <w:pPr>
              <w:spacing w:after="0"/>
              <w:jc w:val="center"/>
              <w:rPr>
                <w:rFonts w:asciiTheme="minorHAnsi" w:eastAsia="Times New Roman" w:hAnsiTheme="minorHAnsi" w:cstheme="minorHAnsi"/>
                <w:sz w:val="20"/>
                <w:szCs w:val="20"/>
              </w:rPr>
            </w:pPr>
          </w:p>
        </w:tc>
        <w:tc>
          <w:tcPr>
            <w:tcW w:w="602" w:type="pct"/>
            <w:tcBorders>
              <w:top w:val="single" w:sz="4" w:space="0" w:color="auto"/>
              <w:left w:val="single" w:sz="4" w:space="0" w:color="auto"/>
              <w:bottom w:val="single" w:sz="4" w:space="0" w:color="auto"/>
              <w:right w:val="single" w:sz="4" w:space="0" w:color="auto"/>
            </w:tcBorders>
          </w:tcPr>
          <w:p w14:paraId="6FB1C3C8" w14:textId="77777777" w:rsidR="00F53007" w:rsidRPr="003F06F9" w:rsidRDefault="00F53007" w:rsidP="00CC2C76">
            <w:pPr>
              <w:spacing w:after="0"/>
              <w:jc w:val="center"/>
              <w:rPr>
                <w:rFonts w:asciiTheme="minorHAnsi" w:eastAsia="Times New Roman" w:hAnsiTheme="minorHAnsi" w:cstheme="minorHAnsi"/>
                <w:sz w:val="20"/>
                <w:szCs w:val="20"/>
              </w:rPr>
            </w:pPr>
          </w:p>
        </w:tc>
      </w:tr>
    </w:tbl>
    <w:p w14:paraId="07D8C584" w14:textId="1BD69CB0" w:rsidR="003042A1" w:rsidRDefault="003042A1">
      <w:pPr>
        <w:rPr>
          <w:ins w:id="60" w:author="Alhabibi, Haider@Energy" w:date="2022-06-23T13:23:00Z"/>
        </w:rPr>
      </w:pPr>
    </w:p>
    <w:p w14:paraId="1345D7C5" w14:textId="77777777" w:rsidR="003042A1" w:rsidRDefault="003042A1">
      <w:pPr>
        <w:spacing w:after="0" w:line="240" w:lineRule="auto"/>
        <w:rPr>
          <w:ins w:id="61" w:author="Alhabibi, Haider@Energy" w:date="2022-06-23T13:23:00Z"/>
        </w:rPr>
      </w:pPr>
      <w:ins w:id="62" w:author="Alhabibi, Haider@Energy" w:date="2022-06-23T13:23:00Z">
        <w:r>
          <w:br w:type="page"/>
        </w:r>
      </w:ins>
    </w:p>
    <w:tbl>
      <w:tblPr>
        <w:tblStyle w:val="TableGrid5"/>
        <w:tblW w:w="10795" w:type="dxa"/>
        <w:tblLayout w:type="fixed"/>
        <w:tblLook w:val="04A0" w:firstRow="1" w:lastRow="0" w:firstColumn="1" w:lastColumn="0" w:noHBand="0" w:noVBand="1"/>
      </w:tblPr>
      <w:tblGrid>
        <w:gridCol w:w="1165"/>
        <w:gridCol w:w="990"/>
        <w:gridCol w:w="1380"/>
        <w:gridCol w:w="1230"/>
        <w:gridCol w:w="1260"/>
        <w:gridCol w:w="1350"/>
        <w:gridCol w:w="1584"/>
        <w:gridCol w:w="1836"/>
      </w:tblGrid>
      <w:tr w:rsidR="003B3CCD" w:rsidRPr="007B2CC9" w14:paraId="43F3E21A" w14:textId="77777777" w:rsidTr="00844B06">
        <w:trPr>
          <w:trHeight w:val="467"/>
        </w:trPr>
        <w:tc>
          <w:tcPr>
            <w:tcW w:w="10795" w:type="dxa"/>
            <w:gridSpan w:val="8"/>
          </w:tcPr>
          <w:p w14:paraId="647756DE" w14:textId="4E9629A1" w:rsidR="003B3CCD" w:rsidRPr="00EB4154" w:rsidRDefault="003B3CCD" w:rsidP="00844B06">
            <w:pPr>
              <w:spacing w:after="0" w:line="240" w:lineRule="auto"/>
              <w:rPr>
                <w:rFonts w:cstheme="minorHAnsi"/>
                <w:b/>
                <w:bCs/>
                <w:sz w:val="20"/>
                <w:szCs w:val="20"/>
              </w:rPr>
            </w:pPr>
            <w:r>
              <w:rPr>
                <w:rFonts w:cstheme="minorHAnsi"/>
                <w:b/>
                <w:bCs/>
                <w:sz w:val="20"/>
                <w:szCs w:val="20"/>
              </w:rPr>
              <w:lastRenderedPageBreak/>
              <w:t>B2</w:t>
            </w:r>
            <w:r w:rsidRPr="00EB4154">
              <w:rPr>
                <w:rFonts w:cstheme="minorHAnsi"/>
                <w:b/>
                <w:bCs/>
                <w:sz w:val="20"/>
                <w:szCs w:val="20"/>
              </w:rPr>
              <w:t xml:space="preserve">. Installed Dwelling Unit </w:t>
            </w:r>
            <w:r>
              <w:rPr>
                <w:rFonts w:cstheme="minorHAnsi"/>
                <w:b/>
                <w:bCs/>
                <w:sz w:val="20"/>
                <w:szCs w:val="20"/>
              </w:rPr>
              <w:t xml:space="preserve">HPWH </w:t>
            </w:r>
            <w:r w:rsidRPr="00EB4154">
              <w:rPr>
                <w:rFonts w:cstheme="minorHAnsi"/>
                <w:b/>
                <w:bCs/>
                <w:sz w:val="20"/>
                <w:szCs w:val="20"/>
              </w:rPr>
              <w:t>System Information</w:t>
            </w:r>
          </w:p>
          <w:p w14:paraId="168163F8" w14:textId="77777777" w:rsidR="00232380" w:rsidRDefault="00DA49C1" w:rsidP="00844B06">
            <w:pPr>
              <w:spacing w:after="0"/>
              <w:rPr>
                <w:ins w:id="63" w:author="Alhabibi, Haider@Energy" w:date="2022-06-23T13:13:00Z"/>
                <w:rFonts w:ascii="Calibri" w:hAnsi="Calibri"/>
                <w:sz w:val="18"/>
                <w:szCs w:val="18"/>
              </w:rPr>
            </w:pPr>
            <w:r>
              <w:rPr>
                <w:rFonts w:ascii="Calibri" w:hAnsi="Calibri"/>
                <w:sz w:val="18"/>
                <w:szCs w:val="18"/>
              </w:rPr>
              <w:t>&lt;&lt;Static Text - see the top&gt;&gt;</w:t>
            </w:r>
          </w:p>
          <w:p w14:paraId="7ED49BE8" w14:textId="0D692A1D" w:rsidR="003B3CCD" w:rsidRDefault="003B3CCD" w:rsidP="00844B06">
            <w:pPr>
              <w:spacing w:after="0"/>
              <w:rPr>
                <w:rFonts w:cstheme="minorHAnsi"/>
                <w:sz w:val="20"/>
                <w:szCs w:val="20"/>
              </w:rPr>
            </w:pPr>
            <w:r>
              <w:rPr>
                <w:rFonts w:cstheme="minorHAnsi"/>
                <w:sz w:val="20"/>
                <w:szCs w:val="20"/>
              </w:rPr>
              <w:t xml:space="preserve">&lt;&lt;If Table </w:t>
            </w:r>
            <w:r w:rsidR="00845C5E">
              <w:rPr>
                <w:rFonts w:cstheme="minorHAnsi"/>
                <w:sz w:val="20"/>
                <w:szCs w:val="20"/>
              </w:rPr>
              <w:t>A2</w:t>
            </w:r>
            <w:r>
              <w:rPr>
                <w:rFonts w:cstheme="minorHAnsi"/>
                <w:sz w:val="20"/>
                <w:szCs w:val="20"/>
              </w:rPr>
              <w:t xml:space="preserve"> does apply, then require table, else </w:t>
            </w:r>
            <w:r w:rsidRPr="00E12A63">
              <w:rPr>
                <w:rFonts w:cstheme="minorHAnsi"/>
                <w:sz w:val="20"/>
                <w:szCs w:val="20"/>
              </w:rPr>
              <w:t>display the "section does not apply" message</w:t>
            </w:r>
            <w:r>
              <w:rPr>
                <w:rFonts w:cstheme="minorHAnsi"/>
                <w:sz w:val="20"/>
                <w:szCs w:val="20"/>
              </w:rPr>
              <w:t>&gt;&gt;</w:t>
            </w:r>
          </w:p>
          <w:p w14:paraId="3D6E1A4D" w14:textId="179FA8E4" w:rsidR="003B3CCD" w:rsidRPr="007B2CC9" w:rsidDel="00D74A66" w:rsidRDefault="003B3CCD" w:rsidP="00844B06">
            <w:pPr>
              <w:spacing w:after="0" w:line="240" w:lineRule="auto"/>
              <w:rPr>
                <w:rFonts w:cstheme="minorHAnsi"/>
                <w:sz w:val="20"/>
                <w:szCs w:val="20"/>
              </w:rPr>
            </w:pPr>
            <w:r w:rsidRPr="007B2CC9">
              <w:rPr>
                <w:rFonts w:cstheme="minorHAnsi"/>
                <w:sz w:val="20"/>
                <w:szCs w:val="20"/>
              </w:rPr>
              <w:t xml:space="preserve">&lt;&lt;require one row of data for each </w:t>
            </w:r>
            <w:r>
              <w:rPr>
                <w:rFonts w:cstheme="minorHAnsi"/>
                <w:sz w:val="20"/>
                <w:szCs w:val="20"/>
              </w:rPr>
              <w:t>HPWH</w:t>
            </w:r>
            <w:r w:rsidRPr="007B2CC9">
              <w:rPr>
                <w:rFonts w:cstheme="minorHAnsi"/>
                <w:sz w:val="20"/>
                <w:szCs w:val="20"/>
              </w:rPr>
              <w:t xml:space="preserve"> water heater identified </w:t>
            </w:r>
            <w:r>
              <w:rPr>
                <w:rFonts w:cstheme="minorHAnsi"/>
                <w:sz w:val="20"/>
                <w:szCs w:val="20"/>
              </w:rPr>
              <w:t xml:space="preserve">in Table </w:t>
            </w:r>
            <w:r w:rsidR="00845C5E">
              <w:rPr>
                <w:rFonts w:cstheme="minorHAnsi"/>
                <w:sz w:val="20"/>
                <w:szCs w:val="20"/>
              </w:rPr>
              <w:t>A2</w:t>
            </w:r>
            <w:r w:rsidRPr="007B2CC9">
              <w:rPr>
                <w:rFonts w:cstheme="minorHAnsi"/>
                <w:sz w:val="20"/>
                <w:szCs w:val="20"/>
              </w:rPr>
              <w:t>&gt;&gt;</w:t>
            </w:r>
          </w:p>
        </w:tc>
      </w:tr>
      <w:tr w:rsidR="003B3CCD" w:rsidRPr="007B2CC9" w14:paraId="3B5B3C44" w14:textId="77777777" w:rsidTr="00844B06">
        <w:trPr>
          <w:trHeight w:val="211"/>
        </w:trPr>
        <w:tc>
          <w:tcPr>
            <w:tcW w:w="1165" w:type="dxa"/>
            <w:tcBorders>
              <w:top w:val="single" w:sz="4" w:space="0" w:color="auto"/>
              <w:left w:val="single" w:sz="4" w:space="0" w:color="auto"/>
              <w:bottom w:val="single" w:sz="4" w:space="0" w:color="auto"/>
              <w:right w:val="single" w:sz="4" w:space="0" w:color="auto"/>
            </w:tcBorders>
          </w:tcPr>
          <w:p w14:paraId="7E35C905"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01</w:t>
            </w:r>
          </w:p>
        </w:tc>
        <w:tc>
          <w:tcPr>
            <w:tcW w:w="990" w:type="dxa"/>
            <w:vAlign w:val="bottom"/>
          </w:tcPr>
          <w:p w14:paraId="706DD341"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02</w:t>
            </w:r>
          </w:p>
        </w:tc>
        <w:tc>
          <w:tcPr>
            <w:tcW w:w="1380" w:type="dxa"/>
            <w:vAlign w:val="bottom"/>
          </w:tcPr>
          <w:p w14:paraId="404E49FE"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03</w:t>
            </w:r>
          </w:p>
        </w:tc>
        <w:tc>
          <w:tcPr>
            <w:tcW w:w="1230" w:type="dxa"/>
          </w:tcPr>
          <w:p w14:paraId="167965F9"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04</w:t>
            </w:r>
          </w:p>
        </w:tc>
        <w:tc>
          <w:tcPr>
            <w:tcW w:w="1260" w:type="dxa"/>
          </w:tcPr>
          <w:p w14:paraId="4A49CCFC"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05</w:t>
            </w:r>
          </w:p>
        </w:tc>
        <w:tc>
          <w:tcPr>
            <w:tcW w:w="1350" w:type="dxa"/>
          </w:tcPr>
          <w:p w14:paraId="0C49BCFC"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06</w:t>
            </w:r>
          </w:p>
        </w:tc>
        <w:tc>
          <w:tcPr>
            <w:tcW w:w="1584" w:type="dxa"/>
          </w:tcPr>
          <w:p w14:paraId="03E3D66F"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07</w:t>
            </w:r>
          </w:p>
        </w:tc>
        <w:tc>
          <w:tcPr>
            <w:tcW w:w="1836" w:type="dxa"/>
          </w:tcPr>
          <w:p w14:paraId="56A60D5B"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08</w:t>
            </w:r>
          </w:p>
        </w:tc>
      </w:tr>
      <w:tr w:rsidR="003B3CCD" w:rsidRPr="007B2CC9" w14:paraId="18C88F90" w14:textId="77777777" w:rsidTr="00844B06">
        <w:trPr>
          <w:trHeight w:val="1538"/>
        </w:trPr>
        <w:tc>
          <w:tcPr>
            <w:tcW w:w="1165" w:type="dxa"/>
            <w:tcBorders>
              <w:top w:val="single" w:sz="4" w:space="0" w:color="auto"/>
              <w:left w:val="single" w:sz="4" w:space="0" w:color="auto"/>
              <w:bottom w:val="single" w:sz="4" w:space="0" w:color="auto"/>
              <w:right w:val="single" w:sz="4" w:space="0" w:color="auto"/>
            </w:tcBorders>
            <w:vAlign w:val="bottom"/>
          </w:tcPr>
          <w:p w14:paraId="3623DF3C"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Name</w:t>
            </w:r>
          </w:p>
        </w:tc>
        <w:tc>
          <w:tcPr>
            <w:tcW w:w="990" w:type="dxa"/>
            <w:vAlign w:val="bottom"/>
          </w:tcPr>
          <w:p w14:paraId="1937D52B"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Water Heating System ID</w:t>
            </w:r>
          </w:p>
          <w:p w14:paraId="0DF99A55"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or Name</w:t>
            </w:r>
          </w:p>
        </w:tc>
        <w:tc>
          <w:tcPr>
            <w:tcW w:w="1380" w:type="dxa"/>
            <w:vAlign w:val="bottom"/>
          </w:tcPr>
          <w:p w14:paraId="3BA25BD6"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Modeled Equipment</w:t>
            </w:r>
          </w:p>
          <w:p w14:paraId="5EA9F9FB" w14:textId="77777777" w:rsidR="003B3CCD" w:rsidRPr="007B2CC9" w:rsidRDefault="003B3CCD" w:rsidP="00844B06">
            <w:pPr>
              <w:spacing w:after="0" w:line="240" w:lineRule="auto"/>
              <w:jc w:val="center"/>
              <w:rPr>
                <w:rFonts w:cstheme="minorHAnsi"/>
                <w:sz w:val="18"/>
                <w:szCs w:val="20"/>
              </w:rPr>
            </w:pPr>
            <w:r w:rsidRPr="007B2CC9">
              <w:rPr>
                <w:rFonts w:cstheme="minorHAnsi"/>
                <w:sz w:val="18"/>
                <w:szCs w:val="20"/>
              </w:rPr>
              <w:t>Make and Model</w:t>
            </w:r>
          </w:p>
        </w:tc>
        <w:tc>
          <w:tcPr>
            <w:tcW w:w="1230" w:type="dxa"/>
            <w:vAlign w:val="bottom"/>
          </w:tcPr>
          <w:p w14:paraId="39E7F8D6"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 of Like (or Identical) Water Heaters in System</w:t>
            </w:r>
          </w:p>
        </w:tc>
        <w:tc>
          <w:tcPr>
            <w:tcW w:w="1260" w:type="dxa"/>
            <w:vAlign w:val="bottom"/>
          </w:tcPr>
          <w:p w14:paraId="1341FDBD"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Tank Location</w:t>
            </w:r>
          </w:p>
        </w:tc>
        <w:tc>
          <w:tcPr>
            <w:tcW w:w="1350" w:type="dxa"/>
            <w:vAlign w:val="bottom"/>
          </w:tcPr>
          <w:p w14:paraId="65B006E3"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Exterior Tank Insulation R-value</w:t>
            </w:r>
          </w:p>
        </w:tc>
        <w:tc>
          <w:tcPr>
            <w:tcW w:w="1584" w:type="dxa"/>
            <w:vAlign w:val="bottom"/>
          </w:tcPr>
          <w:p w14:paraId="2D051A64"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Dwelling Unit DHW System Distribution Type</w:t>
            </w:r>
          </w:p>
        </w:tc>
        <w:tc>
          <w:tcPr>
            <w:tcW w:w="1836" w:type="dxa"/>
            <w:vAlign w:val="bottom"/>
          </w:tcPr>
          <w:p w14:paraId="37D245B2" w14:textId="77777777" w:rsidR="003B3CCD" w:rsidRPr="007B2CC9" w:rsidRDefault="003B3CCD" w:rsidP="00844B06">
            <w:pPr>
              <w:tabs>
                <w:tab w:val="left" w:pos="2160"/>
                <w:tab w:val="left" w:pos="2700"/>
                <w:tab w:val="left" w:pos="3420"/>
                <w:tab w:val="left" w:pos="3780"/>
                <w:tab w:val="left" w:pos="5760"/>
                <w:tab w:val="left" w:pos="7212"/>
              </w:tabs>
              <w:spacing w:after="0" w:line="240" w:lineRule="auto"/>
              <w:jc w:val="center"/>
              <w:rPr>
                <w:rFonts w:cstheme="minorHAnsi"/>
                <w:sz w:val="18"/>
                <w:szCs w:val="20"/>
              </w:rPr>
            </w:pPr>
            <w:r w:rsidRPr="007B2CC9">
              <w:rPr>
                <w:rFonts w:cstheme="minorHAnsi"/>
                <w:sz w:val="18"/>
                <w:szCs w:val="20"/>
              </w:rPr>
              <w:t>Compact Distribution</w:t>
            </w:r>
          </w:p>
        </w:tc>
      </w:tr>
      <w:tr w:rsidR="003B3CCD" w:rsidRPr="007B2CC9" w14:paraId="654D3C45" w14:textId="77777777" w:rsidTr="00844B06">
        <w:trPr>
          <w:trHeight w:val="1100"/>
        </w:trPr>
        <w:tc>
          <w:tcPr>
            <w:tcW w:w="1165" w:type="dxa"/>
            <w:tcBorders>
              <w:top w:val="single" w:sz="4" w:space="0" w:color="auto"/>
              <w:left w:val="single" w:sz="4" w:space="0" w:color="auto"/>
              <w:bottom w:val="single" w:sz="4" w:space="0" w:color="auto"/>
              <w:right w:val="single" w:sz="4" w:space="0" w:color="auto"/>
            </w:tcBorders>
          </w:tcPr>
          <w:p w14:paraId="61384F3E" w14:textId="4DB672F3" w:rsidR="003B3CCD" w:rsidRPr="007B2CC9" w:rsidRDefault="003B3CCD" w:rsidP="00844B06">
            <w:pPr>
              <w:spacing w:after="0" w:line="240" w:lineRule="auto"/>
              <w:rPr>
                <w:rFonts w:cstheme="minorHAnsi"/>
                <w:sz w:val="18"/>
                <w:szCs w:val="20"/>
              </w:rPr>
            </w:pPr>
            <w:r w:rsidRPr="007B2CC9">
              <w:rPr>
                <w:rFonts w:cstheme="minorHAnsi"/>
                <w:sz w:val="16"/>
                <w:szCs w:val="16"/>
              </w:rPr>
              <w:t xml:space="preserve">&lt;&lt;Reference value from </w:t>
            </w:r>
            <w:r w:rsidR="00845C5E">
              <w:rPr>
                <w:rFonts w:cstheme="minorHAnsi"/>
                <w:sz w:val="16"/>
                <w:szCs w:val="16"/>
              </w:rPr>
              <w:t>A2-</w:t>
            </w:r>
            <w:r w:rsidRPr="007B2CC9">
              <w:rPr>
                <w:rFonts w:cstheme="minorHAnsi"/>
                <w:sz w:val="16"/>
                <w:szCs w:val="16"/>
              </w:rPr>
              <w:t>01 &gt;&gt;</w:t>
            </w:r>
          </w:p>
        </w:tc>
        <w:tc>
          <w:tcPr>
            <w:tcW w:w="990" w:type="dxa"/>
          </w:tcPr>
          <w:p w14:paraId="4844E5C0" w14:textId="30F6FBB6"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&lt;&lt;reference value from </w:t>
            </w:r>
            <w:r w:rsidR="00845C5E">
              <w:rPr>
                <w:rFonts w:cstheme="minorHAnsi"/>
                <w:sz w:val="16"/>
                <w:szCs w:val="16"/>
              </w:rPr>
              <w:t>A2-</w:t>
            </w:r>
            <w:r w:rsidRPr="007B2CC9">
              <w:rPr>
                <w:rFonts w:cstheme="minorHAnsi"/>
                <w:sz w:val="18"/>
                <w:szCs w:val="20"/>
              </w:rPr>
              <w:t>02&gt;&gt;</w:t>
            </w:r>
          </w:p>
        </w:tc>
        <w:tc>
          <w:tcPr>
            <w:tcW w:w="1380" w:type="dxa"/>
          </w:tcPr>
          <w:p w14:paraId="162EC3A1" w14:textId="326DEE1F"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 If performance, user input is equal to </w:t>
            </w:r>
            <w:r w:rsidR="00845C5E">
              <w:rPr>
                <w:rFonts w:cstheme="minorHAnsi"/>
                <w:sz w:val="16"/>
                <w:szCs w:val="16"/>
              </w:rPr>
              <w:t>A2-</w:t>
            </w:r>
            <w:r w:rsidRPr="007B2CC9">
              <w:rPr>
                <w:rFonts w:cstheme="minorHAnsi"/>
                <w:sz w:val="18"/>
                <w:szCs w:val="20"/>
              </w:rPr>
              <w:t xml:space="preserve">03 as default, and allow user to override with an equivalent system based on the simulated equipment in </w:t>
            </w:r>
            <w:r w:rsidR="00845C5E">
              <w:rPr>
                <w:rFonts w:cstheme="minorHAnsi"/>
                <w:sz w:val="16"/>
                <w:szCs w:val="16"/>
              </w:rPr>
              <w:t>A2-</w:t>
            </w:r>
            <w:r w:rsidRPr="007B2CC9">
              <w:rPr>
                <w:rFonts w:cstheme="minorHAnsi"/>
                <w:sz w:val="18"/>
                <w:szCs w:val="20"/>
              </w:rPr>
              <w:t>09; elseif prescriptive</w:t>
            </w:r>
            <w:ins w:id="64" w:author="Alhabibi, Haider@Energy" w:date="2023-09-26T12:12:00Z">
              <w:r w:rsidR="00DD3570">
                <w:rPr>
                  <w:rFonts w:cstheme="minorHAnsi"/>
                  <w:sz w:val="18"/>
                  <w:szCs w:val="20"/>
                </w:rPr>
                <w:t xml:space="preserve"> </w:t>
              </w:r>
              <w:r w:rsidR="00DD3570" w:rsidRPr="00DD3570">
                <w:rPr>
                  <w:rFonts w:cstheme="minorHAnsi"/>
                  <w:sz w:val="18"/>
                  <w:szCs w:val="20"/>
                </w:rPr>
                <w:t xml:space="preserve">newly constructed, If </w:t>
              </w:r>
            </w:ins>
            <w:ins w:id="65" w:author="Alhabibi, Haider@Energy" w:date="2023-09-26T14:21:00Z">
              <w:r w:rsidR="00014300">
                <w:rPr>
                  <w:rFonts w:cstheme="minorHAnsi"/>
                  <w:sz w:val="18"/>
                  <w:szCs w:val="20"/>
                </w:rPr>
                <w:t>LMCI</w:t>
              </w:r>
              <w:r w:rsidR="009E22BC">
                <w:rPr>
                  <w:rFonts w:cstheme="minorHAnsi"/>
                  <w:sz w:val="18"/>
                  <w:szCs w:val="20"/>
                </w:rPr>
                <w:t xml:space="preserve"> F16</w:t>
              </w:r>
              <w:r w:rsidR="0074036E">
                <w:rPr>
                  <w:rFonts w:cstheme="minorHAnsi"/>
                  <w:sz w:val="18"/>
                  <w:szCs w:val="20"/>
                </w:rPr>
                <w:t>, option 2</w:t>
              </w:r>
            </w:ins>
            <w:ins w:id="66" w:author="Alhabibi, Haider@Energy" w:date="2023-09-26T12:12:00Z">
              <w:r w:rsidR="00DD3570" w:rsidRPr="00DD3570">
                <w:rPr>
                  <w:rFonts w:cstheme="minorHAnsi"/>
                  <w:sz w:val="18"/>
                  <w:szCs w:val="20"/>
                </w:rPr>
                <w:t>, then allow user to enter any 240V HPWH;</w:t>
              </w:r>
            </w:ins>
            <w:ins w:id="67" w:author="Alhabibi, Haider@Energy" w:date="2023-09-26T14:22:00Z">
              <w:r w:rsidR="005A3FC4">
                <w:rPr>
                  <w:rFonts w:cstheme="minorHAnsi"/>
                  <w:sz w:val="18"/>
                  <w:szCs w:val="20"/>
                </w:rPr>
                <w:t xml:space="preserve"> </w:t>
              </w:r>
            </w:ins>
            <w:ins w:id="68" w:author="Alhabibi, Haider@Energy" w:date="2023-09-26T14:25:00Z">
              <w:r w:rsidR="00BE7B06">
                <w:rPr>
                  <w:rFonts w:cstheme="minorHAnsi"/>
                  <w:sz w:val="18"/>
                  <w:szCs w:val="20"/>
                </w:rPr>
                <w:t>Else</w:t>
              </w:r>
            </w:ins>
            <w:ins w:id="69" w:author="Alhabibi, Haider@Energy" w:date="2023-09-26T14:22:00Z">
              <w:r w:rsidR="00CA6786">
                <w:rPr>
                  <w:rFonts w:cstheme="minorHAnsi"/>
                  <w:sz w:val="18"/>
                  <w:szCs w:val="20"/>
                </w:rPr>
                <w:t xml:space="preserve"> if LMCI F16</w:t>
              </w:r>
            </w:ins>
            <w:ins w:id="70" w:author="Alhabibi, Haider@Energy" w:date="2023-09-26T14:23:00Z">
              <w:r w:rsidR="00CA6786">
                <w:rPr>
                  <w:rFonts w:cstheme="minorHAnsi"/>
                  <w:sz w:val="18"/>
                  <w:szCs w:val="20"/>
                </w:rPr>
                <w:t xml:space="preserve"> option 3, th</w:t>
              </w:r>
              <w:r w:rsidR="006D1FA2">
                <w:rPr>
                  <w:rFonts w:cstheme="minorHAnsi"/>
                  <w:sz w:val="18"/>
                  <w:szCs w:val="20"/>
                </w:rPr>
                <w:t>en</w:t>
              </w:r>
            </w:ins>
            <w:del w:id="71" w:author="Alhabibi, Haider@Energy" w:date="2023-09-26T14:22:00Z">
              <w:r w:rsidRPr="007B2CC9" w:rsidDel="005A3FC4">
                <w:rPr>
                  <w:rFonts w:cstheme="minorHAnsi"/>
                  <w:sz w:val="18"/>
                  <w:szCs w:val="20"/>
                </w:rPr>
                <w:delText>,</w:delText>
              </w:r>
            </w:del>
            <w:r w:rsidRPr="007B2CC9">
              <w:rPr>
                <w:rFonts w:cstheme="minorHAnsi"/>
                <w:sz w:val="18"/>
                <w:szCs w:val="20"/>
              </w:rPr>
              <w:t xml:space="preserve"> </w:t>
            </w:r>
            <w:ins w:id="72" w:author="Alhabibi, Haider@Energy" w:date="2023-09-26T14:26:00Z">
              <w:r w:rsidR="0004431D">
                <w:rPr>
                  <w:rFonts w:cstheme="minorHAnsi"/>
                  <w:sz w:val="18"/>
                  <w:szCs w:val="20"/>
                </w:rPr>
                <w:t xml:space="preserve"> </w:t>
              </w:r>
            </w:ins>
            <w:r w:rsidRPr="007B2CC9">
              <w:rPr>
                <w:rFonts w:cstheme="minorHAnsi"/>
                <w:sz w:val="18"/>
                <w:szCs w:val="20"/>
              </w:rPr>
              <w:t>allow user to enter any Tier 3</w:t>
            </w:r>
            <w:ins w:id="73" w:author="Alhabibi, Haider@Energy" w:date="2023-09-26T14:23:00Z">
              <w:r w:rsidR="006D1FA2">
                <w:rPr>
                  <w:rFonts w:cstheme="minorHAnsi"/>
                  <w:sz w:val="18"/>
                  <w:szCs w:val="20"/>
                </w:rPr>
                <w:t xml:space="preserve"> </w:t>
              </w:r>
            </w:ins>
            <w:ins w:id="74" w:author="Alhabibi, Haider@Energy" w:date="2023-09-26T14:43:00Z">
              <w:r w:rsidR="008B4FBC">
                <w:rPr>
                  <w:rFonts w:cstheme="minorHAnsi"/>
                  <w:sz w:val="18"/>
                  <w:szCs w:val="20"/>
                </w:rPr>
                <w:t>O</w:t>
              </w:r>
            </w:ins>
            <w:ins w:id="75" w:author="Alhabibi, Haider@Energy" w:date="2023-09-26T14:23:00Z">
              <w:r w:rsidR="006D1FA2">
                <w:rPr>
                  <w:rFonts w:cstheme="minorHAnsi"/>
                  <w:sz w:val="18"/>
                  <w:szCs w:val="20"/>
                </w:rPr>
                <w:t>r higher</w:t>
              </w:r>
            </w:ins>
            <w:r w:rsidRPr="007B2CC9">
              <w:rPr>
                <w:rFonts w:cstheme="minorHAnsi"/>
                <w:sz w:val="18"/>
                <w:szCs w:val="20"/>
              </w:rPr>
              <w:t xml:space="preserve"> model&gt;&gt;</w:t>
            </w:r>
          </w:p>
        </w:tc>
        <w:tc>
          <w:tcPr>
            <w:tcW w:w="1230" w:type="dxa"/>
          </w:tcPr>
          <w:p w14:paraId="1B13B8E7" w14:textId="7B2D35F5" w:rsidR="003B3CCD" w:rsidRPr="007B2CC9" w:rsidRDefault="003B3CCD" w:rsidP="00844B06">
            <w:pPr>
              <w:spacing w:after="0" w:line="240" w:lineRule="auto"/>
              <w:rPr>
                <w:rFonts w:cstheme="minorHAnsi"/>
                <w:i/>
                <w:color w:val="FF0000"/>
                <w:sz w:val="18"/>
                <w:szCs w:val="20"/>
              </w:rPr>
            </w:pPr>
            <w:r w:rsidRPr="007B2CC9">
              <w:rPr>
                <w:rFonts w:cstheme="minorHAnsi"/>
                <w:sz w:val="18"/>
                <w:szCs w:val="20"/>
              </w:rPr>
              <w:t xml:space="preserve">&lt;&lt; Reference value from </w:t>
            </w:r>
            <w:r w:rsidR="00845C5E">
              <w:rPr>
                <w:rFonts w:cstheme="minorHAnsi"/>
                <w:sz w:val="16"/>
                <w:szCs w:val="16"/>
              </w:rPr>
              <w:t>A2-</w:t>
            </w:r>
            <w:r w:rsidRPr="007B2CC9">
              <w:rPr>
                <w:rFonts w:cstheme="minorHAnsi"/>
                <w:sz w:val="18"/>
                <w:szCs w:val="20"/>
              </w:rPr>
              <w:t>04&gt;&gt;</w:t>
            </w:r>
          </w:p>
        </w:tc>
        <w:tc>
          <w:tcPr>
            <w:tcW w:w="1260" w:type="dxa"/>
          </w:tcPr>
          <w:p w14:paraId="5EA93F59" w14:textId="71F6BBF5" w:rsidR="003B3CCD" w:rsidRPr="007B2CC9" w:rsidRDefault="003B3CCD" w:rsidP="00844B06">
            <w:pPr>
              <w:spacing w:after="0" w:line="240" w:lineRule="auto"/>
              <w:rPr>
                <w:rFonts w:cstheme="minorHAnsi"/>
                <w:i/>
                <w:color w:val="FF0000"/>
                <w:sz w:val="18"/>
                <w:szCs w:val="20"/>
              </w:rPr>
            </w:pPr>
            <w:r w:rsidRPr="007B2CC9">
              <w:rPr>
                <w:rFonts w:cstheme="minorHAnsi"/>
                <w:sz w:val="18"/>
                <w:szCs w:val="20"/>
              </w:rPr>
              <w:t xml:space="preserve">&lt;&lt;Reference value from </w:t>
            </w:r>
            <w:r w:rsidR="00845C5E">
              <w:rPr>
                <w:rFonts w:cstheme="minorHAnsi"/>
                <w:sz w:val="16"/>
                <w:szCs w:val="16"/>
              </w:rPr>
              <w:t>A2-</w:t>
            </w:r>
            <w:r w:rsidRPr="007B2CC9">
              <w:rPr>
                <w:rFonts w:cstheme="minorHAnsi"/>
                <w:sz w:val="18"/>
                <w:szCs w:val="20"/>
              </w:rPr>
              <w:t>05&gt;&gt;</w:t>
            </w:r>
          </w:p>
        </w:tc>
        <w:tc>
          <w:tcPr>
            <w:tcW w:w="1350" w:type="dxa"/>
          </w:tcPr>
          <w:p w14:paraId="1DF01379" w14:textId="178F929F" w:rsidR="003B3CCD" w:rsidRPr="007B2CC9" w:rsidRDefault="003B3CCD" w:rsidP="00844B06">
            <w:pPr>
              <w:spacing w:after="0" w:line="240" w:lineRule="auto"/>
              <w:rPr>
                <w:rFonts w:cstheme="minorHAnsi"/>
                <w:sz w:val="18"/>
                <w:szCs w:val="20"/>
              </w:rPr>
            </w:pPr>
            <w:r w:rsidRPr="007B2CC9">
              <w:rPr>
                <w:rFonts w:cstheme="minorHAnsi"/>
                <w:sz w:val="18"/>
                <w:szCs w:val="20"/>
              </w:rPr>
              <w:t>&lt;&lt;User input value; check value must be ≥</w:t>
            </w:r>
            <w:r w:rsidR="00845C5E">
              <w:rPr>
                <w:rFonts w:cstheme="minorHAnsi"/>
                <w:sz w:val="16"/>
                <w:szCs w:val="16"/>
              </w:rPr>
              <w:t xml:space="preserve"> A2-</w:t>
            </w:r>
            <w:r>
              <w:rPr>
                <w:rFonts w:cstheme="minorHAnsi"/>
                <w:sz w:val="18"/>
                <w:szCs w:val="20"/>
              </w:rPr>
              <w:t>0</w:t>
            </w:r>
            <w:r w:rsidRPr="007B2CC9">
              <w:rPr>
                <w:rFonts w:cstheme="minorHAnsi"/>
                <w:sz w:val="18"/>
                <w:szCs w:val="20"/>
              </w:rPr>
              <w:t xml:space="preserve">6 to comply, else flag non-compliant values and do not allow the doc to be registered. Value may be NA if </w:t>
            </w:r>
            <w:r w:rsidR="00845C5E">
              <w:rPr>
                <w:rFonts w:cstheme="minorHAnsi"/>
                <w:sz w:val="16"/>
                <w:szCs w:val="16"/>
              </w:rPr>
              <w:t>A2-</w:t>
            </w:r>
            <w:r w:rsidRPr="007B2CC9">
              <w:rPr>
                <w:rFonts w:cstheme="minorHAnsi"/>
                <w:sz w:val="18"/>
                <w:szCs w:val="20"/>
              </w:rPr>
              <w:t>06 is NA &gt;&gt;</w:t>
            </w:r>
          </w:p>
        </w:tc>
        <w:tc>
          <w:tcPr>
            <w:tcW w:w="1584" w:type="dxa"/>
          </w:tcPr>
          <w:p w14:paraId="1E27D024" w14:textId="6068897B"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 Reference values from </w:t>
            </w:r>
            <w:r w:rsidR="00845C5E">
              <w:rPr>
                <w:rFonts w:cstheme="minorHAnsi"/>
                <w:sz w:val="16"/>
                <w:szCs w:val="16"/>
              </w:rPr>
              <w:t>A2-</w:t>
            </w:r>
            <w:r w:rsidRPr="007B2CC9">
              <w:rPr>
                <w:rFonts w:cstheme="minorHAnsi"/>
                <w:sz w:val="18"/>
                <w:szCs w:val="20"/>
              </w:rPr>
              <w:t>07&gt;&gt;</w:t>
            </w:r>
          </w:p>
        </w:tc>
        <w:tc>
          <w:tcPr>
            <w:tcW w:w="1836" w:type="dxa"/>
          </w:tcPr>
          <w:p w14:paraId="7868BDFB" w14:textId="3FF2C8C3" w:rsidR="003B3CCD" w:rsidRPr="007B2CC9" w:rsidRDefault="003B3CCD" w:rsidP="00844B06">
            <w:pPr>
              <w:spacing w:after="0" w:line="240" w:lineRule="auto"/>
              <w:rPr>
                <w:rFonts w:cstheme="minorHAnsi"/>
                <w:sz w:val="18"/>
                <w:szCs w:val="20"/>
              </w:rPr>
            </w:pPr>
            <w:r w:rsidRPr="007B2CC9">
              <w:rPr>
                <w:rFonts w:cstheme="minorHAnsi"/>
                <w:sz w:val="18"/>
                <w:szCs w:val="20"/>
              </w:rPr>
              <w:t xml:space="preserve">&lt;&lt; Reference values from </w:t>
            </w:r>
            <w:r w:rsidR="00845C5E">
              <w:rPr>
                <w:rFonts w:cstheme="minorHAnsi"/>
                <w:sz w:val="16"/>
                <w:szCs w:val="16"/>
              </w:rPr>
              <w:t>A2-</w:t>
            </w:r>
            <w:r w:rsidRPr="007B2CC9">
              <w:rPr>
                <w:rFonts w:cstheme="minorHAnsi"/>
                <w:sz w:val="18"/>
                <w:szCs w:val="20"/>
              </w:rPr>
              <w:t>08&gt;&gt;</w:t>
            </w:r>
          </w:p>
        </w:tc>
      </w:tr>
      <w:tr w:rsidR="003B3CCD" w:rsidRPr="007B2CC9" w14:paraId="793CA6D5" w14:textId="77777777" w:rsidTr="00844B06">
        <w:trPr>
          <w:trHeight w:val="226"/>
        </w:trPr>
        <w:tc>
          <w:tcPr>
            <w:tcW w:w="1165" w:type="dxa"/>
          </w:tcPr>
          <w:p w14:paraId="5F0E0718" w14:textId="77777777" w:rsidR="003B3CCD" w:rsidRPr="007B2CC9" w:rsidRDefault="003B3CCD" w:rsidP="00844B06">
            <w:pPr>
              <w:spacing w:after="0" w:line="240" w:lineRule="auto"/>
              <w:rPr>
                <w:rFonts w:cstheme="minorHAnsi"/>
                <w:sz w:val="20"/>
                <w:szCs w:val="20"/>
              </w:rPr>
            </w:pPr>
          </w:p>
        </w:tc>
        <w:tc>
          <w:tcPr>
            <w:tcW w:w="990" w:type="dxa"/>
          </w:tcPr>
          <w:p w14:paraId="3833105E" w14:textId="77777777" w:rsidR="003B3CCD" w:rsidRPr="007B2CC9" w:rsidRDefault="003B3CCD" w:rsidP="00844B06">
            <w:pPr>
              <w:spacing w:after="0" w:line="240" w:lineRule="auto"/>
              <w:rPr>
                <w:rFonts w:cstheme="minorHAnsi"/>
                <w:sz w:val="20"/>
                <w:szCs w:val="20"/>
              </w:rPr>
            </w:pPr>
          </w:p>
        </w:tc>
        <w:tc>
          <w:tcPr>
            <w:tcW w:w="1380" w:type="dxa"/>
          </w:tcPr>
          <w:p w14:paraId="1A07A82A" w14:textId="77777777" w:rsidR="003B3CCD" w:rsidRPr="007B2CC9" w:rsidRDefault="003B3CCD" w:rsidP="00844B06">
            <w:pPr>
              <w:spacing w:after="0" w:line="240" w:lineRule="auto"/>
              <w:rPr>
                <w:rFonts w:cstheme="minorHAnsi"/>
                <w:sz w:val="20"/>
                <w:szCs w:val="20"/>
              </w:rPr>
            </w:pPr>
          </w:p>
        </w:tc>
        <w:tc>
          <w:tcPr>
            <w:tcW w:w="1230" w:type="dxa"/>
          </w:tcPr>
          <w:p w14:paraId="32CB07B5" w14:textId="77777777" w:rsidR="003B3CCD" w:rsidRPr="007B2CC9" w:rsidRDefault="003B3CCD" w:rsidP="00844B06">
            <w:pPr>
              <w:spacing w:after="0" w:line="240" w:lineRule="auto"/>
              <w:rPr>
                <w:rFonts w:cstheme="minorHAnsi"/>
                <w:sz w:val="20"/>
                <w:szCs w:val="20"/>
              </w:rPr>
            </w:pPr>
          </w:p>
        </w:tc>
        <w:tc>
          <w:tcPr>
            <w:tcW w:w="1260" w:type="dxa"/>
          </w:tcPr>
          <w:p w14:paraId="31F38A4A" w14:textId="77777777" w:rsidR="003B3CCD" w:rsidRPr="007B2CC9" w:rsidRDefault="003B3CCD" w:rsidP="00844B06">
            <w:pPr>
              <w:spacing w:after="0" w:line="240" w:lineRule="auto"/>
              <w:rPr>
                <w:rFonts w:cstheme="minorHAnsi"/>
                <w:sz w:val="20"/>
                <w:szCs w:val="20"/>
              </w:rPr>
            </w:pPr>
          </w:p>
        </w:tc>
        <w:tc>
          <w:tcPr>
            <w:tcW w:w="1350" w:type="dxa"/>
          </w:tcPr>
          <w:p w14:paraId="670D030F" w14:textId="77777777" w:rsidR="003B3CCD" w:rsidRPr="007B2CC9" w:rsidRDefault="003B3CCD" w:rsidP="00844B06">
            <w:pPr>
              <w:spacing w:after="0" w:line="240" w:lineRule="auto"/>
              <w:rPr>
                <w:rFonts w:cstheme="minorHAnsi"/>
                <w:sz w:val="20"/>
                <w:szCs w:val="20"/>
              </w:rPr>
            </w:pPr>
          </w:p>
        </w:tc>
        <w:tc>
          <w:tcPr>
            <w:tcW w:w="1584" w:type="dxa"/>
          </w:tcPr>
          <w:p w14:paraId="793B4FE8" w14:textId="77777777" w:rsidR="003B3CCD" w:rsidRPr="007B2CC9" w:rsidRDefault="003B3CCD" w:rsidP="00844B06">
            <w:pPr>
              <w:spacing w:after="0" w:line="240" w:lineRule="auto"/>
              <w:rPr>
                <w:rFonts w:cstheme="minorHAnsi"/>
                <w:sz w:val="20"/>
                <w:szCs w:val="20"/>
              </w:rPr>
            </w:pPr>
          </w:p>
        </w:tc>
        <w:tc>
          <w:tcPr>
            <w:tcW w:w="1836" w:type="dxa"/>
          </w:tcPr>
          <w:p w14:paraId="737561FA" w14:textId="77777777" w:rsidR="003B3CCD" w:rsidRPr="007B2CC9" w:rsidRDefault="003B3CCD" w:rsidP="00844B06">
            <w:pPr>
              <w:spacing w:after="0" w:line="240" w:lineRule="auto"/>
              <w:rPr>
                <w:rFonts w:cstheme="minorHAnsi"/>
                <w:sz w:val="20"/>
                <w:szCs w:val="20"/>
              </w:rPr>
            </w:pPr>
          </w:p>
        </w:tc>
      </w:tr>
    </w:tbl>
    <w:p w14:paraId="79208FD1" w14:textId="528E86C3" w:rsidR="00AF2F78" w:rsidRDefault="00AF2F78" w:rsidP="00AF2F78">
      <w:pPr>
        <w:spacing w:after="0" w:line="240" w:lineRule="auto"/>
        <w:rPr>
          <w:rFonts w:asciiTheme="minorHAnsi" w:hAnsiTheme="minorHAnsi" w:cstheme="minorHAnsi"/>
          <w:sz w:val="20"/>
          <w:szCs w:val="20"/>
        </w:rPr>
      </w:pPr>
    </w:p>
    <w:p w14:paraId="40D4D13D" w14:textId="28C08AFE" w:rsidR="003B3CCD" w:rsidRDefault="003B3CCD" w:rsidP="00AF2F78">
      <w:pPr>
        <w:spacing w:after="0" w:line="240" w:lineRule="auto"/>
        <w:rPr>
          <w:rFonts w:asciiTheme="minorHAnsi" w:hAnsiTheme="minorHAnsi" w:cstheme="minorHAnsi"/>
          <w:sz w:val="20"/>
          <w:szCs w:val="20"/>
        </w:rPr>
      </w:pPr>
    </w:p>
    <w:p w14:paraId="7DA109B6" w14:textId="77777777" w:rsidR="003B3CCD" w:rsidRDefault="003B3CCD" w:rsidP="00AF2F78">
      <w:pPr>
        <w:spacing w:after="0" w:line="240" w:lineRule="auto"/>
        <w:rPr>
          <w:rFonts w:asciiTheme="minorHAnsi" w:hAnsiTheme="minorHAnsi" w:cstheme="minorHAnsi"/>
          <w:sz w:val="20"/>
          <w:szCs w:val="20"/>
        </w:rPr>
      </w:pPr>
    </w:p>
    <w:p w14:paraId="4AEB4313" w14:textId="7D14FFF9" w:rsidR="00851A09" w:rsidRDefault="00851A09" w:rsidP="00AF2F78">
      <w:pPr>
        <w:spacing w:after="0" w:line="240" w:lineRule="auto"/>
        <w:rPr>
          <w:rFonts w:asciiTheme="minorHAnsi" w:hAnsiTheme="minorHAnsi" w:cstheme="minorHAnsi"/>
          <w:sz w:val="20"/>
          <w:szCs w:val="20"/>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525"/>
        <w:gridCol w:w="1206"/>
        <w:gridCol w:w="1405"/>
        <w:gridCol w:w="1405"/>
        <w:gridCol w:w="1405"/>
        <w:gridCol w:w="1923"/>
        <w:gridCol w:w="1921"/>
      </w:tblGrid>
      <w:tr w:rsidR="002C4A59" w:rsidRPr="009E01FE" w14:paraId="06379588" w14:textId="77777777" w:rsidTr="002C4A59">
        <w:trPr>
          <w:cantSplit/>
          <w:trHeight w:val="144"/>
        </w:trPr>
        <w:tc>
          <w:tcPr>
            <w:tcW w:w="5000" w:type="pct"/>
            <w:gridSpan w:val="7"/>
            <w:tcBorders>
              <w:top w:val="single" w:sz="4" w:space="0" w:color="auto"/>
              <w:left w:val="single" w:sz="4" w:space="0" w:color="auto"/>
              <w:bottom w:val="single" w:sz="4" w:space="0" w:color="auto"/>
              <w:right w:val="single" w:sz="4" w:space="0" w:color="auto"/>
            </w:tcBorders>
          </w:tcPr>
          <w:p w14:paraId="0B9FE01B" w14:textId="67067ABC" w:rsidR="002C4A59" w:rsidRPr="00E15012" w:rsidRDefault="002C4A59" w:rsidP="00CD2AC0">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sidRPr="00E15012">
              <w:rPr>
                <w:rFonts w:asciiTheme="minorHAnsi" w:hAnsiTheme="minorHAnsi" w:cstheme="minorHAnsi"/>
                <w:b/>
                <w:sz w:val="20"/>
                <w:szCs w:val="20"/>
              </w:rPr>
              <w:lastRenderedPageBreak/>
              <w:t xml:space="preserve">C. Design Dwelling Unit Water Heating Efficiency Information </w:t>
            </w:r>
          </w:p>
          <w:p w14:paraId="1B2D660D" w14:textId="77777777" w:rsidR="00047BAF" w:rsidRDefault="00DA49C1" w:rsidP="00E15012">
            <w:pPr>
              <w:keepNext/>
              <w:tabs>
                <w:tab w:val="left" w:pos="2160"/>
                <w:tab w:val="left" w:pos="2700"/>
                <w:tab w:val="left" w:pos="3420"/>
                <w:tab w:val="left" w:pos="3780"/>
                <w:tab w:val="left" w:pos="5760"/>
                <w:tab w:val="left" w:pos="7212"/>
              </w:tabs>
              <w:spacing w:after="0" w:line="240" w:lineRule="auto"/>
              <w:rPr>
                <w:sz w:val="18"/>
                <w:szCs w:val="18"/>
              </w:rPr>
            </w:pPr>
            <w:r>
              <w:rPr>
                <w:sz w:val="18"/>
                <w:szCs w:val="18"/>
              </w:rPr>
              <w:t>&lt;&lt;Static Text - see the top&gt;&gt;</w:t>
            </w:r>
          </w:p>
          <w:p w14:paraId="3FC1BB34" w14:textId="30C54679" w:rsidR="002C4A59" w:rsidRPr="00DD574D" w:rsidRDefault="00DD574D" w:rsidP="00E15012">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CE095A" w:rsidRPr="0036508E">
              <w:rPr>
                <w:rFonts w:asciiTheme="minorHAnsi" w:hAnsiTheme="minorHAnsi" w:cstheme="minorHAnsi"/>
                <w:sz w:val="20"/>
                <w:szCs w:val="20"/>
              </w:rPr>
              <w:t>A</w:t>
            </w:r>
            <w:r w:rsidR="00C14EF9">
              <w:rPr>
                <w:rFonts w:asciiTheme="minorHAnsi" w:hAnsiTheme="minorHAnsi" w:cstheme="minorHAnsi"/>
                <w:sz w:val="20"/>
                <w:szCs w:val="20"/>
              </w:rPr>
              <w:t xml:space="preserve"> and </w:t>
            </w:r>
            <w:r w:rsidR="00845C5E">
              <w:rPr>
                <w:rFonts w:asciiTheme="minorHAnsi" w:eastAsia="Times New Roman" w:hAnsiTheme="minorHAnsi" w:cstheme="minorHAnsi"/>
                <w:sz w:val="20"/>
                <w:szCs w:val="20"/>
              </w:rPr>
              <w:t>A2</w:t>
            </w:r>
            <w:r>
              <w:rPr>
                <w:rFonts w:asciiTheme="minorHAnsi" w:hAnsiTheme="minorHAnsi" w:cstheme="minorHAnsi"/>
                <w:sz w:val="20"/>
                <w:szCs w:val="20"/>
              </w:rPr>
              <w:t>&gt;&gt;</w:t>
            </w:r>
          </w:p>
        </w:tc>
      </w:tr>
      <w:tr w:rsidR="002C4A59" w:rsidRPr="009E01FE" w14:paraId="5D0E36E6"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1D703B8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559" w:type="pct"/>
            <w:tcBorders>
              <w:top w:val="single" w:sz="4" w:space="0" w:color="auto"/>
              <w:left w:val="single" w:sz="4" w:space="0" w:color="auto"/>
              <w:bottom w:val="single" w:sz="4" w:space="0" w:color="auto"/>
              <w:right w:val="single" w:sz="4" w:space="0" w:color="auto"/>
            </w:tcBorders>
            <w:vAlign w:val="center"/>
          </w:tcPr>
          <w:p w14:paraId="75A7871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651" w:type="pct"/>
            <w:tcBorders>
              <w:top w:val="single" w:sz="4" w:space="0" w:color="auto"/>
              <w:left w:val="single" w:sz="4" w:space="0" w:color="auto"/>
              <w:bottom w:val="single" w:sz="4" w:space="0" w:color="auto"/>
              <w:right w:val="single" w:sz="4" w:space="0" w:color="auto"/>
            </w:tcBorders>
            <w:vAlign w:val="center"/>
          </w:tcPr>
          <w:p w14:paraId="36F5BB1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651" w:type="pct"/>
            <w:tcBorders>
              <w:top w:val="single" w:sz="4" w:space="0" w:color="auto"/>
              <w:left w:val="single" w:sz="4" w:space="0" w:color="auto"/>
              <w:bottom w:val="single" w:sz="4" w:space="0" w:color="auto"/>
              <w:right w:val="single" w:sz="4" w:space="0" w:color="auto"/>
            </w:tcBorders>
            <w:vAlign w:val="center"/>
          </w:tcPr>
          <w:p w14:paraId="0C18583A"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651" w:type="pct"/>
            <w:tcBorders>
              <w:top w:val="single" w:sz="4" w:space="0" w:color="auto"/>
              <w:left w:val="single" w:sz="4" w:space="0" w:color="auto"/>
              <w:bottom w:val="single" w:sz="4" w:space="0" w:color="auto"/>
              <w:right w:val="single" w:sz="4" w:space="0" w:color="auto"/>
            </w:tcBorders>
            <w:vAlign w:val="center"/>
          </w:tcPr>
          <w:p w14:paraId="1CFD52E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891" w:type="pct"/>
            <w:tcBorders>
              <w:top w:val="single" w:sz="4" w:space="0" w:color="auto"/>
              <w:left w:val="single" w:sz="4" w:space="0" w:color="auto"/>
              <w:bottom w:val="single" w:sz="4" w:space="0" w:color="auto"/>
              <w:right w:val="single" w:sz="4" w:space="0" w:color="auto"/>
            </w:tcBorders>
          </w:tcPr>
          <w:p w14:paraId="54B1C331" w14:textId="32F971A5"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890" w:type="pct"/>
            <w:tcBorders>
              <w:top w:val="single" w:sz="4" w:space="0" w:color="auto"/>
              <w:left w:val="single" w:sz="4" w:space="0" w:color="auto"/>
              <w:bottom w:val="single" w:sz="4" w:space="0" w:color="auto"/>
              <w:right w:val="single" w:sz="4" w:space="0" w:color="auto"/>
            </w:tcBorders>
            <w:vAlign w:val="center"/>
          </w:tcPr>
          <w:p w14:paraId="3D616937" w14:textId="5DFC239A"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2C4A59" w:rsidRPr="009E01FE" w14:paraId="012CEDDD"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bottom"/>
          </w:tcPr>
          <w:p w14:paraId="055D002E"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559" w:type="pct"/>
            <w:tcBorders>
              <w:top w:val="single" w:sz="4" w:space="0" w:color="auto"/>
              <w:left w:val="single" w:sz="4" w:space="0" w:color="auto"/>
              <w:bottom w:val="single" w:sz="4" w:space="0" w:color="auto"/>
              <w:right w:val="single" w:sz="4" w:space="0" w:color="auto"/>
            </w:tcBorders>
            <w:vAlign w:val="bottom"/>
          </w:tcPr>
          <w:p w14:paraId="5BDCAA65"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651" w:type="pct"/>
            <w:tcBorders>
              <w:top w:val="single" w:sz="4" w:space="0" w:color="auto"/>
              <w:left w:val="single" w:sz="4" w:space="0" w:color="auto"/>
              <w:bottom w:val="single" w:sz="4" w:space="0" w:color="auto"/>
              <w:right w:val="single" w:sz="4" w:space="0" w:color="auto"/>
            </w:tcBorders>
            <w:vAlign w:val="bottom"/>
          </w:tcPr>
          <w:p w14:paraId="3B81BBA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651" w:type="pct"/>
            <w:tcBorders>
              <w:top w:val="single" w:sz="4" w:space="0" w:color="auto"/>
              <w:left w:val="single" w:sz="4" w:space="0" w:color="auto"/>
              <w:bottom w:val="single" w:sz="4" w:space="0" w:color="auto"/>
              <w:right w:val="single" w:sz="4" w:space="0" w:color="auto"/>
            </w:tcBorders>
            <w:vAlign w:val="bottom"/>
          </w:tcPr>
          <w:p w14:paraId="7B09FDFD"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4961D5CF"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651" w:type="pct"/>
            <w:tcBorders>
              <w:top w:val="single" w:sz="4" w:space="0" w:color="auto"/>
              <w:left w:val="single" w:sz="4" w:space="0" w:color="auto"/>
              <w:bottom w:val="single" w:sz="4" w:space="0" w:color="auto"/>
              <w:right w:val="single" w:sz="4" w:space="0" w:color="auto"/>
            </w:tcBorders>
            <w:vAlign w:val="bottom"/>
          </w:tcPr>
          <w:p w14:paraId="49544CA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Exterior Insulation </w:t>
            </w:r>
          </w:p>
          <w:p w14:paraId="420C7B94"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891" w:type="pct"/>
            <w:tcBorders>
              <w:top w:val="single" w:sz="4" w:space="0" w:color="auto"/>
              <w:left w:val="single" w:sz="4" w:space="0" w:color="auto"/>
              <w:bottom w:val="single" w:sz="4" w:space="0" w:color="auto"/>
              <w:right w:val="single" w:sz="4" w:space="0" w:color="auto"/>
            </w:tcBorders>
            <w:vAlign w:val="bottom"/>
          </w:tcPr>
          <w:p w14:paraId="2FC501E0" w14:textId="77777777"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2A922A05" w14:textId="33E5B9AE" w:rsidR="002C4A59" w:rsidRPr="005828AE" w:rsidRDefault="002C4A59" w:rsidP="00520874">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890" w:type="pct"/>
            <w:tcBorders>
              <w:top w:val="single" w:sz="4" w:space="0" w:color="auto"/>
              <w:left w:val="single" w:sz="4" w:space="0" w:color="auto"/>
              <w:bottom w:val="single" w:sz="4" w:space="0" w:color="auto"/>
              <w:right w:val="single" w:sz="4" w:space="0" w:color="auto"/>
            </w:tcBorders>
            <w:vAlign w:val="bottom"/>
          </w:tcPr>
          <w:p w14:paraId="73EDB45B" w14:textId="12161485" w:rsidR="002C4A59" w:rsidRPr="005828AE" w:rsidRDefault="002C4A59" w:rsidP="009116C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2C4A59" w:rsidRPr="009E01FE" w14:paraId="10EB642B"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tcPr>
          <w:p w14:paraId="33ADF2DB" w14:textId="3E251E3A" w:rsidR="002C4A59" w:rsidRPr="005828AE" w:rsidRDefault="003711F3" w:rsidP="00254F4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&lt;&lt;Reference value A0</w:t>
            </w:r>
            <w:r w:rsidR="00F53007">
              <w:rPr>
                <w:rFonts w:asciiTheme="minorHAnsi" w:eastAsia="Times New Roman" w:hAnsiTheme="minorHAnsi" w:cstheme="minorHAnsi"/>
                <w:sz w:val="18"/>
                <w:szCs w:val="20"/>
              </w:rPr>
              <w:t>2</w:t>
            </w:r>
            <w:r w:rsidR="00166597">
              <w:rPr>
                <w:rFonts w:asciiTheme="minorHAnsi" w:eastAsia="Times New Roman" w:hAnsiTheme="minorHAnsi" w:cstheme="minorHAnsi"/>
                <w:sz w:val="18"/>
                <w:szCs w:val="20"/>
              </w:rPr>
              <w:t xml:space="preserve"> or A2-02</w:t>
            </w:r>
            <w:r w:rsidRPr="005828AE">
              <w:rPr>
                <w:rFonts w:asciiTheme="minorHAnsi" w:eastAsia="Times New Roman" w:hAnsiTheme="minorHAnsi" w:cstheme="minorHAnsi"/>
                <w:sz w:val="18"/>
                <w:szCs w:val="20"/>
              </w:rPr>
              <w:t>&gt;&gt;</w:t>
            </w:r>
          </w:p>
        </w:tc>
        <w:tc>
          <w:tcPr>
            <w:tcW w:w="559" w:type="pct"/>
            <w:tcBorders>
              <w:top w:val="single" w:sz="4" w:space="0" w:color="auto"/>
              <w:left w:val="single" w:sz="4" w:space="0" w:color="auto"/>
              <w:bottom w:val="single" w:sz="4" w:space="0" w:color="auto"/>
              <w:right w:val="single" w:sz="4" w:space="0" w:color="auto"/>
            </w:tcBorders>
          </w:tcPr>
          <w:p w14:paraId="0BFABE2E" w14:textId="0944EC6A" w:rsidR="003711F3" w:rsidRPr="005828AE"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del w:id="76" w:author="Alhabibi, Haider@Energy" w:date="2022-06-29T13:20:00Z">
              <w:r w:rsidR="00E15012" w:rsidDel="00D050BD">
                <w:rPr>
                  <w:rFonts w:asciiTheme="minorHAnsi" w:eastAsia="Times New Roman" w:hAnsiTheme="minorHAnsi" w:cstheme="minorHAnsi"/>
                  <w:sz w:val="18"/>
                  <w:szCs w:val="20"/>
                </w:rPr>
                <w:delText>;</w:delText>
              </w:r>
            </w:del>
            <w:ins w:id="77" w:author="Alhabibi, Haider@Energy" w:date="2022-06-29T13:20:00Z">
              <w:r w:rsidR="00D050BD">
                <w:rPr>
                  <w:rFonts w:asciiTheme="minorHAnsi" w:eastAsia="Times New Roman" w:hAnsiTheme="minorHAnsi" w:cstheme="minorHAnsi"/>
                  <w:sz w:val="18"/>
                  <w:szCs w:val="20"/>
                </w:rPr>
                <w:t>.</w:t>
              </w:r>
            </w:ins>
            <w:r w:rsidR="00E15012">
              <w:rPr>
                <w:rFonts w:asciiTheme="minorHAnsi" w:eastAsia="Times New Roman" w:hAnsiTheme="minorHAnsi" w:cstheme="minorHAnsi"/>
                <w:sz w:val="18"/>
                <w:szCs w:val="20"/>
              </w:rPr>
              <w:t xml:space="preserve"> </w:t>
            </w:r>
            <w:ins w:id="78" w:author="Alhabibi, Haider@Energy" w:date="2022-06-29T13:20:00Z">
              <w:r w:rsidR="00233762">
                <w:rPr>
                  <w:rFonts w:asciiTheme="minorHAnsi" w:eastAsia="Times New Roman" w:hAnsiTheme="minorHAnsi" w:cstheme="minorHAnsi"/>
                  <w:sz w:val="18"/>
                  <w:szCs w:val="20"/>
                </w:rPr>
                <w:t xml:space="preserve">If information </w:t>
              </w:r>
              <w:r w:rsidR="00D050BD">
                <w:rPr>
                  <w:rFonts w:asciiTheme="minorHAnsi" w:eastAsia="Times New Roman" w:hAnsiTheme="minorHAnsi" w:cstheme="minorHAnsi"/>
                  <w:sz w:val="18"/>
                  <w:szCs w:val="20"/>
                </w:rPr>
                <w:t xml:space="preserve">is not </w:t>
              </w:r>
              <w:r w:rsidR="00580D2A">
                <w:rPr>
                  <w:rFonts w:asciiTheme="minorHAnsi" w:eastAsia="Times New Roman" w:hAnsiTheme="minorHAnsi" w:cstheme="minorHAnsi"/>
                  <w:sz w:val="18"/>
                  <w:szCs w:val="20"/>
                </w:rPr>
                <w:t>available on LM</w:t>
              </w:r>
            </w:ins>
            <w:ins w:id="79" w:author="Alhabibi, Haider@Energy" w:date="2022-06-29T13:21:00Z">
              <w:r w:rsidR="00580D2A">
                <w:rPr>
                  <w:rFonts w:asciiTheme="minorHAnsi" w:eastAsia="Times New Roman" w:hAnsiTheme="minorHAnsi" w:cstheme="minorHAnsi"/>
                  <w:sz w:val="18"/>
                  <w:szCs w:val="20"/>
                </w:rPr>
                <w:t>CC</w:t>
              </w:r>
              <w:r w:rsidR="00B33BF0">
                <w:rPr>
                  <w:rFonts w:asciiTheme="minorHAnsi" w:eastAsia="Times New Roman" w:hAnsiTheme="minorHAnsi" w:cstheme="minorHAnsi"/>
                  <w:sz w:val="18"/>
                  <w:szCs w:val="20"/>
                </w:rPr>
                <w:t>, then allow user input.</w:t>
              </w:r>
            </w:ins>
            <w:del w:id="80" w:author="Alhabibi, Haider@Energy" w:date="2022-06-27T12:44:00Z">
              <w:r w:rsidR="00E15012" w:rsidDel="002D2C27">
                <w:rPr>
                  <w:rFonts w:asciiTheme="minorHAnsi" w:eastAsia="Times New Roman" w:hAnsiTheme="minorHAnsi" w:cstheme="minorHAnsi"/>
                  <w:sz w:val="18"/>
                  <w:szCs w:val="20"/>
                </w:rPr>
                <w:delText xml:space="preserve">if parent </w:delText>
              </w:r>
              <w:r w:rsidR="00DA58BF" w:rsidDel="002D2C27">
                <w:rPr>
                  <w:rFonts w:asciiTheme="minorHAnsi" w:eastAsia="Times New Roman" w:hAnsiTheme="minorHAnsi" w:cstheme="minorHAnsi"/>
                  <w:sz w:val="18"/>
                  <w:szCs w:val="20"/>
                </w:rPr>
                <w:delText>LMCC</w:delText>
              </w:r>
              <w:r w:rsidR="00E15012" w:rsidDel="002D2C27">
                <w:rPr>
                  <w:rFonts w:asciiTheme="minorHAnsi" w:eastAsia="Times New Roman" w:hAnsiTheme="minorHAnsi" w:cstheme="minorHAnsi"/>
                  <w:sz w:val="18"/>
                  <w:szCs w:val="20"/>
                </w:rPr>
                <w:delText xml:space="preserve">= </w:delText>
              </w:r>
              <w:r w:rsidR="00DA58BF" w:rsidDel="002D2C27">
                <w:rPr>
                  <w:rFonts w:asciiTheme="minorHAnsi" w:eastAsia="Times New Roman" w:hAnsiTheme="minorHAnsi" w:cstheme="minorHAnsi"/>
                  <w:sz w:val="18"/>
                  <w:szCs w:val="20"/>
                </w:rPr>
                <w:delText>LMCC</w:delText>
              </w:r>
              <w:r w:rsidR="00E15012" w:rsidDel="002D2C27">
                <w:rPr>
                  <w:rFonts w:asciiTheme="minorHAnsi" w:eastAsia="Times New Roman" w:hAnsiTheme="minorHAnsi" w:cstheme="minorHAnsi"/>
                  <w:sz w:val="18"/>
                  <w:szCs w:val="20"/>
                </w:rPr>
                <w:delText>-ADD, ALT or NCB, then value = NA</w:delText>
              </w:r>
            </w:del>
            <w:del w:id="81" w:author="Alhabibi, Haider@Energy" w:date="2022-06-29T13:22:00Z">
              <w:r w:rsidR="00E15012" w:rsidDel="00732626">
                <w:rPr>
                  <w:rFonts w:asciiTheme="minorHAnsi" w:eastAsia="Times New Roman" w:hAnsiTheme="minorHAnsi" w:cstheme="minorHAnsi"/>
                  <w:sz w:val="18"/>
                  <w:szCs w:val="20"/>
                </w:rPr>
                <w:delText>;</w:delText>
              </w:r>
            </w:del>
            <w:r w:rsidR="00E15012">
              <w:rPr>
                <w:rFonts w:asciiTheme="minorHAnsi" w:eastAsia="Times New Roman" w:hAnsiTheme="minorHAnsi" w:cstheme="minorHAnsi"/>
                <w:sz w:val="18"/>
                <w:szCs w:val="20"/>
              </w:rPr>
              <w:t xml:space="preserve"> </w:t>
            </w:r>
            <w:del w:id="82" w:author="Alhabibi, Haider@Energy" w:date="2022-06-29T13:21:00Z">
              <w:r w:rsidR="00E15012" w:rsidDel="00732626">
                <w:rPr>
                  <w:rFonts w:asciiTheme="minorHAnsi" w:eastAsia="Times New Roman" w:hAnsiTheme="minorHAnsi" w:cstheme="minorHAnsi"/>
                  <w:sz w:val="18"/>
                  <w:szCs w:val="20"/>
                </w:rPr>
                <w:delText xml:space="preserve">else if parent = </w:delText>
              </w:r>
              <w:r w:rsidR="00DA58BF" w:rsidDel="00732626">
                <w:rPr>
                  <w:rFonts w:asciiTheme="minorHAnsi" w:eastAsia="Times New Roman" w:hAnsiTheme="minorHAnsi" w:cstheme="minorHAnsi"/>
                  <w:sz w:val="18"/>
                  <w:szCs w:val="20"/>
                </w:rPr>
                <w:delText>LMCC</w:delText>
              </w:r>
              <w:r w:rsidR="00E15012" w:rsidDel="00732626">
                <w:rPr>
                  <w:rFonts w:asciiTheme="minorHAnsi" w:eastAsia="Times New Roman" w:hAnsiTheme="minorHAnsi" w:cstheme="minorHAnsi"/>
                  <w:sz w:val="18"/>
                  <w:szCs w:val="20"/>
                </w:rPr>
                <w:delText xml:space="preserve">-PRF </w:delText>
              </w:r>
            </w:del>
            <w:del w:id="83" w:author="Alhabibi, Haider@Energy" w:date="2022-06-29T13:22:00Z">
              <w:r w:rsidR="00E15012" w:rsidDel="00732626">
                <w:rPr>
                  <w:rFonts w:asciiTheme="minorHAnsi" w:eastAsia="Times New Roman" w:hAnsiTheme="minorHAnsi" w:cstheme="minorHAnsi"/>
                  <w:sz w:val="18"/>
                  <w:szCs w:val="20"/>
                </w:rPr>
                <w:delText>then</w:delText>
              </w:r>
              <w:r w:rsidRPr="005828AE" w:rsidDel="00732626">
                <w:rPr>
                  <w:rFonts w:asciiTheme="minorHAnsi" w:eastAsia="Times New Roman" w:hAnsiTheme="minorHAnsi" w:cstheme="minorHAnsi"/>
                  <w:sz w:val="18"/>
                  <w:szCs w:val="20"/>
                </w:rPr>
                <w:delText xml:space="preserve"> </w:delText>
              </w:r>
            </w:del>
            <w:r w:rsidR="00E15012">
              <w:rPr>
                <w:rFonts w:asciiTheme="minorHAnsi" w:eastAsia="Times New Roman" w:hAnsiTheme="minorHAnsi" w:cstheme="minorHAnsi"/>
                <w:sz w:val="18"/>
                <w:szCs w:val="20"/>
              </w:rPr>
              <w:t>a</w:t>
            </w:r>
            <w:r w:rsidRPr="005828AE">
              <w:rPr>
                <w:rFonts w:asciiTheme="minorHAnsi" w:eastAsia="Times New Roman" w:hAnsiTheme="minorHAnsi" w:cstheme="minorHAnsi"/>
                <w:sz w:val="18"/>
                <w:szCs w:val="20"/>
              </w:rPr>
              <w:t>llowed values are</w:t>
            </w:r>
            <w:r w:rsidR="00E15012">
              <w:rPr>
                <w:rFonts w:asciiTheme="minorHAnsi" w:eastAsia="Times New Roman" w:hAnsiTheme="minorHAnsi" w:cstheme="minorHAnsi"/>
                <w:sz w:val="18"/>
                <w:szCs w:val="20"/>
              </w:rPr>
              <w:t>:</w:t>
            </w:r>
          </w:p>
          <w:p w14:paraId="35A6002A" w14:textId="5D847E8A" w:rsidR="00726BAF" w:rsidRPr="00DF1B84" w:rsidRDefault="002C4A59">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3711F3" w:rsidRPr="005828AE">
              <w:rPr>
                <w:rFonts w:asciiTheme="minorHAnsi" w:eastAsia="Times New Roman" w:hAnsiTheme="minorHAnsi" w:cstheme="minorHAnsi"/>
                <w:sz w:val="18"/>
                <w:szCs w:val="20"/>
              </w:rPr>
              <w:t>Uniform Energy Factor</w:t>
            </w:r>
          </w:p>
          <w:p w14:paraId="35F374ED" w14:textId="5A602631" w:rsidR="002C4A59" w:rsidRPr="005828AE" w:rsidRDefault="003711F3">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 *</w:t>
            </w:r>
            <w:r w:rsidR="002C4A59" w:rsidRPr="005828AE">
              <w:rPr>
                <w:rFonts w:asciiTheme="minorHAnsi" w:eastAsia="Times New Roman" w:hAnsiTheme="minorHAnsi" w:cstheme="minorHAnsi"/>
                <w:sz w:val="18"/>
                <w:szCs w:val="20"/>
              </w:rPr>
              <w:t xml:space="preserve">AFUE </w:t>
            </w:r>
          </w:p>
          <w:p w14:paraId="4CF1427B" w14:textId="16779176" w:rsidR="00A0768F" w:rsidRDefault="002C4A59">
            <w:pPr>
              <w:keepNext/>
              <w:tabs>
                <w:tab w:val="left" w:pos="2160"/>
                <w:tab w:val="left" w:pos="2700"/>
                <w:tab w:val="left" w:pos="3420"/>
                <w:tab w:val="left" w:pos="3780"/>
                <w:tab w:val="left" w:pos="5760"/>
                <w:tab w:val="left" w:pos="7212"/>
              </w:tabs>
              <w:spacing w:after="0" w:line="240" w:lineRule="auto"/>
              <w:rPr>
                <w:ins w:id="84" w:author="Alhabibi, Haider@Energy" w:date="2023-02-24T15:22:00Z"/>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*Thermal Efficiency</w:t>
            </w:r>
          </w:p>
          <w:p w14:paraId="247CBDC0" w14:textId="083E030E" w:rsidR="00991C5C" w:rsidRPr="005828AE" w:rsidRDefault="00991C5C">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ins w:id="85" w:author="Alhabibi, Haider@Energy" w:date="2023-02-24T15:22:00Z">
              <w:r>
                <w:rPr>
                  <w:rFonts w:asciiTheme="minorHAnsi" w:eastAsia="Times New Roman" w:hAnsiTheme="minorHAnsi" w:cstheme="minorHAnsi"/>
                  <w:sz w:val="18"/>
                  <w:szCs w:val="20"/>
                </w:rPr>
                <w:t>*V</w:t>
              </w:r>
            </w:ins>
            <w:ins w:id="86" w:author="Alhabibi, Haider@Energy" w:date="2023-02-24T15:23:00Z">
              <w:r>
                <w:rPr>
                  <w:rFonts w:asciiTheme="minorHAnsi" w:eastAsia="Times New Roman" w:hAnsiTheme="minorHAnsi" w:cstheme="minorHAnsi"/>
                  <w:sz w:val="18"/>
                  <w:szCs w:val="20"/>
                </w:rPr>
                <w:t xml:space="preserve">alue </w:t>
              </w:r>
              <w:r w:rsidR="00111CF2">
                <w:rPr>
                  <w:rFonts w:asciiTheme="minorHAnsi" w:eastAsia="Times New Roman" w:hAnsiTheme="minorHAnsi" w:cstheme="minorHAnsi"/>
                  <w:sz w:val="18"/>
                  <w:szCs w:val="20"/>
                </w:rPr>
                <w:t>=NA</w:t>
              </w:r>
            </w:ins>
          </w:p>
          <w:p w14:paraId="334A7E8C" w14:textId="3EF75970"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4BE58EAC" w14:textId="4211769A" w:rsidR="002C4A59" w:rsidRPr="005828AE" w:rsidRDefault="002C4A59" w:rsidP="00891FF9">
            <w:pPr>
              <w:keepNext/>
              <w:tabs>
                <w:tab w:val="left" w:pos="2160"/>
                <w:tab w:val="left" w:pos="2700"/>
                <w:tab w:val="left" w:pos="3420"/>
                <w:tab w:val="left" w:pos="3780"/>
                <w:tab w:val="left" w:pos="5760"/>
                <w:tab w:val="left" w:pos="7212"/>
              </w:tabs>
              <w:spacing w:line="240" w:lineRule="auto"/>
              <w:rPr>
                <w:rFonts w:asciiTheme="minorHAnsi" w:eastAsia="Times New Roman" w:hAnsiTheme="minorHAnsi" w:cstheme="minorHAnsi"/>
                <w:sz w:val="18"/>
                <w:szCs w:val="20"/>
              </w:rPr>
            </w:pPr>
            <w:r w:rsidRPr="005828AE">
              <w:rPr>
                <w:rFonts w:eastAsia="Times New Roman"/>
                <w:sz w:val="18"/>
                <w:szCs w:val="20"/>
              </w:rPr>
              <w:t>&lt;&lt;</w:t>
            </w:r>
            <w:r w:rsidR="003711F3" w:rsidRPr="005828AE">
              <w:rPr>
                <w:sz w:val="18"/>
              </w:rPr>
              <w:t xml:space="preserve"> </w:t>
            </w:r>
            <w:r w:rsidR="003711F3" w:rsidRPr="005828AE">
              <w:rPr>
                <w:rFonts w:eastAsia="Times New Roman"/>
                <w:sz w:val="18"/>
                <w:szCs w:val="20"/>
              </w:rPr>
              <w:t>reference values f</w:t>
            </w:r>
            <w:r w:rsidRPr="005828AE">
              <w:rPr>
                <w:rFonts w:eastAsia="Times New Roman"/>
                <w:sz w:val="18"/>
                <w:szCs w:val="20"/>
              </w:rPr>
              <w:t xml:space="preserve">rom </w:t>
            </w:r>
            <w:r w:rsidR="00DA58BF">
              <w:rPr>
                <w:rFonts w:eastAsia="Times New Roman"/>
                <w:sz w:val="18"/>
                <w:szCs w:val="20"/>
              </w:rPr>
              <w:t>LMCC</w:t>
            </w:r>
            <w:r w:rsidRPr="005828AE">
              <w:rPr>
                <w:rFonts w:eastAsia="Times New Roman"/>
                <w:sz w:val="18"/>
                <w:szCs w:val="20"/>
              </w:rPr>
              <w:t>-PRF-01; Else = NA&gt;&gt;</w:t>
            </w:r>
          </w:p>
        </w:tc>
        <w:tc>
          <w:tcPr>
            <w:tcW w:w="651" w:type="pct"/>
            <w:tcBorders>
              <w:top w:val="single" w:sz="4" w:space="0" w:color="auto"/>
              <w:left w:val="single" w:sz="4" w:space="0" w:color="auto"/>
              <w:bottom w:val="single" w:sz="4" w:space="0" w:color="auto"/>
              <w:right w:val="single" w:sz="4" w:space="0" w:color="auto"/>
            </w:tcBorders>
          </w:tcPr>
          <w:p w14:paraId="409F3B75" w14:textId="32FFD6F3"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651" w:type="pct"/>
            <w:tcBorders>
              <w:top w:val="single" w:sz="4" w:space="0" w:color="auto"/>
              <w:left w:val="single" w:sz="4" w:space="0" w:color="auto"/>
              <w:bottom w:val="single" w:sz="4" w:space="0" w:color="auto"/>
              <w:right w:val="single" w:sz="4" w:space="0" w:color="auto"/>
            </w:tcBorders>
          </w:tcPr>
          <w:p w14:paraId="37B8C6EE" w14:textId="1BE5FC6D" w:rsidR="002C4A59" w:rsidRPr="005828AE" w:rsidRDefault="002C4A59"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-PRF-01</w:t>
            </w:r>
            <w:r w:rsidR="00891FF9">
              <w:rPr>
                <w:rFonts w:asciiTheme="minorHAnsi" w:eastAsia="Times New Roman" w:hAnsiTheme="minorHAnsi" w:cstheme="minorHAnsi"/>
                <w:sz w:val="18"/>
                <w:szCs w:val="20"/>
              </w:rPr>
              <w:t>;</w:t>
            </w:r>
            <w:r w:rsidRPr="005828AE">
              <w:rPr>
                <w:rFonts w:asciiTheme="minorHAnsi" w:eastAsia="Times New Roman" w:hAnsiTheme="minorHAnsi" w:cstheme="minorHAnsi"/>
                <w:sz w:val="18"/>
                <w:szCs w:val="20"/>
              </w:rPr>
              <w:t xml:space="preserve"> </w:t>
            </w:r>
            <w:r w:rsidRPr="005828AE">
              <w:rPr>
                <w:rFonts w:eastAsia="Times New Roman"/>
                <w:sz w:val="18"/>
                <w:szCs w:val="20"/>
              </w:rPr>
              <w:t>Else = NA</w:t>
            </w:r>
            <w:r w:rsidRPr="005828AE" w:rsidDel="00364C35">
              <w:rPr>
                <w:rFonts w:asciiTheme="minorHAnsi" w:eastAsia="Times New Roman" w:hAnsiTheme="minorHAnsi" w:cstheme="minorHAnsi"/>
                <w:sz w:val="18"/>
                <w:szCs w:val="20"/>
              </w:rPr>
              <w:t xml:space="preserve"> </w:t>
            </w:r>
            <w:r w:rsidRPr="005828AE">
              <w:rPr>
                <w:rFonts w:asciiTheme="minorHAnsi" w:eastAsia="Times New Roman" w:hAnsiTheme="minorHAnsi" w:cstheme="minorHAnsi"/>
                <w:sz w:val="18"/>
                <w:szCs w:val="20"/>
              </w:rPr>
              <w:t>&gt;&gt;</w:t>
            </w:r>
          </w:p>
        </w:tc>
        <w:tc>
          <w:tcPr>
            <w:tcW w:w="891" w:type="pct"/>
            <w:tcBorders>
              <w:top w:val="single" w:sz="4" w:space="0" w:color="auto"/>
              <w:left w:val="single" w:sz="4" w:space="0" w:color="auto"/>
              <w:bottom w:val="single" w:sz="4" w:space="0" w:color="auto"/>
              <w:right w:val="single" w:sz="4" w:space="0" w:color="auto"/>
            </w:tcBorders>
          </w:tcPr>
          <w:p w14:paraId="5CDDD419" w14:textId="61119466" w:rsidR="003711F3"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values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 NA is allowed only if Water Heater Type = Consumer Instantaneous,</w:t>
            </w:r>
          </w:p>
          <w:p w14:paraId="1B8F5BE0" w14:textId="0CF588FB" w:rsidR="002C4A59" w:rsidRPr="005828AE" w:rsidRDefault="003711F3" w:rsidP="005828AE">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Commercial Instantaneous, or Residential-Duty Commercial Instantaneous &gt;&gt;</w:t>
            </w:r>
          </w:p>
        </w:tc>
        <w:tc>
          <w:tcPr>
            <w:tcW w:w="890" w:type="pct"/>
            <w:tcBorders>
              <w:top w:val="single" w:sz="4" w:space="0" w:color="auto"/>
              <w:left w:val="single" w:sz="4" w:space="0" w:color="auto"/>
              <w:bottom w:val="single" w:sz="4" w:space="0" w:color="auto"/>
              <w:right w:val="single" w:sz="4" w:space="0" w:color="auto"/>
            </w:tcBorders>
          </w:tcPr>
          <w:p w14:paraId="46B4609E" w14:textId="7A76ECBC" w:rsidR="002C4A59" w:rsidRPr="005828AE" w:rsidRDefault="002C4A59" w:rsidP="0045043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 xml:space="preserve">Reference value from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&gt;&gt;</w:t>
            </w:r>
          </w:p>
        </w:tc>
      </w:tr>
      <w:tr w:rsidR="002C4A59" w:rsidRPr="009E01FE" w14:paraId="31AB80CF" w14:textId="77777777" w:rsidTr="005828AE">
        <w:trPr>
          <w:cantSplit/>
          <w:trHeight w:val="144"/>
        </w:trPr>
        <w:tc>
          <w:tcPr>
            <w:tcW w:w="707" w:type="pct"/>
            <w:tcBorders>
              <w:top w:val="single" w:sz="4" w:space="0" w:color="auto"/>
              <w:left w:val="single" w:sz="4" w:space="0" w:color="auto"/>
              <w:bottom w:val="single" w:sz="4" w:space="0" w:color="auto"/>
              <w:right w:val="single" w:sz="4" w:space="0" w:color="auto"/>
            </w:tcBorders>
            <w:vAlign w:val="center"/>
          </w:tcPr>
          <w:p w14:paraId="316E8623"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559" w:type="pct"/>
            <w:tcBorders>
              <w:top w:val="single" w:sz="4" w:space="0" w:color="auto"/>
              <w:left w:val="single" w:sz="4" w:space="0" w:color="auto"/>
              <w:bottom w:val="single" w:sz="4" w:space="0" w:color="auto"/>
              <w:right w:val="single" w:sz="4" w:space="0" w:color="auto"/>
            </w:tcBorders>
            <w:vAlign w:val="center"/>
          </w:tcPr>
          <w:p w14:paraId="781CAF40"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F7C0F79"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556AA472"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651" w:type="pct"/>
            <w:tcBorders>
              <w:top w:val="single" w:sz="4" w:space="0" w:color="auto"/>
              <w:left w:val="single" w:sz="4" w:space="0" w:color="auto"/>
              <w:bottom w:val="single" w:sz="4" w:space="0" w:color="auto"/>
              <w:right w:val="single" w:sz="4" w:space="0" w:color="auto"/>
            </w:tcBorders>
            <w:vAlign w:val="center"/>
          </w:tcPr>
          <w:p w14:paraId="77337D41" w14:textId="77777777"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1" w:type="pct"/>
            <w:tcBorders>
              <w:top w:val="single" w:sz="4" w:space="0" w:color="auto"/>
              <w:left w:val="single" w:sz="4" w:space="0" w:color="auto"/>
              <w:bottom w:val="single" w:sz="4" w:space="0" w:color="auto"/>
              <w:right w:val="single" w:sz="4" w:space="0" w:color="auto"/>
            </w:tcBorders>
          </w:tcPr>
          <w:p w14:paraId="39C2ED7F" w14:textId="77777777" w:rsidR="002C4A59" w:rsidRPr="00520874"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890" w:type="pct"/>
            <w:tcBorders>
              <w:top w:val="single" w:sz="4" w:space="0" w:color="auto"/>
              <w:left w:val="single" w:sz="4" w:space="0" w:color="auto"/>
              <w:bottom w:val="single" w:sz="4" w:space="0" w:color="auto"/>
              <w:right w:val="single" w:sz="4" w:space="0" w:color="auto"/>
            </w:tcBorders>
            <w:vAlign w:val="center"/>
          </w:tcPr>
          <w:p w14:paraId="0D5930A2" w14:textId="65C460D0" w:rsidR="002C4A59" w:rsidRPr="005828AE" w:rsidRDefault="002C4A59" w:rsidP="00CD2AC0">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22EA0A2A" w14:textId="77777777" w:rsidR="00AF2F78" w:rsidRPr="005828AE" w:rsidRDefault="00AF2F78" w:rsidP="00AF2F78">
      <w:pPr>
        <w:spacing w:after="0" w:line="240" w:lineRule="auto"/>
        <w:rPr>
          <w:rFonts w:asciiTheme="minorHAnsi" w:hAnsiTheme="minorHAnsi" w:cstheme="minorHAnsi"/>
          <w:sz w:val="20"/>
          <w:szCs w:val="20"/>
        </w:rPr>
      </w:pPr>
    </w:p>
    <w:tbl>
      <w:tblPr>
        <w:tblpPr w:leftFromText="180" w:rightFromText="180" w:vertAnchor="text" w:tblpY="1"/>
        <w:tblOverlap w:val="never"/>
        <w:tblW w:w="5002"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466"/>
        <w:gridCol w:w="1229"/>
        <w:gridCol w:w="1710"/>
        <w:gridCol w:w="1724"/>
        <w:gridCol w:w="1554"/>
        <w:gridCol w:w="1760"/>
        <w:gridCol w:w="1351"/>
      </w:tblGrid>
      <w:tr w:rsidR="003711F3" w:rsidRPr="009E01FE" w14:paraId="391C068D" w14:textId="77777777" w:rsidTr="00BF306D">
        <w:trPr>
          <w:trHeight w:val="144"/>
        </w:trPr>
        <w:tc>
          <w:tcPr>
            <w:tcW w:w="10794" w:type="dxa"/>
            <w:gridSpan w:val="7"/>
            <w:tcBorders>
              <w:top w:val="single" w:sz="4" w:space="0" w:color="auto"/>
              <w:left w:val="single" w:sz="4" w:space="0" w:color="auto"/>
              <w:bottom w:val="single" w:sz="4" w:space="0" w:color="auto"/>
              <w:right w:val="single" w:sz="4" w:space="0" w:color="auto"/>
            </w:tcBorders>
          </w:tcPr>
          <w:p w14:paraId="0794C454" w14:textId="4C1AB896" w:rsidR="003711F3" w:rsidRPr="00136321" w:rsidRDefault="003711F3"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t>D</w:t>
            </w:r>
            <w:r w:rsidRPr="00B33DFF">
              <w:rPr>
                <w:rFonts w:asciiTheme="minorHAnsi" w:hAnsiTheme="minorHAnsi" w:cstheme="minorHAnsi"/>
                <w:b/>
                <w:sz w:val="20"/>
                <w:szCs w:val="20"/>
              </w:rPr>
              <w:t xml:space="preserve">. Installed Dwelling Unit Water Heating Efficiency Information </w:t>
            </w:r>
          </w:p>
          <w:p w14:paraId="0BBD92CD" w14:textId="3F64E6C7" w:rsidR="00550C64" w:rsidRDefault="00DA49C1"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bookmarkStart w:id="87" w:name="_Hlk89014292"/>
            <w:r>
              <w:rPr>
                <w:sz w:val="18"/>
                <w:szCs w:val="18"/>
              </w:rPr>
              <w:t>&lt;&lt;Static Text - see the top&gt;&gt;</w:t>
            </w:r>
          </w:p>
          <w:bookmarkEnd w:id="87"/>
          <w:p w14:paraId="713C8089" w14:textId="14D45794" w:rsidR="003711F3" w:rsidRPr="00DD574D" w:rsidRDefault="00DD574D" w:rsidP="00A13D81">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sz w:val="20"/>
                <w:szCs w:val="20"/>
              </w:rPr>
            </w:pPr>
            <w:r>
              <w:rPr>
                <w:rFonts w:asciiTheme="minorHAnsi" w:hAnsiTheme="minorHAnsi" w:cstheme="minorHAnsi"/>
                <w:sz w:val="20"/>
                <w:szCs w:val="20"/>
              </w:rPr>
              <w:t xml:space="preserve">&lt;&lt;require one row of data for each water heater identified in Section </w:t>
            </w:r>
            <w:r w:rsidR="00166597">
              <w:rPr>
                <w:rFonts w:asciiTheme="minorHAnsi" w:hAnsiTheme="minorHAnsi" w:cstheme="minorHAnsi"/>
                <w:sz w:val="20"/>
                <w:szCs w:val="20"/>
              </w:rPr>
              <w:t>C</w:t>
            </w:r>
            <w:r>
              <w:rPr>
                <w:rFonts w:asciiTheme="minorHAnsi" w:hAnsiTheme="minorHAnsi" w:cstheme="minorHAnsi"/>
                <w:sz w:val="20"/>
                <w:szCs w:val="20"/>
              </w:rPr>
              <w:t>.&gt;&gt;</w:t>
            </w:r>
          </w:p>
        </w:tc>
      </w:tr>
      <w:tr w:rsidR="003711F3" w:rsidRPr="009E01FE" w14:paraId="0FF41826"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03340F9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1229" w:type="dxa"/>
            <w:tcBorders>
              <w:top w:val="single" w:sz="4" w:space="0" w:color="auto"/>
              <w:left w:val="single" w:sz="4" w:space="0" w:color="auto"/>
              <w:bottom w:val="single" w:sz="4" w:space="0" w:color="auto"/>
              <w:right w:val="single" w:sz="4" w:space="0" w:color="auto"/>
            </w:tcBorders>
            <w:vAlign w:val="center"/>
          </w:tcPr>
          <w:p w14:paraId="7F46C87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1710" w:type="dxa"/>
            <w:tcBorders>
              <w:top w:val="single" w:sz="4" w:space="0" w:color="auto"/>
              <w:left w:val="single" w:sz="4" w:space="0" w:color="auto"/>
              <w:bottom w:val="single" w:sz="4" w:space="0" w:color="auto"/>
              <w:right w:val="single" w:sz="4" w:space="0" w:color="auto"/>
            </w:tcBorders>
            <w:vAlign w:val="center"/>
          </w:tcPr>
          <w:p w14:paraId="5984F79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c>
          <w:tcPr>
            <w:tcW w:w="1724" w:type="dxa"/>
            <w:tcBorders>
              <w:top w:val="single" w:sz="4" w:space="0" w:color="auto"/>
              <w:left w:val="single" w:sz="4" w:space="0" w:color="auto"/>
              <w:bottom w:val="single" w:sz="4" w:space="0" w:color="auto"/>
              <w:right w:val="single" w:sz="4" w:space="0" w:color="auto"/>
            </w:tcBorders>
            <w:vAlign w:val="center"/>
          </w:tcPr>
          <w:p w14:paraId="5D1C1AF9"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04</w:t>
            </w:r>
          </w:p>
        </w:tc>
        <w:tc>
          <w:tcPr>
            <w:tcW w:w="1554" w:type="dxa"/>
            <w:tcBorders>
              <w:top w:val="single" w:sz="4" w:space="0" w:color="auto"/>
              <w:left w:val="single" w:sz="4" w:space="0" w:color="auto"/>
              <w:bottom w:val="single" w:sz="4" w:space="0" w:color="auto"/>
              <w:right w:val="single" w:sz="4" w:space="0" w:color="auto"/>
            </w:tcBorders>
            <w:vAlign w:val="center"/>
          </w:tcPr>
          <w:p w14:paraId="1A43B39A"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05</w:t>
            </w:r>
          </w:p>
        </w:tc>
        <w:tc>
          <w:tcPr>
            <w:tcW w:w="1760" w:type="dxa"/>
            <w:tcBorders>
              <w:top w:val="single" w:sz="4" w:space="0" w:color="auto"/>
              <w:left w:val="single" w:sz="4" w:space="0" w:color="auto"/>
              <w:bottom w:val="single" w:sz="4" w:space="0" w:color="auto"/>
              <w:right w:val="single" w:sz="4" w:space="0" w:color="auto"/>
            </w:tcBorders>
          </w:tcPr>
          <w:p w14:paraId="787B1990" w14:textId="72451AB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06</w:t>
            </w:r>
          </w:p>
        </w:tc>
        <w:tc>
          <w:tcPr>
            <w:tcW w:w="1351" w:type="dxa"/>
            <w:tcBorders>
              <w:top w:val="single" w:sz="4" w:space="0" w:color="auto"/>
              <w:left w:val="single" w:sz="4" w:space="0" w:color="auto"/>
              <w:bottom w:val="single" w:sz="4" w:space="0" w:color="auto"/>
              <w:right w:val="single" w:sz="4" w:space="0" w:color="auto"/>
            </w:tcBorders>
            <w:vAlign w:val="center"/>
          </w:tcPr>
          <w:p w14:paraId="6F8D048A" w14:textId="6CB0DD0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heme="majorEastAsia" w:hAnsiTheme="minorHAnsi" w:cstheme="minorHAnsi"/>
                <w:b/>
                <w:bCs/>
                <w:color w:val="4F81BD" w:themeColor="accent1"/>
                <w:sz w:val="18"/>
                <w:szCs w:val="20"/>
              </w:rPr>
            </w:pPr>
            <w:r w:rsidRPr="005828AE">
              <w:rPr>
                <w:rFonts w:asciiTheme="minorHAnsi" w:eastAsia="Times New Roman" w:hAnsiTheme="minorHAnsi" w:cstheme="minorHAnsi"/>
                <w:sz w:val="18"/>
                <w:szCs w:val="20"/>
              </w:rPr>
              <w:t>07</w:t>
            </w:r>
          </w:p>
        </w:tc>
      </w:tr>
      <w:tr w:rsidR="003711F3" w:rsidRPr="009E01FE" w14:paraId="520185C0" w14:textId="77777777" w:rsidTr="00BF306D">
        <w:trPr>
          <w:trHeight w:val="144"/>
        </w:trPr>
        <w:tc>
          <w:tcPr>
            <w:tcW w:w="1466" w:type="dxa"/>
            <w:tcBorders>
              <w:top w:val="single" w:sz="4" w:space="0" w:color="auto"/>
              <w:left w:val="single" w:sz="4" w:space="0" w:color="auto"/>
              <w:bottom w:val="single" w:sz="4" w:space="0" w:color="auto"/>
              <w:right w:val="single" w:sz="4" w:space="0" w:color="auto"/>
            </w:tcBorders>
            <w:vAlign w:val="bottom"/>
          </w:tcPr>
          <w:p w14:paraId="224F209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1229" w:type="dxa"/>
            <w:tcBorders>
              <w:top w:val="single" w:sz="4" w:space="0" w:color="auto"/>
              <w:left w:val="single" w:sz="4" w:space="0" w:color="auto"/>
              <w:bottom w:val="single" w:sz="4" w:space="0" w:color="auto"/>
              <w:right w:val="single" w:sz="4" w:space="0" w:color="auto"/>
            </w:tcBorders>
            <w:vAlign w:val="bottom"/>
          </w:tcPr>
          <w:p w14:paraId="50A19F23"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Type</w:t>
            </w:r>
          </w:p>
        </w:tc>
        <w:tc>
          <w:tcPr>
            <w:tcW w:w="1710" w:type="dxa"/>
            <w:tcBorders>
              <w:top w:val="single" w:sz="4" w:space="0" w:color="auto"/>
              <w:left w:val="single" w:sz="4" w:space="0" w:color="auto"/>
              <w:bottom w:val="single" w:sz="4" w:space="0" w:color="auto"/>
              <w:right w:val="single" w:sz="4" w:space="0" w:color="auto"/>
            </w:tcBorders>
            <w:vAlign w:val="bottom"/>
          </w:tcPr>
          <w:p w14:paraId="6362E598"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Heating Efficiency Value</w:t>
            </w:r>
          </w:p>
        </w:tc>
        <w:tc>
          <w:tcPr>
            <w:tcW w:w="1724" w:type="dxa"/>
            <w:tcBorders>
              <w:top w:val="single" w:sz="4" w:space="0" w:color="auto"/>
              <w:left w:val="single" w:sz="4" w:space="0" w:color="auto"/>
              <w:bottom w:val="single" w:sz="4" w:space="0" w:color="auto"/>
              <w:right w:val="single" w:sz="4" w:space="0" w:color="auto"/>
            </w:tcBorders>
            <w:vAlign w:val="bottom"/>
          </w:tcPr>
          <w:p w14:paraId="640ED6ED"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Standby Loss </w:t>
            </w:r>
          </w:p>
          <w:p w14:paraId="285832B7"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t>
            </w:r>
          </w:p>
        </w:tc>
        <w:tc>
          <w:tcPr>
            <w:tcW w:w="1554" w:type="dxa"/>
            <w:tcBorders>
              <w:top w:val="single" w:sz="4" w:space="0" w:color="auto"/>
              <w:left w:val="single" w:sz="4" w:space="0" w:color="auto"/>
              <w:bottom w:val="single" w:sz="4" w:space="0" w:color="auto"/>
              <w:right w:val="single" w:sz="4" w:space="0" w:color="auto"/>
            </w:tcBorders>
            <w:vAlign w:val="bottom"/>
          </w:tcPr>
          <w:p w14:paraId="5A9E708B" w14:textId="581C521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Exterior Insulation</w:t>
            </w:r>
          </w:p>
          <w:p w14:paraId="0B506B1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R-Value</w:t>
            </w:r>
          </w:p>
        </w:tc>
        <w:tc>
          <w:tcPr>
            <w:tcW w:w="1760" w:type="dxa"/>
            <w:tcBorders>
              <w:top w:val="single" w:sz="4" w:space="0" w:color="auto"/>
              <w:left w:val="single" w:sz="4" w:space="0" w:color="auto"/>
              <w:bottom w:val="single" w:sz="4" w:space="0" w:color="auto"/>
              <w:right w:val="single" w:sz="4" w:space="0" w:color="auto"/>
            </w:tcBorders>
          </w:tcPr>
          <w:p w14:paraId="4A5B80D4"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Heater Storage</w:t>
            </w:r>
          </w:p>
          <w:p w14:paraId="3859CEFF" w14:textId="336A2AC5"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Volume (gal)</w:t>
            </w:r>
          </w:p>
        </w:tc>
        <w:tc>
          <w:tcPr>
            <w:tcW w:w="1351" w:type="dxa"/>
            <w:tcBorders>
              <w:top w:val="single" w:sz="4" w:space="0" w:color="auto"/>
              <w:left w:val="single" w:sz="4" w:space="0" w:color="auto"/>
              <w:bottom w:val="single" w:sz="4" w:space="0" w:color="auto"/>
              <w:right w:val="single" w:sz="4" w:space="0" w:color="auto"/>
            </w:tcBorders>
            <w:vAlign w:val="bottom"/>
          </w:tcPr>
          <w:p w14:paraId="58806DCF" w14:textId="06346D3B"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Tank </w:t>
            </w:r>
            <w:r w:rsidR="009116CD">
              <w:rPr>
                <w:rFonts w:asciiTheme="minorHAnsi" w:eastAsia="Times New Roman" w:hAnsiTheme="minorHAnsi" w:cstheme="minorHAnsi"/>
                <w:sz w:val="18"/>
                <w:szCs w:val="20"/>
              </w:rPr>
              <w:t>L</w:t>
            </w:r>
            <w:r w:rsidRPr="005828AE">
              <w:rPr>
                <w:rFonts w:asciiTheme="minorHAnsi" w:eastAsia="Times New Roman" w:hAnsiTheme="minorHAnsi" w:cstheme="minorHAnsi"/>
                <w:sz w:val="18"/>
                <w:szCs w:val="20"/>
              </w:rPr>
              <w:t>ocation</w:t>
            </w:r>
          </w:p>
        </w:tc>
      </w:tr>
      <w:tr w:rsidR="003711F3" w:rsidRPr="009E01FE" w14:paraId="1A21F7B8" w14:textId="77777777" w:rsidTr="00A13D81">
        <w:trPr>
          <w:trHeight w:val="144"/>
        </w:trPr>
        <w:tc>
          <w:tcPr>
            <w:tcW w:w="1466" w:type="dxa"/>
            <w:tcBorders>
              <w:top w:val="single" w:sz="4" w:space="0" w:color="auto"/>
              <w:left w:val="single" w:sz="4" w:space="0" w:color="auto"/>
              <w:bottom w:val="single" w:sz="4" w:space="0" w:color="auto"/>
              <w:right w:val="single" w:sz="4" w:space="0" w:color="auto"/>
            </w:tcBorders>
          </w:tcPr>
          <w:p w14:paraId="1F74F1A4" w14:textId="2C1B2832"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0798C">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w:t>
            </w:r>
            <w:r w:rsidR="0041331E">
              <w:rPr>
                <w:rFonts w:asciiTheme="minorHAnsi" w:eastAsia="Times New Roman" w:hAnsiTheme="minorHAnsi" w:cstheme="minorHAnsi"/>
                <w:sz w:val="18"/>
                <w:szCs w:val="20"/>
              </w:rPr>
              <w:t>1</w:t>
            </w:r>
            <w:r w:rsidRPr="005828AE">
              <w:rPr>
                <w:rFonts w:asciiTheme="minorHAnsi" w:eastAsia="Times New Roman" w:hAnsiTheme="minorHAnsi" w:cstheme="minorHAnsi"/>
                <w:sz w:val="18"/>
                <w:szCs w:val="20"/>
              </w:rPr>
              <w:t>&gt;&gt;</w:t>
            </w:r>
          </w:p>
        </w:tc>
        <w:tc>
          <w:tcPr>
            <w:tcW w:w="1229" w:type="dxa"/>
            <w:tcBorders>
              <w:top w:val="single" w:sz="4" w:space="0" w:color="auto"/>
              <w:left w:val="single" w:sz="4" w:space="0" w:color="auto"/>
              <w:bottom w:val="single" w:sz="4" w:space="0" w:color="auto"/>
              <w:right w:val="single" w:sz="4" w:space="0" w:color="auto"/>
            </w:tcBorders>
          </w:tcPr>
          <w:p w14:paraId="6466E0B7" w14:textId="4482D5CE" w:rsidR="003711F3" w:rsidRPr="005828AE" w:rsidRDefault="00D454CC" w:rsidP="008D62ED">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3711F3" w:rsidRPr="005828AE">
              <w:rPr>
                <w:rFonts w:asciiTheme="minorHAnsi" w:eastAsia="Times New Roman" w:hAnsiTheme="minorHAnsi" w:cstheme="minorHAnsi"/>
                <w:sz w:val="18"/>
                <w:szCs w:val="20"/>
              </w:rPr>
              <w:t>Reference value from</w:t>
            </w:r>
            <w:r w:rsidR="00254F4C">
              <w:rPr>
                <w:rFonts w:asciiTheme="minorHAnsi" w:eastAsia="Times New Roman" w:hAnsiTheme="minorHAnsi" w:cstheme="minorHAnsi"/>
                <w:sz w:val="18"/>
                <w:szCs w:val="20"/>
              </w:rPr>
              <w:t xml:space="preserve"> C02</w:t>
            </w:r>
            <w:r w:rsidR="008D62ED">
              <w:rPr>
                <w:rFonts w:asciiTheme="minorHAnsi" w:eastAsia="Times New Roman" w:hAnsiTheme="minorHAnsi" w:cstheme="minorHAnsi"/>
                <w:sz w:val="18"/>
                <w:szCs w:val="20"/>
              </w:rPr>
              <w:t xml:space="preserve">. </w:t>
            </w:r>
            <w:r w:rsidR="008D62ED" w:rsidRPr="005828AE">
              <w:rPr>
                <w:rFonts w:asciiTheme="minorHAnsi" w:eastAsia="Times New Roman" w:hAnsiTheme="minorHAnsi" w:cstheme="minorHAnsi"/>
                <w:sz w:val="18"/>
                <w:szCs w:val="20"/>
              </w:rPr>
              <w:t xml:space="preserve"> Value may be NA if </w:t>
            </w:r>
            <w:r w:rsidR="008D62ED" w:rsidRPr="00DF1B84">
              <w:rPr>
                <w:rFonts w:asciiTheme="minorHAnsi" w:eastAsia="Times New Roman" w:hAnsiTheme="minorHAnsi" w:cstheme="minorHAnsi"/>
                <w:sz w:val="18"/>
                <w:szCs w:val="20"/>
              </w:rPr>
              <w:t>C</w:t>
            </w:r>
            <w:r w:rsidR="008D62ED" w:rsidRPr="005828AE">
              <w:rPr>
                <w:rFonts w:asciiTheme="minorHAnsi" w:eastAsia="Times New Roman" w:hAnsiTheme="minorHAnsi" w:cstheme="minorHAnsi"/>
                <w:sz w:val="18"/>
                <w:szCs w:val="20"/>
              </w:rPr>
              <w:t>0</w:t>
            </w:r>
            <w:r w:rsidR="008D62ED">
              <w:rPr>
                <w:rFonts w:asciiTheme="minorHAnsi" w:eastAsia="Times New Roman" w:hAnsiTheme="minorHAnsi" w:cstheme="minorHAnsi"/>
                <w:sz w:val="18"/>
                <w:szCs w:val="20"/>
              </w:rPr>
              <w:t>2</w:t>
            </w:r>
            <w:r w:rsidR="008D62ED" w:rsidRPr="005828AE">
              <w:rPr>
                <w:rFonts w:asciiTheme="minorHAnsi" w:eastAsia="Times New Roman" w:hAnsiTheme="minorHAnsi" w:cstheme="minorHAnsi"/>
                <w:sz w:val="18"/>
                <w:szCs w:val="20"/>
              </w:rPr>
              <w:t xml:space="preserve"> is NA </w:t>
            </w:r>
            <w:r w:rsidRPr="005828AE">
              <w:rPr>
                <w:rFonts w:asciiTheme="minorHAnsi" w:eastAsia="Times New Roman" w:hAnsiTheme="minorHAnsi" w:cstheme="minorHAnsi"/>
                <w:sz w:val="18"/>
                <w:szCs w:val="20"/>
              </w:rPr>
              <w:t>&gt;&gt;</w:t>
            </w:r>
          </w:p>
        </w:tc>
        <w:tc>
          <w:tcPr>
            <w:tcW w:w="1710" w:type="dxa"/>
            <w:tcBorders>
              <w:top w:val="single" w:sz="4" w:space="0" w:color="auto"/>
              <w:left w:val="single" w:sz="4" w:space="0" w:color="auto"/>
              <w:bottom w:val="single" w:sz="4" w:space="0" w:color="auto"/>
              <w:right w:val="single" w:sz="4" w:space="0" w:color="auto"/>
            </w:tcBorders>
          </w:tcPr>
          <w:p w14:paraId="59C7B8E7" w14:textId="354DEA5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&lt;&lt;User input; check value must be ≥ value in </w:t>
            </w:r>
            <w:r w:rsidR="008D44FC" w:rsidRPr="00DF1B84">
              <w:rPr>
                <w:rFonts w:asciiTheme="minorHAnsi" w:eastAsia="Times New Roman" w:hAnsiTheme="minorHAnsi" w:cstheme="minorHAnsi"/>
                <w:sz w:val="18"/>
                <w:szCs w:val="20"/>
              </w:rPr>
              <w:t>C0</w:t>
            </w:r>
            <w:r w:rsidRPr="005828AE">
              <w:rPr>
                <w:rFonts w:asciiTheme="minorHAnsi" w:eastAsia="Times New Roman" w:hAnsiTheme="minorHAnsi" w:cstheme="minorHAnsi"/>
                <w:sz w:val="18"/>
                <w:szCs w:val="20"/>
              </w:rPr>
              <w:t>3 to comply, else flag non-compliant values and do not allow the doc to be registered</w:t>
            </w:r>
            <w:r w:rsidR="003C783F">
              <w:rPr>
                <w:rFonts w:asciiTheme="minorHAnsi" w:eastAsia="Times New Roman" w:hAnsiTheme="minorHAnsi" w:cstheme="minorHAnsi"/>
                <w:sz w:val="18"/>
                <w:szCs w:val="20"/>
              </w:rPr>
              <w:t xml:space="preserve">. </w:t>
            </w:r>
            <w:r w:rsidR="003C783F" w:rsidRPr="005828AE">
              <w:rPr>
                <w:rFonts w:asciiTheme="minorHAnsi" w:eastAsia="Times New Roman" w:hAnsiTheme="minorHAnsi" w:cstheme="minorHAnsi"/>
                <w:sz w:val="18"/>
                <w:szCs w:val="20"/>
              </w:rPr>
              <w:t xml:space="preserve">Value may be NA if </w:t>
            </w:r>
            <w:r w:rsidR="003C783F" w:rsidRPr="00DF1B84">
              <w:rPr>
                <w:rFonts w:asciiTheme="minorHAnsi" w:eastAsia="Times New Roman" w:hAnsiTheme="minorHAnsi" w:cstheme="minorHAnsi"/>
                <w:sz w:val="18"/>
                <w:szCs w:val="20"/>
              </w:rPr>
              <w:t>C</w:t>
            </w:r>
            <w:r w:rsidR="003C783F" w:rsidRPr="005828AE">
              <w:rPr>
                <w:rFonts w:asciiTheme="minorHAnsi" w:eastAsia="Times New Roman" w:hAnsiTheme="minorHAnsi" w:cstheme="minorHAnsi"/>
                <w:sz w:val="18"/>
                <w:szCs w:val="20"/>
              </w:rPr>
              <w:t>0</w:t>
            </w:r>
            <w:r w:rsidR="00D44A67">
              <w:rPr>
                <w:rFonts w:asciiTheme="minorHAnsi" w:eastAsia="Times New Roman" w:hAnsiTheme="minorHAnsi" w:cstheme="minorHAnsi"/>
                <w:sz w:val="18"/>
                <w:szCs w:val="20"/>
              </w:rPr>
              <w:t>3</w:t>
            </w:r>
            <w:r w:rsidR="003C783F" w:rsidRPr="005828AE">
              <w:rPr>
                <w:rFonts w:asciiTheme="minorHAnsi" w:eastAsia="Times New Roman" w:hAnsiTheme="minorHAnsi" w:cstheme="minorHAnsi"/>
                <w:sz w:val="18"/>
                <w:szCs w:val="20"/>
              </w:rPr>
              <w:t xml:space="preserve"> is NA</w:t>
            </w:r>
            <w:r w:rsidRPr="005828AE">
              <w:rPr>
                <w:rFonts w:asciiTheme="minorHAnsi" w:eastAsia="Times New Roman" w:hAnsiTheme="minorHAnsi" w:cstheme="minorHAnsi"/>
                <w:sz w:val="18"/>
                <w:szCs w:val="20"/>
              </w:rPr>
              <w:t xml:space="preserve"> &gt;&gt;</w:t>
            </w:r>
          </w:p>
        </w:tc>
        <w:tc>
          <w:tcPr>
            <w:tcW w:w="1724" w:type="dxa"/>
            <w:tcBorders>
              <w:top w:val="single" w:sz="4" w:space="0" w:color="auto"/>
              <w:left w:val="single" w:sz="4" w:space="0" w:color="auto"/>
              <w:bottom w:val="single" w:sz="4" w:space="0" w:color="auto"/>
              <w:right w:val="single" w:sz="4" w:space="0" w:color="auto"/>
            </w:tcBorders>
          </w:tcPr>
          <w:p w14:paraId="5E0D4963" w14:textId="37CA4FA4"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4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04 is NA &gt;&gt;</w:t>
            </w:r>
          </w:p>
        </w:tc>
        <w:tc>
          <w:tcPr>
            <w:tcW w:w="1554" w:type="dxa"/>
            <w:tcBorders>
              <w:top w:val="single" w:sz="4" w:space="0" w:color="auto"/>
              <w:left w:val="single" w:sz="4" w:space="0" w:color="auto"/>
              <w:bottom w:val="single" w:sz="4" w:space="0" w:color="auto"/>
              <w:right w:val="single" w:sz="4" w:space="0" w:color="auto"/>
            </w:tcBorders>
          </w:tcPr>
          <w:p w14:paraId="3EC54224" w14:textId="421AE68C"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 check value must be ≥ value in C</w:t>
            </w:r>
            <w:r w:rsidR="008D44FC" w:rsidRPr="00DF1B84">
              <w:rPr>
                <w:rFonts w:asciiTheme="minorHAnsi" w:eastAsia="Times New Roman" w:hAnsiTheme="minorHAnsi" w:cstheme="minorHAnsi"/>
                <w:sz w:val="18"/>
                <w:szCs w:val="20"/>
              </w:rPr>
              <w:t>0</w:t>
            </w:r>
            <w:r w:rsidRPr="005828AE">
              <w:rPr>
                <w:rFonts w:asciiTheme="minorHAnsi" w:eastAsia="Times New Roman" w:hAnsiTheme="minorHAnsi" w:cstheme="minorHAnsi"/>
                <w:sz w:val="18"/>
                <w:szCs w:val="20"/>
              </w:rPr>
              <w:t xml:space="preserve">5 to comply, else flag non-compliant values and do not allow the doc to be registered. Value may be NA if </w:t>
            </w:r>
            <w:r w:rsidR="008D44FC" w:rsidRPr="00DF1B84">
              <w:rPr>
                <w:rFonts w:asciiTheme="minorHAnsi" w:eastAsia="Times New Roman" w:hAnsiTheme="minorHAnsi" w:cstheme="minorHAnsi"/>
                <w:sz w:val="18"/>
                <w:szCs w:val="20"/>
              </w:rPr>
              <w:t>C</w:t>
            </w:r>
            <w:r w:rsidRPr="005828AE">
              <w:rPr>
                <w:rFonts w:asciiTheme="minorHAnsi" w:eastAsia="Times New Roman" w:hAnsiTheme="minorHAnsi" w:cstheme="minorHAnsi"/>
                <w:sz w:val="18"/>
                <w:szCs w:val="20"/>
              </w:rPr>
              <w:t>05 is NA &gt;&gt;</w:t>
            </w:r>
          </w:p>
        </w:tc>
        <w:tc>
          <w:tcPr>
            <w:tcW w:w="1760" w:type="dxa"/>
            <w:tcBorders>
              <w:top w:val="single" w:sz="4" w:space="0" w:color="auto"/>
              <w:left w:val="single" w:sz="4" w:space="0" w:color="auto"/>
              <w:bottom w:val="single" w:sz="4" w:space="0" w:color="auto"/>
              <w:right w:val="single" w:sz="4" w:space="0" w:color="auto"/>
            </w:tcBorders>
          </w:tcPr>
          <w:p w14:paraId="4CF29B85" w14:textId="564E4EB1"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 User Input must equ</w:t>
            </w:r>
            <w:r w:rsidR="008D44FC" w:rsidRPr="00DF1B84">
              <w:rPr>
                <w:rFonts w:asciiTheme="minorHAnsi" w:eastAsia="Times New Roman" w:hAnsiTheme="minorHAnsi" w:cstheme="minorHAnsi"/>
                <w:sz w:val="18"/>
                <w:szCs w:val="20"/>
              </w:rPr>
              <w:t>al reference values from C06</w:t>
            </w:r>
            <w:r w:rsidRPr="005828AE">
              <w:rPr>
                <w:rFonts w:asciiTheme="minorHAnsi" w:eastAsia="Times New Roman" w:hAnsiTheme="minorHAnsi" w:cstheme="minorHAnsi"/>
                <w:sz w:val="18"/>
                <w:szCs w:val="20"/>
              </w:rPr>
              <w:t xml:space="preserve">. NA is allowed only if Water Heater Type = Consumer Instantaneous or </w:t>
            </w:r>
            <w:r w:rsidR="00D454CC" w:rsidRPr="005828AE">
              <w:rPr>
                <w:rFonts w:asciiTheme="minorHAnsi" w:eastAsia="Times New Roman" w:hAnsiTheme="minorHAnsi" w:cstheme="minorHAnsi"/>
                <w:sz w:val="18"/>
                <w:szCs w:val="20"/>
              </w:rPr>
              <w:t>Commercial</w:t>
            </w:r>
            <w:r w:rsidRPr="005828AE">
              <w:rPr>
                <w:rFonts w:asciiTheme="minorHAnsi" w:eastAsia="Times New Roman" w:hAnsiTheme="minorHAnsi" w:cstheme="minorHAnsi"/>
                <w:sz w:val="18"/>
                <w:szCs w:val="20"/>
              </w:rPr>
              <w:t xml:space="preserve"> Instantaneous&gt;&gt;</w:t>
            </w:r>
          </w:p>
        </w:tc>
        <w:tc>
          <w:tcPr>
            <w:tcW w:w="1351" w:type="dxa"/>
            <w:tcBorders>
              <w:top w:val="single" w:sz="4" w:space="0" w:color="auto"/>
              <w:left w:val="single" w:sz="4" w:space="0" w:color="auto"/>
              <w:bottom w:val="single" w:sz="4" w:space="0" w:color="auto"/>
              <w:right w:val="single" w:sz="4" w:space="0" w:color="auto"/>
            </w:tcBorders>
          </w:tcPr>
          <w:p w14:paraId="4F4EB927" w14:textId="28E1DF8E" w:rsidR="003711F3" w:rsidRPr="005828AE" w:rsidRDefault="003711F3" w:rsidP="00A13D81">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w:t>
            </w:r>
            <w:r w:rsidR="00450432">
              <w:rPr>
                <w:rFonts w:asciiTheme="minorHAnsi" w:eastAsia="Times New Roman" w:hAnsiTheme="minorHAnsi" w:cstheme="minorHAnsi"/>
                <w:sz w:val="18"/>
                <w:szCs w:val="20"/>
              </w:rPr>
              <w:t>Reference value from C07</w:t>
            </w:r>
            <w:r w:rsidRPr="005828AE">
              <w:rPr>
                <w:rFonts w:asciiTheme="minorHAnsi" w:eastAsia="Times New Roman" w:hAnsiTheme="minorHAnsi" w:cstheme="minorHAnsi"/>
                <w:sz w:val="18"/>
                <w:szCs w:val="20"/>
              </w:rPr>
              <w:t xml:space="preserve">. Value may be NA if </w:t>
            </w:r>
            <w:r w:rsidR="00DA58BF">
              <w:rPr>
                <w:rFonts w:asciiTheme="minorHAnsi" w:eastAsia="Times New Roman" w:hAnsiTheme="minorHAnsi" w:cstheme="minorHAnsi"/>
                <w:sz w:val="18"/>
                <w:szCs w:val="20"/>
              </w:rPr>
              <w:t>LMCC</w:t>
            </w:r>
            <w:r w:rsidRPr="005828AE">
              <w:rPr>
                <w:rFonts w:asciiTheme="minorHAnsi" w:eastAsia="Times New Roman" w:hAnsiTheme="minorHAnsi" w:cstheme="minorHAnsi"/>
                <w:sz w:val="18"/>
                <w:szCs w:val="20"/>
              </w:rPr>
              <w:t xml:space="preserve"> value is NA &gt;&gt;</w:t>
            </w:r>
          </w:p>
        </w:tc>
      </w:tr>
      <w:tr w:rsidR="003711F3" w:rsidRPr="009E01FE" w14:paraId="2D2B537D" w14:textId="77777777" w:rsidTr="005E6839">
        <w:trPr>
          <w:trHeight w:val="144"/>
        </w:trPr>
        <w:tc>
          <w:tcPr>
            <w:tcW w:w="1466" w:type="dxa"/>
            <w:tcBorders>
              <w:top w:val="single" w:sz="4" w:space="0" w:color="auto"/>
              <w:left w:val="single" w:sz="4" w:space="0" w:color="auto"/>
              <w:bottom w:val="single" w:sz="4" w:space="0" w:color="auto"/>
              <w:right w:val="single" w:sz="4" w:space="0" w:color="auto"/>
            </w:tcBorders>
            <w:vAlign w:val="center"/>
          </w:tcPr>
          <w:p w14:paraId="24290C90" w14:textId="77777777"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229" w:type="dxa"/>
            <w:tcBorders>
              <w:top w:val="single" w:sz="4" w:space="0" w:color="auto"/>
              <w:left w:val="single" w:sz="4" w:space="0" w:color="auto"/>
              <w:bottom w:val="single" w:sz="4" w:space="0" w:color="auto"/>
              <w:right w:val="single" w:sz="4" w:space="0" w:color="auto"/>
            </w:tcBorders>
            <w:vAlign w:val="center"/>
          </w:tcPr>
          <w:p w14:paraId="55D3A510" w14:textId="732B43D3"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10" w:type="dxa"/>
            <w:tcBorders>
              <w:top w:val="single" w:sz="4" w:space="0" w:color="auto"/>
              <w:left w:val="single" w:sz="4" w:space="0" w:color="auto"/>
              <w:bottom w:val="single" w:sz="4" w:space="0" w:color="auto"/>
              <w:right w:val="single" w:sz="4" w:space="0" w:color="auto"/>
            </w:tcBorders>
            <w:vAlign w:val="center"/>
          </w:tcPr>
          <w:p w14:paraId="33702BDB" w14:textId="571A97F8"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24" w:type="dxa"/>
            <w:tcBorders>
              <w:top w:val="single" w:sz="4" w:space="0" w:color="auto"/>
              <w:left w:val="single" w:sz="4" w:space="0" w:color="auto"/>
              <w:bottom w:val="single" w:sz="4" w:space="0" w:color="auto"/>
              <w:right w:val="single" w:sz="4" w:space="0" w:color="auto"/>
            </w:tcBorders>
            <w:vAlign w:val="center"/>
          </w:tcPr>
          <w:p w14:paraId="714F509D" w14:textId="066996E4"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554" w:type="dxa"/>
            <w:tcBorders>
              <w:top w:val="single" w:sz="4" w:space="0" w:color="auto"/>
              <w:left w:val="single" w:sz="4" w:space="0" w:color="auto"/>
              <w:bottom w:val="single" w:sz="4" w:space="0" w:color="auto"/>
              <w:right w:val="single" w:sz="4" w:space="0" w:color="auto"/>
            </w:tcBorders>
            <w:vAlign w:val="center"/>
          </w:tcPr>
          <w:p w14:paraId="0AD491FF" w14:textId="0070EDB2"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760" w:type="dxa"/>
            <w:tcBorders>
              <w:top w:val="single" w:sz="4" w:space="0" w:color="auto"/>
              <w:left w:val="single" w:sz="4" w:space="0" w:color="auto"/>
              <w:bottom w:val="single" w:sz="4" w:space="0" w:color="auto"/>
              <w:right w:val="single" w:sz="4" w:space="0" w:color="auto"/>
            </w:tcBorders>
          </w:tcPr>
          <w:p w14:paraId="00C9BD5F" w14:textId="77777777" w:rsidR="003711F3" w:rsidRPr="00520874"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1351" w:type="dxa"/>
            <w:tcBorders>
              <w:top w:val="single" w:sz="4" w:space="0" w:color="auto"/>
              <w:left w:val="single" w:sz="4" w:space="0" w:color="auto"/>
              <w:bottom w:val="single" w:sz="4" w:space="0" w:color="auto"/>
              <w:right w:val="single" w:sz="4" w:space="0" w:color="auto"/>
            </w:tcBorders>
            <w:vAlign w:val="center"/>
          </w:tcPr>
          <w:p w14:paraId="2AAC404B" w14:textId="12451F2D" w:rsidR="003711F3" w:rsidRPr="005828AE" w:rsidRDefault="003711F3" w:rsidP="00A13D81">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722EBEDE" w14:textId="77777777" w:rsidR="00AF2F78" w:rsidRPr="005828AE" w:rsidRDefault="00AF2F78" w:rsidP="00AF2F78">
      <w:pPr>
        <w:spacing w:after="0" w:line="240" w:lineRule="auto"/>
        <w:rPr>
          <w:rFonts w:asciiTheme="minorHAnsi" w:hAnsiTheme="minorHAnsi" w:cstheme="minorHAnsi"/>
          <w:sz w:val="20"/>
          <w:szCs w:val="20"/>
        </w:rPr>
      </w:pPr>
    </w:p>
    <w:tbl>
      <w:tblPr>
        <w:tblW w:w="5005" w:type="pct"/>
        <w:tblInd w:w="-5" w:type="dxa"/>
        <w:tblBorders>
          <w:top w:val="single" w:sz="6"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000" w:firstRow="0" w:lastRow="0" w:firstColumn="0" w:lastColumn="0" w:noHBand="0" w:noVBand="0"/>
      </w:tblPr>
      <w:tblGrid>
        <w:gridCol w:w="3780"/>
        <w:gridCol w:w="2970"/>
        <w:gridCol w:w="4051"/>
      </w:tblGrid>
      <w:tr w:rsidR="00011F4C" w:rsidRPr="009E01FE" w14:paraId="34DC4595" w14:textId="77777777" w:rsidTr="005828AE">
        <w:trPr>
          <w:trHeight w:val="144"/>
        </w:trPr>
        <w:tc>
          <w:tcPr>
            <w:tcW w:w="10801" w:type="dxa"/>
            <w:gridSpan w:val="3"/>
            <w:tcBorders>
              <w:top w:val="single" w:sz="4" w:space="0" w:color="auto"/>
              <w:bottom w:val="single" w:sz="4" w:space="0" w:color="auto"/>
            </w:tcBorders>
            <w:vAlign w:val="center"/>
          </w:tcPr>
          <w:p w14:paraId="09405E41" w14:textId="0AD96122" w:rsidR="00011F4C" w:rsidRDefault="002C4A59" w:rsidP="00F43FA8">
            <w:pPr>
              <w:keepNext/>
              <w:tabs>
                <w:tab w:val="left" w:pos="2160"/>
                <w:tab w:val="left" w:pos="2700"/>
                <w:tab w:val="left" w:pos="3420"/>
                <w:tab w:val="left" w:pos="3780"/>
                <w:tab w:val="left" w:pos="5760"/>
                <w:tab w:val="left" w:pos="7212"/>
              </w:tabs>
              <w:spacing w:after="0" w:line="240" w:lineRule="auto"/>
              <w:rPr>
                <w:rFonts w:asciiTheme="minorHAnsi" w:hAnsiTheme="minorHAnsi" w:cstheme="minorHAnsi"/>
                <w:b/>
                <w:sz w:val="20"/>
                <w:szCs w:val="20"/>
              </w:rPr>
            </w:pPr>
            <w:r>
              <w:rPr>
                <w:rFonts w:asciiTheme="minorHAnsi" w:hAnsiTheme="minorHAnsi" w:cstheme="minorHAnsi"/>
                <w:b/>
                <w:sz w:val="20"/>
                <w:szCs w:val="20"/>
              </w:rPr>
              <w:lastRenderedPageBreak/>
              <w:t>E</w:t>
            </w:r>
            <w:r w:rsidR="00011F4C" w:rsidRPr="00B33DFF">
              <w:rPr>
                <w:rFonts w:asciiTheme="minorHAnsi" w:hAnsiTheme="minorHAnsi" w:cstheme="minorHAnsi"/>
                <w:b/>
                <w:sz w:val="20"/>
                <w:szCs w:val="20"/>
              </w:rPr>
              <w:t>. Installed Water Heater Manufacturer Information</w:t>
            </w:r>
          </w:p>
          <w:p w14:paraId="6EF7D611" w14:textId="52BA6A2C" w:rsidR="002C4A59" w:rsidRPr="005828AE" w:rsidRDefault="00DD574D" w:rsidP="00E15012">
            <w:pPr>
              <w:keepNext/>
              <w:tabs>
                <w:tab w:val="left" w:pos="2160"/>
                <w:tab w:val="left" w:pos="2700"/>
                <w:tab w:val="left" w:pos="3420"/>
                <w:tab w:val="left" w:pos="3780"/>
                <w:tab w:val="left" w:pos="5760"/>
                <w:tab w:val="left" w:pos="7212"/>
              </w:tabs>
              <w:spacing w:after="0" w:line="240" w:lineRule="auto"/>
              <w:rPr>
                <w:rFonts w:asciiTheme="minorHAnsi" w:eastAsia="Times New Roman" w:hAnsiTheme="minorHAnsi" w:cstheme="minorHAnsi"/>
                <w:sz w:val="20"/>
                <w:szCs w:val="20"/>
              </w:rPr>
            </w:pPr>
            <w:r>
              <w:rPr>
                <w:rFonts w:asciiTheme="minorHAnsi" w:eastAsia="Times New Roman" w:hAnsiTheme="minorHAnsi" w:cstheme="minorHAnsi"/>
                <w:sz w:val="20"/>
                <w:szCs w:val="20"/>
              </w:rPr>
              <w:t xml:space="preserve">&lt;&lt;require one row of data for each water heater identified in Section </w:t>
            </w:r>
            <w:r w:rsidR="005913F4">
              <w:rPr>
                <w:rFonts w:asciiTheme="minorHAnsi" w:eastAsia="Times New Roman" w:hAnsiTheme="minorHAnsi" w:cstheme="minorHAnsi"/>
                <w:sz w:val="20"/>
                <w:szCs w:val="20"/>
              </w:rPr>
              <w:t>C</w:t>
            </w:r>
            <w:r>
              <w:rPr>
                <w:rFonts w:asciiTheme="minorHAnsi" w:eastAsia="Times New Roman" w:hAnsiTheme="minorHAnsi" w:cstheme="minorHAnsi"/>
                <w:sz w:val="20"/>
                <w:szCs w:val="20"/>
              </w:rPr>
              <w:t>.&gt;&gt;</w:t>
            </w:r>
          </w:p>
        </w:tc>
      </w:tr>
      <w:tr w:rsidR="00011F4C" w:rsidRPr="009E01FE" w14:paraId="59D092F0" w14:textId="77777777" w:rsidTr="007F2E91">
        <w:trPr>
          <w:trHeight w:val="144"/>
        </w:trPr>
        <w:tc>
          <w:tcPr>
            <w:tcW w:w="3780" w:type="dxa"/>
            <w:tcBorders>
              <w:top w:val="single" w:sz="4" w:space="0" w:color="auto"/>
              <w:bottom w:val="single" w:sz="4" w:space="0" w:color="auto"/>
              <w:right w:val="single" w:sz="4" w:space="0" w:color="auto"/>
            </w:tcBorders>
            <w:vAlign w:val="center"/>
          </w:tcPr>
          <w:p w14:paraId="0166454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01</w:t>
            </w:r>
          </w:p>
        </w:tc>
        <w:tc>
          <w:tcPr>
            <w:tcW w:w="2970" w:type="dxa"/>
            <w:tcBorders>
              <w:top w:val="single" w:sz="4" w:space="0" w:color="auto"/>
              <w:left w:val="single" w:sz="4" w:space="0" w:color="auto"/>
              <w:bottom w:val="single" w:sz="4" w:space="0" w:color="auto"/>
              <w:right w:val="single" w:sz="4" w:space="0" w:color="auto"/>
            </w:tcBorders>
            <w:vAlign w:val="center"/>
          </w:tcPr>
          <w:p w14:paraId="4B7BF6E7"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02</w:t>
            </w:r>
          </w:p>
        </w:tc>
        <w:tc>
          <w:tcPr>
            <w:tcW w:w="4051" w:type="dxa"/>
            <w:tcBorders>
              <w:top w:val="single" w:sz="4" w:space="0" w:color="auto"/>
              <w:left w:val="single" w:sz="4" w:space="0" w:color="auto"/>
              <w:bottom w:val="single" w:sz="4" w:space="0" w:color="auto"/>
            </w:tcBorders>
            <w:vAlign w:val="center"/>
          </w:tcPr>
          <w:p w14:paraId="6DBBD468"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03</w:t>
            </w:r>
          </w:p>
        </w:tc>
      </w:tr>
      <w:tr w:rsidR="00011F4C" w:rsidRPr="009E01FE" w14:paraId="5353A4F3"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31A1F67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Water Heating System ID or Name</w:t>
            </w:r>
          </w:p>
        </w:tc>
        <w:tc>
          <w:tcPr>
            <w:tcW w:w="2970" w:type="dxa"/>
            <w:tcBorders>
              <w:top w:val="single" w:sz="4" w:space="0" w:color="auto"/>
              <w:left w:val="single" w:sz="4" w:space="0" w:color="auto"/>
              <w:bottom w:val="single" w:sz="4" w:space="0" w:color="auto"/>
              <w:right w:val="single" w:sz="4" w:space="0" w:color="auto"/>
            </w:tcBorders>
            <w:vAlign w:val="bottom"/>
          </w:tcPr>
          <w:p w14:paraId="2D787DE2"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Manufacturer</w:t>
            </w:r>
          </w:p>
        </w:tc>
        <w:tc>
          <w:tcPr>
            <w:tcW w:w="4051" w:type="dxa"/>
            <w:tcBorders>
              <w:top w:val="single" w:sz="4" w:space="0" w:color="auto"/>
              <w:left w:val="single" w:sz="4" w:space="0" w:color="auto"/>
              <w:bottom w:val="single" w:sz="4" w:space="0" w:color="auto"/>
            </w:tcBorders>
            <w:vAlign w:val="bottom"/>
          </w:tcPr>
          <w:p w14:paraId="0282145B"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Model Number</w:t>
            </w:r>
          </w:p>
        </w:tc>
      </w:tr>
      <w:tr w:rsidR="00011F4C" w:rsidRPr="009E01FE" w14:paraId="10288446"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4AEBD978" w14:textId="5487EA62" w:rsidR="00011F4C" w:rsidRPr="005828AE" w:rsidRDefault="00D454CC" w:rsidP="00F9082D">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 xml:space="preserve">&lt;&lt;Reference value from </w:t>
            </w:r>
            <w:r w:rsidR="002829FB">
              <w:rPr>
                <w:rFonts w:asciiTheme="minorHAnsi" w:eastAsia="Times New Roman" w:hAnsiTheme="minorHAnsi" w:cstheme="minorHAnsi"/>
                <w:sz w:val="18"/>
                <w:szCs w:val="20"/>
              </w:rPr>
              <w:t>B</w:t>
            </w:r>
            <w:r w:rsidRPr="005828AE">
              <w:rPr>
                <w:rFonts w:asciiTheme="minorHAnsi" w:eastAsia="Times New Roman" w:hAnsiTheme="minorHAnsi" w:cstheme="minorHAnsi"/>
                <w:sz w:val="18"/>
                <w:szCs w:val="20"/>
              </w:rPr>
              <w:t>0</w:t>
            </w:r>
            <w:r w:rsidR="00F53007">
              <w:rPr>
                <w:rFonts w:asciiTheme="minorHAnsi" w:eastAsia="Times New Roman" w:hAnsiTheme="minorHAnsi" w:cstheme="minorHAnsi"/>
                <w:sz w:val="18"/>
                <w:szCs w:val="20"/>
              </w:rPr>
              <w:t>2</w:t>
            </w:r>
            <w:r w:rsidR="005913F4">
              <w:rPr>
                <w:rFonts w:asciiTheme="minorHAnsi" w:eastAsia="Times New Roman" w:hAnsiTheme="minorHAnsi" w:cstheme="minorHAnsi"/>
                <w:sz w:val="18"/>
                <w:szCs w:val="20"/>
              </w:rPr>
              <w:t xml:space="preserve"> or B2-02</w:t>
            </w:r>
            <w:r w:rsidRPr="005828AE">
              <w:rPr>
                <w:rFonts w:asciiTheme="minorHAnsi" w:eastAsia="Times New Roman" w:hAnsiTheme="minorHAnsi" w:cstheme="minorHAnsi"/>
                <w:sz w:val="18"/>
                <w:szCs w:val="20"/>
              </w:rPr>
              <w:t>&gt;&gt;</w:t>
            </w:r>
          </w:p>
        </w:tc>
        <w:tc>
          <w:tcPr>
            <w:tcW w:w="2970" w:type="dxa"/>
            <w:tcBorders>
              <w:top w:val="single" w:sz="4" w:space="0" w:color="auto"/>
              <w:left w:val="single" w:sz="4" w:space="0" w:color="auto"/>
              <w:bottom w:val="single" w:sz="4" w:space="0" w:color="auto"/>
              <w:right w:val="single" w:sz="4" w:space="0" w:color="auto"/>
            </w:tcBorders>
          </w:tcPr>
          <w:p w14:paraId="55029D3F" w14:textId="77777777" w:rsidR="00011F4C" w:rsidRPr="005828AE" w:rsidRDefault="00011F4C">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c>
          <w:tcPr>
            <w:tcW w:w="4051" w:type="dxa"/>
            <w:tcBorders>
              <w:top w:val="single" w:sz="4" w:space="0" w:color="auto"/>
              <w:left w:val="single" w:sz="4" w:space="0" w:color="auto"/>
              <w:bottom w:val="single" w:sz="4" w:space="0" w:color="auto"/>
            </w:tcBorders>
            <w:shd w:val="clear" w:color="auto" w:fill="FFFFFF" w:themeFill="background1"/>
          </w:tcPr>
          <w:p w14:paraId="60574CC1"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18"/>
                <w:szCs w:val="20"/>
              </w:rPr>
            </w:pPr>
            <w:r w:rsidRPr="005828AE">
              <w:rPr>
                <w:rFonts w:asciiTheme="minorHAnsi" w:eastAsia="Times New Roman" w:hAnsiTheme="minorHAnsi" w:cstheme="minorHAnsi"/>
                <w:sz w:val="18"/>
                <w:szCs w:val="20"/>
              </w:rPr>
              <w:t>&lt;&lt;User input&gt;&gt;</w:t>
            </w:r>
          </w:p>
        </w:tc>
      </w:tr>
      <w:tr w:rsidR="00011F4C" w:rsidRPr="009E01FE" w14:paraId="04F9A1DA" w14:textId="77777777" w:rsidTr="007F2E91">
        <w:trPr>
          <w:trHeight w:val="144"/>
        </w:trPr>
        <w:tc>
          <w:tcPr>
            <w:tcW w:w="3780" w:type="dxa"/>
            <w:tcBorders>
              <w:top w:val="single" w:sz="4" w:space="0" w:color="auto"/>
              <w:bottom w:val="single" w:sz="4" w:space="0" w:color="auto"/>
              <w:right w:val="single" w:sz="4" w:space="0" w:color="auto"/>
            </w:tcBorders>
            <w:vAlign w:val="bottom"/>
          </w:tcPr>
          <w:p w14:paraId="7D672414"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2970" w:type="dxa"/>
            <w:tcBorders>
              <w:top w:val="single" w:sz="4" w:space="0" w:color="auto"/>
              <w:left w:val="single" w:sz="4" w:space="0" w:color="auto"/>
              <w:bottom w:val="single" w:sz="4" w:space="0" w:color="auto"/>
              <w:right w:val="single" w:sz="4" w:space="0" w:color="auto"/>
            </w:tcBorders>
            <w:vAlign w:val="bottom"/>
          </w:tcPr>
          <w:p w14:paraId="78E00B5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c>
          <w:tcPr>
            <w:tcW w:w="4051" w:type="dxa"/>
            <w:tcBorders>
              <w:top w:val="single" w:sz="4" w:space="0" w:color="auto"/>
              <w:left w:val="single" w:sz="4" w:space="0" w:color="auto"/>
              <w:bottom w:val="single" w:sz="4" w:space="0" w:color="auto"/>
            </w:tcBorders>
          </w:tcPr>
          <w:p w14:paraId="4621424F" w14:textId="77777777" w:rsidR="00011F4C" w:rsidRPr="005828AE" w:rsidRDefault="00011F4C" w:rsidP="00F43FA8">
            <w:pPr>
              <w:keepNext/>
              <w:tabs>
                <w:tab w:val="left" w:pos="2160"/>
                <w:tab w:val="left" w:pos="2700"/>
                <w:tab w:val="left" w:pos="3420"/>
                <w:tab w:val="left" w:pos="3780"/>
                <w:tab w:val="left" w:pos="5760"/>
                <w:tab w:val="left" w:pos="7212"/>
              </w:tabs>
              <w:spacing w:after="0" w:line="240" w:lineRule="auto"/>
              <w:jc w:val="center"/>
              <w:rPr>
                <w:rFonts w:asciiTheme="minorHAnsi" w:eastAsia="Times New Roman" w:hAnsiTheme="minorHAnsi" w:cstheme="minorHAnsi"/>
                <w:sz w:val="20"/>
                <w:szCs w:val="20"/>
              </w:rPr>
            </w:pPr>
          </w:p>
        </w:tc>
      </w:tr>
    </w:tbl>
    <w:p w14:paraId="08FB5CC7" w14:textId="17FF39C3" w:rsidR="004E5BC2" w:rsidRDefault="004E5BC2" w:rsidP="00AF2F78">
      <w:pPr>
        <w:spacing w:after="0" w:line="240" w:lineRule="auto"/>
        <w:rPr>
          <w:ins w:id="88" w:author="Alhabibi, Haider@Energy" w:date="2022-06-23T13:23:00Z"/>
          <w:rFonts w:asciiTheme="minorHAnsi" w:hAnsiTheme="minorHAnsi" w:cstheme="minorHAnsi"/>
          <w:sz w:val="20"/>
          <w:szCs w:val="20"/>
        </w:rPr>
      </w:pPr>
    </w:p>
    <w:p w14:paraId="35579B79" w14:textId="77777777" w:rsidR="004E5BC2" w:rsidRDefault="004E5BC2">
      <w:pPr>
        <w:spacing w:after="0" w:line="240" w:lineRule="auto"/>
        <w:rPr>
          <w:ins w:id="89" w:author="Alhabibi, Haider@Energy" w:date="2022-06-23T13:23:00Z"/>
          <w:rFonts w:asciiTheme="minorHAnsi" w:hAnsiTheme="minorHAnsi" w:cstheme="minorHAnsi"/>
          <w:sz w:val="20"/>
          <w:szCs w:val="20"/>
        </w:rPr>
      </w:pPr>
      <w:ins w:id="90" w:author="Alhabibi, Haider@Energy" w:date="2022-06-23T13:23:00Z">
        <w:r>
          <w:rPr>
            <w:rFonts w:asciiTheme="minorHAnsi" w:hAnsiTheme="minorHAnsi" w:cstheme="minorHAnsi"/>
            <w:sz w:val="20"/>
            <w:szCs w:val="20"/>
          </w:rPr>
          <w:br w:type="page"/>
        </w:r>
      </w:ins>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7667EA" w:rsidRPr="009E01FE" w14:paraId="2E933D72" w14:textId="77777777" w:rsidTr="008B40BE">
        <w:trPr>
          <w:trHeight w:val="144"/>
        </w:trPr>
        <w:tc>
          <w:tcPr>
            <w:tcW w:w="10790" w:type="dxa"/>
            <w:tcBorders>
              <w:top w:val="single" w:sz="4" w:space="0" w:color="auto"/>
              <w:left w:val="single" w:sz="4" w:space="0" w:color="auto"/>
              <w:bottom w:val="single" w:sz="4" w:space="0" w:color="auto"/>
              <w:right w:val="single" w:sz="4" w:space="0" w:color="auto"/>
            </w:tcBorders>
          </w:tcPr>
          <w:p w14:paraId="3C1BC968" w14:textId="77777777" w:rsidR="00B46C51" w:rsidRDefault="007667EA" w:rsidP="00F414AD">
            <w:pPr>
              <w:keepNext/>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lastRenderedPageBreak/>
              <w:t>F</w:t>
            </w:r>
            <w:r w:rsidRPr="00136321">
              <w:rPr>
                <w:rFonts w:asciiTheme="minorHAnsi" w:eastAsiaTheme="minorEastAsia" w:hAnsiTheme="minorHAnsi" w:cstheme="minorHAnsi"/>
                <w:b/>
                <w:sz w:val="20"/>
                <w:szCs w:val="20"/>
              </w:rPr>
              <w:t xml:space="preserve">. </w:t>
            </w:r>
            <w:r w:rsidRPr="00F43FA8">
              <w:rPr>
                <w:rFonts w:asciiTheme="minorHAnsi" w:eastAsiaTheme="minorEastAsia" w:hAnsiTheme="minorHAnsi" w:cstheme="minorHAnsi"/>
                <w:b/>
                <w:sz w:val="20"/>
                <w:szCs w:val="20"/>
              </w:rPr>
              <w:t xml:space="preserve">Mandatory Measures for </w:t>
            </w:r>
            <w:r>
              <w:rPr>
                <w:rFonts w:asciiTheme="minorHAnsi" w:eastAsiaTheme="minorEastAsia" w:hAnsiTheme="minorHAnsi" w:cstheme="minorHAnsi"/>
                <w:b/>
                <w:sz w:val="20"/>
                <w:szCs w:val="20"/>
              </w:rPr>
              <w:t>all Domestic Hot Water Distribution Systems</w:t>
            </w:r>
          </w:p>
          <w:p w14:paraId="6541F650" w14:textId="4C60D57B" w:rsidR="007667EA" w:rsidRPr="00F43FA8" w:rsidRDefault="007667EA" w:rsidP="00F414AD">
            <w:pPr>
              <w:keepNext/>
              <w:spacing w:after="0" w:line="240" w:lineRule="auto"/>
              <w:rPr>
                <w:rFonts w:asciiTheme="minorHAnsi" w:eastAsiaTheme="minorEastAsia" w:hAnsiTheme="minorHAnsi" w:cstheme="minorHAnsi"/>
                <w:sz w:val="20"/>
                <w:szCs w:val="20"/>
              </w:rPr>
            </w:pPr>
            <w:r w:rsidRPr="00F43FA8">
              <w:rPr>
                <w:rFonts w:asciiTheme="minorHAnsi" w:eastAsiaTheme="minorEastAsia" w:hAnsiTheme="minorHAnsi" w:cstheme="minorHAnsi"/>
                <w:b/>
                <w:sz w:val="20"/>
                <w:szCs w:val="20"/>
              </w:rPr>
              <w:t xml:space="preserve"> </w:t>
            </w:r>
            <w:r w:rsidR="00B46C51">
              <w:rPr>
                <w:sz w:val="18"/>
                <w:szCs w:val="18"/>
              </w:rPr>
              <w:t>&lt;&lt;Static Text - see the top&gt;&gt;</w:t>
            </w:r>
          </w:p>
        </w:tc>
      </w:tr>
      <w:tr w:rsidR="007667EA" w:rsidRPr="009E01FE" w14:paraId="4BE4AE23" w14:textId="77777777" w:rsidTr="008B40BE">
        <w:trPr>
          <w:trHeight w:val="144"/>
          <w:tblHeader/>
        </w:trPr>
        <w:tc>
          <w:tcPr>
            <w:tcW w:w="10790" w:type="dxa"/>
            <w:vAlign w:val="center"/>
          </w:tcPr>
          <w:p w14:paraId="4E55C7F4" w14:textId="77777777" w:rsidR="007667EA" w:rsidRPr="00F43FA8" w:rsidRDefault="007667EA" w:rsidP="00F414AD">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imes New Roman"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p>
        </w:tc>
      </w:tr>
    </w:tbl>
    <w:p w14:paraId="649A51C5" w14:textId="77777777" w:rsidR="00556980" w:rsidRDefault="00556980" w:rsidP="00AB4500">
      <w:pPr>
        <w:spacing w:after="0"/>
      </w:pPr>
    </w:p>
    <w:tbl>
      <w:tblPr>
        <w:tblStyle w:val="TableGrid"/>
        <w:tblW w:w="10795" w:type="dxa"/>
        <w:tblLayout w:type="fixed"/>
        <w:tblLook w:val="04A0" w:firstRow="1" w:lastRow="0" w:firstColumn="1" w:lastColumn="0" w:noHBand="0" w:noVBand="1"/>
      </w:tblPr>
      <w:tblGrid>
        <w:gridCol w:w="1209"/>
        <w:gridCol w:w="1209"/>
        <w:gridCol w:w="1210"/>
        <w:gridCol w:w="1209"/>
        <w:gridCol w:w="1210"/>
        <w:gridCol w:w="1209"/>
        <w:gridCol w:w="1210"/>
        <w:gridCol w:w="1209"/>
        <w:gridCol w:w="1120"/>
      </w:tblGrid>
      <w:tr w:rsidR="006C7190" w14:paraId="0D9551BD" w14:textId="449783C6" w:rsidTr="00010B47">
        <w:trPr>
          <w:trHeight w:val="530"/>
        </w:trPr>
        <w:tc>
          <w:tcPr>
            <w:tcW w:w="10795" w:type="dxa"/>
            <w:gridSpan w:val="9"/>
          </w:tcPr>
          <w:p w14:paraId="60A83EB8" w14:textId="06A9E854" w:rsidR="006C7190" w:rsidRPr="00AC2387" w:rsidRDefault="006C7190" w:rsidP="001E6791">
            <w:pPr>
              <w:spacing w:after="0" w:line="240" w:lineRule="auto"/>
              <w:rPr>
                <w:rFonts w:cstheme="minorHAnsi"/>
                <w:b/>
                <w:sz w:val="20"/>
                <w:szCs w:val="20"/>
              </w:rPr>
            </w:pPr>
            <w:r>
              <w:rPr>
                <w:rFonts w:cstheme="minorHAnsi"/>
                <w:b/>
                <w:sz w:val="20"/>
                <w:szCs w:val="20"/>
              </w:rPr>
              <w:t>G</w:t>
            </w:r>
            <w:r w:rsidRPr="00AC2387">
              <w:rPr>
                <w:rFonts w:cstheme="minorHAnsi"/>
                <w:b/>
                <w:sz w:val="20"/>
                <w:szCs w:val="20"/>
              </w:rPr>
              <w:t>. Compact Hot Water Distribution (CHWD</w:t>
            </w:r>
            <w:r w:rsidRPr="008733ED">
              <w:rPr>
                <w:rFonts w:cstheme="minorHAnsi"/>
                <w:b/>
                <w:sz w:val="20"/>
                <w:szCs w:val="20"/>
              </w:rPr>
              <w:t>S</w:t>
            </w:r>
            <w:r w:rsidRPr="00AC2387">
              <w:rPr>
                <w:rFonts w:cstheme="minorHAnsi"/>
                <w:b/>
                <w:sz w:val="20"/>
                <w:szCs w:val="20"/>
              </w:rPr>
              <w:t>) (RA4.4.</w:t>
            </w:r>
            <w:r w:rsidRPr="008733ED">
              <w:rPr>
                <w:rFonts w:cstheme="minorHAnsi"/>
                <w:b/>
                <w:sz w:val="20"/>
                <w:szCs w:val="20"/>
              </w:rPr>
              <w:t>6</w:t>
            </w:r>
            <w:r w:rsidRPr="00AC2387">
              <w:rPr>
                <w:rFonts w:cstheme="minorHAnsi"/>
                <w:b/>
                <w:sz w:val="20"/>
                <w:szCs w:val="20"/>
              </w:rPr>
              <w:t>)</w:t>
            </w:r>
          </w:p>
          <w:p w14:paraId="317B13E1" w14:textId="1A02056D" w:rsidR="006C7190" w:rsidRPr="000029DA" w:rsidRDefault="00DA49C1" w:rsidP="00AB4500">
            <w:pPr>
              <w:spacing w:after="0" w:line="240" w:lineRule="auto"/>
              <w:rPr>
                <w:rFonts w:cstheme="minorHAnsi"/>
                <w:sz w:val="18"/>
                <w:szCs w:val="18"/>
              </w:rPr>
            </w:pPr>
            <w:r>
              <w:rPr>
                <w:sz w:val="18"/>
                <w:szCs w:val="18"/>
              </w:rPr>
              <w:t>&lt;&lt;Static Text - see the top&gt;&gt;</w:t>
            </w:r>
          </w:p>
          <w:p w14:paraId="03A711AF" w14:textId="2AF13731" w:rsidR="006C7190" w:rsidRDefault="006C7190" w:rsidP="001E6791">
            <w:pPr>
              <w:spacing w:after="0" w:line="240" w:lineRule="auto"/>
              <w:rPr>
                <w:rFonts w:cstheme="minorHAnsi"/>
                <w:b/>
                <w:sz w:val="20"/>
                <w:szCs w:val="20"/>
              </w:rPr>
            </w:pPr>
            <w:r w:rsidRPr="000029DA">
              <w:rPr>
                <w:rFonts w:cstheme="minorHAnsi"/>
                <w:sz w:val="18"/>
                <w:szCs w:val="18"/>
              </w:rPr>
              <w:t>&lt;&lt;</w:t>
            </w:r>
            <w:r>
              <w:rPr>
                <w:rFonts w:cstheme="minorHAnsi"/>
                <w:sz w:val="18"/>
                <w:szCs w:val="18"/>
              </w:rPr>
              <w:t xml:space="preserve">require one row of data, reporting the longest distances, for each dwelling unit identified in </w:t>
            </w:r>
            <w:r w:rsidR="005913F4">
              <w:rPr>
                <w:rFonts w:cstheme="minorHAnsi"/>
                <w:sz w:val="18"/>
                <w:szCs w:val="18"/>
              </w:rPr>
              <w:t xml:space="preserve">Table </w:t>
            </w:r>
            <w:r>
              <w:rPr>
                <w:rFonts w:cstheme="minorHAnsi"/>
                <w:sz w:val="18"/>
                <w:szCs w:val="18"/>
              </w:rPr>
              <w:t>B</w:t>
            </w:r>
            <w:r w:rsidR="008833B5">
              <w:rPr>
                <w:rFonts w:cstheme="minorHAnsi"/>
                <w:sz w:val="18"/>
                <w:szCs w:val="18"/>
              </w:rPr>
              <w:t xml:space="preserve"> or </w:t>
            </w:r>
            <w:r w:rsidR="005913F4">
              <w:rPr>
                <w:rFonts w:cstheme="minorHAnsi"/>
                <w:sz w:val="18"/>
                <w:szCs w:val="18"/>
              </w:rPr>
              <w:t>B2</w:t>
            </w:r>
            <w:r>
              <w:rPr>
                <w:rFonts w:cstheme="minorHAnsi"/>
                <w:sz w:val="18"/>
                <w:szCs w:val="18"/>
              </w:rPr>
              <w:t xml:space="preserve">. with B10 </w:t>
            </w:r>
            <w:r w:rsidR="008833B5">
              <w:rPr>
                <w:rFonts w:cstheme="minorHAnsi"/>
                <w:sz w:val="18"/>
                <w:szCs w:val="18"/>
              </w:rPr>
              <w:t xml:space="preserve">or </w:t>
            </w:r>
            <w:r w:rsidR="005913F4">
              <w:rPr>
                <w:rFonts w:cstheme="minorHAnsi"/>
                <w:sz w:val="18"/>
                <w:szCs w:val="18"/>
              </w:rPr>
              <w:t>B2-</w:t>
            </w:r>
            <w:r w:rsidR="008833B5">
              <w:rPr>
                <w:rFonts w:cstheme="minorHAnsi"/>
                <w:sz w:val="18"/>
                <w:szCs w:val="18"/>
              </w:rPr>
              <w:t xml:space="preserve">08 </w:t>
            </w:r>
            <w:r>
              <w:rPr>
                <w:rFonts w:cstheme="minorHAnsi"/>
                <w:sz w:val="18"/>
                <w:szCs w:val="18"/>
              </w:rPr>
              <w:t>= Basic. If no dwelling in B10</w:t>
            </w:r>
            <w:r w:rsidR="008833B5">
              <w:rPr>
                <w:rFonts w:cstheme="minorHAnsi"/>
                <w:sz w:val="18"/>
                <w:szCs w:val="18"/>
              </w:rPr>
              <w:t xml:space="preserve"> or </w:t>
            </w:r>
            <w:r w:rsidR="005913F4">
              <w:rPr>
                <w:rFonts w:cstheme="minorHAnsi"/>
                <w:sz w:val="18"/>
                <w:szCs w:val="18"/>
              </w:rPr>
              <w:t>B2-</w:t>
            </w:r>
            <w:r w:rsidR="008833B5">
              <w:rPr>
                <w:rFonts w:cstheme="minorHAnsi"/>
                <w:sz w:val="18"/>
                <w:szCs w:val="18"/>
              </w:rPr>
              <w:t>08</w:t>
            </w:r>
            <w:r>
              <w:rPr>
                <w:rFonts w:cstheme="minorHAnsi"/>
                <w:sz w:val="18"/>
                <w:szCs w:val="18"/>
              </w:rPr>
              <w:t xml:space="preserve"> = Basic, then display section header and standard “This section does not apply” message</w:t>
            </w:r>
            <w:r w:rsidRPr="000029DA">
              <w:rPr>
                <w:rFonts w:cstheme="minorHAnsi"/>
                <w:sz w:val="18"/>
                <w:szCs w:val="18"/>
              </w:rPr>
              <w:t>&gt;&gt;</w:t>
            </w:r>
          </w:p>
        </w:tc>
      </w:tr>
      <w:tr w:rsidR="000C6172" w14:paraId="7FDD8E1F" w14:textId="012B5571" w:rsidTr="00010B47">
        <w:tc>
          <w:tcPr>
            <w:tcW w:w="1209" w:type="dxa"/>
          </w:tcPr>
          <w:p w14:paraId="346D7443" w14:textId="3B3264AF" w:rsidR="000C6172" w:rsidRPr="008733ED" w:rsidRDefault="000C6172" w:rsidP="000C6172">
            <w:pPr>
              <w:spacing w:after="0"/>
              <w:jc w:val="center"/>
              <w:rPr>
                <w:rFonts w:cstheme="minorHAnsi"/>
                <w:sz w:val="20"/>
                <w:szCs w:val="20"/>
              </w:rPr>
            </w:pPr>
            <w:r>
              <w:rPr>
                <w:rFonts w:cstheme="minorHAnsi"/>
                <w:sz w:val="20"/>
                <w:szCs w:val="20"/>
              </w:rPr>
              <w:t>01</w:t>
            </w:r>
          </w:p>
        </w:tc>
        <w:tc>
          <w:tcPr>
            <w:tcW w:w="1209" w:type="dxa"/>
          </w:tcPr>
          <w:p w14:paraId="6611F572" w14:textId="174D5535" w:rsidR="000C6172" w:rsidRDefault="000C6172" w:rsidP="000C6172">
            <w:pPr>
              <w:spacing w:after="0"/>
              <w:jc w:val="center"/>
              <w:rPr>
                <w:rFonts w:cstheme="minorHAnsi"/>
                <w:sz w:val="20"/>
                <w:szCs w:val="20"/>
              </w:rPr>
            </w:pPr>
            <w:r>
              <w:rPr>
                <w:rFonts w:cstheme="minorHAnsi"/>
                <w:sz w:val="20"/>
                <w:szCs w:val="20"/>
              </w:rPr>
              <w:t>02</w:t>
            </w:r>
          </w:p>
        </w:tc>
        <w:tc>
          <w:tcPr>
            <w:tcW w:w="1210" w:type="dxa"/>
            <w:vAlign w:val="bottom"/>
          </w:tcPr>
          <w:p w14:paraId="5A01FEB7" w14:textId="0CCA9E9C" w:rsidR="000C6172" w:rsidRPr="008733ED" w:rsidRDefault="000C6172" w:rsidP="000C6172">
            <w:pPr>
              <w:spacing w:after="0"/>
              <w:jc w:val="center"/>
              <w:rPr>
                <w:rFonts w:cstheme="minorHAnsi"/>
                <w:sz w:val="20"/>
                <w:szCs w:val="20"/>
              </w:rPr>
            </w:pPr>
            <w:r>
              <w:rPr>
                <w:rFonts w:cstheme="minorHAnsi"/>
                <w:sz w:val="20"/>
                <w:szCs w:val="20"/>
              </w:rPr>
              <w:t>03</w:t>
            </w:r>
          </w:p>
        </w:tc>
        <w:tc>
          <w:tcPr>
            <w:tcW w:w="1209" w:type="dxa"/>
          </w:tcPr>
          <w:p w14:paraId="19958654" w14:textId="54337DAB" w:rsidR="000C6172" w:rsidRPr="008733ED" w:rsidRDefault="000C6172" w:rsidP="000C6172">
            <w:pPr>
              <w:spacing w:after="0"/>
              <w:jc w:val="center"/>
              <w:rPr>
                <w:rFonts w:cstheme="minorHAnsi"/>
                <w:sz w:val="20"/>
                <w:szCs w:val="20"/>
              </w:rPr>
            </w:pPr>
            <w:r>
              <w:rPr>
                <w:rFonts w:cstheme="minorHAnsi"/>
                <w:sz w:val="20"/>
                <w:szCs w:val="20"/>
              </w:rPr>
              <w:t>04</w:t>
            </w:r>
          </w:p>
        </w:tc>
        <w:tc>
          <w:tcPr>
            <w:tcW w:w="1210" w:type="dxa"/>
          </w:tcPr>
          <w:p w14:paraId="184F01CF" w14:textId="5668EF66" w:rsidR="000C6172" w:rsidRPr="008733ED" w:rsidRDefault="000C6172" w:rsidP="000C6172">
            <w:pPr>
              <w:spacing w:after="0"/>
              <w:jc w:val="center"/>
              <w:rPr>
                <w:rFonts w:cstheme="minorHAnsi"/>
                <w:sz w:val="20"/>
                <w:szCs w:val="20"/>
              </w:rPr>
            </w:pPr>
            <w:r>
              <w:rPr>
                <w:rFonts w:cstheme="minorHAnsi"/>
                <w:sz w:val="20"/>
                <w:szCs w:val="20"/>
              </w:rPr>
              <w:t>05</w:t>
            </w:r>
          </w:p>
        </w:tc>
        <w:tc>
          <w:tcPr>
            <w:tcW w:w="1209" w:type="dxa"/>
          </w:tcPr>
          <w:p w14:paraId="2A052C01" w14:textId="12B4F393" w:rsidR="000C6172" w:rsidRPr="00AC2387" w:rsidRDefault="000C6172" w:rsidP="000C6172">
            <w:pPr>
              <w:spacing w:after="0"/>
              <w:jc w:val="center"/>
              <w:rPr>
                <w:rFonts w:cstheme="minorHAnsi"/>
                <w:sz w:val="20"/>
                <w:szCs w:val="20"/>
              </w:rPr>
            </w:pPr>
            <w:r>
              <w:rPr>
                <w:rFonts w:cstheme="minorHAnsi"/>
                <w:sz w:val="20"/>
                <w:szCs w:val="20"/>
              </w:rPr>
              <w:t>06</w:t>
            </w:r>
          </w:p>
        </w:tc>
        <w:tc>
          <w:tcPr>
            <w:tcW w:w="1210" w:type="dxa"/>
          </w:tcPr>
          <w:p w14:paraId="2375F8FC" w14:textId="536BD272" w:rsidR="000C6172" w:rsidRPr="00AC2387" w:rsidRDefault="000C6172" w:rsidP="000C6172">
            <w:pPr>
              <w:spacing w:after="0"/>
              <w:jc w:val="center"/>
              <w:rPr>
                <w:rFonts w:cstheme="minorHAnsi"/>
                <w:sz w:val="20"/>
                <w:szCs w:val="20"/>
              </w:rPr>
            </w:pPr>
            <w:r>
              <w:rPr>
                <w:rFonts w:cstheme="minorHAnsi"/>
                <w:sz w:val="20"/>
                <w:szCs w:val="20"/>
              </w:rPr>
              <w:t>07</w:t>
            </w:r>
          </w:p>
        </w:tc>
        <w:tc>
          <w:tcPr>
            <w:tcW w:w="1209" w:type="dxa"/>
          </w:tcPr>
          <w:p w14:paraId="754F03B0" w14:textId="0B239A46" w:rsidR="000C6172" w:rsidRDefault="000C6172" w:rsidP="000C6172">
            <w:pPr>
              <w:spacing w:after="0"/>
              <w:jc w:val="center"/>
              <w:rPr>
                <w:rFonts w:cstheme="minorHAnsi"/>
                <w:sz w:val="20"/>
                <w:szCs w:val="20"/>
              </w:rPr>
            </w:pPr>
            <w:r>
              <w:rPr>
                <w:rFonts w:cstheme="minorHAnsi"/>
                <w:sz w:val="20"/>
                <w:szCs w:val="20"/>
              </w:rPr>
              <w:t>08</w:t>
            </w:r>
          </w:p>
        </w:tc>
        <w:tc>
          <w:tcPr>
            <w:tcW w:w="1120" w:type="dxa"/>
          </w:tcPr>
          <w:p w14:paraId="76798BEA" w14:textId="6FE21DA8" w:rsidR="000C6172" w:rsidRDefault="000C6172" w:rsidP="000C6172">
            <w:pPr>
              <w:spacing w:after="0"/>
              <w:jc w:val="center"/>
              <w:rPr>
                <w:rFonts w:cstheme="minorHAnsi"/>
                <w:sz w:val="20"/>
                <w:szCs w:val="20"/>
              </w:rPr>
            </w:pPr>
            <w:r>
              <w:rPr>
                <w:rFonts w:cstheme="minorHAnsi"/>
                <w:sz w:val="20"/>
                <w:szCs w:val="20"/>
              </w:rPr>
              <w:t>09</w:t>
            </w:r>
          </w:p>
        </w:tc>
      </w:tr>
      <w:tr w:rsidR="000C6172" w14:paraId="6046EC7C" w14:textId="44B10808" w:rsidTr="00010B47">
        <w:tc>
          <w:tcPr>
            <w:tcW w:w="1209" w:type="dxa"/>
            <w:vAlign w:val="bottom"/>
          </w:tcPr>
          <w:p w14:paraId="1382CBC9" w14:textId="77777777" w:rsidR="000C6172" w:rsidRDefault="000C6172" w:rsidP="000C6172">
            <w:pPr>
              <w:spacing w:after="0" w:line="240" w:lineRule="auto"/>
              <w:jc w:val="center"/>
              <w:rPr>
                <w:rFonts w:cstheme="minorHAnsi"/>
                <w:sz w:val="18"/>
                <w:szCs w:val="20"/>
              </w:rPr>
            </w:pPr>
            <w:r>
              <w:rPr>
                <w:rFonts w:cstheme="minorHAnsi"/>
                <w:sz w:val="18"/>
                <w:szCs w:val="20"/>
              </w:rPr>
              <w:t>Dwelling</w:t>
            </w:r>
          </w:p>
          <w:p w14:paraId="71A22C67" w14:textId="333019BE" w:rsidR="000C6172" w:rsidRPr="00AB4500" w:rsidRDefault="000C6172" w:rsidP="000C6172">
            <w:pPr>
              <w:spacing w:after="0" w:line="240" w:lineRule="auto"/>
              <w:jc w:val="center"/>
              <w:rPr>
                <w:rFonts w:cstheme="minorHAnsi"/>
                <w:sz w:val="18"/>
                <w:szCs w:val="20"/>
              </w:rPr>
            </w:pPr>
            <w:r w:rsidRPr="00AB4500">
              <w:rPr>
                <w:rFonts w:cstheme="minorHAnsi"/>
                <w:sz w:val="18"/>
                <w:szCs w:val="20"/>
              </w:rPr>
              <w:t>Name</w:t>
            </w:r>
          </w:p>
        </w:tc>
        <w:tc>
          <w:tcPr>
            <w:tcW w:w="1209" w:type="dxa"/>
            <w:vAlign w:val="bottom"/>
          </w:tcPr>
          <w:p w14:paraId="758E500B" w14:textId="77777777" w:rsidR="000C6172" w:rsidRPr="00AB4500" w:rsidRDefault="000C6172" w:rsidP="000C6172">
            <w:pPr>
              <w:spacing w:after="0" w:line="240" w:lineRule="auto"/>
              <w:jc w:val="center"/>
              <w:rPr>
                <w:rFonts w:cstheme="minorHAnsi"/>
                <w:sz w:val="18"/>
                <w:szCs w:val="20"/>
              </w:rPr>
            </w:pPr>
            <w:r w:rsidRPr="00AB4500">
              <w:rPr>
                <w:rFonts w:cstheme="minorHAnsi"/>
                <w:sz w:val="18"/>
                <w:szCs w:val="20"/>
              </w:rPr>
              <w:t>Number of Stories</w:t>
            </w:r>
          </w:p>
        </w:tc>
        <w:tc>
          <w:tcPr>
            <w:tcW w:w="1210" w:type="dxa"/>
            <w:vAlign w:val="bottom"/>
          </w:tcPr>
          <w:p w14:paraId="6FA1B419" w14:textId="77777777" w:rsidR="000C6172" w:rsidRPr="00AB4500" w:rsidRDefault="000C6172" w:rsidP="000C6172">
            <w:pPr>
              <w:spacing w:after="0" w:line="240" w:lineRule="auto"/>
              <w:jc w:val="center"/>
              <w:rPr>
                <w:sz w:val="18"/>
              </w:rPr>
            </w:pPr>
            <w:r w:rsidRPr="00AB4500">
              <w:rPr>
                <w:rFonts w:cstheme="minorHAnsi"/>
                <w:sz w:val="18"/>
                <w:szCs w:val="20"/>
              </w:rPr>
              <w:t>Master Bath distance of furthest fixture to Water Heater in feet</w:t>
            </w:r>
          </w:p>
        </w:tc>
        <w:tc>
          <w:tcPr>
            <w:tcW w:w="1209" w:type="dxa"/>
            <w:vAlign w:val="bottom"/>
          </w:tcPr>
          <w:p w14:paraId="298717E6" w14:textId="77777777" w:rsidR="000C6172" w:rsidRPr="00AB4500" w:rsidRDefault="000C6172" w:rsidP="000C6172">
            <w:pPr>
              <w:spacing w:after="0" w:line="240" w:lineRule="auto"/>
              <w:jc w:val="center"/>
              <w:rPr>
                <w:rFonts w:cstheme="minorHAnsi"/>
                <w:sz w:val="18"/>
                <w:szCs w:val="20"/>
              </w:rPr>
            </w:pPr>
            <w:r w:rsidRPr="00AB4500">
              <w:rPr>
                <w:rFonts w:cstheme="minorHAnsi"/>
                <w:sz w:val="18"/>
                <w:szCs w:val="20"/>
              </w:rPr>
              <w:t>Kitchen distance from furthest fixture to Water Heater in feet</w:t>
            </w:r>
          </w:p>
        </w:tc>
        <w:tc>
          <w:tcPr>
            <w:tcW w:w="1210" w:type="dxa"/>
            <w:vAlign w:val="bottom"/>
          </w:tcPr>
          <w:p w14:paraId="3EAC8CED" w14:textId="1AD31E46" w:rsidR="000C6172" w:rsidRPr="00AB4500" w:rsidRDefault="000C6172" w:rsidP="000C6172">
            <w:pPr>
              <w:spacing w:after="0" w:line="240" w:lineRule="auto"/>
              <w:jc w:val="center"/>
              <w:rPr>
                <w:sz w:val="18"/>
              </w:rPr>
            </w:pPr>
            <w:r w:rsidRPr="00AB4500">
              <w:rPr>
                <w:rFonts w:cstheme="minorHAnsi"/>
                <w:sz w:val="18"/>
                <w:szCs w:val="20"/>
              </w:rPr>
              <w:t>Furthest Third furthest fixture to Water Heater in feet</w:t>
            </w:r>
            <w:r>
              <w:rPr>
                <w:rFonts w:cstheme="minorHAnsi"/>
                <w:sz w:val="18"/>
                <w:szCs w:val="20"/>
              </w:rPr>
              <w:t xml:space="preserve"> (Avg for multiple water heaters)</w:t>
            </w:r>
          </w:p>
        </w:tc>
        <w:tc>
          <w:tcPr>
            <w:tcW w:w="1209" w:type="dxa"/>
            <w:vAlign w:val="bottom"/>
          </w:tcPr>
          <w:p w14:paraId="7CA726AD" w14:textId="77777777" w:rsidR="000C6172" w:rsidRPr="00AB4500" w:rsidRDefault="000C6172" w:rsidP="000C6172">
            <w:pPr>
              <w:spacing w:after="0" w:line="240" w:lineRule="auto"/>
              <w:jc w:val="center"/>
              <w:rPr>
                <w:sz w:val="18"/>
              </w:rPr>
            </w:pPr>
            <w:r w:rsidRPr="00AB4500">
              <w:rPr>
                <w:rFonts w:cstheme="minorHAnsi"/>
                <w:sz w:val="18"/>
                <w:szCs w:val="20"/>
              </w:rPr>
              <w:t>Weighted Distance</w:t>
            </w:r>
          </w:p>
        </w:tc>
        <w:tc>
          <w:tcPr>
            <w:tcW w:w="1210" w:type="dxa"/>
            <w:vAlign w:val="bottom"/>
          </w:tcPr>
          <w:p w14:paraId="3383BF19" w14:textId="77777777" w:rsidR="000C6172" w:rsidRPr="00AB4500" w:rsidRDefault="000C6172" w:rsidP="000C6172">
            <w:pPr>
              <w:spacing w:after="0" w:line="240" w:lineRule="auto"/>
              <w:jc w:val="center"/>
              <w:rPr>
                <w:sz w:val="18"/>
              </w:rPr>
            </w:pPr>
            <w:r w:rsidRPr="00AB4500">
              <w:rPr>
                <w:rFonts w:cstheme="minorHAnsi"/>
                <w:sz w:val="18"/>
                <w:szCs w:val="20"/>
              </w:rPr>
              <w:t>Qualification Distance</w:t>
            </w:r>
          </w:p>
        </w:tc>
        <w:tc>
          <w:tcPr>
            <w:tcW w:w="1209" w:type="dxa"/>
            <w:vAlign w:val="bottom"/>
          </w:tcPr>
          <w:p w14:paraId="58F017EC" w14:textId="5098B901" w:rsidR="000C6172" w:rsidRPr="00AB4500" w:rsidRDefault="000C6172" w:rsidP="000C6172">
            <w:pPr>
              <w:spacing w:after="0" w:line="240" w:lineRule="auto"/>
              <w:jc w:val="center"/>
              <w:rPr>
                <w:rFonts w:cstheme="minorHAnsi"/>
                <w:sz w:val="18"/>
                <w:szCs w:val="20"/>
              </w:rPr>
            </w:pPr>
            <w:r>
              <w:rPr>
                <w:rFonts w:cstheme="minorHAnsi"/>
                <w:sz w:val="18"/>
              </w:rPr>
              <w:t>Design Compactness Factor</w:t>
            </w:r>
          </w:p>
        </w:tc>
        <w:tc>
          <w:tcPr>
            <w:tcW w:w="1120" w:type="dxa"/>
            <w:vAlign w:val="bottom"/>
          </w:tcPr>
          <w:p w14:paraId="568DED67" w14:textId="0DFE48B0" w:rsidR="000C6172" w:rsidRPr="00AB4500" w:rsidRDefault="000C6172" w:rsidP="000C6172">
            <w:pPr>
              <w:spacing w:after="0" w:line="240" w:lineRule="auto"/>
              <w:jc w:val="center"/>
              <w:rPr>
                <w:rFonts w:cstheme="minorHAnsi"/>
                <w:sz w:val="18"/>
                <w:szCs w:val="20"/>
              </w:rPr>
            </w:pPr>
            <w:r>
              <w:rPr>
                <w:rFonts w:cstheme="minorHAnsi"/>
                <w:sz w:val="18"/>
              </w:rPr>
              <w:t>Calculated Compactness Factor</w:t>
            </w:r>
          </w:p>
        </w:tc>
      </w:tr>
      <w:tr w:rsidR="000C6172" w14:paraId="6D89697E" w14:textId="585E8775" w:rsidTr="00010B47">
        <w:trPr>
          <w:trHeight w:val="305"/>
        </w:trPr>
        <w:tc>
          <w:tcPr>
            <w:tcW w:w="1209" w:type="dxa"/>
          </w:tcPr>
          <w:p w14:paraId="1BEB390D" w14:textId="02DF0994" w:rsidR="000C6172" w:rsidRPr="00AB4500" w:rsidRDefault="000C6172" w:rsidP="000C6172">
            <w:pPr>
              <w:spacing w:after="0" w:line="240" w:lineRule="auto"/>
              <w:rPr>
                <w:sz w:val="18"/>
                <w:szCs w:val="18"/>
              </w:rPr>
            </w:pPr>
            <w:r w:rsidRPr="00AB4500">
              <w:rPr>
                <w:rFonts w:asciiTheme="minorHAnsi" w:eastAsia="Times New Roman" w:hAnsiTheme="minorHAnsi" w:cstheme="minorHAnsi"/>
                <w:sz w:val="18"/>
                <w:szCs w:val="18"/>
              </w:rPr>
              <w:t>&lt;&lt;Reference value from A01</w:t>
            </w:r>
            <w:r>
              <w:rPr>
                <w:rFonts w:asciiTheme="minorHAnsi" w:eastAsia="Times New Roman" w:hAnsiTheme="minorHAnsi" w:cstheme="minorHAnsi"/>
                <w:sz w:val="18"/>
                <w:szCs w:val="18"/>
              </w:rPr>
              <w:t xml:space="preserve"> or A2-01 </w:t>
            </w:r>
            <w:r w:rsidRPr="00AB4500">
              <w:rPr>
                <w:rFonts w:asciiTheme="minorHAnsi" w:eastAsia="Times New Roman" w:hAnsiTheme="minorHAnsi" w:cstheme="minorHAnsi"/>
                <w:sz w:val="18"/>
                <w:szCs w:val="18"/>
              </w:rPr>
              <w:t>&gt;&gt;</w:t>
            </w:r>
          </w:p>
        </w:tc>
        <w:tc>
          <w:tcPr>
            <w:tcW w:w="1209" w:type="dxa"/>
          </w:tcPr>
          <w:p w14:paraId="29F85FB2" w14:textId="49B7650D" w:rsidR="000C6172" w:rsidRPr="00AB4500" w:rsidRDefault="000C6172" w:rsidP="000C6172">
            <w:pPr>
              <w:spacing w:after="0" w:line="240" w:lineRule="auto"/>
              <w:rPr>
                <w:sz w:val="18"/>
                <w:szCs w:val="18"/>
              </w:rPr>
            </w:pPr>
            <w:r w:rsidRPr="00AB4500">
              <w:rPr>
                <w:sz w:val="18"/>
                <w:szCs w:val="18"/>
              </w:rPr>
              <w:t>&lt;&lt;</w:t>
            </w:r>
            <w:r w:rsidRPr="00AB4500" w:rsidDel="002E3D36">
              <w:rPr>
                <w:sz w:val="18"/>
                <w:szCs w:val="18"/>
              </w:rPr>
              <w:t xml:space="preserve"> </w:t>
            </w:r>
            <w:r>
              <w:rPr>
                <w:sz w:val="18"/>
                <w:szCs w:val="18"/>
              </w:rPr>
              <w:t>if prescriptive or G03/G04/G05 are not in performance file, user select from list: 1, 2, 3; Else value = N/A</w:t>
            </w:r>
            <w:r w:rsidRPr="00AB4500">
              <w:rPr>
                <w:sz w:val="18"/>
                <w:szCs w:val="18"/>
              </w:rPr>
              <w:t xml:space="preserve"> &gt;&gt;</w:t>
            </w:r>
          </w:p>
        </w:tc>
        <w:tc>
          <w:tcPr>
            <w:tcW w:w="1210" w:type="dxa"/>
          </w:tcPr>
          <w:p w14:paraId="1425F7C2" w14:textId="1BAC8A4D"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387BFD71" w14:textId="4B895F5A" w:rsidR="000C6172" w:rsidRPr="00AB4500" w:rsidRDefault="000C6172" w:rsidP="000C6172">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41E0FB39" w14:textId="45427900"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07B6A05C" w14:textId="236A2B93" w:rsidR="000C6172" w:rsidRPr="00AB4500" w:rsidRDefault="000C6172" w:rsidP="000C6172">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10" w:type="dxa"/>
          </w:tcPr>
          <w:p w14:paraId="3D6C37C7" w14:textId="2228C45A"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0432A7C4" w14:textId="6074E6E1" w:rsidR="000C6172" w:rsidRPr="00AB4500" w:rsidRDefault="000C6172" w:rsidP="000C6172">
            <w:pPr>
              <w:spacing w:after="0" w:line="240" w:lineRule="auto"/>
              <w:rPr>
                <w:sz w:val="18"/>
                <w:szCs w:val="18"/>
              </w:rPr>
            </w:pPr>
            <w:r w:rsidRPr="00AB4500">
              <w:rPr>
                <w:sz w:val="18"/>
                <w:szCs w:val="18"/>
              </w:rPr>
              <w:t>Else if prescriptive compliance</w:t>
            </w:r>
            <w:r>
              <w:rPr>
                <w:sz w:val="18"/>
                <w:szCs w:val="18"/>
              </w:rPr>
              <w:t xml:space="preserve"> or not available in XML</w:t>
            </w:r>
            <w:r w:rsidRPr="00AB4500">
              <w:rPr>
                <w:sz w:val="18"/>
                <w:szCs w:val="18"/>
              </w:rPr>
              <w:t>, user input&gt;&gt;</w:t>
            </w:r>
          </w:p>
        </w:tc>
        <w:tc>
          <w:tcPr>
            <w:tcW w:w="1209" w:type="dxa"/>
          </w:tcPr>
          <w:p w14:paraId="2C925DF8" w14:textId="110171E3" w:rsidR="000C6172" w:rsidRPr="00AB4500" w:rsidRDefault="000C6172" w:rsidP="000C6172">
            <w:pPr>
              <w:spacing w:after="0" w:line="240" w:lineRule="auto"/>
              <w:rPr>
                <w:sz w:val="18"/>
                <w:szCs w:val="18"/>
              </w:rPr>
            </w:pPr>
            <w:r w:rsidRPr="00AB4500">
              <w:rPr>
                <w:sz w:val="18"/>
                <w:szCs w:val="18"/>
              </w:rPr>
              <w:t xml:space="preserve">&lt;&lt;Reference value from </w:t>
            </w:r>
            <w:r>
              <w:rPr>
                <w:sz w:val="18"/>
                <w:szCs w:val="18"/>
              </w:rPr>
              <w:t>LMCC</w:t>
            </w:r>
            <w:r w:rsidRPr="00AB4500">
              <w:rPr>
                <w:sz w:val="18"/>
                <w:szCs w:val="18"/>
              </w:rPr>
              <w:t>-</w:t>
            </w:r>
            <w:proofErr w:type="gramStart"/>
            <w:r w:rsidRPr="00AB4500">
              <w:rPr>
                <w:sz w:val="18"/>
                <w:szCs w:val="18"/>
              </w:rPr>
              <w:t>PRF;</w:t>
            </w:r>
            <w:proofErr w:type="gramEnd"/>
            <w:r w:rsidRPr="00AB4500">
              <w:rPr>
                <w:sz w:val="18"/>
                <w:szCs w:val="18"/>
              </w:rPr>
              <w:t xml:space="preserve"> </w:t>
            </w:r>
          </w:p>
          <w:p w14:paraId="215762B1" w14:textId="7F7AC5FC" w:rsidR="000C6172" w:rsidRPr="00AB4500" w:rsidRDefault="000C6172" w:rsidP="000C6172">
            <w:pPr>
              <w:spacing w:after="0" w:line="240" w:lineRule="auto"/>
              <w:rPr>
                <w:sz w:val="18"/>
                <w:szCs w:val="18"/>
              </w:rPr>
            </w:pPr>
            <w:r w:rsidRPr="00AB4500">
              <w:rPr>
                <w:sz w:val="18"/>
                <w:szCs w:val="18"/>
              </w:rPr>
              <w:t xml:space="preserve">else if prescriptive </w:t>
            </w:r>
            <w:r>
              <w:rPr>
                <w:sz w:val="18"/>
                <w:szCs w:val="18"/>
              </w:rPr>
              <w:t xml:space="preserve">or not available in XML </w:t>
            </w:r>
            <w:r w:rsidRPr="00AB4500">
              <w:rPr>
                <w:sz w:val="18"/>
                <w:szCs w:val="18"/>
              </w:rPr>
              <w:t>and A09</w:t>
            </w:r>
            <w:r>
              <w:rPr>
                <w:sz w:val="18"/>
                <w:szCs w:val="18"/>
              </w:rPr>
              <w:t xml:space="preserve"> or A2-07</w:t>
            </w:r>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(G03*0.4)</w:t>
            </w:r>
            <w:r w:rsidRPr="00AB4500" w:rsidDel="006251F7">
              <w:rPr>
                <w:sz w:val="18"/>
                <w:szCs w:val="18"/>
              </w:rPr>
              <w:t xml:space="preserve"> </w:t>
            </w:r>
            <w:r>
              <w:rPr>
                <w:sz w:val="18"/>
                <w:szCs w:val="18"/>
              </w:rPr>
              <w:t>+</w:t>
            </w:r>
            <w:r w:rsidRPr="00AB4500">
              <w:rPr>
                <w:sz w:val="18"/>
                <w:szCs w:val="18"/>
              </w:rPr>
              <w:t>(G04*0.</w:t>
            </w:r>
            <w:proofErr w:type="gramStart"/>
            <w:r w:rsidRPr="00AB4500">
              <w:rPr>
                <w:sz w:val="18"/>
                <w:szCs w:val="18"/>
              </w:rPr>
              <w:t>4)</w:t>
            </w:r>
            <w:r>
              <w:rPr>
                <w:sz w:val="18"/>
                <w:szCs w:val="18"/>
              </w:rPr>
              <w:t>+</w:t>
            </w:r>
            <w:r w:rsidRPr="00AB4500">
              <w:rPr>
                <w:sz w:val="18"/>
                <w:szCs w:val="18"/>
              </w:rPr>
              <w:t>(</w:t>
            </w:r>
            <w:proofErr w:type="gramEnd"/>
            <w:r w:rsidRPr="00AB4500">
              <w:rPr>
                <w:sz w:val="18"/>
                <w:szCs w:val="18"/>
              </w:rPr>
              <w:t xml:space="preserve"> G05*0.2);</w:t>
            </w:r>
          </w:p>
          <w:p w14:paraId="265AC27A" w14:textId="240A616A" w:rsidR="000C6172" w:rsidRPr="00AB4500" w:rsidRDefault="000C6172" w:rsidP="000C6172">
            <w:pPr>
              <w:spacing w:after="0" w:line="240" w:lineRule="auto"/>
              <w:rPr>
                <w:sz w:val="18"/>
                <w:szCs w:val="18"/>
              </w:rPr>
            </w:pPr>
            <w:r w:rsidRPr="00AB4500">
              <w:rPr>
                <w:sz w:val="18"/>
                <w:szCs w:val="18"/>
              </w:rPr>
              <w:t>else if A09</w:t>
            </w:r>
            <w:r>
              <w:rPr>
                <w:sz w:val="18"/>
                <w:szCs w:val="18"/>
              </w:rPr>
              <w:t xml:space="preserve"> or A2-07</w:t>
            </w:r>
            <w:r w:rsidRPr="00AB4500">
              <w:rPr>
                <w:sz w:val="18"/>
                <w:szCs w:val="18"/>
              </w:rPr>
              <w:t xml:space="preserve"> = </w:t>
            </w:r>
            <w:r w:rsidRPr="00AB4500">
              <w:rPr>
                <w:rFonts w:cstheme="minorHAnsi"/>
                <w:sz w:val="18"/>
                <w:szCs w:val="18"/>
              </w:rPr>
              <w:t>Demand Recirculation Manual Control, then value = G05&gt;&gt;</w:t>
            </w:r>
          </w:p>
        </w:tc>
        <w:tc>
          <w:tcPr>
            <w:tcW w:w="1210" w:type="dxa"/>
          </w:tcPr>
          <w:p w14:paraId="1FEAA658" w14:textId="3D47E591" w:rsidR="000C6172" w:rsidRDefault="000C6172" w:rsidP="000C6172">
            <w:pPr>
              <w:spacing w:after="0" w:line="240" w:lineRule="auto"/>
              <w:rPr>
                <w:rFonts w:cstheme="minorHAnsi"/>
                <w:sz w:val="18"/>
                <w:szCs w:val="18"/>
              </w:rPr>
            </w:pPr>
            <w:r w:rsidRPr="005828AE">
              <w:rPr>
                <w:rFonts w:cstheme="minorHAnsi"/>
                <w:sz w:val="18"/>
                <w:szCs w:val="18"/>
              </w:rPr>
              <w:t xml:space="preserve">&lt;&lt; Reference Value from </w:t>
            </w:r>
            <w:r>
              <w:rPr>
                <w:rFonts w:cstheme="minorHAnsi"/>
                <w:sz w:val="18"/>
                <w:szCs w:val="18"/>
              </w:rPr>
              <w:t>LMCC</w:t>
            </w:r>
            <w:r w:rsidRPr="005828AE">
              <w:rPr>
                <w:rFonts w:cstheme="minorHAnsi"/>
                <w:sz w:val="18"/>
                <w:szCs w:val="18"/>
              </w:rPr>
              <w:t>-</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75DEEFE9" w14:textId="32FB0581" w:rsidR="000C6172" w:rsidRDefault="000C6172" w:rsidP="000C6172">
            <w:pPr>
              <w:spacing w:after="0" w:line="240" w:lineRule="auto"/>
              <w:rPr>
                <w:sz w:val="18"/>
                <w:szCs w:val="18"/>
              </w:rPr>
            </w:pPr>
            <w:r w:rsidRPr="005828AE">
              <w:rPr>
                <w:rFonts w:cstheme="minorHAnsi"/>
                <w:sz w:val="18"/>
                <w:szCs w:val="18"/>
              </w:rPr>
              <w:t>Else if prescriptive compliance</w:t>
            </w:r>
            <w:r>
              <w:rPr>
                <w:rFonts w:cstheme="minorHAnsi"/>
                <w:sz w:val="18"/>
                <w:szCs w:val="18"/>
              </w:rPr>
              <w:t xml:space="preserve"> or not available in XML</w:t>
            </w:r>
            <w:r w:rsidRPr="005828AE">
              <w:rPr>
                <w:rFonts w:cstheme="minorHAnsi"/>
                <w:sz w:val="18"/>
                <w:szCs w:val="18"/>
              </w:rPr>
              <w:t xml:space="preserve">, </w:t>
            </w:r>
            <w:r>
              <w:rPr>
                <w:sz w:val="18"/>
                <w:szCs w:val="18"/>
              </w:rPr>
              <w:t>value</w:t>
            </w:r>
            <w:r w:rsidRPr="00CB5461">
              <w:rPr>
                <w:sz w:val="18"/>
                <w:szCs w:val="18"/>
              </w:rPr>
              <w:t xml:space="preserve"> = </w:t>
            </w:r>
          </w:p>
          <w:p w14:paraId="07FC4408" w14:textId="04EF973C" w:rsidR="000C6172" w:rsidRPr="00E303B7" w:rsidRDefault="000C6172" w:rsidP="000C6172">
            <w:pPr>
              <w:spacing w:after="0" w:line="240" w:lineRule="auto"/>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73CA9403" w14:textId="77777777" w:rsidR="000C6172" w:rsidRPr="00AB4500" w:rsidRDefault="000C6172" w:rsidP="000C6172">
            <w:pPr>
              <w:spacing w:after="0"/>
              <w:rPr>
                <w:i/>
                <w:sz w:val="18"/>
                <w:szCs w:val="18"/>
              </w:rPr>
            </w:pPr>
            <w:r w:rsidRPr="00AB4500">
              <w:rPr>
                <w:i/>
                <w:sz w:val="18"/>
                <w:szCs w:val="18"/>
              </w:rPr>
              <w:t>Where:</w:t>
            </w:r>
          </w:p>
          <w:p w14:paraId="3D9D1E44" w14:textId="77777777" w:rsidR="000C6172" w:rsidRPr="00AB4500" w:rsidRDefault="000C6172" w:rsidP="000C6172">
            <w:pPr>
              <w:spacing w:after="0" w:line="240" w:lineRule="auto"/>
              <w:rPr>
                <w:i/>
                <w:sz w:val="18"/>
                <w:szCs w:val="18"/>
              </w:rPr>
            </w:pPr>
            <w:r w:rsidRPr="00AB4500">
              <w:rPr>
                <w:i/>
                <w:sz w:val="18"/>
                <w:szCs w:val="18"/>
              </w:rPr>
              <w:t>a, b = Qualification distance coefficients from Table 4.4.6-2 below,</w:t>
            </w:r>
          </w:p>
          <w:p w14:paraId="4F9EF530" w14:textId="0A3EBF26" w:rsidR="000C6172" w:rsidRPr="00AB4500" w:rsidRDefault="000C6172" w:rsidP="000C6172">
            <w:pPr>
              <w:spacing w:after="0" w:line="240" w:lineRule="auto"/>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xml:space="preserve">) from </w:t>
            </w:r>
            <w:r>
              <w:rPr>
                <w:i/>
                <w:sz w:val="18"/>
                <w:szCs w:val="18"/>
              </w:rPr>
              <w:t>LMCC</w:t>
            </w:r>
            <w:r w:rsidRPr="00AB4500">
              <w:rPr>
                <w:i/>
                <w:sz w:val="18"/>
                <w:szCs w:val="18"/>
              </w:rPr>
              <w:t>, and</w:t>
            </w:r>
          </w:p>
          <w:p w14:paraId="20310E27" w14:textId="146C1333" w:rsidR="000C6172" w:rsidRPr="00AB4500" w:rsidRDefault="000C6172" w:rsidP="000C6172">
            <w:pPr>
              <w:spacing w:after="0" w:line="240" w:lineRule="auto"/>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5 or A2-04 </w:t>
            </w:r>
            <w:r w:rsidRPr="00AB4500">
              <w:rPr>
                <w:i/>
                <w:sz w:val="18"/>
                <w:szCs w:val="18"/>
              </w:rPr>
              <w:t>(unitless).</w:t>
            </w:r>
          </w:p>
          <w:p w14:paraId="02E3859C" w14:textId="06239571" w:rsidR="000C6172" w:rsidRPr="00AB4500" w:rsidRDefault="000C6172" w:rsidP="000C6172">
            <w:pPr>
              <w:spacing w:after="0" w:line="240" w:lineRule="auto"/>
              <w:rPr>
                <w:sz w:val="18"/>
                <w:szCs w:val="18"/>
              </w:rPr>
            </w:pPr>
            <w:r w:rsidRPr="00AB4500">
              <w:rPr>
                <w:rFonts w:cstheme="minorHAnsi"/>
                <w:sz w:val="18"/>
                <w:szCs w:val="18"/>
                <w:highlight w:val="yellow"/>
              </w:rPr>
              <w:t xml:space="preserve"> </w:t>
            </w:r>
          </w:p>
        </w:tc>
        <w:tc>
          <w:tcPr>
            <w:tcW w:w="1209" w:type="dxa"/>
          </w:tcPr>
          <w:p w14:paraId="6F373BEF" w14:textId="564D5E4F" w:rsidR="000C6172" w:rsidRPr="001C31FC" w:rsidRDefault="000C6172" w:rsidP="000C6172">
            <w:pPr>
              <w:spacing w:after="0" w:line="240" w:lineRule="auto"/>
              <w:rPr>
                <w:rFonts w:cstheme="minorHAnsi"/>
                <w:sz w:val="18"/>
                <w:szCs w:val="18"/>
              </w:rPr>
            </w:pPr>
            <w:r w:rsidRPr="001C31FC">
              <w:rPr>
                <w:rFonts w:cstheme="minorHAnsi"/>
                <w:sz w:val="18"/>
                <w:szCs w:val="18"/>
              </w:rPr>
              <w:t xml:space="preserve">&lt;&lt;Reference value from </w:t>
            </w:r>
            <w:r>
              <w:rPr>
                <w:rFonts w:cstheme="minorHAnsi"/>
                <w:sz w:val="18"/>
                <w:szCs w:val="18"/>
              </w:rPr>
              <w:t>LMCC</w:t>
            </w:r>
            <w:r w:rsidRPr="001C31FC">
              <w:rPr>
                <w:rFonts w:cstheme="minorHAnsi"/>
                <w:sz w:val="18"/>
                <w:szCs w:val="18"/>
              </w:rPr>
              <w:t>-</w:t>
            </w:r>
            <w:proofErr w:type="gramStart"/>
            <w:r w:rsidRPr="001C31FC">
              <w:rPr>
                <w:rFonts w:cstheme="minorHAnsi"/>
                <w:sz w:val="18"/>
                <w:szCs w:val="18"/>
              </w:rPr>
              <w:t>PRF;</w:t>
            </w:r>
            <w:proofErr w:type="gramEnd"/>
            <w:r w:rsidRPr="001C31FC">
              <w:rPr>
                <w:rFonts w:cstheme="minorHAnsi"/>
                <w:sz w:val="18"/>
                <w:szCs w:val="18"/>
              </w:rPr>
              <w:t xml:space="preserve"> </w:t>
            </w:r>
          </w:p>
          <w:p w14:paraId="14CCDC41" w14:textId="35034246" w:rsidR="000C6172" w:rsidRPr="005828AE" w:rsidRDefault="000C6172" w:rsidP="000C6172">
            <w:pPr>
              <w:spacing w:after="0" w:line="240" w:lineRule="auto"/>
              <w:rPr>
                <w:rFonts w:cstheme="minorHAnsi"/>
                <w:sz w:val="18"/>
                <w:szCs w:val="18"/>
              </w:rPr>
            </w:pPr>
            <w:r w:rsidRPr="001C31FC">
              <w:rPr>
                <w:rFonts w:cstheme="minorHAnsi"/>
                <w:sz w:val="18"/>
                <w:szCs w:val="18"/>
              </w:rPr>
              <w:t>elseif prescriptive, then value = n/a&gt;&gt;</w:t>
            </w:r>
          </w:p>
        </w:tc>
        <w:tc>
          <w:tcPr>
            <w:tcW w:w="1120" w:type="dxa"/>
          </w:tcPr>
          <w:p w14:paraId="59125A69" w14:textId="77777777" w:rsidR="000C6172" w:rsidRDefault="000C6172" w:rsidP="000C6172">
            <w:pPr>
              <w:spacing w:after="0"/>
              <w:rPr>
                <w:sz w:val="18"/>
                <w:szCs w:val="18"/>
              </w:rPr>
            </w:pPr>
            <w:r>
              <w:rPr>
                <w:rFonts w:cstheme="minorHAnsi"/>
                <w:sz w:val="18"/>
                <w:szCs w:val="18"/>
              </w:rPr>
              <w:t xml:space="preserve">&lt;&lt;Calculated value = </w:t>
            </w:r>
            <w:r w:rsidRPr="00AA14A8">
              <w:rPr>
                <w:sz w:val="18"/>
                <w:szCs w:val="18"/>
              </w:rPr>
              <w:t>0.3 + 0.4 * (</w:t>
            </w:r>
            <w:r>
              <w:rPr>
                <w:sz w:val="18"/>
                <w:szCs w:val="18"/>
              </w:rPr>
              <w:t>G</w:t>
            </w:r>
            <w:r w:rsidRPr="00AA14A8">
              <w:rPr>
                <w:sz w:val="18"/>
                <w:szCs w:val="18"/>
              </w:rPr>
              <w:t>06/</w:t>
            </w:r>
            <w:r>
              <w:rPr>
                <w:sz w:val="18"/>
                <w:szCs w:val="18"/>
              </w:rPr>
              <w:t>G</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G08;</w:t>
            </w:r>
            <w:proofErr w:type="gramEnd"/>
            <w:r>
              <w:rPr>
                <w:sz w:val="18"/>
                <w:szCs w:val="18"/>
              </w:rPr>
              <w:t xml:space="preserve"> </w:t>
            </w:r>
          </w:p>
          <w:p w14:paraId="3D7F8578" w14:textId="302345F6" w:rsidR="000C6172" w:rsidRPr="005828AE" w:rsidRDefault="000C6172" w:rsidP="000C6172">
            <w:pPr>
              <w:spacing w:after="0" w:line="240" w:lineRule="auto"/>
              <w:rPr>
                <w:rFonts w:cstheme="minorHAnsi"/>
                <w:sz w:val="18"/>
                <w:szCs w:val="18"/>
              </w:rPr>
            </w:pPr>
            <w:r>
              <w:rPr>
                <w:sz w:val="18"/>
                <w:szCs w:val="18"/>
              </w:rPr>
              <w:t xml:space="preserve">elseif prescriptive, value must be </w:t>
            </w:r>
            <w:r>
              <w:rPr>
                <w:rFonts w:cstheme="minorHAnsi"/>
                <w:sz w:val="18"/>
                <w:szCs w:val="18"/>
              </w:rPr>
              <w:t xml:space="preserve">≤ </w:t>
            </w:r>
            <w:r>
              <w:rPr>
                <w:sz w:val="18"/>
                <w:szCs w:val="18"/>
              </w:rPr>
              <w:t>0.7 &gt;&gt;</w:t>
            </w:r>
          </w:p>
        </w:tc>
      </w:tr>
      <w:tr w:rsidR="000C6172" w14:paraId="2A493FC8" w14:textId="7C9BFF9B" w:rsidTr="00010B47">
        <w:tc>
          <w:tcPr>
            <w:tcW w:w="1209" w:type="dxa"/>
          </w:tcPr>
          <w:p w14:paraId="4BA0ECFA" w14:textId="4873BCD6" w:rsidR="000C6172" w:rsidRPr="00D37C06" w:rsidRDefault="000C6172" w:rsidP="000C6172">
            <w:pPr>
              <w:spacing w:after="0"/>
              <w:rPr>
                <w:sz w:val="20"/>
                <w:szCs w:val="20"/>
              </w:rPr>
            </w:pPr>
          </w:p>
        </w:tc>
        <w:tc>
          <w:tcPr>
            <w:tcW w:w="1209" w:type="dxa"/>
          </w:tcPr>
          <w:p w14:paraId="77B01A71" w14:textId="77777777" w:rsidR="000C6172" w:rsidRPr="00D37C06" w:rsidRDefault="000C6172" w:rsidP="000C6172">
            <w:pPr>
              <w:spacing w:after="0"/>
              <w:rPr>
                <w:sz w:val="20"/>
                <w:szCs w:val="20"/>
              </w:rPr>
            </w:pPr>
          </w:p>
        </w:tc>
        <w:tc>
          <w:tcPr>
            <w:tcW w:w="1210" w:type="dxa"/>
          </w:tcPr>
          <w:p w14:paraId="39F36945" w14:textId="77777777" w:rsidR="000C6172" w:rsidRPr="00D37C06" w:rsidRDefault="000C6172" w:rsidP="000C6172">
            <w:pPr>
              <w:spacing w:after="0"/>
              <w:rPr>
                <w:sz w:val="20"/>
                <w:szCs w:val="20"/>
              </w:rPr>
            </w:pPr>
          </w:p>
        </w:tc>
        <w:tc>
          <w:tcPr>
            <w:tcW w:w="1209" w:type="dxa"/>
          </w:tcPr>
          <w:p w14:paraId="4A1A5E99" w14:textId="4A18BBC1" w:rsidR="000C6172" w:rsidRPr="00D37C06" w:rsidRDefault="000C6172" w:rsidP="000C6172">
            <w:pPr>
              <w:spacing w:after="0"/>
              <w:rPr>
                <w:sz w:val="20"/>
                <w:szCs w:val="20"/>
              </w:rPr>
            </w:pPr>
          </w:p>
        </w:tc>
        <w:tc>
          <w:tcPr>
            <w:tcW w:w="1210" w:type="dxa"/>
          </w:tcPr>
          <w:p w14:paraId="70ABE7F3" w14:textId="5F1C5D6C" w:rsidR="000C6172" w:rsidRPr="00D37C06" w:rsidRDefault="000C6172" w:rsidP="000C6172">
            <w:pPr>
              <w:spacing w:after="0"/>
              <w:rPr>
                <w:sz w:val="20"/>
                <w:szCs w:val="20"/>
              </w:rPr>
            </w:pPr>
          </w:p>
        </w:tc>
        <w:tc>
          <w:tcPr>
            <w:tcW w:w="1209" w:type="dxa"/>
          </w:tcPr>
          <w:p w14:paraId="0DEE435A" w14:textId="77777777" w:rsidR="000C6172" w:rsidRPr="00D37C06" w:rsidRDefault="000C6172" w:rsidP="000C6172">
            <w:pPr>
              <w:spacing w:after="0"/>
              <w:rPr>
                <w:sz w:val="20"/>
                <w:szCs w:val="20"/>
              </w:rPr>
            </w:pPr>
          </w:p>
        </w:tc>
        <w:tc>
          <w:tcPr>
            <w:tcW w:w="1210" w:type="dxa"/>
          </w:tcPr>
          <w:p w14:paraId="089A80BB" w14:textId="77777777" w:rsidR="000C6172" w:rsidRPr="00D37C06" w:rsidRDefault="000C6172" w:rsidP="000C6172">
            <w:pPr>
              <w:spacing w:after="0"/>
              <w:rPr>
                <w:sz w:val="20"/>
                <w:szCs w:val="20"/>
              </w:rPr>
            </w:pPr>
          </w:p>
        </w:tc>
        <w:tc>
          <w:tcPr>
            <w:tcW w:w="1209" w:type="dxa"/>
          </w:tcPr>
          <w:p w14:paraId="77551B14" w14:textId="77777777" w:rsidR="000C6172" w:rsidRPr="00D37C06" w:rsidRDefault="000C6172" w:rsidP="000C6172">
            <w:pPr>
              <w:spacing w:after="0"/>
              <w:rPr>
                <w:sz w:val="20"/>
                <w:szCs w:val="20"/>
              </w:rPr>
            </w:pPr>
          </w:p>
        </w:tc>
        <w:tc>
          <w:tcPr>
            <w:tcW w:w="1120" w:type="dxa"/>
          </w:tcPr>
          <w:p w14:paraId="07A9E05D" w14:textId="77777777" w:rsidR="000C6172" w:rsidRPr="00D37C06" w:rsidRDefault="000C6172" w:rsidP="000C6172">
            <w:pPr>
              <w:spacing w:after="0"/>
              <w:rPr>
                <w:sz w:val="20"/>
                <w:szCs w:val="20"/>
              </w:rPr>
            </w:pPr>
          </w:p>
        </w:tc>
      </w:tr>
      <w:tr w:rsidR="000C6172" w14:paraId="7EC61DB4" w14:textId="542038C1" w:rsidTr="00010B47">
        <w:trPr>
          <w:trHeight w:val="485"/>
        </w:trPr>
        <w:tc>
          <w:tcPr>
            <w:tcW w:w="10795" w:type="dxa"/>
            <w:gridSpan w:val="9"/>
          </w:tcPr>
          <w:p w14:paraId="732E23F2" w14:textId="7C6DC4ED" w:rsidR="000C6172" w:rsidRPr="000029DA" w:rsidRDefault="000C6172" w:rsidP="000C6172">
            <w:pPr>
              <w:spacing w:after="0" w:line="240" w:lineRule="auto"/>
              <w:rPr>
                <w:rFonts w:cstheme="minorHAnsi"/>
                <w:b/>
                <w:sz w:val="20"/>
                <w:szCs w:val="20"/>
              </w:rPr>
            </w:pPr>
            <w:r w:rsidRPr="000029DA">
              <w:rPr>
                <w:rFonts w:cstheme="minorHAnsi"/>
                <w:b/>
                <w:sz w:val="20"/>
                <w:szCs w:val="20"/>
              </w:rPr>
              <w:t>The responsible person’s signature on this compliance document affirms that all applicable requirements in this table have been met</w:t>
            </w:r>
          </w:p>
        </w:tc>
      </w:tr>
    </w:tbl>
    <w:p w14:paraId="020EDB1B" w14:textId="1B8171BE" w:rsidR="00010B47" w:rsidRDefault="00010B47" w:rsidP="0008724A">
      <w:pPr>
        <w:spacing w:after="0" w:line="240" w:lineRule="auto"/>
        <w:rPr>
          <w:ins w:id="91" w:author="Alhabibi, Haider@Energy" w:date="2022-06-23T13:24:00Z"/>
          <w:sz w:val="18"/>
          <w:szCs w:val="18"/>
          <w:u w:val="single"/>
        </w:rPr>
      </w:pPr>
    </w:p>
    <w:p w14:paraId="4FF5597E" w14:textId="77777777" w:rsidR="00010B47" w:rsidRDefault="00010B47">
      <w:pPr>
        <w:spacing w:after="0" w:line="240" w:lineRule="auto"/>
        <w:rPr>
          <w:ins w:id="92" w:author="Alhabibi, Haider@Energy" w:date="2022-06-23T13:24:00Z"/>
          <w:sz w:val="18"/>
          <w:szCs w:val="18"/>
          <w:u w:val="single"/>
        </w:rPr>
      </w:pPr>
      <w:ins w:id="93" w:author="Alhabibi, Haider@Energy" w:date="2022-06-23T13:24:00Z">
        <w:r>
          <w:rPr>
            <w:sz w:val="18"/>
            <w:szCs w:val="18"/>
            <w:u w:val="single"/>
          </w:rPr>
          <w:br w:type="page"/>
        </w:r>
      </w:ins>
    </w:p>
    <w:p w14:paraId="49AD617A" w14:textId="77777777" w:rsidR="0008724A" w:rsidRPr="005828AE" w:rsidRDefault="0008724A" w:rsidP="0008724A">
      <w:pPr>
        <w:spacing w:after="0" w:line="240" w:lineRule="auto"/>
        <w:rPr>
          <w:sz w:val="18"/>
          <w:szCs w:val="18"/>
          <w:u w:val="single"/>
        </w:rPr>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08724A" w:rsidRPr="00DF1B84" w14:paraId="76E9E211" w14:textId="77777777" w:rsidTr="00AB4500">
        <w:trPr>
          <w:cantSplit/>
          <w:trHeight w:val="170"/>
        </w:trPr>
        <w:tc>
          <w:tcPr>
            <w:tcW w:w="7825" w:type="dxa"/>
            <w:gridSpan w:val="5"/>
            <w:shd w:val="clear" w:color="auto" w:fill="auto"/>
            <w:noWrap/>
            <w:hideMark/>
          </w:tcPr>
          <w:p w14:paraId="01225CDF" w14:textId="77777777" w:rsidR="0008724A" w:rsidRPr="00BB34BC" w:rsidRDefault="0008724A" w:rsidP="00AB4500">
            <w:pPr>
              <w:spacing w:after="0" w:line="240" w:lineRule="auto"/>
              <w:rPr>
                <w:sz w:val="18"/>
                <w:szCs w:val="18"/>
                <w:u w:val="single"/>
              </w:rPr>
            </w:pPr>
            <w:r w:rsidRPr="00BB34BC">
              <w:rPr>
                <w:sz w:val="18"/>
                <w:szCs w:val="18"/>
                <w:u w:val="single"/>
              </w:rPr>
              <w:t>Table 4.4.6-2: Coefficients for the Qualification Distance Calculation</w:t>
            </w:r>
          </w:p>
          <w:p w14:paraId="18F12A21" w14:textId="303167DA" w:rsidR="0008724A" w:rsidRPr="006827F4" w:rsidRDefault="0008724A" w:rsidP="00AB4500">
            <w:pPr>
              <w:spacing w:after="0" w:line="240" w:lineRule="auto"/>
              <w:rPr>
                <w:rFonts w:asciiTheme="minorHAnsi" w:eastAsiaTheme="minorEastAsia" w:hAnsiTheme="minorHAnsi" w:cstheme="minorBidi"/>
                <w:b/>
                <w:sz w:val="18"/>
                <w:szCs w:val="18"/>
              </w:rPr>
            </w:pPr>
            <w:r w:rsidRPr="006827F4">
              <w:rPr>
                <w:b/>
                <w:sz w:val="18"/>
                <w:szCs w:val="18"/>
              </w:rPr>
              <w:t>&lt;&lt; do not show table, only use for equation in G0</w:t>
            </w:r>
            <w:r w:rsidR="00990228">
              <w:rPr>
                <w:b/>
                <w:sz w:val="18"/>
                <w:szCs w:val="18"/>
              </w:rPr>
              <w:t>7</w:t>
            </w:r>
            <w:r w:rsidRPr="006827F4">
              <w:rPr>
                <w:b/>
                <w:sz w:val="18"/>
                <w:szCs w:val="18"/>
              </w:rPr>
              <w:t>&gt;&gt;</w:t>
            </w:r>
          </w:p>
        </w:tc>
      </w:tr>
      <w:tr w:rsidR="0008724A" w:rsidRPr="00DF1B84" w14:paraId="7764E81D" w14:textId="77777777" w:rsidTr="006827F4">
        <w:trPr>
          <w:cantSplit/>
          <w:trHeight w:val="170"/>
        </w:trPr>
        <w:tc>
          <w:tcPr>
            <w:tcW w:w="1705" w:type="dxa"/>
            <w:shd w:val="clear" w:color="auto" w:fill="auto"/>
            <w:noWrap/>
          </w:tcPr>
          <w:p w14:paraId="6846C711" w14:textId="77777777" w:rsidR="0008724A" w:rsidRPr="005828AE" w:rsidRDefault="0008724A" w:rsidP="0008724A">
            <w:pPr>
              <w:spacing w:after="0" w:line="240" w:lineRule="auto"/>
              <w:jc w:val="center"/>
              <w:rPr>
                <w:rFonts w:asciiTheme="minorHAnsi" w:eastAsiaTheme="minorEastAsia" w:hAnsiTheme="minorHAnsi" w:cstheme="minorBidi"/>
                <w:sz w:val="18"/>
                <w:szCs w:val="18"/>
                <w:u w:val="single"/>
              </w:rPr>
            </w:pPr>
          </w:p>
        </w:tc>
        <w:tc>
          <w:tcPr>
            <w:tcW w:w="3510" w:type="dxa"/>
            <w:gridSpan w:val="2"/>
            <w:shd w:val="clear" w:color="auto" w:fill="auto"/>
            <w:noWrap/>
          </w:tcPr>
          <w:p w14:paraId="7E4FCFE2" w14:textId="670A6052"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a</w:t>
            </w:r>
          </w:p>
        </w:tc>
        <w:tc>
          <w:tcPr>
            <w:tcW w:w="2610" w:type="dxa"/>
            <w:gridSpan w:val="2"/>
            <w:shd w:val="clear" w:color="auto" w:fill="auto"/>
            <w:noWrap/>
          </w:tcPr>
          <w:p w14:paraId="56E702D7" w14:textId="141E0CC6" w:rsidR="0008724A" w:rsidRPr="005828AE" w:rsidRDefault="0008724A" w:rsidP="0008724A">
            <w:pPr>
              <w:spacing w:after="0" w:line="240" w:lineRule="auto"/>
              <w:jc w:val="center"/>
              <w:rPr>
                <w:rFonts w:asciiTheme="minorHAnsi" w:eastAsiaTheme="minorEastAsia" w:hAnsiTheme="minorHAnsi" w:cstheme="minorBidi"/>
                <w:b/>
                <w:sz w:val="18"/>
                <w:szCs w:val="18"/>
                <w:u w:val="single"/>
              </w:rPr>
            </w:pPr>
            <w:r w:rsidRPr="005828AE">
              <w:rPr>
                <w:rFonts w:asciiTheme="minorHAnsi" w:eastAsiaTheme="minorEastAsia" w:hAnsiTheme="minorHAnsi" w:cstheme="minorBidi"/>
                <w:b/>
                <w:sz w:val="18"/>
                <w:szCs w:val="18"/>
                <w:u w:val="single"/>
              </w:rPr>
              <w:t>Coefficient b</w:t>
            </w:r>
          </w:p>
        </w:tc>
      </w:tr>
      <w:tr w:rsidR="0008724A" w:rsidRPr="00DF1B84" w14:paraId="58F9F67C" w14:textId="77777777" w:rsidTr="006827F4">
        <w:trPr>
          <w:cantSplit/>
          <w:trHeight w:val="300"/>
        </w:trPr>
        <w:tc>
          <w:tcPr>
            <w:tcW w:w="1705" w:type="dxa"/>
            <w:shd w:val="clear" w:color="auto" w:fill="auto"/>
            <w:noWrap/>
            <w:vAlign w:val="bottom"/>
            <w:hideMark/>
          </w:tcPr>
          <w:p w14:paraId="05929B38"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Building Type</w:t>
            </w:r>
          </w:p>
        </w:tc>
        <w:tc>
          <w:tcPr>
            <w:tcW w:w="1800" w:type="dxa"/>
            <w:shd w:val="clear" w:color="auto" w:fill="auto"/>
            <w:noWrap/>
            <w:vAlign w:val="bottom"/>
            <w:hideMark/>
          </w:tcPr>
          <w:p w14:paraId="64595C54" w14:textId="64A692C1"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710" w:type="dxa"/>
            <w:shd w:val="clear" w:color="auto" w:fill="auto"/>
            <w:noWrap/>
            <w:vAlign w:val="bottom"/>
            <w:hideMark/>
          </w:tcPr>
          <w:p w14:paraId="5337EA11"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c>
          <w:tcPr>
            <w:tcW w:w="1350" w:type="dxa"/>
            <w:shd w:val="clear" w:color="auto" w:fill="auto"/>
            <w:noWrap/>
            <w:vAlign w:val="bottom"/>
            <w:hideMark/>
          </w:tcPr>
          <w:p w14:paraId="231B6911" w14:textId="6558EF32"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Non-Recirculating</w:t>
            </w:r>
          </w:p>
        </w:tc>
        <w:tc>
          <w:tcPr>
            <w:tcW w:w="1260" w:type="dxa"/>
            <w:shd w:val="clear" w:color="auto" w:fill="auto"/>
            <w:noWrap/>
            <w:vAlign w:val="bottom"/>
            <w:hideMark/>
          </w:tcPr>
          <w:p w14:paraId="6D9A7150" w14:textId="77777777" w:rsidR="0008724A" w:rsidRPr="00AB4500" w:rsidRDefault="0008724A" w:rsidP="006827F4">
            <w:pPr>
              <w:spacing w:after="0" w:line="240" w:lineRule="auto"/>
              <w:jc w:val="center"/>
              <w:rPr>
                <w:rFonts w:asciiTheme="minorHAnsi" w:eastAsiaTheme="minorEastAsia" w:hAnsiTheme="minorHAnsi" w:cstheme="minorBidi"/>
                <w:b/>
                <w:sz w:val="18"/>
                <w:szCs w:val="18"/>
              </w:rPr>
            </w:pPr>
            <w:r w:rsidRPr="00AB4500">
              <w:rPr>
                <w:rFonts w:asciiTheme="minorHAnsi" w:eastAsiaTheme="minorEastAsia" w:hAnsiTheme="minorHAnsi" w:cstheme="minorBidi"/>
                <w:b/>
                <w:sz w:val="18"/>
                <w:szCs w:val="18"/>
              </w:rPr>
              <w:t>Recirculating</w:t>
            </w:r>
          </w:p>
        </w:tc>
      </w:tr>
      <w:tr w:rsidR="00C4016B" w:rsidRPr="00DF1B84" w14:paraId="4D8AFD4F" w14:textId="77777777" w:rsidTr="006827F4">
        <w:trPr>
          <w:cantSplit/>
          <w:trHeight w:val="152"/>
        </w:trPr>
        <w:tc>
          <w:tcPr>
            <w:tcW w:w="1705" w:type="dxa"/>
            <w:shd w:val="clear" w:color="auto" w:fill="auto"/>
            <w:noWrap/>
          </w:tcPr>
          <w:p w14:paraId="289EB361" w14:textId="53ED44EA"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b/>
                <w:sz w:val="18"/>
                <w:u w:val="single"/>
                <w:lang w:eastAsia="x-none"/>
              </w:rPr>
              <w:t>Multifamily</w:t>
            </w:r>
            <w:r w:rsidR="00DC7C80">
              <w:rPr>
                <w:b/>
                <w:sz w:val="18"/>
                <w:u w:val="single"/>
                <w:lang w:eastAsia="x-none"/>
              </w:rPr>
              <w:t xml:space="preserve"> (</w:t>
            </w:r>
            <w:proofErr w:type="gramStart"/>
            <w:r w:rsidR="00DC7C80">
              <w:rPr>
                <w:b/>
                <w:sz w:val="18"/>
                <w:u w:val="single"/>
                <w:lang w:eastAsia="x-none"/>
              </w:rPr>
              <w:t>Non Central</w:t>
            </w:r>
            <w:proofErr w:type="gramEnd"/>
            <w:r w:rsidR="00DC7C80">
              <w:rPr>
                <w:b/>
                <w:sz w:val="18"/>
                <w:u w:val="single"/>
                <w:lang w:eastAsia="x-none"/>
              </w:rPr>
              <w:t>)</w:t>
            </w:r>
          </w:p>
        </w:tc>
        <w:tc>
          <w:tcPr>
            <w:tcW w:w="1800" w:type="dxa"/>
            <w:shd w:val="clear" w:color="auto" w:fill="auto"/>
            <w:noWrap/>
          </w:tcPr>
          <w:p w14:paraId="6B544630" w14:textId="5483BF13" w:rsidR="00C4016B" w:rsidRPr="00AB4500" w:rsidRDefault="009C08D7" w:rsidP="00C4016B">
            <w:pPr>
              <w:spacing w:after="0" w:line="240" w:lineRule="auto"/>
              <w:jc w:val="center"/>
              <w:rPr>
                <w:rFonts w:asciiTheme="minorHAnsi" w:eastAsiaTheme="minorEastAsia" w:hAnsiTheme="minorHAnsi" w:cstheme="minorBidi"/>
                <w:sz w:val="18"/>
                <w:szCs w:val="18"/>
              </w:rPr>
            </w:pPr>
            <w:r w:rsidRPr="009C08D7">
              <w:rPr>
                <w:rFonts w:asciiTheme="minorHAnsi" w:eastAsiaTheme="minorEastAsia" w:hAnsiTheme="minorHAnsi" w:cstheme="minorBidi"/>
                <w:sz w:val="18"/>
                <w:szCs w:val="18"/>
              </w:rPr>
              <w:t>Use when distribution type (A09 Or A2-07) is *Standard Distribution System</w:t>
            </w:r>
          </w:p>
        </w:tc>
        <w:tc>
          <w:tcPr>
            <w:tcW w:w="1710" w:type="dxa"/>
            <w:shd w:val="clear" w:color="auto" w:fill="auto"/>
            <w:noWrap/>
          </w:tcPr>
          <w:p w14:paraId="1619F568" w14:textId="77777777" w:rsidR="009C08D7" w:rsidRPr="009C08D7" w:rsidRDefault="009C08D7" w:rsidP="009C08D7">
            <w:pPr>
              <w:spacing w:after="0" w:line="240" w:lineRule="auto"/>
              <w:jc w:val="center"/>
              <w:rPr>
                <w:rFonts w:asciiTheme="minorHAnsi" w:eastAsiaTheme="minorEastAsia" w:hAnsiTheme="minorHAnsi" w:cstheme="minorBidi"/>
                <w:sz w:val="18"/>
                <w:szCs w:val="18"/>
              </w:rPr>
            </w:pPr>
            <w:r w:rsidRPr="009C08D7">
              <w:rPr>
                <w:rFonts w:asciiTheme="minorHAnsi" w:eastAsiaTheme="minorEastAsia" w:hAnsiTheme="minorHAnsi" w:cstheme="minorBidi"/>
                <w:sz w:val="18"/>
                <w:szCs w:val="18"/>
              </w:rPr>
              <w:t xml:space="preserve">Use when distribution type (A09 Or A2-07) </w:t>
            </w:r>
            <w:proofErr w:type="gramStart"/>
            <w:r w:rsidRPr="009C08D7">
              <w:rPr>
                <w:rFonts w:asciiTheme="minorHAnsi" w:eastAsiaTheme="minorEastAsia" w:hAnsiTheme="minorHAnsi" w:cstheme="minorBidi"/>
                <w:sz w:val="18"/>
                <w:szCs w:val="18"/>
              </w:rPr>
              <w:t>is</w:t>
            </w:r>
            <w:proofErr w:type="gramEnd"/>
            <w:r w:rsidRPr="009C08D7">
              <w:rPr>
                <w:rFonts w:asciiTheme="minorHAnsi" w:eastAsiaTheme="minorEastAsia" w:hAnsiTheme="minorHAnsi" w:cstheme="minorBidi"/>
                <w:sz w:val="18"/>
                <w:szCs w:val="18"/>
              </w:rPr>
              <w:t xml:space="preserve"> </w:t>
            </w:r>
          </w:p>
          <w:p w14:paraId="1B1587E4" w14:textId="7CE85019" w:rsidR="00C4016B" w:rsidRPr="00AB4500" w:rsidRDefault="009C08D7" w:rsidP="009C08D7">
            <w:pPr>
              <w:spacing w:after="0" w:line="240" w:lineRule="auto"/>
              <w:jc w:val="center"/>
              <w:rPr>
                <w:rFonts w:asciiTheme="minorHAnsi" w:eastAsiaTheme="minorEastAsia" w:hAnsiTheme="minorHAnsi" w:cstheme="minorBidi"/>
                <w:sz w:val="18"/>
                <w:szCs w:val="18"/>
              </w:rPr>
            </w:pPr>
            <w:r w:rsidRPr="009C08D7">
              <w:rPr>
                <w:rFonts w:asciiTheme="minorHAnsi" w:eastAsiaTheme="minorEastAsia" w:hAnsiTheme="minorHAnsi" w:cstheme="minorBidi"/>
                <w:sz w:val="18"/>
                <w:szCs w:val="18"/>
              </w:rPr>
              <w:t>* Demand Recirculation Manual Control</w:t>
            </w:r>
          </w:p>
        </w:tc>
        <w:tc>
          <w:tcPr>
            <w:tcW w:w="1350" w:type="dxa"/>
            <w:shd w:val="clear" w:color="auto" w:fill="auto"/>
            <w:noWrap/>
          </w:tcPr>
          <w:p w14:paraId="240AF166"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c>
          <w:tcPr>
            <w:tcW w:w="1260" w:type="dxa"/>
            <w:shd w:val="clear" w:color="auto" w:fill="auto"/>
            <w:noWrap/>
          </w:tcPr>
          <w:p w14:paraId="52DB990A" w14:textId="77777777" w:rsidR="00C4016B" w:rsidRPr="00AB4500" w:rsidRDefault="00C4016B" w:rsidP="00C4016B">
            <w:pPr>
              <w:spacing w:after="0" w:line="240" w:lineRule="auto"/>
              <w:jc w:val="center"/>
              <w:rPr>
                <w:rFonts w:asciiTheme="minorHAnsi" w:eastAsiaTheme="minorEastAsia" w:hAnsiTheme="minorHAnsi" w:cstheme="minorBidi"/>
                <w:sz w:val="18"/>
                <w:szCs w:val="18"/>
              </w:rPr>
            </w:pPr>
          </w:p>
        </w:tc>
      </w:tr>
      <w:tr w:rsidR="00C4016B" w:rsidRPr="00DF1B84" w14:paraId="2E46BB0B" w14:textId="77777777" w:rsidTr="006827F4">
        <w:trPr>
          <w:cantSplit/>
          <w:trHeight w:val="152"/>
        </w:trPr>
        <w:tc>
          <w:tcPr>
            <w:tcW w:w="1705" w:type="dxa"/>
            <w:shd w:val="clear" w:color="auto" w:fill="auto"/>
            <w:noWrap/>
          </w:tcPr>
          <w:p w14:paraId="3405AF67" w14:textId="0EEEF7DB" w:rsidR="00C4016B" w:rsidRPr="0006728B" w:rsidRDefault="00C4016B" w:rsidP="00C4016B">
            <w:pPr>
              <w:spacing w:after="0" w:line="240" w:lineRule="auto"/>
              <w:jc w:val="center"/>
              <w:rPr>
                <w:b/>
                <w:sz w:val="18"/>
                <w:u w:val="single"/>
                <w:lang w:eastAsia="x-none"/>
              </w:rPr>
            </w:pPr>
            <w:r w:rsidRPr="0006728B">
              <w:rPr>
                <w:sz w:val="18"/>
                <w:u w:val="single"/>
                <w:lang w:eastAsia="x-none"/>
              </w:rPr>
              <w:t>One story</w:t>
            </w:r>
          </w:p>
        </w:tc>
        <w:tc>
          <w:tcPr>
            <w:tcW w:w="1800" w:type="dxa"/>
            <w:shd w:val="clear" w:color="auto" w:fill="auto"/>
            <w:noWrap/>
          </w:tcPr>
          <w:p w14:paraId="5926E16D" w14:textId="1A8C2EE0"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7.5</w:t>
            </w:r>
          </w:p>
        </w:tc>
        <w:tc>
          <w:tcPr>
            <w:tcW w:w="1710" w:type="dxa"/>
            <w:shd w:val="clear" w:color="auto" w:fill="auto"/>
            <w:noWrap/>
          </w:tcPr>
          <w:p w14:paraId="43A2F8BA" w14:textId="3F9A3912"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c>
          <w:tcPr>
            <w:tcW w:w="1350" w:type="dxa"/>
            <w:shd w:val="clear" w:color="auto" w:fill="auto"/>
            <w:noWrap/>
          </w:tcPr>
          <w:p w14:paraId="5E2CC126" w14:textId="65C131A3"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0.0080</w:t>
            </w:r>
          </w:p>
        </w:tc>
        <w:tc>
          <w:tcPr>
            <w:tcW w:w="1260" w:type="dxa"/>
            <w:shd w:val="clear" w:color="auto" w:fill="auto"/>
            <w:noWrap/>
          </w:tcPr>
          <w:p w14:paraId="75FAB6E1" w14:textId="5079A524" w:rsidR="00C4016B" w:rsidRPr="00AB4500" w:rsidRDefault="00C4016B" w:rsidP="00C4016B">
            <w:pPr>
              <w:spacing w:after="0" w:line="240" w:lineRule="auto"/>
              <w:jc w:val="center"/>
              <w:rPr>
                <w:rFonts w:asciiTheme="minorHAnsi" w:eastAsiaTheme="minorEastAsia" w:hAnsiTheme="minorHAnsi" w:cstheme="minorBidi"/>
                <w:sz w:val="18"/>
                <w:szCs w:val="18"/>
              </w:rPr>
            </w:pPr>
            <w:r w:rsidRPr="0006728B">
              <w:rPr>
                <w:sz w:val="18"/>
                <w:u w:val="single"/>
                <w:lang w:eastAsia="x-none"/>
              </w:rPr>
              <w:t>n/a</w:t>
            </w:r>
          </w:p>
        </w:tc>
      </w:tr>
      <w:tr w:rsidR="00C4016B" w:rsidRPr="00DF1B84" w14:paraId="3B57D0B5" w14:textId="77777777" w:rsidTr="006827F4">
        <w:trPr>
          <w:cantSplit/>
          <w:trHeight w:val="152"/>
        </w:trPr>
        <w:tc>
          <w:tcPr>
            <w:tcW w:w="1705" w:type="dxa"/>
            <w:shd w:val="clear" w:color="auto" w:fill="auto"/>
            <w:noWrap/>
          </w:tcPr>
          <w:p w14:paraId="597B0C30" w14:textId="3CBD10C1" w:rsidR="00C4016B" w:rsidRPr="0006728B" w:rsidRDefault="00C4016B" w:rsidP="00C4016B">
            <w:pPr>
              <w:spacing w:after="0" w:line="240" w:lineRule="auto"/>
              <w:jc w:val="center"/>
              <w:rPr>
                <w:sz w:val="18"/>
                <w:u w:val="single"/>
                <w:lang w:eastAsia="x-none"/>
              </w:rPr>
            </w:pPr>
            <w:r w:rsidRPr="0006728B">
              <w:rPr>
                <w:sz w:val="18"/>
                <w:u w:val="single"/>
                <w:lang w:eastAsia="x-none"/>
              </w:rPr>
              <w:t>Two or more story</w:t>
            </w:r>
          </w:p>
        </w:tc>
        <w:tc>
          <w:tcPr>
            <w:tcW w:w="1800" w:type="dxa"/>
            <w:shd w:val="clear" w:color="auto" w:fill="auto"/>
            <w:noWrap/>
          </w:tcPr>
          <w:p w14:paraId="608F7E0E" w14:textId="277B356B" w:rsidR="00C4016B" w:rsidRPr="0006728B" w:rsidRDefault="00C4016B" w:rsidP="00C4016B">
            <w:pPr>
              <w:spacing w:after="0" w:line="240" w:lineRule="auto"/>
              <w:jc w:val="center"/>
              <w:rPr>
                <w:sz w:val="18"/>
                <w:u w:val="single"/>
                <w:lang w:eastAsia="x-none"/>
              </w:rPr>
            </w:pPr>
            <w:r w:rsidRPr="0006728B">
              <w:rPr>
                <w:sz w:val="18"/>
                <w:u w:val="single"/>
                <w:lang w:eastAsia="x-none"/>
              </w:rPr>
              <w:t>7.5</w:t>
            </w:r>
          </w:p>
        </w:tc>
        <w:tc>
          <w:tcPr>
            <w:tcW w:w="1710" w:type="dxa"/>
            <w:shd w:val="clear" w:color="auto" w:fill="auto"/>
            <w:noWrap/>
          </w:tcPr>
          <w:p w14:paraId="7BE3B925" w14:textId="4A93E9C0"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c>
          <w:tcPr>
            <w:tcW w:w="1350" w:type="dxa"/>
            <w:shd w:val="clear" w:color="auto" w:fill="auto"/>
            <w:noWrap/>
          </w:tcPr>
          <w:p w14:paraId="6A42CD61" w14:textId="2E4FE86A" w:rsidR="00C4016B" w:rsidRPr="0006728B" w:rsidRDefault="00C4016B" w:rsidP="00C4016B">
            <w:pPr>
              <w:spacing w:after="0" w:line="240" w:lineRule="auto"/>
              <w:jc w:val="center"/>
              <w:rPr>
                <w:sz w:val="18"/>
                <w:u w:val="single"/>
                <w:lang w:eastAsia="x-none"/>
              </w:rPr>
            </w:pPr>
            <w:r w:rsidRPr="0006728B">
              <w:rPr>
                <w:sz w:val="18"/>
                <w:u w:val="single"/>
                <w:lang w:eastAsia="x-none"/>
              </w:rPr>
              <w:t>0.0050</w:t>
            </w:r>
          </w:p>
        </w:tc>
        <w:tc>
          <w:tcPr>
            <w:tcW w:w="1260" w:type="dxa"/>
            <w:shd w:val="clear" w:color="auto" w:fill="auto"/>
            <w:noWrap/>
          </w:tcPr>
          <w:p w14:paraId="1FCDF5B4" w14:textId="00A7540B" w:rsidR="00C4016B" w:rsidRPr="0006728B" w:rsidRDefault="00C4016B" w:rsidP="00C4016B">
            <w:pPr>
              <w:spacing w:after="0" w:line="240" w:lineRule="auto"/>
              <w:jc w:val="center"/>
              <w:rPr>
                <w:sz w:val="18"/>
                <w:u w:val="single"/>
                <w:lang w:eastAsia="x-none"/>
              </w:rPr>
            </w:pPr>
            <w:r w:rsidRPr="0006728B">
              <w:rPr>
                <w:sz w:val="18"/>
                <w:u w:val="single"/>
                <w:lang w:eastAsia="x-none"/>
              </w:rPr>
              <w:t>n/a</w:t>
            </w:r>
          </w:p>
        </w:tc>
      </w:tr>
    </w:tbl>
    <w:p w14:paraId="3BB68FEA" w14:textId="77777777" w:rsidR="00AF2F78" w:rsidRPr="005828AE" w:rsidRDefault="00AF2F78"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F2F78" w:rsidRPr="009E01FE" w14:paraId="4832DB3D" w14:textId="77777777" w:rsidTr="005C0B75">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386AA2CB" w14:textId="17E41243" w:rsidR="00AF2F78" w:rsidRPr="00155D52" w:rsidRDefault="00B65824" w:rsidP="00AF2F78">
            <w:pPr>
              <w:spacing w:after="0" w:line="240" w:lineRule="auto"/>
              <w:rPr>
                <w:rFonts w:asciiTheme="minorHAnsi" w:hAnsiTheme="minorHAnsi" w:cstheme="minorHAnsi"/>
                <w:sz w:val="20"/>
                <w:szCs w:val="20"/>
              </w:rPr>
            </w:pPr>
            <w:r>
              <w:rPr>
                <w:rFonts w:asciiTheme="minorHAnsi" w:hAnsiTheme="minorHAnsi" w:cstheme="minorHAnsi"/>
                <w:b/>
                <w:sz w:val="20"/>
                <w:szCs w:val="20"/>
              </w:rPr>
              <w:t>H</w:t>
            </w:r>
            <w:r w:rsidR="00AF2F78" w:rsidRPr="00F43FA8">
              <w:rPr>
                <w:rFonts w:asciiTheme="minorHAnsi" w:hAnsiTheme="minorHAnsi" w:cstheme="minorHAnsi"/>
                <w:b/>
                <w:sz w:val="20"/>
                <w:szCs w:val="20"/>
              </w:rPr>
              <w:t>. Parallel Piping Requirements</w:t>
            </w:r>
            <w:r w:rsidR="00EB17C1" w:rsidRPr="00396DD3">
              <w:rPr>
                <w:rFonts w:asciiTheme="minorHAnsi" w:hAnsiTheme="minorHAnsi" w:cstheme="minorHAnsi"/>
                <w:b/>
                <w:sz w:val="20"/>
                <w:szCs w:val="20"/>
              </w:rPr>
              <w:t xml:space="preserve"> (PP)</w:t>
            </w:r>
            <w:r w:rsidR="00674110" w:rsidRPr="00484154">
              <w:rPr>
                <w:rFonts w:asciiTheme="minorHAnsi" w:hAnsiTheme="minorHAnsi" w:cstheme="minorHAnsi"/>
                <w:b/>
                <w:sz w:val="20"/>
                <w:szCs w:val="20"/>
              </w:rPr>
              <w:t xml:space="preserve"> </w:t>
            </w:r>
            <w:r w:rsidR="00674110" w:rsidRPr="00550C64">
              <w:rPr>
                <w:rFonts w:asciiTheme="minorHAnsi" w:hAnsiTheme="minorHAnsi" w:cstheme="minorHAnsi"/>
                <w:sz w:val="20"/>
                <w:szCs w:val="20"/>
              </w:rPr>
              <w:t>(RA4.4.4</w:t>
            </w:r>
            <w:r w:rsidR="00EB17C1" w:rsidRPr="00550C64">
              <w:rPr>
                <w:rFonts w:asciiTheme="minorHAnsi" w:hAnsiTheme="minorHAnsi" w:cstheme="minorHAnsi"/>
                <w:sz w:val="20"/>
                <w:szCs w:val="20"/>
              </w:rPr>
              <w:t>)</w:t>
            </w:r>
          </w:p>
          <w:p w14:paraId="36327157" w14:textId="5BC1BF4E" w:rsidR="00AF2F78" w:rsidRPr="000E1923" w:rsidRDefault="006C075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00A24C60" w:rsidRPr="005828AE">
              <w:rPr>
                <w:rFonts w:asciiTheme="minorHAnsi" w:hAnsiTheme="minorHAnsi" w:cstheme="minorHAnsi"/>
                <w:sz w:val="18"/>
                <w:szCs w:val="20"/>
              </w:rPr>
              <w:t xml:space="preserve"> = “Parallel Piping”, then display this entire table, else display “</w:t>
            </w:r>
            <w:r w:rsidR="005D460E" w:rsidRPr="005828AE">
              <w:rPr>
                <w:rFonts w:asciiTheme="minorHAnsi" w:hAnsiTheme="minorHAnsi" w:cstheme="minorHAnsi"/>
                <w:sz w:val="18"/>
                <w:szCs w:val="20"/>
              </w:rPr>
              <w:t>section does not apply" message</w:t>
            </w:r>
            <w:r w:rsidR="00A24C60" w:rsidRPr="005828AE">
              <w:rPr>
                <w:rFonts w:asciiTheme="minorHAnsi" w:hAnsiTheme="minorHAnsi" w:cstheme="minorHAnsi"/>
                <w:sz w:val="18"/>
                <w:szCs w:val="20"/>
              </w:rPr>
              <w:t xml:space="preserve"> &gt;&gt;</w:t>
            </w:r>
          </w:p>
        </w:tc>
      </w:tr>
      <w:tr w:rsidR="00AF2F78" w:rsidRPr="00EE7957" w14:paraId="71159356" w14:textId="77777777" w:rsidTr="005C0B75">
        <w:trPr>
          <w:trHeight w:hRule="exact" w:val="286"/>
          <w:tblHeader/>
        </w:trPr>
        <w:tc>
          <w:tcPr>
            <w:tcW w:w="10790" w:type="dxa"/>
            <w:tcBorders>
              <w:top w:val="single" w:sz="4" w:space="0" w:color="auto"/>
              <w:left w:val="single" w:sz="4" w:space="0" w:color="auto"/>
              <w:bottom w:val="single" w:sz="4" w:space="0" w:color="auto"/>
              <w:right w:val="single" w:sz="4" w:space="0" w:color="auto"/>
            </w:tcBorders>
            <w:vAlign w:val="center"/>
          </w:tcPr>
          <w:p w14:paraId="311E43A3" w14:textId="77777777" w:rsidR="00AF2F78" w:rsidRPr="005828AE" w:rsidRDefault="00AF2F78" w:rsidP="00AF2F78">
            <w:pPr>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been met.  </w:t>
            </w:r>
          </w:p>
        </w:tc>
      </w:tr>
    </w:tbl>
    <w:p w14:paraId="63C24340" w14:textId="77777777" w:rsidR="00AF2F78" w:rsidRPr="00B33DFF" w:rsidRDefault="00AF2F78" w:rsidP="00AF2F78">
      <w:pPr>
        <w:spacing w:after="0" w:line="240" w:lineRule="auto"/>
        <w:rPr>
          <w:rFonts w:asciiTheme="minorHAnsi" w:hAnsiTheme="minorHAnsi"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F2F78" w:rsidRPr="009E01FE" w14:paraId="78C01640" w14:textId="77777777" w:rsidTr="005C0B75">
        <w:trPr>
          <w:cantSplit/>
          <w:trHeight w:val="144"/>
          <w:tblHeader/>
        </w:trPr>
        <w:tc>
          <w:tcPr>
            <w:tcW w:w="10790" w:type="dxa"/>
            <w:tcBorders>
              <w:bottom w:val="single" w:sz="4" w:space="0" w:color="auto"/>
            </w:tcBorders>
          </w:tcPr>
          <w:p w14:paraId="2E9AD594" w14:textId="2D487A80" w:rsidR="00AF2F78" w:rsidRPr="00155D52" w:rsidRDefault="00B65824"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I</w:t>
            </w:r>
            <w:r w:rsidR="00AF2F78" w:rsidRPr="00F43FA8">
              <w:rPr>
                <w:rFonts w:asciiTheme="minorHAnsi" w:hAnsiTheme="minorHAnsi" w:cstheme="minorHAnsi"/>
                <w:b/>
                <w:sz w:val="20"/>
                <w:szCs w:val="20"/>
              </w:rPr>
              <w:t xml:space="preserve">. Point of Use </w:t>
            </w:r>
            <w:r w:rsidR="00AF2F78" w:rsidRPr="00396DD3">
              <w:rPr>
                <w:rFonts w:asciiTheme="minorHAnsi" w:hAnsiTheme="minorHAnsi" w:cstheme="minorHAnsi"/>
                <w:b/>
                <w:sz w:val="20"/>
                <w:szCs w:val="20"/>
              </w:rPr>
              <w:t>Requirements</w:t>
            </w:r>
            <w:r w:rsidR="00EB17C1" w:rsidRPr="00484154">
              <w:rPr>
                <w:rFonts w:asciiTheme="minorHAnsi" w:hAnsiTheme="minorHAnsi" w:cstheme="minorHAnsi"/>
                <w:b/>
                <w:sz w:val="20"/>
                <w:szCs w:val="20"/>
              </w:rPr>
              <w:t xml:space="preserve"> (POU) </w:t>
            </w:r>
            <w:r w:rsidR="00EB17C1" w:rsidRPr="00550C64">
              <w:rPr>
                <w:rFonts w:asciiTheme="minorHAnsi" w:hAnsiTheme="minorHAnsi" w:cstheme="minorHAnsi"/>
                <w:sz w:val="20"/>
                <w:szCs w:val="20"/>
              </w:rPr>
              <w:t>(RA4.4.5)</w:t>
            </w:r>
          </w:p>
          <w:p w14:paraId="050054C1" w14:textId="1E76227A" w:rsidR="00AF2F78" w:rsidRPr="000E1923" w:rsidRDefault="008D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09</w:t>
            </w:r>
            <w:r w:rsidR="00AE53B4">
              <w:rPr>
                <w:rFonts w:asciiTheme="minorHAnsi" w:hAnsiTheme="minorHAnsi" w:cstheme="minorHAnsi"/>
                <w:sz w:val="18"/>
                <w:szCs w:val="20"/>
              </w:rPr>
              <w:t xml:space="preserve"> or </w:t>
            </w:r>
            <w:r w:rsidR="00687480">
              <w:rPr>
                <w:rFonts w:asciiTheme="minorHAnsi" w:hAnsiTheme="minorHAnsi" w:cstheme="minorHAnsi"/>
                <w:sz w:val="18"/>
                <w:szCs w:val="20"/>
              </w:rPr>
              <w:t>A2-</w:t>
            </w:r>
            <w:r w:rsidR="00AE53B4">
              <w:rPr>
                <w:rFonts w:asciiTheme="minorHAnsi" w:hAnsiTheme="minorHAnsi" w:cstheme="minorHAnsi"/>
                <w:sz w:val="18"/>
                <w:szCs w:val="20"/>
              </w:rPr>
              <w:t>07</w:t>
            </w:r>
            <w:r w:rsidR="00A24C60" w:rsidRPr="005828AE">
              <w:rPr>
                <w:rFonts w:asciiTheme="minorHAnsi" w:hAnsiTheme="minorHAnsi" w:cstheme="minorHAnsi"/>
                <w:sz w:val="18"/>
                <w:szCs w:val="20"/>
              </w:rPr>
              <w:t xml:space="preserve"> = “Point of Use”, then display this entire table, else display “s</w:t>
            </w:r>
            <w:r w:rsidR="005D460E" w:rsidRPr="005828AE">
              <w:rPr>
                <w:rFonts w:asciiTheme="minorHAnsi" w:hAnsiTheme="minorHAnsi" w:cstheme="minorHAnsi"/>
                <w:sz w:val="18"/>
                <w:szCs w:val="20"/>
              </w:rPr>
              <w:t>ection does not apply" message</w:t>
            </w:r>
            <w:r w:rsidR="00A24C60" w:rsidRPr="005828AE">
              <w:rPr>
                <w:rFonts w:asciiTheme="minorHAnsi" w:hAnsiTheme="minorHAnsi" w:cstheme="minorHAnsi"/>
                <w:sz w:val="18"/>
                <w:szCs w:val="20"/>
              </w:rPr>
              <w:t>&gt;&gt;</w:t>
            </w:r>
          </w:p>
        </w:tc>
      </w:tr>
      <w:tr w:rsidR="00AF2F78" w:rsidRPr="009E01FE" w14:paraId="03ECA402" w14:textId="77777777" w:rsidTr="005C0B75">
        <w:trPr>
          <w:cantSplit/>
          <w:trHeight w:val="144"/>
          <w:tblHeader/>
        </w:trPr>
        <w:tc>
          <w:tcPr>
            <w:tcW w:w="10790" w:type="dxa"/>
            <w:tcBorders>
              <w:top w:val="single" w:sz="4" w:space="0" w:color="000000"/>
              <w:left w:val="single" w:sz="4" w:space="0" w:color="000000"/>
              <w:bottom w:val="single" w:sz="4" w:space="0" w:color="auto"/>
              <w:right w:val="single" w:sz="4" w:space="0" w:color="000000"/>
            </w:tcBorders>
            <w:vAlign w:val="center"/>
          </w:tcPr>
          <w:p w14:paraId="4FF4F876" w14:textId="77777777" w:rsidR="00AF2F78" w:rsidRPr="00CE7952" w:rsidRDefault="00AF2F78" w:rsidP="00AF2F7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Pr="005828AE">
              <w:rPr>
                <w:rFonts w:asciiTheme="minorHAnsi" w:hAnsiTheme="minorHAnsi" w:cstheme="minorHAnsi"/>
                <w:b/>
                <w:sz w:val="18"/>
                <w:szCs w:val="20"/>
              </w:rPr>
              <w:t xml:space="preserve"> </w:t>
            </w:r>
          </w:p>
        </w:tc>
      </w:tr>
    </w:tbl>
    <w:p w14:paraId="6DAC2E58" w14:textId="5521AF9D" w:rsidR="00E12EE4" w:rsidRPr="005828AE" w:rsidRDefault="00E12EE4" w:rsidP="00AF2F78">
      <w:pPr>
        <w:spacing w:after="0" w:line="240" w:lineRule="auto"/>
        <w:rPr>
          <w:rFonts w:asciiTheme="minorHAnsi" w:hAnsiTheme="minorHAnsi"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E12EE4" w:rsidRPr="009E01FE" w14:paraId="6E97D67F" w14:textId="77777777" w:rsidTr="00E12EE4">
        <w:trPr>
          <w:trHeight w:val="144"/>
          <w:tblHeader/>
        </w:trPr>
        <w:tc>
          <w:tcPr>
            <w:tcW w:w="10790" w:type="dxa"/>
            <w:tcBorders>
              <w:bottom w:val="single" w:sz="4" w:space="0" w:color="auto"/>
            </w:tcBorders>
          </w:tcPr>
          <w:p w14:paraId="40A65AC3" w14:textId="3C5F5694" w:rsidR="00E12EE4" w:rsidRPr="00396DD3" w:rsidRDefault="00B65824" w:rsidP="00E12EE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rFonts w:asciiTheme="minorHAnsi" w:hAnsiTheme="minorHAnsi" w:cstheme="minorHAnsi"/>
                <w:b/>
                <w:sz w:val="20"/>
                <w:szCs w:val="20"/>
              </w:rPr>
              <w:t>J</w:t>
            </w:r>
            <w:r w:rsidR="00E12EE4" w:rsidRPr="00136321">
              <w:rPr>
                <w:rFonts w:asciiTheme="minorHAnsi" w:hAnsiTheme="minorHAnsi" w:cstheme="minorHAnsi"/>
                <w:b/>
                <w:sz w:val="20"/>
                <w:szCs w:val="20"/>
              </w:rPr>
              <w:t xml:space="preserve">. </w:t>
            </w:r>
            <w:r w:rsidR="00F354B8">
              <w:rPr>
                <w:rFonts w:asciiTheme="minorHAnsi" w:hAnsiTheme="minorHAnsi" w:cstheme="minorHAnsi"/>
                <w:b/>
                <w:sz w:val="20"/>
                <w:szCs w:val="20"/>
              </w:rPr>
              <w:t xml:space="preserve">Mandatory </w:t>
            </w:r>
            <w:r w:rsidR="00E12EE4" w:rsidRPr="00136321">
              <w:rPr>
                <w:rFonts w:asciiTheme="minorHAnsi" w:hAnsiTheme="minorHAnsi" w:cstheme="minorHAnsi"/>
                <w:b/>
                <w:sz w:val="20"/>
                <w:szCs w:val="20"/>
              </w:rPr>
              <w:t xml:space="preserve">Requirements </w:t>
            </w:r>
            <w:r w:rsidR="00F354B8">
              <w:rPr>
                <w:rFonts w:asciiTheme="minorHAnsi" w:hAnsiTheme="minorHAnsi" w:cstheme="minorHAnsi"/>
                <w:b/>
                <w:sz w:val="20"/>
                <w:szCs w:val="20"/>
              </w:rPr>
              <w:t xml:space="preserve">for all </w:t>
            </w:r>
            <w:r w:rsidR="00F354B8" w:rsidRPr="00136321">
              <w:rPr>
                <w:rFonts w:asciiTheme="minorHAnsi" w:hAnsiTheme="minorHAnsi" w:cstheme="minorHAnsi"/>
                <w:b/>
                <w:sz w:val="20"/>
                <w:szCs w:val="20"/>
              </w:rPr>
              <w:t xml:space="preserve">Recirculation System </w:t>
            </w:r>
            <w:r w:rsidR="00E12EE4" w:rsidRPr="00136321">
              <w:rPr>
                <w:rFonts w:asciiTheme="minorHAnsi" w:hAnsiTheme="minorHAnsi" w:cstheme="minorHAnsi"/>
                <w:b/>
                <w:sz w:val="20"/>
                <w:szCs w:val="20"/>
              </w:rPr>
              <w:t>(RA4.4.</w:t>
            </w:r>
            <w:r w:rsidR="00EB17C1" w:rsidRPr="00F43FA8">
              <w:rPr>
                <w:rFonts w:asciiTheme="minorHAnsi" w:hAnsiTheme="minorHAnsi" w:cstheme="minorHAnsi"/>
                <w:b/>
                <w:sz w:val="20"/>
                <w:szCs w:val="20"/>
              </w:rPr>
              <w:t>7</w:t>
            </w:r>
            <w:r w:rsidR="00E12EE4" w:rsidRPr="00F43FA8">
              <w:rPr>
                <w:rFonts w:asciiTheme="minorHAnsi" w:hAnsiTheme="minorHAnsi" w:cstheme="minorHAnsi"/>
                <w:b/>
                <w:sz w:val="20"/>
                <w:szCs w:val="20"/>
              </w:rPr>
              <w:t>)</w:t>
            </w:r>
          </w:p>
          <w:p w14:paraId="48F4B385" w14:textId="7F29EFB9" w:rsidR="00E12EE4" w:rsidRPr="00155D52" w:rsidRDefault="008D703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00A24C60" w:rsidRPr="005828AE">
              <w:rPr>
                <w:rFonts w:asciiTheme="minorHAnsi" w:hAnsiTheme="minorHAnsi" w:cstheme="minorHAnsi"/>
                <w:sz w:val="18"/>
                <w:szCs w:val="20"/>
              </w:rPr>
              <w:t>= “Recirculation System Non-Demand Control</w:t>
            </w:r>
            <w:r w:rsidR="00EE7957">
              <w:rPr>
                <w:rFonts w:asciiTheme="minorHAnsi" w:hAnsiTheme="minorHAnsi" w:cstheme="minorHAnsi"/>
                <w:sz w:val="18"/>
                <w:szCs w:val="20"/>
              </w:rPr>
              <w:t>”</w:t>
            </w:r>
            <w:r w:rsidR="00A24C60" w:rsidRPr="005828AE">
              <w:rPr>
                <w:rFonts w:asciiTheme="minorHAnsi" w:hAnsiTheme="minorHAnsi" w:cstheme="minorHAnsi"/>
                <w:sz w:val="18"/>
                <w:szCs w:val="20"/>
              </w:rPr>
              <w:t xml:space="preserve">, </w:t>
            </w:r>
            <w:r w:rsidR="00EE7957">
              <w:rPr>
                <w:rFonts w:asciiTheme="minorHAnsi" w:hAnsiTheme="minorHAnsi" w:cstheme="minorHAnsi"/>
                <w:sz w:val="18"/>
                <w:szCs w:val="20"/>
              </w:rPr>
              <w:t>“</w:t>
            </w:r>
            <w:r w:rsidR="00A24C60" w:rsidRPr="005828AE">
              <w:rPr>
                <w:rFonts w:asciiTheme="minorHAnsi" w:hAnsiTheme="minorHAnsi" w:cstheme="minorHAnsi"/>
                <w:sz w:val="18"/>
                <w:szCs w:val="20"/>
              </w:rPr>
              <w:t>Demand Recirculation Manual Control</w:t>
            </w:r>
            <w:r w:rsidR="00EE7957">
              <w:rPr>
                <w:rFonts w:asciiTheme="minorHAnsi" w:hAnsiTheme="minorHAnsi" w:cstheme="minorHAnsi"/>
                <w:sz w:val="18"/>
                <w:szCs w:val="20"/>
              </w:rPr>
              <w:t>”</w:t>
            </w:r>
            <w:r w:rsidR="00A24C60" w:rsidRPr="005828AE">
              <w:rPr>
                <w:rFonts w:asciiTheme="minorHAnsi" w:hAnsiTheme="minorHAnsi" w:cstheme="minorHAnsi"/>
                <w:sz w:val="18"/>
                <w:szCs w:val="20"/>
              </w:rPr>
              <w:t xml:space="preserve">, or </w:t>
            </w:r>
            <w:r w:rsidR="00EE7957">
              <w:rPr>
                <w:rFonts w:asciiTheme="minorHAnsi" w:hAnsiTheme="minorHAnsi" w:cstheme="minorHAnsi"/>
                <w:sz w:val="18"/>
                <w:szCs w:val="20"/>
              </w:rPr>
              <w:t>“</w:t>
            </w:r>
            <w:r w:rsidR="00A24C60" w:rsidRPr="005828AE">
              <w:rPr>
                <w:rFonts w:asciiTheme="minorHAnsi" w:hAnsiTheme="minorHAnsi" w:cstheme="minorHAnsi"/>
                <w:sz w:val="18"/>
                <w:szCs w:val="20"/>
              </w:rPr>
              <w:t>Demand Recirculation Sensor Control”, then display this entire table, else display “s</w:t>
            </w:r>
            <w:r w:rsidR="005D460E" w:rsidRPr="005828AE">
              <w:rPr>
                <w:rFonts w:asciiTheme="minorHAnsi" w:hAnsiTheme="minorHAnsi" w:cstheme="minorHAnsi"/>
                <w:sz w:val="18"/>
                <w:szCs w:val="20"/>
              </w:rPr>
              <w:t>ection does not apply" message</w:t>
            </w:r>
            <w:r w:rsidR="00A24C60" w:rsidRPr="005828AE">
              <w:rPr>
                <w:rFonts w:asciiTheme="minorHAnsi" w:hAnsiTheme="minorHAnsi" w:cstheme="minorHAnsi"/>
                <w:sz w:val="18"/>
                <w:szCs w:val="20"/>
              </w:rPr>
              <w:t>&gt;&gt;</w:t>
            </w:r>
          </w:p>
        </w:tc>
      </w:tr>
      <w:tr w:rsidR="00C672E8" w:rsidRPr="009E01FE" w14:paraId="4612150C" w14:textId="77777777" w:rsidTr="00E12EE4">
        <w:trPr>
          <w:trHeight w:val="144"/>
          <w:tblHeader/>
        </w:trPr>
        <w:tc>
          <w:tcPr>
            <w:tcW w:w="10790" w:type="dxa"/>
            <w:vAlign w:val="center"/>
          </w:tcPr>
          <w:p w14:paraId="6B98200A" w14:textId="7DB66642" w:rsidR="00C672E8" w:rsidRPr="00CE7952" w:rsidRDefault="00C672E8" w:rsidP="00C672E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 been met</w:t>
            </w:r>
            <w:r w:rsidR="00EE7957">
              <w:rPr>
                <w:rFonts w:asciiTheme="minorHAnsi" w:eastAsiaTheme="minorEastAsia" w:hAnsiTheme="minorHAnsi" w:cstheme="minorHAnsi"/>
                <w:b/>
                <w:sz w:val="18"/>
                <w:szCs w:val="20"/>
              </w:rPr>
              <w:t>.</w:t>
            </w:r>
          </w:p>
        </w:tc>
      </w:tr>
    </w:tbl>
    <w:p w14:paraId="085B0BEE" w14:textId="38DC2910" w:rsidR="00E12EE4" w:rsidRPr="008B40BE" w:rsidRDefault="00E12EE4" w:rsidP="00AF2F78">
      <w:pPr>
        <w:spacing w:after="0" w:line="240" w:lineRule="auto"/>
        <w:rPr>
          <w:rFonts w:asciiTheme="minorHAnsi" w:hAnsiTheme="minorHAnsi" w:cstheme="minorHAnsi"/>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F2F78" w:rsidRPr="009E01FE" w14:paraId="15F159B5" w14:textId="77777777" w:rsidTr="005828AE">
        <w:trPr>
          <w:trHeight w:val="288"/>
          <w:tblHeader/>
        </w:trPr>
        <w:tc>
          <w:tcPr>
            <w:tcW w:w="10790" w:type="dxa"/>
            <w:tcBorders>
              <w:top w:val="single" w:sz="4" w:space="0" w:color="auto"/>
              <w:left w:val="single" w:sz="4" w:space="0" w:color="auto"/>
              <w:bottom w:val="single" w:sz="4" w:space="0" w:color="auto"/>
              <w:right w:val="single" w:sz="4" w:space="0" w:color="auto"/>
            </w:tcBorders>
            <w:vAlign w:val="center"/>
          </w:tcPr>
          <w:p w14:paraId="2A39009A" w14:textId="4F568BAA" w:rsidR="00AF2F78" w:rsidRPr="00396DD3" w:rsidRDefault="00B65824"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sz w:val="20"/>
                <w:szCs w:val="20"/>
              </w:rPr>
            </w:pPr>
            <w:r>
              <w:rPr>
                <w:rFonts w:asciiTheme="minorHAnsi" w:hAnsiTheme="minorHAnsi" w:cstheme="minorHAnsi"/>
                <w:b/>
                <w:sz w:val="20"/>
                <w:szCs w:val="20"/>
              </w:rPr>
              <w:t>K</w:t>
            </w:r>
            <w:r w:rsidR="00AF2F78" w:rsidRPr="00F43FA8">
              <w:rPr>
                <w:rFonts w:asciiTheme="minorHAnsi" w:hAnsiTheme="minorHAnsi" w:cstheme="minorHAnsi"/>
                <w:b/>
                <w:sz w:val="20"/>
                <w:szCs w:val="20"/>
              </w:rPr>
              <w:t>. Recirculation Non-Demand Controls Requirements</w:t>
            </w:r>
            <w:r w:rsidR="00EB17C1" w:rsidRPr="00F43FA8">
              <w:rPr>
                <w:rFonts w:asciiTheme="minorHAnsi" w:hAnsiTheme="minorHAnsi" w:cstheme="minorHAnsi"/>
                <w:b/>
                <w:sz w:val="20"/>
                <w:szCs w:val="20"/>
              </w:rPr>
              <w:t xml:space="preserve"> (R-ND) (RA4.4.8)</w:t>
            </w:r>
          </w:p>
          <w:p w14:paraId="49A6900F" w14:textId="0D2A94D3" w:rsidR="00AF2F78" w:rsidRPr="00155D52" w:rsidRDefault="008D703C" w:rsidP="00550C6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20"/>
                <w:szCs w:val="20"/>
              </w:rPr>
            </w:pPr>
            <w:r>
              <w:rPr>
                <w:sz w:val="18"/>
                <w:szCs w:val="18"/>
              </w:rPr>
              <w:t>&lt;&lt;Static Text - see the top&gt;&gt;</w:t>
            </w:r>
            <w:r w:rsidR="00A24C60" w:rsidRPr="005828AE">
              <w:rPr>
                <w:rFonts w:asciiTheme="minorHAnsi" w:hAnsiTheme="minorHAnsi" w:cstheme="minorHAnsi"/>
                <w:sz w:val="18"/>
                <w:szCs w:val="20"/>
              </w:rPr>
              <w:t xml:space="preserve">&lt;&lt;If </w:t>
            </w:r>
            <w:r w:rsidR="00D454CC" w:rsidRPr="005828AE">
              <w:rPr>
                <w:rFonts w:asciiTheme="minorHAnsi" w:hAnsiTheme="minorHAnsi" w:cstheme="minorHAnsi"/>
                <w:sz w:val="18"/>
                <w:szCs w:val="20"/>
              </w:rPr>
              <w:t>A</w:t>
            </w:r>
            <w:r w:rsidR="00A24C60" w:rsidRPr="005828AE">
              <w:rPr>
                <w:rFonts w:asciiTheme="minorHAnsi" w:hAnsiTheme="minorHAnsi" w:cstheme="minorHAnsi"/>
                <w:sz w:val="18"/>
                <w:szCs w:val="20"/>
              </w:rPr>
              <w:t xml:space="preserve">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00A24C60" w:rsidRPr="005828AE">
              <w:rPr>
                <w:rFonts w:asciiTheme="minorHAnsi" w:hAnsiTheme="minorHAnsi" w:cstheme="minorHAnsi"/>
                <w:sz w:val="18"/>
                <w:szCs w:val="20"/>
              </w:rPr>
              <w:t>= “Recirculation System Non-Demand Control</w:t>
            </w:r>
            <w:r w:rsidR="00550C64">
              <w:rPr>
                <w:rFonts w:asciiTheme="minorHAnsi" w:hAnsiTheme="minorHAnsi" w:cstheme="minorHAnsi"/>
                <w:sz w:val="18"/>
                <w:szCs w:val="20"/>
              </w:rPr>
              <w:t>”</w:t>
            </w:r>
            <w:r w:rsidR="00A24C60" w:rsidRPr="005828AE">
              <w:rPr>
                <w:rFonts w:asciiTheme="minorHAnsi" w:hAnsiTheme="minorHAnsi" w:cstheme="minorHAnsi"/>
                <w:sz w:val="18"/>
                <w:szCs w:val="20"/>
              </w:rPr>
              <w:t>, then display this entire table, else display “section d</w:t>
            </w:r>
            <w:r w:rsidR="005D460E" w:rsidRPr="005828AE">
              <w:rPr>
                <w:rFonts w:asciiTheme="minorHAnsi" w:hAnsiTheme="minorHAnsi" w:cstheme="minorHAnsi"/>
                <w:sz w:val="18"/>
                <w:szCs w:val="20"/>
              </w:rPr>
              <w:t>oes not apply" message</w:t>
            </w:r>
            <w:r w:rsidR="00A24C60" w:rsidRPr="005828AE">
              <w:rPr>
                <w:rFonts w:asciiTheme="minorHAnsi" w:hAnsiTheme="minorHAnsi" w:cstheme="minorHAnsi"/>
                <w:sz w:val="18"/>
                <w:szCs w:val="20"/>
              </w:rPr>
              <w:t xml:space="preserve"> &gt;&gt;</w:t>
            </w:r>
          </w:p>
        </w:tc>
      </w:tr>
      <w:tr w:rsidR="00AF2F78" w:rsidRPr="009E01FE" w14:paraId="7B9B5902" w14:textId="77777777" w:rsidTr="005828AE">
        <w:trPr>
          <w:trHeight w:hRule="exact" w:val="274"/>
          <w:tblHeader/>
        </w:trPr>
        <w:tc>
          <w:tcPr>
            <w:tcW w:w="10790" w:type="dxa"/>
            <w:tcBorders>
              <w:top w:val="single" w:sz="4" w:space="0" w:color="auto"/>
              <w:left w:val="single" w:sz="4" w:space="0" w:color="auto"/>
              <w:bottom w:val="single" w:sz="4" w:space="0" w:color="auto"/>
              <w:right w:val="single" w:sz="4" w:space="0" w:color="auto"/>
            </w:tcBorders>
            <w:vAlign w:val="center"/>
          </w:tcPr>
          <w:p w14:paraId="37E8DE0D" w14:textId="77777777" w:rsidR="00AF2F78" w:rsidRPr="005828AE" w:rsidRDefault="00AF2F78" w:rsidP="00AF2F78">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hAnsiTheme="minorHAnsi" w:cstheme="minorHAnsi"/>
                <w:b/>
                <w:sz w:val="18"/>
                <w:szCs w:val="20"/>
              </w:rPr>
            </w:pPr>
            <w:r w:rsidRPr="005828AE">
              <w:rPr>
                <w:rFonts w:asciiTheme="minorHAnsi" w:eastAsiaTheme="minorEastAsia" w:hAnsiTheme="minorHAnsi" w:cstheme="minorHAnsi"/>
                <w:b/>
                <w:sz w:val="18"/>
                <w:szCs w:val="20"/>
              </w:rPr>
              <w:t>The responsible person’s signature on this compliance document affirms that all applicable requirements in this table have</w:t>
            </w:r>
            <w:r w:rsidRPr="005828AE">
              <w:rPr>
                <w:rFonts w:asciiTheme="minorHAnsi" w:hAnsiTheme="minorHAnsi" w:cstheme="minorHAnsi"/>
                <w:b/>
                <w:sz w:val="18"/>
                <w:szCs w:val="20"/>
              </w:rPr>
              <w:t xml:space="preserve"> </w:t>
            </w:r>
            <w:r w:rsidRPr="005828AE">
              <w:rPr>
                <w:rFonts w:asciiTheme="minorHAnsi" w:eastAsiaTheme="minorEastAsia" w:hAnsiTheme="minorHAnsi" w:cstheme="minorHAnsi"/>
                <w:b/>
                <w:sz w:val="18"/>
                <w:szCs w:val="20"/>
              </w:rPr>
              <w:t>been met.</w:t>
            </w:r>
            <w:r w:rsidRPr="005828AE">
              <w:rPr>
                <w:rFonts w:asciiTheme="minorHAnsi" w:hAnsiTheme="minorHAnsi" w:cstheme="minorHAnsi"/>
                <w:b/>
                <w:sz w:val="18"/>
                <w:szCs w:val="20"/>
              </w:rPr>
              <w:t xml:space="preserve">  </w:t>
            </w:r>
          </w:p>
        </w:tc>
      </w:tr>
    </w:tbl>
    <w:p w14:paraId="11B29C16" w14:textId="44327C1C" w:rsidR="00AF2F78" w:rsidRPr="008B40BE" w:rsidRDefault="00AF2F78" w:rsidP="008B40BE">
      <w:pPr>
        <w:spacing w:after="0" w:line="240" w:lineRule="auto"/>
        <w:rPr>
          <w:rFonts w:asciiTheme="minorHAnsi" w:hAnsiTheme="minorHAnsi" w:cstheme="minorHAnsi"/>
          <w:b/>
          <w:sz w:val="14"/>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0355C2" w:rsidRPr="006A4AED" w14:paraId="48A22534" w14:textId="77777777" w:rsidTr="00DF1B84">
        <w:trPr>
          <w:trHeight w:val="144"/>
          <w:tblHeader/>
        </w:trPr>
        <w:tc>
          <w:tcPr>
            <w:tcW w:w="10790" w:type="dxa"/>
            <w:tcBorders>
              <w:bottom w:val="single" w:sz="4" w:space="0" w:color="auto"/>
            </w:tcBorders>
          </w:tcPr>
          <w:p w14:paraId="192F8CFB" w14:textId="22C6F59B" w:rsidR="000355C2" w:rsidRPr="006A4AED" w:rsidRDefault="00B65824" w:rsidP="00DF1B84">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rFonts w:asciiTheme="minorHAnsi" w:eastAsiaTheme="minorEastAsia" w:hAnsiTheme="minorHAnsi" w:cstheme="minorHAnsi"/>
                <w:b/>
                <w:sz w:val="20"/>
                <w:szCs w:val="20"/>
              </w:rPr>
              <w:t>L</w:t>
            </w:r>
            <w:r w:rsidR="000355C2" w:rsidRPr="006A4AED">
              <w:rPr>
                <w:rFonts w:asciiTheme="minorHAnsi" w:eastAsiaTheme="minorEastAsia" w:hAnsiTheme="minorHAnsi" w:cstheme="minorHAnsi"/>
                <w:b/>
                <w:sz w:val="20"/>
                <w:szCs w:val="20"/>
              </w:rPr>
              <w:t>. Dema</w:t>
            </w:r>
            <w:r w:rsidR="000355C2">
              <w:rPr>
                <w:rFonts w:asciiTheme="minorHAnsi" w:eastAsiaTheme="minorEastAsia" w:hAnsiTheme="minorHAnsi" w:cstheme="minorHAnsi"/>
                <w:b/>
                <w:sz w:val="20"/>
                <w:szCs w:val="20"/>
              </w:rPr>
              <w:t xml:space="preserve">nd Recirculation Manual Control </w:t>
            </w:r>
            <w:r w:rsidR="000355C2" w:rsidRPr="006A4AED">
              <w:rPr>
                <w:rFonts w:asciiTheme="minorHAnsi" w:eastAsiaTheme="minorEastAsia" w:hAnsiTheme="minorHAnsi" w:cstheme="minorHAnsi"/>
                <w:b/>
                <w:sz w:val="20"/>
                <w:szCs w:val="20"/>
              </w:rPr>
              <w:t>(R-</w:t>
            </w:r>
            <w:proofErr w:type="spellStart"/>
            <w:r w:rsidR="000355C2" w:rsidRPr="006A4AED">
              <w:rPr>
                <w:rFonts w:asciiTheme="minorHAnsi" w:eastAsiaTheme="minorEastAsia" w:hAnsiTheme="minorHAnsi" w:cstheme="minorHAnsi"/>
                <w:b/>
                <w:sz w:val="20"/>
                <w:szCs w:val="20"/>
              </w:rPr>
              <w:t>DRmc</w:t>
            </w:r>
            <w:proofErr w:type="spellEnd"/>
            <w:r w:rsidR="000355C2" w:rsidRPr="006A4AED">
              <w:rPr>
                <w:rFonts w:asciiTheme="minorHAnsi" w:eastAsiaTheme="minorEastAsia" w:hAnsiTheme="minorHAnsi" w:cstheme="minorHAnsi"/>
                <w:b/>
                <w:sz w:val="20"/>
                <w:szCs w:val="20"/>
              </w:rPr>
              <w:t>) (RA4.4.9)</w:t>
            </w:r>
            <w:r w:rsidR="000355C2">
              <w:rPr>
                <w:rFonts w:asciiTheme="minorHAnsi" w:eastAsiaTheme="minorEastAsia" w:hAnsiTheme="minorHAnsi" w:cstheme="minorHAnsi"/>
                <w:b/>
                <w:sz w:val="20"/>
                <w:szCs w:val="20"/>
              </w:rPr>
              <w:t xml:space="preserve">/Sensor Control </w:t>
            </w:r>
            <w:r w:rsidR="000355C2" w:rsidRPr="006A4AED">
              <w:rPr>
                <w:rFonts w:asciiTheme="minorHAnsi" w:eastAsiaTheme="minorEastAsia" w:hAnsiTheme="minorHAnsi" w:cstheme="minorHAnsi"/>
                <w:b/>
                <w:sz w:val="20"/>
                <w:szCs w:val="20"/>
              </w:rPr>
              <w:t xml:space="preserve">Requirements </w:t>
            </w:r>
            <w:r w:rsidR="000355C2" w:rsidRPr="00484154">
              <w:rPr>
                <w:rFonts w:asciiTheme="minorHAnsi" w:hAnsiTheme="minorHAnsi" w:cstheme="minorHAnsi"/>
                <w:b/>
                <w:sz w:val="20"/>
                <w:szCs w:val="20"/>
              </w:rPr>
              <w:t>(</w:t>
            </w:r>
            <w:proofErr w:type="spellStart"/>
            <w:r w:rsidR="000355C2" w:rsidRPr="00484154">
              <w:rPr>
                <w:rFonts w:asciiTheme="minorHAnsi" w:hAnsiTheme="minorHAnsi" w:cstheme="minorHAnsi"/>
                <w:b/>
                <w:sz w:val="20"/>
                <w:szCs w:val="20"/>
              </w:rPr>
              <w:t>RDRsc</w:t>
            </w:r>
            <w:proofErr w:type="spellEnd"/>
            <w:r w:rsidR="000355C2" w:rsidRPr="00484154">
              <w:rPr>
                <w:rFonts w:asciiTheme="minorHAnsi" w:hAnsiTheme="minorHAnsi" w:cstheme="minorHAnsi"/>
                <w:b/>
                <w:sz w:val="20"/>
                <w:szCs w:val="20"/>
              </w:rPr>
              <w:t xml:space="preserve">) </w:t>
            </w:r>
            <w:r w:rsidR="000355C2" w:rsidRPr="00155D52">
              <w:rPr>
                <w:rFonts w:asciiTheme="minorHAnsi" w:hAnsiTheme="minorHAnsi" w:cstheme="minorHAnsi"/>
                <w:b/>
                <w:sz w:val="20"/>
                <w:szCs w:val="20"/>
              </w:rPr>
              <w:t>(RA4.4.10</w:t>
            </w:r>
            <w:r w:rsidR="000355C2" w:rsidRPr="00AD0319">
              <w:rPr>
                <w:rFonts w:asciiTheme="minorHAnsi" w:hAnsiTheme="minorHAnsi" w:cstheme="minorHAnsi"/>
                <w:b/>
                <w:sz w:val="20"/>
                <w:szCs w:val="20"/>
              </w:rPr>
              <w:t>)</w:t>
            </w:r>
          </w:p>
          <w:p w14:paraId="50402A43" w14:textId="176567C8" w:rsidR="000355C2" w:rsidRPr="006A4AED" w:rsidRDefault="00F63A2B">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b/>
                <w:sz w:val="20"/>
                <w:szCs w:val="20"/>
              </w:rPr>
            </w:pPr>
            <w:r>
              <w:rPr>
                <w:sz w:val="18"/>
                <w:szCs w:val="18"/>
              </w:rPr>
              <w:t>&lt;&lt;Static Text - see the top&gt;&gt;</w:t>
            </w:r>
            <w:r w:rsidR="000355C2" w:rsidRPr="005828AE">
              <w:rPr>
                <w:rFonts w:asciiTheme="minorHAnsi" w:hAnsiTheme="minorHAnsi" w:cstheme="minorHAnsi"/>
                <w:sz w:val="18"/>
                <w:szCs w:val="20"/>
              </w:rPr>
              <w:t xml:space="preserve">&lt;&lt;If A09 </w:t>
            </w:r>
            <w:r w:rsidR="00AE53B4">
              <w:rPr>
                <w:rFonts w:asciiTheme="minorHAnsi" w:hAnsiTheme="minorHAnsi" w:cstheme="minorHAnsi"/>
                <w:sz w:val="18"/>
                <w:szCs w:val="20"/>
              </w:rPr>
              <w:t xml:space="preserve">or </w:t>
            </w:r>
            <w:r w:rsidR="00687480">
              <w:rPr>
                <w:rFonts w:asciiTheme="minorHAnsi" w:hAnsiTheme="minorHAnsi" w:cstheme="minorHAnsi"/>
                <w:sz w:val="18"/>
                <w:szCs w:val="20"/>
              </w:rPr>
              <w:t>A2-</w:t>
            </w:r>
            <w:r w:rsidR="00AE53B4">
              <w:rPr>
                <w:rFonts w:asciiTheme="minorHAnsi" w:hAnsiTheme="minorHAnsi" w:cstheme="minorHAnsi"/>
                <w:sz w:val="18"/>
                <w:szCs w:val="20"/>
              </w:rPr>
              <w:t xml:space="preserve">07 </w:t>
            </w:r>
            <w:r w:rsidR="000355C2" w:rsidRPr="005828AE">
              <w:rPr>
                <w:rFonts w:asciiTheme="minorHAnsi" w:hAnsiTheme="minorHAnsi" w:cstheme="minorHAnsi"/>
                <w:sz w:val="18"/>
                <w:szCs w:val="20"/>
              </w:rPr>
              <w:t>= “Demand Recirculation Manual Control” or “Demand Recirculation Sensor Control”, then display this entire table, else display “section does not apply" message &gt;&gt;</w:t>
            </w:r>
          </w:p>
        </w:tc>
      </w:tr>
      <w:tr w:rsidR="000355C2" w:rsidRPr="006A4AED" w14:paraId="5EA9766B" w14:textId="77777777" w:rsidTr="00DF1B84">
        <w:trPr>
          <w:trHeight w:val="144"/>
          <w:tblHeader/>
        </w:trPr>
        <w:tc>
          <w:tcPr>
            <w:tcW w:w="10790" w:type="dxa"/>
            <w:vAlign w:val="center"/>
          </w:tcPr>
          <w:p w14:paraId="50AED836" w14:textId="77777777" w:rsidR="000355C2" w:rsidRPr="006A4AED" w:rsidRDefault="000355C2" w:rsidP="00DF1B84">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heme="minorHAnsi" w:eastAsiaTheme="minorEastAsia" w:hAnsiTheme="minorHAnsi" w:cstheme="minorHAnsi"/>
                <w:sz w:val="20"/>
                <w:szCs w:val="20"/>
              </w:rPr>
            </w:pPr>
            <w:r w:rsidRPr="005828AE">
              <w:rPr>
                <w:rFonts w:asciiTheme="minorHAnsi" w:eastAsiaTheme="minorEastAsia" w:hAnsiTheme="minorHAnsi" w:cstheme="minorHAnsi"/>
                <w:b/>
                <w:sz w:val="18"/>
                <w:szCs w:val="20"/>
              </w:rPr>
              <w:t xml:space="preserve">The responsible person’s signature on this compliance document affirms that all applicable requirements in this table have been met.  </w:t>
            </w:r>
          </w:p>
        </w:tc>
      </w:tr>
    </w:tbl>
    <w:p w14:paraId="7B8DA5CF" w14:textId="77777777" w:rsidR="00954F25" w:rsidRPr="00450432" w:rsidRDefault="00954F25" w:rsidP="000029DA">
      <w:pPr>
        <w:spacing w:after="0" w:line="240" w:lineRule="auto"/>
        <w:rPr>
          <w:rFonts w:asciiTheme="minorHAnsi" w:hAnsiTheme="minorHAnsi" w:cstheme="minorHAnsi"/>
          <w:sz w:val="20"/>
          <w:szCs w:val="20"/>
        </w:rPr>
      </w:pPr>
    </w:p>
    <w:sectPr w:rsidR="00954F25" w:rsidRPr="00450432" w:rsidSect="005942BB">
      <w:headerReference w:type="even" r:id="rId20"/>
      <w:headerReference w:type="default" r:id="rId21"/>
      <w:headerReference w:type="first" r:id="rId22"/>
      <w:pgSz w:w="12240" w:h="15840" w:code="1"/>
      <w:pgMar w:top="720" w:right="720" w:bottom="720" w:left="720" w:header="576"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BE6035" w14:textId="77777777" w:rsidR="003F5789" w:rsidRDefault="003F5789" w:rsidP="004E3B6C">
      <w:pPr>
        <w:spacing w:after="0" w:line="240" w:lineRule="auto"/>
      </w:pPr>
      <w:r>
        <w:separator/>
      </w:r>
    </w:p>
  </w:endnote>
  <w:endnote w:type="continuationSeparator" w:id="0">
    <w:p w14:paraId="3C18DB6D" w14:textId="77777777" w:rsidR="003F5789" w:rsidRDefault="003F5789" w:rsidP="004E3B6C">
      <w:pPr>
        <w:spacing w:after="0" w:line="240" w:lineRule="auto"/>
      </w:pPr>
      <w:r>
        <w:continuationSeparator/>
      </w:r>
    </w:p>
  </w:endnote>
  <w:endnote w:type="continuationNotice" w:id="1">
    <w:p w14:paraId="377A4525" w14:textId="77777777" w:rsidR="003F5789" w:rsidRDefault="003F57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7" w14:textId="7BF39836" w:rsidR="00646141" w:rsidRPr="009425FF" w:rsidRDefault="00646141" w:rsidP="00F82DE0">
    <w:pPr>
      <w:pStyle w:val="Footer"/>
      <w:pBdr>
        <w:top w:val="single" w:sz="4" w:space="1" w:color="auto"/>
      </w:pBdr>
      <w:tabs>
        <w:tab w:val="clear" w:pos="4680"/>
        <w:tab w:val="clear" w:pos="9360"/>
        <w:tab w:val="center" w:pos="657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 xml:space="preserve">Registration Number: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Registration Date/Time: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            </w:t>
    </w:r>
    <w:r>
      <w:rPr>
        <w:rFonts w:asciiTheme="minorHAnsi" w:eastAsia="Times New Roman" w:hAnsiTheme="minorHAnsi"/>
        <w:sz w:val="20"/>
        <w:szCs w:val="20"/>
      </w:rPr>
      <w:t xml:space="preserve">                </w:t>
    </w:r>
    <w:r w:rsidRPr="009425FF">
      <w:rPr>
        <w:rFonts w:asciiTheme="minorHAnsi" w:eastAsia="Times New Roman" w:hAnsiTheme="minorHAnsi"/>
        <w:sz w:val="20"/>
        <w:szCs w:val="20"/>
      </w:rPr>
      <w:t xml:space="preserve">HERS Provider:                       </w:t>
    </w:r>
  </w:p>
  <w:p w14:paraId="7B8DA5E8" w14:textId="1B15C131" w:rsidR="00646141" w:rsidRPr="009425FF" w:rsidRDefault="00646141" w:rsidP="00F82DE0">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w:t>
    </w:r>
    <w:r w:rsidR="007C7DF1">
      <w:rPr>
        <w:rFonts w:asciiTheme="minorHAnsi" w:eastAsia="Times New Roman" w:hAnsiTheme="minorHAnsi"/>
        <w:sz w:val="20"/>
        <w:szCs w:val="20"/>
      </w:rPr>
      <w:t>Low-rise Multifamily</w:t>
    </w:r>
    <w:r w:rsidR="007C7DF1" w:rsidRPr="009425FF">
      <w:rPr>
        <w:rFonts w:asciiTheme="minorHAnsi" w:eastAsia="Times New Roman" w:hAnsiTheme="minorHAnsi"/>
        <w:sz w:val="20"/>
        <w:szCs w:val="20"/>
      </w:rPr>
      <w:t xml:space="preserve"> </w:t>
    </w:r>
    <w:r w:rsidRPr="009425FF">
      <w:rPr>
        <w:rFonts w:asciiTheme="minorHAnsi" w:eastAsia="Times New Roman" w:hAnsiTheme="minorHAnsi"/>
        <w:sz w:val="20"/>
        <w:szCs w:val="20"/>
      </w:rPr>
      <w:t>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 xml:space="preserve">January </w:t>
    </w:r>
    <w:r>
      <w:rPr>
        <w:rFonts w:asciiTheme="minorHAnsi" w:eastAsia="Times New Roman" w:hAnsiTheme="minorHAnsi"/>
        <w:sz w:val="20"/>
        <w:szCs w:val="20"/>
      </w:rPr>
      <w:t>202</w:t>
    </w:r>
    <w:r w:rsidR="0093669E">
      <w:rPr>
        <w:rFonts w:asciiTheme="minorHAnsi" w:eastAsia="Times New Roman" w:hAnsiTheme="minorHAnsi"/>
        <w:sz w:val="20"/>
        <w:szCs w:val="20"/>
      </w:rPr>
      <w:t>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2" w14:textId="196AA6B4" w:rsidR="00646141" w:rsidRPr="009425FF" w:rsidRDefault="00646141" w:rsidP="00B24EAA">
    <w:pPr>
      <w:pStyle w:val="Footer"/>
      <w:pBdr>
        <w:top w:val="single" w:sz="4" w:space="1" w:color="auto"/>
      </w:pBdr>
      <w:tabs>
        <w:tab w:val="clear" w:pos="4680"/>
        <w:tab w:val="clear" w:pos="9360"/>
        <w:tab w:val="center" w:pos="4320"/>
        <w:tab w:val="right" w:pos="14400"/>
      </w:tabs>
      <w:spacing w:after="0" w:line="240" w:lineRule="auto"/>
      <w:rPr>
        <w:rFonts w:asciiTheme="minorHAnsi" w:eastAsia="Times New Roman" w:hAnsiTheme="minorHAnsi"/>
        <w:sz w:val="20"/>
        <w:szCs w:val="20"/>
      </w:rPr>
    </w:pPr>
    <w:r w:rsidRPr="009425FF">
      <w:rPr>
        <w:rFonts w:asciiTheme="minorHAnsi" w:eastAsia="Times New Roman" w:hAnsiTheme="minorHAnsi"/>
        <w:sz w:val="20"/>
        <w:szCs w:val="20"/>
      </w:rPr>
      <w:t>CA Building Energy Efficiency Standards - 20</w:t>
    </w:r>
    <w:r w:rsidR="0093669E">
      <w:rPr>
        <w:rFonts w:asciiTheme="minorHAnsi" w:eastAsia="Times New Roman" w:hAnsiTheme="minorHAnsi"/>
        <w:sz w:val="20"/>
        <w:szCs w:val="20"/>
      </w:rPr>
      <w:t>22</w:t>
    </w:r>
    <w:r w:rsidRPr="009425FF">
      <w:rPr>
        <w:rFonts w:asciiTheme="minorHAnsi" w:eastAsia="Times New Roman" w:hAnsiTheme="minorHAnsi"/>
        <w:sz w:val="20"/>
        <w:szCs w:val="20"/>
      </w:rPr>
      <w:t xml:space="preserve"> </w:t>
    </w:r>
    <w:r w:rsidR="009B574A">
      <w:rPr>
        <w:rFonts w:asciiTheme="minorHAnsi" w:eastAsia="Times New Roman" w:hAnsiTheme="minorHAnsi"/>
        <w:sz w:val="20"/>
        <w:szCs w:val="20"/>
      </w:rPr>
      <w:t>Low-rise Multifamily</w:t>
    </w:r>
    <w:r w:rsidR="009B574A" w:rsidRPr="009425FF">
      <w:rPr>
        <w:rFonts w:asciiTheme="minorHAnsi" w:eastAsia="Times New Roman" w:hAnsiTheme="minorHAnsi"/>
        <w:sz w:val="20"/>
        <w:szCs w:val="20"/>
      </w:rPr>
      <w:t xml:space="preserve"> </w:t>
    </w:r>
    <w:r w:rsidRPr="009425FF">
      <w:rPr>
        <w:rFonts w:asciiTheme="minorHAnsi" w:eastAsia="Times New Roman" w:hAnsiTheme="minorHAnsi"/>
        <w:sz w:val="20"/>
        <w:szCs w:val="20"/>
      </w:rPr>
      <w:t>Compliance</w:t>
    </w:r>
    <w:r w:rsidRPr="009425FF">
      <w:rPr>
        <w:rFonts w:asciiTheme="minorHAnsi" w:eastAsia="Times New Roman" w:hAnsiTheme="minorHAnsi"/>
        <w:sz w:val="20"/>
        <w:szCs w:val="20"/>
      </w:rPr>
      <w:tab/>
    </w:r>
    <w:r w:rsidR="0093669E">
      <w:rPr>
        <w:rFonts w:asciiTheme="minorHAnsi" w:eastAsia="Times New Roman" w:hAnsiTheme="minorHAnsi"/>
        <w:sz w:val="20"/>
        <w:szCs w:val="20"/>
      </w:rPr>
      <w:t>January 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E6BD3" w14:textId="77777777" w:rsidR="003F5789" w:rsidRDefault="003F5789" w:rsidP="004E3B6C">
      <w:pPr>
        <w:spacing w:after="0" w:line="240" w:lineRule="auto"/>
      </w:pPr>
      <w:r>
        <w:separator/>
      </w:r>
    </w:p>
  </w:footnote>
  <w:footnote w:type="continuationSeparator" w:id="0">
    <w:p w14:paraId="23EF7D2D" w14:textId="77777777" w:rsidR="003F5789" w:rsidRDefault="003F5789" w:rsidP="004E3B6C">
      <w:pPr>
        <w:spacing w:after="0" w:line="240" w:lineRule="auto"/>
      </w:pPr>
      <w:r>
        <w:continuationSeparator/>
      </w:r>
    </w:p>
  </w:footnote>
  <w:footnote w:type="continuationNotice" w:id="1">
    <w:p w14:paraId="1DB09E30" w14:textId="77777777" w:rsidR="003F5789" w:rsidRDefault="003F57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D4" w14:textId="77777777" w:rsidR="00646141" w:rsidRDefault="00000000">
    <w:pPr>
      <w:pStyle w:val="Header"/>
    </w:pPr>
    <w:r>
      <w:rPr>
        <w:noProof/>
      </w:rPr>
      <w:pict w14:anchorId="7B8DA5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1" o:spid="_x0000_s1026" type="#_x0000_t75" style="position:absolute;margin-left:0;margin-top:0;width:10in;height:540pt;z-index:-251658239;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10553" w14:textId="77777777" w:rsidR="00D86080" w:rsidRPr="00271097" w:rsidRDefault="00D86080" w:rsidP="00D86080">
    <w:pPr>
      <w:tabs>
        <w:tab w:val="center" w:pos="4320"/>
        <w:tab w:val="right" w:pos="8640"/>
      </w:tabs>
      <w:spacing w:after="0" w:line="240" w:lineRule="auto"/>
      <w:ind w:left="360"/>
      <w:jc w:val="center"/>
      <w:rPr>
        <w:rFonts w:ascii="Arial" w:eastAsia="Times New Roman" w:hAnsi="Arial" w:cs="Arial"/>
        <w:sz w:val="24"/>
        <w:szCs w:val="24"/>
      </w:rPr>
    </w:pPr>
    <w:r w:rsidRPr="00271097">
      <w:rPr>
        <w:rFonts w:eastAsia="Times New Roman" w:cs="Calibri"/>
        <w:noProof/>
        <w:sz w:val="28"/>
        <w:szCs w:val="28"/>
      </w:rPr>
      <w:drawing>
        <wp:anchor distT="0" distB="0" distL="114300" distR="114300" simplePos="0" relativeHeight="251658248" behindDoc="0" locked="0" layoutInCell="1" allowOverlap="1" wp14:anchorId="1622B657" wp14:editId="4CB9D636">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Pr>
        <w:rFonts w:eastAsia="Times New Roman" w:cs="Calibri"/>
        <w:b/>
        <w:noProof/>
        <w:sz w:val="28"/>
        <w:szCs w:val="28"/>
      </w:rPr>
      <w:t>INDIVIDUAL DWELLING UNIT HOT WATER SYSTEM DISTRIBUTION</w:t>
    </w:r>
  </w:p>
  <w:p w14:paraId="76261C56" w14:textId="77777777" w:rsidR="00D86080" w:rsidRPr="00271097" w:rsidRDefault="00D86080" w:rsidP="00D86080">
    <w:pPr>
      <w:tabs>
        <w:tab w:val="center" w:pos="4320"/>
        <w:tab w:val="right" w:pos="8640"/>
      </w:tabs>
      <w:spacing w:after="0" w:line="240" w:lineRule="auto"/>
      <w:ind w:left="360"/>
      <w:rPr>
        <w:rFonts w:ascii="Arial" w:eastAsia="Times New Roman" w:hAnsi="Arial" w:cs="Arial"/>
        <w:sz w:val="24"/>
        <w:szCs w:val="24"/>
      </w:rPr>
    </w:pPr>
    <w:r w:rsidRPr="00271097">
      <w:rPr>
        <w:rFonts w:ascii="Arial" w:eastAsia="Times New Roman" w:hAnsi="Arial" w:cs="Arial"/>
        <w:sz w:val="24"/>
        <w:szCs w:val="24"/>
      </w:rPr>
      <w:ptab w:relativeTo="margin" w:alignment="center" w:leader="none"/>
    </w:r>
    <w:r w:rsidRPr="00271097">
      <w:rPr>
        <w:rFonts w:ascii="Arial" w:eastAsia="Times New Roman" w:hAnsi="Arial" w:cs="Arial"/>
        <w:sz w:val="24"/>
        <w:szCs w:val="24"/>
      </w:rPr>
      <w:ptab w:relativeTo="margin" w:alignment="right" w:leader="none"/>
    </w:r>
    <w:r w:rsidRPr="00271097">
      <w:rPr>
        <w:rFonts w:eastAsia="Times New Roman" w:cs="Calibri"/>
        <w:sz w:val="28"/>
        <w:szCs w:val="28"/>
      </w:rPr>
      <w:t>CEC-</w:t>
    </w:r>
    <w:r>
      <w:rPr>
        <w:rFonts w:eastAsia="Times New Roman" w:cs="Calibri"/>
        <w:sz w:val="28"/>
        <w:szCs w:val="28"/>
      </w:rPr>
      <w:t>LMCI</w:t>
    </w:r>
    <w:r w:rsidRPr="00271097">
      <w:rPr>
        <w:rFonts w:eastAsia="Times New Roman" w:cs="Calibri"/>
        <w:sz w:val="28"/>
        <w:szCs w:val="28"/>
      </w:rPr>
      <w:t>-</w:t>
    </w:r>
    <w:r>
      <w:rPr>
        <w:rFonts w:eastAsia="Times New Roman" w:cs="Calibri"/>
        <w:sz w:val="28"/>
        <w:szCs w:val="28"/>
      </w:rPr>
      <w:t>PLB</w:t>
    </w:r>
    <w:r w:rsidRPr="00271097">
      <w:rPr>
        <w:rFonts w:eastAsia="Times New Roman" w:cs="Calibri"/>
        <w:sz w:val="28"/>
        <w:szCs w:val="28"/>
      </w:rPr>
      <w:t>-</w:t>
    </w:r>
    <w:r>
      <w:rPr>
        <w:rFonts w:eastAsia="Times New Roman" w:cs="Calibri"/>
        <w:sz w:val="28"/>
        <w:szCs w:val="28"/>
      </w:rPr>
      <w:t>02</w:t>
    </w:r>
    <w:r w:rsidRPr="00271097">
      <w:rPr>
        <w:rFonts w:eastAsia="Times New Roman" w:cs="Calibri"/>
        <w:sz w:val="28"/>
        <w:szCs w:val="28"/>
      </w:rPr>
      <w:t>-</w:t>
    </w:r>
    <w:r>
      <w:rPr>
        <w:rFonts w:eastAsia="Times New Roman" w:cs="Calibri"/>
        <w:sz w:val="28"/>
        <w:szCs w:val="28"/>
      </w:rPr>
      <w:t>E</w:t>
    </w:r>
    <w:r w:rsidRPr="00271097">
      <w:rPr>
        <w:rFonts w:eastAsia="Times New Roman" w:cs="Calibri"/>
        <w:sz w:val="28"/>
        <w:szCs w:val="28"/>
      </w:rPr>
      <w:t xml:space="preserve"> </w:t>
    </w:r>
  </w:p>
  <w:p w14:paraId="2F1A119E" w14:textId="77777777" w:rsidR="00D86080" w:rsidRPr="009B07AA" w:rsidRDefault="00D86080" w:rsidP="00D86080">
    <w:pPr>
      <w:spacing w:after="160" w:line="259" w:lineRule="auto"/>
      <w:ind w:left="360"/>
      <w:rPr>
        <w:rFonts w:cs="Calibri"/>
        <w:b/>
        <w:bCs/>
        <w:i/>
        <w:iCs/>
        <w:sz w:val="28"/>
        <w:szCs w:val="28"/>
      </w:rPr>
    </w:pPr>
    <w:r w:rsidRPr="00271097">
      <w:rPr>
        <w:rFonts w:ascii="Arial" w:hAnsi="Arial" w:cs="Arial"/>
        <w:sz w:val="24"/>
      </w:rPr>
      <w:ptab w:relativeTo="margin" w:alignment="center" w:leader="none"/>
    </w:r>
    <w:r w:rsidRPr="00271097">
      <w:rPr>
        <w:rFonts w:cs="Calibr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9" w14:textId="77777777" w:rsidR="00646141" w:rsidRDefault="00000000">
    <w:pPr>
      <w:pStyle w:val="Header"/>
    </w:pPr>
    <w:r>
      <w:rPr>
        <w:noProof/>
      </w:rPr>
      <w:pict w14:anchorId="7B8DA6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0" o:spid="_x0000_s1025" type="#_x0000_t75" style="position:absolute;margin-left:0;margin-top:0;width:10in;height:540pt;z-index:-251658240;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EA" w14:textId="77777777" w:rsidR="00646141" w:rsidRDefault="00000000">
    <w:pPr>
      <w:pStyle w:val="Header"/>
    </w:pPr>
    <w:r>
      <w:rPr>
        <w:noProof/>
      </w:rPr>
      <w:pict w14:anchorId="7B8DA60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4" o:spid="_x0000_s1029" type="#_x0000_t75" style="position:absolute;margin-left:0;margin-top:0;width:10in;height:540pt;z-index:-251658235;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ED" w14:textId="77777777" w:rsidTr="000877CF">
      <w:trPr>
        <w:cantSplit/>
        <w:trHeight w:val="144"/>
      </w:trPr>
      <w:tc>
        <w:tcPr>
          <w:tcW w:w="3877" w:type="pct"/>
          <w:gridSpan w:val="2"/>
          <w:tcBorders>
            <w:bottom w:val="single" w:sz="4" w:space="0" w:color="auto"/>
            <w:right w:val="nil"/>
          </w:tcBorders>
          <w:vAlign w:val="center"/>
        </w:tcPr>
        <w:p w14:paraId="7B8DA5EB" w14:textId="343B1A34" w:rsidR="00646141" w:rsidRPr="00F85124" w:rsidRDefault="00646141" w:rsidP="00D45E55">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USER INSTRUCTIONS</w:t>
          </w:r>
        </w:p>
      </w:tc>
      <w:tc>
        <w:tcPr>
          <w:tcW w:w="1123" w:type="pct"/>
          <w:tcBorders>
            <w:left w:val="nil"/>
            <w:bottom w:val="single" w:sz="4" w:space="0" w:color="auto"/>
          </w:tcBorders>
          <w:tcMar>
            <w:left w:w="115" w:type="dxa"/>
            <w:right w:w="115" w:type="dxa"/>
          </w:tcMar>
          <w:vAlign w:val="center"/>
        </w:tcPr>
        <w:p w14:paraId="7B8DA5EC" w14:textId="2CA14127" w:rsidR="00646141" w:rsidRPr="00F85124" w:rsidRDefault="003F6BB4" w:rsidP="00D82883">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646141">
            <w:rPr>
              <w:rFonts w:asciiTheme="minorHAnsi" w:hAnsiTheme="minorHAnsi"/>
              <w:b w:val="0"/>
              <w:bCs/>
              <w:sz w:val="20"/>
            </w:rPr>
            <w:t>-PLB-02-E</w:t>
          </w:r>
        </w:p>
      </w:tc>
    </w:tr>
    <w:tr w:rsidR="00646141" w:rsidRPr="00F85124" w14:paraId="7B8DA5F0" w14:textId="77777777" w:rsidTr="005D2463">
      <w:trPr>
        <w:cantSplit/>
        <w:trHeight w:val="288"/>
      </w:trPr>
      <w:tc>
        <w:tcPr>
          <w:tcW w:w="2500" w:type="pct"/>
          <w:tcBorders>
            <w:right w:val="nil"/>
          </w:tcBorders>
        </w:tcPr>
        <w:p w14:paraId="7B8DA5EE" w14:textId="414D5287" w:rsidR="00646141" w:rsidRPr="00586C72" w:rsidRDefault="007C58C8" w:rsidP="00586C72">
          <w:pPr>
            <w:tabs>
              <w:tab w:val="right" w:pos="10543"/>
            </w:tabs>
            <w:spacing w:after="0"/>
            <w:rPr>
              <w:rFonts w:asciiTheme="minorHAnsi" w:hAnsiTheme="minorHAnsi"/>
              <w:sz w:val="20"/>
              <w:szCs w:val="20"/>
            </w:rPr>
          </w:pPr>
          <w:r>
            <w:rPr>
              <w:rFonts w:asciiTheme="minorHAnsi" w:hAnsiTheme="minorHAnsi"/>
              <w:bCs/>
              <w:sz w:val="20"/>
              <w:szCs w:val="20"/>
            </w:rPr>
            <w:t>Individual</w:t>
          </w:r>
          <w:r w:rsidRPr="00586C72">
            <w:rPr>
              <w:rFonts w:asciiTheme="minorHAnsi" w:hAnsiTheme="minorHAnsi"/>
              <w:bCs/>
              <w:sz w:val="20"/>
              <w:szCs w:val="20"/>
            </w:rPr>
            <w:t xml:space="preserve"> </w:t>
          </w:r>
          <w:r w:rsidR="00646141" w:rsidRPr="00586C72">
            <w:rPr>
              <w:rFonts w:asciiTheme="minorHAnsi" w:hAnsiTheme="minorHAnsi"/>
              <w:bCs/>
              <w:sz w:val="20"/>
              <w:szCs w:val="20"/>
            </w:rPr>
            <w:t>Dwelling Unit Hot Water System Distribution</w:t>
          </w:r>
        </w:p>
      </w:tc>
      <w:tc>
        <w:tcPr>
          <w:tcW w:w="2500" w:type="pct"/>
          <w:gridSpan w:val="2"/>
          <w:tcBorders>
            <w:left w:val="nil"/>
          </w:tcBorders>
        </w:tcPr>
        <w:p w14:paraId="7B8DA5EF" w14:textId="759DCE62"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2</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694AFC">
            <w:rPr>
              <w:rFonts w:asciiTheme="minorHAnsi" w:hAnsiTheme="minorHAnsi"/>
              <w:bCs/>
              <w:noProof/>
              <w:sz w:val="20"/>
              <w:szCs w:val="20"/>
            </w:rPr>
            <w:t>2</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1" w14:textId="5A6907D1" w:rsidR="00646141" w:rsidRPr="00ED521E" w:rsidRDefault="00000000" w:rsidP="00586C72">
    <w:pPr>
      <w:pStyle w:val="Header"/>
      <w:spacing w:after="0"/>
      <w:rPr>
        <w:sz w:val="20"/>
        <w:szCs w:val="16"/>
      </w:rPr>
    </w:pPr>
    <w:r>
      <w:rPr>
        <w:rFonts w:asciiTheme="minorHAnsi" w:hAnsiTheme="minorHAnsi"/>
        <w:b/>
        <w:bCs/>
        <w:noProof/>
        <w:sz w:val="20"/>
      </w:rPr>
      <w:pict w14:anchorId="7B8DA6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5" o:spid="_x0000_s1035" type="#_x0000_t75" style="position:absolute;margin-left:0;margin-top:0;width:10in;height:540pt;z-index:-251658234;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3" w14:textId="77777777" w:rsidR="00646141" w:rsidRDefault="00000000">
    <w:pPr>
      <w:pStyle w:val="Header"/>
    </w:pPr>
    <w:r>
      <w:rPr>
        <w:noProof/>
      </w:rPr>
      <w:pict w14:anchorId="7B8DA6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3" o:spid="_x0000_s1028" type="#_x0000_t75" style="position:absolute;margin-left:0;margin-top:0;width:10in;height:540pt;z-index:-251658233;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4" w14:textId="77777777" w:rsidR="00646141" w:rsidRDefault="00000000">
    <w:pPr>
      <w:pStyle w:val="Header"/>
    </w:pPr>
    <w:r>
      <w:rPr>
        <w:noProof/>
      </w:rPr>
      <w:pict w14:anchorId="7B8DA6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7" o:spid="_x0000_s1032" type="#_x0000_t75" style="position:absolute;margin-left:0;margin-top:0;width:10in;height:540pt;z-index:-251658237;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2974"/>
      <w:gridCol w:w="2425"/>
    </w:tblGrid>
    <w:tr w:rsidR="00646141" w:rsidRPr="00F85124" w14:paraId="7B8DA5F7" w14:textId="77777777" w:rsidTr="000877CF">
      <w:trPr>
        <w:cantSplit/>
        <w:trHeight w:val="144"/>
      </w:trPr>
      <w:tc>
        <w:tcPr>
          <w:tcW w:w="3877" w:type="pct"/>
          <w:gridSpan w:val="2"/>
          <w:tcBorders>
            <w:bottom w:val="single" w:sz="4" w:space="0" w:color="auto"/>
            <w:right w:val="nil"/>
          </w:tcBorders>
          <w:vAlign w:val="center"/>
        </w:tcPr>
        <w:p w14:paraId="7B8DA5F5" w14:textId="4C1E8C96" w:rsidR="00646141" w:rsidRPr="00F85124" w:rsidRDefault="00646141" w:rsidP="00DE2B86">
          <w:pPr>
            <w:pStyle w:val="Heading1"/>
            <w:numPr>
              <w:ilvl w:val="0"/>
              <w:numId w:val="0"/>
            </w:numPr>
            <w:spacing w:before="0"/>
            <w:rPr>
              <w:rFonts w:asciiTheme="minorHAnsi" w:hAnsiTheme="minorHAnsi"/>
              <w:b w:val="0"/>
              <w:bCs/>
              <w:sz w:val="20"/>
            </w:rPr>
          </w:pPr>
          <w:r>
            <w:rPr>
              <w:rFonts w:asciiTheme="minorHAnsi" w:hAnsiTheme="minorHAnsi"/>
              <w:b w:val="0"/>
              <w:bCs/>
              <w:sz w:val="20"/>
            </w:rPr>
            <w:t>CERTIFICATE OF INSTALLATION – DATA FIELD DEFINITIONS AND CALCULATIONS</w:t>
          </w:r>
        </w:p>
      </w:tc>
      <w:tc>
        <w:tcPr>
          <w:tcW w:w="1123" w:type="pct"/>
          <w:tcBorders>
            <w:left w:val="nil"/>
            <w:bottom w:val="single" w:sz="4" w:space="0" w:color="auto"/>
          </w:tcBorders>
          <w:tcMar>
            <w:left w:w="115" w:type="dxa"/>
            <w:right w:w="115" w:type="dxa"/>
          </w:tcMar>
          <w:vAlign w:val="center"/>
        </w:tcPr>
        <w:p w14:paraId="7B8DA5F6" w14:textId="2B8A05F5" w:rsidR="00646141" w:rsidRDefault="00CE2134">
          <w:pPr>
            <w:pStyle w:val="Heading1"/>
            <w:numPr>
              <w:ilvl w:val="0"/>
              <w:numId w:val="0"/>
            </w:numPr>
            <w:spacing w:before="0"/>
            <w:jc w:val="right"/>
            <w:rPr>
              <w:rFonts w:asciiTheme="minorHAnsi" w:hAnsiTheme="minorHAnsi"/>
              <w:b w:val="0"/>
              <w:bCs/>
              <w:sz w:val="20"/>
            </w:rPr>
          </w:pPr>
          <w:r>
            <w:rPr>
              <w:rFonts w:asciiTheme="minorHAnsi" w:hAnsiTheme="minorHAnsi"/>
              <w:b w:val="0"/>
              <w:bCs/>
              <w:sz w:val="20"/>
            </w:rPr>
            <w:t>LMCI</w:t>
          </w:r>
          <w:r w:rsidR="00646141">
            <w:rPr>
              <w:rFonts w:asciiTheme="minorHAnsi" w:hAnsiTheme="minorHAnsi"/>
              <w:b w:val="0"/>
              <w:bCs/>
              <w:sz w:val="20"/>
            </w:rPr>
            <w:t>-PLB-02-E</w:t>
          </w:r>
        </w:p>
      </w:tc>
    </w:tr>
    <w:tr w:rsidR="00646141" w:rsidRPr="00F85124" w14:paraId="7B8DA5FA" w14:textId="77777777" w:rsidTr="005D2463">
      <w:trPr>
        <w:cantSplit/>
        <w:trHeight w:val="288"/>
      </w:trPr>
      <w:tc>
        <w:tcPr>
          <w:tcW w:w="2500" w:type="pct"/>
          <w:tcBorders>
            <w:right w:val="nil"/>
          </w:tcBorders>
        </w:tcPr>
        <w:p w14:paraId="7B8DA5F8" w14:textId="6913552E" w:rsidR="00646141" w:rsidRPr="00586C72" w:rsidRDefault="00CE2134" w:rsidP="00586C72">
          <w:pPr>
            <w:tabs>
              <w:tab w:val="right" w:pos="10543"/>
            </w:tabs>
            <w:spacing w:after="0"/>
            <w:rPr>
              <w:rFonts w:asciiTheme="minorHAnsi" w:hAnsiTheme="minorHAnsi"/>
              <w:sz w:val="20"/>
              <w:szCs w:val="20"/>
            </w:rPr>
          </w:pPr>
          <w:r>
            <w:rPr>
              <w:rFonts w:asciiTheme="minorHAnsi" w:hAnsiTheme="minorHAnsi"/>
              <w:bCs/>
              <w:sz w:val="20"/>
              <w:szCs w:val="20"/>
            </w:rPr>
            <w:t>Individual</w:t>
          </w:r>
          <w:r w:rsidRPr="00586C72">
            <w:rPr>
              <w:rFonts w:asciiTheme="minorHAnsi" w:hAnsiTheme="minorHAnsi"/>
              <w:bCs/>
              <w:sz w:val="20"/>
              <w:szCs w:val="20"/>
            </w:rPr>
            <w:t xml:space="preserve"> </w:t>
          </w:r>
          <w:r w:rsidR="00646141" w:rsidRPr="00586C72">
            <w:rPr>
              <w:rFonts w:asciiTheme="minorHAnsi" w:hAnsiTheme="minorHAnsi"/>
              <w:bCs/>
              <w:sz w:val="20"/>
              <w:szCs w:val="20"/>
            </w:rPr>
            <w:t>Dwelling Unit Hot Water System Distribution</w:t>
          </w:r>
        </w:p>
      </w:tc>
      <w:tc>
        <w:tcPr>
          <w:tcW w:w="2500" w:type="pct"/>
          <w:gridSpan w:val="2"/>
          <w:tcBorders>
            <w:left w:val="nil"/>
          </w:tcBorders>
        </w:tcPr>
        <w:p w14:paraId="7B8DA5F9" w14:textId="70AC42ED" w:rsidR="00646141" w:rsidRPr="00586C72" w:rsidRDefault="00646141" w:rsidP="00586C72">
          <w:pPr>
            <w:tabs>
              <w:tab w:val="right" w:pos="10543"/>
            </w:tabs>
            <w:spacing w:after="0"/>
            <w:jc w:val="right"/>
            <w:rPr>
              <w:rFonts w:asciiTheme="minorHAnsi" w:hAnsiTheme="minorHAnsi"/>
              <w:sz w:val="20"/>
              <w:szCs w:val="20"/>
            </w:rPr>
          </w:pPr>
          <w:r w:rsidRPr="00586C72">
            <w:rPr>
              <w:rFonts w:asciiTheme="minorHAnsi" w:hAnsiTheme="minorHAnsi"/>
              <w:bCs/>
              <w:sz w:val="20"/>
              <w:szCs w:val="20"/>
            </w:rPr>
            <w:t xml:space="preserve">(Page </w:t>
          </w:r>
          <w:r w:rsidRPr="00586C72">
            <w:rPr>
              <w:rFonts w:asciiTheme="minorHAnsi" w:hAnsiTheme="minorHAnsi"/>
              <w:bCs/>
              <w:sz w:val="20"/>
              <w:szCs w:val="20"/>
            </w:rPr>
            <w:fldChar w:fldCharType="begin"/>
          </w:r>
          <w:r w:rsidRPr="00586C72">
            <w:rPr>
              <w:rFonts w:asciiTheme="minorHAnsi" w:hAnsiTheme="minorHAnsi"/>
              <w:bCs/>
              <w:sz w:val="20"/>
              <w:szCs w:val="20"/>
            </w:rPr>
            <w:instrText xml:space="preserve"> PAGE   \* MERGEFORMAT </w:instrText>
          </w:r>
          <w:r w:rsidRPr="00586C72">
            <w:rPr>
              <w:rFonts w:asciiTheme="minorHAnsi" w:hAnsiTheme="minorHAnsi"/>
              <w:bCs/>
              <w:sz w:val="20"/>
              <w:szCs w:val="20"/>
            </w:rPr>
            <w:fldChar w:fldCharType="separate"/>
          </w:r>
          <w:r w:rsidR="007E2540">
            <w:rPr>
              <w:rFonts w:asciiTheme="minorHAnsi" w:hAnsiTheme="minorHAnsi"/>
              <w:bCs/>
              <w:noProof/>
              <w:sz w:val="20"/>
              <w:szCs w:val="20"/>
            </w:rPr>
            <w:t>7</w:t>
          </w:r>
          <w:r w:rsidRPr="00586C72">
            <w:rPr>
              <w:rFonts w:asciiTheme="minorHAnsi" w:hAnsiTheme="minorHAnsi"/>
              <w:bCs/>
              <w:sz w:val="20"/>
              <w:szCs w:val="20"/>
            </w:rPr>
            <w:fldChar w:fldCharType="end"/>
          </w:r>
          <w:r w:rsidRPr="00586C72">
            <w:rPr>
              <w:rFonts w:asciiTheme="minorHAnsi" w:hAnsiTheme="minorHAnsi"/>
              <w:bCs/>
              <w:sz w:val="20"/>
              <w:szCs w:val="20"/>
            </w:rPr>
            <w:t xml:space="preserve"> of </w:t>
          </w:r>
          <w:r>
            <w:rPr>
              <w:rFonts w:asciiTheme="minorHAnsi" w:hAnsiTheme="minorHAnsi"/>
              <w:bCs/>
              <w:noProof/>
              <w:sz w:val="20"/>
              <w:szCs w:val="20"/>
            </w:rPr>
            <w:fldChar w:fldCharType="begin"/>
          </w:r>
          <w:r>
            <w:rPr>
              <w:rFonts w:asciiTheme="minorHAnsi" w:hAnsiTheme="minorHAnsi"/>
              <w:bCs/>
              <w:noProof/>
              <w:sz w:val="20"/>
              <w:szCs w:val="20"/>
            </w:rPr>
            <w:instrText xml:space="preserve"> SECTIONPAGES   \* MERGEFORMAT </w:instrText>
          </w:r>
          <w:r>
            <w:rPr>
              <w:rFonts w:asciiTheme="minorHAnsi" w:hAnsiTheme="minorHAnsi"/>
              <w:bCs/>
              <w:noProof/>
              <w:sz w:val="20"/>
              <w:szCs w:val="20"/>
            </w:rPr>
            <w:fldChar w:fldCharType="separate"/>
          </w:r>
          <w:r w:rsidR="00694AFC">
            <w:rPr>
              <w:rFonts w:asciiTheme="minorHAnsi" w:hAnsiTheme="minorHAnsi"/>
              <w:bCs/>
              <w:noProof/>
              <w:sz w:val="20"/>
              <w:szCs w:val="20"/>
            </w:rPr>
            <w:t>9</w:t>
          </w:r>
          <w:r>
            <w:rPr>
              <w:rFonts w:asciiTheme="minorHAnsi" w:hAnsiTheme="minorHAnsi"/>
              <w:bCs/>
              <w:noProof/>
              <w:sz w:val="20"/>
              <w:szCs w:val="20"/>
            </w:rPr>
            <w:fldChar w:fldCharType="end"/>
          </w:r>
          <w:r w:rsidRPr="00586C72">
            <w:rPr>
              <w:rFonts w:asciiTheme="minorHAnsi" w:hAnsiTheme="minorHAnsi"/>
              <w:bCs/>
              <w:sz w:val="20"/>
              <w:szCs w:val="20"/>
            </w:rPr>
            <w:t>)</w:t>
          </w:r>
        </w:p>
      </w:tc>
    </w:tr>
  </w:tbl>
  <w:p w14:paraId="7B8DA5FB" w14:textId="4B043221" w:rsidR="00646141" w:rsidRPr="00ED521E" w:rsidRDefault="00000000" w:rsidP="00586C72">
    <w:pPr>
      <w:pStyle w:val="Header"/>
      <w:spacing w:after="0"/>
      <w:rPr>
        <w:sz w:val="20"/>
        <w:szCs w:val="16"/>
      </w:rPr>
    </w:pPr>
    <w:r>
      <w:rPr>
        <w:rFonts w:asciiTheme="minorHAnsi" w:hAnsiTheme="minorHAnsi"/>
        <w:b/>
        <w:bCs/>
        <w:noProof/>
        <w:sz w:val="20"/>
      </w:rPr>
      <w:pict w14:anchorId="7B8DA6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8" o:spid="_x0000_s1034" type="#_x0000_t75" style="position:absolute;margin-left:0;margin-top:0;width:10in;height:540pt;z-index:-251658236;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DA5FC" w14:textId="77777777" w:rsidR="00646141" w:rsidRDefault="00000000">
    <w:pPr>
      <w:pStyle w:val="Header"/>
    </w:pPr>
    <w:r>
      <w:rPr>
        <w:noProof/>
      </w:rPr>
      <w:pict w14:anchorId="7B8DA60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460896" o:spid="_x0000_s1031" type="#_x0000_t75" style="position:absolute;margin-left:0;margin-top:0;width:10in;height:540pt;z-index:-251658238;mso-position-horizontal:center;mso-position-horizontal-relative:margin;mso-position-vertical:center;mso-position-vertical-relative:margin" o:allowincell="f">
          <v:imagedata r:id="rId1" o:title="For information and data collection only"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638FE"/>
    <w:multiLevelType w:val="hybridMultilevel"/>
    <w:tmpl w:val="3484FEE6"/>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 w15:restartNumberingAfterBreak="0">
    <w:nsid w:val="0EF4549F"/>
    <w:multiLevelType w:val="hybridMultilevel"/>
    <w:tmpl w:val="BCF495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D0ED2"/>
    <w:multiLevelType w:val="hybridMultilevel"/>
    <w:tmpl w:val="625274C8"/>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C231E4D"/>
    <w:multiLevelType w:val="hybridMultilevel"/>
    <w:tmpl w:val="1C0EB72A"/>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4" w15:restartNumberingAfterBreak="0">
    <w:nsid w:val="1E2F1E5A"/>
    <w:multiLevelType w:val="hybridMultilevel"/>
    <w:tmpl w:val="49C0AF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F36FFD"/>
    <w:multiLevelType w:val="hybridMultilevel"/>
    <w:tmpl w:val="3E9E84EA"/>
    <w:lvl w:ilvl="0" w:tplc="7A1E4E2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FC36BD"/>
    <w:multiLevelType w:val="hybridMultilevel"/>
    <w:tmpl w:val="5F327306"/>
    <w:lvl w:ilvl="0" w:tplc="BC6CF56C">
      <w:start w:val="1"/>
      <w:numFmt w:val="decimal"/>
      <w:lvlText w:val="%1."/>
      <w:lvlJc w:val="left"/>
      <w:pPr>
        <w:ind w:left="630" w:hanging="360"/>
      </w:pPr>
      <w:rPr>
        <w:rFonts w:hint="default"/>
      </w:rPr>
    </w:lvl>
    <w:lvl w:ilvl="1" w:tplc="04090003">
      <w:start w:val="1"/>
      <w:numFmt w:val="bullet"/>
      <w:lvlText w:val="o"/>
      <w:lvlJc w:val="left"/>
      <w:pPr>
        <w:ind w:left="1350" w:hanging="360"/>
      </w:pPr>
      <w:rPr>
        <w:rFonts w:ascii="Courier New" w:hAnsi="Courier New" w:cs="Courier New"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7" w15:restartNumberingAfterBreak="0">
    <w:nsid w:val="27AD4FAA"/>
    <w:multiLevelType w:val="hybridMultilevel"/>
    <w:tmpl w:val="47DC5932"/>
    <w:lvl w:ilvl="0" w:tplc="6C9E62AA">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8336AA2"/>
    <w:multiLevelType w:val="hybridMultilevel"/>
    <w:tmpl w:val="22E88BA0"/>
    <w:lvl w:ilvl="0" w:tplc="FC587790">
      <w:start w:val="1"/>
      <w:numFmt w:val="decimal"/>
      <w:lvlText w:val="%1."/>
      <w:lvlJc w:val="left"/>
      <w:pPr>
        <w:ind w:left="360" w:hanging="360"/>
      </w:pPr>
      <w:rPr>
        <w:rFonts w:asciiTheme="minorHAnsi" w:hAnsiTheme="minorHAnsi" w:hint="default"/>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4174DD"/>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0" w15:restartNumberingAfterBreak="0">
    <w:nsid w:val="29056953"/>
    <w:multiLevelType w:val="hybridMultilevel"/>
    <w:tmpl w:val="BBEA87E2"/>
    <w:lvl w:ilvl="0" w:tplc="7A1E4E2E">
      <w:start w:val="1"/>
      <w:numFmt w:val="decimal"/>
      <w:lvlText w:val="%1."/>
      <w:lvlJc w:val="left"/>
      <w:pPr>
        <w:ind w:left="972" w:hanging="360"/>
      </w:pPr>
      <w:rPr>
        <w:b w:val="0"/>
        <w:bCs/>
      </w:rPr>
    </w:lvl>
    <w:lvl w:ilvl="1" w:tplc="04090019" w:tentative="1">
      <w:start w:val="1"/>
      <w:numFmt w:val="lowerLetter"/>
      <w:lvlText w:val="%2."/>
      <w:lvlJc w:val="left"/>
      <w:pPr>
        <w:ind w:left="1692" w:hanging="360"/>
      </w:pPr>
    </w:lvl>
    <w:lvl w:ilvl="2" w:tplc="0409001B" w:tentative="1">
      <w:start w:val="1"/>
      <w:numFmt w:val="lowerRoman"/>
      <w:lvlText w:val="%3."/>
      <w:lvlJc w:val="right"/>
      <w:pPr>
        <w:ind w:left="2412" w:hanging="180"/>
      </w:pPr>
    </w:lvl>
    <w:lvl w:ilvl="3" w:tplc="0409000F" w:tentative="1">
      <w:start w:val="1"/>
      <w:numFmt w:val="decimal"/>
      <w:lvlText w:val="%4."/>
      <w:lvlJc w:val="left"/>
      <w:pPr>
        <w:ind w:left="3132" w:hanging="360"/>
      </w:pPr>
    </w:lvl>
    <w:lvl w:ilvl="4" w:tplc="04090019" w:tentative="1">
      <w:start w:val="1"/>
      <w:numFmt w:val="lowerLetter"/>
      <w:lvlText w:val="%5."/>
      <w:lvlJc w:val="left"/>
      <w:pPr>
        <w:ind w:left="3852" w:hanging="360"/>
      </w:pPr>
    </w:lvl>
    <w:lvl w:ilvl="5" w:tplc="0409001B" w:tentative="1">
      <w:start w:val="1"/>
      <w:numFmt w:val="lowerRoman"/>
      <w:lvlText w:val="%6."/>
      <w:lvlJc w:val="right"/>
      <w:pPr>
        <w:ind w:left="4572" w:hanging="180"/>
      </w:pPr>
    </w:lvl>
    <w:lvl w:ilvl="6" w:tplc="0409000F" w:tentative="1">
      <w:start w:val="1"/>
      <w:numFmt w:val="decimal"/>
      <w:lvlText w:val="%7."/>
      <w:lvlJc w:val="left"/>
      <w:pPr>
        <w:ind w:left="5292" w:hanging="360"/>
      </w:pPr>
    </w:lvl>
    <w:lvl w:ilvl="7" w:tplc="04090019" w:tentative="1">
      <w:start w:val="1"/>
      <w:numFmt w:val="lowerLetter"/>
      <w:lvlText w:val="%8."/>
      <w:lvlJc w:val="left"/>
      <w:pPr>
        <w:ind w:left="6012" w:hanging="360"/>
      </w:pPr>
    </w:lvl>
    <w:lvl w:ilvl="8" w:tplc="0409001B" w:tentative="1">
      <w:start w:val="1"/>
      <w:numFmt w:val="lowerRoman"/>
      <w:lvlText w:val="%9."/>
      <w:lvlJc w:val="right"/>
      <w:pPr>
        <w:ind w:left="6732" w:hanging="180"/>
      </w:pPr>
    </w:lvl>
  </w:abstractNum>
  <w:abstractNum w:abstractNumId="11" w15:restartNumberingAfterBreak="0">
    <w:nsid w:val="2A97307D"/>
    <w:multiLevelType w:val="hybridMultilevel"/>
    <w:tmpl w:val="B178CB96"/>
    <w:lvl w:ilvl="0" w:tplc="7A1E4E2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BF46B38"/>
    <w:multiLevelType w:val="hybridMultilevel"/>
    <w:tmpl w:val="5C3CF52C"/>
    <w:lvl w:ilvl="0" w:tplc="2CC4DF48">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02A7801"/>
    <w:multiLevelType w:val="hybridMultilevel"/>
    <w:tmpl w:val="24AC2BF0"/>
    <w:lvl w:ilvl="0" w:tplc="5FE2B916">
      <w:start w:val="3"/>
      <w:numFmt w:val="upperLetter"/>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4" w15:restartNumberingAfterBreak="0">
    <w:nsid w:val="328A1704"/>
    <w:multiLevelType w:val="hybridMultilevel"/>
    <w:tmpl w:val="5EFEB774"/>
    <w:lvl w:ilvl="0" w:tplc="5BAAE562">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5" w15:restartNumberingAfterBreak="0">
    <w:nsid w:val="34B261C4"/>
    <w:multiLevelType w:val="hybridMultilevel"/>
    <w:tmpl w:val="C8A294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B75685"/>
    <w:multiLevelType w:val="multilevel"/>
    <w:tmpl w:val="49BE91C8"/>
    <w:lvl w:ilvl="0">
      <w:start w:val="1"/>
      <w:numFmt w:val="decimal"/>
      <w:pStyle w:val="Heading1"/>
      <w:suff w:val="space"/>
      <w:lvlText w:val="Appendix RA%1"/>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start w:val="1"/>
      <w:numFmt w:val="decimal"/>
      <w:pStyle w:val="Heading2"/>
      <w:lvlText w:val="RA%1.%2"/>
      <w:lvlJc w:val="left"/>
      <w:pPr>
        <w:tabs>
          <w:tab w:val="num" w:pos="540"/>
        </w:tabs>
        <w:ind w:left="180" w:hanging="180"/>
      </w:pPr>
      <w:rPr>
        <w:rFonts w:ascii="Arial" w:hAnsi="Arial"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suff w:val="space"/>
      <w:lvlText w:val="RA%1.%2.%3"/>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3">
      <w:start w:val="1"/>
      <w:numFmt w:val="decimal"/>
      <w:pStyle w:val="Heading4"/>
      <w:lvlText w:val="RA%1.%2.%3.%4"/>
      <w:lvlJc w:val="left"/>
      <w:pPr>
        <w:tabs>
          <w:tab w:val="num" w:pos="2340"/>
        </w:tabs>
        <w:ind w:left="198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4">
      <w:start w:val="1"/>
      <w:numFmt w:val="decimal"/>
      <w:pStyle w:val="Heading5"/>
      <w:lvlText w:val="RA%1.%2.%3.%4.%5"/>
      <w:lvlJc w:val="left"/>
      <w:pPr>
        <w:tabs>
          <w:tab w:val="num" w:pos="1530"/>
        </w:tabs>
        <w:ind w:left="117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5">
      <w:start w:val="1"/>
      <w:numFmt w:val="decimal"/>
      <w:pStyle w:val="Heading6"/>
      <w:lvlText w:val="RA%1.%2.%3.%4.%5.%6"/>
      <w:lvlJc w:val="left"/>
      <w:pPr>
        <w:tabs>
          <w:tab w:val="num" w:pos="720"/>
        </w:tabs>
        <w:ind w:left="360" w:hanging="360"/>
      </w:pPr>
      <w:rPr>
        <w:rFonts w:ascii="Arial" w:hAnsi="Arial" w:hint="default"/>
      </w:rPr>
    </w:lvl>
    <w:lvl w:ilvl="6">
      <w:start w:val="1"/>
      <w:numFmt w:val="none"/>
      <w:pStyle w:val="Heading7"/>
      <w:suff w:val="nothing"/>
      <w:lvlText w:val=""/>
      <w:lvlJc w:val="left"/>
      <w:pPr>
        <w:ind w:left="360" w:firstLine="0"/>
      </w:pPr>
      <w:rPr>
        <w:rFonts w:hint="default"/>
      </w:rPr>
    </w:lvl>
    <w:lvl w:ilvl="7">
      <w:start w:val="1"/>
      <w:numFmt w:val="none"/>
      <w:pStyle w:val="Heading8"/>
      <w:suff w:val="nothing"/>
      <w:lvlText w:val=""/>
      <w:lvlJc w:val="left"/>
      <w:pPr>
        <w:ind w:left="360" w:firstLine="0"/>
      </w:pPr>
      <w:rPr>
        <w:rFonts w:hint="default"/>
      </w:rPr>
    </w:lvl>
    <w:lvl w:ilvl="8">
      <w:start w:val="1"/>
      <w:numFmt w:val="none"/>
      <w:pStyle w:val="Heading9"/>
      <w:suff w:val="nothing"/>
      <w:lvlText w:val=""/>
      <w:lvlJc w:val="left"/>
      <w:pPr>
        <w:ind w:left="360" w:firstLine="0"/>
      </w:pPr>
      <w:rPr>
        <w:rFonts w:hint="default"/>
      </w:rPr>
    </w:lvl>
  </w:abstractNum>
  <w:abstractNum w:abstractNumId="17" w15:restartNumberingAfterBreak="0">
    <w:nsid w:val="38CD49F6"/>
    <w:multiLevelType w:val="hybridMultilevel"/>
    <w:tmpl w:val="21A8B55A"/>
    <w:lvl w:ilvl="0" w:tplc="788876DA">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F0580C"/>
    <w:multiLevelType w:val="hybridMultilevel"/>
    <w:tmpl w:val="1B68D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A47373"/>
    <w:multiLevelType w:val="hybridMultilevel"/>
    <w:tmpl w:val="BDBC62E2"/>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3C221A5"/>
    <w:multiLevelType w:val="hybridMultilevel"/>
    <w:tmpl w:val="76CAA6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77E632D"/>
    <w:multiLevelType w:val="hybridMultilevel"/>
    <w:tmpl w:val="407070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7C75DF2"/>
    <w:multiLevelType w:val="hybridMultilevel"/>
    <w:tmpl w:val="95B015FC"/>
    <w:lvl w:ilvl="0" w:tplc="4FA0153A">
      <w:start w:val="1"/>
      <w:numFmt w:val="decimal"/>
      <w:lvlText w:val="%1."/>
      <w:lvlJc w:val="left"/>
      <w:pPr>
        <w:ind w:left="720" w:hanging="360"/>
      </w:pPr>
      <w:rPr>
        <w:rFonts w:asciiTheme="minorHAnsi" w:hAnsiTheme="minorHAnsi" w:cs="Arial"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4" w15:restartNumberingAfterBreak="0">
    <w:nsid w:val="48936A56"/>
    <w:multiLevelType w:val="hybridMultilevel"/>
    <w:tmpl w:val="2144AFFA"/>
    <w:lvl w:ilvl="0" w:tplc="5C602E78">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48BB6E5E"/>
    <w:multiLevelType w:val="hybridMultilevel"/>
    <w:tmpl w:val="D2326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F4024A"/>
    <w:multiLevelType w:val="hybridMultilevel"/>
    <w:tmpl w:val="72049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2F3D95"/>
    <w:multiLevelType w:val="hybridMultilevel"/>
    <w:tmpl w:val="8A508B02"/>
    <w:lvl w:ilvl="0" w:tplc="61E02296">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BE969C1"/>
    <w:multiLevelType w:val="hybridMultilevel"/>
    <w:tmpl w:val="C8562A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4DA3238A"/>
    <w:multiLevelType w:val="hybridMultilevel"/>
    <w:tmpl w:val="23F022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2B5A07"/>
    <w:multiLevelType w:val="hybridMultilevel"/>
    <w:tmpl w:val="C36A35AA"/>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1" w15:restartNumberingAfterBreak="0">
    <w:nsid w:val="50A226AA"/>
    <w:multiLevelType w:val="hybridMultilevel"/>
    <w:tmpl w:val="774ADC40"/>
    <w:lvl w:ilvl="0" w:tplc="04090001">
      <w:start w:val="1"/>
      <w:numFmt w:val="bullet"/>
      <w:lvlText w:val=""/>
      <w:lvlJc w:val="left"/>
      <w:pPr>
        <w:ind w:left="54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E93952"/>
    <w:multiLevelType w:val="hybridMultilevel"/>
    <w:tmpl w:val="B8D44F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6640BBC"/>
    <w:multiLevelType w:val="hybridMultilevel"/>
    <w:tmpl w:val="78DE64D6"/>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1C5834"/>
    <w:multiLevelType w:val="hybridMultilevel"/>
    <w:tmpl w:val="F7B6C7A8"/>
    <w:lvl w:ilvl="0" w:tplc="BC6CF56C">
      <w:start w:val="1"/>
      <w:numFmt w:val="decimal"/>
      <w:lvlText w:val="%1."/>
      <w:lvlJc w:val="left"/>
      <w:pPr>
        <w:ind w:left="630" w:hanging="360"/>
      </w:pPr>
      <w:rPr>
        <w:rFonts w:hint="default"/>
      </w:rPr>
    </w:lvl>
    <w:lvl w:ilvl="1" w:tplc="04090001">
      <w:start w:val="1"/>
      <w:numFmt w:val="bullet"/>
      <w:lvlText w:val=""/>
      <w:lvlJc w:val="left"/>
      <w:pPr>
        <w:ind w:left="1350" w:hanging="360"/>
      </w:pPr>
      <w:rPr>
        <w:rFonts w:ascii="Symbol" w:hAnsi="Symbol"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5" w15:restartNumberingAfterBreak="0">
    <w:nsid w:val="685C6019"/>
    <w:multiLevelType w:val="hybridMultilevel"/>
    <w:tmpl w:val="808639FC"/>
    <w:lvl w:ilvl="0" w:tplc="4FA0153A">
      <w:start w:val="1"/>
      <w:numFmt w:val="decimal"/>
      <w:lvlText w:val="%1."/>
      <w:lvlJc w:val="left"/>
      <w:pPr>
        <w:ind w:left="540" w:hanging="360"/>
      </w:pPr>
      <w:rPr>
        <w:rFonts w:asciiTheme="minorHAnsi" w:hAnsi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88E6420"/>
    <w:multiLevelType w:val="hybridMultilevel"/>
    <w:tmpl w:val="0B74DDA4"/>
    <w:lvl w:ilvl="0" w:tplc="4FA0153A">
      <w:start w:val="1"/>
      <w:numFmt w:val="decimal"/>
      <w:lvlText w:val="%1."/>
      <w:lvlJc w:val="left"/>
      <w:pPr>
        <w:ind w:left="810" w:hanging="360"/>
      </w:pPr>
      <w:rPr>
        <w:rFonts w:asciiTheme="minorHAnsi" w:hAnsiTheme="minorHAnsi" w:cs="Aria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37" w15:restartNumberingAfterBreak="0">
    <w:nsid w:val="6D2620A5"/>
    <w:multiLevelType w:val="hybridMultilevel"/>
    <w:tmpl w:val="356839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6D2E92"/>
    <w:multiLevelType w:val="hybridMultilevel"/>
    <w:tmpl w:val="3FC2514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2057A54"/>
    <w:multiLevelType w:val="hybridMultilevel"/>
    <w:tmpl w:val="5080B6FE"/>
    <w:lvl w:ilvl="0" w:tplc="7A1E4E2E">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8A361B2"/>
    <w:multiLevelType w:val="hybridMultilevel"/>
    <w:tmpl w:val="1A384700"/>
    <w:lvl w:ilvl="0" w:tplc="C276DB9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481BD4"/>
    <w:multiLevelType w:val="hybridMultilevel"/>
    <w:tmpl w:val="6BA876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439024">
    <w:abstractNumId w:val="16"/>
  </w:num>
  <w:num w:numId="2" w16cid:durableId="625237268">
    <w:abstractNumId w:val="12"/>
  </w:num>
  <w:num w:numId="3" w16cid:durableId="399448684">
    <w:abstractNumId w:val="2"/>
  </w:num>
  <w:num w:numId="4" w16cid:durableId="1491943534">
    <w:abstractNumId w:val="9"/>
  </w:num>
  <w:num w:numId="5" w16cid:durableId="552690610">
    <w:abstractNumId w:val="36"/>
  </w:num>
  <w:num w:numId="6" w16cid:durableId="1649286329">
    <w:abstractNumId w:val="23"/>
  </w:num>
  <w:num w:numId="7" w16cid:durableId="864561219">
    <w:abstractNumId w:val="35"/>
  </w:num>
  <w:num w:numId="8" w16cid:durableId="1150173109">
    <w:abstractNumId w:val="1"/>
  </w:num>
  <w:num w:numId="9" w16cid:durableId="1469396070">
    <w:abstractNumId w:val="26"/>
  </w:num>
  <w:num w:numId="10" w16cid:durableId="570508807">
    <w:abstractNumId w:val="22"/>
  </w:num>
  <w:num w:numId="11" w16cid:durableId="100731324">
    <w:abstractNumId w:val="4"/>
  </w:num>
  <w:num w:numId="12" w16cid:durableId="1296522755">
    <w:abstractNumId w:val="30"/>
  </w:num>
  <w:num w:numId="13" w16cid:durableId="1728072131">
    <w:abstractNumId w:val="21"/>
  </w:num>
  <w:num w:numId="14" w16cid:durableId="786656522">
    <w:abstractNumId w:val="28"/>
  </w:num>
  <w:num w:numId="15" w16cid:durableId="315308611">
    <w:abstractNumId w:val="13"/>
  </w:num>
  <w:num w:numId="16" w16cid:durableId="854734211">
    <w:abstractNumId w:val="7"/>
  </w:num>
  <w:num w:numId="17" w16cid:durableId="428625034">
    <w:abstractNumId w:val="27"/>
  </w:num>
  <w:num w:numId="18" w16cid:durableId="1634097558">
    <w:abstractNumId w:val="8"/>
  </w:num>
  <w:num w:numId="19" w16cid:durableId="1533683831">
    <w:abstractNumId w:val="17"/>
  </w:num>
  <w:num w:numId="20" w16cid:durableId="760108979">
    <w:abstractNumId w:val="20"/>
  </w:num>
  <w:num w:numId="21" w16cid:durableId="1841500233">
    <w:abstractNumId w:val="38"/>
  </w:num>
  <w:num w:numId="22" w16cid:durableId="817307834">
    <w:abstractNumId w:val="41"/>
  </w:num>
  <w:num w:numId="23" w16cid:durableId="177544240">
    <w:abstractNumId w:val="18"/>
  </w:num>
  <w:num w:numId="24" w16cid:durableId="1667705510">
    <w:abstractNumId w:val="33"/>
  </w:num>
  <w:num w:numId="25" w16cid:durableId="1707749615">
    <w:abstractNumId w:val="40"/>
  </w:num>
  <w:num w:numId="26" w16cid:durableId="764569387">
    <w:abstractNumId w:val="7"/>
  </w:num>
  <w:num w:numId="27" w16cid:durableId="1483037433">
    <w:abstractNumId w:val="24"/>
  </w:num>
  <w:num w:numId="28" w16cid:durableId="78675765">
    <w:abstractNumId w:val="31"/>
  </w:num>
  <w:num w:numId="29" w16cid:durableId="802767238">
    <w:abstractNumId w:val="3"/>
  </w:num>
  <w:num w:numId="30" w16cid:durableId="238448319">
    <w:abstractNumId w:val="14"/>
  </w:num>
  <w:num w:numId="31" w16cid:durableId="503935757">
    <w:abstractNumId w:val="19"/>
  </w:num>
  <w:num w:numId="32" w16cid:durableId="1689523605">
    <w:abstractNumId w:val="25"/>
  </w:num>
  <w:num w:numId="33" w16cid:durableId="337389413">
    <w:abstractNumId w:val="6"/>
  </w:num>
  <w:num w:numId="34" w16cid:durableId="1336301262">
    <w:abstractNumId w:val="37"/>
  </w:num>
  <w:num w:numId="35" w16cid:durableId="1020549879">
    <w:abstractNumId w:val="34"/>
  </w:num>
  <w:num w:numId="36" w16cid:durableId="208107158">
    <w:abstractNumId w:val="15"/>
  </w:num>
  <w:num w:numId="37" w16cid:durableId="739210583">
    <w:abstractNumId w:val="0"/>
  </w:num>
  <w:num w:numId="38" w16cid:durableId="909001171">
    <w:abstractNumId w:val="32"/>
  </w:num>
  <w:num w:numId="39" w16cid:durableId="244536237">
    <w:abstractNumId w:val="29"/>
  </w:num>
  <w:num w:numId="40" w16cid:durableId="939096826">
    <w:abstractNumId w:val="5"/>
  </w:num>
  <w:num w:numId="41" w16cid:durableId="647713232">
    <w:abstractNumId w:val="39"/>
  </w:num>
  <w:num w:numId="42" w16cid:durableId="240875722">
    <w:abstractNumId w:val="10"/>
  </w:num>
  <w:num w:numId="43" w16cid:durableId="128011466">
    <w:abstractNumId w:val="11"/>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habibi, Haider@Energy">
    <w15:presenceInfo w15:providerId="AD" w15:userId="S::Haider.Alhabibi@energy.ca.gov::9decb8d2-95ad-4b7d-9bf6-d4373f69254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removeDateAndTime/>
  <w:activeWritingStyle w:appName="MSWord" w:lang="en-US" w:vendorID="64" w:dllVersion="0" w:nlCheck="1" w:checkStyle="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1D96"/>
    <w:rsid w:val="00000594"/>
    <w:rsid w:val="00001B38"/>
    <w:rsid w:val="00002232"/>
    <w:rsid w:val="000029DA"/>
    <w:rsid w:val="00010453"/>
    <w:rsid w:val="00010B47"/>
    <w:rsid w:val="00011F4C"/>
    <w:rsid w:val="00013667"/>
    <w:rsid w:val="00014300"/>
    <w:rsid w:val="000172D0"/>
    <w:rsid w:val="00020774"/>
    <w:rsid w:val="000208B3"/>
    <w:rsid w:val="00022B39"/>
    <w:rsid w:val="00024589"/>
    <w:rsid w:val="00025661"/>
    <w:rsid w:val="00026D13"/>
    <w:rsid w:val="00026F0A"/>
    <w:rsid w:val="00027F30"/>
    <w:rsid w:val="00030B0A"/>
    <w:rsid w:val="000348E3"/>
    <w:rsid w:val="00034BD4"/>
    <w:rsid w:val="00034C3F"/>
    <w:rsid w:val="00034EAB"/>
    <w:rsid w:val="000355C2"/>
    <w:rsid w:val="00035EF9"/>
    <w:rsid w:val="000368F8"/>
    <w:rsid w:val="0004431D"/>
    <w:rsid w:val="00044426"/>
    <w:rsid w:val="00046302"/>
    <w:rsid w:val="000470D3"/>
    <w:rsid w:val="00047BAF"/>
    <w:rsid w:val="00047C58"/>
    <w:rsid w:val="00050406"/>
    <w:rsid w:val="000504B8"/>
    <w:rsid w:val="00051B2A"/>
    <w:rsid w:val="00054DA1"/>
    <w:rsid w:val="00055518"/>
    <w:rsid w:val="00056305"/>
    <w:rsid w:val="00064845"/>
    <w:rsid w:val="00064983"/>
    <w:rsid w:val="0006638F"/>
    <w:rsid w:val="00067655"/>
    <w:rsid w:val="00070E4F"/>
    <w:rsid w:val="000718F8"/>
    <w:rsid w:val="0007315C"/>
    <w:rsid w:val="00073C09"/>
    <w:rsid w:val="00075497"/>
    <w:rsid w:val="00076780"/>
    <w:rsid w:val="000816FF"/>
    <w:rsid w:val="000861B5"/>
    <w:rsid w:val="000864F6"/>
    <w:rsid w:val="00086BD3"/>
    <w:rsid w:val="0008724A"/>
    <w:rsid w:val="000877CF"/>
    <w:rsid w:val="000919BD"/>
    <w:rsid w:val="00092307"/>
    <w:rsid w:val="000947DF"/>
    <w:rsid w:val="000A3131"/>
    <w:rsid w:val="000A448D"/>
    <w:rsid w:val="000A54FA"/>
    <w:rsid w:val="000A5E33"/>
    <w:rsid w:val="000B1797"/>
    <w:rsid w:val="000B4F57"/>
    <w:rsid w:val="000B52D6"/>
    <w:rsid w:val="000B5C9F"/>
    <w:rsid w:val="000C0CA3"/>
    <w:rsid w:val="000C1DA5"/>
    <w:rsid w:val="000C3FDF"/>
    <w:rsid w:val="000C409B"/>
    <w:rsid w:val="000C6172"/>
    <w:rsid w:val="000C6427"/>
    <w:rsid w:val="000D04F6"/>
    <w:rsid w:val="000D3F2B"/>
    <w:rsid w:val="000D42ED"/>
    <w:rsid w:val="000D4598"/>
    <w:rsid w:val="000D56DC"/>
    <w:rsid w:val="000E1923"/>
    <w:rsid w:val="000E1EA5"/>
    <w:rsid w:val="000E45E2"/>
    <w:rsid w:val="000E4E84"/>
    <w:rsid w:val="000E5EEC"/>
    <w:rsid w:val="000E647A"/>
    <w:rsid w:val="000F1D06"/>
    <w:rsid w:val="000F307F"/>
    <w:rsid w:val="000F6BE0"/>
    <w:rsid w:val="000F77EF"/>
    <w:rsid w:val="000F7F5A"/>
    <w:rsid w:val="00100F72"/>
    <w:rsid w:val="0010125C"/>
    <w:rsid w:val="00101F13"/>
    <w:rsid w:val="001030DF"/>
    <w:rsid w:val="00103FC6"/>
    <w:rsid w:val="00107043"/>
    <w:rsid w:val="001113B2"/>
    <w:rsid w:val="00111CF2"/>
    <w:rsid w:val="00114AAB"/>
    <w:rsid w:val="00115608"/>
    <w:rsid w:val="00116C69"/>
    <w:rsid w:val="00117EA8"/>
    <w:rsid w:val="00122A6B"/>
    <w:rsid w:val="00122DFF"/>
    <w:rsid w:val="0012714C"/>
    <w:rsid w:val="001275BA"/>
    <w:rsid w:val="00134E52"/>
    <w:rsid w:val="00136321"/>
    <w:rsid w:val="001379AE"/>
    <w:rsid w:val="00142B4D"/>
    <w:rsid w:val="00142E68"/>
    <w:rsid w:val="001433E1"/>
    <w:rsid w:val="0014401E"/>
    <w:rsid w:val="001445B5"/>
    <w:rsid w:val="0014483B"/>
    <w:rsid w:val="001479CF"/>
    <w:rsid w:val="00147E71"/>
    <w:rsid w:val="0015043A"/>
    <w:rsid w:val="00155D52"/>
    <w:rsid w:val="00156D4C"/>
    <w:rsid w:val="00157438"/>
    <w:rsid w:val="00157DF4"/>
    <w:rsid w:val="00162B48"/>
    <w:rsid w:val="00163E4E"/>
    <w:rsid w:val="00164A9C"/>
    <w:rsid w:val="00165A16"/>
    <w:rsid w:val="00165E97"/>
    <w:rsid w:val="00166597"/>
    <w:rsid w:val="00166F9C"/>
    <w:rsid w:val="001705D5"/>
    <w:rsid w:val="00172491"/>
    <w:rsid w:val="0017553F"/>
    <w:rsid w:val="00177CE0"/>
    <w:rsid w:val="00177DE9"/>
    <w:rsid w:val="00180091"/>
    <w:rsid w:val="00182071"/>
    <w:rsid w:val="0018275B"/>
    <w:rsid w:val="00186391"/>
    <w:rsid w:val="001935D1"/>
    <w:rsid w:val="00193F95"/>
    <w:rsid w:val="00194E6A"/>
    <w:rsid w:val="00195086"/>
    <w:rsid w:val="001A2FF8"/>
    <w:rsid w:val="001A44CD"/>
    <w:rsid w:val="001A750E"/>
    <w:rsid w:val="001B287A"/>
    <w:rsid w:val="001B3105"/>
    <w:rsid w:val="001B5F28"/>
    <w:rsid w:val="001B6293"/>
    <w:rsid w:val="001C1282"/>
    <w:rsid w:val="001C31FC"/>
    <w:rsid w:val="001C51E9"/>
    <w:rsid w:val="001C628C"/>
    <w:rsid w:val="001C6EE0"/>
    <w:rsid w:val="001C791D"/>
    <w:rsid w:val="001D0491"/>
    <w:rsid w:val="001D1D0F"/>
    <w:rsid w:val="001D2854"/>
    <w:rsid w:val="001D79B8"/>
    <w:rsid w:val="001E526F"/>
    <w:rsid w:val="001E52D9"/>
    <w:rsid w:val="001E55B0"/>
    <w:rsid w:val="001E58D1"/>
    <w:rsid w:val="001E6791"/>
    <w:rsid w:val="001F0A85"/>
    <w:rsid w:val="001F1996"/>
    <w:rsid w:val="001F3BFF"/>
    <w:rsid w:val="001F67AD"/>
    <w:rsid w:val="001F7DC3"/>
    <w:rsid w:val="001F7FD1"/>
    <w:rsid w:val="0020323C"/>
    <w:rsid w:val="00206D2B"/>
    <w:rsid w:val="002070E6"/>
    <w:rsid w:val="0020798C"/>
    <w:rsid w:val="00210E91"/>
    <w:rsid w:val="00211792"/>
    <w:rsid w:val="002143E3"/>
    <w:rsid w:val="002212BA"/>
    <w:rsid w:val="00221F20"/>
    <w:rsid w:val="0022213C"/>
    <w:rsid w:val="002227E1"/>
    <w:rsid w:val="00222C16"/>
    <w:rsid w:val="00225084"/>
    <w:rsid w:val="00225699"/>
    <w:rsid w:val="002266E3"/>
    <w:rsid w:val="0022718B"/>
    <w:rsid w:val="00232380"/>
    <w:rsid w:val="002332A3"/>
    <w:rsid w:val="00233762"/>
    <w:rsid w:val="00235380"/>
    <w:rsid w:val="00237BB2"/>
    <w:rsid w:val="002432F1"/>
    <w:rsid w:val="00243C7F"/>
    <w:rsid w:val="00247229"/>
    <w:rsid w:val="002473C4"/>
    <w:rsid w:val="00250A8F"/>
    <w:rsid w:val="0025415A"/>
    <w:rsid w:val="002544B0"/>
    <w:rsid w:val="002548FD"/>
    <w:rsid w:val="00254F4C"/>
    <w:rsid w:val="00254F96"/>
    <w:rsid w:val="00255FFB"/>
    <w:rsid w:val="00257EE7"/>
    <w:rsid w:val="00260947"/>
    <w:rsid w:val="00262FE5"/>
    <w:rsid w:val="00263C79"/>
    <w:rsid w:val="00266EC9"/>
    <w:rsid w:val="00267060"/>
    <w:rsid w:val="00267109"/>
    <w:rsid w:val="002702ED"/>
    <w:rsid w:val="0027524B"/>
    <w:rsid w:val="00275E88"/>
    <w:rsid w:val="00276374"/>
    <w:rsid w:val="002829FB"/>
    <w:rsid w:val="00284D0A"/>
    <w:rsid w:val="00292861"/>
    <w:rsid w:val="0029724D"/>
    <w:rsid w:val="0029793E"/>
    <w:rsid w:val="00297B65"/>
    <w:rsid w:val="002A1E22"/>
    <w:rsid w:val="002A67F5"/>
    <w:rsid w:val="002A76D1"/>
    <w:rsid w:val="002A7F75"/>
    <w:rsid w:val="002B0B09"/>
    <w:rsid w:val="002B3278"/>
    <w:rsid w:val="002B4872"/>
    <w:rsid w:val="002B5F75"/>
    <w:rsid w:val="002B62C0"/>
    <w:rsid w:val="002B64D5"/>
    <w:rsid w:val="002B6A5D"/>
    <w:rsid w:val="002C3900"/>
    <w:rsid w:val="002C4A59"/>
    <w:rsid w:val="002C640D"/>
    <w:rsid w:val="002C7B1A"/>
    <w:rsid w:val="002D2BB5"/>
    <w:rsid w:val="002D2C27"/>
    <w:rsid w:val="002D3189"/>
    <w:rsid w:val="002D5CB5"/>
    <w:rsid w:val="002E0750"/>
    <w:rsid w:val="002E0D5B"/>
    <w:rsid w:val="002E3D36"/>
    <w:rsid w:val="002E5497"/>
    <w:rsid w:val="002E5952"/>
    <w:rsid w:val="002E5E8D"/>
    <w:rsid w:val="002E6A5B"/>
    <w:rsid w:val="002E6B33"/>
    <w:rsid w:val="002F1272"/>
    <w:rsid w:val="002F3D16"/>
    <w:rsid w:val="002F44E2"/>
    <w:rsid w:val="003004FB"/>
    <w:rsid w:val="003018AA"/>
    <w:rsid w:val="00301C37"/>
    <w:rsid w:val="003042A1"/>
    <w:rsid w:val="00304B1D"/>
    <w:rsid w:val="003061BA"/>
    <w:rsid w:val="00307236"/>
    <w:rsid w:val="00313EB1"/>
    <w:rsid w:val="00317CB8"/>
    <w:rsid w:val="0032348D"/>
    <w:rsid w:val="00335847"/>
    <w:rsid w:val="00336029"/>
    <w:rsid w:val="00337658"/>
    <w:rsid w:val="0033770E"/>
    <w:rsid w:val="00344CEB"/>
    <w:rsid w:val="0034762D"/>
    <w:rsid w:val="00353208"/>
    <w:rsid w:val="003553ED"/>
    <w:rsid w:val="00355495"/>
    <w:rsid w:val="00355CCA"/>
    <w:rsid w:val="00356EF4"/>
    <w:rsid w:val="00361A2C"/>
    <w:rsid w:val="003630E1"/>
    <w:rsid w:val="00364C35"/>
    <w:rsid w:val="00364E36"/>
    <w:rsid w:val="0036508E"/>
    <w:rsid w:val="00366412"/>
    <w:rsid w:val="003711F3"/>
    <w:rsid w:val="00371CAD"/>
    <w:rsid w:val="00374235"/>
    <w:rsid w:val="003804C8"/>
    <w:rsid w:val="00383F89"/>
    <w:rsid w:val="00384225"/>
    <w:rsid w:val="00386BBC"/>
    <w:rsid w:val="00396DD3"/>
    <w:rsid w:val="003976CC"/>
    <w:rsid w:val="003A5BEE"/>
    <w:rsid w:val="003A6B6B"/>
    <w:rsid w:val="003A703C"/>
    <w:rsid w:val="003B3CCD"/>
    <w:rsid w:val="003B4A3E"/>
    <w:rsid w:val="003B4CFB"/>
    <w:rsid w:val="003B7FFA"/>
    <w:rsid w:val="003C1641"/>
    <w:rsid w:val="003C3D87"/>
    <w:rsid w:val="003C426A"/>
    <w:rsid w:val="003C783F"/>
    <w:rsid w:val="003D08F1"/>
    <w:rsid w:val="003D0B6A"/>
    <w:rsid w:val="003D20B6"/>
    <w:rsid w:val="003D3555"/>
    <w:rsid w:val="003D6821"/>
    <w:rsid w:val="003D7F1B"/>
    <w:rsid w:val="003E0FAE"/>
    <w:rsid w:val="003E12B0"/>
    <w:rsid w:val="003E2C33"/>
    <w:rsid w:val="003E3BB6"/>
    <w:rsid w:val="003E3CBC"/>
    <w:rsid w:val="003E5489"/>
    <w:rsid w:val="003E729A"/>
    <w:rsid w:val="003F06F9"/>
    <w:rsid w:val="003F16A9"/>
    <w:rsid w:val="003F5789"/>
    <w:rsid w:val="003F699C"/>
    <w:rsid w:val="003F69A0"/>
    <w:rsid w:val="003F6BB4"/>
    <w:rsid w:val="003F7F96"/>
    <w:rsid w:val="004000BE"/>
    <w:rsid w:val="00400D12"/>
    <w:rsid w:val="00402AF0"/>
    <w:rsid w:val="0040495A"/>
    <w:rsid w:val="00407769"/>
    <w:rsid w:val="00412650"/>
    <w:rsid w:val="0041331E"/>
    <w:rsid w:val="004156DC"/>
    <w:rsid w:val="004176E4"/>
    <w:rsid w:val="00420CD7"/>
    <w:rsid w:val="00422B16"/>
    <w:rsid w:val="0042576F"/>
    <w:rsid w:val="004267E8"/>
    <w:rsid w:val="00426876"/>
    <w:rsid w:val="00437F77"/>
    <w:rsid w:val="004408F0"/>
    <w:rsid w:val="004438A8"/>
    <w:rsid w:val="00447BB0"/>
    <w:rsid w:val="00450432"/>
    <w:rsid w:val="00450481"/>
    <w:rsid w:val="004522AA"/>
    <w:rsid w:val="004522F5"/>
    <w:rsid w:val="00452A62"/>
    <w:rsid w:val="004542D1"/>
    <w:rsid w:val="00454B74"/>
    <w:rsid w:val="00455DAF"/>
    <w:rsid w:val="00461CD8"/>
    <w:rsid w:val="0046730D"/>
    <w:rsid w:val="0047018B"/>
    <w:rsid w:val="004737C4"/>
    <w:rsid w:val="00474BEE"/>
    <w:rsid w:val="004757A5"/>
    <w:rsid w:val="004818A4"/>
    <w:rsid w:val="00484154"/>
    <w:rsid w:val="00485C41"/>
    <w:rsid w:val="00493F0F"/>
    <w:rsid w:val="004953E7"/>
    <w:rsid w:val="004954CC"/>
    <w:rsid w:val="00495E40"/>
    <w:rsid w:val="00496FB9"/>
    <w:rsid w:val="00496FC1"/>
    <w:rsid w:val="004A0536"/>
    <w:rsid w:val="004A0B1F"/>
    <w:rsid w:val="004A16DC"/>
    <w:rsid w:val="004A1A86"/>
    <w:rsid w:val="004A542C"/>
    <w:rsid w:val="004A5D9D"/>
    <w:rsid w:val="004A6324"/>
    <w:rsid w:val="004A6799"/>
    <w:rsid w:val="004A7977"/>
    <w:rsid w:val="004B259A"/>
    <w:rsid w:val="004B3C06"/>
    <w:rsid w:val="004C1A37"/>
    <w:rsid w:val="004C27DF"/>
    <w:rsid w:val="004C2FDD"/>
    <w:rsid w:val="004C5E06"/>
    <w:rsid w:val="004C7D56"/>
    <w:rsid w:val="004D1480"/>
    <w:rsid w:val="004D5DBC"/>
    <w:rsid w:val="004E1637"/>
    <w:rsid w:val="004E16E0"/>
    <w:rsid w:val="004E2243"/>
    <w:rsid w:val="004E2981"/>
    <w:rsid w:val="004E3A52"/>
    <w:rsid w:val="004E3B6C"/>
    <w:rsid w:val="004E5BC2"/>
    <w:rsid w:val="004E76F6"/>
    <w:rsid w:val="004F1F5C"/>
    <w:rsid w:val="004F256D"/>
    <w:rsid w:val="004F3729"/>
    <w:rsid w:val="004F3C0C"/>
    <w:rsid w:val="004F3ED5"/>
    <w:rsid w:val="004F4FA0"/>
    <w:rsid w:val="00500F93"/>
    <w:rsid w:val="00502293"/>
    <w:rsid w:val="00503D53"/>
    <w:rsid w:val="0051172D"/>
    <w:rsid w:val="00515988"/>
    <w:rsid w:val="00515C58"/>
    <w:rsid w:val="00520874"/>
    <w:rsid w:val="005212F5"/>
    <w:rsid w:val="00521864"/>
    <w:rsid w:val="00526428"/>
    <w:rsid w:val="00526A74"/>
    <w:rsid w:val="00526E4C"/>
    <w:rsid w:val="0052704E"/>
    <w:rsid w:val="0053152C"/>
    <w:rsid w:val="00532C03"/>
    <w:rsid w:val="00533779"/>
    <w:rsid w:val="00534D88"/>
    <w:rsid w:val="0054567D"/>
    <w:rsid w:val="0054632E"/>
    <w:rsid w:val="005502A3"/>
    <w:rsid w:val="00550C64"/>
    <w:rsid w:val="005514C9"/>
    <w:rsid w:val="0055205C"/>
    <w:rsid w:val="00556980"/>
    <w:rsid w:val="00560222"/>
    <w:rsid w:val="00561C83"/>
    <w:rsid w:val="00562FBC"/>
    <w:rsid w:val="00574209"/>
    <w:rsid w:val="00580D2A"/>
    <w:rsid w:val="005827DE"/>
    <w:rsid w:val="005828AE"/>
    <w:rsid w:val="0058605A"/>
    <w:rsid w:val="00586C72"/>
    <w:rsid w:val="00590D70"/>
    <w:rsid w:val="005913F4"/>
    <w:rsid w:val="00592019"/>
    <w:rsid w:val="00593BEC"/>
    <w:rsid w:val="00593D13"/>
    <w:rsid w:val="005942BB"/>
    <w:rsid w:val="005953E2"/>
    <w:rsid w:val="00595ECE"/>
    <w:rsid w:val="00596745"/>
    <w:rsid w:val="005A10E7"/>
    <w:rsid w:val="005A127D"/>
    <w:rsid w:val="005A3FC4"/>
    <w:rsid w:val="005A6360"/>
    <w:rsid w:val="005A6E48"/>
    <w:rsid w:val="005B0CC4"/>
    <w:rsid w:val="005B369C"/>
    <w:rsid w:val="005B633E"/>
    <w:rsid w:val="005B6F53"/>
    <w:rsid w:val="005C0374"/>
    <w:rsid w:val="005C03FE"/>
    <w:rsid w:val="005C0B75"/>
    <w:rsid w:val="005C1235"/>
    <w:rsid w:val="005C41A3"/>
    <w:rsid w:val="005C4406"/>
    <w:rsid w:val="005C5215"/>
    <w:rsid w:val="005C7BCC"/>
    <w:rsid w:val="005D0176"/>
    <w:rsid w:val="005D1776"/>
    <w:rsid w:val="005D2463"/>
    <w:rsid w:val="005D3DA9"/>
    <w:rsid w:val="005D3F2C"/>
    <w:rsid w:val="005D460E"/>
    <w:rsid w:val="005D4D59"/>
    <w:rsid w:val="005D5342"/>
    <w:rsid w:val="005E094A"/>
    <w:rsid w:val="005E6839"/>
    <w:rsid w:val="005E7086"/>
    <w:rsid w:val="005E7B39"/>
    <w:rsid w:val="005E7BD1"/>
    <w:rsid w:val="005F0A5D"/>
    <w:rsid w:val="005F0D74"/>
    <w:rsid w:val="005F39F7"/>
    <w:rsid w:val="005F5F84"/>
    <w:rsid w:val="005F6A47"/>
    <w:rsid w:val="005F6C12"/>
    <w:rsid w:val="005F6C59"/>
    <w:rsid w:val="00604364"/>
    <w:rsid w:val="00607E9D"/>
    <w:rsid w:val="00610991"/>
    <w:rsid w:val="00613409"/>
    <w:rsid w:val="00613A49"/>
    <w:rsid w:val="00615178"/>
    <w:rsid w:val="006169B3"/>
    <w:rsid w:val="006217B9"/>
    <w:rsid w:val="006235F8"/>
    <w:rsid w:val="00623BA8"/>
    <w:rsid w:val="00624D54"/>
    <w:rsid w:val="0062519C"/>
    <w:rsid w:val="006251F7"/>
    <w:rsid w:val="006255F2"/>
    <w:rsid w:val="00634399"/>
    <w:rsid w:val="00637BC9"/>
    <w:rsid w:val="00640CB2"/>
    <w:rsid w:val="00644139"/>
    <w:rsid w:val="00646007"/>
    <w:rsid w:val="00646141"/>
    <w:rsid w:val="00647DEF"/>
    <w:rsid w:val="00651ED4"/>
    <w:rsid w:val="006567C5"/>
    <w:rsid w:val="00656F66"/>
    <w:rsid w:val="006573E8"/>
    <w:rsid w:val="00660B3C"/>
    <w:rsid w:val="00660D0A"/>
    <w:rsid w:val="00667745"/>
    <w:rsid w:val="0067190C"/>
    <w:rsid w:val="00672252"/>
    <w:rsid w:val="00672E8E"/>
    <w:rsid w:val="00672EF4"/>
    <w:rsid w:val="00674110"/>
    <w:rsid w:val="00681798"/>
    <w:rsid w:val="006825A6"/>
    <w:rsid w:val="006827F4"/>
    <w:rsid w:val="0068508E"/>
    <w:rsid w:val="00686C63"/>
    <w:rsid w:val="00687480"/>
    <w:rsid w:val="006903DD"/>
    <w:rsid w:val="00694AFC"/>
    <w:rsid w:val="00695052"/>
    <w:rsid w:val="0069562A"/>
    <w:rsid w:val="006969AE"/>
    <w:rsid w:val="00697577"/>
    <w:rsid w:val="006A17C7"/>
    <w:rsid w:val="006A2C43"/>
    <w:rsid w:val="006A3082"/>
    <w:rsid w:val="006A33C9"/>
    <w:rsid w:val="006A4AED"/>
    <w:rsid w:val="006A7E82"/>
    <w:rsid w:val="006B0EC1"/>
    <w:rsid w:val="006B19C6"/>
    <w:rsid w:val="006B1CD8"/>
    <w:rsid w:val="006B2BEA"/>
    <w:rsid w:val="006B6989"/>
    <w:rsid w:val="006B7ADB"/>
    <w:rsid w:val="006C0437"/>
    <w:rsid w:val="006C0758"/>
    <w:rsid w:val="006C1816"/>
    <w:rsid w:val="006C29DC"/>
    <w:rsid w:val="006C6A98"/>
    <w:rsid w:val="006C7190"/>
    <w:rsid w:val="006D1FA2"/>
    <w:rsid w:val="006D2192"/>
    <w:rsid w:val="006D3310"/>
    <w:rsid w:val="006D3A0F"/>
    <w:rsid w:val="006D7023"/>
    <w:rsid w:val="006D7631"/>
    <w:rsid w:val="006D7841"/>
    <w:rsid w:val="006E0618"/>
    <w:rsid w:val="006E258E"/>
    <w:rsid w:val="006E4731"/>
    <w:rsid w:val="006E4874"/>
    <w:rsid w:val="006E5CB2"/>
    <w:rsid w:val="006E69FE"/>
    <w:rsid w:val="006E788C"/>
    <w:rsid w:val="006F087E"/>
    <w:rsid w:val="006F1CB6"/>
    <w:rsid w:val="006F52CE"/>
    <w:rsid w:val="006F6591"/>
    <w:rsid w:val="006F753B"/>
    <w:rsid w:val="006F7580"/>
    <w:rsid w:val="00701699"/>
    <w:rsid w:val="00705772"/>
    <w:rsid w:val="00710DCB"/>
    <w:rsid w:val="007128E6"/>
    <w:rsid w:val="00714E22"/>
    <w:rsid w:val="00724079"/>
    <w:rsid w:val="007252AF"/>
    <w:rsid w:val="00726561"/>
    <w:rsid w:val="00726BAF"/>
    <w:rsid w:val="007271A9"/>
    <w:rsid w:val="00727759"/>
    <w:rsid w:val="00732626"/>
    <w:rsid w:val="007329BE"/>
    <w:rsid w:val="007376A9"/>
    <w:rsid w:val="0074036E"/>
    <w:rsid w:val="007410FD"/>
    <w:rsid w:val="007413F8"/>
    <w:rsid w:val="007434CE"/>
    <w:rsid w:val="00746D32"/>
    <w:rsid w:val="007505FE"/>
    <w:rsid w:val="00751E73"/>
    <w:rsid w:val="00753E78"/>
    <w:rsid w:val="00762CB9"/>
    <w:rsid w:val="00763E0D"/>
    <w:rsid w:val="007653B7"/>
    <w:rsid w:val="0076542E"/>
    <w:rsid w:val="007667EA"/>
    <w:rsid w:val="00767F32"/>
    <w:rsid w:val="00767F6C"/>
    <w:rsid w:val="00770872"/>
    <w:rsid w:val="00770A3D"/>
    <w:rsid w:val="007717D1"/>
    <w:rsid w:val="00771C74"/>
    <w:rsid w:val="007727F8"/>
    <w:rsid w:val="00774C88"/>
    <w:rsid w:val="00777A58"/>
    <w:rsid w:val="00780620"/>
    <w:rsid w:val="0078118A"/>
    <w:rsid w:val="00782428"/>
    <w:rsid w:val="007838F4"/>
    <w:rsid w:val="007877DF"/>
    <w:rsid w:val="00787826"/>
    <w:rsid w:val="00795808"/>
    <w:rsid w:val="007A28FF"/>
    <w:rsid w:val="007A56DD"/>
    <w:rsid w:val="007A5FB0"/>
    <w:rsid w:val="007B2CC9"/>
    <w:rsid w:val="007B54E8"/>
    <w:rsid w:val="007B5EA6"/>
    <w:rsid w:val="007B7AD1"/>
    <w:rsid w:val="007C408E"/>
    <w:rsid w:val="007C5693"/>
    <w:rsid w:val="007C58C8"/>
    <w:rsid w:val="007C7005"/>
    <w:rsid w:val="007C7DF1"/>
    <w:rsid w:val="007D0544"/>
    <w:rsid w:val="007D096E"/>
    <w:rsid w:val="007D2DE8"/>
    <w:rsid w:val="007D5375"/>
    <w:rsid w:val="007D5AA4"/>
    <w:rsid w:val="007E2540"/>
    <w:rsid w:val="007E691B"/>
    <w:rsid w:val="007F106D"/>
    <w:rsid w:val="007F11C3"/>
    <w:rsid w:val="007F2497"/>
    <w:rsid w:val="007F2E91"/>
    <w:rsid w:val="007F431D"/>
    <w:rsid w:val="007F4E0D"/>
    <w:rsid w:val="007F5A43"/>
    <w:rsid w:val="007F736E"/>
    <w:rsid w:val="007F7761"/>
    <w:rsid w:val="007F7E71"/>
    <w:rsid w:val="00802095"/>
    <w:rsid w:val="00802B0A"/>
    <w:rsid w:val="008048DC"/>
    <w:rsid w:val="0080752E"/>
    <w:rsid w:val="00807BE1"/>
    <w:rsid w:val="00811147"/>
    <w:rsid w:val="00811F8E"/>
    <w:rsid w:val="008138B4"/>
    <w:rsid w:val="00814A27"/>
    <w:rsid w:val="00815538"/>
    <w:rsid w:val="00816EBB"/>
    <w:rsid w:val="00825416"/>
    <w:rsid w:val="008268C1"/>
    <w:rsid w:val="008343EB"/>
    <w:rsid w:val="00836275"/>
    <w:rsid w:val="00836E65"/>
    <w:rsid w:val="008439D3"/>
    <w:rsid w:val="00844B06"/>
    <w:rsid w:val="00844F19"/>
    <w:rsid w:val="00845C5E"/>
    <w:rsid w:val="00846F77"/>
    <w:rsid w:val="00851A09"/>
    <w:rsid w:val="0086167A"/>
    <w:rsid w:val="00864D7C"/>
    <w:rsid w:val="00871C6C"/>
    <w:rsid w:val="008733ED"/>
    <w:rsid w:val="00873572"/>
    <w:rsid w:val="00874895"/>
    <w:rsid w:val="008756E0"/>
    <w:rsid w:val="00876857"/>
    <w:rsid w:val="008833B5"/>
    <w:rsid w:val="0088373A"/>
    <w:rsid w:val="008840CE"/>
    <w:rsid w:val="0088574E"/>
    <w:rsid w:val="0088586F"/>
    <w:rsid w:val="00886A7B"/>
    <w:rsid w:val="00886EB1"/>
    <w:rsid w:val="00887429"/>
    <w:rsid w:val="00891792"/>
    <w:rsid w:val="00891F7D"/>
    <w:rsid w:val="00891FF9"/>
    <w:rsid w:val="00896258"/>
    <w:rsid w:val="008A1C3A"/>
    <w:rsid w:val="008A3D85"/>
    <w:rsid w:val="008A5466"/>
    <w:rsid w:val="008A6EEA"/>
    <w:rsid w:val="008B40BE"/>
    <w:rsid w:val="008B4A61"/>
    <w:rsid w:val="008B4FBC"/>
    <w:rsid w:val="008C50EF"/>
    <w:rsid w:val="008C5840"/>
    <w:rsid w:val="008C7B33"/>
    <w:rsid w:val="008D1E92"/>
    <w:rsid w:val="008D2976"/>
    <w:rsid w:val="008D37C6"/>
    <w:rsid w:val="008D44FC"/>
    <w:rsid w:val="008D479B"/>
    <w:rsid w:val="008D5582"/>
    <w:rsid w:val="008D5C45"/>
    <w:rsid w:val="008D62ED"/>
    <w:rsid w:val="008D67C0"/>
    <w:rsid w:val="008D6BD6"/>
    <w:rsid w:val="008D703C"/>
    <w:rsid w:val="008E18F7"/>
    <w:rsid w:val="008E2A8D"/>
    <w:rsid w:val="008E387F"/>
    <w:rsid w:val="008E388E"/>
    <w:rsid w:val="008E48DD"/>
    <w:rsid w:val="008E5B19"/>
    <w:rsid w:val="008E7206"/>
    <w:rsid w:val="008F0FC8"/>
    <w:rsid w:val="008F15F7"/>
    <w:rsid w:val="008F1F1B"/>
    <w:rsid w:val="008F2F05"/>
    <w:rsid w:val="008F7667"/>
    <w:rsid w:val="00900ECE"/>
    <w:rsid w:val="009014F7"/>
    <w:rsid w:val="0090177C"/>
    <w:rsid w:val="00903D5C"/>
    <w:rsid w:val="009075FA"/>
    <w:rsid w:val="00910496"/>
    <w:rsid w:val="009116CD"/>
    <w:rsid w:val="00913716"/>
    <w:rsid w:val="00917413"/>
    <w:rsid w:val="00921B3A"/>
    <w:rsid w:val="0092336C"/>
    <w:rsid w:val="00925504"/>
    <w:rsid w:val="00927B5E"/>
    <w:rsid w:val="0093669E"/>
    <w:rsid w:val="009405DC"/>
    <w:rsid w:val="009425FF"/>
    <w:rsid w:val="00954F25"/>
    <w:rsid w:val="00960771"/>
    <w:rsid w:val="009627A0"/>
    <w:rsid w:val="00964ABD"/>
    <w:rsid w:val="00967338"/>
    <w:rsid w:val="00970CDD"/>
    <w:rsid w:val="009746C4"/>
    <w:rsid w:val="0097682E"/>
    <w:rsid w:val="009813F1"/>
    <w:rsid w:val="009821E2"/>
    <w:rsid w:val="009824F3"/>
    <w:rsid w:val="0098510F"/>
    <w:rsid w:val="009851C6"/>
    <w:rsid w:val="00985DAA"/>
    <w:rsid w:val="00986453"/>
    <w:rsid w:val="00990228"/>
    <w:rsid w:val="009916D8"/>
    <w:rsid w:val="00991C5C"/>
    <w:rsid w:val="009941A3"/>
    <w:rsid w:val="00996524"/>
    <w:rsid w:val="00996CB5"/>
    <w:rsid w:val="00997EF9"/>
    <w:rsid w:val="009A203E"/>
    <w:rsid w:val="009A36E6"/>
    <w:rsid w:val="009A3D83"/>
    <w:rsid w:val="009A5DD3"/>
    <w:rsid w:val="009A63CA"/>
    <w:rsid w:val="009A7369"/>
    <w:rsid w:val="009A7AE3"/>
    <w:rsid w:val="009B0348"/>
    <w:rsid w:val="009B3B3A"/>
    <w:rsid w:val="009B3F4A"/>
    <w:rsid w:val="009B483E"/>
    <w:rsid w:val="009B574A"/>
    <w:rsid w:val="009B7609"/>
    <w:rsid w:val="009C08D7"/>
    <w:rsid w:val="009C5E99"/>
    <w:rsid w:val="009D3495"/>
    <w:rsid w:val="009D6A3E"/>
    <w:rsid w:val="009D7EDA"/>
    <w:rsid w:val="009E01FE"/>
    <w:rsid w:val="009E041A"/>
    <w:rsid w:val="009E22BC"/>
    <w:rsid w:val="009E3711"/>
    <w:rsid w:val="009E4989"/>
    <w:rsid w:val="009E63B8"/>
    <w:rsid w:val="009E72A1"/>
    <w:rsid w:val="009E7519"/>
    <w:rsid w:val="009F070F"/>
    <w:rsid w:val="009F14C4"/>
    <w:rsid w:val="009F2460"/>
    <w:rsid w:val="009F35CE"/>
    <w:rsid w:val="009F733D"/>
    <w:rsid w:val="009F7E94"/>
    <w:rsid w:val="00A05C62"/>
    <w:rsid w:val="00A0717C"/>
    <w:rsid w:val="00A0768F"/>
    <w:rsid w:val="00A11FD9"/>
    <w:rsid w:val="00A122CA"/>
    <w:rsid w:val="00A13BF1"/>
    <w:rsid w:val="00A13D81"/>
    <w:rsid w:val="00A14800"/>
    <w:rsid w:val="00A15CF3"/>
    <w:rsid w:val="00A174B2"/>
    <w:rsid w:val="00A2037F"/>
    <w:rsid w:val="00A24C60"/>
    <w:rsid w:val="00A24EEC"/>
    <w:rsid w:val="00A313D6"/>
    <w:rsid w:val="00A3375B"/>
    <w:rsid w:val="00A33B02"/>
    <w:rsid w:val="00A4083C"/>
    <w:rsid w:val="00A417EC"/>
    <w:rsid w:val="00A421C9"/>
    <w:rsid w:val="00A42BAA"/>
    <w:rsid w:val="00A431A8"/>
    <w:rsid w:val="00A44F6E"/>
    <w:rsid w:val="00A44F75"/>
    <w:rsid w:val="00A45B72"/>
    <w:rsid w:val="00A51F9B"/>
    <w:rsid w:val="00A52A4B"/>
    <w:rsid w:val="00A57ABF"/>
    <w:rsid w:val="00A60072"/>
    <w:rsid w:val="00A613C3"/>
    <w:rsid w:val="00A6767B"/>
    <w:rsid w:val="00A706A3"/>
    <w:rsid w:val="00A72687"/>
    <w:rsid w:val="00A733CD"/>
    <w:rsid w:val="00A76626"/>
    <w:rsid w:val="00A77D24"/>
    <w:rsid w:val="00A808C5"/>
    <w:rsid w:val="00A824F4"/>
    <w:rsid w:val="00A87226"/>
    <w:rsid w:val="00A914BD"/>
    <w:rsid w:val="00A9171F"/>
    <w:rsid w:val="00A91D37"/>
    <w:rsid w:val="00A91FD8"/>
    <w:rsid w:val="00A92832"/>
    <w:rsid w:val="00A92EA9"/>
    <w:rsid w:val="00A93E82"/>
    <w:rsid w:val="00A94029"/>
    <w:rsid w:val="00A94C70"/>
    <w:rsid w:val="00A966F2"/>
    <w:rsid w:val="00A9677A"/>
    <w:rsid w:val="00AA01B2"/>
    <w:rsid w:val="00AA0483"/>
    <w:rsid w:val="00AA053A"/>
    <w:rsid w:val="00AB136B"/>
    <w:rsid w:val="00AB4500"/>
    <w:rsid w:val="00AC3E1D"/>
    <w:rsid w:val="00AD0319"/>
    <w:rsid w:val="00AD0DE8"/>
    <w:rsid w:val="00AD14FF"/>
    <w:rsid w:val="00AE03B7"/>
    <w:rsid w:val="00AE319F"/>
    <w:rsid w:val="00AE3B9A"/>
    <w:rsid w:val="00AE53B4"/>
    <w:rsid w:val="00AE6505"/>
    <w:rsid w:val="00AE7F5B"/>
    <w:rsid w:val="00AF2BA3"/>
    <w:rsid w:val="00AF2F78"/>
    <w:rsid w:val="00AF30F9"/>
    <w:rsid w:val="00AF341E"/>
    <w:rsid w:val="00AF3719"/>
    <w:rsid w:val="00AF4167"/>
    <w:rsid w:val="00AF5194"/>
    <w:rsid w:val="00AF556D"/>
    <w:rsid w:val="00AF64ED"/>
    <w:rsid w:val="00B01711"/>
    <w:rsid w:val="00B030FB"/>
    <w:rsid w:val="00B059CA"/>
    <w:rsid w:val="00B062D7"/>
    <w:rsid w:val="00B219BC"/>
    <w:rsid w:val="00B225B7"/>
    <w:rsid w:val="00B22E30"/>
    <w:rsid w:val="00B2356C"/>
    <w:rsid w:val="00B24EAA"/>
    <w:rsid w:val="00B251DF"/>
    <w:rsid w:val="00B25822"/>
    <w:rsid w:val="00B265DF"/>
    <w:rsid w:val="00B30562"/>
    <w:rsid w:val="00B32AA1"/>
    <w:rsid w:val="00B33BF0"/>
    <w:rsid w:val="00B33DFF"/>
    <w:rsid w:val="00B40ACF"/>
    <w:rsid w:val="00B42FFD"/>
    <w:rsid w:val="00B43DA3"/>
    <w:rsid w:val="00B44C20"/>
    <w:rsid w:val="00B466D9"/>
    <w:rsid w:val="00B46C51"/>
    <w:rsid w:val="00B505E7"/>
    <w:rsid w:val="00B50E4A"/>
    <w:rsid w:val="00B51DDB"/>
    <w:rsid w:val="00B600AE"/>
    <w:rsid w:val="00B60EEE"/>
    <w:rsid w:val="00B6158E"/>
    <w:rsid w:val="00B6529B"/>
    <w:rsid w:val="00B65824"/>
    <w:rsid w:val="00B67D5D"/>
    <w:rsid w:val="00B7047B"/>
    <w:rsid w:val="00B72FDC"/>
    <w:rsid w:val="00B7334B"/>
    <w:rsid w:val="00B73F4A"/>
    <w:rsid w:val="00B74C73"/>
    <w:rsid w:val="00B76652"/>
    <w:rsid w:val="00B775E2"/>
    <w:rsid w:val="00B804A4"/>
    <w:rsid w:val="00B81372"/>
    <w:rsid w:val="00B84D74"/>
    <w:rsid w:val="00B85297"/>
    <w:rsid w:val="00B854A7"/>
    <w:rsid w:val="00B90586"/>
    <w:rsid w:val="00B92633"/>
    <w:rsid w:val="00B933CE"/>
    <w:rsid w:val="00B9436C"/>
    <w:rsid w:val="00B95302"/>
    <w:rsid w:val="00B95390"/>
    <w:rsid w:val="00B9629A"/>
    <w:rsid w:val="00BA0651"/>
    <w:rsid w:val="00BA2190"/>
    <w:rsid w:val="00BA253C"/>
    <w:rsid w:val="00BA2C74"/>
    <w:rsid w:val="00BB1A7F"/>
    <w:rsid w:val="00BB34BC"/>
    <w:rsid w:val="00BB51B7"/>
    <w:rsid w:val="00BB7A99"/>
    <w:rsid w:val="00BB7C4A"/>
    <w:rsid w:val="00BC04ED"/>
    <w:rsid w:val="00BC0880"/>
    <w:rsid w:val="00BC220C"/>
    <w:rsid w:val="00BC3ECE"/>
    <w:rsid w:val="00BC589F"/>
    <w:rsid w:val="00BC623F"/>
    <w:rsid w:val="00BC6DDB"/>
    <w:rsid w:val="00BC71BB"/>
    <w:rsid w:val="00BD2236"/>
    <w:rsid w:val="00BD2C8C"/>
    <w:rsid w:val="00BD38A6"/>
    <w:rsid w:val="00BD6027"/>
    <w:rsid w:val="00BD76BE"/>
    <w:rsid w:val="00BE06D4"/>
    <w:rsid w:val="00BE0F6D"/>
    <w:rsid w:val="00BE32CB"/>
    <w:rsid w:val="00BE6071"/>
    <w:rsid w:val="00BE7874"/>
    <w:rsid w:val="00BE7B06"/>
    <w:rsid w:val="00BF0646"/>
    <w:rsid w:val="00BF306D"/>
    <w:rsid w:val="00C03DB0"/>
    <w:rsid w:val="00C05BE6"/>
    <w:rsid w:val="00C063FD"/>
    <w:rsid w:val="00C078DA"/>
    <w:rsid w:val="00C10172"/>
    <w:rsid w:val="00C11154"/>
    <w:rsid w:val="00C1238A"/>
    <w:rsid w:val="00C123F7"/>
    <w:rsid w:val="00C13027"/>
    <w:rsid w:val="00C14EF9"/>
    <w:rsid w:val="00C16266"/>
    <w:rsid w:val="00C23224"/>
    <w:rsid w:val="00C23AD6"/>
    <w:rsid w:val="00C24D1F"/>
    <w:rsid w:val="00C31D45"/>
    <w:rsid w:val="00C366C1"/>
    <w:rsid w:val="00C4016B"/>
    <w:rsid w:val="00C40724"/>
    <w:rsid w:val="00C40738"/>
    <w:rsid w:val="00C41113"/>
    <w:rsid w:val="00C43687"/>
    <w:rsid w:val="00C507D6"/>
    <w:rsid w:val="00C672E8"/>
    <w:rsid w:val="00C675BF"/>
    <w:rsid w:val="00C67E03"/>
    <w:rsid w:val="00C67E49"/>
    <w:rsid w:val="00C70BE1"/>
    <w:rsid w:val="00C711C6"/>
    <w:rsid w:val="00C71BA9"/>
    <w:rsid w:val="00C74EF4"/>
    <w:rsid w:val="00C74F04"/>
    <w:rsid w:val="00C75F6D"/>
    <w:rsid w:val="00C82B7C"/>
    <w:rsid w:val="00C87FDD"/>
    <w:rsid w:val="00C9434B"/>
    <w:rsid w:val="00C94822"/>
    <w:rsid w:val="00CA1005"/>
    <w:rsid w:val="00CA23E5"/>
    <w:rsid w:val="00CA27B6"/>
    <w:rsid w:val="00CA3005"/>
    <w:rsid w:val="00CA33CC"/>
    <w:rsid w:val="00CA463B"/>
    <w:rsid w:val="00CA4DB6"/>
    <w:rsid w:val="00CA6786"/>
    <w:rsid w:val="00CB132A"/>
    <w:rsid w:val="00CB1808"/>
    <w:rsid w:val="00CB1B37"/>
    <w:rsid w:val="00CB2FE9"/>
    <w:rsid w:val="00CB43FC"/>
    <w:rsid w:val="00CB5461"/>
    <w:rsid w:val="00CB59A5"/>
    <w:rsid w:val="00CC10EE"/>
    <w:rsid w:val="00CC1418"/>
    <w:rsid w:val="00CC2C76"/>
    <w:rsid w:val="00CC352C"/>
    <w:rsid w:val="00CC3F85"/>
    <w:rsid w:val="00CD1D96"/>
    <w:rsid w:val="00CD2624"/>
    <w:rsid w:val="00CD2AC0"/>
    <w:rsid w:val="00CD3504"/>
    <w:rsid w:val="00CD4CF2"/>
    <w:rsid w:val="00CD5352"/>
    <w:rsid w:val="00CE00F0"/>
    <w:rsid w:val="00CE06D0"/>
    <w:rsid w:val="00CE095A"/>
    <w:rsid w:val="00CE2134"/>
    <w:rsid w:val="00CE2BDF"/>
    <w:rsid w:val="00CE2D12"/>
    <w:rsid w:val="00CE3E4B"/>
    <w:rsid w:val="00CE4221"/>
    <w:rsid w:val="00CE54BD"/>
    <w:rsid w:val="00CE616E"/>
    <w:rsid w:val="00CE7952"/>
    <w:rsid w:val="00CF0A9C"/>
    <w:rsid w:val="00CF27A6"/>
    <w:rsid w:val="00D03687"/>
    <w:rsid w:val="00D050BD"/>
    <w:rsid w:val="00D05426"/>
    <w:rsid w:val="00D05489"/>
    <w:rsid w:val="00D07D25"/>
    <w:rsid w:val="00D07F1E"/>
    <w:rsid w:val="00D11A97"/>
    <w:rsid w:val="00D11C3B"/>
    <w:rsid w:val="00D205CC"/>
    <w:rsid w:val="00D210E7"/>
    <w:rsid w:val="00D2323F"/>
    <w:rsid w:val="00D23640"/>
    <w:rsid w:val="00D24BC5"/>
    <w:rsid w:val="00D25D80"/>
    <w:rsid w:val="00D30916"/>
    <w:rsid w:val="00D4064B"/>
    <w:rsid w:val="00D42A2B"/>
    <w:rsid w:val="00D442A6"/>
    <w:rsid w:val="00D44A67"/>
    <w:rsid w:val="00D44A85"/>
    <w:rsid w:val="00D454CC"/>
    <w:rsid w:val="00D45B6B"/>
    <w:rsid w:val="00D45D09"/>
    <w:rsid w:val="00D45E55"/>
    <w:rsid w:val="00D46D62"/>
    <w:rsid w:val="00D501FF"/>
    <w:rsid w:val="00D5109C"/>
    <w:rsid w:val="00D5566B"/>
    <w:rsid w:val="00D602E1"/>
    <w:rsid w:val="00D643FC"/>
    <w:rsid w:val="00D64C0B"/>
    <w:rsid w:val="00D65249"/>
    <w:rsid w:val="00D6550A"/>
    <w:rsid w:val="00D66456"/>
    <w:rsid w:val="00D70068"/>
    <w:rsid w:val="00D7291F"/>
    <w:rsid w:val="00D7387B"/>
    <w:rsid w:val="00D758BE"/>
    <w:rsid w:val="00D76F6B"/>
    <w:rsid w:val="00D82384"/>
    <w:rsid w:val="00D82883"/>
    <w:rsid w:val="00D84F1D"/>
    <w:rsid w:val="00D86080"/>
    <w:rsid w:val="00D86A60"/>
    <w:rsid w:val="00D87221"/>
    <w:rsid w:val="00D9027F"/>
    <w:rsid w:val="00D91383"/>
    <w:rsid w:val="00D91F99"/>
    <w:rsid w:val="00D953C8"/>
    <w:rsid w:val="00D96CC6"/>
    <w:rsid w:val="00DA0F97"/>
    <w:rsid w:val="00DA2129"/>
    <w:rsid w:val="00DA26E9"/>
    <w:rsid w:val="00DA2983"/>
    <w:rsid w:val="00DA2A45"/>
    <w:rsid w:val="00DA49C1"/>
    <w:rsid w:val="00DA4FA4"/>
    <w:rsid w:val="00DA58BF"/>
    <w:rsid w:val="00DA5B77"/>
    <w:rsid w:val="00DA614E"/>
    <w:rsid w:val="00DA7870"/>
    <w:rsid w:val="00DB00D2"/>
    <w:rsid w:val="00DB3C85"/>
    <w:rsid w:val="00DB4C9F"/>
    <w:rsid w:val="00DB66DB"/>
    <w:rsid w:val="00DB7BEA"/>
    <w:rsid w:val="00DC2EA7"/>
    <w:rsid w:val="00DC414E"/>
    <w:rsid w:val="00DC6F37"/>
    <w:rsid w:val="00DC7C80"/>
    <w:rsid w:val="00DD04FF"/>
    <w:rsid w:val="00DD0C9B"/>
    <w:rsid w:val="00DD3570"/>
    <w:rsid w:val="00DD4F74"/>
    <w:rsid w:val="00DD574D"/>
    <w:rsid w:val="00DD6ACC"/>
    <w:rsid w:val="00DD7033"/>
    <w:rsid w:val="00DE0301"/>
    <w:rsid w:val="00DE23EE"/>
    <w:rsid w:val="00DE26B0"/>
    <w:rsid w:val="00DE2B86"/>
    <w:rsid w:val="00DE64E3"/>
    <w:rsid w:val="00DF1B84"/>
    <w:rsid w:val="00E023CE"/>
    <w:rsid w:val="00E03B14"/>
    <w:rsid w:val="00E0468F"/>
    <w:rsid w:val="00E06579"/>
    <w:rsid w:val="00E07C31"/>
    <w:rsid w:val="00E11456"/>
    <w:rsid w:val="00E12540"/>
    <w:rsid w:val="00E12606"/>
    <w:rsid w:val="00E12EE4"/>
    <w:rsid w:val="00E141F1"/>
    <w:rsid w:val="00E15012"/>
    <w:rsid w:val="00E161F6"/>
    <w:rsid w:val="00E177D7"/>
    <w:rsid w:val="00E24AE3"/>
    <w:rsid w:val="00E303B7"/>
    <w:rsid w:val="00E31D3A"/>
    <w:rsid w:val="00E35146"/>
    <w:rsid w:val="00E428C6"/>
    <w:rsid w:val="00E43202"/>
    <w:rsid w:val="00E4442E"/>
    <w:rsid w:val="00E460B7"/>
    <w:rsid w:val="00E4646C"/>
    <w:rsid w:val="00E5521C"/>
    <w:rsid w:val="00E573B4"/>
    <w:rsid w:val="00E5758B"/>
    <w:rsid w:val="00E57597"/>
    <w:rsid w:val="00E6233C"/>
    <w:rsid w:val="00E62AEA"/>
    <w:rsid w:val="00E74E4F"/>
    <w:rsid w:val="00E76C20"/>
    <w:rsid w:val="00E80499"/>
    <w:rsid w:val="00E8341D"/>
    <w:rsid w:val="00E86A8D"/>
    <w:rsid w:val="00E909AB"/>
    <w:rsid w:val="00E92D16"/>
    <w:rsid w:val="00E945A3"/>
    <w:rsid w:val="00E95706"/>
    <w:rsid w:val="00E961E0"/>
    <w:rsid w:val="00EA1A1E"/>
    <w:rsid w:val="00EA211F"/>
    <w:rsid w:val="00EA21ED"/>
    <w:rsid w:val="00EA32A9"/>
    <w:rsid w:val="00EA50B2"/>
    <w:rsid w:val="00EA78B5"/>
    <w:rsid w:val="00EA7AE6"/>
    <w:rsid w:val="00EB17C1"/>
    <w:rsid w:val="00EB29B4"/>
    <w:rsid w:val="00EB4154"/>
    <w:rsid w:val="00EB53C1"/>
    <w:rsid w:val="00EB7E51"/>
    <w:rsid w:val="00EC000A"/>
    <w:rsid w:val="00EC0140"/>
    <w:rsid w:val="00EC0F14"/>
    <w:rsid w:val="00EC1CBE"/>
    <w:rsid w:val="00EC2449"/>
    <w:rsid w:val="00EC2A36"/>
    <w:rsid w:val="00EC65B6"/>
    <w:rsid w:val="00EC7885"/>
    <w:rsid w:val="00ED0877"/>
    <w:rsid w:val="00ED0FC4"/>
    <w:rsid w:val="00ED12AD"/>
    <w:rsid w:val="00ED1568"/>
    <w:rsid w:val="00ED389E"/>
    <w:rsid w:val="00ED4087"/>
    <w:rsid w:val="00ED521E"/>
    <w:rsid w:val="00ED646D"/>
    <w:rsid w:val="00ED6E64"/>
    <w:rsid w:val="00EE465E"/>
    <w:rsid w:val="00EE7957"/>
    <w:rsid w:val="00EF2915"/>
    <w:rsid w:val="00EF317B"/>
    <w:rsid w:val="00EF51D7"/>
    <w:rsid w:val="00EF6766"/>
    <w:rsid w:val="00EF7DCE"/>
    <w:rsid w:val="00F01185"/>
    <w:rsid w:val="00F017C1"/>
    <w:rsid w:val="00F0196F"/>
    <w:rsid w:val="00F031AE"/>
    <w:rsid w:val="00F058C3"/>
    <w:rsid w:val="00F12B79"/>
    <w:rsid w:val="00F15B4B"/>
    <w:rsid w:val="00F21C72"/>
    <w:rsid w:val="00F27965"/>
    <w:rsid w:val="00F27E9A"/>
    <w:rsid w:val="00F354B8"/>
    <w:rsid w:val="00F376CC"/>
    <w:rsid w:val="00F40856"/>
    <w:rsid w:val="00F414AD"/>
    <w:rsid w:val="00F415BA"/>
    <w:rsid w:val="00F417C1"/>
    <w:rsid w:val="00F41B24"/>
    <w:rsid w:val="00F41C49"/>
    <w:rsid w:val="00F43FA8"/>
    <w:rsid w:val="00F441BA"/>
    <w:rsid w:val="00F50C2D"/>
    <w:rsid w:val="00F514CA"/>
    <w:rsid w:val="00F51E3A"/>
    <w:rsid w:val="00F53007"/>
    <w:rsid w:val="00F542C1"/>
    <w:rsid w:val="00F546BE"/>
    <w:rsid w:val="00F547A5"/>
    <w:rsid w:val="00F556BB"/>
    <w:rsid w:val="00F600F1"/>
    <w:rsid w:val="00F6062F"/>
    <w:rsid w:val="00F61B85"/>
    <w:rsid w:val="00F63A2B"/>
    <w:rsid w:val="00F65E13"/>
    <w:rsid w:val="00F6757D"/>
    <w:rsid w:val="00F7001C"/>
    <w:rsid w:val="00F71F7D"/>
    <w:rsid w:val="00F76C95"/>
    <w:rsid w:val="00F7760E"/>
    <w:rsid w:val="00F77B5E"/>
    <w:rsid w:val="00F8029A"/>
    <w:rsid w:val="00F8218D"/>
    <w:rsid w:val="00F82DE0"/>
    <w:rsid w:val="00F83A1B"/>
    <w:rsid w:val="00F852CA"/>
    <w:rsid w:val="00F86DFE"/>
    <w:rsid w:val="00F86E43"/>
    <w:rsid w:val="00F9082D"/>
    <w:rsid w:val="00F92813"/>
    <w:rsid w:val="00FA542A"/>
    <w:rsid w:val="00FB0CB9"/>
    <w:rsid w:val="00FB5A52"/>
    <w:rsid w:val="00FC16FA"/>
    <w:rsid w:val="00FC3A0E"/>
    <w:rsid w:val="00FC5552"/>
    <w:rsid w:val="00FD5E27"/>
    <w:rsid w:val="00FD5FAF"/>
    <w:rsid w:val="00FD70FE"/>
    <w:rsid w:val="00FE1009"/>
    <w:rsid w:val="00FE7D50"/>
    <w:rsid w:val="00FF0FB8"/>
    <w:rsid w:val="00FF1C0B"/>
    <w:rsid w:val="00FF28EF"/>
    <w:rsid w:val="00FF3BD3"/>
    <w:rsid w:val="00FF7421"/>
    <w:rsid w:val="0A3DDC19"/>
    <w:rsid w:val="1AEAD27A"/>
    <w:rsid w:val="337B2285"/>
    <w:rsid w:val="443CCBB3"/>
    <w:rsid w:val="467972E6"/>
    <w:rsid w:val="72663F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DA23D"/>
  <w15:docId w15:val="{7E331351-444F-4AB0-B283-9085358F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lsdException w:name="heading 2" w:semiHidden="1" w:uiPriority="0" w:unhideWhenUsed="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A52"/>
    <w:pPr>
      <w:spacing w:after="200" w:line="276" w:lineRule="auto"/>
    </w:pPr>
    <w:rPr>
      <w:sz w:val="22"/>
      <w:szCs w:val="22"/>
    </w:rPr>
  </w:style>
  <w:style w:type="paragraph" w:styleId="Heading1">
    <w:name w:val="heading 1"/>
    <w:basedOn w:val="Normal"/>
    <w:next w:val="Normal"/>
    <w:link w:val="Heading1Char"/>
    <w:rsid w:val="00CD1D96"/>
    <w:pPr>
      <w:keepNext/>
      <w:numPr>
        <w:numId w:val="1"/>
      </w:numPr>
      <w:spacing w:before="480" w:after="0" w:line="240" w:lineRule="auto"/>
      <w:outlineLvl w:val="0"/>
    </w:pPr>
    <w:rPr>
      <w:rFonts w:ascii="Arial" w:eastAsia="Times New Roman" w:hAnsi="Arial"/>
      <w:b/>
      <w:sz w:val="36"/>
      <w:szCs w:val="20"/>
    </w:rPr>
  </w:style>
  <w:style w:type="paragraph" w:styleId="Heading2">
    <w:name w:val="heading 2"/>
    <w:aliases w:val="h2,h21,h22"/>
    <w:basedOn w:val="Normal"/>
    <w:next w:val="Normal"/>
    <w:link w:val="Heading2Char"/>
    <w:rsid w:val="00CD1D96"/>
    <w:pPr>
      <w:keepNext/>
      <w:numPr>
        <w:ilvl w:val="1"/>
        <w:numId w:val="1"/>
      </w:numPr>
      <w:pBdr>
        <w:top w:val="single" w:sz="4" w:space="1" w:color="auto"/>
      </w:pBdr>
      <w:spacing w:before="360" w:after="0" w:line="240" w:lineRule="auto"/>
      <w:outlineLvl w:val="1"/>
    </w:pPr>
    <w:rPr>
      <w:rFonts w:ascii="Arial" w:eastAsia="Times New Roman" w:hAnsi="Arial"/>
      <w:b/>
      <w:i/>
      <w:szCs w:val="20"/>
    </w:rPr>
  </w:style>
  <w:style w:type="paragraph" w:styleId="Heading3">
    <w:name w:val="heading 3"/>
    <w:aliases w:val="h3,h31,h32"/>
    <w:basedOn w:val="Normal"/>
    <w:next w:val="Normal"/>
    <w:link w:val="Heading3Char"/>
    <w:rsid w:val="00CD1D96"/>
    <w:pPr>
      <w:keepNext/>
      <w:numPr>
        <w:ilvl w:val="2"/>
        <w:numId w:val="1"/>
      </w:numPr>
      <w:spacing w:before="240" w:after="0" w:line="240" w:lineRule="auto"/>
      <w:outlineLvl w:val="2"/>
    </w:pPr>
    <w:rPr>
      <w:rFonts w:ascii="Arial Black" w:eastAsia="Times New Roman" w:hAnsi="Arial Black"/>
      <w:sz w:val="20"/>
      <w:szCs w:val="20"/>
    </w:rPr>
  </w:style>
  <w:style w:type="paragraph" w:styleId="Heading4">
    <w:name w:val="heading 4"/>
    <w:basedOn w:val="Normal"/>
    <w:next w:val="Normal"/>
    <w:link w:val="Heading4Char"/>
    <w:rsid w:val="00CD1D96"/>
    <w:pPr>
      <w:keepNext/>
      <w:numPr>
        <w:ilvl w:val="3"/>
        <w:numId w:val="1"/>
      </w:numPr>
      <w:spacing w:before="360" w:after="0" w:line="240" w:lineRule="auto"/>
      <w:outlineLvl w:val="3"/>
    </w:pPr>
    <w:rPr>
      <w:rFonts w:ascii="Arial" w:eastAsia="Times New Roman" w:hAnsi="Arial"/>
      <w:b/>
      <w:i/>
      <w:sz w:val="20"/>
      <w:szCs w:val="20"/>
    </w:rPr>
  </w:style>
  <w:style w:type="paragraph" w:styleId="Heading5">
    <w:name w:val="heading 5"/>
    <w:basedOn w:val="Normal"/>
    <w:next w:val="Normal"/>
    <w:link w:val="Heading5Char"/>
    <w:rsid w:val="00CD1D96"/>
    <w:pPr>
      <w:keepNext/>
      <w:numPr>
        <w:ilvl w:val="4"/>
        <w:numId w:val="1"/>
      </w:numPr>
      <w:tabs>
        <w:tab w:val="left" w:pos="1440"/>
      </w:tabs>
      <w:spacing w:before="240" w:after="0" w:line="240" w:lineRule="auto"/>
      <w:outlineLvl w:val="4"/>
    </w:pPr>
    <w:rPr>
      <w:rFonts w:ascii="Arial" w:eastAsia="Times New Roman" w:hAnsi="Arial"/>
      <w:b/>
      <w:sz w:val="20"/>
      <w:szCs w:val="20"/>
    </w:rPr>
  </w:style>
  <w:style w:type="paragraph" w:styleId="Heading6">
    <w:name w:val="heading 6"/>
    <w:basedOn w:val="Normal"/>
    <w:next w:val="Normal"/>
    <w:link w:val="Heading6Char"/>
    <w:rsid w:val="00CD1D96"/>
    <w:pPr>
      <w:keepNext/>
      <w:numPr>
        <w:ilvl w:val="5"/>
        <w:numId w:val="1"/>
      </w:numPr>
      <w:tabs>
        <w:tab w:val="left" w:pos="1440"/>
      </w:tabs>
      <w:spacing w:before="240" w:after="0" w:line="240" w:lineRule="auto"/>
      <w:outlineLvl w:val="5"/>
    </w:pPr>
    <w:rPr>
      <w:rFonts w:ascii="Arial" w:eastAsia="Times New Roman" w:hAnsi="Arial"/>
      <w:i/>
      <w:sz w:val="20"/>
      <w:szCs w:val="20"/>
    </w:rPr>
  </w:style>
  <w:style w:type="paragraph" w:styleId="Heading7">
    <w:name w:val="heading 7"/>
    <w:basedOn w:val="Normal"/>
    <w:next w:val="Normal"/>
    <w:link w:val="Heading7Char"/>
    <w:qFormat/>
    <w:rsid w:val="00CD1D96"/>
    <w:pPr>
      <w:numPr>
        <w:ilvl w:val="6"/>
        <w:numId w:val="1"/>
      </w:numPr>
      <w:spacing w:before="240" w:after="0" w:line="240" w:lineRule="auto"/>
      <w:outlineLvl w:val="6"/>
    </w:pPr>
    <w:rPr>
      <w:rFonts w:ascii="Arial" w:eastAsia="Times New Roman" w:hAnsi="Arial"/>
      <w:i/>
      <w:sz w:val="20"/>
      <w:szCs w:val="20"/>
    </w:rPr>
  </w:style>
  <w:style w:type="paragraph" w:styleId="Heading8">
    <w:name w:val="heading 8"/>
    <w:basedOn w:val="Normal"/>
    <w:next w:val="Normal"/>
    <w:link w:val="Heading8Char"/>
    <w:qFormat/>
    <w:rsid w:val="00CD1D96"/>
    <w:pPr>
      <w:numPr>
        <w:ilvl w:val="7"/>
        <w:numId w:val="1"/>
      </w:numPr>
      <w:spacing w:before="240" w:after="0" w:line="240" w:lineRule="auto"/>
      <w:jc w:val="center"/>
      <w:outlineLvl w:val="7"/>
    </w:pPr>
    <w:rPr>
      <w:rFonts w:ascii="Arial" w:eastAsia="Times New Roman" w:hAnsi="Arial"/>
      <w:i/>
      <w:sz w:val="20"/>
      <w:szCs w:val="20"/>
    </w:rPr>
  </w:style>
  <w:style w:type="paragraph" w:styleId="Heading9">
    <w:name w:val="heading 9"/>
    <w:basedOn w:val="Normal"/>
    <w:next w:val="Normal"/>
    <w:link w:val="Heading9Char"/>
    <w:qFormat/>
    <w:rsid w:val="00CD1D96"/>
    <w:pPr>
      <w:numPr>
        <w:ilvl w:val="8"/>
        <w:numId w:val="1"/>
      </w:numPr>
      <w:spacing w:before="240" w:after="0" w:line="240" w:lineRule="auto"/>
      <w:outlineLvl w:val="8"/>
    </w:pPr>
    <w:rPr>
      <w:rFonts w:ascii="Arial" w:eastAsia="Times New Roman" w:hAnsi="Arial"/>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D1D96"/>
    <w:rPr>
      <w:rFonts w:ascii="Arial" w:eastAsia="Times New Roman" w:hAnsi="Arial"/>
      <w:b/>
      <w:sz w:val="36"/>
    </w:rPr>
  </w:style>
  <w:style w:type="character" w:customStyle="1" w:styleId="Heading2Char">
    <w:name w:val="Heading 2 Char"/>
    <w:aliases w:val="h2 Char,h21 Char,h22 Char"/>
    <w:basedOn w:val="DefaultParagraphFont"/>
    <w:link w:val="Heading2"/>
    <w:rsid w:val="00CD1D96"/>
    <w:rPr>
      <w:rFonts w:ascii="Arial" w:eastAsia="Times New Roman" w:hAnsi="Arial" w:cs="Times New Roman"/>
      <w:b/>
      <w:i/>
      <w:szCs w:val="20"/>
    </w:rPr>
  </w:style>
  <w:style w:type="character" w:customStyle="1" w:styleId="Heading3Char">
    <w:name w:val="Heading 3 Char"/>
    <w:aliases w:val="h3 Char,h31 Char,h32 Char"/>
    <w:basedOn w:val="DefaultParagraphFont"/>
    <w:link w:val="Heading3"/>
    <w:rsid w:val="00CD1D96"/>
    <w:rPr>
      <w:rFonts w:ascii="Arial Black" w:eastAsia="Times New Roman" w:hAnsi="Arial Black" w:cs="Times New Roman"/>
      <w:sz w:val="20"/>
      <w:szCs w:val="20"/>
    </w:rPr>
  </w:style>
  <w:style w:type="character" w:customStyle="1" w:styleId="Heading4Char">
    <w:name w:val="Heading 4 Char"/>
    <w:basedOn w:val="DefaultParagraphFont"/>
    <w:link w:val="Heading4"/>
    <w:rsid w:val="00CD1D96"/>
    <w:rPr>
      <w:rFonts w:ascii="Arial" w:eastAsia="Times New Roman" w:hAnsi="Arial" w:cs="Times New Roman"/>
      <w:b/>
      <w:i/>
      <w:sz w:val="20"/>
      <w:szCs w:val="20"/>
    </w:rPr>
  </w:style>
  <w:style w:type="character" w:customStyle="1" w:styleId="Heading5Char">
    <w:name w:val="Heading 5 Char"/>
    <w:basedOn w:val="DefaultParagraphFont"/>
    <w:link w:val="Heading5"/>
    <w:rsid w:val="00CD1D96"/>
    <w:rPr>
      <w:rFonts w:ascii="Arial" w:eastAsia="Times New Roman" w:hAnsi="Arial" w:cs="Times New Roman"/>
      <w:b/>
      <w:sz w:val="20"/>
      <w:szCs w:val="20"/>
    </w:rPr>
  </w:style>
  <w:style w:type="character" w:customStyle="1" w:styleId="Heading6Char">
    <w:name w:val="Heading 6 Char"/>
    <w:basedOn w:val="DefaultParagraphFont"/>
    <w:link w:val="Heading6"/>
    <w:rsid w:val="00CD1D96"/>
    <w:rPr>
      <w:rFonts w:ascii="Arial" w:eastAsia="Times New Roman" w:hAnsi="Arial" w:cs="Times New Roman"/>
      <w:i/>
      <w:sz w:val="20"/>
      <w:szCs w:val="20"/>
    </w:rPr>
  </w:style>
  <w:style w:type="character" w:customStyle="1" w:styleId="Heading7Char">
    <w:name w:val="Heading 7 Char"/>
    <w:basedOn w:val="DefaultParagraphFont"/>
    <w:link w:val="Heading7"/>
    <w:rsid w:val="00CD1D96"/>
    <w:rPr>
      <w:rFonts w:ascii="Arial" w:eastAsia="Times New Roman" w:hAnsi="Arial" w:cs="Times New Roman"/>
      <w:i/>
      <w:sz w:val="20"/>
      <w:szCs w:val="20"/>
    </w:rPr>
  </w:style>
  <w:style w:type="character" w:customStyle="1" w:styleId="Heading8Char">
    <w:name w:val="Heading 8 Char"/>
    <w:basedOn w:val="DefaultParagraphFont"/>
    <w:link w:val="Heading8"/>
    <w:rsid w:val="00CD1D96"/>
    <w:rPr>
      <w:rFonts w:ascii="Arial" w:eastAsia="Times New Roman" w:hAnsi="Arial" w:cs="Times New Roman"/>
      <w:i/>
      <w:sz w:val="20"/>
      <w:szCs w:val="20"/>
    </w:rPr>
  </w:style>
  <w:style w:type="character" w:customStyle="1" w:styleId="Heading9Char">
    <w:name w:val="Heading 9 Char"/>
    <w:basedOn w:val="DefaultParagraphFont"/>
    <w:link w:val="Heading9"/>
    <w:rsid w:val="00CD1D96"/>
    <w:rPr>
      <w:rFonts w:ascii="Arial" w:eastAsia="Times New Roman" w:hAnsi="Arial" w:cs="Times New Roman"/>
      <w:b/>
      <w:i/>
      <w:sz w:val="18"/>
      <w:szCs w:val="20"/>
    </w:rPr>
  </w:style>
  <w:style w:type="paragraph" w:styleId="ListParagraph">
    <w:name w:val="List Paragraph"/>
    <w:basedOn w:val="Normal"/>
    <w:uiPriority w:val="34"/>
    <w:qFormat/>
    <w:rsid w:val="003553ED"/>
    <w:pPr>
      <w:ind w:left="720"/>
      <w:contextualSpacing/>
    </w:pPr>
  </w:style>
  <w:style w:type="paragraph" w:customStyle="1" w:styleId="TableTitle">
    <w:name w:val="Table Title"/>
    <w:basedOn w:val="Normal"/>
    <w:rsid w:val="009B7609"/>
    <w:pPr>
      <w:keepNext/>
      <w:keepLines/>
      <w:suppressAutoHyphens/>
      <w:spacing w:before="240" w:after="0" w:line="240" w:lineRule="auto"/>
    </w:pPr>
    <w:rPr>
      <w:rFonts w:ascii="Times New Roman" w:eastAsia="Times New Roman" w:hAnsi="Times New Roman"/>
      <w:i/>
      <w:sz w:val="20"/>
      <w:szCs w:val="20"/>
    </w:rPr>
  </w:style>
  <w:style w:type="paragraph" w:customStyle="1" w:styleId="TableCellBoldCentered">
    <w:name w:val="Table Cell Bold Centered"/>
    <w:basedOn w:val="Normal"/>
    <w:rsid w:val="009B7609"/>
    <w:pPr>
      <w:keepNext/>
      <w:keepLines/>
      <w:suppressAutoHyphens/>
      <w:spacing w:before="40" w:after="40" w:line="240" w:lineRule="auto"/>
      <w:jc w:val="center"/>
    </w:pPr>
    <w:rPr>
      <w:rFonts w:ascii="Times New Roman" w:eastAsia="Times New Roman" w:hAnsi="Times New Roman"/>
      <w:b/>
      <w:sz w:val="16"/>
      <w:szCs w:val="20"/>
    </w:rPr>
  </w:style>
  <w:style w:type="paragraph" w:customStyle="1" w:styleId="TableCellCenteredHoriz">
    <w:name w:val="Table Cell Centered (Horiz)"/>
    <w:basedOn w:val="Normal"/>
    <w:rsid w:val="009B7609"/>
    <w:pPr>
      <w:keepNext/>
      <w:keepLines/>
      <w:suppressAutoHyphens/>
      <w:spacing w:before="40" w:after="40" w:line="240" w:lineRule="auto"/>
      <w:jc w:val="center"/>
    </w:pPr>
    <w:rPr>
      <w:rFonts w:ascii="Times New Roman" w:eastAsia="Times New Roman" w:hAnsi="Times New Roman"/>
      <w:sz w:val="16"/>
      <w:szCs w:val="20"/>
    </w:rPr>
  </w:style>
  <w:style w:type="character" w:styleId="CommentReference">
    <w:name w:val="annotation reference"/>
    <w:basedOn w:val="DefaultParagraphFont"/>
    <w:uiPriority w:val="99"/>
    <w:semiHidden/>
    <w:unhideWhenUsed/>
    <w:rsid w:val="00400D12"/>
    <w:rPr>
      <w:sz w:val="16"/>
      <w:szCs w:val="16"/>
    </w:rPr>
  </w:style>
  <w:style w:type="paragraph" w:styleId="CommentText">
    <w:name w:val="annotation text"/>
    <w:basedOn w:val="Normal"/>
    <w:link w:val="CommentTextChar"/>
    <w:uiPriority w:val="99"/>
    <w:unhideWhenUsed/>
    <w:rsid w:val="00400D12"/>
    <w:rPr>
      <w:sz w:val="20"/>
      <w:szCs w:val="20"/>
    </w:rPr>
  </w:style>
  <w:style w:type="character" w:customStyle="1" w:styleId="CommentTextChar">
    <w:name w:val="Comment Text Char"/>
    <w:basedOn w:val="DefaultParagraphFont"/>
    <w:link w:val="CommentText"/>
    <w:uiPriority w:val="99"/>
    <w:rsid w:val="00400D12"/>
  </w:style>
  <w:style w:type="paragraph" w:styleId="CommentSubject">
    <w:name w:val="annotation subject"/>
    <w:basedOn w:val="CommentText"/>
    <w:next w:val="CommentText"/>
    <w:link w:val="CommentSubjectChar"/>
    <w:uiPriority w:val="99"/>
    <w:semiHidden/>
    <w:unhideWhenUsed/>
    <w:rsid w:val="00400D12"/>
    <w:rPr>
      <w:b/>
      <w:bCs/>
    </w:rPr>
  </w:style>
  <w:style w:type="character" w:customStyle="1" w:styleId="CommentSubjectChar">
    <w:name w:val="Comment Subject Char"/>
    <w:basedOn w:val="CommentTextChar"/>
    <w:link w:val="CommentSubject"/>
    <w:uiPriority w:val="99"/>
    <w:semiHidden/>
    <w:rsid w:val="00400D12"/>
    <w:rPr>
      <w:b/>
      <w:bCs/>
    </w:rPr>
  </w:style>
  <w:style w:type="paragraph" w:styleId="BalloonText">
    <w:name w:val="Balloon Text"/>
    <w:basedOn w:val="Normal"/>
    <w:link w:val="BalloonTextChar"/>
    <w:uiPriority w:val="99"/>
    <w:semiHidden/>
    <w:unhideWhenUsed/>
    <w:rsid w:val="00400D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0D12"/>
    <w:rPr>
      <w:rFonts w:ascii="Tahoma" w:hAnsi="Tahoma" w:cs="Tahoma"/>
      <w:sz w:val="16"/>
      <w:szCs w:val="16"/>
    </w:rPr>
  </w:style>
  <w:style w:type="paragraph" w:customStyle="1" w:styleId="BulletDiRoman">
    <w:name w:val="Bullet D (i. Roman)"/>
    <w:basedOn w:val="Normal"/>
    <w:rsid w:val="00FF3BD3"/>
    <w:pPr>
      <w:suppressAutoHyphens/>
      <w:spacing w:before="120" w:after="0" w:line="240" w:lineRule="auto"/>
      <w:ind w:left="1440" w:hanging="360"/>
    </w:pPr>
    <w:rPr>
      <w:rFonts w:ascii="Times New Roman" w:eastAsia="Times New Roman" w:hAnsi="Times New Roman"/>
      <w:sz w:val="20"/>
      <w:szCs w:val="20"/>
    </w:rPr>
  </w:style>
  <w:style w:type="paragraph" w:customStyle="1" w:styleId="BulletCALetter">
    <w:name w:val="Bullet C (A. Letter)"/>
    <w:basedOn w:val="Normal"/>
    <w:rsid w:val="00FF3BD3"/>
    <w:pPr>
      <w:suppressAutoHyphens/>
      <w:spacing w:before="120" w:after="0" w:line="240" w:lineRule="auto"/>
      <w:ind w:left="1080" w:hanging="360"/>
    </w:pPr>
    <w:rPr>
      <w:rFonts w:ascii="Times New Roman" w:eastAsia="Times New Roman" w:hAnsi="Times New Roman"/>
      <w:sz w:val="20"/>
      <w:szCs w:val="20"/>
    </w:rPr>
  </w:style>
  <w:style w:type="paragraph" w:styleId="Header">
    <w:name w:val="header"/>
    <w:basedOn w:val="Normal"/>
    <w:link w:val="HeaderChar"/>
    <w:unhideWhenUsed/>
    <w:rsid w:val="004E3B6C"/>
    <w:pPr>
      <w:tabs>
        <w:tab w:val="center" w:pos="4680"/>
        <w:tab w:val="right" w:pos="9360"/>
      </w:tabs>
    </w:pPr>
  </w:style>
  <w:style w:type="character" w:customStyle="1" w:styleId="HeaderChar">
    <w:name w:val="Header Char"/>
    <w:basedOn w:val="DefaultParagraphFont"/>
    <w:link w:val="Header"/>
    <w:rsid w:val="004E3B6C"/>
    <w:rPr>
      <w:sz w:val="22"/>
      <w:szCs w:val="22"/>
    </w:rPr>
  </w:style>
  <w:style w:type="paragraph" w:styleId="Footer">
    <w:name w:val="footer"/>
    <w:basedOn w:val="Normal"/>
    <w:link w:val="FooterChar"/>
    <w:uiPriority w:val="99"/>
    <w:unhideWhenUsed/>
    <w:rsid w:val="004E3B6C"/>
    <w:pPr>
      <w:tabs>
        <w:tab w:val="center" w:pos="4680"/>
        <w:tab w:val="right" w:pos="9360"/>
      </w:tabs>
    </w:pPr>
  </w:style>
  <w:style w:type="character" w:customStyle="1" w:styleId="FooterChar">
    <w:name w:val="Footer Char"/>
    <w:basedOn w:val="DefaultParagraphFont"/>
    <w:link w:val="Footer"/>
    <w:uiPriority w:val="99"/>
    <w:rsid w:val="004E3B6C"/>
    <w:rPr>
      <w:sz w:val="22"/>
      <w:szCs w:val="22"/>
    </w:rPr>
  </w:style>
  <w:style w:type="table" w:styleId="TableGrid">
    <w:name w:val="Table Grid"/>
    <w:basedOn w:val="TableNormal"/>
    <w:uiPriority w:val="39"/>
    <w:rsid w:val="004E3B6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ableCell">
    <w:name w:val="Table Cell"/>
    <w:basedOn w:val="Normal"/>
    <w:rsid w:val="008E388E"/>
    <w:pPr>
      <w:keepNext/>
      <w:keepLines/>
      <w:suppressAutoHyphens/>
      <w:spacing w:before="40" w:after="40" w:line="240" w:lineRule="auto"/>
    </w:pPr>
    <w:rPr>
      <w:rFonts w:ascii="Arial" w:eastAsia="Times New Roman" w:hAnsi="Arial"/>
      <w:sz w:val="16"/>
      <w:szCs w:val="20"/>
    </w:rPr>
  </w:style>
  <w:style w:type="paragraph" w:styleId="FootnoteText">
    <w:name w:val="footnote text"/>
    <w:aliases w:val="EMI Footnote Text"/>
    <w:basedOn w:val="Normal"/>
    <w:link w:val="FootnoteTextChar"/>
    <w:uiPriority w:val="99"/>
    <w:qFormat/>
    <w:rsid w:val="00F7001C"/>
    <w:pPr>
      <w:spacing w:after="0" w:line="240" w:lineRule="auto"/>
    </w:pPr>
    <w:rPr>
      <w:rFonts w:ascii="Times New Roman" w:eastAsia="Times New Roman" w:hAnsi="Times New Roman"/>
      <w:sz w:val="20"/>
      <w:szCs w:val="20"/>
    </w:rPr>
  </w:style>
  <w:style w:type="character" w:customStyle="1" w:styleId="FootnoteTextChar">
    <w:name w:val="Footnote Text Char"/>
    <w:aliases w:val="EMI Footnote Text Char"/>
    <w:basedOn w:val="DefaultParagraphFont"/>
    <w:link w:val="FootnoteText"/>
    <w:rsid w:val="00F7001C"/>
    <w:rPr>
      <w:rFonts w:ascii="Times New Roman" w:eastAsia="Times New Roman" w:hAnsi="Times New Roman"/>
    </w:rPr>
  </w:style>
  <w:style w:type="character" w:customStyle="1" w:styleId="Char-Bold">
    <w:name w:val="Char - Bold"/>
    <w:basedOn w:val="DefaultParagraphFont"/>
    <w:rsid w:val="00046302"/>
    <w:rPr>
      <w:b/>
      <w:bCs/>
    </w:rPr>
  </w:style>
  <w:style w:type="paragraph" w:customStyle="1" w:styleId="Default">
    <w:name w:val="Default"/>
    <w:rsid w:val="007A56DD"/>
    <w:pPr>
      <w:autoSpaceDE w:val="0"/>
      <w:autoSpaceDN w:val="0"/>
      <w:adjustRightInd w:val="0"/>
    </w:pPr>
    <w:rPr>
      <w:rFonts w:ascii="Arial" w:hAnsi="Arial" w:cs="Arial"/>
      <w:color w:val="000000"/>
      <w:sz w:val="24"/>
      <w:szCs w:val="24"/>
    </w:rPr>
  </w:style>
  <w:style w:type="paragraph" w:customStyle="1" w:styleId="p2">
    <w:name w:val="p2"/>
    <w:basedOn w:val="Normal"/>
    <w:rsid w:val="009425FF"/>
    <w:pPr>
      <w:widowControl w:val="0"/>
      <w:tabs>
        <w:tab w:val="left" w:pos="357"/>
      </w:tabs>
      <w:spacing w:after="0" w:line="255" w:lineRule="atLeast"/>
      <w:ind w:left="1083" w:hanging="357"/>
    </w:pPr>
    <w:rPr>
      <w:rFonts w:ascii="Times New Roman" w:eastAsia="Times New Roman" w:hAnsi="Times New Roman"/>
      <w:snapToGrid w:val="0"/>
      <w:sz w:val="24"/>
      <w:szCs w:val="20"/>
    </w:rPr>
  </w:style>
  <w:style w:type="paragraph" w:styleId="Revision">
    <w:name w:val="Revision"/>
    <w:hidden/>
    <w:uiPriority w:val="99"/>
    <w:semiHidden/>
    <w:rsid w:val="00ED521E"/>
    <w:rPr>
      <w:sz w:val="22"/>
      <w:szCs w:val="22"/>
    </w:rPr>
  </w:style>
  <w:style w:type="character" w:styleId="FootnoteReference">
    <w:name w:val="footnote reference"/>
    <w:uiPriority w:val="99"/>
    <w:rsid w:val="00E945A3"/>
    <w:rPr>
      <w:vertAlign w:val="superscript"/>
    </w:rPr>
  </w:style>
  <w:style w:type="table" w:customStyle="1" w:styleId="TableGrid1">
    <w:name w:val="Table Grid1"/>
    <w:basedOn w:val="TableNormal"/>
    <w:next w:val="TableGrid"/>
    <w:uiPriority w:val="59"/>
    <w:rsid w:val="00001B38"/>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D6524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F7F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unhideWhenUsed/>
    <w:rsid w:val="00B505E7"/>
    <w:rPr>
      <w:color w:val="605E5C"/>
      <w:shd w:val="clear" w:color="auto" w:fill="E1DFDD"/>
    </w:rPr>
  </w:style>
  <w:style w:type="character" w:styleId="Mention">
    <w:name w:val="Mention"/>
    <w:basedOn w:val="DefaultParagraphFont"/>
    <w:uiPriority w:val="99"/>
    <w:unhideWhenUsed/>
    <w:rsid w:val="00B505E7"/>
    <w:rPr>
      <w:color w:val="2B579A"/>
      <w:shd w:val="clear" w:color="auto" w:fill="E1DFDD"/>
    </w:rPr>
  </w:style>
  <w:style w:type="table" w:customStyle="1" w:styleId="TableGrid4">
    <w:name w:val="Table Grid4"/>
    <w:basedOn w:val="TableNormal"/>
    <w:next w:val="TableGrid"/>
    <w:uiPriority w:val="39"/>
    <w:rsid w:val="00F40856"/>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7B2CC9"/>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rsid w:val="00030B0A"/>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78807">
      <w:bodyDiv w:val="1"/>
      <w:marLeft w:val="0"/>
      <w:marRight w:val="0"/>
      <w:marTop w:val="0"/>
      <w:marBottom w:val="0"/>
      <w:divBdr>
        <w:top w:val="none" w:sz="0" w:space="0" w:color="auto"/>
        <w:left w:val="none" w:sz="0" w:space="0" w:color="auto"/>
        <w:bottom w:val="none" w:sz="0" w:space="0" w:color="auto"/>
        <w:right w:val="none" w:sz="0" w:space="0" w:color="auto"/>
      </w:divBdr>
    </w:div>
    <w:div w:id="99683337">
      <w:bodyDiv w:val="1"/>
      <w:marLeft w:val="0"/>
      <w:marRight w:val="0"/>
      <w:marTop w:val="0"/>
      <w:marBottom w:val="0"/>
      <w:divBdr>
        <w:top w:val="none" w:sz="0" w:space="0" w:color="auto"/>
        <w:left w:val="none" w:sz="0" w:space="0" w:color="auto"/>
        <w:bottom w:val="none" w:sz="0" w:space="0" w:color="auto"/>
        <w:right w:val="none" w:sz="0" w:space="0" w:color="auto"/>
      </w:divBdr>
    </w:div>
    <w:div w:id="114642856">
      <w:bodyDiv w:val="1"/>
      <w:marLeft w:val="0"/>
      <w:marRight w:val="0"/>
      <w:marTop w:val="0"/>
      <w:marBottom w:val="0"/>
      <w:divBdr>
        <w:top w:val="none" w:sz="0" w:space="0" w:color="auto"/>
        <w:left w:val="none" w:sz="0" w:space="0" w:color="auto"/>
        <w:bottom w:val="none" w:sz="0" w:space="0" w:color="auto"/>
        <w:right w:val="none" w:sz="0" w:space="0" w:color="auto"/>
      </w:divBdr>
    </w:div>
    <w:div w:id="253363666">
      <w:bodyDiv w:val="1"/>
      <w:marLeft w:val="0"/>
      <w:marRight w:val="0"/>
      <w:marTop w:val="0"/>
      <w:marBottom w:val="0"/>
      <w:divBdr>
        <w:top w:val="none" w:sz="0" w:space="0" w:color="auto"/>
        <w:left w:val="none" w:sz="0" w:space="0" w:color="auto"/>
        <w:bottom w:val="none" w:sz="0" w:space="0" w:color="auto"/>
        <w:right w:val="none" w:sz="0" w:space="0" w:color="auto"/>
      </w:divBdr>
    </w:div>
    <w:div w:id="769350061">
      <w:bodyDiv w:val="1"/>
      <w:marLeft w:val="0"/>
      <w:marRight w:val="0"/>
      <w:marTop w:val="0"/>
      <w:marBottom w:val="0"/>
      <w:divBdr>
        <w:top w:val="none" w:sz="0" w:space="0" w:color="auto"/>
        <w:left w:val="none" w:sz="0" w:space="0" w:color="auto"/>
        <w:bottom w:val="none" w:sz="0" w:space="0" w:color="auto"/>
        <w:right w:val="none" w:sz="0" w:space="0" w:color="auto"/>
      </w:divBdr>
    </w:div>
    <w:div w:id="1143037545">
      <w:bodyDiv w:val="1"/>
      <w:marLeft w:val="0"/>
      <w:marRight w:val="0"/>
      <w:marTop w:val="0"/>
      <w:marBottom w:val="0"/>
      <w:divBdr>
        <w:top w:val="none" w:sz="0" w:space="0" w:color="auto"/>
        <w:left w:val="none" w:sz="0" w:space="0" w:color="auto"/>
        <w:bottom w:val="none" w:sz="0" w:space="0" w:color="auto"/>
        <w:right w:val="none" w:sz="0" w:space="0" w:color="auto"/>
      </w:divBdr>
    </w:div>
    <w:div w:id="1586302711">
      <w:bodyDiv w:val="1"/>
      <w:marLeft w:val="0"/>
      <w:marRight w:val="0"/>
      <w:marTop w:val="0"/>
      <w:marBottom w:val="0"/>
      <w:divBdr>
        <w:top w:val="none" w:sz="0" w:space="0" w:color="auto"/>
        <w:left w:val="none" w:sz="0" w:space="0" w:color="auto"/>
        <w:bottom w:val="none" w:sz="0" w:space="0" w:color="auto"/>
        <w:right w:val="none" w:sz="0" w:space="0" w:color="auto"/>
      </w:divBdr>
    </w:div>
    <w:div w:id="1821773924">
      <w:bodyDiv w:val="1"/>
      <w:marLeft w:val="0"/>
      <w:marRight w:val="0"/>
      <w:marTop w:val="0"/>
      <w:marBottom w:val="0"/>
      <w:divBdr>
        <w:top w:val="none" w:sz="0" w:space="0" w:color="auto"/>
        <w:left w:val="none" w:sz="0" w:space="0" w:color="auto"/>
        <w:bottom w:val="none" w:sz="0" w:space="0" w:color="auto"/>
        <w:right w:val="none" w:sz="0" w:space="0" w:color="auto"/>
      </w:divBdr>
    </w:div>
    <w:div w:id="2064986719">
      <w:bodyDiv w:val="1"/>
      <w:marLeft w:val="0"/>
      <w:marRight w:val="0"/>
      <w:marTop w:val="0"/>
      <w:marBottom w:val="0"/>
      <w:divBdr>
        <w:top w:val="none" w:sz="0" w:space="0" w:color="auto"/>
        <w:left w:val="none" w:sz="0" w:space="0" w:color="auto"/>
        <w:bottom w:val="none" w:sz="0" w:space="0" w:color="auto"/>
        <w:right w:val="none" w:sz="0" w:space="0" w:color="auto"/>
      </w:divBdr>
    </w:div>
    <w:div w:id="207731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eader" Target="header8.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5.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9.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21" ma:contentTypeDescription="Create a new document." ma:contentTypeScope="" ma:versionID="88efdf97b65d09c9d0c7bbf944c2dedf">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ea7966bcb5d37bb36b188e4d473f173a"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7" nillable="true" ma:displayName="Taxonomy Catch All Column" ma:hidden="true" ma:list="{c93a3eb4-f9b2-4918-8a30-eb81fd3c8322}"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SharedWithUsers xmlns="5067c814-4b34-462c-a21d-c185ff6548d2">
      <UserInfo>
        <DisplayName>Tam, Danny@Energy</DisplayName>
        <AccountId>63</AccountId>
        <AccountType/>
      </UserInfo>
      <UserInfo>
        <DisplayName>Tsan, Bach@Energy</DisplayName>
        <AccountId>362</AccountId>
        <AccountType/>
      </UserInfo>
      <UserInfo>
        <DisplayName>Alhabibi, Haider@Energy</DisplayName>
        <AccountId>224</AccountId>
        <AccountType/>
      </UserInfo>
      <UserInfo>
        <DisplayName>Geiser, Che@Energy</DisplayName>
        <AccountId>225</AccountId>
        <AccountType/>
      </UserInfo>
      <UserInfo>
        <DisplayName>Shewmaker, Michael@Energy</DisplayName>
        <AccountId>13</AccountId>
        <AccountType/>
      </UserInfo>
    </SharedWithUsers>
    <MediaLengthInSeconds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2C1CEC9-E7F7-4392-838D-040A0A914220}">
  <ds:schemaRefs>
    <ds:schemaRef ds:uri="http://schemas.openxmlformats.org/officeDocument/2006/bibliography"/>
  </ds:schemaRefs>
</ds:datastoreItem>
</file>

<file path=customXml/itemProps2.xml><?xml version="1.0" encoding="utf-8"?>
<ds:datastoreItem xmlns:ds="http://schemas.openxmlformats.org/officeDocument/2006/customXml" ds:itemID="{8BA0DFFD-A49E-483C-8A65-216693B69BE6}">
  <ds:schemaRefs>
    <ds:schemaRef ds:uri="http://schemas.microsoft.com/sharepoint/v3/contenttype/forms"/>
  </ds:schemaRefs>
</ds:datastoreItem>
</file>

<file path=customXml/itemProps3.xml><?xml version="1.0" encoding="utf-8"?>
<ds:datastoreItem xmlns:ds="http://schemas.openxmlformats.org/officeDocument/2006/customXml" ds:itemID="{547F6A01-166A-406F-8C84-5BAAC5FEF4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44443B-573A-4B98-9EE3-64520FA8B32C}">
  <ds:schemaRefs>
    <ds:schemaRef ds:uri="http://schemas.microsoft.com/office/2006/metadata/properties"/>
    <ds:schemaRef ds:uri="http://schemas.microsoft.com/office/infopath/2007/PartnerControls"/>
    <ds:schemaRef ds:uri="785685f2-c2e1-4352-89aa-3faca8eaba52"/>
    <ds:schemaRef ds:uri="5067c814-4b34-462c-a21d-c185ff6548d2"/>
  </ds:schemaRefs>
</ds:datastoreItem>
</file>

<file path=customXml/itemProps5.xml><?xml version="1.0" encoding="utf-8"?>
<ds:datastoreItem xmlns:ds="http://schemas.openxmlformats.org/officeDocument/2006/customXml" ds:itemID="{51D32591-579B-4C24-82AB-BBB5D6B8E7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16</Pages>
  <Words>5486</Words>
  <Characters>31274</Characters>
  <Application>Microsoft Office Word</Application>
  <DocSecurity>0</DocSecurity>
  <Lines>260</Lines>
  <Paragraphs>73</Paragraphs>
  <ScaleCrop>false</ScaleCrop>
  <Company>California Energy Commission</Company>
  <LinksUpToDate>false</LinksUpToDate>
  <CharactersWithSpaces>36687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Shewmaker, Michael@Energy</dc:creator>
  <cp:keywords/>
  <cp:lastModifiedBy>Alhabibi, Haider@Energy</cp:lastModifiedBy>
  <cp:revision>184</cp:revision>
  <cp:lastPrinted>2019-05-10T15:42:00Z</cp:lastPrinted>
  <dcterms:created xsi:type="dcterms:W3CDTF">2022-01-14T04:16:00Z</dcterms:created>
  <dcterms:modified xsi:type="dcterms:W3CDTF">2023-11-06T18:55:00Z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Order">
    <vt:r8>628600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MediaServiceImageTags">
    <vt:lpwstr/>
  </property>
</Properties>
</file>