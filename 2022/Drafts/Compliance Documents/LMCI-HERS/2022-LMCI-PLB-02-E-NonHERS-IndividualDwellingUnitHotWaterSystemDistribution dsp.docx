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Change w:id="0" w:author="Diane Pepetone" w:date="2022-01-13T19:31:00Z">
          <w:tblPr>
            <w:tblW w:w="5000"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PrChange>
      </w:tblPr>
      <w:tblGrid>
        <w:gridCol w:w="1036"/>
        <w:gridCol w:w="1036"/>
        <w:gridCol w:w="1187"/>
        <w:gridCol w:w="1213"/>
        <w:gridCol w:w="1103"/>
        <w:gridCol w:w="829"/>
        <w:gridCol w:w="729"/>
        <w:gridCol w:w="1055"/>
        <w:gridCol w:w="1219"/>
        <w:gridCol w:w="1383"/>
        <w:tblGridChange w:id="1">
          <w:tblGrid>
            <w:gridCol w:w="1036"/>
            <w:gridCol w:w="1036"/>
            <w:gridCol w:w="1187"/>
            <w:gridCol w:w="1213"/>
            <w:gridCol w:w="1103"/>
            <w:gridCol w:w="829"/>
            <w:gridCol w:w="729"/>
            <w:gridCol w:w="1055"/>
            <w:gridCol w:w="1219"/>
            <w:gridCol w:w="1383"/>
          </w:tblGrid>
        </w:tblGridChange>
      </w:tblGrid>
      <w:tr w:rsidR="000E1EA5" w:rsidRPr="009E01FE" w14:paraId="44D822E2" w14:textId="77777777" w:rsidTr="002070E6">
        <w:trPr>
          <w:cantSplit/>
          <w:trHeight w:val="277"/>
          <w:trPrChange w:id="2" w:author="Diane Pepetone" w:date="2022-01-13T19:31:00Z">
            <w:trPr>
              <w:cantSplit/>
              <w:trHeight w:val="277"/>
            </w:trPr>
          </w:trPrChange>
        </w:trPr>
        <w:tc>
          <w:tcPr>
            <w:tcW w:w="5000" w:type="pct"/>
            <w:gridSpan w:val="10"/>
            <w:tcBorders>
              <w:top w:val="single" w:sz="4" w:space="0" w:color="auto"/>
              <w:left w:val="single" w:sz="4" w:space="0" w:color="auto"/>
              <w:bottom w:val="single" w:sz="4" w:space="0" w:color="auto"/>
              <w:right w:val="single" w:sz="4" w:space="0" w:color="auto"/>
            </w:tcBorders>
            <w:tcPrChange w:id="3" w:author="Diane Pepetone" w:date="2022-01-13T19:31:00Z">
              <w:tcPr>
                <w:tcW w:w="5000" w:type="pct"/>
                <w:gridSpan w:val="10"/>
                <w:tcBorders>
                  <w:top w:val="single" w:sz="4" w:space="0" w:color="auto"/>
                  <w:left w:val="single" w:sz="4" w:space="0" w:color="auto"/>
                  <w:bottom w:val="single" w:sz="4" w:space="0" w:color="auto"/>
                  <w:right w:val="single" w:sz="4" w:space="0" w:color="auto"/>
                </w:tcBorders>
              </w:tcPr>
            </w:tcPrChange>
          </w:tcPr>
          <w:p w14:paraId="7B844D56" w14:textId="33C02868" w:rsidR="000E1EA5" w:rsidRPr="008733ED" w:rsidRDefault="000E1EA5" w:rsidP="00CC2C76">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Pr>
                <w:rFonts w:asciiTheme="minorHAnsi" w:hAnsiTheme="minorHAnsi" w:cstheme="minorHAnsi"/>
                <w:b/>
                <w:sz w:val="20"/>
                <w:szCs w:val="20"/>
              </w:rPr>
              <w:t>A</w:t>
            </w:r>
            <w:r w:rsidRPr="008733ED">
              <w:rPr>
                <w:rFonts w:asciiTheme="minorHAnsi" w:hAnsiTheme="minorHAnsi" w:cstheme="minorHAnsi"/>
                <w:b/>
                <w:sz w:val="20"/>
                <w:szCs w:val="20"/>
              </w:rPr>
              <w:t xml:space="preserve">. Design Dwelling Unit Water Heating Systems Information </w:t>
            </w:r>
            <w:ins w:id="4" w:author="Diane Pepetone" w:date="2022-01-13T19:27:00Z">
              <w:r w:rsidR="00D25D80">
                <w:rPr>
                  <w:rFonts w:asciiTheme="minorHAnsi" w:hAnsiTheme="minorHAnsi" w:cstheme="minorHAnsi"/>
                  <w:b/>
                  <w:sz w:val="20"/>
                  <w:szCs w:val="20"/>
                </w:rPr>
                <w:t>(other than HPWH)</w:t>
              </w:r>
            </w:ins>
          </w:p>
          <w:p w14:paraId="1AF1AF20" w14:textId="53F991A9" w:rsidR="000E1EA5" w:rsidRPr="005828AE" w:rsidDel="00237BB2" w:rsidRDefault="000E1EA5">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Change w:id="5" w:author="Diane Pepetone" w:date="2022-01-13T19:26:00Z">
                <w:pPr>
                  <w:keepNext/>
                  <w:tabs>
                    <w:tab w:val="left" w:pos="2160"/>
                    <w:tab w:val="left" w:pos="2700"/>
                    <w:tab w:val="left" w:pos="3420"/>
                    <w:tab w:val="left" w:pos="3780"/>
                    <w:tab w:val="left" w:pos="5760"/>
                    <w:tab w:val="left" w:pos="7212"/>
                  </w:tabs>
                  <w:spacing w:after="0" w:line="240" w:lineRule="auto"/>
                  <w:jc w:val="center"/>
                </w:pPr>
              </w:pPrChange>
            </w:pPr>
            <w:r w:rsidRPr="005828AE">
              <w:rPr>
                <w:rFonts w:asciiTheme="minorHAnsi" w:eastAsia="Times New Roman" w:hAnsiTheme="minorHAnsi" w:cstheme="minorHAnsi"/>
                <w:sz w:val="20"/>
                <w:szCs w:val="20"/>
              </w:rPr>
              <w:t xml:space="preserve">This table reports </w:t>
            </w:r>
            <w:ins w:id="6" w:author="Diane Pepetone" w:date="2022-01-13T19:23:00Z">
              <w:r w:rsidR="00D4064B" w:rsidRPr="005828AE">
                <w:rPr>
                  <w:rFonts w:asciiTheme="minorHAnsi" w:eastAsia="Times New Roman" w:hAnsiTheme="minorHAnsi" w:cstheme="minorHAnsi"/>
                  <w:sz w:val="20"/>
                  <w:szCs w:val="20"/>
                </w:rPr>
                <w:t>features</w:t>
              </w:r>
            </w:ins>
            <w:ins w:id="7" w:author="Diane Pepetone" w:date="2022-01-13T19:40:00Z">
              <w:r w:rsidR="00B854A7">
                <w:rPr>
                  <w:rFonts w:asciiTheme="minorHAnsi" w:eastAsia="Times New Roman" w:hAnsiTheme="minorHAnsi" w:cstheme="minorHAnsi"/>
                  <w:sz w:val="20"/>
                  <w:szCs w:val="20"/>
                </w:rPr>
                <w:t xml:space="preserve"> of </w:t>
              </w:r>
            </w:ins>
            <w:r w:rsidRPr="005828AE">
              <w:rPr>
                <w:rFonts w:asciiTheme="minorHAnsi" w:eastAsia="Times New Roman" w:hAnsiTheme="minorHAnsi" w:cstheme="minorHAnsi"/>
                <w:sz w:val="20"/>
                <w:szCs w:val="20"/>
              </w:rPr>
              <w:t>the water heating system(s)</w:t>
            </w:r>
            <w:del w:id="8" w:author="Diane Pepetone" w:date="2022-01-13T19:29:00Z">
              <w:r w:rsidRPr="005828AE" w:rsidDel="00D25D80">
                <w:rPr>
                  <w:rFonts w:asciiTheme="minorHAnsi" w:eastAsia="Times New Roman" w:hAnsiTheme="minorHAnsi" w:cstheme="minorHAnsi"/>
                  <w:sz w:val="20"/>
                  <w:szCs w:val="20"/>
                </w:rPr>
                <w:delText xml:space="preserve"> </w:delText>
              </w:r>
            </w:del>
            <w:ins w:id="9" w:author="Diane Pepetone" w:date="2022-01-13T19:22:00Z">
              <w:r w:rsidR="00D4064B">
                <w:rPr>
                  <w:rFonts w:asciiTheme="minorHAnsi" w:eastAsia="Times New Roman" w:hAnsiTheme="minorHAnsi" w:cstheme="minorHAnsi"/>
                  <w:sz w:val="20"/>
                  <w:szCs w:val="20"/>
                </w:rPr>
                <w:t xml:space="preserve"> other than </w:t>
              </w:r>
              <w:r w:rsidR="00D4064B">
                <w:rPr>
                  <w:rFonts w:cstheme="minorHAnsi"/>
                  <w:b/>
                  <w:bCs/>
                  <w:sz w:val="20"/>
                  <w:szCs w:val="20"/>
                </w:rPr>
                <w:t>HPWH</w:t>
              </w:r>
              <w:r w:rsidR="00D4064B" w:rsidRPr="005828AE">
                <w:rPr>
                  <w:rFonts w:asciiTheme="minorHAnsi" w:eastAsia="Times New Roman" w:hAnsiTheme="minorHAnsi" w:cstheme="minorHAnsi"/>
                  <w:sz w:val="20"/>
                  <w:szCs w:val="20"/>
                </w:rPr>
                <w:t xml:space="preserve"> </w:t>
              </w:r>
              <w:r w:rsidR="00D4064B">
                <w:rPr>
                  <w:rFonts w:asciiTheme="minorHAnsi" w:eastAsia="Times New Roman" w:hAnsiTheme="minorHAnsi" w:cstheme="minorHAnsi"/>
                  <w:sz w:val="20"/>
                  <w:szCs w:val="20"/>
                </w:rPr>
                <w:t xml:space="preserve">systems </w:t>
              </w:r>
            </w:ins>
            <w:del w:id="10" w:author="Diane Pepetone" w:date="2022-01-13T19:22:00Z">
              <w:r w:rsidRPr="005828AE" w:rsidDel="00D4064B">
                <w:rPr>
                  <w:rFonts w:asciiTheme="minorHAnsi" w:eastAsia="Times New Roman" w:hAnsiTheme="minorHAnsi" w:cstheme="minorHAnsi"/>
                  <w:sz w:val="20"/>
                  <w:szCs w:val="20"/>
                </w:rPr>
                <w:delText xml:space="preserve">features </w:delText>
              </w:r>
            </w:del>
            <w:r w:rsidRPr="005828AE">
              <w:rPr>
                <w:rFonts w:asciiTheme="minorHAnsi" w:eastAsia="Times New Roman" w:hAnsiTheme="minorHAnsi" w:cstheme="minorHAnsi"/>
                <w:sz w:val="20"/>
                <w:szCs w:val="20"/>
              </w:rPr>
              <w:t xml:space="preserve">specified on the registered </w:t>
            </w:r>
            <w:del w:id="11" w:author="Tam, Danny@Energy" w:date="2022-02-28T13:20:00Z">
              <w:r w:rsidRPr="005828AE" w:rsidDel="00DA58BF">
                <w:rPr>
                  <w:rFonts w:asciiTheme="minorHAnsi" w:eastAsia="Times New Roman" w:hAnsiTheme="minorHAnsi" w:cstheme="minorHAnsi"/>
                  <w:sz w:val="20"/>
                  <w:szCs w:val="20"/>
                </w:rPr>
                <w:delText>CF1R</w:delText>
              </w:r>
            </w:del>
            <w:ins w:id="12" w:author="Tam, Danny@Energy" w:date="2022-02-28T13:20:00Z">
              <w:r w:rsidR="00DA58BF">
                <w:rPr>
                  <w:rFonts w:asciiTheme="minorHAnsi" w:eastAsia="Times New Roman" w:hAnsiTheme="minorHAnsi" w:cstheme="minorHAnsi"/>
                  <w:sz w:val="20"/>
                  <w:szCs w:val="20"/>
                </w:rPr>
                <w:t>LMCC</w:t>
              </w:r>
            </w:ins>
            <w:r w:rsidRPr="005828AE">
              <w:rPr>
                <w:rFonts w:asciiTheme="minorHAnsi" w:eastAsia="Times New Roman" w:hAnsiTheme="minorHAnsi" w:cstheme="minorHAnsi"/>
                <w:sz w:val="20"/>
                <w:szCs w:val="20"/>
              </w:rPr>
              <w:t xml:space="preserve"> compliance document for this project.</w:t>
            </w:r>
          </w:p>
        </w:tc>
      </w:tr>
      <w:tr w:rsidR="000E1EA5" w:rsidRPr="009E01FE" w14:paraId="7B8DA255" w14:textId="319DAC8C" w:rsidTr="002070E6">
        <w:trPr>
          <w:cantSplit/>
          <w:trHeight w:val="277"/>
          <w:trPrChange w:id="13" w:author="Diane Pepetone" w:date="2022-01-13T19:31:00Z">
            <w:trPr>
              <w:cantSplit/>
              <w:trHeight w:val="277"/>
            </w:trPr>
          </w:trPrChange>
        </w:trPr>
        <w:tc>
          <w:tcPr>
            <w:tcW w:w="480" w:type="pct"/>
            <w:tcBorders>
              <w:top w:val="single" w:sz="4" w:space="0" w:color="auto"/>
              <w:left w:val="single" w:sz="4" w:space="0" w:color="auto"/>
              <w:bottom w:val="single" w:sz="4" w:space="0" w:color="auto"/>
              <w:right w:val="single" w:sz="4" w:space="0" w:color="auto"/>
            </w:tcBorders>
            <w:tcPrChange w:id="14" w:author="Diane Pepetone" w:date="2022-01-13T19:31:00Z">
              <w:tcPr>
                <w:tcW w:w="480" w:type="pct"/>
                <w:tcBorders>
                  <w:top w:val="single" w:sz="4" w:space="0" w:color="auto"/>
                  <w:left w:val="single" w:sz="4" w:space="0" w:color="auto"/>
                  <w:bottom w:val="single" w:sz="4" w:space="0" w:color="auto"/>
                  <w:right w:val="single" w:sz="4" w:space="0" w:color="auto"/>
                </w:tcBorders>
              </w:tcPr>
            </w:tcPrChange>
          </w:tcPr>
          <w:p w14:paraId="7A2ACCE9" w14:textId="5846D854"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Pr>
                <w:rFonts w:asciiTheme="minorHAnsi" w:eastAsia="Times New Roman" w:hAnsiTheme="minorHAnsi" w:cstheme="minorHAnsi"/>
                <w:sz w:val="18"/>
                <w:szCs w:val="20"/>
              </w:rPr>
              <w:t>01</w:t>
            </w:r>
          </w:p>
        </w:tc>
        <w:tc>
          <w:tcPr>
            <w:tcW w:w="480" w:type="pct"/>
            <w:tcBorders>
              <w:top w:val="single" w:sz="4" w:space="0" w:color="auto"/>
              <w:left w:val="single" w:sz="4" w:space="0" w:color="auto"/>
              <w:bottom w:val="single" w:sz="4" w:space="0" w:color="auto"/>
              <w:right w:val="single" w:sz="4" w:space="0" w:color="auto"/>
            </w:tcBorders>
            <w:vAlign w:val="center"/>
            <w:tcPrChange w:id="15" w:author="Diane Pepetone" w:date="2022-01-13T19:31:00Z">
              <w:tcPr>
                <w:tcW w:w="480" w:type="pct"/>
                <w:tcBorders>
                  <w:top w:val="single" w:sz="4" w:space="0" w:color="auto"/>
                  <w:left w:val="single" w:sz="4" w:space="0" w:color="auto"/>
                  <w:bottom w:val="single" w:sz="4" w:space="0" w:color="auto"/>
                  <w:right w:val="single" w:sz="4" w:space="0" w:color="auto"/>
                </w:tcBorders>
                <w:vAlign w:val="center"/>
              </w:tcPr>
            </w:tcPrChange>
          </w:tcPr>
          <w:p w14:paraId="7B8DA247" w14:textId="184AD369"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w:t>
            </w:r>
            <w:r>
              <w:rPr>
                <w:rFonts w:asciiTheme="minorHAnsi" w:eastAsia="Times New Roman" w:hAnsiTheme="minorHAnsi" w:cstheme="minorHAnsi"/>
                <w:sz w:val="18"/>
                <w:szCs w:val="20"/>
              </w:rPr>
              <w:t>2</w:t>
            </w:r>
          </w:p>
        </w:tc>
        <w:tc>
          <w:tcPr>
            <w:tcW w:w="550" w:type="pct"/>
            <w:tcBorders>
              <w:top w:val="single" w:sz="4" w:space="0" w:color="auto"/>
              <w:left w:val="single" w:sz="4" w:space="0" w:color="auto"/>
              <w:bottom w:val="single" w:sz="4" w:space="0" w:color="auto"/>
              <w:right w:val="single" w:sz="4" w:space="0" w:color="auto"/>
            </w:tcBorders>
            <w:vAlign w:val="center"/>
            <w:tcPrChange w:id="16" w:author="Diane Pepetone" w:date="2022-01-13T19:31:00Z">
              <w:tcPr>
                <w:tcW w:w="550" w:type="pct"/>
                <w:tcBorders>
                  <w:top w:val="single" w:sz="4" w:space="0" w:color="auto"/>
                  <w:left w:val="single" w:sz="4" w:space="0" w:color="auto"/>
                  <w:bottom w:val="single" w:sz="4" w:space="0" w:color="auto"/>
                  <w:right w:val="single" w:sz="4" w:space="0" w:color="auto"/>
                </w:tcBorders>
                <w:vAlign w:val="center"/>
              </w:tcPr>
            </w:tcPrChange>
          </w:tcPr>
          <w:p w14:paraId="7B8DA248" w14:textId="099D1AAC"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w:t>
            </w:r>
            <w:r>
              <w:rPr>
                <w:rFonts w:asciiTheme="minorHAnsi" w:eastAsia="Times New Roman" w:hAnsiTheme="minorHAnsi" w:cstheme="minorHAnsi"/>
                <w:sz w:val="18"/>
                <w:szCs w:val="20"/>
              </w:rPr>
              <w:t>3</w:t>
            </w:r>
          </w:p>
        </w:tc>
        <w:tc>
          <w:tcPr>
            <w:tcW w:w="562" w:type="pct"/>
            <w:tcBorders>
              <w:top w:val="single" w:sz="4" w:space="0" w:color="auto"/>
              <w:left w:val="single" w:sz="4" w:space="0" w:color="auto"/>
              <w:bottom w:val="single" w:sz="4" w:space="0" w:color="auto"/>
              <w:right w:val="single" w:sz="4" w:space="0" w:color="auto"/>
            </w:tcBorders>
            <w:vAlign w:val="center"/>
            <w:tcPrChange w:id="17" w:author="Diane Pepetone" w:date="2022-01-13T19:31:00Z">
              <w:tcPr>
                <w:tcW w:w="562" w:type="pct"/>
                <w:tcBorders>
                  <w:top w:val="single" w:sz="4" w:space="0" w:color="auto"/>
                  <w:left w:val="single" w:sz="4" w:space="0" w:color="auto"/>
                  <w:bottom w:val="single" w:sz="4" w:space="0" w:color="auto"/>
                  <w:right w:val="single" w:sz="4" w:space="0" w:color="auto"/>
                </w:tcBorders>
                <w:vAlign w:val="center"/>
              </w:tcPr>
            </w:tcPrChange>
          </w:tcPr>
          <w:p w14:paraId="7B8DA249" w14:textId="6B14DC73"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w:t>
            </w:r>
            <w:r>
              <w:rPr>
                <w:rFonts w:asciiTheme="minorHAnsi" w:eastAsia="Times New Roman" w:hAnsiTheme="minorHAnsi" w:cstheme="minorHAnsi"/>
                <w:sz w:val="18"/>
                <w:szCs w:val="20"/>
              </w:rPr>
              <w:t>4</w:t>
            </w:r>
          </w:p>
        </w:tc>
        <w:tc>
          <w:tcPr>
            <w:tcW w:w="511" w:type="pct"/>
            <w:tcBorders>
              <w:top w:val="single" w:sz="4" w:space="0" w:color="auto"/>
              <w:left w:val="single" w:sz="4" w:space="0" w:color="auto"/>
              <w:bottom w:val="single" w:sz="4" w:space="0" w:color="auto"/>
              <w:right w:val="single" w:sz="4" w:space="0" w:color="auto"/>
            </w:tcBorders>
            <w:vAlign w:val="center"/>
            <w:tcPrChange w:id="18" w:author="Diane Pepetone" w:date="2022-01-13T19:31:00Z">
              <w:tcPr>
                <w:tcW w:w="511" w:type="pct"/>
                <w:tcBorders>
                  <w:top w:val="single" w:sz="4" w:space="0" w:color="auto"/>
                  <w:left w:val="single" w:sz="4" w:space="0" w:color="auto"/>
                  <w:bottom w:val="single" w:sz="4" w:space="0" w:color="auto"/>
                  <w:right w:val="single" w:sz="4" w:space="0" w:color="auto"/>
                </w:tcBorders>
                <w:vAlign w:val="center"/>
              </w:tcPr>
            </w:tcPrChange>
          </w:tcPr>
          <w:p w14:paraId="7B8DA24A" w14:textId="1A5A08D0"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w:t>
            </w:r>
            <w:r>
              <w:rPr>
                <w:rFonts w:asciiTheme="minorHAnsi" w:eastAsia="Times New Roman" w:hAnsiTheme="minorHAnsi" w:cstheme="minorHAnsi"/>
                <w:sz w:val="18"/>
                <w:szCs w:val="20"/>
              </w:rPr>
              <w:t>5</w:t>
            </w:r>
          </w:p>
        </w:tc>
        <w:tc>
          <w:tcPr>
            <w:tcW w:w="384" w:type="pct"/>
            <w:tcBorders>
              <w:top w:val="single" w:sz="4" w:space="0" w:color="auto"/>
              <w:left w:val="single" w:sz="4" w:space="0" w:color="auto"/>
              <w:bottom w:val="single" w:sz="4" w:space="0" w:color="auto"/>
              <w:right w:val="single" w:sz="4" w:space="0" w:color="auto"/>
            </w:tcBorders>
            <w:vAlign w:val="center"/>
            <w:tcPrChange w:id="19" w:author="Diane Pepetone" w:date="2022-01-13T19:31:00Z">
              <w:tcPr>
                <w:tcW w:w="384" w:type="pct"/>
                <w:tcBorders>
                  <w:top w:val="single" w:sz="4" w:space="0" w:color="auto"/>
                  <w:left w:val="single" w:sz="4" w:space="0" w:color="auto"/>
                  <w:bottom w:val="single" w:sz="4" w:space="0" w:color="auto"/>
                  <w:right w:val="single" w:sz="4" w:space="0" w:color="auto"/>
                </w:tcBorders>
                <w:vAlign w:val="center"/>
              </w:tcPr>
            </w:tcPrChange>
          </w:tcPr>
          <w:p w14:paraId="7B8DA24C" w14:textId="0B10CFBC" w:rsidR="000E1EA5" w:rsidRPr="005828AE" w:rsidRDefault="000E1EA5" w:rsidP="008C7B33">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w:t>
            </w:r>
            <w:r>
              <w:rPr>
                <w:rFonts w:asciiTheme="minorHAnsi" w:eastAsia="Times New Roman" w:hAnsiTheme="minorHAnsi" w:cstheme="minorHAnsi"/>
                <w:sz w:val="18"/>
                <w:szCs w:val="20"/>
              </w:rPr>
              <w:t>6</w:t>
            </w:r>
          </w:p>
        </w:tc>
        <w:tc>
          <w:tcPr>
            <w:tcW w:w="338" w:type="pct"/>
            <w:tcBorders>
              <w:top w:val="single" w:sz="4" w:space="0" w:color="auto"/>
              <w:left w:val="single" w:sz="4" w:space="0" w:color="auto"/>
              <w:bottom w:val="single" w:sz="4" w:space="0" w:color="auto"/>
              <w:right w:val="single" w:sz="4" w:space="0" w:color="auto"/>
            </w:tcBorders>
            <w:vAlign w:val="center"/>
            <w:tcPrChange w:id="20" w:author="Diane Pepetone" w:date="2022-01-13T19:31:00Z">
              <w:tcPr>
                <w:tcW w:w="338" w:type="pct"/>
                <w:tcBorders>
                  <w:top w:val="single" w:sz="4" w:space="0" w:color="auto"/>
                  <w:left w:val="single" w:sz="4" w:space="0" w:color="auto"/>
                  <w:bottom w:val="single" w:sz="4" w:space="0" w:color="auto"/>
                  <w:right w:val="single" w:sz="4" w:space="0" w:color="auto"/>
                </w:tcBorders>
                <w:vAlign w:val="center"/>
              </w:tcPr>
            </w:tcPrChange>
          </w:tcPr>
          <w:p w14:paraId="7B8DA24D" w14:textId="1EFE0D4E" w:rsidR="000E1EA5" w:rsidRPr="005828AE" w:rsidRDefault="000E1EA5" w:rsidP="008C7B33">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w:t>
            </w:r>
            <w:r>
              <w:rPr>
                <w:rFonts w:asciiTheme="minorHAnsi" w:eastAsia="Times New Roman" w:hAnsiTheme="minorHAnsi" w:cstheme="minorHAnsi"/>
                <w:sz w:val="18"/>
                <w:szCs w:val="20"/>
              </w:rPr>
              <w:t>7</w:t>
            </w:r>
          </w:p>
        </w:tc>
        <w:tc>
          <w:tcPr>
            <w:tcW w:w="489" w:type="pct"/>
            <w:tcBorders>
              <w:top w:val="single" w:sz="4" w:space="0" w:color="auto"/>
              <w:left w:val="single" w:sz="4" w:space="0" w:color="auto"/>
              <w:bottom w:val="single" w:sz="4" w:space="0" w:color="auto"/>
              <w:right w:val="single" w:sz="4" w:space="0" w:color="auto"/>
            </w:tcBorders>
            <w:vAlign w:val="center"/>
            <w:tcPrChange w:id="21" w:author="Diane Pepetone" w:date="2022-01-13T19:31:00Z">
              <w:tcPr>
                <w:tcW w:w="489" w:type="pct"/>
                <w:tcBorders>
                  <w:top w:val="single" w:sz="4" w:space="0" w:color="auto"/>
                  <w:left w:val="single" w:sz="4" w:space="0" w:color="auto"/>
                  <w:bottom w:val="single" w:sz="4" w:space="0" w:color="auto"/>
                  <w:right w:val="single" w:sz="4" w:space="0" w:color="auto"/>
                </w:tcBorders>
                <w:vAlign w:val="center"/>
              </w:tcPr>
            </w:tcPrChange>
          </w:tcPr>
          <w:p w14:paraId="7B8DA24E" w14:textId="1351310C"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w:t>
            </w:r>
            <w:r>
              <w:rPr>
                <w:rFonts w:asciiTheme="minorHAnsi" w:eastAsia="Times New Roman" w:hAnsiTheme="minorHAnsi" w:cstheme="minorHAnsi"/>
                <w:sz w:val="18"/>
                <w:szCs w:val="20"/>
              </w:rPr>
              <w:t>8</w:t>
            </w:r>
          </w:p>
        </w:tc>
        <w:tc>
          <w:tcPr>
            <w:tcW w:w="565" w:type="pct"/>
            <w:tcBorders>
              <w:top w:val="single" w:sz="4" w:space="0" w:color="auto"/>
              <w:left w:val="single" w:sz="4" w:space="0" w:color="auto"/>
              <w:bottom w:val="single" w:sz="4" w:space="0" w:color="auto"/>
              <w:right w:val="single" w:sz="4" w:space="0" w:color="auto"/>
            </w:tcBorders>
            <w:tcPrChange w:id="22" w:author="Diane Pepetone" w:date="2022-01-13T19:31:00Z">
              <w:tcPr>
                <w:tcW w:w="565" w:type="pct"/>
                <w:tcBorders>
                  <w:top w:val="single" w:sz="4" w:space="0" w:color="auto"/>
                  <w:left w:val="single" w:sz="4" w:space="0" w:color="auto"/>
                  <w:bottom w:val="single" w:sz="4" w:space="0" w:color="auto"/>
                  <w:right w:val="single" w:sz="4" w:space="0" w:color="auto"/>
                </w:tcBorders>
              </w:tcPr>
            </w:tcPrChange>
          </w:tcPr>
          <w:p w14:paraId="0D05F59F" w14:textId="2872B8B5"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09</w:t>
            </w:r>
          </w:p>
        </w:tc>
        <w:tc>
          <w:tcPr>
            <w:tcW w:w="641" w:type="pct"/>
            <w:tcBorders>
              <w:top w:val="single" w:sz="4" w:space="0" w:color="auto"/>
              <w:left w:val="single" w:sz="4" w:space="0" w:color="auto"/>
              <w:bottom w:val="single" w:sz="4" w:space="0" w:color="auto"/>
              <w:right w:val="single" w:sz="4" w:space="0" w:color="auto"/>
            </w:tcBorders>
            <w:tcPrChange w:id="23" w:author="Diane Pepetone" w:date="2022-01-13T19:31:00Z">
              <w:tcPr>
                <w:tcW w:w="641" w:type="pct"/>
                <w:tcBorders>
                  <w:top w:val="single" w:sz="4" w:space="0" w:color="auto"/>
                  <w:left w:val="single" w:sz="4" w:space="0" w:color="auto"/>
                  <w:bottom w:val="single" w:sz="4" w:space="0" w:color="auto"/>
                  <w:right w:val="single" w:sz="4" w:space="0" w:color="auto"/>
                </w:tcBorders>
              </w:tcPr>
            </w:tcPrChange>
          </w:tcPr>
          <w:p w14:paraId="08F14AEF" w14:textId="74AC59F1"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10</w:t>
            </w:r>
          </w:p>
        </w:tc>
      </w:tr>
      <w:tr w:rsidR="000E1EA5" w:rsidRPr="009E01FE" w14:paraId="7B8DA269" w14:textId="2BD45EA9" w:rsidTr="002070E6">
        <w:trPr>
          <w:cantSplit/>
          <w:trHeight w:val="288"/>
          <w:trPrChange w:id="24" w:author="Diane Pepetone" w:date="2022-01-13T19:31:00Z">
            <w:trPr>
              <w:cantSplit/>
              <w:trHeight w:val="288"/>
            </w:trPr>
          </w:trPrChange>
        </w:trPr>
        <w:tc>
          <w:tcPr>
            <w:tcW w:w="480" w:type="pct"/>
            <w:tcBorders>
              <w:top w:val="single" w:sz="4" w:space="0" w:color="auto"/>
              <w:left w:val="single" w:sz="4" w:space="0" w:color="auto"/>
              <w:bottom w:val="single" w:sz="4" w:space="0" w:color="auto"/>
              <w:right w:val="single" w:sz="4" w:space="0" w:color="auto"/>
            </w:tcBorders>
            <w:vAlign w:val="bottom"/>
            <w:tcPrChange w:id="25" w:author="Diane Pepetone" w:date="2022-01-13T19:31:00Z">
              <w:tcPr>
                <w:tcW w:w="480" w:type="pct"/>
                <w:tcBorders>
                  <w:top w:val="single" w:sz="4" w:space="0" w:color="auto"/>
                  <w:left w:val="single" w:sz="4" w:space="0" w:color="auto"/>
                  <w:bottom w:val="single" w:sz="4" w:space="0" w:color="auto"/>
                  <w:right w:val="single" w:sz="4" w:space="0" w:color="auto"/>
                </w:tcBorders>
                <w:vAlign w:val="bottom"/>
              </w:tcPr>
            </w:tcPrChange>
          </w:tcPr>
          <w:p w14:paraId="51D7D55F" w14:textId="5F813B4F" w:rsidR="000E1EA5" w:rsidRPr="005828AE" w:rsidRDefault="000E1EA5" w:rsidP="000E1EA5">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Pr>
                <w:rFonts w:asciiTheme="minorHAnsi" w:eastAsia="Times New Roman" w:hAnsiTheme="minorHAnsi" w:cstheme="minorHAnsi"/>
                <w:sz w:val="18"/>
                <w:szCs w:val="20"/>
              </w:rPr>
              <w:t>Dwelling Unit Name</w:t>
            </w:r>
          </w:p>
        </w:tc>
        <w:tc>
          <w:tcPr>
            <w:tcW w:w="480" w:type="pct"/>
            <w:tcBorders>
              <w:top w:val="single" w:sz="4" w:space="0" w:color="auto"/>
              <w:left w:val="single" w:sz="4" w:space="0" w:color="auto"/>
              <w:bottom w:val="single" w:sz="4" w:space="0" w:color="auto"/>
              <w:right w:val="single" w:sz="4" w:space="0" w:color="auto"/>
            </w:tcBorders>
            <w:vAlign w:val="bottom"/>
            <w:tcPrChange w:id="26" w:author="Diane Pepetone" w:date="2022-01-13T19:31:00Z">
              <w:tcPr>
                <w:tcW w:w="480" w:type="pct"/>
                <w:tcBorders>
                  <w:top w:val="single" w:sz="4" w:space="0" w:color="auto"/>
                  <w:left w:val="single" w:sz="4" w:space="0" w:color="auto"/>
                  <w:bottom w:val="single" w:sz="4" w:space="0" w:color="auto"/>
                  <w:right w:val="single" w:sz="4" w:space="0" w:color="auto"/>
                </w:tcBorders>
                <w:vAlign w:val="bottom"/>
              </w:tcPr>
            </w:tcPrChange>
          </w:tcPr>
          <w:p w14:paraId="7B8DA256" w14:textId="57040F9D" w:rsidR="000E1EA5" w:rsidRPr="005828AE" w:rsidRDefault="000E1EA5" w:rsidP="00AF556D">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Water Heating System ID or Name</w:t>
            </w:r>
          </w:p>
        </w:tc>
        <w:tc>
          <w:tcPr>
            <w:tcW w:w="550" w:type="pct"/>
            <w:tcBorders>
              <w:top w:val="single" w:sz="4" w:space="0" w:color="auto"/>
              <w:left w:val="single" w:sz="4" w:space="0" w:color="auto"/>
              <w:bottom w:val="single" w:sz="4" w:space="0" w:color="auto"/>
              <w:right w:val="single" w:sz="4" w:space="0" w:color="auto"/>
            </w:tcBorders>
            <w:vAlign w:val="bottom"/>
            <w:tcPrChange w:id="27" w:author="Diane Pepetone" w:date="2022-01-13T19:31:00Z">
              <w:tcPr>
                <w:tcW w:w="550" w:type="pct"/>
                <w:tcBorders>
                  <w:top w:val="single" w:sz="4" w:space="0" w:color="auto"/>
                  <w:left w:val="single" w:sz="4" w:space="0" w:color="auto"/>
                  <w:bottom w:val="single" w:sz="4" w:space="0" w:color="auto"/>
                  <w:right w:val="single" w:sz="4" w:space="0" w:color="auto"/>
                </w:tcBorders>
                <w:vAlign w:val="bottom"/>
              </w:tcPr>
            </w:tcPrChange>
          </w:tcPr>
          <w:p w14:paraId="7B8DA257" w14:textId="77777777" w:rsidR="000E1EA5" w:rsidRPr="005828AE" w:rsidRDefault="000E1EA5" w:rsidP="00AF556D">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Water Heating System Type</w:t>
            </w:r>
          </w:p>
        </w:tc>
        <w:tc>
          <w:tcPr>
            <w:tcW w:w="562" w:type="pct"/>
            <w:tcBorders>
              <w:top w:val="single" w:sz="4" w:space="0" w:color="auto"/>
              <w:left w:val="single" w:sz="4" w:space="0" w:color="auto"/>
              <w:bottom w:val="single" w:sz="4" w:space="0" w:color="auto"/>
              <w:right w:val="single" w:sz="4" w:space="0" w:color="auto"/>
            </w:tcBorders>
            <w:vAlign w:val="bottom"/>
            <w:tcPrChange w:id="28" w:author="Diane Pepetone" w:date="2022-01-13T19:31:00Z">
              <w:tcPr>
                <w:tcW w:w="562" w:type="pct"/>
                <w:tcBorders>
                  <w:top w:val="single" w:sz="4" w:space="0" w:color="auto"/>
                  <w:left w:val="single" w:sz="4" w:space="0" w:color="auto"/>
                  <w:bottom w:val="single" w:sz="4" w:space="0" w:color="auto"/>
                  <w:right w:val="single" w:sz="4" w:space="0" w:color="auto"/>
                </w:tcBorders>
                <w:vAlign w:val="bottom"/>
              </w:tcPr>
            </w:tcPrChange>
          </w:tcPr>
          <w:p w14:paraId="7B8DA258" w14:textId="77777777" w:rsidR="000E1EA5" w:rsidRPr="005828AE" w:rsidRDefault="000E1EA5" w:rsidP="00AF556D">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Water Heater Type</w:t>
            </w:r>
          </w:p>
        </w:tc>
        <w:tc>
          <w:tcPr>
            <w:tcW w:w="511" w:type="pct"/>
            <w:tcBorders>
              <w:top w:val="single" w:sz="4" w:space="0" w:color="auto"/>
              <w:left w:val="single" w:sz="4" w:space="0" w:color="auto"/>
              <w:bottom w:val="single" w:sz="4" w:space="0" w:color="auto"/>
              <w:right w:val="single" w:sz="4" w:space="0" w:color="auto"/>
            </w:tcBorders>
            <w:vAlign w:val="bottom"/>
            <w:tcPrChange w:id="29" w:author="Diane Pepetone" w:date="2022-01-13T19:31:00Z">
              <w:tcPr>
                <w:tcW w:w="511" w:type="pct"/>
                <w:tcBorders>
                  <w:top w:val="single" w:sz="4" w:space="0" w:color="auto"/>
                  <w:left w:val="single" w:sz="4" w:space="0" w:color="auto"/>
                  <w:bottom w:val="single" w:sz="4" w:space="0" w:color="auto"/>
                  <w:right w:val="single" w:sz="4" w:space="0" w:color="auto"/>
                </w:tcBorders>
                <w:vAlign w:val="bottom"/>
              </w:tcPr>
            </w:tcPrChange>
          </w:tcPr>
          <w:p w14:paraId="7B8DA259" w14:textId="79290797" w:rsidR="000E1EA5" w:rsidRPr="005828AE" w:rsidRDefault="000E1EA5" w:rsidP="00534D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xml:space="preserve"># of </w:t>
            </w:r>
            <w:r w:rsidR="007505FE">
              <w:rPr>
                <w:rFonts w:asciiTheme="minorHAnsi" w:eastAsia="Times New Roman" w:hAnsiTheme="minorHAnsi" w:cstheme="minorHAnsi"/>
                <w:sz w:val="18"/>
                <w:szCs w:val="20"/>
              </w:rPr>
              <w:t xml:space="preserve">Like (or Identical) </w:t>
            </w:r>
            <w:r w:rsidRPr="005828AE">
              <w:rPr>
                <w:rFonts w:asciiTheme="minorHAnsi" w:eastAsia="Times New Roman" w:hAnsiTheme="minorHAnsi" w:cstheme="minorHAnsi"/>
                <w:sz w:val="18"/>
                <w:szCs w:val="20"/>
              </w:rPr>
              <w:t>Water Heaters in System</w:t>
            </w:r>
          </w:p>
        </w:tc>
        <w:tc>
          <w:tcPr>
            <w:tcW w:w="384" w:type="pct"/>
            <w:tcBorders>
              <w:top w:val="single" w:sz="4" w:space="0" w:color="auto"/>
              <w:left w:val="single" w:sz="4" w:space="0" w:color="auto"/>
              <w:bottom w:val="single" w:sz="4" w:space="0" w:color="auto"/>
              <w:right w:val="single" w:sz="4" w:space="0" w:color="auto"/>
            </w:tcBorders>
            <w:vAlign w:val="bottom"/>
            <w:tcPrChange w:id="30" w:author="Diane Pepetone" w:date="2022-01-13T19:31:00Z">
              <w:tcPr>
                <w:tcW w:w="384" w:type="pct"/>
                <w:tcBorders>
                  <w:top w:val="single" w:sz="4" w:space="0" w:color="auto"/>
                  <w:left w:val="single" w:sz="4" w:space="0" w:color="auto"/>
                  <w:bottom w:val="single" w:sz="4" w:space="0" w:color="auto"/>
                  <w:right w:val="single" w:sz="4" w:space="0" w:color="auto"/>
                </w:tcBorders>
                <w:vAlign w:val="bottom"/>
              </w:tcPr>
            </w:tcPrChange>
          </w:tcPr>
          <w:p w14:paraId="7B8DA25D" w14:textId="77777777" w:rsidR="000E1EA5" w:rsidRPr="005828AE" w:rsidRDefault="000E1EA5" w:rsidP="00ED521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Fuel Type</w:t>
            </w:r>
          </w:p>
        </w:tc>
        <w:tc>
          <w:tcPr>
            <w:tcW w:w="338" w:type="pct"/>
            <w:tcBorders>
              <w:top w:val="single" w:sz="4" w:space="0" w:color="auto"/>
              <w:left w:val="single" w:sz="4" w:space="0" w:color="auto"/>
              <w:bottom w:val="single" w:sz="4" w:space="0" w:color="auto"/>
              <w:right w:val="single" w:sz="4" w:space="0" w:color="auto"/>
            </w:tcBorders>
            <w:vAlign w:val="bottom"/>
            <w:tcPrChange w:id="31" w:author="Diane Pepetone" w:date="2022-01-13T19:31:00Z">
              <w:tcPr>
                <w:tcW w:w="338" w:type="pct"/>
                <w:tcBorders>
                  <w:top w:val="single" w:sz="4" w:space="0" w:color="auto"/>
                  <w:left w:val="single" w:sz="4" w:space="0" w:color="auto"/>
                  <w:bottom w:val="single" w:sz="4" w:space="0" w:color="auto"/>
                  <w:right w:val="single" w:sz="4" w:space="0" w:color="auto"/>
                </w:tcBorders>
                <w:vAlign w:val="bottom"/>
              </w:tcPr>
            </w:tcPrChange>
          </w:tcPr>
          <w:p w14:paraId="7B8DA25E" w14:textId="77777777" w:rsidR="000E1EA5" w:rsidRPr="005828AE" w:rsidRDefault="000E1EA5" w:rsidP="00ED521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Rated Input Type</w:t>
            </w:r>
          </w:p>
        </w:tc>
        <w:tc>
          <w:tcPr>
            <w:tcW w:w="489" w:type="pct"/>
            <w:tcBorders>
              <w:top w:val="single" w:sz="4" w:space="0" w:color="auto"/>
              <w:left w:val="single" w:sz="4" w:space="0" w:color="auto"/>
              <w:bottom w:val="single" w:sz="4" w:space="0" w:color="auto"/>
              <w:right w:val="single" w:sz="4" w:space="0" w:color="auto"/>
            </w:tcBorders>
            <w:vAlign w:val="bottom"/>
            <w:tcPrChange w:id="32" w:author="Diane Pepetone" w:date="2022-01-13T19:31:00Z">
              <w:tcPr>
                <w:tcW w:w="489" w:type="pct"/>
                <w:tcBorders>
                  <w:top w:val="single" w:sz="4" w:space="0" w:color="auto"/>
                  <w:left w:val="single" w:sz="4" w:space="0" w:color="auto"/>
                  <w:bottom w:val="single" w:sz="4" w:space="0" w:color="auto"/>
                  <w:right w:val="single" w:sz="4" w:space="0" w:color="auto"/>
                </w:tcBorders>
                <w:vAlign w:val="bottom"/>
              </w:tcPr>
            </w:tcPrChange>
          </w:tcPr>
          <w:p w14:paraId="7B8DA25F" w14:textId="77777777" w:rsidR="000E1EA5" w:rsidRPr="005828AE" w:rsidRDefault="000E1EA5" w:rsidP="00ED521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Rated Input Value</w:t>
            </w:r>
          </w:p>
        </w:tc>
        <w:tc>
          <w:tcPr>
            <w:tcW w:w="565" w:type="pct"/>
            <w:tcBorders>
              <w:top w:val="single" w:sz="4" w:space="0" w:color="auto"/>
              <w:left w:val="single" w:sz="4" w:space="0" w:color="auto"/>
              <w:bottom w:val="single" w:sz="4" w:space="0" w:color="auto"/>
              <w:right w:val="single" w:sz="4" w:space="0" w:color="auto"/>
            </w:tcBorders>
            <w:vAlign w:val="bottom"/>
            <w:tcPrChange w:id="33" w:author="Diane Pepetone" w:date="2022-01-13T19:31:00Z">
              <w:tcPr>
                <w:tcW w:w="565" w:type="pct"/>
                <w:tcBorders>
                  <w:top w:val="single" w:sz="4" w:space="0" w:color="auto"/>
                  <w:left w:val="single" w:sz="4" w:space="0" w:color="auto"/>
                  <w:bottom w:val="single" w:sz="4" w:space="0" w:color="auto"/>
                  <w:right w:val="single" w:sz="4" w:space="0" w:color="auto"/>
                </w:tcBorders>
                <w:vAlign w:val="bottom"/>
              </w:tcPr>
            </w:tcPrChange>
          </w:tcPr>
          <w:p w14:paraId="58E647FA" w14:textId="33D8F303" w:rsidR="000E1EA5" w:rsidRPr="005828AE" w:rsidRDefault="000E1EA5" w:rsidP="00AD031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Dwelling Unit DHW System</w:t>
            </w:r>
          </w:p>
          <w:p w14:paraId="507740DD" w14:textId="1564397C"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Distribution Type</w:t>
            </w:r>
          </w:p>
        </w:tc>
        <w:tc>
          <w:tcPr>
            <w:tcW w:w="641" w:type="pct"/>
            <w:tcBorders>
              <w:top w:val="single" w:sz="4" w:space="0" w:color="auto"/>
              <w:left w:val="single" w:sz="4" w:space="0" w:color="auto"/>
              <w:bottom w:val="single" w:sz="4" w:space="0" w:color="auto"/>
              <w:right w:val="single" w:sz="4" w:space="0" w:color="auto"/>
            </w:tcBorders>
            <w:vAlign w:val="bottom"/>
            <w:tcPrChange w:id="34" w:author="Diane Pepetone" w:date="2022-01-13T19:31:00Z">
              <w:tcPr>
                <w:tcW w:w="641" w:type="pct"/>
                <w:tcBorders>
                  <w:top w:val="single" w:sz="4" w:space="0" w:color="auto"/>
                  <w:left w:val="single" w:sz="4" w:space="0" w:color="auto"/>
                  <w:bottom w:val="single" w:sz="4" w:space="0" w:color="auto"/>
                  <w:right w:val="single" w:sz="4" w:space="0" w:color="auto"/>
                </w:tcBorders>
                <w:vAlign w:val="bottom"/>
              </w:tcPr>
            </w:tcPrChange>
          </w:tcPr>
          <w:p w14:paraId="0D4036D7" w14:textId="20B480E0" w:rsidR="000E1EA5" w:rsidRPr="005828AE" w:rsidRDefault="000E1EA5">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Compact Distrib</w:t>
            </w:r>
            <w:r>
              <w:rPr>
                <w:rFonts w:asciiTheme="minorHAnsi" w:eastAsia="Times New Roman" w:hAnsiTheme="minorHAnsi" w:cstheme="minorHAnsi"/>
                <w:sz w:val="18"/>
                <w:szCs w:val="20"/>
              </w:rPr>
              <w:t>.</w:t>
            </w:r>
          </w:p>
        </w:tc>
      </w:tr>
      <w:tr w:rsidR="000E1EA5" w:rsidRPr="009E01FE" w14:paraId="7B8DA278" w14:textId="7384877B" w:rsidTr="002070E6">
        <w:trPr>
          <w:cantSplit/>
          <w:trHeight w:val="246"/>
          <w:trPrChange w:id="35" w:author="Diane Pepetone" w:date="2022-01-13T19:31:00Z">
            <w:trPr>
              <w:cantSplit/>
              <w:trHeight w:val="246"/>
            </w:trPr>
          </w:trPrChange>
        </w:trPr>
        <w:tc>
          <w:tcPr>
            <w:tcW w:w="480" w:type="pct"/>
            <w:tcBorders>
              <w:top w:val="single" w:sz="4" w:space="0" w:color="auto"/>
              <w:left w:val="single" w:sz="4" w:space="0" w:color="auto"/>
              <w:bottom w:val="single" w:sz="4" w:space="0" w:color="auto"/>
              <w:right w:val="single" w:sz="4" w:space="0" w:color="auto"/>
            </w:tcBorders>
            <w:tcPrChange w:id="36" w:author="Diane Pepetone" w:date="2022-01-13T19:31:00Z">
              <w:tcPr>
                <w:tcW w:w="480" w:type="pct"/>
                <w:tcBorders>
                  <w:top w:val="single" w:sz="4" w:space="0" w:color="auto"/>
                  <w:left w:val="single" w:sz="4" w:space="0" w:color="auto"/>
                  <w:bottom w:val="single" w:sz="4" w:space="0" w:color="auto"/>
                  <w:right w:val="single" w:sz="4" w:space="0" w:color="auto"/>
                </w:tcBorders>
              </w:tcPr>
            </w:tcPrChange>
          </w:tcPr>
          <w:p w14:paraId="01568D91" w14:textId="77777777"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80" w:type="pct"/>
            <w:tcBorders>
              <w:top w:val="single" w:sz="4" w:space="0" w:color="auto"/>
              <w:left w:val="single" w:sz="4" w:space="0" w:color="auto"/>
              <w:bottom w:val="single" w:sz="4" w:space="0" w:color="auto"/>
              <w:right w:val="single" w:sz="4" w:space="0" w:color="auto"/>
            </w:tcBorders>
            <w:vAlign w:val="center"/>
            <w:tcPrChange w:id="37" w:author="Diane Pepetone" w:date="2022-01-13T19:31:00Z">
              <w:tcPr>
                <w:tcW w:w="480" w:type="pct"/>
                <w:tcBorders>
                  <w:top w:val="single" w:sz="4" w:space="0" w:color="auto"/>
                  <w:left w:val="single" w:sz="4" w:space="0" w:color="auto"/>
                  <w:bottom w:val="single" w:sz="4" w:space="0" w:color="auto"/>
                  <w:right w:val="single" w:sz="4" w:space="0" w:color="auto"/>
                </w:tcBorders>
                <w:vAlign w:val="center"/>
              </w:tcPr>
            </w:tcPrChange>
          </w:tcPr>
          <w:p w14:paraId="7B8DA26A" w14:textId="60218775"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50" w:type="pct"/>
            <w:tcBorders>
              <w:top w:val="single" w:sz="4" w:space="0" w:color="auto"/>
              <w:left w:val="single" w:sz="4" w:space="0" w:color="auto"/>
              <w:bottom w:val="single" w:sz="4" w:space="0" w:color="auto"/>
              <w:right w:val="single" w:sz="4" w:space="0" w:color="auto"/>
            </w:tcBorders>
            <w:vAlign w:val="center"/>
            <w:tcPrChange w:id="38" w:author="Diane Pepetone" w:date="2022-01-13T19:31:00Z">
              <w:tcPr>
                <w:tcW w:w="550" w:type="pct"/>
                <w:tcBorders>
                  <w:top w:val="single" w:sz="4" w:space="0" w:color="auto"/>
                  <w:left w:val="single" w:sz="4" w:space="0" w:color="auto"/>
                  <w:bottom w:val="single" w:sz="4" w:space="0" w:color="auto"/>
                  <w:right w:val="single" w:sz="4" w:space="0" w:color="auto"/>
                </w:tcBorders>
                <w:vAlign w:val="center"/>
              </w:tcPr>
            </w:tcPrChange>
          </w:tcPr>
          <w:p w14:paraId="7B8DA26B" w14:textId="77777777"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62" w:type="pct"/>
            <w:tcBorders>
              <w:top w:val="single" w:sz="4" w:space="0" w:color="auto"/>
              <w:left w:val="single" w:sz="4" w:space="0" w:color="auto"/>
              <w:bottom w:val="single" w:sz="4" w:space="0" w:color="auto"/>
              <w:right w:val="single" w:sz="4" w:space="0" w:color="auto"/>
            </w:tcBorders>
            <w:vAlign w:val="center"/>
            <w:tcPrChange w:id="39" w:author="Diane Pepetone" w:date="2022-01-13T19:31:00Z">
              <w:tcPr>
                <w:tcW w:w="562" w:type="pct"/>
                <w:tcBorders>
                  <w:top w:val="single" w:sz="4" w:space="0" w:color="auto"/>
                  <w:left w:val="single" w:sz="4" w:space="0" w:color="auto"/>
                  <w:bottom w:val="single" w:sz="4" w:space="0" w:color="auto"/>
                  <w:right w:val="single" w:sz="4" w:space="0" w:color="auto"/>
                </w:tcBorders>
                <w:vAlign w:val="center"/>
              </w:tcPr>
            </w:tcPrChange>
          </w:tcPr>
          <w:p w14:paraId="7B8DA26C" w14:textId="77777777"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11" w:type="pct"/>
            <w:tcBorders>
              <w:top w:val="single" w:sz="4" w:space="0" w:color="auto"/>
              <w:left w:val="single" w:sz="4" w:space="0" w:color="auto"/>
              <w:bottom w:val="single" w:sz="4" w:space="0" w:color="auto"/>
              <w:right w:val="single" w:sz="4" w:space="0" w:color="auto"/>
            </w:tcBorders>
            <w:vAlign w:val="center"/>
            <w:tcPrChange w:id="40" w:author="Diane Pepetone" w:date="2022-01-13T19:31:00Z">
              <w:tcPr>
                <w:tcW w:w="511" w:type="pct"/>
                <w:tcBorders>
                  <w:top w:val="single" w:sz="4" w:space="0" w:color="auto"/>
                  <w:left w:val="single" w:sz="4" w:space="0" w:color="auto"/>
                  <w:bottom w:val="single" w:sz="4" w:space="0" w:color="auto"/>
                  <w:right w:val="single" w:sz="4" w:space="0" w:color="auto"/>
                </w:tcBorders>
                <w:vAlign w:val="center"/>
              </w:tcPr>
            </w:tcPrChange>
          </w:tcPr>
          <w:p w14:paraId="7B8DA26D" w14:textId="77777777"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84" w:type="pct"/>
            <w:tcBorders>
              <w:top w:val="single" w:sz="4" w:space="0" w:color="auto"/>
              <w:left w:val="single" w:sz="4" w:space="0" w:color="auto"/>
              <w:bottom w:val="single" w:sz="4" w:space="0" w:color="auto"/>
              <w:right w:val="single" w:sz="4" w:space="0" w:color="auto"/>
            </w:tcBorders>
            <w:vAlign w:val="center"/>
            <w:tcPrChange w:id="41" w:author="Diane Pepetone" w:date="2022-01-13T19:31:00Z">
              <w:tcPr>
                <w:tcW w:w="384" w:type="pct"/>
                <w:tcBorders>
                  <w:top w:val="single" w:sz="4" w:space="0" w:color="auto"/>
                  <w:left w:val="single" w:sz="4" w:space="0" w:color="auto"/>
                  <w:bottom w:val="single" w:sz="4" w:space="0" w:color="auto"/>
                  <w:right w:val="single" w:sz="4" w:space="0" w:color="auto"/>
                </w:tcBorders>
                <w:vAlign w:val="center"/>
              </w:tcPr>
            </w:tcPrChange>
          </w:tcPr>
          <w:p w14:paraId="7B8DA26F" w14:textId="77777777"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38" w:type="pct"/>
            <w:tcBorders>
              <w:top w:val="single" w:sz="4" w:space="0" w:color="auto"/>
              <w:left w:val="single" w:sz="4" w:space="0" w:color="auto"/>
              <w:bottom w:val="single" w:sz="4" w:space="0" w:color="auto"/>
              <w:right w:val="single" w:sz="4" w:space="0" w:color="auto"/>
            </w:tcBorders>
            <w:vAlign w:val="center"/>
            <w:tcPrChange w:id="42" w:author="Diane Pepetone" w:date="2022-01-13T19:31:00Z">
              <w:tcPr>
                <w:tcW w:w="338" w:type="pct"/>
                <w:tcBorders>
                  <w:top w:val="single" w:sz="4" w:space="0" w:color="auto"/>
                  <w:left w:val="single" w:sz="4" w:space="0" w:color="auto"/>
                  <w:bottom w:val="single" w:sz="4" w:space="0" w:color="auto"/>
                  <w:right w:val="single" w:sz="4" w:space="0" w:color="auto"/>
                </w:tcBorders>
                <w:vAlign w:val="center"/>
              </w:tcPr>
            </w:tcPrChange>
          </w:tcPr>
          <w:p w14:paraId="7B8DA270" w14:textId="77777777"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89" w:type="pct"/>
            <w:tcBorders>
              <w:top w:val="single" w:sz="4" w:space="0" w:color="auto"/>
              <w:left w:val="single" w:sz="4" w:space="0" w:color="auto"/>
              <w:bottom w:val="single" w:sz="4" w:space="0" w:color="auto"/>
              <w:right w:val="single" w:sz="4" w:space="0" w:color="auto"/>
            </w:tcBorders>
            <w:vAlign w:val="center"/>
            <w:tcPrChange w:id="43" w:author="Diane Pepetone" w:date="2022-01-13T19:31:00Z">
              <w:tcPr>
                <w:tcW w:w="489" w:type="pct"/>
                <w:tcBorders>
                  <w:top w:val="single" w:sz="4" w:space="0" w:color="auto"/>
                  <w:left w:val="single" w:sz="4" w:space="0" w:color="auto"/>
                  <w:bottom w:val="single" w:sz="4" w:space="0" w:color="auto"/>
                  <w:right w:val="single" w:sz="4" w:space="0" w:color="auto"/>
                </w:tcBorders>
                <w:vAlign w:val="center"/>
              </w:tcPr>
            </w:tcPrChange>
          </w:tcPr>
          <w:p w14:paraId="7B8DA271" w14:textId="77777777"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65" w:type="pct"/>
            <w:tcBorders>
              <w:top w:val="single" w:sz="4" w:space="0" w:color="auto"/>
              <w:left w:val="single" w:sz="4" w:space="0" w:color="auto"/>
              <w:bottom w:val="single" w:sz="4" w:space="0" w:color="auto"/>
              <w:right w:val="single" w:sz="4" w:space="0" w:color="auto"/>
            </w:tcBorders>
            <w:tcPrChange w:id="44" w:author="Diane Pepetone" w:date="2022-01-13T19:31:00Z">
              <w:tcPr>
                <w:tcW w:w="565" w:type="pct"/>
                <w:tcBorders>
                  <w:top w:val="single" w:sz="4" w:space="0" w:color="auto"/>
                  <w:left w:val="single" w:sz="4" w:space="0" w:color="auto"/>
                  <w:bottom w:val="single" w:sz="4" w:space="0" w:color="auto"/>
                  <w:right w:val="single" w:sz="4" w:space="0" w:color="auto"/>
                </w:tcBorders>
              </w:tcPr>
            </w:tcPrChange>
          </w:tcPr>
          <w:p w14:paraId="4508BA36" w14:textId="15220D9C"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41" w:type="pct"/>
            <w:tcBorders>
              <w:top w:val="single" w:sz="4" w:space="0" w:color="auto"/>
              <w:left w:val="single" w:sz="4" w:space="0" w:color="auto"/>
              <w:bottom w:val="single" w:sz="4" w:space="0" w:color="auto"/>
              <w:right w:val="single" w:sz="4" w:space="0" w:color="auto"/>
            </w:tcBorders>
            <w:tcPrChange w:id="45" w:author="Diane Pepetone" w:date="2022-01-13T19:31:00Z">
              <w:tcPr>
                <w:tcW w:w="641" w:type="pct"/>
                <w:tcBorders>
                  <w:top w:val="single" w:sz="4" w:space="0" w:color="auto"/>
                  <w:left w:val="single" w:sz="4" w:space="0" w:color="auto"/>
                  <w:bottom w:val="single" w:sz="4" w:space="0" w:color="auto"/>
                  <w:right w:val="single" w:sz="4" w:space="0" w:color="auto"/>
                </w:tcBorders>
              </w:tcPr>
            </w:tcPrChange>
          </w:tcPr>
          <w:p w14:paraId="3E4E6E6C" w14:textId="77777777" w:rsidR="000E1EA5" w:rsidRPr="00C10172"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r w:rsidR="000E1EA5" w:rsidRPr="009E01FE" w14:paraId="7B8DA287" w14:textId="61EEFF12" w:rsidTr="002070E6">
        <w:trPr>
          <w:cantSplit/>
          <w:trHeight w:val="255"/>
          <w:trPrChange w:id="46" w:author="Diane Pepetone" w:date="2022-01-13T19:31:00Z">
            <w:trPr>
              <w:cantSplit/>
              <w:trHeight w:val="255"/>
            </w:trPr>
          </w:trPrChange>
        </w:trPr>
        <w:tc>
          <w:tcPr>
            <w:tcW w:w="480" w:type="pct"/>
            <w:tcBorders>
              <w:top w:val="single" w:sz="4" w:space="0" w:color="auto"/>
              <w:left w:val="single" w:sz="4" w:space="0" w:color="auto"/>
              <w:bottom w:val="single" w:sz="4" w:space="0" w:color="auto"/>
              <w:right w:val="single" w:sz="4" w:space="0" w:color="auto"/>
            </w:tcBorders>
            <w:tcPrChange w:id="47" w:author="Diane Pepetone" w:date="2022-01-13T19:31:00Z">
              <w:tcPr>
                <w:tcW w:w="480" w:type="pct"/>
                <w:tcBorders>
                  <w:top w:val="single" w:sz="4" w:space="0" w:color="auto"/>
                  <w:left w:val="single" w:sz="4" w:space="0" w:color="auto"/>
                  <w:bottom w:val="single" w:sz="4" w:space="0" w:color="auto"/>
                  <w:right w:val="single" w:sz="4" w:space="0" w:color="auto"/>
                </w:tcBorders>
              </w:tcPr>
            </w:tcPrChange>
          </w:tcPr>
          <w:p w14:paraId="38583BF4" w14:textId="77777777"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80" w:type="pct"/>
            <w:tcBorders>
              <w:top w:val="single" w:sz="4" w:space="0" w:color="auto"/>
              <w:left w:val="single" w:sz="4" w:space="0" w:color="auto"/>
              <w:bottom w:val="single" w:sz="4" w:space="0" w:color="auto"/>
              <w:right w:val="single" w:sz="4" w:space="0" w:color="auto"/>
            </w:tcBorders>
            <w:vAlign w:val="center"/>
            <w:tcPrChange w:id="48" w:author="Diane Pepetone" w:date="2022-01-13T19:31:00Z">
              <w:tcPr>
                <w:tcW w:w="480" w:type="pct"/>
                <w:tcBorders>
                  <w:top w:val="single" w:sz="4" w:space="0" w:color="auto"/>
                  <w:left w:val="single" w:sz="4" w:space="0" w:color="auto"/>
                  <w:bottom w:val="single" w:sz="4" w:space="0" w:color="auto"/>
                  <w:right w:val="single" w:sz="4" w:space="0" w:color="auto"/>
                </w:tcBorders>
                <w:vAlign w:val="center"/>
              </w:tcPr>
            </w:tcPrChange>
          </w:tcPr>
          <w:p w14:paraId="7B8DA279" w14:textId="7081A307"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50" w:type="pct"/>
            <w:tcBorders>
              <w:top w:val="single" w:sz="4" w:space="0" w:color="auto"/>
              <w:left w:val="single" w:sz="4" w:space="0" w:color="auto"/>
              <w:bottom w:val="single" w:sz="4" w:space="0" w:color="auto"/>
              <w:right w:val="single" w:sz="4" w:space="0" w:color="auto"/>
            </w:tcBorders>
            <w:vAlign w:val="center"/>
            <w:tcPrChange w:id="49" w:author="Diane Pepetone" w:date="2022-01-13T19:31:00Z">
              <w:tcPr>
                <w:tcW w:w="550" w:type="pct"/>
                <w:tcBorders>
                  <w:top w:val="single" w:sz="4" w:space="0" w:color="auto"/>
                  <w:left w:val="single" w:sz="4" w:space="0" w:color="auto"/>
                  <w:bottom w:val="single" w:sz="4" w:space="0" w:color="auto"/>
                  <w:right w:val="single" w:sz="4" w:space="0" w:color="auto"/>
                </w:tcBorders>
                <w:vAlign w:val="center"/>
              </w:tcPr>
            </w:tcPrChange>
          </w:tcPr>
          <w:p w14:paraId="7B8DA27A" w14:textId="77777777"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62" w:type="pct"/>
            <w:tcBorders>
              <w:top w:val="single" w:sz="4" w:space="0" w:color="auto"/>
              <w:left w:val="single" w:sz="4" w:space="0" w:color="auto"/>
              <w:bottom w:val="single" w:sz="4" w:space="0" w:color="auto"/>
              <w:right w:val="single" w:sz="4" w:space="0" w:color="auto"/>
            </w:tcBorders>
            <w:vAlign w:val="center"/>
            <w:tcPrChange w:id="50" w:author="Diane Pepetone" w:date="2022-01-13T19:31:00Z">
              <w:tcPr>
                <w:tcW w:w="562" w:type="pct"/>
                <w:tcBorders>
                  <w:top w:val="single" w:sz="4" w:space="0" w:color="auto"/>
                  <w:left w:val="single" w:sz="4" w:space="0" w:color="auto"/>
                  <w:bottom w:val="single" w:sz="4" w:space="0" w:color="auto"/>
                  <w:right w:val="single" w:sz="4" w:space="0" w:color="auto"/>
                </w:tcBorders>
                <w:vAlign w:val="center"/>
              </w:tcPr>
            </w:tcPrChange>
          </w:tcPr>
          <w:p w14:paraId="7B8DA27B" w14:textId="77777777"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11" w:type="pct"/>
            <w:tcBorders>
              <w:top w:val="single" w:sz="4" w:space="0" w:color="auto"/>
              <w:left w:val="single" w:sz="4" w:space="0" w:color="auto"/>
              <w:bottom w:val="single" w:sz="4" w:space="0" w:color="auto"/>
              <w:right w:val="single" w:sz="4" w:space="0" w:color="auto"/>
            </w:tcBorders>
            <w:vAlign w:val="center"/>
            <w:tcPrChange w:id="51" w:author="Diane Pepetone" w:date="2022-01-13T19:31:00Z">
              <w:tcPr>
                <w:tcW w:w="511" w:type="pct"/>
                <w:tcBorders>
                  <w:top w:val="single" w:sz="4" w:space="0" w:color="auto"/>
                  <w:left w:val="single" w:sz="4" w:space="0" w:color="auto"/>
                  <w:bottom w:val="single" w:sz="4" w:space="0" w:color="auto"/>
                  <w:right w:val="single" w:sz="4" w:space="0" w:color="auto"/>
                </w:tcBorders>
                <w:vAlign w:val="center"/>
              </w:tcPr>
            </w:tcPrChange>
          </w:tcPr>
          <w:p w14:paraId="7B8DA27C" w14:textId="77777777"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84" w:type="pct"/>
            <w:tcBorders>
              <w:top w:val="single" w:sz="4" w:space="0" w:color="auto"/>
              <w:left w:val="single" w:sz="4" w:space="0" w:color="auto"/>
              <w:bottom w:val="single" w:sz="4" w:space="0" w:color="auto"/>
              <w:right w:val="single" w:sz="4" w:space="0" w:color="auto"/>
            </w:tcBorders>
            <w:vAlign w:val="center"/>
            <w:tcPrChange w:id="52" w:author="Diane Pepetone" w:date="2022-01-13T19:31:00Z">
              <w:tcPr>
                <w:tcW w:w="384" w:type="pct"/>
                <w:tcBorders>
                  <w:top w:val="single" w:sz="4" w:space="0" w:color="auto"/>
                  <w:left w:val="single" w:sz="4" w:space="0" w:color="auto"/>
                  <w:bottom w:val="single" w:sz="4" w:space="0" w:color="auto"/>
                  <w:right w:val="single" w:sz="4" w:space="0" w:color="auto"/>
                </w:tcBorders>
                <w:vAlign w:val="center"/>
              </w:tcPr>
            </w:tcPrChange>
          </w:tcPr>
          <w:p w14:paraId="7B8DA27E" w14:textId="77777777"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38" w:type="pct"/>
            <w:tcBorders>
              <w:top w:val="single" w:sz="4" w:space="0" w:color="auto"/>
              <w:left w:val="single" w:sz="4" w:space="0" w:color="auto"/>
              <w:bottom w:val="single" w:sz="4" w:space="0" w:color="auto"/>
              <w:right w:val="single" w:sz="4" w:space="0" w:color="auto"/>
            </w:tcBorders>
            <w:vAlign w:val="center"/>
            <w:tcPrChange w:id="53" w:author="Diane Pepetone" w:date="2022-01-13T19:31:00Z">
              <w:tcPr>
                <w:tcW w:w="338" w:type="pct"/>
                <w:tcBorders>
                  <w:top w:val="single" w:sz="4" w:space="0" w:color="auto"/>
                  <w:left w:val="single" w:sz="4" w:space="0" w:color="auto"/>
                  <w:bottom w:val="single" w:sz="4" w:space="0" w:color="auto"/>
                  <w:right w:val="single" w:sz="4" w:space="0" w:color="auto"/>
                </w:tcBorders>
                <w:vAlign w:val="center"/>
              </w:tcPr>
            </w:tcPrChange>
          </w:tcPr>
          <w:p w14:paraId="7B8DA27F" w14:textId="77777777"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89" w:type="pct"/>
            <w:tcBorders>
              <w:top w:val="single" w:sz="4" w:space="0" w:color="auto"/>
              <w:left w:val="single" w:sz="4" w:space="0" w:color="auto"/>
              <w:bottom w:val="single" w:sz="4" w:space="0" w:color="auto"/>
              <w:right w:val="single" w:sz="4" w:space="0" w:color="auto"/>
            </w:tcBorders>
            <w:vAlign w:val="center"/>
            <w:tcPrChange w:id="54" w:author="Diane Pepetone" w:date="2022-01-13T19:31:00Z">
              <w:tcPr>
                <w:tcW w:w="489" w:type="pct"/>
                <w:tcBorders>
                  <w:top w:val="single" w:sz="4" w:space="0" w:color="auto"/>
                  <w:left w:val="single" w:sz="4" w:space="0" w:color="auto"/>
                  <w:bottom w:val="single" w:sz="4" w:space="0" w:color="auto"/>
                  <w:right w:val="single" w:sz="4" w:space="0" w:color="auto"/>
                </w:tcBorders>
                <w:vAlign w:val="center"/>
              </w:tcPr>
            </w:tcPrChange>
          </w:tcPr>
          <w:p w14:paraId="7B8DA280" w14:textId="77777777"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65" w:type="pct"/>
            <w:tcBorders>
              <w:top w:val="single" w:sz="4" w:space="0" w:color="auto"/>
              <w:left w:val="single" w:sz="4" w:space="0" w:color="auto"/>
              <w:bottom w:val="single" w:sz="4" w:space="0" w:color="auto"/>
              <w:right w:val="single" w:sz="4" w:space="0" w:color="auto"/>
            </w:tcBorders>
            <w:tcPrChange w:id="55" w:author="Diane Pepetone" w:date="2022-01-13T19:31:00Z">
              <w:tcPr>
                <w:tcW w:w="565" w:type="pct"/>
                <w:tcBorders>
                  <w:top w:val="single" w:sz="4" w:space="0" w:color="auto"/>
                  <w:left w:val="single" w:sz="4" w:space="0" w:color="auto"/>
                  <w:bottom w:val="single" w:sz="4" w:space="0" w:color="auto"/>
                  <w:right w:val="single" w:sz="4" w:space="0" w:color="auto"/>
                </w:tcBorders>
              </w:tcPr>
            </w:tcPrChange>
          </w:tcPr>
          <w:p w14:paraId="79136C84" w14:textId="4471AED3"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41" w:type="pct"/>
            <w:tcBorders>
              <w:top w:val="single" w:sz="4" w:space="0" w:color="auto"/>
              <w:left w:val="single" w:sz="4" w:space="0" w:color="auto"/>
              <w:bottom w:val="single" w:sz="4" w:space="0" w:color="auto"/>
              <w:right w:val="single" w:sz="4" w:space="0" w:color="auto"/>
            </w:tcBorders>
            <w:tcPrChange w:id="56" w:author="Diane Pepetone" w:date="2022-01-13T19:31:00Z">
              <w:tcPr>
                <w:tcW w:w="641" w:type="pct"/>
                <w:tcBorders>
                  <w:top w:val="single" w:sz="4" w:space="0" w:color="auto"/>
                  <w:left w:val="single" w:sz="4" w:space="0" w:color="auto"/>
                  <w:bottom w:val="single" w:sz="4" w:space="0" w:color="auto"/>
                  <w:right w:val="single" w:sz="4" w:space="0" w:color="auto"/>
                </w:tcBorders>
              </w:tcPr>
            </w:tcPrChange>
          </w:tcPr>
          <w:p w14:paraId="28BC4D93" w14:textId="77777777" w:rsidR="000E1EA5" w:rsidRPr="00C10172"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7B8DA288" w14:textId="0E10E1F1" w:rsidR="00836E65" w:rsidRDefault="00836E65" w:rsidP="000504B8">
      <w:pPr>
        <w:spacing w:after="0" w:line="240" w:lineRule="auto"/>
        <w:rPr>
          <w:ins w:id="57" w:author="Alhabibi, Haider@Energy" w:date="2022-01-25T12:16:00Z"/>
          <w:rFonts w:asciiTheme="minorHAnsi" w:hAnsiTheme="minorHAnsi" w:cstheme="minorHAnsi"/>
          <w:sz w:val="20"/>
          <w:szCs w:val="20"/>
        </w:rPr>
      </w:pPr>
    </w:p>
    <w:tbl>
      <w:tblPr>
        <w:tblStyle w:val="TableGrid"/>
        <w:tblW w:w="0" w:type="auto"/>
        <w:tblLook w:val="04A0" w:firstRow="1" w:lastRow="0" w:firstColumn="1" w:lastColumn="0" w:noHBand="0" w:noVBand="1"/>
      </w:tblPr>
      <w:tblGrid>
        <w:gridCol w:w="1198"/>
        <w:gridCol w:w="1199"/>
        <w:gridCol w:w="1199"/>
        <w:gridCol w:w="1199"/>
        <w:gridCol w:w="1199"/>
        <w:gridCol w:w="1199"/>
        <w:gridCol w:w="1199"/>
        <w:gridCol w:w="1199"/>
        <w:gridCol w:w="1199"/>
      </w:tblGrid>
      <w:tr w:rsidR="00266EC9" w14:paraId="4038614D" w14:textId="77777777" w:rsidTr="00C379B9">
        <w:trPr>
          <w:ins w:id="58" w:author="Alhabibi, Haider@Energy" w:date="2022-01-25T12:17:00Z"/>
        </w:trPr>
        <w:tc>
          <w:tcPr>
            <w:tcW w:w="10790" w:type="dxa"/>
            <w:gridSpan w:val="9"/>
          </w:tcPr>
          <w:p w14:paraId="753DF2F7" w14:textId="77777777" w:rsidR="00266EC9" w:rsidRPr="00EB4154" w:rsidRDefault="00266EC9" w:rsidP="00266EC9">
            <w:pPr>
              <w:spacing w:after="0" w:line="240" w:lineRule="auto"/>
              <w:rPr>
                <w:ins w:id="59" w:author="Alhabibi, Haider@Energy" w:date="2022-01-25T12:18:00Z"/>
                <w:rFonts w:cstheme="minorHAnsi"/>
                <w:b/>
                <w:bCs/>
                <w:sz w:val="20"/>
                <w:szCs w:val="20"/>
              </w:rPr>
            </w:pPr>
            <w:ins w:id="60" w:author="Alhabibi, Haider@Energy" w:date="2022-01-25T12:18:00Z">
              <w:r>
                <w:rPr>
                  <w:rFonts w:cstheme="minorHAnsi"/>
                  <w:b/>
                  <w:bCs/>
                  <w:sz w:val="20"/>
                  <w:szCs w:val="20"/>
                </w:rPr>
                <w:t>A2</w:t>
              </w:r>
              <w:r w:rsidRPr="00EB4154">
                <w:rPr>
                  <w:rFonts w:cstheme="minorHAnsi"/>
                  <w:b/>
                  <w:bCs/>
                  <w:sz w:val="20"/>
                  <w:szCs w:val="20"/>
                </w:rPr>
                <w:t xml:space="preserve">. Design Dwelling Unit </w:t>
              </w:r>
              <w:r>
                <w:rPr>
                  <w:rFonts w:cstheme="minorHAnsi"/>
                  <w:b/>
                  <w:bCs/>
                  <w:sz w:val="20"/>
                  <w:szCs w:val="20"/>
                </w:rPr>
                <w:t>HPWH</w:t>
              </w:r>
              <w:r w:rsidRPr="00EB4154">
                <w:rPr>
                  <w:rFonts w:cstheme="minorHAnsi"/>
                  <w:b/>
                  <w:bCs/>
                  <w:sz w:val="20"/>
                  <w:szCs w:val="20"/>
                </w:rPr>
                <w:t xml:space="preserve"> System Information</w:t>
              </w:r>
            </w:ins>
          </w:p>
          <w:p w14:paraId="6D8C7383" w14:textId="08E4C17A" w:rsidR="00266EC9" w:rsidRDefault="00266EC9" w:rsidP="00266EC9">
            <w:pPr>
              <w:spacing w:after="0" w:line="240" w:lineRule="auto"/>
              <w:rPr>
                <w:ins w:id="61" w:author="Alhabibi, Haider@Energy" w:date="2022-01-25T12:17:00Z"/>
                <w:rFonts w:asciiTheme="minorHAnsi" w:hAnsiTheme="minorHAnsi" w:cstheme="minorHAnsi"/>
                <w:sz w:val="20"/>
                <w:szCs w:val="20"/>
              </w:rPr>
            </w:pPr>
            <w:ins w:id="62" w:author="Alhabibi, Haider@Energy" w:date="2022-01-25T12:18:00Z">
              <w:r w:rsidRPr="00F40856">
                <w:rPr>
                  <w:rFonts w:cstheme="minorHAnsi"/>
                  <w:sz w:val="18"/>
                  <w:szCs w:val="20"/>
                </w:rPr>
                <w:t>This table reports the</w:t>
              </w:r>
              <w:r>
                <w:rPr>
                  <w:rFonts w:cstheme="minorHAnsi"/>
                  <w:sz w:val="18"/>
                  <w:szCs w:val="20"/>
                </w:rPr>
                <w:t xml:space="preserve"> </w:t>
              </w:r>
              <w:r>
                <w:rPr>
                  <w:rFonts w:cstheme="minorHAnsi"/>
                  <w:b/>
                  <w:bCs/>
                  <w:sz w:val="20"/>
                  <w:szCs w:val="20"/>
                </w:rPr>
                <w:t>HPWH</w:t>
              </w:r>
              <w:r w:rsidRPr="00F40856">
                <w:rPr>
                  <w:rFonts w:cstheme="minorHAnsi"/>
                  <w:sz w:val="18"/>
                  <w:szCs w:val="20"/>
                </w:rPr>
                <w:t xml:space="preserve"> water heating system(s) that were specified on the registered </w:t>
              </w:r>
              <w:del w:id="63" w:author="Tam, Danny@Energy" w:date="2022-02-28T13:20:00Z">
                <w:r w:rsidRPr="00F40856" w:rsidDel="00DA58BF">
                  <w:rPr>
                    <w:rFonts w:cstheme="minorHAnsi"/>
                    <w:sz w:val="18"/>
                    <w:szCs w:val="20"/>
                  </w:rPr>
                  <w:delText>CF1R</w:delText>
                </w:r>
              </w:del>
            </w:ins>
            <w:ins w:id="64" w:author="Tam, Danny@Energy" w:date="2022-02-28T13:20:00Z">
              <w:r w:rsidR="00DA58BF">
                <w:rPr>
                  <w:rFonts w:cstheme="minorHAnsi"/>
                  <w:sz w:val="18"/>
                  <w:szCs w:val="20"/>
                </w:rPr>
                <w:t>LMCC</w:t>
              </w:r>
            </w:ins>
            <w:ins w:id="65" w:author="Alhabibi, Haider@Energy" w:date="2022-01-25T12:18:00Z">
              <w:r w:rsidRPr="00F40856">
                <w:rPr>
                  <w:rFonts w:cstheme="minorHAnsi"/>
                  <w:sz w:val="18"/>
                  <w:szCs w:val="20"/>
                </w:rPr>
                <w:t xml:space="preserve"> compliance document for this project.</w:t>
              </w:r>
            </w:ins>
          </w:p>
        </w:tc>
      </w:tr>
      <w:tr w:rsidR="00266EC9" w14:paraId="2511CE0C" w14:textId="77777777" w:rsidTr="00266EC9">
        <w:trPr>
          <w:ins w:id="66" w:author="Alhabibi, Haider@Energy" w:date="2022-01-25T12:17:00Z"/>
        </w:trPr>
        <w:tc>
          <w:tcPr>
            <w:tcW w:w="1198" w:type="dxa"/>
          </w:tcPr>
          <w:p w14:paraId="4DF9A0D0" w14:textId="611E54EE" w:rsidR="00266EC9" w:rsidRDefault="000B1797" w:rsidP="00266EC9">
            <w:pPr>
              <w:spacing w:after="0" w:line="240" w:lineRule="auto"/>
              <w:rPr>
                <w:ins w:id="67" w:author="Alhabibi, Haider@Energy" w:date="2022-01-25T12:17:00Z"/>
                <w:rFonts w:asciiTheme="minorHAnsi" w:hAnsiTheme="minorHAnsi" w:cstheme="minorHAnsi"/>
                <w:sz w:val="20"/>
                <w:szCs w:val="20"/>
              </w:rPr>
            </w:pPr>
            <w:ins w:id="68" w:author="Alhabibi, Haider@Energy" w:date="2022-01-25T12:18:00Z">
              <w:r>
                <w:rPr>
                  <w:rFonts w:asciiTheme="minorHAnsi" w:hAnsiTheme="minorHAnsi" w:cstheme="minorHAnsi"/>
                  <w:sz w:val="20"/>
                  <w:szCs w:val="20"/>
                </w:rPr>
                <w:t>01</w:t>
              </w:r>
            </w:ins>
          </w:p>
        </w:tc>
        <w:tc>
          <w:tcPr>
            <w:tcW w:w="1199" w:type="dxa"/>
          </w:tcPr>
          <w:p w14:paraId="7C9B1D3B" w14:textId="06A62499" w:rsidR="00266EC9" w:rsidRDefault="000B1797" w:rsidP="00266EC9">
            <w:pPr>
              <w:spacing w:after="0" w:line="240" w:lineRule="auto"/>
              <w:rPr>
                <w:ins w:id="69" w:author="Alhabibi, Haider@Energy" w:date="2022-01-25T12:17:00Z"/>
                <w:rFonts w:asciiTheme="minorHAnsi" w:hAnsiTheme="minorHAnsi" w:cstheme="minorHAnsi"/>
                <w:sz w:val="20"/>
                <w:szCs w:val="20"/>
              </w:rPr>
            </w:pPr>
            <w:ins w:id="70" w:author="Alhabibi, Haider@Energy" w:date="2022-01-25T12:18:00Z">
              <w:r>
                <w:rPr>
                  <w:rFonts w:asciiTheme="minorHAnsi" w:hAnsiTheme="minorHAnsi" w:cstheme="minorHAnsi"/>
                  <w:sz w:val="20"/>
                  <w:szCs w:val="20"/>
                </w:rPr>
                <w:t>02</w:t>
              </w:r>
            </w:ins>
          </w:p>
        </w:tc>
        <w:tc>
          <w:tcPr>
            <w:tcW w:w="1199" w:type="dxa"/>
          </w:tcPr>
          <w:p w14:paraId="65BD602F" w14:textId="4BA3D880" w:rsidR="00266EC9" w:rsidRDefault="000B1797" w:rsidP="00266EC9">
            <w:pPr>
              <w:spacing w:after="0" w:line="240" w:lineRule="auto"/>
              <w:rPr>
                <w:ins w:id="71" w:author="Alhabibi, Haider@Energy" w:date="2022-01-25T12:17:00Z"/>
                <w:rFonts w:asciiTheme="minorHAnsi" w:hAnsiTheme="minorHAnsi" w:cstheme="minorHAnsi"/>
                <w:sz w:val="20"/>
                <w:szCs w:val="20"/>
              </w:rPr>
            </w:pPr>
            <w:ins w:id="72" w:author="Alhabibi, Haider@Energy" w:date="2022-01-25T12:18:00Z">
              <w:r>
                <w:rPr>
                  <w:rFonts w:asciiTheme="minorHAnsi" w:hAnsiTheme="minorHAnsi" w:cstheme="minorHAnsi"/>
                  <w:sz w:val="20"/>
                  <w:szCs w:val="20"/>
                </w:rPr>
                <w:t>03</w:t>
              </w:r>
            </w:ins>
          </w:p>
        </w:tc>
        <w:tc>
          <w:tcPr>
            <w:tcW w:w="1199" w:type="dxa"/>
          </w:tcPr>
          <w:p w14:paraId="2D1FDFBD" w14:textId="6CB48622" w:rsidR="00266EC9" w:rsidRDefault="000B1797" w:rsidP="00266EC9">
            <w:pPr>
              <w:spacing w:after="0" w:line="240" w:lineRule="auto"/>
              <w:rPr>
                <w:ins w:id="73" w:author="Alhabibi, Haider@Energy" w:date="2022-01-25T12:17:00Z"/>
                <w:rFonts w:asciiTheme="minorHAnsi" w:hAnsiTheme="minorHAnsi" w:cstheme="minorHAnsi"/>
                <w:sz w:val="20"/>
                <w:szCs w:val="20"/>
              </w:rPr>
            </w:pPr>
            <w:ins w:id="74" w:author="Alhabibi, Haider@Energy" w:date="2022-01-25T12:18:00Z">
              <w:r>
                <w:rPr>
                  <w:rFonts w:asciiTheme="minorHAnsi" w:hAnsiTheme="minorHAnsi" w:cstheme="minorHAnsi"/>
                  <w:sz w:val="20"/>
                  <w:szCs w:val="20"/>
                </w:rPr>
                <w:t>04</w:t>
              </w:r>
            </w:ins>
          </w:p>
        </w:tc>
        <w:tc>
          <w:tcPr>
            <w:tcW w:w="1199" w:type="dxa"/>
          </w:tcPr>
          <w:p w14:paraId="3AD72862" w14:textId="7FD36FE1" w:rsidR="00266EC9" w:rsidRDefault="000B1797" w:rsidP="00266EC9">
            <w:pPr>
              <w:spacing w:after="0" w:line="240" w:lineRule="auto"/>
              <w:rPr>
                <w:ins w:id="75" w:author="Alhabibi, Haider@Energy" w:date="2022-01-25T12:17:00Z"/>
                <w:rFonts w:asciiTheme="minorHAnsi" w:hAnsiTheme="minorHAnsi" w:cstheme="minorHAnsi"/>
                <w:sz w:val="20"/>
                <w:szCs w:val="20"/>
              </w:rPr>
            </w:pPr>
            <w:ins w:id="76" w:author="Alhabibi, Haider@Energy" w:date="2022-01-25T12:18:00Z">
              <w:r>
                <w:rPr>
                  <w:rFonts w:asciiTheme="minorHAnsi" w:hAnsiTheme="minorHAnsi" w:cstheme="minorHAnsi"/>
                  <w:sz w:val="20"/>
                  <w:szCs w:val="20"/>
                </w:rPr>
                <w:t>05</w:t>
              </w:r>
            </w:ins>
          </w:p>
        </w:tc>
        <w:tc>
          <w:tcPr>
            <w:tcW w:w="1199" w:type="dxa"/>
          </w:tcPr>
          <w:p w14:paraId="6B34FF75" w14:textId="17A778B7" w:rsidR="00266EC9" w:rsidRDefault="000B1797" w:rsidP="00266EC9">
            <w:pPr>
              <w:spacing w:after="0" w:line="240" w:lineRule="auto"/>
              <w:rPr>
                <w:ins w:id="77" w:author="Alhabibi, Haider@Energy" w:date="2022-01-25T12:17:00Z"/>
                <w:rFonts w:asciiTheme="minorHAnsi" w:hAnsiTheme="minorHAnsi" w:cstheme="minorHAnsi"/>
                <w:sz w:val="20"/>
                <w:szCs w:val="20"/>
              </w:rPr>
            </w:pPr>
            <w:ins w:id="78" w:author="Alhabibi, Haider@Energy" w:date="2022-01-25T12:18:00Z">
              <w:r>
                <w:rPr>
                  <w:rFonts w:asciiTheme="minorHAnsi" w:hAnsiTheme="minorHAnsi" w:cstheme="minorHAnsi"/>
                  <w:sz w:val="20"/>
                  <w:szCs w:val="20"/>
                </w:rPr>
                <w:t>06</w:t>
              </w:r>
            </w:ins>
          </w:p>
        </w:tc>
        <w:tc>
          <w:tcPr>
            <w:tcW w:w="1199" w:type="dxa"/>
          </w:tcPr>
          <w:p w14:paraId="6B390CC2" w14:textId="5310E532" w:rsidR="00266EC9" w:rsidRDefault="000B1797" w:rsidP="00266EC9">
            <w:pPr>
              <w:spacing w:after="0" w:line="240" w:lineRule="auto"/>
              <w:rPr>
                <w:ins w:id="79" w:author="Alhabibi, Haider@Energy" w:date="2022-01-25T12:17:00Z"/>
                <w:rFonts w:asciiTheme="minorHAnsi" w:hAnsiTheme="minorHAnsi" w:cstheme="minorHAnsi"/>
                <w:sz w:val="20"/>
                <w:szCs w:val="20"/>
              </w:rPr>
            </w:pPr>
            <w:ins w:id="80" w:author="Alhabibi, Haider@Energy" w:date="2022-01-25T12:18:00Z">
              <w:r>
                <w:rPr>
                  <w:rFonts w:asciiTheme="minorHAnsi" w:hAnsiTheme="minorHAnsi" w:cstheme="minorHAnsi"/>
                  <w:sz w:val="20"/>
                  <w:szCs w:val="20"/>
                </w:rPr>
                <w:t>07</w:t>
              </w:r>
            </w:ins>
          </w:p>
        </w:tc>
        <w:tc>
          <w:tcPr>
            <w:tcW w:w="1199" w:type="dxa"/>
          </w:tcPr>
          <w:p w14:paraId="06AB65FE" w14:textId="77234FBB" w:rsidR="00266EC9" w:rsidRDefault="000B1797" w:rsidP="00266EC9">
            <w:pPr>
              <w:spacing w:after="0" w:line="240" w:lineRule="auto"/>
              <w:rPr>
                <w:ins w:id="81" w:author="Alhabibi, Haider@Energy" w:date="2022-01-25T12:17:00Z"/>
                <w:rFonts w:asciiTheme="minorHAnsi" w:hAnsiTheme="minorHAnsi" w:cstheme="minorHAnsi"/>
                <w:sz w:val="20"/>
                <w:szCs w:val="20"/>
              </w:rPr>
            </w:pPr>
            <w:ins w:id="82" w:author="Alhabibi, Haider@Energy" w:date="2022-01-25T12:18:00Z">
              <w:r>
                <w:rPr>
                  <w:rFonts w:asciiTheme="minorHAnsi" w:hAnsiTheme="minorHAnsi" w:cstheme="minorHAnsi"/>
                  <w:sz w:val="20"/>
                  <w:szCs w:val="20"/>
                </w:rPr>
                <w:t>08</w:t>
              </w:r>
            </w:ins>
          </w:p>
        </w:tc>
        <w:tc>
          <w:tcPr>
            <w:tcW w:w="1199" w:type="dxa"/>
          </w:tcPr>
          <w:p w14:paraId="787469F5" w14:textId="615DF8B6" w:rsidR="00266EC9" w:rsidRDefault="000B1797" w:rsidP="00266EC9">
            <w:pPr>
              <w:spacing w:after="0" w:line="240" w:lineRule="auto"/>
              <w:rPr>
                <w:ins w:id="83" w:author="Alhabibi, Haider@Energy" w:date="2022-01-25T12:17:00Z"/>
                <w:rFonts w:asciiTheme="minorHAnsi" w:hAnsiTheme="minorHAnsi" w:cstheme="minorHAnsi"/>
                <w:sz w:val="20"/>
                <w:szCs w:val="20"/>
              </w:rPr>
            </w:pPr>
            <w:ins w:id="84" w:author="Alhabibi, Haider@Energy" w:date="2022-01-25T12:18:00Z">
              <w:r>
                <w:rPr>
                  <w:rFonts w:asciiTheme="minorHAnsi" w:hAnsiTheme="minorHAnsi" w:cstheme="minorHAnsi"/>
                  <w:sz w:val="20"/>
                  <w:szCs w:val="20"/>
                </w:rPr>
                <w:t>09</w:t>
              </w:r>
            </w:ins>
          </w:p>
        </w:tc>
      </w:tr>
      <w:tr w:rsidR="000B1797" w:rsidRPr="00F40856" w14:paraId="48942158" w14:textId="77777777" w:rsidTr="000B1797">
        <w:trPr>
          <w:ins w:id="85" w:author="Alhabibi, Haider@Energy" w:date="2022-01-25T12:19:00Z"/>
        </w:trPr>
        <w:tc>
          <w:tcPr>
            <w:tcW w:w="1198" w:type="dxa"/>
          </w:tcPr>
          <w:p w14:paraId="5183D589" w14:textId="77777777" w:rsidR="000B1797" w:rsidRPr="00F40856" w:rsidRDefault="000B1797" w:rsidP="00F67307">
            <w:pPr>
              <w:tabs>
                <w:tab w:val="left" w:pos="2160"/>
                <w:tab w:val="left" w:pos="2700"/>
                <w:tab w:val="left" w:pos="3420"/>
                <w:tab w:val="left" w:pos="3780"/>
                <w:tab w:val="left" w:pos="5760"/>
                <w:tab w:val="left" w:pos="7212"/>
              </w:tabs>
              <w:spacing w:after="0" w:line="240" w:lineRule="auto"/>
              <w:jc w:val="center"/>
              <w:rPr>
                <w:ins w:id="86" w:author="Alhabibi, Haider@Energy" w:date="2022-01-25T12:19:00Z"/>
                <w:rFonts w:cstheme="minorHAnsi"/>
                <w:sz w:val="18"/>
                <w:szCs w:val="20"/>
              </w:rPr>
            </w:pPr>
            <w:ins w:id="87" w:author="Alhabibi, Haider@Energy" w:date="2022-01-25T12:19:00Z">
              <w:r w:rsidRPr="00F40856">
                <w:rPr>
                  <w:rFonts w:cstheme="minorHAnsi"/>
                  <w:sz w:val="18"/>
                  <w:szCs w:val="18"/>
                </w:rPr>
                <w:t>Dwelling Unit Name</w:t>
              </w:r>
            </w:ins>
          </w:p>
        </w:tc>
        <w:tc>
          <w:tcPr>
            <w:tcW w:w="1199" w:type="dxa"/>
          </w:tcPr>
          <w:p w14:paraId="49A3BAE4" w14:textId="77777777" w:rsidR="000B1797" w:rsidRPr="00F40856" w:rsidRDefault="000B1797" w:rsidP="00F67307">
            <w:pPr>
              <w:tabs>
                <w:tab w:val="left" w:pos="2160"/>
                <w:tab w:val="left" w:pos="2700"/>
                <w:tab w:val="left" w:pos="3420"/>
                <w:tab w:val="left" w:pos="3780"/>
                <w:tab w:val="left" w:pos="5760"/>
                <w:tab w:val="left" w:pos="7212"/>
              </w:tabs>
              <w:spacing w:after="0" w:line="240" w:lineRule="auto"/>
              <w:jc w:val="center"/>
              <w:rPr>
                <w:ins w:id="88" w:author="Alhabibi, Haider@Energy" w:date="2022-01-25T12:19:00Z"/>
                <w:rFonts w:cstheme="minorHAnsi"/>
                <w:sz w:val="18"/>
                <w:szCs w:val="20"/>
              </w:rPr>
            </w:pPr>
            <w:ins w:id="89" w:author="Alhabibi, Haider@Energy" w:date="2022-01-25T12:19:00Z">
              <w:r w:rsidRPr="00F40856">
                <w:rPr>
                  <w:rFonts w:cstheme="minorHAnsi"/>
                  <w:sz w:val="18"/>
                  <w:szCs w:val="20"/>
                </w:rPr>
                <w:t>Water Heating System ID</w:t>
              </w:r>
            </w:ins>
          </w:p>
          <w:p w14:paraId="294599AA" w14:textId="77777777" w:rsidR="000B1797" w:rsidRPr="00F40856" w:rsidRDefault="000B1797" w:rsidP="00F67307">
            <w:pPr>
              <w:spacing w:after="0" w:line="240" w:lineRule="auto"/>
              <w:jc w:val="center"/>
              <w:rPr>
                <w:ins w:id="90" w:author="Alhabibi, Haider@Energy" w:date="2022-01-25T12:19:00Z"/>
                <w:rFonts w:cstheme="minorHAnsi"/>
                <w:sz w:val="18"/>
                <w:szCs w:val="20"/>
              </w:rPr>
            </w:pPr>
            <w:ins w:id="91" w:author="Alhabibi, Haider@Energy" w:date="2022-01-25T12:19:00Z">
              <w:r w:rsidRPr="00F40856">
                <w:rPr>
                  <w:rFonts w:cstheme="minorHAnsi"/>
                  <w:sz w:val="18"/>
                  <w:szCs w:val="20"/>
                </w:rPr>
                <w:t>or Name</w:t>
              </w:r>
            </w:ins>
          </w:p>
        </w:tc>
        <w:tc>
          <w:tcPr>
            <w:tcW w:w="1199" w:type="dxa"/>
          </w:tcPr>
          <w:p w14:paraId="6E24EA9E" w14:textId="77777777" w:rsidR="000B1797" w:rsidRPr="00F40856" w:rsidRDefault="000B1797" w:rsidP="00F67307">
            <w:pPr>
              <w:tabs>
                <w:tab w:val="left" w:pos="2160"/>
                <w:tab w:val="left" w:pos="2700"/>
                <w:tab w:val="left" w:pos="3420"/>
                <w:tab w:val="left" w:pos="3780"/>
                <w:tab w:val="left" w:pos="5760"/>
                <w:tab w:val="left" w:pos="7212"/>
              </w:tabs>
              <w:spacing w:after="0" w:line="240" w:lineRule="auto"/>
              <w:jc w:val="center"/>
              <w:rPr>
                <w:ins w:id="92" w:author="Alhabibi, Haider@Energy" w:date="2022-01-25T12:19:00Z"/>
                <w:rFonts w:cstheme="minorHAnsi"/>
                <w:sz w:val="18"/>
                <w:szCs w:val="20"/>
              </w:rPr>
            </w:pPr>
            <w:ins w:id="93" w:author="Alhabibi, Haider@Energy" w:date="2022-01-25T12:19:00Z">
              <w:r w:rsidRPr="00F40856">
                <w:rPr>
                  <w:rFonts w:cstheme="minorHAnsi"/>
                  <w:sz w:val="18"/>
                  <w:szCs w:val="20"/>
                </w:rPr>
                <w:t>Modeled Equipment</w:t>
              </w:r>
            </w:ins>
          </w:p>
          <w:p w14:paraId="1949A3C4" w14:textId="77777777" w:rsidR="000B1797" w:rsidRPr="00F40856" w:rsidRDefault="000B1797" w:rsidP="00F67307">
            <w:pPr>
              <w:spacing w:after="0" w:line="240" w:lineRule="auto"/>
              <w:jc w:val="center"/>
              <w:rPr>
                <w:ins w:id="94" w:author="Alhabibi, Haider@Energy" w:date="2022-01-25T12:19:00Z"/>
                <w:rFonts w:cstheme="minorHAnsi"/>
                <w:sz w:val="18"/>
                <w:szCs w:val="20"/>
              </w:rPr>
            </w:pPr>
            <w:ins w:id="95" w:author="Alhabibi, Haider@Energy" w:date="2022-01-25T12:19:00Z">
              <w:r w:rsidRPr="00F40856">
                <w:rPr>
                  <w:rFonts w:cstheme="minorHAnsi"/>
                  <w:sz w:val="18"/>
                  <w:szCs w:val="20"/>
                </w:rPr>
                <w:t>Make and Model</w:t>
              </w:r>
            </w:ins>
          </w:p>
        </w:tc>
        <w:tc>
          <w:tcPr>
            <w:tcW w:w="1199" w:type="dxa"/>
          </w:tcPr>
          <w:p w14:paraId="391C4D20" w14:textId="77777777" w:rsidR="000B1797" w:rsidRPr="00F40856" w:rsidRDefault="000B1797" w:rsidP="00F67307">
            <w:pPr>
              <w:tabs>
                <w:tab w:val="left" w:pos="2160"/>
                <w:tab w:val="left" w:pos="2700"/>
                <w:tab w:val="left" w:pos="3420"/>
                <w:tab w:val="left" w:pos="3780"/>
                <w:tab w:val="left" w:pos="5760"/>
                <w:tab w:val="left" w:pos="7212"/>
              </w:tabs>
              <w:spacing w:after="0" w:line="240" w:lineRule="auto"/>
              <w:jc w:val="center"/>
              <w:rPr>
                <w:ins w:id="96" w:author="Alhabibi, Haider@Energy" w:date="2022-01-25T12:19:00Z"/>
                <w:rFonts w:cstheme="minorHAnsi"/>
                <w:sz w:val="18"/>
                <w:szCs w:val="20"/>
              </w:rPr>
            </w:pPr>
            <w:ins w:id="97" w:author="Alhabibi, Haider@Energy" w:date="2022-01-25T12:19:00Z">
              <w:r w:rsidRPr="00F40856">
                <w:rPr>
                  <w:rFonts w:cstheme="minorHAnsi"/>
                  <w:sz w:val="18"/>
                  <w:szCs w:val="20"/>
                </w:rPr>
                <w:t># of Like (or Identical) Water Heaters in System</w:t>
              </w:r>
            </w:ins>
          </w:p>
        </w:tc>
        <w:tc>
          <w:tcPr>
            <w:tcW w:w="1199" w:type="dxa"/>
          </w:tcPr>
          <w:p w14:paraId="0DC7A3F0" w14:textId="77777777" w:rsidR="000B1797" w:rsidRPr="00F40856" w:rsidRDefault="000B1797" w:rsidP="00F67307">
            <w:pPr>
              <w:tabs>
                <w:tab w:val="left" w:pos="2160"/>
                <w:tab w:val="left" w:pos="2700"/>
                <w:tab w:val="left" w:pos="3420"/>
                <w:tab w:val="left" w:pos="3780"/>
                <w:tab w:val="left" w:pos="5760"/>
                <w:tab w:val="left" w:pos="7212"/>
              </w:tabs>
              <w:spacing w:after="0" w:line="240" w:lineRule="auto"/>
              <w:jc w:val="center"/>
              <w:rPr>
                <w:ins w:id="98" w:author="Alhabibi, Haider@Energy" w:date="2022-01-25T12:19:00Z"/>
                <w:rFonts w:cstheme="minorHAnsi"/>
                <w:sz w:val="18"/>
                <w:szCs w:val="20"/>
              </w:rPr>
            </w:pPr>
            <w:ins w:id="99" w:author="Alhabibi, Haider@Energy" w:date="2022-01-25T12:19:00Z">
              <w:r w:rsidRPr="00F40856">
                <w:rPr>
                  <w:rFonts w:cstheme="minorHAnsi"/>
                  <w:sz w:val="18"/>
                  <w:szCs w:val="20"/>
                </w:rPr>
                <w:t>Tank Location</w:t>
              </w:r>
            </w:ins>
          </w:p>
        </w:tc>
        <w:tc>
          <w:tcPr>
            <w:tcW w:w="1199" w:type="dxa"/>
          </w:tcPr>
          <w:p w14:paraId="3EE8E376" w14:textId="77777777" w:rsidR="000B1797" w:rsidRPr="00F40856" w:rsidRDefault="000B1797" w:rsidP="00F67307">
            <w:pPr>
              <w:tabs>
                <w:tab w:val="left" w:pos="2160"/>
                <w:tab w:val="left" w:pos="2700"/>
                <w:tab w:val="left" w:pos="3420"/>
                <w:tab w:val="left" w:pos="3780"/>
                <w:tab w:val="left" w:pos="5760"/>
                <w:tab w:val="left" w:pos="7212"/>
              </w:tabs>
              <w:spacing w:after="0" w:line="240" w:lineRule="auto"/>
              <w:jc w:val="center"/>
              <w:rPr>
                <w:ins w:id="100" w:author="Alhabibi, Haider@Energy" w:date="2022-01-25T12:19:00Z"/>
                <w:rFonts w:cstheme="minorHAnsi"/>
                <w:sz w:val="18"/>
                <w:szCs w:val="20"/>
              </w:rPr>
            </w:pPr>
            <w:ins w:id="101" w:author="Alhabibi, Haider@Energy" w:date="2022-01-25T12:19:00Z">
              <w:r w:rsidRPr="00F40856">
                <w:rPr>
                  <w:rFonts w:cstheme="minorHAnsi"/>
                  <w:sz w:val="18"/>
                  <w:szCs w:val="20"/>
                </w:rPr>
                <w:t>Exterior Tank Insulation R-value</w:t>
              </w:r>
            </w:ins>
          </w:p>
        </w:tc>
        <w:tc>
          <w:tcPr>
            <w:tcW w:w="1199" w:type="dxa"/>
          </w:tcPr>
          <w:p w14:paraId="076B0554" w14:textId="77777777" w:rsidR="000B1797" w:rsidRPr="00F40856" w:rsidRDefault="000B1797" w:rsidP="00F67307">
            <w:pPr>
              <w:tabs>
                <w:tab w:val="left" w:pos="2160"/>
                <w:tab w:val="left" w:pos="2700"/>
                <w:tab w:val="left" w:pos="3420"/>
                <w:tab w:val="left" w:pos="3780"/>
                <w:tab w:val="left" w:pos="5760"/>
                <w:tab w:val="left" w:pos="7212"/>
              </w:tabs>
              <w:spacing w:after="0" w:line="240" w:lineRule="auto"/>
              <w:jc w:val="center"/>
              <w:rPr>
                <w:ins w:id="102" w:author="Alhabibi, Haider@Energy" w:date="2022-01-25T12:19:00Z"/>
                <w:rFonts w:cstheme="minorHAnsi"/>
                <w:sz w:val="18"/>
                <w:szCs w:val="20"/>
              </w:rPr>
            </w:pPr>
            <w:ins w:id="103" w:author="Alhabibi, Haider@Energy" w:date="2022-01-25T12:19:00Z">
              <w:r w:rsidRPr="00F40856">
                <w:rPr>
                  <w:rFonts w:cstheme="minorHAnsi"/>
                  <w:sz w:val="18"/>
                  <w:szCs w:val="20"/>
                </w:rPr>
                <w:t>Dwelling Unit DHW System Distribution Type</w:t>
              </w:r>
            </w:ins>
          </w:p>
        </w:tc>
        <w:tc>
          <w:tcPr>
            <w:tcW w:w="1199" w:type="dxa"/>
          </w:tcPr>
          <w:p w14:paraId="2FB82ABA" w14:textId="77777777" w:rsidR="000B1797" w:rsidRPr="00F40856" w:rsidRDefault="000B1797" w:rsidP="00F67307">
            <w:pPr>
              <w:tabs>
                <w:tab w:val="left" w:pos="2160"/>
                <w:tab w:val="left" w:pos="2700"/>
                <w:tab w:val="left" w:pos="3420"/>
                <w:tab w:val="left" w:pos="3780"/>
                <w:tab w:val="left" w:pos="5760"/>
                <w:tab w:val="left" w:pos="7212"/>
              </w:tabs>
              <w:spacing w:after="0" w:line="240" w:lineRule="auto"/>
              <w:jc w:val="center"/>
              <w:rPr>
                <w:ins w:id="104" w:author="Alhabibi, Haider@Energy" w:date="2022-01-25T12:19:00Z"/>
                <w:rFonts w:cstheme="minorHAnsi"/>
                <w:sz w:val="18"/>
                <w:szCs w:val="20"/>
              </w:rPr>
            </w:pPr>
            <w:ins w:id="105" w:author="Alhabibi, Haider@Energy" w:date="2022-01-25T12:19:00Z">
              <w:r w:rsidRPr="00F40856">
                <w:rPr>
                  <w:rFonts w:cstheme="minorHAnsi"/>
                  <w:sz w:val="18"/>
                  <w:szCs w:val="20"/>
                </w:rPr>
                <w:t>Compact Distribution</w:t>
              </w:r>
            </w:ins>
          </w:p>
        </w:tc>
        <w:tc>
          <w:tcPr>
            <w:tcW w:w="1199" w:type="dxa"/>
          </w:tcPr>
          <w:p w14:paraId="474BF8C9" w14:textId="77777777" w:rsidR="000B1797" w:rsidRPr="00F40856" w:rsidRDefault="000B1797" w:rsidP="00F67307">
            <w:pPr>
              <w:tabs>
                <w:tab w:val="left" w:pos="2160"/>
                <w:tab w:val="left" w:pos="2700"/>
                <w:tab w:val="left" w:pos="3420"/>
                <w:tab w:val="left" w:pos="3780"/>
                <w:tab w:val="left" w:pos="5760"/>
                <w:tab w:val="left" w:pos="7212"/>
              </w:tabs>
              <w:spacing w:after="0" w:line="240" w:lineRule="auto"/>
              <w:jc w:val="center"/>
              <w:rPr>
                <w:ins w:id="106" w:author="Alhabibi, Haider@Energy" w:date="2022-01-25T12:19:00Z"/>
                <w:rFonts w:cstheme="minorHAnsi"/>
                <w:sz w:val="18"/>
                <w:szCs w:val="20"/>
              </w:rPr>
            </w:pPr>
            <w:ins w:id="107" w:author="Alhabibi, Haider@Energy" w:date="2022-01-25T12:19:00Z">
              <w:r w:rsidRPr="00F40856">
                <w:rPr>
                  <w:rFonts w:cstheme="minorHAnsi"/>
                  <w:sz w:val="18"/>
                  <w:szCs w:val="20"/>
                </w:rPr>
                <w:t>Simulated Equipment Make and Model</w:t>
              </w:r>
            </w:ins>
          </w:p>
        </w:tc>
      </w:tr>
      <w:tr w:rsidR="00266EC9" w14:paraId="7E43CE5D" w14:textId="77777777" w:rsidTr="00266EC9">
        <w:trPr>
          <w:ins w:id="108" w:author="Alhabibi, Haider@Energy" w:date="2022-01-25T12:17:00Z"/>
        </w:trPr>
        <w:tc>
          <w:tcPr>
            <w:tcW w:w="1198" w:type="dxa"/>
          </w:tcPr>
          <w:p w14:paraId="371A6785" w14:textId="77777777" w:rsidR="00266EC9" w:rsidRDefault="00266EC9" w:rsidP="00266EC9">
            <w:pPr>
              <w:spacing w:after="0" w:line="240" w:lineRule="auto"/>
              <w:rPr>
                <w:ins w:id="109" w:author="Alhabibi, Haider@Energy" w:date="2022-01-25T12:17:00Z"/>
                <w:rFonts w:asciiTheme="minorHAnsi" w:hAnsiTheme="minorHAnsi" w:cstheme="minorHAnsi"/>
                <w:sz w:val="20"/>
                <w:szCs w:val="20"/>
              </w:rPr>
            </w:pPr>
          </w:p>
        </w:tc>
        <w:tc>
          <w:tcPr>
            <w:tcW w:w="1199" w:type="dxa"/>
          </w:tcPr>
          <w:p w14:paraId="0B0225E6" w14:textId="77777777" w:rsidR="00266EC9" w:rsidRDefault="00266EC9" w:rsidP="00266EC9">
            <w:pPr>
              <w:spacing w:after="0" w:line="240" w:lineRule="auto"/>
              <w:rPr>
                <w:ins w:id="110" w:author="Alhabibi, Haider@Energy" w:date="2022-01-25T12:17:00Z"/>
                <w:rFonts w:asciiTheme="minorHAnsi" w:hAnsiTheme="minorHAnsi" w:cstheme="minorHAnsi"/>
                <w:sz w:val="20"/>
                <w:szCs w:val="20"/>
              </w:rPr>
            </w:pPr>
          </w:p>
        </w:tc>
        <w:tc>
          <w:tcPr>
            <w:tcW w:w="1199" w:type="dxa"/>
          </w:tcPr>
          <w:p w14:paraId="6C748E17" w14:textId="77777777" w:rsidR="00266EC9" w:rsidRDefault="00266EC9" w:rsidP="00266EC9">
            <w:pPr>
              <w:spacing w:after="0" w:line="240" w:lineRule="auto"/>
              <w:rPr>
                <w:ins w:id="111" w:author="Alhabibi, Haider@Energy" w:date="2022-01-25T12:17:00Z"/>
                <w:rFonts w:asciiTheme="minorHAnsi" w:hAnsiTheme="minorHAnsi" w:cstheme="minorHAnsi"/>
                <w:sz w:val="20"/>
                <w:szCs w:val="20"/>
              </w:rPr>
            </w:pPr>
          </w:p>
        </w:tc>
        <w:tc>
          <w:tcPr>
            <w:tcW w:w="1199" w:type="dxa"/>
          </w:tcPr>
          <w:p w14:paraId="4E7C08A2" w14:textId="77777777" w:rsidR="00266EC9" w:rsidRDefault="00266EC9" w:rsidP="00266EC9">
            <w:pPr>
              <w:spacing w:after="0" w:line="240" w:lineRule="auto"/>
              <w:rPr>
                <w:ins w:id="112" w:author="Alhabibi, Haider@Energy" w:date="2022-01-25T12:17:00Z"/>
                <w:rFonts w:asciiTheme="minorHAnsi" w:hAnsiTheme="minorHAnsi" w:cstheme="minorHAnsi"/>
                <w:sz w:val="20"/>
                <w:szCs w:val="20"/>
              </w:rPr>
            </w:pPr>
          </w:p>
        </w:tc>
        <w:tc>
          <w:tcPr>
            <w:tcW w:w="1199" w:type="dxa"/>
          </w:tcPr>
          <w:p w14:paraId="0764077F" w14:textId="77777777" w:rsidR="00266EC9" w:rsidRDefault="00266EC9" w:rsidP="00266EC9">
            <w:pPr>
              <w:spacing w:after="0" w:line="240" w:lineRule="auto"/>
              <w:rPr>
                <w:ins w:id="113" w:author="Alhabibi, Haider@Energy" w:date="2022-01-25T12:17:00Z"/>
                <w:rFonts w:asciiTheme="minorHAnsi" w:hAnsiTheme="minorHAnsi" w:cstheme="minorHAnsi"/>
                <w:sz w:val="20"/>
                <w:szCs w:val="20"/>
              </w:rPr>
            </w:pPr>
          </w:p>
        </w:tc>
        <w:tc>
          <w:tcPr>
            <w:tcW w:w="1199" w:type="dxa"/>
          </w:tcPr>
          <w:p w14:paraId="2380420B" w14:textId="77777777" w:rsidR="00266EC9" w:rsidRDefault="00266EC9" w:rsidP="00266EC9">
            <w:pPr>
              <w:spacing w:after="0" w:line="240" w:lineRule="auto"/>
              <w:rPr>
                <w:ins w:id="114" w:author="Alhabibi, Haider@Energy" w:date="2022-01-25T12:17:00Z"/>
                <w:rFonts w:asciiTheme="minorHAnsi" w:hAnsiTheme="minorHAnsi" w:cstheme="minorHAnsi"/>
                <w:sz w:val="20"/>
                <w:szCs w:val="20"/>
              </w:rPr>
            </w:pPr>
          </w:p>
        </w:tc>
        <w:tc>
          <w:tcPr>
            <w:tcW w:w="1199" w:type="dxa"/>
          </w:tcPr>
          <w:p w14:paraId="0A726E99" w14:textId="77777777" w:rsidR="00266EC9" w:rsidRDefault="00266EC9" w:rsidP="00266EC9">
            <w:pPr>
              <w:spacing w:after="0" w:line="240" w:lineRule="auto"/>
              <w:rPr>
                <w:ins w:id="115" w:author="Alhabibi, Haider@Energy" w:date="2022-01-25T12:17:00Z"/>
                <w:rFonts w:asciiTheme="minorHAnsi" w:hAnsiTheme="minorHAnsi" w:cstheme="minorHAnsi"/>
                <w:sz w:val="20"/>
                <w:szCs w:val="20"/>
              </w:rPr>
            </w:pPr>
          </w:p>
        </w:tc>
        <w:tc>
          <w:tcPr>
            <w:tcW w:w="1199" w:type="dxa"/>
          </w:tcPr>
          <w:p w14:paraId="6309ABD0" w14:textId="77777777" w:rsidR="00266EC9" w:rsidRDefault="00266EC9" w:rsidP="00266EC9">
            <w:pPr>
              <w:spacing w:after="0" w:line="240" w:lineRule="auto"/>
              <w:rPr>
                <w:ins w:id="116" w:author="Alhabibi, Haider@Energy" w:date="2022-01-25T12:17:00Z"/>
                <w:rFonts w:asciiTheme="minorHAnsi" w:hAnsiTheme="minorHAnsi" w:cstheme="minorHAnsi"/>
                <w:sz w:val="20"/>
                <w:szCs w:val="20"/>
              </w:rPr>
            </w:pPr>
          </w:p>
        </w:tc>
        <w:tc>
          <w:tcPr>
            <w:tcW w:w="1199" w:type="dxa"/>
          </w:tcPr>
          <w:p w14:paraId="0511284D" w14:textId="77777777" w:rsidR="00266EC9" w:rsidRDefault="00266EC9" w:rsidP="00266EC9">
            <w:pPr>
              <w:spacing w:after="0" w:line="240" w:lineRule="auto"/>
              <w:rPr>
                <w:ins w:id="117" w:author="Alhabibi, Haider@Energy" w:date="2022-01-25T12:17:00Z"/>
                <w:rFonts w:asciiTheme="minorHAnsi" w:hAnsiTheme="minorHAnsi" w:cstheme="minorHAnsi"/>
                <w:sz w:val="20"/>
                <w:szCs w:val="20"/>
              </w:rPr>
            </w:pPr>
          </w:p>
        </w:tc>
      </w:tr>
      <w:tr w:rsidR="00266EC9" w14:paraId="3D619568" w14:textId="77777777" w:rsidTr="00266EC9">
        <w:trPr>
          <w:ins w:id="118" w:author="Alhabibi, Haider@Energy" w:date="2022-01-25T12:17:00Z"/>
        </w:trPr>
        <w:tc>
          <w:tcPr>
            <w:tcW w:w="1198" w:type="dxa"/>
          </w:tcPr>
          <w:p w14:paraId="0A50AF10" w14:textId="77777777" w:rsidR="00266EC9" w:rsidRDefault="00266EC9" w:rsidP="00266EC9">
            <w:pPr>
              <w:spacing w:after="0" w:line="240" w:lineRule="auto"/>
              <w:rPr>
                <w:ins w:id="119" w:author="Alhabibi, Haider@Energy" w:date="2022-01-25T12:17:00Z"/>
                <w:rFonts w:asciiTheme="minorHAnsi" w:hAnsiTheme="minorHAnsi" w:cstheme="minorHAnsi"/>
                <w:sz w:val="20"/>
                <w:szCs w:val="20"/>
              </w:rPr>
            </w:pPr>
          </w:p>
        </w:tc>
        <w:tc>
          <w:tcPr>
            <w:tcW w:w="1199" w:type="dxa"/>
          </w:tcPr>
          <w:p w14:paraId="5458B43B" w14:textId="77777777" w:rsidR="00266EC9" w:rsidRDefault="00266EC9" w:rsidP="00266EC9">
            <w:pPr>
              <w:spacing w:after="0" w:line="240" w:lineRule="auto"/>
              <w:rPr>
                <w:ins w:id="120" w:author="Alhabibi, Haider@Energy" w:date="2022-01-25T12:17:00Z"/>
                <w:rFonts w:asciiTheme="minorHAnsi" w:hAnsiTheme="minorHAnsi" w:cstheme="minorHAnsi"/>
                <w:sz w:val="20"/>
                <w:szCs w:val="20"/>
              </w:rPr>
            </w:pPr>
          </w:p>
        </w:tc>
        <w:tc>
          <w:tcPr>
            <w:tcW w:w="1199" w:type="dxa"/>
          </w:tcPr>
          <w:p w14:paraId="6A0716D8" w14:textId="77777777" w:rsidR="00266EC9" w:rsidRDefault="00266EC9" w:rsidP="00266EC9">
            <w:pPr>
              <w:spacing w:after="0" w:line="240" w:lineRule="auto"/>
              <w:rPr>
                <w:ins w:id="121" w:author="Alhabibi, Haider@Energy" w:date="2022-01-25T12:17:00Z"/>
                <w:rFonts w:asciiTheme="minorHAnsi" w:hAnsiTheme="minorHAnsi" w:cstheme="minorHAnsi"/>
                <w:sz w:val="20"/>
                <w:szCs w:val="20"/>
              </w:rPr>
            </w:pPr>
          </w:p>
        </w:tc>
        <w:tc>
          <w:tcPr>
            <w:tcW w:w="1199" w:type="dxa"/>
          </w:tcPr>
          <w:p w14:paraId="2D044D63" w14:textId="77777777" w:rsidR="00266EC9" w:rsidRDefault="00266EC9" w:rsidP="00266EC9">
            <w:pPr>
              <w:spacing w:after="0" w:line="240" w:lineRule="auto"/>
              <w:rPr>
                <w:ins w:id="122" w:author="Alhabibi, Haider@Energy" w:date="2022-01-25T12:17:00Z"/>
                <w:rFonts w:asciiTheme="minorHAnsi" w:hAnsiTheme="minorHAnsi" w:cstheme="minorHAnsi"/>
                <w:sz w:val="20"/>
                <w:szCs w:val="20"/>
              </w:rPr>
            </w:pPr>
          </w:p>
        </w:tc>
        <w:tc>
          <w:tcPr>
            <w:tcW w:w="1199" w:type="dxa"/>
          </w:tcPr>
          <w:p w14:paraId="19199E8B" w14:textId="77777777" w:rsidR="00266EC9" w:rsidRDefault="00266EC9" w:rsidP="00266EC9">
            <w:pPr>
              <w:spacing w:after="0" w:line="240" w:lineRule="auto"/>
              <w:rPr>
                <w:ins w:id="123" w:author="Alhabibi, Haider@Energy" w:date="2022-01-25T12:17:00Z"/>
                <w:rFonts w:asciiTheme="minorHAnsi" w:hAnsiTheme="minorHAnsi" w:cstheme="minorHAnsi"/>
                <w:sz w:val="20"/>
                <w:szCs w:val="20"/>
              </w:rPr>
            </w:pPr>
          </w:p>
        </w:tc>
        <w:tc>
          <w:tcPr>
            <w:tcW w:w="1199" w:type="dxa"/>
          </w:tcPr>
          <w:p w14:paraId="06E3EA3B" w14:textId="77777777" w:rsidR="00266EC9" w:rsidRDefault="00266EC9" w:rsidP="00266EC9">
            <w:pPr>
              <w:spacing w:after="0" w:line="240" w:lineRule="auto"/>
              <w:rPr>
                <w:ins w:id="124" w:author="Alhabibi, Haider@Energy" w:date="2022-01-25T12:17:00Z"/>
                <w:rFonts w:asciiTheme="minorHAnsi" w:hAnsiTheme="minorHAnsi" w:cstheme="minorHAnsi"/>
                <w:sz w:val="20"/>
                <w:szCs w:val="20"/>
              </w:rPr>
            </w:pPr>
          </w:p>
        </w:tc>
        <w:tc>
          <w:tcPr>
            <w:tcW w:w="1199" w:type="dxa"/>
          </w:tcPr>
          <w:p w14:paraId="709D8198" w14:textId="77777777" w:rsidR="00266EC9" w:rsidRDefault="00266EC9" w:rsidP="00266EC9">
            <w:pPr>
              <w:spacing w:after="0" w:line="240" w:lineRule="auto"/>
              <w:rPr>
                <w:ins w:id="125" w:author="Alhabibi, Haider@Energy" w:date="2022-01-25T12:17:00Z"/>
                <w:rFonts w:asciiTheme="minorHAnsi" w:hAnsiTheme="minorHAnsi" w:cstheme="minorHAnsi"/>
                <w:sz w:val="20"/>
                <w:szCs w:val="20"/>
              </w:rPr>
            </w:pPr>
          </w:p>
        </w:tc>
        <w:tc>
          <w:tcPr>
            <w:tcW w:w="1199" w:type="dxa"/>
          </w:tcPr>
          <w:p w14:paraId="65818BD8" w14:textId="77777777" w:rsidR="00266EC9" w:rsidRDefault="00266EC9" w:rsidP="00266EC9">
            <w:pPr>
              <w:spacing w:after="0" w:line="240" w:lineRule="auto"/>
              <w:rPr>
                <w:ins w:id="126" w:author="Alhabibi, Haider@Energy" w:date="2022-01-25T12:17:00Z"/>
                <w:rFonts w:asciiTheme="minorHAnsi" w:hAnsiTheme="minorHAnsi" w:cstheme="minorHAnsi"/>
                <w:sz w:val="20"/>
                <w:szCs w:val="20"/>
              </w:rPr>
            </w:pPr>
          </w:p>
        </w:tc>
        <w:tc>
          <w:tcPr>
            <w:tcW w:w="1199" w:type="dxa"/>
          </w:tcPr>
          <w:p w14:paraId="35DEBF67" w14:textId="77777777" w:rsidR="00266EC9" w:rsidRDefault="00266EC9" w:rsidP="00266EC9">
            <w:pPr>
              <w:spacing w:after="0" w:line="240" w:lineRule="auto"/>
              <w:rPr>
                <w:ins w:id="127" w:author="Alhabibi, Haider@Energy" w:date="2022-01-25T12:17:00Z"/>
                <w:rFonts w:asciiTheme="minorHAnsi" w:hAnsiTheme="minorHAnsi" w:cstheme="minorHAnsi"/>
                <w:sz w:val="20"/>
                <w:szCs w:val="20"/>
              </w:rPr>
            </w:pPr>
          </w:p>
        </w:tc>
      </w:tr>
    </w:tbl>
    <w:p w14:paraId="38B8996B" w14:textId="77777777" w:rsidR="00AA0483" w:rsidRDefault="00AA0483" w:rsidP="000504B8">
      <w:pPr>
        <w:spacing w:after="0" w:line="240" w:lineRule="auto"/>
        <w:rPr>
          <w:ins w:id="128" w:author="Diane Pepetone" w:date="2022-01-13T19:31:00Z"/>
          <w:rFonts w:asciiTheme="minorHAnsi" w:hAnsiTheme="minorHAnsi" w:cstheme="minorHAnsi"/>
          <w:sz w:val="20"/>
          <w:szCs w:val="20"/>
        </w:rPr>
      </w:pPr>
    </w:p>
    <w:p w14:paraId="3F70E2C1" w14:textId="77777777" w:rsidR="002070E6" w:rsidRPr="005828AE" w:rsidRDefault="002070E6" w:rsidP="000504B8">
      <w:pPr>
        <w:spacing w:after="0" w:line="240" w:lineRule="auto"/>
        <w:rPr>
          <w:rFonts w:asciiTheme="minorHAnsi" w:hAnsiTheme="minorHAnsi" w:cstheme="minorHAnsi"/>
          <w:sz w:val="20"/>
          <w:szCs w:val="20"/>
        </w:rPr>
      </w:pPr>
    </w:p>
    <w:tbl>
      <w:tblPr>
        <w:tblW w:w="5000"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008"/>
        <w:gridCol w:w="1008"/>
        <w:gridCol w:w="1144"/>
        <w:gridCol w:w="1163"/>
        <w:gridCol w:w="1252"/>
        <w:gridCol w:w="811"/>
        <w:gridCol w:w="721"/>
        <w:gridCol w:w="1081"/>
        <w:gridCol w:w="1260"/>
        <w:gridCol w:w="1342"/>
      </w:tblGrid>
      <w:tr w:rsidR="000E1EA5" w:rsidRPr="009E01FE" w14:paraId="3133D3C8" w14:textId="77777777" w:rsidTr="000E1EA5">
        <w:trPr>
          <w:cantSplit/>
          <w:trHeight w:val="277"/>
        </w:trPr>
        <w:tc>
          <w:tcPr>
            <w:tcW w:w="5000" w:type="pct"/>
            <w:gridSpan w:val="10"/>
            <w:tcBorders>
              <w:top w:val="single" w:sz="4" w:space="0" w:color="auto"/>
              <w:left w:val="single" w:sz="4" w:space="0" w:color="auto"/>
              <w:bottom w:val="single" w:sz="4" w:space="0" w:color="auto"/>
              <w:right w:val="single" w:sz="4" w:space="0" w:color="auto"/>
            </w:tcBorders>
          </w:tcPr>
          <w:p w14:paraId="2615A305" w14:textId="5F591985" w:rsidR="000E1EA5" w:rsidRPr="00B33DFF" w:rsidRDefault="000E1EA5" w:rsidP="00CC2C76">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Pr>
                <w:rFonts w:asciiTheme="minorHAnsi" w:hAnsiTheme="minorHAnsi" w:cstheme="minorHAnsi"/>
                <w:b/>
                <w:sz w:val="20"/>
                <w:szCs w:val="20"/>
              </w:rPr>
              <w:t>B</w:t>
            </w:r>
            <w:r w:rsidRPr="008733ED">
              <w:rPr>
                <w:rFonts w:asciiTheme="minorHAnsi" w:hAnsiTheme="minorHAnsi" w:cstheme="minorHAnsi"/>
                <w:b/>
                <w:sz w:val="20"/>
                <w:szCs w:val="20"/>
              </w:rPr>
              <w:t xml:space="preserve">. Installed Dwelling Unit Water Heating Systems Information </w:t>
            </w:r>
          </w:p>
          <w:p w14:paraId="2204E78D" w14:textId="338135D7" w:rsidR="000E1EA5" w:rsidRPr="005828AE" w:rsidDel="00237BB2" w:rsidRDefault="000E1EA5" w:rsidP="00CC2C7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5828AE">
              <w:rPr>
                <w:rFonts w:asciiTheme="minorHAnsi" w:eastAsia="Times New Roman" w:hAnsiTheme="minorHAnsi" w:cstheme="minorHAnsi"/>
                <w:sz w:val="20"/>
                <w:szCs w:val="20"/>
              </w:rPr>
              <w:t>This table reports</w:t>
            </w:r>
            <w:ins w:id="129" w:author="Diane Pepetone" w:date="2022-01-13T19:29:00Z">
              <w:r w:rsidR="00D25D80">
                <w:rPr>
                  <w:rFonts w:asciiTheme="minorHAnsi" w:eastAsia="Times New Roman" w:hAnsiTheme="minorHAnsi" w:cstheme="minorHAnsi"/>
                  <w:sz w:val="20"/>
                  <w:szCs w:val="20"/>
                </w:rPr>
                <w:t xml:space="preserve"> </w:t>
              </w:r>
              <w:r w:rsidR="00D25D80" w:rsidRPr="005828AE">
                <w:rPr>
                  <w:rFonts w:asciiTheme="minorHAnsi" w:eastAsia="Times New Roman" w:hAnsiTheme="minorHAnsi" w:cstheme="minorHAnsi"/>
                  <w:sz w:val="20"/>
                  <w:szCs w:val="20"/>
                </w:rPr>
                <w:t>features</w:t>
              </w:r>
              <w:r w:rsidR="00D25D80">
                <w:rPr>
                  <w:rFonts w:asciiTheme="minorHAnsi" w:eastAsia="Times New Roman" w:hAnsiTheme="minorHAnsi" w:cstheme="minorHAnsi"/>
                  <w:sz w:val="20"/>
                  <w:szCs w:val="20"/>
                </w:rPr>
                <w:t xml:space="preserve"> of</w:t>
              </w:r>
            </w:ins>
            <w:r w:rsidRPr="005828AE">
              <w:rPr>
                <w:rFonts w:asciiTheme="minorHAnsi" w:eastAsia="Times New Roman" w:hAnsiTheme="minorHAnsi" w:cstheme="minorHAnsi"/>
                <w:sz w:val="20"/>
                <w:szCs w:val="20"/>
              </w:rPr>
              <w:t xml:space="preserve"> the water heating system </w:t>
            </w:r>
            <w:del w:id="130" w:author="Diane Pepetone" w:date="2022-01-13T19:28:00Z">
              <w:r w:rsidRPr="005828AE" w:rsidDel="00D25D80">
                <w:rPr>
                  <w:rFonts w:asciiTheme="minorHAnsi" w:eastAsia="Times New Roman" w:hAnsiTheme="minorHAnsi" w:cstheme="minorHAnsi"/>
                  <w:sz w:val="20"/>
                  <w:szCs w:val="20"/>
                </w:rPr>
                <w:delText xml:space="preserve">features </w:delText>
              </w:r>
            </w:del>
            <w:ins w:id="131" w:author="Diane Pepetone" w:date="2022-01-13T19:29:00Z">
              <w:r w:rsidR="00D25D80">
                <w:rPr>
                  <w:rFonts w:asciiTheme="minorHAnsi" w:eastAsia="Times New Roman" w:hAnsiTheme="minorHAnsi" w:cstheme="minorHAnsi"/>
                  <w:sz w:val="20"/>
                  <w:szCs w:val="20"/>
                </w:rPr>
                <w:t xml:space="preserve"> other than </w:t>
              </w:r>
              <w:r w:rsidR="00D25D80">
                <w:rPr>
                  <w:rFonts w:cstheme="minorHAnsi"/>
                  <w:b/>
                  <w:bCs/>
                  <w:sz w:val="20"/>
                  <w:szCs w:val="20"/>
                </w:rPr>
                <w:t>HPWH</w:t>
              </w:r>
              <w:r w:rsidR="00D25D80" w:rsidRPr="005828AE">
                <w:rPr>
                  <w:rFonts w:asciiTheme="minorHAnsi" w:eastAsia="Times New Roman" w:hAnsiTheme="minorHAnsi" w:cstheme="minorHAnsi"/>
                  <w:sz w:val="20"/>
                  <w:szCs w:val="20"/>
                </w:rPr>
                <w:t xml:space="preserve"> </w:t>
              </w:r>
              <w:r w:rsidR="00D25D80">
                <w:rPr>
                  <w:rFonts w:asciiTheme="minorHAnsi" w:eastAsia="Times New Roman" w:hAnsiTheme="minorHAnsi" w:cstheme="minorHAnsi"/>
                  <w:sz w:val="20"/>
                  <w:szCs w:val="20"/>
                </w:rPr>
                <w:t xml:space="preserve">systems  </w:t>
              </w:r>
            </w:ins>
            <w:r w:rsidRPr="005828AE">
              <w:rPr>
                <w:rFonts w:asciiTheme="minorHAnsi" w:eastAsia="Times New Roman" w:hAnsiTheme="minorHAnsi" w:cstheme="minorHAnsi"/>
                <w:sz w:val="20"/>
                <w:szCs w:val="20"/>
              </w:rPr>
              <w:t>installed in this project.</w:t>
            </w:r>
          </w:p>
        </w:tc>
      </w:tr>
      <w:tr w:rsidR="004542D1" w:rsidRPr="009E01FE" w14:paraId="5ED6E744" w14:textId="02C445A1" w:rsidTr="004542D1">
        <w:trPr>
          <w:cantSplit/>
          <w:trHeight w:val="277"/>
        </w:trPr>
        <w:tc>
          <w:tcPr>
            <w:tcW w:w="467" w:type="pct"/>
            <w:tcBorders>
              <w:top w:val="single" w:sz="4" w:space="0" w:color="auto"/>
              <w:left w:val="single" w:sz="4" w:space="0" w:color="auto"/>
              <w:bottom w:val="single" w:sz="4" w:space="0" w:color="auto"/>
              <w:right w:val="single" w:sz="4" w:space="0" w:color="auto"/>
            </w:tcBorders>
          </w:tcPr>
          <w:p w14:paraId="1099D65B" w14:textId="7B74DE0B"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Pr>
                <w:rFonts w:asciiTheme="minorHAnsi" w:eastAsia="Times New Roman" w:hAnsiTheme="minorHAnsi" w:cstheme="minorHAnsi"/>
                <w:sz w:val="18"/>
                <w:szCs w:val="20"/>
              </w:rPr>
              <w:t>01</w:t>
            </w:r>
          </w:p>
        </w:tc>
        <w:tc>
          <w:tcPr>
            <w:tcW w:w="467" w:type="pct"/>
            <w:tcBorders>
              <w:top w:val="single" w:sz="4" w:space="0" w:color="auto"/>
              <w:left w:val="single" w:sz="4" w:space="0" w:color="auto"/>
              <w:bottom w:val="single" w:sz="4" w:space="0" w:color="auto"/>
              <w:right w:val="single" w:sz="4" w:space="0" w:color="auto"/>
            </w:tcBorders>
            <w:vAlign w:val="center"/>
          </w:tcPr>
          <w:p w14:paraId="6CF27EF4" w14:textId="2CD34651"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w:t>
            </w:r>
            <w:r>
              <w:rPr>
                <w:rFonts w:asciiTheme="minorHAnsi" w:eastAsia="Times New Roman" w:hAnsiTheme="minorHAnsi" w:cstheme="minorHAnsi"/>
                <w:sz w:val="18"/>
                <w:szCs w:val="20"/>
              </w:rPr>
              <w:t>2</w:t>
            </w:r>
          </w:p>
        </w:tc>
        <w:tc>
          <w:tcPr>
            <w:tcW w:w="530" w:type="pct"/>
            <w:tcBorders>
              <w:top w:val="single" w:sz="4" w:space="0" w:color="auto"/>
              <w:left w:val="single" w:sz="4" w:space="0" w:color="auto"/>
              <w:bottom w:val="single" w:sz="4" w:space="0" w:color="auto"/>
              <w:right w:val="single" w:sz="4" w:space="0" w:color="auto"/>
            </w:tcBorders>
            <w:vAlign w:val="center"/>
          </w:tcPr>
          <w:p w14:paraId="2DFD465C" w14:textId="403D6AAA"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w:t>
            </w:r>
            <w:r>
              <w:rPr>
                <w:rFonts w:asciiTheme="minorHAnsi" w:eastAsia="Times New Roman" w:hAnsiTheme="minorHAnsi" w:cstheme="minorHAnsi"/>
                <w:sz w:val="18"/>
                <w:szCs w:val="20"/>
              </w:rPr>
              <w:t>3</w:t>
            </w:r>
          </w:p>
        </w:tc>
        <w:tc>
          <w:tcPr>
            <w:tcW w:w="539" w:type="pct"/>
            <w:tcBorders>
              <w:top w:val="single" w:sz="4" w:space="0" w:color="auto"/>
              <w:left w:val="single" w:sz="4" w:space="0" w:color="auto"/>
              <w:bottom w:val="single" w:sz="4" w:space="0" w:color="auto"/>
              <w:right w:val="single" w:sz="4" w:space="0" w:color="auto"/>
            </w:tcBorders>
            <w:vAlign w:val="center"/>
          </w:tcPr>
          <w:p w14:paraId="68810AAA" w14:textId="0F31E26A"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w:t>
            </w:r>
            <w:r>
              <w:rPr>
                <w:rFonts w:asciiTheme="minorHAnsi" w:eastAsia="Times New Roman" w:hAnsiTheme="minorHAnsi" w:cstheme="minorHAnsi"/>
                <w:sz w:val="18"/>
                <w:szCs w:val="20"/>
              </w:rPr>
              <w:t>4</w:t>
            </w:r>
          </w:p>
        </w:tc>
        <w:tc>
          <w:tcPr>
            <w:tcW w:w="580" w:type="pct"/>
            <w:tcBorders>
              <w:top w:val="single" w:sz="4" w:space="0" w:color="auto"/>
              <w:left w:val="single" w:sz="4" w:space="0" w:color="auto"/>
              <w:bottom w:val="single" w:sz="4" w:space="0" w:color="auto"/>
              <w:right w:val="single" w:sz="4" w:space="0" w:color="auto"/>
            </w:tcBorders>
            <w:vAlign w:val="center"/>
          </w:tcPr>
          <w:p w14:paraId="39831465" w14:textId="07C7AA25"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w:t>
            </w:r>
            <w:r>
              <w:rPr>
                <w:rFonts w:asciiTheme="minorHAnsi" w:eastAsia="Times New Roman" w:hAnsiTheme="minorHAnsi" w:cstheme="minorHAnsi"/>
                <w:sz w:val="18"/>
                <w:szCs w:val="20"/>
              </w:rPr>
              <w:t>5</w:t>
            </w:r>
          </w:p>
        </w:tc>
        <w:tc>
          <w:tcPr>
            <w:tcW w:w="376" w:type="pct"/>
            <w:tcBorders>
              <w:top w:val="single" w:sz="4" w:space="0" w:color="auto"/>
              <w:left w:val="single" w:sz="4" w:space="0" w:color="auto"/>
              <w:bottom w:val="single" w:sz="4" w:space="0" w:color="auto"/>
              <w:right w:val="single" w:sz="4" w:space="0" w:color="auto"/>
            </w:tcBorders>
            <w:vAlign w:val="center"/>
          </w:tcPr>
          <w:p w14:paraId="722C5810" w14:textId="11D6F24F"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w:t>
            </w:r>
            <w:r>
              <w:rPr>
                <w:rFonts w:asciiTheme="minorHAnsi" w:eastAsia="Times New Roman" w:hAnsiTheme="minorHAnsi" w:cstheme="minorHAnsi"/>
                <w:sz w:val="18"/>
                <w:szCs w:val="20"/>
              </w:rPr>
              <w:t>6</w:t>
            </w:r>
          </w:p>
        </w:tc>
        <w:tc>
          <w:tcPr>
            <w:tcW w:w="334" w:type="pct"/>
            <w:tcBorders>
              <w:top w:val="single" w:sz="4" w:space="0" w:color="auto"/>
              <w:left w:val="single" w:sz="4" w:space="0" w:color="auto"/>
              <w:bottom w:val="single" w:sz="4" w:space="0" w:color="auto"/>
              <w:right w:val="single" w:sz="4" w:space="0" w:color="auto"/>
            </w:tcBorders>
            <w:vAlign w:val="center"/>
          </w:tcPr>
          <w:p w14:paraId="2A3B52ED" w14:textId="7E1A8242"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w:t>
            </w:r>
            <w:r>
              <w:rPr>
                <w:rFonts w:asciiTheme="minorHAnsi" w:eastAsia="Times New Roman" w:hAnsiTheme="minorHAnsi" w:cstheme="minorHAnsi"/>
                <w:sz w:val="18"/>
                <w:szCs w:val="20"/>
              </w:rPr>
              <w:t>7</w:t>
            </w:r>
          </w:p>
        </w:tc>
        <w:tc>
          <w:tcPr>
            <w:tcW w:w="501" w:type="pct"/>
            <w:tcBorders>
              <w:top w:val="single" w:sz="4" w:space="0" w:color="auto"/>
              <w:left w:val="single" w:sz="4" w:space="0" w:color="auto"/>
              <w:bottom w:val="single" w:sz="4" w:space="0" w:color="auto"/>
              <w:right w:val="single" w:sz="4" w:space="0" w:color="auto"/>
            </w:tcBorders>
            <w:vAlign w:val="center"/>
          </w:tcPr>
          <w:p w14:paraId="40E92457" w14:textId="5A041BB4"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w:t>
            </w:r>
            <w:r>
              <w:rPr>
                <w:rFonts w:asciiTheme="minorHAnsi" w:eastAsia="Times New Roman" w:hAnsiTheme="minorHAnsi" w:cstheme="minorHAnsi"/>
                <w:sz w:val="18"/>
                <w:szCs w:val="20"/>
              </w:rPr>
              <w:t>8</w:t>
            </w:r>
          </w:p>
        </w:tc>
        <w:tc>
          <w:tcPr>
            <w:tcW w:w="584" w:type="pct"/>
            <w:tcBorders>
              <w:top w:val="single" w:sz="4" w:space="0" w:color="auto"/>
              <w:left w:val="single" w:sz="4" w:space="0" w:color="auto"/>
              <w:bottom w:val="single" w:sz="4" w:space="0" w:color="auto"/>
              <w:right w:val="single" w:sz="4" w:space="0" w:color="auto"/>
            </w:tcBorders>
          </w:tcPr>
          <w:p w14:paraId="44191CE3" w14:textId="6AA7C0CC" w:rsidR="000E1EA5" w:rsidRPr="005828AE" w:rsidRDefault="00770872"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Pr>
                <w:rFonts w:asciiTheme="minorHAnsi" w:eastAsia="Times New Roman" w:hAnsiTheme="minorHAnsi" w:cstheme="minorHAnsi"/>
                <w:sz w:val="18"/>
                <w:szCs w:val="20"/>
              </w:rPr>
              <w:t>09</w:t>
            </w:r>
          </w:p>
        </w:tc>
        <w:tc>
          <w:tcPr>
            <w:tcW w:w="622" w:type="pct"/>
            <w:tcBorders>
              <w:top w:val="single" w:sz="4" w:space="0" w:color="auto"/>
              <w:left w:val="single" w:sz="4" w:space="0" w:color="auto"/>
              <w:bottom w:val="single" w:sz="4" w:space="0" w:color="auto"/>
              <w:right w:val="single" w:sz="4" w:space="0" w:color="auto"/>
            </w:tcBorders>
          </w:tcPr>
          <w:p w14:paraId="3EAFE437" w14:textId="409C4E57" w:rsidR="000E1EA5" w:rsidRPr="005828AE" w:rsidRDefault="00770872"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Pr>
                <w:rFonts w:asciiTheme="minorHAnsi" w:eastAsia="Times New Roman" w:hAnsiTheme="minorHAnsi" w:cstheme="minorHAnsi"/>
                <w:sz w:val="18"/>
                <w:szCs w:val="20"/>
              </w:rPr>
              <w:t>10</w:t>
            </w:r>
          </w:p>
        </w:tc>
      </w:tr>
      <w:tr w:rsidR="004542D1" w:rsidRPr="009E01FE" w14:paraId="23FE0AC3" w14:textId="7CD2EAB2" w:rsidTr="004542D1">
        <w:trPr>
          <w:cantSplit/>
          <w:trHeight w:val="288"/>
        </w:trPr>
        <w:tc>
          <w:tcPr>
            <w:tcW w:w="467" w:type="pct"/>
            <w:tcBorders>
              <w:top w:val="single" w:sz="4" w:space="0" w:color="auto"/>
              <w:left w:val="single" w:sz="4" w:space="0" w:color="auto"/>
              <w:bottom w:val="single" w:sz="4" w:space="0" w:color="auto"/>
              <w:right w:val="single" w:sz="4" w:space="0" w:color="auto"/>
            </w:tcBorders>
            <w:vAlign w:val="bottom"/>
          </w:tcPr>
          <w:p w14:paraId="2559D99F" w14:textId="36F62BCD" w:rsidR="000E1EA5" w:rsidRPr="005828AE" w:rsidRDefault="000E1EA5" w:rsidP="007708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Pr>
                <w:rFonts w:asciiTheme="minorHAnsi" w:eastAsia="Times New Roman" w:hAnsiTheme="minorHAnsi" w:cstheme="minorHAnsi"/>
                <w:sz w:val="18"/>
                <w:szCs w:val="20"/>
              </w:rPr>
              <w:t>Dwelling Unit Name</w:t>
            </w:r>
          </w:p>
        </w:tc>
        <w:tc>
          <w:tcPr>
            <w:tcW w:w="467" w:type="pct"/>
            <w:tcBorders>
              <w:top w:val="single" w:sz="4" w:space="0" w:color="auto"/>
              <w:left w:val="single" w:sz="4" w:space="0" w:color="auto"/>
              <w:bottom w:val="single" w:sz="4" w:space="0" w:color="auto"/>
              <w:right w:val="single" w:sz="4" w:space="0" w:color="auto"/>
            </w:tcBorders>
            <w:vAlign w:val="bottom"/>
          </w:tcPr>
          <w:p w14:paraId="757317C8" w14:textId="78C12949"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Water Heating System ID or Name</w:t>
            </w:r>
          </w:p>
        </w:tc>
        <w:tc>
          <w:tcPr>
            <w:tcW w:w="530" w:type="pct"/>
            <w:tcBorders>
              <w:top w:val="single" w:sz="4" w:space="0" w:color="auto"/>
              <w:left w:val="single" w:sz="4" w:space="0" w:color="auto"/>
              <w:bottom w:val="single" w:sz="4" w:space="0" w:color="auto"/>
              <w:right w:val="single" w:sz="4" w:space="0" w:color="auto"/>
            </w:tcBorders>
            <w:vAlign w:val="bottom"/>
          </w:tcPr>
          <w:p w14:paraId="5B644C11" w14:textId="77777777"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Water Heating System Type</w:t>
            </w:r>
          </w:p>
        </w:tc>
        <w:tc>
          <w:tcPr>
            <w:tcW w:w="539" w:type="pct"/>
            <w:tcBorders>
              <w:top w:val="single" w:sz="4" w:space="0" w:color="auto"/>
              <w:left w:val="single" w:sz="4" w:space="0" w:color="auto"/>
              <w:bottom w:val="single" w:sz="4" w:space="0" w:color="auto"/>
              <w:right w:val="single" w:sz="4" w:space="0" w:color="auto"/>
            </w:tcBorders>
            <w:vAlign w:val="bottom"/>
          </w:tcPr>
          <w:p w14:paraId="31C6FE1F" w14:textId="77777777"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Water Heater Type</w:t>
            </w:r>
          </w:p>
        </w:tc>
        <w:tc>
          <w:tcPr>
            <w:tcW w:w="580" w:type="pct"/>
            <w:tcBorders>
              <w:top w:val="single" w:sz="4" w:space="0" w:color="auto"/>
              <w:left w:val="single" w:sz="4" w:space="0" w:color="auto"/>
              <w:bottom w:val="single" w:sz="4" w:space="0" w:color="auto"/>
              <w:right w:val="single" w:sz="4" w:space="0" w:color="auto"/>
            </w:tcBorders>
            <w:vAlign w:val="bottom"/>
          </w:tcPr>
          <w:p w14:paraId="3A0FABDA" w14:textId="115B566B"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xml:space="preserve"># of </w:t>
            </w:r>
            <w:r w:rsidR="007505FE">
              <w:rPr>
                <w:rFonts w:asciiTheme="minorHAnsi" w:eastAsia="Times New Roman" w:hAnsiTheme="minorHAnsi" w:cstheme="minorHAnsi"/>
                <w:sz w:val="18"/>
                <w:szCs w:val="20"/>
              </w:rPr>
              <w:t>Like (or Identical)</w:t>
            </w:r>
            <w:r w:rsidR="00672EF4">
              <w:rPr>
                <w:rFonts w:asciiTheme="minorHAnsi" w:eastAsia="Times New Roman" w:hAnsiTheme="minorHAnsi" w:cstheme="minorHAnsi"/>
                <w:sz w:val="18"/>
                <w:szCs w:val="20"/>
              </w:rPr>
              <w:t xml:space="preserve"> </w:t>
            </w:r>
            <w:r w:rsidRPr="005828AE">
              <w:rPr>
                <w:rFonts w:asciiTheme="minorHAnsi" w:eastAsia="Times New Roman" w:hAnsiTheme="minorHAnsi" w:cstheme="minorHAnsi"/>
                <w:sz w:val="18"/>
                <w:szCs w:val="20"/>
              </w:rPr>
              <w:t>Water Heaters in System</w:t>
            </w:r>
          </w:p>
        </w:tc>
        <w:tc>
          <w:tcPr>
            <w:tcW w:w="376" w:type="pct"/>
            <w:tcBorders>
              <w:top w:val="single" w:sz="4" w:space="0" w:color="auto"/>
              <w:left w:val="single" w:sz="4" w:space="0" w:color="auto"/>
              <w:bottom w:val="single" w:sz="4" w:space="0" w:color="auto"/>
              <w:right w:val="single" w:sz="4" w:space="0" w:color="auto"/>
            </w:tcBorders>
            <w:vAlign w:val="bottom"/>
          </w:tcPr>
          <w:p w14:paraId="46062BA6" w14:textId="77777777"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Fuel Type</w:t>
            </w:r>
          </w:p>
        </w:tc>
        <w:tc>
          <w:tcPr>
            <w:tcW w:w="334" w:type="pct"/>
            <w:tcBorders>
              <w:top w:val="single" w:sz="4" w:space="0" w:color="auto"/>
              <w:left w:val="single" w:sz="4" w:space="0" w:color="auto"/>
              <w:bottom w:val="single" w:sz="4" w:space="0" w:color="auto"/>
              <w:right w:val="single" w:sz="4" w:space="0" w:color="auto"/>
            </w:tcBorders>
            <w:vAlign w:val="bottom"/>
          </w:tcPr>
          <w:p w14:paraId="75C55279" w14:textId="77777777"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Rated Input Type</w:t>
            </w:r>
          </w:p>
        </w:tc>
        <w:tc>
          <w:tcPr>
            <w:tcW w:w="501" w:type="pct"/>
            <w:tcBorders>
              <w:top w:val="single" w:sz="4" w:space="0" w:color="auto"/>
              <w:left w:val="single" w:sz="4" w:space="0" w:color="auto"/>
              <w:bottom w:val="single" w:sz="4" w:space="0" w:color="auto"/>
              <w:right w:val="single" w:sz="4" w:space="0" w:color="auto"/>
            </w:tcBorders>
            <w:vAlign w:val="bottom"/>
          </w:tcPr>
          <w:p w14:paraId="2DF9DDA0" w14:textId="77777777"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Rated Input Value</w:t>
            </w:r>
          </w:p>
        </w:tc>
        <w:tc>
          <w:tcPr>
            <w:tcW w:w="584" w:type="pct"/>
            <w:tcBorders>
              <w:top w:val="single" w:sz="4" w:space="0" w:color="auto"/>
              <w:left w:val="single" w:sz="4" w:space="0" w:color="auto"/>
              <w:bottom w:val="single" w:sz="4" w:space="0" w:color="auto"/>
              <w:right w:val="single" w:sz="4" w:space="0" w:color="auto"/>
            </w:tcBorders>
            <w:vAlign w:val="bottom"/>
          </w:tcPr>
          <w:p w14:paraId="2BA8D86D" w14:textId="15050FAD"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Dwelling Unit DHW System</w:t>
            </w:r>
          </w:p>
          <w:p w14:paraId="56115D06" w14:textId="0783A438"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Distribution Type</w:t>
            </w:r>
          </w:p>
        </w:tc>
        <w:tc>
          <w:tcPr>
            <w:tcW w:w="622" w:type="pct"/>
            <w:tcBorders>
              <w:top w:val="single" w:sz="4" w:space="0" w:color="auto"/>
              <w:left w:val="single" w:sz="4" w:space="0" w:color="auto"/>
              <w:bottom w:val="single" w:sz="4" w:space="0" w:color="auto"/>
              <w:right w:val="single" w:sz="4" w:space="0" w:color="auto"/>
            </w:tcBorders>
            <w:vAlign w:val="bottom"/>
          </w:tcPr>
          <w:p w14:paraId="4282A1E7" w14:textId="203E4CD0" w:rsidR="000E1EA5" w:rsidRPr="005828AE" w:rsidRDefault="000E1EA5">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Compact Distrib.</w:t>
            </w:r>
          </w:p>
        </w:tc>
      </w:tr>
      <w:tr w:rsidR="004542D1" w:rsidRPr="009E01FE" w14:paraId="00407694" w14:textId="288A02D8" w:rsidTr="004542D1">
        <w:trPr>
          <w:cantSplit/>
          <w:trHeight w:val="246"/>
        </w:trPr>
        <w:tc>
          <w:tcPr>
            <w:tcW w:w="467" w:type="pct"/>
            <w:tcBorders>
              <w:top w:val="single" w:sz="4" w:space="0" w:color="auto"/>
              <w:left w:val="single" w:sz="4" w:space="0" w:color="auto"/>
              <w:bottom w:val="single" w:sz="4" w:space="0" w:color="auto"/>
              <w:right w:val="single" w:sz="4" w:space="0" w:color="auto"/>
            </w:tcBorders>
          </w:tcPr>
          <w:p w14:paraId="747E524F" w14:textId="77777777"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67" w:type="pct"/>
            <w:tcBorders>
              <w:top w:val="single" w:sz="4" w:space="0" w:color="auto"/>
              <w:left w:val="single" w:sz="4" w:space="0" w:color="auto"/>
              <w:bottom w:val="single" w:sz="4" w:space="0" w:color="auto"/>
              <w:right w:val="single" w:sz="4" w:space="0" w:color="auto"/>
            </w:tcBorders>
            <w:vAlign w:val="center"/>
          </w:tcPr>
          <w:p w14:paraId="63EF9D00" w14:textId="02FE653C"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30" w:type="pct"/>
            <w:tcBorders>
              <w:top w:val="single" w:sz="4" w:space="0" w:color="auto"/>
              <w:left w:val="single" w:sz="4" w:space="0" w:color="auto"/>
              <w:bottom w:val="single" w:sz="4" w:space="0" w:color="auto"/>
              <w:right w:val="single" w:sz="4" w:space="0" w:color="auto"/>
            </w:tcBorders>
            <w:vAlign w:val="center"/>
          </w:tcPr>
          <w:p w14:paraId="7A66F1BF" w14:textId="77777777"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39" w:type="pct"/>
            <w:tcBorders>
              <w:top w:val="single" w:sz="4" w:space="0" w:color="auto"/>
              <w:left w:val="single" w:sz="4" w:space="0" w:color="auto"/>
              <w:bottom w:val="single" w:sz="4" w:space="0" w:color="auto"/>
              <w:right w:val="single" w:sz="4" w:space="0" w:color="auto"/>
            </w:tcBorders>
            <w:vAlign w:val="center"/>
          </w:tcPr>
          <w:p w14:paraId="5A552A0A" w14:textId="77777777"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80" w:type="pct"/>
            <w:tcBorders>
              <w:top w:val="single" w:sz="4" w:space="0" w:color="auto"/>
              <w:left w:val="single" w:sz="4" w:space="0" w:color="auto"/>
              <w:bottom w:val="single" w:sz="4" w:space="0" w:color="auto"/>
              <w:right w:val="single" w:sz="4" w:space="0" w:color="auto"/>
            </w:tcBorders>
            <w:vAlign w:val="center"/>
          </w:tcPr>
          <w:p w14:paraId="103AB301" w14:textId="77777777"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76" w:type="pct"/>
            <w:tcBorders>
              <w:top w:val="single" w:sz="4" w:space="0" w:color="auto"/>
              <w:left w:val="single" w:sz="4" w:space="0" w:color="auto"/>
              <w:bottom w:val="single" w:sz="4" w:space="0" w:color="auto"/>
              <w:right w:val="single" w:sz="4" w:space="0" w:color="auto"/>
            </w:tcBorders>
            <w:vAlign w:val="center"/>
          </w:tcPr>
          <w:p w14:paraId="7745D58B" w14:textId="77777777"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34" w:type="pct"/>
            <w:tcBorders>
              <w:top w:val="single" w:sz="4" w:space="0" w:color="auto"/>
              <w:left w:val="single" w:sz="4" w:space="0" w:color="auto"/>
              <w:bottom w:val="single" w:sz="4" w:space="0" w:color="auto"/>
              <w:right w:val="single" w:sz="4" w:space="0" w:color="auto"/>
            </w:tcBorders>
            <w:vAlign w:val="center"/>
          </w:tcPr>
          <w:p w14:paraId="4D1E2CA2" w14:textId="77777777"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01" w:type="pct"/>
            <w:tcBorders>
              <w:top w:val="single" w:sz="4" w:space="0" w:color="auto"/>
              <w:left w:val="single" w:sz="4" w:space="0" w:color="auto"/>
              <w:bottom w:val="single" w:sz="4" w:space="0" w:color="auto"/>
              <w:right w:val="single" w:sz="4" w:space="0" w:color="auto"/>
            </w:tcBorders>
            <w:vAlign w:val="center"/>
          </w:tcPr>
          <w:p w14:paraId="19A31580" w14:textId="77777777"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84" w:type="pct"/>
            <w:tcBorders>
              <w:top w:val="single" w:sz="4" w:space="0" w:color="auto"/>
              <w:left w:val="single" w:sz="4" w:space="0" w:color="auto"/>
              <w:bottom w:val="single" w:sz="4" w:space="0" w:color="auto"/>
              <w:right w:val="single" w:sz="4" w:space="0" w:color="auto"/>
            </w:tcBorders>
          </w:tcPr>
          <w:p w14:paraId="42EB4A13" w14:textId="229C80F0"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22" w:type="pct"/>
            <w:tcBorders>
              <w:top w:val="single" w:sz="4" w:space="0" w:color="auto"/>
              <w:left w:val="single" w:sz="4" w:space="0" w:color="auto"/>
              <w:bottom w:val="single" w:sz="4" w:space="0" w:color="auto"/>
              <w:right w:val="single" w:sz="4" w:space="0" w:color="auto"/>
            </w:tcBorders>
          </w:tcPr>
          <w:p w14:paraId="519BEFD6" w14:textId="77777777" w:rsidR="000E1EA5" w:rsidRPr="00C10172"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r w:rsidR="004542D1" w:rsidRPr="009E01FE" w14:paraId="21E09C0B" w14:textId="664CB6A3" w:rsidTr="004542D1">
        <w:trPr>
          <w:cantSplit/>
          <w:trHeight w:val="255"/>
        </w:trPr>
        <w:tc>
          <w:tcPr>
            <w:tcW w:w="467" w:type="pct"/>
            <w:tcBorders>
              <w:top w:val="single" w:sz="4" w:space="0" w:color="auto"/>
              <w:left w:val="single" w:sz="4" w:space="0" w:color="auto"/>
              <w:bottom w:val="single" w:sz="4" w:space="0" w:color="auto"/>
              <w:right w:val="single" w:sz="4" w:space="0" w:color="auto"/>
            </w:tcBorders>
          </w:tcPr>
          <w:p w14:paraId="0B416021" w14:textId="77777777"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67" w:type="pct"/>
            <w:tcBorders>
              <w:top w:val="single" w:sz="4" w:space="0" w:color="auto"/>
              <w:left w:val="single" w:sz="4" w:space="0" w:color="auto"/>
              <w:bottom w:val="single" w:sz="4" w:space="0" w:color="auto"/>
              <w:right w:val="single" w:sz="4" w:space="0" w:color="auto"/>
            </w:tcBorders>
            <w:vAlign w:val="center"/>
          </w:tcPr>
          <w:p w14:paraId="4411B833" w14:textId="2D28A4A7"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30" w:type="pct"/>
            <w:tcBorders>
              <w:top w:val="single" w:sz="4" w:space="0" w:color="auto"/>
              <w:left w:val="single" w:sz="4" w:space="0" w:color="auto"/>
              <w:bottom w:val="single" w:sz="4" w:space="0" w:color="auto"/>
              <w:right w:val="single" w:sz="4" w:space="0" w:color="auto"/>
            </w:tcBorders>
            <w:vAlign w:val="center"/>
          </w:tcPr>
          <w:p w14:paraId="76D44B5A" w14:textId="77777777"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39" w:type="pct"/>
            <w:tcBorders>
              <w:top w:val="single" w:sz="4" w:space="0" w:color="auto"/>
              <w:left w:val="single" w:sz="4" w:space="0" w:color="auto"/>
              <w:bottom w:val="single" w:sz="4" w:space="0" w:color="auto"/>
              <w:right w:val="single" w:sz="4" w:space="0" w:color="auto"/>
            </w:tcBorders>
            <w:vAlign w:val="center"/>
          </w:tcPr>
          <w:p w14:paraId="495BA738" w14:textId="77777777"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80" w:type="pct"/>
            <w:tcBorders>
              <w:top w:val="single" w:sz="4" w:space="0" w:color="auto"/>
              <w:left w:val="single" w:sz="4" w:space="0" w:color="auto"/>
              <w:bottom w:val="single" w:sz="4" w:space="0" w:color="auto"/>
              <w:right w:val="single" w:sz="4" w:space="0" w:color="auto"/>
            </w:tcBorders>
            <w:vAlign w:val="center"/>
          </w:tcPr>
          <w:p w14:paraId="5C2ADBFE" w14:textId="77777777"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76" w:type="pct"/>
            <w:tcBorders>
              <w:top w:val="single" w:sz="4" w:space="0" w:color="auto"/>
              <w:left w:val="single" w:sz="4" w:space="0" w:color="auto"/>
              <w:bottom w:val="single" w:sz="4" w:space="0" w:color="auto"/>
              <w:right w:val="single" w:sz="4" w:space="0" w:color="auto"/>
            </w:tcBorders>
            <w:vAlign w:val="center"/>
          </w:tcPr>
          <w:p w14:paraId="76558904" w14:textId="77777777"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34" w:type="pct"/>
            <w:tcBorders>
              <w:top w:val="single" w:sz="4" w:space="0" w:color="auto"/>
              <w:left w:val="single" w:sz="4" w:space="0" w:color="auto"/>
              <w:bottom w:val="single" w:sz="4" w:space="0" w:color="auto"/>
              <w:right w:val="single" w:sz="4" w:space="0" w:color="auto"/>
            </w:tcBorders>
            <w:vAlign w:val="center"/>
          </w:tcPr>
          <w:p w14:paraId="4A765DE8" w14:textId="77777777"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01" w:type="pct"/>
            <w:tcBorders>
              <w:top w:val="single" w:sz="4" w:space="0" w:color="auto"/>
              <w:left w:val="single" w:sz="4" w:space="0" w:color="auto"/>
              <w:bottom w:val="single" w:sz="4" w:space="0" w:color="auto"/>
              <w:right w:val="single" w:sz="4" w:space="0" w:color="auto"/>
            </w:tcBorders>
            <w:vAlign w:val="center"/>
          </w:tcPr>
          <w:p w14:paraId="39FD6612" w14:textId="77777777"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84" w:type="pct"/>
            <w:tcBorders>
              <w:top w:val="single" w:sz="4" w:space="0" w:color="auto"/>
              <w:left w:val="single" w:sz="4" w:space="0" w:color="auto"/>
              <w:bottom w:val="single" w:sz="4" w:space="0" w:color="auto"/>
              <w:right w:val="single" w:sz="4" w:space="0" w:color="auto"/>
            </w:tcBorders>
          </w:tcPr>
          <w:p w14:paraId="38D0A3E8" w14:textId="6EF47075"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22" w:type="pct"/>
            <w:tcBorders>
              <w:top w:val="single" w:sz="4" w:space="0" w:color="auto"/>
              <w:left w:val="single" w:sz="4" w:space="0" w:color="auto"/>
              <w:bottom w:val="single" w:sz="4" w:space="0" w:color="auto"/>
              <w:right w:val="single" w:sz="4" w:space="0" w:color="auto"/>
            </w:tcBorders>
          </w:tcPr>
          <w:p w14:paraId="28077983" w14:textId="77777777" w:rsidR="000E1EA5" w:rsidRPr="00C10172"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2789E83A" w14:textId="54CF9E9D" w:rsidR="00607E9D" w:rsidRDefault="00607E9D" w:rsidP="000504B8">
      <w:pPr>
        <w:spacing w:after="0" w:line="240" w:lineRule="auto"/>
        <w:rPr>
          <w:ins w:id="132" w:author="Alhabibi, Haider@Energy" w:date="2022-01-25T12:26:00Z"/>
          <w:rFonts w:asciiTheme="minorHAnsi" w:hAnsiTheme="minorHAnsi" w:cstheme="minorHAnsi"/>
          <w:sz w:val="20"/>
          <w:szCs w:val="20"/>
        </w:rPr>
      </w:pPr>
    </w:p>
    <w:tbl>
      <w:tblPr>
        <w:tblStyle w:val="TableGrid5"/>
        <w:tblW w:w="10795" w:type="dxa"/>
        <w:tblLayout w:type="fixed"/>
        <w:tblLook w:val="04A0" w:firstRow="1" w:lastRow="0" w:firstColumn="1" w:lastColumn="0" w:noHBand="0" w:noVBand="1"/>
      </w:tblPr>
      <w:tblGrid>
        <w:gridCol w:w="1165"/>
        <w:gridCol w:w="990"/>
        <w:gridCol w:w="1380"/>
        <w:gridCol w:w="1230"/>
        <w:gridCol w:w="1260"/>
        <w:gridCol w:w="1350"/>
        <w:gridCol w:w="1584"/>
        <w:gridCol w:w="1836"/>
      </w:tblGrid>
      <w:tr w:rsidR="00774C88" w:rsidRPr="007B2CC9" w14:paraId="3F5A888C" w14:textId="77777777" w:rsidTr="00F67307">
        <w:trPr>
          <w:trHeight w:val="467"/>
          <w:ins w:id="133" w:author="Alhabibi, Haider@Energy" w:date="2022-01-25T12:26:00Z"/>
        </w:trPr>
        <w:tc>
          <w:tcPr>
            <w:tcW w:w="10795" w:type="dxa"/>
            <w:gridSpan w:val="8"/>
          </w:tcPr>
          <w:p w14:paraId="3A790A77" w14:textId="77777777" w:rsidR="00774C88" w:rsidRPr="00EB4154" w:rsidRDefault="00774C88" w:rsidP="00F67307">
            <w:pPr>
              <w:spacing w:after="0" w:line="240" w:lineRule="auto"/>
              <w:rPr>
                <w:ins w:id="134" w:author="Alhabibi, Haider@Energy" w:date="2022-01-25T12:26:00Z"/>
                <w:rFonts w:cstheme="minorHAnsi"/>
                <w:b/>
                <w:bCs/>
                <w:sz w:val="20"/>
                <w:szCs w:val="20"/>
              </w:rPr>
            </w:pPr>
            <w:ins w:id="135" w:author="Alhabibi, Haider@Energy" w:date="2022-01-25T12:26:00Z">
              <w:del w:id="136" w:author="Diane Pepetone" w:date="2022-01-13T19:30:00Z">
                <w:r w:rsidRPr="00EB4154" w:rsidDel="00D25D80">
                  <w:rPr>
                    <w:rFonts w:cstheme="minorHAnsi"/>
                    <w:b/>
                    <w:bCs/>
                    <w:sz w:val="20"/>
                    <w:szCs w:val="20"/>
                  </w:rPr>
                  <w:delText>D</w:delText>
                </w:r>
              </w:del>
              <w:r>
                <w:rPr>
                  <w:rFonts w:cstheme="minorHAnsi"/>
                  <w:b/>
                  <w:bCs/>
                  <w:sz w:val="20"/>
                  <w:szCs w:val="20"/>
                </w:rPr>
                <w:t>B2</w:t>
              </w:r>
              <w:r w:rsidRPr="00EB4154">
                <w:rPr>
                  <w:rFonts w:cstheme="minorHAnsi"/>
                  <w:b/>
                  <w:bCs/>
                  <w:sz w:val="20"/>
                  <w:szCs w:val="20"/>
                </w:rPr>
                <w:t xml:space="preserve">. Installed Dwelling Unit </w:t>
              </w:r>
              <w:r>
                <w:rPr>
                  <w:rFonts w:cstheme="minorHAnsi"/>
                  <w:b/>
                  <w:bCs/>
                  <w:sz w:val="20"/>
                  <w:szCs w:val="20"/>
                </w:rPr>
                <w:t xml:space="preserve">HPWH </w:t>
              </w:r>
              <w:r w:rsidRPr="00EB4154">
                <w:rPr>
                  <w:rFonts w:cstheme="minorHAnsi"/>
                  <w:b/>
                  <w:bCs/>
                  <w:sz w:val="20"/>
                  <w:szCs w:val="20"/>
                </w:rPr>
                <w:t>System Information</w:t>
              </w:r>
            </w:ins>
          </w:p>
          <w:p w14:paraId="50935617" w14:textId="77777777" w:rsidR="00774C88" w:rsidRPr="007B2CC9" w:rsidDel="00D74A66" w:rsidRDefault="00774C88" w:rsidP="00F67307">
            <w:pPr>
              <w:spacing w:after="0" w:line="240" w:lineRule="auto"/>
              <w:rPr>
                <w:ins w:id="137" w:author="Alhabibi, Haider@Energy" w:date="2022-01-25T12:26:00Z"/>
                <w:rFonts w:cstheme="minorHAnsi"/>
                <w:sz w:val="20"/>
                <w:szCs w:val="20"/>
              </w:rPr>
            </w:pPr>
            <w:ins w:id="138" w:author="Alhabibi, Haider@Energy" w:date="2022-01-25T12:26:00Z">
              <w:r w:rsidRPr="007B2CC9">
                <w:rPr>
                  <w:rFonts w:cstheme="minorHAnsi"/>
                  <w:sz w:val="18"/>
                  <w:szCs w:val="20"/>
                </w:rPr>
                <w:t>This table reports the water heating system(s) installed in this project.</w:t>
              </w:r>
            </w:ins>
          </w:p>
        </w:tc>
      </w:tr>
      <w:tr w:rsidR="00774C88" w:rsidRPr="007B2CC9" w14:paraId="0229AC60" w14:textId="77777777" w:rsidTr="00F67307">
        <w:trPr>
          <w:trHeight w:val="211"/>
          <w:ins w:id="139" w:author="Alhabibi, Haider@Energy" w:date="2022-01-25T12:26:00Z"/>
        </w:trPr>
        <w:tc>
          <w:tcPr>
            <w:tcW w:w="1165" w:type="dxa"/>
            <w:tcBorders>
              <w:top w:val="single" w:sz="4" w:space="0" w:color="auto"/>
              <w:left w:val="single" w:sz="4" w:space="0" w:color="auto"/>
              <w:bottom w:val="single" w:sz="4" w:space="0" w:color="auto"/>
              <w:right w:val="single" w:sz="4" w:space="0" w:color="auto"/>
            </w:tcBorders>
          </w:tcPr>
          <w:p w14:paraId="0F3534AF" w14:textId="77777777" w:rsidR="00774C88" w:rsidRPr="007B2CC9" w:rsidRDefault="00774C88" w:rsidP="00F67307">
            <w:pPr>
              <w:spacing w:after="0" w:line="240" w:lineRule="auto"/>
              <w:jc w:val="center"/>
              <w:rPr>
                <w:ins w:id="140" w:author="Alhabibi, Haider@Energy" w:date="2022-01-25T12:26:00Z"/>
                <w:rFonts w:cstheme="minorHAnsi"/>
                <w:sz w:val="18"/>
                <w:szCs w:val="20"/>
              </w:rPr>
            </w:pPr>
            <w:ins w:id="141" w:author="Alhabibi, Haider@Energy" w:date="2022-01-25T12:26:00Z">
              <w:r w:rsidRPr="007B2CC9">
                <w:rPr>
                  <w:rFonts w:cstheme="minorHAnsi"/>
                  <w:sz w:val="18"/>
                  <w:szCs w:val="20"/>
                </w:rPr>
                <w:t>01</w:t>
              </w:r>
            </w:ins>
          </w:p>
        </w:tc>
        <w:tc>
          <w:tcPr>
            <w:tcW w:w="990" w:type="dxa"/>
            <w:vAlign w:val="bottom"/>
          </w:tcPr>
          <w:p w14:paraId="0732DE8A" w14:textId="77777777" w:rsidR="00774C88" w:rsidRPr="007B2CC9" w:rsidRDefault="00774C88" w:rsidP="00F67307">
            <w:pPr>
              <w:spacing w:after="0" w:line="240" w:lineRule="auto"/>
              <w:jc w:val="center"/>
              <w:rPr>
                <w:ins w:id="142" w:author="Alhabibi, Haider@Energy" w:date="2022-01-25T12:26:00Z"/>
                <w:rFonts w:cstheme="minorHAnsi"/>
                <w:sz w:val="18"/>
                <w:szCs w:val="20"/>
              </w:rPr>
            </w:pPr>
            <w:ins w:id="143" w:author="Alhabibi, Haider@Energy" w:date="2022-01-25T12:26:00Z">
              <w:r w:rsidRPr="007B2CC9">
                <w:rPr>
                  <w:rFonts w:cstheme="minorHAnsi"/>
                  <w:sz w:val="18"/>
                  <w:szCs w:val="20"/>
                </w:rPr>
                <w:t>02</w:t>
              </w:r>
            </w:ins>
          </w:p>
        </w:tc>
        <w:tc>
          <w:tcPr>
            <w:tcW w:w="1380" w:type="dxa"/>
            <w:vAlign w:val="bottom"/>
          </w:tcPr>
          <w:p w14:paraId="45901A1E" w14:textId="77777777" w:rsidR="00774C88" w:rsidRPr="007B2CC9" w:rsidRDefault="00774C88" w:rsidP="00F67307">
            <w:pPr>
              <w:spacing w:after="0" w:line="240" w:lineRule="auto"/>
              <w:jc w:val="center"/>
              <w:rPr>
                <w:ins w:id="144" w:author="Alhabibi, Haider@Energy" w:date="2022-01-25T12:26:00Z"/>
                <w:rFonts w:cstheme="minorHAnsi"/>
                <w:sz w:val="18"/>
                <w:szCs w:val="20"/>
              </w:rPr>
            </w:pPr>
            <w:ins w:id="145" w:author="Alhabibi, Haider@Energy" w:date="2022-01-25T12:26:00Z">
              <w:r w:rsidRPr="007B2CC9">
                <w:rPr>
                  <w:rFonts w:cstheme="minorHAnsi"/>
                  <w:sz w:val="18"/>
                  <w:szCs w:val="20"/>
                </w:rPr>
                <w:t>03</w:t>
              </w:r>
            </w:ins>
          </w:p>
        </w:tc>
        <w:tc>
          <w:tcPr>
            <w:tcW w:w="1230" w:type="dxa"/>
          </w:tcPr>
          <w:p w14:paraId="4446BD66" w14:textId="77777777" w:rsidR="00774C88" w:rsidRPr="007B2CC9" w:rsidRDefault="00774C88" w:rsidP="00F67307">
            <w:pPr>
              <w:spacing w:after="0" w:line="240" w:lineRule="auto"/>
              <w:jc w:val="center"/>
              <w:rPr>
                <w:ins w:id="146" w:author="Alhabibi, Haider@Energy" w:date="2022-01-25T12:26:00Z"/>
                <w:rFonts w:cstheme="minorHAnsi"/>
                <w:sz w:val="18"/>
                <w:szCs w:val="20"/>
              </w:rPr>
            </w:pPr>
            <w:ins w:id="147" w:author="Alhabibi, Haider@Energy" w:date="2022-01-25T12:26:00Z">
              <w:r w:rsidRPr="007B2CC9">
                <w:rPr>
                  <w:rFonts w:cstheme="minorHAnsi"/>
                  <w:sz w:val="18"/>
                  <w:szCs w:val="20"/>
                </w:rPr>
                <w:t>04</w:t>
              </w:r>
            </w:ins>
          </w:p>
        </w:tc>
        <w:tc>
          <w:tcPr>
            <w:tcW w:w="1260" w:type="dxa"/>
          </w:tcPr>
          <w:p w14:paraId="68DCDD5A" w14:textId="77777777" w:rsidR="00774C88" w:rsidRPr="007B2CC9" w:rsidRDefault="00774C88" w:rsidP="00F67307">
            <w:pPr>
              <w:spacing w:after="0" w:line="240" w:lineRule="auto"/>
              <w:jc w:val="center"/>
              <w:rPr>
                <w:ins w:id="148" w:author="Alhabibi, Haider@Energy" w:date="2022-01-25T12:26:00Z"/>
                <w:rFonts w:cstheme="minorHAnsi"/>
                <w:sz w:val="18"/>
                <w:szCs w:val="20"/>
              </w:rPr>
            </w:pPr>
            <w:ins w:id="149" w:author="Alhabibi, Haider@Energy" w:date="2022-01-25T12:26:00Z">
              <w:r w:rsidRPr="007B2CC9">
                <w:rPr>
                  <w:rFonts w:cstheme="minorHAnsi"/>
                  <w:sz w:val="18"/>
                  <w:szCs w:val="20"/>
                </w:rPr>
                <w:t>05</w:t>
              </w:r>
            </w:ins>
          </w:p>
        </w:tc>
        <w:tc>
          <w:tcPr>
            <w:tcW w:w="1350" w:type="dxa"/>
          </w:tcPr>
          <w:p w14:paraId="7C24A3BA" w14:textId="77777777" w:rsidR="00774C88" w:rsidRPr="007B2CC9" w:rsidRDefault="00774C88" w:rsidP="00F67307">
            <w:pPr>
              <w:spacing w:after="0" w:line="240" w:lineRule="auto"/>
              <w:jc w:val="center"/>
              <w:rPr>
                <w:ins w:id="150" w:author="Alhabibi, Haider@Energy" w:date="2022-01-25T12:26:00Z"/>
                <w:rFonts w:cstheme="minorHAnsi"/>
                <w:sz w:val="18"/>
                <w:szCs w:val="20"/>
              </w:rPr>
            </w:pPr>
            <w:ins w:id="151" w:author="Alhabibi, Haider@Energy" w:date="2022-01-25T12:26:00Z">
              <w:r w:rsidRPr="007B2CC9">
                <w:rPr>
                  <w:rFonts w:cstheme="minorHAnsi"/>
                  <w:sz w:val="18"/>
                  <w:szCs w:val="20"/>
                </w:rPr>
                <w:t>06</w:t>
              </w:r>
            </w:ins>
          </w:p>
        </w:tc>
        <w:tc>
          <w:tcPr>
            <w:tcW w:w="1584" w:type="dxa"/>
          </w:tcPr>
          <w:p w14:paraId="24AA1533" w14:textId="77777777" w:rsidR="00774C88" w:rsidRPr="007B2CC9" w:rsidRDefault="00774C88" w:rsidP="00F67307">
            <w:pPr>
              <w:spacing w:after="0" w:line="240" w:lineRule="auto"/>
              <w:jc w:val="center"/>
              <w:rPr>
                <w:ins w:id="152" w:author="Alhabibi, Haider@Energy" w:date="2022-01-25T12:26:00Z"/>
                <w:rFonts w:cstheme="minorHAnsi"/>
                <w:sz w:val="18"/>
                <w:szCs w:val="20"/>
              </w:rPr>
            </w:pPr>
            <w:ins w:id="153" w:author="Alhabibi, Haider@Energy" w:date="2022-01-25T12:26:00Z">
              <w:r w:rsidRPr="007B2CC9">
                <w:rPr>
                  <w:rFonts w:cstheme="minorHAnsi"/>
                  <w:sz w:val="18"/>
                  <w:szCs w:val="20"/>
                </w:rPr>
                <w:t>07</w:t>
              </w:r>
            </w:ins>
          </w:p>
        </w:tc>
        <w:tc>
          <w:tcPr>
            <w:tcW w:w="1836" w:type="dxa"/>
          </w:tcPr>
          <w:p w14:paraId="2BFC1E78" w14:textId="77777777" w:rsidR="00774C88" w:rsidRPr="007B2CC9" w:rsidRDefault="00774C88" w:rsidP="00F67307">
            <w:pPr>
              <w:spacing w:after="0" w:line="240" w:lineRule="auto"/>
              <w:jc w:val="center"/>
              <w:rPr>
                <w:ins w:id="154" w:author="Alhabibi, Haider@Energy" w:date="2022-01-25T12:26:00Z"/>
                <w:rFonts w:cstheme="minorHAnsi"/>
                <w:sz w:val="18"/>
                <w:szCs w:val="20"/>
              </w:rPr>
            </w:pPr>
            <w:ins w:id="155" w:author="Alhabibi, Haider@Energy" w:date="2022-01-25T12:26:00Z">
              <w:r w:rsidRPr="007B2CC9">
                <w:rPr>
                  <w:rFonts w:cstheme="minorHAnsi"/>
                  <w:sz w:val="18"/>
                  <w:szCs w:val="20"/>
                </w:rPr>
                <w:t>08</w:t>
              </w:r>
            </w:ins>
          </w:p>
        </w:tc>
      </w:tr>
      <w:tr w:rsidR="00774C88" w:rsidRPr="007B2CC9" w14:paraId="3140DA21" w14:textId="77777777" w:rsidTr="00F67307">
        <w:trPr>
          <w:trHeight w:val="1538"/>
          <w:ins w:id="156" w:author="Alhabibi, Haider@Energy" w:date="2022-01-25T12:26:00Z"/>
        </w:trPr>
        <w:tc>
          <w:tcPr>
            <w:tcW w:w="1165" w:type="dxa"/>
            <w:tcBorders>
              <w:top w:val="single" w:sz="4" w:space="0" w:color="auto"/>
              <w:left w:val="single" w:sz="4" w:space="0" w:color="auto"/>
              <w:bottom w:val="single" w:sz="4" w:space="0" w:color="auto"/>
              <w:right w:val="single" w:sz="4" w:space="0" w:color="auto"/>
            </w:tcBorders>
            <w:vAlign w:val="bottom"/>
          </w:tcPr>
          <w:p w14:paraId="13C69CFE" w14:textId="77777777" w:rsidR="00774C88" w:rsidRPr="007B2CC9" w:rsidRDefault="00774C88" w:rsidP="00F67307">
            <w:pPr>
              <w:tabs>
                <w:tab w:val="left" w:pos="2160"/>
                <w:tab w:val="left" w:pos="2700"/>
                <w:tab w:val="left" w:pos="3420"/>
                <w:tab w:val="left" w:pos="3780"/>
                <w:tab w:val="left" w:pos="5760"/>
                <w:tab w:val="left" w:pos="7212"/>
              </w:tabs>
              <w:spacing w:after="0" w:line="240" w:lineRule="auto"/>
              <w:jc w:val="center"/>
              <w:rPr>
                <w:ins w:id="157" w:author="Alhabibi, Haider@Energy" w:date="2022-01-25T12:26:00Z"/>
                <w:rFonts w:cstheme="minorHAnsi"/>
                <w:sz w:val="18"/>
                <w:szCs w:val="20"/>
              </w:rPr>
            </w:pPr>
            <w:ins w:id="158" w:author="Alhabibi, Haider@Energy" w:date="2022-01-25T12:26:00Z">
              <w:r w:rsidRPr="007B2CC9">
                <w:rPr>
                  <w:rFonts w:cstheme="minorHAnsi"/>
                  <w:sz w:val="18"/>
                  <w:szCs w:val="20"/>
                </w:rPr>
                <w:t>Dwelling Unit Name</w:t>
              </w:r>
            </w:ins>
          </w:p>
        </w:tc>
        <w:tc>
          <w:tcPr>
            <w:tcW w:w="990" w:type="dxa"/>
            <w:vAlign w:val="bottom"/>
          </w:tcPr>
          <w:p w14:paraId="45818601" w14:textId="77777777" w:rsidR="00774C88" w:rsidRPr="007B2CC9" w:rsidRDefault="00774C88" w:rsidP="00F67307">
            <w:pPr>
              <w:tabs>
                <w:tab w:val="left" w:pos="2160"/>
                <w:tab w:val="left" w:pos="2700"/>
                <w:tab w:val="left" w:pos="3420"/>
                <w:tab w:val="left" w:pos="3780"/>
                <w:tab w:val="left" w:pos="5760"/>
                <w:tab w:val="left" w:pos="7212"/>
              </w:tabs>
              <w:spacing w:after="0" w:line="240" w:lineRule="auto"/>
              <w:jc w:val="center"/>
              <w:rPr>
                <w:ins w:id="159" w:author="Alhabibi, Haider@Energy" w:date="2022-01-25T12:26:00Z"/>
                <w:rFonts w:cstheme="minorHAnsi"/>
                <w:sz w:val="18"/>
                <w:szCs w:val="20"/>
              </w:rPr>
            </w:pPr>
            <w:ins w:id="160" w:author="Alhabibi, Haider@Energy" w:date="2022-01-25T12:26:00Z">
              <w:r w:rsidRPr="007B2CC9">
                <w:rPr>
                  <w:rFonts w:cstheme="minorHAnsi"/>
                  <w:sz w:val="18"/>
                  <w:szCs w:val="20"/>
                </w:rPr>
                <w:t>Water Heating System ID</w:t>
              </w:r>
            </w:ins>
          </w:p>
          <w:p w14:paraId="14FEBB05" w14:textId="77777777" w:rsidR="00774C88" w:rsidRPr="007B2CC9" w:rsidRDefault="00774C88" w:rsidP="00F67307">
            <w:pPr>
              <w:spacing w:after="0" w:line="240" w:lineRule="auto"/>
              <w:jc w:val="center"/>
              <w:rPr>
                <w:ins w:id="161" w:author="Alhabibi, Haider@Energy" w:date="2022-01-25T12:26:00Z"/>
                <w:rFonts w:cstheme="minorHAnsi"/>
                <w:sz w:val="18"/>
                <w:szCs w:val="20"/>
              </w:rPr>
            </w:pPr>
            <w:ins w:id="162" w:author="Alhabibi, Haider@Energy" w:date="2022-01-25T12:26:00Z">
              <w:r w:rsidRPr="007B2CC9">
                <w:rPr>
                  <w:rFonts w:cstheme="minorHAnsi"/>
                  <w:sz w:val="18"/>
                  <w:szCs w:val="20"/>
                </w:rPr>
                <w:t>or Name</w:t>
              </w:r>
            </w:ins>
          </w:p>
        </w:tc>
        <w:tc>
          <w:tcPr>
            <w:tcW w:w="1380" w:type="dxa"/>
            <w:vAlign w:val="bottom"/>
          </w:tcPr>
          <w:p w14:paraId="0B595C74" w14:textId="77777777" w:rsidR="00774C88" w:rsidRPr="007B2CC9" w:rsidRDefault="00774C88" w:rsidP="00F67307">
            <w:pPr>
              <w:tabs>
                <w:tab w:val="left" w:pos="2160"/>
                <w:tab w:val="left" w:pos="2700"/>
                <w:tab w:val="left" w:pos="3420"/>
                <w:tab w:val="left" w:pos="3780"/>
                <w:tab w:val="left" w:pos="5760"/>
                <w:tab w:val="left" w:pos="7212"/>
              </w:tabs>
              <w:spacing w:after="0" w:line="240" w:lineRule="auto"/>
              <w:jc w:val="center"/>
              <w:rPr>
                <w:ins w:id="163" w:author="Alhabibi, Haider@Energy" w:date="2022-01-25T12:26:00Z"/>
                <w:rFonts w:cstheme="minorHAnsi"/>
                <w:sz w:val="18"/>
                <w:szCs w:val="20"/>
              </w:rPr>
            </w:pPr>
            <w:ins w:id="164" w:author="Alhabibi, Haider@Energy" w:date="2022-01-25T12:26:00Z">
              <w:r w:rsidRPr="007B2CC9">
                <w:rPr>
                  <w:rFonts w:cstheme="minorHAnsi"/>
                  <w:sz w:val="18"/>
                  <w:szCs w:val="20"/>
                </w:rPr>
                <w:t>Modeled Equipment</w:t>
              </w:r>
            </w:ins>
          </w:p>
          <w:p w14:paraId="7E3C7300" w14:textId="77777777" w:rsidR="00774C88" w:rsidRPr="007B2CC9" w:rsidRDefault="00774C88" w:rsidP="00F67307">
            <w:pPr>
              <w:spacing w:after="0" w:line="240" w:lineRule="auto"/>
              <w:jc w:val="center"/>
              <w:rPr>
                <w:ins w:id="165" w:author="Alhabibi, Haider@Energy" w:date="2022-01-25T12:26:00Z"/>
                <w:rFonts w:cstheme="minorHAnsi"/>
                <w:sz w:val="18"/>
                <w:szCs w:val="20"/>
              </w:rPr>
            </w:pPr>
            <w:ins w:id="166" w:author="Alhabibi, Haider@Energy" w:date="2022-01-25T12:26:00Z">
              <w:r w:rsidRPr="007B2CC9">
                <w:rPr>
                  <w:rFonts w:cstheme="minorHAnsi"/>
                  <w:sz w:val="18"/>
                  <w:szCs w:val="20"/>
                </w:rPr>
                <w:t>Make and Model</w:t>
              </w:r>
            </w:ins>
          </w:p>
        </w:tc>
        <w:tc>
          <w:tcPr>
            <w:tcW w:w="1230" w:type="dxa"/>
            <w:vAlign w:val="bottom"/>
          </w:tcPr>
          <w:p w14:paraId="7014D549" w14:textId="77777777" w:rsidR="00774C88" w:rsidRPr="007B2CC9" w:rsidRDefault="00774C88" w:rsidP="00F67307">
            <w:pPr>
              <w:tabs>
                <w:tab w:val="left" w:pos="2160"/>
                <w:tab w:val="left" w:pos="2700"/>
                <w:tab w:val="left" w:pos="3420"/>
                <w:tab w:val="left" w:pos="3780"/>
                <w:tab w:val="left" w:pos="5760"/>
                <w:tab w:val="left" w:pos="7212"/>
              </w:tabs>
              <w:spacing w:after="0" w:line="240" w:lineRule="auto"/>
              <w:jc w:val="center"/>
              <w:rPr>
                <w:ins w:id="167" w:author="Alhabibi, Haider@Energy" w:date="2022-01-25T12:26:00Z"/>
                <w:rFonts w:cstheme="minorHAnsi"/>
                <w:sz w:val="18"/>
                <w:szCs w:val="20"/>
              </w:rPr>
            </w:pPr>
            <w:ins w:id="168" w:author="Alhabibi, Haider@Energy" w:date="2022-01-25T12:26:00Z">
              <w:r w:rsidRPr="007B2CC9">
                <w:rPr>
                  <w:rFonts w:cstheme="minorHAnsi"/>
                  <w:sz w:val="18"/>
                  <w:szCs w:val="20"/>
                </w:rPr>
                <w:t># of Like (or Identical) Water Heaters in System</w:t>
              </w:r>
            </w:ins>
          </w:p>
        </w:tc>
        <w:tc>
          <w:tcPr>
            <w:tcW w:w="1260" w:type="dxa"/>
            <w:vAlign w:val="bottom"/>
          </w:tcPr>
          <w:p w14:paraId="6A474F52" w14:textId="77777777" w:rsidR="00774C88" w:rsidRPr="007B2CC9" w:rsidRDefault="00774C88" w:rsidP="00F67307">
            <w:pPr>
              <w:tabs>
                <w:tab w:val="left" w:pos="2160"/>
                <w:tab w:val="left" w:pos="2700"/>
                <w:tab w:val="left" w:pos="3420"/>
                <w:tab w:val="left" w:pos="3780"/>
                <w:tab w:val="left" w:pos="5760"/>
                <w:tab w:val="left" w:pos="7212"/>
              </w:tabs>
              <w:spacing w:after="0" w:line="240" w:lineRule="auto"/>
              <w:jc w:val="center"/>
              <w:rPr>
                <w:ins w:id="169" w:author="Alhabibi, Haider@Energy" w:date="2022-01-25T12:26:00Z"/>
                <w:rFonts w:cstheme="minorHAnsi"/>
                <w:sz w:val="18"/>
                <w:szCs w:val="20"/>
              </w:rPr>
            </w:pPr>
            <w:ins w:id="170" w:author="Alhabibi, Haider@Energy" w:date="2022-01-25T12:26:00Z">
              <w:r w:rsidRPr="007B2CC9">
                <w:rPr>
                  <w:rFonts w:cstheme="minorHAnsi"/>
                  <w:sz w:val="18"/>
                  <w:szCs w:val="20"/>
                </w:rPr>
                <w:t>Tank Location</w:t>
              </w:r>
            </w:ins>
          </w:p>
        </w:tc>
        <w:tc>
          <w:tcPr>
            <w:tcW w:w="1350" w:type="dxa"/>
            <w:vAlign w:val="bottom"/>
          </w:tcPr>
          <w:p w14:paraId="4CBAFC17" w14:textId="77777777" w:rsidR="00774C88" w:rsidRPr="007B2CC9" w:rsidRDefault="00774C88" w:rsidP="00F67307">
            <w:pPr>
              <w:tabs>
                <w:tab w:val="left" w:pos="2160"/>
                <w:tab w:val="left" w:pos="2700"/>
                <w:tab w:val="left" w:pos="3420"/>
                <w:tab w:val="left" w:pos="3780"/>
                <w:tab w:val="left" w:pos="5760"/>
                <w:tab w:val="left" w:pos="7212"/>
              </w:tabs>
              <w:spacing w:after="0" w:line="240" w:lineRule="auto"/>
              <w:jc w:val="center"/>
              <w:rPr>
                <w:ins w:id="171" w:author="Alhabibi, Haider@Energy" w:date="2022-01-25T12:26:00Z"/>
                <w:rFonts w:cstheme="minorHAnsi"/>
                <w:sz w:val="18"/>
                <w:szCs w:val="20"/>
              </w:rPr>
            </w:pPr>
            <w:ins w:id="172" w:author="Alhabibi, Haider@Energy" w:date="2022-01-25T12:26:00Z">
              <w:r w:rsidRPr="007B2CC9">
                <w:rPr>
                  <w:rFonts w:cstheme="minorHAnsi"/>
                  <w:sz w:val="18"/>
                  <w:szCs w:val="20"/>
                </w:rPr>
                <w:t>Exterior Tank Insulation R-value</w:t>
              </w:r>
            </w:ins>
          </w:p>
        </w:tc>
        <w:tc>
          <w:tcPr>
            <w:tcW w:w="1584" w:type="dxa"/>
            <w:vAlign w:val="bottom"/>
          </w:tcPr>
          <w:p w14:paraId="3C65EF7F" w14:textId="77777777" w:rsidR="00774C88" w:rsidRPr="007B2CC9" w:rsidRDefault="00774C88" w:rsidP="00F67307">
            <w:pPr>
              <w:tabs>
                <w:tab w:val="left" w:pos="2160"/>
                <w:tab w:val="left" w:pos="2700"/>
                <w:tab w:val="left" w:pos="3420"/>
                <w:tab w:val="left" w:pos="3780"/>
                <w:tab w:val="left" w:pos="5760"/>
                <w:tab w:val="left" w:pos="7212"/>
              </w:tabs>
              <w:spacing w:after="0" w:line="240" w:lineRule="auto"/>
              <w:jc w:val="center"/>
              <w:rPr>
                <w:ins w:id="173" w:author="Alhabibi, Haider@Energy" w:date="2022-01-25T12:26:00Z"/>
                <w:rFonts w:cstheme="minorHAnsi"/>
                <w:sz w:val="18"/>
                <w:szCs w:val="20"/>
              </w:rPr>
            </w:pPr>
            <w:ins w:id="174" w:author="Alhabibi, Haider@Energy" w:date="2022-01-25T12:26:00Z">
              <w:r w:rsidRPr="007B2CC9">
                <w:rPr>
                  <w:rFonts w:cstheme="minorHAnsi"/>
                  <w:sz w:val="18"/>
                  <w:szCs w:val="20"/>
                </w:rPr>
                <w:t>Dwelling Unit DHW System Distribution Type</w:t>
              </w:r>
            </w:ins>
          </w:p>
        </w:tc>
        <w:tc>
          <w:tcPr>
            <w:tcW w:w="1836" w:type="dxa"/>
            <w:vAlign w:val="bottom"/>
          </w:tcPr>
          <w:p w14:paraId="2DA1BF9E" w14:textId="77777777" w:rsidR="00774C88" w:rsidRPr="007B2CC9" w:rsidRDefault="00774C88" w:rsidP="00F67307">
            <w:pPr>
              <w:tabs>
                <w:tab w:val="left" w:pos="2160"/>
                <w:tab w:val="left" w:pos="2700"/>
                <w:tab w:val="left" w:pos="3420"/>
                <w:tab w:val="left" w:pos="3780"/>
                <w:tab w:val="left" w:pos="5760"/>
                <w:tab w:val="left" w:pos="7212"/>
              </w:tabs>
              <w:spacing w:after="0" w:line="240" w:lineRule="auto"/>
              <w:jc w:val="center"/>
              <w:rPr>
                <w:ins w:id="175" w:author="Alhabibi, Haider@Energy" w:date="2022-01-25T12:26:00Z"/>
                <w:rFonts w:cstheme="minorHAnsi"/>
                <w:sz w:val="18"/>
                <w:szCs w:val="20"/>
              </w:rPr>
            </w:pPr>
            <w:ins w:id="176" w:author="Alhabibi, Haider@Energy" w:date="2022-01-25T12:26:00Z">
              <w:r w:rsidRPr="007B2CC9">
                <w:rPr>
                  <w:rFonts w:cstheme="minorHAnsi"/>
                  <w:sz w:val="18"/>
                  <w:szCs w:val="20"/>
                </w:rPr>
                <w:t>Compact Distribution</w:t>
              </w:r>
            </w:ins>
          </w:p>
        </w:tc>
      </w:tr>
      <w:tr w:rsidR="00774C88" w:rsidRPr="007B2CC9" w14:paraId="1AE3B06E" w14:textId="77777777" w:rsidTr="00F67307">
        <w:trPr>
          <w:trHeight w:val="226"/>
          <w:ins w:id="177" w:author="Alhabibi, Haider@Energy" w:date="2022-01-25T12:26:00Z"/>
        </w:trPr>
        <w:tc>
          <w:tcPr>
            <w:tcW w:w="1165" w:type="dxa"/>
          </w:tcPr>
          <w:p w14:paraId="1FFCF3A4" w14:textId="77777777" w:rsidR="00774C88" w:rsidRPr="007B2CC9" w:rsidRDefault="00774C88" w:rsidP="00F67307">
            <w:pPr>
              <w:spacing w:after="0" w:line="240" w:lineRule="auto"/>
              <w:rPr>
                <w:ins w:id="178" w:author="Alhabibi, Haider@Energy" w:date="2022-01-25T12:26:00Z"/>
                <w:rFonts w:cstheme="minorHAnsi"/>
                <w:sz w:val="20"/>
                <w:szCs w:val="20"/>
              </w:rPr>
            </w:pPr>
          </w:p>
        </w:tc>
        <w:tc>
          <w:tcPr>
            <w:tcW w:w="990" w:type="dxa"/>
          </w:tcPr>
          <w:p w14:paraId="461B9147" w14:textId="77777777" w:rsidR="00774C88" w:rsidRPr="007B2CC9" w:rsidRDefault="00774C88" w:rsidP="00F67307">
            <w:pPr>
              <w:spacing w:after="0" w:line="240" w:lineRule="auto"/>
              <w:rPr>
                <w:ins w:id="179" w:author="Alhabibi, Haider@Energy" w:date="2022-01-25T12:26:00Z"/>
                <w:rFonts w:cstheme="minorHAnsi"/>
                <w:sz w:val="20"/>
                <w:szCs w:val="20"/>
              </w:rPr>
            </w:pPr>
          </w:p>
        </w:tc>
        <w:tc>
          <w:tcPr>
            <w:tcW w:w="1380" w:type="dxa"/>
          </w:tcPr>
          <w:p w14:paraId="2AA11B33" w14:textId="77777777" w:rsidR="00774C88" w:rsidRPr="007B2CC9" w:rsidRDefault="00774C88" w:rsidP="00F67307">
            <w:pPr>
              <w:spacing w:after="0" w:line="240" w:lineRule="auto"/>
              <w:rPr>
                <w:ins w:id="180" w:author="Alhabibi, Haider@Energy" w:date="2022-01-25T12:26:00Z"/>
                <w:rFonts w:cstheme="minorHAnsi"/>
                <w:sz w:val="20"/>
                <w:szCs w:val="20"/>
              </w:rPr>
            </w:pPr>
          </w:p>
        </w:tc>
        <w:tc>
          <w:tcPr>
            <w:tcW w:w="1230" w:type="dxa"/>
          </w:tcPr>
          <w:p w14:paraId="019D352B" w14:textId="77777777" w:rsidR="00774C88" w:rsidRPr="007B2CC9" w:rsidRDefault="00774C88" w:rsidP="00F67307">
            <w:pPr>
              <w:spacing w:after="0" w:line="240" w:lineRule="auto"/>
              <w:rPr>
                <w:ins w:id="181" w:author="Alhabibi, Haider@Energy" w:date="2022-01-25T12:26:00Z"/>
                <w:rFonts w:cstheme="minorHAnsi"/>
                <w:sz w:val="20"/>
                <w:szCs w:val="20"/>
              </w:rPr>
            </w:pPr>
          </w:p>
        </w:tc>
        <w:tc>
          <w:tcPr>
            <w:tcW w:w="1260" w:type="dxa"/>
          </w:tcPr>
          <w:p w14:paraId="070D6A99" w14:textId="77777777" w:rsidR="00774C88" w:rsidRPr="007B2CC9" w:rsidRDefault="00774C88" w:rsidP="00F67307">
            <w:pPr>
              <w:spacing w:after="0" w:line="240" w:lineRule="auto"/>
              <w:rPr>
                <w:ins w:id="182" w:author="Alhabibi, Haider@Energy" w:date="2022-01-25T12:26:00Z"/>
                <w:rFonts w:cstheme="minorHAnsi"/>
                <w:sz w:val="20"/>
                <w:szCs w:val="20"/>
              </w:rPr>
            </w:pPr>
          </w:p>
        </w:tc>
        <w:tc>
          <w:tcPr>
            <w:tcW w:w="1350" w:type="dxa"/>
          </w:tcPr>
          <w:p w14:paraId="28BF16FF" w14:textId="77777777" w:rsidR="00774C88" w:rsidRPr="007B2CC9" w:rsidRDefault="00774C88" w:rsidP="00F67307">
            <w:pPr>
              <w:spacing w:after="0" w:line="240" w:lineRule="auto"/>
              <w:rPr>
                <w:ins w:id="183" w:author="Alhabibi, Haider@Energy" w:date="2022-01-25T12:26:00Z"/>
                <w:rFonts w:cstheme="minorHAnsi"/>
                <w:sz w:val="20"/>
                <w:szCs w:val="20"/>
              </w:rPr>
            </w:pPr>
          </w:p>
        </w:tc>
        <w:tc>
          <w:tcPr>
            <w:tcW w:w="1584" w:type="dxa"/>
          </w:tcPr>
          <w:p w14:paraId="45E20872" w14:textId="77777777" w:rsidR="00774C88" w:rsidRPr="007B2CC9" w:rsidRDefault="00774C88" w:rsidP="00F67307">
            <w:pPr>
              <w:spacing w:after="0" w:line="240" w:lineRule="auto"/>
              <w:rPr>
                <w:ins w:id="184" w:author="Alhabibi, Haider@Energy" w:date="2022-01-25T12:26:00Z"/>
                <w:rFonts w:cstheme="minorHAnsi"/>
                <w:sz w:val="20"/>
                <w:szCs w:val="20"/>
              </w:rPr>
            </w:pPr>
          </w:p>
        </w:tc>
        <w:tc>
          <w:tcPr>
            <w:tcW w:w="1836" w:type="dxa"/>
          </w:tcPr>
          <w:p w14:paraId="0B6ACA68" w14:textId="77777777" w:rsidR="00774C88" w:rsidRPr="007B2CC9" w:rsidRDefault="00774C88" w:rsidP="00F67307">
            <w:pPr>
              <w:spacing w:after="0" w:line="240" w:lineRule="auto"/>
              <w:rPr>
                <w:ins w:id="185" w:author="Alhabibi, Haider@Energy" w:date="2022-01-25T12:26:00Z"/>
                <w:rFonts w:cstheme="minorHAnsi"/>
                <w:sz w:val="20"/>
                <w:szCs w:val="20"/>
              </w:rPr>
            </w:pPr>
          </w:p>
        </w:tc>
      </w:tr>
      <w:tr w:rsidR="00774C88" w:rsidRPr="007B2CC9" w14:paraId="268C40B5" w14:textId="77777777" w:rsidTr="00F67307">
        <w:trPr>
          <w:trHeight w:val="226"/>
          <w:ins w:id="186" w:author="Alhabibi, Haider@Energy" w:date="2022-01-25T12:26:00Z"/>
        </w:trPr>
        <w:tc>
          <w:tcPr>
            <w:tcW w:w="1165" w:type="dxa"/>
          </w:tcPr>
          <w:p w14:paraId="2BF42BBA" w14:textId="77777777" w:rsidR="00774C88" w:rsidRPr="007B2CC9" w:rsidRDefault="00774C88" w:rsidP="00F67307">
            <w:pPr>
              <w:spacing w:after="0" w:line="240" w:lineRule="auto"/>
              <w:rPr>
                <w:ins w:id="187" w:author="Alhabibi, Haider@Energy" w:date="2022-01-25T12:26:00Z"/>
                <w:rFonts w:cstheme="minorHAnsi"/>
                <w:sz w:val="20"/>
                <w:szCs w:val="20"/>
              </w:rPr>
            </w:pPr>
          </w:p>
        </w:tc>
        <w:tc>
          <w:tcPr>
            <w:tcW w:w="990" w:type="dxa"/>
          </w:tcPr>
          <w:p w14:paraId="513E4826" w14:textId="77777777" w:rsidR="00774C88" w:rsidRPr="007B2CC9" w:rsidRDefault="00774C88" w:rsidP="00F67307">
            <w:pPr>
              <w:spacing w:after="0" w:line="240" w:lineRule="auto"/>
              <w:rPr>
                <w:ins w:id="188" w:author="Alhabibi, Haider@Energy" w:date="2022-01-25T12:26:00Z"/>
                <w:rFonts w:cstheme="minorHAnsi"/>
                <w:sz w:val="20"/>
                <w:szCs w:val="20"/>
              </w:rPr>
            </w:pPr>
          </w:p>
        </w:tc>
        <w:tc>
          <w:tcPr>
            <w:tcW w:w="1380" w:type="dxa"/>
          </w:tcPr>
          <w:p w14:paraId="5D62C1E1" w14:textId="77777777" w:rsidR="00774C88" w:rsidRPr="007B2CC9" w:rsidRDefault="00774C88" w:rsidP="00F67307">
            <w:pPr>
              <w:spacing w:after="0" w:line="240" w:lineRule="auto"/>
              <w:rPr>
                <w:ins w:id="189" w:author="Alhabibi, Haider@Energy" w:date="2022-01-25T12:26:00Z"/>
                <w:rFonts w:cstheme="minorHAnsi"/>
                <w:sz w:val="20"/>
                <w:szCs w:val="20"/>
              </w:rPr>
            </w:pPr>
          </w:p>
        </w:tc>
        <w:tc>
          <w:tcPr>
            <w:tcW w:w="1230" w:type="dxa"/>
          </w:tcPr>
          <w:p w14:paraId="30B4BA0B" w14:textId="77777777" w:rsidR="00774C88" w:rsidRPr="007B2CC9" w:rsidRDefault="00774C88" w:rsidP="00F67307">
            <w:pPr>
              <w:spacing w:after="0" w:line="240" w:lineRule="auto"/>
              <w:rPr>
                <w:ins w:id="190" w:author="Alhabibi, Haider@Energy" w:date="2022-01-25T12:26:00Z"/>
                <w:rFonts w:cstheme="minorHAnsi"/>
                <w:sz w:val="20"/>
                <w:szCs w:val="20"/>
              </w:rPr>
            </w:pPr>
          </w:p>
        </w:tc>
        <w:tc>
          <w:tcPr>
            <w:tcW w:w="1260" w:type="dxa"/>
          </w:tcPr>
          <w:p w14:paraId="205201A7" w14:textId="77777777" w:rsidR="00774C88" w:rsidRPr="007B2CC9" w:rsidRDefault="00774C88" w:rsidP="00F67307">
            <w:pPr>
              <w:spacing w:after="0" w:line="240" w:lineRule="auto"/>
              <w:rPr>
                <w:ins w:id="191" w:author="Alhabibi, Haider@Energy" w:date="2022-01-25T12:26:00Z"/>
                <w:rFonts w:cstheme="minorHAnsi"/>
                <w:sz w:val="20"/>
                <w:szCs w:val="20"/>
              </w:rPr>
            </w:pPr>
          </w:p>
        </w:tc>
        <w:tc>
          <w:tcPr>
            <w:tcW w:w="1350" w:type="dxa"/>
          </w:tcPr>
          <w:p w14:paraId="05162C5A" w14:textId="77777777" w:rsidR="00774C88" w:rsidRPr="007B2CC9" w:rsidRDefault="00774C88" w:rsidP="00F67307">
            <w:pPr>
              <w:spacing w:after="0" w:line="240" w:lineRule="auto"/>
              <w:rPr>
                <w:ins w:id="192" w:author="Alhabibi, Haider@Energy" w:date="2022-01-25T12:26:00Z"/>
                <w:rFonts w:cstheme="minorHAnsi"/>
                <w:sz w:val="20"/>
                <w:szCs w:val="20"/>
              </w:rPr>
            </w:pPr>
          </w:p>
        </w:tc>
        <w:tc>
          <w:tcPr>
            <w:tcW w:w="1584" w:type="dxa"/>
          </w:tcPr>
          <w:p w14:paraId="3EB03384" w14:textId="77777777" w:rsidR="00774C88" w:rsidRPr="007B2CC9" w:rsidRDefault="00774C88" w:rsidP="00F67307">
            <w:pPr>
              <w:spacing w:after="0" w:line="240" w:lineRule="auto"/>
              <w:rPr>
                <w:ins w:id="193" w:author="Alhabibi, Haider@Energy" w:date="2022-01-25T12:26:00Z"/>
                <w:rFonts w:cstheme="minorHAnsi"/>
                <w:sz w:val="20"/>
                <w:szCs w:val="20"/>
              </w:rPr>
            </w:pPr>
          </w:p>
        </w:tc>
        <w:tc>
          <w:tcPr>
            <w:tcW w:w="1836" w:type="dxa"/>
          </w:tcPr>
          <w:p w14:paraId="08B518FC" w14:textId="77777777" w:rsidR="00774C88" w:rsidRPr="007B2CC9" w:rsidRDefault="00774C88" w:rsidP="00F67307">
            <w:pPr>
              <w:spacing w:after="0" w:line="240" w:lineRule="auto"/>
              <w:rPr>
                <w:ins w:id="194" w:author="Alhabibi, Haider@Energy" w:date="2022-01-25T12:26:00Z"/>
                <w:rFonts w:cstheme="minorHAnsi"/>
                <w:sz w:val="20"/>
                <w:szCs w:val="20"/>
              </w:rPr>
            </w:pPr>
          </w:p>
        </w:tc>
      </w:tr>
    </w:tbl>
    <w:p w14:paraId="3C04DC28" w14:textId="5714B732" w:rsidR="00774C88" w:rsidRDefault="00774C88" w:rsidP="000504B8">
      <w:pPr>
        <w:spacing w:after="0" w:line="240" w:lineRule="auto"/>
        <w:rPr>
          <w:ins w:id="195" w:author="Alhabibi, Haider@Energy" w:date="2022-01-25T12:26:00Z"/>
          <w:rFonts w:asciiTheme="minorHAnsi" w:hAnsiTheme="minorHAnsi" w:cstheme="minorHAnsi"/>
          <w:sz w:val="20"/>
          <w:szCs w:val="20"/>
        </w:rPr>
      </w:pPr>
    </w:p>
    <w:p w14:paraId="50C4EAC1" w14:textId="1E05BE06" w:rsidR="00774C88" w:rsidRDefault="00774C88" w:rsidP="000504B8">
      <w:pPr>
        <w:spacing w:after="0" w:line="240" w:lineRule="auto"/>
        <w:rPr>
          <w:ins w:id="196" w:author="Alhabibi, Haider@Energy" w:date="2022-01-25T12:26:00Z"/>
          <w:rFonts w:asciiTheme="minorHAnsi" w:hAnsiTheme="minorHAnsi" w:cstheme="minorHAnsi"/>
          <w:sz w:val="20"/>
          <w:szCs w:val="20"/>
        </w:rPr>
      </w:pPr>
    </w:p>
    <w:p w14:paraId="5D57A4F9" w14:textId="77777777" w:rsidR="00774C88" w:rsidRDefault="00774C88" w:rsidP="000504B8">
      <w:pPr>
        <w:spacing w:after="0" w:line="240" w:lineRule="auto"/>
        <w:rPr>
          <w:ins w:id="197" w:author="Alhabibi, Haider@Energy" w:date="2021-11-28T18:06:00Z"/>
          <w:rFonts w:asciiTheme="minorHAnsi" w:hAnsiTheme="minorHAnsi" w:cstheme="minorHAnsi"/>
          <w:sz w:val="20"/>
          <w:szCs w:val="20"/>
        </w:rPr>
      </w:pPr>
    </w:p>
    <w:tbl>
      <w:tblPr>
        <w:tblStyle w:val="TableGrid4"/>
        <w:tblW w:w="0" w:type="auto"/>
        <w:tblLook w:val="04A0" w:firstRow="1" w:lastRow="0" w:firstColumn="1" w:lastColumn="0" w:noHBand="0" w:noVBand="1"/>
      </w:tblPr>
      <w:tblGrid>
        <w:gridCol w:w="1007"/>
        <w:gridCol w:w="1063"/>
        <w:gridCol w:w="1235"/>
        <w:gridCol w:w="1131"/>
        <w:gridCol w:w="1498"/>
        <w:gridCol w:w="1064"/>
        <w:gridCol w:w="1266"/>
        <w:gridCol w:w="1084"/>
        <w:gridCol w:w="1442"/>
      </w:tblGrid>
      <w:tr w:rsidR="005D3F2C" w:rsidRPr="00F40856" w:rsidDel="00D25D80" w14:paraId="63DC19A3" w14:textId="7D815809" w:rsidTr="009C5E99">
        <w:trPr>
          <w:ins w:id="198" w:author="Alhabibi, Haider@Energy" w:date="2021-11-28T18:06:00Z"/>
          <w:del w:id="199" w:author="Diane Pepetone" w:date="2022-01-13T19:28:00Z"/>
        </w:trPr>
        <w:tc>
          <w:tcPr>
            <w:tcW w:w="10790" w:type="dxa"/>
            <w:gridSpan w:val="9"/>
          </w:tcPr>
          <w:p w14:paraId="31F7845E" w14:textId="21E34C7E" w:rsidR="005D3F2C" w:rsidRPr="00EB4154" w:rsidDel="00D25D80" w:rsidRDefault="005D3F2C" w:rsidP="009C5E99">
            <w:pPr>
              <w:spacing w:after="0" w:line="240" w:lineRule="auto"/>
              <w:rPr>
                <w:ins w:id="200" w:author="Alhabibi, Haider@Energy" w:date="2021-11-28T18:06:00Z"/>
                <w:del w:id="201" w:author="Diane Pepetone" w:date="2022-01-13T19:28:00Z"/>
                <w:rFonts w:cstheme="minorHAnsi"/>
                <w:b/>
                <w:bCs/>
                <w:sz w:val="20"/>
                <w:szCs w:val="20"/>
              </w:rPr>
            </w:pPr>
            <w:ins w:id="202" w:author="Alhabibi, Haider@Energy" w:date="2021-11-28T18:06:00Z">
              <w:del w:id="203" w:author="Diane Pepetone" w:date="2022-01-13T19:28:00Z">
                <w:r w:rsidRPr="00EB4154" w:rsidDel="00D25D80">
                  <w:rPr>
                    <w:rFonts w:cstheme="minorHAnsi"/>
                    <w:b/>
                    <w:bCs/>
                    <w:sz w:val="20"/>
                    <w:szCs w:val="20"/>
                  </w:rPr>
                  <w:lastRenderedPageBreak/>
                  <w:delText xml:space="preserve">C. Design Dwelling Unit </w:delText>
                </w:r>
                <w:r w:rsidDel="00D25D80">
                  <w:rPr>
                    <w:rFonts w:cstheme="minorHAnsi"/>
                    <w:b/>
                    <w:bCs/>
                    <w:sz w:val="20"/>
                    <w:szCs w:val="20"/>
                  </w:rPr>
                  <w:delText>HPWH</w:delText>
                </w:r>
                <w:r w:rsidRPr="00EB4154" w:rsidDel="00D25D80">
                  <w:rPr>
                    <w:rFonts w:cstheme="minorHAnsi"/>
                    <w:b/>
                    <w:bCs/>
                    <w:sz w:val="20"/>
                    <w:szCs w:val="20"/>
                  </w:rPr>
                  <w:delText xml:space="preserve"> System Information</w:delText>
                </w:r>
              </w:del>
            </w:ins>
          </w:p>
          <w:p w14:paraId="7F9DCD5B" w14:textId="4ADF0F94" w:rsidR="005D3F2C" w:rsidRPr="00F40856" w:rsidDel="00D25D80" w:rsidRDefault="005D3F2C" w:rsidP="009C5E99">
            <w:pPr>
              <w:spacing w:after="0" w:line="240" w:lineRule="auto"/>
              <w:rPr>
                <w:ins w:id="204" w:author="Alhabibi, Haider@Energy" w:date="2021-11-28T18:06:00Z"/>
                <w:del w:id="205" w:author="Diane Pepetone" w:date="2022-01-13T19:28:00Z"/>
                <w:rFonts w:cstheme="minorHAnsi"/>
                <w:sz w:val="20"/>
                <w:szCs w:val="20"/>
              </w:rPr>
            </w:pPr>
            <w:ins w:id="206" w:author="Alhabibi, Haider@Energy" w:date="2021-11-28T18:06:00Z">
              <w:del w:id="207" w:author="Diane Pepetone" w:date="2022-01-13T19:28:00Z">
                <w:r w:rsidRPr="00F40856" w:rsidDel="00D25D80">
                  <w:rPr>
                    <w:rFonts w:cstheme="minorHAnsi"/>
                    <w:sz w:val="18"/>
                    <w:szCs w:val="20"/>
                  </w:rPr>
                  <w:delText>This table reports the</w:delText>
                </w:r>
              </w:del>
              <w:del w:id="208" w:author="Diane Pepetone" w:date="2022-01-13T19:27:00Z">
                <w:r w:rsidRPr="00F40856" w:rsidDel="00D25D80">
                  <w:rPr>
                    <w:rFonts w:cstheme="minorHAnsi"/>
                    <w:sz w:val="18"/>
                    <w:szCs w:val="20"/>
                  </w:rPr>
                  <w:delText xml:space="preserve"> </w:delText>
                </w:r>
              </w:del>
              <w:del w:id="209" w:author="Diane Pepetone" w:date="2022-01-13T19:28:00Z">
                <w:r w:rsidRPr="00F40856" w:rsidDel="00D25D80">
                  <w:rPr>
                    <w:rFonts w:cstheme="minorHAnsi"/>
                    <w:sz w:val="18"/>
                    <w:szCs w:val="20"/>
                  </w:rPr>
                  <w:delText xml:space="preserve">water heating system(s) that were specified on the registered </w:delText>
                </w:r>
              </w:del>
              <w:del w:id="210" w:author="Tam, Danny@Energy" w:date="2022-02-28T13:20:00Z">
                <w:r w:rsidRPr="00F40856" w:rsidDel="00DA58BF">
                  <w:rPr>
                    <w:rFonts w:cstheme="minorHAnsi"/>
                    <w:sz w:val="18"/>
                    <w:szCs w:val="20"/>
                  </w:rPr>
                  <w:delText>CF1R</w:delText>
                </w:r>
              </w:del>
            </w:ins>
            <w:ins w:id="211" w:author="Tam, Danny@Energy" w:date="2022-02-28T13:20:00Z">
              <w:r w:rsidR="00DA58BF">
                <w:rPr>
                  <w:rFonts w:cstheme="minorHAnsi"/>
                  <w:sz w:val="18"/>
                  <w:szCs w:val="20"/>
                </w:rPr>
                <w:t>LMCC</w:t>
              </w:r>
            </w:ins>
            <w:ins w:id="212" w:author="Alhabibi, Haider@Energy" w:date="2021-11-28T18:06:00Z">
              <w:del w:id="213" w:author="Diane Pepetone" w:date="2022-01-13T19:28:00Z">
                <w:r w:rsidRPr="00F40856" w:rsidDel="00D25D80">
                  <w:rPr>
                    <w:rFonts w:cstheme="minorHAnsi"/>
                    <w:sz w:val="18"/>
                    <w:szCs w:val="20"/>
                  </w:rPr>
                  <w:delText xml:space="preserve"> compliance document for this project.</w:delText>
                </w:r>
              </w:del>
            </w:ins>
          </w:p>
        </w:tc>
      </w:tr>
      <w:tr w:rsidR="005D3F2C" w:rsidRPr="00F40856" w:rsidDel="00D25D80" w14:paraId="14F3C867" w14:textId="43197F5A" w:rsidTr="009C5E99">
        <w:trPr>
          <w:ins w:id="214" w:author="Alhabibi, Haider@Energy" w:date="2021-11-28T18:06:00Z"/>
          <w:del w:id="215" w:author="Diane Pepetone" w:date="2022-01-13T19:28:00Z"/>
        </w:trPr>
        <w:tc>
          <w:tcPr>
            <w:tcW w:w="1007" w:type="dxa"/>
            <w:tcBorders>
              <w:top w:val="single" w:sz="4" w:space="0" w:color="auto"/>
              <w:left w:val="single" w:sz="4" w:space="0" w:color="auto"/>
              <w:bottom w:val="single" w:sz="4" w:space="0" w:color="auto"/>
              <w:right w:val="single" w:sz="4" w:space="0" w:color="auto"/>
            </w:tcBorders>
          </w:tcPr>
          <w:p w14:paraId="0DD06C8B" w14:textId="3FD52EEE" w:rsidR="005D3F2C" w:rsidRPr="00F40856" w:rsidDel="00D25D80" w:rsidRDefault="005D3F2C" w:rsidP="009C5E99">
            <w:pPr>
              <w:spacing w:after="0" w:line="240" w:lineRule="auto"/>
              <w:jc w:val="center"/>
              <w:rPr>
                <w:ins w:id="216" w:author="Alhabibi, Haider@Energy" w:date="2021-11-28T18:06:00Z"/>
                <w:del w:id="217" w:author="Diane Pepetone" w:date="2022-01-13T19:28:00Z"/>
                <w:rFonts w:cstheme="minorHAnsi"/>
                <w:sz w:val="18"/>
                <w:szCs w:val="20"/>
              </w:rPr>
            </w:pPr>
            <w:ins w:id="218" w:author="Alhabibi, Haider@Energy" w:date="2021-11-28T18:06:00Z">
              <w:del w:id="219" w:author="Diane Pepetone" w:date="2022-01-13T19:28:00Z">
                <w:r w:rsidRPr="00F40856" w:rsidDel="00D25D80">
                  <w:rPr>
                    <w:rFonts w:cstheme="minorHAnsi"/>
                    <w:sz w:val="18"/>
                    <w:szCs w:val="18"/>
                  </w:rPr>
                  <w:delText>01</w:delText>
                </w:r>
              </w:del>
            </w:ins>
          </w:p>
        </w:tc>
        <w:tc>
          <w:tcPr>
            <w:tcW w:w="1063" w:type="dxa"/>
            <w:vAlign w:val="bottom"/>
          </w:tcPr>
          <w:p w14:paraId="0FE0BA4F" w14:textId="02934E8E" w:rsidR="005D3F2C" w:rsidRPr="00F40856" w:rsidDel="00D25D80" w:rsidRDefault="005D3F2C" w:rsidP="009C5E99">
            <w:pPr>
              <w:spacing w:after="0" w:line="240" w:lineRule="auto"/>
              <w:jc w:val="center"/>
              <w:rPr>
                <w:ins w:id="220" w:author="Alhabibi, Haider@Energy" w:date="2021-11-28T18:06:00Z"/>
                <w:del w:id="221" w:author="Diane Pepetone" w:date="2022-01-13T19:28:00Z"/>
                <w:rFonts w:cstheme="minorHAnsi"/>
                <w:sz w:val="18"/>
                <w:szCs w:val="20"/>
              </w:rPr>
            </w:pPr>
            <w:ins w:id="222" w:author="Alhabibi, Haider@Energy" w:date="2021-11-28T18:06:00Z">
              <w:del w:id="223" w:author="Diane Pepetone" w:date="2022-01-13T19:28:00Z">
                <w:r w:rsidRPr="00F40856" w:rsidDel="00D25D80">
                  <w:rPr>
                    <w:rFonts w:cstheme="minorHAnsi"/>
                    <w:sz w:val="18"/>
                    <w:szCs w:val="20"/>
                  </w:rPr>
                  <w:delText>02</w:delText>
                </w:r>
              </w:del>
            </w:ins>
          </w:p>
        </w:tc>
        <w:tc>
          <w:tcPr>
            <w:tcW w:w="1235" w:type="dxa"/>
            <w:vAlign w:val="bottom"/>
          </w:tcPr>
          <w:p w14:paraId="3B5829D0" w14:textId="786C358E" w:rsidR="005D3F2C" w:rsidRPr="00F40856" w:rsidDel="00D25D80" w:rsidRDefault="005D3F2C" w:rsidP="009C5E99">
            <w:pPr>
              <w:spacing w:after="0" w:line="240" w:lineRule="auto"/>
              <w:jc w:val="center"/>
              <w:rPr>
                <w:ins w:id="224" w:author="Alhabibi, Haider@Energy" w:date="2021-11-28T18:06:00Z"/>
                <w:del w:id="225" w:author="Diane Pepetone" w:date="2022-01-13T19:28:00Z"/>
                <w:rFonts w:cstheme="minorHAnsi"/>
                <w:sz w:val="18"/>
                <w:szCs w:val="20"/>
              </w:rPr>
            </w:pPr>
            <w:ins w:id="226" w:author="Alhabibi, Haider@Energy" w:date="2021-11-28T18:06:00Z">
              <w:del w:id="227" w:author="Diane Pepetone" w:date="2022-01-13T19:28:00Z">
                <w:r w:rsidRPr="00F40856" w:rsidDel="00D25D80">
                  <w:rPr>
                    <w:rFonts w:cstheme="minorHAnsi"/>
                    <w:sz w:val="18"/>
                    <w:szCs w:val="20"/>
                  </w:rPr>
                  <w:delText>03</w:delText>
                </w:r>
              </w:del>
            </w:ins>
          </w:p>
        </w:tc>
        <w:tc>
          <w:tcPr>
            <w:tcW w:w="1131" w:type="dxa"/>
          </w:tcPr>
          <w:p w14:paraId="4048E47C" w14:textId="06E96E73" w:rsidR="005D3F2C" w:rsidRPr="00F40856" w:rsidDel="00D25D80" w:rsidRDefault="005D3F2C" w:rsidP="009C5E99">
            <w:pPr>
              <w:spacing w:after="0" w:line="240" w:lineRule="auto"/>
              <w:jc w:val="center"/>
              <w:rPr>
                <w:ins w:id="228" w:author="Alhabibi, Haider@Energy" w:date="2021-11-28T18:06:00Z"/>
                <w:del w:id="229" w:author="Diane Pepetone" w:date="2022-01-13T19:28:00Z"/>
                <w:rFonts w:cstheme="minorHAnsi"/>
                <w:sz w:val="18"/>
                <w:szCs w:val="20"/>
              </w:rPr>
            </w:pPr>
            <w:ins w:id="230" w:author="Alhabibi, Haider@Energy" w:date="2021-11-28T18:06:00Z">
              <w:del w:id="231" w:author="Diane Pepetone" w:date="2022-01-13T19:28:00Z">
                <w:r w:rsidRPr="00F40856" w:rsidDel="00D25D80">
                  <w:rPr>
                    <w:rFonts w:cstheme="minorHAnsi"/>
                    <w:sz w:val="18"/>
                    <w:szCs w:val="20"/>
                  </w:rPr>
                  <w:delText>04</w:delText>
                </w:r>
              </w:del>
            </w:ins>
          </w:p>
        </w:tc>
        <w:tc>
          <w:tcPr>
            <w:tcW w:w="1498" w:type="dxa"/>
          </w:tcPr>
          <w:p w14:paraId="47722D4E" w14:textId="3A9D6F6B" w:rsidR="005D3F2C" w:rsidRPr="00F40856" w:rsidDel="00D25D80" w:rsidRDefault="005D3F2C" w:rsidP="009C5E99">
            <w:pPr>
              <w:spacing w:after="0" w:line="240" w:lineRule="auto"/>
              <w:jc w:val="center"/>
              <w:rPr>
                <w:ins w:id="232" w:author="Alhabibi, Haider@Energy" w:date="2021-11-28T18:06:00Z"/>
                <w:del w:id="233" w:author="Diane Pepetone" w:date="2022-01-13T19:28:00Z"/>
                <w:rFonts w:cstheme="minorHAnsi"/>
                <w:sz w:val="18"/>
                <w:szCs w:val="20"/>
              </w:rPr>
            </w:pPr>
            <w:ins w:id="234" w:author="Alhabibi, Haider@Energy" w:date="2021-11-28T18:06:00Z">
              <w:del w:id="235" w:author="Diane Pepetone" w:date="2022-01-13T19:28:00Z">
                <w:r w:rsidRPr="00F40856" w:rsidDel="00D25D80">
                  <w:rPr>
                    <w:rFonts w:cstheme="minorHAnsi"/>
                    <w:sz w:val="18"/>
                    <w:szCs w:val="20"/>
                  </w:rPr>
                  <w:delText>05</w:delText>
                </w:r>
              </w:del>
            </w:ins>
          </w:p>
        </w:tc>
        <w:tc>
          <w:tcPr>
            <w:tcW w:w="1064" w:type="dxa"/>
          </w:tcPr>
          <w:p w14:paraId="0240F563" w14:textId="4D34D625" w:rsidR="005D3F2C" w:rsidRPr="00F40856" w:rsidDel="00D25D80" w:rsidRDefault="005D3F2C" w:rsidP="009C5E99">
            <w:pPr>
              <w:spacing w:after="0" w:line="240" w:lineRule="auto"/>
              <w:jc w:val="center"/>
              <w:rPr>
                <w:ins w:id="236" w:author="Alhabibi, Haider@Energy" w:date="2021-11-28T18:06:00Z"/>
                <w:del w:id="237" w:author="Diane Pepetone" w:date="2022-01-13T19:28:00Z"/>
                <w:rFonts w:cstheme="minorHAnsi"/>
                <w:sz w:val="18"/>
                <w:szCs w:val="20"/>
              </w:rPr>
            </w:pPr>
            <w:ins w:id="238" w:author="Alhabibi, Haider@Energy" w:date="2021-11-28T18:06:00Z">
              <w:del w:id="239" w:author="Diane Pepetone" w:date="2022-01-13T19:28:00Z">
                <w:r w:rsidRPr="00F40856" w:rsidDel="00D25D80">
                  <w:rPr>
                    <w:rFonts w:cstheme="minorHAnsi"/>
                    <w:sz w:val="18"/>
                    <w:szCs w:val="20"/>
                  </w:rPr>
                  <w:delText>06</w:delText>
                </w:r>
              </w:del>
            </w:ins>
          </w:p>
        </w:tc>
        <w:tc>
          <w:tcPr>
            <w:tcW w:w="1266" w:type="dxa"/>
          </w:tcPr>
          <w:p w14:paraId="11128799" w14:textId="78635A20" w:rsidR="005D3F2C" w:rsidRPr="00F40856" w:rsidDel="00D25D80" w:rsidRDefault="005D3F2C" w:rsidP="009C5E99">
            <w:pPr>
              <w:spacing w:after="0" w:line="240" w:lineRule="auto"/>
              <w:jc w:val="center"/>
              <w:rPr>
                <w:ins w:id="240" w:author="Alhabibi, Haider@Energy" w:date="2021-11-28T18:06:00Z"/>
                <w:del w:id="241" w:author="Diane Pepetone" w:date="2022-01-13T19:28:00Z"/>
                <w:rFonts w:cstheme="minorHAnsi"/>
                <w:sz w:val="18"/>
                <w:szCs w:val="20"/>
              </w:rPr>
            </w:pPr>
            <w:ins w:id="242" w:author="Alhabibi, Haider@Energy" w:date="2021-11-28T18:06:00Z">
              <w:del w:id="243" w:author="Diane Pepetone" w:date="2022-01-13T19:28:00Z">
                <w:r w:rsidRPr="00F40856" w:rsidDel="00D25D80">
                  <w:rPr>
                    <w:rFonts w:cstheme="minorHAnsi"/>
                    <w:sz w:val="18"/>
                    <w:szCs w:val="20"/>
                  </w:rPr>
                  <w:delText>07</w:delText>
                </w:r>
              </w:del>
            </w:ins>
          </w:p>
        </w:tc>
        <w:tc>
          <w:tcPr>
            <w:tcW w:w="1084" w:type="dxa"/>
          </w:tcPr>
          <w:p w14:paraId="0EE8A7A5" w14:textId="1730E2AF" w:rsidR="005D3F2C" w:rsidRPr="00F40856" w:rsidDel="00D25D80" w:rsidRDefault="005D3F2C" w:rsidP="009C5E99">
            <w:pPr>
              <w:spacing w:after="0" w:line="240" w:lineRule="auto"/>
              <w:jc w:val="center"/>
              <w:rPr>
                <w:ins w:id="244" w:author="Alhabibi, Haider@Energy" w:date="2021-11-28T18:06:00Z"/>
                <w:del w:id="245" w:author="Diane Pepetone" w:date="2022-01-13T19:28:00Z"/>
                <w:rFonts w:cstheme="minorHAnsi"/>
                <w:sz w:val="18"/>
                <w:szCs w:val="20"/>
              </w:rPr>
            </w:pPr>
            <w:ins w:id="246" w:author="Alhabibi, Haider@Energy" w:date="2021-11-28T18:06:00Z">
              <w:del w:id="247" w:author="Diane Pepetone" w:date="2022-01-13T19:28:00Z">
                <w:r w:rsidRPr="00F40856" w:rsidDel="00D25D80">
                  <w:rPr>
                    <w:rFonts w:cstheme="minorHAnsi"/>
                    <w:sz w:val="18"/>
                    <w:szCs w:val="20"/>
                  </w:rPr>
                  <w:delText>08</w:delText>
                </w:r>
              </w:del>
            </w:ins>
          </w:p>
        </w:tc>
        <w:tc>
          <w:tcPr>
            <w:tcW w:w="1442" w:type="dxa"/>
          </w:tcPr>
          <w:p w14:paraId="0E740BC2" w14:textId="2A9C23E3" w:rsidR="005D3F2C" w:rsidRPr="00F40856" w:rsidDel="00D25D80" w:rsidRDefault="005D3F2C" w:rsidP="009C5E99">
            <w:pPr>
              <w:spacing w:after="0" w:line="240" w:lineRule="auto"/>
              <w:jc w:val="center"/>
              <w:rPr>
                <w:ins w:id="248" w:author="Alhabibi, Haider@Energy" w:date="2021-11-28T18:06:00Z"/>
                <w:del w:id="249" w:author="Diane Pepetone" w:date="2022-01-13T19:28:00Z"/>
                <w:rFonts w:cstheme="minorHAnsi"/>
                <w:sz w:val="18"/>
                <w:szCs w:val="20"/>
              </w:rPr>
            </w:pPr>
            <w:ins w:id="250" w:author="Alhabibi, Haider@Energy" w:date="2021-11-28T18:06:00Z">
              <w:del w:id="251" w:author="Diane Pepetone" w:date="2022-01-13T19:28:00Z">
                <w:r w:rsidRPr="00F40856" w:rsidDel="00D25D80">
                  <w:rPr>
                    <w:rFonts w:cstheme="minorHAnsi"/>
                    <w:sz w:val="18"/>
                    <w:szCs w:val="20"/>
                  </w:rPr>
                  <w:delText>09</w:delText>
                </w:r>
              </w:del>
            </w:ins>
          </w:p>
        </w:tc>
      </w:tr>
      <w:tr w:rsidR="005D3F2C" w:rsidRPr="00F40856" w:rsidDel="00D25D80" w14:paraId="4F88459C" w14:textId="0B923B4E" w:rsidTr="009C5E99">
        <w:trPr>
          <w:ins w:id="252" w:author="Alhabibi, Haider@Energy" w:date="2021-11-28T18:06:00Z"/>
          <w:del w:id="253" w:author="Diane Pepetone" w:date="2022-01-13T19:28:00Z"/>
        </w:trPr>
        <w:tc>
          <w:tcPr>
            <w:tcW w:w="1007" w:type="dxa"/>
            <w:tcBorders>
              <w:top w:val="single" w:sz="4" w:space="0" w:color="auto"/>
              <w:left w:val="single" w:sz="4" w:space="0" w:color="auto"/>
              <w:bottom w:val="single" w:sz="4" w:space="0" w:color="auto"/>
              <w:right w:val="single" w:sz="4" w:space="0" w:color="auto"/>
            </w:tcBorders>
            <w:vAlign w:val="bottom"/>
          </w:tcPr>
          <w:p w14:paraId="675BD05D" w14:textId="1CC02B27" w:rsidR="005D3F2C" w:rsidRPr="00F40856" w:rsidDel="00D25D80" w:rsidRDefault="005D3F2C" w:rsidP="009C5E99">
            <w:pPr>
              <w:tabs>
                <w:tab w:val="left" w:pos="2160"/>
                <w:tab w:val="left" w:pos="2700"/>
                <w:tab w:val="left" w:pos="3420"/>
                <w:tab w:val="left" w:pos="3780"/>
                <w:tab w:val="left" w:pos="5760"/>
                <w:tab w:val="left" w:pos="7212"/>
              </w:tabs>
              <w:spacing w:after="0" w:line="240" w:lineRule="auto"/>
              <w:jc w:val="center"/>
              <w:rPr>
                <w:ins w:id="254" w:author="Alhabibi, Haider@Energy" w:date="2021-11-28T18:06:00Z"/>
                <w:del w:id="255" w:author="Diane Pepetone" w:date="2022-01-13T19:28:00Z"/>
                <w:rFonts w:cstheme="minorHAnsi"/>
                <w:sz w:val="18"/>
                <w:szCs w:val="20"/>
              </w:rPr>
            </w:pPr>
            <w:ins w:id="256" w:author="Alhabibi, Haider@Energy" w:date="2021-11-28T18:06:00Z">
              <w:del w:id="257" w:author="Diane Pepetone" w:date="2022-01-13T19:28:00Z">
                <w:r w:rsidRPr="00F40856" w:rsidDel="00D25D80">
                  <w:rPr>
                    <w:rFonts w:cstheme="minorHAnsi"/>
                    <w:sz w:val="18"/>
                    <w:szCs w:val="18"/>
                  </w:rPr>
                  <w:delText>Dwelling Unit Name</w:delText>
                </w:r>
              </w:del>
            </w:ins>
          </w:p>
        </w:tc>
        <w:tc>
          <w:tcPr>
            <w:tcW w:w="1063" w:type="dxa"/>
            <w:vAlign w:val="bottom"/>
          </w:tcPr>
          <w:p w14:paraId="48555B6C" w14:textId="3DF31643" w:rsidR="005D3F2C" w:rsidRPr="00F40856" w:rsidDel="00D25D80" w:rsidRDefault="005D3F2C" w:rsidP="009C5E99">
            <w:pPr>
              <w:tabs>
                <w:tab w:val="left" w:pos="2160"/>
                <w:tab w:val="left" w:pos="2700"/>
                <w:tab w:val="left" w:pos="3420"/>
                <w:tab w:val="left" w:pos="3780"/>
                <w:tab w:val="left" w:pos="5760"/>
                <w:tab w:val="left" w:pos="7212"/>
              </w:tabs>
              <w:spacing w:after="0" w:line="240" w:lineRule="auto"/>
              <w:jc w:val="center"/>
              <w:rPr>
                <w:ins w:id="258" w:author="Alhabibi, Haider@Energy" w:date="2021-11-28T18:06:00Z"/>
                <w:del w:id="259" w:author="Diane Pepetone" w:date="2022-01-13T19:28:00Z"/>
                <w:rFonts w:cstheme="minorHAnsi"/>
                <w:sz w:val="18"/>
                <w:szCs w:val="20"/>
              </w:rPr>
            </w:pPr>
            <w:ins w:id="260" w:author="Alhabibi, Haider@Energy" w:date="2021-11-28T18:06:00Z">
              <w:del w:id="261" w:author="Diane Pepetone" w:date="2022-01-13T19:28:00Z">
                <w:r w:rsidRPr="00F40856" w:rsidDel="00D25D80">
                  <w:rPr>
                    <w:rFonts w:cstheme="minorHAnsi"/>
                    <w:sz w:val="18"/>
                    <w:szCs w:val="20"/>
                  </w:rPr>
                  <w:delText>Water Heating System ID</w:delText>
                </w:r>
              </w:del>
            </w:ins>
          </w:p>
          <w:p w14:paraId="0DA11DB2" w14:textId="5D680F9B" w:rsidR="005D3F2C" w:rsidRPr="00F40856" w:rsidDel="00D25D80" w:rsidRDefault="005D3F2C" w:rsidP="009C5E99">
            <w:pPr>
              <w:spacing w:after="0" w:line="240" w:lineRule="auto"/>
              <w:jc w:val="center"/>
              <w:rPr>
                <w:ins w:id="262" w:author="Alhabibi, Haider@Energy" w:date="2021-11-28T18:06:00Z"/>
                <w:del w:id="263" w:author="Diane Pepetone" w:date="2022-01-13T19:28:00Z"/>
                <w:rFonts w:cstheme="minorHAnsi"/>
                <w:sz w:val="18"/>
                <w:szCs w:val="20"/>
              </w:rPr>
            </w:pPr>
            <w:ins w:id="264" w:author="Alhabibi, Haider@Energy" w:date="2021-11-28T18:06:00Z">
              <w:del w:id="265" w:author="Diane Pepetone" w:date="2022-01-13T19:28:00Z">
                <w:r w:rsidRPr="00F40856" w:rsidDel="00D25D80">
                  <w:rPr>
                    <w:rFonts w:cstheme="minorHAnsi"/>
                    <w:sz w:val="18"/>
                    <w:szCs w:val="20"/>
                  </w:rPr>
                  <w:delText>or Name</w:delText>
                </w:r>
              </w:del>
            </w:ins>
          </w:p>
        </w:tc>
        <w:tc>
          <w:tcPr>
            <w:tcW w:w="1235" w:type="dxa"/>
            <w:vAlign w:val="bottom"/>
          </w:tcPr>
          <w:p w14:paraId="78FCF8DF" w14:textId="2EE677B7" w:rsidR="005D3F2C" w:rsidRPr="00F40856" w:rsidDel="00D25D80" w:rsidRDefault="005D3F2C" w:rsidP="009C5E99">
            <w:pPr>
              <w:tabs>
                <w:tab w:val="left" w:pos="2160"/>
                <w:tab w:val="left" w:pos="2700"/>
                <w:tab w:val="left" w:pos="3420"/>
                <w:tab w:val="left" w:pos="3780"/>
                <w:tab w:val="left" w:pos="5760"/>
                <w:tab w:val="left" w:pos="7212"/>
              </w:tabs>
              <w:spacing w:after="0" w:line="240" w:lineRule="auto"/>
              <w:jc w:val="center"/>
              <w:rPr>
                <w:ins w:id="266" w:author="Alhabibi, Haider@Energy" w:date="2021-11-28T18:06:00Z"/>
                <w:del w:id="267" w:author="Diane Pepetone" w:date="2022-01-13T19:28:00Z"/>
                <w:rFonts w:cstheme="minorHAnsi"/>
                <w:sz w:val="18"/>
                <w:szCs w:val="20"/>
              </w:rPr>
            </w:pPr>
            <w:ins w:id="268" w:author="Alhabibi, Haider@Energy" w:date="2021-11-28T18:06:00Z">
              <w:del w:id="269" w:author="Diane Pepetone" w:date="2022-01-13T19:28:00Z">
                <w:r w:rsidRPr="00F40856" w:rsidDel="00D25D80">
                  <w:rPr>
                    <w:rFonts w:cstheme="minorHAnsi"/>
                    <w:sz w:val="18"/>
                    <w:szCs w:val="20"/>
                  </w:rPr>
                  <w:delText>Modeled Equipment</w:delText>
                </w:r>
              </w:del>
            </w:ins>
          </w:p>
          <w:p w14:paraId="1BE48098" w14:textId="761ED371" w:rsidR="005D3F2C" w:rsidRPr="00F40856" w:rsidDel="00D25D80" w:rsidRDefault="005D3F2C" w:rsidP="009C5E99">
            <w:pPr>
              <w:spacing w:after="0" w:line="240" w:lineRule="auto"/>
              <w:jc w:val="center"/>
              <w:rPr>
                <w:ins w:id="270" w:author="Alhabibi, Haider@Energy" w:date="2021-11-28T18:06:00Z"/>
                <w:del w:id="271" w:author="Diane Pepetone" w:date="2022-01-13T19:28:00Z"/>
                <w:rFonts w:cstheme="minorHAnsi"/>
                <w:sz w:val="18"/>
                <w:szCs w:val="20"/>
              </w:rPr>
            </w:pPr>
            <w:ins w:id="272" w:author="Alhabibi, Haider@Energy" w:date="2021-11-28T18:06:00Z">
              <w:del w:id="273" w:author="Diane Pepetone" w:date="2022-01-13T19:28:00Z">
                <w:r w:rsidRPr="00F40856" w:rsidDel="00D25D80">
                  <w:rPr>
                    <w:rFonts w:cstheme="minorHAnsi"/>
                    <w:sz w:val="18"/>
                    <w:szCs w:val="20"/>
                  </w:rPr>
                  <w:delText>Make and Model</w:delText>
                </w:r>
              </w:del>
            </w:ins>
          </w:p>
        </w:tc>
        <w:tc>
          <w:tcPr>
            <w:tcW w:w="1131" w:type="dxa"/>
            <w:vAlign w:val="bottom"/>
          </w:tcPr>
          <w:p w14:paraId="28260B2E" w14:textId="5425E4E1" w:rsidR="005D3F2C" w:rsidRPr="00F40856" w:rsidDel="00D25D80" w:rsidRDefault="005D3F2C" w:rsidP="009C5E99">
            <w:pPr>
              <w:tabs>
                <w:tab w:val="left" w:pos="2160"/>
                <w:tab w:val="left" w:pos="2700"/>
                <w:tab w:val="left" w:pos="3420"/>
                <w:tab w:val="left" w:pos="3780"/>
                <w:tab w:val="left" w:pos="5760"/>
                <w:tab w:val="left" w:pos="7212"/>
              </w:tabs>
              <w:spacing w:after="0" w:line="240" w:lineRule="auto"/>
              <w:jc w:val="center"/>
              <w:rPr>
                <w:ins w:id="274" w:author="Alhabibi, Haider@Energy" w:date="2021-11-28T18:06:00Z"/>
                <w:del w:id="275" w:author="Diane Pepetone" w:date="2022-01-13T19:28:00Z"/>
                <w:rFonts w:cstheme="minorHAnsi"/>
                <w:sz w:val="18"/>
                <w:szCs w:val="20"/>
              </w:rPr>
            </w:pPr>
            <w:ins w:id="276" w:author="Alhabibi, Haider@Energy" w:date="2021-11-28T18:06:00Z">
              <w:del w:id="277" w:author="Diane Pepetone" w:date="2022-01-13T19:28:00Z">
                <w:r w:rsidRPr="00F40856" w:rsidDel="00D25D80">
                  <w:rPr>
                    <w:rFonts w:cstheme="minorHAnsi"/>
                    <w:sz w:val="18"/>
                    <w:szCs w:val="20"/>
                  </w:rPr>
                  <w:delText># of Like (or Identical) Water Heaters in System</w:delText>
                </w:r>
              </w:del>
            </w:ins>
          </w:p>
        </w:tc>
        <w:tc>
          <w:tcPr>
            <w:tcW w:w="1498" w:type="dxa"/>
            <w:vAlign w:val="bottom"/>
          </w:tcPr>
          <w:p w14:paraId="5687B3E2" w14:textId="0BB0500E" w:rsidR="005D3F2C" w:rsidRPr="00F40856" w:rsidDel="00D25D80" w:rsidRDefault="005D3F2C" w:rsidP="009C5E99">
            <w:pPr>
              <w:tabs>
                <w:tab w:val="left" w:pos="2160"/>
                <w:tab w:val="left" w:pos="2700"/>
                <w:tab w:val="left" w:pos="3420"/>
                <w:tab w:val="left" w:pos="3780"/>
                <w:tab w:val="left" w:pos="5760"/>
                <w:tab w:val="left" w:pos="7212"/>
              </w:tabs>
              <w:spacing w:after="0" w:line="240" w:lineRule="auto"/>
              <w:jc w:val="center"/>
              <w:rPr>
                <w:ins w:id="278" w:author="Alhabibi, Haider@Energy" w:date="2021-11-28T18:06:00Z"/>
                <w:del w:id="279" w:author="Diane Pepetone" w:date="2022-01-13T19:28:00Z"/>
                <w:rFonts w:cstheme="minorHAnsi"/>
                <w:sz w:val="18"/>
                <w:szCs w:val="20"/>
              </w:rPr>
            </w:pPr>
            <w:ins w:id="280" w:author="Alhabibi, Haider@Energy" w:date="2021-11-28T18:06:00Z">
              <w:del w:id="281" w:author="Diane Pepetone" w:date="2022-01-13T19:28:00Z">
                <w:r w:rsidRPr="00F40856" w:rsidDel="00D25D80">
                  <w:rPr>
                    <w:rFonts w:cstheme="minorHAnsi"/>
                    <w:sz w:val="18"/>
                    <w:szCs w:val="20"/>
                  </w:rPr>
                  <w:delText>Tank Location</w:delText>
                </w:r>
              </w:del>
            </w:ins>
          </w:p>
        </w:tc>
        <w:tc>
          <w:tcPr>
            <w:tcW w:w="1064" w:type="dxa"/>
            <w:vAlign w:val="bottom"/>
          </w:tcPr>
          <w:p w14:paraId="2F0CCC94" w14:textId="285DC81A" w:rsidR="005D3F2C" w:rsidRPr="00F40856" w:rsidDel="00D25D80" w:rsidRDefault="005D3F2C" w:rsidP="009C5E99">
            <w:pPr>
              <w:tabs>
                <w:tab w:val="left" w:pos="2160"/>
                <w:tab w:val="left" w:pos="2700"/>
                <w:tab w:val="left" w:pos="3420"/>
                <w:tab w:val="left" w:pos="3780"/>
                <w:tab w:val="left" w:pos="5760"/>
                <w:tab w:val="left" w:pos="7212"/>
              </w:tabs>
              <w:spacing w:after="0" w:line="240" w:lineRule="auto"/>
              <w:jc w:val="center"/>
              <w:rPr>
                <w:ins w:id="282" w:author="Alhabibi, Haider@Energy" w:date="2021-11-28T18:06:00Z"/>
                <w:del w:id="283" w:author="Diane Pepetone" w:date="2022-01-13T19:28:00Z"/>
                <w:rFonts w:cstheme="minorHAnsi"/>
                <w:sz w:val="18"/>
                <w:szCs w:val="20"/>
              </w:rPr>
            </w:pPr>
            <w:ins w:id="284" w:author="Alhabibi, Haider@Energy" w:date="2021-11-28T18:06:00Z">
              <w:del w:id="285" w:author="Diane Pepetone" w:date="2022-01-13T19:28:00Z">
                <w:r w:rsidRPr="00F40856" w:rsidDel="00D25D80">
                  <w:rPr>
                    <w:rFonts w:cstheme="minorHAnsi"/>
                    <w:sz w:val="18"/>
                    <w:szCs w:val="20"/>
                  </w:rPr>
                  <w:delText>Exterior Tank Insulation R-value</w:delText>
                </w:r>
              </w:del>
            </w:ins>
          </w:p>
        </w:tc>
        <w:tc>
          <w:tcPr>
            <w:tcW w:w="1266" w:type="dxa"/>
            <w:vAlign w:val="bottom"/>
          </w:tcPr>
          <w:p w14:paraId="19111DB0" w14:textId="0F1F77BE" w:rsidR="005D3F2C" w:rsidRPr="00F40856" w:rsidDel="00D25D80" w:rsidRDefault="005D3F2C" w:rsidP="009C5E99">
            <w:pPr>
              <w:tabs>
                <w:tab w:val="left" w:pos="2160"/>
                <w:tab w:val="left" w:pos="2700"/>
                <w:tab w:val="left" w:pos="3420"/>
                <w:tab w:val="left" w:pos="3780"/>
                <w:tab w:val="left" w:pos="5760"/>
                <w:tab w:val="left" w:pos="7212"/>
              </w:tabs>
              <w:spacing w:after="0" w:line="240" w:lineRule="auto"/>
              <w:jc w:val="center"/>
              <w:rPr>
                <w:ins w:id="286" w:author="Alhabibi, Haider@Energy" w:date="2021-11-28T18:06:00Z"/>
                <w:del w:id="287" w:author="Diane Pepetone" w:date="2022-01-13T19:28:00Z"/>
                <w:rFonts w:cstheme="minorHAnsi"/>
                <w:sz w:val="18"/>
                <w:szCs w:val="20"/>
              </w:rPr>
            </w:pPr>
            <w:ins w:id="288" w:author="Alhabibi, Haider@Energy" w:date="2021-11-28T18:06:00Z">
              <w:del w:id="289" w:author="Diane Pepetone" w:date="2022-01-13T19:28:00Z">
                <w:r w:rsidRPr="00F40856" w:rsidDel="00D25D80">
                  <w:rPr>
                    <w:rFonts w:cstheme="minorHAnsi"/>
                    <w:sz w:val="18"/>
                    <w:szCs w:val="20"/>
                  </w:rPr>
                  <w:delText>Dwelling Unit DHW System Distribution Type</w:delText>
                </w:r>
              </w:del>
            </w:ins>
          </w:p>
        </w:tc>
        <w:tc>
          <w:tcPr>
            <w:tcW w:w="1084" w:type="dxa"/>
            <w:vAlign w:val="bottom"/>
          </w:tcPr>
          <w:p w14:paraId="40ACAD33" w14:textId="7B123550" w:rsidR="005D3F2C" w:rsidRPr="00F40856" w:rsidDel="00D25D80" w:rsidRDefault="005D3F2C" w:rsidP="009C5E99">
            <w:pPr>
              <w:tabs>
                <w:tab w:val="left" w:pos="2160"/>
                <w:tab w:val="left" w:pos="2700"/>
                <w:tab w:val="left" w:pos="3420"/>
                <w:tab w:val="left" w:pos="3780"/>
                <w:tab w:val="left" w:pos="5760"/>
                <w:tab w:val="left" w:pos="7212"/>
              </w:tabs>
              <w:spacing w:after="0" w:line="240" w:lineRule="auto"/>
              <w:jc w:val="center"/>
              <w:rPr>
                <w:ins w:id="290" w:author="Alhabibi, Haider@Energy" w:date="2021-11-28T18:06:00Z"/>
                <w:del w:id="291" w:author="Diane Pepetone" w:date="2022-01-13T19:28:00Z"/>
                <w:rFonts w:cstheme="minorHAnsi"/>
                <w:sz w:val="18"/>
                <w:szCs w:val="20"/>
              </w:rPr>
            </w:pPr>
            <w:ins w:id="292" w:author="Alhabibi, Haider@Energy" w:date="2021-11-28T18:06:00Z">
              <w:del w:id="293" w:author="Diane Pepetone" w:date="2022-01-13T19:28:00Z">
                <w:r w:rsidRPr="00F40856" w:rsidDel="00D25D80">
                  <w:rPr>
                    <w:rFonts w:cstheme="minorHAnsi"/>
                    <w:sz w:val="18"/>
                    <w:szCs w:val="20"/>
                  </w:rPr>
                  <w:delText>Compact Distribution</w:delText>
                </w:r>
              </w:del>
            </w:ins>
          </w:p>
        </w:tc>
        <w:tc>
          <w:tcPr>
            <w:tcW w:w="1442" w:type="dxa"/>
            <w:vAlign w:val="bottom"/>
          </w:tcPr>
          <w:p w14:paraId="3B7D4336" w14:textId="45313384" w:rsidR="005D3F2C" w:rsidRPr="00F40856" w:rsidDel="00D25D80" w:rsidRDefault="005D3F2C" w:rsidP="009C5E99">
            <w:pPr>
              <w:tabs>
                <w:tab w:val="left" w:pos="2160"/>
                <w:tab w:val="left" w:pos="2700"/>
                <w:tab w:val="left" w:pos="3420"/>
                <w:tab w:val="left" w:pos="3780"/>
                <w:tab w:val="left" w:pos="5760"/>
                <w:tab w:val="left" w:pos="7212"/>
              </w:tabs>
              <w:spacing w:after="0" w:line="240" w:lineRule="auto"/>
              <w:jc w:val="center"/>
              <w:rPr>
                <w:ins w:id="294" w:author="Alhabibi, Haider@Energy" w:date="2021-11-28T18:06:00Z"/>
                <w:del w:id="295" w:author="Diane Pepetone" w:date="2022-01-13T19:28:00Z"/>
                <w:rFonts w:cstheme="minorHAnsi"/>
                <w:sz w:val="18"/>
                <w:szCs w:val="20"/>
              </w:rPr>
            </w:pPr>
            <w:ins w:id="296" w:author="Alhabibi, Haider@Energy" w:date="2021-11-28T18:06:00Z">
              <w:del w:id="297" w:author="Diane Pepetone" w:date="2022-01-13T19:28:00Z">
                <w:r w:rsidRPr="00F40856" w:rsidDel="00D25D80">
                  <w:rPr>
                    <w:rFonts w:cstheme="minorHAnsi"/>
                    <w:sz w:val="18"/>
                    <w:szCs w:val="20"/>
                  </w:rPr>
                  <w:delText>Simulated Equipment Make and Model</w:delText>
                </w:r>
              </w:del>
            </w:ins>
          </w:p>
        </w:tc>
      </w:tr>
      <w:tr w:rsidR="005D3F2C" w:rsidRPr="00F40856" w:rsidDel="00D25D80" w14:paraId="2F28DB98" w14:textId="0061979F" w:rsidTr="009C5E99">
        <w:trPr>
          <w:ins w:id="298" w:author="Alhabibi, Haider@Energy" w:date="2021-11-28T18:06:00Z"/>
          <w:del w:id="299" w:author="Diane Pepetone" w:date="2022-01-13T19:28:00Z"/>
        </w:trPr>
        <w:tc>
          <w:tcPr>
            <w:tcW w:w="1007" w:type="dxa"/>
            <w:tcBorders>
              <w:top w:val="single" w:sz="4" w:space="0" w:color="auto"/>
              <w:left w:val="single" w:sz="4" w:space="0" w:color="auto"/>
              <w:bottom w:val="single" w:sz="4" w:space="0" w:color="auto"/>
              <w:right w:val="single" w:sz="4" w:space="0" w:color="auto"/>
            </w:tcBorders>
          </w:tcPr>
          <w:p w14:paraId="39E34717" w14:textId="03F9C57A" w:rsidR="005D3F2C" w:rsidRPr="00F40856" w:rsidDel="00D25D80" w:rsidRDefault="005D3F2C" w:rsidP="009C5E99">
            <w:pPr>
              <w:spacing w:after="0" w:line="240" w:lineRule="auto"/>
              <w:rPr>
                <w:ins w:id="300" w:author="Alhabibi, Haider@Energy" w:date="2021-11-28T18:06:00Z"/>
                <w:del w:id="301" w:author="Diane Pepetone" w:date="2022-01-13T19:28:00Z"/>
                <w:rFonts w:cstheme="minorHAnsi"/>
                <w:sz w:val="16"/>
                <w:szCs w:val="20"/>
              </w:rPr>
            </w:pPr>
          </w:p>
        </w:tc>
        <w:tc>
          <w:tcPr>
            <w:tcW w:w="1063" w:type="dxa"/>
          </w:tcPr>
          <w:p w14:paraId="5F2B19E4" w14:textId="20199E42" w:rsidR="005D3F2C" w:rsidRPr="00F40856" w:rsidDel="00D25D80" w:rsidRDefault="005D3F2C" w:rsidP="009C5E99">
            <w:pPr>
              <w:spacing w:after="0" w:line="240" w:lineRule="auto"/>
              <w:rPr>
                <w:ins w:id="302" w:author="Alhabibi, Haider@Energy" w:date="2021-11-28T18:06:00Z"/>
                <w:del w:id="303" w:author="Diane Pepetone" w:date="2022-01-13T19:28:00Z"/>
                <w:rFonts w:cstheme="minorHAnsi"/>
                <w:sz w:val="16"/>
                <w:szCs w:val="20"/>
              </w:rPr>
            </w:pPr>
          </w:p>
        </w:tc>
        <w:tc>
          <w:tcPr>
            <w:tcW w:w="1235" w:type="dxa"/>
          </w:tcPr>
          <w:p w14:paraId="138D262F" w14:textId="11D901A7" w:rsidR="005D3F2C" w:rsidRPr="00F40856" w:rsidDel="00D25D80" w:rsidRDefault="005D3F2C" w:rsidP="009C5E99">
            <w:pPr>
              <w:spacing w:after="0" w:line="240" w:lineRule="auto"/>
              <w:rPr>
                <w:ins w:id="304" w:author="Alhabibi, Haider@Energy" w:date="2021-11-28T18:06:00Z"/>
                <w:del w:id="305" w:author="Diane Pepetone" w:date="2022-01-13T19:28:00Z"/>
                <w:rFonts w:cstheme="minorHAnsi"/>
                <w:sz w:val="16"/>
                <w:szCs w:val="20"/>
              </w:rPr>
            </w:pPr>
          </w:p>
        </w:tc>
        <w:tc>
          <w:tcPr>
            <w:tcW w:w="1131" w:type="dxa"/>
          </w:tcPr>
          <w:p w14:paraId="28FE9132" w14:textId="4D211592" w:rsidR="005D3F2C" w:rsidRPr="00F40856" w:rsidDel="00D25D80" w:rsidRDefault="005D3F2C" w:rsidP="009C5E99">
            <w:pPr>
              <w:spacing w:after="0" w:line="240" w:lineRule="auto"/>
              <w:rPr>
                <w:ins w:id="306" w:author="Alhabibi, Haider@Energy" w:date="2021-11-28T18:06:00Z"/>
                <w:del w:id="307" w:author="Diane Pepetone" w:date="2022-01-13T19:28:00Z"/>
                <w:rFonts w:cstheme="minorHAnsi"/>
                <w:i/>
                <w:color w:val="FF0000"/>
                <w:sz w:val="16"/>
                <w:szCs w:val="20"/>
              </w:rPr>
            </w:pPr>
          </w:p>
        </w:tc>
        <w:tc>
          <w:tcPr>
            <w:tcW w:w="1498" w:type="dxa"/>
          </w:tcPr>
          <w:p w14:paraId="491506E0" w14:textId="09455AD5" w:rsidR="005D3F2C" w:rsidRPr="00F40856" w:rsidDel="00D25D80" w:rsidRDefault="005D3F2C" w:rsidP="009C5E99">
            <w:pPr>
              <w:spacing w:after="0" w:line="240" w:lineRule="auto"/>
              <w:rPr>
                <w:ins w:id="308" w:author="Alhabibi, Haider@Energy" w:date="2021-11-28T18:06:00Z"/>
                <w:del w:id="309" w:author="Diane Pepetone" w:date="2022-01-13T19:28:00Z"/>
                <w:rFonts w:cstheme="minorHAnsi"/>
                <w:i/>
                <w:color w:val="FF0000"/>
                <w:sz w:val="16"/>
                <w:szCs w:val="20"/>
              </w:rPr>
            </w:pPr>
          </w:p>
        </w:tc>
        <w:tc>
          <w:tcPr>
            <w:tcW w:w="1064" w:type="dxa"/>
          </w:tcPr>
          <w:p w14:paraId="46B5A5CD" w14:textId="44BA5A39" w:rsidR="005D3F2C" w:rsidRPr="00F40856" w:rsidDel="00D25D80" w:rsidRDefault="005D3F2C" w:rsidP="009C5E99">
            <w:pPr>
              <w:spacing w:after="0" w:line="240" w:lineRule="auto"/>
              <w:rPr>
                <w:ins w:id="310" w:author="Alhabibi, Haider@Energy" w:date="2021-11-28T18:06:00Z"/>
                <w:del w:id="311" w:author="Diane Pepetone" w:date="2022-01-13T19:28:00Z"/>
                <w:rFonts w:cstheme="minorHAnsi"/>
                <w:sz w:val="16"/>
                <w:szCs w:val="20"/>
              </w:rPr>
            </w:pPr>
          </w:p>
        </w:tc>
        <w:tc>
          <w:tcPr>
            <w:tcW w:w="1266" w:type="dxa"/>
          </w:tcPr>
          <w:p w14:paraId="41A68EED" w14:textId="3C240311" w:rsidR="005D3F2C" w:rsidRPr="00F40856" w:rsidDel="00D25D80" w:rsidRDefault="005D3F2C" w:rsidP="009C5E99">
            <w:pPr>
              <w:spacing w:after="0" w:line="240" w:lineRule="auto"/>
              <w:rPr>
                <w:ins w:id="312" w:author="Alhabibi, Haider@Energy" w:date="2021-11-28T18:06:00Z"/>
                <w:del w:id="313" w:author="Diane Pepetone" w:date="2022-01-13T19:28:00Z"/>
                <w:rFonts w:cstheme="minorHAnsi"/>
                <w:sz w:val="16"/>
                <w:szCs w:val="20"/>
              </w:rPr>
            </w:pPr>
          </w:p>
        </w:tc>
        <w:tc>
          <w:tcPr>
            <w:tcW w:w="1084" w:type="dxa"/>
          </w:tcPr>
          <w:p w14:paraId="2DC5F1B1" w14:textId="4C966C28" w:rsidR="005D3F2C" w:rsidRPr="00F40856" w:rsidDel="00D25D80" w:rsidRDefault="005D3F2C" w:rsidP="009C5E99">
            <w:pPr>
              <w:spacing w:after="0" w:line="240" w:lineRule="auto"/>
              <w:rPr>
                <w:ins w:id="314" w:author="Alhabibi, Haider@Energy" w:date="2021-11-28T18:06:00Z"/>
                <w:del w:id="315" w:author="Diane Pepetone" w:date="2022-01-13T19:28:00Z"/>
                <w:rFonts w:cstheme="minorHAnsi"/>
                <w:sz w:val="16"/>
                <w:szCs w:val="20"/>
              </w:rPr>
            </w:pPr>
          </w:p>
        </w:tc>
        <w:tc>
          <w:tcPr>
            <w:tcW w:w="1442" w:type="dxa"/>
          </w:tcPr>
          <w:p w14:paraId="1DD5D3BE" w14:textId="41C01139" w:rsidR="005D3F2C" w:rsidRPr="00F40856" w:rsidDel="00D25D80" w:rsidRDefault="005D3F2C" w:rsidP="009C5E99">
            <w:pPr>
              <w:tabs>
                <w:tab w:val="left" w:pos="2160"/>
                <w:tab w:val="left" w:pos="2700"/>
                <w:tab w:val="left" w:pos="3420"/>
                <w:tab w:val="left" w:pos="3780"/>
                <w:tab w:val="left" w:pos="5760"/>
                <w:tab w:val="left" w:pos="7212"/>
              </w:tabs>
              <w:spacing w:after="0" w:line="240" w:lineRule="auto"/>
              <w:contextualSpacing/>
              <w:rPr>
                <w:ins w:id="316" w:author="Alhabibi, Haider@Energy" w:date="2021-11-28T18:06:00Z"/>
                <w:del w:id="317" w:author="Diane Pepetone" w:date="2022-01-13T19:28:00Z"/>
                <w:rFonts w:cstheme="minorHAnsi"/>
                <w:sz w:val="16"/>
                <w:szCs w:val="20"/>
              </w:rPr>
            </w:pPr>
          </w:p>
        </w:tc>
      </w:tr>
      <w:tr w:rsidR="005D3F2C" w:rsidRPr="00F40856" w:rsidDel="00D25D80" w14:paraId="12CE1701" w14:textId="5A895C65" w:rsidTr="009C5E99">
        <w:trPr>
          <w:ins w:id="318" w:author="Alhabibi, Haider@Energy" w:date="2021-11-28T18:06:00Z"/>
          <w:del w:id="319" w:author="Diane Pepetone" w:date="2022-01-13T19:28:00Z"/>
        </w:trPr>
        <w:tc>
          <w:tcPr>
            <w:tcW w:w="1007" w:type="dxa"/>
          </w:tcPr>
          <w:p w14:paraId="4D7D1934" w14:textId="3B024F0E" w:rsidR="005D3F2C" w:rsidRPr="00F40856" w:rsidDel="00D25D80" w:rsidRDefault="005D3F2C" w:rsidP="009C5E99">
            <w:pPr>
              <w:spacing w:after="0" w:line="240" w:lineRule="auto"/>
              <w:rPr>
                <w:ins w:id="320" w:author="Alhabibi, Haider@Energy" w:date="2021-11-28T18:06:00Z"/>
                <w:del w:id="321" w:author="Diane Pepetone" w:date="2022-01-13T19:28:00Z"/>
                <w:rFonts w:cstheme="minorHAnsi"/>
                <w:sz w:val="20"/>
                <w:szCs w:val="20"/>
              </w:rPr>
            </w:pPr>
          </w:p>
        </w:tc>
        <w:tc>
          <w:tcPr>
            <w:tcW w:w="1063" w:type="dxa"/>
          </w:tcPr>
          <w:p w14:paraId="533CC891" w14:textId="629FB0F0" w:rsidR="005D3F2C" w:rsidRPr="00F40856" w:rsidDel="00D25D80" w:rsidRDefault="005D3F2C" w:rsidP="009C5E99">
            <w:pPr>
              <w:spacing w:after="0" w:line="240" w:lineRule="auto"/>
              <w:rPr>
                <w:ins w:id="322" w:author="Alhabibi, Haider@Energy" w:date="2021-11-28T18:06:00Z"/>
                <w:del w:id="323" w:author="Diane Pepetone" w:date="2022-01-13T19:28:00Z"/>
                <w:rFonts w:cstheme="minorHAnsi"/>
                <w:sz w:val="20"/>
                <w:szCs w:val="20"/>
              </w:rPr>
            </w:pPr>
          </w:p>
        </w:tc>
        <w:tc>
          <w:tcPr>
            <w:tcW w:w="1235" w:type="dxa"/>
          </w:tcPr>
          <w:p w14:paraId="5DE732FF" w14:textId="2353E226" w:rsidR="005D3F2C" w:rsidRPr="00F40856" w:rsidDel="00D25D80" w:rsidRDefault="005D3F2C" w:rsidP="009C5E99">
            <w:pPr>
              <w:spacing w:after="0" w:line="240" w:lineRule="auto"/>
              <w:rPr>
                <w:ins w:id="324" w:author="Alhabibi, Haider@Energy" w:date="2021-11-28T18:06:00Z"/>
                <w:del w:id="325" w:author="Diane Pepetone" w:date="2022-01-13T19:28:00Z"/>
                <w:rFonts w:cstheme="minorHAnsi"/>
                <w:sz w:val="20"/>
                <w:szCs w:val="20"/>
              </w:rPr>
            </w:pPr>
          </w:p>
        </w:tc>
        <w:tc>
          <w:tcPr>
            <w:tcW w:w="1131" w:type="dxa"/>
          </w:tcPr>
          <w:p w14:paraId="099C560E" w14:textId="6417820D" w:rsidR="005D3F2C" w:rsidRPr="00F40856" w:rsidDel="00D25D80" w:rsidRDefault="005D3F2C" w:rsidP="009C5E99">
            <w:pPr>
              <w:spacing w:after="0" w:line="240" w:lineRule="auto"/>
              <w:rPr>
                <w:ins w:id="326" w:author="Alhabibi, Haider@Energy" w:date="2021-11-28T18:06:00Z"/>
                <w:del w:id="327" w:author="Diane Pepetone" w:date="2022-01-13T19:28:00Z"/>
                <w:rFonts w:cstheme="minorHAnsi"/>
                <w:sz w:val="20"/>
                <w:szCs w:val="20"/>
              </w:rPr>
            </w:pPr>
          </w:p>
        </w:tc>
        <w:tc>
          <w:tcPr>
            <w:tcW w:w="1498" w:type="dxa"/>
          </w:tcPr>
          <w:p w14:paraId="4D9DFC66" w14:textId="74E51A0A" w:rsidR="005D3F2C" w:rsidRPr="00F40856" w:rsidDel="00D25D80" w:rsidRDefault="005D3F2C" w:rsidP="009C5E99">
            <w:pPr>
              <w:spacing w:after="0" w:line="240" w:lineRule="auto"/>
              <w:rPr>
                <w:ins w:id="328" w:author="Alhabibi, Haider@Energy" w:date="2021-11-28T18:06:00Z"/>
                <w:del w:id="329" w:author="Diane Pepetone" w:date="2022-01-13T19:28:00Z"/>
                <w:rFonts w:cstheme="minorHAnsi"/>
                <w:sz w:val="20"/>
                <w:szCs w:val="20"/>
              </w:rPr>
            </w:pPr>
          </w:p>
        </w:tc>
        <w:tc>
          <w:tcPr>
            <w:tcW w:w="1064" w:type="dxa"/>
          </w:tcPr>
          <w:p w14:paraId="40E8C06D" w14:textId="1424F25D" w:rsidR="005D3F2C" w:rsidRPr="00F40856" w:rsidDel="00D25D80" w:rsidRDefault="005D3F2C" w:rsidP="009C5E99">
            <w:pPr>
              <w:spacing w:after="0" w:line="240" w:lineRule="auto"/>
              <w:rPr>
                <w:ins w:id="330" w:author="Alhabibi, Haider@Energy" w:date="2021-11-28T18:06:00Z"/>
                <w:del w:id="331" w:author="Diane Pepetone" w:date="2022-01-13T19:28:00Z"/>
                <w:rFonts w:cstheme="minorHAnsi"/>
                <w:sz w:val="20"/>
                <w:szCs w:val="20"/>
              </w:rPr>
            </w:pPr>
          </w:p>
        </w:tc>
        <w:tc>
          <w:tcPr>
            <w:tcW w:w="1266" w:type="dxa"/>
          </w:tcPr>
          <w:p w14:paraId="3C2AFA9A" w14:textId="68728FA8" w:rsidR="005D3F2C" w:rsidRPr="00F40856" w:rsidDel="00D25D80" w:rsidRDefault="005D3F2C" w:rsidP="009C5E99">
            <w:pPr>
              <w:spacing w:after="0" w:line="240" w:lineRule="auto"/>
              <w:rPr>
                <w:ins w:id="332" w:author="Alhabibi, Haider@Energy" w:date="2021-11-28T18:06:00Z"/>
                <w:del w:id="333" w:author="Diane Pepetone" w:date="2022-01-13T19:28:00Z"/>
                <w:rFonts w:cstheme="minorHAnsi"/>
                <w:sz w:val="20"/>
                <w:szCs w:val="20"/>
              </w:rPr>
            </w:pPr>
          </w:p>
        </w:tc>
        <w:tc>
          <w:tcPr>
            <w:tcW w:w="1084" w:type="dxa"/>
          </w:tcPr>
          <w:p w14:paraId="57DCBA17" w14:textId="0DFE10E0" w:rsidR="005D3F2C" w:rsidRPr="00F40856" w:rsidDel="00D25D80" w:rsidRDefault="005D3F2C" w:rsidP="009C5E99">
            <w:pPr>
              <w:spacing w:after="0" w:line="240" w:lineRule="auto"/>
              <w:rPr>
                <w:ins w:id="334" w:author="Alhabibi, Haider@Energy" w:date="2021-11-28T18:06:00Z"/>
                <w:del w:id="335" w:author="Diane Pepetone" w:date="2022-01-13T19:28:00Z"/>
                <w:rFonts w:cstheme="minorHAnsi"/>
                <w:sz w:val="20"/>
                <w:szCs w:val="20"/>
              </w:rPr>
            </w:pPr>
          </w:p>
        </w:tc>
        <w:tc>
          <w:tcPr>
            <w:tcW w:w="1442" w:type="dxa"/>
          </w:tcPr>
          <w:p w14:paraId="49DBDD85" w14:textId="66DA29FA" w:rsidR="005D3F2C" w:rsidRPr="00F40856" w:rsidDel="00D25D80" w:rsidRDefault="005D3F2C" w:rsidP="009C5E99">
            <w:pPr>
              <w:spacing w:after="0" w:line="240" w:lineRule="auto"/>
              <w:rPr>
                <w:ins w:id="336" w:author="Alhabibi, Haider@Energy" w:date="2021-11-28T18:06:00Z"/>
                <w:del w:id="337" w:author="Diane Pepetone" w:date="2022-01-13T19:28:00Z"/>
                <w:rFonts w:cstheme="minorHAnsi"/>
                <w:sz w:val="20"/>
                <w:szCs w:val="20"/>
              </w:rPr>
            </w:pPr>
          </w:p>
        </w:tc>
      </w:tr>
    </w:tbl>
    <w:p w14:paraId="5F09926D" w14:textId="62675F3C" w:rsidR="005D3F2C" w:rsidRDefault="005D3F2C" w:rsidP="000504B8">
      <w:pPr>
        <w:spacing w:after="0" w:line="240" w:lineRule="auto"/>
        <w:rPr>
          <w:ins w:id="338" w:author="Alhabibi, Haider@Energy" w:date="2021-11-28T18:06:00Z"/>
          <w:rFonts w:asciiTheme="minorHAnsi" w:hAnsiTheme="minorHAnsi" w:cstheme="minorHAnsi"/>
          <w:sz w:val="20"/>
          <w:szCs w:val="20"/>
        </w:rPr>
      </w:pPr>
    </w:p>
    <w:p w14:paraId="32579EAC" w14:textId="719B887C" w:rsidR="005D3F2C" w:rsidRPr="005828AE" w:rsidDel="005D3F2C" w:rsidRDefault="005D3F2C" w:rsidP="000504B8">
      <w:pPr>
        <w:spacing w:after="0" w:line="240" w:lineRule="auto"/>
        <w:rPr>
          <w:del w:id="339" w:author="Alhabibi, Haider@Energy" w:date="2021-11-28T18:07:00Z"/>
          <w:rFonts w:asciiTheme="minorHAnsi" w:hAnsiTheme="minorHAnsi" w:cstheme="minorHAnsi"/>
          <w:sz w:val="20"/>
          <w:szCs w:val="20"/>
        </w:rPr>
      </w:pPr>
    </w:p>
    <w:tbl>
      <w:tblPr>
        <w:tblW w:w="5000"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138"/>
        <w:gridCol w:w="1207"/>
        <w:gridCol w:w="1206"/>
        <w:gridCol w:w="1206"/>
        <w:gridCol w:w="1206"/>
        <w:gridCol w:w="1413"/>
        <w:gridCol w:w="3414"/>
      </w:tblGrid>
      <w:tr w:rsidR="00B72FDC" w:rsidRPr="009E01FE" w14:paraId="5B19E61B" w14:textId="53B4AB68" w:rsidTr="00B72FDC">
        <w:trPr>
          <w:cantSplit/>
          <w:trHeight w:val="144"/>
        </w:trPr>
        <w:tc>
          <w:tcPr>
            <w:tcW w:w="5000" w:type="pct"/>
            <w:gridSpan w:val="7"/>
            <w:tcBorders>
              <w:top w:val="single" w:sz="4" w:space="0" w:color="auto"/>
              <w:left w:val="single" w:sz="4" w:space="0" w:color="auto"/>
              <w:bottom w:val="single" w:sz="4" w:space="0" w:color="auto"/>
              <w:right w:val="single" w:sz="4" w:space="0" w:color="auto"/>
            </w:tcBorders>
          </w:tcPr>
          <w:p w14:paraId="69CCF5D7" w14:textId="527D293D" w:rsidR="00B72FDC" w:rsidRPr="005828AE" w:rsidRDefault="008C7B33" w:rsidP="00AF2F78">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20"/>
              </w:rPr>
            </w:pPr>
            <w:r w:rsidRPr="005828AE">
              <w:rPr>
                <w:rFonts w:asciiTheme="minorHAnsi" w:hAnsiTheme="minorHAnsi" w:cstheme="minorHAnsi"/>
                <w:b/>
                <w:sz w:val="18"/>
                <w:szCs w:val="20"/>
              </w:rPr>
              <w:t>C</w:t>
            </w:r>
            <w:r w:rsidR="00B72FDC" w:rsidRPr="005828AE">
              <w:rPr>
                <w:rFonts w:asciiTheme="minorHAnsi" w:hAnsiTheme="minorHAnsi" w:cstheme="minorHAnsi"/>
                <w:b/>
                <w:sz w:val="18"/>
                <w:szCs w:val="20"/>
              </w:rPr>
              <w:t xml:space="preserve">. Design Dwelling Unit Water Heating Efficiency Information </w:t>
            </w:r>
          </w:p>
          <w:p w14:paraId="770021B4" w14:textId="6A658BB0" w:rsidR="00B72FDC" w:rsidRPr="005828AE" w:rsidRDefault="00B72FDC" w:rsidP="003061BA">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20"/>
              </w:rPr>
            </w:pPr>
            <w:r w:rsidRPr="005828AE">
              <w:rPr>
                <w:rFonts w:asciiTheme="minorHAnsi" w:eastAsia="Times New Roman" w:hAnsiTheme="minorHAnsi" w:cstheme="minorHAnsi"/>
                <w:sz w:val="18"/>
                <w:szCs w:val="20"/>
              </w:rPr>
              <w:t xml:space="preserve">This table reports the water heater(s) efficiency features specified on the registered </w:t>
            </w:r>
            <w:del w:id="340" w:author="Tam, Danny@Energy" w:date="2022-02-28T13:20:00Z">
              <w:r w:rsidRPr="005828AE" w:rsidDel="00DA58BF">
                <w:rPr>
                  <w:rFonts w:asciiTheme="minorHAnsi" w:eastAsia="Times New Roman" w:hAnsiTheme="minorHAnsi" w:cstheme="minorHAnsi"/>
                  <w:sz w:val="18"/>
                  <w:szCs w:val="20"/>
                </w:rPr>
                <w:delText>CF1R</w:delText>
              </w:r>
            </w:del>
            <w:ins w:id="341" w:author="Tam, Danny@Energy" w:date="2022-02-28T13:20:00Z">
              <w:r w:rsidR="00DA58BF">
                <w:rPr>
                  <w:rFonts w:asciiTheme="minorHAnsi" w:eastAsia="Times New Roman" w:hAnsiTheme="minorHAnsi" w:cstheme="minorHAnsi"/>
                  <w:sz w:val="18"/>
                  <w:szCs w:val="20"/>
                </w:rPr>
                <w:t>LMCC</w:t>
              </w:r>
            </w:ins>
            <w:r w:rsidRPr="005828AE">
              <w:rPr>
                <w:rFonts w:asciiTheme="minorHAnsi" w:eastAsia="Times New Roman" w:hAnsiTheme="minorHAnsi" w:cstheme="minorHAnsi"/>
                <w:sz w:val="18"/>
                <w:szCs w:val="20"/>
              </w:rPr>
              <w:t xml:space="preserve"> compliance document for this project.</w:t>
            </w:r>
          </w:p>
        </w:tc>
      </w:tr>
      <w:tr w:rsidR="00B72FDC" w:rsidRPr="009E01FE" w14:paraId="3F991805" w14:textId="5C837329" w:rsidTr="005828AE">
        <w:trPr>
          <w:cantSplit/>
          <w:trHeight w:val="144"/>
        </w:trPr>
        <w:tc>
          <w:tcPr>
            <w:tcW w:w="527" w:type="pct"/>
            <w:tcBorders>
              <w:top w:val="single" w:sz="4" w:space="0" w:color="auto"/>
              <w:left w:val="single" w:sz="4" w:space="0" w:color="auto"/>
              <w:bottom w:val="single" w:sz="4" w:space="0" w:color="auto"/>
              <w:right w:val="single" w:sz="4" w:space="0" w:color="auto"/>
            </w:tcBorders>
            <w:vAlign w:val="center"/>
          </w:tcPr>
          <w:p w14:paraId="0B9D936C" w14:textId="55209344" w:rsidR="00B72FDC" w:rsidRPr="005828AE" w:rsidRDefault="00B72FDC" w:rsidP="00AF2F7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01</w:t>
            </w:r>
          </w:p>
        </w:tc>
        <w:tc>
          <w:tcPr>
            <w:tcW w:w="559" w:type="pct"/>
            <w:tcBorders>
              <w:top w:val="single" w:sz="4" w:space="0" w:color="auto"/>
              <w:left w:val="single" w:sz="4" w:space="0" w:color="auto"/>
              <w:bottom w:val="single" w:sz="4" w:space="0" w:color="auto"/>
              <w:right w:val="single" w:sz="4" w:space="0" w:color="auto"/>
            </w:tcBorders>
            <w:vAlign w:val="center"/>
          </w:tcPr>
          <w:p w14:paraId="372D4225" w14:textId="5DBE736A" w:rsidR="00B72FDC" w:rsidRPr="005828AE" w:rsidRDefault="00B72FDC" w:rsidP="00AF2F7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02</w:t>
            </w:r>
          </w:p>
        </w:tc>
        <w:tc>
          <w:tcPr>
            <w:tcW w:w="559" w:type="pct"/>
            <w:tcBorders>
              <w:top w:val="single" w:sz="4" w:space="0" w:color="auto"/>
              <w:left w:val="single" w:sz="4" w:space="0" w:color="auto"/>
              <w:bottom w:val="single" w:sz="4" w:space="0" w:color="auto"/>
              <w:right w:val="single" w:sz="4" w:space="0" w:color="auto"/>
            </w:tcBorders>
            <w:vAlign w:val="center"/>
          </w:tcPr>
          <w:p w14:paraId="5E4F49D9" w14:textId="6E5E8FEF" w:rsidR="00B72FDC" w:rsidRPr="005828AE" w:rsidRDefault="00B72FDC" w:rsidP="00AF2F7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03</w:t>
            </w:r>
          </w:p>
        </w:tc>
        <w:tc>
          <w:tcPr>
            <w:tcW w:w="559" w:type="pct"/>
            <w:tcBorders>
              <w:top w:val="single" w:sz="4" w:space="0" w:color="auto"/>
              <w:left w:val="single" w:sz="4" w:space="0" w:color="auto"/>
              <w:bottom w:val="single" w:sz="4" w:space="0" w:color="auto"/>
              <w:right w:val="single" w:sz="4" w:space="0" w:color="auto"/>
            </w:tcBorders>
            <w:vAlign w:val="center"/>
          </w:tcPr>
          <w:p w14:paraId="22D103D1" w14:textId="3CC4A947" w:rsidR="00B72FDC" w:rsidRPr="005828AE" w:rsidRDefault="00B72FDC" w:rsidP="00AF2F78">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04</w:t>
            </w:r>
          </w:p>
        </w:tc>
        <w:tc>
          <w:tcPr>
            <w:tcW w:w="559" w:type="pct"/>
            <w:tcBorders>
              <w:top w:val="single" w:sz="4" w:space="0" w:color="auto"/>
              <w:left w:val="single" w:sz="4" w:space="0" w:color="auto"/>
              <w:bottom w:val="single" w:sz="4" w:space="0" w:color="auto"/>
              <w:right w:val="single" w:sz="4" w:space="0" w:color="auto"/>
            </w:tcBorders>
            <w:vAlign w:val="center"/>
          </w:tcPr>
          <w:p w14:paraId="478C37AD" w14:textId="5F9EE088" w:rsidR="00B72FDC" w:rsidRPr="005828AE" w:rsidRDefault="00B72FDC" w:rsidP="00AF2F78">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05</w:t>
            </w:r>
          </w:p>
        </w:tc>
        <w:tc>
          <w:tcPr>
            <w:tcW w:w="655" w:type="pct"/>
            <w:tcBorders>
              <w:top w:val="single" w:sz="4" w:space="0" w:color="auto"/>
              <w:left w:val="single" w:sz="4" w:space="0" w:color="auto"/>
              <w:bottom w:val="single" w:sz="4" w:space="0" w:color="auto"/>
              <w:right w:val="single" w:sz="4" w:space="0" w:color="auto"/>
            </w:tcBorders>
          </w:tcPr>
          <w:p w14:paraId="473A1F67" w14:textId="6D18B624" w:rsidR="00B72FDC" w:rsidRPr="005828AE" w:rsidRDefault="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06</w:t>
            </w:r>
          </w:p>
        </w:tc>
        <w:tc>
          <w:tcPr>
            <w:tcW w:w="1582" w:type="pct"/>
            <w:tcBorders>
              <w:top w:val="single" w:sz="4" w:space="0" w:color="auto"/>
              <w:left w:val="single" w:sz="4" w:space="0" w:color="auto"/>
              <w:bottom w:val="single" w:sz="4" w:space="0" w:color="auto"/>
              <w:right w:val="single" w:sz="4" w:space="0" w:color="auto"/>
            </w:tcBorders>
            <w:vAlign w:val="center"/>
          </w:tcPr>
          <w:p w14:paraId="6940BE03" w14:textId="68108321" w:rsidR="00B72FDC" w:rsidRPr="005828AE" w:rsidRDefault="00B72FDC">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07</w:t>
            </w:r>
          </w:p>
        </w:tc>
      </w:tr>
      <w:tr w:rsidR="00B72FDC" w:rsidRPr="009E01FE" w14:paraId="4D85380E" w14:textId="422ACBE2" w:rsidTr="005828AE">
        <w:trPr>
          <w:cantSplit/>
          <w:trHeight w:val="144"/>
        </w:trPr>
        <w:tc>
          <w:tcPr>
            <w:tcW w:w="527" w:type="pct"/>
            <w:tcBorders>
              <w:top w:val="single" w:sz="4" w:space="0" w:color="auto"/>
              <w:left w:val="single" w:sz="4" w:space="0" w:color="auto"/>
              <w:bottom w:val="single" w:sz="4" w:space="0" w:color="auto"/>
              <w:right w:val="single" w:sz="4" w:space="0" w:color="auto"/>
            </w:tcBorders>
            <w:vAlign w:val="bottom"/>
          </w:tcPr>
          <w:p w14:paraId="6F3B4451" w14:textId="39E5D47F"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5828AE">
              <w:rPr>
                <w:rFonts w:asciiTheme="minorHAnsi" w:eastAsia="Times New Roman" w:hAnsiTheme="minorHAnsi" w:cstheme="minorHAnsi"/>
                <w:sz w:val="20"/>
                <w:szCs w:val="20"/>
              </w:rPr>
              <w:t>Water Heating System ID or Name</w:t>
            </w:r>
          </w:p>
        </w:tc>
        <w:tc>
          <w:tcPr>
            <w:tcW w:w="559" w:type="pct"/>
            <w:tcBorders>
              <w:top w:val="single" w:sz="4" w:space="0" w:color="auto"/>
              <w:left w:val="single" w:sz="4" w:space="0" w:color="auto"/>
              <w:bottom w:val="single" w:sz="4" w:space="0" w:color="auto"/>
              <w:right w:val="single" w:sz="4" w:space="0" w:color="auto"/>
            </w:tcBorders>
            <w:vAlign w:val="bottom"/>
          </w:tcPr>
          <w:p w14:paraId="4FB8C2B9" w14:textId="4115D57E"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5828AE">
              <w:rPr>
                <w:rFonts w:asciiTheme="minorHAnsi" w:eastAsia="Times New Roman" w:hAnsiTheme="minorHAnsi" w:cstheme="minorHAnsi"/>
                <w:sz w:val="20"/>
                <w:szCs w:val="20"/>
              </w:rPr>
              <w:t>Heating Efficiency Type</w:t>
            </w:r>
          </w:p>
        </w:tc>
        <w:tc>
          <w:tcPr>
            <w:tcW w:w="559" w:type="pct"/>
            <w:tcBorders>
              <w:top w:val="single" w:sz="4" w:space="0" w:color="auto"/>
              <w:left w:val="single" w:sz="4" w:space="0" w:color="auto"/>
              <w:bottom w:val="single" w:sz="4" w:space="0" w:color="auto"/>
              <w:right w:val="single" w:sz="4" w:space="0" w:color="auto"/>
            </w:tcBorders>
            <w:vAlign w:val="bottom"/>
          </w:tcPr>
          <w:p w14:paraId="7E13113D" w14:textId="7DAC15F1"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Heating Efficiency Value</w:t>
            </w:r>
          </w:p>
        </w:tc>
        <w:tc>
          <w:tcPr>
            <w:tcW w:w="559" w:type="pct"/>
            <w:tcBorders>
              <w:top w:val="single" w:sz="4" w:space="0" w:color="auto"/>
              <w:left w:val="single" w:sz="4" w:space="0" w:color="auto"/>
              <w:bottom w:val="single" w:sz="4" w:space="0" w:color="auto"/>
              <w:right w:val="single" w:sz="4" w:space="0" w:color="auto"/>
            </w:tcBorders>
            <w:vAlign w:val="bottom"/>
          </w:tcPr>
          <w:p w14:paraId="01C7527B" w14:textId="18D66A2C"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xml:space="preserve">Standby Loss </w:t>
            </w:r>
          </w:p>
          <w:p w14:paraId="3C894FCA" w14:textId="4DD2B037"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w:t>
            </w:r>
          </w:p>
        </w:tc>
        <w:tc>
          <w:tcPr>
            <w:tcW w:w="559" w:type="pct"/>
            <w:tcBorders>
              <w:top w:val="single" w:sz="4" w:space="0" w:color="auto"/>
              <w:left w:val="single" w:sz="4" w:space="0" w:color="auto"/>
              <w:bottom w:val="single" w:sz="4" w:space="0" w:color="auto"/>
              <w:right w:val="single" w:sz="4" w:space="0" w:color="auto"/>
            </w:tcBorders>
            <w:vAlign w:val="bottom"/>
          </w:tcPr>
          <w:p w14:paraId="764BF35C" w14:textId="21E7440B"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xml:space="preserve">Exterior Insulation </w:t>
            </w:r>
          </w:p>
          <w:p w14:paraId="4F5DBA17" w14:textId="26BF1CF3"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R-Value</w:t>
            </w:r>
          </w:p>
        </w:tc>
        <w:tc>
          <w:tcPr>
            <w:tcW w:w="655" w:type="pct"/>
            <w:tcBorders>
              <w:top w:val="single" w:sz="4" w:space="0" w:color="auto"/>
              <w:left w:val="single" w:sz="4" w:space="0" w:color="auto"/>
              <w:bottom w:val="single" w:sz="4" w:space="0" w:color="auto"/>
              <w:right w:val="single" w:sz="4" w:space="0" w:color="auto"/>
            </w:tcBorders>
            <w:vAlign w:val="bottom"/>
          </w:tcPr>
          <w:p w14:paraId="68955B34" w14:textId="73D66718"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Water Heater Storage</w:t>
            </w:r>
          </w:p>
          <w:p w14:paraId="1C87DF5C" w14:textId="0CC6707F"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Volume (gal)</w:t>
            </w:r>
          </w:p>
        </w:tc>
        <w:tc>
          <w:tcPr>
            <w:tcW w:w="1582" w:type="pct"/>
            <w:tcBorders>
              <w:top w:val="single" w:sz="4" w:space="0" w:color="auto"/>
              <w:left w:val="single" w:sz="4" w:space="0" w:color="auto"/>
              <w:bottom w:val="single" w:sz="4" w:space="0" w:color="auto"/>
              <w:right w:val="single" w:sz="4" w:space="0" w:color="auto"/>
            </w:tcBorders>
            <w:vAlign w:val="bottom"/>
          </w:tcPr>
          <w:p w14:paraId="59B8DC05" w14:textId="33D65FED" w:rsidR="00B72FDC" w:rsidRPr="005828AE" w:rsidRDefault="00B72FDC" w:rsidP="003061B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xml:space="preserve">Tank </w:t>
            </w:r>
            <w:r w:rsidR="003061BA">
              <w:rPr>
                <w:rFonts w:asciiTheme="minorHAnsi" w:eastAsia="Times New Roman" w:hAnsiTheme="minorHAnsi" w:cstheme="minorHAnsi"/>
                <w:sz w:val="18"/>
                <w:szCs w:val="20"/>
              </w:rPr>
              <w:t>L</w:t>
            </w:r>
            <w:r w:rsidRPr="005828AE">
              <w:rPr>
                <w:rFonts w:asciiTheme="minorHAnsi" w:eastAsia="Times New Roman" w:hAnsiTheme="minorHAnsi" w:cstheme="minorHAnsi"/>
                <w:sz w:val="18"/>
                <w:szCs w:val="20"/>
              </w:rPr>
              <w:t>ocation</w:t>
            </w:r>
          </w:p>
        </w:tc>
      </w:tr>
      <w:tr w:rsidR="00B72FDC" w:rsidRPr="009E01FE" w14:paraId="2CDFCF2B" w14:textId="08FD802A" w:rsidTr="005828AE">
        <w:trPr>
          <w:cantSplit/>
          <w:trHeight w:val="144"/>
        </w:trPr>
        <w:tc>
          <w:tcPr>
            <w:tcW w:w="527" w:type="pct"/>
            <w:tcBorders>
              <w:top w:val="single" w:sz="4" w:space="0" w:color="auto"/>
              <w:left w:val="single" w:sz="4" w:space="0" w:color="auto"/>
              <w:bottom w:val="single" w:sz="4" w:space="0" w:color="auto"/>
              <w:right w:val="single" w:sz="4" w:space="0" w:color="auto"/>
            </w:tcBorders>
            <w:vAlign w:val="center"/>
          </w:tcPr>
          <w:p w14:paraId="0AC46095" w14:textId="6327E075"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59" w:type="pct"/>
            <w:tcBorders>
              <w:top w:val="single" w:sz="4" w:space="0" w:color="auto"/>
              <w:left w:val="single" w:sz="4" w:space="0" w:color="auto"/>
              <w:bottom w:val="single" w:sz="4" w:space="0" w:color="auto"/>
              <w:right w:val="single" w:sz="4" w:space="0" w:color="auto"/>
            </w:tcBorders>
            <w:vAlign w:val="center"/>
          </w:tcPr>
          <w:p w14:paraId="2AB9F265" w14:textId="0BDAE018"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59" w:type="pct"/>
            <w:tcBorders>
              <w:top w:val="single" w:sz="4" w:space="0" w:color="auto"/>
              <w:left w:val="single" w:sz="4" w:space="0" w:color="auto"/>
              <w:bottom w:val="single" w:sz="4" w:space="0" w:color="auto"/>
              <w:right w:val="single" w:sz="4" w:space="0" w:color="auto"/>
            </w:tcBorders>
            <w:vAlign w:val="center"/>
          </w:tcPr>
          <w:p w14:paraId="3A94E45C" w14:textId="66D3A84C"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59" w:type="pct"/>
            <w:tcBorders>
              <w:top w:val="single" w:sz="4" w:space="0" w:color="auto"/>
              <w:left w:val="single" w:sz="4" w:space="0" w:color="auto"/>
              <w:bottom w:val="single" w:sz="4" w:space="0" w:color="auto"/>
              <w:right w:val="single" w:sz="4" w:space="0" w:color="auto"/>
            </w:tcBorders>
            <w:vAlign w:val="center"/>
          </w:tcPr>
          <w:p w14:paraId="7D0964D3" w14:textId="60EC528F"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59" w:type="pct"/>
            <w:tcBorders>
              <w:top w:val="single" w:sz="4" w:space="0" w:color="auto"/>
              <w:left w:val="single" w:sz="4" w:space="0" w:color="auto"/>
              <w:bottom w:val="single" w:sz="4" w:space="0" w:color="auto"/>
              <w:right w:val="single" w:sz="4" w:space="0" w:color="auto"/>
            </w:tcBorders>
            <w:vAlign w:val="center"/>
          </w:tcPr>
          <w:p w14:paraId="6C6DF6D3" w14:textId="652827D1"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55" w:type="pct"/>
            <w:tcBorders>
              <w:top w:val="single" w:sz="4" w:space="0" w:color="auto"/>
              <w:left w:val="single" w:sz="4" w:space="0" w:color="auto"/>
              <w:bottom w:val="single" w:sz="4" w:space="0" w:color="auto"/>
              <w:right w:val="single" w:sz="4" w:space="0" w:color="auto"/>
            </w:tcBorders>
          </w:tcPr>
          <w:p w14:paraId="7BAF5365" w14:textId="508C5E08" w:rsidR="00B72FDC" w:rsidRPr="008C7B33"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582" w:type="pct"/>
            <w:tcBorders>
              <w:top w:val="single" w:sz="4" w:space="0" w:color="auto"/>
              <w:left w:val="single" w:sz="4" w:space="0" w:color="auto"/>
              <w:bottom w:val="single" w:sz="4" w:space="0" w:color="auto"/>
              <w:right w:val="single" w:sz="4" w:space="0" w:color="auto"/>
            </w:tcBorders>
            <w:vAlign w:val="center"/>
          </w:tcPr>
          <w:p w14:paraId="51A2E660" w14:textId="34004255"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r w:rsidR="00B72FDC" w:rsidRPr="009E01FE" w14:paraId="2CAAD0CA" w14:textId="7335B8B0" w:rsidTr="005828AE">
        <w:trPr>
          <w:cantSplit/>
          <w:trHeight w:val="144"/>
        </w:trPr>
        <w:tc>
          <w:tcPr>
            <w:tcW w:w="527" w:type="pct"/>
            <w:tcBorders>
              <w:top w:val="single" w:sz="4" w:space="0" w:color="auto"/>
              <w:left w:val="single" w:sz="4" w:space="0" w:color="auto"/>
              <w:bottom w:val="single" w:sz="4" w:space="0" w:color="auto"/>
              <w:right w:val="single" w:sz="4" w:space="0" w:color="auto"/>
            </w:tcBorders>
            <w:vAlign w:val="center"/>
          </w:tcPr>
          <w:p w14:paraId="211B6523" w14:textId="002A711A"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59" w:type="pct"/>
            <w:tcBorders>
              <w:top w:val="single" w:sz="4" w:space="0" w:color="auto"/>
              <w:left w:val="single" w:sz="4" w:space="0" w:color="auto"/>
              <w:bottom w:val="single" w:sz="4" w:space="0" w:color="auto"/>
              <w:right w:val="single" w:sz="4" w:space="0" w:color="auto"/>
            </w:tcBorders>
            <w:vAlign w:val="center"/>
          </w:tcPr>
          <w:p w14:paraId="3303B241" w14:textId="77419B81"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59" w:type="pct"/>
            <w:tcBorders>
              <w:top w:val="single" w:sz="4" w:space="0" w:color="auto"/>
              <w:left w:val="single" w:sz="4" w:space="0" w:color="auto"/>
              <w:bottom w:val="single" w:sz="4" w:space="0" w:color="auto"/>
              <w:right w:val="single" w:sz="4" w:space="0" w:color="auto"/>
            </w:tcBorders>
            <w:vAlign w:val="center"/>
          </w:tcPr>
          <w:p w14:paraId="2FDA267B" w14:textId="2AF79263"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59" w:type="pct"/>
            <w:tcBorders>
              <w:top w:val="single" w:sz="4" w:space="0" w:color="auto"/>
              <w:left w:val="single" w:sz="4" w:space="0" w:color="auto"/>
              <w:bottom w:val="single" w:sz="4" w:space="0" w:color="auto"/>
              <w:right w:val="single" w:sz="4" w:space="0" w:color="auto"/>
            </w:tcBorders>
            <w:vAlign w:val="center"/>
          </w:tcPr>
          <w:p w14:paraId="5F02FF5E" w14:textId="76B79ED4"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59" w:type="pct"/>
            <w:tcBorders>
              <w:top w:val="single" w:sz="4" w:space="0" w:color="auto"/>
              <w:left w:val="single" w:sz="4" w:space="0" w:color="auto"/>
              <w:bottom w:val="single" w:sz="4" w:space="0" w:color="auto"/>
              <w:right w:val="single" w:sz="4" w:space="0" w:color="auto"/>
            </w:tcBorders>
            <w:vAlign w:val="center"/>
          </w:tcPr>
          <w:p w14:paraId="110BAC51" w14:textId="7D551410"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55" w:type="pct"/>
            <w:tcBorders>
              <w:top w:val="single" w:sz="4" w:space="0" w:color="auto"/>
              <w:left w:val="single" w:sz="4" w:space="0" w:color="auto"/>
              <w:bottom w:val="single" w:sz="4" w:space="0" w:color="auto"/>
              <w:right w:val="single" w:sz="4" w:space="0" w:color="auto"/>
            </w:tcBorders>
          </w:tcPr>
          <w:p w14:paraId="17B9921A" w14:textId="43EF9D21" w:rsidR="00B72FDC" w:rsidRPr="008C7B33"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582" w:type="pct"/>
            <w:tcBorders>
              <w:top w:val="single" w:sz="4" w:space="0" w:color="auto"/>
              <w:left w:val="single" w:sz="4" w:space="0" w:color="auto"/>
              <w:bottom w:val="single" w:sz="4" w:space="0" w:color="auto"/>
              <w:right w:val="single" w:sz="4" w:space="0" w:color="auto"/>
            </w:tcBorders>
            <w:vAlign w:val="center"/>
          </w:tcPr>
          <w:p w14:paraId="07DE59E0" w14:textId="5A6BC371"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30189FDD" w14:textId="30B39C8C" w:rsidR="00BD76BE" w:rsidRDefault="00BD76BE" w:rsidP="00BD76BE">
      <w:pPr>
        <w:spacing w:after="0" w:line="240" w:lineRule="auto"/>
        <w:rPr>
          <w:rFonts w:asciiTheme="minorHAnsi" w:hAnsiTheme="minorHAnsi" w:cstheme="minorHAnsi"/>
          <w:sz w:val="20"/>
          <w:szCs w:val="20"/>
        </w:rPr>
      </w:pPr>
    </w:p>
    <w:tbl>
      <w:tblPr>
        <w:tblW w:w="5000"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138"/>
        <w:gridCol w:w="1207"/>
        <w:gridCol w:w="1206"/>
        <w:gridCol w:w="1206"/>
        <w:gridCol w:w="1206"/>
        <w:gridCol w:w="1413"/>
        <w:gridCol w:w="3414"/>
      </w:tblGrid>
      <w:tr w:rsidR="00B72FDC" w:rsidRPr="008733ED" w14:paraId="77D6B5AF" w14:textId="7CF918AB" w:rsidTr="00B72FDC">
        <w:trPr>
          <w:cantSplit/>
          <w:trHeight w:val="144"/>
        </w:trPr>
        <w:tc>
          <w:tcPr>
            <w:tcW w:w="5000" w:type="pct"/>
            <w:gridSpan w:val="7"/>
            <w:tcBorders>
              <w:top w:val="single" w:sz="4" w:space="0" w:color="auto"/>
              <w:left w:val="single" w:sz="4" w:space="0" w:color="auto"/>
              <w:bottom w:val="single" w:sz="4" w:space="0" w:color="auto"/>
              <w:right w:val="single" w:sz="4" w:space="0" w:color="auto"/>
            </w:tcBorders>
          </w:tcPr>
          <w:p w14:paraId="16F8B514" w14:textId="378E3390" w:rsidR="00B72FDC" w:rsidRPr="005828AE" w:rsidRDefault="008C7B33" w:rsidP="00B72FDC">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20"/>
              </w:rPr>
            </w:pPr>
            <w:r w:rsidRPr="005828AE">
              <w:rPr>
                <w:rFonts w:asciiTheme="minorHAnsi" w:hAnsiTheme="minorHAnsi" w:cstheme="minorHAnsi"/>
                <w:b/>
                <w:sz w:val="18"/>
                <w:szCs w:val="20"/>
              </w:rPr>
              <w:t>D</w:t>
            </w:r>
            <w:r w:rsidR="00B72FDC" w:rsidRPr="005828AE">
              <w:rPr>
                <w:rFonts w:asciiTheme="minorHAnsi" w:hAnsiTheme="minorHAnsi" w:cstheme="minorHAnsi"/>
                <w:b/>
                <w:sz w:val="18"/>
                <w:szCs w:val="20"/>
              </w:rPr>
              <w:t xml:space="preserve">. Installed Dwelling Unit Water Heating Efficiency Information </w:t>
            </w:r>
          </w:p>
          <w:p w14:paraId="5E477EC2" w14:textId="176AF301" w:rsidR="00B72FDC" w:rsidRPr="005828AE" w:rsidRDefault="00B72FDC">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20"/>
              </w:rPr>
            </w:pPr>
            <w:r w:rsidRPr="005828AE">
              <w:rPr>
                <w:rFonts w:asciiTheme="minorHAnsi" w:eastAsia="Times New Roman" w:hAnsiTheme="minorHAnsi" w:cstheme="minorHAnsi"/>
                <w:sz w:val="18"/>
                <w:szCs w:val="20"/>
              </w:rPr>
              <w:t xml:space="preserve">This table reports the water heater(s) efficiency features </w:t>
            </w:r>
            <w:r w:rsidR="00A966F2">
              <w:rPr>
                <w:rFonts w:asciiTheme="minorHAnsi" w:eastAsia="Times New Roman" w:hAnsiTheme="minorHAnsi" w:cstheme="minorHAnsi"/>
                <w:sz w:val="18"/>
                <w:szCs w:val="20"/>
              </w:rPr>
              <w:t>installed in</w:t>
            </w:r>
            <w:r w:rsidRPr="005828AE">
              <w:rPr>
                <w:rFonts w:asciiTheme="minorHAnsi" w:eastAsia="Times New Roman" w:hAnsiTheme="minorHAnsi" w:cstheme="minorHAnsi"/>
                <w:sz w:val="18"/>
                <w:szCs w:val="20"/>
              </w:rPr>
              <w:t xml:space="preserve"> this project.</w:t>
            </w:r>
          </w:p>
        </w:tc>
      </w:tr>
      <w:tr w:rsidR="00B72FDC" w:rsidRPr="00095904" w14:paraId="7C9D63F1" w14:textId="1219FEBD" w:rsidTr="00B72FDC">
        <w:trPr>
          <w:cantSplit/>
          <w:trHeight w:val="144"/>
        </w:trPr>
        <w:tc>
          <w:tcPr>
            <w:tcW w:w="527" w:type="pct"/>
            <w:tcBorders>
              <w:top w:val="single" w:sz="4" w:space="0" w:color="auto"/>
              <w:left w:val="single" w:sz="4" w:space="0" w:color="auto"/>
              <w:bottom w:val="single" w:sz="4" w:space="0" w:color="auto"/>
              <w:right w:val="single" w:sz="4" w:space="0" w:color="auto"/>
            </w:tcBorders>
            <w:vAlign w:val="center"/>
          </w:tcPr>
          <w:p w14:paraId="0304F948" w14:textId="7B3457DF" w:rsidR="00B72FDC" w:rsidRPr="00095904"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95904">
              <w:rPr>
                <w:rFonts w:asciiTheme="minorHAnsi" w:eastAsia="Times New Roman" w:hAnsiTheme="minorHAnsi" w:cstheme="minorHAnsi"/>
                <w:sz w:val="20"/>
                <w:szCs w:val="20"/>
              </w:rPr>
              <w:t>01</w:t>
            </w:r>
          </w:p>
        </w:tc>
        <w:tc>
          <w:tcPr>
            <w:tcW w:w="559" w:type="pct"/>
            <w:tcBorders>
              <w:top w:val="single" w:sz="4" w:space="0" w:color="auto"/>
              <w:left w:val="single" w:sz="4" w:space="0" w:color="auto"/>
              <w:bottom w:val="single" w:sz="4" w:space="0" w:color="auto"/>
              <w:right w:val="single" w:sz="4" w:space="0" w:color="auto"/>
            </w:tcBorders>
            <w:vAlign w:val="center"/>
          </w:tcPr>
          <w:p w14:paraId="70DBF8A0" w14:textId="221BFAAD"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02</w:t>
            </w:r>
          </w:p>
        </w:tc>
        <w:tc>
          <w:tcPr>
            <w:tcW w:w="559" w:type="pct"/>
            <w:tcBorders>
              <w:top w:val="single" w:sz="4" w:space="0" w:color="auto"/>
              <w:left w:val="single" w:sz="4" w:space="0" w:color="auto"/>
              <w:bottom w:val="single" w:sz="4" w:space="0" w:color="auto"/>
              <w:right w:val="single" w:sz="4" w:space="0" w:color="auto"/>
            </w:tcBorders>
            <w:vAlign w:val="center"/>
          </w:tcPr>
          <w:p w14:paraId="41DDF82E" w14:textId="266C91A5"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03</w:t>
            </w:r>
          </w:p>
        </w:tc>
        <w:tc>
          <w:tcPr>
            <w:tcW w:w="559" w:type="pct"/>
            <w:tcBorders>
              <w:top w:val="single" w:sz="4" w:space="0" w:color="auto"/>
              <w:left w:val="single" w:sz="4" w:space="0" w:color="auto"/>
              <w:bottom w:val="single" w:sz="4" w:space="0" w:color="auto"/>
              <w:right w:val="single" w:sz="4" w:space="0" w:color="auto"/>
            </w:tcBorders>
            <w:vAlign w:val="center"/>
          </w:tcPr>
          <w:p w14:paraId="7B86D666" w14:textId="2E1C35C4"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04</w:t>
            </w:r>
          </w:p>
        </w:tc>
        <w:tc>
          <w:tcPr>
            <w:tcW w:w="559" w:type="pct"/>
            <w:tcBorders>
              <w:top w:val="single" w:sz="4" w:space="0" w:color="auto"/>
              <w:left w:val="single" w:sz="4" w:space="0" w:color="auto"/>
              <w:bottom w:val="single" w:sz="4" w:space="0" w:color="auto"/>
              <w:right w:val="single" w:sz="4" w:space="0" w:color="auto"/>
            </w:tcBorders>
            <w:vAlign w:val="center"/>
          </w:tcPr>
          <w:p w14:paraId="7EDBF126" w14:textId="0B477D58"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05</w:t>
            </w:r>
          </w:p>
        </w:tc>
        <w:tc>
          <w:tcPr>
            <w:tcW w:w="655" w:type="pct"/>
            <w:tcBorders>
              <w:top w:val="single" w:sz="4" w:space="0" w:color="auto"/>
              <w:left w:val="single" w:sz="4" w:space="0" w:color="auto"/>
              <w:bottom w:val="single" w:sz="4" w:space="0" w:color="auto"/>
              <w:right w:val="single" w:sz="4" w:space="0" w:color="auto"/>
            </w:tcBorders>
          </w:tcPr>
          <w:p w14:paraId="56BF46CC" w14:textId="50A043FA"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06</w:t>
            </w:r>
          </w:p>
        </w:tc>
        <w:tc>
          <w:tcPr>
            <w:tcW w:w="1582" w:type="pct"/>
            <w:tcBorders>
              <w:top w:val="single" w:sz="4" w:space="0" w:color="auto"/>
              <w:left w:val="single" w:sz="4" w:space="0" w:color="auto"/>
              <w:bottom w:val="single" w:sz="4" w:space="0" w:color="auto"/>
              <w:right w:val="single" w:sz="4" w:space="0" w:color="auto"/>
            </w:tcBorders>
            <w:vAlign w:val="center"/>
          </w:tcPr>
          <w:p w14:paraId="030BF407" w14:textId="2F5CB1B3"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07</w:t>
            </w:r>
          </w:p>
        </w:tc>
      </w:tr>
      <w:tr w:rsidR="00B72FDC" w:rsidRPr="00095904" w14:paraId="75E24577" w14:textId="3199696C" w:rsidTr="00B72FDC">
        <w:trPr>
          <w:cantSplit/>
          <w:trHeight w:val="144"/>
        </w:trPr>
        <w:tc>
          <w:tcPr>
            <w:tcW w:w="527" w:type="pct"/>
            <w:tcBorders>
              <w:top w:val="single" w:sz="4" w:space="0" w:color="auto"/>
              <w:left w:val="single" w:sz="4" w:space="0" w:color="auto"/>
              <w:bottom w:val="single" w:sz="4" w:space="0" w:color="auto"/>
              <w:right w:val="single" w:sz="4" w:space="0" w:color="auto"/>
            </w:tcBorders>
            <w:vAlign w:val="bottom"/>
          </w:tcPr>
          <w:p w14:paraId="3D10059F" w14:textId="0A4E62EB" w:rsidR="00B72FDC" w:rsidRPr="00095904"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95904">
              <w:rPr>
                <w:rFonts w:asciiTheme="minorHAnsi" w:eastAsia="Times New Roman" w:hAnsiTheme="minorHAnsi" w:cstheme="minorHAnsi"/>
                <w:sz w:val="20"/>
                <w:szCs w:val="20"/>
              </w:rPr>
              <w:t>Water Heating System ID or Name</w:t>
            </w:r>
          </w:p>
        </w:tc>
        <w:tc>
          <w:tcPr>
            <w:tcW w:w="559" w:type="pct"/>
            <w:tcBorders>
              <w:top w:val="single" w:sz="4" w:space="0" w:color="auto"/>
              <w:left w:val="single" w:sz="4" w:space="0" w:color="auto"/>
              <w:bottom w:val="single" w:sz="4" w:space="0" w:color="auto"/>
              <w:right w:val="single" w:sz="4" w:space="0" w:color="auto"/>
            </w:tcBorders>
            <w:vAlign w:val="bottom"/>
          </w:tcPr>
          <w:p w14:paraId="2AB472EA" w14:textId="7C358511"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Heating Efficiency Type</w:t>
            </w:r>
          </w:p>
        </w:tc>
        <w:tc>
          <w:tcPr>
            <w:tcW w:w="559" w:type="pct"/>
            <w:tcBorders>
              <w:top w:val="single" w:sz="4" w:space="0" w:color="auto"/>
              <w:left w:val="single" w:sz="4" w:space="0" w:color="auto"/>
              <w:bottom w:val="single" w:sz="4" w:space="0" w:color="auto"/>
              <w:right w:val="single" w:sz="4" w:space="0" w:color="auto"/>
            </w:tcBorders>
            <w:vAlign w:val="bottom"/>
          </w:tcPr>
          <w:p w14:paraId="67A93FCA" w14:textId="2C3EEA1E"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Heating Efficiency Value</w:t>
            </w:r>
          </w:p>
        </w:tc>
        <w:tc>
          <w:tcPr>
            <w:tcW w:w="559" w:type="pct"/>
            <w:tcBorders>
              <w:top w:val="single" w:sz="4" w:space="0" w:color="auto"/>
              <w:left w:val="single" w:sz="4" w:space="0" w:color="auto"/>
              <w:bottom w:val="single" w:sz="4" w:space="0" w:color="auto"/>
              <w:right w:val="single" w:sz="4" w:space="0" w:color="auto"/>
            </w:tcBorders>
            <w:vAlign w:val="bottom"/>
          </w:tcPr>
          <w:p w14:paraId="63011ED8" w14:textId="48DCC3B0"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xml:space="preserve">Standby Loss </w:t>
            </w:r>
          </w:p>
          <w:p w14:paraId="3D0924FA" w14:textId="04A84E01"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w:t>
            </w:r>
          </w:p>
        </w:tc>
        <w:tc>
          <w:tcPr>
            <w:tcW w:w="559" w:type="pct"/>
            <w:tcBorders>
              <w:top w:val="single" w:sz="4" w:space="0" w:color="auto"/>
              <w:left w:val="single" w:sz="4" w:space="0" w:color="auto"/>
              <w:bottom w:val="single" w:sz="4" w:space="0" w:color="auto"/>
              <w:right w:val="single" w:sz="4" w:space="0" w:color="auto"/>
            </w:tcBorders>
            <w:vAlign w:val="bottom"/>
          </w:tcPr>
          <w:p w14:paraId="22DC62DD" w14:textId="3214A791"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xml:space="preserve">Exterior Insulation </w:t>
            </w:r>
          </w:p>
          <w:p w14:paraId="7BC97C2B" w14:textId="47C52C51"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R-Value</w:t>
            </w:r>
          </w:p>
        </w:tc>
        <w:tc>
          <w:tcPr>
            <w:tcW w:w="655" w:type="pct"/>
            <w:tcBorders>
              <w:top w:val="single" w:sz="4" w:space="0" w:color="auto"/>
              <w:left w:val="single" w:sz="4" w:space="0" w:color="auto"/>
              <w:bottom w:val="single" w:sz="4" w:space="0" w:color="auto"/>
              <w:right w:val="single" w:sz="4" w:space="0" w:color="auto"/>
            </w:tcBorders>
            <w:vAlign w:val="bottom"/>
          </w:tcPr>
          <w:p w14:paraId="7BAD6D30" w14:textId="33C5D1C5"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Water Heater Storage</w:t>
            </w:r>
          </w:p>
          <w:p w14:paraId="4742B61C" w14:textId="724202DA"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Volume (gal)</w:t>
            </w:r>
          </w:p>
        </w:tc>
        <w:tc>
          <w:tcPr>
            <w:tcW w:w="1582" w:type="pct"/>
            <w:tcBorders>
              <w:top w:val="single" w:sz="4" w:space="0" w:color="auto"/>
              <w:left w:val="single" w:sz="4" w:space="0" w:color="auto"/>
              <w:bottom w:val="single" w:sz="4" w:space="0" w:color="auto"/>
              <w:right w:val="single" w:sz="4" w:space="0" w:color="auto"/>
            </w:tcBorders>
            <w:vAlign w:val="bottom"/>
          </w:tcPr>
          <w:p w14:paraId="65512AC2" w14:textId="697466D2" w:rsidR="00B72FDC" w:rsidRPr="005828AE" w:rsidRDefault="00B72FDC" w:rsidP="003061B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xml:space="preserve">Tank </w:t>
            </w:r>
            <w:r w:rsidR="003061BA">
              <w:rPr>
                <w:rFonts w:asciiTheme="minorHAnsi" w:eastAsia="Times New Roman" w:hAnsiTheme="minorHAnsi" w:cstheme="minorHAnsi"/>
                <w:sz w:val="18"/>
                <w:szCs w:val="20"/>
              </w:rPr>
              <w:t>L</w:t>
            </w:r>
            <w:r w:rsidRPr="005828AE">
              <w:rPr>
                <w:rFonts w:asciiTheme="minorHAnsi" w:eastAsia="Times New Roman" w:hAnsiTheme="minorHAnsi" w:cstheme="minorHAnsi"/>
                <w:sz w:val="18"/>
                <w:szCs w:val="20"/>
              </w:rPr>
              <w:t>ocation</w:t>
            </w:r>
          </w:p>
        </w:tc>
      </w:tr>
      <w:tr w:rsidR="00B72FDC" w:rsidRPr="00095904" w14:paraId="34BD5D0D" w14:textId="2829A975" w:rsidTr="00B72FDC">
        <w:trPr>
          <w:cantSplit/>
          <w:trHeight w:val="144"/>
        </w:trPr>
        <w:tc>
          <w:tcPr>
            <w:tcW w:w="527" w:type="pct"/>
            <w:tcBorders>
              <w:top w:val="single" w:sz="4" w:space="0" w:color="auto"/>
              <w:left w:val="single" w:sz="4" w:space="0" w:color="auto"/>
              <w:bottom w:val="single" w:sz="4" w:space="0" w:color="auto"/>
              <w:right w:val="single" w:sz="4" w:space="0" w:color="auto"/>
            </w:tcBorders>
            <w:vAlign w:val="center"/>
          </w:tcPr>
          <w:p w14:paraId="048FE324" w14:textId="656E139F" w:rsidR="00B72FDC" w:rsidRPr="00095904"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59" w:type="pct"/>
            <w:tcBorders>
              <w:top w:val="single" w:sz="4" w:space="0" w:color="auto"/>
              <w:left w:val="single" w:sz="4" w:space="0" w:color="auto"/>
              <w:bottom w:val="single" w:sz="4" w:space="0" w:color="auto"/>
              <w:right w:val="single" w:sz="4" w:space="0" w:color="auto"/>
            </w:tcBorders>
            <w:vAlign w:val="center"/>
          </w:tcPr>
          <w:p w14:paraId="1F0987C3" w14:textId="4AF3AE3A" w:rsidR="00B72FDC" w:rsidRPr="00095904"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59" w:type="pct"/>
            <w:tcBorders>
              <w:top w:val="single" w:sz="4" w:space="0" w:color="auto"/>
              <w:left w:val="single" w:sz="4" w:space="0" w:color="auto"/>
              <w:bottom w:val="single" w:sz="4" w:space="0" w:color="auto"/>
              <w:right w:val="single" w:sz="4" w:space="0" w:color="auto"/>
            </w:tcBorders>
            <w:vAlign w:val="center"/>
          </w:tcPr>
          <w:p w14:paraId="4BAA19B5" w14:textId="016FBD64" w:rsidR="00B72FDC" w:rsidRPr="00095904"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59" w:type="pct"/>
            <w:tcBorders>
              <w:top w:val="single" w:sz="4" w:space="0" w:color="auto"/>
              <w:left w:val="single" w:sz="4" w:space="0" w:color="auto"/>
              <w:bottom w:val="single" w:sz="4" w:space="0" w:color="auto"/>
              <w:right w:val="single" w:sz="4" w:space="0" w:color="auto"/>
            </w:tcBorders>
            <w:vAlign w:val="center"/>
          </w:tcPr>
          <w:p w14:paraId="57A914BC" w14:textId="36C16265" w:rsidR="00B72FDC" w:rsidRPr="00095904"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59" w:type="pct"/>
            <w:tcBorders>
              <w:top w:val="single" w:sz="4" w:space="0" w:color="auto"/>
              <w:left w:val="single" w:sz="4" w:space="0" w:color="auto"/>
              <w:bottom w:val="single" w:sz="4" w:space="0" w:color="auto"/>
              <w:right w:val="single" w:sz="4" w:space="0" w:color="auto"/>
            </w:tcBorders>
            <w:vAlign w:val="center"/>
          </w:tcPr>
          <w:p w14:paraId="0C8D644A" w14:textId="33E897F5" w:rsidR="00B72FDC" w:rsidRPr="00095904"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55" w:type="pct"/>
            <w:tcBorders>
              <w:top w:val="single" w:sz="4" w:space="0" w:color="auto"/>
              <w:left w:val="single" w:sz="4" w:space="0" w:color="auto"/>
              <w:bottom w:val="single" w:sz="4" w:space="0" w:color="auto"/>
              <w:right w:val="single" w:sz="4" w:space="0" w:color="auto"/>
            </w:tcBorders>
          </w:tcPr>
          <w:p w14:paraId="274D2541" w14:textId="7D1A5A15" w:rsidR="00B72FDC" w:rsidRPr="00095904"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582" w:type="pct"/>
            <w:tcBorders>
              <w:top w:val="single" w:sz="4" w:space="0" w:color="auto"/>
              <w:left w:val="single" w:sz="4" w:space="0" w:color="auto"/>
              <w:bottom w:val="single" w:sz="4" w:space="0" w:color="auto"/>
              <w:right w:val="single" w:sz="4" w:space="0" w:color="auto"/>
            </w:tcBorders>
            <w:vAlign w:val="center"/>
          </w:tcPr>
          <w:p w14:paraId="559AF532" w14:textId="76FECDCA" w:rsidR="00B72FDC" w:rsidRPr="00095904"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r w:rsidR="00B72FDC" w:rsidRPr="00095904" w14:paraId="102A0F24" w14:textId="49FABAB2" w:rsidTr="00B72FDC">
        <w:trPr>
          <w:cantSplit/>
          <w:trHeight w:val="144"/>
        </w:trPr>
        <w:tc>
          <w:tcPr>
            <w:tcW w:w="527" w:type="pct"/>
            <w:tcBorders>
              <w:top w:val="single" w:sz="4" w:space="0" w:color="auto"/>
              <w:left w:val="single" w:sz="4" w:space="0" w:color="auto"/>
              <w:bottom w:val="single" w:sz="4" w:space="0" w:color="auto"/>
              <w:right w:val="single" w:sz="4" w:space="0" w:color="auto"/>
            </w:tcBorders>
            <w:vAlign w:val="center"/>
          </w:tcPr>
          <w:p w14:paraId="5FA7860D" w14:textId="6156B6B5" w:rsidR="00B72FDC" w:rsidRPr="00095904"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59" w:type="pct"/>
            <w:tcBorders>
              <w:top w:val="single" w:sz="4" w:space="0" w:color="auto"/>
              <w:left w:val="single" w:sz="4" w:space="0" w:color="auto"/>
              <w:bottom w:val="single" w:sz="4" w:space="0" w:color="auto"/>
              <w:right w:val="single" w:sz="4" w:space="0" w:color="auto"/>
            </w:tcBorders>
            <w:vAlign w:val="center"/>
          </w:tcPr>
          <w:p w14:paraId="38CE81C1" w14:textId="56AC295A" w:rsidR="00B72FDC" w:rsidRPr="00095904"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59" w:type="pct"/>
            <w:tcBorders>
              <w:top w:val="single" w:sz="4" w:space="0" w:color="auto"/>
              <w:left w:val="single" w:sz="4" w:space="0" w:color="auto"/>
              <w:bottom w:val="single" w:sz="4" w:space="0" w:color="auto"/>
              <w:right w:val="single" w:sz="4" w:space="0" w:color="auto"/>
            </w:tcBorders>
            <w:vAlign w:val="center"/>
          </w:tcPr>
          <w:p w14:paraId="6554AB91" w14:textId="25BB353E" w:rsidR="00B72FDC" w:rsidRPr="00095904"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59" w:type="pct"/>
            <w:tcBorders>
              <w:top w:val="single" w:sz="4" w:space="0" w:color="auto"/>
              <w:left w:val="single" w:sz="4" w:space="0" w:color="auto"/>
              <w:bottom w:val="single" w:sz="4" w:space="0" w:color="auto"/>
              <w:right w:val="single" w:sz="4" w:space="0" w:color="auto"/>
            </w:tcBorders>
            <w:vAlign w:val="center"/>
          </w:tcPr>
          <w:p w14:paraId="7C46CD70" w14:textId="19F6534F" w:rsidR="00B72FDC" w:rsidRPr="00095904"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59" w:type="pct"/>
            <w:tcBorders>
              <w:top w:val="single" w:sz="4" w:space="0" w:color="auto"/>
              <w:left w:val="single" w:sz="4" w:space="0" w:color="auto"/>
              <w:bottom w:val="single" w:sz="4" w:space="0" w:color="auto"/>
              <w:right w:val="single" w:sz="4" w:space="0" w:color="auto"/>
            </w:tcBorders>
            <w:vAlign w:val="center"/>
          </w:tcPr>
          <w:p w14:paraId="434433E1" w14:textId="19E6B1A1" w:rsidR="00B72FDC" w:rsidRPr="00095904"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55" w:type="pct"/>
            <w:tcBorders>
              <w:top w:val="single" w:sz="4" w:space="0" w:color="auto"/>
              <w:left w:val="single" w:sz="4" w:space="0" w:color="auto"/>
              <w:bottom w:val="single" w:sz="4" w:space="0" w:color="auto"/>
              <w:right w:val="single" w:sz="4" w:space="0" w:color="auto"/>
            </w:tcBorders>
          </w:tcPr>
          <w:p w14:paraId="2A8711AF" w14:textId="42391C3E" w:rsidR="00B72FDC" w:rsidRPr="00095904"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582" w:type="pct"/>
            <w:tcBorders>
              <w:top w:val="single" w:sz="4" w:space="0" w:color="auto"/>
              <w:left w:val="single" w:sz="4" w:space="0" w:color="auto"/>
              <w:bottom w:val="single" w:sz="4" w:space="0" w:color="auto"/>
              <w:right w:val="single" w:sz="4" w:space="0" w:color="auto"/>
            </w:tcBorders>
            <w:vAlign w:val="center"/>
          </w:tcPr>
          <w:p w14:paraId="1ABE4357" w14:textId="23FD5D8D" w:rsidR="00B72FDC" w:rsidRPr="00095904"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1E50EC71" w14:textId="31BE6DFD" w:rsidR="00B51DDB" w:rsidRDefault="00B51DDB" w:rsidP="00BD76BE">
      <w:pPr>
        <w:spacing w:after="0" w:line="240" w:lineRule="auto"/>
        <w:rPr>
          <w:rFonts w:asciiTheme="minorHAnsi" w:hAnsiTheme="minorHAnsi" w:cstheme="minorHAnsi"/>
          <w:sz w:val="20"/>
          <w:szCs w:val="20"/>
        </w:rPr>
      </w:pPr>
    </w:p>
    <w:p w14:paraId="6CD20C27" w14:textId="7C187F9A" w:rsidR="008D1E92" w:rsidRPr="005828AE" w:rsidRDefault="008D1E92" w:rsidP="00BD76BE">
      <w:pPr>
        <w:spacing w:after="0" w:line="240" w:lineRule="auto"/>
        <w:rPr>
          <w:rFonts w:asciiTheme="minorHAnsi" w:hAnsiTheme="minorHAnsi" w:cstheme="minorHAnsi"/>
          <w:sz w:val="20"/>
          <w:szCs w:val="20"/>
        </w:rPr>
      </w:pPr>
    </w:p>
    <w:p w14:paraId="0E7E407D" w14:textId="3A6C9537" w:rsidR="00BD76BE" w:rsidRPr="005828AE" w:rsidRDefault="00BD76BE" w:rsidP="000504B8">
      <w:pPr>
        <w:spacing w:after="0" w:line="240" w:lineRule="auto"/>
        <w:rPr>
          <w:rFonts w:asciiTheme="minorHAnsi" w:hAnsiTheme="minorHAnsi" w:cstheme="minorHAnsi"/>
          <w:sz w:val="20"/>
          <w:szCs w:val="20"/>
        </w:rPr>
      </w:pPr>
    </w:p>
    <w:tbl>
      <w:tblPr>
        <w:tblW w:w="5000" w:type="pct"/>
        <w:tblBorders>
          <w:top w:val="single" w:sz="6"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1470"/>
        <w:gridCol w:w="3655"/>
        <w:gridCol w:w="5665"/>
      </w:tblGrid>
      <w:tr w:rsidR="00142B4D" w:rsidRPr="009E01FE" w14:paraId="08F92679" w14:textId="77777777" w:rsidTr="005828AE">
        <w:trPr>
          <w:trHeight w:val="144"/>
        </w:trPr>
        <w:tc>
          <w:tcPr>
            <w:tcW w:w="10790" w:type="dxa"/>
            <w:gridSpan w:val="3"/>
            <w:tcBorders>
              <w:top w:val="single" w:sz="4" w:space="0" w:color="auto"/>
              <w:bottom w:val="single" w:sz="4" w:space="0" w:color="auto"/>
            </w:tcBorders>
            <w:vAlign w:val="center"/>
          </w:tcPr>
          <w:p w14:paraId="0409D9E7" w14:textId="289A1FAD" w:rsidR="00142B4D" w:rsidRPr="005828AE" w:rsidRDefault="008C7B33" w:rsidP="00142B4D">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Pr>
                <w:rFonts w:asciiTheme="minorHAnsi" w:hAnsiTheme="minorHAnsi" w:cstheme="minorHAnsi"/>
                <w:b/>
                <w:sz w:val="20"/>
                <w:szCs w:val="20"/>
              </w:rPr>
              <w:t>E</w:t>
            </w:r>
            <w:r w:rsidR="00142B4D" w:rsidRPr="008733ED">
              <w:rPr>
                <w:rFonts w:asciiTheme="minorHAnsi" w:hAnsiTheme="minorHAnsi" w:cstheme="minorHAnsi"/>
                <w:b/>
                <w:sz w:val="20"/>
                <w:szCs w:val="20"/>
              </w:rPr>
              <w:t>. Installed Water Heater Manufacturer Information</w:t>
            </w:r>
          </w:p>
        </w:tc>
      </w:tr>
      <w:tr w:rsidR="00142B4D" w:rsidRPr="009E01FE" w14:paraId="2FF02186" w14:textId="77777777" w:rsidTr="005828AE">
        <w:trPr>
          <w:trHeight w:val="144"/>
        </w:trPr>
        <w:tc>
          <w:tcPr>
            <w:tcW w:w="1470" w:type="dxa"/>
            <w:tcBorders>
              <w:top w:val="single" w:sz="4" w:space="0" w:color="auto"/>
              <w:bottom w:val="single" w:sz="4" w:space="0" w:color="auto"/>
              <w:right w:val="single" w:sz="4" w:space="0" w:color="auto"/>
            </w:tcBorders>
            <w:vAlign w:val="center"/>
          </w:tcPr>
          <w:p w14:paraId="5945A23C" w14:textId="77777777" w:rsidR="00142B4D" w:rsidRPr="005828AE" w:rsidRDefault="00142B4D" w:rsidP="00EA50B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01</w:t>
            </w:r>
          </w:p>
        </w:tc>
        <w:tc>
          <w:tcPr>
            <w:tcW w:w="3655" w:type="dxa"/>
            <w:tcBorders>
              <w:top w:val="single" w:sz="4" w:space="0" w:color="auto"/>
              <w:left w:val="single" w:sz="4" w:space="0" w:color="auto"/>
              <w:bottom w:val="single" w:sz="4" w:space="0" w:color="auto"/>
              <w:right w:val="single" w:sz="4" w:space="0" w:color="auto"/>
            </w:tcBorders>
            <w:vAlign w:val="center"/>
          </w:tcPr>
          <w:p w14:paraId="5F6DAD10" w14:textId="77777777" w:rsidR="00142B4D" w:rsidRPr="005828AE" w:rsidRDefault="00142B4D" w:rsidP="00EA50B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02</w:t>
            </w:r>
          </w:p>
        </w:tc>
        <w:tc>
          <w:tcPr>
            <w:tcW w:w="5665" w:type="dxa"/>
            <w:tcBorders>
              <w:top w:val="single" w:sz="4" w:space="0" w:color="auto"/>
              <w:left w:val="single" w:sz="4" w:space="0" w:color="auto"/>
              <w:bottom w:val="single" w:sz="4" w:space="0" w:color="auto"/>
            </w:tcBorders>
            <w:vAlign w:val="center"/>
          </w:tcPr>
          <w:p w14:paraId="0D9533C7" w14:textId="77777777" w:rsidR="00142B4D" w:rsidRPr="005828AE" w:rsidRDefault="00142B4D" w:rsidP="00EA50B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03</w:t>
            </w:r>
          </w:p>
        </w:tc>
      </w:tr>
      <w:tr w:rsidR="00142B4D" w:rsidRPr="009E01FE" w14:paraId="779B07BD" w14:textId="77777777" w:rsidTr="005828AE">
        <w:trPr>
          <w:trHeight w:val="144"/>
        </w:trPr>
        <w:tc>
          <w:tcPr>
            <w:tcW w:w="1470" w:type="dxa"/>
            <w:tcBorders>
              <w:top w:val="single" w:sz="4" w:space="0" w:color="auto"/>
              <w:bottom w:val="single" w:sz="4" w:space="0" w:color="auto"/>
              <w:right w:val="single" w:sz="4" w:space="0" w:color="auto"/>
            </w:tcBorders>
            <w:vAlign w:val="bottom"/>
          </w:tcPr>
          <w:p w14:paraId="2A42EF6B" w14:textId="77777777" w:rsidR="00142B4D" w:rsidRPr="005828AE" w:rsidRDefault="00142B4D" w:rsidP="00EA50B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Water Heating System ID or Name</w:t>
            </w:r>
          </w:p>
        </w:tc>
        <w:tc>
          <w:tcPr>
            <w:tcW w:w="3655" w:type="dxa"/>
            <w:tcBorders>
              <w:top w:val="single" w:sz="4" w:space="0" w:color="auto"/>
              <w:left w:val="single" w:sz="4" w:space="0" w:color="auto"/>
              <w:bottom w:val="single" w:sz="4" w:space="0" w:color="auto"/>
              <w:right w:val="single" w:sz="4" w:space="0" w:color="auto"/>
            </w:tcBorders>
            <w:vAlign w:val="bottom"/>
          </w:tcPr>
          <w:p w14:paraId="64E79843" w14:textId="77777777" w:rsidR="00142B4D" w:rsidRPr="005828AE" w:rsidRDefault="00142B4D" w:rsidP="00EA50B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Manufacturer</w:t>
            </w:r>
          </w:p>
        </w:tc>
        <w:tc>
          <w:tcPr>
            <w:tcW w:w="5665" w:type="dxa"/>
            <w:tcBorders>
              <w:top w:val="single" w:sz="4" w:space="0" w:color="auto"/>
              <w:left w:val="single" w:sz="4" w:space="0" w:color="auto"/>
              <w:bottom w:val="single" w:sz="4" w:space="0" w:color="auto"/>
            </w:tcBorders>
            <w:vAlign w:val="bottom"/>
          </w:tcPr>
          <w:p w14:paraId="23C92B9E" w14:textId="77777777" w:rsidR="00142B4D" w:rsidRPr="005828AE" w:rsidRDefault="00142B4D" w:rsidP="00EA50B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Model Number</w:t>
            </w:r>
          </w:p>
        </w:tc>
      </w:tr>
      <w:tr w:rsidR="00142B4D" w:rsidRPr="009E01FE" w14:paraId="35111436" w14:textId="77777777" w:rsidTr="005828AE">
        <w:trPr>
          <w:trHeight w:val="144"/>
        </w:trPr>
        <w:tc>
          <w:tcPr>
            <w:tcW w:w="1470" w:type="dxa"/>
            <w:tcBorders>
              <w:top w:val="single" w:sz="4" w:space="0" w:color="auto"/>
              <w:bottom w:val="single" w:sz="4" w:space="0" w:color="auto"/>
              <w:right w:val="single" w:sz="4" w:space="0" w:color="auto"/>
            </w:tcBorders>
            <w:vAlign w:val="bottom"/>
          </w:tcPr>
          <w:p w14:paraId="1184D879" w14:textId="77777777" w:rsidR="00142B4D" w:rsidRPr="005828AE" w:rsidRDefault="00142B4D" w:rsidP="00EA50B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655" w:type="dxa"/>
            <w:tcBorders>
              <w:top w:val="single" w:sz="4" w:space="0" w:color="auto"/>
              <w:left w:val="single" w:sz="4" w:space="0" w:color="auto"/>
              <w:bottom w:val="single" w:sz="4" w:space="0" w:color="auto"/>
              <w:right w:val="single" w:sz="4" w:space="0" w:color="auto"/>
            </w:tcBorders>
            <w:vAlign w:val="bottom"/>
          </w:tcPr>
          <w:p w14:paraId="30714258" w14:textId="77777777" w:rsidR="00142B4D" w:rsidRPr="005828AE" w:rsidRDefault="00142B4D" w:rsidP="00EA50B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665" w:type="dxa"/>
            <w:tcBorders>
              <w:top w:val="single" w:sz="4" w:space="0" w:color="auto"/>
              <w:left w:val="single" w:sz="4" w:space="0" w:color="auto"/>
              <w:bottom w:val="single" w:sz="4" w:space="0" w:color="auto"/>
            </w:tcBorders>
            <w:shd w:val="clear" w:color="auto" w:fill="FFFFFF" w:themeFill="background1"/>
          </w:tcPr>
          <w:p w14:paraId="040B0024" w14:textId="77777777" w:rsidR="00142B4D" w:rsidRPr="005828AE" w:rsidRDefault="00142B4D" w:rsidP="00EA50B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r w:rsidR="00142B4D" w:rsidRPr="009E01FE" w14:paraId="7C7C9118" w14:textId="77777777" w:rsidTr="005828AE">
        <w:trPr>
          <w:trHeight w:val="144"/>
        </w:trPr>
        <w:tc>
          <w:tcPr>
            <w:tcW w:w="1470" w:type="dxa"/>
            <w:tcBorders>
              <w:top w:val="single" w:sz="4" w:space="0" w:color="auto"/>
              <w:bottom w:val="single" w:sz="4" w:space="0" w:color="auto"/>
              <w:right w:val="single" w:sz="4" w:space="0" w:color="auto"/>
            </w:tcBorders>
            <w:vAlign w:val="bottom"/>
          </w:tcPr>
          <w:p w14:paraId="6B4118C2" w14:textId="77777777" w:rsidR="00142B4D" w:rsidRPr="005828AE" w:rsidRDefault="00142B4D" w:rsidP="00EA50B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655" w:type="dxa"/>
            <w:tcBorders>
              <w:top w:val="single" w:sz="4" w:space="0" w:color="auto"/>
              <w:left w:val="single" w:sz="4" w:space="0" w:color="auto"/>
              <w:bottom w:val="single" w:sz="4" w:space="0" w:color="auto"/>
              <w:right w:val="single" w:sz="4" w:space="0" w:color="auto"/>
            </w:tcBorders>
            <w:vAlign w:val="bottom"/>
          </w:tcPr>
          <w:p w14:paraId="3B5FACB5" w14:textId="77777777" w:rsidR="00142B4D" w:rsidRPr="005828AE" w:rsidRDefault="00142B4D" w:rsidP="00EA50B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665" w:type="dxa"/>
            <w:tcBorders>
              <w:top w:val="single" w:sz="4" w:space="0" w:color="auto"/>
              <w:left w:val="single" w:sz="4" w:space="0" w:color="auto"/>
              <w:bottom w:val="single" w:sz="4" w:space="0" w:color="auto"/>
            </w:tcBorders>
          </w:tcPr>
          <w:p w14:paraId="60717AB0" w14:textId="77777777" w:rsidR="00142B4D" w:rsidRPr="005828AE" w:rsidRDefault="00142B4D" w:rsidP="00EA50B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72A52470" w14:textId="1FC698C7" w:rsidR="00142B4D" w:rsidRDefault="00142B4D" w:rsidP="000504B8">
      <w:pPr>
        <w:spacing w:after="0" w:line="240" w:lineRule="auto"/>
        <w:rPr>
          <w:rFonts w:asciiTheme="minorHAnsi" w:hAnsiTheme="minorHAnsi" w:cstheme="minorHAnsi"/>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16"/>
        <w:gridCol w:w="10174"/>
      </w:tblGrid>
      <w:tr w:rsidR="007667EA" w:rsidRPr="009E01FE" w14:paraId="3101C995" w14:textId="77777777" w:rsidTr="00BE6071">
        <w:trPr>
          <w:trHeight w:val="144"/>
        </w:trPr>
        <w:tc>
          <w:tcPr>
            <w:tcW w:w="10790" w:type="dxa"/>
            <w:gridSpan w:val="2"/>
            <w:tcBorders>
              <w:top w:val="single" w:sz="4" w:space="0" w:color="auto"/>
              <w:left w:val="single" w:sz="4" w:space="0" w:color="auto"/>
              <w:bottom w:val="single" w:sz="4" w:space="0" w:color="auto"/>
              <w:right w:val="single" w:sz="4" w:space="0" w:color="auto"/>
            </w:tcBorders>
          </w:tcPr>
          <w:p w14:paraId="66BB0D80" w14:textId="17E2F615" w:rsidR="007667EA" w:rsidRPr="00136321" w:rsidRDefault="007667EA">
            <w:pPr>
              <w:keepNext/>
              <w:spacing w:after="0" w:line="240" w:lineRule="auto"/>
              <w:rPr>
                <w:rFonts w:asciiTheme="minorHAnsi" w:eastAsiaTheme="minorEastAsia" w:hAnsiTheme="minorHAnsi" w:cstheme="minorHAnsi"/>
                <w:sz w:val="20"/>
                <w:szCs w:val="20"/>
              </w:rPr>
            </w:pPr>
            <w:r>
              <w:rPr>
                <w:rFonts w:asciiTheme="minorHAnsi" w:eastAsiaTheme="minorEastAsia" w:hAnsiTheme="minorHAnsi" w:cstheme="minorHAnsi"/>
                <w:b/>
                <w:sz w:val="20"/>
                <w:szCs w:val="20"/>
              </w:rPr>
              <w:lastRenderedPageBreak/>
              <w:t>F</w:t>
            </w:r>
            <w:r w:rsidRPr="00B33DFF">
              <w:rPr>
                <w:rFonts w:asciiTheme="minorHAnsi" w:eastAsiaTheme="minorEastAsia" w:hAnsiTheme="minorHAnsi" w:cstheme="minorHAnsi"/>
                <w:b/>
                <w:sz w:val="20"/>
                <w:szCs w:val="20"/>
              </w:rPr>
              <w:t xml:space="preserve">. </w:t>
            </w:r>
            <w:r w:rsidRPr="00136321">
              <w:rPr>
                <w:rFonts w:asciiTheme="minorHAnsi" w:eastAsiaTheme="minorEastAsia" w:hAnsiTheme="minorHAnsi" w:cstheme="minorHAnsi"/>
                <w:b/>
                <w:sz w:val="20"/>
                <w:szCs w:val="20"/>
              </w:rPr>
              <w:t xml:space="preserve">Mandatory Measures for </w:t>
            </w:r>
            <w:r>
              <w:rPr>
                <w:rFonts w:asciiTheme="minorHAnsi" w:eastAsiaTheme="minorEastAsia" w:hAnsiTheme="minorHAnsi" w:cstheme="minorHAnsi"/>
                <w:b/>
                <w:sz w:val="20"/>
                <w:szCs w:val="20"/>
              </w:rPr>
              <w:t>all Domestic Hot Water Distribution Systems</w:t>
            </w:r>
            <w:r w:rsidRPr="00136321">
              <w:rPr>
                <w:rFonts w:asciiTheme="minorHAnsi" w:eastAsiaTheme="minorEastAsia" w:hAnsiTheme="minorHAnsi" w:cstheme="minorHAnsi"/>
                <w:b/>
                <w:sz w:val="20"/>
                <w:szCs w:val="20"/>
              </w:rPr>
              <w:t xml:space="preserve"> </w:t>
            </w:r>
          </w:p>
        </w:tc>
      </w:tr>
      <w:tr w:rsidR="007667EA" w:rsidRPr="009E01FE" w14:paraId="03C1709C" w14:textId="77777777" w:rsidTr="00BE6071">
        <w:trPr>
          <w:trHeight w:val="144"/>
          <w:tblHeader/>
        </w:trPr>
        <w:tc>
          <w:tcPr>
            <w:tcW w:w="616" w:type="dxa"/>
            <w:vAlign w:val="center"/>
          </w:tcPr>
          <w:p w14:paraId="2C9F2A0E" w14:textId="77777777" w:rsidR="007667EA" w:rsidRPr="00542719" w:rsidRDefault="007667EA" w:rsidP="00BE607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01</w:t>
            </w:r>
          </w:p>
        </w:tc>
        <w:tc>
          <w:tcPr>
            <w:tcW w:w="10174" w:type="dxa"/>
            <w:vAlign w:val="center"/>
          </w:tcPr>
          <w:p w14:paraId="711D1527" w14:textId="77777777" w:rsidR="007667EA" w:rsidRPr="00542719" w:rsidRDefault="007667EA" w:rsidP="00BE607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Equipment shall meet the applicable requirements of the Appliance Efficiency Regulations (Section 110.3(b)1).</w:t>
            </w:r>
          </w:p>
        </w:tc>
      </w:tr>
      <w:tr w:rsidR="007667EA" w:rsidRPr="009E01FE" w14:paraId="67BFFE83" w14:textId="77777777" w:rsidTr="00BE6071">
        <w:trPr>
          <w:trHeight w:val="144"/>
          <w:tblHeader/>
        </w:trPr>
        <w:tc>
          <w:tcPr>
            <w:tcW w:w="616" w:type="dxa"/>
            <w:vAlign w:val="center"/>
          </w:tcPr>
          <w:p w14:paraId="2F09B277" w14:textId="77777777" w:rsidR="007667EA" w:rsidRPr="00542719" w:rsidRDefault="007667EA" w:rsidP="00BE607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02</w:t>
            </w:r>
          </w:p>
        </w:tc>
        <w:tc>
          <w:tcPr>
            <w:tcW w:w="10174" w:type="dxa"/>
            <w:vAlign w:val="center"/>
          </w:tcPr>
          <w:p w14:paraId="22105600" w14:textId="2F4DF2F2" w:rsidR="007667EA" w:rsidRPr="00542719" w:rsidRDefault="007667EA" w:rsidP="003061B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 xml:space="preserve">Unfired </w:t>
            </w:r>
            <w:r w:rsidR="003061BA">
              <w:rPr>
                <w:rFonts w:asciiTheme="minorHAnsi" w:eastAsiaTheme="minorEastAsia" w:hAnsiTheme="minorHAnsi" w:cstheme="minorHAnsi"/>
                <w:sz w:val="18"/>
                <w:szCs w:val="20"/>
              </w:rPr>
              <w:t>s</w:t>
            </w:r>
            <w:r w:rsidRPr="00542719">
              <w:rPr>
                <w:rFonts w:asciiTheme="minorHAnsi" w:eastAsiaTheme="minorEastAsia" w:hAnsiTheme="minorHAnsi" w:cstheme="minorHAnsi"/>
                <w:sz w:val="18"/>
                <w:szCs w:val="20"/>
              </w:rPr>
              <w:t xml:space="preserve">torage </w:t>
            </w:r>
            <w:r w:rsidR="003061BA">
              <w:rPr>
                <w:rFonts w:asciiTheme="minorHAnsi" w:eastAsiaTheme="minorEastAsia" w:hAnsiTheme="minorHAnsi" w:cstheme="minorHAnsi"/>
                <w:sz w:val="18"/>
                <w:szCs w:val="20"/>
              </w:rPr>
              <w:t>t</w:t>
            </w:r>
            <w:r w:rsidRPr="00542719">
              <w:rPr>
                <w:rFonts w:asciiTheme="minorHAnsi" w:eastAsiaTheme="minorEastAsia" w:hAnsiTheme="minorHAnsi" w:cstheme="minorHAnsi"/>
                <w:sz w:val="18"/>
                <w:szCs w:val="20"/>
              </w:rPr>
              <w:t>anks are insulated with an external R-</w:t>
            </w:r>
            <w:ins w:id="342" w:author="Tam, Danny@Energy" w:date="2021-11-03T13:54:00Z">
              <w:r w:rsidR="0054632E">
                <w:rPr>
                  <w:rFonts w:asciiTheme="minorHAnsi" w:eastAsiaTheme="minorEastAsia" w:hAnsiTheme="minorHAnsi" w:cstheme="minorHAnsi"/>
                  <w:sz w:val="18"/>
                  <w:szCs w:val="20"/>
                </w:rPr>
                <w:t>3.5</w:t>
              </w:r>
            </w:ins>
            <w:del w:id="343" w:author="Tam, Danny@Energy" w:date="2021-11-03T13:54:00Z">
              <w:r w:rsidRPr="00542719" w:rsidDel="0054632E">
                <w:rPr>
                  <w:rFonts w:asciiTheme="minorHAnsi" w:eastAsiaTheme="minorEastAsia" w:hAnsiTheme="minorHAnsi" w:cstheme="minorHAnsi"/>
                  <w:sz w:val="18"/>
                  <w:szCs w:val="20"/>
                </w:rPr>
                <w:delText>12</w:delText>
              </w:r>
            </w:del>
            <w:r w:rsidRPr="00542719">
              <w:rPr>
                <w:rFonts w:asciiTheme="minorHAnsi" w:eastAsiaTheme="minorEastAsia" w:hAnsiTheme="minorHAnsi" w:cstheme="minorHAnsi"/>
                <w:sz w:val="18"/>
                <w:szCs w:val="20"/>
              </w:rPr>
              <w:t xml:space="preserve"> or combination of R-16 internal and external Insulation. (Section 110.3(c)4).</w:t>
            </w:r>
          </w:p>
        </w:tc>
      </w:tr>
      <w:tr w:rsidR="007667EA" w:rsidRPr="009E01FE" w14:paraId="72E2C850" w14:textId="77777777" w:rsidTr="00BE6071">
        <w:trPr>
          <w:trHeight w:val="144"/>
        </w:trPr>
        <w:tc>
          <w:tcPr>
            <w:tcW w:w="616" w:type="dxa"/>
            <w:vAlign w:val="center"/>
          </w:tcPr>
          <w:p w14:paraId="4B93D07D" w14:textId="77777777" w:rsidR="007667EA" w:rsidRPr="00542719" w:rsidRDefault="007667EA" w:rsidP="00BE6071">
            <w:pPr>
              <w:keepNext/>
              <w:spacing w:after="0" w:line="240" w:lineRule="auto"/>
              <w:jc w:val="center"/>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03</w:t>
            </w:r>
          </w:p>
        </w:tc>
        <w:tc>
          <w:tcPr>
            <w:tcW w:w="10174" w:type="dxa"/>
            <w:vAlign w:val="center"/>
          </w:tcPr>
          <w:p w14:paraId="00B230A4" w14:textId="799685D9" w:rsidR="007667EA" w:rsidRPr="00542719" w:rsidDel="0054632E" w:rsidRDefault="007667EA" w:rsidP="0054632E">
            <w:pPr>
              <w:keepNext/>
              <w:autoSpaceDE w:val="0"/>
              <w:autoSpaceDN w:val="0"/>
              <w:adjustRightInd w:val="0"/>
              <w:spacing w:after="0" w:line="240" w:lineRule="auto"/>
              <w:rPr>
                <w:del w:id="344" w:author="Tam, Danny@Energy" w:date="2021-11-03T13:53:00Z"/>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 xml:space="preserve">All domestic hot water piping shall be insulated as specified in Section 609.11 of the California Plumbing Code. </w:t>
            </w:r>
            <w:del w:id="345" w:author="Tam, Danny@Energy" w:date="2021-11-03T13:53:00Z">
              <w:r w:rsidRPr="00542719" w:rsidDel="0054632E">
                <w:rPr>
                  <w:rFonts w:asciiTheme="minorHAnsi" w:eastAsiaTheme="minorEastAsia" w:hAnsiTheme="minorHAnsi" w:cstheme="minorHAnsi"/>
                  <w:sz w:val="18"/>
                  <w:szCs w:val="20"/>
                </w:rPr>
                <w:delText>In addition, the following piping conditions shall have a minimum insulation wall thickness of 1 inch or a min</w:delText>
              </w:r>
              <w:r w:rsidR="00070E4F" w:rsidDel="0054632E">
                <w:rPr>
                  <w:rFonts w:asciiTheme="minorHAnsi" w:eastAsiaTheme="minorEastAsia" w:hAnsiTheme="minorHAnsi" w:cstheme="minorHAnsi"/>
                  <w:sz w:val="18"/>
                  <w:szCs w:val="20"/>
                </w:rPr>
                <w:delText xml:space="preserve">imum insulation R-value of 7.7 </w:delText>
              </w:r>
              <w:r w:rsidRPr="00542719" w:rsidDel="0054632E">
                <w:rPr>
                  <w:rFonts w:asciiTheme="minorHAnsi" w:eastAsiaTheme="minorEastAsia" w:hAnsiTheme="minorHAnsi" w:cstheme="minorHAnsi"/>
                  <w:sz w:val="18"/>
                  <w:szCs w:val="20"/>
                </w:rPr>
                <w:delText>(RA4.4.1)</w:delText>
              </w:r>
            </w:del>
          </w:p>
          <w:p w14:paraId="4F00C644" w14:textId="0F0E0516" w:rsidR="007667EA" w:rsidRPr="00542719" w:rsidDel="0054632E" w:rsidRDefault="007667EA">
            <w:pPr>
              <w:keepNext/>
              <w:autoSpaceDE w:val="0"/>
              <w:autoSpaceDN w:val="0"/>
              <w:adjustRightInd w:val="0"/>
              <w:spacing w:after="0" w:line="240" w:lineRule="auto"/>
              <w:rPr>
                <w:del w:id="346" w:author="Tam, Danny@Energy" w:date="2021-11-03T13:53:00Z"/>
                <w:rFonts w:asciiTheme="minorHAnsi" w:eastAsiaTheme="minorEastAsia" w:hAnsiTheme="minorHAnsi" w:cstheme="minorHAnsi"/>
                <w:sz w:val="18"/>
                <w:szCs w:val="20"/>
              </w:rPr>
              <w:pPrChange w:id="347" w:author="Tam, Danny@Energy" w:date="2021-11-03T13:53:00Z">
                <w:pPr>
                  <w:keepNext/>
                  <w:numPr>
                    <w:ilvl w:val="1"/>
                    <w:numId w:val="32"/>
                  </w:numPr>
                  <w:autoSpaceDE w:val="0"/>
                  <w:autoSpaceDN w:val="0"/>
                  <w:adjustRightInd w:val="0"/>
                  <w:spacing w:after="0" w:line="240" w:lineRule="auto"/>
                  <w:ind w:left="1440" w:hanging="360"/>
                  <w:contextualSpacing/>
                </w:pPr>
              </w:pPrChange>
            </w:pPr>
            <w:del w:id="348" w:author="Tam, Danny@Energy" w:date="2021-11-03T13:53:00Z">
              <w:r w:rsidRPr="00542719" w:rsidDel="0054632E">
                <w:rPr>
                  <w:rFonts w:asciiTheme="minorHAnsi" w:eastAsiaTheme="minorEastAsia" w:hAnsiTheme="minorHAnsi" w:cstheme="minorHAnsi"/>
                  <w:sz w:val="18"/>
                  <w:szCs w:val="20"/>
                </w:rPr>
                <w:delText>The first 5 feet (1.5 meters) of cold water pipes from the storage tank.</w:delText>
              </w:r>
            </w:del>
          </w:p>
          <w:p w14:paraId="6BC2EB81" w14:textId="72BC5FE3" w:rsidR="007667EA" w:rsidRPr="00542719" w:rsidDel="0054632E" w:rsidRDefault="007667EA">
            <w:pPr>
              <w:keepNext/>
              <w:autoSpaceDE w:val="0"/>
              <w:autoSpaceDN w:val="0"/>
              <w:adjustRightInd w:val="0"/>
              <w:spacing w:after="0" w:line="240" w:lineRule="auto"/>
              <w:rPr>
                <w:del w:id="349" w:author="Tam, Danny@Energy" w:date="2021-11-03T13:53:00Z"/>
                <w:rFonts w:asciiTheme="minorHAnsi" w:eastAsiaTheme="minorEastAsia" w:hAnsiTheme="minorHAnsi" w:cstheme="minorHAnsi"/>
                <w:sz w:val="18"/>
                <w:szCs w:val="20"/>
              </w:rPr>
              <w:pPrChange w:id="350" w:author="Tam, Danny@Energy" w:date="2021-11-03T13:53:00Z">
                <w:pPr>
                  <w:keepNext/>
                  <w:numPr>
                    <w:ilvl w:val="1"/>
                    <w:numId w:val="32"/>
                  </w:numPr>
                  <w:autoSpaceDE w:val="0"/>
                  <w:autoSpaceDN w:val="0"/>
                  <w:adjustRightInd w:val="0"/>
                  <w:spacing w:after="0" w:line="240" w:lineRule="auto"/>
                  <w:ind w:left="1440" w:hanging="360"/>
                  <w:contextualSpacing/>
                </w:pPr>
              </w:pPrChange>
            </w:pPr>
            <w:del w:id="351" w:author="Tam, Danny@Energy" w:date="2021-11-03T13:53:00Z">
              <w:r w:rsidRPr="00542719" w:rsidDel="0054632E">
                <w:rPr>
                  <w:rFonts w:asciiTheme="minorHAnsi" w:eastAsiaTheme="minorEastAsia" w:hAnsiTheme="minorHAnsi" w:cstheme="minorHAnsi"/>
                  <w:sz w:val="18"/>
                  <w:szCs w:val="20"/>
                </w:rPr>
                <w:delText>All piping with a nominal diameter of 3/4 inch (19 millimeter) and less than 1 inch.</w:delText>
              </w:r>
            </w:del>
          </w:p>
          <w:p w14:paraId="2FD1A023" w14:textId="7DBD09CC" w:rsidR="007667EA" w:rsidDel="0054632E" w:rsidRDefault="007667EA">
            <w:pPr>
              <w:keepNext/>
              <w:autoSpaceDE w:val="0"/>
              <w:autoSpaceDN w:val="0"/>
              <w:adjustRightInd w:val="0"/>
              <w:spacing w:after="0" w:line="240" w:lineRule="auto"/>
              <w:rPr>
                <w:del w:id="352" w:author="Tam, Danny@Energy" w:date="2021-11-03T13:53:00Z"/>
                <w:rFonts w:asciiTheme="minorHAnsi" w:eastAsiaTheme="minorEastAsia" w:hAnsiTheme="minorHAnsi" w:cstheme="minorHAnsi"/>
                <w:sz w:val="18"/>
                <w:szCs w:val="20"/>
              </w:rPr>
              <w:pPrChange w:id="353" w:author="Tam, Danny@Energy" w:date="2021-11-03T13:53:00Z">
                <w:pPr>
                  <w:keepNext/>
                  <w:numPr>
                    <w:ilvl w:val="1"/>
                    <w:numId w:val="32"/>
                  </w:numPr>
                  <w:autoSpaceDE w:val="0"/>
                  <w:autoSpaceDN w:val="0"/>
                  <w:adjustRightInd w:val="0"/>
                  <w:spacing w:after="0" w:line="240" w:lineRule="auto"/>
                  <w:ind w:left="1440" w:hanging="360"/>
                  <w:contextualSpacing/>
                </w:pPr>
              </w:pPrChange>
            </w:pPr>
            <w:del w:id="354" w:author="Tam, Danny@Energy" w:date="2021-11-03T13:53:00Z">
              <w:r w:rsidRPr="00542719" w:rsidDel="0054632E">
                <w:rPr>
                  <w:rFonts w:asciiTheme="minorHAnsi" w:eastAsiaTheme="minorEastAsia" w:hAnsiTheme="minorHAnsi" w:cstheme="minorHAnsi"/>
                  <w:sz w:val="18"/>
                  <w:szCs w:val="20"/>
                </w:rPr>
                <w:delText>All hot water piping from the heating source to the kitchen fixtures.</w:delText>
              </w:r>
            </w:del>
          </w:p>
          <w:p w14:paraId="1E4F0668" w14:textId="3C1DCD59" w:rsidR="004522F5" w:rsidDel="0054632E" w:rsidRDefault="004522F5">
            <w:pPr>
              <w:keepNext/>
              <w:autoSpaceDE w:val="0"/>
              <w:autoSpaceDN w:val="0"/>
              <w:adjustRightInd w:val="0"/>
              <w:spacing w:after="0" w:line="240" w:lineRule="auto"/>
              <w:rPr>
                <w:del w:id="355" w:author="Tam, Danny@Energy" w:date="2021-11-03T13:53:00Z"/>
                <w:rFonts w:asciiTheme="minorHAnsi" w:eastAsiaTheme="minorEastAsia" w:hAnsiTheme="minorHAnsi" w:cstheme="minorHAnsi"/>
                <w:sz w:val="18"/>
                <w:szCs w:val="20"/>
              </w:rPr>
              <w:pPrChange w:id="356" w:author="Tam, Danny@Energy" w:date="2021-11-03T13:53:00Z">
                <w:pPr>
                  <w:keepNext/>
                  <w:numPr>
                    <w:ilvl w:val="1"/>
                    <w:numId w:val="32"/>
                  </w:numPr>
                  <w:autoSpaceDE w:val="0"/>
                  <w:autoSpaceDN w:val="0"/>
                  <w:adjustRightInd w:val="0"/>
                  <w:spacing w:after="0" w:line="240" w:lineRule="auto"/>
                  <w:ind w:left="1440" w:hanging="360"/>
                  <w:contextualSpacing/>
                </w:pPr>
              </w:pPrChange>
            </w:pPr>
            <w:del w:id="357" w:author="Tam, Danny@Energy" w:date="2021-11-03T13:53:00Z">
              <w:r w:rsidRPr="00542719" w:rsidDel="0054632E">
                <w:rPr>
                  <w:rFonts w:asciiTheme="minorHAnsi" w:eastAsiaTheme="minorEastAsia" w:hAnsiTheme="minorHAnsi" w:cstheme="minorHAnsi"/>
                  <w:sz w:val="18"/>
                  <w:szCs w:val="20"/>
                </w:rPr>
                <w:delText>Piping from the heating source to storage tank or between tanks</w:delText>
              </w:r>
              <w:r w:rsidDel="0054632E">
                <w:rPr>
                  <w:rFonts w:asciiTheme="minorHAnsi" w:eastAsiaTheme="minorEastAsia" w:hAnsiTheme="minorHAnsi" w:cstheme="minorHAnsi"/>
                  <w:sz w:val="18"/>
                  <w:szCs w:val="20"/>
                </w:rPr>
                <w:delText>.</w:delText>
              </w:r>
            </w:del>
          </w:p>
          <w:p w14:paraId="57505A86" w14:textId="7DBACB8D" w:rsidR="004522F5" w:rsidRPr="00542719" w:rsidDel="0054632E" w:rsidRDefault="004522F5">
            <w:pPr>
              <w:keepNext/>
              <w:autoSpaceDE w:val="0"/>
              <w:autoSpaceDN w:val="0"/>
              <w:adjustRightInd w:val="0"/>
              <w:spacing w:after="0" w:line="240" w:lineRule="auto"/>
              <w:rPr>
                <w:del w:id="358" w:author="Tam, Danny@Energy" w:date="2021-11-03T13:53:00Z"/>
                <w:rFonts w:asciiTheme="minorHAnsi" w:eastAsiaTheme="minorEastAsia" w:hAnsiTheme="minorHAnsi" w:cstheme="minorHAnsi"/>
                <w:sz w:val="18"/>
                <w:szCs w:val="20"/>
              </w:rPr>
              <w:pPrChange w:id="359" w:author="Tam, Danny@Energy" w:date="2021-11-03T13:53:00Z">
                <w:pPr>
                  <w:keepNext/>
                  <w:numPr>
                    <w:ilvl w:val="1"/>
                    <w:numId w:val="32"/>
                  </w:numPr>
                  <w:autoSpaceDE w:val="0"/>
                  <w:autoSpaceDN w:val="0"/>
                  <w:adjustRightInd w:val="0"/>
                  <w:spacing w:after="0" w:line="240" w:lineRule="auto"/>
                  <w:ind w:left="1440" w:hanging="360"/>
                  <w:contextualSpacing/>
                </w:pPr>
              </w:pPrChange>
            </w:pPr>
            <w:del w:id="360" w:author="Tam, Danny@Energy" w:date="2021-11-03T13:53:00Z">
              <w:r w:rsidDel="0054632E">
                <w:rPr>
                  <w:rFonts w:asciiTheme="minorHAnsi" w:eastAsiaTheme="minorEastAsia" w:hAnsiTheme="minorHAnsi" w:cstheme="minorHAnsi"/>
                  <w:sz w:val="18"/>
                  <w:szCs w:val="20"/>
                </w:rPr>
                <w:delText>All piping associated with a recirculation system.</w:delText>
              </w:r>
            </w:del>
          </w:p>
          <w:p w14:paraId="17F92453" w14:textId="188D6E67" w:rsidR="007667EA" w:rsidRPr="00542719" w:rsidDel="0054632E" w:rsidRDefault="007667EA">
            <w:pPr>
              <w:keepNext/>
              <w:autoSpaceDE w:val="0"/>
              <w:autoSpaceDN w:val="0"/>
              <w:adjustRightInd w:val="0"/>
              <w:spacing w:after="0" w:line="240" w:lineRule="auto"/>
              <w:rPr>
                <w:del w:id="361" w:author="Tam, Danny@Energy" w:date="2021-11-03T13:53:00Z"/>
                <w:rFonts w:asciiTheme="minorHAnsi" w:eastAsiaTheme="minorEastAsia" w:hAnsiTheme="minorHAnsi" w:cstheme="minorHAnsi"/>
                <w:sz w:val="18"/>
                <w:szCs w:val="20"/>
              </w:rPr>
              <w:pPrChange w:id="362" w:author="Tam, Danny@Energy" w:date="2021-11-03T13:53:00Z">
                <w:pPr>
                  <w:keepNext/>
                  <w:numPr>
                    <w:ilvl w:val="1"/>
                    <w:numId w:val="32"/>
                  </w:numPr>
                  <w:autoSpaceDE w:val="0"/>
                  <w:autoSpaceDN w:val="0"/>
                  <w:adjustRightInd w:val="0"/>
                  <w:spacing w:after="0" w:line="240" w:lineRule="auto"/>
                  <w:ind w:left="1440" w:hanging="360"/>
                  <w:contextualSpacing/>
                </w:pPr>
              </w:pPrChange>
            </w:pPr>
            <w:del w:id="363" w:author="Tam, Danny@Energy" w:date="2021-11-03T13:53:00Z">
              <w:r w:rsidRPr="00542719" w:rsidDel="0054632E">
                <w:rPr>
                  <w:rFonts w:asciiTheme="minorHAnsi" w:eastAsiaTheme="minorEastAsia" w:hAnsiTheme="minorHAnsi" w:cstheme="minorHAnsi"/>
                  <w:sz w:val="18"/>
                  <w:szCs w:val="20"/>
                </w:rPr>
                <w:delText>All underground piping.</w:delText>
              </w:r>
            </w:del>
          </w:p>
          <w:p w14:paraId="50F11BE3" w14:textId="3502764D" w:rsidR="007667EA" w:rsidRPr="004522F5" w:rsidRDefault="003061BA" w:rsidP="004522F5">
            <w:pPr>
              <w:pStyle w:val="ListParagraph"/>
              <w:keepNext/>
              <w:numPr>
                <w:ilvl w:val="1"/>
                <w:numId w:val="28"/>
              </w:numPr>
              <w:autoSpaceDE w:val="0"/>
              <w:autoSpaceDN w:val="0"/>
              <w:adjustRightInd w:val="0"/>
              <w:spacing w:after="0" w:line="240" w:lineRule="auto"/>
              <w:ind w:left="346" w:hanging="270"/>
              <w:rPr>
                <w:rFonts w:asciiTheme="minorHAnsi" w:eastAsiaTheme="minorEastAsia" w:hAnsiTheme="minorHAnsi" w:cstheme="minorHAnsi"/>
                <w:sz w:val="18"/>
                <w:szCs w:val="20"/>
              </w:rPr>
            </w:pPr>
            <w:r w:rsidRPr="00386BBC">
              <w:rPr>
                <w:rFonts w:asciiTheme="minorHAnsi" w:eastAsiaTheme="minorEastAsia" w:hAnsiTheme="minorHAnsi" w:cstheme="minorHAnsi"/>
                <w:sz w:val="18"/>
                <w:szCs w:val="20"/>
              </w:rPr>
              <w:t>I</w:t>
            </w:r>
            <w:r w:rsidR="007667EA" w:rsidRPr="00386BBC">
              <w:rPr>
                <w:rFonts w:asciiTheme="minorHAnsi" w:eastAsiaTheme="minorEastAsia" w:hAnsiTheme="minorHAnsi" w:cstheme="minorHAnsi"/>
                <w:sz w:val="18"/>
                <w:szCs w:val="20"/>
              </w:rPr>
              <w:t>nsulation buried below grade must be installed in a waterproof and non-crushable casing or sleeve</w:t>
            </w:r>
            <w:r w:rsidRPr="00386BBC">
              <w:rPr>
                <w:rFonts w:asciiTheme="minorHAnsi" w:eastAsiaTheme="minorEastAsia" w:hAnsiTheme="minorHAnsi" w:cstheme="minorHAnsi"/>
                <w:sz w:val="18"/>
                <w:szCs w:val="20"/>
              </w:rPr>
              <w:t>.</w:t>
            </w:r>
          </w:p>
          <w:p w14:paraId="4CC7AFA0" w14:textId="77777777" w:rsidR="007667EA" w:rsidRPr="00542719" w:rsidRDefault="007667EA" w:rsidP="00386BBC">
            <w:pPr>
              <w:keepNext/>
              <w:numPr>
                <w:ilvl w:val="1"/>
                <w:numId w:val="21"/>
              </w:numPr>
              <w:autoSpaceDE w:val="0"/>
              <w:autoSpaceDN w:val="0"/>
              <w:adjustRightInd w:val="0"/>
              <w:spacing w:after="0" w:line="240" w:lineRule="auto"/>
              <w:ind w:left="346" w:hanging="274"/>
              <w:contextualSpacing/>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 xml:space="preserve">Piping that penetrates framing members shall not be required to have pipe insulation for the distance of the framing penetration. Piping that penetrates metal framing shall use grommets, plugs, wrapping or other insulating material to assure that no contact is made with the metal framing. Insulation shall butt securely against all framing members. </w:t>
            </w:r>
          </w:p>
          <w:p w14:paraId="23A97700" w14:textId="74C9274E" w:rsidR="007667EA" w:rsidRPr="00386BBC" w:rsidRDefault="007667EA" w:rsidP="00386BBC">
            <w:pPr>
              <w:keepNext/>
              <w:numPr>
                <w:ilvl w:val="1"/>
                <w:numId w:val="21"/>
              </w:numPr>
              <w:autoSpaceDE w:val="0"/>
              <w:autoSpaceDN w:val="0"/>
              <w:adjustRightInd w:val="0"/>
              <w:spacing w:after="0" w:line="240" w:lineRule="auto"/>
              <w:ind w:left="346" w:hanging="274"/>
              <w:contextualSpacing/>
              <w:rPr>
                <w:rFonts w:asciiTheme="minorHAnsi" w:eastAsiaTheme="minorEastAsia" w:hAnsiTheme="minorHAnsi" w:cstheme="minorHAnsi"/>
                <w:sz w:val="18"/>
                <w:szCs w:val="20"/>
              </w:rPr>
            </w:pPr>
            <w:r w:rsidRPr="00386BBC">
              <w:rPr>
                <w:rFonts w:asciiTheme="minorHAnsi" w:eastAsiaTheme="minorEastAsia" w:hAnsiTheme="minorHAnsi" w:cstheme="minorHAnsi"/>
                <w:sz w:val="18"/>
                <w:szCs w:val="20"/>
              </w:rPr>
              <w:t>Piping installed in interior or exterior walls that is surrounded on all sides by at least 1 inch (</w:t>
            </w:r>
            <w:r w:rsidR="000208B3">
              <w:rPr>
                <w:rFonts w:asciiTheme="minorHAnsi" w:eastAsiaTheme="minorEastAsia" w:hAnsiTheme="minorHAnsi" w:cstheme="minorHAnsi"/>
                <w:sz w:val="18"/>
                <w:szCs w:val="20"/>
              </w:rPr>
              <w:t>2.</w:t>
            </w:r>
            <w:r w:rsidRPr="00386BBC">
              <w:rPr>
                <w:rFonts w:asciiTheme="minorHAnsi" w:eastAsiaTheme="minorEastAsia" w:hAnsiTheme="minorHAnsi" w:cstheme="minorHAnsi"/>
                <w:sz w:val="18"/>
                <w:szCs w:val="20"/>
              </w:rPr>
              <w:t>5 cm) of insulation.</w:t>
            </w:r>
          </w:p>
          <w:p w14:paraId="374707BA" w14:textId="0114435D" w:rsidR="007667EA" w:rsidRPr="00542719" w:rsidRDefault="007667EA" w:rsidP="00386BBC">
            <w:pPr>
              <w:keepNext/>
              <w:numPr>
                <w:ilvl w:val="1"/>
                <w:numId w:val="21"/>
              </w:numPr>
              <w:autoSpaceDE w:val="0"/>
              <w:autoSpaceDN w:val="0"/>
              <w:adjustRightInd w:val="0"/>
              <w:spacing w:after="0" w:line="240" w:lineRule="auto"/>
              <w:ind w:left="346" w:hanging="274"/>
              <w:contextualSpacing/>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Piping installed in crawlspace with a minimum of 1 inches (</w:t>
            </w:r>
            <w:r w:rsidR="000208B3">
              <w:rPr>
                <w:rFonts w:asciiTheme="minorHAnsi" w:eastAsiaTheme="minorEastAsia" w:hAnsiTheme="minorHAnsi" w:cstheme="minorHAnsi"/>
                <w:sz w:val="18"/>
                <w:szCs w:val="20"/>
              </w:rPr>
              <w:t>2.</w:t>
            </w:r>
            <w:r w:rsidRPr="00542719">
              <w:rPr>
                <w:rFonts w:asciiTheme="minorHAnsi" w:eastAsiaTheme="minorEastAsia" w:hAnsiTheme="minorHAnsi" w:cstheme="minorHAnsi"/>
                <w:sz w:val="18"/>
                <w:szCs w:val="20"/>
              </w:rPr>
              <w:t>5 cm) of crawlspace insulation above and below.</w:t>
            </w:r>
          </w:p>
          <w:p w14:paraId="3B004469" w14:textId="0ED28AFE" w:rsidR="007667EA" w:rsidRPr="00542719" w:rsidRDefault="007667EA" w:rsidP="00386BBC">
            <w:pPr>
              <w:keepNext/>
              <w:numPr>
                <w:ilvl w:val="1"/>
                <w:numId w:val="21"/>
              </w:numPr>
              <w:autoSpaceDE w:val="0"/>
              <w:autoSpaceDN w:val="0"/>
              <w:adjustRightInd w:val="0"/>
              <w:spacing w:after="0" w:line="240" w:lineRule="auto"/>
              <w:ind w:left="346" w:hanging="274"/>
              <w:contextualSpacing/>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Piping installed in attics with a minimum of 4 inches (10 cm) of attic insulation on top</w:t>
            </w:r>
            <w:r w:rsidR="003061BA">
              <w:rPr>
                <w:rFonts w:asciiTheme="minorHAnsi" w:eastAsiaTheme="minorEastAsia" w:hAnsiTheme="minorHAnsi" w:cstheme="minorHAnsi"/>
                <w:sz w:val="18"/>
                <w:szCs w:val="20"/>
              </w:rPr>
              <w:t>.</w:t>
            </w:r>
          </w:p>
          <w:p w14:paraId="144D41D2" w14:textId="77777777" w:rsidR="007667EA" w:rsidRPr="00542719" w:rsidRDefault="007667EA" w:rsidP="00386BBC">
            <w:pPr>
              <w:keepNext/>
              <w:numPr>
                <w:ilvl w:val="1"/>
                <w:numId w:val="21"/>
              </w:numPr>
              <w:autoSpaceDE w:val="0"/>
              <w:autoSpaceDN w:val="0"/>
              <w:adjustRightInd w:val="0"/>
              <w:spacing w:after="0" w:line="240" w:lineRule="auto"/>
              <w:ind w:left="346" w:hanging="274"/>
              <w:contextualSpacing/>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Pipe insulation shall fit tightly and all elbows and tees shall be fully insulated.</w:t>
            </w:r>
          </w:p>
        </w:tc>
      </w:tr>
      <w:tr w:rsidR="007667EA" w:rsidRPr="009E01FE" w14:paraId="68133537" w14:textId="77777777" w:rsidTr="00BE6071">
        <w:trPr>
          <w:trHeight w:val="144"/>
          <w:tblHeader/>
        </w:trPr>
        <w:tc>
          <w:tcPr>
            <w:tcW w:w="616" w:type="dxa"/>
            <w:vAlign w:val="center"/>
          </w:tcPr>
          <w:p w14:paraId="012B99A8" w14:textId="77777777" w:rsidR="007667EA" w:rsidRPr="00542719" w:rsidRDefault="007667EA" w:rsidP="00BE607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imes New Roman" w:hAnsiTheme="minorHAnsi" w:cstheme="minorHAnsi"/>
                <w:b/>
                <w:sz w:val="18"/>
                <w:szCs w:val="20"/>
              </w:rPr>
            </w:pPr>
            <w:r w:rsidRPr="00542719">
              <w:rPr>
                <w:rFonts w:asciiTheme="minorHAnsi" w:eastAsiaTheme="minorEastAsia" w:hAnsiTheme="minorHAnsi" w:cstheme="minorHAnsi"/>
                <w:sz w:val="18"/>
                <w:szCs w:val="20"/>
              </w:rPr>
              <w:t>04</w:t>
            </w:r>
          </w:p>
        </w:tc>
        <w:tc>
          <w:tcPr>
            <w:tcW w:w="10174" w:type="dxa"/>
            <w:vAlign w:val="center"/>
          </w:tcPr>
          <w:p w14:paraId="00B2676D" w14:textId="7DFDDA86" w:rsidR="007667EA" w:rsidRDefault="007667EA" w:rsidP="00BE607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ins w:id="364" w:author="Tam, Danny@Energy" w:date="2021-11-08T09:27:00Z"/>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 xml:space="preserve">For Gas or Propane Water Heaters:  Ensure </w:t>
            </w:r>
            <w:ins w:id="365" w:author="Tam, Danny@Energy" w:date="2021-11-08T09:26:00Z">
              <w:r w:rsidR="00927B5E">
                <w:rPr>
                  <w:rFonts w:asciiTheme="minorHAnsi" w:eastAsiaTheme="minorEastAsia" w:hAnsiTheme="minorHAnsi" w:cstheme="minorHAnsi"/>
                  <w:sz w:val="18"/>
                  <w:szCs w:val="20"/>
                </w:rPr>
                <w:t>either a</w:t>
              </w:r>
              <w:r w:rsidR="00927B5E" w:rsidRPr="00927B5E">
                <w:rPr>
                  <w:rFonts w:asciiTheme="minorHAnsi" w:eastAsiaTheme="minorEastAsia" w:hAnsiTheme="minorHAnsi" w:cstheme="minorHAnsi"/>
                  <w:b/>
                  <w:bCs/>
                  <w:sz w:val="18"/>
                  <w:szCs w:val="20"/>
                </w:rPr>
                <w:t xml:space="preserve"> or</w:t>
              </w:r>
              <w:r w:rsidR="00927B5E">
                <w:rPr>
                  <w:rFonts w:asciiTheme="minorHAnsi" w:eastAsiaTheme="minorEastAsia" w:hAnsiTheme="minorHAnsi" w:cstheme="minorHAnsi"/>
                  <w:sz w:val="18"/>
                  <w:szCs w:val="20"/>
                </w:rPr>
                <w:t xml:space="preserve"> b</w:t>
              </w:r>
            </w:ins>
            <w:del w:id="366" w:author="Tam, Danny@Energy" w:date="2021-11-08T09:26:00Z">
              <w:r w:rsidRPr="00542719" w:rsidDel="00927B5E">
                <w:rPr>
                  <w:rFonts w:asciiTheme="minorHAnsi" w:eastAsiaTheme="minorEastAsia" w:hAnsiTheme="minorHAnsi" w:cstheme="minorHAnsi"/>
                  <w:sz w:val="18"/>
                  <w:szCs w:val="20"/>
                </w:rPr>
                <w:delText xml:space="preserve">the following </w:delText>
              </w:r>
            </w:del>
            <w:r w:rsidRPr="00542719">
              <w:rPr>
                <w:rFonts w:asciiTheme="minorHAnsi" w:eastAsiaTheme="minorEastAsia" w:hAnsiTheme="minorHAnsi" w:cstheme="minorHAnsi"/>
                <w:sz w:val="18"/>
                <w:szCs w:val="20"/>
              </w:rPr>
              <w:t>are installed (Section 150.0(n))</w:t>
            </w:r>
          </w:p>
          <w:p w14:paraId="3F2C86A8" w14:textId="77777777" w:rsidR="00997EF9" w:rsidRPr="00E96E3C" w:rsidRDefault="00997EF9" w:rsidP="00997EF9">
            <w:pPr>
              <w:pStyle w:val="ListParagraph"/>
              <w:keepNext/>
              <w:numPr>
                <w:ilvl w:val="0"/>
                <w:numId w:val="34"/>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ins w:id="367" w:author="Tam, Danny@Energy" w:date="2021-11-08T09:27:00Z"/>
                <w:rFonts w:asciiTheme="minorHAnsi" w:eastAsia="Times New Roman" w:hAnsiTheme="minorHAnsi" w:cstheme="minorHAnsi"/>
                <w:sz w:val="18"/>
                <w:szCs w:val="18"/>
              </w:rPr>
            </w:pPr>
            <w:ins w:id="368" w:author="Tam, Danny@Energy" w:date="2021-11-08T09:27:00Z">
              <w:r w:rsidRPr="00E96E3C">
                <w:rPr>
                  <w:rFonts w:asciiTheme="minorHAnsi" w:eastAsia="Times New Roman" w:hAnsiTheme="minorHAnsi" w:cstheme="minorHAnsi"/>
                  <w:sz w:val="18"/>
                  <w:szCs w:val="18"/>
                </w:rPr>
                <w:t>A designated space at least 2.5 feet by 2.5 feet and 7 feet tall within 3 feet from the water heater</w:t>
              </w:r>
            </w:ins>
          </w:p>
          <w:p w14:paraId="0EB5538C" w14:textId="2880DAFB" w:rsidR="00997EF9" w:rsidRPr="00542719" w:rsidDel="00997EF9" w:rsidRDefault="00997EF9" w:rsidP="00BE607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del w:id="369" w:author="Tam, Danny@Energy" w:date="2021-11-08T09:28:00Z"/>
                <w:rFonts w:asciiTheme="minorHAnsi" w:eastAsiaTheme="minorEastAsia" w:hAnsiTheme="minorHAnsi" w:cstheme="minorHAnsi"/>
                <w:sz w:val="18"/>
                <w:szCs w:val="20"/>
              </w:rPr>
            </w:pPr>
          </w:p>
          <w:p w14:paraId="57366636" w14:textId="25FEA0AC" w:rsidR="007667EA" w:rsidRPr="00542719" w:rsidRDefault="007667EA" w:rsidP="00997EF9">
            <w:pPr>
              <w:keepNext/>
              <w:numPr>
                <w:ilvl w:val="0"/>
                <w:numId w:val="28"/>
              </w:numPr>
              <w:tabs>
                <w:tab w:val="left" w:pos="-720"/>
                <w:tab w:val="left" w:pos="534"/>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714" w:hanging="180"/>
              <w:contextualSpacing/>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A dedicated 125V, 20A electrical receptacle connected to the electric panel with a 120/240V 3 conductor, 10 AWG copper branch circuit, within 3 feet from the water heater and</w:t>
            </w:r>
            <w:r w:rsidR="003061BA">
              <w:rPr>
                <w:rFonts w:asciiTheme="minorHAnsi" w:eastAsiaTheme="minorEastAsia" w:hAnsiTheme="minorHAnsi" w:cstheme="minorHAnsi"/>
                <w:sz w:val="18"/>
                <w:szCs w:val="20"/>
              </w:rPr>
              <w:t xml:space="preserve"> is</w:t>
            </w:r>
            <w:r w:rsidRPr="00542719">
              <w:rPr>
                <w:rFonts w:asciiTheme="minorHAnsi" w:eastAsiaTheme="minorEastAsia" w:hAnsiTheme="minorHAnsi" w:cstheme="minorHAnsi"/>
                <w:sz w:val="18"/>
                <w:szCs w:val="20"/>
              </w:rPr>
              <w:t xml:space="preserve"> accessible with no obstructions</w:t>
            </w:r>
            <w:r w:rsidR="003061BA">
              <w:rPr>
                <w:rFonts w:asciiTheme="minorHAnsi" w:eastAsiaTheme="minorEastAsia" w:hAnsiTheme="minorHAnsi" w:cstheme="minorHAnsi"/>
                <w:sz w:val="18"/>
                <w:szCs w:val="20"/>
              </w:rPr>
              <w:t>.</w:t>
            </w:r>
          </w:p>
          <w:p w14:paraId="5CFC11FF" w14:textId="104C4DBF" w:rsidR="007667EA" w:rsidRPr="00542719" w:rsidRDefault="007667EA" w:rsidP="000A5E33">
            <w:pPr>
              <w:keepNext/>
              <w:numPr>
                <w:ilvl w:val="1"/>
                <w:numId w:val="35"/>
              </w:numPr>
              <w:tabs>
                <w:tab w:val="left" w:pos="-720"/>
                <w:tab w:val="left" w:pos="534"/>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714" w:hanging="181"/>
              <w:contextualSpacing/>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 xml:space="preserve">The conductor shall be labeled with the </w:t>
            </w:r>
            <w:r w:rsidR="003061BA">
              <w:rPr>
                <w:rFonts w:asciiTheme="minorHAnsi" w:eastAsiaTheme="minorEastAsia" w:hAnsiTheme="minorHAnsi" w:cstheme="minorHAnsi"/>
                <w:sz w:val="18"/>
                <w:szCs w:val="20"/>
              </w:rPr>
              <w:t>word</w:t>
            </w:r>
            <w:r w:rsidRPr="00542719">
              <w:rPr>
                <w:rFonts w:asciiTheme="minorHAnsi" w:eastAsiaTheme="minorEastAsia" w:hAnsiTheme="minorHAnsi" w:cstheme="minorHAnsi"/>
                <w:sz w:val="18"/>
                <w:szCs w:val="20"/>
              </w:rPr>
              <w:t xml:space="preserve"> “Spare” on both ends; and</w:t>
            </w:r>
          </w:p>
          <w:p w14:paraId="4D4B5634" w14:textId="6AA18CE2" w:rsidR="007667EA" w:rsidRPr="00542719" w:rsidRDefault="007667EA" w:rsidP="000A5E33">
            <w:pPr>
              <w:keepNext/>
              <w:numPr>
                <w:ilvl w:val="1"/>
                <w:numId w:val="35"/>
              </w:numPr>
              <w:tabs>
                <w:tab w:val="left" w:pos="-720"/>
                <w:tab w:val="left" w:pos="534"/>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714" w:hanging="181"/>
              <w:contextualSpacing/>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A reserved single pole circuit breaker space next to the circuit breaker next to the branch circuit labeled “Future” 240V shall be provided.</w:t>
            </w:r>
          </w:p>
          <w:p w14:paraId="5E36D850" w14:textId="2086704A" w:rsidR="007667EA" w:rsidRPr="00542719" w:rsidDel="00927B5E" w:rsidRDefault="007667EA" w:rsidP="00ED646D">
            <w:pPr>
              <w:keepNext/>
              <w:numPr>
                <w:ilvl w:val="0"/>
                <w:numId w:val="28"/>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706" w:hanging="630"/>
              <w:contextualSpacing/>
              <w:rPr>
                <w:del w:id="370" w:author="Tam, Danny@Energy" w:date="2021-11-08T09:27:00Z"/>
                <w:rFonts w:asciiTheme="minorHAnsi" w:eastAsiaTheme="minorEastAsia" w:hAnsiTheme="minorHAnsi" w:cstheme="minorHAnsi"/>
                <w:sz w:val="18"/>
                <w:szCs w:val="20"/>
              </w:rPr>
            </w:pPr>
            <w:del w:id="371" w:author="Tam, Danny@Energy" w:date="2021-11-08T09:27:00Z">
              <w:r w:rsidRPr="00542719" w:rsidDel="00927B5E">
                <w:rPr>
                  <w:rFonts w:asciiTheme="minorHAnsi" w:eastAsiaTheme="minorEastAsia" w:hAnsiTheme="minorHAnsi" w:cstheme="minorHAnsi"/>
                  <w:sz w:val="18"/>
                  <w:szCs w:val="20"/>
                </w:rPr>
                <w:delText>A Category III or IV vent, or a Type B vent with straight pipe between outside and water heater</w:delText>
              </w:r>
              <w:r w:rsidR="003061BA" w:rsidDel="00927B5E">
                <w:rPr>
                  <w:rFonts w:asciiTheme="minorHAnsi" w:eastAsiaTheme="minorEastAsia" w:hAnsiTheme="minorHAnsi" w:cstheme="minorHAnsi"/>
                  <w:sz w:val="18"/>
                  <w:szCs w:val="20"/>
                </w:rPr>
                <w:delText>.</w:delText>
              </w:r>
            </w:del>
          </w:p>
          <w:p w14:paraId="79156394" w14:textId="4BB4EFF5" w:rsidR="007667EA" w:rsidRPr="00542719" w:rsidRDefault="007667EA" w:rsidP="00172491">
            <w:pPr>
              <w:keepNext/>
              <w:numPr>
                <w:ilvl w:val="0"/>
                <w:numId w:val="28"/>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706" w:hanging="172"/>
              <w:contextualSpacing/>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A condensate drain no more than 2 inches higher than the base on water heater for natural draining</w:t>
            </w:r>
            <w:r w:rsidR="003061BA">
              <w:rPr>
                <w:rFonts w:asciiTheme="minorHAnsi" w:eastAsiaTheme="minorEastAsia" w:hAnsiTheme="minorHAnsi" w:cstheme="minorHAnsi"/>
                <w:sz w:val="18"/>
                <w:szCs w:val="20"/>
              </w:rPr>
              <w:t>.</w:t>
            </w:r>
          </w:p>
          <w:p w14:paraId="64FAA577" w14:textId="77777777" w:rsidR="007667EA" w:rsidRDefault="007667EA" w:rsidP="00927B5E">
            <w:pPr>
              <w:keepNext/>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706"/>
              <w:contextualSpacing/>
              <w:rPr>
                <w:ins w:id="372" w:author="Tam, Danny@Energy" w:date="2021-11-08T09:29:00Z"/>
                <w:rFonts w:asciiTheme="minorHAnsi" w:eastAsiaTheme="minorEastAsia" w:hAnsiTheme="minorHAnsi" w:cstheme="minorHAnsi"/>
                <w:sz w:val="18"/>
                <w:szCs w:val="20"/>
              </w:rPr>
            </w:pPr>
            <w:del w:id="373" w:author="Tam, Danny@Energy" w:date="2021-11-08T09:27:00Z">
              <w:r w:rsidRPr="00542719" w:rsidDel="00927B5E">
                <w:rPr>
                  <w:rFonts w:asciiTheme="minorHAnsi" w:eastAsiaTheme="minorEastAsia" w:hAnsiTheme="minorHAnsi" w:cstheme="minorHAnsi"/>
                  <w:sz w:val="18"/>
                  <w:szCs w:val="20"/>
                </w:rPr>
                <w:delText>A gas supply line with capacity of at least 200,000 Btu/hr</w:delText>
              </w:r>
              <w:r w:rsidR="003061BA" w:rsidDel="00927B5E">
                <w:rPr>
                  <w:rFonts w:asciiTheme="minorHAnsi" w:eastAsiaTheme="minorEastAsia" w:hAnsiTheme="minorHAnsi" w:cstheme="minorHAnsi"/>
                  <w:sz w:val="18"/>
                  <w:szCs w:val="20"/>
                </w:rPr>
                <w:delText>.</w:delText>
              </w:r>
            </w:del>
          </w:p>
          <w:p w14:paraId="6DE4111B" w14:textId="5439442E" w:rsidR="004A5D9D" w:rsidRPr="004736BD" w:rsidRDefault="004A5D9D" w:rsidP="004A5D9D">
            <w:pPr>
              <w:pStyle w:val="ListParagraph"/>
              <w:keepNext/>
              <w:numPr>
                <w:ilvl w:val="0"/>
                <w:numId w:val="34"/>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ins w:id="374" w:author="Tam, Danny@Energy" w:date="2021-11-08T09:29:00Z"/>
                <w:rFonts w:asciiTheme="minorHAnsi" w:eastAsia="Times New Roman" w:hAnsiTheme="minorHAnsi" w:cstheme="minorHAnsi"/>
                <w:sz w:val="18"/>
                <w:szCs w:val="18"/>
              </w:rPr>
            </w:pPr>
            <w:ins w:id="375" w:author="Tam, Danny@Energy" w:date="2021-11-08T09:29:00Z">
              <w:r w:rsidRPr="00E96E3C">
                <w:rPr>
                  <w:rFonts w:asciiTheme="minorHAnsi" w:eastAsia="Times New Roman" w:hAnsiTheme="minorHAnsi" w:cstheme="minorHAnsi"/>
                  <w:sz w:val="18"/>
                  <w:szCs w:val="18"/>
                </w:rPr>
                <w:t xml:space="preserve">A designated space at least 2.5 feet by 2.5 feet and 7 feet tall </w:t>
              </w:r>
              <w:r>
                <w:rPr>
                  <w:rFonts w:asciiTheme="minorHAnsi" w:eastAsia="Times New Roman" w:hAnsiTheme="minorHAnsi" w:cstheme="minorHAnsi"/>
                  <w:sz w:val="18"/>
                  <w:szCs w:val="18"/>
                </w:rPr>
                <w:t>more than 3 feet</w:t>
              </w:r>
            </w:ins>
            <w:ins w:id="376" w:author="Tam, Danny@Energy" w:date="2021-11-08T09:32:00Z">
              <w:r w:rsidR="00B219BC">
                <w:rPr>
                  <w:rFonts w:asciiTheme="minorHAnsi" w:eastAsia="Times New Roman" w:hAnsiTheme="minorHAnsi" w:cstheme="minorHAnsi"/>
                  <w:sz w:val="18"/>
                  <w:szCs w:val="18"/>
                </w:rPr>
                <w:t xml:space="preserve"> from the water heater</w:t>
              </w:r>
            </w:ins>
            <w:ins w:id="377" w:author="Tam, Danny@Energy" w:date="2021-11-08T09:29:00Z">
              <w:r>
                <w:rPr>
                  <w:rFonts w:asciiTheme="minorHAnsi" w:eastAsia="Times New Roman" w:hAnsiTheme="minorHAnsi" w:cstheme="minorHAnsi"/>
                  <w:sz w:val="18"/>
                  <w:szCs w:val="18"/>
                </w:rPr>
                <w:t xml:space="preserve"> </w:t>
              </w:r>
            </w:ins>
          </w:p>
          <w:p w14:paraId="61712634" w14:textId="77777777" w:rsidR="004A5D9D" w:rsidRPr="004B6B6C" w:rsidRDefault="004A5D9D" w:rsidP="004A5D9D">
            <w:pPr>
              <w:numPr>
                <w:ilvl w:val="0"/>
                <w:numId w:val="36"/>
              </w:numPr>
              <w:tabs>
                <w:tab w:val="left" w:pos="916"/>
              </w:tabs>
              <w:kinsoku w:val="0"/>
              <w:overflowPunct w:val="0"/>
              <w:autoSpaceDE w:val="0"/>
              <w:autoSpaceDN w:val="0"/>
              <w:adjustRightInd w:val="0"/>
              <w:spacing w:after="0" w:line="203" w:lineRule="exact"/>
              <w:ind w:left="1231" w:hanging="270"/>
              <w:rPr>
                <w:ins w:id="378" w:author="Tam, Danny@Energy" w:date="2021-11-08T09:29:00Z"/>
                <w:rFonts w:cs="Calibri"/>
                <w:sz w:val="20"/>
                <w:szCs w:val="20"/>
              </w:rPr>
            </w:pPr>
            <w:ins w:id="379" w:author="Tam, Danny@Energy" w:date="2021-11-08T09:29:00Z">
              <w:r w:rsidRPr="004B6B6C">
                <w:rPr>
                  <w:rFonts w:cs="Calibri"/>
                  <w:sz w:val="20"/>
                  <w:szCs w:val="20"/>
                  <w:u w:val="single"/>
                </w:rPr>
                <w:t>A dedicated</w:t>
              </w:r>
              <w:r w:rsidRPr="004B6B6C">
                <w:rPr>
                  <w:rFonts w:cs="Calibri"/>
                  <w:spacing w:val="1"/>
                  <w:sz w:val="20"/>
                  <w:szCs w:val="20"/>
                  <w:u w:val="single"/>
                </w:rPr>
                <w:t xml:space="preserve"> </w:t>
              </w:r>
              <w:r w:rsidRPr="004B6B6C">
                <w:rPr>
                  <w:rFonts w:cs="Calibri"/>
                  <w:sz w:val="20"/>
                  <w:szCs w:val="20"/>
                  <w:u w:val="single"/>
                </w:rPr>
                <w:t>240 volt branch</w:t>
              </w:r>
              <w:r w:rsidRPr="004B6B6C">
                <w:rPr>
                  <w:rFonts w:cs="Calibri"/>
                  <w:spacing w:val="1"/>
                  <w:sz w:val="20"/>
                  <w:szCs w:val="20"/>
                  <w:u w:val="single"/>
                </w:rPr>
                <w:t xml:space="preserve"> </w:t>
              </w:r>
              <w:r w:rsidRPr="004B6B6C">
                <w:rPr>
                  <w:rFonts w:cs="Calibri"/>
                  <w:sz w:val="20"/>
                  <w:szCs w:val="20"/>
                  <w:u w:val="single"/>
                </w:rPr>
                <w:t>circuit</w:t>
              </w:r>
              <w:r w:rsidRPr="004B6B6C">
                <w:rPr>
                  <w:rFonts w:cs="Calibri"/>
                  <w:spacing w:val="-1"/>
                  <w:sz w:val="20"/>
                  <w:szCs w:val="20"/>
                  <w:u w:val="single"/>
                </w:rPr>
                <w:t xml:space="preserve"> </w:t>
              </w:r>
              <w:r w:rsidRPr="004B6B6C">
                <w:rPr>
                  <w:rFonts w:cs="Calibri"/>
                  <w:sz w:val="20"/>
                  <w:szCs w:val="20"/>
                  <w:u w:val="single"/>
                </w:rPr>
                <w:t>shall be</w:t>
              </w:r>
              <w:r w:rsidRPr="004B6B6C">
                <w:rPr>
                  <w:rFonts w:cs="Calibri"/>
                  <w:spacing w:val="-1"/>
                  <w:sz w:val="20"/>
                  <w:szCs w:val="20"/>
                  <w:u w:val="single"/>
                </w:rPr>
                <w:t xml:space="preserve"> </w:t>
              </w:r>
              <w:r w:rsidRPr="004B6B6C">
                <w:rPr>
                  <w:rFonts w:cs="Calibri"/>
                  <w:sz w:val="20"/>
                  <w:szCs w:val="20"/>
                  <w:u w:val="single"/>
                </w:rPr>
                <w:t>installed</w:t>
              </w:r>
              <w:r w:rsidRPr="004B6B6C">
                <w:rPr>
                  <w:rFonts w:cs="Calibri"/>
                  <w:spacing w:val="1"/>
                  <w:sz w:val="20"/>
                  <w:szCs w:val="20"/>
                  <w:u w:val="single"/>
                </w:rPr>
                <w:t xml:space="preserve"> </w:t>
              </w:r>
              <w:r w:rsidRPr="004B6B6C">
                <w:rPr>
                  <w:rFonts w:cs="Calibri"/>
                  <w:sz w:val="20"/>
                  <w:szCs w:val="20"/>
                  <w:u w:val="single"/>
                </w:rPr>
                <w:t>within</w:t>
              </w:r>
              <w:r w:rsidRPr="004B6B6C">
                <w:rPr>
                  <w:rFonts w:cs="Calibri"/>
                  <w:spacing w:val="-2"/>
                  <w:sz w:val="20"/>
                  <w:szCs w:val="20"/>
                  <w:u w:val="single"/>
                </w:rPr>
                <w:t xml:space="preserve"> </w:t>
              </w:r>
              <w:r w:rsidRPr="004B6B6C">
                <w:rPr>
                  <w:rFonts w:cs="Calibri"/>
                  <w:sz w:val="20"/>
                  <w:szCs w:val="20"/>
                  <w:u w:val="single"/>
                </w:rPr>
                <w:t>3 feet</w:t>
              </w:r>
              <w:r w:rsidRPr="004B6B6C">
                <w:rPr>
                  <w:rFonts w:cs="Calibri"/>
                  <w:spacing w:val="3"/>
                  <w:sz w:val="20"/>
                  <w:szCs w:val="20"/>
                  <w:u w:val="single"/>
                </w:rPr>
                <w:t xml:space="preserve"> </w:t>
              </w:r>
              <w:r w:rsidRPr="004B6B6C">
                <w:rPr>
                  <w:rFonts w:cs="Calibri"/>
                  <w:sz w:val="20"/>
                  <w:szCs w:val="20"/>
                  <w:u w:val="single"/>
                </w:rPr>
                <w:t>from</w:t>
              </w:r>
              <w:r w:rsidRPr="004B6B6C">
                <w:rPr>
                  <w:rFonts w:cs="Calibri"/>
                  <w:spacing w:val="-1"/>
                  <w:sz w:val="20"/>
                  <w:szCs w:val="20"/>
                  <w:u w:val="single"/>
                </w:rPr>
                <w:t xml:space="preserve"> </w:t>
              </w: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designated</w:t>
              </w:r>
              <w:r w:rsidRPr="004B6B6C">
                <w:rPr>
                  <w:rFonts w:cs="Calibri"/>
                  <w:spacing w:val="1"/>
                  <w:sz w:val="20"/>
                  <w:szCs w:val="20"/>
                  <w:u w:val="single"/>
                </w:rPr>
                <w:t xml:space="preserve"> </w:t>
              </w:r>
              <w:r w:rsidRPr="004B6B6C">
                <w:rPr>
                  <w:rFonts w:cs="Calibri"/>
                  <w:sz w:val="20"/>
                  <w:szCs w:val="20"/>
                  <w:u w:val="single"/>
                </w:rPr>
                <w:t>space. The</w:t>
              </w:r>
            </w:ins>
          </w:p>
          <w:p w14:paraId="4CD37A39" w14:textId="77777777" w:rsidR="004A5D9D" w:rsidRPr="004736BD" w:rsidRDefault="004A5D9D" w:rsidP="004A5D9D">
            <w:pPr>
              <w:pStyle w:val="ListParagraph"/>
              <w:numPr>
                <w:ilvl w:val="0"/>
                <w:numId w:val="36"/>
              </w:numPr>
              <w:kinsoku w:val="0"/>
              <w:overflowPunct w:val="0"/>
              <w:autoSpaceDE w:val="0"/>
              <w:autoSpaceDN w:val="0"/>
              <w:adjustRightInd w:val="0"/>
              <w:spacing w:after="0" w:line="240" w:lineRule="auto"/>
              <w:ind w:left="1231" w:right="293" w:hanging="270"/>
              <w:rPr>
                <w:ins w:id="380" w:author="Tam, Danny@Energy" w:date="2021-11-08T09:29:00Z"/>
                <w:rFonts w:cs="Calibri"/>
                <w:sz w:val="20"/>
                <w:szCs w:val="20"/>
              </w:rPr>
            </w:pPr>
            <w:ins w:id="381" w:author="Tam, Danny@Energy" w:date="2021-11-08T09:29:00Z">
              <w:r w:rsidRPr="004736BD">
                <w:rPr>
                  <w:rFonts w:cs="Calibri"/>
                  <w:sz w:val="20"/>
                  <w:szCs w:val="20"/>
                  <w:u w:val="single"/>
                </w:rPr>
                <w:t>branch</w:t>
              </w:r>
              <w:r w:rsidRPr="004736BD">
                <w:rPr>
                  <w:rFonts w:cs="Calibri"/>
                  <w:spacing w:val="1"/>
                  <w:sz w:val="20"/>
                  <w:szCs w:val="20"/>
                  <w:u w:val="single"/>
                </w:rPr>
                <w:t xml:space="preserve"> </w:t>
              </w:r>
              <w:r w:rsidRPr="004736BD">
                <w:rPr>
                  <w:rFonts w:cs="Calibri"/>
                  <w:sz w:val="20"/>
                  <w:szCs w:val="20"/>
                  <w:u w:val="single"/>
                </w:rPr>
                <w:t>circuit shall be</w:t>
              </w:r>
              <w:r w:rsidRPr="004736BD">
                <w:rPr>
                  <w:rFonts w:cs="Calibri"/>
                  <w:spacing w:val="-1"/>
                  <w:sz w:val="20"/>
                  <w:szCs w:val="20"/>
                  <w:u w:val="single"/>
                </w:rPr>
                <w:t xml:space="preserve"> </w:t>
              </w:r>
              <w:r w:rsidRPr="004736BD">
                <w:rPr>
                  <w:rFonts w:cs="Calibri"/>
                  <w:sz w:val="20"/>
                  <w:szCs w:val="20"/>
                  <w:u w:val="single"/>
                </w:rPr>
                <w:t>rated at 30 amps</w:t>
              </w:r>
              <w:r w:rsidRPr="004736BD">
                <w:rPr>
                  <w:rFonts w:cs="Calibri"/>
                  <w:spacing w:val="1"/>
                  <w:sz w:val="20"/>
                  <w:szCs w:val="20"/>
                  <w:u w:val="single"/>
                </w:rPr>
                <w:t xml:space="preserve"> </w:t>
              </w:r>
              <w:r w:rsidRPr="004736BD">
                <w:rPr>
                  <w:rFonts w:cs="Calibri"/>
                  <w:sz w:val="20"/>
                  <w:szCs w:val="20"/>
                  <w:u w:val="single"/>
                </w:rPr>
                <w:t>minimum.</w:t>
              </w:r>
              <w:r w:rsidRPr="004736BD">
                <w:rPr>
                  <w:rFonts w:cs="Calibri"/>
                  <w:spacing w:val="2"/>
                  <w:sz w:val="20"/>
                  <w:szCs w:val="20"/>
                  <w:u w:val="single"/>
                </w:rPr>
                <w:t xml:space="preserve"> </w:t>
              </w:r>
              <w:r w:rsidRPr="004736BD">
                <w:rPr>
                  <w:rFonts w:cs="Calibri"/>
                  <w:sz w:val="20"/>
                  <w:szCs w:val="20"/>
                  <w:u w:val="single"/>
                </w:rPr>
                <w:t>The</w:t>
              </w:r>
              <w:r w:rsidRPr="004736BD">
                <w:rPr>
                  <w:rFonts w:cs="Calibri"/>
                  <w:spacing w:val="-1"/>
                  <w:sz w:val="20"/>
                  <w:szCs w:val="20"/>
                  <w:u w:val="single"/>
                </w:rPr>
                <w:t xml:space="preserve"> </w:t>
              </w:r>
              <w:r w:rsidRPr="004736BD">
                <w:rPr>
                  <w:rFonts w:cs="Calibri"/>
                  <w:sz w:val="20"/>
                  <w:szCs w:val="20"/>
                  <w:u w:val="single"/>
                </w:rPr>
                <w:t>blank</w:t>
              </w:r>
              <w:r w:rsidRPr="004736BD">
                <w:rPr>
                  <w:rFonts w:cs="Calibri"/>
                  <w:spacing w:val="1"/>
                  <w:sz w:val="20"/>
                  <w:szCs w:val="20"/>
                  <w:u w:val="single"/>
                </w:rPr>
                <w:t xml:space="preserve"> </w:t>
              </w:r>
              <w:r w:rsidRPr="004736BD">
                <w:rPr>
                  <w:rFonts w:cs="Calibri"/>
                  <w:sz w:val="20"/>
                  <w:szCs w:val="20"/>
                  <w:u w:val="single"/>
                </w:rPr>
                <w:t>cover shall be</w:t>
              </w:r>
              <w:r w:rsidRPr="004736BD">
                <w:rPr>
                  <w:rFonts w:cs="Calibri"/>
                  <w:spacing w:val="-1"/>
                  <w:sz w:val="20"/>
                  <w:szCs w:val="20"/>
                  <w:u w:val="single"/>
                </w:rPr>
                <w:t xml:space="preserve"> </w:t>
              </w:r>
              <w:r w:rsidRPr="004736BD">
                <w:rPr>
                  <w:rFonts w:cs="Calibri"/>
                  <w:sz w:val="20"/>
                  <w:szCs w:val="20"/>
                  <w:u w:val="single"/>
                </w:rPr>
                <w:t>identified</w:t>
              </w:r>
              <w:r w:rsidRPr="004736BD">
                <w:rPr>
                  <w:rFonts w:cs="Calibri"/>
                  <w:spacing w:val="1"/>
                  <w:sz w:val="20"/>
                  <w:szCs w:val="20"/>
                  <w:u w:val="single"/>
                </w:rPr>
                <w:t xml:space="preserve"> </w:t>
              </w:r>
              <w:r w:rsidRPr="004736BD">
                <w:rPr>
                  <w:rFonts w:cs="Calibri"/>
                  <w:sz w:val="20"/>
                  <w:szCs w:val="20"/>
                  <w:u w:val="single"/>
                </w:rPr>
                <w:t>as</w:t>
              </w:r>
              <w:r w:rsidRPr="004736BD">
                <w:rPr>
                  <w:rFonts w:cs="Calibri"/>
                  <w:spacing w:val="1"/>
                  <w:sz w:val="20"/>
                  <w:szCs w:val="20"/>
                  <w:u w:val="single"/>
                </w:rPr>
                <w:t xml:space="preserve"> </w:t>
              </w:r>
              <w:r w:rsidRPr="004736BD">
                <w:rPr>
                  <w:rFonts w:cs="Calibri"/>
                  <w:sz w:val="20"/>
                  <w:szCs w:val="20"/>
                  <w:u w:val="single"/>
                </w:rPr>
                <w:t>“240V</w:t>
              </w:r>
              <w:r w:rsidRPr="004736BD">
                <w:rPr>
                  <w:rFonts w:cs="Calibri"/>
                  <w:spacing w:val="-1"/>
                  <w:sz w:val="20"/>
                  <w:szCs w:val="20"/>
                </w:rPr>
                <w:t xml:space="preserve"> </w:t>
              </w:r>
              <w:r w:rsidRPr="004736BD">
                <w:rPr>
                  <w:rFonts w:cs="Calibri"/>
                  <w:sz w:val="20"/>
                  <w:szCs w:val="20"/>
                  <w:u w:val="single"/>
                </w:rPr>
                <w:t>ready”;</w:t>
              </w:r>
              <w:r w:rsidRPr="004736BD">
                <w:rPr>
                  <w:rFonts w:cs="Calibri"/>
                  <w:spacing w:val="-1"/>
                  <w:sz w:val="20"/>
                  <w:szCs w:val="20"/>
                  <w:u w:val="single"/>
                </w:rPr>
                <w:t xml:space="preserve"> </w:t>
              </w:r>
              <w:r w:rsidRPr="004736BD">
                <w:rPr>
                  <w:rFonts w:cs="Calibri"/>
                  <w:sz w:val="20"/>
                  <w:szCs w:val="20"/>
                  <w:u w:val="single"/>
                </w:rPr>
                <w:t>and</w:t>
              </w:r>
            </w:ins>
          </w:p>
          <w:p w14:paraId="6804B4AC" w14:textId="77777777" w:rsidR="004A5D9D" w:rsidRPr="004B6B6C" w:rsidRDefault="004A5D9D" w:rsidP="004A5D9D">
            <w:pPr>
              <w:numPr>
                <w:ilvl w:val="0"/>
                <w:numId w:val="36"/>
              </w:numPr>
              <w:tabs>
                <w:tab w:val="left" w:pos="827"/>
              </w:tabs>
              <w:kinsoku w:val="0"/>
              <w:overflowPunct w:val="0"/>
              <w:autoSpaceDE w:val="0"/>
              <w:autoSpaceDN w:val="0"/>
              <w:adjustRightInd w:val="0"/>
              <w:spacing w:before="119" w:after="0" w:line="240" w:lineRule="auto"/>
              <w:ind w:left="1231" w:right="606" w:hanging="270"/>
              <w:rPr>
                <w:ins w:id="382" w:author="Tam, Danny@Energy" w:date="2021-11-08T09:29:00Z"/>
                <w:rFonts w:cs="Calibri"/>
                <w:sz w:val="20"/>
                <w:szCs w:val="20"/>
              </w:rPr>
            </w:pPr>
            <w:ins w:id="383" w:author="Tam, Danny@Energy" w:date="2021-11-08T09:29:00Z">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main</w:t>
              </w:r>
              <w:r w:rsidRPr="004B6B6C">
                <w:rPr>
                  <w:rFonts w:cs="Calibri"/>
                  <w:spacing w:val="1"/>
                  <w:sz w:val="20"/>
                  <w:szCs w:val="20"/>
                  <w:u w:val="single"/>
                </w:rPr>
                <w:t xml:space="preserve"> </w:t>
              </w:r>
              <w:r w:rsidRPr="004B6B6C">
                <w:rPr>
                  <w:rFonts w:cs="Calibri"/>
                  <w:sz w:val="20"/>
                  <w:szCs w:val="20"/>
                  <w:u w:val="single"/>
                </w:rPr>
                <w:t>electrical</w:t>
              </w:r>
              <w:r w:rsidRPr="004B6B6C">
                <w:rPr>
                  <w:rFonts w:cs="Calibri"/>
                  <w:spacing w:val="-1"/>
                  <w:sz w:val="20"/>
                  <w:szCs w:val="20"/>
                  <w:u w:val="single"/>
                </w:rPr>
                <w:t xml:space="preserve"> </w:t>
              </w:r>
              <w:r w:rsidRPr="004B6B6C">
                <w:rPr>
                  <w:rFonts w:cs="Calibri"/>
                  <w:sz w:val="20"/>
                  <w:szCs w:val="20"/>
                  <w:u w:val="single"/>
                </w:rPr>
                <w:t>service</w:t>
              </w:r>
              <w:r w:rsidRPr="004B6B6C">
                <w:rPr>
                  <w:rFonts w:cs="Calibri"/>
                  <w:spacing w:val="-1"/>
                  <w:sz w:val="20"/>
                  <w:szCs w:val="20"/>
                  <w:u w:val="single"/>
                </w:rPr>
                <w:t xml:space="preserve"> </w:t>
              </w:r>
              <w:r w:rsidRPr="004B6B6C">
                <w:rPr>
                  <w:rFonts w:cs="Calibri"/>
                  <w:sz w:val="20"/>
                  <w:szCs w:val="20"/>
                  <w:u w:val="single"/>
                </w:rPr>
                <w:t>panel shall have</w:t>
              </w:r>
              <w:r w:rsidRPr="004B6B6C">
                <w:rPr>
                  <w:rFonts w:cs="Calibri"/>
                  <w:spacing w:val="-1"/>
                  <w:sz w:val="20"/>
                  <w:szCs w:val="20"/>
                  <w:u w:val="single"/>
                </w:rPr>
                <w:t xml:space="preserve"> </w:t>
              </w:r>
              <w:r w:rsidRPr="004B6B6C">
                <w:rPr>
                  <w:rFonts w:cs="Calibri"/>
                  <w:sz w:val="20"/>
                  <w:szCs w:val="20"/>
                  <w:u w:val="single"/>
                </w:rPr>
                <w:t>a reserved</w:t>
              </w:r>
              <w:r w:rsidRPr="004B6B6C">
                <w:rPr>
                  <w:rFonts w:cs="Calibri"/>
                  <w:spacing w:val="1"/>
                  <w:sz w:val="20"/>
                  <w:szCs w:val="20"/>
                  <w:u w:val="single"/>
                </w:rPr>
                <w:t xml:space="preserve"> </w:t>
              </w:r>
              <w:r w:rsidRPr="004B6B6C">
                <w:rPr>
                  <w:rFonts w:cs="Calibri"/>
                  <w:sz w:val="20"/>
                  <w:szCs w:val="20"/>
                  <w:u w:val="single"/>
                </w:rPr>
                <w:t>space</w:t>
              </w:r>
              <w:r w:rsidRPr="004B6B6C">
                <w:rPr>
                  <w:rFonts w:cs="Calibri"/>
                  <w:spacing w:val="-1"/>
                  <w:sz w:val="20"/>
                  <w:szCs w:val="20"/>
                  <w:u w:val="single"/>
                </w:rPr>
                <w:t xml:space="preserve"> </w:t>
              </w:r>
              <w:r w:rsidRPr="004B6B6C">
                <w:rPr>
                  <w:rFonts w:cs="Calibri"/>
                  <w:sz w:val="20"/>
                  <w:szCs w:val="20"/>
                  <w:u w:val="single"/>
                </w:rPr>
                <w:t>to allow</w:t>
              </w:r>
              <w:r w:rsidRPr="004B6B6C">
                <w:rPr>
                  <w:rFonts w:cs="Calibri"/>
                  <w:spacing w:val="-1"/>
                  <w:sz w:val="20"/>
                  <w:szCs w:val="20"/>
                  <w:u w:val="single"/>
                </w:rPr>
                <w:t xml:space="preserve"> </w:t>
              </w:r>
              <w:r w:rsidRPr="004B6B6C">
                <w:rPr>
                  <w:rFonts w:cs="Calibri"/>
                  <w:sz w:val="20"/>
                  <w:szCs w:val="20"/>
                  <w:u w:val="single"/>
                </w:rPr>
                <w:t>for the</w:t>
              </w:r>
              <w:r w:rsidRPr="004B6B6C">
                <w:rPr>
                  <w:rFonts w:cs="Calibri"/>
                  <w:spacing w:val="-1"/>
                  <w:sz w:val="20"/>
                  <w:szCs w:val="20"/>
                  <w:u w:val="single"/>
                </w:rPr>
                <w:t xml:space="preserve"> </w:t>
              </w:r>
              <w:r w:rsidRPr="004B6B6C">
                <w:rPr>
                  <w:rFonts w:cs="Calibri"/>
                  <w:sz w:val="20"/>
                  <w:szCs w:val="20"/>
                  <w:u w:val="single"/>
                </w:rPr>
                <w:t>installation</w:t>
              </w:r>
              <w:r w:rsidRPr="004B6B6C">
                <w:rPr>
                  <w:rFonts w:cs="Calibri"/>
                  <w:spacing w:val="1"/>
                  <w:sz w:val="20"/>
                  <w:szCs w:val="20"/>
                  <w:u w:val="single"/>
                </w:rPr>
                <w:t xml:space="preserve"> </w:t>
              </w:r>
              <w:r w:rsidRPr="004B6B6C">
                <w:rPr>
                  <w:rFonts w:cs="Calibri"/>
                  <w:sz w:val="20"/>
                  <w:szCs w:val="20"/>
                  <w:u w:val="single"/>
                </w:rPr>
                <w:t>of</w:t>
              </w:r>
              <w:r w:rsidRPr="004B6B6C">
                <w:rPr>
                  <w:rFonts w:cs="Calibri"/>
                  <w:spacing w:val="-1"/>
                  <w:sz w:val="20"/>
                  <w:szCs w:val="20"/>
                  <w:u w:val="single"/>
                </w:rPr>
                <w:t xml:space="preserve"> </w:t>
              </w:r>
              <w:r w:rsidRPr="004B6B6C">
                <w:rPr>
                  <w:rFonts w:cs="Calibri"/>
                  <w:sz w:val="20"/>
                  <w:szCs w:val="20"/>
                  <w:u w:val="single"/>
                </w:rPr>
                <w:t>a</w:t>
              </w:r>
              <w:r w:rsidRPr="004B6B6C">
                <w:rPr>
                  <w:rFonts w:cs="Calibri"/>
                  <w:sz w:val="20"/>
                  <w:szCs w:val="20"/>
                </w:rPr>
                <w:t xml:space="preserve"> </w:t>
              </w:r>
              <w:r w:rsidRPr="004B6B6C">
                <w:rPr>
                  <w:rFonts w:cs="Calibri"/>
                  <w:sz w:val="20"/>
                  <w:szCs w:val="20"/>
                  <w:u w:val="single"/>
                </w:rPr>
                <w:t>double</w:t>
              </w:r>
              <w:r w:rsidRPr="004B6B6C">
                <w:rPr>
                  <w:rFonts w:cs="Calibri"/>
                  <w:spacing w:val="-1"/>
                  <w:sz w:val="20"/>
                  <w:szCs w:val="20"/>
                  <w:u w:val="single"/>
                </w:rPr>
                <w:t xml:space="preserve"> </w:t>
              </w:r>
              <w:r w:rsidRPr="004B6B6C">
                <w:rPr>
                  <w:rFonts w:cs="Calibri"/>
                  <w:sz w:val="20"/>
                  <w:szCs w:val="20"/>
                  <w:u w:val="single"/>
                </w:rPr>
                <w:t>pole</w:t>
              </w:r>
              <w:r w:rsidRPr="004B6B6C">
                <w:rPr>
                  <w:rFonts w:cs="Calibri"/>
                  <w:spacing w:val="-1"/>
                  <w:sz w:val="20"/>
                  <w:szCs w:val="20"/>
                  <w:u w:val="single"/>
                </w:rPr>
                <w:t xml:space="preserve"> </w:t>
              </w:r>
              <w:r w:rsidRPr="004B6B6C">
                <w:rPr>
                  <w:rFonts w:cs="Calibri"/>
                  <w:sz w:val="20"/>
                  <w:szCs w:val="20"/>
                  <w:u w:val="single"/>
                </w:rPr>
                <w:t>circuit breaker for a future</w:t>
              </w:r>
              <w:r w:rsidRPr="004B6B6C">
                <w:rPr>
                  <w:rFonts w:cs="Calibri"/>
                  <w:spacing w:val="-1"/>
                  <w:sz w:val="20"/>
                  <w:szCs w:val="20"/>
                  <w:u w:val="single"/>
                </w:rPr>
                <w:t xml:space="preserve"> </w:t>
              </w:r>
              <w:r w:rsidRPr="004B6B6C">
                <w:rPr>
                  <w:rFonts w:cs="Calibri"/>
                  <w:sz w:val="20"/>
                  <w:szCs w:val="20"/>
                  <w:u w:val="single"/>
                </w:rPr>
                <w:t>HPWH</w:t>
              </w:r>
              <w:r w:rsidRPr="004B6B6C">
                <w:rPr>
                  <w:rFonts w:cs="Calibri"/>
                  <w:spacing w:val="1"/>
                  <w:sz w:val="20"/>
                  <w:szCs w:val="20"/>
                  <w:u w:val="single"/>
                </w:rPr>
                <w:t xml:space="preserve"> </w:t>
              </w:r>
              <w:r w:rsidRPr="004B6B6C">
                <w:rPr>
                  <w:rFonts w:cs="Calibri"/>
                  <w:sz w:val="20"/>
                  <w:szCs w:val="20"/>
                  <w:u w:val="single"/>
                </w:rPr>
                <w:t>installation.</w:t>
              </w:r>
              <w:r w:rsidRPr="004B6B6C">
                <w:rPr>
                  <w:rFonts w:cs="Calibri"/>
                  <w:spacing w:val="-2"/>
                  <w:sz w:val="20"/>
                  <w:szCs w:val="20"/>
                  <w:u w:val="single"/>
                </w:rPr>
                <w:t xml:space="preserve"> </w:t>
              </w: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reserved</w:t>
              </w:r>
              <w:r w:rsidRPr="004B6B6C">
                <w:rPr>
                  <w:rFonts w:cs="Calibri"/>
                  <w:spacing w:val="1"/>
                  <w:sz w:val="20"/>
                  <w:szCs w:val="20"/>
                  <w:u w:val="single"/>
                </w:rPr>
                <w:t xml:space="preserve"> </w:t>
              </w:r>
              <w:r w:rsidRPr="004B6B6C">
                <w:rPr>
                  <w:rFonts w:cs="Calibri"/>
                  <w:sz w:val="20"/>
                  <w:szCs w:val="20"/>
                  <w:u w:val="single"/>
                </w:rPr>
                <w:t>space</w:t>
              </w:r>
              <w:r w:rsidRPr="004B6B6C">
                <w:rPr>
                  <w:rFonts w:cs="Calibri"/>
                  <w:spacing w:val="-1"/>
                  <w:sz w:val="20"/>
                  <w:szCs w:val="20"/>
                  <w:u w:val="single"/>
                </w:rPr>
                <w:t xml:space="preserve"> </w:t>
              </w:r>
              <w:r w:rsidRPr="004B6B6C">
                <w:rPr>
                  <w:rFonts w:cs="Calibri"/>
                  <w:sz w:val="20"/>
                  <w:szCs w:val="20"/>
                  <w:u w:val="single"/>
                </w:rPr>
                <w:t>shall be</w:t>
              </w:r>
              <w:r w:rsidRPr="004B6B6C">
                <w:rPr>
                  <w:rFonts w:cs="Calibri"/>
                  <w:sz w:val="20"/>
                  <w:szCs w:val="20"/>
                </w:rPr>
                <w:t xml:space="preserve"> </w:t>
              </w:r>
              <w:r w:rsidRPr="004B6B6C">
                <w:rPr>
                  <w:rFonts w:cs="Calibri"/>
                  <w:sz w:val="20"/>
                  <w:szCs w:val="20"/>
                  <w:u w:val="single"/>
                </w:rPr>
                <w:t>permanently</w:t>
              </w:r>
              <w:r w:rsidRPr="004B6B6C">
                <w:rPr>
                  <w:rFonts w:cs="Calibri"/>
                  <w:spacing w:val="1"/>
                  <w:sz w:val="20"/>
                  <w:szCs w:val="20"/>
                  <w:u w:val="single"/>
                </w:rPr>
                <w:t xml:space="preserve"> </w:t>
              </w:r>
              <w:r w:rsidRPr="004B6B6C">
                <w:rPr>
                  <w:rFonts w:cs="Calibri"/>
                  <w:sz w:val="20"/>
                  <w:szCs w:val="20"/>
                  <w:u w:val="single"/>
                </w:rPr>
                <w:t>marked</w:t>
              </w:r>
              <w:r w:rsidRPr="004B6B6C">
                <w:rPr>
                  <w:rFonts w:cs="Calibri"/>
                  <w:spacing w:val="1"/>
                  <w:sz w:val="20"/>
                  <w:szCs w:val="20"/>
                  <w:u w:val="single"/>
                </w:rPr>
                <w:t xml:space="preserve"> </w:t>
              </w:r>
              <w:r w:rsidRPr="004B6B6C">
                <w:rPr>
                  <w:rFonts w:cs="Calibri"/>
                  <w:sz w:val="20"/>
                  <w:szCs w:val="20"/>
                  <w:u w:val="single"/>
                </w:rPr>
                <w:t>as</w:t>
              </w:r>
              <w:r w:rsidRPr="004B6B6C">
                <w:rPr>
                  <w:rFonts w:cs="Calibri"/>
                  <w:spacing w:val="1"/>
                  <w:sz w:val="20"/>
                  <w:szCs w:val="20"/>
                  <w:u w:val="single"/>
                </w:rPr>
                <w:t xml:space="preserve"> </w:t>
              </w:r>
              <w:r w:rsidRPr="004B6B6C">
                <w:rPr>
                  <w:rFonts w:cs="Calibri"/>
                  <w:sz w:val="20"/>
                  <w:szCs w:val="20"/>
                  <w:u w:val="single"/>
                </w:rPr>
                <w:t>“For Future</w:t>
              </w:r>
              <w:r w:rsidRPr="004B6B6C">
                <w:rPr>
                  <w:rFonts w:cs="Calibri"/>
                  <w:spacing w:val="-1"/>
                  <w:sz w:val="20"/>
                  <w:szCs w:val="20"/>
                  <w:u w:val="single"/>
                </w:rPr>
                <w:t xml:space="preserve"> </w:t>
              </w:r>
              <w:r w:rsidRPr="004B6B6C">
                <w:rPr>
                  <w:rFonts w:cs="Calibri"/>
                  <w:sz w:val="20"/>
                  <w:szCs w:val="20"/>
                  <w:u w:val="single"/>
                </w:rPr>
                <w:t>240V use”;</w:t>
              </w:r>
              <w:r w:rsidRPr="004B6B6C">
                <w:rPr>
                  <w:rFonts w:cs="Calibri"/>
                  <w:spacing w:val="-1"/>
                  <w:sz w:val="20"/>
                  <w:szCs w:val="20"/>
                  <w:u w:val="single"/>
                </w:rPr>
                <w:t xml:space="preserve"> </w:t>
              </w:r>
              <w:r w:rsidRPr="004B6B6C">
                <w:rPr>
                  <w:rFonts w:cs="Calibri"/>
                  <w:sz w:val="20"/>
                  <w:szCs w:val="20"/>
                  <w:u w:val="single"/>
                </w:rPr>
                <w:t>and</w:t>
              </w:r>
            </w:ins>
          </w:p>
          <w:p w14:paraId="17940DC4" w14:textId="77777777" w:rsidR="004A5D9D" w:rsidRPr="004B6B6C" w:rsidRDefault="004A5D9D" w:rsidP="004A5D9D">
            <w:pPr>
              <w:numPr>
                <w:ilvl w:val="0"/>
                <w:numId w:val="36"/>
              </w:numPr>
              <w:tabs>
                <w:tab w:val="left" w:pos="827"/>
              </w:tabs>
              <w:kinsoku w:val="0"/>
              <w:overflowPunct w:val="0"/>
              <w:autoSpaceDE w:val="0"/>
              <w:autoSpaceDN w:val="0"/>
              <w:adjustRightInd w:val="0"/>
              <w:spacing w:before="120" w:after="0" w:line="240" w:lineRule="auto"/>
              <w:ind w:left="1231" w:right="311" w:hanging="270"/>
              <w:rPr>
                <w:ins w:id="384" w:author="Tam, Danny@Energy" w:date="2021-11-08T09:29:00Z"/>
                <w:rFonts w:cs="Calibri"/>
                <w:sz w:val="20"/>
                <w:szCs w:val="20"/>
              </w:rPr>
            </w:pPr>
            <w:ins w:id="385" w:author="Tam, Danny@Energy" w:date="2021-11-08T09:29:00Z">
              <w:r w:rsidRPr="004B6B6C">
                <w:rPr>
                  <w:rFonts w:cs="Calibri"/>
                  <w:sz w:val="20"/>
                  <w:szCs w:val="20"/>
                  <w:u w:val="single"/>
                </w:rPr>
                <w:t>Either a dedicated</w:t>
              </w:r>
              <w:r w:rsidRPr="004B6B6C">
                <w:rPr>
                  <w:rFonts w:cs="Calibri"/>
                  <w:spacing w:val="1"/>
                  <w:sz w:val="20"/>
                  <w:szCs w:val="20"/>
                  <w:u w:val="single"/>
                </w:rPr>
                <w:t xml:space="preserve"> </w:t>
              </w:r>
              <w:r w:rsidRPr="004B6B6C">
                <w:rPr>
                  <w:rFonts w:cs="Calibri"/>
                  <w:sz w:val="20"/>
                  <w:szCs w:val="20"/>
                  <w:u w:val="single"/>
                </w:rPr>
                <w:t>cold water</w:t>
              </w:r>
              <w:r w:rsidRPr="004B6B6C">
                <w:rPr>
                  <w:rFonts w:cs="Calibri"/>
                  <w:spacing w:val="2"/>
                  <w:sz w:val="20"/>
                  <w:szCs w:val="20"/>
                  <w:u w:val="single"/>
                </w:rPr>
                <w:t xml:space="preserve"> </w:t>
              </w:r>
              <w:r w:rsidRPr="004B6B6C">
                <w:rPr>
                  <w:rFonts w:cs="Calibri"/>
                  <w:sz w:val="20"/>
                  <w:szCs w:val="20"/>
                  <w:u w:val="single"/>
                </w:rPr>
                <w:t>supply,</w:t>
              </w:r>
              <w:r w:rsidRPr="004B6B6C">
                <w:rPr>
                  <w:rFonts w:cs="Calibri"/>
                  <w:spacing w:val="-2"/>
                  <w:sz w:val="20"/>
                  <w:szCs w:val="20"/>
                  <w:u w:val="single"/>
                </w:rPr>
                <w:t xml:space="preserve"> </w:t>
              </w:r>
              <w:r w:rsidRPr="004B6B6C">
                <w:rPr>
                  <w:rFonts w:cs="Calibri"/>
                  <w:sz w:val="20"/>
                  <w:szCs w:val="20"/>
                  <w:u w:val="single"/>
                </w:rPr>
                <w:t>or the</w:t>
              </w:r>
              <w:r w:rsidRPr="004B6B6C">
                <w:rPr>
                  <w:rFonts w:cs="Calibri"/>
                  <w:spacing w:val="-1"/>
                  <w:sz w:val="20"/>
                  <w:szCs w:val="20"/>
                  <w:u w:val="single"/>
                </w:rPr>
                <w:t xml:space="preserve"> </w:t>
              </w:r>
              <w:r w:rsidRPr="004B6B6C">
                <w:rPr>
                  <w:rFonts w:cs="Calibri"/>
                  <w:sz w:val="20"/>
                  <w:szCs w:val="20"/>
                  <w:u w:val="single"/>
                </w:rPr>
                <w:t>cold</w:t>
              </w:r>
              <w:r w:rsidRPr="004B6B6C">
                <w:rPr>
                  <w:rFonts w:cs="Calibri"/>
                  <w:spacing w:val="1"/>
                  <w:sz w:val="20"/>
                  <w:szCs w:val="20"/>
                  <w:u w:val="single"/>
                </w:rPr>
                <w:t xml:space="preserve"> </w:t>
              </w:r>
              <w:r w:rsidRPr="004B6B6C">
                <w:rPr>
                  <w:rFonts w:cs="Calibri"/>
                  <w:sz w:val="20"/>
                  <w:szCs w:val="20"/>
                  <w:u w:val="single"/>
                </w:rPr>
                <w:t>water supply</w:t>
              </w:r>
              <w:r w:rsidRPr="004B6B6C">
                <w:rPr>
                  <w:rFonts w:cs="Calibri"/>
                  <w:spacing w:val="1"/>
                  <w:sz w:val="20"/>
                  <w:szCs w:val="20"/>
                  <w:u w:val="single"/>
                </w:rPr>
                <w:t xml:space="preserve"> </w:t>
              </w:r>
              <w:r w:rsidRPr="004B6B6C">
                <w:rPr>
                  <w:rFonts w:cs="Calibri"/>
                  <w:sz w:val="20"/>
                  <w:szCs w:val="20"/>
                  <w:u w:val="single"/>
                </w:rPr>
                <w:t>shall pass</w:t>
              </w:r>
              <w:r w:rsidRPr="004B6B6C">
                <w:rPr>
                  <w:rFonts w:cs="Calibri"/>
                  <w:spacing w:val="1"/>
                  <w:sz w:val="20"/>
                  <w:szCs w:val="20"/>
                  <w:u w:val="single"/>
                </w:rPr>
                <w:t xml:space="preserve"> </w:t>
              </w:r>
              <w:r w:rsidRPr="004B6B6C">
                <w:rPr>
                  <w:rFonts w:cs="Calibri"/>
                  <w:sz w:val="20"/>
                  <w:szCs w:val="20"/>
                  <w:u w:val="single"/>
                </w:rPr>
                <w:t>through</w:t>
              </w:r>
              <w:r w:rsidRPr="004B6B6C">
                <w:rPr>
                  <w:rFonts w:cs="Calibri"/>
                  <w:spacing w:val="1"/>
                  <w:sz w:val="20"/>
                  <w:szCs w:val="20"/>
                  <w:u w:val="single"/>
                </w:rPr>
                <w:t xml:space="preserve"> </w:t>
              </w: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designated</w:t>
              </w:r>
              <w:r w:rsidRPr="004B6B6C">
                <w:rPr>
                  <w:rFonts w:cs="Calibri"/>
                  <w:sz w:val="20"/>
                  <w:szCs w:val="20"/>
                </w:rPr>
                <w:t xml:space="preserve"> </w:t>
              </w:r>
              <w:r w:rsidRPr="004B6B6C">
                <w:rPr>
                  <w:rFonts w:cs="Calibri"/>
                  <w:sz w:val="20"/>
                  <w:szCs w:val="20"/>
                  <w:u w:val="single"/>
                </w:rPr>
                <w:t>HPWH location</w:t>
              </w:r>
              <w:r w:rsidRPr="004B6B6C">
                <w:rPr>
                  <w:rFonts w:cs="Calibri"/>
                  <w:spacing w:val="1"/>
                  <w:sz w:val="20"/>
                  <w:szCs w:val="20"/>
                  <w:u w:val="single"/>
                </w:rPr>
                <w:t xml:space="preserve"> </w:t>
              </w:r>
              <w:r w:rsidRPr="004B6B6C">
                <w:rPr>
                  <w:rFonts w:cs="Calibri"/>
                  <w:sz w:val="20"/>
                  <w:szCs w:val="20"/>
                  <w:u w:val="single"/>
                </w:rPr>
                <w:t>just before</w:t>
              </w:r>
              <w:r w:rsidRPr="004B6B6C">
                <w:rPr>
                  <w:rFonts w:cs="Calibri"/>
                  <w:spacing w:val="-1"/>
                  <w:sz w:val="20"/>
                  <w:szCs w:val="20"/>
                  <w:u w:val="single"/>
                </w:rPr>
                <w:t xml:space="preserve"> </w:t>
              </w:r>
              <w:r w:rsidRPr="004B6B6C">
                <w:rPr>
                  <w:rFonts w:cs="Calibri"/>
                  <w:sz w:val="20"/>
                  <w:szCs w:val="20"/>
                  <w:u w:val="single"/>
                </w:rPr>
                <w:t>reaching the</w:t>
              </w:r>
              <w:r w:rsidRPr="004B6B6C">
                <w:rPr>
                  <w:rFonts w:cs="Calibri"/>
                  <w:spacing w:val="-1"/>
                  <w:sz w:val="20"/>
                  <w:szCs w:val="20"/>
                  <w:u w:val="single"/>
                </w:rPr>
                <w:t xml:space="preserve"> </w:t>
              </w:r>
              <w:r w:rsidRPr="004B6B6C">
                <w:rPr>
                  <w:rFonts w:cs="Calibri"/>
                  <w:sz w:val="20"/>
                  <w:szCs w:val="20"/>
                  <w:u w:val="single"/>
                </w:rPr>
                <w:t>gas</w:t>
              </w:r>
              <w:r w:rsidRPr="004B6B6C">
                <w:rPr>
                  <w:rFonts w:cs="Calibri"/>
                  <w:spacing w:val="1"/>
                  <w:sz w:val="20"/>
                  <w:szCs w:val="20"/>
                  <w:u w:val="single"/>
                </w:rPr>
                <w:t xml:space="preserve"> </w:t>
              </w:r>
              <w:r w:rsidRPr="004B6B6C">
                <w:rPr>
                  <w:rFonts w:cs="Calibri"/>
                  <w:sz w:val="20"/>
                  <w:szCs w:val="20"/>
                  <w:u w:val="single"/>
                </w:rPr>
                <w:t>or propane</w:t>
              </w:r>
              <w:r w:rsidRPr="004B6B6C">
                <w:rPr>
                  <w:rFonts w:cs="Calibri"/>
                  <w:spacing w:val="-1"/>
                  <w:sz w:val="20"/>
                  <w:szCs w:val="20"/>
                  <w:u w:val="single"/>
                </w:rPr>
                <w:t xml:space="preserve"> </w:t>
              </w:r>
              <w:r w:rsidRPr="004B6B6C">
                <w:rPr>
                  <w:rFonts w:cs="Calibri"/>
                  <w:sz w:val="20"/>
                  <w:szCs w:val="20"/>
                  <w:u w:val="single"/>
                </w:rPr>
                <w:t>water heater;</w:t>
              </w:r>
              <w:r w:rsidRPr="004B6B6C">
                <w:rPr>
                  <w:rFonts w:cs="Calibri"/>
                  <w:spacing w:val="-1"/>
                  <w:sz w:val="20"/>
                  <w:szCs w:val="20"/>
                  <w:u w:val="single"/>
                </w:rPr>
                <w:t xml:space="preserve"> </w:t>
              </w:r>
              <w:r w:rsidRPr="004B6B6C">
                <w:rPr>
                  <w:rFonts w:cs="Calibri"/>
                  <w:sz w:val="20"/>
                  <w:szCs w:val="20"/>
                  <w:u w:val="single"/>
                </w:rPr>
                <w:t>and</w:t>
              </w:r>
            </w:ins>
          </w:p>
          <w:p w14:paraId="25E0E588" w14:textId="77777777" w:rsidR="004A5D9D" w:rsidRPr="004B6B6C" w:rsidRDefault="004A5D9D" w:rsidP="004A5D9D">
            <w:pPr>
              <w:numPr>
                <w:ilvl w:val="0"/>
                <w:numId w:val="36"/>
              </w:numPr>
              <w:tabs>
                <w:tab w:val="left" w:pos="827"/>
              </w:tabs>
              <w:kinsoku w:val="0"/>
              <w:overflowPunct w:val="0"/>
              <w:autoSpaceDE w:val="0"/>
              <w:autoSpaceDN w:val="0"/>
              <w:adjustRightInd w:val="0"/>
              <w:spacing w:before="121" w:after="0" w:line="240" w:lineRule="auto"/>
              <w:ind w:left="1231" w:right="503" w:hanging="270"/>
              <w:rPr>
                <w:ins w:id="386" w:author="Tam, Danny@Energy" w:date="2021-11-08T09:29:00Z"/>
                <w:rFonts w:cs="Calibri"/>
                <w:sz w:val="20"/>
                <w:szCs w:val="20"/>
              </w:rPr>
            </w:pPr>
            <w:ins w:id="387" w:author="Tam, Danny@Energy" w:date="2021-11-08T09:29:00Z">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hot water supply pipe</w:t>
              </w:r>
              <w:r w:rsidRPr="004B6B6C">
                <w:rPr>
                  <w:rFonts w:cs="Calibri"/>
                  <w:spacing w:val="-1"/>
                  <w:sz w:val="20"/>
                  <w:szCs w:val="20"/>
                  <w:u w:val="single"/>
                </w:rPr>
                <w:t xml:space="preserve"> </w:t>
              </w:r>
              <w:r w:rsidRPr="004B6B6C">
                <w:rPr>
                  <w:rFonts w:cs="Calibri"/>
                  <w:sz w:val="20"/>
                  <w:szCs w:val="20"/>
                  <w:u w:val="single"/>
                </w:rPr>
                <w:t>coming out of</w:t>
              </w:r>
              <w:r w:rsidRPr="004B6B6C">
                <w:rPr>
                  <w:rFonts w:cs="Calibri"/>
                  <w:spacing w:val="-1"/>
                  <w:sz w:val="20"/>
                  <w:szCs w:val="20"/>
                  <w:u w:val="single"/>
                </w:rPr>
                <w:t xml:space="preserve"> </w:t>
              </w: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gas</w:t>
              </w:r>
              <w:r w:rsidRPr="004B6B6C">
                <w:rPr>
                  <w:rFonts w:cs="Calibri"/>
                  <w:spacing w:val="1"/>
                  <w:sz w:val="20"/>
                  <w:szCs w:val="20"/>
                  <w:u w:val="single"/>
                </w:rPr>
                <w:t xml:space="preserve"> </w:t>
              </w:r>
              <w:r w:rsidRPr="004B6B6C">
                <w:rPr>
                  <w:rFonts w:cs="Calibri"/>
                  <w:sz w:val="20"/>
                  <w:szCs w:val="20"/>
                  <w:u w:val="single"/>
                </w:rPr>
                <w:t>or propane</w:t>
              </w:r>
              <w:r w:rsidRPr="004B6B6C">
                <w:rPr>
                  <w:rFonts w:cs="Calibri"/>
                  <w:spacing w:val="-1"/>
                  <w:sz w:val="20"/>
                  <w:szCs w:val="20"/>
                  <w:u w:val="single"/>
                </w:rPr>
                <w:t xml:space="preserve"> </w:t>
              </w:r>
              <w:r w:rsidRPr="004B6B6C">
                <w:rPr>
                  <w:rFonts w:cs="Calibri"/>
                  <w:sz w:val="20"/>
                  <w:szCs w:val="20"/>
                  <w:u w:val="single"/>
                </w:rPr>
                <w:t>water heater shall be</w:t>
              </w:r>
              <w:r w:rsidRPr="004B6B6C">
                <w:rPr>
                  <w:rFonts w:cs="Calibri"/>
                  <w:spacing w:val="-1"/>
                  <w:sz w:val="20"/>
                  <w:szCs w:val="20"/>
                  <w:u w:val="single"/>
                </w:rPr>
                <w:t xml:space="preserve"> </w:t>
              </w:r>
              <w:r w:rsidRPr="004B6B6C">
                <w:rPr>
                  <w:rFonts w:cs="Calibri"/>
                  <w:sz w:val="20"/>
                  <w:szCs w:val="20"/>
                  <w:u w:val="single"/>
                </w:rPr>
                <w:t>routed</w:t>
              </w:r>
              <w:r w:rsidRPr="004B6B6C">
                <w:rPr>
                  <w:rFonts w:cs="Calibri"/>
                  <w:spacing w:val="1"/>
                  <w:sz w:val="20"/>
                  <w:szCs w:val="20"/>
                  <w:u w:val="single"/>
                </w:rPr>
                <w:t xml:space="preserve"> </w:t>
              </w:r>
              <w:r w:rsidRPr="004B6B6C">
                <w:rPr>
                  <w:rFonts w:cs="Calibri"/>
                  <w:sz w:val="20"/>
                  <w:szCs w:val="20"/>
                  <w:u w:val="single"/>
                </w:rPr>
                <w:t>first</w:t>
              </w:r>
              <w:r w:rsidRPr="004B6B6C">
                <w:rPr>
                  <w:rFonts w:cs="Calibri"/>
                  <w:sz w:val="20"/>
                  <w:szCs w:val="20"/>
                </w:rPr>
                <w:t xml:space="preserve"> </w:t>
              </w:r>
              <w:r w:rsidRPr="004B6B6C">
                <w:rPr>
                  <w:rFonts w:cs="Calibri"/>
                  <w:sz w:val="20"/>
                  <w:szCs w:val="20"/>
                  <w:u w:val="single"/>
                </w:rPr>
                <w:t>through</w:t>
              </w:r>
              <w:r w:rsidRPr="004B6B6C">
                <w:rPr>
                  <w:rFonts w:cs="Calibri"/>
                  <w:spacing w:val="1"/>
                  <w:sz w:val="20"/>
                  <w:szCs w:val="20"/>
                  <w:u w:val="single"/>
                </w:rPr>
                <w:t xml:space="preserve"> </w:t>
              </w: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designated</w:t>
              </w:r>
              <w:r w:rsidRPr="004B6B6C">
                <w:rPr>
                  <w:rFonts w:cs="Calibri"/>
                  <w:spacing w:val="1"/>
                  <w:sz w:val="20"/>
                  <w:szCs w:val="20"/>
                  <w:u w:val="single"/>
                </w:rPr>
                <w:t xml:space="preserve"> </w:t>
              </w:r>
              <w:r w:rsidRPr="004B6B6C">
                <w:rPr>
                  <w:rFonts w:cs="Calibri"/>
                  <w:sz w:val="20"/>
                  <w:szCs w:val="20"/>
                  <w:u w:val="single"/>
                </w:rPr>
                <w:t>HPWH</w:t>
              </w:r>
              <w:r w:rsidRPr="004B6B6C">
                <w:rPr>
                  <w:rFonts w:cs="Calibri"/>
                  <w:spacing w:val="1"/>
                  <w:sz w:val="20"/>
                  <w:szCs w:val="20"/>
                  <w:u w:val="single"/>
                </w:rPr>
                <w:t xml:space="preserve"> </w:t>
              </w:r>
              <w:r w:rsidRPr="004B6B6C">
                <w:rPr>
                  <w:rFonts w:cs="Calibri"/>
                  <w:sz w:val="20"/>
                  <w:szCs w:val="20"/>
                  <w:u w:val="single"/>
                </w:rPr>
                <w:t>location</w:t>
              </w:r>
              <w:r w:rsidRPr="004B6B6C">
                <w:rPr>
                  <w:rFonts w:cs="Calibri"/>
                  <w:spacing w:val="1"/>
                  <w:sz w:val="20"/>
                  <w:szCs w:val="20"/>
                  <w:u w:val="single"/>
                </w:rPr>
                <w:t xml:space="preserve"> </w:t>
              </w:r>
              <w:r w:rsidRPr="004B6B6C">
                <w:rPr>
                  <w:rFonts w:cs="Calibri"/>
                  <w:sz w:val="20"/>
                  <w:szCs w:val="20"/>
                  <w:u w:val="single"/>
                </w:rPr>
                <w:t>before</w:t>
              </w:r>
              <w:r w:rsidRPr="004B6B6C">
                <w:rPr>
                  <w:rFonts w:cs="Calibri"/>
                  <w:spacing w:val="-1"/>
                  <w:sz w:val="20"/>
                  <w:szCs w:val="20"/>
                  <w:u w:val="single"/>
                </w:rPr>
                <w:t xml:space="preserve"> </w:t>
              </w:r>
              <w:r w:rsidRPr="004B6B6C">
                <w:rPr>
                  <w:rFonts w:cs="Calibri"/>
                  <w:sz w:val="20"/>
                  <w:szCs w:val="20"/>
                  <w:u w:val="single"/>
                </w:rPr>
                <w:t>serving any</w:t>
              </w:r>
              <w:r w:rsidRPr="004B6B6C">
                <w:rPr>
                  <w:rFonts w:cs="Calibri"/>
                  <w:spacing w:val="1"/>
                  <w:sz w:val="20"/>
                  <w:szCs w:val="20"/>
                  <w:u w:val="single"/>
                </w:rPr>
                <w:t xml:space="preserve"> </w:t>
              </w:r>
              <w:r w:rsidRPr="004B6B6C">
                <w:rPr>
                  <w:rFonts w:cs="Calibri"/>
                  <w:sz w:val="20"/>
                  <w:szCs w:val="20"/>
                  <w:u w:val="single"/>
                </w:rPr>
                <w:t>fixtures;</w:t>
              </w:r>
              <w:r w:rsidRPr="004B6B6C">
                <w:rPr>
                  <w:rFonts w:cs="Calibri"/>
                  <w:spacing w:val="-1"/>
                  <w:sz w:val="20"/>
                  <w:szCs w:val="20"/>
                  <w:u w:val="single"/>
                </w:rPr>
                <w:t xml:space="preserve"> </w:t>
              </w:r>
              <w:r w:rsidRPr="004B6B6C">
                <w:rPr>
                  <w:rFonts w:cs="Calibri"/>
                  <w:sz w:val="20"/>
                  <w:szCs w:val="20"/>
                  <w:u w:val="single"/>
                </w:rPr>
                <w:t>and</w:t>
              </w:r>
            </w:ins>
          </w:p>
          <w:p w14:paraId="3FD25744" w14:textId="00B0DD49" w:rsidR="004A5D9D" w:rsidRPr="004B6B6C" w:rsidRDefault="004A5D9D" w:rsidP="004A5D9D">
            <w:pPr>
              <w:numPr>
                <w:ilvl w:val="0"/>
                <w:numId w:val="36"/>
              </w:numPr>
              <w:tabs>
                <w:tab w:val="left" w:pos="827"/>
              </w:tabs>
              <w:kinsoku w:val="0"/>
              <w:overflowPunct w:val="0"/>
              <w:autoSpaceDE w:val="0"/>
              <w:autoSpaceDN w:val="0"/>
              <w:adjustRightInd w:val="0"/>
              <w:spacing w:before="119" w:after="0" w:line="240" w:lineRule="auto"/>
              <w:ind w:left="1231" w:right="602" w:hanging="270"/>
              <w:rPr>
                <w:ins w:id="388" w:author="Tam, Danny@Energy" w:date="2021-11-08T09:29:00Z"/>
                <w:rFonts w:cs="Calibri"/>
                <w:sz w:val="20"/>
                <w:szCs w:val="20"/>
              </w:rPr>
            </w:pPr>
            <w:ins w:id="389" w:author="Tam, Danny@Energy" w:date="2021-11-08T09:29:00Z">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hot and</w:t>
              </w:r>
              <w:r w:rsidRPr="004B6B6C">
                <w:rPr>
                  <w:rFonts w:cs="Calibri"/>
                  <w:spacing w:val="1"/>
                  <w:sz w:val="20"/>
                  <w:szCs w:val="20"/>
                  <w:u w:val="single"/>
                </w:rPr>
                <w:t xml:space="preserve"> </w:t>
              </w:r>
              <w:r w:rsidRPr="004B6B6C">
                <w:rPr>
                  <w:rFonts w:cs="Calibri"/>
                  <w:sz w:val="20"/>
                  <w:szCs w:val="20"/>
                  <w:u w:val="single"/>
                </w:rPr>
                <w:t>cold</w:t>
              </w:r>
              <w:r w:rsidRPr="004B6B6C">
                <w:rPr>
                  <w:rFonts w:cs="Calibri"/>
                  <w:spacing w:val="1"/>
                  <w:sz w:val="20"/>
                  <w:szCs w:val="20"/>
                  <w:u w:val="single"/>
                </w:rPr>
                <w:t xml:space="preserve"> </w:t>
              </w:r>
              <w:r w:rsidRPr="004B6B6C">
                <w:rPr>
                  <w:rFonts w:cs="Calibri"/>
                  <w:sz w:val="20"/>
                  <w:szCs w:val="20"/>
                  <w:u w:val="single"/>
                </w:rPr>
                <w:t>water</w:t>
              </w:r>
              <w:r w:rsidRPr="004B6B6C">
                <w:rPr>
                  <w:rFonts w:cs="Calibri"/>
                  <w:spacing w:val="-1"/>
                  <w:sz w:val="20"/>
                  <w:szCs w:val="20"/>
                  <w:u w:val="single"/>
                </w:rPr>
                <w:t xml:space="preserve"> </w:t>
              </w:r>
              <w:r w:rsidRPr="004B6B6C">
                <w:rPr>
                  <w:rFonts w:cs="Calibri"/>
                  <w:sz w:val="20"/>
                  <w:szCs w:val="20"/>
                  <w:u w:val="single"/>
                </w:rPr>
                <w:t>piping at the</w:t>
              </w:r>
              <w:r w:rsidRPr="004B6B6C">
                <w:rPr>
                  <w:rFonts w:cs="Calibri"/>
                  <w:spacing w:val="-1"/>
                  <w:sz w:val="20"/>
                  <w:szCs w:val="20"/>
                  <w:u w:val="single"/>
                </w:rPr>
                <w:t xml:space="preserve"> </w:t>
              </w:r>
              <w:r w:rsidRPr="004B6B6C">
                <w:rPr>
                  <w:rFonts w:cs="Calibri"/>
                  <w:sz w:val="20"/>
                  <w:szCs w:val="20"/>
                  <w:u w:val="single"/>
                </w:rPr>
                <w:t>designated</w:t>
              </w:r>
              <w:r w:rsidRPr="004B6B6C">
                <w:rPr>
                  <w:rFonts w:cs="Calibri"/>
                  <w:spacing w:val="1"/>
                  <w:sz w:val="20"/>
                  <w:szCs w:val="20"/>
                  <w:u w:val="single"/>
                </w:rPr>
                <w:t xml:space="preserve"> </w:t>
              </w:r>
              <w:r w:rsidRPr="004B6B6C">
                <w:rPr>
                  <w:rFonts w:cs="Calibri"/>
                  <w:sz w:val="20"/>
                  <w:szCs w:val="20"/>
                  <w:u w:val="single"/>
                </w:rPr>
                <w:t>HPWH</w:t>
              </w:r>
              <w:r w:rsidRPr="004B6B6C">
                <w:rPr>
                  <w:rFonts w:cs="Calibri"/>
                  <w:spacing w:val="1"/>
                  <w:sz w:val="20"/>
                  <w:szCs w:val="20"/>
                  <w:u w:val="single"/>
                </w:rPr>
                <w:t xml:space="preserve"> </w:t>
              </w:r>
              <w:r w:rsidRPr="004B6B6C">
                <w:rPr>
                  <w:rFonts w:cs="Calibri"/>
                  <w:sz w:val="20"/>
                  <w:szCs w:val="20"/>
                  <w:u w:val="single"/>
                </w:rPr>
                <w:t>location</w:t>
              </w:r>
              <w:r w:rsidRPr="004B6B6C">
                <w:rPr>
                  <w:rFonts w:cs="Calibri"/>
                  <w:spacing w:val="1"/>
                  <w:sz w:val="20"/>
                  <w:szCs w:val="20"/>
                  <w:u w:val="single"/>
                </w:rPr>
                <w:t xml:space="preserve"> </w:t>
              </w:r>
              <w:r w:rsidRPr="004B6B6C">
                <w:rPr>
                  <w:rFonts w:cs="Calibri"/>
                  <w:sz w:val="20"/>
                  <w:szCs w:val="20"/>
                  <w:u w:val="single"/>
                </w:rPr>
                <w:t>shall be</w:t>
              </w:r>
              <w:r w:rsidRPr="004B6B6C">
                <w:rPr>
                  <w:rFonts w:cs="Calibri"/>
                  <w:spacing w:val="-1"/>
                  <w:sz w:val="20"/>
                  <w:szCs w:val="20"/>
                  <w:u w:val="single"/>
                </w:rPr>
                <w:t xml:space="preserve"> </w:t>
              </w:r>
              <w:r w:rsidRPr="004B6B6C">
                <w:rPr>
                  <w:rFonts w:cs="Calibri"/>
                  <w:sz w:val="20"/>
                  <w:szCs w:val="20"/>
                  <w:u w:val="single"/>
                </w:rPr>
                <w:t>exposed</w:t>
              </w:r>
              <w:r w:rsidRPr="004B6B6C">
                <w:rPr>
                  <w:rFonts w:cs="Calibri"/>
                  <w:spacing w:val="1"/>
                  <w:sz w:val="20"/>
                  <w:szCs w:val="20"/>
                  <w:u w:val="single"/>
                </w:rPr>
                <w:t xml:space="preserve"> </w:t>
              </w:r>
              <w:r w:rsidRPr="004B6B6C">
                <w:rPr>
                  <w:rFonts w:cs="Calibri"/>
                  <w:sz w:val="20"/>
                  <w:szCs w:val="20"/>
                  <w:u w:val="single"/>
                </w:rPr>
                <w:t>and</w:t>
              </w:r>
              <w:r w:rsidRPr="004B6B6C">
                <w:rPr>
                  <w:rFonts w:cs="Calibri"/>
                  <w:spacing w:val="-2"/>
                  <w:sz w:val="20"/>
                  <w:szCs w:val="20"/>
                  <w:u w:val="single"/>
                </w:rPr>
                <w:t xml:space="preserve"> </w:t>
              </w:r>
              <w:r w:rsidRPr="004B6B6C">
                <w:rPr>
                  <w:rFonts w:cs="Calibri"/>
                  <w:sz w:val="20"/>
                  <w:szCs w:val="20"/>
                  <w:u w:val="single"/>
                </w:rPr>
                <w:t>readily</w:t>
              </w:r>
              <w:r w:rsidRPr="004B6B6C">
                <w:rPr>
                  <w:rFonts w:cs="Calibri"/>
                  <w:sz w:val="20"/>
                  <w:szCs w:val="20"/>
                </w:rPr>
                <w:t xml:space="preserve"> </w:t>
              </w:r>
              <w:r w:rsidRPr="004B6B6C">
                <w:rPr>
                  <w:rFonts w:cs="Calibri"/>
                  <w:sz w:val="20"/>
                  <w:szCs w:val="20"/>
                  <w:u w:val="single"/>
                </w:rPr>
                <w:t>accessible</w:t>
              </w:r>
              <w:r w:rsidRPr="004B6B6C">
                <w:rPr>
                  <w:rFonts w:cs="Calibri"/>
                  <w:spacing w:val="-1"/>
                  <w:sz w:val="20"/>
                  <w:szCs w:val="20"/>
                  <w:u w:val="single"/>
                </w:rPr>
                <w:t xml:space="preserve"> </w:t>
              </w:r>
              <w:r w:rsidRPr="004B6B6C">
                <w:rPr>
                  <w:rFonts w:cs="Calibri"/>
                  <w:sz w:val="20"/>
                  <w:szCs w:val="20"/>
                  <w:u w:val="single"/>
                </w:rPr>
                <w:t>for future</w:t>
              </w:r>
              <w:r w:rsidRPr="004B6B6C">
                <w:rPr>
                  <w:rFonts w:cs="Calibri"/>
                  <w:spacing w:val="-1"/>
                  <w:sz w:val="20"/>
                  <w:szCs w:val="20"/>
                  <w:u w:val="single"/>
                </w:rPr>
                <w:t xml:space="preserve"> </w:t>
              </w:r>
              <w:r w:rsidRPr="004B6B6C">
                <w:rPr>
                  <w:rFonts w:cs="Calibri"/>
                  <w:sz w:val="20"/>
                  <w:szCs w:val="20"/>
                  <w:u w:val="single"/>
                </w:rPr>
                <w:t>installation</w:t>
              </w:r>
              <w:r w:rsidRPr="004B6B6C">
                <w:rPr>
                  <w:rFonts w:cs="Calibri"/>
                  <w:spacing w:val="1"/>
                  <w:sz w:val="20"/>
                  <w:szCs w:val="20"/>
                  <w:u w:val="single"/>
                </w:rPr>
                <w:t xml:space="preserve"> </w:t>
              </w:r>
              <w:r w:rsidRPr="004B6B6C">
                <w:rPr>
                  <w:rFonts w:cs="Calibri"/>
                  <w:sz w:val="20"/>
                  <w:szCs w:val="20"/>
                  <w:u w:val="single"/>
                </w:rPr>
                <w:t>of</w:t>
              </w:r>
              <w:r w:rsidRPr="004B6B6C">
                <w:rPr>
                  <w:rFonts w:cs="Calibri"/>
                  <w:spacing w:val="-1"/>
                  <w:sz w:val="20"/>
                  <w:szCs w:val="20"/>
                  <w:u w:val="single"/>
                </w:rPr>
                <w:t xml:space="preserve"> </w:t>
              </w:r>
              <w:r w:rsidRPr="004B6B6C">
                <w:rPr>
                  <w:rFonts w:cs="Calibri"/>
                  <w:sz w:val="20"/>
                  <w:szCs w:val="20"/>
                  <w:u w:val="single"/>
                </w:rPr>
                <w:t>a</w:t>
              </w:r>
              <w:r w:rsidRPr="004B6B6C">
                <w:rPr>
                  <w:rFonts w:cs="Calibri"/>
                  <w:spacing w:val="1"/>
                  <w:sz w:val="20"/>
                  <w:szCs w:val="20"/>
                  <w:u w:val="single"/>
                </w:rPr>
                <w:t xml:space="preserve"> </w:t>
              </w:r>
              <w:r w:rsidRPr="004B6B6C">
                <w:rPr>
                  <w:rFonts w:cs="Calibri"/>
                  <w:sz w:val="20"/>
                  <w:szCs w:val="20"/>
                  <w:u w:val="single"/>
                </w:rPr>
                <w:t>HPWH;</w:t>
              </w:r>
              <w:r w:rsidRPr="004B6B6C">
                <w:rPr>
                  <w:rFonts w:cs="Calibri"/>
                  <w:spacing w:val="-1"/>
                  <w:sz w:val="20"/>
                  <w:szCs w:val="20"/>
                  <w:u w:val="single"/>
                </w:rPr>
                <w:t xml:space="preserve"> </w:t>
              </w:r>
              <w:r w:rsidRPr="004B6B6C">
                <w:rPr>
                  <w:rFonts w:cs="Calibri"/>
                  <w:sz w:val="20"/>
                  <w:szCs w:val="20"/>
                  <w:u w:val="single"/>
                </w:rPr>
                <w:t>and</w:t>
              </w:r>
            </w:ins>
            <w:ins w:id="390" w:author="Alhabibi, Haider@Energy" w:date="2022-01-25T13:45:00Z">
              <w:r w:rsidR="007F4E0D">
                <w:rPr>
                  <w:rFonts w:cs="Calibri"/>
                  <w:sz w:val="20"/>
                  <w:szCs w:val="20"/>
                  <w:u w:val="single"/>
                </w:rPr>
                <w:t xml:space="preserve"> </w:t>
              </w:r>
            </w:ins>
          </w:p>
          <w:p w14:paraId="036AA2C6" w14:textId="77777777" w:rsidR="004A5D9D" w:rsidRPr="004736BD" w:rsidRDefault="004A5D9D" w:rsidP="004A5D9D">
            <w:pPr>
              <w:numPr>
                <w:ilvl w:val="0"/>
                <w:numId w:val="36"/>
              </w:numPr>
              <w:tabs>
                <w:tab w:val="left" w:pos="827"/>
              </w:tabs>
              <w:kinsoku w:val="0"/>
              <w:overflowPunct w:val="0"/>
              <w:autoSpaceDE w:val="0"/>
              <w:autoSpaceDN w:val="0"/>
              <w:adjustRightInd w:val="0"/>
              <w:spacing w:before="121" w:after="0" w:line="240" w:lineRule="auto"/>
              <w:ind w:left="1231" w:hanging="270"/>
              <w:rPr>
                <w:ins w:id="391" w:author="Tam, Danny@Energy" w:date="2021-11-08T09:29:00Z"/>
                <w:rFonts w:cs="Calibri"/>
                <w:sz w:val="20"/>
                <w:szCs w:val="20"/>
              </w:rPr>
            </w:pPr>
            <w:ins w:id="392" w:author="Tam, Danny@Energy" w:date="2021-11-08T09:29:00Z">
              <w:r w:rsidRPr="004736BD">
                <w:rPr>
                  <w:rFonts w:cs="Calibri"/>
                  <w:w w:val="99"/>
                  <w:sz w:val="20"/>
                  <w:szCs w:val="20"/>
                  <w:u w:val="single"/>
                </w:rPr>
                <w:t>A condensate drain no mo</w:t>
              </w:r>
              <w:r w:rsidRPr="004736BD">
                <w:rPr>
                  <w:rFonts w:cs="Calibri"/>
                  <w:sz w:val="20"/>
                  <w:szCs w:val="20"/>
                  <w:u w:val="single"/>
                </w:rPr>
                <w:t>re</w:t>
              </w:r>
              <w:r w:rsidRPr="004736BD">
                <w:rPr>
                  <w:rFonts w:cs="Calibri"/>
                  <w:spacing w:val="-1"/>
                  <w:sz w:val="20"/>
                  <w:szCs w:val="20"/>
                  <w:u w:val="single"/>
                </w:rPr>
                <w:t xml:space="preserve"> </w:t>
              </w:r>
              <w:r w:rsidRPr="004736BD">
                <w:rPr>
                  <w:rFonts w:cs="Calibri"/>
                  <w:sz w:val="20"/>
                  <w:szCs w:val="20"/>
                  <w:u w:val="single"/>
                </w:rPr>
                <w:t>than</w:t>
              </w:r>
              <w:r w:rsidRPr="004736BD">
                <w:rPr>
                  <w:rFonts w:cs="Calibri"/>
                  <w:spacing w:val="1"/>
                  <w:sz w:val="20"/>
                  <w:szCs w:val="20"/>
                  <w:u w:val="single"/>
                </w:rPr>
                <w:t xml:space="preserve"> </w:t>
              </w:r>
              <w:r w:rsidRPr="004736BD">
                <w:rPr>
                  <w:rFonts w:cs="Calibri"/>
                  <w:sz w:val="20"/>
                  <w:szCs w:val="20"/>
                  <w:u w:val="single"/>
                </w:rPr>
                <w:t>2 inches</w:t>
              </w:r>
              <w:r w:rsidRPr="004736BD">
                <w:rPr>
                  <w:rFonts w:cs="Calibri"/>
                  <w:spacing w:val="1"/>
                  <w:sz w:val="20"/>
                  <w:szCs w:val="20"/>
                  <w:u w:val="single"/>
                </w:rPr>
                <w:t xml:space="preserve"> </w:t>
              </w:r>
              <w:r w:rsidRPr="004736BD">
                <w:rPr>
                  <w:rFonts w:cs="Calibri"/>
                  <w:sz w:val="20"/>
                  <w:szCs w:val="20"/>
                  <w:u w:val="single"/>
                </w:rPr>
                <w:t>higher than</w:t>
              </w:r>
              <w:r w:rsidRPr="004736BD">
                <w:rPr>
                  <w:rFonts w:cs="Calibri"/>
                  <w:spacing w:val="1"/>
                  <w:sz w:val="20"/>
                  <w:szCs w:val="20"/>
                  <w:u w:val="single"/>
                </w:rPr>
                <w:t xml:space="preserve"> </w:t>
              </w:r>
              <w:r w:rsidRPr="004736BD">
                <w:rPr>
                  <w:rFonts w:cs="Calibri"/>
                  <w:sz w:val="20"/>
                  <w:szCs w:val="20"/>
                  <w:u w:val="single"/>
                </w:rPr>
                <w:t>the</w:t>
              </w:r>
              <w:r w:rsidRPr="004736BD">
                <w:rPr>
                  <w:rFonts w:cs="Calibri"/>
                  <w:spacing w:val="-1"/>
                  <w:sz w:val="20"/>
                  <w:szCs w:val="20"/>
                  <w:u w:val="single"/>
                </w:rPr>
                <w:t xml:space="preserve"> </w:t>
              </w:r>
              <w:r w:rsidRPr="004736BD">
                <w:rPr>
                  <w:rFonts w:cs="Calibri"/>
                  <w:sz w:val="20"/>
                  <w:szCs w:val="20"/>
                  <w:u w:val="single"/>
                </w:rPr>
                <w:t>base</w:t>
              </w:r>
              <w:r w:rsidRPr="004736BD">
                <w:rPr>
                  <w:rFonts w:cs="Calibri"/>
                  <w:spacing w:val="-1"/>
                  <w:sz w:val="20"/>
                  <w:szCs w:val="20"/>
                  <w:u w:val="single"/>
                </w:rPr>
                <w:t xml:space="preserve"> </w:t>
              </w:r>
              <w:r w:rsidRPr="004736BD">
                <w:rPr>
                  <w:rFonts w:cs="Calibri"/>
                  <w:sz w:val="20"/>
                  <w:szCs w:val="20"/>
                  <w:u w:val="single"/>
                </w:rPr>
                <w:t>of</w:t>
              </w:r>
              <w:r w:rsidRPr="004736BD">
                <w:rPr>
                  <w:rFonts w:cs="Calibri"/>
                  <w:spacing w:val="-1"/>
                  <w:sz w:val="20"/>
                  <w:szCs w:val="20"/>
                  <w:u w:val="single"/>
                </w:rPr>
                <w:t xml:space="preserve"> </w:t>
              </w:r>
              <w:r w:rsidRPr="004736BD">
                <w:rPr>
                  <w:rFonts w:cs="Calibri"/>
                  <w:sz w:val="20"/>
                  <w:szCs w:val="20"/>
                  <w:u w:val="single"/>
                </w:rPr>
                <w:t>the</w:t>
              </w:r>
              <w:r w:rsidRPr="004736BD">
                <w:rPr>
                  <w:rFonts w:cs="Calibri"/>
                  <w:spacing w:val="-2"/>
                  <w:sz w:val="20"/>
                  <w:szCs w:val="20"/>
                  <w:u w:val="single"/>
                </w:rPr>
                <w:t xml:space="preserve"> </w:t>
              </w:r>
              <w:r w:rsidRPr="004736BD">
                <w:rPr>
                  <w:rFonts w:cs="Calibri"/>
                  <w:sz w:val="20"/>
                  <w:szCs w:val="20"/>
                  <w:u w:val="single"/>
                </w:rPr>
                <w:t>installed</w:t>
              </w:r>
              <w:r w:rsidRPr="004736BD">
                <w:rPr>
                  <w:rFonts w:cs="Calibri"/>
                  <w:spacing w:val="1"/>
                  <w:sz w:val="20"/>
                  <w:szCs w:val="20"/>
                  <w:u w:val="single"/>
                </w:rPr>
                <w:t xml:space="preserve"> </w:t>
              </w:r>
              <w:r w:rsidRPr="004736BD">
                <w:rPr>
                  <w:rFonts w:cs="Calibri"/>
                  <w:sz w:val="20"/>
                  <w:szCs w:val="20"/>
                  <w:u w:val="single"/>
                </w:rPr>
                <w:t>water</w:t>
              </w:r>
              <w:r>
                <w:rPr>
                  <w:rFonts w:cs="Calibri"/>
                  <w:sz w:val="20"/>
                  <w:szCs w:val="20"/>
                  <w:u w:val="single"/>
                </w:rPr>
                <w:t xml:space="preserve"> </w:t>
              </w:r>
              <w:r w:rsidRPr="004736BD">
                <w:rPr>
                  <w:rFonts w:cs="Calibri"/>
                  <w:sz w:val="20"/>
                  <w:szCs w:val="20"/>
                  <w:u w:val="single"/>
                </w:rPr>
                <w:t>heater,</w:t>
              </w:r>
              <w:r w:rsidRPr="004736BD">
                <w:rPr>
                  <w:rFonts w:cs="Calibri"/>
                  <w:spacing w:val="1"/>
                  <w:sz w:val="20"/>
                  <w:szCs w:val="20"/>
                  <w:u w:val="single"/>
                </w:rPr>
                <w:t xml:space="preserve"> </w:t>
              </w:r>
              <w:r w:rsidRPr="004736BD">
                <w:rPr>
                  <w:rFonts w:cs="Calibri"/>
                  <w:sz w:val="20"/>
                  <w:szCs w:val="20"/>
                  <w:u w:val="single"/>
                </w:rPr>
                <w:t>and</w:t>
              </w:r>
              <w:r w:rsidRPr="004736BD">
                <w:rPr>
                  <w:rFonts w:cs="Calibri"/>
                  <w:spacing w:val="1"/>
                  <w:sz w:val="20"/>
                  <w:szCs w:val="20"/>
                  <w:u w:val="single"/>
                </w:rPr>
                <w:t xml:space="preserve"> </w:t>
              </w:r>
              <w:r w:rsidRPr="004736BD">
                <w:rPr>
                  <w:rFonts w:cs="Calibri"/>
                  <w:sz w:val="20"/>
                  <w:szCs w:val="20"/>
                  <w:u w:val="single"/>
                </w:rPr>
                <w:t>allows</w:t>
              </w:r>
              <w:r w:rsidRPr="004736BD">
                <w:rPr>
                  <w:rFonts w:cs="Calibri"/>
                  <w:spacing w:val="1"/>
                  <w:sz w:val="20"/>
                  <w:szCs w:val="20"/>
                  <w:u w:val="single"/>
                </w:rPr>
                <w:t xml:space="preserve"> </w:t>
              </w:r>
              <w:r w:rsidRPr="004736BD">
                <w:rPr>
                  <w:rFonts w:cs="Calibri"/>
                  <w:sz w:val="20"/>
                  <w:szCs w:val="20"/>
                  <w:u w:val="single"/>
                </w:rPr>
                <w:t>natural draining without pump</w:t>
              </w:r>
              <w:r w:rsidRPr="004736BD">
                <w:rPr>
                  <w:rFonts w:cs="Calibri"/>
                  <w:spacing w:val="1"/>
                  <w:sz w:val="20"/>
                  <w:szCs w:val="20"/>
                  <w:u w:val="single"/>
                </w:rPr>
                <w:t xml:space="preserve"> </w:t>
              </w:r>
              <w:r w:rsidRPr="004736BD">
                <w:rPr>
                  <w:rFonts w:cs="Calibri"/>
                  <w:sz w:val="20"/>
                  <w:szCs w:val="20"/>
                  <w:u w:val="single"/>
                </w:rPr>
                <w:t>assistance.</w:t>
              </w:r>
            </w:ins>
          </w:p>
          <w:p w14:paraId="449A21E5" w14:textId="3BEBED48" w:rsidR="004A5D9D" w:rsidRPr="00542719" w:rsidRDefault="004A5D9D" w:rsidP="000A5E33">
            <w:pPr>
              <w:keepNext/>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706"/>
              <w:contextualSpacing/>
              <w:rPr>
                <w:rFonts w:asciiTheme="minorHAnsi" w:eastAsiaTheme="minorEastAsia" w:hAnsiTheme="minorHAnsi" w:cstheme="minorHAnsi"/>
                <w:sz w:val="18"/>
                <w:szCs w:val="20"/>
              </w:rPr>
            </w:pPr>
          </w:p>
        </w:tc>
      </w:tr>
      <w:tr w:rsidR="007667EA" w:rsidRPr="009E01FE" w14:paraId="07CDAFEA" w14:textId="77777777" w:rsidTr="00BE6071">
        <w:trPr>
          <w:trHeight w:val="144"/>
          <w:tblHeader/>
        </w:trPr>
        <w:tc>
          <w:tcPr>
            <w:tcW w:w="10790" w:type="dxa"/>
            <w:gridSpan w:val="2"/>
            <w:vAlign w:val="center"/>
          </w:tcPr>
          <w:p w14:paraId="43ED75D1" w14:textId="77777777" w:rsidR="007667EA" w:rsidRPr="00136321" w:rsidRDefault="007667EA" w:rsidP="00BE607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b/>
                <w:sz w:val="20"/>
                <w:szCs w:val="20"/>
              </w:rPr>
            </w:pPr>
            <w:r w:rsidRPr="005828AE">
              <w:rPr>
                <w:rFonts w:asciiTheme="minorHAnsi" w:eastAsiaTheme="minorEastAsia" w:hAnsiTheme="minorHAnsi" w:cstheme="minorHAnsi"/>
                <w:b/>
                <w:sz w:val="18"/>
                <w:szCs w:val="20"/>
              </w:rPr>
              <w:t>The responsible person’s signature on this compliance document affirms that all applicable requirements in this table have been met.</w:t>
            </w:r>
          </w:p>
        </w:tc>
      </w:tr>
    </w:tbl>
    <w:p w14:paraId="114DE194" w14:textId="0F5AD504" w:rsidR="007667EA" w:rsidRDefault="007667EA" w:rsidP="000504B8">
      <w:pPr>
        <w:spacing w:after="0" w:line="240" w:lineRule="auto"/>
        <w:rPr>
          <w:rFonts w:asciiTheme="minorHAnsi" w:hAnsiTheme="minorHAnsi" w:cstheme="minorHAnsi"/>
          <w:sz w:val="20"/>
          <w:szCs w:val="20"/>
        </w:rPr>
      </w:pPr>
    </w:p>
    <w:tbl>
      <w:tblPr>
        <w:tblStyle w:val="TableGrid"/>
        <w:tblW w:w="10795" w:type="dxa"/>
        <w:tblLayout w:type="fixed"/>
        <w:tblLook w:val="04A0" w:firstRow="1" w:lastRow="0" w:firstColumn="1" w:lastColumn="0" w:noHBand="0" w:noVBand="1"/>
      </w:tblPr>
      <w:tblGrid>
        <w:gridCol w:w="980"/>
        <w:gridCol w:w="1445"/>
        <w:gridCol w:w="1343"/>
        <w:gridCol w:w="1447"/>
        <w:gridCol w:w="1620"/>
        <w:gridCol w:w="2610"/>
        <w:gridCol w:w="1350"/>
      </w:tblGrid>
      <w:tr w:rsidR="001A44CD" w14:paraId="1B3570A2" w14:textId="77777777" w:rsidTr="003A5BEE">
        <w:trPr>
          <w:trHeight w:val="530"/>
        </w:trPr>
        <w:tc>
          <w:tcPr>
            <w:tcW w:w="10795" w:type="dxa"/>
            <w:gridSpan w:val="7"/>
          </w:tcPr>
          <w:p w14:paraId="1C0E5B90" w14:textId="04B5D52F" w:rsidR="001A44CD" w:rsidRPr="00AC2387" w:rsidRDefault="001A44CD" w:rsidP="003A5BEE">
            <w:pPr>
              <w:spacing w:after="0" w:line="240" w:lineRule="auto"/>
              <w:rPr>
                <w:rFonts w:cstheme="minorHAnsi"/>
                <w:b/>
                <w:sz w:val="20"/>
                <w:szCs w:val="20"/>
              </w:rPr>
            </w:pPr>
            <w:r>
              <w:rPr>
                <w:rFonts w:cstheme="minorHAnsi"/>
                <w:b/>
                <w:sz w:val="20"/>
                <w:szCs w:val="20"/>
              </w:rPr>
              <w:lastRenderedPageBreak/>
              <w:t>G</w:t>
            </w:r>
            <w:r w:rsidRPr="00AC2387">
              <w:rPr>
                <w:rFonts w:cstheme="minorHAnsi"/>
                <w:b/>
                <w:sz w:val="20"/>
                <w:szCs w:val="20"/>
              </w:rPr>
              <w:t>. Compact Hot Water Distribution (CHWD</w:t>
            </w:r>
            <w:r w:rsidRPr="008733ED">
              <w:rPr>
                <w:rFonts w:cstheme="minorHAnsi"/>
                <w:b/>
                <w:sz w:val="20"/>
                <w:szCs w:val="20"/>
              </w:rPr>
              <w:t>S</w:t>
            </w:r>
            <w:r w:rsidRPr="00AC2387">
              <w:rPr>
                <w:rFonts w:cstheme="minorHAnsi"/>
                <w:b/>
                <w:sz w:val="20"/>
                <w:szCs w:val="20"/>
              </w:rPr>
              <w:t>) (RA4.4.</w:t>
            </w:r>
            <w:r w:rsidRPr="008733ED">
              <w:rPr>
                <w:rFonts w:cstheme="minorHAnsi"/>
                <w:b/>
                <w:sz w:val="20"/>
                <w:szCs w:val="20"/>
              </w:rPr>
              <w:t>6</w:t>
            </w:r>
            <w:r w:rsidRPr="00AC2387">
              <w:rPr>
                <w:rFonts w:cstheme="minorHAnsi"/>
                <w:b/>
                <w:sz w:val="20"/>
                <w:szCs w:val="20"/>
              </w:rPr>
              <w:t>)</w:t>
            </w:r>
          </w:p>
          <w:p w14:paraId="131EAF3D" w14:textId="22ACBC6B" w:rsidR="001A44CD" w:rsidRDefault="001A44CD" w:rsidP="00F6062F">
            <w:pPr>
              <w:spacing w:after="0" w:line="240" w:lineRule="auto"/>
            </w:pPr>
            <w:r>
              <w:rPr>
                <w:rFonts w:cstheme="minorHAnsi"/>
                <w:sz w:val="20"/>
                <w:szCs w:val="20"/>
              </w:rPr>
              <w:t>For dwelling units with multiple systems, enter</w:t>
            </w:r>
            <w:r w:rsidR="00F6062F">
              <w:rPr>
                <w:rFonts w:cstheme="minorHAnsi"/>
                <w:sz w:val="20"/>
                <w:szCs w:val="20"/>
              </w:rPr>
              <w:t xml:space="preserve"> the</w:t>
            </w:r>
            <w:r>
              <w:rPr>
                <w:rFonts w:cstheme="minorHAnsi"/>
                <w:sz w:val="20"/>
                <w:szCs w:val="20"/>
              </w:rPr>
              <w:t xml:space="preserve"> master bath distance and kitchen distance</w:t>
            </w:r>
            <w:r w:rsidR="00F6062F">
              <w:rPr>
                <w:rFonts w:cstheme="minorHAnsi"/>
                <w:sz w:val="20"/>
                <w:szCs w:val="20"/>
              </w:rPr>
              <w:t xml:space="preserve"> to the closest water heater, and enter the average of the furthest fixture to each water heater</w:t>
            </w:r>
          </w:p>
        </w:tc>
      </w:tr>
      <w:tr w:rsidR="001A44CD" w14:paraId="51B56FBE" w14:textId="77777777" w:rsidTr="003A5BEE">
        <w:tc>
          <w:tcPr>
            <w:tcW w:w="980" w:type="dxa"/>
          </w:tcPr>
          <w:p w14:paraId="6C2EB68A" w14:textId="77777777" w:rsidR="001A44CD" w:rsidRPr="008733ED" w:rsidRDefault="001A44CD" w:rsidP="003A5BEE">
            <w:pPr>
              <w:spacing w:after="0"/>
              <w:jc w:val="center"/>
              <w:rPr>
                <w:rFonts w:cstheme="minorHAnsi"/>
                <w:sz w:val="20"/>
                <w:szCs w:val="20"/>
              </w:rPr>
            </w:pPr>
            <w:r>
              <w:rPr>
                <w:rFonts w:cstheme="minorHAnsi"/>
                <w:sz w:val="20"/>
                <w:szCs w:val="20"/>
              </w:rPr>
              <w:t>01</w:t>
            </w:r>
          </w:p>
        </w:tc>
        <w:tc>
          <w:tcPr>
            <w:tcW w:w="1445" w:type="dxa"/>
          </w:tcPr>
          <w:p w14:paraId="571DB51B" w14:textId="77777777" w:rsidR="001A44CD" w:rsidRDefault="001A44CD" w:rsidP="003A5BEE">
            <w:pPr>
              <w:spacing w:after="0"/>
              <w:jc w:val="center"/>
              <w:rPr>
                <w:rFonts w:cstheme="minorHAnsi"/>
                <w:sz w:val="20"/>
                <w:szCs w:val="20"/>
              </w:rPr>
            </w:pPr>
            <w:r>
              <w:rPr>
                <w:rFonts w:cstheme="minorHAnsi"/>
                <w:sz w:val="20"/>
                <w:szCs w:val="20"/>
              </w:rPr>
              <w:t>02</w:t>
            </w:r>
          </w:p>
        </w:tc>
        <w:tc>
          <w:tcPr>
            <w:tcW w:w="1343" w:type="dxa"/>
            <w:vAlign w:val="bottom"/>
          </w:tcPr>
          <w:p w14:paraId="29B9B915" w14:textId="77777777" w:rsidR="001A44CD" w:rsidRPr="008733ED" w:rsidRDefault="001A44CD" w:rsidP="003A5BEE">
            <w:pPr>
              <w:spacing w:after="0"/>
              <w:jc w:val="center"/>
              <w:rPr>
                <w:rFonts w:cstheme="minorHAnsi"/>
                <w:sz w:val="20"/>
                <w:szCs w:val="20"/>
              </w:rPr>
            </w:pPr>
            <w:r>
              <w:rPr>
                <w:rFonts w:cstheme="minorHAnsi"/>
                <w:sz w:val="20"/>
                <w:szCs w:val="20"/>
              </w:rPr>
              <w:t>03</w:t>
            </w:r>
          </w:p>
        </w:tc>
        <w:tc>
          <w:tcPr>
            <w:tcW w:w="1447" w:type="dxa"/>
          </w:tcPr>
          <w:p w14:paraId="54FE2029" w14:textId="77777777" w:rsidR="001A44CD" w:rsidRPr="008733ED" w:rsidRDefault="001A44CD" w:rsidP="003A5BEE">
            <w:pPr>
              <w:spacing w:after="0"/>
              <w:jc w:val="center"/>
              <w:rPr>
                <w:rFonts w:cstheme="minorHAnsi"/>
                <w:sz w:val="20"/>
                <w:szCs w:val="20"/>
              </w:rPr>
            </w:pPr>
            <w:r>
              <w:rPr>
                <w:rFonts w:cstheme="minorHAnsi"/>
                <w:sz w:val="20"/>
                <w:szCs w:val="20"/>
              </w:rPr>
              <w:t>04</w:t>
            </w:r>
          </w:p>
        </w:tc>
        <w:tc>
          <w:tcPr>
            <w:tcW w:w="1620" w:type="dxa"/>
          </w:tcPr>
          <w:p w14:paraId="3424B450" w14:textId="77777777" w:rsidR="001A44CD" w:rsidRPr="008733ED" w:rsidRDefault="001A44CD" w:rsidP="003A5BEE">
            <w:pPr>
              <w:spacing w:after="0"/>
              <w:jc w:val="center"/>
              <w:rPr>
                <w:rFonts w:cstheme="minorHAnsi"/>
                <w:sz w:val="20"/>
                <w:szCs w:val="20"/>
              </w:rPr>
            </w:pPr>
            <w:r>
              <w:rPr>
                <w:rFonts w:cstheme="minorHAnsi"/>
                <w:sz w:val="20"/>
                <w:szCs w:val="20"/>
              </w:rPr>
              <w:t>05</w:t>
            </w:r>
          </w:p>
        </w:tc>
        <w:tc>
          <w:tcPr>
            <w:tcW w:w="2610" w:type="dxa"/>
          </w:tcPr>
          <w:p w14:paraId="7F263EB8" w14:textId="77777777" w:rsidR="001A44CD" w:rsidRPr="00AC2387" w:rsidRDefault="001A44CD" w:rsidP="003A5BEE">
            <w:pPr>
              <w:spacing w:after="0"/>
              <w:jc w:val="center"/>
              <w:rPr>
                <w:rFonts w:cstheme="minorHAnsi"/>
                <w:sz w:val="20"/>
                <w:szCs w:val="20"/>
              </w:rPr>
            </w:pPr>
            <w:r>
              <w:rPr>
                <w:rFonts w:cstheme="minorHAnsi"/>
                <w:sz w:val="20"/>
                <w:szCs w:val="20"/>
              </w:rPr>
              <w:t>06</w:t>
            </w:r>
          </w:p>
        </w:tc>
        <w:tc>
          <w:tcPr>
            <w:tcW w:w="1350" w:type="dxa"/>
          </w:tcPr>
          <w:p w14:paraId="79411AFE" w14:textId="77777777" w:rsidR="001A44CD" w:rsidRPr="00AC2387" w:rsidRDefault="001A44CD" w:rsidP="003A5BEE">
            <w:pPr>
              <w:spacing w:after="0"/>
              <w:jc w:val="center"/>
              <w:rPr>
                <w:rFonts w:cstheme="minorHAnsi"/>
                <w:sz w:val="20"/>
                <w:szCs w:val="20"/>
              </w:rPr>
            </w:pPr>
            <w:r>
              <w:rPr>
                <w:rFonts w:cstheme="minorHAnsi"/>
                <w:sz w:val="20"/>
                <w:szCs w:val="20"/>
              </w:rPr>
              <w:t>07</w:t>
            </w:r>
          </w:p>
        </w:tc>
      </w:tr>
      <w:tr w:rsidR="001A44CD" w14:paraId="1A0A069F" w14:textId="77777777" w:rsidTr="003A5BEE">
        <w:tc>
          <w:tcPr>
            <w:tcW w:w="980" w:type="dxa"/>
            <w:vAlign w:val="bottom"/>
          </w:tcPr>
          <w:p w14:paraId="388CB466" w14:textId="57C51B74" w:rsidR="001A44CD" w:rsidRPr="00AB4500" w:rsidRDefault="00D7291F" w:rsidP="003A5BEE">
            <w:pPr>
              <w:spacing w:after="0" w:line="240" w:lineRule="auto"/>
              <w:jc w:val="center"/>
              <w:rPr>
                <w:rFonts w:cstheme="minorHAnsi"/>
                <w:sz w:val="18"/>
                <w:szCs w:val="20"/>
              </w:rPr>
            </w:pPr>
            <w:r>
              <w:rPr>
                <w:rFonts w:cstheme="minorHAnsi"/>
                <w:sz w:val="18"/>
                <w:szCs w:val="20"/>
              </w:rPr>
              <w:t xml:space="preserve">Dwelling </w:t>
            </w:r>
            <w:r w:rsidR="001A44CD" w:rsidRPr="00AB4500">
              <w:rPr>
                <w:rFonts w:cstheme="minorHAnsi"/>
                <w:sz w:val="18"/>
                <w:szCs w:val="20"/>
              </w:rPr>
              <w:t xml:space="preserve"> Name</w:t>
            </w:r>
          </w:p>
        </w:tc>
        <w:tc>
          <w:tcPr>
            <w:tcW w:w="1445" w:type="dxa"/>
            <w:vAlign w:val="bottom"/>
          </w:tcPr>
          <w:p w14:paraId="08F187DF" w14:textId="77777777" w:rsidR="001A44CD" w:rsidRPr="00AB4500" w:rsidRDefault="001A44CD" w:rsidP="003A5BEE">
            <w:pPr>
              <w:spacing w:after="0" w:line="240" w:lineRule="auto"/>
              <w:jc w:val="center"/>
              <w:rPr>
                <w:rFonts w:cstheme="minorHAnsi"/>
                <w:sz w:val="18"/>
                <w:szCs w:val="20"/>
              </w:rPr>
            </w:pPr>
            <w:r w:rsidRPr="00AB4500">
              <w:rPr>
                <w:rFonts w:cstheme="minorHAnsi"/>
                <w:sz w:val="18"/>
                <w:szCs w:val="20"/>
              </w:rPr>
              <w:t>Number of Stories</w:t>
            </w:r>
          </w:p>
        </w:tc>
        <w:tc>
          <w:tcPr>
            <w:tcW w:w="1343" w:type="dxa"/>
            <w:vAlign w:val="bottom"/>
          </w:tcPr>
          <w:p w14:paraId="34F62F2F" w14:textId="77777777" w:rsidR="001A44CD" w:rsidRPr="00AB4500" w:rsidRDefault="001A44CD" w:rsidP="003A5BEE">
            <w:pPr>
              <w:spacing w:after="0" w:line="240" w:lineRule="auto"/>
              <w:jc w:val="center"/>
              <w:rPr>
                <w:sz w:val="18"/>
              </w:rPr>
            </w:pPr>
            <w:r w:rsidRPr="00AB4500">
              <w:rPr>
                <w:rFonts w:cstheme="minorHAnsi"/>
                <w:sz w:val="18"/>
                <w:szCs w:val="20"/>
              </w:rPr>
              <w:t>Master Bath distance of furthest fixture to Water Heater in feet</w:t>
            </w:r>
          </w:p>
        </w:tc>
        <w:tc>
          <w:tcPr>
            <w:tcW w:w="1447" w:type="dxa"/>
            <w:vAlign w:val="bottom"/>
          </w:tcPr>
          <w:p w14:paraId="637CE840" w14:textId="77777777" w:rsidR="001A44CD" w:rsidRPr="00AB4500" w:rsidRDefault="001A44CD" w:rsidP="003A5BEE">
            <w:pPr>
              <w:spacing w:after="0" w:line="240" w:lineRule="auto"/>
              <w:jc w:val="center"/>
              <w:rPr>
                <w:rFonts w:cstheme="minorHAnsi"/>
                <w:sz w:val="18"/>
                <w:szCs w:val="20"/>
              </w:rPr>
            </w:pPr>
            <w:r w:rsidRPr="00AB4500">
              <w:rPr>
                <w:rFonts w:cstheme="minorHAnsi"/>
                <w:sz w:val="18"/>
                <w:szCs w:val="20"/>
              </w:rPr>
              <w:t>Kitchen distance from furthest fixture to Water Heater in feet</w:t>
            </w:r>
          </w:p>
        </w:tc>
        <w:tc>
          <w:tcPr>
            <w:tcW w:w="1620" w:type="dxa"/>
            <w:vAlign w:val="bottom"/>
          </w:tcPr>
          <w:p w14:paraId="49E6D8B5" w14:textId="4B1BABD1" w:rsidR="001A44CD" w:rsidRPr="00AB4500" w:rsidRDefault="001A44CD" w:rsidP="003A5BEE">
            <w:pPr>
              <w:spacing w:after="0" w:line="240" w:lineRule="auto"/>
              <w:jc w:val="center"/>
              <w:rPr>
                <w:sz w:val="18"/>
              </w:rPr>
            </w:pPr>
            <w:r w:rsidRPr="00AB4500">
              <w:rPr>
                <w:rFonts w:cstheme="minorHAnsi"/>
                <w:sz w:val="18"/>
                <w:szCs w:val="20"/>
              </w:rPr>
              <w:t>Furthest Third furthest fixture to Water Heater in feet</w:t>
            </w:r>
            <w:r w:rsidR="00623BA8">
              <w:rPr>
                <w:rFonts w:cstheme="minorHAnsi"/>
                <w:sz w:val="18"/>
                <w:szCs w:val="20"/>
              </w:rPr>
              <w:t xml:space="preserve"> (Avg for multiple water heaters)</w:t>
            </w:r>
          </w:p>
        </w:tc>
        <w:tc>
          <w:tcPr>
            <w:tcW w:w="2610" w:type="dxa"/>
            <w:vAlign w:val="bottom"/>
          </w:tcPr>
          <w:p w14:paraId="38148274" w14:textId="77777777" w:rsidR="001A44CD" w:rsidRPr="00AB4500" w:rsidRDefault="001A44CD" w:rsidP="003A5BEE">
            <w:pPr>
              <w:spacing w:after="0" w:line="240" w:lineRule="auto"/>
              <w:jc w:val="center"/>
              <w:rPr>
                <w:sz w:val="18"/>
              </w:rPr>
            </w:pPr>
            <w:r w:rsidRPr="00AB4500">
              <w:rPr>
                <w:rFonts w:cstheme="minorHAnsi"/>
                <w:sz w:val="18"/>
                <w:szCs w:val="20"/>
              </w:rPr>
              <w:t>Weighted Distance</w:t>
            </w:r>
          </w:p>
        </w:tc>
        <w:tc>
          <w:tcPr>
            <w:tcW w:w="1350" w:type="dxa"/>
            <w:vAlign w:val="bottom"/>
          </w:tcPr>
          <w:p w14:paraId="05DD68CC" w14:textId="77777777" w:rsidR="001A44CD" w:rsidRPr="00AB4500" w:rsidRDefault="001A44CD" w:rsidP="003A5BEE">
            <w:pPr>
              <w:spacing w:after="0" w:line="240" w:lineRule="auto"/>
              <w:jc w:val="center"/>
              <w:rPr>
                <w:sz w:val="18"/>
              </w:rPr>
            </w:pPr>
            <w:r w:rsidRPr="00AB4500">
              <w:rPr>
                <w:rFonts w:cstheme="minorHAnsi"/>
                <w:sz w:val="18"/>
                <w:szCs w:val="20"/>
              </w:rPr>
              <w:t>Qualification Distance</w:t>
            </w:r>
          </w:p>
        </w:tc>
      </w:tr>
      <w:tr w:rsidR="001A44CD" w14:paraId="7382CF79" w14:textId="77777777" w:rsidTr="001A44CD">
        <w:trPr>
          <w:trHeight w:val="233"/>
        </w:trPr>
        <w:tc>
          <w:tcPr>
            <w:tcW w:w="980" w:type="dxa"/>
          </w:tcPr>
          <w:p w14:paraId="0DACB132" w14:textId="245D73B9" w:rsidR="001A44CD" w:rsidRPr="00AB4500" w:rsidRDefault="001A44CD" w:rsidP="003A5BEE">
            <w:pPr>
              <w:spacing w:after="0" w:line="240" w:lineRule="auto"/>
              <w:rPr>
                <w:sz w:val="18"/>
                <w:szCs w:val="18"/>
              </w:rPr>
            </w:pPr>
          </w:p>
        </w:tc>
        <w:tc>
          <w:tcPr>
            <w:tcW w:w="1445" w:type="dxa"/>
          </w:tcPr>
          <w:p w14:paraId="3AE58CAC" w14:textId="730A2F4D" w:rsidR="001A44CD" w:rsidRPr="00AB4500" w:rsidRDefault="001A44CD" w:rsidP="003A5BEE">
            <w:pPr>
              <w:spacing w:after="0" w:line="240" w:lineRule="auto"/>
              <w:rPr>
                <w:sz w:val="18"/>
                <w:szCs w:val="18"/>
              </w:rPr>
            </w:pPr>
          </w:p>
        </w:tc>
        <w:tc>
          <w:tcPr>
            <w:tcW w:w="1343" w:type="dxa"/>
          </w:tcPr>
          <w:p w14:paraId="5F726292" w14:textId="083EBBC9" w:rsidR="001A44CD" w:rsidRPr="00AB4500" w:rsidRDefault="001A44CD" w:rsidP="003A5BEE">
            <w:pPr>
              <w:spacing w:after="0" w:line="240" w:lineRule="auto"/>
              <w:rPr>
                <w:sz w:val="18"/>
                <w:szCs w:val="18"/>
              </w:rPr>
            </w:pPr>
          </w:p>
        </w:tc>
        <w:tc>
          <w:tcPr>
            <w:tcW w:w="1447" w:type="dxa"/>
          </w:tcPr>
          <w:p w14:paraId="2342C2DD" w14:textId="3DECD8C8" w:rsidR="001A44CD" w:rsidRPr="00AB4500" w:rsidRDefault="001A44CD" w:rsidP="003A5BEE">
            <w:pPr>
              <w:spacing w:after="0" w:line="240" w:lineRule="auto"/>
              <w:rPr>
                <w:sz w:val="18"/>
                <w:szCs w:val="18"/>
              </w:rPr>
            </w:pPr>
          </w:p>
        </w:tc>
        <w:tc>
          <w:tcPr>
            <w:tcW w:w="1620" w:type="dxa"/>
          </w:tcPr>
          <w:p w14:paraId="0230BEB5" w14:textId="10A65D8B" w:rsidR="001A44CD" w:rsidRPr="00AB4500" w:rsidRDefault="001A44CD" w:rsidP="003A5BEE">
            <w:pPr>
              <w:spacing w:after="0" w:line="240" w:lineRule="auto"/>
              <w:rPr>
                <w:sz w:val="18"/>
                <w:szCs w:val="18"/>
              </w:rPr>
            </w:pPr>
          </w:p>
        </w:tc>
        <w:tc>
          <w:tcPr>
            <w:tcW w:w="2610" w:type="dxa"/>
          </w:tcPr>
          <w:p w14:paraId="3B3E2C0A" w14:textId="7B494650" w:rsidR="001A44CD" w:rsidRPr="00AB4500" w:rsidRDefault="001A44CD" w:rsidP="001A44CD">
            <w:pPr>
              <w:spacing w:after="0" w:line="240" w:lineRule="auto"/>
              <w:rPr>
                <w:sz w:val="18"/>
                <w:szCs w:val="18"/>
              </w:rPr>
            </w:pPr>
            <w:r w:rsidRPr="00AB4500">
              <w:rPr>
                <w:sz w:val="18"/>
                <w:szCs w:val="18"/>
              </w:rPr>
              <w:t xml:space="preserve"> </w:t>
            </w:r>
          </w:p>
        </w:tc>
        <w:tc>
          <w:tcPr>
            <w:tcW w:w="1350" w:type="dxa"/>
          </w:tcPr>
          <w:p w14:paraId="2BA852F2" w14:textId="77777777" w:rsidR="001A44CD" w:rsidRPr="00AB4500" w:rsidRDefault="001A44CD" w:rsidP="003A5BEE">
            <w:pPr>
              <w:spacing w:after="0" w:line="240" w:lineRule="auto"/>
              <w:rPr>
                <w:sz w:val="18"/>
                <w:szCs w:val="18"/>
              </w:rPr>
            </w:pPr>
            <w:r w:rsidRPr="00AB4500">
              <w:rPr>
                <w:rFonts w:cstheme="minorHAnsi"/>
                <w:sz w:val="18"/>
                <w:szCs w:val="18"/>
                <w:highlight w:val="yellow"/>
              </w:rPr>
              <w:t xml:space="preserve"> </w:t>
            </w:r>
          </w:p>
        </w:tc>
      </w:tr>
      <w:tr w:rsidR="001A44CD" w14:paraId="6471C1D1" w14:textId="77777777" w:rsidTr="003A5BEE">
        <w:tc>
          <w:tcPr>
            <w:tcW w:w="980" w:type="dxa"/>
          </w:tcPr>
          <w:p w14:paraId="7C5E52AF" w14:textId="77777777" w:rsidR="001A44CD" w:rsidRPr="00D37C06" w:rsidRDefault="001A44CD" w:rsidP="003A5BEE">
            <w:pPr>
              <w:spacing w:after="0"/>
              <w:rPr>
                <w:sz w:val="20"/>
                <w:szCs w:val="20"/>
              </w:rPr>
            </w:pPr>
          </w:p>
        </w:tc>
        <w:tc>
          <w:tcPr>
            <w:tcW w:w="1445" w:type="dxa"/>
          </w:tcPr>
          <w:p w14:paraId="4996FBFC" w14:textId="77777777" w:rsidR="001A44CD" w:rsidRPr="00D37C06" w:rsidRDefault="001A44CD" w:rsidP="003A5BEE">
            <w:pPr>
              <w:spacing w:after="0"/>
              <w:rPr>
                <w:sz w:val="20"/>
                <w:szCs w:val="20"/>
              </w:rPr>
            </w:pPr>
          </w:p>
        </w:tc>
        <w:tc>
          <w:tcPr>
            <w:tcW w:w="1343" w:type="dxa"/>
          </w:tcPr>
          <w:p w14:paraId="404DC87D" w14:textId="77777777" w:rsidR="001A44CD" w:rsidRPr="00D37C06" w:rsidRDefault="001A44CD" w:rsidP="003A5BEE">
            <w:pPr>
              <w:spacing w:after="0"/>
              <w:rPr>
                <w:sz w:val="20"/>
                <w:szCs w:val="20"/>
              </w:rPr>
            </w:pPr>
          </w:p>
        </w:tc>
        <w:tc>
          <w:tcPr>
            <w:tcW w:w="1447" w:type="dxa"/>
          </w:tcPr>
          <w:p w14:paraId="03114A5E" w14:textId="77777777" w:rsidR="001A44CD" w:rsidRPr="00D37C06" w:rsidRDefault="001A44CD" w:rsidP="003A5BEE">
            <w:pPr>
              <w:spacing w:after="0"/>
              <w:rPr>
                <w:sz w:val="20"/>
                <w:szCs w:val="20"/>
              </w:rPr>
            </w:pPr>
          </w:p>
        </w:tc>
        <w:tc>
          <w:tcPr>
            <w:tcW w:w="1620" w:type="dxa"/>
          </w:tcPr>
          <w:p w14:paraId="495E9B4A" w14:textId="77777777" w:rsidR="001A44CD" w:rsidRPr="00D37C06" w:rsidRDefault="001A44CD" w:rsidP="003A5BEE">
            <w:pPr>
              <w:spacing w:after="0"/>
              <w:rPr>
                <w:sz w:val="20"/>
                <w:szCs w:val="20"/>
              </w:rPr>
            </w:pPr>
          </w:p>
        </w:tc>
        <w:tc>
          <w:tcPr>
            <w:tcW w:w="2610" w:type="dxa"/>
          </w:tcPr>
          <w:p w14:paraId="4D7846FE" w14:textId="77777777" w:rsidR="001A44CD" w:rsidRPr="00D37C06" w:rsidRDefault="001A44CD" w:rsidP="003A5BEE">
            <w:pPr>
              <w:spacing w:after="0"/>
              <w:rPr>
                <w:sz w:val="20"/>
                <w:szCs w:val="20"/>
              </w:rPr>
            </w:pPr>
          </w:p>
        </w:tc>
        <w:tc>
          <w:tcPr>
            <w:tcW w:w="1350" w:type="dxa"/>
          </w:tcPr>
          <w:p w14:paraId="1A485857" w14:textId="77777777" w:rsidR="001A44CD" w:rsidRPr="00D37C06" w:rsidRDefault="001A44CD" w:rsidP="003A5BEE">
            <w:pPr>
              <w:spacing w:after="0"/>
              <w:rPr>
                <w:sz w:val="20"/>
                <w:szCs w:val="20"/>
              </w:rPr>
            </w:pPr>
          </w:p>
        </w:tc>
      </w:tr>
      <w:tr w:rsidR="001A44CD" w14:paraId="64398CC6" w14:textId="77777777" w:rsidTr="003A5BEE">
        <w:tc>
          <w:tcPr>
            <w:tcW w:w="10795" w:type="dxa"/>
            <w:gridSpan w:val="7"/>
          </w:tcPr>
          <w:p w14:paraId="7B256250" w14:textId="08D82ACE" w:rsidR="001A44CD" w:rsidRPr="001A44CD" w:rsidRDefault="001A44CD" w:rsidP="003A5BEE">
            <w:pPr>
              <w:spacing w:after="0"/>
              <w:rPr>
                <w:sz w:val="18"/>
                <w:szCs w:val="18"/>
              </w:rPr>
            </w:pPr>
            <w:r w:rsidRPr="001A44CD">
              <w:rPr>
                <w:rFonts w:cstheme="minorHAnsi"/>
                <w:b/>
                <w:sz w:val="18"/>
                <w:szCs w:val="18"/>
              </w:rPr>
              <w:t>The responsible person’s signature on this compliance document affirms that all applicable requirements in this table have been met</w:t>
            </w:r>
            <w:r>
              <w:rPr>
                <w:rFonts w:cstheme="minorHAnsi"/>
                <w:b/>
                <w:sz w:val="18"/>
                <w:szCs w:val="18"/>
              </w:rPr>
              <w:t>.</w:t>
            </w:r>
          </w:p>
        </w:tc>
      </w:tr>
    </w:tbl>
    <w:p w14:paraId="2AAAAE28" w14:textId="13A09F96" w:rsidR="001A44CD" w:rsidRDefault="001A44CD" w:rsidP="000504B8">
      <w:pPr>
        <w:spacing w:after="0" w:line="240" w:lineRule="auto"/>
        <w:rPr>
          <w:rFonts w:asciiTheme="minorHAnsi" w:hAnsiTheme="minorHAnsi" w:cstheme="minorHAnsi"/>
          <w:sz w:val="20"/>
          <w:szCs w:val="20"/>
        </w:rPr>
      </w:pPr>
    </w:p>
    <w:p w14:paraId="27CA1678" w14:textId="04A5DC9F" w:rsidR="003A6B6B" w:rsidRPr="005828AE" w:rsidRDefault="003A6B6B" w:rsidP="005942BB">
      <w:pPr>
        <w:spacing w:after="0" w:line="240" w:lineRule="auto"/>
        <w:rPr>
          <w:rFonts w:asciiTheme="minorHAnsi" w:hAnsiTheme="minorHAnsi" w:cstheme="minorHAnsi"/>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31"/>
        <w:gridCol w:w="10159"/>
      </w:tblGrid>
      <w:tr w:rsidR="00D70068" w:rsidRPr="009E01FE" w14:paraId="7B8DA31A" w14:textId="77777777" w:rsidTr="005828AE">
        <w:trPr>
          <w:trHeight w:val="288"/>
          <w:tblHeader/>
        </w:trPr>
        <w:tc>
          <w:tcPr>
            <w:tcW w:w="10790" w:type="dxa"/>
            <w:gridSpan w:val="2"/>
            <w:tcBorders>
              <w:top w:val="single" w:sz="4" w:space="0" w:color="auto"/>
              <w:left w:val="single" w:sz="4" w:space="0" w:color="auto"/>
              <w:bottom w:val="single" w:sz="4" w:space="0" w:color="auto"/>
              <w:right w:val="single" w:sz="4" w:space="0" w:color="auto"/>
            </w:tcBorders>
            <w:vAlign w:val="center"/>
          </w:tcPr>
          <w:p w14:paraId="7B8DA318" w14:textId="7D22C54E" w:rsidR="00D70068" w:rsidRPr="003061BA" w:rsidRDefault="00B65824" w:rsidP="005E7B39">
            <w:pPr>
              <w:spacing w:after="0" w:line="240" w:lineRule="auto"/>
              <w:rPr>
                <w:rFonts w:asciiTheme="minorHAnsi" w:hAnsiTheme="minorHAnsi" w:cstheme="minorHAnsi"/>
                <w:sz w:val="20"/>
                <w:szCs w:val="20"/>
              </w:rPr>
            </w:pPr>
            <w:r w:rsidRPr="003061BA">
              <w:rPr>
                <w:rFonts w:asciiTheme="minorHAnsi" w:hAnsiTheme="minorHAnsi" w:cstheme="minorHAnsi"/>
                <w:b/>
                <w:sz w:val="20"/>
                <w:szCs w:val="20"/>
              </w:rPr>
              <w:t>H</w:t>
            </w:r>
            <w:r w:rsidR="00D70068" w:rsidRPr="003061BA">
              <w:rPr>
                <w:rFonts w:asciiTheme="minorHAnsi" w:hAnsiTheme="minorHAnsi" w:cstheme="minorHAnsi"/>
                <w:b/>
                <w:sz w:val="20"/>
                <w:szCs w:val="20"/>
              </w:rPr>
              <w:t xml:space="preserve">. Parallel Piping </w:t>
            </w:r>
            <w:r w:rsidR="00DA7870" w:rsidRPr="003061BA">
              <w:rPr>
                <w:rFonts w:asciiTheme="minorHAnsi" w:hAnsiTheme="minorHAnsi" w:cstheme="minorHAnsi"/>
                <w:b/>
                <w:sz w:val="20"/>
                <w:szCs w:val="20"/>
              </w:rPr>
              <w:t>Requirements</w:t>
            </w:r>
            <w:r w:rsidR="00D64C0B" w:rsidRPr="003061BA">
              <w:rPr>
                <w:rFonts w:asciiTheme="minorHAnsi" w:hAnsiTheme="minorHAnsi" w:cstheme="minorHAnsi"/>
                <w:b/>
                <w:sz w:val="20"/>
                <w:szCs w:val="20"/>
              </w:rPr>
              <w:t xml:space="preserve"> </w:t>
            </w:r>
            <w:r w:rsidR="00EB17C1" w:rsidRPr="003061BA">
              <w:rPr>
                <w:rFonts w:asciiTheme="minorHAnsi" w:hAnsiTheme="minorHAnsi" w:cstheme="minorHAnsi"/>
                <w:b/>
                <w:sz w:val="20"/>
                <w:szCs w:val="20"/>
              </w:rPr>
              <w:t xml:space="preserve">(PP) </w:t>
            </w:r>
            <w:r w:rsidR="00D64C0B" w:rsidRPr="003061BA">
              <w:rPr>
                <w:rFonts w:asciiTheme="minorHAnsi" w:hAnsiTheme="minorHAnsi" w:cstheme="minorHAnsi"/>
                <w:sz w:val="20"/>
                <w:szCs w:val="20"/>
              </w:rPr>
              <w:t>(RA4.4.</w:t>
            </w:r>
            <w:r w:rsidR="003A6B6B" w:rsidRPr="003061BA">
              <w:rPr>
                <w:rFonts w:asciiTheme="minorHAnsi" w:hAnsiTheme="minorHAnsi" w:cstheme="minorHAnsi"/>
                <w:sz w:val="20"/>
                <w:szCs w:val="20"/>
              </w:rPr>
              <w:t>4</w:t>
            </w:r>
            <w:r w:rsidR="00D64C0B" w:rsidRPr="003061BA">
              <w:rPr>
                <w:rFonts w:asciiTheme="minorHAnsi" w:hAnsiTheme="minorHAnsi" w:cstheme="minorHAnsi"/>
                <w:sz w:val="20"/>
                <w:szCs w:val="20"/>
              </w:rPr>
              <w:t>)</w:t>
            </w:r>
          </w:p>
          <w:p w14:paraId="7B8DA319" w14:textId="48ACD1C5" w:rsidR="00D70068" w:rsidRPr="005828AE" w:rsidRDefault="00DA7870" w:rsidP="00301C3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20"/>
              </w:rPr>
            </w:pPr>
            <w:r w:rsidRPr="005828AE">
              <w:rPr>
                <w:rFonts w:asciiTheme="minorHAnsi" w:hAnsiTheme="minorHAnsi" w:cstheme="minorHAnsi"/>
                <w:sz w:val="18"/>
                <w:szCs w:val="20"/>
              </w:rPr>
              <w:t>Systems that utilize this distribution type shall comply with these requirements</w:t>
            </w:r>
            <w:r w:rsidR="00534D88" w:rsidRPr="005828AE">
              <w:rPr>
                <w:rFonts w:asciiTheme="minorHAnsi" w:hAnsiTheme="minorHAnsi" w:cstheme="minorHAnsi"/>
                <w:sz w:val="18"/>
                <w:szCs w:val="20"/>
              </w:rPr>
              <w:t>.</w:t>
            </w:r>
          </w:p>
        </w:tc>
      </w:tr>
      <w:tr w:rsidR="00D70068" w:rsidRPr="009E01FE" w14:paraId="7B8DA31D" w14:textId="77777777" w:rsidTr="005828AE">
        <w:trPr>
          <w:cantSplit/>
          <w:trHeight w:val="288"/>
          <w:tblHeader/>
        </w:trPr>
        <w:tc>
          <w:tcPr>
            <w:tcW w:w="631" w:type="dxa"/>
            <w:vAlign w:val="center"/>
          </w:tcPr>
          <w:p w14:paraId="7B8DA31B" w14:textId="77777777" w:rsidR="00D70068" w:rsidRPr="005828AE" w:rsidRDefault="00D70068" w:rsidP="005E7B39">
            <w:pPr>
              <w:keepNext/>
              <w:keepLines/>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5828AE">
              <w:rPr>
                <w:rFonts w:asciiTheme="minorHAnsi" w:hAnsiTheme="minorHAnsi" w:cstheme="minorHAnsi"/>
                <w:sz w:val="18"/>
                <w:szCs w:val="20"/>
              </w:rPr>
              <w:t>01</w:t>
            </w:r>
          </w:p>
        </w:tc>
        <w:tc>
          <w:tcPr>
            <w:tcW w:w="10159" w:type="dxa"/>
            <w:vAlign w:val="center"/>
          </w:tcPr>
          <w:p w14:paraId="7B8DA31C" w14:textId="3637054D" w:rsidR="00613409" w:rsidRPr="005828AE" w:rsidRDefault="00DE0301" w:rsidP="005E7B39">
            <w:pPr>
              <w:keepNext/>
              <w:keepLines/>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5828AE">
              <w:rPr>
                <w:rFonts w:asciiTheme="minorHAnsi" w:hAnsiTheme="minorHAnsi" w:cstheme="minorHAnsi"/>
                <w:sz w:val="18"/>
                <w:szCs w:val="20"/>
              </w:rPr>
              <w:t>Each c</w:t>
            </w:r>
            <w:r w:rsidR="00D70068" w:rsidRPr="005828AE">
              <w:rPr>
                <w:rFonts w:asciiTheme="minorHAnsi" w:hAnsiTheme="minorHAnsi" w:cstheme="minorHAnsi"/>
                <w:sz w:val="18"/>
                <w:szCs w:val="20"/>
              </w:rPr>
              <w:t>entral manifold has 15 feet or less of pipe be</w:t>
            </w:r>
            <w:r w:rsidR="003061BA">
              <w:rPr>
                <w:rFonts w:asciiTheme="minorHAnsi" w:hAnsiTheme="minorHAnsi" w:cstheme="minorHAnsi"/>
                <w:sz w:val="18"/>
                <w:szCs w:val="20"/>
              </w:rPr>
              <w:t>tween manifold and water heater.</w:t>
            </w:r>
          </w:p>
        </w:tc>
      </w:tr>
      <w:tr w:rsidR="00D70068" w:rsidRPr="009E01FE" w14:paraId="7B8DA320" w14:textId="77777777" w:rsidTr="005828AE">
        <w:trPr>
          <w:cantSplit/>
          <w:trHeight w:val="288"/>
          <w:tblHeader/>
        </w:trPr>
        <w:tc>
          <w:tcPr>
            <w:tcW w:w="631" w:type="dxa"/>
            <w:vAlign w:val="center"/>
          </w:tcPr>
          <w:p w14:paraId="7B8DA31E" w14:textId="77777777" w:rsidR="00D70068" w:rsidRPr="005828AE" w:rsidRDefault="00D70068" w:rsidP="005E7B39">
            <w:pPr>
              <w:keepNext/>
              <w:keepLines/>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5828AE">
              <w:rPr>
                <w:rFonts w:asciiTheme="minorHAnsi" w:hAnsiTheme="minorHAnsi" w:cstheme="minorHAnsi"/>
                <w:sz w:val="18"/>
                <w:szCs w:val="20"/>
              </w:rPr>
              <w:t>02</w:t>
            </w:r>
          </w:p>
        </w:tc>
        <w:tc>
          <w:tcPr>
            <w:tcW w:w="10159" w:type="dxa"/>
            <w:vAlign w:val="center"/>
          </w:tcPr>
          <w:p w14:paraId="7B8DA31F" w14:textId="77D319E9" w:rsidR="00D70068" w:rsidRPr="005828AE" w:rsidRDefault="00D70068" w:rsidP="005E7B39">
            <w:pPr>
              <w:keepNext/>
              <w:keepLines/>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5828AE">
              <w:rPr>
                <w:rFonts w:asciiTheme="minorHAnsi" w:hAnsiTheme="minorHAnsi" w:cstheme="minorHAnsi"/>
                <w:sz w:val="18"/>
                <w:szCs w:val="20"/>
              </w:rPr>
              <w:t xml:space="preserve">For manifolds that include valves, the manifold must be readily accessible in accordance with the plumbing code. </w:t>
            </w:r>
          </w:p>
        </w:tc>
      </w:tr>
      <w:tr w:rsidR="00D70068" w:rsidRPr="009E01FE" w14:paraId="7B8DA323" w14:textId="77777777" w:rsidTr="005828AE">
        <w:trPr>
          <w:cantSplit/>
          <w:trHeight w:val="288"/>
          <w:tblHeader/>
        </w:trPr>
        <w:tc>
          <w:tcPr>
            <w:tcW w:w="631" w:type="dxa"/>
            <w:vAlign w:val="center"/>
          </w:tcPr>
          <w:p w14:paraId="7B8DA321" w14:textId="77777777" w:rsidR="00D70068" w:rsidRPr="005828AE" w:rsidRDefault="00D70068" w:rsidP="005E7B39">
            <w:pPr>
              <w:keepNext/>
              <w:keepLines/>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5828AE">
              <w:rPr>
                <w:rFonts w:asciiTheme="minorHAnsi" w:hAnsiTheme="minorHAnsi" w:cstheme="minorHAnsi"/>
                <w:sz w:val="18"/>
                <w:szCs w:val="20"/>
              </w:rPr>
              <w:t>03</w:t>
            </w:r>
          </w:p>
        </w:tc>
        <w:tc>
          <w:tcPr>
            <w:tcW w:w="10159" w:type="dxa"/>
            <w:vAlign w:val="center"/>
          </w:tcPr>
          <w:p w14:paraId="7B8DA322" w14:textId="7895EFA9" w:rsidR="00613409" w:rsidRPr="005828AE" w:rsidRDefault="00D70068" w:rsidP="005E7B39">
            <w:pPr>
              <w:keepNext/>
              <w:keepLines/>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5828AE">
              <w:rPr>
                <w:rFonts w:asciiTheme="minorHAnsi" w:hAnsiTheme="minorHAnsi" w:cstheme="minorHAnsi"/>
                <w:sz w:val="18"/>
                <w:szCs w:val="20"/>
              </w:rPr>
              <w:t>Hot water distribution system piping from the manifold to the fixtures and appliances must take the most direct path. For instance, piping from a second story manifold cannot supply the first floor</w:t>
            </w:r>
            <w:r w:rsidR="003061BA">
              <w:rPr>
                <w:rFonts w:asciiTheme="minorHAnsi" w:hAnsiTheme="minorHAnsi" w:cstheme="minorHAnsi"/>
                <w:sz w:val="18"/>
                <w:szCs w:val="20"/>
              </w:rPr>
              <w:t>.</w:t>
            </w:r>
          </w:p>
        </w:tc>
      </w:tr>
      <w:tr w:rsidR="00D70068" w:rsidRPr="009E01FE" w14:paraId="7B8DA326" w14:textId="77777777" w:rsidTr="005828AE">
        <w:trPr>
          <w:cantSplit/>
          <w:trHeight w:val="288"/>
          <w:tblHeader/>
        </w:trPr>
        <w:tc>
          <w:tcPr>
            <w:tcW w:w="631" w:type="dxa"/>
            <w:vAlign w:val="center"/>
          </w:tcPr>
          <w:p w14:paraId="7B8DA324" w14:textId="77777777" w:rsidR="00D70068" w:rsidRPr="005828AE" w:rsidRDefault="00D70068" w:rsidP="005E7B39">
            <w:pPr>
              <w:keepNext/>
              <w:keepLines/>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5828AE">
              <w:rPr>
                <w:rFonts w:asciiTheme="minorHAnsi" w:hAnsiTheme="minorHAnsi" w:cstheme="minorHAnsi"/>
                <w:sz w:val="18"/>
                <w:szCs w:val="20"/>
              </w:rPr>
              <w:t>04</w:t>
            </w:r>
          </w:p>
        </w:tc>
        <w:tc>
          <w:tcPr>
            <w:tcW w:w="10159" w:type="dxa"/>
            <w:vAlign w:val="center"/>
          </w:tcPr>
          <w:p w14:paraId="7B8DA325" w14:textId="2B181584" w:rsidR="00D70068" w:rsidRPr="005828AE" w:rsidRDefault="00D70068" w:rsidP="00534D88">
            <w:pPr>
              <w:keepNext/>
              <w:keepLines/>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5828AE">
              <w:rPr>
                <w:rFonts w:asciiTheme="minorHAnsi" w:hAnsiTheme="minorHAnsi" w:cstheme="minorHAnsi"/>
                <w:sz w:val="18"/>
                <w:szCs w:val="20"/>
              </w:rPr>
              <w:t xml:space="preserve">The hot water distribution piping must be separated by at least </w:t>
            </w:r>
            <w:r w:rsidR="00534D88" w:rsidRPr="005828AE">
              <w:rPr>
                <w:rFonts w:asciiTheme="minorHAnsi" w:hAnsiTheme="minorHAnsi" w:cstheme="minorHAnsi"/>
                <w:sz w:val="18"/>
                <w:szCs w:val="20"/>
              </w:rPr>
              <w:t>2</w:t>
            </w:r>
            <w:r w:rsidRPr="005828AE">
              <w:rPr>
                <w:rFonts w:asciiTheme="minorHAnsi" w:hAnsiTheme="minorHAnsi" w:cstheme="minorHAnsi"/>
                <w:sz w:val="18"/>
                <w:szCs w:val="20"/>
              </w:rPr>
              <w:t xml:space="preserve"> inches from any other hot water supply piping, and at least </w:t>
            </w:r>
            <w:r w:rsidR="00534D88" w:rsidRPr="005828AE">
              <w:rPr>
                <w:rFonts w:asciiTheme="minorHAnsi" w:hAnsiTheme="minorHAnsi" w:cstheme="minorHAnsi"/>
                <w:sz w:val="18"/>
                <w:szCs w:val="20"/>
              </w:rPr>
              <w:t>6</w:t>
            </w:r>
            <w:r w:rsidRPr="005828AE">
              <w:rPr>
                <w:rFonts w:asciiTheme="minorHAnsi" w:hAnsiTheme="minorHAnsi" w:cstheme="minorHAnsi"/>
                <w:sz w:val="18"/>
                <w:szCs w:val="20"/>
              </w:rPr>
              <w:t xml:space="preserve"> inches from any cold water supply piping. Alternatively, the hot water supply piping must be insulated to the thicknesses shown in TABLE 120.3-A. </w:t>
            </w:r>
          </w:p>
        </w:tc>
      </w:tr>
      <w:tr w:rsidR="00D70068" w:rsidRPr="00EE7957" w14:paraId="7B8DA328" w14:textId="77777777" w:rsidTr="005828AE">
        <w:trPr>
          <w:trHeight w:hRule="exact" w:val="286"/>
          <w:tblHeader/>
        </w:trPr>
        <w:tc>
          <w:tcPr>
            <w:tcW w:w="10790" w:type="dxa"/>
            <w:gridSpan w:val="2"/>
            <w:tcBorders>
              <w:top w:val="single" w:sz="4" w:space="0" w:color="auto"/>
              <w:left w:val="single" w:sz="4" w:space="0" w:color="auto"/>
              <w:bottom w:val="single" w:sz="4" w:space="0" w:color="auto"/>
              <w:right w:val="single" w:sz="4" w:space="0" w:color="auto"/>
            </w:tcBorders>
            <w:vAlign w:val="center"/>
          </w:tcPr>
          <w:p w14:paraId="7B8DA327" w14:textId="77777777" w:rsidR="00D70068" w:rsidRPr="005828AE" w:rsidRDefault="00D70068" w:rsidP="005E7B39">
            <w:pPr>
              <w:spacing w:after="0" w:line="240" w:lineRule="auto"/>
              <w:rPr>
                <w:rFonts w:asciiTheme="minorHAnsi" w:hAnsiTheme="minorHAnsi" w:cstheme="minorHAnsi"/>
                <w:b/>
                <w:sz w:val="18"/>
                <w:szCs w:val="20"/>
              </w:rPr>
            </w:pPr>
            <w:r w:rsidRPr="005828AE">
              <w:rPr>
                <w:rFonts w:asciiTheme="minorHAnsi" w:eastAsiaTheme="minorEastAsia" w:hAnsiTheme="minorHAnsi" w:cstheme="minorHAnsi"/>
                <w:b/>
                <w:sz w:val="18"/>
                <w:szCs w:val="20"/>
              </w:rPr>
              <w:t>The responsible person’s signature on this compliance document affirms that all applicable requirements in this table have</w:t>
            </w:r>
            <w:r w:rsidRPr="005828AE">
              <w:rPr>
                <w:rFonts w:asciiTheme="minorHAnsi" w:hAnsiTheme="minorHAnsi" w:cstheme="minorHAnsi"/>
                <w:b/>
                <w:sz w:val="18"/>
                <w:szCs w:val="20"/>
              </w:rPr>
              <w:t xml:space="preserve"> been met.  </w:t>
            </w:r>
          </w:p>
        </w:tc>
      </w:tr>
    </w:tbl>
    <w:p w14:paraId="7B8DA329" w14:textId="77777777" w:rsidR="00D70068" w:rsidRPr="008733ED" w:rsidRDefault="00D70068" w:rsidP="00D70068">
      <w:pPr>
        <w:spacing w:after="0" w:line="240" w:lineRule="auto"/>
        <w:rPr>
          <w:rFonts w:asciiTheme="minorHAnsi" w:hAnsiTheme="minorHAnsi" w:cstheme="minorHAnsi"/>
          <w:b/>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16"/>
        <w:gridCol w:w="10174"/>
      </w:tblGrid>
      <w:tr w:rsidR="000919BD" w:rsidRPr="009E01FE" w14:paraId="0768B9D9" w14:textId="77777777" w:rsidTr="000919BD">
        <w:trPr>
          <w:trHeight w:val="144"/>
          <w:tblHeader/>
        </w:trPr>
        <w:tc>
          <w:tcPr>
            <w:tcW w:w="14616" w:type="dxa"/>
            <w:gridSpan w:val="2"/>
            <w:tcBorders>
              <w:bottom w:val="single" w:sz="4" w:space="0" w:color="auto"/>
            </w:tcBorders>
          </w:tcPr>
          <w:p w14:paraId="1A57DE86" w14:textId="2ED0A2EB" w:rsidR="000919BD" w:rsidRPr="00396DD3" w:rsidRDefault="00B65824" w:rsidP="000919B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Pr>
                <w:rFonts w:asciiTheme="minorHAnsi" w:hAnsiTheme="minorHAnsi" w:cstheme="minorHAnsi"/>
                <w:b/>
                <w:sz w:val="20"/>
                <w:szCs w:val="20"/>
              </w:rPr>
              <w:t>I</w:t>
            </w:r>
            <w:r w:rsidR="000919BD" w:rsidRPr="00136321">
              <w:rPr>
                <w:rFonts w:asciiTheme="minorHAnsi" w:hAnsiTheme="minorHAnsi" w:cstheme="minorHAnsi"/>
                <w:b/>
                <w:sz w:val="20"/>
                <w:szCs w:val="20"/>
              </w:rPr>
              <w:t xml:space="preserve">. Point of Use </w:t>
            </w:r>
            <w:r w:rsidR="000919BD" w:rsidRPr="00F43FA8">
              <w:rPr>
                <w:rFonts w:asciiTheme="minorHAnsi" w:hAnsiTheme="minorHAnsi" w:cstheme="minorHAnsi"/>
                <w:b/>
                <w:sz w:val="20"/>
                <w:szCs w:val="20"/>
              </w:rPr>
              <w:t>Requirements</w:t>
            </w:r>
            <w:r w:rsidR="00F354B8">
              <w:rPr>
                <w:rFonts w:asciiTheme="minorHAnsi" w:hAnsiTheme="minorHAnsi" w:cstheme="minorHAnsi"/>
                <w:b/>
                <w:sz w:val="20"/>
                <w:szCs w:val="20"/>
              </w:rPr>
              <w:t xml:space="preserve"> </w:t>
            </w:r>
            <w:r w:rsidR="00EB17C1" w:rsidRPr="00F43FA8">
              <w:rPr>
                <w:rFonts w:asciiTheme="minorHAnsi" w:hAnsiTheme="minorHAnsi" w:cstheme="minorHAnsi"/>
                <w:b/>
                <w:sz w:val="20"/>
                <w:szCs w:val="20"/>
              </w:rPr>
              <w:t>(POU)</w:t>
            </w:r>
            <w:r w:rsidR="00D64C0B" w:rsidRPr="003061BA">
              <w:rPr>
                <w:rFonts w:asciiTheme="minorHAnsi" w:hAnsiTheme="minorHAnsi" w:cstheme="minorHAnsi"/>
                <w:sz w:val="20"/>
                <w:szCs w:val="20"/>
              </w:rPr>
              <w:t xml:space="preserve"> (RA4.4.</w:t>
            </w:r>
            <w:r w:rsidR="003A6B6B" w:rsidRPr="003061BA">
              <w:rPr>
                <w:rFonts w:asciiTheme="minorHAnsi" w:hAnsiTheme="minorHAnsi" w:cstheme="minorHAnsi"/>
                <w:sz w:val="20"/>
                <w:szCs w:val="20"/>
              </w:rPr>
              <w:t>5</w:t>
            </w:r>
            <w:r w:rsidR="00D64C0B" w:rsidRPr="003061BA">
              <w:rPr>
                <w:rFonts w:asciiTheme="minorHAnsi" w:hAnsiTheme="minorHAnsi" w:cstheme="minorHAnsi"/>
                <w:sz w:val="20"/>
                <w:szCs w:val="20"/>
              </w:rPr>
              <w:t>)</w:t>
            </w:r>
          </w:p>
          <w:p w14:paraId="380087DB" w14:textId="77777777" w:rsidR="000919BD" w:rsidRPr="00484154" w:rsidRDefault="000919BD" w:rsidP="000919B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5828AE">
              <w:rPr>
                <w:rFonts w:asciiTheme="minorHAnsi" w:hAnsiTheme="minorHAnsi" w:cstheme="minorHAnsi"/>
                <w:sz w:val="18"/>
                <w:szCs w:val="20"/>
              </w:rPr>
              <w:t>Systems that utilize this distribution type shall comply with these requirements</w:t>
            </w:r>
          </w:p>
        </w:tc>
      </w:tr>
      <w:tr w:rsidR="000919BD" w:rsidRPr="009E01FE" w14:paraId="333BF52C" w14:textId="77777777" w:rsidTr="000919BD">
        <w:trPr>
          <w:trHeight w:val="144"/>
          <w:tblHeader/>
        </w:trPr>
        <w:tc>
          <w:tcPr>
            <w:tcW w:w="720" w:type="dxa"/>
            <w:vAlign w:val="center"/>
          </w:tcPr>
          <w:p w14:paraId="57AE72C7" w14:textId="77777777" w:rsidR="000919BD" w:rsidRPr="005828AE" w:rsidRDefault="000919BD" w:rsidP="000919BD">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5828AE">
              <w:rPr>
                <w:rFonts w:asciiTheme="minorHAnsi" w:hAnsiTheme="minorHAnsi" w:cstheme="minorHAnsi"/>
                <w:sz w:val="18"/>
                <w:szCs w:val="20"/>
              </w:rPr>
              <w:t>01</w:t>
            </w:r>
          </w:p>
        </w:tc>
        <w:tc>
          <w:tcPr>
            <w:tcW w:w="13896" w:type="dxa"/>
          </w:tcPr>
          <w:p w14:paraId="5A7617EE" w14:textId="0C704C5C" w:rsidR="000919BD" w:rsidRPr="005828AE" w:rsidRDefault="000919BD" w:rsidP="000919BD">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5828AE">
              <w:rPr>
                <w:rFonts w:asciiTheme="minorHAnsi" w:hAnsiTheme="minorHAnsi" w:cstheme="minorHAnsi"/>
                <w:sz w:val="18"/>
                <w:szCs w:val="20"/>
              </w:rPr>
              <w:t>All hot water supply pipe run lengths are equal to or less than the maximum values shown below, based on the pipe diameter.   If a combination of piping is used in a single run</w:t>
            </w:r>
            <w:r w:rsidR="00AD0319" w:rsidRPr="005828AE">
              <w:rPr>
                <w:rFonts w:asciiTheme="minorHAnsi" w:hAnsiTheme="minorHAnsi" w:cstheme="minorHAnsi"/>
                <w:sz w:val="18"/>
                <w:szCs w:val="20"/>
              </w:rPr>
              <w:t>,</w:t>
            </w:r>
            <w:r w:rsidRPr="005828AE">
              <w:rPr>
                <w:rFonts w:asciiTheme="minorHAnsi" w:hAnsiTheme="minorHAnsi" w:cstheme="minorHAnsi"/>
                <w:sz w:val="18"/>
                <w:szCs w:val="20"/>
              </w:rPr>
              <w:t xml:space="preserve"> then one half the allowed length of each size is the maximum installed length.</w:t>
            </w:r>
          </w:p>
          <w:p w14:paraId="7F80E4EB" w14:textId="77777777" w:rsidR="000919BD" w:rsidRPr="005828AE" w:rsidRDefault="000919BD" w:rsidP="000919BD">
            <w:pPr>
              <w:pStyle w:val="TableTitle"/>
              <w:suppressAutoHyphens w:val="0"/>
              <w:spacing w:before="0"/>
              <w:rPr>
                <w:rFonts w:asciiTheme="minorHAnsi" w:eastAsia="Calibri" w:hAnsiTheme="minorHAnsi" w:cstheme="minorHAnsi"/>
                <w:i w:val="0"/>
                <w:sz w:val="18"/>
              </w:rPr>
            </w:pPr>
            <w:r w:rsidRPr="005828AE">
              <w:rPr>
                <w:rFonts w:asciiTheme="minorHAnsi" w:eastAsia="Calibri" w:hAnsiTheme="minorHAnsi" w:cstheme="minorHAnsi"/>
                <w:i w:val="0"/>
                <w:sz w:val="18"/>
              </w:rPr>
              <w:t>The maximum allowed length of piping for the longest run terminating in:</w:t>
            </w:r>
          </w:p>
          <w:p w14:paraId="0EDAF4F3" w14:textId="77777777" w:rsidR="000919BD" w:rsidRPr="005828AE" w:rsidRDefault="000919BD" w:rsidP="000919BD">
            <w:pPr>
              <w:pStyle w:val="TableTitle"/>
              <w:suppressAutoHyphens w:val="0"/>
              <w:spacing w:before="0"/>
              <w:rPr>
                <w:rFonts w:asciiTheme="minorHAnsi" w:eastAsia="Calibri" w:hAnsiTheme="minorHAnsi" w:cstheme="minorHAnsi"/>
                <w:i w:val="0"/>
                <w:sz w:val="18"/>
              </w:rPr>
            </w:pPr>
          </w:p>
          <w:p w14:paraId="00F3BF36" w14:textId="77777777" w:rsidR="000919BD" w:rsidRPr="005828AE" w:rsidRDefault="000919BD" w:rsidP="000919BD">
            <w:pPr>
              <w:pStyle w:val="TableTitle"/>
              <w:spacing w:before="0"/>
              <w:ind w:firstLine="432"/>
              <w:rPr>
                <w:rFonts w:asciiTheme="minorHAnsi" w:eastAsia="Calibri" w:hAnsiTheme="minorHAnsi" w:cstheme="minorHAnsi"/>
                <w:i w:val="0"/>
                <w:sz w:val="18"/>
              </w:rPr>
            </w:pPr>
            <w:r w:rsidRPr="005828AE">
              <w:rPr>
                <w:rFonts w:asciiTheme="minorHAnsi" w:eastAsia="Calibri" w:hAnsiTheme="minorHAnsi" w:cstheme="minorHAnsi"/>
                <w:i w:val="0"/>
                <w:sz w:val="18"/>
              </w:rPr>
              <w:t>3/8 inch - For only one pipe size - max length allowed is 15 feet</w:t>
            </w:r>
          </w:p>
          <w:p w14:paraId="21FB1F2F" w14:textId="1A3FE0AF" w:rsidR="000919BD" w:rsidRPr="005828AE" w:rsidRDefault="003061BA" w:rsidP="003061BA">
            <w:pPr>
              <w:pStyle w:val="TableTitle"/>
              <w:spacing w:before="0"/>
              <w:ind w:left="1164" w:hanging="192"/>
              <w:rPr>
                <w:rFonts w:asciiTheme="minorHAnsi" w:eastAsia="Calibri" w:hAnsiTheme="minorHAnsi" w:cstheme="minorHAnsi"/>
                <w:i w:val="0"/>
                <w:sz w:val="18"/>
              </w:rPr>
            </w:pPr>
            <w:r>
              <w:rPr>
                <w:rFonts w:asciiTheme="minorHAnsi" w:eastAsia="Calibri" w:hAnsiTheme="minorHAnsi" w:cstheme="minorHAnsi"/>
                <w:i w:val="0"/>
                <w:sz w:val="18"/>
              </w:rPr>
              <w:t xml:space="preserve">     </w:t>
            </w:r>
            <w:r w:rsidR="000919BD" w:rsidRPr="005828AE">
              <w:rPr>
                <w:rFonts w:asciiTheme="minorHAnsi" w:eastAsia="Calibri" w:hAnsiTheme="minorHAnsi" w:cstheme="minorHAnsi"/>
                <w:i w:val="0"/>
                <w:sz w:val="18"/>
              </w:rPr>
              <w:t>For combination pipe sizes the max allowed length of 3/8</w:t>
            </w:r>
            <w:r w:rsidR="00AD0319" w:rsidRPr="005828AE">
              <w:rPr>
                <w:rFonts w:asciiTheme="minorHAnsi" w:eastAsia="Calibri" w:hAnsiTheme="minorHAnsi" w:cstheme="minorHAnsi"/>
                <w:i w:val="0"/>
                <w:sz w:val="18"/>
              </w:rPr>
              <w:t>-</w:t>
            </w:r>
            <w:r w:rsidR="000919BD" w:rsidRPr="005828AE">
              <w:rPr>
                <w:rFonts w:asciiTheme="minorHAnsi" w:eastAsia="Calibri" w:hAnsiTheme="minorHAnsi" w:cstheme="minorHAnsi"/>
                <w:i w:val="0"/>
                <w:sz w:val="18"/>
              </w:rPr>
              <w:t xml:space="preserve">inch piping is 7.5 feet, of </w:t>
            </w:r>
            <w:r>
              <w:rPr>
                <w:rFonts w:asciiTheme="minorHAnsi" w:eastAsia="Calibri" w:hAnsiTheme="minorHAnsi" w:cstheme="minorHAnsi"/>
                <w:i w:val="0"/>
                <w:sz w:val="18"/>
              </w:rPr>
              <w:t>1/2</w:t>
            </w:r>
            <w:r w:rsidR="000919BD" w:rsidRPr="005828AE">
              <w:rPr>
                <w:rFonts w:asciiTheme="minorHAnsi" w:eastAsia="Calibri" w:hAnsiTheme="minorHAnsi" w:cstheme="minorHAnsi"/>
                <w:i w:val="0"/>
                <w:sz w:val="18"/>
              </w:rPr>
              <w:t xml:space="preserve"> inch piping is 5 feet, and </w:t>
            </w:r>
            <w:r>
              <w:rPr>
                <w:rFonts w:asciiTheme="minorHAnsi" w:eastAsia="Calibri" w:hAnsiTheme="minorHAnsi" w:cstheme="minorHAnsi"/>
                <w:i w:val="0"/>
                <w:sz w:val="18"/>
              </w:rPr>
              <w:t>3/4</w:t>
            </w:r>
            <w:r w:rsidR="000919BD" w:rsidRPr="005828AE">
              <w:rPr>
                <w:rFonts w:asciiTheme="minorHAnsi" w:eastAsia="Calibri" w:hAnsiTheme="minorHAnsi" w:cstheme="minorHAnsi"/>
                <w:i w:val="0"/>
                <w:sz w:val="18"/>
              </w:rPr>
              <w:t xml:space="preserve"> inch piping is 2.5 feet.</w:t>
            </w:r>
          </w:p>
          <w:p w14:paraId="39E81A21" w14:textId="77777777" w:rsidR="000919BD" w:rsidRPr="005828AE" w:rsidRDefault="000919BD" w:rsidP="000919BD">
            <w:pPr>
              <w:pStyle w:val="TableTitle"/>
              <w:spacing w:before="0"/>
              <w:ind w:left="972"/>
              <w:rPr>
                <w:rFonts w:asciiTheme="minorHAnsi" w:eastAsia="Calibri" w:hAnsiTheme="minorHAnsi" w:cstheme="minorHAnsi"/>
                <w:i w:val="0"/>
                <w:sz w:val="18"/>
              </w:rPr>
            </w:pPr>
          </w:p>
          <w:p w14:paraId="183F30FB" w14:textId="5A68B387" w:rsidR="000919BD" w:rsidRPr="005828AE" w:rsidRDefault="003061BA" w:rsidP="000919BD">
            <w:pPr>
              <w:pStyle w:val="TableTitle"/>
              <w:spacing w:before="0"/>
              <w:ind w:firstLine="432"/>
              <w:rPr>
                <w:rFonts w:asciiTheme="minorHAnsi" w:eastAsia="Calibri" w:hAnsiTheme="minorHAnsi" w:cstheme="minorHAnsi"/>
                <w:i w:val="0"/>
                <w:sz w:val="18"/>
              </w:rPr>
            </w:pPr>
            <w:r>
              <w:rPr>
                <w:rFonts w:asciiTheme="minorHAnsi" w:eastAsia="Calibri" w:hAnsiTheme="minorHAnsi" w:cstheme="minorHAnsi"/>
                <w:i w:val="0"/>
                <w:sz w:val="18"/>
              </w:rPr>
              <w:t>1/2</w:t>
            </w:r>
            <w:r w:rsidR="000919BD" w:rsidRPr="005828AE">
              <w:rPr>
                <w:rFonts w:asciiTheme="minorHAnsi" w:eastAsia="Calibri" w:hAnsiTheme="minorHAnsi" w:cstheme="minorHAnsi"/>
                <w:i w:val="0"/>
                <w:sz w:val="18"/>
              </w:rPr>
              <w:t xml:space="preserve"> inch - For only one pipe size – max length allowed is 10 feet</w:t>
            </w:r>
          </w:p>
          <w:p w14:paraId="4B46C5E7" w14:textId="1F9B4D5A" w:rsidR="000919BD" w:rsidRPr="005828AE" w:rsidRDefault="003061BA" w:rsidP="003061BA">
            <w:pPr>
              <w:pStyle w:val="TableTitle"/>
              <w:spacing w:before="0"/>
              <w:ind w:left="1260" w:hanging="276"/>
              <w:rPr>
                <w:rFonts w:asciiTheme="minorHAnsi" w:eastAsia="Calibri" w:hAnsiTheme="minorHAnsi" w:cstheme="minorHAnsi"/>
                <w:i w:val="0"/>
                <w:sz w:val="18"/>
              </w:rPr>
            </w:pPr>
            <w:r>
              <w:rPr>
                <w:rFonts w:asciiTheme="minorHAnsi" w:eastAsia="Calibri" w:hAnsiTheme="minorHAnsi" w:cstheme="minorHAnsi"/>
                <w:i w:val="0"/>
                <w:sz w:val="18"/>
              </w:rPr>
              <w:t xml:space="preserve"> </w:t>
            </w:r>
            <w:r w:rsidR="000919BD" w:rsidRPr="005828AE">
              <w:rPr>
                <w:rFonts w:asciiTheme="minorHAnsi" w:eastAsia="Calibri" w:hAnsiTheme="minorHAnsi" w:cstheme="minorHAnsi"/>
                <w:i w:val="0"/>
                <w:sz w:val="18"/>
              </w:rPr>
              <w:t xml:space="preserve">For combination pipe sizes the allowed length of </w:t>
            </w:r>
            <w:r>
              <w:rPr>
                <w:rFonts w:asciiTheme="minorHAnsi" w:eastAsia="Calibri" w:hAnsiTheme="minorHAnsi" w:cstheme="minorHAnsi"/>
                <w:i w:val="0"/>
                <w:sz w:val="18"/>
              </w:rPr>
              <w:t>1/2</w:t>
            </w:r>
            <w:r w:rsidR="00D87221" w:rsidRPr="005828AE">
              <w:rPr>
                <w:rFonts w:asciiTheme="minorHAnsi" w:eastAsia="Calibri" w:hAnsiTheme="minorHAnsi" w:cstheme="minorHAnsi"/>
                <w:i w:val="0"/>
                <w:sz w:val="18"/>
              </w:rPr>
              <w:t>-</w:t>
            </w:r>
            <w:r w:rsidR="000919BD" w:rsidRPr="005828AE">
              <w:rPr>
                <w:rFonts w:asciiTheme="minorHAnsi" w:eastAsia="Calibri" w:hAnsiTheme="minorHAnsi" w:cstheme="minorHAnsi"/>
                <w:i w:val="0"/>
                <w:sz w:val="18"/>
              </w:rPr>
              <w:t xml:space="preserve">inch piping is 5 feet, and </w:t>
            </w:r>
            <w:r>
              <w:rPr>
                <w:rFonts w:asciiTheme="minorHAnsi" w:eastAsia="Calibri" w:hAnsiTheme="minorHAnsi" w:cstheme="minorHAnsi"/>
                <w:i w:val="0"/>
                <w:sz w:val="18"/>
              </w:rPr>
              <w:t>3/4</w:t>
            </w:r>
            <w:r w:rsidR="000919BD" w:rsidRPr="005828AE">
              <w:rPr>
                <w:rFonts w:asciiTheme="minorHAnsi" w:eastAsia="Calibri" w:hAnsiTheme="minorHAnsi" w:cstheme="minorHAnsi"/>
                <w:i w:val="0"/>
                <w:sz w:val="18"/>
              </w:rPr>
              <w:t xml:space="preserve"> inch piping is 2.5 feet.</w:t>
            </w:r>
          </w:p>
          <w:p w14:paraId="75231C03" w14:textId="77777777" w:rsidR="000919BD" w:rsidRPr="005828AE" w:rsidRDefault="000919BD" w:rsidP="000919BD">
            <w:pPr>
              <w:pStyle w:val="TableTitle"/>
              <w:tabs>
                <w:tab w:val="left" w:pos="1260"/>
              </w:tabs>
              <w:spacing w:before="0"/>
              <w:ind w:left="1260" w:hanging="288"/>
              <w:rPr>
                <w:rFonts w:asciiTheme="minorHAnsi" w:eastAsia="Calibri" w:hAnsiTheme="minorHAnsi" w:cstheme="minorHAnsi"/>
                <w:i w:val="0"/>
                <w:sz w:val="18"/>
              </w:rPr>
            </w:pPr>
          </w:p>
          <w:p w14:paraId="5EF68AE9" w14:textId="167B5CB6" w:rsidR="000919BD" w:rsidRPr="005828AE" w:rsidRDefault="003061BA" w:rsidP="000919BD">
            <w:pPr>
              <w:pStyle w:val="TableTitle"/>
              <w:spacing w:before="0"/>
              <w:ind w:firstLine="432"/>
              <w:rPr>
                <w:rFonts w:asciiTheme="minorHAnsi" w:hAnsiTheme="minorHAnsi" w:cstheme="minorHAnsi"/>
                <w:sz w:val="18"/>
              </w:rPr>
            </w:pPr>
            <w:r>
              <w:rPr>
                <w:rFonts w:asciiTheme="minorHAnsi" w:hAnsiTheme="minorHAnsi" w:cstheme="minorHAnsi"/>
                <w:i w:val="0"/>
                <w:sz w:val="18"/>
              </w:rPr>
              <w:t>3/4</w:t>
            </w:r>
            <w:r w:rsidR="000919BD" w:rsidRPr="005828AE">
              <w:rPr>
                <w:rFonts w:asciiTheme="minorHAnsi" w:hAnsiTheme="minorHAnsi" w:cstheme="minorHAnsi"/>
                <w:i w:val="0"/>
                <w:sz w:val="18"/>
              </w:rPr>
              <w:t xml:space="preserve"> inch - For only one pipe size = 5 feet</w:t>
            </w:r>
          </w:p>
        </w:tc>
      </w:tr>
      <w:tr w:rsidR="000919BD" w:rsidRPr="009E01FE" w14:paraId="197322CE" w14:textId="77777777" w:rsidTr="000919BD">
        <w:trPr>
          <w:trHeight w:val="144"/>
          <w:tblHeader/>
        </w:trPr>
        <w:tc>
          <w:tcPr>
            <w:tcW w:w="14616" w:type="dxa"/>
            <w:gridSpan w:val="2"/>
            <w:tcBorders>
              <w:top w:val="single" w:sz="4" w:space="0" w:color="000000"/>
              <w:left w:val="single" w:sz="4" w:space="0" w:color="000000"/>
              <w:bottom w:val="single" w:sz="4" w:space="0" w:color="auto"/>
              <w:right w:val="single" w:sz="4" w:space="0" w:color="000000"/>
            </w:tcBorders>
            <w:vAlign w:val="center"/>
          </w:tcPr>
          <w:p w14:paraId="1E395B60" w14:textId="77777777" w:rsidR="000919BD" w:rsidRPr="005828AE" w:rsidRDefault="000919BD" w:rsidP="000919B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20"/>
              </w:rPr>
            </w:pPr>
            <w:r w:rsidRPr="005828AE">
              <w:rPr>
                <w:rFonts w:asciiTheme="minorHAnsi" w:eastAsiaTheme="minorEastAsia" w:hAnsiTheme="minorHAnsi" w:cstheme="minorHAnsi"/>
                <w:b/>
                <w:sz w:val="18"/>
                <w:szCs w:val="20"/>
              </w:rPr>
              <w:t>The responsible person’s signature on this compliance document affirms that all applicable requirements in this table have been met</w:t>
            </w:r>
            <w:r w:rsidRPr="005828AE">
              <w:rPr>
                <w:rFonts w:asciiTheme="minorHAnsi" w:hAnsiTheme="minorHAnsi" w:cstheme="minorHAnsi"/>
                <w:b/>
                <w:sz w:val="18"/>
                <w:szCs w:val="20"/>
              </w:rPr>
              <w:t xml:space="preserve">. </w:t>
            </w:r>
          </w:p>
        </w:tc>
      </w:tr>
    </w:tbl>
    <w:p w14:paraId="5BA69F8A" w14:textId="23F33CE1" w:rsidR="000919BD" w:rsidRPr="005828AE" w:rsidRDefault="000919BD" w:rsidP="005828AE">
      <w:pPr>
        <w:spacing w:after="0" w:line="240" w:lineRule="auto"/>
        <w:rPr>
          <w:rFonts w:asciiTheme="minorHAnsi" w:hAnsiTheme="minorHAnsi" w:cstheme="minorHAnsi"/>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31"/>
        <w:gridCol w:w="10159"/>
      </w:tblGrid>
      <w:tr w:rsidR="003A6B6B" w:rsidRPr="009E01FE" w14:paraId="3BB04305" w14:textId="77777777" w:rsidTr="003A6B6B">
        <w:trPr>
          <w:trHeight w:val="144"/>
          <w:tblHeader/>
        </w:trPr>
        <w:tc>
          <w:tcPr>
            <w:tcW w:w="10790" w:type="dxa"/>
            <w:gridSpan w:val="2"/>
            <w:tcBorders>
              <w:bottom w:val="single" w:sz="4" w:space="0" w:color="auto"/>
            </w:tcBorders>
          </w:tcPr>
          <w:p w14:paraId="331272FB" w14:textId="528E5E78" w:rsidR="003A6B6B" w:rsidRPr="005828AE" w:rsidRDefault="00B65824" w:rsidP="00EA50B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Pr>
                <w:rFonts w:asciiTheme="minorHAnsi" w:hAnsiTheme="minorHAnsi" w:cstheme="minorHAnsi"/>
                <w:b/>
                <w:sz w:val="20"/>
                <w:szCs w:val="20"/>
              </w:rPr>
              <w:t>J</w:t>
            </w:r>
            <w:r w:rsidR="003A6B6B" w:rsidRPr="005828AE">
              <w:rPr>
                <w:rFonts w:asciiTheme="minorHAnsi" w:hAnsiTheme="minorHAnsi" w:cstheme="minorHAnsi"/>
                <w:b/>
                <w:sz w:val="20"/>
                <w:szCs w:val="20"/>
              </w:rPr>
              <w:t xml:space="preserve">. </w:t>
            </w:r>
            <w:r w:rsidR="00AD0319" w:rsidRPr="00AD0319">
              <w:rPr>
                <w:rFonts w:asciiTheme="minorHAnsi" w:hAnsiTheme="minorHAnsi" w:cstheme="minorHAnsi"/>
                <w:b/>
                <w:sz w:val="20"/>
                <w:szCs w:val="20"/>
              </w:rPr>
              <w:t>Mandatory Requirements</w:t>
            </w:r>
            <w:r w:rsidR="00F354B8">
              <w:rPr>
                <w:rFonts w:asciiTheme="minorHAnsi" w:hAnsiTheme="minorHAnsi" w:cstheme="minorHAnsi"/>
                <w:b/>
                <w:sz w:val="20"/>
                <w:szCs w:val="20"/>
              </w:rPr>
              <w:t xml:space="preserve"> for a</w:t>
            </w:r>
            <w:r w:rsidR="00F354B8" w:rsidRPr="0088204F">
              <w:rPr>
                <w:rFonts w:asciiTheme="minorHAnsi" w:hAnsiTheme="minorHAnsi" w:cstheme="minorHAnsi"/>
                <w:b/>
                <w:sz w:val="20"/>
                <w:szCs w:val="20"/>
              </w:rPr>
              <w:t>ll Recirculation System</w:t>
            </w:r>
            <w:r w:rsidR="00F354B8">
              <w:rPr>
                <w:rFonts w:asciiTheme="minorHAnsi" w:hAnsiTheme="minorHAnsi" w:cstheme="minorHAnsi"/>
                <w:b/>
                <w:sz w:val="20"/>
                <w:szCs w:val="20"/>
              </w:rPr>
              <w:t>s</w:t>
            </w:r>
            <w:r w:rsidR="003A6B6B" w:rsidRPr="003061BA">
              <w:rPr>
                <w:rFonts w:asciiTheme="minorHAnsi" w:hAnsiTheme="minorHAnsi" w:cstheme="minorHAnsi"/>
                <w:sz w:val="20"/>
                <w:szCs w:val="20"/>
              </w:rPr>
              <w:t xml:space="preserve"> (RA4.4.7)</w:t>
            </w:r>
          </w:p>
          <w:p w14:paraId="65D1C645" w14:textId="53C95166" w:rsidR="003A6B6B" w:rsidRPr="005828AE" w:rsidRDefault="003A6B6B" w:rsidP="00EA50B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5828AE">
              <w:rPr>
                <w:rFonts w:asciiTheme="minorHAnsi" w:hAnsiTheme="minorHAnsi" w:cstheme="minorHAnsi"/>
                <w:sz w:val="18"/>
                <w:szCs w:val="20"/>
              </w:rPr>
              <w:t xml:space="preserve">Systems that utilize </w:t>
            </w:r>
            <w:r w:rsidR="003061BA">
              <w:rPr>
                <w:rFonts w:asciiTheme="minorHAnsi" w:hAnsiTheme="minorHAnsi" w:cstheme="minorHAnsi"/>
                <w:sz w:val="18"/>
                <w:szCs w:val="20"/>
              </w:rPr>
              <w:t>a recirculation system</w:t>
            </w:r>
            <w:r w:rsidRPr="005828AE">
              <w:rPr>
                <w:rFonts w:asciiTheme="minorHAnsi" w:hAnsiTheme="minorHAnsi" w:cstheme="minorHAnsi"/>
                <w:sz w:val="18"/>
                <w:szCs w:val="20"/>
              </w:rPr>
              <w:t xml:space="preserve"> shall comply with these requirements.</w:t>
            </w:r>
          </w:p>
        </w:tc>
      </w:tr>
      <w:tr w:rsidR="003A6B6B" w:rsidRPr="009E01FE" w14:paraId="364F1172" w14:textId="77777777" w:rsidTr="003A6B6B">
        <w:trPr>
          <w:trHeight w:val="144"/>
          <w:tblHeader/>
        </w:trPr>
        <w:tc>
          <w:tcPr>
            <w:tcW w:w="631" w:type="dxa"/>
            <w:vAlign w:val="center"/>
          </w:tcPr>
          <w:p w14:paraId="436541E8" w14:textId="1903D8BD" w:rsidR="003A6B6B" w:rsidRPr="005828AE" w:rsidRDefault="003A6B6B" w:rsidP="00EA50B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5828AE">
              <w:rPr>
                <w:rFonts w:asciiTheme="minorHAnsi" w:hAnsiTheme="minorHAnsi" w:cstheme="minorHAnsi"/>
                <w:sz w:val="18"/>
                <w:szCs w:val="20"/>
              </w:rPr>
              <w:t>0</w:t>
            </w:r>
            <w:r w:rsidR="00F92813" w:rsidRPr="005828AE">
              <w:rPr>
                <w:rFonts w:asciiTheme="minorHAnsi" w:hAnsiTheme="minorHAnsi" w:cstheme="minorHAnsi"/>
                <w:sz w:val="18"/>
                <w:szCs w:val="20"/>
              </w:rPr>
              <w:t>1</w:t>
            </w:r>
          </w:p>
        </w:tc>
        <w:tc>
          <w:tcPr>
            <w:tcW w:w="10159" w:type="dxa"/>
            <w:vAlign w:val="center"/>
          </w:tcPr>
          <w:p w14:paraId="1E9E3474" w14:textId="77777777" w:rsidR="003A6B6B" w:rsidRPr="005828AE" w:rsidRDefault="003A6B6B" w:rsidP="00EA50B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5828AE">
              <w:rPr>
                <w:rFonts w:asciiTheme="minorHAnsi" w:hAnsiTheme="minorHAnsi" w:cstheme="minorHAnsi"/>
                <w:sz w:val="18"/>
                <w:szCs w:val="20"/>
              </w:rPr>
              <w:t>A check valve located between the recirculation pump and the water heater to prevent unintentional recirculation.</w:t>
            </w:r>
          </w:p>
        </w:tc>
      </w:tr>
      <w:tr w:rsidR="003A6B6B" w:rsidRPr="009E01FE" w14:paraId="56C12C2A" w14:textId="77777777" w:rsidTr="003A6B6B">
        <w:trPr>
          <w:trHeight w:val="144"/>
          <w:tblHeader/>
        </w:trPr>
        <w:tc>
          <w:tcPr>
            <w:tcW w:w="631" w:type="dxa"/>
            <w:vAlign w:val="center"/>
          </w:tcPr>
          <w:p w14:paraId="125D0AF3" w14:textId="439E8913" w:rsidR="003A6B6B" w:rsidRPr="005828AE" w:rsidRDefault="003A6B6B" w:rsidP="00EA50B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5828AE">
              <w:rPr>
                <w:rFonts w:asciiTheme="minorHAnsi" w:hAnsiTheme="minorHAnsi" w:cstheme="minorHAnsi"/>
                <w:sz w:val="18"/>
                <w:szCs w:val="20"/>
              </w:rPr>
              <w:t>0</w:t>
            </w:r>
            <w:r w:rsidR="00F92813" w:rsidRPr="005828AE">
              <w:rPr>
                <w:rFonts w:asciiTheme="minorHAnsi" w:hAnsiTheme="minorHAnsi" w:cstheme="minorHAnsi"/>
                <w:sz w:val="18"/>
                <w:szCs w:val="20"/>
              </w:rPr>
              <w:t>2</w:t>
            </w:r>
          </w:p>
        </w:tc>
        <w:tc>
          <w:tcPr>
            <w:tcW w:w="10159" w:type="dxa"/>
            <w:vAlign w:val="center"/>
          </w:tcPr>
          <w:p w14:paraId="1679B92A" w14:textId="2EF9F1BA" w:rsidR="003A6B6B" w:rsidRPr="005828AE" w:rsidRDefault="003A6B6B" w:rsidP="00EA50B2">
            <w:pPr>
              <w:keepNext/>
              <w:spacing w:after="0" w:line="240" w:lineRule="auto"/>
              <w:jc w:val="both"/>
              <w:rPr>
                <w:rFonts w:asciiTheme="minorHAnsi" w:hAnsiTheme="minorHAnsi" w:cstheme="minorHAnsi"/>
                <w:sz w:val="18"/>
                <w:szCs w:val="20"/>
              </w:rPr>
            </w:pPr>
            <w:r w:rsidRPr="005828AE">
              <w:rPr>
                <w:rFonts w:asciiTheme="minorHAnsi" w:hAnsiTheme="minorHAnsi" w:cstheme="minorHAnsi"/>
                <w:sz w:val="18"/>
                <w:szCs w:val="20"/>
              </w:rPr>
              <w:t xml:space="preserve">Piping must take </w:t>
            </w:r>
            <w:r w:rsidR="003061BA">
              <w:rPr>
                <w:rFonts w:asciiTheme="minorHAnsi" w:hAnsiTheme="minorHAnsi" w:cstheme="minorHAnsi"/>
                <w:sz w:val="18"/>
                <w:szCs w:val="20"/>
              </w:rPr>
              <w:t xml:space="preserve">the </w:t>
            </w:r>
            <w:r w:rsidRPr="005828AE">
              <w:rPr>
                <w:rFonts w:asciiTheme="minorHAnsi" w:hAnsiTheme="minorHAnsi" w:cstheme="minorHAnsi"/>
                <w:sz w:val="18"/>
                <w:szCs w:val="20"/>
              </w:rPr>
              <w:t>most direct path between water heater and fixtures.</w:t>
            </w:r>
          </w:p>
        </w:tc>
      </w:tr>
      <w:tr w:rsidR="00F92813" w:rsidRPr="009E01FE" w14:paraId="4CD6EAB6" w14:textId="77777777" w:rsidTr="003A6B6B">
        <w:trPr>
          <w:trHeight w:val="144"/>
          <w:tblHeader/>
        </w:trPr>
        <w:tc>
          <w:tcPr>
            <w:tcW w:w="631" w:type="dxa"/>
            <w:vAlign w:val="center"/>
          </w:tcPr>
          <w:p w14:paraId="103E170A" w14:textId="642FB319" w:rsidR="00F92813" w:rsidRPr="005828AE" w:rsidRDefault="00F92813" w:rsidP="00EA50B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5828AE">
              <w:rPr>
                <w:rFonts w:asciiTheme="minorHAnsi" w:hAnsiTheme="minorHAnsi" w:cstheme="minorHAnsi"/>
                <w:sz w:val="18"/>
                <w:szCs w:val="20"/>
              </w:rPr>
              <w:t>03</w:t>
            </w:r>
          </w:p>
        </w:tc>
        <w:tc>
          <w:tcPr>
            <w:tcW w:w="10159" w:type="dxa"/>
            <w:vAlign w:val="center"/>
          </w:tcPr>
          <w:p w14:paraId="390696E0" w14:textId="28C3F456" w:rsidR="00F92813" w:rsidRPr="005828AE" w:rsidRDefault="00F92813" w:rsidP="00EA50B2">
            <w:pPr>
              <w:keepNext/>
              <w:spacing w:after="0" w:line="240" w:lineRule="auto"/>
              <w:jc w:val="both"/>
              <w:rPr>
                <w:rFonts w:asciiTheme="minorHAnsi" w:hAnsiTheme="minorHAnsi" w:cstheme="minorHAnsi"/>
                <w:sz w:val="18"/>
                <w:szCs w:val="20"/>
              </w:rPr>
            </w:pPr>
            <w:r w:rsidRPr="005828AE">
              <w:rPr>
                <w:rFonts w:cstheme="minorHAnsi"/>
                <w:sz w:val="18"/>
                <w:szCs w:val="20"/>
              </w:rPr>
              <w:t>Insulation is not required on the cold water line when it is used as the return.</w:t>
            </w:r>
          </w:p>
        </w:tc>
      </w:tr>
      <w:tr w:rsidR="00F542C1" w:rsidRPr="009E01FE" w14:paraId="1F3679CC" w14:textId="77777777" w:rsidTr="003A6B6B">
        <w:trPr>
          <w:trHeight w:val="144"/>
          <w:tblHeader/>
        </w:trPr>
        <w:tc>
          <w:tcPr>
            <w:tcW w:w="631" w:type="dxa"/>
            <w:vAlign w:val="center"/>
          </w:tcPr>
          <w:p w14:paraId="4BC83208" w14:textId="33FD8382" w:rsidR="00F542C1" w:rsidRPr="005828AE" w:rsidRDefault="00F542C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5828AE">
              <w:rPr>
                <w:rFonts w:asciiTheme="minorHAnsi" w:hAnsiTheme="minorHAnsi" w:cstheme="minorHAnsi"/>
                <w:sz w:val="18"/>
                <w:szCs w:val="20"/>
              </w:rPr>
              <w:t>0</w:t>
            </w:r>
            <w:r w:rsidR="00F92813" w:rsidRPr="005828AE">
              <w:rPr>
                <w:rFonts w:asciiTheme="minorHAnsi" w:hAnsiTheme="minorHAnsi" w:cstheme="minorHAnsi"/>
                <w:sz w:val="18"/>
                <w:szCs w:val="20"/>
              </w:rPr>
              <w:t>4</w:t>
            </w:r>
          </w:p>
        </w:tc>
        <w:tc>
          <w:tcPr>
            <w:tcW w:w="10159" w:type="dxa"/>
            <w:vAlign w:val="center"/>
          </w:tcPr>
          <w:p w14:paraId="5A343086" w14:textId="1FAAD165" w:rsidR="00F542C1" w:rsidRPr="005828AE" w:rsidRDefault="00F542C1" w:rsidP="00F542C1">
            <w:pPr>
              <w:keepNext/>
              <w:spacing w:after="0" w:line="240" w:lineRule="auto"/>
              <w:jc w:val="both"/>
              <w:rPr>
                <w:rFonts w:asciiTheme="minorHAnsi" w:hAnsiTheme="minorHAnsi" w:cstheme="minorHAnsi"/>
                <w:sz w:val="18"/>
                <w:szCs w:val="20"/>
              </w:rPr>
            </w:pPr>
            <w:r w:rsidRPr="005828AE">
              <w:rPr>
                <w:rFonts w:asciiTheme="minorHAnsi" w:hAnsiTheme="minorHAnsi" w:cstheme="minorHAnsi"/>
                <w:sz w:val="18"/>
                <w:szCs w:val="20"/>
              </w:rPr>
              <w:t xml:space="preserve">If more than one loop </w:t>
            </w:r>
            <w:r w:rsidR="003061BA">
              <w:rPr>
                <w:rFonts w:asciiTheme="minorHAnsi" w:hAnsiTheme="minorHAnsi" w:cstheme="minorHAnsi"/>
                <w:sz w:val="18"/>
                <w:szCs w:val="20"/>
              </w:rPr>
              <w:t xml:space="preserve">is </w:t>
            </w:r>
            <w:r w:rsidRPr="005828AE">
              <w:rPr>
                <w:rFonts w:asciiTheme="minorHAnsi" w:hAnsiTheme="minorHAnsi" w:cstheme="minorHAnsi"/>
                <w:sz w:val="18"/>
                <w:szCs w:val="20"/>
              </w:rPr>
              <w:t>installed</w:t>
            </w:r>
            <w:r w:rsidR="003061BA">
              <w:rPr>
                <w:rFonts w:asciiTheme="minorHAnsi" w:hAnsiTheme="minorHAnsi" w:cstheme="minorHAnsi"/>
                <w:sz w:val="18"/>
                <w:szCs w:val="20"/>
              </w:rPr>
              <w:t>,</w:t>
            </w:r>
            <w:r w:rsidRPr="005828AE">
              <w:rPr>
                <w:rFonts w:asciiTheme="minorHAnsi" w:hAnsiTheme="minorHAnsi" w:cstheme="minorHAnsi"/>
                <w:sz w:val="18"/>
                <w:szCs w:val="20"/>
              </w:rPr>
              <w:t xml:space="preserve"> each loop shall have its own pump and controls.</w:t>
            </w:r>
          </w:p>
        </w:tc>
      </w:tr>
      <w:tr w:rsidR="00F542C1" w:rsidRPr="009E01FE" w14:paraId="65A68480" w14:textId="77777777" w:rsidTr="003A6B6B">
        <w:trPr>
          <w:trHeight w:val="144"/>
          <w:tblHeader/>
        </w:trPr>
        <w:tc>
          <w:tcPr>
            <w:tcW w:w="10790" w:type="dxa"/>
            <w:gridSpan w:val="2"/>
            <w:vAlign w:val="center"/>
          </w:tcPr>
          <w:p w14:paraId="07EB36EB" w14:textId="3DAF9E52" w:rsidR="00F542C1" w:rsidRPr="005828AE" w:rsidRDefault="00F542C1" w:rsidP="00F542C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20"/>
              </w:rPr>
            </w:pPr>
            <w:r w:rsidRPr="005828AE">
              <w:rPr>
                <w:rFonts w:asciiTheme="minorHAnsi" w:eastAsiaTheme="minorEastAsia" w:hAnsiTheme="minorHAnsi" w:cstheme="minorHAnsi"/>
                <w:b/>
                <w:sz w:val="18"/>
                <w:szCs w:val="20"/>
              </w:rPr>
              <w:t>The responsible person’s signature on this compliance document affirms that all applicable requirements in this table have been met</w:t>
            </w:r>
            <w:r w:rsidR="00EE7957" w:rsidRPr="005828AE">
              <w:rPr>
                <w:rFonts w:asciiTheme="minorHAnsi" w:eastAsiaTheme="minorEastAsia" w:hAnsiTheme="minorHAnsi" w:cstheme="minorHAnsi"/>
                <w:b/>
                <w:sz w:val="18"/>
                <w:szCs w:val="20"/>
              </w:rPr>
              <w:t>.</w:t>
            </w:r>
          </w:p>
        </w:tc>
      </w:tr>
    </w:tbl>
    <w:p w14:paraId="09C36A66" w14:textId="77777777" w:rsidR="00AE3B9A" w:rsidRPr="005828AE" w:rsidRDefault="00AE3B9A" w:rsidP="005828AE">
      <w:pPr>
        <w:spacing w:after="0" w:line="240" w:lineRule="auto"/>
        <w:rPr>
          <w:rFonts w:asciiTheme="minorHAnsi" w:hAnsiTheme="minorHAnsi" w:cstheme="minorHAnsi"/>
          <w:sz w:val="20"/>
          <w:szCs w:val="20"/>
        </w:rPr>
      </w:pPr>
    </w:p>
    <w:tbl>
      <w:tblPr>
        <w:tblpPr w:leftFromText="180" w:rightFromText="180" w:vertAnchor="text" w:tblpY="1"/>
        <w:tblOverlap w:val="nev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27"/>
        <w:gridCol w:w="10163"/>
      </w:tblGrid>
      <w:tr w:rsidR="00D70068" w:rsidRPr="009E01FE" w14:paraId="7B8DA32C" w14:textId="77777777" w:rsidTr="00AF64ED">
        <w:trPr>
          <w:trHeight w:val="288"/>
          <w:tblHeader/>
        </w:trPr>
        <w:tc>
          <w:tcPr>
            <w:tcW w:w="10790" w:type="dxa"/>
            <w:gridSpan w:val="2"/>
            <w:tcBorders>
              <w:top w:val="single" w:sz="4" w:space="0" w:color="auto"/>
              <w:left w:val="single" w:sz="4" w:space="0" w:color="auto"/>
              <w:bottom w:val="single" w:sz="4" w:space="0" w:color="auto"/>
              <w:right w:val="single" w:sz="4" w:space="0" w:color="auto"/>
            </w:tcBorders>
            <w:vAlign w:val="center"/>
          </w:tcPr>
          <w:p w14:paraId="7B8DA32A" w14:textId="73805FD2" w:rsidR="00D70068" w:rsidRPr="000E1923" w:rsidRDefault="00B65824" w:rsidP="00AF64ED">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20"/>
              </w:rPr>
            </w:pPr>
            <w:r>
              <w:rPr>
                <w:rFonts w:asciiTheme="minorHAnsi" w:hAnsiTheme="minorHAnsi" w:cstheme="minorHAnsi"/>
                <w:b/>
                <w:sz w:val="20"/>
                <w:szCs w:val="20"/>
              </w:rPr>
              <w:lastRenderedPageBreak/>
              <w:t>K</w:t>
            </w:r>
            <w:r w:rsidR="00D70068" w:rsidRPr="00F43FA8">
              <w:rPr>
                <w:rFonts w:asciiTheme="minorHAnsi" w:hAnsiTheme="minorHAnsi" w:cstheme="minorHAnsi"/>
                <w:b/>
                <w:sz w:val="20"/>
                <w:szCs w:val="20"/>
              </w:rPr>
              <w:t xml:space="preserve">. Recirculation </w:t>
            </w:r>
            <w:r w:rsidR="00B32AA1" w:rsidRPr="00F43FA8">
              <w:rPr>
                <w:rFonts w:asciiTheme="minorHAnsi" w:hAnsiTheme="minorHAnsi" w:cstheme="minorHAnsi"/>
                <w:b/>
                <w:sz w:val="20"/>
                <w:szCs w:val="20"/>
              </w:rPr>
              <w:t>N</w:t>
            </w:r>
            <w:r w:rsidR="00D70068" w:rsidRPr="00F43FA8">
              <w:rPr>
                <w:rFonts w:asciiTheme="minorHAnsi" w:hAnsiTheme="minorHAnsi" w:cstheme="minorHAnsi"/>
                <w:b/>
                <w:sz w:val="20"/>
                <w:szCs w:val="20"/>
              </w:rPr>
              <w:t>on</w:t>
            </w:r>
            <w:r w:rsidR="00B32AA1" w:rsidRPr="00396DD3">
              <w:rPr>
                <w:rFonts w:asciiTheme="minorHAnsi" w:hAnsiTheme="minorHAnsi" w:cstheme="minorHAnsi"/>
                <w:b/>
                <w:sz w:val="20"/>
                <w:szCs w:val="20"/>
              </w:rPr>
              <w:t>-D</w:t>
            </w:r>
            <w:r w:rsidR="00D70068" w:rsidRPr="009E01FE">
              <w:rPr>
                <w:rFonts w:asciiTheme="minorHAnsi" w:hAnsiTheme="minorHAnsi" w:cstheme="minorHAnsi"/>
                <w:b/>
                <w:sz w:val="20"/>
                <w:szCs w:val="20"/>
              </w:rPr>
              <w:t xml:space="preserve">emand </w:t>
            </w:r>
            <w:r w:rsidR="00534D88" w:rsidRPr="00484154">
              <w:rPr>
                <w:rFonts w:asciiTheme="minorHAnsi" w:hAnsiTheme="minorHAnsi" w:cstheme="minorHAnsi"/>
                <w:b/>
                <w:sz w:val="20"/>
                <w:szCs w:val="20"/>
              </w:rPr>
              <w:t>C</w:t>
            </w:r>
            <w:r w:rsidR="00D70068" w:rsidRPr="00484154">
              <w:rPr>
                <w:rFonts w:asciiTheme="minorHAnsi" w:hAnsiTheme="minorHAnsi" w:cstheme="minorHAnsi"/>
                <w:b/>
                <w:sz w:val="20"/>
                <w:szCs w:val="20"/>
              </w:rPr>
              <w:t xml:space="preserve">ontrols </w:t>
            </w:r>
            <w:r w:rsidR="00DA7870" w:rsidRPr="00155D52">
              <w:rPr>
                <w:rFonts w:asciiTheme="minorHAnsi" w:hAnsiTheme="minorHAnsi" w:cstheme="minorHAnsi"/>
                <w:b/>
                <w:sz w:val="20"/>
                <w:szCs w:val="20"/>
              </w:rPr>
              <w:t>Requirements</w:t>
            </w:r>
            <w:r w:rsidR="00D64C0B" w:rsidRPr="00155D52">
              <w:rPr>
                <w:rFonts w:asciiTheme="minorHAnsi" w:hAnsiTheme="minorHAnsi" w:cstheme="minorHAnsi"/>
                <w:b/>
                <w:sz w:val="20"/>
                <w:szCs w:val="20"/>
              </w:rPr>
              <w:t xml:space="preserve"> </w:t>
            </w:r>
            <w:r w:rsidR="00EB17C1" w:rsidRPr="00155D52">
              <w:rPr>
                <w:rFonts w:asciiTheme="minorHAnsi" w:hAnsiTheme="minorHAnsi" w:cstheme="minorHAnsi"/>
                <w:b/>
                <w:sz w:val="20"/>
                <w:szCs w:val="20"/>
              </w:rPr>
              <w:t>(R-ND)</w:t>
            </w:r>
            <w:r w:rsidR="00EB17C1" w:rsidRPr="003061BA">
              <w:rPr>
                <w:rFonts w:asciiTheme="minorHAnsi" w:hAnsiTheme="minorHAnsi" w:cstheme="minorHAnsi"/>
                <w:sz w:val="20"/>
                <w:szCs w:val="20"/>
              </w:rPr>
              <w:t xml:space="preserve"> </w:t>
            </w:r>
            <w:r w:rsidR="00D64C0B" w:rsidRPr="003061BA">
              <w:rPr>
                <w:rFonts w:asciiTheme="minorHAnsi" w:hAnsiTheme="minorHAnsi" w:cstheme="minorHAnsi"/>
                <w:sz w:val="20"/>
                <w:szCs w:val="20"/>
              </w:rPr>
              <w:t>(RA4.4.</w:t>
            </w:r>
            <w:r w:rsidR="003A6B6B" w:rsidRPr="003061BA">
              <w:rPr>
                <w:rFonts w:asciiTheme="minorHAnsi" w:hAnsiTheme="minorHAnsi" w:cstheme="minorHAnsi"/>
                <w:sz w:val="20"/>
                <w:szCs w:val="20"/>
              </w:rPr>
              <w:t>8</w:t>
            </w:r>
            <w:r w:rsidR="00D64C0B" w:rsidRPr="003061BA">
              <w:rPr>
                <w:rFonts w:asciiTheme="minorHAnsi" w:hAnsiTheme="minorHAnsi" w:cstheme="minorHAnsi"/>
                <w:sz w:val="20"/>
                <w:szCs w:val="20"/>
              </w:rPr>
              <w:t>)</w:t>
            </w:r>
          </w:p>
          <w:p w14:paraId="7B8DA32B" w14:textId="73EF0E8D" w:rsidR="00D70068" w:rsidRPr="00C672E8" w:rsidRDefault="00DA7870" w:rsidP="00AF64E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5828AE">
              <w:rPr>
                <w:rFonts w:asciiTheme="minorHAnsi" w:hAnsiTheme="minorHAnsi" w:cstheme="minorHAnsi"/>
                <w:sz w:val="18"/>
                <w:szCs w:val="20"/>
              </w:rPr>
              <w:t>Systems that utilize this distribution type shall comply with these requirements</w:t>
            </w:r>
            <w:r w:rsidR="00534D88" w:rsidRPr="005828AE">
              <w:rPr>
                <w:rFonts w:asciiTheme="minorHAnsi" w:hAnsiTheme="minorHAnsi" w:cstheme="minorHAnsi"/>
                <w:sz w:val="18"/>
                <w:szCs w:val="20"/>
              </w:rPr>
              <w:t>.</w:t>
            </w:r>
          </w:p>
        </w:tc>
      </w:tr>
      <w:tr w:rsidR="00D70068" w:rsidRPr="009E01FE" w14:paraId="7B8DA332" w14:textId="77777777" w:rsidTr="00AF64ED">
        <w:trPr>
          <w:trHeight w:val="288"/>
          <w:tblHeader/>
        </w:trPr>
        <w:tc>
          <w:tcPr>
            <w:tcW w:w="625" w:type="dxa"/>
            <w:vAlign w:val="center"/>
          </w:tcPr>
          <w:p w14:paraId="7B8DA330" w14:textId="2AD14029" w:rsidR="00836E65" w:rsidRPr="005828AE" w:rsidRDefault="00D70068" w:rsidP="00AF64ED">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5828AE">
              <w:rPr>
                <w:rFonts w:asciiTheme="minorHAnsi" w:hAnsiTheme="minorHAnsi" w:cstheme="minorHAnsi"/>
                <w:sz w:val="18"/>
                <w:szCs w:val="20"/>
              </w:rPr>
              <w:t>0</w:t>
            </w:r>
            <w:r w:rsidR="00F542C1" w:rsidRPr="005828AE">
              <w:rPr>
                <w:rFonts w:asciiTheme="minorHAnsi" w:hAnsiTheme="minorHAnsi" w:cstheme="minorHAnsi"/>
                <w:sz w:val="18"/>
                <w:szCs w:val="20"/>
              </w:rPr>
              <w:t>1</w:t>
            </w:r>
          </w:p>
        </w:tc>
        <w:tc>
          <w:tcPr>
            <w:tcW w:w="10165" w:type="dxa"/>
            <w:vAlign w:val="center"/>
          </w:tcPr>
          <w:p w14:paraId="7B8DA331" w14:textId="3F9268FB" w:rsidR="00D70068" w:rsidRPr="005828AE" w:rsidRDefault="00D70068" w:rsidP="00AF64ED">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5828AE">
              <w:rPr>
                <w:rFonts w:asciiTheme="minorHAnsi" w:hAnsiTheme="minorHAnsi" w:cstheme="minorHAnsi"/>
                <w:sz w:val="18"/>
                <w:szCs w:val="20"/>
              </w:rPr>
              <w:t>The active control shall be either: timer, temperature, or time and temperature. Timers shall be set to less</w:t>
            </w:r>
            <w:r w:rsidR="00B32AA1" w:rsidRPr="005828AE">
              <w:rPr>
                <w:rFonts w:asciiTheme="minorHAnsi" w:hAnsiTheme="minorHAnsi" w:cstheme="minorHAnsi"/>
                <w:sz w:val="18"/>
                <w:szCs w:val="20"/>
              </w:rPr>
              <w:t xml:space="preserve"> than 24 hours. The temperature sensor shall be connected to the piping and to the controls for the pump.</w:t>
            </w:r>
          </w:p>
        </w:tc>
      </w:tr>
      <w:tr w:rsidR="003C3D87" w:rsidRPr="009E01FE" w14:paraId="06006C0E" w14:textId="77777777" w:rsidTr="00AF64ED">
        <w:trPr>
          <w:trHeight w:val="288"/>
          <w:tblHeader/>
        </w:trPr>
        <w:tc>
          <w:tcPr>
            <w:tcW w:w="10790" w:type="dxa"/>
            <w:gridSpan w:val="2"/>
            <w:tcBorders>
              <w:top w:val="single" w:sz="4" w:space="0" w:color="auto"/>
              <w:left w:val="single" w:sz="4" w:space="0" w:color="auto"/>
              <w:bottom w:val="single" w:sz="4" w:space="0" w:color="auto"/>
            </w:tcBorders>
            <w:vAlign w:val="center"/>
          </w:tcPr>
          <w:p w14:paraId="619E03B0" w14:textId="76A9C659" w:rsidR="003C3D87" w:rsidRPr="005828AE" w:rsidRDefault="003C3D87" w:rsidP="00AF64E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b/>
                <w:sz w:val="20"/>
                <w:szCs w:val="20"/>
              </w:rPr>
            </w:pPr>
            <w:r w:rsidRPr="005828AE">
              <w:rPr>
                <w:rFonts w:asciiTheme="minorHAnsi" w:eastAsiaTheme="minorEastAsia" w:hAnsiTheme="minorHAnsi" w:cstheme="minorHAnsi"/>
                <w:b/>
                <w:sz w:val="18"/>
                <w:szCs w:val="20"/>
              </w:rPr>
              <w:t xml:space="preserve">The responsible person’s signature on this compliance document affirms that all applicable requirements in this table have been met.  </w:t>
            </w:r>
          </w:p>
        </w:tc>
      </w:tr>
      <w:tr w:rsidR="006A4AED" w:rsidRPr="006A4AED" w14:paraId="5373B7C3" w14:textId="77777777" w:rsidTr="00AF64ED">
        <w:trPr>
          <w:trHeight w:val="144"/>
          <w:tblHeader/>
        </w:trPr>
        <w:tc>
          <w:tcPr>
            <w:tcW w:w="10790" w:type="dxa"/>
            <w:gridSpan w:val="2"/>
            <w:tcBorders>
              <w:bottom w:val="single" w:sz="4" w:space="0" w:color="auto"/>
            </w:tcBorders>
          </w:tcPr>
          <w:p w14:paraId="66995218" w14:textId="5732616A" w:rsidR="006A4AED" w:rsidRPr="006A4AED" w:rsidRDefault="00B65824" w:rsidP="00AF64E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b/>
                <w:sz w:val="20"/>
                <w:szCs w:val="20"/>
              </w:rPr>
            </w:pPr>
            <w:r>
              <w:rPr>
                <w:rFonts w:asciiTheme="minorHAnsi" w:eastAsiaTheme="minorEastAsia" w:hAnsiTheme="minorHAnsi" w:cstheme="minorHAnsi"/>
                <w:b/>
                <w:sz w:val="20"/>
                <w:szCs w:val="20"/>
              </w:rPr>
              <w:t>L</w:t>
            </w:r>
            <w:r w:rsidR="006A4AED" w:rsidRPr="006A4AED">
              <w:rPr>
                <w:rFonts w:asciiTheme="minorHAnsi" w:eastAsiaTheme="minorEastAsia" w:hAnsiTheme="minorHAnsi" w:cstheme="minorHAnsi"/>
                <w:b/>
                <w:sz w:val="20"/>
                <w:szCs w:val="20"/>
              </w:rPr>
              <w:t>. Dema</w:t>
            </w:r>
            <w:r w:rsidR="002E0750">
              <w:rPr>
                <w:rFonts w:asciiTheme="minorHAnsi" w:eastAsiaTheme="minorEastAsia" w:hAnsiTheme="minorHAnsi" w:cstheme="minorHAnsi"/>
                <w:b/>
                <w:sz w:val="20"/>
                <w:szCs w:val="20"/>
              </w:rPr>
              <w:t xml:space="preserve">nd Recirculation Manual Control </w:t>
            </w:r>
            <w:r w:rsidR="002E0750" w:rsidRPr="006A4AED">
              <w:rPr>
                <w:rFonts w:asciiTheme="minorHAnsi" w:eastAsiaTheme="minorEastAsia" w:hAnsiTheme="minorHAnsi" w:cstheme="minorHAnsi"/>
                <w:b/>
                <w:sz w:val="20"/>
                <w:szCs w:val="20"/>
              </w:rPr>
              <w:t xml:space="preserve">(R-DRmc) </w:t>
            </w:r>
            <w:r w:rsidR="002E0750" w:rsidRPr="003061BA">
              <w:rPr>
                <w:rFonts w:asciiTheme="minorHAnsi" w:eastAsiaTheme="minorEastAsia" w:hAnsiTheme="minorHAnsi" w:cstheme="minorHAnsi"/>
                <w:sz w:val="20"/>
                <w:szCs w:val="20"/>
              </w:rPr>
              <w:t>(RA4.4.9)</w:t>
            </w:r>
            <w:r w:rsidR="002E0750">
              <w:rPr>
                <w:rFonts w:asciiTheme="minorHAnsi" w:eastAsiaTheme="minorEastAsia" w:hAnsiTheme="minorHAnsi" w:cstheme="minorHAnsi"/>
                <w:b/>
                <w:sz w:val="20"/>
                <w:szCs w:val="20"/>
              </w:rPr>
              <w:t xml:space="preserve">/Sensor Control </w:t>
            </w:r>
            <w:r w:rsidR="006A4AED" w:rsidRPr="006A4AED">
              <w:rPr>
                <w:rFonts w:asciiTheme="minorHAnsi" w:eastAsiaTheme="minorEastAsia" w:hAnsiTheme="minorHAnsi" w:cstheme="minorHAnsi"/>
                <w:b/>
                <w:sz w:val="20"/>
                <w:szCs w:val="20"/>
              </w:rPr>
              <w:t xml:space="preserve">Requirements </w:t>
            </w:r>
            <w:r w:rsidR="002E0750" w:rsidRPr="00484154">
              <w:rPr>
                <w:rFonts w:asciiTheme="minorHAnsi" w:hAnsiTheme="minorHAnsi" w:cstheme="minorHAnsi"/>
                <w:b/>
                <w:sz w:val="20"/>
                <w:szCs w:val="20"/>
              </w:rPr>
              <w:t>(RDRsc)</w:t>
            </w:r>
            <w:r w:rsidR="002E0750" w:rsidRPr="003061BA">
              <w:rPr>
                <w:rFonts w:asciiTheme="minorHAnsi" w:hAnsiTheme="minorHAnsi" w:cstheme="minorHAnsi"/>
                <w:sz w:val="20"/>
                <w:szCs w:val="20"/>
              </w:rPr>
              <w:t xml:space="preserve"> (RA4.4.10)</w:t>
            </w:r>
          </w:p>
          <w:p w14:paraId="22EF5A9B" w14:textId="3FDEAB08" w:rsidR="006A4AED" w:rsidRPr="006A4AED" w:rsidRDefault="006A4AED" w:rsidP="00AF64E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b/>
                <w:sz w:val="20"/>
                <w:szCs w:val="20"/>
              </w:rPr>
            </w:pPr>
            <w:r w:rsidRPr="005828AE">
              <w:rPr>
                <w:rFonts w:asciiTheme="minorHAnsi" w:eastAsiaTheme="minorEastAsia" w:hAnsiTheme="minorHAnsi" w:cstheme="minorHAnsi"/>
                <w:sz w:val="18"/>
                <w:szCs w:val="20"/>
              </w:rPr>
              <w:t xml:space="preserve">Systems that utilize </w:t>
            </w:r>
            <w:r w:rsidR="003061BA">
              <w:rPr>
                <w:rFonts w:asciiTheme="minorHAnsi" w:eastAsiaTheme="minorEastAsia" w:hAnsiTheme="minorHAnsi" w:cstheme="minorHAnsi"/>
                <w:sz w:val="18"/>
                <w:szCs w:val="20"/>
              </w:rPr>
              <w:t>either of these</w:t>
            </w:r>
            <w:r w:rsidRPr="005828AE">
              <w:rPr>
                <w:rFonts w:asciiTheme="minorHAnsi" w:eastAsiaTheme="minorEastAsia" w:hAnsiTheme="minorHAnsi" w:cstheme="minorHAnsi"/>
                <w:sz w:val="18"/>
                <w:szCs w:val="20"/>
              </w:rPr>
              <w:t xml:space="preserve"> distribution type</w:t>
            </w:r>
            <w:r w:rsidR="003061BA">
              <w:rPr>
                <w:rFonts w:asciiTheme="minorHAnsi" w:eastAsiaTheme="minorEastAsia" w:hAnsiTheme="minorHAnsi" w:cstheme="minorHAnsi"/>
                <w:sz w:val="18"/>
                <w:szCs w:val="20"/>
              </w:rPr>
              <w:t>s</w:t>
            </w:r>
            <w:r w:rsidRPr="005828AE">
              <w:rPr>
                <w:rFonts w:asciiTheme="minorHAnsi" w:eastAsiaTheme="minorEastAsia" w:hAnsiTheme="minorHAnsi" w:cstheme="minorHAnsi"/>
                <w:sz w:val="18"/>
                <w:szCs w:val="20"/>
              </w:rPr>
              <w:t xml:space="preserve"> shall comply with these requirements.</w:t>
            </w:r>
          </w:p>
        </w:tc>
      </w:tr>
      <w:tr w:rsidR="006A4AED" w:rsidRPr="006A4AED" w14:paraId="0A53A36A" w14:textId="77777777" w:rsidTr="00AF64ED">
        <w:trPr>
          <w:trHeight w:val="144"/>
          <w:tblHeader/>
        </w:trPr>
        <w:tc>
          <w:tcPr>
            <w:tcW w:w="627" w:type="dxa"/>
            <w:tcBorders>
              <w:top w:val="single" w:sz="4" w:space="0" w:color="auto"/>
            </w:tcBorders>
            <w:vAlign w:val="center"/>
          </w:tcPr>
          <w:p w14:paraId="195D8A4F" w14:textId="77777777" w:rsidR="006A4AED" w:rsidRPr="005828AE" w:rsidRDefault="006A4AED" w:rsidP="00AF64E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5828AE">
              <w:rPr>
                <w:rFonts w:asciiTheme="minorHAnsi" w:eastAsiaTheme="minorEastAsia" w:hAnsiTheme="minorHAnsi" w:cstheme="minorHAnsi"/>
                <w:sz w:val="18"/>
                <w:szCs w:val="20"/>
              </w:rPr>
              <w:t>01</w:t>
            </w:r>
          </w:p>
        </w:tc>
        <w:tc>
          <w:tcPr>
            <w:tcW w:w="10163" w:type="dxa"/>
            <w:tcBorders>
              <w:top w:val="single" w:sz="4" w:space="0" w:color="auto"/>
            </w:tcBorders>
            <w:vAlign w:val="center"/>
          </w:tcPr>
          <w:p w14:paraId="348FC3B4" w14:textId="138D5730" w:rsidR="006A4AED" w:rsidRPr="005828AE" w:rsidRDefault="006A4AED" w:rsidP="00AF64E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5828AE">
              <w:rPr>
                <w:rFonts w:asciiTheme="minorHAnsi" w:eastAsiaTheme="minorEastAsia" w:hAnsiTheme="minorHAnsi" w:cstheme="minorHAnsi"/>
                <w:sz w:val="18"/>
                <w:szCs w:val="20"/>
              </w:rPr>
              <w:t xml:space="preserve">The system operates “on-demand”, meaning that the pump begins to operate shortly before or immediately after hot water draw begins, and stops when the return water temperature reaches a certain threshold value. </w:t>
            </w:r>
            <w:r w:rsidR="002E0750" w:rsidRPr="005828AE">
              <w:rPr>
                <w:rFonts w:asciiTheme="minorHAnsi" w:eastAsiaTheme="minorEastAsia" w:hAnsiTheme="minorHAnsi" w:cstheme="minorHAnsi"/>
                <w:sz w:val="18"/>
                <w:szCs w:val="20"/>
              </w:rPr>
              <w:t xml:space="preserve"> For Demand Recirculation Manual Control, the pump </w:t>
            </w:r>
            <w:r w:rsidRPr="005828AE">
              <w:rPr>
                <w:rFonts w:asciiTheme="minorHAnsi" w:eastAsiaTheme="minorEastAsia" w:hAnsiTheme="minorHAnsi" w:cstheme="minorHAnsi"/>
                <w:sz w:val="18"/>
                <w:szCs w:val="20"/>
              </w:rPr>
              <w:t>shall be turned on using a manual switch</w:t>
            </w:r>
            <w:r w:rsidR="002E0750" w:rsidRPr="005828AE">
              <w:rPr>
                <w:rFonts w:asciiTheme="minorHAnsi" w:eastAsiaTheme="minorEastAsia" w:hAnsiTheme="minorHAnsi" w:cstheme="minorHAnsi"/>
                <w:sz w:val="18"/>
                <w:szCs w:val="20"/>
              </w:rPr>
              <w:t xml:space="preserve"> system</w:t>
            </w:r>
            <w:r w:rsidRPr="005828AE">
              <w:rPr>
                <w:rFonts w:asciiTheme="minorHAnsi" w:eastAsiaTheme="minorEastAsia" w:hAnsiTheme="minorHAnsi" w:cstheme="minorHAnsi"/>
                <w:sz w:val="18"/>
                <w:szCs w:val="20"/>
              </w:rPr>
              <w:t xml:space="preserve">. </w:t>
            </w:r>
            <w:r w:rsidR="002E0750" w:rsidRPr="005828AE">
              <w:rPr>
                <w:rFonts w:asciiTheme="minorHAnsi" w:eastAsiaTheme="minorEastAsia" w:hAnsiTheme="minorHAnsi" w:cstheme="minorHAnsi"/>
                <w:sz w:val="18"/>
                <w:szCs w:val="20"/>
              </w:rPr>
              <w:t xml:space="preserve">For Demand Recirculation Sensor Control, the pump shall be turned on using a sensor system.   </w:t>
            </w:r>
          </w:p>
        </w:tc>
      </w:tr>
      <w:tr w:rsidR="006A4AED" w:rsidRPr="006A4AED" w14:paraId="5C9549F3" w14:textId="77777777" w:rsidTr="00AF64ED">
        <w:trPr>
          <w:trHeight w:val="144"/>
          <w:tblHeader/>
        </w:trPr>
        <w:tc>
          <w:tcPr>
            <w:tcW w:w="627" w:type="dxa"/>
            <w:vAlign w:val="center"/>
          </w:tcPr>
          <w:p w14:paraId="49D37749" w14:textId="0A8A5D09" w:rsidR="006A4AED" w:rsidRPr="005828AE" w:rsidRDefault="00C672E8" w:rsidP="00AF64E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5828AE">
              <w:rPr>
                <w:rFonts w:asciiTheme="minorHAnsi" w:eastAsiaTheme="minorEastAsia" w:hAnsiTheme="minorHAnsi" w:cstheme="minorHAnsi"/>
                <w:sz w:val="18"/>
                <w:szCs w:val="20"/>
              </w:rPr>
              <w:t>02</w:t>
            </w:r>
          </w:p>
        </w:tc>
        <w:tc>
          <w:tcPr>
            <w:tcW w:w="10163" w:type="dxa"/>
            <w:vAlign w:val="center"/>
          </w:tcPr>
          <w:p w14:paraId="50941924" w14:textId="2E114358" w:rsidR="006A4AED" w:rsidRPr="005828AE" w:rsidRDefault="002E0750" w:rsidP="00AF64ED">
            <w:pPr>
              <w:keepNext/>
              <w:spacing w:after="0" w:line="240" w:lineRule="auto"/>
              <w:rPr>
                <w:rFonts w:asciiTheme="minorHAnsi" w:eastAsiaTheme="minorEastAsia" w:hAnsiTheme="minorHAnsi" w:cstheme="minorHAnsi"/>
                <w:sz w:val="18"/>
                <w:szCs w:val="20"/>
              </w:rPr>
            </w:pPr>
            <w:r w:rsidRPr="005828AE">
              <w:rPr>
                <w:rFonts w:asciiTheme="minorHAnsi" w:eastAsiaTheme="minorEastAsia" w:hAnsiTheme="minorHAnsi" w:cstheme="minorHAnsi"/>
                <w:sz w:val="18"/>
                <w:szCs w:val="20"/>
              </w:rPr>
              <w:t xml:space="preserve">The controls </w:t>
            </w:r>
            <w:r w:rsidR="006A4AED" w:rsidRPr="005828AE">
              <w:rPr>
                <w:rFonts w:asciiTheme="minorHAnsi" w:eastAsiaTheme="minorEastAsia" w:hAnsiTheme="minorHAnsi" w:cstheme="minorHAnsi"/>
                <w:sz w:val="18"/>
                <w:szCs w:val="20"/>
              </w:rPr>
              <w:t xml:space="preserve">shall be located in the kitchen, bathroom, and any hot water fixture location that is at least 20 feet from the water heater. </w:t>
            </w:r>
          </w:p>
        </w:tc>
      </w:tr>
      <w:tr w:rsidR="006A4AED" w:rsidRPr="006A4AED" w14:paraId="46B2CC39" w14:textId="77777777" w:rsidTr="00AF64ED">
        <w:trPr>
          <w:trHeight w:val="144"/>
          <w:tblHeader/>
        </w:trPr>
        <w:tc>
          <w:tcPr>
            <w:tcW w:w="627" w:type="dxa"/>
            <w:vAlign w:val="center"/>
          </w:tcPr>
          <w:p w14:paraId="6642E13E" w14:textId="73D7692D" w:rsidR="006A4AED" w:rsidRPr="005828AE" w:rsidRDefault="00C672E8" w:rsidP="00AF64E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5828AE">
              <w:rPr>
                <w:rFonts w:asciiTheme="minorHAnsi" w:eastAsiaTheme="minorEastAsia" w:hAnsiTheme="minorHAnsi" w:cstheme="minorHAnsi"/>
                <w:sz w:val="18"/>
                <w:szCs w:val="20"/>
              </w:rPr>
              <w:t>03</w:t>
            </w:r>
          </w:p>
        </w:tc>
        <w:tc>
          <w:tcPr>
            <w:tcW w:w="10163" w:type="dxa"/>
            <w:vAlign w:val="center"/>
          </w:tcPr>
          <w:p w14:paraId="2EC7EBEE" w14:textId="35D8FA8A" w:rsidR="006A4AED" w:rsidRPr="005828AE" w:rsidRDefault="002E0750" w:rsidP="00AF64E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5828AE">
              <w:rPr>
                <w:rFonts w:asciiTheme="minorHAnsi" w:eastAsiaTheme="minorEastAsia" w:hAnsiTheme="minorHAnsi" w:cstheme="minorHAnsi"/>
                <w:sz w:val="18"/>
                <w:szCs w:val="20"/>
              </w:rPr>
              <w:t>Manual controls</w:t>
            </w:r>
            <w:r w:rsidR="006A4AED" w:rsidRPr="005828AE">
              <w:rPr>
                <w:rFonts w:asciiTheme="minorHAnsi" w:eastAsiaTheme="minorEastAsia" w:hAnsiTheme="minorHAnsi" w:cstheme="minorHAnsi"/>
                <w:sz w:val="18"/>
                <w:szCs w:val="20"/>
              </w:rPr>
              <w:t xml:space="preserve"> may be active by wired or wireless mechanisms. </w:t>
            </w:r>
          </w:p>
        </w:tc>
      </w:tr>
      <w:tr w:rsidR="002E0750" w:rsidRPr="006A4AED" w14:paraId="752A5E86" w14:textId="77777777" w:rsidTr="00AF64ED">
        <w:trPr>
          <w:trHeight w:val="144"/>
          <w:tblHeader/>
        </w:trPr>
        <w:tc>
          <w:tcPr>
            <w:tcW w:w="627" w:type="dxa"/>
            <w:vAlign w:val="center"/>
          </w:tcPr>
          <w:p w14:paraId="34848A5C" w14:textId="15294D4B" w:rsidR="002E0750" w:rsidRPr="005828AE" w:rsidRDefault="002E0750" w:rsidP="00AF64E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5828AE">
              <w:rPr>
                <w:rFonts w:asciiTheme="minorHAnsi" w:eastAsiaTheme="minorEastAsia" w:hAnsiTheme="minorHAnsi" w:cstheme="minorHAnsi"/>
                <w:sz w:val="18"/>
                <w:szCs w:val="20"/>
              </w:rPr>
              <w:t>04</w:t>
            </w:r>
          </w:p>
        </w:tc>
        <w:tc>
          <w:tcPr>
            <w:tcW w:w="10163" w:type="dxa"/>
            <w:vAlign w:val="center"/>
          </w:tcPr>
          <w:p w14:paraId="5BBCCDA7" w14:textId="5FD69E20" w:rsidR="002E0750" w:rsidRPr="005828AE" w:rsidRDefault="002E0750" w:rsidP="00AF64E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5828AE">
              <w:rPr>
                <w:rFonts w:asciiTheme="minorHAnsi" w:eastAsiaTheme="minorEastAsia" w:hAnsiTheme="minorHAnsi" w:cstheme="minorHAnsi"/>
                <w:sz w:val="18"/>
                <w:szCs w:val="20"/>
              </w:rPr>
              <w:t xml:space="preserve">Sensor </w:t>
            </w:r>
            <w:r w:rsidR="003061BA">
              <w:rPr>
                <w:rFonts w:asciiTheme="minorHAnsi" w:eastAsiaTheme="minorEastAsia" w:hAnsiTheme="minorHAnsi" w:cstheme="minorHAnsi"/>
                <w:sz w:val="18"/>
                <w:szCs w:val="20"/>
              </w:rPr>
              <w:t>c</w:t>
            </w:r>
            <w:r w:rsidRPr="005828AE">
              <w:rPr>
                <w:rFonts w:asciiTheme="minorHAnsi" w:eastAsiaTheme="minorEastAsia" w:hAnsiTheme="minorHAnsi" w:cstheme="minorHAnsi"/>
                <w:sz w:val="18"/>
                <w:szCs w:val="20"/>
              </w:rPr>
              <w:t>ontrols may be activated by wired or wireless mechanisms, including buttons, motion sensors, door switches and flow switches. Each control shall have standby power of 1 Watt or less.</w:t>
            </w:r>
          </w:p>
        </w:tc>
      </w:tr>
      <w:tr w:rsidR="006A4AED" w:rsidRPr="006A4AED" w14:paraId="4A067B10" w14:textId="77777777" w:rsidTr="00AF64ED">
        <w:trPr>
          <w:trHeight w:val="144"/>
          <w:tblHeader/>
        </w:trPr>
        <w:tc>
          <w:tcPr>
            <w:tcW w:w="627" w:type="dxa"/>
            <w:vAlign w:val="center"/>
          </w:tcPr>
          <w:p w14:paraId="54517A7A" w14:textId="019C2E0B" w:rsidR="006A4AED" w:rsidRPr="005828AE" w:rsidRDefault="00C672E8" w:rsidP="00AF64E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5828AE">
              <w:rPr>
                <w:rFonts w:asciiTheme="minorHAnsi" w:eastAsiaTheme="minorEastAsia" w:hAnsiTheme="minorHAnsi" w:cstheme="minorHAnsi"/>
                <w:sz w:val="18"/>
                <w:szCs w:val="20"/>
              </w:rPr>
              <w:t>0</w:t>
            </w:r>
            <w:r w:rsidR="002E0750" w:rsidRPr="005828AE">
              <w:rPr>
                <w:rFonts w:asciiTheme="minorHAnsi" w:eastAsiaTheme="minorEastAsia" w:hAnsiTheme="minorHAnsi" w:cstheme="minorHAnsi"/>
                <w:sz w:val="18"/>
                <w:szCs w:val="20"/>
              </w:rPr>
              <w:t>5</w:t>
            </w:r>
          </w:p>
        </w:tc>
        <w:tc>
          <w:tcPr>
            <w:tcW w:w="10163" w:type="dxa"/>
            <w:vAlign w:val="center"/>
          </w:tcPr>
          <w:p w14:paraId="54D47701" w14:textId="77777777" w:rsidR="006A4AED" w:rsidRPr="005828AE" w:rsidRDefault="006A4AED" w:rsidP="00AF64E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5828AE">
              <w:rPr>
                <w:rFonts w:asciiTheme="minorHAnsi" w:eastAsiaTheme="minorEastAsia" w:hAnsiTheme="minorHAnsi" w:cstheme="minorHAnsi"/>
                <w:sz w:val="18"/>
                <w:szCs w:val="20"/>
              </w:rPr>
              <w:t xml:space="preserve">Pump and control placement shall meet one of the following criteria: </w:t>
            </w:r>
          </w:p>
          <w:p w14:paraId="75E655A6" w14:textId="77777777" w:rsidR="006A4AED" w:rsidRPr="005828AE" w:rsidRDefault="006A4AED" w:rsidP="00AF64ED">
            <w:pPr>
              <w:keepNext/>
              <w:numPr>
                <w:ilvl w:val="0"/>
                <w:numId w:val="23"/>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When a dedicated return line has been installed the pump, controls and thermo-sensor are installed at the end of the supply portion of the recirculation loop; or</w:t>
            </w:r>
          </w:p>
          <w:p w14:paraId="2070BDEA" w14:textId="77777777" w:rsidR="006A4AED" w:rsidRPr="005828AE" w:rsidRDefault="006A4AED" w:rsidP="00AF64ED">
            <w:pPr>
              <w:keepNext/>
              <w:numPr>
                <w:ilvl w:val="0"/>
                <w:numId w:val="23"/>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The pump and controls are installed on the dedicated return line near the water heater and the thermo-sensor is installed in an accessible location as close to the end of the supply portion of the recirculation loop as possible; or</w:t>
            </w:r>
          </w:p>
          <w:p w14:paraId="2032702F" w14:textId="77777777" w:rsidR="006A4AED" w:rsidRPr="005828AE" w:rsidRDefault="006A4AED" w:rsidP="00AF64ED">
            <w:pPr>
              <w:keepNext/>
              <w:numPr>
                <w:ilvl w:val="0"/>
                <w:numId w:val="23"/>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When the cold water line is used as the return, the pump, demand controls and thermo-sensor shall be installed in an accessible location at the end of supply portion of the hot water distribution line (typically under a sink).</w:t>
            </w:r>
          </w:p>
        </w:tc>
      </w:tr>
      <w:tr w:rsidR="006A4AED" w:rsidRPr="006A4AED" w14:paraId="4FFC2B56" w14:textId="77777777" w:rsidTr="00AF64ED">
        <w:trPr>
          <w:trHeight w:val="144"/>
          <w:tblHeader/>
        </w:trPr>
        <w:tc>
          <w:tcPr>
            <w:tcW w:w="627" w:type="dxa"/>
            <w:vAlign w:val="center"/>
          </w:tcPr>
          <w:p w14:paraId="491BC96F" w14:textId="4BE904DA" w:rsidR="006A4AED" w:rsidRPr="005828AE" w:rsidRDefault="00C672E8" w:rsidP="00AF64E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5828AE">
              <w:rPr>
                <w:rFonts w:asciiTheme="minorHAnsi" w:eastAsiaTheme="minorEastAsia" w:hAnsiTheme="minorHAnsi" w:cstheme="minorHAnsi"/>
                <w:sz w:val="18"/>
                <w:szCs w:val="20"/>
              </w:rPr>
              <w:t>0</w:t>
            </w:r>
            <w:r w:rsidR="002E0750" w:rsidRPr="005828AE">
              <w:rPr>
                <w:rFonts w:asciiTheme="minorHAnsi" w:eastAsiaTheme="minorEastAsia" w:hAnsiTheme="minorHAnsi" w:cstheme="minorHAnsi"/>
                <w:sz w:val="18"/>
                <w:szCs w:val="20"/>
              </w:rPr>
              <w:t>6</w:t>
            </w:r>
          </w:p>
        </w:tc>
        <w:tc>
          <w:tcPr>
            <w:tcW w:w="10163" w:type="dxa"/>
            <w:vAlign w:val="center"/>
          </w:tcPr>
          <w:p w14:paraId="4A0B7EEA" w14:textId="77777777" w:rsidR="006A4AED" w:rsidRPr="005828AE" w:rsidRDefault="006A4AED" w:rsidP="00AF64E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5828AE">
              <w:rPr>
                <w:rFonts w:asciiTheme="minorHAnsi" w:eastAsiaTheme="minorEastAsia" w:hAnsiTheme="minorHAnsi" w:cstheme="minorHAnsi"/>
                <w:sz w:val="18"/>
                <w:szCs w:val="20"/>
              </w:rPr>
              <w:t>After the pump has been activated, the controls shall allow the pump to operate until the water temperature at the thermo-sensor rises to one of the following values:</w:t>
            </w:r>
          </w:p>
          <w:p w14:paraId="3610BDCF" w14:textId="7EBE3DD2" w:rsidR="006A4AED" w:rsidRPr="005828AE" w:rsidRDefault="006A4AED" w:rsidP="00AF64ED">
            <w:pPr>
              <w:keepNext/>
              <w:numPr>
                <w:ilvl w:val="0"/>
                <w:numId w:val="22"/>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imes New Roman" w:eastAsia="Times New Roman" w:hAnsi="Times New Roman" w:cstheme="minorHAnsi"/>
                <w:sz w:val="18"/>
                <w:szCs w:val="20"/>
              </w:rPr>
            </w:pPr>
            <w:r w:rsidRPr="005828AE">
              <w:rPr>
                <w:rFonts w:asciiTheme="minorHAnsi" w:eastAsia="Times New Roman" w:hAnsiTheme="minorHAnsi" w:cstheme="minorHAnsi"/>
                <w:sz w:val="18"/>
                <w:szCs w:val="20"/>
              </w:rPr>
              <w:t>Not more than 10°F (5.6°C) above the initial temperature of the water in the pipe</w:t>
            </w:r>
            <w:r w:rsidR="003061BA">
              <w:rPr>
                <w:rFonts w:asciiTheme="minorHAnsi" w:eastAsia="Times New Roman" w:hAnsiTheme="minorHAnsi" w:cstheme="minorHAnsi"/>
                <w:sz w:val="18"/>
                <w:szCs w:val="20"/>
              </w:rPr>
              <w:t>; or</w:t>
            </w:r>
          </w:p>
          <w:p w14:paraId="3B4E9022" w14:textId="77777777" w:rsidR="006A4AED" w:rsidRPr="005828AE" w:rsidRDefault="006A4AED" w:rsidP="00AF64ED">
            <w:pPr>
              <w:keepNext/>
              <w:numPr>
                <w:ilvl w:val="0"/>
                <w:numId w:val="22"/>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imes New Roman" w:eastAsia="Times New Roman" w:hAnsi="Times New Roman" w:cstheme="minorHAnsi"/>
                <w:sz w:val="18"/>
                <w:szCs w:val="20"/>
              </w:rPr>
            </w:pPr>
            <w:r w:rsidRPr="005828AE">
              <w:rPr>
                <w:rFonts w:asciiTheme="minorHAnsi" w:eastAsia="Times New Roman" w:hAnsiTheme="minorHAnsi" w:cstheme="minorHAnsi"/>
                <w:sz w:val="18"/>
                <w:szCs w:val="20"/>
              </w:rPr>
              <w:t>Not more than 102°F (38.9°C).</w:t>
            </w:r>
          </w:p>
        </w:tc>
      </w:tr>
      <w:tr w:rsidR="006A4AED" w:rsidRPr="006A4AED" w14:paraId="664840B6" w14:textId="77777777" w:rsidTr="00AF64ED">
        <w:trPr>
          <w:trHeight w:val="144"/>
          <w:tblHeader/>
        </w:trPr>
        <w:tc>
          <w:tcPr>
            <w:tcW w:w="627" w:type="dxa"/>
            <w:vAlign w:val="center"/>
          </w:tcPr>
          <w:p w14:paraId="18176AEB" w14:textId="13E46BC1" w:rsidR="006A4AED" w:rsidRPr="005828AE" w:rsidRDefault="00C672E8" w:rsidP="00AF64E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5828AE">
              <w:rPr>
                <w:rFonts w:asciiTheme="minorHAnsi" w:eastAsiaTheme="minorEastAsia" w:hAnsiTheme="minorHAnsi" w:cstheme="minorHAnsi"/>
                <w:sz w:val="18"/>
                <w:szCs w:val="20"/>
              </w:rPr>
              <w:t>0</w:t>
            </w:r>
            <w:r w:rsidR="002E0750" w:rsidRPr="005828AE">
              <w:rPr>
                <w:rFonts w:asciiTheme="minorHAnsi" w:eastAsiaTheme="minorEastAsia" w:hAnsiTheme="minorHAnsi" w:cstheme="minorHAnsi"/>
                <w:sz w:val="18"/>
                <w:szCs w:val="20"/>
              </w:rPr>
              <w:t>7</w:t>
            </w:r>
          </w:p>
        </w:tc>
        <w:tc>
          <w:tcPr>
            <w:tcW w:w="10163" w:type="dxa"/>
            <w:vAlign w:val="center"/>
          </w:tcPr>
          <w:p w14:paraId="556D89B1" w14:textId="77777777" w:rsidR="006A4AED" w:rsidRPr="005828AE" w:rsidRDefault="006A4AED" w:rsidP="00AF64E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rPr>
            </w:pPr>
            <w:r w:rsidRPr="005828AE">
              <w:rPr>
                <w:rFonts w:asciiTheme="minorHAnsi" w:eastAsiaTheme="minorEastAsia" w:hAnsiTheme="minorHAnsi" w:cstheme="minorHAnsi"/>
                <w:sz w:val="18"/>
                <w:szCs w:val="20"/>
              </w:rPr>
              <w:t xml:space="preserve">Controls shall limit operation to no more than 5 minutes following activation.  </w:t>
            </w:r>
          </w:p>
        </w:tc>
      </w:tr>
      <w:tr w:rsidR="006A4AED" w:rsidRPr="006A4AED" w14:paraId="6D2B5ECB" w14:textId="77777777" w:rsidTr="00AF64ED">
        <w:trPr>
          <w:trHeight w:val="144"/>
          <w:tblHeader/>
        </w:trPr>
        <w:tc>
          <w:tcPr>
            <w:tcW w:w="10790" w:type="dxa"/>
            <w:gridSpan w:val="2"/>
            <w:vAlign w:val="center"/>
          </w:tcPr>
          <w:p w14:paraId="45E494C0" w14:textId="77777777" w:rsidR="006A4AED" w:rsidRPr="006A4AED" w:rsidRDefault="006A4AED" w:rsidP="00AF64ED">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20"/>
                <w:szCs w:val="20"/>
              </w:rPr>
            </w:pPr>
            <w:r w:rsidRPr="005828AE">
              <w:rPr>
                <w:rFonts w:asciiTheme="minorHAnsi" w:eastAsiaTheme="minorEastAsia" w:hAnsiTheme="minorHAnsi" w:cstheme="minorHAnsi"/>
                <w:b/>
                <w:sz w:val="18"/>
                <w:szCs w:val="20"/>
              </w:rPr>
              <w:t xml:space="preserve">The responsible person’s signature on this compliance document affirms that all applicable requirements in this table have been met.  </w:t>
            </w:r>
          </w:p>
        </w:tc>
      </w:tr>
    </w:tbl>
    <w:p w14:paraId="684BF651" w14:textId="54671077" w:rsidR="00B059CA" w:rsidRPr="005828AE" w:rsidRDefault="00B059CA">
      <w:pPr>
        <w:spacing w:after="0"/>
        <w:ind w:hanging="677"/>
        <w:rPr>
          <w:rFonts w:asciiTheme="minorHAnsi" w:hAnsiTheme="minorHAnsi" w:cstheme="minorHAnsi"/>
          <w:sz w:val="20"/>
          <w:szCs w:val="20"/>
        </w:rPr>
      </w:pPr>
    </w:p>
    <w:p w14:paraId="10EF8C69" w14:textId="77777777" w:rsidR="00B059CA" w:rsidRPr="005828AE" w:rsidRDefault="00B059CA">
      <w:pPr>
        <w:spacing w:after="0"/>
        <w:ind w:hanging="677"/>
        <w:rPr>
          <w:rFonts w:asciiTheme="minorHAnsi" w:hAnsiTheme="minorHAnsi" w:cstheme="minorHAnsi"/>
          <w:sz w:val="20"/>
          <w:szCs w:val="20"/>
        </w:rPr>
      </w:pPr>
    </w:p>
    <w:p w14:paraId="7B3E1BAB" w14:textId="77777777" w:rsidR="00B059CA" w:rsidRPr="005828AE" w:rsidRDefault="00B059CA">
      <w:pPr>
        <w:spacing w:after="0"/>
        <w:ind w:hanging="677"/>
        <w:rPr>
          <w:rFonts w:asciiTheme="minorHAnsi" w:hAnsiTheme="minorHAnsi" w:cstheme="minorHAnsi"/>
          <w:sz w:val="20"/>
          <w:szCs w:val="20"/>
        </w:rPr>
      </w:pPr>
    </w:p>
    <w:tbl>
      <w:tblPr>
        <w:tblW w:w="4987"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215"/>
        <w:gridCol w:w="266"/>
        <w:gridCol w:w="2507"/>
        <w:gridCol w:w="2774"/>
      </w:tblGrid>
      <w:tr w:rsidR="002143E3" w:rsidRPr="009E01FE" w14:paraId="7B8DA39B" w14:textId="77777777" w:rsidTr="00ED521E">
        <w:trPr>
          <w:trHeight w:val="314"/>
        </w:trPr>
        <w:tc>
          <w:tcPr>
            <w:tcW w:w="10943" w:type="dxa"/>
            <w:gridSpan w:val="4"/>
            <w:vAlign w:val="center"/>
          </w:tcPr>
          <w:p w14:paraId="7B8DA39A" w14:textId="77777777" w:rsidR="002143E3" w:rsidRPr="005F6C12" w:rsidRDefault="002143E3" w:rsidP="002143E3">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b/>
                <w:sz w:val="18"/>
                <w:szCs w:val="18"/>
              </w:rPr>
            </w:pPr>
            <w:r w:rsidRPr="005F6C12">
              <w:rPr>
                <w:rFonts w:asciiTheme="minorHAnsi" w:eastAsia="Times New Roman" w:hAnsiTheme="minorHAnsi" w:cstheme="minorHAnsi"/>
                <w:b/>
                <w:caps/>
                <w:sz w:val="18"/>
                <w:szCs w:val="18"/>
              </w:rPr>
              <w:lastRenderedPageBreak/>
              <w:t>Documentation Author's Declaration Statement</w:t>
            </w:r>
          </w:p>
        </w:tc>
      </w:tr>
      <w:tr w:rsidR="002143E3" w:rsidRPr="009E01FE" w14:paraId="7B8DA39D" w14:textId="77777777" w:rsidTr="00ED521E">
        <w:trPr>
          <w:trHeight w:hRule="exact" w:val="280"/>
        </w:trPr>
        <w:tc>
          <w:tcPr>
            <w:tcW w:w="10943" w:type="dxa"/>
            <w:gridSpan w:val="4"/>
            <w:vAlign w:val="center"/>
          </w:tcPr>
          <w:p w14:paraId="7B8DA39C" w14:textId="77777777" w:rsidR="002143E3" w:rsidRPr="005F6C12" w:rsidRDefault="002143E3" w:rsidP="002143E3">
            <w:pPr>
              <w:keepNext/>
              <w:numPr>
                <w:ilvl w:val="0"/>
                <w:numId w:val="2"/>
              </w:numPr>
              <w:tabs>
                <w:tab w:val="left" w:pos="-2600"/>
              </w:tabs>
              <w:spacing w:after="60" w:line="240" w:lineRule="auto"/>
              <w:ind w:right="90"/>
              <w:outlineLvl w:val="2"/>
              <w:rPr>
                <w:rFonts w:asciiTheme="minorHAnsi" w:eastAsia="Times New Roman" w:hAnsiTheme="minorHAnsi" w:cstheme="minorHAnsi"/>
                <w:sz w:val="18"/>
                <w:szCs w:val="18"/>
              </w:rPr>
            </w:pPr>
            <w:r w:rsidRPr="005F6C12">
              <w:rPr>
                <w:rFonts w:asciiTheme="minorHAnsi" w:eastAsia="Times New Roman" w:hAnsiTheme="minorHAnsi" w:cstheme="minorHAnsi"/>
                <w:sz w:val="18"/>
                <w:szCs w:val="18"/>
              </w:rPr>
              <w:t>I certify that this Certificate of Installation documentation is accurate and complete.</w:t>
            </w:r>
          </w:p>
        </w:tc>
      </w:tr>
      <w:tr w:rsidR="002143E3" w:rsidRPr="009E01FE" w14:paraId="7B8DA3A0" w14:textId="77777777" w:rsidTr="003630E1">
        <w:trPr>
          <w:trHeight w:val="360"/>
        </w:trPr>
        <w:tc>
          <w:tcPr>
            <w:tcW w:w="5577" w:type="dxa"/>
            <w:gridSpan w:val="2"/>
          </w:tcPr>
          <w:p w14:paraId="7B8DA39E" w14:textId="77777777" w:rsidR="002143E3" w:rsidRPr="005F6C12" w:rsidRDefault="002143E3" w:rsidP="002143E3">
            <w:pPr>
              <w:keepNext/>
              <w:spacing w:after="0" w:line="240" w:lineRule="auto"/>
              <w:rPr>
                <w:rFonts w:asciiTheme="minorHAnsi" w:eastAsia="Times New Roman" w:hAnsiTheme="minorHAnsi" w:cstheme="minorHAnsi"/>
                <w:sz w:val="18"/>
                <w:szCs w:val="18"/>
              </w:rPr>
            </w:pPr>
            <w:r w:rsidRPr="005F6C12">
              <w:rPr>
                <w:rFonts w:asciiTheme="minorHAnsi" w:eastAsia="Times New Roman" w:hAnsiTheme="minorHAnsi" w:cstheme="minorHAnsi"/>
                <w:sz w:val="18"/>
                <w:szCs w:val="18"/>
              </w:rPr>
              <w:t>Documentation Author Name:</w:t>
            </w:r>
          </w:p>
        </w:tc>
        <w:tc>
          <w:tcPr>
            <w:tcW w:w="5366" w:type="dxa"/>
            <w:gridSpan w:val="2"/>
          </w:tcPr>
          <w:p w14:paraId="7B8DA39F" w14:textId="77777777" w:rsidR="002143E3" w:rsidRPr="005F6C12" w:rsidRDefault="002143E3" w:rsidP="002143E3">
            <w:pPr>
              <w:keepNext/>
              <w:spacing w:after="0" w:line="240" w:lineRule="auto"/>
              <w:rPr>
                <w:rFonts w:asciiTheme="minorHAnsi" w:eastAsia="Times New Roman" w:hAnsiTheme="minorHAnsi" w:cstheme="minorHAnsi"/>
                <w:sz w:val="18"/>
                <w:szCs w:val="18"/>
              </w:rPr>
            </w:pPr>
            <w:r w:rsidRPr="005F6C12">
              <w:rPr>
                <w:rFonts w:asciiTheme="minorHAnsi" w:eastAsia="Times New Roman" w:hAnsiTheme="minorHAnsi" w:cstheme="minorHAnsi"/>
                <w:sz w:val="18"/>
                <w:szCs w:val="18"/>
              </w:rPr>
              <w:t>Documentation Author Signature:</w:t>
            </w:r>
          </w:p>
        </w:tc>
      </w:tr>
      <w:tr w:rsidR="002143E3" w:rsidRPr="009E01FE" w14:paraId="7B8DA3A3" w14:textId="77777777" w:rsidTr="003630E1">
        <w:trPr>
          <w:trHeight w:val="360"/>
        </w:trPr>
        <w:tc>
          <w:tcPr>
            <w:tcW w:w="5577" w:type="dxa"/>
            <w:gridSpan w:val="2"/>
          </w:tcPr>
          <w:p w14:paraId="7B8DA3A1" w14:textId="77777777" w:rsidR="002143E3" w:rsidRPr="005F6C12" w:rsidRDefault="002143E3" w:rsidP="002143E3">
            <w:pPr>
              <w:keepNext/>
              <w:spacing w:after="0" w:line="240" w:lineRule="auto"/>
              <w:rPr>
                <w:rFonts w:asciiTheme="minorHAnsi" w:eastAsia="Times New Roman" w:hAnsiTheme="minorHAnsi" w:cstheme="minorHAnsi"/>
                <w:sz w:val="18"/>
                <w:szCs w:val="18"/>
              </w:rPr>
            </w:pPr>
            <w:r w:rsidRPr="005F6C12">
              <w:rPr>
                <w:rFonts w:asciiTheme="minorHAnsi" w:eastAsia="Times New Roman" w:hAnsiTheme="minorHAnsi" w:cstheme="minorHAnsi"/>
                <w:sz w:val="18"/>
                <w:szCs w:val="18"/>
              </w:rPr>
              <w:t>Documentation Author Company Name:</w:t>
            </w:r>
          </w:p>
        </w:tc>
        <w:tc>
          <w:tcPr>
            <w:tcW w:w="5366" w:type="dxa"/>
            <w:gridSpan w:val="2"/>
          </w:tcPr>
          <w:p w14:paraId="7B8DA3A2" w14:textId="77777777" w:rsidR="002143E3" w:rsidRPr="005F6C12" w:rsidRDefault="002143E3" w:rsidP="002143E3">
            <w:pPr>
              <w:keepNext/>
              <w:spacing w:after="0" w:line="240" w:lineRule="auto"/>
              <w:rPr>
                <w:rFonts w:asciiTheme="minorHAnsi" w:eastAsia="Times New Roman" w:hAnsiTheme="minorHAnsi" w:cstheme="minorHAnsi"/>
                <w:sz w:val="18"/>
                <w:szCs w:val="18"/>
              </w:rPr>
            </w:pPr>
            <w:r w:rsidRPr="005F6C12">
              <w:rPr>
                <w:rFonts w:asciiTheme="minorHAnsi" w:eastAsia="Times New Roman" w:hAnsiTheme="minorHAnsi" w:cstheme="minorHAnsi"/>
                <w:sz w:val="18"/>
                <w:szCs w:val="18"/>
              </w:rPr>
              <w:t>Date Signed:</w:t>
            </w:r>
          </w:p>
        </w:tc>
      </w:tr>
      <w:tr w:rsidR="002143E3" w:rsidRPr="009E01FE" w14:paraId="7B8DA3A6" w14:textId="77777777" w:rsidTr="003630E1">
        <w:trPr>
          <w:trHeight w:val="360"/>
        </w:trPr>
        <w:tc>
          <w:tcPr>
            <w:tcW w:w="5577" w:type="dxa"/>
            <w:gridSpan w:val="2"/>
          </w:tcPr>
          <w:p w14:paraId="7B8DA3A4" w14:textId="77777777" w:rsidR="002143E3" w:rsidRPr="005F6C12" w:rsidRDefault="002143E3" w:rsidP="002143E3">
            <w:pPr>
              <w:keepNext/>
              <w:spacing w:after="0" w:line="240" w:lineRule="auto"/>
              <w:rPr>
                <w:rFonts w:asciiTheme="minorHAnsi" w:eastAsia="Times New Roman" w:hAnsiTheme="minorHAnsi" w:cstheme="minorHAnsi"/>
                <w:sz w:val="18"/>
                <w:szCs w:val="18"/>
              </w:rPr>
            </w:pPr>
            <w:r w:rsidRPr="005F6C12">
              <w:rPr>
                <w:rFonts w:asciiTheme="minorHAnsi" w:eastAsia="Times New Roman" w:hAnsiTheme="minorHAnsi" w:cstheme="minorHAnsi"/>
                <w:sz w:val="18"/>
                <w:szCs w:val="18"/>
              </w:rPr>
              <w:t>Address:</w:t>
            </w:r>
          </w:p>
        </w:tc>
        <w:tc>
          <w:tcPr>
            <w:tcW w:w="5366" w:type="dxa"/>
            <w:gridSpan w:val="2"/>
          </w:tcPr>
          <w:p w14:paraId="7B8DA3A5" w14:textId="2EF7B20A" w:rsidR="002143E3" w:rsidRPr="005F6C12" w:rsidRDefault="002143E3" w:rsidP="002143E3">
            <w:pPr>
              <w:keepNext/>
              <w:spacing w:after="0" w:line="240" w:lineRule="auto"/>
              <w:rPr>
                <w:rFonts w:asciiTheme="minorHAnsi" w:eastAsia="Times New Roman" w:hAnsiTheme="minorHAnsi" w:cstheme="minorHAnsi"/>
                <w:sz w:val="18"/>
                <w:szCs w:val="18"/>
              </w:rPr>
            </w:pPr>
            <w:r w:rsidRPr="005F6C12">
              <w:rPr>
                <w:rFonts w:asciiTheme="minorHAnsi" w:eastAsia="Times New Roman" w:hAnsiTheme="minorHAnsi" w:cstheme="minorHAnsi"/>
                <w:sz w:val="18"/>
                <w:szCs w:val="18"/>
              </w:rPr>
              <w:t>CEA/HERS Certification Identification (</w:t>
            </w:r>
            <w:r w:rsidR="00AF556D" w:rsidRPr="005F6C12">
              <w:rPr>
                <w:rFonts w:asciiTheme="minorHAnsi" w:eastAsia="Times New Roman" w:hAnsiTheme="minorHAnsi" w:cstheme="minorHAnsi"/>
                <w:sz w:val="18"/>
                <w:szCs w:val="18"/>
              </w:rPr>
              <w:t>i</w:t>
            </w:r>
            <w:r w:rsidRPr="005F6C12">
              <w:rPr>
                <w:rFonts w:asciiTheme="minorHAnsi" w:eastAsia="Times New Roman" w:hAnsiTheme="minorHAnsi" w:cstheme="minorHAnsi"/>
                <w:sz w:val="18"/>
                <w:szCs w:val="18"/>
              </w:rPr>
              <w:t>f applicable):</w:t>
            </w:r>
          </w:p>
        </w:tc>
      </w:tr>
      <w:tr w:rsidR="002143E3" w:rsidRPr="009E01FE" w14:paraId="7B8DA3A9" w14:textId="77777777" w:rsidTr="003630E1">
        <w:trPr>
          <w:trHeight w:val="360"/>
        </w:trPr>
        <w:tc>
          <w:tcPr>
            <w:tcW w:w="5577" w:type="dxa"/>
            <w:gridSpan w:val="2"/>
          </w:tcPr>
          <w:p w14:paraId="7B8DA3A7" w14:textId="77777777" w:rsidR="002143E3" w:rsidRPr="005F6C12" w:rsidRDefault="002143E3" w:rsidP="002143E3">
            <w:pPr>
              <w:keepNext/>
              <w:spacing w:after="0" w:line="240" w:lineRule="auto"/>
              <w:rPr>
                <w:rFonts w:asciiTheme="minorHAnsi" w:eastAsia="Times New Roman" w:hAnsiTheme="minorHAnsi" w:cstheme="minorHAnsi"/>
                <w:sz w:val="18"/>
                <w:szCs w:val="18"/>
              </w:rPr>
            </w:pPr>
            <w:r w:rsidRPr="005F6C12">
              <w:rPr>
                <w:rFonts w:asciiTheme="minorHAnsi" w:eastAsia="Times New Roman" w:hAnsiTheme="minorHAnsi" w:cstheme="minorHAnsi"/>
                <w:sz w:val="18"/>
                <w:szCs w:val="18"/>
              </w:rPr>
              <w:t>City/State/Zip:</w:t>
            </w:r>
          </w:p>
        </w:tc>
        <w:tc>
          <w:tcPr>
            <w:tcW w:w="5366" w:type="dxa"/>
            <w:gridSpan w:val="2"/>
          </w:tcPr>
          <w:p w14:paraId="7B8DA3A8" w14:textId="77777777" w:rsidR="002143E3" w:rsidRPr="005F6C12" w:rsidRDefault="002143E3" w:rsidP="002143E3">
            <w:pPr>
              <w:keepNext/>
              <w:spacing w:after="0" w:line="240" w:lineRule="auto"/>
              <w:rPr>
                <w:rFonts w:asciiTheme="minorHAnsi" w:eastAsia="Times New Roman" w:hAnsiTheme="minorHAnsi" w:cstheme="minorHAnsi"/>
                <w:sz w:val="18"/>
                <w:szCs w:val="18"/>
              </w:rPr>
            </w:pPr>
            <w:r w:rsidRPr="005F6C12">
              <w:rPr>
                <w:rFonts w:asciiTheme="minorHAnsi" w:eastAsia="Times New Roman" w:hAnsiTheme="minorHAnsi" w:cstheme="minorHAnsi"/>
                <w:sz w:val="18"/>
                <w:szCs w:val="18"/>
              </w:rPr>
              <w:t>Phone:</w:t>
            </w:r>
          </w:p>
        </w:tc>
      </w:tr>
      <w:tr w:rsidR="002143E3" w:rsidRPr="009E01FE" w14:paraId="7B8DA3AB" w14:textId="77777777" w:rsidTr="003630E1">
        <w:tblPrEx>
          <w:tblCellMar>
            <w:left w:w="115" w:type="dxa"/>
            <w:right w:w="115" w:type="dxa"/>
          </w:tblCellMar>
        </w:tblPrEx>
        <w:trPr>
          <w:trHeight w:val="296"/>
        </w:trPr>
        <w:tc>
          <w:tcPr>
            <w:tcW w:w="10943" w:type="dxa"/>
            <w:gridSpan w:val="4"/>
            <w:vAlign w:val="center"/>
          </w:tcPr>
          <w:p w14:paraId="7B8DA3AA" w14:textId="77777777" w:rsidR="002143E3" w:rsidRPr="005F6C12" w:rsidRDefault="002143E3" w:rsidP="002143E3">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sz w:val="18"/>
                <w:szCs w:val="18"/>
              </w:rPr>
            </w:pPr>
            <w:r w:rsidRPr="005F6C12">
              <w:rPr>
                <w:rFonts w:asciiTheme="minorHAnsi" w:eastAsia="Times New Roman" w:hAnsiTheme="minorHAnsi" w:cstheme="minorHAnsi"/>
                <w:b/>
                <w:caps/>
                <w:sz w:val="18"/>
                <w:szCs w:val="18"/>
              </w:rPr>
              <w:t>Responsible Person's Declaration statement</w:t>
            </w:r>
          </w:p>
        </w:tc>
      </w:tr>
      <w:tr w:rsidR="002143E3" w:rsidRPr="009E01FE" w14:paraId="7B8DA3B2" w14:textId="77777777" w:rsidTr="003630E1">
        <w:tblPrEx>
          <w:tblCellMar>
            <w:left w:w="115" w:type="dxa"/>
            <w:right w:w="115" w:type="dxa"/>
          </w:tblCellMar>
        </w:tblPrEx>
        <w:trPr>
          <w:trHeight w:val="504"/>
        </w:trPr>
        <w:tc>
          <w:tcPr>
            <w:tcW w:w="10943" w:type="dxa"/>
            <w:gridSpan w:val="4"/>
          </w:tcPr>
          <w:p w14:paraId="004F66D3" w14:textId="77777777" w:rsidR="00FE7D50" w:rsidRPr="005F6C12" w:rsidRDefault="00FE7D50" w:rsidP="00FE7D50">
            <w:pPr>
              <w:pStyle w:val="Heading3"/>
              <w:numPr>
                <w:ilvl w:val="0"/>
                <w:numId w:val="0"/>
              </w:numPr>
              <w:spacing w:before="60"/>
              <w:ind w:right="86"/>
              <w:rPr>
                <w:rFonts w:asciiTheme="minorHAnsi" w:hAnsiTheme="minorHAnsi" w:cstheme="minorHAnsi"/>
                <w:sz w:val="18"/>
                <w:szCs w:val="18"/>
              </w:rPr>
            </w:pPr>
            <w:r w:rsidRPr="005F6C12">
              <w:rPr>
                <w:rFonts w:asciiTheme="minorHAnsi" w:hAnsiTheme="minorHAnsi" w:cstheme="minorHAnsi"/>
                <w:sz w:val="18"/>
                <w:szCs w:val="18"/>
              </w:rPr>
              <w:t xml:space="preserve">I certify the following under penalty of perjury, under the laws of the State of California: </w:t>
            </w:r>
          </w:p>
          <w:p w14:paraId="01285A23" w14:textId="77777777" w:rsidR="00FE7D50" w:rsidRPr="005F6C12" w:rsidRDefault="00FE7D50" w:rsidP="00FE7D50">
            <w:pPr>
              <w:pStyle w:val="Heading3"/>
              <w:numPr>
                <w:ilvl w:val="0"/>
                <w:numId w:val="26"/>
              </w:numPr>
              <w:tabs>
                <w:tab w:val="left" w:pos="-2600"/>
                <w:tab w:val="num" w:pos="1800"/>
              </w:tabs>
              <w:spacing w:before="0"/>
              <w:ind w:right="90"/>
              <w:rPr>
                <w:rFonts w:asciiTheme="minorHAnsi" w:hAnsiTheme="minorHAnsi" w:cstheme="minorHAnsi"/>
                <w:color w:val="4F81BD" w:themeColor="accent1"/>
                <w:sz w:val="18"/>
                <w:szCs w:val="18"/>
              </w:rPr>
            </w:pPr>
            <w:r w:rsidRPr="005F6C12">
              <w:rPr>
                <w:rFonts w:asciiTheme="minorHAnsi" w:hAnsiTheme="minorHAnsi" w:cstheme="minorHAnsi"/>
                <w:sz w:val="18"/>
                <w:szCs w:val="18"/>
              </w:rPr>
              <w:t xml:space="preserve">The information provided on this Certificate of Installation is true and correct. </w:t>
            </w:r>
          </w:p>
          <w:p w14:paraId="0416AE03" w14:textId="77777777" w:rsidR="00FE7D50" w:rsidRPr="005F6C12" w:rsidRDefault="00FE7D50" w:rsidP="005F6C12">
            <w:pPr>
              <w:keepNext/>
              <w:widowControl w:val="0"/>
              <w:numPr>
                <w:ilvl w:val="0"/>
                <w:numId w:val="26"/>
              </w:numPr>
              <w:tabs>
                <w:tab w:val="left" w:pos="1020"/>
              </w:tabs>
              <w:spacing w:after="0" w:line="240" w:lineRule="auto"/>
              <w:ind w:right="90"/>
              <w:rPr>
                <w:rFonts w:asciiTheme="minorHAnsi" w:hAnsiTheme="minorHAnsi" w:cstheme="minorHAnsi"/>
                <w:sz w:val="18"/>
                <w:szCs w:val="18"/>
              </w:rPr>
            </w:pPr>
            <w:r w:rsidRPr="005F6C12">
              <w:rPr>
                <w:rFonts w:asciiTheme="minorHAnsi" w:hAnsiTheme="minorHAnsi" w:cstheme="minorHAnsi"/>
                <w:snapToGrid w:val="0"/>
                <w:sz w:val="18"/>
                <w:szCs w:val="18"/>
              </w:rPr>
              <w:t xml:space="preserve">I am either: a) a responsible person eligible under Division 3 of the Business and Professions Code </w:t>
            </w:r>
            <w:r w:rsidRPr="005F6C12">
              <w:rPr>
                <w:rFonts w:asciiTheme="minorHAnsi" w:hAnsiTheme="minorHAnsi" w:cstheme="minorHAnsi"/>
                <w:sz w:val="18"/>
                <w:szCs w:val="18"/>
              </w:rPr>
              <w:t xml:space="preserve">in the applicable classification to accept responsibility for the system design, construction, or installation </w:t>
            </w:r>
            <w:r w:rsidRPr="005F6C12">
              <w:rPr>
                <w:rFonts w:asciiTheme="minorHAnsi" w:hAnsiTheme="minorHAnsi" w:cstheme="minorHAnsi"/>
                <w:snapToGrid w:val="0"/>
                <w:sz w:val="18"/>
                <w:szCs w:val="18"/>
              </w:rPr>
              <w:t xml:space="preserve">of features, materials, components, or manufactured devices </w:t>
            </w:r>
            <w:r w:rsidRPr="005F6C12">
              <w:rPr>
                <w:rFonts w:asciiTheme="minorHAnsi" w:hAnsiTheme="minorHAnsi" w:cstheme="minorHAnsi"/>
                <w:sz w:val="18"/>
                <w:szCs w:val="18"/>
              </w:rPr>
              <w:t xml:space="preserve">for the scope of work identified on this Certificate of Installation, </w:t>
            </w:r>
            <w:r w:rsidRPr="005F6C12">
              <w:rPr>
                <w:rFonts w:asciiTheme="minorHAnsi" w:hAnsiTheme="minorHAnsi" w:cstheme="minorHAnsi"/>
                <w:snapToGrid w:val="0"/>
                <w:sz w:val="18"/>
                <w:szCs w:val="18"/>
              </w:rPr>
              <w:t>and attest to the declarations in this statement</w:t>
            </w:r>
            <w:r w:rsidRPr="005F6C12">
              <w:rPr>
                <w:rFonts w:asciiTheme="minorHAnsi" w:hAnsiTheme="minorHAnsi" w:cstheme="minorHAnsi"/>
                <w:sz w:val="18"/>
                <w:szCs w:val="18"/>
              </w:rPr>
              <w:t>, or b) I am an authorized representative of the responsible person and attest to the declarations in this statement on the responsible person’s behalf.</w:t>
            </w:r>
          </w:p>
          <w:p w14:paraId="751E5AE7" w14:textId="77777777" w:rsidR="00FE7D50" w:rsidRPr="005F6C12" w:rsidRDefault="00FE7D50" w:rsidP="00FE7D50">
            <w:pPr>
              <w:pStyle w:val="ListParagraph"/>
              <w:keepNext/>
              <w:numPr>
                <w:ilvl w:val="0"/>
                <w:numId w:val="26"/>
              </w:numPr>
              <w:autoSpaceDE w:val="0"/>
              <w:autoSpaceDN w:val="0"/>
              <w:adjustRightInd w:val="0"/>
              <w:spacing w:after="0" w:line="240" w:lineRule="auto"/>
              <w:ind w:right="90"/>
              <w:rPr>
                <w:rFonts w:asciiTheme="minorHAnsi" w:hAnsiTheme="minorHAnsi" w:cstheme="minorHAnsi"/>
                <w:sz w:val="18"/>
                <w:szCs w:val="18"/>
              </w:rPr>
            </w:pPr>
            <w:r w:rsidRPr="005F6C12">
              <w:rPr>
                <w:rFonts w:asciiTheme="minorHAnsi" w:hAnsiTheme="minorHAnsi" w:cstheme="minorHAnsi"/>
                <w:sz w:val="18"/>
                <w:szCs w:val="18"/>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7B8DA3B1" w14:textId="6F6B5C8F" w:rsidR="002143E3" w:rsidRPr="005F6C12" w:rsidRDefault="00FE7D50" w:rsidP="00ED521E">
            <w:pPr>
              <w:keepNext/>
              <w:numPr>
                <w:ilvl w:val="0"/>
                <w:numId w:val="16"/>
              </w:numPr>
              <w:spacing w:after="0" w:line="240" w:lineRule="auto"/>
              <w:contextualSpacing/>
              <w:rPr>
                <w:rFonts w:asciiTheme="minorHAnsi" w:eastAsia="Times New Roman" w:hAnsiTheme="minorHAnsi" w:cstheme="minorHAnsi"/>
                <w:sz w:val="18"/>
                <w:szCs w:val="18"/>
              </w:rPr>
            </w:pPr>
            <w:r w:rsidRPr="005F6C12">
              <w:rPr>
                <w:rFonts w:asciiTheme="minorHAnsi" w:hAnsiTheme="minorHAnsi" w:cstheme="minorHAnsi"/>
                <w:sz w:val="18"/>
                <w:szCs w:val="18"/>
              </w:rPr>
              <w:t>I will ensure that a registered copy of this Certificate of Installation shall be posted or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w:t>
            </w:r>
          </w:p>
        </w:tc>
      </w:tr>
      <w:tr w:rsidR="002143E3" w:rsidRPr="009E01FE" w14:paraId="7B8DA3B5" w14:textId="77777777" w:rsidTr="003630E1">
        <w:tblPrEx>
          <w:tblCellMar>
            <w:left w:w="108" w:type="dxa"/>
            <w:right w:w="108" w:type="dxa"/>
          </w:tblCellMar>
        </w:tblPrEx>
        <w:trPr>
          <w:trHeight w:val="360"/>
        </w:trPr>
        <w:tc>
          <w:tcPr>
            <w:tcW w:w="5307" w:type="dxa"/>
          </w:tcPr>
          <w:p w14:paraId="7B8DA3B3" w14:textId="77777777" w:rsidR="002143E3" w:rsidRPr="005F6C12" w:rsidRDefault="002143E3" w:rsidP="002143E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18"/>
                <w:szCs w:val="18"/>
              </w:rPr>
            </w:pPr>
            <w:r w:rsidRPr="005F6C12">
              <w:rPr>
                <w:rFonts w:asciiTheme="minorHAnsi" w:eastAsia="Times New Roman" w:hAnsiTheme="minorHAnsi" w:cstheme="minorHAnsi"/>
                <w:sz w:val="18"/>
                <w:szCs w:val="18"/>
              </w:rPr>
              <w:t>Responsible Builder/Installer Name:</w:t>
            </w:r>
          </w:p>
        </w:tc>
        <w:tc>
          <w:tcPr>
            <w:tcW w:w="5636" w:type="dxa"/>
            <w:gridSpan w:val="3"/>
          </w:tcPr>
          <w:p w14:paraId="7B8DA3B4" w14:textId="77777777" w:rsidR="002143E3" w:rsidRPr="005F6C12" w:rsidRDefault="002143E3" w:rsidP="002143E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18"/>
                <w:szCs w:val="18"/>
              </w:rPr>
            </w:pPr>
            <w:r w:rsidRPr="005F6C12">
              <w:rPr>
                <w:rFonts w:asciiTheme="minorHAnsi" w:eastAsia="Times New Roman" w:hAnsiTheme="minorHAnsi" w:cstheme="minorHAnsi"/>
                <w:sz w:val="18"/>
                <w:szCs w:val="18"/>
              </w:rPr>
              <w:t>Responsible Builder/Installer Signature:</w:t>
            </w:r>
          </w:p>
        </w:tc>
      </w:tr>
      <w:tr w:rsidR="002143E3" w:rsidRPr="009E01FE" w14:paraId="7B8DA3B8" w14:textId="77777777" w:rsidTr="003630E1">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7B8DA3B6" w14:textId="6F75E400" w:rsidR="002143E3" w:rsidRPr="005F6C12" w:rsidRDefault="002143E3" w:rsidP="002143E3">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18"/>
                <w:szCs w:val="18"/>
              </w:rPr>
            </w:pPr>
            <w:r w:rsidRPr="005F6C12">
              <w:rPr>
                <w:rFonts w:asciiTheme="minorHAnsi" w:eastAsia="Times New Roman" w:hAnsiTheme="minorHAnsi" w:cstheme="minorHAnsi"/>
                <w:sz w:val="18"/>
                <w:szCs w:val="18"/>
              </w:rPr>
              <w:t>Company Name: (Installing Subcontractor or General Contractor or Builder/Owner)</w:t>
            </w:r>
          </w:p>
        </w:tc>
        <w:tc>
          <w:tcPr>
            <w:tcW w:w="5636" w:type="dxa"/>
            <w:gridSpan w:val="3"/>
            <w:tcBorders>
              <w:top w:val="single" w:sz="4" w:space="0" w:color="auto"/>
              <w:left w:val="single" w:sz="4" w:space="0" w:color="auto"/>
              <w:bottom w:val="single" w:sz="4" w:space="0" w:color="auto"/>
              <w:right w:val="single" w:sz="4" w:space="0" w:color="auto"/>
            </w:tcBorders>
          </w:tcPr>
          <w:p w14:paraId="7B8DA3B7" w14:textId="77777777" w:rsidR="002143E3" w:rsidRPr="005F6C12" w:rsidRDefault="002143E3" w:rsidP="002143E3">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18"/>
                <w:szCs w:val="18"/>
              </w:rPr>
            </w:pPr>
            <w:r w:rsidRPr="005F6C12">
              <w:rPr>
                <w:rFonts w:asciiTheme="minorHAnsi" w:eastAsia="Times New Roman" w:hAnsiTheme="minorHAnsi" w:cstheme="minorHAnsi"/>
                <w:sz w:val="18"/>
                <w:szCs w:val="18"/>
              </w:rPr>
              <w:t>Position With Company (Title):</w:t>
            </w:r>
          </w:p>
        </w:tc>
      </w:tr>
      <w:tr w:rsidR="002143E3" w:rsidRPr="009E01FE" w14:paraId="7B8DA3BB" w14:textId="77777777" w:rsidTr="003630E1">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7B8DA3B9" w14:textId="77777777" w:rsidR="002143E3" w:rsidRPr="005F6C12" w:rsidRDefault="002143E3" w:rsidP="002143E3">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18"/>
                <w:szCs w:val="18"/>
              </w:rPr>
            </w:pPr>
            <w:r w:rsidRPr="005F6C12">
              <w:rPr>
                <w:rFonts w:asciiTheme="minorHAnsi" w:eastAsia="Times New Roman" w:hAnsiTheme="minorHAnsi" w:cstheme="minorHAnsi"/>
                <w:sz w:val="18"/>
                <w:szCs w:val="18"/>
              </w:rPr>
              <w:t>Address:</w:t>
            </w:r>
          </w:p>
        </w:tc>
        <w:tc>
          <w:tcPr>
            <w:tcW w:w="5636" w:type="dxa"/>
            <w:gridSpan w:val="3"/>
            <w:tcBorders>
              <w:top w:val="single" w:sz="4" w:space="0" w:color="auto"/>
              <w:left w:val="single" w:sz="4" w:space="0" w:color="auto"/>
              <w:bottom w:val="single" w:sz="4" w:space="0" w:color="auto"/>
              <w:right w:val="single" w:sz="4" w:space="0" w:color="auto"/>
            </w:tcBorders>
          </w:tcPr>
          <w:p w14:paraId="7B8DA3BA" w14:textId="77777777" w:rsidR="002143E3" w:rsidRPr="005F6C12" w:rsidRDefault="002143E3" w:rsidP="002143E3">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18"/>
                <w:szCs w:val="18"/>
              </w:rPr>
            </w:pPr>
            <w:r w:rsidRPr="005F6C12">
              <w:rPr>
                <w:rFonts w:asciiTheme="minorHAnsi" w:eastAsia="Times New Roman" w:hAnsiTheme="minorHAnsi" w:cstheme="minorHAnsi"/>
                <w:sz w:val="18"/>
                <w:szCs w:val="18"/>
              </w:rPr>
              <w:t>CSLB License:</w:t>
            </w:r>
          </w:p>
        </w:tc>
      </w:tr>
      <w:tr w:rsidR="002143E3" w:rsidRPr="009E01FE" w14:paraId="7B8DA3BF" w14:textId="77777777" w:rsidTr="003630E1">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7B8DA3BC" w14:textId="77777777" w:rsidR="002143E3" w:rsidRPr="005F6C12" w:rsidRDefault="002143E3" w:rsidP="002143E3">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18"/>
                <w:szCs w:val="18"/>
              </w:rPr>
            </w:pPr>
            <w:r w:rsidRPr="005F6C12">
              <w:rPr>
                <w:rFonts w:asciiTheme="minorHAnsi" w:eastAsia="Times New Roman" w:hAnsiTheme="minorHAnsi" w:cstheme="minorHAnsi"/>
                <w:sz w:val="18"/>
                <w:szCs w:val="18"/>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7B8DA3BD" w14:textId="0AB33E5B" w:rsidR="002143E3" w:rsidRPr="005F6C12" w:rsidRDefault="002143E3" w:rsidP="002143E3">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18"/>
                <w:szCs w:val="18"/>
              </w:rPr>
            </w:pPr>
            <w:r w:rsidRPr="005F6C12">
              <w:rPr>
                <w:rFonts w:asciiTheme="minorHAnsi" w:eastAsia="Times New Roman" w:hAnsiTheme="minorHAnsi" w:cstheme="minorHAnsi"/>
                <w:sz w:val="18"/>
                <w:szCs w:val="18"/>
              </w:rPr>
              <w:t>Phone</w:t>
            </w:r>
            <w:r w:rsidR="00AF556D" w:rsidRPr="005F6C12">
              <w:rPr>
                <w:rFonts w:asciiTheme="minorHAnsi" w:eastAsia="Times New Roman" w:hAnsiTheme="minorHAnsi" w:cstheme="minorHAnsi"/>
                <w:sz w:val="18"/>
                <w:szCs w:val="18"/>
              </w:rPr>
              <w:t>:</w:t>
            </w:r>
          </w:p>
        </w:tc>
        <w:tc>
          <w:tcPr>
            <w:tcW w:w="2815" w:type="dxa"/>
            <w:tcBorders>
              <w:top w:val="single" w:sz="4" w:space="0" w:color="auto"/>
              <w:left w:val="single" w:sz="4" w:space="0" w:color="auto"/>
              <w:bottom w:val="single" w:sz="4" w:space="0" w:color="auto"/>
              <w:right w:val="single" w:sz="4" w:space="0" w:color="auto"/>
            </w:tcBorders>
          </w:tcPr>
          <w:p w14:paraId="7B8DA3BE" w14:textId="77777777" w:rsidR="002143E3" w:rsidRPr="005F6C12" w:rsidRDefault="002143E3" w:rsidP="002143E3">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18"/>
                <w:szCs w:val="18"/>
              </w:rPr>
            </w:pPr>
            <w:r w:rsidRPr="005F6C12">
              <w:rPr>
                <w:rFonts w:asciiTheme="minorHAnsi" w:eastAsia="Times New Roman" w:hAnsiTheme="minorHAnsi" w:cstheme="minorHAnsi"/>
                <w:sz w:val="18"/>
                <w:szCs w:val="18"/>
              </w:rPr>
              <w:t>Date Signed:</w:t>
            </w:r>
          </w:p>
        </w:tc>
      </w:tr>
    </w:tbl>
    <w:p w14:paraId="7B8DA3C0" w14:textId="77777777" w:rsidR="009425FF" w:rsidRPr="005828AE" w:rsidRDefault="009425FF" w:rsidP="009425FF">
      <w:pPr>
        <w:contextualSpacing/>
        <w:rPr>
          <w:rFonts w:asciiTheme="minorHAnsi" w:hAnsiTheme="minorHAnsi" w:cstheme="minorHAnsi"/>
          <w:sz w:val="20"/>
          <w:szCs w:val="20"/>
        </w:rPr>
      </w:pPr>
    </w:p>
    <w:p w14:paraId="7B8DA3C1" w14:textId="77777777" w:rsidR="0046730D" w:rsidRPr="008733ED" w:rsidRDefault="0046730D" w:rsidP="0046730D">
      <w:pPr>
        <w:contextualSpacing/>
        <w:rPr>
          <w:rFonts w:asciiTheme="minorHAnsi" w:hAnsiTheme="minorHAnsi" w:cstheme="minorHAnsi"/>
          <w:sz w:val="20"/>
          <w:szCs w:val="20"/>
        </w:rPr>
      </w:pPr>
    </w:p>
    <w:p w14:paraId="7B8DA3C2" w14:textId="77777777" w:rsidR="009425FF" w:rsidRPr="00B33DFF" w:rsidRDefault="009425FF" w:rsidP="0046730D">
      <w:pPr>
        <w:contextualSpacing/>
        <w:rPr>
          <w:rFonts w:asciiTheme="minorHAnsi" w:hAnsiTheme="minorHAnsi" w:cstheme="minorHAnsi"/>
          <w:sz w:val="20"/>
          <w:szCs w:val="20"/>
        </w:rPr>
      </w:pPr>
    </w:p>
    <w:p w14:paraId="7B8DA3C3" w14:textId="77777777" w:rsidR="000A54FA" w:rsidRPr="00CE7952" w:rsidRDefault="000A54FA" w:rsidP="00193F9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left="450"/>
        <w:rPr>
          <w:rFonts w:asciiTheme="minorHAnsi" w:hAnsiTheme="minorHAnsi" w:cstheme="minorHAnsi"/>
          <w:sz w:val="20"/>
          <w:szCs w:val="20"/>
        </w:rPr>
        <w:sectPr w:rsidR="000A54FA" w:rsidRPr="00CE7952" w:rsidSect="00F61B85">
          <w:headerReference w:type="even" r:id="rId12"/>
          <w:headerReference w:type="default" r:id="rId13"/>
          <w:footerReference w:type="default" r:id="rId14"/>
          <w:headerReference w:type="first" r:id="rId15"/>
          <w:pgSz w:w="12240" w:h="15840" w:code="1"/>
          <w:pgMar w:top="720" w:right="720" w:bottom="720" w:left="720" w:header="432" w:footer="576" w:gutter="0"/>
          <w:cols w:space="720"/>
          <w:docGrid w:linePitch="360"/>
        </w:sectPr>
      </w:pPr>
    </w:p>
    <w:p w14:paraId="7B8DA3C5" w14:textId="0F15BEDB" w:rsidR="0029793E" w:rsidRDefault="0029793E" w:rsidP="00ED521E">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left="450" w:hanging="450"/>
        <w:jc w:val="center"/>
        <w:rPr>
          <w:rFonts w:asciiTheme="minorHAnsi" w:hAnsiTheme="minorHAnsi" w:cstheme="minorHAnsi"/>
          <w:b/>
          <w:sz w:val="18"/>
          <w:szCs w:val="18"/>
        </w:rPr>
      </w:pPr>
      <w:del w:id="413" w:author="Tam, Danny@Energy" w:date="2022-02-28T15:12:00Z">
        <w:r w:rsidRPr="005828AE" w:rsidDel="007C58C8">
          <w:rPr>
            <w:rFonts w:asciiTheme="minorHAnsi" w:hAnsiTheme="minorHAnsi" w:cstheme="minorHAnsi"/>
            <w:b/>
            <w:sz w:val="18"/>
            <w:szCs w:val="18"/>
          </w:rPr>
          <w:lastRenderedPageBreak/>
          <w:delText>CF2R</w:delText>
        </w:r>
      </w:del>
      <w:ins w:id="414" w:author="Tam, Danny@Energy" w:date="2022-02-28T15:12:00Z">
        <w:r w:rsidR="007C58C8">
          <w:rPr>
            <w:rFonts w:asciiTheme="minorHAnsi" w:hAnsiTheme="minorHAnsi" w:cstheme="minorHAnsi"/>
            <w:b/>
            <w:sz w:val="18"/>
            <w:szCs w:val="18"/>
          </w:rPr>
          <w:t>LMCI</w:t>
        </w:r>
      </w:ins>
      <w:r w:rsidRPr="005828AE">
        <w:rPr>
          <w:rFonts w:asciiTheme="minorHAnsi" w:hAnsiTheme="minorHAnsi" w:cstheme="minorHAnsi"/>
          <w:b/>
          <w:sz w:val="18"/>
          <w:szCs w:val="18"/>
        </w:rPr>
        <w:t>-PLB-02</w:t>
      </w:r>
      <w:r w:rsidR="00AF556D" w:rsidRPr="005828AE">
        <w:rPr>
          <w:rFonts w:asciiTheme="minorHAnsi" w:hAnsiTheme="minorHAnsi" w:cstheme="minorHAnsi"/>
          <w:b/>
          <w:sz w:val="18"/>
          <w:szCs w:val="18"/>
        </w:rPr>
        <w:t>-E User Instructions</w:t>
      </w:r>
    </w:p>
    <w:p w14:paraId="1F6F6268" w14:textId="77777777" w:rsidR="00E15012" w:rsidRPr="005828AE" w:rsidRDefault="00E15012" w:rsidP="00ED521E">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left="450" w:hanging="450"/>
        <w:jc w:val="center"/>
        <w:rPr>
          <w:rFonts w:asciiTheme="minorHAnsi" w:hAnsiTheme="minorHAnsi" w:cstheme="minorHAnsi"/>
          <w:b/>
          <w:sz w:val="18"/>
          <w:szCs w:val="18"/>
        </w:rPr>
      </w:pPr>
    </w:p>
    <w:p w14:paraId="7B8DA3C9" w14:textId="1E781D5E" w:rsidR="002A76D1" w:rsidRPr="005828AE" w:rsidRDefault="008C7B33" w:rsidP="002A76D1">
      <w:pPr>
        <w:tabs>
          <w:tab w:val="left" w:pos="-720"/>
          <w:tab w:val="left" w:pos="252"/>
          <w:tab w:val="left" w:pos="63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rPr>
          <w:rFonts w:asciiTheme="minorHAnsi" w:hAnsiTheme="minorHAnsi" w:cstheme="minorHAnsi"/>
          <w:b/>
          <w:sz w:val="18"/>
          <w:szCs w:val="18"/>
        </w:rPr>
      </w:pPr>
      <w:r w:rsidRPr="005828AE">
        <w:rPr>
          <w:rFonts w:asciiTheme="minorHAnsi" w:hAnsiTheme="minorHAnsi" w:cstheme="minorHAnsi"/>
          <w:b/>
          <w:sz w:val="18"/>
          <w:szCs w:val="18"/>
        </w:rPr>
        <w:t>A</w:t>
      </w:r>
      <w:r w:rsidR="002A76D1" w:rsidRPr="005828AE">
        <w:rPr>
          <w:rFonts w:asciiTheme="minorHAnsi" w:hAnsiTheme="minorHAnsi" w:cstheme="minorHAnsi"/>
          <w:b/>
          <w:sz w:val="18"/>
          <w:szCs w:val="18"/>
        </w:rPr>
        <w:t xml:space="preserve">. Design </w:t>
      </w:r>
      <w:r w:rsidR="00F43FA8" w:rsidRPr="005828AE">
        <w:rPr>
          <w:rFonts w:asciiTheme="minorHAnsi" w:hAnsiTheme="minorHAnsi" w:cstheme="minorHAnsi"/>
          <w:b/>
          <w:sz w:val="18"/>
          <w:szCs w:val="18"/>
        </w:rPr>
        <w:t>Dwelling Unit</w:t>
      </w:r>
      <w:r w:rsidR="002A76D1" w:rsidRPr="005828AE">
        <w:rPr>
          <w:rFonts w:asciiTheme="minorHAnsi" w:hAnsiTheme="minorHAnsi" w:cstheme="minorHAnsi"/>
          <w:b/>
          <w:sz w:val="18"/>
          <w:szCs w:val="18"/>
        </w:rPr>
        <w:t xml:space="preserve"> Water Heating Systems Information</w:t>
      </w:r>
      <w:r w:rsidR="00C675BF" w:rsidRPr="005828AE">
        <w:rPr>
          <w:rFonts w:asciiTheme="minorHAnsi" w:hAnsiTheme="minorHAnsi" w:cstheme="minorHAnsi"/>
          <w:b/>
          <w:sz w:val="18"/>
          <w:szCs w:val="18"/>
        </w:rPr>
        <w:t xml:space="preserve"> </w:t>
      </w:r>
    </w:p>
    <w:p w14:paraId="7B8DA3CA" w14:textId="02618EA6" w:rsidR="002A76D1" w:rsidRPr="005828AE" w:rsidRDefault="002A76D1" w:rsidP="002A76D1">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hAnsiTheme="minorHAnsi" w:cstheme="minorHAnsi"/>
          <w:sz w:val="18"/>
          <w:szCs w:val="18"/>
        </w:rPr>
      </w:pPr>
      <w:r w:rsidRPr="005828AE">
        <w:rPr>
          <w:rFonts w:asciiTheme="minorHAnsi" w:hAnsiTheme="minorHAnsi" w:cstheme="minorHAnsi"/>
          <w:sz w:val="18"/>
          <w:szCs w:val="18"/>
        </w:rPr>
        <w:t xml:space="preserve">This table reports the water heating system features that were specified on the registered </w:t>
      </w:r>
      <w:del w:id="415" w:author="Tam, Danny@Energy" w:date="2022-02-28T13:20:00Z">
        <w:r w:rsidRPr="005828AE" w:rsidDel="00DA58BF">
          <w:rPr>
            <w:rFonts w:asciiTheme="minorHAnsi" w:hAnsiTheme="minorHAnsi" w:cstheme="minorHAnsi"/>
            <w:sz w:val="18"/>
            <w:szCs w:val="18"/>
          </w:rPr>
          <w:delText>CF1R</w:delText>
        </w:r>
      </w:del>
      <w:ins w:id="416" w:author="Tam, Danny@Energy" w:date="2022-02-28T13:20:00Z">
        <w:r w:rsidR="00DA58BF">
          <w:rPr>
            <w:rFonts w:asciiTheme="minorHAnsi" w:hAnsiTheme="minorHAnsi" w:cstheme="minorHAnsi"/>
            <w:sz w:val="18"/>
            <w:szCs w:val="18"/>
          </w:rPr>
          <w:t>LMCC</w:t>
        </w:r>
      </w:ins>
      <w:r w:rsidRPr="005828AE">
        <w:rPr>
          <w:rFonts w:asciiTheme="minorHAnsi" w:hAnsiTheme="minorHAnsi" w:cstheme="minorHAnsi"/>
          <w:sz w:val="18"/>
          <w:szCs w:val="18"/>
        </w:rPr>
        <w:t xml:space="preserve"> compliance document for this project. </w:t>
      </w:r>
      <w:r w:rsidR="00871C6C">
        <w:rPr>
          <w:rFonts w:asciiTheme="minorHAnsi" w:hAnsiTheme="minorHAnsi" w:cstheme="minorHAnsi"/>
          <w:sz w:val="18"/>
          <w:szCs w:val="18"/>
        </w:rPr>
        <w:t>This section is f</w:t>
      </w:r>
      <w:r w:rsidRPr="005828AE">
        <w:rPr>
          <w:rFonts w:asciiTheme="minorHAnsi" w:hAnsiTheme="minorHAnsi" w:cstheme="minorHAnsi"/>
          <w:sz w:val="18"/>
          <w:szCs w:val="18"/>
        </w:rPr>
        <w:t>or information</w:t>
      </w:r>
      <w:r w:rsidR="00871C6C">
        <w:rPr>
          <w:rFonts w:asciiTheme="minorHAnsi" w:hAnsiTheme="minorHAnsi" w:cstheme="minorHAnsi"/>
          <w:sz w:val="18"/>
          <w:szCs w:val="18"/>
        </w:rPr>
        <w:t>/verification purposes</w:t>
      </w:r>
      <w:r w:rsidRPr="005828AE">
        <w:rPr>
          <w:rFonts w:asciiTheme="minorHAnsi" w:hAnsiTheme="minorHAnsi" w:cstheme="minorHAnsi"/>
          <w:sz w:val="18"/>
          <w:szCs w:val="18"/>
        </w:rPr>
        <w:t xml:space="preserve"> only and requires no user input.</w:t>
      </w:r>
    </w:p>
    <w:p w14:paraId="27AFF33C" w14:textId="77777777" w:rsidR="00F43FA8" w:rsidRPr="005828AE" w:rsidRDefault="00F43FA8" w:rsidP="002A76D1">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hAnsiTheme="minorHAnsi" w:cstheme="minorHAnsi"/>
          <w:sz w:val="18"/>
          <w:szCs w:val="18"/>
        </w:rPr>
      </w:pPr>
    </w:p>
    <w:p w14:paraId="71372F7B" w14:textId="6D734B98" w:rsidR="006D7023" w:rsidRPr="005828AE" w:rsidRDefault="006D7023" w:rsidP="006D7023">
      <w:pPr>
        <w:keepNext/>
        <w:spacing w:after="0" w:line="240" w:lineRule="auto"/>
        <w:rPr>
          <w:ins w:id="417" w:author="Alhabibi, Haider@Energy" w:date="2022-01-25T11:25:00Z"/>
          <w:rFonts w:asciiTheme="minorHAnsi" w:hAnsiTheme="minorHAnsi" w:cstheme="minorHAnsi"/>
          <w:b/>
          <w:sz w:val="18"/>
          <w:szCs w:val="18"/>
        </w:rPr>
      </w:pPr>
      <w:ins w:id="418" w:author="Alhabibi, Haider@Energy" w:date="2022-01-25T11:25:00Z">
        <w:r>
          <w:rPr>
            <w:rFonts w:asciiTheme="minorHAnsi" w:hAnsiTheme="minorHAnsi" w:cstheme="minorHAnsi"/>
            <w:b/>
            <w:sz w:val="18"/>
            <w:szCs w:val="18"/>
          </w:rPr>
          <w:t>A</w:t>
        </w:r>
      </w:ins>
      <w:ins w:id="419" w:author="Alhabibi, Haider@Energy" w:date="2022-03-11T12:17:00Z">
        <w:r w:rsidR="006825A6">
          <w:rPr>
            <w:rFonts w:asciiTheme="minorHAnsi" w:hAnsiTheme="minorHAnsi" w:cstheme="minorHAnsi"/>
            <w:b/>
            <w:sz w:val="18"/>
            <w:szCs w:val="18"/>
          </w:rPr>
          <w:t>2</w:t>
        </w:r>
      </w:ins>
      <w:ins w:id="420" w:author="Alhabibi, Haider@Energy" w:date="2022-01-25T11:25:00Z">
        <w:r w:rsidRPr="005828AE">
          <w:rPr>
            <w:rFonts w:asciiTheme="minorHAnsi" w:hAnsiTheme="minorHAnsi" w:cstheme="minorHAnsi"/>
            <w:b/>
            <w:sz w:val="18"/>
            <w:szCs w:val="18"/>
          </w:rPr>
          <w:t xml:space="preserve">. Design Dwelling Unit </w:t>
        </w:r>
        <w:r>
          <w:rPr>
            <w:rFonts w:asciiTheme="minorHAnsi" w:hAnsiTheme="minorHAnsi" w:cstheme="minorHAnsi"/>
            <w:b/>
            <w:sz w:val="18"/>
            <w:szCs w:val="18"/>
          </w:rPr>
          <w:t xml:space="preserve">HPWH System </w:t>
        </w:r>
        <w:r w:rsidRPr="005828AE">
          <w:rPr>
            <w:rFonts w:asciiTheme="minorHAnsi" w:hAnsiTheme="minorHAnsi" w:cstheme="minorHAnsi"/>
            <w:b/>
            <w:sz w:val="18"/>
            <w:szCs w:val="18"/>
          </w:rPr>
          <w:t>Information</w:t>
        </w:r>
      </w:ins>
    </w:p>
    <w:p w14:paraId="6D257020" w14:textId="73AA26DB" w:rsidR="006D7023" w:rsidRDefault="006D7023" w:rsidP="006D7023">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ins w:id="421" w:author="Alhabibi, Haider@Energy" w:date="2022-01-25T11:25:00Z"/>
          <w:rFonts w:asciiTheme="minorHAnsi" w:hAnsiTheme="minorHAnsi" w:cstheme="minorHAnsi"/>
          <w:sz w:val="18"/>
          <w:szCs w:val="18"/>
        </w:rPr>
      </w:pPr>
      <w:ins w:id="422" w:author="Alhabibi, Haider@Energy" w:date="2022-01-25T11:25:00Z">
        <w:r w:rsidRPr="005828AE">
          <w:rPr>
            <w:rFonts w:asciiTheme="minorHAnsi" w:hAnsiTheme="minorHAnsi" w:cstheme="minorHAnsi"/>
            <w:sz w:val="18"/>
            <w:szCs w:val="18"/>
          </w:rPr>
          <w:t xml:space="preserve">This table reports the water heating system features that were specified on the registered </w:t>
        </w:r>
        <w:del w:id="423" w:author="Tam, Danny@Energy" w:date="2022-02-28T13:20:00Z">
          <w:r w:rsidRPr="005828AE" w:rsidDel="00DA58BF">
            <w:rPr>
              <w:rFonts w:asciiTheme="minorHAnsi" w:hAnsiTheme="minorHAnsi" w:cstheme="minorHAnsi"/>
              <w:sz w:val="18"/>
              <w:szCs w:val="18"/>
            </w:rPr>
            <w:delText>CF1R</w:delText>
          </w:r>
        </w:del>
      </w:ins>
      <w:ins w:id="424" w:author="Tam, Danny@Energy" w:date="2022-02-28T13:20:00Z">
        <w:r w:rsidR="00DA58BF">
          <w:rPr>
            <w:rFonts w:asciiTheme="minorHAnsi" w:hAnsiTheme="minorHAnsi" w:cstheme="minorHAnsi"/>
            <w:sz w:val="18"/>
            <w:szCs w:val="18"/>
          </w:rPr>
          <w:t>LMCC</w:t>
        </w:r>
      </w:ins>
      <w:ins w:id="425" w:author="Alhabibi, Haider@Energy" w:date="2022-01-25T11:25:00Z">
        <w:r w:rsidRPr="005828AE">
          <w:rPr>
            <w:rFonts w:asciiTheme="minorHAnsi" w:hAnsiTheme="minorHAnsi" w:cstheme="minorHAnsi"/>
            <w:sz w:val="18"/>
            <w:szCs w:val="18"/>
          </w:rPr>
          <w:t xml:space="preserve"> compliance document for this project. </w:t>
        </w:r>
        <w:r>
          <w:rPr>
            <w:rFonts w:asciiTheme="minorHAnsi" w:hAnsiTheme="minorHAnsi" w:cstheme="minorHAnsi"/>
            <w:sz w:val="18"/>
            <w:szCs w:val="18"/>
          </w:rPr>
          <w:t>This section is f</w:t>
        </w:r>
        <w:r w:rsidRPr="005828AE">
          <w:rPr>
            <w:rFonts w:asciiTheme="minorHAnsi" w:hAnsiTheme="minorHAnsi" w:cstheme="minorHAnsi"/>
            <w:sz w:val="18"/>
            <w:szCs w:val="18"/>
          </w:rPr>
          <w:t>or information</w:t>
        </w:r>
        <w:r>
          <w:rPr>
            <w:rFonts w:asciiTheme="minorHAnsi" w:hAnsiTheme="minorHAnsi" w:cstheme="minorHAnsi"/>
            <w:sz w:val="18"/>
            <w:szCs w:val="18"/>
          </w:rPr>
          <w:t>/verification purposes</w:t>
        </w:r>
        <w:r w:rsidRPr="005828AE">
          <w:rPr>
            <w:rFonts w:asciiTheme="minorHAnsi" w:hAnsiTheme="minorHAnsi" w:cstheme="minorHAnsi"/>
            <w:sz w:val="18"/>
            <w:szCs w:val="18"/>
          </w:rPr>
          <w:t xml:space="preserve"> only and requires no user input.</w:t>
        </w:r>
      </w:ins>
    </w:p>
    <w:p w14:paraId="20BF499B" w14:textId="77777777" w:rsidR="006D7023" w:rsidRPr="005828AE" w:rsidRDefault="006D7023" w:rsidP="006D7023">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ins w:id="426" w:author="Alhabibi, Haider@Energy" w:date="2022-01-25T11:25:00Z"/>
          <w:rFonts w:asciiTheme="minorHAnsi" w:hAnsiTheme="minorHAnsi" w:cstheme="minorHAnsi"/>
          <w:sz w:val="18"/>
          <w:szCs w:val="18"/>
        </w:rPr>
      </w:pPr>
    </w:p>
    <w:p w14:paraId="7B8DA3CB" w14:textId="2BA6E7B4" w:rsidR="002A76D1" w:rsidRPr="005828AE" w:rsidRDefault="008C7B33" w:rsidP="002A76D1">
      <w:pPr>
        <w:keepNext/>
        <w:spacing w:after="0" w:line="240" w:lineRule="auto"/>
        <w:rPr>
          <w:rFonts w:asciiTheme="minorHAnsi" w:hAnsiTheme="minorHAnsi" w:cstheme="minorHAnsi"/>
          <w:sz w:val="18"/>
          <w:szCs w:val="18"/>
        </w:rPr>
      </w:pPr>
      <w:r w:rsidRPr="005828AE">
        <w:rPr>
          <w:rFonts w:asciiTheme="minorHAnsi" w:hAnsiTheme="minorHAnsi" w:cstheme="minorHAnsi"/>
          <w:b/>
          <w:sz w:val="18"/>
          <w:szCs w:val="18"/>
        </w:rPr>
        <w:t>B</w:t>
      </w:r>
      <w:r w:rsidR="002A76D1" w:rsidRPr="005828AE">
        <w:rPr>
          <w:rFonts w:asciiTheme="minorHAnsi" w:hAnsiTheme="minorHAnsi" w:cstheme="minorHAnsi"/>
          <w:b/>
          <w:sz w:val="18"/>
          <w:szCs w:val="18"/>
        </w:rPr>
        <w:t xml:space="preserve">. Installed </w:t>
      </w:r>
      <w:r w:rsidR="00F43FA8" w:rsidRPr="005828AE">
        <w:rPr>
          <w:rFonts w:asciiTheme="minorHAnsi" w:hAnsiTheme="minorHAnsi" w:cstheme="minorHAnsi"/>
          <w:b/>
          <w:sz w:val="18"/>
          <w:szCs w:val="18"/>
        </w:rPr>
        <w:t>Dwelling Unit</w:t>
      </w:r>
      <w:r w:rsidR="002A76D1" w:rsidRPr="005828AE">
        <w:rPr>
          <w:rFonts w:asciiTheme="minorHAnsi" w:hAnsiTheme="minorHAnsi" w:cstheme="minorHAnsi"/>
          <w:b/>
          <w:sz w:val="18"/>
          <w:szCs w:val="18"/>
        </w:rPr>
        <w:t xml:space="preserve"> Water Heating Systems Information</w:t>
      </w:r>
    </w:p>
    <w:p w14:paraId="7B8DA3CC" w14:textId="527B188A" w:rsidR="002A76D1" w:rsidRPr="005828AE" w:rsidRDefault="002A76D1" w:rsidP="002A76D1">
      <w:pPr>
        <w:keepNext/>
        <w:spacing w:after="0" w:line="240" w:lineRule="auto"/>
        <w:rPr>
          <w:rFonts w:asciiTheme="minorHAnsi" w:hAnsiTheme="minorHAnsi" w:cstheme="minorHAnsi"/>
          <w:sz w:val="18"/>
          <w:szCs w:val="18"/>
        </w:rPr>
      </w:pPr>
      <w:r w:rsidRPr="005828AE">
        <w:rPr>
          <w:rFonts w:asciiTheme="minorHAnsi" w:hAnsiTheme="minorHAnsi" w:cstheme="minorHAnsi"/>
          <w:sz w:val="18"/>
          <w:szCs w:val="18"/>
        </w:rPr>
        <w:t xml:space="preserve">This table reports the water heating system information that is being installed. Require one line for each </w:t>
      </w:r>
      <w:r w:rsidR="00BD38A6">
        <w:rPr>
          <w:rFonts w:asciiTheme="minorHAnsi" w:hAnsiTheme="minorHAnsi" w:cstheme="minorHAnsi"/>
          <w:sz w:val="18"/>
          <w:szCs w:val="18"/>
        </w:rPr>
        <w:t>installed water heater</w:t>
      </w:r>
      <w:r w:rsidRPr="005828AE">
        <w:rPr>
          <w:rFonts w:asciiTheme="minorHAnsi" w:hAnsiTheme="minorHAnsi" w:cstheme="minorHAnsi"/>
          <w:sz w:val="18"/>
          <w:szCs w:val="18"/>
        </w:rPr>
        <w:t>.</w:t>
      </w:r>
    </w:p>
    <w:p w14:paraId="1F45CF98" w14:textId="6F4D00F1" w:rsidR="00A57ABF" w:rsidRDefault="002A76D1" w:rsidP="002A76D1">
      <w:pPr>
        <w:keepNext/>
        <w:spacing w:after="0" w:line="240" w:lineRule="auto"/>
        <w:ind w:left="720" w:hanging="450"/>
        <w:rPr>
          <w:rFonts w:asciiTheme="minorHAnsi" w:hAnsiTheme="minorHAnsi" w:cstheme="minorHAnsi"/>
          <w:sz w:val="18"/>
          <w:szCs w:val="18"/>
        </w:rPr>
      </w:pPr>
      <w:r w:rsidRPr="005828AE">
        <w:rPr>
          <w:rFonts w:asciiTheme="minorHAnsi" w:hAnsiTheme="minorHAnsi" w:cstheme="minorHAnsi"/>
          <w:sz w:val="18"/>
          <w:szCs w:val="18"/>
        </w:rPr>
        <w:t xml:space="preserve">01 </w:t>
      </w:r>
      <w:r w:rsidR="00A57ABF">
        <w:rPr>
          <w:rFonts w:asciiTheme="minorHAnsi" w:hAnsiTheme="minorHAnsi" w:cstheme="minorHAnsi"/>
          <w:sz w:val="18"/>
          <w:szCs w:val="18"/>
        </w:rPr>
        <w:t xml:space="preserve">Dwelling Unit Name - </w:t>
      </w:r>
      <w:r w:rsidR="00A57ABF" w:rsidRPr="00DD0C9B">
        <w:rPr>
          <w:rFonts w:asciiTheme="minorHAnsi" w:hAnsiTheme="minorHAnsi" w:cstheme="minorHAnsi"/>
          <w:sz w:val="18"/>
          <w:szCs w:val="18"/>
        </w:rPr>
        <w:t xml:space="preserve">Reference information from </w:t>
      </w:r>
      <w:r w:rsidR="00A57ABF">
        <w:rPr>
          <w:rFonts w:asciiTheme="minorHAnsi" w:hAnsiTheme="minorHAnsi" w:cstheme="minorHAnsi"/>
          <w:sz w:val="18"/>
          <w:szCs w:val="18"/>
        </w:rPr>
        <w:t>T</w:t>
      </w:r>
      <w:r w:rsidR="00A57ABF" w:rsidRPr="00DD0C9B">
        <w:rPr>
          <w:rFonts w:asciiTheme="minorHAnsi" w:hAnsiTheme="minorHAnsi" w:cstheme="minorHAnsi"/>
          <w:sz w:val="18"/>
          <w:szCs w:val="18"/>
        </w:rPr>
        <w:t xml:space="preserve">able </w:t>
      </w:r>
      <w:r w:rsidR="00A57ABF">
        <w:rPr>
          <w:rFonts w:asciiTheme="minorHAnsi" w:hAnsiTheme="minorHAnsi" w:cstheme="minorHAnsi"/>
          <w:sz w:val="18"/>
          <w:szCs w:val="18"/>
        </w:rPr>
        <w:t>A.</w:t>
      </w:r>
    </w:p>
    <w:p w14:paraId="7B8DA3CE" w14:textId="3C96CAA4" w:rsidR="002A76D1" w:rsidRPr="00DD0C9B" w:rsidRDefault="00A57ABF" w:rsidP="002A76D1">
      <w:pPr>
        <w:keepNext/>
        <w:spacing w:after="0" w:line="240" w:lineRule="auto"/>
        <w:ind w:left="720" w:hanging="450"/>
        <w:rPr>
          <w:rFonts w:asciiTheme="minorHAnsi" w:hAnsiTheme="minorHAnsi" w:cstheme="minorHAnsi"/>
          <w:sz w:val="18"/>
          <w:szCs w:val="18"/>
        </w:rPr>
      </w:pPr>
      <w:r>
        <w:rPr>
          <w:rFonts w:asciiTheme="minorHAnsi" w:hAnsiTheme="minorHAnsi" w:cstheme="minorHAnsi"/>
          <w:sz w:val="18"/>
          <w:szCs w:val="18"/>
        </w:rPr>
        <w:t xml:space="preserve">02 </w:t>
      </w:r>
      <w:r w:rsidR="002A76D1" w:rsidRPr="005828AE">
        <w:rPr>
          <w:rFonts w:asciiTheme="minorHAnsi" w:hAnsiTheme="minorHAnsi" w:cstheme="minorHAnsi"/>
          <w:sz w:val="18"/>
          <w:szCs w:val="18"/>
        </w:rPr>
        <w:t xml:space="preserve">Water Heating System ID or Name – </w:t>
      </w:r>
      <w:r w:rsidR="002A76D1" w:rsidRPr="00DD0C9B">
        <w:rPr>
          <w:rFonts w:asciiTheme="minorHAnsi" w:hAnsiTheme="minorHAnsi" w:cstheme="minorHAnsi"/>
          <w:sz w:val="18"/>
          <w:szCs w:val="18"/>
        </w:rPr>
        <w:t xml:space="preserve">Reference information from </w:t>
      </w:r>
      <w:r w:rsidR="00254F4C">
        <w:rPr>
          <w:rFonts w:asciiTheme="minorHAnsi" w:hAnsiTheme="minorHAnsi" w:cstheme="minorHAnsi"/>
          <w:sz w:val="18"/>
          <w:szCs w:val="18"/>
        </w:rPr>
        <w:t>T</w:t>
      </w:r>
      <w:r w:rsidR="00AF64ED" w:rsidRPr="00DD0C9B">
        <w:rPr>
          <w:rFonts w:asciiTheme="minorHAnsi" w:hAnsiTheme="minorHAnsi" w:cstheme="minorHAnsi"/>
          <w:sz w:val="18"/>
          <w:szCs w:val="18"/>
        </w:rPr>
        <w:t xml:space="preserve">able </w:t>
      </w:r>
      <w:r w:rsidR="00254F4C">
        <w:rPr>
          <w:rFonts w:asciiTheme="minorHAnsi" w:hAnsiTheme="minorHAnsi" w:cstheme="minorHAnsi"/>
          <w:sz w:val="18"/>
          <w:szCs w:val="18"/>
        </w:rPr>
        <w:t>A</w:t>
      </w:r>
      <w:r w:rsidR="009B3B3A" w:rsidRPr="00DD0C9B">
        <w:rPr>
          <w:rFonts w:asciiTheme="minorHAnsi" w:hAnsiTheme="minorHAnsi" w:cstheme="minorHAnsi"/>
          <w:sz w:val="18"/>
          <w:szCs w:val="18"/>
        </w:rPr>
        <w:t>.</w:t>
      </w:r>
    </w:p>
    <w:p w14:paraId="7B8DA3CF" w14:textId="149E354E" w:rsidR="002A76D1" w:rsidRPr="00DD0C9B" w:rsidRDefault="002A76D1" w:rsidP="002A76D1">
      <w:pPr>
        <w:keepNext/>
        <w:spacing w:after="0" w:line="240" w:lineRule="auto"/>
        <w:ind w:left="720" w:hanging="450"/>
        <w:rPr>
          <w:rFonts w:asciiTheme="minorHAnsi" w:hAnsiTheme="minorHAnsi" w:cstheme="minorHAnsi"/>
          <w:sz w:val="18"/>
          <w:szCs w:val="18"/>
        </w:rPr>
      </w:pPr>
      <w:r w:rsidRPr="00DD0C9B">
        <w:rPr>
          <w:rFonts w:asciiTheme="minorHAnsi" w:hAnsiTheme="minorHAnsi" w:cstheme="minorHAnsi"/>
          <w:sz w:val="18"/>
          <w:szCs w:val="18"/>
        </w:rPr>
        <w:t>0</w:t>
      </w:r>
      <w:r w:rsidR="00A57ABF">
        <w:rPr>
          <w:rFonts w:asciiTheme="minorHAnsi" w:hAnsiTheme="minorHAnsi" w:cstheme="minorHAnsi"/>
          <w:sz w:val="18"/>
          <w:szCs w:val="18"/>
        </w:rPr>
        <w:t>3</w:t>
      </w:r>
      <w:r w:rsidRPr="00DD0C9B">
        <w:rPr>
          <w:rFonts w:asciiTheme="minorHAnsi" w:hAnsiTheme="minorHAnsi" w:cstheme="minorHAnsi"/>
          <w:sz w:val="18"/>
          <w:szCs w:val="18"/>
        </w:rPr>
        <w:t xml:space="preserve"> Water Heating System Type – Reference information from </w:t>
      </w:r>
      <w:r w:rsidR="00254F4C">
        <w:rPr>
          <w:rFonts w:asciiTheme="minorHAnsi" w:hAnsiTheme="minorHAnsi" w:cstheme="minorHAnsi"/>
          <w:sz w:val="18"/>
          <w:szCs w:val="18"/>
        </w:rPr>
        <w:t>T</w:t>
      </w:r>
      <w:r w:rsidR="00AF64ED" w:rsidRPr="00DD0C9B">
        <w:rPr>
          <w:rFonts w:asciiTheme="minorHAnsi" w:hAnsiTheme="minorHAnsi" w:cstheme="minorHAnsi"/>
          <w:sz w:val="18"/>
          <w:szCs w:val="18"/>
        </w:rPr>
        <w:t xml:space="preserve">able </w:t>
      </w:r>
      <w:r w:rsidR="00254F4C">
        <w:rPr>
          <w:rFonts w:asciiTheme="minorHAnsi" w:hAnsiTheme="minorHAnsi" w:cstheme="minorHAnsi"/>
          <w:sz w:val="18"/>
          <w:szCs w:val="18"/>
        </w:rPr>
        <w:t>A</w:t>
      </w:r>
      <w:r w:rsidRPr="00DD0C9B">
        <w:rPr>
          <w:rFonts w:asciiTheme="minorHAnsi" w:hAnsiTheme="minorHAnsi" w:cstheme="minorHAnsi"/>
          <w:sz w:val="18"/>
          <w:szCs w:val="18"/>
        </w:rPr>
        <w:t>. The different kinds of water heating system type are DHW, or Combined Hydronic</w:t>
      </w:r>
      <w:r w:rsidR="009B3B3A" w:rsidRPr="00DD0C9B">
        <w:rPr>
          <w:rFonts w:asciiTheme="minorHAnsi" w:hAnsiTheme="minorHAnsi" w:cstheme="minorHAnsi"/>
          <w:sz w:val="18"/>
          <w:szCs w:val="18"/>
        </w:rPr>
        <w:t>.</w:t>
      </w:r>
    </w:p>
    <w:p w14:paraId="7B8DA3D0" w14:textId="146FBCF1" w:rsidR="002A76D1" w:rsidRPr="00DD0C9B" w:rsidRDefault="002A76D1" w:rsidP="002A76D1">
      <w:pPr>
        <w:keepNext/>
        <w:spacing w:after="0" w:line="240" w:lineRule="auto"/>
        <w:ind w:left="540" w:hanging="270"/>
        <w:rPr>
          <w:rFonts w:asciiTheme="minorHAnsi" w:hAnsiTheme="minorHAnsi" w:cstheme="minorHAnsi"/>
          <w:sz w:val="18"/>
          <w:szCs w:val="18"/>
        </w:rPr>
      </w:pPr>
      <w:r w:rsidRPr="00DD0C9B">
        <w:rPr>
          <w:rFonts w:asciiTheme="minorHAnsi" w:hAnsiTheme="minorHAnsi" w:cstheme="minorHAnsi"/>
          <w:sz w:val="18"/>
          <w:szCs w:val="18"/>
        </w:rPr>
        <w:t>0</w:t>
      </w:r>
      <w:r w:rsidR="00A57ABF">
        <w:rPr>
          <w:rFonts w:asciiTheme="minorHAnsi" w:hAnsiTheme="minorHAnsi" w:cstheme="minorHAnsi"/>
          <w:sz w:val="18"/>
          <w:szCs w:val="18"/>
        </w:rPr>
        <w:t>4</w:t>
      </w:r>
      <w:r w:rsidRPr="00DD0C9B">
        <w:rPr>
          <w:rFonts w:asciiTheme="minorHAnsi" w:hAnsiTheme="minorHAnsi" w:cstheme="minorHAnsi"/>
          <w:sz w:val="18"/>
          <w:szCs w:val="18"/>
        </w:rPr>
        <w:t xml:space="preserve"> Water Heater Type – </w:t>
      </w:r>
      <w:r w:rsidR="000C1DA5">
        <w:rPr>
          <w:rFonts w:asciiTheme="minorHAnsi" w:hAnsiTheme="minorHAnsi" w:cstheme="minorHAnsi"/>
          <w:sz w:val="18"/>
          <w:szCs w:val="18"/>
        </w:rPr>
        <w:t>Reference i</w:t>
      </w:r>
      <w:r w:rsidRPr="00DD0C9B">
        <w:rPr>
          <w:rFonts w:asciiTheme="minorHAnsi" w:hAnsiTheme="minorHAnsi" w:cstheme="minorHAnsi"/>
          <w:sz w:val="18"/>
          <w:szCs w:val="18"/>
        </w:rPr>
        <w:t xml:space="preserve">nformation from </w:t>
      </w:r>
      <w:r w:rsidR="00254F4C">
        <w:rPr>
          <w:rFonts w:asciiTheme="minorHAnsi" w:hAnsiTheme="minorHAnsi" w:cstheme="minorHAnsi"/>
          <w:sz w:val="18"/>
          <w:szCs w:val="18"/>
        </w:rPr>
        <w:t>Table A</w:t>
      </w:r>
      <w:r w:rsidRPr="00DD0C9B">
        <w:rPr>
          <w:rFonts w:asciiTheme="minorHAnsi" w:hAnsiTheme="minorHAnsi" w:cstheme="minorHAnsi"/>
          <w:sz w:val="18"/>
          <w:szCs w:val="18"/>
        </w:rPr>
        <w:t>. The different kinds of water heaters are Large</w:t>
      </w:r>
      <w:r w:rsidR="001479CF" w:rsidRPr="00DD0C9B">
        <w:rPr>
          <w:rFonts w:asciiTheme="minorHAnsi" w:hAnsiTheme="minorHAnsi" w:cstheme="minorHAnsi"/>
          <w:sz w:val="18"/>
          <w:szCs w:val="18"/>
        </w:rPr>
        <w:t>/Commercial</w:t>
      </w:r>
      <w:r w:rsidRPr="00DD0C9B">
        <w:rPr>
          <w:rFonts w:asciiTheme="minorHAnsi" w:hAnsiTheme="minorHAnsi" w:cstheme="minorHAnsi"/>
          <w:sz w:val="18"/>
          <w:szCs w:val="18"/>
        </w:rPr>
        <w:t xml:space="preserve"> Storage, Small</w:t>
      </w:r>
      <w:r w:rsidR="001479CF" w:rsidRPr="00DD0C9B">
        <w:rPr>
          <w:rFonts w:asciiTheme="minorHAnsi" w:hAnsiTheme="minorHAnsi" w:cstheme="minorHAnsi"/>
          <w:sz w:val="18"/>
          <w:szCs w:val="18"/>
        </w:rPr>
        <w:t>/Consumer</w:t>
      </w:r>
      <w:r w:rsidRPr="00DD0C9B">
        <w:rPr>
          <w:rFonts w:asciiTheme="minorHAnsi" w:hAnsiTheme="minorHAnsi" w:cstheme="minorHAnsi"/>
          <w:sz w:val="18"/>
          <w:szCs w:val="18"/>
        </w:rPr>
        <w:t xml:space="preserve"> Storage,</w:t>
      </w:r>
      <w:r w:rsidR="001479CF" w:rsidRPr="00DD0C9B">
        <w:rPr>
          <w:rFonts w:asciiTheme="minorHAnsi" w:hAnsiTheme="minorHAnsi" w:cstheme="minorHAnsi"/>
          <w:sz w:val="18"/>
          <w:szCs w:val="18"/>
        </w:rPr>
        <w:t xml:space="preserve"> Residential-Duty Commercial Storage,</w:t>
      </w:r>
      <w:r w:rsidRPr="00DD0C9B">
        <w:rPr>
          <w:rFonts w:asciiTheme="minorHAnsi" w:hAnsiTheme="minorHAnsi" w:cstheme="minorHAnsi"/>
          <w:sz w:val="18"/>
          <w:szCs w:val="18"/>
        </w:rPr>
        <w:t xml:space="preserve"> Heat Pump, Boiler, Large</w:t>
      </w:r>
      <w:r w:rsidR="001479CF" w:rsidRPr="00DD0C9B">
        <w:rPr>
          <w:rFonts w:asciiTheme="minorHAnsi" w:hAnsiTheme="minorHAnsi" w:cstheme="minorHAnsi"/>
          <w:sz w:val="18"/>
          <w:szCs w:val="18"/>
        </w:rPr>
        <w:t>/Commercial</w:t>
      </w:r>
      <w:r w:rsidRPr="00DD0C9B">
        <w:rPr>
          <w:rFonts w:asciiTheme="minorHAnsi" w:hAnsiTheme="minorHAnsi" w:cstheme="minorHAnsi"/>
          <w:sz w:val="18"/>
          <w:szCs w:val="18"/>
        </w:rPr>
        <w:t xml:space="preserve"> Instantaneous, Small</w:t>
      </w:r>
      <w:r w:rsidR="001479CF" w:rsidRPr="00DD0C9B">
        <w:rPr>
          <w:rFonts w:asciiTheme="minorHAnsi" w:hAnsiTheme="minorHAnsi" w:cstheme="minorHAnsi"/>
          <w:sz w:val="18"/>
          <w:szCs w:val="18"/>
        </w:rPr>
        <w:t>/Consumer</w:t>
      </w:r>
      <w:r w:rsidRPr="00DD0C9B">
        <w:rPr>
          <w:rFonts w:asciiTheme="minorHAnsi" w:hAnsiTheme="minorHAnsi" w:cstheme="minorHAnsi"/>
          <w:sz w:val="18"/>
          <w:szCs w:val="18"/>
        </w:rPr>
        <w:t xml:space="preserve"> Instantaneous</w:t>
      </w:r>
      <w:r w:rsidR="001479CF" w:rsidRPr="00DD0C9B">
        <w:rPr>
          <w:rFonts w:asciiTheme="minorHAnsi" w:hAnsiTheme="minorHAnsi" w:cstheme="minorHAnsi"/>
          <w:sz w:val="18"/>
          <w:szCs w:val="18"/>
        </w:rPr>
        <w:t>, Residential-Duty Commercial Instantaneous</w:t>
      </w:r>
      <w:r w:rsidRPr="00DD0C9B">
        <w:rPr>
          <w:rFonts w:asciiTheme="minorHAnsi" w:hAnsiTheme="minorHAnsi" w:cstheme="minorHAnsi"/>
          <w:sz w:val="18"/>
          <w:szCs w:val="18"/>
        </w:rPr>
        <w:t xml:space="preserve"> or Indirect</w:t>
      </w:r>
      <w:r w:rsidR="009B3B3A" w:rsidRPr="00DD0C9B">
        <w:rPr>
          <w:rFonts w:asciiTheme="minorHAnsi" w:hAnsiTheme="minorHAnsi" w:cstheme="minorHAnsi"/>
          <w:sz w:val="18"/>
          <w:szCs w:val="18"/>
        </w:rPr>
        <w:t>.</w:t>
      </w:r>
    </w:p>
    <w:p w14:paraId="7B8DA3D1" w14:textId="1DB02798" w:rsidR="002A76D1" w:rsidRPr="00DD0C9B" w:rsidRDefault="002A76D1" w:rsidP="002A76D1">
      <w:pPr>
        <w:keepNext/>
        <w:spacing w:after="0" w:line="240" w:lineRule="auto"/>
        <w:ind w:left="720" w:hanging="450"/>
        <w:rPr>
          <w:rFonts w:asciiTheme="minorHAnsi" w:hAnsiTheme="minorHAnsi" w:cstheme="minorHAnsi"/>
          <w:sz w:val="18"/>
          <w:szCs w:val="18"/>
        </w:rPr>
      </w:pPr>
      <w:r w:rsidRPr="00DD0C9B">
        <w:rPr>
          <w:rFonts w:asciiTheme="minorHAnsi" w:hAnsiTheme="minorHAnsi" w:cstheme="minorHAnsi"/>
          <w:sz w:val="18"/>
          <w:szCs w:val="18"/>
        </w:rPr>
        <w:t>0</w:t>
      </w:r>
      <w:r w:rsidR="00A57ABF">
        <w:rPr>
          <w:rFonts w:asciiTheme="minorHAnsi" w:hAnsiTheme="minorHAnsi" w:cstheme="minorHAnsi"/>
          <w:sz w:val="18"/>
          <w:szCs w:val="18"/>
        </w:rPr>
        <w:t>5</w:t>
      </w:r>
      <w:r w:rsidRPr="00DD0C9B">
        <w:rPr>
          <w:rFonts w:asciiTheme="minorHAnsi" w:hAnsiTheme="minorHAnsi" w:cstheme="minorHAnsi"/>
          <w:sz w:val="18"/>
          <w:szCs w:val="18"/>
        </w:rPr>
        <w:t xml:space="preserve"> # of </w:t>
      </w:r>
      <w:r w:rsidR="00A57ABF">
        <w:rPr>
          <w:rFonts w:asciiTheme="minorHAnsi" w:hAnsiTheme="minorHAnsi" w:cstheme="minorHAnsi"/>
          <w:sz w:val="18"/>
          <w:szCs w:val="18"/>
        </w:rPr>
        <w:t xml:space="preserve">Like (or Identical) </w:t>
      </w:r>
      <w:r w:rsidRPr="00DD0C9B">
        <w:rPr>
          <w:rFonts w:asciiTheme="minorHAnsi" w:hAnsiTheme="minorHAnsi" w:cstheme="minorHAnsi"/>
          <w:sz w:val="18"/>
          <w:szCs w:val="18"/>
        </w:rPr>
        <w:t xml:space="preserve">Water Heaters in system – Reference information from </w:t>
      </w:r>
      <w:r w:rsidR="00254F4C">
        <w:rPr>
          <w:rFonts w:asciiTheme="minorHAnsi" w:hAnsiTheme="minorHAnsi" w:cstheme="minorHAnsi"/>
          <w:sz w:val="18"/>
          <w:szCs w:val="18"/>
        </w:rPr>
        <w:t>Table A</w:t>
      </w:r>
      <w:r w:rsidR="009B3B3A" w:rsidRPr="00DD0C9B">
        <w:rPr>
          <w:rFonts w:asciiTheme="minorHAnsi" w:hAnsiTheme="minorHAnsi" w:cstheme="minorHAnsi"/>
          <w:sz w:val="18"/>
          <w:szCs w:val="18"/>
        </w:rPr>
        <w:t>.</w:t>
      </w:r>
    </w:p>
    <w:p w14:paraId="7B8DA3D3" w14:textId="09EBB4FC" w:rsidR="002A76D1" w:rsidRPr="00DD0C9B" w:rsidRDefault="003C1641" w:rsidP="002A76D1">
      <w:pPr>
        <w:keepNext/>
        <w:spacing w:after="0" w:line="240" w:lineRule="auto"/>
        <w:ind w:left="720" w:hanging="450"/>
        <w:rPr>
          <w:rFonts w:asciiTheme="minorHAnsi" w:hAnsiTheme="minorHAnsi" w:cstheme="minorHAnsi"/>
          <w:sz w:val="18"/>
          <w:szCs w:val="18"/>
        </w:rPr>
      </w:pPr>
      <w:r w:rsidRPr="00DD0C9B">
        <w:rPr>
          <w:rFonts w:asciiTheme="minorHAnsi" w:hAnsiTheme="minorHAnsi" w:cstheme="minorHAnsi"/>
          <w:sz w:val="18"/>
          <w:szCs w:val="18"/>
        </w:rPr>
        <w:t>0</w:t>
      </w:r>
      <w:r w:rsidR="00A57ABF">
        <w:rPr>
          <w:rFonts w:asciiTheme="minorHAnsi" w:hAnsiTheme="minorHAnsi" w:cstheme="minorHAnsi"/>
          <w:sz w:val="18"/>
          <w:szCs w:val="18"/>
        </w:rPr>
        <w:t>6</w:t>
      </w:r>
      <w:r w:rsidRPr="00DD0C9B">
        <w:rPr>
          <w:rFonts w:asciiTheme="minorHAnsi" w:hAnsiTheme="minorHAnsi" w:cstheme="minorHAnsi"/>
          <w:sz w:val="18"/>
          <w:szCs w:val="18"/>
        </w:rPr>
        <w:t xml:space="preserve"> </w:t>
      </w:r>
      <w:r w:rsidR="002A76D1" w:rsidRPr="00DD0C9B">
        <w:rPr>
          <w:rFonts w:asciiTheme="minorHAnsi" w:hAnsiTheme="minorHAnsi" w:cstheme="minorHAnsi"/>
          <w:sz w:val="18"/>
          <w:szCs w:val="18"/>
        </w:rPr>
        <w:t xml:space="preserve">Fuel Type – Reference information from </w:t>
      </w:r>
      <w:r w:rsidR="00254F4C">
        <w:rPr>
          <w:rFonts w:asciiTheme="minorHAnsi" w:hAnsiTheme="minorHAnsi" w:cstheme="minorHAnsi"/>
          <w:sz w:val="18"/>
          <w:szCs w:val="18"/>
        </w:rPr>
        <w:t>Table A</w:t>
      </w:r>
      <w:r w:rsidR="002A76D1" w:rsidRPr="00DD0C9B">
        <w:rPr>
          <w:rFonts w:asciiTheme="minorHAnsi" w:hAnsiTheme="minorHAnsi" w:cstheme="minorHAnsi"/>
          <w:sz w:val="18"/>
          <w:szCs w:val="18"/>
        </w:rPr>
        <w:t>. The different kinds of fuel types are</w:t>
      </w:r>
      <w:r w:rsidR="00A13BF1" w:rsidRPr="00DD0C9B">
        <w:rPr>
          <w:rFonts w:asciiTheme="minorHAnsi" w:hAnsiTheme="minorHAnsi" w:cstheme="minorHAnsi"/>
          <w:sz w:val="18"/>
          <w:szCs w:val="18"/>
        </w:rPr>
        <w:t xml:space="preserve"> heat pump, electric resistance, </w:t>
      </w:r>
      <w:r w:rsidR="002A76D1" w:rsidRPr="00DD0C9B">
        <w:rPr>
          <w:rFonts w:asciiTheme="minorHAnsi" w:hAnsiTheme="minorHAnsi" w:cstheme="minorHAnsi"/>
          <w:sz w:val="18"/>
          <w:szCs w:val="18"/>
        </w:rPr>
        <w:t xml:space="preserve"> natural gas, </w:t>
      </w:r>
      <w:r w:rsidR="00A13BF1" w:rsidRPr="00DD0C9B">
        <w:rPr>
          <w:rFonts w:asciiTheme="minorHAnsi" w:hAnsiTheme="minorHAnsi" w:cstheme="minorHAnsi"/>
          <w:sz w:val="18"/>
          <w:szCs w:val="18"/>
        </w:rPr>
        <w:t xml:space="preserve">and </w:t>
      </w:r>
      <w:r w:rsidR="002A76D1" w:rsidRPr="00DD0C9B">
        <w:rPr>
          <w:rFonts w:asciiTheme="minorHAnsi" w:hAnsiTheme="minorHAnsi" w:cstheme="minorHAnsi"/>
          <w:sz w:val="18"/>
          <w:szCs w:val="18"/>
        </w:rPr>
        <w:t>propane.</w:t>
      </w:r>
    </w:p>
    <w:p w14:paraId="7B8DA3D4" w14:textId="328AD4F4" w:rsidR="002A76D1" w:rsidRPr="00DD0C9B" w:rsidRDefault="003C1641" w:rsidP="002A76D1">
      <w:pPr>
        <w:keepNext/>
        <w:spacing w:after="0" w:line="240" w:lineRule="auto"/>
        <w:ind w:left="720" w:hanging="450"/>
        <w:rPr>
          <w:rFonts w:asciiTheme="minorHAnsi" w:hAnsiTheme="minorHAnsi" w:cstheme="minorHAnsi"/>
          <w:sz w:val="18"/>
          <w:szCs w:val="18"/>
        </w:rPr>
      </w:pPr>
      <w:r w:rsidRPr="00DD0C9B">
        <w:rPr>
          <w:rFonts w:asciiTheme="minorHAnsi" w:hAnsiTheme="minorHAnsi" w:cstheme="minorHAnsi"/>
          <w:sz w:val="18"/>
          <w:szCs w:val="18"/>
        </w:rPr>
        <w:t>0</w:t>
      </w:r>
      <w:r w:rsidR="00A57ABF">
        <w:rPr>
          <w:rFonts w:asciiTheme="minorHAnsi" w:hAnsiTheme="minorHAnsi" w:cstheme="minorHAnsi"/>
          <w:sz w:val="18"/>
          <w:szCs w:val="18"/>
        </w:rPr>
        <w:t>7</w:t>
      </w:r>
      <w:r w:rsidRPr="00DD0C9B">
        <w:rPr>
          <w:rFonts w:asciiTheme="minorHAnsi" w:hAnsiTheme="minorHAnsi" w:cstheme="minorHAnsi"/>
          <w:sz w:val="18"/>
          <w:szCs w:val="18"/>
        </w:rPr>
        <w:t xml:space="preserve"> </w:t>
      </w:r>
      <w:r w:rsidR="002A76D1" w:rsidRPr="00DD0C9B">
        <w:rPr>
          <w:rFonts w:asciiTheme="minorHAnsi" w:hAnsiTheme="minorHAnsi" w:cstheme="minorHAnsi"/>
          <w:sz w:val="18"/>
          <w:szCs w:val="18"/>
        </w:rPr>
        <w:t xml:space="preserve">Rated Input Type – Reference information from </w:t>
      </w:r>
      <w:r w:rsidR="00254F4C">
        <w:rPr>
          <w:rFonts w:asciiTheme="minorHAnsi" w:hAnsiTheme="minorHAnsi" w:cstheme="minorHAnsi"/>
          <w:sz w:val="18"/>
          <w:szCs w:val="18"/>
        </w:rPr>
        <w:t>Table A</w:t>
      </w:r>
      <w:r w:rsidR="002A76D1" w:rsidRPr="00DD0C9B">
        <w:rPr>
          <w:rFonts w:asciiTheme="minorHAnsi" w:hAnsiTheme="minorHAnsi" w:cstheme="minorHAnsi"/>
          <w:sz w:val="18"/>
          <w:szCs w:val="18"/>
        </w:rPr>
        <w:t>. For natural gas</w:t>
      </w:r>
      <w:r w:rsidR="00A13BF1" w:rsidRPr="00DD0C9B">
        <w:rPr>
          <w:rFonts w:asciiTheme="minorHAnsi" w:hAnsiTheme="minorHAnsi" w:cstheme="minorHAnsi"/>
          <w:sz w:val="18"/>
          <w:szCs w:val="18"/>
        </w:rPr>
        <w:t xml:space="preserve"> and</w:t>
      </w:r>
      <w:r w:rsidR="002A76D1" w:rsidRPr="00DD0C9B">
        <w:rPr>
          <w:rFonts w:asciiTheme="minorHAnsi" w:hAnsiTheme="minorHAnsi" w:cstheme="minorHAnsi"/>
          <w:sz w:val="18"/>
          <w:szCs w:val="18"/>
        </w:rPr>
        <w:t xml:space="preserve"> propane</w:t>
      </w:r>
      <w:r w:rsidR="00A13BF1" w:rsidRPr="00DD0C9B">
        <w:rPr>
          <w:rFonts w:asciiTheme="minorHAnsi" w:hAnsiTheme="minorHAnsi" w:cstheme="minorHAnsi"/>
          <w:sz w:val="18"/>
          <w:szCs w:val="18"/>
        </w:rPr>
        <w:t>,</w:t>
      </w:r>
      <w:r w:rsidR="002A76D1" w:rsidRPr="00DD0C9B">
        <w:rPr>
          <w:rFonts w:asciiTheme="minorHAnsi" w:hAnsiTheme="minorHAnsi" w:cstheme="minorHAnsi"/>
          <w:sz w:val="18"/>
          <w:szCs w:val="18"/>
        </w:rPr>
        <w:t xml:space="preserve"> the input type is Btu/</w:t>
      </w:r>
      <w:r w:rsidR="009B3B3A" w:rsidRPr="00DD0C9B">
        <w:rPr>
          <w:rFonts w:asciiTheme="minorHAnsi" w:hAnsiTheme="minorHAnsi" w:cstheme="minorHAnsi"/>
          <w:sz w:val="18"/>
          <w:szCs w:val="18"/>
        </w:rPr>
        <w:t>h</w:t>
      </w:r>
      <w:r w:rsidR="002A76D1" w:rsidRPr="00DD0C9B">
        <w:rPr>
          <w:rFonts w:asciiTheme="minorHAnsi" w:hAnsiTheme="minorHAnsi" w:cstheme="minorHAnsi"/>
          <w:sz w:val="18"/>
          <w:szCs w:val="18"/>
        </w:rPr>
        <w:t xml:space="preserve">r. For </w:t>
      </w:r>
      <w:r w:rsidR="00A13BF1" w:rsidRPr="00DD0C9B">
        <w:rPr>
          <w:rFonts w:asciiTheme="minorHAnsi" w:hAnsiTheme="minorHAnsi" w:cstheme="minorHAnsi"/>
          <w:sz w:val="18"/>
          <w:szCs w:val="18"/>
        </w:rPr>
        <w:t>heat pump and electric resistance</w:t>
      </w:r>
      <w:r w:rsidR="002A76D1" w:rsidRPr="00DD0C9B">
        <w:rPr>
          <w:rFonts w:asciiTheme="minorHAnsi" w:hAnsiTheme="minorHAnsi" w:cstheme="minorHAnsi"/>
          <w:sz w:val="18"/>
          <w:szCs w:val="18"/>
        </w:rPr>
        <w:t xml:space="preserve"> the input type is kW</w:t>
      </w:r>
      <w:r w:rsidR="009B3B3A" w:rsidRPr="00DD0C9B">
        <w:rPr>
          <w:rFonts w:asciiTheme="minorHAnsi" w:hAnsiTheme="minorHAnsi" w:cstheme="minorHAnsi"/>
          <w:sz w:val="18"/>
          <w:szCs w:val="18"/>
        </w:rPr>
        <w:t>.</w:t>
      </w:r>
    </w:p>
    <w:p w14:paraId="23783BF2" w14:textId="61A1945F" w:rsidR="00B265DF" w:rsidRPr="00DD0C9B" w:rsidRDefault="00B265DF" w:rsidP="00B265DF">
      <w:pPr>
        <w:keepNext/>
        <w:spacing w:after="0" w:line="240" w:lineRule="auto"/>
        <w:ind w:left="720" w:hanging="450"/>
        <w:rPr>
          <w:rFonts w:asciiTheme="minorHAnsi" w:hAnsiTheme="minorHAnsi" w:cstheme="minorHAnsi"/>
          <w:sz w:val="18"/>
          <w:szCs w:val="18"/>
        </w:rPr>
      </w:pPr>
      <w:r w:rsidRPr="00DD0C9B">
        <w:rPr>
          <w:rFonts w:asciiTheme="minorHAnsi" w:hAnsiTheme="minorHAnsi" w:cstheme="minorHAnsi"/>
          <w:sz w:val="18"/>
          <w:szCs w:val="18"/>
        </w:rPr>
        <w:t>0</w:t>
      </w:r>
      <w:r w:rsidR="00A57ABF">
        <w:rPr>
          <w:rFonts w:asciiTheme="minorHAnsi" w:hAnsiTheme="minorHAnsi" w:cstheme="minorHAnsi"/>
          <w:sz w:val="18"/>
          <w:szCs w:val="18"/>
        </w:rPr>
        <w:t>8</w:t>
      </w:r>
      <w:r w:rsidRPr="00DD0C9B">
        <w:rPr>
          <w:rFonts w:asciiTheme="minorHAnsi" w:hAnsiTheme="minorHAnsi" w:cstheme="minorHAnsi"/>
          <w:sz w:val="18"/>
          <w:szCs w:val="18"/>
        </w:rPr>
        <w:t xml:space="preserve"> Rated Input Value – User input. Numerical value of the rated input. Must be equal to or less than value indicated on the </w:t>
      </w:r>
      <w:del w:id="427" w:author="Tam, Danny@Energy" w:date="2022-02-28T13:20:00Z">
        <w:r w:rsidRPr="00DD0C9B" w:rsidDel="00DA58BF">
          <w:rPr>
            <w:rFonts w:asciiTheme="minorHAnsi" w:hAnsiTheme="minorHAnsi" w:cstheme="minorHAnsi"/>
            <w:sz w:val="18"/>
            <w:szCs w:val="18"/>
          </w:rPr>
          <w:delText>CF1R</w:delText>
        </w:r>
      </w:del>
      <w:ins w:id="428" w:author="Tam, Danny@Energy" w:date="2022-02-28T13:20:00Z">
        <w:r w:rsidR="00DA58BF">
          <w:rPr>
            <w:rFonts w:asciiTheme="minorHAnsi" w:hAnsiTheme="minorHAnsi" w:cstheme="minorHAnsi"/>
            <w:sz w:val="18"/>
            <w:szCs w:val="18"/>
          </w:rPr>
          <w:t>LMCC</w:t>
        </w:r>
      </w:ins>
      <w:r w:rsidRPr="00DD0C9B">
        <w:rPr>
          <w:rFonts w:asciiTheme="minorHAnsi" w:hAnsiTheme="minorHAnsi" w:cstheme="minorHAnsi"/>
          <w:sz w:val="18"/>
          <w:szCs w:val="18"/>
        </w:rPr>
        <w:t>.</w:t>
      </w:r>
    </w:p>
    <w:p w14:paraId="2EBFA53A" w14:textId="2BC07171" w:rsidR="00B265DF" w:rsidRPr="00DD0C9B" w:rsidRDefault="00237BB2" w:rsidP="00B265DF">
      <w:pPr>
        <w:keepNext/>
        <w:spacing w:after="0" w:line="240" w:lineRule="auto"/>
        <w:ind w:left="720" w:hanging="450"/>
        <w:rPr>
          <w:rFonts w:asciiTheme="minorHAnsi" w:hAnsiTheme="minorHAnsi" w:cstheme="minorHAnsi"/>
          <w:sz w:val="18"/>
          <w:szCs w:val="18"/>
        </w:rPr>
      </w:pPr>
      <w:r>
        <w:rPr>
          <w:rFonts w:asciiTheme="minorHAnsi" w:hAnsiTheme="minorHAnsi" w:cstheme="minorHAnsi"/>
          <w:sz w:val="18"/>
          <w:szCs w:val="18"/>
        </w:rPr>
        <w:t>0</w:t>
      </w:r>
      <w:r w:rsidR="00A57ABF">
        <w:rPr>
          <w:rFonts w:asciiTheme="minorHAnsi" w:hAnsiTheme="minorHAnsi" w:cstheme="minorHAnsi"/>
          <w:sz w:val="18"/>
          <w:szCs w:val="18"/>
        </w:rPr>
        <w:t>9</w:t>
      </w:r>
      <w:r w:rsidR="00B265DF" w:rsidRPr="00DD0C9B">
        <w:rPr>
          <w:rFonts w:asciiTheme="minorHAnsi" w:hAnsiTheme="minorHAnsi" w:cstheme="minorHAnsi"/>
          <w:sz w:val="18"/>
          <w:szCs w:val="18"/>
        </w:rPr>
        <w:t xml:space="preserve"> Dwelling Unit DHW System Distribution Type - Reference information from </w:t>
      </w:r>
      <w:r w:rsidR="00254F4C">
        <w:rPr>
          <w:rFonts w:asciiTheme="minorHAnsi" w:hAnsiTheme="minorHAnsi" w:cstheme="minorHAnsi"/>
          <w:sz w:val="18"/>
          <w:szCs w:val="18"/>
        </w:rPr>
        <w:t>Table A</w:t>
      </w:r>
      <w:r w:rsidR="00B265DF" w:rsidRPr="00DD0C9B">
        <w:rPr>
          <w:rFonts w:asciiTheme="minorHAnsi" w:hAnsiTheme="minorHAnsi" w:cstheme="minorHAnsi"/>
          <w:sz w:val="18"/>
          <w:szCs w:val="18"/>
        </w:rPr>
        <w:t>.</w:t>
      </w:r>
    </w:p>
    <w:p w14:paraId="36C363FC" w14:textId="10CCD24C" w:rsidR="000E1923" w:rsidRDefault="00A57ABF" w:rsidP="00B265DF">
      <w:pPr>
        <w:keepNext/>
        <w:spacing w:after="0" w:line="240" w:lineRule="auto"/>
        <w:ind w:left="720" w:hanging="450"/>
        <w:rPr>
          <w:rFonts w:asciiTheme="minorHAnsi" w:hAnsiTheme="minorHAnsi" w:cstheme="minorHAnsi"/>
          <w:sz w:val="18"/>
          <w:szCs w:val="18"/>
        </w:rPr>
      </w:pPr>
      <w:r>
        <w:rPr>
          <w:rFonts w:asciiTheme="minorHAnsi" w:hAnsiTheme="minorHAnsi" w:cstheme="minorHAnsi"/>
          <w:sz w:val="18"/>
          <w:szCs w:val="18"/>
        </w:rPr>
        <w:t>10</w:t>
      </w:r>
      <w:r w:rsidR="00237BB2" w:rsidRPr="00DD0C9B">
        <w:rPr>
          <w:rFonts w:asciiTheme="minorHAnsi" w:hAnsiTheme="minorHAnsi" w:cstheme="minorHAnsi"/>
          <w:sz w:val="18"/>
          <w:szCs w:val="18"/>
        </w:rPr>
        <w:t xml:space="preserve"> </w:t>
      </w:r>
      <w:r w:rsidR="000E1923" w:rsidRPr="00DD0C9B">
        <w:rPr>
          <w:rFonts w:asciiTheme="minorHAnsi" w:hAnsiTheme="minorHAnsi" w:cstheme="minorHAnsi"/>
          <w:sz w:val="18"/>
          <w:szCs w:val="18"/>
        </w:rPr>
        <w:t xml:space="preserve">Compact Distribution - </w:t>
      </w:r>
      <w:r w:rsidR="00A13BF1" w:rsidRPr="00DD0C9B">
        <w:rPr>
          <w:rFonts w:asciiTheme="minorHAnsi" w:hAnsiTheme="minorHAnsi" w:cstheme="minorHAnsi"/>
          <w:sz w:val="18"/>
          <w:szCs w:val="18"/>
        </w:rPr>
        <w:t xml:space="preserve">Reference information from </w:t>
      </w:r>
      <w:r w:rsidR="00254F4C">
        <w:rPr>
          <w:rFonts w:asciiTheme="minorHAnsi" w:hAnsiTheme="minorHAnsi" w:cstheme="minorHAnsi"/>
          <w:sz w:val="18"/>
          <w:szCs w:val="18"/>
        </w:rPr>
        <w:t>Table A</w:t>
      </w:r>
      <w:r w:rsidR="00A13BF1" w:rsidRPr="00DD0C9B">
        <w:rPr>
          <w:rFonts w:asciiTheme="minorHAnsi" w:hAnsiTheme="minorHAnsi" w:cstheme="minorHAnsi"/>
          <w:sz w:val="18"/>
          <w:szCs w:val="18"/>
        </w:rPr>
        <w:t>.</w:t>
      </w:r>
    </w:p>
    <w:p w14:paraId="59E04AF5" w14:textId="77777777" w:rsidR="008B40BE" w:rsidRPr="005828AE" w:rsidRDefault="008B40BE" w:rsidP="00B265DF">
      <w:pPr>
        <w:keepNext/>
        <w:spacing w:after="0" w:line="240" w:lineRule="auto"/>
        <w:ind w:left="720" w:hanging="450"/>
        <w:rPr>
          <w:rFonts w:asciiTheme="minorHAnsi" w:hAnsiTheme="minorHAnsi" w:cstheme="minorHAnsi"/>
          <w:sz w:val="18"/>
          <w:szCs w:val="18"/>
        </w:rPr>
      </w:pPr>
    </w:p>
    <w:p w14:paraId="5CEB65A8" w14:textId="06DF199B" w:rsidR="00F43FA8" w:rsidRPr="005828AE" w:rsidDel="006D7023" w:rsidRDefault="008C7B33" w:rsidP="00F43FA8">
      <w:pPr>
        <w:keepNext/>
        <w:spacing w:after="0" w:line="240" w:lineRule="auto"/>
        <w:rPr>
          <w:del w:id="429" w:author="Alhabibi, Haider@Energy" w:date="2022-01-25T11:25:00Z"/>
          <w:rFonts w:asciiTheme="minorHAnsi" w:hAnsiTheme="minorHAnsi" w:cstheme="minorHAnsi"/>
          <w:b/>
          <w:sz w:val="18"/>
          <w:szCs w:val="18"/>
        </w:rPr>
      </w:pPr>
      <w:del w:id="430" w:author="Alhabibi, Haider@Energy" w:date="2022-01-25T11:25:00Z">
        <w:r w:rsidRPr="005828AE" w:rsidDel="006D7023">
          <w:rPr>
            <w:rFonts w:asciiTheme="minorHAnsi" w:hAnsiTheme="minorHAnsi" w:cstheme="minorHAnsi"/>
            <w:b/>
            <w:sz w:val="18"/>
            <w:szCs w:val="18"/>
          </w:rPr>
          <w:delText>C</w:delText>
        </w:r>
        <w:r w:rsidR="00F43FA8" w:rsidRPr="005828AE" w:rsidDel="006D7023">
          <w:rPr>
            <w:rFonts w:asciiTheme="minorHAnsi" w:hAnsiTheme="minorHAnsi" w:cstheme="minorHAnsi"/>
            <w:b/>
            <w:sz w:val="18"/>
            <w:szCs w:val="18"/>
          </w:rPr>
          <w:delText xml:space="preserve">. Design Dwelling Unit </w:delText>
        </w:r>
      </w:del>
      <w:del w:id="431" w:author="Alhabibi, Haider@Energy" w:date="2021-11-28T16:27:00Z">
        <w:r w:rsidR="00F43FA8" w:rsidRPr="005828AE" w:rsidDel="006B6989">
          <w:rPr>
            <w:rFonts w:asciiTheme="minorHAnsi" w:hAnsiTheme="minorHAnsi" w:cstheme="minorHAnsi"/>
            <w:b/>
            <w:sz w:val="18"/>
            <w:szCs w:val="18"/>
          </w:rPr>
          <w:delText xml:space="preserve">Water Heating Efficiency </w:delText>
        </w:r>
      </w:del>
      <w:del w:id="432" w:author="Alhabibi, Haider@Energy" w:date="2022-01-25T11:25:00Z">
        <w:r w:rsidR="00F43FA8" w:rsidRPr="005828AE" w:rsidDel="006D7023">
          <w:rPr>
            <w:rFonts w:asciiTheme="minorHAnsi" w:hAnsiTheme="minorHAnsi" w:cstheme="minorHAnsi"/>
            <w:b/>
            <w:sz w:val="18"/>
            <w:szCs w:val="18"/>
          </w:rPr>
          <w:delText>Information</w:delText>
        </w:r>
      </w:del>
    </w:p>
    <w:p w14:paraId="394BBADE" w14:textId="5EF31DAA" w:rsidR="00F43FA8" w:rsidRPr="005828AE" w:rsidDel="006D7023" w:rsidRDefault="00F43FA8" w:rsidP="00F43FA8">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del w:id="433" w:author="Alhabibi, Haider@Energy" w:date="2022-01-25T11:25:00Z"/>
          <w:rFonts w:asciiTheme="minorHAnsi" w:hAnsiTheme="minorHAnsi" w:cstheme="minorHAnsi"/>
          <w:sz w:val="18"/>
          <w:szCs w:val="18"/>
        </w:rPr>
      </w:pPr>
      <w:del w:id="434" w:author="Alhabibi, Haider@Energy" w:date="2022-01-25T11:25:00Z">
        <w:r w:rsidRPr="005828AE" w:rsidDel="006D7023">
          <w:rPr>
            <w:rFonts w:asciiTheme="minorHAnsi" w:hAnsiTheme="minorHAnsi" w:cstheme="minorHAnsi"/>
            <w:sz w:val="18"/>
            <w:szCs w:val="18"/>
          </w:rPr>
          <w:delText xml:space="preserve">This table reports the water heating system features that were specified on the registered </w:delText>
        </w:r>
      </w:del>
      <w:del w:id="435" w:author="Tam, Danny@Energy" w:date="2022-02-28T13:20:00Z">
        <w:r w:rsidRPr="005828AE" w:rsidDel="00DA58BF">
          <w:rPr>
            <w:rFonts w:asciiTheme="minorHAnsi" w:hAnsiTheme="minorHAnsi" w:cstheme="minorHAnsi"/>
            <w:sz w:val="18"/>
            <w:szCs w:val="18"/>
          </w:rPr>
          <w:delText>CF1R</w:delText>
        </w:r>
      </w:del>
      <w:del w:id="436" w:author="Alhabibi, Haider@Energy" w:date="2022-01-25T11:25:00Z">
        <w:r w:rsidRPr="005828AE" w:rsidDel="006D7023">
          <w:rPr>
            <w:rFonts w:asciiTheme="minorHAnsi" w:hAnsiTheme="minorHAnsi" w:cstheme="minorHAnsi"/>
            <w:sz w:val="18"/>
            <w:szCs w:val="18"/>
          </w:rPr>
          <w:delText xml:space="preserve"> compliance document for this project. </w:delText>
        </w:r>
        <w:r w:rsidR="00871C6C" w:rsidDel="006D7023">
          <w:rPr>
            <w:rFonts w:asciiTheme="minorHAnsi" w:hAnsiTheme="minorHAnsi" w:cstheme="minorHAnsi"/>
            <w:sz w:val="18"/>
            <w:szCs w:val="18"/>
          </w:rPr>
          <w:delText>This section is f</w:delText>
        </w:r>
        <w:r w:rsidRPr="005828AE" w:rsidDel="006D7023">
          <w:rPr>
            <w:rFonts w:asciiTheme="minorHAnsi" w:hAnsiTheme="minorHAnsi" w:cstheme="minorHAnsi"/>
            <w:sz w:val="18"/>
            <w:szCs w:val="18"/>
          </w:rPr>
          <w:delText>or information</w:delText>
        </w:r>
        <w:r w:rsidR="00871C6C" w:rsidDel="006D7023">
          <w:rPr>
            <w:rFonts w:asciiTheme="minorHAnsi" w:hAnsiTheme="minorHAnsi" w:cstheme="minorHAnsi"/>
            <w:sz w:val="18"/>
            <w:szCs w:val="18"/>
          </w:rPr>
          <w:delText>/verification purposes</w:delText>
        </w:r>
        <w:r w:rsidRPr="005828AE" w:rsidDel="006D7023">
          <w:rPr>
            <w:rFonts w:asciiTheme="minorHAnsi" w:hAnsiTheme="minorHAnsi" w:cstheme="minorHAnsi"/>
            <w:sz w:val="18"/>
            <w:szCs w:val="18"/>
          </w:rPr>
          <w:delText xml:space="preserve"> only and requires no user input.</w:delText>
        </w:r>
      </w:del>
    </w:p>
    <w:p w14:paraId="6E59FD44" w14:textId="77777777" w:rsidR="00F43FA8" w:rsidRPr="005828AE" w:rsidRDefault="00F43FA8" w:rsidP="00F43FA8">
      <w:pPr>
        <w:keepNext/>
        <w:spacing w:after="0" w:line="240" w:lineRule="auto"/>
        <w:rPr>
          <w:rFonts w:asciiTheme="minorHAnsi" w:hAnsiTheme="minorHAnsi" w:cstheme="minorHAnsi"/>
          <w:b/>
          <w:sz w:val="18"/>
          <w:szCs w:val="18"/>
        </w:rPr>
      </w:pPr>
    </w:p>
    <w:p w14:paraId="09FFE7E1" w14:textId="3C563EE3" w:rsidR="00F43FA8" w:rsidRPr="005828AE" w:rsidRDefault="008C7B33" w:rsidP="00F43FA8">
      <w:pPr>
        <w:keepNext/>
        <w:spacing w:after="0" w:line="240" w:lineRule="auto"/>
        <w:rPr>
          <w:rFonts w:asciiTheme="minorHAnsi" w:hAnsiTheme="minorHAnsi" w:cstheme="minorHAnsi"/>
          <w:sz w:val="18"/>
          <w:szCs w:val="18"/>
        </w:rPr>
      </w:pPr>
      <w:del w:id="437" w:author="Alhabibi, Haider@Energy" w:date="2022-01-25T11:27:00Z">
        <w:r w:rsidRPr="005828AE" w:rsidDel="00E74E4F">
          <w:rPr>
            <w:rFonts w:asciiTheme="minorHAnsi" w:hAnsiTheme="minorHAnsi" w:cstheme="minorHAnsi"/>
            <w:b/>
            <w:sz w:val="18"/>
            <w:szCs w:val="18"/>
          </w:rPr>
          <w:delText>D</w:delText>
        </w:r>
      </w:del>
      <w:ins w:id="438" w:author="Alhabibi, Haider@Energy" w:date="2022-01-25T11:27:00Z">
        <w:r w:rsidR="00E74E4F">
          <w:rPr>
            <w:rFonts w:asciiTheme="minorHAnsi" w:hAnsiTheme="minorHAnsi" w:cstheme="minorHAnsi"/>
            <w:b/>
            <w:sz w:val="18"/>
            <w:szCs w:val="18"/>
          </w:rPr>
          <w:t>B2</w:t>
        </w:r>
      </w:ins>
      <w:r w:rsidR="00F43FA8" w:rsidRPr="005828AE">
        <w:rPr>
          <w:rFonts w:asciiTheme="minorHAnsi" w:hAnsiTheme="minorHAnsi" w:cstheme="minorHAnsi"/>
          <w:b/>
          <w:sz w:val="18"/>
          <w:szCs w:val="18"/>
        </w:rPr>
        <w:t xml:space="preserve">. Installed Dwelling Unit </w:t>
      </w:r>
      <w:ins w:id="439" w:author="Alhabibi, Haider@Energy" w:date="2021-11-28T16:27:00Z">
        <w:r w:rsidR="006B6989" w:rsidRPr="006B6989">
          <w:rPr>
            <w:rFonts w:asciiTheme="minorHAnsi" w:hAnsiTheme="minorHAnsi" w:cstheme="minorHAnsi"/>
            <w:b/>
            <w:sz w:val="18"/>
            <w:szCs w:val="18"/>
          </w:rPr>
          <w:t xml:space="preserve">HPWH System </w:t>
        </w:r>
      </w:ins>
      <w:del w:id="440" w:author="Alhabibi, Haider@Energy" w:date="2021-11-28T16:27:00Z">
        <w:r w:rsidR="00F43FA8" w:rsidRPr="005828AE" w:rsidDel="00F71F7D">
          <w:rPr>
            <w:rFonts w:asciiTheme="minorHAnsi" w:hAnsiTheme="minorHAnsi" w:cstheme="minorHAnsi"/>
            <w:b/>
            <w:sz w:val="18"/>
            <w:szCs w:val="18"/>
          </w:rPr>
          <w:delText xml:space="preserve">Water Heating Efficiency </w:delText>
        </w:r>
      </w:del>
      <w:r w:rsidR="00F43FA8" w:rsidRPr="005828AE">
        <w:rPr>
          <w:rFonts w:asciiTheme="minorHAnsi" w:hAnsiTheme="minorHAnsi" w:cstheme="minorHAnsi"/>
          <w:b/>
          <w:sz w:val="18"/>
          <w:szCs w:val="18"/>
        </w:rPr>
        <w:t>Information</w:t>
      </w:r>
    </w:p>
    <w:p w14:paraId="44C1EF4C" w14:textId="576958D9" w:rsidR="00F43FA8" w:rsidRPr="005828AE" w:rsidRDefault="00F43FA8" w:rsidP="00F43FA8">
      <w:pPr>
        <w:keepNext/>
        <w:spacing w:after="0" w:line="240" w:lineRule="auto"/>
        <w:rPr>
          <w:rFonts w:asciiTheme="minorHAnsi" w:hAnsiTheme="minorHAnsi" w:cstheme="minorHAnsi"/>
          <w:sz w:val="18"/>
          <w:szCs w:val="18"/>
        </w:rPr>
      </w:pPr>
      <w:r w:rsidRPr="005828AE">
        <w:rPr>
          <w:rFonts w:asciiTheme="minorHAnsi" w:hAnsiTheme="minorHAnsi" w:cstheme="minorHAnsi"/>
          <w:sz w:val="18"/>
          <w:szCs w:val="18"/>
        </w:rPr>
        <w:t xml:space="preserve">This table reports the water heating system information that is being installed. Require one line for each </w:t>
      </w:r>
      <w:r w:rsidR="00BD38A6">
        <w:rPr>
          <w:rFonts w:asciiTheme="minorHAnsi" w:hAnsiTheme="minorHAnsi" w:cstheme="minorHAnsi"/>
          <w:sz w:val="18"/>
          <w:szCs w:val="18"/>
        </w:rPr>
        <w:t>installed water heater</w:t>
      </w:r>
      <w:r w:rsidRPr="005828AE">
        <w:rPr>
          <w:rFonts w:asciiTheme="minorHAnsi" w:hAnsiTheme="minorHAnsi" w:cstheme="minorHAnsi"/>
          <w:sz w:val="18"/>
          <w:szCs w:val="18"/>
        </w:rPr>
        <w:t>.</w:t>
      </w:r>
      <w:r w:rsidR="003C1641" w:rsidRPr="005828AE">
        <w:rPr>
          <w:rFonts w:asciiTheme="minorHAnsi" w:hAnsiTheme="minorHAnsi" w:cstheme="minorHAnsi"/>
          <w:sz w:val="18"/>
          <w:szCs w:val="18"/>
        </w:rPr>
        <w:t xml:space="preserve">  Not applicable for central systems.</w:t>
      </w:r>
    </w:p>
    <w:p w14:paraId="755D51E1" w14:textId="34D07964" w:rsidR="00F43FA8" w:rsidRPr="005828AE" w:rsidRDefault="00F43FA8" w:rsidP="002A76D1">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r w:rsidRPr="005828AE">
        <w:rPr>
          <w:rFonts w:asciiTheme="minorHAnsi" w:hAnsiTheme="minorHAnsi" w:cstheme="minorHAnsi"/>
          <w:sz w:val="18"/>
          <w:szCs w:val="18"/>
        </w:rPr>
        <w:tab/>
        <w:t xml:space="preserve">01 </w:t>
      </w:r>
      <w:ins w:id="441" w:author="Alhabibi, Haider@Energy" w:date="2021-11-28T16:28:00Z">
        <w:r w:rsidR="00D501FF" w:rsidRPr="00D501FF">
          <w:rPr>
            <w:rFonts w:asciiTheme="minorHAnsi" w:hAnsiTheme="minorHAnsi" w:cstheme="minorHAnsi"/>
            <w:sz w:val="18"/>
            <w:szCs w:val="18"/>
          </w:rPr>
          <w:t>Dwelling Unit Name</w:t>
        </w:r>
        <w:r w:rsidR="00D501FF" w:rsidRPr="00D501FF" w:rsidDel="00D501FF">
          <w:rPr>
            <w:rFonts w:asciiTheme="minorHAnsi" w:hAnsiTheme="minorHAnsi" w:cstheme="minorHAnsi"/>
            <w:sz w:val="18"/>
            <w:szCs w:val="18"/>
          </w:rPr>
          <w:t xml:space="preserve"> </w:t>
        </w:r>
      </w:ins>
      <w:del w:id="442" w:author="Alhabibi, Haider@Energy" w:date="2021-11-28T16:28:00Z">
        <w:r w:rsidRPr="005828AE" w:rsidDel="00D501FF">
          <w:rPr>
            <w:rFonts w:asciiTheme="minorHAnsi" w:hAnsiTheme="minorHAnsi" w:cstheme="minorHAnsi"/>
            <w:sz w:val="18"/>
            <w:szCs w:val="18"/>
          </w:rPr>
          <w:delText xml:space="preserve">Water Heating System ID or Name </w:delText>
        </w:r>
      </w:del>
      <w:r w:rsidRPr="005828AE">
        <w:rPr>
          <w:rFonts w:asciiTheme="minorHAnsi" w:hAnsiTheme="minorHAnsi" w:cstheme="minorHAnsi"/>
          <w:sz w:val="18"/>
          <w:szCs w:val="18"/>
        </w:rPr>
        <w:t xml:space="preserve">– Reference information from </w:t>
      </w:r>
      <w:r w:rsidR="00254F4C">
        <w:rPr>
          <w:rFonts w:asciiTheme="minorHAnsi" w:hAnsiTheme="minorHAnsi" w:cstheme="minorHAnsi"/>
          <w:sz w:val="18"/>
          <w:szCs w:val="18"/>
        </w:rPr>
        <w:t xml:space="preserve">Table </w:t>
      </w:r>
      <w:ins w:id="443" w:author="Alhabibi, Haider@Energy" w:date="2022-03-11T12:42:00Z">
        <w:r w:rsidR="00F058C3">
          <w:rPr>
            <w:rFonts w:asciiTheme="minorHAnsi" w:hAnsiTheme="minorHAnsi" w:cstheme="minorHAnsi"/>
            <w:sz w:val="18"/>
            <w:szCs w:val="18"/>
          </w:rPr>
          <w:t>A2</w:t>
        </w:r>
      </w:ins>
      <w:del w:id="444" w:author="Alhabibi, Haider@Energy" w:date="2021-11-28T16:43:00Z">
        <w:r w:rsidR="00254F4C" w:rsidDel="00A706A3">
          <w:rPr>
            <w:rFonts w:asciiTheme="minorHAnsi" w:hAnsiTheme="minorHAnsi" w:cstheme="minorHAnsi"/>
            <w:sz w:val="18"/>
            <w:szCs w:val="18"/>
          </w:rPr>
          <w:delText>A</w:delText>
        </w:r>
      </w:del>
      <w:r w:rsidR="00254F4C">
        <w:rPr>
          <w:rFonts w:asciiTheme="minorHAnsi" w:hAnsiTheme="minorHAnsi" w:cstheme="minorHAnsi"/>
          <w:sz w:val="18"/>
          <w:szCs w:val="18"/>
        </w:rPr>
        <w:t>.</w:t>
      </w:r>
    </w:p>
    <w:p w14:paraId="51BCE0CC" w14:textId="4B7EB939" w:rsidR="00F43FA8" w:rsidRPr="005828AE" w:rsidRDefault="00F43FA8" w:rsidP="0098510F">
      <w:pPr>
        <w:keepNext/>
        <w:spacing w:after="0" w:line="240" w:lineRule="auto"/>
        <w:ind w:left="720" w:hanging="450"/>
        <w:rPr>
          <w:rFonts w:asciiTheme="minorHAnsi" w:hAnsiTheme="minorHAnsi" w:cstheme="minorHAnsi"/>
          <w:sz w:val="18"/>
          <w:szCs w:val="18"/>
        </w:rPr>
      </w:pPr>
      <w:r w:rsidRPr="005828AE">
        <w:rPr>
          <w:rFonts w:asciiTheme="minorHAnsi" w:hAnsiTheme="minorHAnsi" w:cstheme="minorHAnsi"/>
          <w:sz w:val="18"/>
          <w:szCs w:val="18"/>
        </w:rPr>
        <w:t>0</w:t>
      </w:r>
      <w:r w:rsidR="00B265DF" w:rsidRPr="005828AE">
        <w:rPr>
          <w:rFonts w:asciiTheme="minorHAnsi" w:hAnsiTheme="minorHAnsi" w:cstheme="minorHAnsi"/>
          <w:sz w:val="18"/>
          <w:szCs w:val="18"/>
        </w:rPr>
        <w:t>2</w:t>
      </w:r>
      <w:r w:rsidRPr="005828AE">
        <w:rPr>
          <w:rFonts w:asciiTheme="minorHAnsi" w:hAnsiTheme="minorHAnsi" w:cstheme="minorHAnsi"/>
          <w:sz w:val="18"/>
          <w:szCs w:val="18"/>
        </w:rPr>
        <w:t xml:space="preserve"> </w:t>
      </w:r>
      <w:ins w:id="445" w:author="Alhabibi, Haider@Energy" w:date="2021-11-28T16:29:00Z">
        <w:r w:rsidR="0098510F" w:rsidRPr="0098510F">
          <w:rPr>
            <w:rFonts w:asciiTheme="minorHAnsi" w:hAnsiTheme="minorHAnsi" w:cstheme="minorHAnsi"/>
            <w:sz w:val="18"/>
            <w:szCs w:val="18"/>
          </w:rPr>
          <w:t>Water Heating System ID</w:t>
        </w:r>
        <w:r w:rsidR="0098510F">
          <w:rPr>
            <w:rFonts w:asciiTheme="minorHAnsi" w:hAnsiTheme="minorHAnsi" w:cstheme="minorHAnsi"/>
            <w:sz w:val="18"/>
            <w:szCs w:val="18"/>
          </w:rPr>
          <w:t xml:space="preserve"> </w:t>
        </w:r>
        <w:r w:rsidR="0098510F" w:rsidRPr="0098510F">
          <w:rPr>
            <w:rFonts w:asciiTheme="minorHAnsi" w:hAnsiTheme="minorHAnsi" w:cstheme="minorHAnsi"/>
            <w:sz w:val="18"/>
            <w:szCs w:val="18"/>
          </w:rPr>
          <w:t>or Name</w:t>
        </w:r>
      </w:ins>
      <w:del w:id="446" w:author="Alhabibi, Haider@Energy" w:date="2021-11-28T16:29:00Z">
        <w:r w:rsidRPr="005828AE" w:rsidDel="0098510F">
          <w:rPr>
            <w:rFonts w:asciiTheme="minorHAnsi" w:hAnsiTheme="minorHAnsi" w:cstheme="minorHAnsi"/>
            <w:sz w:val="18"/>
            <w:szCs w:val="18"/>
          </w:rPr>
          <w:delText>Heating Efficiency Type</w:delText>
        </w:r>
      </w:del>
      <w:r w:rsidRPr="005828AE">
        <w:rPr>
          <w:rFonts w:asciiTheme="minorHAnsi" w:hAnsiTheme="minorHAnsi" w:cstheme="minorHAnsi"/>
          <w:sz w:val="18"/>
          <w:szCs w:val="18"/>
        </w:rPr>
        <w:t xml:space="preserve"> – Reference information from </w:t>
      </w:r>
      <w:r w:rsidR="008E387F">
        <w:rPr>
          <w:rFonts w:asciiTheme="minorHAnsi" w:hAnsiTheme="minorHAnsi" w:cstheme="minorHAnsi"/>
          <w:sz w:val="18"/>
          <w:szCs w:val="18"/>
        </w:rPr>
        <w:t xml:space="preserve">Table </w:t>
      </w:r>
      <w:del w:id="447" w:author="Alhabibi, Haider@Energy" w:date="2022-03-11T12:42:00Z">
        <w:r w:rsidR="008E387F" w:rsidDel="004F3ED5">
          <w:rPr>
            <w:rFonts w:asciiTheme="minorHAnsi" w:hAnsiTheme="minorHAnsi" w:cstheme="minorHAnsi"/>
            <w:sz w:val="18"/>
            <w:szCs w:val="18"/>
          </w:rPr>
          <w:delText>C</w:delText>
        </w:r>
      </w:del>
      <w:ins w:id="448" w:author="Alhabibi, Haider@Energy" w:date="2022-03-11T12:42:00Z">
        <w:r w:rsidR="004F3ED5">
          <w:rPr>
            <w:rFonts w:asciiTheme="minorHAnsi" w:hAnsiTheme="minorHAnsi" w:cstheme="minorHAnsi"/>
            <w:sz w:val="18"/>
            <w:szCs w:val="18"/>
          </w:rPr>
          <w:t>A2</w:t>
        </w:r>
      </w:ins>
      <w:r w:rsidRPr="005828AE">
        <w:rPr>
          <w:rFonts w:asciiTheme="minorHAnsi" w:hAnsiTheme="minorHAnsi" w:cstheme="minorHAnsi"/>
          <w:sz w:val="18"/>
          <w:szCs w:val="18"/>
        </w:rPr>
        <w:t>.</w:t>
      </w:r>
      <w:del w:id="449" w:author="Alhabibi, Haider@Energy" w:date="2021-11-28T16:36:00Z">
        <w:r w:rsidRPr="005828AE" w:rsidDel="00EC000A">
          <w:rPr>
            <w:rFonts w:asciiTheme="minorHAnsi" w:hAnsiTheme="minorHAnsi" w:cstheme="minorHAnsi"/>
            <w:sz w:val="18"/>
            <w:szCs w:val="18"/>
          </w:rPr>
          <w:delText xml:space="preserve"> Different efficiency types are Energy Factor</w:delText>
        </w:r>
      </w:del>
      <w:del w:id="450" w:author="Alhabibi, Haider@Energy" w:date="2022-03-11T12:52:00Z">
        <w:r w:rsidRPr="005828AE" w:rsidDel="00F41B24">
          <w:rPr>
            <w:rFonts w:asciiTheme="minorHAnsi" w:hAnsiTheme="minorHAnsi" w:cstheme="minorHAnsi"/>
            <w:sz w:val="18"/>
            <w:szCs w:val="18"/>
          </w:rPr>
          <w:delText>,</w:delText>
        </w:r>
      </w:del>
      <w:del w:id="451" w:author="Alhabibi, Haider@Energy" w:date="2021-11-28T16:30:00Z">
        <w:r w:rsidRPr="005828AE" w:rsidDel="009A3D83">
          <w:rPr>
            <w:rFonts w:asciiTheme="minorHAnsi" w:hAnsiTheme="minorHAnsi" w:cstheme="minorHAnsi"/>
            <w:sz w:val="18"/>
            <w:szCs w:val="18"/>
          </w:rPr>
          <w:delText xml:space="preserve"> </w:delText>
        </w:r>
      </w:del>
      <w:del w:id="452" w:author="Alhabibi, Haider@Energy" w:date="2022-03-11T12:52:00Z">
        <w:r w:rsidRPr="005828AE" w:rsidDel="00F41B24">
          <w:rPr>
            <w:rFonts w:asciiTheme="minorHAnsi" w:hAnsiTheme="minorHAnsi" w:cstheme="minorHAnsi"/>
            <w:sz w:val="18"/>
            <w:szCs w:val="18"/>
          </w:rPr>
          <w:delText>AFUE, UEF and Thermal Efficiency.</w:delText>
        </w:r>
      </w:del>
    </w:p>
    <w:p w14:paraId="5608E0A1" w14:textId="2E72871C" w:rsidR="00F43FA8" w:rsidRPr="005828AE" w:rsidDel="00D96CC6" w:rsidRDefault="00B265DF" w:rsidP="00C13027">
      <w:pPr>
        <w:keepNext/>
        <w:spacing w:after="0" w:line="240" w:lineRule="auto"/>
        <w:ind w:left="720" w:hanging="450"/>
        <w:rPr>
          <w:del w:id="453" w:author="Alhabibi, Haider@Energy" w:date="2021-11-28T16:55:00Z"/>
          <w:rFonts w:asciiTheme="minorHAnsi" w:hAnsiTheme="minorHAnsi" w:cstheme="minorHAnsi"/>
          <w:b/>
          <w:sz w:val="18"/>
          <w:szCs w:val="18"/>
        </w:rPr>
      </w:pPr>
      <w:r w:rsidRPr="005828AE">
        <w:rPr>
          <w:rFonts w:asciiTheme="minorHAnsi" w:hAnsiTheme="minorHAnsi" w:cstheme="minorHAnsi"/>
          <w:sz w:val="18"/>
          <w:szCs w:val="18"/>
        </w:rPr>
        <w:t>03</w:t>
      </w:r>
      <w:del w:id="454" w:author="Alhabibi, Haider@Energy" w:date="2021-11-28T16:31:00Z">
        <w:r w:rsidR="00F43FA8" w:rsidRPr="005828AE" w:rsidDel="008F1F1B">
          <w:rPr>
            <w:rFonts w:asciiTheme="minorHAnsi" w:hAnsiTheme="minorHAnsi" w:cstheme="minorHAnsi"/>
            <w:sz w:val="18"/>
            <w:szCs w:val="18"/>
          </w:rPr>
          <w:delText xml:space="preserve"> </w:delText>
        </w:r>
      </w:del>
      <w:ins w:id="455" w:author="Alhabibi, Haider@Energy" w:date="2021-11-28T16:31:00Z">
        <w:r w:rsidR="00C13027" w:rsidRPr="00C13027">
          <w:rPr>
            <w:rFonts w:asciiTheme="minorHAnsi" w:hAnsiTheme="minorHAnsi" w:cstheme="minorHAnsi"/>
            <w:sz w:val="18"/>
            <w:szCs w:val="18"/>
          </w:rPr>
          <w:t>Modeled Equipment</w:t>
        </w:r>
        <w:r w:rsidR="00C13027">
          <w:rPr>
            <w:rFonts w:asciiTheme="minorHAnsi" w:hAnsiTheme="minorHAnsi" w:cstheme="minorHAnsi"/>
            <w:sz w:val="18"/>
            <w:szCs w:val="18"/>
          </w:rPr>
          <w:t xml:space="preserve"> </w:t>
        </w:r>
        <w:r w:rsidR="00C13027" w:rsidRPr="00C13027">
          <w:rPr>
            <w:rFonts w:asciiTheme="minorHAnsi" w:hAnsiTheme="minorHAnsi" w:cstheme="minorHAnsi"/>
            <w:sz w:val="18"/>
            <w:szCs w:val="18"/>
          </w:rPr>
          <w:t>Make and Model</w:t>
        </w:r>
        <w:r w:rsidR="00C13027" w:rsidRPr="00C13027" w:rsidDel="00C13027">
          <w:rPr>
            <w:rFonts w:asciiTheme="minorHAnsi" w:hAnsiTheme="minorHAnsi" w:cstheme="minorHAnsi"/>
            <w:sz w:val="18"/>
            <w:szCs w:val="18"/>
          </w:rPr>
          <w:t xml:space="preserve"> </w:t>
        </w:r>
      </w:ins>
      <w:del w:id="456" w:author="Alhabibi, Haider@Energy" w:date="2021-11-28T16:31:00Z">
        <w:r w:rsidR="00F43FA8" w:rsidRPr="005828AE" w:rsidDel="00C13027">
          <w:rPr>
            <w:rFonts w:asciiTheme="minorHAnsi" w:hAnsiTheme="minorHAnsi" w:cstheme="minorHAnsi"/>
            <w:sz w:val="18"/>
            <w:szCs w:val="18"/>
          </w:rPr>
          <w:delText xml:space="preserve">Heating Efficiency Value </w:delText>
        </w:r>
      </w:del>
      <w:r w:rsidR="00F43FA8" w:rsidRPr="005828AE">
        <w:rPr>
          <w:rFonts w:asciiTheme="minorHAnsi" w:hAnsiTheme="minorHAnsi" w:cstheme="minorHAnsi"/>
          <w:sz w:val="18"/>
          <w:szCs w:val="18"/>
        </w:rPr>
        <w:t xml:space="preserve">– User input </w:t>
      </w:r>
      <w:r w:rsidR="008E387F">
        <w:rPr>
          <w:rFonts w:asciiTheme="minorHAnsi" w:hAnsiTheme="minorHAnsi" w:cstheme="minorHAnsi"/>
          <w:sz w:val="18"/>
          <w:szCs w:val="18"/>
        </w:rPr>
        <w:t>m</w:t>
      </w:r>
      <w:r w:rsidR="00F43FA8" w:rsidRPr="005828AE">
        <w:rPr>
          <w:rFonts w:asciiTheme="minorHAnsi" w:hAnsiTheme="minorHAnsi" w:cstheme="minorHAnsi"/>
          <w:sz w:val="18"/>
          <w:szCs w:val="18"/>
        </w:rPr>
        <w:t xml:space="preserve">ust be equal to </w:t>
      </w:r>
      <w:del w:id="457" w:author="Alhabibi, Haider@Energy" w:date="2021-11-28T16:47:00Z">
        <w:r w:rsidR="00F43FA8" w:rsidRPr="005828AE" w:rsidDel="001D0491">
          <w:rPr>
            <w:rFonts w:asciiTheme="minorHAnsi" w:hAnsiTheme="minorHAnsi" w:cstheme="minorHAnsi"/>
            <w:sz w:val="18"/>
            <w:szCs w:val="18"/>
          </w:rPr>
          <w:delText>or higher efficiency than</w:delText>
        </w:r>
      </w:del>
      <w:ins w:id="458" w:author="Alhabibi, Haider@Energy" w:date="2021-11-28T16:47:00Z">
        <w:r w:rsidR="00C123F7">
          <w:rPr>
            <w:rFonts w:asciiTheme="minorHAnsi" w:hAnsiTheme="minorHAnsi" w:cstheme="minorHAnsi"/>
            <w:sz w:val="18"/>
            <w:szCs w:val="18"/>
          </w:rPr>
          <w:t>the</w:t>
        </w:r>
      </w:ins>
      <w:r w:rsidR="00F43FA8" w:rsidRPr="005828AE">
        <w:rPr>
          <w:rFonts w:asciiTheme="minorHAnsi" w:hAnsiTheme="minorHAnsi" w:cstheme="minorHAnsi"/>
          <w:sz w:val="18"/>
          <w:szCs w:val="18"/>
        </w:rPr>
        <w:t xml:space="preserve"> value indicated on </w:t>
      </w:r>
      <w:r w:rsidR="008E387F">
        <w:rPr>
          <w:rFonts w:asciiTheme="minorHAnsi" w:hAnsiTheme="minorHAnsi" w:cstheme="minorHAnsi"/>
          <w:sz w:val="18"/>
          <w:szCs w:val="18"/>
        </w:rPr>
        <w:t xml:space="preserve">Table </w:t>
      </w:r>
      <w:del w:id="459" w:author="Alhabibi, Haider@Energy" w:date="2022-03-11T12:42:00Z">
        <w:r w:rsidR="008E387F" w:rsidDel="00F058C3">
          <w:rPr>
            <w:rFonts w:asciiTheme="minorHAnsi" w:hAnsiTheme="minorHAnsi" w:cstheme="minorHAnsi"/>
            <w:sz w:val="18"/>
            <w:szCs w:val="18"/>
          </w:rPr>
          <w:delText>C</w:delText>
        </w:r>
      </w:del>
      <w:ins w:id="460" w:author="Alhabibi, Haider@Energy" w:date="2022-03-11T12:42:00Z">
        <w:r w:rsidR="00F058C3">
          <w:rPr>
            <w:rFonts w:asciiTheme="minorHAnsi" w:hAnsiTheme="minorHAnsi" w:cstheme="minorHAnsi"/>
            <w:sz w:val="18"/>
            <w:szCs w:val="18"/>
          </w:rPr>
          <w:t>A2</w:t>
        </w:r>
      </w:ins>
      <w:ins w:id="461" w:author="Alhabibi, Haider@Energy" w:date="2021-11-28T16:53:00Z">
        <w:r w:rsidR="00A3375B">
          <w:rPr>
            <w:rFonts w:asciiTheme="minorHAnsi" w:hAnsiTheme="minorHAnsi" w:cstheme="minorHAnsi"/>
            <w:sz w:val="18"/>
            <w:szCs w:val="18"/>
          </w:rPr>
          <w:t xml:space="preserve"> as </w:t>
        </w:r>
      </w:ins>
      <w:del w:id="462" w:author="Alhabibi, Haider@Energy" w:date="2021-11-28T16:53:00Z">
        <w:r w:rsidR="00F43FA8" w:rsidRPr="005828AE" w:rsidDel="00A3375B">
          <w:rPr>
            <w:rFonts w:asciiTheme="minorHAnsi" w:hAnsiTheme="minorHAnsi" w:cstheme="minorHAnsi"/>
            <w:sz w:val="18"/>
            <w:szCs w:val="18"/>
          </w:rPr>
          <w:delText>.</w:delText>
        </w:r>
      </w:del>
      <w:ins w:id="463" w:author="Alhabibi, Haider@Energy" w:date="2022-03-11T12:54:00Z">
        <w:r w:rsidR="006A3082">
          <w:rPr>
            <w:rFonts w:asciiTheme="minorHAnsi" w:hAnsiTheme="minorHAnsi" w:cstheme="minorHAnsi"/>
            <w:sz w:val="18"/>
            <w:szCs w:val="18"/>
          </w:rPr>
          <w:t>default</w:t>
        </w:r>
        <w:r w:rsidR="006A3082" w:rsidRPr="00C75F6D">
          <w:rPr>
            <w:rFonts w:asciiTheme="minorHAnsi" w:hAnsiTheme="minorHAnsi" w:cstheme="minorHAnsi"/>
            <w:sz w:val="18"/>
            <w:szCs w:val="18"/>
          </w:rPr>
          <w:t xml:space="preserve"> and</w:t>
        </w:r>
      </w:ins>
      <w:ins w:id="464" w:author="Alhabibi, Haider@Energy" w:date="2021-11-28T16:53:00Z">
        <w:r w:rsidR="00C75F6D" w:rsidRPr="00C75F6D">
          <w:rPr>
            <w:rFonts w:asciiTheme="minorHAnsi" w:hAnsiTheme="minorHAnsi" w:cstheme="minorHAnsi"/>
            <w:sz w:val="18"/>
            <w:szCs w:val="18"/>
          </w:rPr>
          <w:t xml:space="preserve"> allow user to override with an equivalent system based on the simulated equipment in </w:t>
        </w:r>
      </w:ins>
      <w:ins w:id="465" w:author="Alhabibi, Haider@Energy" w:date="2021-11-28T16:55:00Z">
        <w:r w:rsidR="00EB7E51">
          <w:rPr>
            <w:rFonts w:asciiTheme="minorHAnsi" w:hAnsiTheme="minorHAnsi" w:cstheme="minorHAnsi"/>
            <w:sz w:val="18"/>
            <w:szCs w:val="18"/>
          </w:rPr>
          <w:t>Table</w:t>
        </w:r>
        <w:r w:rsidR="00D96CC6">
          <w:rPr>
            <w:rFonts w:asciiTheme="minorHAnsi" w:hAnsiTheme="minorHAnsi" w:cstheme="minorHAnsi"/>
            <w:sz w:val="18"/>
            <w:szCs w:val="18"/>
          </w:rPr>
          <w:t xml:space="preserve"> </w:t>
        </w:r>
      </w:ins>
      <w:ins w:id="466" w:author="Alhabibi, Haider@Energy" w:date="2022-03-11T12:42:00Z">
        <w:r w:rsidR="004F3ED5">
          <w:rPr>
            <w:rFonts w:asciiTheme="minorHAnsi" w:hAnsiTheme="minorHAnsi" w:cstheme="minorHAnsi"/>
            <w:sz w:val="18"/>
            <w:szCs w:val="18"/>
          </w:rPr>
          <w:t>A2</w:t>
        </w:r>
      </w:ins>
      <w:ins w:id="467" w:author="Alhabibi, Haider@Energy" w:date="2021-11-28T16:55:00Z">
        <w:r w:rsidR="00D96CC6">
          <w:rPr>
            <w:rFonts w:asciiTheme="minorHAnsi" w:hAnsiTheme="minorHAnsi" w:cstheme="minorHAnsi"/>
            <w:sz w:val="18"/>
            <w:szCs w:val="18"/>
          </w:rPr>
          <w:t>.</w:t>
        </w:r>
      </w:ins>
    </w:p>
    <w:p w14:paraId="2D9E5742" w14:textId="4851A3EA" w:rsidR="00F43FA8" w:rsidRPr="005828AE" w:rsidRDefault="00B265DF" w:rsidP="00F43FA8">
      <w:pPr>
        <w:keepNext/>
        <w:spacing w:after="0" w:line="240" w:lineRule="auto"/>
        <w:ind w:left="720" w:hanging="450"/>
        <w:rPr>
          <w:rFonts w:asciiTheme="minorHAnsi" w:hAnsiTheme="minorHAnsi" w:cstheme="minorHAnsi"/>
          <w:sz w:val="18"/>
          <w:szCs w:val="18"/>
        </w:rPr>
      </w:pPr>
      <w:r w:rsidRPr="005828AE">
        <w:rPr>
          <w:rFonts w:asciiTheme="minorHAnsi" w:hAnsiTheme="minorHAnsi" w:cstheme="minorHAnsi"/>
          <w:sz w:val="18"/>
          <w:szCs w:val="18"/>
        </w:rPr>
        <w:t>04</w:t>
      </w:r>
      <w:r w:rsidR="00F43FA8" w:rsidRPr="005828AE">
        <w:rPr>
          <w:rFonts w:asciiTheme="minorHAnsi" w:hAnsiTheme="minorHAnsi" w:cstheme="minorHAnsi"/>
          <w:sz w:val="18"/>
          <w:szCs w:val="18"/>
        </w:rPr>
        <w:t xml:space="preserve"> </w:t>
      </w:r>
      <w:ins w:id="468" w:author="Alhabibi, Haider@Energy" w:date="2021-11-28T16:32:00Z">
        <w:r w:rsidR="00A60072" w:rsidRPr="00A60072">
          <w:rPr>
            <w:rFonts w:asciiTheme="minorHAnsi" w:hAnsiTheme="minorHAnsi" w:cstheme="minorHAnsi"/>
            <w:sz w:val="18"/>
            <w:szCs w:val="18"/>
          </w:rPr>
          <w:t># of Like (or Identical) Water Heaters in System</w:t>
        </w:r>
        <w:r w:rsidR="00A60072" w:rsidRPr="00A60072" w:rsidDel="00A60072">
          <w:rPr>
            <w:rFonts w:asciiTheme="minorHAnsi" w:hAnsiTheme="minorHAnsi" w:cstheme="minorHAnsi"/>
            <w:sz w:val="18"/>
            <w:szCs w:val="18"/>
          </w:rPr>
          <w:t xml:space="preserve"> </w:t>
        </w:r>
      </w:ins>
      <w:del w:id="469" w:author="Alhabibi, Haider@Energy" w:date="2021-11-28T16:32:00Z">
        <w:r w:rsidR="00F43FA8" w:rsidRPr="005828AE" w:rsidDel="00A60072">
          <w:rPr>
            <w:rFonts w:asciiTheme="minorHAnsi" w:hAnsiTheme="minorHAnsi" w:cstheme="minorHAnsi"/>
            <w:sz w:val="18"/>
            <w:szCs w:val="18"/>
          </w:rPr>
          <w:delText xml:space="preserve">Standby Loss </w:delText>
        </w:r>
      </w:del>
      <w:r w:rsidR="00F43FA8" w:rsidRPr="005828AE">
        <w:rPr>
          <w:rFonts w:asciiTheme="minorHAnsi" w:hAnsiTheme="minorHAnsi" w:cstheme="minorHAnsi"/>
          <w:sz w:val="18"/>
          <w:szCs w:val="18"/>
        </w:rPr>
        <w:t xml:space="preserve">– </w:t>
      </w:r>
      <w:bookmarkStart w:id="470" w:name="_Hlk89011300"/>
      <w:ins w:id="471" w:author="Alhabibi, Haider@Energy" w:date="2021-11-28T16:49:00Z">
        <w:r w:rsidR="00986453" w:rsidRPr="00986453">
          <w:rPr>
            <w:rFonts w:asciiTheme="minorHAnsi" w:hAnsiTheme="minorHAnsi" w:cstheme="minorHAnsi"/>
            <w:sz w:val="18"/>
            <w:szCs w:val="18"/>
          </w:rPr>
          <w:t xml:space="preserve">Reference information from Table </w:t>
        </w:r>
      </w:ins>
      <w:bookmarkEnd w:id="470"/>
      <w:ins w:id="472" w:author="Alhabibi, Haider@Energy" w:date="2022-03-11T12:54:00Z">
        <w:r w:rsidR="006A3082">
          <w:rPr>
            <w:rFonts w:asciiTheme="minorHAnsi" w:hAnsiTheme="minorHAnsi" w:cstheme="minorHAnsi"/>
            <w:sz w:val="18"/>
            <w:szCs w:val="18"/>
          </w:rPr>
          <w:t>A2</w:t>
        </w:r>
      </w:ins>
      <w:del w:id="473" w:author="Alhabibi, Haider@Energy" w:date="2021-11-28T16:49:00Z">
        <w:r w:rsidR="00F43FA8" w:rsidRPr="005828AE" w:rsidDel="00986453">
          <w:rPr>
            <w:rFonts w:asciiTheme="minorHAnsi" w:hAnsiTheme="minorHAnsi" w:cstheme="minorHAnsi"/>
            <w:sz w:val="18"/>
            <w:szCs w:val="18"/>
          </w:rPr>
          <w:delText>User input. Must be equal to or less than value indicated</w:delText>
        </w:r>
        <w:r w:rsidR="008E387F" w:rsidDel="00986453">
          <w:rPr>
            <w:rFonts w:asciiTheme="minorHAnsi" w:hAnsiTheme="minorHAnsi" w:cstheme="minorHAnsi"/>
            <w:sz w:val="18"/>
            <w:szCs w:val="18"/>
          </w:rPr>
          <w:delText xml:space="preserve"> in Table C</w:delText>
        </w:r>
        <w:r w:rsidR="00F43FA8" w:rsidRPr="005828AE" w:rsidDel="00986453">
          <w:rPr>
            <w:rFonts w:asciiTheme="minorHAnsi" w:hAnsiTheme="minorHAnsi" w:cstheme="minorHAnsi"/>
            <w:sz w:val="18"/>
            <w:szCs w:val="18"/>
          </w:rPr>
          <w:delText xml:space="preserve">. Value may be N/A if </w:delText>
        </w:r>
      </w:del>
      <w:del w:id="474" w:author="Tam, Danny@Energy" w:date="2022-02-28T13:20:00Z">
        <w:r w:rsidR="00F43FA8" w:rsidRPr="005828AE" w:rsidDel="00DA58BF">
          <w:rPr>
            <w:rFonts w:asciiTheme="minorHAnsi" w:hAnsiTheme="minorHAnsi" w:cstheme="minorHAnsi"/>
            <w:sz w:val="18"/>
            <w:szCs w:val="18"/>
          </w:rPr>
          <w:delText>CF1R</w:delText>
        </w:r>
      </w:del>
      <w:ins w:id="475" w:author="Tam, Danny@Energy" w:date="2022-02-28T13:20:00Z">
        <w:r w:rsidR="00DA58BF">
          <w:rPr>
            <w:rFonts w:asciiTheme="minorHAnsi" w:hAnsiTheme="minorHAnsi" w:cstheme="minorHAnsi"/>
            <w:sz w:val="18"/>
            <w:szCs w:val="18"/>
          </w:rPr>
          <w:t>LMCC</w:t>
        </w:r>
      </w:ins>
      <w:del w:id="476" w:author="Alhabibi, Haider@Energy" w:date="2021-11-28T16:49:00Z">
        <w:r w:rsidR="00F43FA8" w:rsidRPr="005828AE" w:rsidDel="00986453">
          <w:rPr>
            <w:rFonts w:asciiTheme="minorHAnsi" w:hAnsiTheme="minorHAnsi" w:cstheme="minorHAnsi"/>
            <w:sz w:val="18"/>
            <w:szCs w:val="18"/>
          </w:rPr>
          <w:delText xml:space="preserve"> value is N/A</w:delText>
        </w:r>
      </w:del>
      <w:r w:rsidR="00F43FA8" w:rsidRPr="005828AE">
        <w:rPr>
          <w:rFonts w:asciiTheme="minorHAnsi" w:hAnsiTheme="minorHAnsi" w:cstheme="minorHAnsi"/>
          <w:sz w:val="18"/>
          <w:szCs w:val="18"/>
        </w:rPr>
        <w:t xml:space="preserve">.  </w:t>
      </w:r>
    </w:p>
    <w:p w14:paraId="2E863F7E" w14:textId="6DA6091E" w:rsidR="00F43FA8" w:rsidRPr="005828AE" w:rsidRDefault="00B265DF" w:rsidP="00F43FA8">
      <w:pPr>
        <w:keepNext/>
        <w:spacing w:after="0" w:line="240" w:lineRule="auto"/>
        <w:ind w:left="720" w:hanging="450"/>
        <w:rPr>
          <w:rFonts w:asciiTheme="minorHAnsi" w:hAnsiTheme="minorHAnsi" w:cstheme="minorHAnsi"/>
          <w:sz w:val="18"/>
          <w:szCs w:val="18"/>
        </w:rPr>
      </w:pPr>
      <w:r w:rsidRPr="005828AE">
        <w:rPr>
          <w:rFonts w:asciiTheme="minorHAnsi" w:hAnsiTheme="minorHAnsi" w:cstheme="minorHAnsi"/>
          <w:sz w:val="18"/>
          <w:szCs w:val="18"/>
        </w:rPr>
        <w:t xml:space="preserve">05 </w:t>
      </w:r>
      <w:ins w:id="477" w:author="Alhabibi, Haider@Energy" w:date="2021-11-28T16:32:00Z">
        <w:r w:rsidR="00A60072" w:rsidRPr="00A60072">
          <w:rPr>
            <w:rFonts w:asciiTheme="minorHAnsi" w:hAnsiTheme="minorHAnsi" w:cstheme="minorHAnsi"/>
            <w:sz w:val="18"/>
            <w:szCs w:val="18"/>
          </w:rPr>
          <w:t xml:space="preserve">Tank Location </w:t>
        </w:r>
      </w:ins>
      <w:del w:id="478" w:author="Alhabibi, Haider@Energy" w:date="2021-11-28T16:32:00Z">
        <w:r w:rsidR="00F43FA8" w:rsidRPr="005828AE" w:rsidDel="00A60072">
          <w:rPr>
            <w:rFonts w:asciiTheme="minorHAnsi" w:hAnsiTheme="minorHAnsi" w:cstheme="minorHAnsi"/>
            <w:sz w:val="18"/>
            <w:szCs w:val="18"/>
          </w:rPr>
          <w:delText xml:space="preserve">Exterior </w:delText>
        </w:r>
      </w:del>
      <w:del w:id="479" w:author="Alhabibi, Haider@Energy" w:date="2021-11-28T16:33:00Z">
        <w:r w:rsidR="00F43FA8" w:rsidRPr="005828AE" w:rsidDel="00A60072">
          <w:rPr>
            <w:rFonts w:asciiTheme="minorHAnsi" w:hAnsiTheme="minorHAnsi" w:cstheme="minorHAnsi"/>
            <w:sz w:val="18"/>
            <w:szCs w:val="18"/>
          </w:rPr>
          <w:delText>Insul</w:delText>
        </w:r>
        <w:r w:rsidRPr="005828AE" w:rsidDel="00A60072">
          <w:rPr>
            <w:rFonts w:asciiTheme="minorHAnsi" w:hAnsiTheme="minorHAnsi" w:cstheme="minorHAnsi"/>
            <w:sz w:val="18"/>
            <w:szCs w:val="18"/>
          </w:rPr>
          <w:delText>ation</w:delText>
        </w:r>
        <w:r w:rsidR="00F43FA8" w:rsidRPr="005828AE" w:rsidDel="00A60072">
          <w:rPr>
            <w:rFonts w:asciiTheme="minorHAnsi" w:hAnsiTheme="minorHAnsi" w:cstheme="minorHAnsi"/>
            <w:sz w:val="18"/>
            <w:szCs w:val="18"/>
          </w:rPr>
          <w:delText xml:space="preserve"> R-Value </w:delText>
        </w:r>
      </w:del>
      <w:r w:rsidR="00F43FA8" w:rsidRPr="005828AE">
        <w:rPr>
          <w:rFonts w:asciiTheme="minorHAnsi" w:hAnsiTheme="minorHAnsi" w:cstheme="minorHAnsi"/>
          <w:sz w:val="18"/>
          <w:szCs w:val="18"/>
        </w:rPr>
        <w:t xml:space="preserve">– </w:t>
      </w:r>
      <w:ins w:id="480" w:author="Alhabibi, Haider@Energy" w:date="2021-11-28T16:35:00Z">
        <w:r w:rsidR="005C0374" w:rsidRPr="005C0374">
          <w:rPr>
            <w:rFonts w:asciiTheme="minorHAnsi" w:hAnsiTheme="minorHAnsi" w:cstheme="minorHAnsi"/>
            <w:sz w:val="18"/>
            <w:szCs w:val="18"/>
          </w:rPr>
          <w:t xml:space="preserve">User input. Must be equal to value indicated in Table </w:t>
        </w:r>
      </w:ins>
      <w:ins w:id="481" w:author="Alhabibi, Haider@Energy" w:date="2022-03-11T12:43:00Z">
        <w:r w:rsidR="00A808C5">
          <w:rPr>
            <w:rFonts w:asciiTheme="minorHAnsi" w:hAnsiTheme="minorHAnsi" w:cstheme="minorHAnsi"/>
            <w:sz w:val="18"/>
            <w:szCs w:val="18"/>
          </w:rPr>
          <w:t>A2</w:t>
        </w:r>
      </w:ins>
      <w:ins w:id="482" w:author="Alhabibi, Haider@Energy" w:date="2021-11-28T16:35:00Z">
        <w:r w:rsidR="005C0374" w:rsidRPr="005C0374">
          <w:rPr>
            <w:rFonts w:asciiTheme="minorHAnsi" w:hAnsiTheme="minorHAnsi" w:cstheme="minorHAnsi"/>
            <w:sz w:val="18"/>
            <w:szCs w:val="18"/>
          </w:rPr>
          <w:t>.</w:t>
        </w:r>
      </w:ins>
      <w:del w:id="483" w:author="Alhabibi, Haider@Energy" w:date="2021-11-28T16:35:00Z">
        <w:r w:rsidR="00F43FA8" w:rsidRPr="005828AE" w:rsidDel="005C0374">
          <w:rPr>
            <w:rFonts w:asciiTheme="minorHAnsi" w:hAnsiTheme="minorHAnsi" w:cstheme="minorHAnsi"/>
            <w:sz w:val="18"/>
            <w:szCs w:val="18"/>
          </w:rPr>
          <w:delText>User input. Must be equal to or higher than value indicated</w:delText>
        </w:r>
        <w:r w:rsidR="008E387F" w:rsidDel="005C0374">
          <w:rPr>
            <w:rFonts w:asciiTheme="minorHAnsi" w:hAnsiTheme="minorHAnsi" w:cstheme="minorHAnsi"/>
            <w:sz w:val="18"/>
            <w:szCs w:val="18"/>
          </w:rPr>
          <w:delText xml:space="preserve"> in Table C</w:delText>
        </w:r>
        <w:r w:rsidR="00F43FA8" w:rsidRPr="005828AE" w:rsidDel="005C0374">
          <w:rPr>
            <w:rFonts w:asciiTheme="minorHAnsi" w:hAnsiTheme="minorHAnsi" w:cstheme="minorHAnsi"/>
            <w:sz w:val="18"/>
            <w:szCs w:val="18"/>
          </w:rPr>
          <w:delText xml:space="preserve">. Value may be N/A if </w:delText>
        </w:r>
      </w:del>
      <w:del w:id="484" w:author="Tam, Danny@Energy" w:date="2022-02-28T13:20:00Z">
        <w:r w:rsidR="00F43FA8" w:rsidRPr="005828AE" w:rsidDel="00DA58BF">
          <w:rPr>
            <w:rFonts w:asciiTheme="minorHAnsi" w:hAnsiTheme="minorHAnsi" w:cstheme="minorHAnsi"/>
            <w:sz w:val="18"/>
            <w:szCs w:val="18"/>
          </w:rPr>
          <w:delText>CF1R</w:delText>
        </w:r>
      </w:del>
      <w:ins w:id="485" w:author="Tam, Danny@Energy" w:date="2022-02-28T13:20:00Z">
        <w:r w:rsidR="00DA58BF">
          <w:rPr>
            <w:rFonts w:asciiTheme="minorHAnsi" w:hAnsiTheme="minorHAnsi" w:cstheme="minorHAnsi"/>
            <w:sz w:val="18"/>
            <w:szCs w:val="18"/>
          </w:rPr>
          <w:t>LMCC</w:t>
        </w:r>
      </w:ins>
      <w:del w:id="486" w:author="Alhabibi, Haider@Energy" w:date="2021-11-28T16:35:00Z">
        <w:r w:rsidR="00F43FA8" w:rsidRPr="005828AE" w:rsidDel="005C0374">
          <w:rPr>
            <w:rFonts w:asciiTheme="minorHAnsi" w:hAnsiTheme="minorHAnsi" w:cstheme="minorHAnsi"/>
            <w:sz w:val="18"/>
            <w:szCs w:val="18"/>
          </w:rPr>
          <w:delText xml:space="preserve"> value is N/A. </w:delText>
        </w:r>
      </w:del>
      <w:r w:rsidR="00F43FA8" w:rsidRPr="005828AE">
        <w:rPr>
          <w:rFonts w:asciiTheme="minorHAnsi" w:hAnsiTheme="minorHAnsi" w:cstheme="minorHAnsi"/>
          <w:sz w:val="18"/>
          <w:szCs w:val="18"/>
        </w:rPr>
        <w:t xml:space="preserve"> </w:t>
      </w:r>
    </w:p>
    <w:p w14:paraId="6874F251" w14:textId="5063377E" w:rsidR="003C1641" w:rsidRPr="005828AE" w:rsidRDefault="003C1641" w:rsidP="00B265DF">
      <w:pPr>
        <w:keepNext/>
        <w:spacing w:after="0" w:line="240" w:lineRule="auto"/>
        <w:ind w:left="720" w:hanging="450"/>
        <w:rPr>
          <w:rFonts w:asciiTheme="minorHAnsi" w:hAnsiTheme="minorHAnsi" w:cstheme="minorHAnsi"/>
          <w:sz w:val="18"/>
          <w:szCs w:val="18"/>
        </w:rPr>
      </w:pPr>
      <w:r w:rsidRPr="005828AE">
        <w:rPr>
          <w:rFonts w:asciiTheme="minorHAnsi" w:hAnsiTheme="minorHAnsi" w:cstheme="minorHAnsi"/>
          <w:sz w:val="18"/>
          <w:szCs w:val="18"/>
        </w:rPr>
        <w:t>0</w:t>
      </w:r>
      <w:r w:rsidR="008E387F">
        <w:rPr>
          <w:rFonts w:asciiTheme="minorHAnsi" w:hAnsiTheme="minorHAnsi" w:cstheme="minorHAnsi"/>
          <w:sz w:val="18"/>
          <w:szCs w:val="18"/>
        </w:rPr>
        <w:t>6</w:t>
      </w:r>
      <w:r w:rsidRPr="005828AE">
        <w:rPr>
          <w:rFonts w:asciiTheme="minorHAnsi" w:hAnsiTheme="minorHAnsi" w:cstheme="minorHAnsi"/>
          <w:sz w:val="18"/>
          <w:szCs w:val="18"/>
        </w:rPr>
        <w:t xml:space="preserve"> </w:t>
      </w:r>
      <w:ins w:id="487" w:author="Alhabibi, Haider@Energy" w:date="2021-11-28T16:33:00Z">
        <w:r w:rsidR="00165E97" w:rsidRPr="00165E97">
          <w:rPr>
            <w:rFonts w:asciiTheme="minorHAnsi" w:hAnsiTheme="minorHAnsi" w:cstheme="minorHAnsi"/>
            <w:sz w:val="18"/>
            <w:szCs w:val="18"/>
          </w:rPr>
          <w:t>Exterior Tank Insulation R-value</w:t>
        </w:r>
      </w:ins>
      <w:del w:id="488" w:author="Alhabibi, Haider@Energy" w:date="2021-11-28T16:33:00Z">
        <w:r w:rsidRPr="005828AE" w:rsidDel="00165E97">
          <w:rPr>
            <w:rFonts w:asciiTheme="minorHAnsi" w:hAnsiTheme="minorHAnsi" w:cstheme="minorHAnsi"/>
            <w:sz w:val="18"/>
            <w:szCs w:val="18"/>
          </w:rPr>
          <w:delText>Water Heater Storage Volume (gal)</w:delText>
        </w:r>
      </w:del>
      <w:r w:rsidRPr="005828AE">
        <w:rPr>
          <w:rFonts w:asciiTheme="minorHAnsi" w:hAnsiTheme="minorHAnsi" w:cstheme="minorHAnsi"/>
          <w:sz w:val="18"/>
          <w:szCs w:val="18"/>
        </w:rPr>
        <w:t xml:space="preserve"> – User input. </w:t>
      </w:r>
      <w:r w:rsidR="008E387F" w:rsidRPr="005828AE">
        <w:rPr>
          <w:rFonts w:asciiTheme="minorHAnsi" w:hAnsiTheme="minorHAnsi" w:cstheme="minorHAnsi"/>
          <w:sz w:val="18"/>
          <w:szCs w:val="18"/>
        </w:rPr>
        <w:t xml:space="preserve">Must be equal </w:t>
      </w:r>
      <w:r w:rsidR="008E387F">
        <w:rPr>
          <w:rFonts w:asciiTheme="minorHAnsi" w:hAnsiTheme="minorHAnsi" w:cstheme="minorHAnsi"/>
          <w:sz w:val="18"/>
          <w:szCs w:val="18"/>
        </w:rPr>
        <w:t xml:space="preserve">to </w:t>
      </w:r>
      <w:ins w:id="489" w:author="Alhabibi, Haider@Energy" w:date="2021-11-28T16:57:00Z">
        <w:r w:rsidR="00F415BA">
          <w:rPr>
            <w:rFonts w:asciiTheme="minorHAnsi" w:hAnsiTheme="minorHAnsi" w:cstheme="minorHAnsi"/>
            <w:sz w:val="18"/>
            <w:szCs w:val="18"/>
          </w:rPr>
          <w:t xml:space="preserve">or higher </w:t>
        </w:r>
        <w:r w:rsidR="00825416">
          <w:rPr>
            <w:rFonts w:asciiTheme="minorHAnsi" w:hAnsiTheme="minorHAnsi" w:cstheme="minorHAnsi"/>
            <w:sz w:val="18"/>
            <w:szCs w:val="18"/>
          </w:rPr>
          <w:t>than</w:t>
        </w:r>
      </w:ins>
      <w:del w:id="490" w:author="Alhabibi, Haider@Energy" w:date="2021-11-28T16:58:00Z">
        <w:r w:rsidR="008E387F" w:rsidDel="00825416">
          <w:rPr>
            <w:rFonts w:asciiTheme="minorHAnsi" w:hAnsiTheme="minorHAnsi" w:cstheme="minorHAnsi"/>
            <w:sz w:val="18"/>
            <w:szCs w:val="18"/>
          </w:rPr>
          <w:delText>the</w:delText>
        </w:r>
      </w:del>
      <w:r w:rsidR="008E387F">
        <w:rPr>
          <w:rFonts w:asciiTheme="minorHAnsi" w:hAnsiTheme="minorHAnsi" w:cstheme="minorHAnsi"/>
          <w:sz w:val="18"/>
          <w:szCs w:val="18"/>
        </w:rPr>
        <w:t xml:space="preserve"> </w:t>
      </w:r>
      <w:r w:rsidR="008E387F" w:rsidRPr="005828AE">
        <w:rPr>
          <w:rFonts w:asciiTheme="minorHAnsi" w:hAnsiTheme="minorHAnsi" w:cstheme="minorHAnsi"/>
          <w:sz w:val="18"/>
          <w:szCs w:val="18"/>
        </w:rPr>
        <w:t>value indicated</w:t>
      </w:r>
      <w:r w:rsidR="008E387F">
        <w:rPr>
          <w:rFonts w:asciiTheme="minorHAnsi" w:hAnsiTheme="minorHAnsi" w:cstheme="minorHAnsi"/>
          <w:sz w:val="18"/>
          <w:szCs w:val="18"/>
        </w:rPr>
        <w:t xml:space="preserve"> in Table </w:t>
      </w:r>
      <w:ins w:id="491" w:author="Alhabibi, Haider@Energy" w:date="2022-03-11T12:54:00Z">
        <w:r w:rsidR="0017553F">
          <w:rPr>
            <w:rFonts w:asciiTheme="minorHAnsi" w:hAnsiTheme="minorHAnsi" w:cstheme="minorHAnsi"/>
            <w:sz w:val="18"/>
            <w:szCs w:val="18"/>
          </w:rPr>
          <w:t>A2</w:t>
        </w:r>
      </w:ins>
      <w:del w:id="492" w:author="Alhabibi, Haider@Energy" w:date="2022-03-11T12:54:00Z">
        <w:r w:rsidR="008E387F" w:rsidDel="0017553F">
          <w:rPr>
            <w:rFonts w:asciiTheme="minorHAnsi" w:hAnsiTheme="minorHAnsi" w:cstheme="minorHAnsi"/>
            <w:sz w:val="18"/>
            <w:szCs w:val="18"/>
          </w:rPr>
          <w:delText>C</w:delText>
        </w:r>
      </w:del>
      <w:r w:rsidR="008E387F" w:rsidRPr="005828AE">
        <w:rPr>
          <w:rFonts w:asciiTheme="minorHAnsi" w:hAnsiTheme="minorHAnsi" w:cstheme="minorHAnsi"/>
          <w:sz w:val="18"/>
          <w:szCs w:val="18"/>
        </w:rPr>
        <w:t>.</w:t>
      </w:r>
      <w:r w:rsidR="008E387F">
        <w:rPr>
          <w:rFonts w:asciiTheme="minorHAnsi" w:hAnsiTheme="minorHAnsi" w:cstheme="minorHAnsi"/>
          <w:sz w:val="18"/>
          <w:szCs w:val="18"/>
        </w:rPr>
        <w:t xml:space="preserve"> </w:t>
      </w:r>
      <w:del w:id="493" w:author="Alhabibi, Haider@Energy" w:date="2021-11-28T17:00:00Z">
        <w:r w:rsidRPr="005828AE" w:rsidDel="00D91383">
          <w:rPr>
            <w:rFonts w:asciiTheme="minorHAnsi" w:hAnsiTheme="minorHAnsi" w:cstheme="minorHAnsi"/>
            <w:sz w:val="18"/>
            <w:szCs w:val="18"/>
          </w:rPr>
          <w:delText>Value may be N/A if water heater type is instantaneous with zero storage.</w:delText>
        </w:r>
      </w:del>
    </w:p>
    <w:p w14:paraId="6EB2107E" w14:textId="774638E8" w:rsidR="008E387F" w:rsidRDefault="008E387F" w:rsidP="008E387F">
      <w:pPr>
        <w:keepNext/>
        <w:spacing w:after="0" w:line="240" w:lineRule="auto"/>
        <w:ind w:left="720" w:hanging="450"/>
        <w:rPr>
          <w:ins w:id="494" w:author="Alhabibi, Haider@Energy" w:date="2021-11-28T16:34:00Z"/>
          <w:rFonts w:asciiTheme="minorHAnsi" w:hAnsiTheme="minorHAnsi" w:cstheme="minorHAnsi"/>
          <w:sz w:val="18"/>
          <w:szCs w:val="18"/>
        </w:rPr>
      </w:pPr>
      <w:r>
        <w:rPr>
          <w:rFonts w:asciiTheme="minorHAnsi" w:hAnsiTheme="minorHAnsi" w:cstheme="minorHAnsi"/>
          <w:sz w:val="18"/>
          <w:szCs w:val="18"/>
        </w:rPr>
        <w:t>07</w:t>
      </w:r>
      <w:r w:rsidRPr="005828AE">
        <w:rPr>
          <w:rFonts w:asciiTheme="minorHAnsi" w:hAnsiTheme="minorHAnsi" w:cstheme="minorHAnsi"/>
          <w:sz w:val="18"/>
          <w:szCs w:val="18"/>
        </w:rPr>
        <w:t xml:space="preserve"> </w:t>
      </w:r>
      <w:ins w:id="495" w:author="Alhabibi, Haider@Energy" w:date="2021-11-28T16:34:00Z">
        <w:r w:rsidR="00C71BA9" w:rsidRPr="00C71BA9">
          <w:rPr>
            <w:rFonts w:asciiTheme="minorHAnsi" w:hAnsiTheme="minorHAnsi" w:cstheme="minorHAnsi"/>
            <w:sz w:val="18"/>
            <w:szCs w:val="18"/>
          </w:rPr>
          <w:t>Dwelling Unit DHW System Distribution Type</w:t>
        </w:r>
        <w:r w:rsidR="00C71BA9" w:rsidRPr="00C71BA9" w:rsidDel="00C71BA9">
          <w:rPr>
            <w:rFonts w:asciiTheme="minorHAnsi" w:hAnsiTheme="minorHAnsi" w:cstheme="minorHAnsi"/>
            <w:sz w:val="18"/>
            <w:szCs w:val="18"/>
          </w:rPr>
          <w:t xml:space="preserve"> </w:t>
        </w:r>
      </w:ins>
      <w:del w:id="496" w:author="Alhabibi, Haider@Energy" w:date="2021-11-28T16:34:00Z">
        <w:r w:rsidRPr="005828AE" w:rsidDel="00C71BA9">
          <w:rPr>
            <w:rFonts w:asciiTheme="minorHAnsi" w:hAnsiTheme="minorHAnsi" w:cstheme="minorHAnsi"/>
            <w:sz w:val="18"/>
            <w:szCs w:val="18"/>
          </w:rPr>
          <w:delText xml:space="preserve">Tank location </w:delText>
        </w:r>
      </w:del>
      <w:r w:rsidRPr="005828AE">
        <w:rPr>
          <w:rFonts w:asciiTheme="minorHAnsi" w:hAnsiTheme="minorHAnsi" w:cstheme="minorHAnsi"/>
          <w:sz w:val="18"/>
          <w:szCs w:val="18"/>
        </w:rPr>
        <w:t xml:space="preserve">– </w:t>
      </w:r>
      <w:ins w:id="497" w:author="Alhabibi, Haider@Energy" w:date="2021-11-28T17:01:00Z">
        <w:r w:rsidR="004C27DF" w:rsidRPr="004C27DF">
          <w:rPr>
            <w:rFonts w:asciiTheme="minorHAnsi" w:hAnsiTheme="minorHAnsi" w:cstheme="minorHAnsi"/>
            <w:sz w:val="18"/>
            <w:szCs w:val="18"/>
          </w:rPr>
          <w:t xml:space="preserve">Reference information from Table </w:t>
        </w:r>
      </w:ins>
      <w:ins w:id="498" w:author="Alhabibi, Haider@Energy" w:date="2022-03-11T12:43:00Z">
        <w:r w:rsidR="00A808C5">
          <w:rPr>
            <w:rFonts w:asciiTheme="minorHAnsi" w:hAnsiTheme="minorHAnsi" w:cstheme="minorHAnsi"/>
            <w:sz w:val="18"/>
            <w:szCs w:val="18"/>
          </w:rPr>
          <w:t>A2</w:t>
        </w:r>
      </w:ins>
      <w:del w:id="499" w:author="Alhabibi, Haider@Energy" w:date="2021-11-28T17:01:00Z">
        <w:r w:rsidRPr="005828AE" w:rsidDel="004C27DF">
          <w:rPr>
            <w:rFonts w:asciiTheme="minorHAnsi" w:hAnsiTheme="minorHAnsi" w:cstheme="minorHAnsi"/>
            <w:sz w:val="18"/>
            <w:szCs w:val="18"/>
          </w:rPr>
          <w:delText xml:space="preserve">User input. Must be equal to </w:delText>
        </w:r>
        <w:r w:rsidDel="004C27DF">
          <w:rPr>
            <w:rFonts w:asciiTheme="minorHAnsi" w:hAnsiTheme="minorHAnsi" w:cstheme="minorHAnsi"/>
            <w:sz w:val="18"/>
            <w:szCs w:val="18"/>
          </w:rPr>
          <w:delText>value</w:delText>
        </w:r>
        <w:r w:rsidRPr="005828AE" w:rsidDel="004C27DF">
          <w:rPr>
            <w:rFonts w:asciiTheme="minorHAnsi" w:hAnsiTheme="minorHAnsi" w:cstheme="minorHAnsi"/>
            <w:sz w:val="18"/>
            <w:szCs w:val="18"/>
          </w:rPr>
          <w:delText xml:space="preserve"> indicated</w:delText>
        </w:r>
        <w:r w:rsidDel="004C27DF">
          <w:rPr>
            <w:rFonts w:asciiTheme="minorHAnsi" w:hAnsiTheme="minorHAnsi" w:cstheme="minorHAnsi"/>
            <w:sz w:val="18"/>
            <w:szCs w:val="18"/>
          </w:rPr>
          <w:delText xml:space="preserve"> in Table C</w:delText>
        </w:r>
      </w:del>
      <w:r w:rsidRPr="005828AE">
        <w:rPr>
          <w:rFonts w:asciiTheme="minorHAnsi" w:hAnsiTheme="minorHAnsi" w:cstheme="minorHAnsi"/>
          <w:sz w:val="18"/>
          <w:szCs w:val="18"/>
        </w:rPr>
        <w:t>.</w:t>
      </w:r>
    </w:p>
    <w:p w14:paraId="54F1C657" w14:textId="6C129BFF" w:rsidR="005F6C59" w:rsidDel="00100F72" w:rsidRDefault="005F6C59" w:rsidP="008E387F">
      <w:pPr>
        <w:keepNext/>
        <w:spacing w:after="0" w:line="240" w:lineRule="auto"/>
        <w:ind w:left="720" w:hanging="450"/>
        <w:rPr>
          <w:del w:id="500" w:author="Alhabibi, Haider@Energy" w:date="2021-11-28T17:10:00Z"/>
          <w:rFonts w:cstheme="minorHAnsi"/>
          <w:sz w:val="18"/>
          <w:szCs w:val="20"/>
        </w:rPr>
      </w:pPr>
      <w:ins w:id="501" w:author="Alhabibi, Haider@Energy" w:date="2021-11-28T16:34:00Z">
        <w:r>
          <w:rPr>
            <w:rFonts w:asciiTheme="minorHAnsi" w:hAnsiTheme="minorHAnsi" w:cstheme="minorHAnsi"/>
            <w:sz w:val="18"/>
            <w:szCs w:val="18"/>
          </w:rPr>
          <w:t xml:space="preserve">08 </w:t>
        </w:r>
        <w:r w:rsidRPr="00F40856">
          <w:rPr>
            <w:rFonts w:cstheme="minorHAnsi"/>
            <w:sz w:val="18"/>
            <w:szCs w:val="20"/>
          </w:rPr>
          <w:t>Compact Distribution</w:t>
        </w:r>
      </w:ins>
      <w:ins w:id="502" w:author="Alhabibi, Haider@Energy" w:date="2021-11-28T17:02:00Z">
        <w:r w:rsidR="00FA542A">
          <w:rPr>
            <w:rFonts w:cstheme="minorHAnsi"/>
            <w:sz w:val="18"/>
            <w:szCs w:val="20"/>
          </w:rPr>
          <w:t xml:space="preserve"> </w:t>
        </w:r>
      </w:ins>
      <w:ins w:id="503" w:author="Alhabibi, Haider@Energy" w:date="2021-11-28T17:07:00Z">
        <w:r w:rsidR="00D6550A">
          <w:rPr>
            <w:rFonts w:cstheme="minorHAnsi"/>
            <w:sz w:val="18"/>
            <w:szCs w:val="20"/>
          </w:rPr>
          <w:t xml:space="preserve">— </w:t>
        </w:r>
      </w:ins>
      <w:ins w:id="504" w:author="Alhabibi, Haider@Energy" w:date="2021-11-28T17:08:00Z">
        <w:r w:rsidR="00C70BE1" w:rsidRPr="00C70BE1">
          <w:rPr>
            <w:rFonts w:cstheme="minorHAnsi"/>
            <w:sz w:val="18"/>
            <w:szCs w:val="20"/>
          </w:rPr>
          <w:t xml:space="preserve">Reference information from Table </w:t>
        </w:r>
      </w:ins>
      <w:ins w:id="505" w:author="Alhabibi, Haider@Energy" w:date="2022-03-11T12:43:00Z">
        <w:r w:rsidR="00A808C5">
          <w:rPr>
            <w:rFonts w:cstheme="minorHAnsi"/>
            <w:sz w:val="18"/>
            <w:szCs w:val="20"/>
          </w:rPr>
          <w:t>A2</w:t>
        </w:r>
      </w:ins>
      <w:ins w:id="506" w:author="Alhabibi, Haider@Energy" w:date="2021-11-28T17:08:00Z">
        <w:r w:rsidR="00C70BE1">
          <w:rPr>
            <w:rFonts w:cstheme="minorHAnsi"/>
            <w:sz w:val="18"/>
            <w:szCs w:val="20"/>
          </w:rPr>
          <w:t>.</w:t>
        </w:r>
      </w:ins>
    </w:p>
    <w:p w14:paraId="5F00B7B3" w14:textId="1187D268" w:rsidR="00100F72" w:rsidRDefault="00100F72" w:rsidP="008E387F">
      <w:pPr>
        <w:keepNext/>
        <w:spacing w:after="0" w:line="240" w:lineRule="auto"/>
        <w:ind w:left="720" w:hanging="450"/>
        <w:rPr>
          <w:ins w:id="507" w:author="Alhabibi, Haider@Energy" w:date="2021-11-28T17:33:00Z"/>
          <w:rFonts w:asciiTheme="minorHAnsi" w:hAnsiTheme="minorHAnsi" w:cstheme="minorHAnsi"/>
          <w:sz w:val="18"/>
          <w:szCs w:val="18"/>
        </w:rPr>
      </w:pPr>
    </w:p>
    <w:p w14:paraId="09533A17" w14:textId="28CEFE60" w:rsidR="001B5F28" w:rsidRDefault="000A3131" w:rsidP="002A76D1">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ins w:id="508" w:author="Alhabibi, Haider@Energy" w:date="2022-01-25T11:29:00Z">
        <w:r>
          <w:rPr>
            <w:rFonts w:asciiTheme="minorHAnsi" w:hAnsiTheme="minorHAnsi" w:cstheme="minorHAnsi"/>
            <w:b/>
            <w:sz w:val="18"/>
            <w:szCs w:val="18"/>
          </w:rPr>
          <w:t>C</w:t>
        </w:r>
      </w:ins>
      <w:ins w:id="509" w:author="Alhabibi, Haider@Energy" w:date="2021-11-28T17:35:00Z">
        <w:r w:rsidR="0042576F" w:rsidRPr="001030DF">
          <w:rPr>
            <w:rFonts w:asciiTheme="minorHAnsi" w:hAnsiTheme="minorHAnsi" w:cstheme="minorHAnsi"/>
            <w:b/>
            <w:sz w:val="18"/>
            <w:szCs w:val="18"/>
          </w:rPr>
          <w:t>. Design Dwelling Unit Water Heating Efficiency Information</w:t>
        </w:r>
      </w:ins>
    </w:p>
    <w:p w14:paraId="09A27A51" w14:textId="03738010" w:rsidR="001030DF" w:rsidRDefault="001030DF" w:rsidP="002A76D1">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ins w:id="510" w:author="Alhabibi, Haider@Energy" w:date="2021-11-28T17:36:00Z"/>
          <w:rFonts w:asciiTheme="minorHAnsi" w:hAnsiTheme="minorHAnsi" w:cstheme="minorHAnsi"/>
          <w:bCs/>
          <w:sz w:val="18"/>
          <w:szCs w:val="18"/>
        </w:rPr>
      </w:pPr>
      <w:ins w:id="511" w:author="Alhabibi, Haider@Energy" w:date="2021-11-28T17:35:00Z">
        <w:r w:rsidRPr="001B5F28">
          <w:rPr>
            <w:rFonts w:asciiTheme="minorHAnsi" w:hAnsiTheme="minorHAnsi" w:cstheme="minorHAnsi"/>
            <w:bCs/>
            <w:sz w:val="18"/>
            <w:szCs w:val="18"/>
          </w:rPr>
          <w:t xml:space="preserve">This table reports the water heating system features that were specified on the registered </w:t>
        </w:r>
        <w:del w:id="512" w:author="Tam, Danny@Energy" w:date="2022-02-28T13:20:00Z">
          <w:r w:rsidRPr="001B5F28" w:rsidDel="00DA58BF">
            <w:rPr>
              <w:rFonts w:asciiTheme="minorHAnsi" w:hAnsiTheme="minorHAnsi" w:cstheme="minorHAnsi"/>
              <w:bCs/>
              <w:sz w:val="18"/>
              <w:szCs w:val="18"/>
            </w:rPr>
            <w:delText>CF1R</w:delText>
          </w:r>
        </w:del>
      </w:ins>
      <w:ins w:id="513" w:author="Tam, Danny@Energy" w:date="2022-02-28T13:20:00Z">
        <w:r w:rsidR="00DA58BF">
          <w:rPr>
            <w:rFonts w:asciiTheme="minorHAnsi" w:hAnsiTheme="minorHAnsi" w:cstheme="minorHAnsi"/>
            <w:bCs/>
            <w:sz w:val="18"/>
            <w:szCs w:val="18"/>
          </w:rPr>
          <w:t>LMCC</w:t>
        </w:r>
      </w:ins>
      <w:ins w:id="514" w:author="Alhabibi, Haider@Energy" w:date="2021-11-28T17:35:00Z">
        <w:r w:rsidRPr="001B5F28">
          <w:rPr>
            <w:rFonts w:asciiTheme="minorHAnsi" w:hAnsiTheme="minorHAnsi" w:cstheme="minorHAnsi"/>
            <w:bCs/>
            <w:sz w:val="18"/>
            <w:szCs w:val="18"/>
          </w:rPr>
          <w:t xml:space="preserve"> compliance document for this project. This section is for information/verification purposes only and requires no user input.</w:t>
        </w:r>
      </w:ins>
    </w:p>
    <w:p w14:paraId="1F7E439F" w14:textId="4BDBD9E1" w:rsidR="00DC414E" w:rsidRDefault="00DC414E" w:rsidP="002A76D1">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ins w:id="515" w:author="Alhabibi, Haider@Energy" w:date="2021-11-28T17:36:00Z"/>
          <w:rFonts w:asciiTheme="minorHAnsi" w:hAnsiTheme="minorHAnsi" w:cstheme="minorHAnsi"/>
          <w:bCs/>
          <w:sz w:val="18"/>
          <w:szCs w:val="18"/>
        </w:rPr>
      </w:pPr>
    </w:p>
    <w:p w14:paraId="4C4268F9" w14:textId="6B3C3F97" w:rsidR="00DC414E" w:rsidRDefault="000A3131" w:rsidP="002A76D1">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ins w:id="516" w:author="Alhabibi, Haider@Energy" w:date="2022-01-25T11:29:00Z">
        <w:r>
          <w:rPr>
            <w:rFonts w:asciiTheme="minorHAnsi" w:hAnsiTheme="minorHAnsi" w:cstheme="minorHAnsi"/>
            <w:b/>
            <w:sz w:val="18"/>
            <w:szCs w:val="18"/>
          </w:rPr>
          <w:t>D</w:t>
        </w:r>
      </w:ins>
      <w:ins w:id="517" w:author="Alhabibi, Haider@Energy" w:date="2021-11-28T17:37:00Z">
        <w:r w:rsidR="00DC414E" w:rsidRPr="00BE0F6D">
          <w:rPr>
            <w:rFonts w:asciiTheme="minorHAnsi" w:hAnsiTheme="minorHAnsi" w:cstheme="minorHAnsi"/>
            <w:b/>
            <w:sz w:val="18"/>
            <w:szCs w:val="18"/>
          </w:rPr>
          <w:t>.</w:t>
        </w:r>
        <w:r w:rsidR="00BE0F6D" w:rsidRPr="00BE0F6D">
          <w:rPr>
            <w:rFonts w:asciiTheme="minorHAnsi" w:hAnsiTheme="minorHAnsi" w:cstheme="minorHAnsi"/>
            <w:b/>
            <w:sz w:val="18"/>
            <w:szCs w:val="18"/>
          </w:rPr>
          <w:t xml:space="preserve"> Installed Dwelling Unit Water Heating Efficiency Information</w:t>
        </w:r>
      </w:ins>
    </w:p>
    <w:p w14:paraId="33AE240F" w14:textId="77777777" w:rsidR="004E3A52" w:rsidRDefault="004E3A52" w:rsidP="004E3A52">
      <w:pPr>
        <w:keepNext/>
        <w:tabs>
          <w:tab w:val="left" w:pos="2160"/>
          <w:tab w:val="left" w:pos="2700"/>
          <w:tab w:val="left" w:pos="3420"/>
          <w:tab w:val="left" w:pos="3780"/>
          <w:tab w:val="left" w:pos="5760"/>
          <w:tab w:val="left" w:pos="7212"/>
        </w:tabs>
        <w:spacing w:after="0" w:line="240" w:lineRule="auto"/>
        <w:rPr>
          <w:ins w:id="518" w:author="Alhabibi, Haider@Energy" w:date="2021-11-28T17:51:00Z"/>
          <w:rFonts w:asciiTheme="minorHAnsi" w:eastAsia="Times New Roman" w:hAnsiTheme="minorHAnsi" w:cstheme="minorHAnsi"/>
          <w:sz w:val="18"/>
          <w:szCs w:val="20"/>
        </w:rPr>
      </w:pPr>
      <w:ins w:id="519" w:author="Alhabibi, Haider@Energy" w:date="2021-11-28T17:51:00Z">
        <w:r w:rsidRPr="005828AE">
          <w:rPr>
            <w:rFonts w:asciiTheme="minorHAnsi" w:eastAsia="Times New Roman" w:hAnsiTheme="minorHAnsi" w:cstheme="minorHAnsi"/>
            <w:sz w:val="18"/>
            <w:szCs w:val="20"/>
          </w:rPr>
          <w:t xml:space="preserve">This table reports the water heating system efficiency features installed in this project.  </w:t>
        </w:r>
      </w:ins>
    </w:p>
    <w:p w14:paraId="2D080D5B" w14:textId="6462FB05" w:rsidR="00A94029" w:rsidRPr="00A94029" w:rsidRDefault="00A94029" w:rsidP="00A94029">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252"/>
        <w:rPr>
          <w:ins w:id="520" w:author="Alhabibi, Haider@Energy" w:date="2021-11-28T17:46:00Z"/>
          <w:rFonts w:asciiTheme="minorHAnsi" w:hAnsiTheme="minorHAnsi" w:cstheme="minorHAnsi"/>
          <w:sz w:val="18"/>
          <w:szCs w:val="18"/>
        </w:rPr>
      </w:pPr>
      <w:ins w:id="521" w:author="Alhabibi, Haider@Energy" w:date="2021-11-28T17:46:00Z">
        <w:r w:rsidRPr="00A94029">
          <w:rPr>
            <w:rFonts w:asciiTheme="minorHAnsi" w:hAnsiTheme="minorHAnsi" w:cstheme="minorHAnsi"/>
            <w:sz w:val="18"/>
            <w:szCs w:val="18"/>
          </w:rPr>
          <w:t xml:space="preserve">01 Water Heating System ID or Name – Reference information from Table </w:t>
        </w:r>
      </w:ins>
      <w:ins w:id="522" w:author="Alhabibi, Haider@Energy" w:date="2022-03-11T12:44:00Z">
        <w:r w:rsidR="005C03FE">
          <w:rPr>
            <w:rFonts w:asciiTheme="minorHAnsi" w:hAnsiTheme="minorHAnsi" w:cstheme="minorHAnsi"/>
            <w:sz w:val="18"/>
            <w:szCs w:val="18"/>
          </w:rPr>
          <w:t>C</w:t>
        </w:r>
      </w:ins>
      <w:ins w:id="523" w:author="Alhabibi, Haider@Energy" w:date="2021-11-28T17:46:00Z">
        <w:r w:rsidRPr="00A94029">
          <w:rPr>
            <w:rFonts w:asciiTheme="minorHAnsi" w:hAnsiTheme="minorHAnsi" w:cstheme="minorHAnsi"/>
            <w:sz w:val="18"/>
            <w:szCs w:val="18"/>
          </w:rPr>
          <w:t>.</w:t>
        </w:r>
      </w:ins>
    </w:p>
    <w:p w14:paraId="6EF99B39" w14:textId="6927CAD3" w:rsidR="008B4A61" w:rsidRPr="00E460B7" w:rsidRDefault="00C67E03" w:rsidP="00B466D9">
      <w:pPr>
        <w:keepNext/>
        <w:spacing w:after="0" w:line="240" w:lineRule="auto"/>
        <w:ind w:left="720" w:hanging="450"/>
        <w:rPr>
          <w:ins w:id="524" w:author="Alhabibi, Haider@Energy" w:date="2021-11-28T17:42:00Z"/>
          <w:rFonts w:asciiTheme="minorHAnsi" w:hAnsiTheme="minorHAnsi" w:cstheme="minorHAnsi"/>
          <w:sz w:val="18"/>
          <w:szCs w:val="18"/>
        </w:rPr>
      </w:pPr>
      <w:ins w:id="525" w:author="Alhabibi, Haider@Energy" w:date="2021-11-28T17:44:00Z">
        <w:r w:rsidRPr="00C67E03">
          <w:rPr>
            <w:rFonts w:asciiTheme="minorHAnsi" w:hAnsiTheme="minorHAnsi" w:cstheme="minorHAnsi"/>
            <w:sz w:val="18"/>
            <w:szCs w:val="18"/>
          </w:rPr>
          <w:lastRenderedPageBreak/>
          <w:t>02 Heating Efficiency Type – Reference information from Table C. Different efficiency types are Energy Factor, AFUE, UEF and Thermal Efficiency.</w:t>
        </w:r>
      </w:ins>
      <w:r w:rsidR="00B466D9">
        <w:rPr>
          <w:rFonts w:asciiTheme="minorHAnsi" w:hAnsiTheme="minorHAnsi" w:cstheme="minorHAnsi"/>
          <w:bCs/>
          <w:sz w:val="18"/>
          <w:szCs w:val="18"/>
        </w:rPr>
        <w:tab/>
      </w:r>
    </w:p>
    <w:p w14:paraId="78C4D603" w14:textId="300BD118" w:rsidR="008B4A61" w:rsidRPr="008B4A61" w:rsidRDefault="008B4A61" w:rsidP="008B4A61">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ins w:id="526" w:author="Alhabibi, Haider@Energy" w:date="2021-11-28T17:42:00Z"/>
          <w:rFonts w:asciiTheme="minorHAnsi" w:hAnsiTheme="minorHAnsi" w:cstheme="minorHAnsi"/>
          <w:bCs/>
          <w:sz w:val="18"/>
          <w:szCs w:val="18"/>
        </w:rPr>
      </w:pPr>
      <w:r>
        <w:rPr>
          <w:rFonts w:asciiTheme="minorHAnsi" w:hAnsiTheme="minorHAnsi" w:cstheme="minorHAnsi"/>
          <w:bCs/>
          <w:sz w:val="18"/>
          <w:szCs w:val="18"/>
        </w:rPr>
        <w:tab/>
      </w:r>
      <w:ins w:id="527" w:author="Alhabibi, Haider@Energy" w:date="2021-11-28T17:42:00Z">
        <w:r w:rsidRPr="008B4A61">
          <w:rPr>
            <w:rFonts w:asciiTheme="minorHAnsi" w:hAnsiTheme="minorHAnsi" w:cstheme="minorHAnsi"/>
            <w:bCs/>
            <w:sz w:val="18"/>
            <w:szCs w:val="18"/>
          </w:rPr>
          <w:t>03 Heating Efficiency Value – User input must be equal to or higher efficiency than value indicated on Table C.</w:t>
        </w:r>
      </w:ins>
    </w:p>
    <w:p w14:paraId="3253181E" w14:textId="01049D0A" w:rsidR="008B4A61" w:rsidRPr="008B4A61" w:rsidRDefault="008B4A61" w:rsidP="008B4A61">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ins w:id="528" w:author="Alhabibi, Haider@Energy" w:date="2021-11-28T17:42:00Z"/>
          <w:rFonts w:asciiTheme="minorHAnsi" w:hAnsiTheme="minorHAnsi" w:cstheme="minorHAnsi"/>
          <w:bCs/>
          <w:sz w:val="18"/>
          <w:szCs w:val="18"/>
        </w:rPr>
      </w:pPr>
      <w:r>
        <w:rPr>
          <w:rFonts w:asciiTheme="minorHAnsi" w:hAnsiTheme="minorHAnsi" w:cstheme="minorHAnsi"/>
          <w:bCs/>
          <w:sz w:val="18"/>
          <w:szCs w:val="18"/>
        </w:rPr>
        <w:tab/>
      </w:r>
      <w:ins w:id="529" w:author="Alhabibi, Haider@Energy" w:date="2021-11-28T17:42:00Z">
        <w:r w:rsidRPr="008B4A61">
          <w:rPr>
            <w:rFonts w:asciiTheme="minorHAnsi" w:hAnsiTheme="minorHAnsi" w:cstheme="minorHAnsi"/>
            <w:bCs/>
            <w:sz w:val="18"/>
            <w:szCs w:val="18"/>
          </w:rPr>
          <w:t xml:space="preserve">04 Standby Loss – User input. Must be equal to or less than value indicated in Table C. Value may be N/A if </w:t>
        </w:r>
        <w:del w:id="530" w:author="Tam, Danny@Energy" w:date="2022-02-28T13:20:00Z">
          <w:r w:rsidRPr="008B4A61" w:rsidDel="00DA58BF">
            <w:rPr>
              <w:rFonts w:asciiTheme="minorHAnsi" w:hAnsiTheme="minorHAnsi" w:cstheme="minorHAnsi"/>
              <w:bCs/>
              <w:sz w:val="18"/>
              <w:szCs w:val="18"/>
            </w:rPr>
            <w:delText>CF1R</w:delText>
          </w:r>
        </w:del>
      </w:ins>
      <w:ins w:id="531" w:author="Tam, Danny@Energy" w:date="2022-02-28T13:20:00Z">
        <w:r w:rsidR="00DA58BF">
          <w:rPr>
            <w:rFonts w:asciiTheme="minorHAnsi" w:hAnsiTheme="minorHAnsi" w:cstheme="minorHAnsi"/>
            <w:bCs/>
            <w:sz w:val="18"/>
            <w:szCs w:val="18"/>
          </w:rPr>
          <w:t>LMCC</w:t>
        </w:r>
      </w:ins>
      <w:ins w:id="532" w:author="Alhabibi, Haider@Energy" w:date="2021-11-28T17:42:00Z">
        <w:r w:rsidRPr="008B4A61">
          <w:rPr>
            <w:rFonts w:asciiTheme="minorHAnsi" w:hAnsiTheme="minorHAnsi" w:cstheme="minorHAnsi"/>
            <w:bCs/>
            <w:sz w:val="18"/>
            <w:szCs w:val="18"/>
          </w:rPr>
          <w:t xml:space="preserve"> value is N/A.  </w:t>
        </w:r>
      </w:ins>
    </w:p>
    <w:p w14:paraId="38D10772" w14:textId="29093717" w:rsidR="008B4A61" w:rsidRDefault="008B4A61" w:rsidP="008B4A61">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Cs/>
          <w:sz w:val="18"/>
          <w:szCs w:val="18"/>
        </w:rPr>
      </w:pPr>
      <w:r>
        <w:rPr>
          <w:rFonts w:asciiTheme="minorHAnsi" w:hAnsiTheme="minorHAnsi" w:cstheme="minorHAnsi"/>
          <w:bCs/>
          <w:sz w:val="18"/>
          <w:szCs w:val="18"/>
        </w:rPr>
        <w:tab/>
      </w:r>
      <w:ins w:id="533" w:author="Alhabibi, Haider@Energy" w:date="2021-11-28T17:42:00Z">
        <w:r w:rsidRPr="008B4A61">
          <w:rPr>
            <w:rFonts w:asciiTheme="minorHAnsi" w:hAnsiTheme="minorHAnsi" w:cstheme="minorHAnsi"/>
            <w:bCs/>
            <w:sz w:val="18"/>
            <w:szCs w:val="18"/>
          </w:rPr>
          <w:t xml:space="preserve">05 Exterior Insulation R-Value – User input. Must be equal to or higher than value indicated in Table C. Value may be N/A if </w:t>
        </w:r>
        <w:del w:id="534" w:author="Tam, Danny@Energy" w:date="2022-02-28T13:20:00Z">
          <w:r w:rsidRPr="008B4A61" w:rsidDel="00DA58BF">
            <w:rPr>
              <w:rFonts w:asciiTheme="minorHAnsi" w:hAnsiTheme="minorHAnsi" w:cstheme="minorHAnsi"/>
              <w:bCs/>
              <w:sz w:val="18"/>
              <w:szCs w:val="18"/>
            </w:rPr>
            <w:delText>CF1R</w:delText>
          </w:r>
        </w:del>
      </w:ins>
      <w:ins w:id="535" w:author="Tam, Danny@Energy" w:date="2022-02-28T13:20:00Z">
        <w:r w:rsidR="00DA58BF">
          <w:rPr>
            <w:rFonts w:asciiTheme="minorHAnsi" w:hAnsiTheme="minorHAnsi" w:cstheme="minorHAnsi"/>
            <w:bCs/>
            <w:sz w:val="18"/>
            <w:szCs w:val="18"/>
          </w:rPr>
          <w:t>LMCC</w:t>
        </w:r>
      </w:ins>
      <w:ins w:id="536" w:author="Alhabibi, Haider@Energy" w:date="2021-11-28T17:42:00Z">
        <w:r w:rsidRPr="008B4A61">
          <w:rPr>
            <w:rFonts w:asciiTheme="minorHAnsi" w:hAnsiTheme="minorHAnsi" w:cstheme="minorHAnsi"/>
            <w:bCs/>
            <w:sz w:val="18"/>
            <w:szCs w:val="18"/>
          </w:rPr>
          <w:t xml:space="preserve"> value is N/A. </w:t>
        </w:r>
      </w:ins>
    </w:p>
    <w:p w14:paraId="0D989A83" w14:textId="61C6CFEA" w:rsidR="006567C5" w:rsidRPr="008B4A61" w:rsidRDefault="0088574E" w:rsidP="0088574E">
      <w:pPr>
        <w:keepNext/>
        <w:spacing w:after="0" w:line="240" w:lineRule="auto"/>
        <w:ind w:left="720" w:hanging="450"/>
        <w:rPr>
          <w:ins w:id="537" w:author="Alhabibi, Haider@Energy" w:date="2021-11-28T17:42:00Z"/>
          <w:rFonts w:asciiTheme="minorHAnsi" w:hAnsiTheme="minorHAnsi" w:cstheme="minorHAnsi"/>
          <w:bCs/>
          <w:sz w:val="18"/>
          <w:szCs w:val="18"/>
        </w:rPr>
      </w:pPr>
      <w:ins w:id="538" w:author="Alhabibi, Haider@Energy" w:date="2021-11-28T17:45:00Z">
        <w:r w:rsidRPr="0088574E">
          <w:rPr>
            <w:rFonts w:asciiTheme="minorHAnsi" w:hAnsiTheme="minorHAnsi" w:cstheme="minorHAnsi"/>
            <w:sz w:val="18"/>
            <w:szCs w:val="18"/>
          </w:rPr>
          <w:t>06 Water Heater Storage Volume (gal) – User input. Must be equal to the value indicated in Table C. Value may be N/A if water heater type is instantaneous with zero storage.</w:t>
        </w:r>
      </w:ins>
    </w:p>
    <w:p w14:paraId="49BA0148" w14:textId="5F71B0FC" w:rsidR="00BE0F6D" w:rsidRPr="008B4A61" w:rsidRDefault="008B4A61" w:rsidP="008B4A61">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ins w:id="539" w:author="Alhabibi, Haider@Energy" w:date="2021-11-28T17:35:00Z"/>
          <w:rFonts w:asciiTheme="minorHAnsi" w:hAnsiTheme="minorHAnsi" w:cstheme="minorHAnsi"/>
          <w:bCs/>
          <w:sz w:val="18"/>
          <w:szCs w:val="18"/>
        </w:rPr>
      </w:pPr>
      <w:r>
        <w:rPr>
          <w:rFonts w:asciiTheme="minorHAnsi" w:hAnsiTheme="minorHAnsi" w:cstheme="minorHAnsi"/>
          <w:bCs/>
          <w:sz w:val="18"/>
          <w:szCs w:val="18"/>
        </w:rPr>
        <w:tab/>
      </w:r>
      <w:ins w:id="540" w:author="Alhabibi, Haider@Energy" w:date="2021-11-28T17:42:00Z">
        <w:r w:rsidRPr="008B4A61">
          <w:rPr>
            <w:rFonts w:asciiTheme="minorHAnsi" w:hAnsiTheme="minorHAnsi" w:cstheme="minorHAnsi"/>
            <w:bCs/>
            <w:sz w:val="18"/>
            <w:szCs w:val="18"/>
          </w:rPr>
          <w:t>07 Tank location – User input. Must be equal to value indicated in Table C.</w:t>
        </w:r>
      </w:ins>
    </w:p>
    <w:p w14:paraId="1DA2476C" w14:textId="77777777" w:rsidR="001030DF" w:rsidRPr="005828AE" w:rsidRDefault="001030DF" w:rsidP="002A76D1">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ins w:id="541" w:author="Alhabibi, Haider@Energy" w:date="2021-11-28T17:35:00Z"/>
          <w:rFonts w:asciiTheme="minorHAnsi" w:hAnsiTheme="minorHAnsi" w:cstheme="minorHAnsi"/>
          <w:b/>
          <w:sz w:val="18"/>
          <w:szCs w:val="18"/>
        </w:rPr>
      </w:pPr>
    </w:p>
    <w:p w14:paraId="7B8DA3DD" w14:textId="1E6B16B0" w:rsidR="002A76D1" w:rsidRPr="005828AE" w:rsidRDefault="008C7B33" w:rsidP="002A76D1">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r w:rsidRPr="005828AE">
        <w:rPr>
          <w:rFonts w:asciiTheme="minorHAnsi" w:hAnsiTheme="minorHAnsi" w:cstheme="minorHAnsi"/>
          <w:b/>
          <w:sz w:val="18"/>
          <w:szCs w:val="18"/>
        </w:rPr>
        <w:t>E</w:t>
      </w:r>
      <w:r w:rsidR="002A76D1" w:rsidRPr="005828AE">
        <w:rPr>
          <w:rFonts w:asciiTheme="minorHAnsi" w:hAnsiTheme="minorHAnsi" w:cstheme="minorHAnsi"/>
          <w:b/>
          <w:sz w:val="18"/>
          <w:szCs w:val="18"/>
        </w:rPr>
        <w:t>. Installed Water Heater Manufacturer Information</w:t>
      </w:r>
    </w:p>
    <w:p w14:paraId="7B8DA3DE" w14:textId="0841CCCF" w:rsidR="002A76D1" w:rsidRPr="005828AE" w:rsidRDefault="002A76D1" w:rsidP="005828AE">
      <w:pPr>
        <w:keepNext/>
        <w:spacing w:after="0" w:line="240" w:lineRule="auto"/>
        <w:rPr>
          <w:rFonts w:asciiTheme="minorHAnsi" w:hAnsiTheme="minorHAnsi" w:cstheme="minorHAnsi"/>
          <w:sz w:val="18"/>
          <w:szCs w:val="18"/>
        </w:rPr>
      </w:pPr>
      <w:r w:rsidRPr="005828AE">
        <w:rPr>
          <w:rFonts w:asciiTheme="minorHAnsi" w:hAnsiTheme="minorHAnsi" w:cstheme="minorHAnsi"/>
          <w:sz w:val="18"/>
          <w:szCs w:val="18"/>
        </w:rPr>
        <w:t>This table reports the manufacturer information of the installed water heater(s). Require one line for each installed water heater</w:t>
      </w:r>
      <w:r w:rsidR="003C1641" w:rsidRPr="005828AE">
        <w:rPr>
          <w:rFonts w:asciiTheme="minorHAnsi" w:hAnsiTheme="minorHAnsi" w:cstheme="minorHAnsi"/>
          <w:sz w:val="18"/>
          <w:szCs w:val="18"/>
        </w:rPr>
        <w:t>.  Not applicable for central systems.</w:t>
      </w:r>
    </w:p>
    <w:p w14:paraId="7B8DA3E0" w14:textId="407522C2" w:rsidR="002A76D1" w:rsidRPr="005828AE" w:rsidRDefault="002A76D1" w:rsidP="002A76D1">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252"/>
        <w:rPr>
          <w:rFonts w:asciiTheme="minorHAnsi" w:hAnsiTheme="minorHAnsi" w:cstheme="minorHAnsi"/>
          <w:sz w:val="18"/>
          <w:szCs w:val="18"/>
        </w:rPr>
      </w:pPr>
      <w:r w:rsidRPr="005828AE">
        <w:rPr>
          <w:rFonts w:asciiTheme="minorHAnsi" w:hAnsiTheme="minorHAnsi" w:cstheme="minorHAnsi"/>
          <w:sz w:val="18"/>
          <w:szCs w:val="18"/>
        </w:rPr>
        <w:t xml:space="preserve">01 Water Heating System ID or Name – Reference information from </w:t>
      </w:r>
      <w:r w:rsidR="00F9082D">
        <w:rPr>
          <w:rFonts w:asciiTheme="minorHAnsi" w:hAnsiTheme="minorHAnsi" w:cstheme="minorHAnsi"/>
          <w:sz w:val="18"/>
          <w:szCs w:val="18"/>
        </w:rPr>
        <w:t xml:space="preserve">Table </w:t>
      </w:r>
      <w:del w:id="542" w:author="Alhabibi, Haider@Energy" w:date="2022-03-11T12:49:00Z">
        <w:r w:rsidR="00F9082D" w:rsidDel="00562FBC">
          <w:rPr>
            <w:rFonts w:asciiTheme="minorHAnsi" w:hAnsiTheme="minorHAnsi" w:cstheme="minorHAnsi"/>
            <w:sz w:val="18"/>
            <w:szCs w:val="18"/>
          </w:rPr>
          <w:delText>A</w:delText>
        </w:r>
      </w:del>
      <w:ins w:id="543" w:author="Alhabibi, Haider@Energy" w:date="2022-03-11T12:49:00Z">
        <w:r w:rsidR="00562FBC">
          <w:rPr>
            <w:rFonts w:asciiTheme="minorHAnsi" w:hAnsiTheme="minorHAnsi" w:cstheme="minorHAnsi"/>
            <w:sz w:val="18"/>
            <w:szCs w:val="18"/>
          </w:rPr>
          <w:t>B or B2</w:t>
        </w:r>
      </w:ins>
      <w:r w:rsidRPr="005828AE">
        <w:rPr>
          <w:rFonts w:asciiTheme="minorHAnsi" w:hAnsiTheme="minorHAnsi" w:cstheme="minorHAnsi"/>
          <w:sz w:val="18"/>
          <w:szCs w:val="18"/>
        </w:rPr>
        <w:t>.</w:t>
      </w:r>
    </w:p>
    <w:p w14:paraId="7B8DA3E1" w14:textId="7F7E701E" w:rsidR="002A76D1" w:rsidRPr="005828AE" w:rsidRDefault="002A76D1" w:rsidP="002A76D1">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252"/>
        <w:rPr>
          <w:rFonts w:asciiTheme="minorHAnsi" w:hAnsiTheme="minorHAnsi" w:cstheme="minorHAnsi"/>
          <w:sz w:val="18"/>
          <w:szCs w:val="18"/>
        </w:rPr>
      </w:pPr>
      <w:r w:rsidRPr="005828AE">
        <w:rPr>
          <w:rFonts w:asciiTheme="minorHAnsi" w:hAnsiTheme="minorHAnsi" w:cstheme="minorHAnsi"/>
          <w:sz w:val="18"/>
          <w:szCs w:val="18"/>
        </w:rPr>
        <w:t>02 Manufacturer – User input. Enter the name of the water heater manufacturer.</w:t>
      </w:r>
    </w:p>
    <w:p w14:paraId="7B8DA3E2" w14:textId="4FF2C57B" w:rsidR="002A76D1" w:rsidRDefault="002A76D1" w:rsidP="002A76D1">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252"/>
        <w:rPr>
          <w:rFonts w:asciiTheme="minorHAnsi" w:hAnsiTheme="minorHAnsi" w:cstheme="minorHAnsi"/>
          <w:sz w:val="18"/>
          <w:szCs w:val="18"/>
        </w:rPr>
      </w:pPr>
      <w:r w:rsidRPr="005828AE">
        <w:rPr>
          <w:rFonts w:asciiTheme="minorHAnsi" w:hAnsiTheme="minorHAnsi" w:cstheme="minorHAnsi"/>
          <w:sz w:val="18"/>
          <w:szCs w:val="18"/>
        </w:rPr>
        <w:t>03 Model Number – User input. Enter the model number of the water heater.</w:t>
      </w:r>
    </w:p>
    <w:p w14:paraId="2F8EDB8C" w14:textId="06909697" w:rsidR="007667EA" w:rsidRDefault="007667EA" w:rsidP="002A76D1">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252"/>
        <w:rPr>
          <w:rFonts w:asciiTheme="minorHAnsi" w:hAnsiTheme="minorHAnsi" w:cstheme="minorHAnsi"/>
          <w:sz w:val="18"/>
          <w:szCs w:val="18"/>
        </w:rPr>
      </w:pPr>
    </w:p>
    <w:p w14:paraId="36E6AA10" w14:textId="4ECBA14C" w:rsidR="007667EA" w:rsidRPr="00542719" w:rsidRDefault="007667EA" w:rsidP="007667EA">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theme="minorHAnsi"/>
          <w:sz w:val="18"/>
          <w:szCs w:val="18"/>
        </w:rPr>
      </w:pPr>
      <w:r>
        <w:rPr>
          <w:rFonts w:asciiTheme="minorHAnsi" w:hAnsiTheme="minorHAnsi" w:cstheme="minorHAnsi"/>
          <w:b/>
          <w:sz w:val="18"/>
          <w:szCs w:val="18"/>
        </w:rPr>
        <w:t>F</w:t>
      </w:r>
      <w:r w:rsidRPr="00542719">
        <w:rPr>
          <w:rFonts w:asciiTheme="minorHAnsi" w:hAnsiTheme="minorHAnsi" w:cstheme="minorHAnsi"/>
          <w:b/>
          <w:sz w:val="18"/>
          <w:szCs w:val="18"/>
        </w:rPr>
        <w:t xml:space="preserve">. </w:t>
      </w:r>
      <w:r>
        <w:rPr>
          <w:rFonts w:asciiTheme="minorHAnsi" w:hAnsiTheme="minorHAnsi" w:cstheme="minorHAnsi"/>
          <w:b/>
          <w:sz w:val="18"/>
          <w:szCs w:val="18"/>
        </w:rPr>
        <w:t>Mandatory Measures for a</w:t>
      </w:r>
      <w:r w:rsidRPr="00542719">
        <w:rPr>
          <w:rFonts w:asciiTheme="minorHAnsi" w:hAnsiTheme="minorHAnsi" w:cstheme="minorHAnsi"/>
          <w:b/>
          <w:sz w:val="18"/>
          <w:szCs w:val="18"/>
        </w:rPr>
        <w:t>ll Domestic Hot Water Distribution Systems</w:t>
      </w:r>
    </w:p>
    <w:p w14:paraId="4A170ADE" w14:textId="0EFCCD6A" w:rsidR="007667EA" w:rsidRDefault="007667EA" w:rsidP="003E2C33">
      <w:pPr>
        <w:spacing w:after="0" w:line="240" w:lineRule="auto"/>
        <w:rPr>
          <w:rFonts w:asciiTheme="minorHAnsi" w:hAnsiTheme="minorHAnsi" w:cstheme="minorHAnsi"/>
          <w:sz w:val="18"/>
          <w:szCs w:val="18"/>
        </w:rPr>
      </w:pPr>
      <w:r w:rsidRPr="00542719">
        <w:rPr>
          <w:rFonts w:asciiTheme="minorHAnsi" w:hAnsiTheme="minorHAnsi" w:cstheme="minorHAnsi"/>
          <w:sz w:val="18"/>
          <w:szCs w:val="18"/>
        </w:rPr>
        <w:t xml:space="preserve">This table lists the requirements for all </w:t>
      </w:r>
      <w:r>
        <w:rPr>
          <w:rFonts w:asciiTheme="minorHAnsi" w:hAnsiTheme="minorHAnsi" w:cstheme="minorHAnsi"/>
          <w:sz w:val="18"/>
          <w:szCs w:val="18"/>
        </w:rPr>
        <w:t>DHW</w:t>
      </w:r>
      <w:r w:rsidRPr="00542719">
        <w:rPr>
          <w:rFonts w:asciiTheme="minorHAnsi" w:hAnsiTheme="minorHAnsi" w:cstheme="minorHAnsi"/>
          <w:sz w:val="18"/>
          <w:szCs w:val="18"/>
        </w:rPr>
        <w:t xml:space="preserve"> systems.  Installer must ensure all the requirements on this table are met. </w:t>
      </w:r>
    </w:p>
    <w:p w14:paraId="13610A6A" w14:textId="77777777" w:rsidR="003E2C33" w:rsidRPr="00542719" w:rsidRDefault="003E2C33" w:rsidP="003E2C33">
      <w:pPr>
        <w:spacing w:after="0" w:line="240" w:lineRule="auto"/>
        <w:rPr>
          <w:rFonts w:asciiTheme="minorHAnsi" w:hAnsiTheme="minorHAnsi" w:cstheme="minorHAnsi"/>
          <w:sz w:val="18"/>
          <w:szCs w:val="18"/>
        </w:rPr>
      </w:pPr>
    </w:p>
    <w:p w14:paraId="02D9A7BE" w14:textId="0C88CBB4" w:rsidR="00E303B7" w:rsidRPr="005828AE" w:rsidRDefault="007667EA" w:rsidP="00E303B7">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r>
        <w:rPr>
          <w:rFonts w:asciiTheme="minorHAnsi" w:hAnsiTheme="minorHAnsi" w:cstheme="minorHAnsi"/>
          <w:b/>
          <w:sz w:val="18"/>
          <w:szCs w:val="18"/>
        </w:rPr>
        <w:t>G</w:t>
      </w:r>
      <w:r w:rsidR="00B265DF" w:rsidRPr="005828AE">
        <w:rPr>
          <w:rFonts w:asciiTheme="minorHAnsi" w:hAnsiTheme="minorHAnsi" w:cstheme="minorHAnsi"/>
          <w:b/>
          <w:sz w:val="18"/>
          <w:szCs w:val="18"/>
        </w:rPr>
        <w:t xml:space="preserve">. </w:t>
      </w:r>
      <w:r w:rsidR="00E303B7">
        <w:rPr>
          <w:rFonts w:asciiTheme="minorHAnsi" w:hAnsiTheme="minorHAnsi" w:cstheme="minorHAnsi"/>
          <w:b/>
          <w:sz w:val="18"/>
          <w:szCs w:val="18"/>
        </w:rPr>
        <w:t xml:space="preserve"> </w:t>
      </w:r>
      <w:r w:rsidR="00E303B7" w:rsidRPr="001602AA">
        <w:rPr>
          <w:rFonts w:asciiTheme="minorHAnsi" w:hAnsiTheme="minorHAnsi" w:cstheme="minorHAnsi"/>
          <w:b/>
          <w:sz w:val="18"/>
          <w:szCs w:val="18"/>
        </w:rPr>
        <w:t xml:space="preserve">Compact </w:t>
      </w:r>
      <w:r w:rsidR="00E303B7">
        <w:rPr>
          <w:rFonts w:asciiTheme="minorHAnsi" w:hAnsiTheme="minorHAnsi" w:cstheme="minorHAnsi"/>
          <w:b/>
          <w:sz w:val="18"/>
          <w:szCs w:val="18"/>
        </w:rPr>
        <w:t>Hot Water</w:t>
      </w:r>
      <w:r w:rsidR="00E303B7" w:rsidRPr="001602AA">
        <w:rPr>
          <w:rFonts w:asciiTheme="minorHAnsi" w:hAnsiTheme="minorHAnsi" w:cstheme="minorHAnsi"/>
          <w:b/>
          <w:sz w:val="18"/>
          <w:szCs w:val="18"/>
        </w:rPr>
        <w:t xml:space="preserve"> Distribution</w:t>
      </w:r>
      <w:r w:rsidR="00E303B7">
        <w:rPr>
          <w:rFonts w:asciiTheme="minorHAnsi" w:hAnsiTheme="minorHAnsi" w:cstheme="minorHAnsi"/>
          <w:b/>
          <w:sz w:val="18"/>
          <w:szCs w:val="18"/>
        </w:rPr>
        <w:t xml:space="preserve"> Basic</w:t>
      </w:r>
    </w:p>
    <w:p w14:paraId="57F6CDE5" w14:textId="7D37B07D" w:rsidR="000947DF" w:rsidRPr="005828AE" w:rsidRDefault="000E1923">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5828AE">
        <w:rPr>
          <w:rFonts w:asciiTheme="minorHAnsi" w:hAnsiTheme="minorHAnsi" w:cstheme="minorHAnsi"/>
          <w:sz w:val="18"/>
          <w:szCs w:val="18"/>
        </w:rPr>
        <w:t>If performance compliance is used, this table lists the values used in the performance calculation and require no user input.</w:t>
      </w:r>
    </w:p>
    <w:p w14:paraId="365ABFFF" w14:textId="705A208E" w:rsidR="000E1923" w:rsidRPr="005828AE" w:rsidRDefault="000E1923">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5828AE">
        <w:rPr>
          <w:rFonts w:asciiTheme="minorHAnsi" w:hAnsiTheme="minorHAnsi" w:cstheme="minorHAnsi"/>
          <w:sz w:val="18"/>
          <w:szCs w:val="18"/>
        </w:rPr>
        <w:t>If prescriptive compliance is used, fill out this table</w:t>
      </w:r>
      <w:r w:rsidR="00871C6C">
        <w:rPr>
          <w:rFonts w:asciiTheme="minorHAnsi" w:hAnsiTheme="minorHAnsi" w:cstheme="minorHAnsi"/>
          <w:sz w:val="18"/>
          <w:szCs w:val="18"/>
        </w:rPr>
        <w:t>.</w:t>
      </w:r>
    </w:p>
    <w:p w14:paraId="157FF86F" w14:textId="3C9B12C1" w:rsidR="009075FA" w:rsidRPr="00753E78" w:rsidRDefault="000947DF" w:rsidP="00623BA8">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450" w:hanging="360"/>
        <w:rPr>
          <w:rFonts w:asciiTheme="minorHAnsi" w:hAnsiTheme="minorHAnsi" w:cstheme="minorHAnsi"/>
          <w:bCs/>
          <w:sz w:val="18"/>
          <w:szCs w:val="18"/>
          <w:rPrChange w:id="544" w:author="Alhabibi, Haider@Energy" w:date="2021-11-28T17:24:00Z">
            <w:rPr>
              <w:rFonts w:asciiTheme="minorHAnsi" w:hAnsiTheme="minorHAnsi" w:cstheme="minorHAnsi"/>
              <w:b/>
              <w:sz w:val="18"/>
              <w:szCs w:val="18"/>
            </w:rPr>
          </w:rPrChange>
        </w:rPr>
      </w:pPr>
      <w:r w:rsidRPr="009075FA">
        <w:rPr>
          <w:rFonts w:asciiTheme="minorHAnsi" w:hAnsiTheme="minorHAnsi" w:cstheme="minorHAnsi"/>
          <w:b/>
          <w:sz w:val="18"/>
          <w:szCs w:val="18"/>
        </w:rPr>
        <w:tab/>
      </w:r>
      <w:r w:rsidR="009075FA" w:rsidRPr="00753E78">
        <w:rPr>
          <w:rFonts w:asciiTheme="minorHAnsi" w:hAnsiTheme="minorHAnsi" w:cstheme="minorHAnsi"/>
          <w:bCs/>
          <w:sz w:val="18"/>
          <w:szCs w:val="18"/>
          <w:rPrChange w:id="545" w:author="Alhabibi, Haider@Energy" w:date="2021-11-28T17:24:00Z">
            <w:rPr>
              <w:rFonts w:asciiTheme="minorHAnsi" w:hAnsiTheme="minorHAnsi" w:cstheme="minorHAnsi"/>
              <w:b/>
              <w:sz w:val="18"/>
              <w:szCs w:val="18"/>
            </w:rPr>
          </w:rPrChange>
        </w:rPr>
        <w:t>01 Dwelling Name</w:t>
      </w:r>
      <w:ins w:id="546" w:author="Alhabibi, Haider@Energy" w:date="2021-11-28T17:24:00Z">
        <w:r w:rsidR="00384225">
          <w:rPr>
            <w:rFonts w:asciiTheme="minorHAnsi" w:hAnsiTheme="minorHAnsi" w:cstheme="minorHAnsi"/>
            <w:bCs/>
            <w:sz w:val="18"/>
            <w:szCs w:val="18"/>
          </w:rPr>
          <w:t xml:space="preserve">. </w:t>
        </w:r>
        <w:r w:rsidR="00384225" w:rsidRPr="005828AE">
          <w:rPr>
            <w:rFonts w:asciiTheme="minorHAnsi" w:hAnsiTheme="minorHAnsi" w:cstheme="minorHAnsi"/>
            <w:sz w:val="18"/>
            <w:szCs w:val="18"/>
          </w:rPr>
          <w:t xml:space="preserve">Reference information from </w:t>
        </w:r>
        <w:r w:rsidR="00384225">
          <w:rPr>
            <w:rFonts w:asciiTheme="minorHAnsi" w:hAnsiTheme="minorHAnsi" w:cstheme="minorHAnsi"/>
            <w:sz w:val="18"/>
            <w:szCs w:val="18"/>
          </w:rPr>
          <w:t xml:space="preserve">Table </w:t>
        </w:r>
      </w:ins>
      <w:ins w:id="547" w:author="Alhabibi, Haider@Energy" w:date="2021-11-28T17:25:00Z">
        <w:r w:rsidR="00532C03">
          <w:rPr>
            <w:rFonts w:asciiTheme="minorHAnsi" w:hAnsiTheme="minorHAnsi" w:cstheme="minorHAnsi"/>
            <w:sz w:val="18"/>
            <w:szCs w:val="18"/>
          </w:rPr>
          <w:t>A</w:t>
        </w:r>
      </w:ins>
      <w:ins w:id="548" w:author="Alhabibi, Haider@Energy" w:date="2022-03-11T12:49:00Z">
        <w:r w:rsidR="00562FBC">
          <w:rPr>
            <w:rFonts w:asciiTheme="minorHAnsi" w:hAnsiTheme="minorHAnsi" w:cstheme="minorHAnsi"/>
            <w:sz w:val="18"/>
            <w:szCs w:val="18"/>
          </w:rPr>
          <w:t>2</w:t>
        </w:r>
      </w:ins>
      <w:ins w:id="549" w:author="Alhabibi, Haider@Energy" w:date="2021-11-28T17:25:00Z">
        <w:r w:rsidR="00F12B79">
          <w:rPr>
            <w:rFonts w:asciiTheme="minorHAnsi" w:hAnsiTheme="minorHAnsi" w:cstheme="minorHAnsi"/>
            <w:sz w:val="18"/>
            <w:szCs w:val="18"/>
          </w:rPr>
          <w:t>.</w:t>
        </w:r>
      </w:ins>
    </w:p>
    <w:p w14:paraId="0A922BF1" w14:textId="0CCA931A" w:rsidR="00B265DF" w:rsidRPr="005828AE" w:rsidRDefault="00B265DF" w:rsidP="009075FA">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450" w:hanging="180"/>
        <w:rPr>
          <w:rFonts w:asciiTheme="minorHAnsi" w:hAnsiTheme="minorHAnsi" w:cstheme="minorHAnsi"/>
          <w:sz w:val="18"/>
          <w:szCs w:val="18"/>
        </w:rPr>
      </w:pPr>
      <w:r w:rsidRPr="005828AE">
        <w:rPr>
          <w:rFonts w:asciiTheme="minorHAnsi" w:hAnsiTheme="minorHAnsi" w:cstheme="minorHAnsi"/>
          <w:sz w:val="18"/>
          <w:szCs w:val="18"/>
        </w:rPr>
        <w:t>0</w:t>
      </w:r>
      <w:r w:rsidR="009075FA">
        <w:rPr>
          <w:rFonts w:asciiTheme="minorHAnsi" w:hAnsiTheme="minorHAnsi" w:cstheme="minorHAnsi"/>
          <w:sz w:val="18"/>
          <w:szCs w:val="18"/>
        </w:rPr>
        <w:t>2</w:t>
      </w:r>
      <w:r w:rsidRPr="005828AE">
        <w:rPr>
          <w:rFonts w:asciiTheme="minorHAnsi" w:hAnsiTheme="minorHAnsi" w:cstheme="minorHAnsi"/>
          <w:sz w:val="18"/>
          <w:szCs w:val="18"/>
        </w:rPr>
        <w:t xml:space="preserve"> </w:t>
      </w:r>
      <w:r w:rsidR="000E1923" w:rsidRPr="005828AE">
        <w:rPr>
          <w:rFonts w:asciiTheme="minorHAnsi" w:hAnsiTheme="minorHAnsi" w:cstheme="minorHAnsi"/>
          <w:sz w:val="18"/>
          <w:szCs w:val="18"/>
        </w:rPr>
        <w:t xml:space="preserve">Enter the </w:t>
      </w:r>
      <w:r w:rsidR="00871C6C">
        <w:rPr>
          <w:rFonts w:asciiTheme="minorHAnsi" w:hAnsiTheme="minorHAnsi" w:cstheme="minorHAnsi"/>
          <w:sz w:val="18"/>
          <w:szCs w:val="18"/>
        </w:rPr>
        <w:t>m</w:t>
      </w:r>
      <w:r w:rsidRPr="005828AE">
        <w:rPr>
          <w:rFonts w:asciiTheme="minorHAnsi" w:hAnsiTheme="minorHAnsi" w:cstheme="minorHAnsi"/>
          <w:sz w:val="18"/>
          <w:szCs w:val="18"/>
        </w:rPr>
        <w:t>a</w:t>
      </w:r>
      <w:r w:rsidR="000E1923" w:rsidRPr="005828AE">
        <w:rPr>
          <w:rFonts w:asciiTheme="minorHAnsi" w:hAnsiTheme="minorHAnsi" w:cstheme="minorHAnsi"/>
          <w:sz w:val="18"/>
          <w:szCs w:val="18"/>
        </w:rPr>
        <w:t>s</w:t>
      </w:r>
      <w:r w:rsidRPr="005828AE">
        <w:rPr>
          <w:rFonts w:asciiTheme="minorHAnsi" w:hAnsiTheme="minorHAnsi" w:cstheme="minorHAnsi"/>
          <w:sz w:val="18"/>
          <w:szCs w:val="18"/>
        </w:rPr>
        <w:t xml:space="preserve">ter </w:t>
      </w:r>
      <w:r w:rsidR="00871C6C">
        <w:rPr>
          <w:rFonts w:asciiTheme="minorHAnsi" w:hAnsiTheme="minorHAnsi" w:cstheme="minorHAnsi"/>
          <w:sz w:val="18"/>
          <w:szCs w:val="18"/>
        </w:rPr>
        <w:t>b</w:t>
      </w:r>
      <w:r w:rsidRPr="005828AE">
        <w:rPr>
          <w:rFonts w:asciiTheme="minorHAnsi" w:hAnsiTheme="minorHAnsi" w:cstheme="minorHAnsi"/>
          <w:sz w:val="18"/>
          <w:szCs w:val="18"/>
        </w:rPr>
        <w:t xml:space="preserve">ath distance of furthest fixture to </w:t>
      </w:r>
      <w:r w:rsidR="00871C6C">
        <w:rPr>
          <w:rFonts w:asciiTheme="minorHAnsi" w:hAnsiTheme="minorHAnsi" w:cstheme="minorHAnsi"/>
          <w:sz w:val="18"/>
          <w:szCs w:val="18"/>
        </w:rPr>
        <w:t>w</w:t>
      </w:r>
      <w:r w:rsidRPr="005828AE">
        <w:rPr>
          <w:rFonts w:asciiTheme="minorHAnsi" w:hAnsiTheme="minorHAnsi" w:cstheme="minorHAnsi"/>
          <w:sz w:val="18"/>
          <w:szCs w:val="18"/>
        </w:rPr>
        <w:t xml:space="preserve">ater </w:t>
      </w:r>
      <w:r w:rsidR="00871C6C">
        <w:rPr>
          <w:rFonts w:asciiTheme="minorHAnsi" w:hAnsiTheme="minorHAnsi" w:cstheme="minorHAnsi"/>
          <w:sz w:val="18"/>
          <w:szCs w:val="18"/>
        </w:rPr>
        <w:t>h</w:t>
      </w:r>
      <w:r w:rsidRPr="005828AE">
        <w:rPr>
          <w:rFonts w:asciiTheme="minorHAnsi" w:hAnsiTheme="minorHAnsi" w:cstheme="minorHAnsi"/>
          <w:sz w:val="18"/>
          <w:szCs w:val="18"/>
        </w:rPr>
        <w:t>eater in feet.</w:t>
      </w:r>
      <w:r w:rsidR="00623BA8">
        <w:rPr>
          <w:rFonts w:asciiTheme="minorHAnsi" w:hAnsiTheme="minorHAnsi" w:cstheme="minorHAnsi"/>
          <w:sz w:val="18"/>
          <w:szCs w:val="18"/>
        </w:rPr>
        <w:t xml:space="preserve"> </w:t>
      </w:r>
      <w:bookmarkStart w:id="550" w:name="_Hlk4150104"/>
      <w:r w:rsidR="00623BA8">
        <w:rPr>
          <w:rFonts w:asciiTheme="minorHAnsi" w:hAnsiTheme="minorHAnsi" w:cstheme="minorHAnsi"/>
          <w:sz w:val="18"/>
          <w:szCs w:val="18"/>
        </w:rPr>
        <w:t>For multiple water heaters, enter the distance to the closest water heater.</w:t>
      </w:r>
    </w:p>
    <w:bookmarkEnd w:id="550"/>
    <w:p w14:paraId="78F61EDE" w14:textId="42A3D31E" w:rsidR="00B265DF" w:rsidRPr="005828AE" w:rsidRDefault="00B265DF" w:rsidP="0027524B">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450" w:hanging="180"/>
        <w:rPr>
          <w:rFonts w:asciiTheme="minorHAnsi" w:hAnsiTheme="minorHAnsi" w:cstheme="minorHAnsi"/>
          <w:sz w:val="18"/>
          <w:szCs w:val="18"/>
        </w:rPr>
      </w:pPr>
      <w:r w:rsidRPr="005828AE">
        <w:rPr>
          <w:rFonts w:asciiTheme="minorHAnsi" w:hAnsiTheme="minorHAnsi" w:cstheme="minorHAnsi"/>
          <w:sz w:val="18"/>
          <w:szCs w:val="18"/>
        </w:rPr>
        <w:t>0</w:t>
      </w:r>
      <w:r w:rsidR="009075FA">
        <w:rPr>
          <w:rFonts w:asciiTheme="minorHAnsi" w:hAnsiTheme="minorHAnsi" w:cstheme="minorHAnsi"/>
          <w:sz w:val="18"/>
          <w:szCs w:val="18"/>
        </w:rPr>
        <w:t>3</w:t>
      </w:r>
      <w:r w:rsidRPr="005828AE">
        <w:rPr>
          <w:rFonts w:asciiTheme="minorHAnsi" w:hAnsiTheme="minorHAnsi" w:cstheme="minorHAnsi"/>
          <w:sz w:val="18"/>
          <w:szCs w:val="18"/>
        </w:rPr>
        <w:t xml:space="preserve"> </w:t>
      </w:r>
      <w:r w:rsidR="000E1923" w:rsidRPr="005828AE">
        <w:rPr>
          <w:rFonts w:asciiTheme="minorHAnsi" w:hAnsiTheme="minorHAnsi" w:cstheme="minorHAnsi"/>
          <w:sz w:val="18"/>
          <w:szCs w:val="18"/>
        </w:rPr>
        <w:t xml:space="preserve">Enter the </w:t>
      </w:r>
      <w:r w:rsidR="00871C6C">
        <w:rPr>
          <w:rFonts w:asciiTheme="minorHAnsi" w:hAnsiTheme="minorHAnsi" w:cstheme="minorHAnsi"/>
          <w:sz w:val="18"/>
          <w:szCs w:val="18"/>
        </w:rPr>
        <w:t>k</w:t>
      </w:r>
      <w:r w:rsidRPr="005828AE">
        <w:rPr>
          <w:rFonts w:asciiTheme="minorHAnsi" w:hAnsiTheme="minorHAnsi" w:cstheme="minorHAnsi"/>
          <w:sz w:val="18"/>
          <w:szCs w:val="18"/>
        </w:rPr>
        <w:t xml:space="preserve">itchen distance from furthest fixture to </w:t>
      </w:r>
      <w:r w:rsidR="00871C6C">
        <w:rPr>
          <w:rFonts w:asciiTheme="minorHAnsi" w:hAnsiTheme="minorHAnsi" w:cstheme="minorHAnsi"/>
          <w:sz w:val="18"/>
          <w:szCs w:val="18"/>
        </w:rPr>
        <w:t>w</w:t>
      </w:r>
      <w:r w:rsidRPr="005828AE">
        <w:rPr>
          <w:rFonts w:asciiTheme="minorHAnsi" w:hAnsiTheme="minorHAnsi" w:cstheme="minorHAnsi"/>
          <w:sz w:val="18"/>
          <w:szCs w:val="18"/>
        </w:rPr>
        <w:t xml:space="preserve">ater </w:t>
      </w:r>
      <w:r w:rsidR="00871C6C">
        <w:rPr>
          <w:rFonts w:asciiTheme="minorHAnsi" w:hAnsiTheme="minorHAnsi" w:cstheme="minorHAnsi"/>
          <w:sz w:val="18"/>
          <w:szCs w:val="18"/>
        </w:rPr>
        <w:t>h</w:t>
      </w:r>
      <w:r w:rsidRPr="005828AE">
        <w:rPr>
          <w:rFonts w:asciiTheme="minorHAnsi" w:hAnsiTheme="minorHAnsi" w:cstheme="minorHAnsi"/>
          <w:sz w:val="18"/>
          <w:szCs w:val="18"/>
        </w:rPr>
        <w:t>eater in feet</w:t>
      </w:r>
      <w:r w:rsidR="00871C6C">
        <w:rPr>
          <w:rFonts w:asciiTheme="minorHAnsi" w:hAnsiTheme="minorHAnsi" w:cstheme="minorHAnsi"/>
          <w:sz w:val="18"/>
          <w:szCs w:val="18"/>
        </w:rPr>
        <w:t>.</w:t>
      </w:r>
      <w:r w:rsidR="00623BA8">
        <w:rPr>
          <w:rFonts w:asciiTheme="minorHAnsi" w:hAnsiTheme="minorHAnsi" w:cstheme="minorHAnsi"/>
          <w:sz w:val="18"/>
          <w:szCs w:val="18"/>
        </w:rPr>
        <w:t xml:space="preserve"> For multiple water heaters, enter the distance to the closest water heater.</w:t>
      </w:r>
    </w:p>
    <w:p w14:paraId="3AC5B67C" w14:textId="21E701C3" w:rsidR="00B265DF" w:rsidRPr="005828AE" w:rsidRDefault="00B265DF" w:rsidP="00B804A4">
      <w:pPr>
        <w:tabs>
          <w:tab w:val="left" w:pos="-720"/>
          <w:tab w:val="left" w:pos="360"/>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450" w:hanging="198"/>
        <w:rPr>
          <w:rFonts w:asciiTheme="minorHAnsi" w:hAnsiTheme="minorHAnsi" w:cstheme="minorHAnsi"/>
          <w:sz w:val="18"/>
          <w:szCs w:val="18"/>
        </w:rPr>
      </w:pPr>
      <w:r w:rsidRPr="005828AE">
        <w:rPr>
          <w:rFonts w:asciiTheme="minorHAnsi" w:hAnsiTheme="minorHAnsi" w:cstheme="minorHAnsi"/>
          <w:sz w:val="18"/>
          <w:szCs w:val="18"/>
        </w:rPr>
        <w:t>0</w:t>
      </w:r>
      <w:r w:rsidR="009075FA">
        <w:rPr>
          <w:rFonts w:asciiTheme="minorHAnsi" w:hAnsiTheme="minorHAnsi" w:cstheme="minorHAnsi"/>
          <w:sz w:val="18"/>
          <w:szCs w:val="18"/>
        </w:rPr>
        <w:t>4</w:t>
      </w:r>
      <w:r w:rsidRPr="005828AE">
        <w:rPr>
          <w:rFonts w:asciiTheme="minorHAnsi" w:hAnsiTheme="minorHAnsi" w:cstheme="minorHAnsi"/>
          <w:sz w:val="18"/>
          <w:szCs w:val="18"/>
        </w:rPr>
        <w:t xml:space="preserve"> </w:t>
      </w:r>
      <w:r w:rsidR="000E1923" w:rsidRPr="005828AE">
        <w:rPr>
          <w:rFonts w:asciiTheme="minorHAnsi" w:hAnsiTheme="minorHAnsi" w:cstheme="minorHAnsi"/>
          <w:sz w:val="18"/>
          <w:szCs w:val="18"/>
        </w:rPr>
        <w:t xml:space="preserve">Enter </w:t>
      </w:r>
      <w:r w:rsidR="00871C6C">
        <w:rPr>
          <w:rFonts w:asciiTheme="minorHAnsi" w:hAnsiTheme="minorHAnsi" w:cstheme="minorHAnsi"/>
          <w:sz w:val="18"/>
          <w:szCs w:val="18"/>
        </w:rPr>
        <w:t>f</w:t>
      </w:r>
      <w:r w:rsidRPr="005828AE">
        <w:rPr>
          <w:rFonts w:asciiTheme="minorHAnsi" w:hAnsiTheme="minorHAnsi" w:cstheme="minorHAnsi"/>
          <w:sz w:val="18"/>
          <w:szCs w:val="18"/>
        </w:rPr>
        <w:t xml:space="preserve">urthest </w:t>
      </w:r>
      <w:r w:rsidR="00871C6C">
        <w:rPr>
          <w:rFonts w:asciiTheme="minorHAnsi" w:hAnsiTheme="minorHAnsi" w:cstheme="minorHAnsi"/>
          <w:sz w:val="18"/>
          <w:szCs w:val="18"/>
        </w:rPr>
        <w:t>t</w:t>
      </w:r>
      <w:r w:rsidRPr="005828AE">
        <w:rPr>
          <w:rFonts w:asciiTheme="minorHAnsi" w:hAnsiTheme="minorHAnsi" w:cstheme="minorHAnsi"/>
          <w:sz w:val="18"/>
          <w:szCs w:val="18"/>
        </w:rPr>
        <w:t xml:space="preserve">hird fixtures </w:t>
      </w:r>
      <w:r w:rsidR="000947DF" w:rsidRPr="005828AE">
        <w:rPr>
          <w:rFonts w:asciiTheme="minorHAnsi" w:hAnsiTheme="minorHAnsi" w:cstheme="minorHAnsi"/>
          <w:sz w:val="18"/>
          <w:szCs w:val="18"/>
        </w:rPr>
        <w:t xml:space="preserve">from fixture </w:t>
      </w:r>
      <w:r w:rsidRPr="005828AE">
        <w:rPr>
          <w:rFonts w:asciiTheme="minorHAnsi" w:hAnsiTheme="minorHAnsi" w:cstheme="minorHAnsi"/>
          <w:sz w:val="18"/>
          <w:szCs w:val="18"/>
        </w:rPr>
        <w:t xml:space="preserve">to </w:t>
      </w:r>
      <w:r w:rsidR="00871C6C">
        <w:rPr>
          <w:rFonts w:asciiTheme="minorHAnsi" w:hAnsiTheme="minorHAnsi" w:cstheme="minorHAnsi"/>
          <w:sz w:val="18"/>
          <w:szCs w:val="18"/>
        </w:rPr>
        <w:t>w</w:t>
      </w:r>
      <w:r w:rsidRPr="005828AE">
        <w:rPr>
          <w:rFonts w:asciiTheme="minorHAnsi" w:hAnsiTheme="minorHAnsi" w:cstheme="minorHAnsi"/>
          <w:sz w:val="18"/>
          <w:szCs w:val="18"/>
        </w:rPr>
        <w:t xml:space="preserve">ater </w:t>
      </w:r>
      <w:r w:rsidR="00871C6C">
        <w:rPr>
          <w:rFonts w:asciiTheme="minorHAnsi" w:hAnsiTheme="minorHAnsi" w:cstheme="minorHAnsi"/>
          <w:sz w:val="18"/>
          <w:szCs w:val="18"/>
        </w:rPr>
        <w:t>h</w:t>
      </w:r>
      <w:r w:rsidRPr="005828AE">
        <w:rPr>
          <w:rFonts w:asciiTheme="minorHAnsi" w:hAnsiTheme="minorHAnsi" w:cstheme="minorHAnsi"/>
          <w:sz w:val="18"/>
          <w:szCs w:val="18"/>
        </w:rPr>
        <w:t>eater</w:t>
      </w:r>
      <w:r w:rsidR="000947DF" w:rsidRPr="005828AE">
        <w:rPr>
          <w:rFonts w:asciiTheme="minorHAnsi" w:hAnsiTheme="minorHAnsi" w:cstheme="minorHAnsi"/>
          <w:sz w:val="18"/>
          <w:szCs w:val="18"/>
        </w:rPr>
        <w:t xml:space="preserve"> in feet</w:t>
      </w:r>
      <w:r w:rsidR="00871C6C">
        <w:rPr>
          <w:rFonts w:asciiTheme="minorHAnsi" w:hAnsiTheme="minorHAnsi" w:cstheme="minorHAnsi"/>
          <w:sz w:val="18"/>
          <w:szCs w:val="18"/>
        </w:rPr>
        <w:t>.</w:t>
      </w:r>
      <w:r w:rsidR="00623BA8">
        <w:rPr>
          <w:rFonts w:asciiTheme="minorHAnsi" w:hAnsiTheme="minorHAnsi" w:cstheme="minorHAnsi"/>
          <w:sz w:val="18"/>
          <w:szCs w:val="18"/>
        </w:rPr>
        <w:t xml:space="preserve"> </w:t>
      </w:r>
      <w:bookmarkStart w:id="551" w:name="_Hlk4150129"/>
      <w:r w:rsidR="00623BA8">
        <w:rPr>
          <w:rFonts w:asciiTheme="minorHAnsi" w:hAnsiTheme="minorHAnsi" w:cstheme="minorHAnsi"/>
          <w:sz w:val="18"/>
          <w:szCs w:val="18"/>
        </w:rPr>
        <w:t xml:space="preserve">For multiple water heaters, </w:t>
      </w:r>
      <w:r w:rsidR="00B804A4">
        <w:rPr>
          <w:rFonts w:asciiTheme="minorHAnsi" w:hAnsiTheme="minorHAnsi" w:cstheme="minorHAnsi"/>
          <w:sz w:val="18"/>
          <w:szCs w:val="18"/>
        </w:rPr>
        <w:t xml:space="preserve">enter </w:t>
      </w:r>
      <w:r w:rsidR="00623BA8">
        <w:rPr>
          <w:rFonts w:asciiTheme="minorHAnsi" w:hAnsiTheme="minorHAnsi" w:cstheme="minorHAnsi"/>
          <w:sz w:val="18"/>
          <w:szCs w:val="18"/>
        </w:rPr>
        <w:t xml:space="preserve">the average of the furthest </w:t>
      </w:r>
      <w:r w:rsidR="00B804A4">
        <w:rPr>
          <w:rFonts w:asciiTheme="minorHAnsi" w:hAnsiTheme="minorHAnsi" w:cstheme="minorHAnsi"/>
          <w:sz w:val="18"/>
          <w:szCs w:val="18"/>
        </w:rPr>
        <w:t>distance of each water heater.</w:t>
      </w:r>
    </w:p>
    <w:bookmarkEnd w:id="551"/>
    <w:p w14:paraId="15517A98" w14:textId="7FE6D9F5" w:rsidR="00B265DF" w:rsidRPr="005828AE" w:rsidRDefault="00B265DF" w:rsidP="005828AE">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252"/>
        <w:rPr>
          <w:rFonts w:asciiTheme="minorHAnsi" w:hAnsiTheme="minorHAnsi" w:cstheme="minorHAnsi"/>
          <w:sz w:val="18"/>
          <w:szCs w:val="18"/>
        </w:rPr>
      </w:pPr>
      <w:r w:rsidRPr="005828AE">
        <w:rPr>
          <w:rFonts w:asciiTheme="minorHAnsi" w:hAnsiTheme="minorHAnsi" w:cstheme="minorHAnsi"/>
          <w:sz w:val="18"/>
          <w:szCs w:val="18"/>
        </w:rPr>
        <w:t>0</w:t>
      </w:r>
      <w:r w:rsidR="009075FA">
        <w:rPr>
          <w:rFonts w:asciiTheme="minorHAnsi" w:hAnsiTheme="minorHAnsi" w:cstheme="minorHAnsi"/>
          <w:sz w:val="18"/>
          <w:szCs w:val="18"/>
        </w:rPr>
        <w:t>5</w:t>
      </w:r>
      <w:r w:rsidRPr="005828AE">
        <w:rPr>
          <w:rFonts w:asciiTheme="minorHAnsi" w:hAnsiTheme="minorHAnsi" w:cstheme="minorHAnsi"/>
          <w:sz w:val="18"/>
          <w:szCs w:val="18"/>
        </w:rPr>
        <w:t xml:space="preserve"> </w:t>
      </w:r>
      <w:r w:rsidR="00871C6C">
        <w:rPr>
          <w:rFonts w:asciiTheme="minorHAnsi" w:hAnsiTheme="minorHAnsi" w:cstheme="minorHAnsi"/>
          <w:sz w:val="18"/>
          <w:szCs w:val="18"/>
        </w:rPr>
        <w:t xml:space="preserve">Weighted Distance - </w:t>
      </w:r>
      <w:r w:rsidR="000E1923" w:rsidRPr="005828AE">
        <w:rPr>
          <w:rFonts w:asciiTheme="minorHAnsi" w:hAnsiTheme="minorHAnsi" w:cstheme="minorHAnsi"/>
          <w:sz w:val="18"/>
          <w:szCs w:val="18"/>
        </w:rPr>
        <w:t>Calculated value – no user input required</w:t>
      </w:r>
      <w:r w:rsidR="00871C6C">
        <w:rPr>
          <w:rFonts w:asciiTheme="minorHAnsi" w:hAnsiTheme="minorHAnsi" w:cstheme="minorHAnsi"/>
          <w:sz w:val="18"/>
          <w:szCs w:val="18"/>
        </w:rPr>
        <w:t>.</w:t>
      </w:r>
    </w:p>
    <w:p w14:paraId="74922AB9" w14:textId="5644919A" w:rsidR="00B265DF" w:rsidRPr="005828AE" w:rsidRDefault="00B265DF" w:rsidP="005828AE">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252"/>
        <w:rPr>
          <w:rFonts w:asciiTheme="minorHAnsi" w:hAnsiTheme="minorHAnsi" w:cstheme="minorHAnsi"/>
          <w:sz w:val="18"/>
          <w:szCs w:val="18"/>
        </w:rPr>
      </w:pPr>
      <w:r w:rsidRPr="005828AE">
        <w:rPr>
          <w:rFonts w:asciiTheme="minorHAnsi" w:hAnsiTheme="minorHAnsi" w:cstheme="minorHAnsi"/>
          <w:sz w:val="18"/>
          <w:szCs w:val="18"/>
        </w:rPr>
        <w:t>0</w:t>
      </w:r>
      <w:r w:rsidR="009075FA">
        <w:rPr>
          <w:rFonts w:asciiTheme="minorHAnsi" w:hAnsiTheme="minorHAnsi" w:cstheme="minorHAnsi"/>
          <w:sz w:val="18"/>
          <w:szCs w:val="18"/>
        </w:rPr>
        <w:t>6</w:t>
      </w:r>
      <w:r w:rsidRPr="005828AE">
        <w:rPr>
          <w:rFonts w:asciiTheme="minorHAnsi" w:hAnsiTheme="minorHAnsi" w:cstheme="minorHAnsi"/>
          <w:sz w:val="18"/>
          <w:szCs w:val="18"/>
        </w:rPr>
        <w:t xml:space="preserve"> </w:t>
      </w:r>
      <w:r w:rsidR="00871C6C">
        <w:rPr>
          <w:rFonts w:asciiTheme="minorHAnsi" w:hAnsiTheme="minorHAnsi" w:cstheme="minorHAnsi"/>
          <w:sz w:val="18"/>
          <w:szCs w:val="18"/>
        </w:rPr>
        <w:t xml:space="preserve">Qualification Distance - </w:t>
      </w:r>
      <w:r w:rsidR="000E1923" w:rsidRPr="005828AE">
        <w:rPr>
          <w:rFonts w:asciiTheme="minorHAnsi" w:hAnsiTheme="minorHAnsi" w:cstheme="minorHAnsi"/>
          <w:sz w:val="18"/>
          <w:szCs w:val="18"/>
        </w:rPr>
        <w:t>Calculated value – no user input required</w:t>
      </w:r>
      <w:r w:rsidR="00871C6C">
        <w:rPr>
          <w:rFonts w:asciiTheme="minorHAnsi" w:hAnsiTheme="minorHAnsi" w:cstheme="minorHAnsi"/>
          <w:sz w:val="18"/>
          <w:szCs w:val="18"/>
        </w:rPr>
        <w:t>.</w:t>
      </w:r>
    </w:p>
    <w:p w14:paraId="6491C1CF" w14:textId="22817D4B" w:rsidR="00B265DF" w:rsidRDefault="00B265DF" w:rsidP="002A76D1">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theme="minorHAnsi"/>
          <w:sz w:val="18"/>
          <w:szCs w:val="18"/>
        </w:rPr>
      </w:pPr>
    </w:p>
    <w:p w14:paraId="7B8DA3EE" w14:textId="134BC738" w:rsidR="002A76D1" w:rsidRPr="005828AE" w:rsidRDefault="00B65824" w:rsidP="002A76D1">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autoSpaceDE w:val="0"/>
        <w:autoSpaceDN w:val="0"/>
        <w:adjustRightInd w:val="0"/>
        <w:spacing w:after="0" w:line="240" w:lineRule="auto"/>
        <w:rPr>
          <w:rFonts w:asciiTheme="minorHAnsi" w:hAnsiTheme="minorHAnsi" w:cstheme="minorHAnsi"/>
          <w:b/>
          <w:sz w:val="18"/>
          <w:szCs w:val="18"/>
        </w:rPr>
      </w:pPr>
      <w:r>
        <w:rPr>
          <w:rFonts w:asciiTheme="minorHAnsi" w:hAnsiTheme="minorHAnsi" w:cstheme="minorHAnsi"/>
          <w:b/>
          <w:sz w:val="18"/>
          <w:szCs w:val="18"/>
        </w:rPr>
        <w:t>H</w:t>
      </w:r>
      <w:r w:rsidR="002A76D1" w:rsidRPr="005828AE">
        <w:rPr>
          <w:rFonts w:asciiTheme="minorHAnsi" w:hAnsiTheme="minorHAnsi" w:cstheme="minorHAnsi"/>
          <w:b/>
          <w:sz w:val="18"/>
          <w:szCs w:val="18"/>
        </w:rPr>
        <w:t>. Parallel Piping Requirements</w:t>
      </w:r>
    </w:p>
    <w:p w14:paraId="7B8DA3EF" w14:textId="60F031DF" w:rsidR="002A76D1" w:rsidRPr="005828AE" w:rsidRDefault="002A76D1" w:rsidP="002A76D1">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5828AE">
        <w:rPr>
          <w:rFonts w:asciiTheme="minorHAnsi" w:hAnsiTheme="minorHAnsi" w:cstheme="minorHAnsi"/>
          <w:sz w:val="18"/>
          <w:szCs w:val="18"/>
        </w:rPr>
        <w:t xml:space="preserve">This table only applies to systems indicated as </w:t>
      </w:r>
      <w:r w:rsidRPr="005828AE">
        <w:rPr>
          <w:rFonts w:asciiTheme="minorHAnsi" w:hAnsiTheme="minorHAnsi" w:cstheme="minorHAnsi"/>
          <w:b/>
          <w:sz w:val="18"/>
          <w:szCs w:val="18"/>
        </w:rPr>
        <w:t>Parallel Piping.</w:t>
      </w:r>
      <w:r w:rsidRPr="005828AE">
        <w:rPr>
          <w:rFonts w:asciiTheme="minorHAnsi" w:hAnsiTheme="minorHAnsi" w:cstheme="minorHAnsi"/>
          <w:sz w:val="18"/>
          <w:szCs w:val="18"/>
        </w:rPr>
        <w:t xml:space="preserve"> In addition</w:t>
      </w:r>
      <w:r w:rsidR="009B3B3A" w:rsidRPr="005828AE">
        <w:rPr>
          <w:rFonts w:asciiTheme="minorHAnsi" w:hAnsiTheme="minorHAnsi" w:cstheme="minorHAnsi"/>
          <w:sz w:val="18"/>
          <w:szCs w:val="18"/>
        </w:rPr>
        <w:t xml:space="preserve"> to</w:t>
      </w:r>
      <w:r w:rsidRPr="005828AE">
        <w:rPr>
          <w:rFonts w:asciiTheme="minorHAnsi" w:hAnsiTheme="minorHAnsi" w:cstheme="minorHAnsi"/>
          <w:sz w:val="18"/>
          <w:szCs w:val="18"/>
        </w:rPr>
        <w:t xml:space="preserve"> the mandatory requirements in Table </w:t>
      </w:r>
      <w:ins w:id="552" w:author="Alhabibi, Haider@Energy" w:date="2021-11-28T17:30:00Z">
        <w:r w:rsidR="00B40ACF">
          <w:rPr>
            <w:rFonts w:asciiTheme="minorHAnsi" w:hAnsiTheme="minorHAnsi" w:cstheme="minorHAnsi"/>
            <w:sz w:val="18"/>
            <w:szCs w:val="18"/>
          </w:rPr>
          <w:t>J</w:t>
        </w:r>
      </w:ins>
      <w:del w:id="553" w:author="Alhabibi, Haider@Energy" w:date="2021-11-28T17:30:00Z">
        <w:r w:rsidR="00067655" w:rsidRPr="005828AE" w:rsidDel="00B40ACF">
          <w:rPr>
            <w:rFonts w:asciiTheme="minorHAnsi" w:hAnsiTheme="minorHAnsi" w:cstheme="minorHAnsi"/>
            <w:sz w:val="18"/>
            <w:szCs w:val="18"/>
          </w:rPr>
          <w:delText>H</w:delText>
        </w:r>
      </w:del>
      <w:r w:rsidRPr="005828AE">
        <w:rPr>
          <w:rFonts w:asciiTheme="minorHAnsi" w:hAnsiTheme="minorHAnsi" w:cstheme="minorHAnsi"/>
          <w:sz w:val="18"/>
          <w:szCs w:val="18"/>
        </w:rPr>
        <w:t xml:space="preserve">, the installer must ensure the requirements </w:t>
      </w:r>
      <w:r w:rsidR="009B3B3A" w:rsidRPr="005828AE">
        <w:rPr>
          <w:rFonts w:asciiTheme="minorHAnsi" w:hAnsiTheme="minorHAnsi" w:cstheme="minorHAnsi"/>
          <w:sz w:val="18"/>
          <w:szCs w:val="18"/>
        </w:rPr>
        <w:t>i</w:t>
      </w:r>
      <w:r w:rsidRPr="005828AE">
        <w:rPr>
          <w:rFonts w:asciiTheme="minorHAnsi" w:hAnsiTheme="minorHAnsi" w:cstheme="minorHAnsi"/>
          <w:sz w:val="18"/>
          <w:szCs w:val="18"/>
        </w:rPr>
        <w:t xml:space="preserve">n this table are met.  </w:t>
      </w:r>
    </w:p>
    <w:p w14:paraId="7B8DA3F0" w14:textId="5A0E5B6D" w:rsidR="002A76D1" w:rsidRPr="005828AE" w:rsidRDefault="002A76D1" w:rsidP="002A76D1">
      <w:pPr>
        <w:autoSpaceDE w:val="0"/>
        <w:autoSpaceDN w:val="0"/>
        <w:adjustRightInd w:val="0"/>
        <w:spacing w:after="0" w:line="240" w:lineRule="auto"/>
        <w:rPr>
          <w:rFonts w:asciiTheme="minorHAnsi" w:hAnsiTheme="minorHAnsi" w:cstheme="minorHAnsi"/>
          <w:sz w:val="18"/>
          <w:szCs w:val="18"/>
        </w:rPr>
      </w:pPr>
    </w:p>
    <w:p w14:paraId="34B9219D" w14:textId="1733A807" w:rsidR="000919BD" w:rsidRPr="005828AE" w:rsidRDefault="00B65824">
      <w:pPr>
        <w:autoSpaceDE w:val="0"/>
        <w:autoSpaceDN w:val="0"/>
        <w:adjustRightInd w:val="0"/>
        <w:spacing w:after="0" w:line="240" w:lineRule="auto"/>
        <w:rPr>
          <w:rFonts w:asciiTheme="minorHAnsi" w:hAnsiTheme="minorHAnsi" w:cstheme="minorHAnsi"/>
          <w:b/>
          <w:sz w:val="18"/>
          <w:szCs w:val="18"/>
        </w:rPr>
      </w:pPr>
      <w:r>
        <w:rPr>
          <w:rFonts w:asciiTheme="minorHAnsi" w:hAnsiTheme="minorHAnsi" w:cstheme="minorHAnsi"/>
          <w:b/>
          <w:sz w:val="18"/>
          <w:szCs w:val="18"/>
        </w:rPr>
        <w:t>I</w:t>
      </w:r>
      <w:r w:rsidR="000919BD" w:rsidRPr="005828AE">
        <w:rPr>
          <w:rFonts w:asciiTheme="minorHAnsi" w:hAnsiTheme="minorHAnsi" w:cstheme="minorHAnsi"/>
          <w:b/>
          <w:sz w:val="18"/>
          <w:szCs w:val="18"/>
        </w:rPr>
        <w:t>. Point of Use Requirements</w:t>
      </w:r>
    </w:p>
    <w:p w14:paraId="716C8590" w14:textId="5FC90391" w:rsidR="000919BD" w:rsidRPr="005828AE" w:rsidRDefault="000919BD">
      <w:pPr>
        <w:autoSpaceDE w:val="0"/>
        <w:autoSpaceDN w:val="0"/>
        <w:adjustRightInd w:val="0"/>
        <w:spacing w:after="0" w:line="240" w:lineRule="auto"/>
        <w:rPr>
          <w:rFonts w:asciiTheme="minorHAnsi" w:hAnsiTheme="minorHAnsi" w:cstheme="minorHAnsi"/>
          <w:sz w:val="18"/>
          <w:szCs w:val="18"/>
        </w:rPr>
      </w:pPr>
      <w:r w:rsidRPr="005828AE">
        <w:rPr>
          <w:rFonts w:asciiTheme="minorHAnsi" w:hAnsiTheme="minorHAnsi" w:cstheme="minorHAnsi"/>
          <w:sz w:val="18"/>
          <w:szCs w:val="18"/>
        </w:rPr>
        <w:t xml:space="preserve">This table only applies to systems indicated as </w:t>
      </w:r>
      <w:r w:rsidRPr="005828AE">
        <w:rPr>
          <w:rFonts w:asciiTheme="minorHAnsi" w:hAnsiTheme="minorHAnsi" w:cstheme="minorHAnsi"/>
          <w:b/>
          <w:sz w:val="18"/>
          <w:szCs w:val="18"/>
        </w:rPr>
        <w:t>Point of Use</w:t>
      </w:r>
      <w:r w:rsidRPr="005828AE">
        <w:rPr>
          <w:rFonts w:asciiTheme="minorHAnsi" w:hAnsiTheme="minorHAnsi" w:cstheme="minorHAnsi"/>
          <w:sz w:val="18"/>
          <w:szCs w:val="18"/>
        </w:rPr>
        <w:t xml:space="preserve">. In addition </w:t>
      </w:r>
      <w:r w:rsidR="009B3B3A" w:rsidRPr="005828AE">
        <w:rPr>
          <w:rFonts w:asciiTheme="minorHAnsi" w:hAnsiTheme="minorHAnsi" w:cstheme="minorHAnsi"/>
          <w:sz w:val="18"/>
          <w:szCs w:val="18"/>
        </w:rPr>
        <w:t xml:space="preserve">to </w:t>
      </w:r>
      <w:r w:rsidRPr="005828AE">
        <w:rPr>
          <w:rFonts w:asciiTheme="minorHAnsi" w:hAnsiTheme="minorHAnsi" w:cstheme="minorHAnsi"/>
          <w:sz w:val="18"/>
          <w:szCs w:val="18"/>
        </w:rPr>
        <w:t xml:space="preserve">the mandatory requirements in Table </w:t>
      </w:r>
      <w:ins w:id="554" w:author="Alhabibi, Haider@Energy" w:date="2021-11-28T17:30:00Z">
        <w:r w:rsidR="00F65E13">
          <w:rPr>
            <w:rFonts w:asciiTheme="minorHAnsi" w:hAnsiTheme="minorHAnsi" w:cstheme="minorHAnsi"/>
            <w:sz w:val="18"/>
            <w:szCs w:val="18"/>
          </w:rPr>
          <w:t>J</w:t>
        </w:r>
      </w:ins>
      <w:del w:id="555" w:author="Alhabibi, Haider@Energy" w:date="2021-11-28T17:30:00Z">
        <w:r w:rsidR="00067655" w:rsidRPr="005828AE" w:rsidDel="00F65E13">
          <w:rPr>
            <w:rFonts w:asciiTheme="minorHAnsi" w:hAnsiTheme="minorHAnsi" w:cstheme="minorHAnsi"/>
            <w:sz w:val="18"/>
            <w:szCs w:val="18"/>
          </w:rPr>
          <w:delText>H</w:delText>
        </w:r>
      </w:del>
      <w:r w:rsidRPr="005828AE">
        <w:rPr>
          <w:rFonts w:asciiTheme="minorHAnsi" w:hAnsiTheme="minorHAnsi" w:cstheme="minorHAnsi"/>
          <w:sz w:val="18"/>
          <w:szCs w:val="18"/>
        </w:rPr>
        <w:t>, the installe</w:t>
      </w:r>
      <w:r w:rsidR="009B3B3A" w:rsidRPr="005828AE">
        <w:rPr>
          <w:rFonts w:asciiTheme="minorHAnsi" w:hAnsiTheme="minorHAnsi" w:cstheme="minorHAnsi"/>
          <w:sz w:val="18"/>
          <w:szCs w:val="18"/>
        </w:rPr>
        <w:t>r must ensure the requirements i</w:t>
      </w:r>
      <w:r w:rsidRPr="005828AE">
        <w:rPr>
          <w:rFonts w:asciiTheme="minorHAnsi" w:hAnsiTheme="minorHAnsi" w:cstheme="minorHAnsi"/>
          <w:sz w:val="18"/>
          <w:szCs w:val="18"/>
        </w:rPr>
        <w:t>n this table are met.</w:t>
      </w:r>
    </w:p>
    <w:p w14:paraId="3D4B5EA0" w14:textId="1ACD362A" w:rsidR="000919BD" w:rsidRPr="005828AE" w:rsidRDefault="000919BD" w:rsidP="002A76D1">
      <w:pPr>
        <w:autoSpaceDE w:val="0"/>
        <w:autoSpaceDN w:val="0"/>
        <w:adjustRightInd w:val="0"/>
        <w:spacing w:after="0" w:line="240" w:lineRule="auto"/>
        <w:rPr>
          <w:rFonts w:asciiTheme="minorHAnsi" w:hAnsiTheme="minorHAnsi" w:cstheme="minorHAnsi"/>
          <w:b/>
          <w:sz w:val="18"/>
          <w:szCs w:val="18"/>
        </w:rPr>
      </w:pPr>
    </w:p>
    <w:p w14:paraId="31C73472" w14:textId="4475BFCC" w:rsidR="00067655" w:rsidRPr="005828AE" w:rsidRDefault="00B65824" w:rsidP="002A76D1">
      <w:pPr>
        <w:autoSpaceDE w:val="0"/>
        <w:autoSpaceDN w:val="0"/>
        <w:adjustRightInd w:val="0"/>
        <w:spacing w:after="0" w:line="240" w:lineRule="auto"/>
        <w:rPr>
          <w:rFonts w:asciiTheme="minorHAnsi" w:hAnsiTheme="minorHAnsi" w:cstheme="minorHAnsi"/>
          <w:b/>
          <w:sz w:val="18"/>
          <w:szCs w:val="18"/>
        </w:rPr>
      </w:pPr>
      <w:r>
        <w:rPr>
          <w:rFonts w:asciiTheme="minorHAnsi" w:hAnsiTheme="minorHAnsi" w:cstheme="minorHAnsi"/>
          <w:b/>
          <w:sz w:val="18"/>
          <w:szCs w:val="18"/>
        </w:rPr>
        <w:t>J</w:t>
      </w:r>
      <w:r w:rsidR="00067655" w:rsidRPr="005828AE">
        <w:rPr>
          <w:rFonts w:asciiTheme="minorHAnsi" w:hAnsiTheme="minorHAnsi" w:cstheme="minorHAnsi"/>
          <w:b/>
          <w:sz w:val="18"/>
          <w:szCs w:val="18"/>
        </w:rPr>
        <w:t>. Mandatory Requirements for all Recirculation System</w:t>
      </w:r>
    </w:p>
    <w:p w14:paraId="76E01337" w14:textId="5C6FC5EF" w:rsidR="00067655" w:rsidRPr="005828AE" w:rsidRDefault="00067655" w:rsidP="002A76D1">
      <w:pPr>
        <w:autoSpaceDE w:val="0"/>
        <w:autoSpaceDN w:val="0"/>
        <w:adjustRightInd w:val="0"/>
        <w:spacing w:after="0" w:line="240" w:lineRule="auto"/>
        <w:rPr>
          <w:rFonts w:asciiTheme="minorHAnsi" w:hAnsiTheme="minorHAnsi" w:cstheme="minorHAnsi"/>
          <w:sz w:val="18"/>
          <w:szCs w:val="18"/>
        </w:rPr>
      </w:pPr>
      <w:r w:rsidRPr="005828AE">
        <w:rPr>
          <w:rFonts w:asciiTheme="minorHAnsi" w:hAnsiTheme="minorHAnsi" w:cstheme="minorHAnsi"/>
          <w:sz w:val="18"/>
          <w:szCs w:val="18"/>
        </w:rPr>
        <w:t>The requirements of this table apply to all recirculation systems listed below.</w:t>
      </w:r>
    </w:p>
    <w:p w14:paraId="1FDCEF13" w14:textId="77777777" w:rsidR="00067655" w:rsidRPr="005828AE" w:rsidRDefault="00067655" w:rsidP="002A76D1">
      <w:pPr>
        <w:autoSpaceDE w:val="0"/>
        <w:autoSpaceDN w:val="0"/>
        <w:adjustRightInd w:val="0"/>
        <w:spacing w:after="0" w:line="240" w:lineRule="auto"/>
        <w:rPr>
          <w:rFonts w:asciiTheme="minorHAnsi" w:hAnsiTheme="minorHAnsi" w:cstheme="minorHAnsi"/>
          <w:b/>
          <w:sz w:val="18"/>
          <w:szCs w:val="18"/>
        </w:rPr>
      </w:pPr>
    </w:p>
    <w:p w14:paraId="7B8DA3F1" w14:textId="4DC12579" w:rsidR="002A76D1" w:rsidRPr="005828AE" w:rsidRDefault="00B65824" w:rsidP="002A76D1">
      <w:pPr>
        <w:autoSpaceDE w:val="0"/>
        <w:autoSpaceDN w:val="0"/>
        <w:adjustRightInd w:val="0"/>
        <w:spacing w:after="0" w:line="240" w:lineRule="auto"/>
        <w:rPr>
          <w:rFonts w:asciiTheme="minorHAnsi" w:hAnsiTheme="minorHAnsi" w:cstheme="minorHAnsi"/>
          <w:b/>
          <w:sz w:val="18"/>
          <w:szCs w:val="18"/>
        </w:rPr>
      </w:pPr>
      <w:r>
        <w:rPr>
          <w:rFonts w:asciiTheme="minorHAnsi" w:hAnsiTheme="minorHAnsi" w:cstheme="minorHAnsi"/>
          <w:b/>
          <w:sz w:val="18"/>
          <w:szCs w:val="18"/>
        </w:rPr>
        <w:t>K</w:t>
      </w:r>
      <w:r w:rsidR="002A76D1" w:rsidRPr="005828AE">
        <w:rPr>
          <w:rFonts w:asciiTheme="minorHAnsi" w:hAnsiTheme="minorHAnsi" w:cstheme="minorHAnsi"/>
          <w:b/>
          <w:sz w:val="18"/>
          <w:szCs w:val="18"/>
        </w:rPr>
        <w:t>. Recirculation Non-</w:t>
      </w:r>
      <w:r w:rsidR="009B3B3A" w:rsidRPr="005828AE">
        <w:rPr>
          <w:rFonts w:asciiTheme="minorHAnsi" w:hAnsiTheme="minorHAnsi" w:cstheme="minorHAnsi"/>
          <w:b/>
          <w:sz w:val="18"/>
          <w:szCs w:val="18"/>
        </w:rPr>
        <w:t>D</w:t>
      </w:r>
      <w:r w:rsidR="002A76D1" w:rsidRPr="005828AE">
        <w:rPr>
          <w:rFonts w:asciiTheme="minorHAnsi" w:hAnsiTheme="minorHAnsi" w:cstheme="minorHAnsi"/>
          <w:b/>
          <w:sz w:val="18"/>
          <w:szCs w:val="18"/>
        </w:rPr>
        <w:t xml:space="preserve">emand </w:t>
      </w:r>
      <w:r w:rsidR="009B3B3A" w:rsidRPr="005828AE">
        <w:rPr>
          <w:rFonts w:asciiTheme="minorHAnsi" w:hAnsiTheme="minorHAnsi" w:cstheme="minorHAnsi"/>
          <w:b/>
          <w:sz w:val="18"/>
          <w:szCs w:val="18"/>
        </w:rPr>
        <w:t>C</w:t>
      </w:r>
      <w:r w:rsidR="002A76D1" w:rsidRPr="005828AE">
        <w:rPr>
          <w:rFonts w:asciiTheme="minorHAnsi" w:hAnsiTheme="minorHAnsi" w:cstheme="minorHAnsi"/>
          <w:b/>
          <w:sz w:val="18"/>
          <w:szCs w:val="18"/>
        </w:rPr>
        <w:t>ontrols Requirements</w:t>
      </w:r>
    </w:p>
    <w:p w14:paraId="7B8DA3F2" w14:textId="3568E061" w:rsidR="002A76D1" w:rsidRPr="005828AE" w:rsidRDefault="002A76D1" w:rsidP="002A76D1">
      <w:pPr>
        <w:tabs>
          <w:tab w:val="left" w:pos="0"/>
        </w:tabs>
        <w:autoSpaceDE w:val="0"/>
        <w:autoSpaceDN w:val="0"/>
        <w:adjustRightInd w:val="0"/>
        <w:spacing w:after="0" w:line="240" w:lineRule="auto"/>
        <w:rPr>
          <w:rFonts w:asciiTheme="minorHAnsi" w:hAnsiTheme="minorHAnsi" w:cstheme="minorHAnsi"/>
          <w:sz w:val="18"/>
          <w:szCs w:val="18"/>
        </w:rPr>
      </w:pPr>
      <w:r w:rsidRPr="005828AE">
        <w:rPr>
          <w:rFonts w:asciiTheme="minorHAnsi" w:hAnsiTheme="minorHAnsi" w:cstheme="minorHAnsi"/>
          <w:sz w:val="18"/>
          <w:szCs w:val="18"/>
        </w:rPr>
        <w:t xml:space="preserve">This table only applies to systems indicated as </w:t>
      </w:r>
      <w:r w:rsidRPr="005828AE">
        <w:rPr>
          <w:rFonts w:asciiTheme="minorHAnsi" w:hAnsiTheme="minorHAnsi" w:cstheme="minorHAnsi"/>
          <w:b/>
          <w:sz w:val="18"/>
          <w:szCs w:val="18"/>
        </w:rPr>
        <w:t xml:space="preserve">Recirculation Non-demand </w:t>
      </w:r>
      <w:r w:rsidR="00550C64">
        <w:rPr>
          <w:rFonts w:asciiTheme="minorHAnsi" w:hAnsiTheme="minorHAnsi" w:cstheme="minorHAnsi"/>
          <w:b/>
          <w:sz w:val="18"/>
          <w:szCs w:val="18"/>
        </w:rPr>
        <w:t>C</w:t>
      </w:r>
      <w:r w:rsidRPr="005828AE">
        <w:rPr>
          <w:rFonts w:asciiTheme="minorHAnsi" w:hAnsiTheme="minorHAnsi" w:cstheme="minorHAnsi"/>
          <w:b/>
          <w:sz w:val="18"/>
          <w:szCs w:val="18"/>
        </w:rPr>
        <w:t>ontrols.</w:t>
      </w:r>
      <w:r w:rsidRPr="005828AE">
        <w:rPr>
          <w:rFonts w:asciiTheme="minorHAnsi" w:hAnsiTheme="minorHAnsi" w:cstheme="minorHAnsi"/>
          <w:sz w:val="18"/>
          <w:szCs w:val="18"/>
        </w:rPr>
        <w:t xml:space="preserve"> In addition</w:t>
      </w:r>
      <w:r w:rsidR="009B3B3A" w:rsidRPr="005828AE">
        <w:rPr>
          <w:rFonts w:asciiTheme="minorHAnsi" w:hAnsiTheme="minorHAnsi" w:cstheme="minorHAnsi"/>
          <w:sz w:val="18"/>
          <w:szCs w:val="18"/>
        </w:rPr>
        <w:t xml:space="preserve"> to</w:t>
      </w:r>
      <w:r w:rsidRPr="005828AE">
        <w:rPr>
          <w:rFonts w:asciiTheme="minorHAnsi" w:hAnsiTheme="minorHAnsi" w:cstheme="minorHAnsi"/>
          <w:sz w:val="18"/>
          <w:szCs w:val="18"/>
        </w:rPr>
        <w:t xml:space="preserve"> the mandatory requirements in Table </w:t>
      </w:r>
      <w:ins w:id="556" w:author="Alhabibi, Haider@Energy" w:date="2021-11-28T17:31:00Z">
        <w:r w:rsidR="0007315C">
          <w:rPr>
            <w:rFonts w:asciiTheme="minorHAnsi" w:hAnsiTheme="minorHAnsi" w:cstheme="minorHAnsi"/>
            <w:sz w:val="18"/>
            <w:szCs w:val="18"/>
          </w:rPr>
          <w:t>J</w:t>
        </w:r>
      </w:ins>
      <w:del w:id="557" w:author="Alhabibi, Haider@Energy" w:date="2021-11-28T17:31:00Z">
        <w:r w:rsidR="00067655" w:rsidRPr="005828AE" w:rsidDel="0007315C">
          <w:rPr>
            <w:rFonts w:asciiTheme="minorHAnsi" w:hAnsiTheme="minorHAnsi" w:cstheme="minorHAnsi"/>
            <w:sz w:val="18"/>
            <w:szCs w:val="18"/>
          </w:rPr>
          <w:delText>H</w:delText>
        </w:r>
      </w:del>
      <w:r w:rsidR="000355C2" w:rsidRPr="005828AE">
        <w:rPr>
          <w:rFonts w:asciiTheme="minorHAnsi" w:hAnsiTheme="minorHAnsi" w:cstheme="minorHAnsi"/>
          <w:sz w:val="18"/>
          <w:szCs w:val="18"/>
        </w:rPr>
        <w:t xml:space="preserve"> and </w:t>
      </w:r>
      <w:ins w:id="558" w:author="Alhabibi, Haider@Energy" w:date="2021-11-28T17:31:00Z">
        <w:r w:rsidR="0007315C">
          <w:rPr>
            <w:rFonts w:asciiTheme="minorHAnsi" w:hAnsiTheme="minorHAnsi" w:cstheme="minorHAnsi"/>
            <w:sz w:val="18"/>
            <w:szCs w:val="18"/>
          </w:rPr>
          <w:t>M</w:t>
        </w:r>
      </w:ins>
      <w:del w:id="559" w:author="Alhabibi, Haider@Energy" w:date="2021-11-28T17:31:00Z">
        <w:r w:rsidR="000355C2" w:rsidRPr="005828AE" w:rsidDel="0007315C">
          <w:rPr>
            <w:rFonts w:asciiTheme="minorHAnsi" w:hAnsiTheme="minorHAnsi" w:cstheme="minorHAnsi"/>
            <w:sz w:val="18"/>
            <w:szCs w:val="18"/>
          </w:rPr>
          <w:delText>K</w:delText>
        </w:r>
      </w:del>
      <w:r w:rsidRPr="005828AE">
        <w:rPr>
          <w:rFonts w:asciiTheme="minorHAnsi" w:hAnsiTheme="minorHAnsi" w:cstheme="minorHAnsi"/>
          <w:sz w:val="18"/>
          <w:szCs w:val="18"/>
        </w:rPr>
        <w:t xml:space="preserve">, the installer must ensure the requirements </w:t>
      </w:r>
      <w:r w:rsidR="009B3B3A" w:rsidRPr="005828AE">
        <w:rPr>
          <w:rFonts w:asciiTheme="minorHAnsi" w:hAnsiTheme="minorHAnsi" w:cstheme="minorHAnsi"/>
          <w:sz w:val="18"/>
          <w:szCs w:val="18"/>
        </w:rPr>
        <w:t>i</w:t>
      </w:r>
      <w:r w:rsidRPr="005828AE">
        <w:rPr>
          <w:rFonts w:asciiTheme="minorHAnsi" w:hAnsiTheme="minorHAnsi" w:cstheme="minorHAnsi"/>
          <w:sz w:val="18"/>
          <w:szCs w:val="18"/>
        </w:rPr>
        <w:t>n this table are met.</w:t>
      </w:r>
    </w:p>
    <w:p w14:paraId="7B8DA3F3" w14:textId="3BDC5245" w:rsidR="002A76D1" w:rsidRPr="005828AE" w:rsidRDefault="002A76D1" w:rsidP="002A76D1">
      <w:pPr>
        <w:tabs>
          <w:tab w:val="left" w:pos="0"/>
        </w:tabs>
        <w:autoSpaceDE w:val="0"/>
        <w:autoSpaceDN w:val="0"/>
        <w:adjustRightInd w:val="0"/>
        <w:spacing w:after="0" w:line="240" w:lineRule="auto"/>
        <w:ind w:left="180" w:hanging="180"/>
        <w:rPr>
          <w:rFonts w:asciiTheme="minorHAnsi" w:hAnsiTheme="minorHAnsi" w:cstheme="minorHAnsi"/>
          <w:sz w:val="18"/>
          <w:szCs w:val="18"/>
        </w:rPr>
      </w:pPr>
    </w:p>
    <w:p w14:paraId="7B8DA3F4" w14:textId="502A8792" w:rsidR="002A76D1" w:rsidRPr="005828AE" w:rsidRDefault="00B65824" w:rsidP="002A76D1">
      <w:pPr>
        <w:tabs>
          <w:tab w:val="left" w:pos="0"/>
        </w:tabs>
        <w:autoSpaceDE w:val="0"/>
        <w:autoSpaceDN w:val="0"/>
        <w:adjustRightInd w:val="0"/>
        <w:spacing w:after="0" w:line="240" w:lineRule="auto"/>
        <w:ind w:left="180" w:hanging="180"/>
        <w:rPr>
          <w:rFonts w:asciiTheme="minorHAnsi" w:hAnsiTheme="minorHAnsi" w:cstheme="minorHAnsi"/>
          <w:b/>
          <w:sz w:val="18"/>
          <w:szCs w:val="18"/>
        </w:rPr>
      </w:pPr>
      <w:r>
        <w:rPr>
          <w:rFonts w:asciiTheme="minorHAnsi" w:hAnsiTheme="minorHAnsi" w:cstheme="minorHAnsi"/>
          <w:b/>
          <w:sz w:val="18"/>
          <w:szCs w:val="18"/>
        </w:rPr>
        <w:t>L</w:t>
      </w:r>
      <w:r w:rsidR="002A76D1" w:rsidRPr="005828AE">
        <w:rPr>
          <w:rFonts w:asciiTheme="minorHAnsi" w:hAnsiTheme="minorHAnsi" w:cstheme="minorHAnsi"/>
          <w:b/>
          <w:sz w:val="18"/>
          <w:szCs w:val="18"/>
        </w:rPr>
        <w:t>. Demand Recirculation Manual Control</w:t>
      </w:r>
      <w:r w:rsidR="002E0750" w:rsidRPr="005828AE">
        <w:rPr>
          <w:rFonts w:asciiTheme="minorHAnsi" w:hAnsiTheme="minorHAnsi" w:cstheme="minorHAnsi"/>
          <w:b/>
          <w:sz w:val="18"/>
          <w:szCs w:val="18"/>
        </w:rPr>
        <w:t>/Sensor Control</w:t>
      </w:r>
      <w:r w:rsidR="002A76D1" w:rsidRPr="005828AE">
        <w:rPr>
          <w:rFonts w:asciiTheme="minorHAnsi" w:hAnsiTheme="minorHAnsi" w:cstheme="minorHAnsi"/>
          <w:b/>
          <w:sz w:val="18"/>
          <w:szCs w:val="18"/>
        </w:rPr>
        <w:t xml:space="preserve"> Requirements</w:t>
      </w:r>
    </w:p>
    <w:p w14:paraId="7B8DA3F5" w14:textId="099468F8" w:rsidR="002A76D1" w:rsidRPr="005828AE" w:rsidRDefault="002A76D1" w:rsidP="002A76D1">
      <w:pPr>
        <w:tabs>
          <w:tab w:val="left" w:pos="0"/>
        </w:tabs>
        <w:autoSpaceDE w:val="0"/>
        <w:autoSpaceDN w:val="0"/>
        <w:adjustRightInd w:val="0"/>
        <w:spacing w:after="0" w:line="240" w:lineRule="auto"/>
        <w:rPr>
          <w:rFonts w:asciiTheme="minorHAnsi" w:hAnsiTheme="minorHAnsi" w:cstheme="minorHAnsi"/>
          <w:sz w:val="18"/>
          <w:szCs w:val="18"/>
        </w:rPr>
      </w:pPr>
      <w:r w:rsidRPr="005828AE">
        <w:rPr>
          <w:rFonts w:asciiTheme="minorHAnsi" w:hAnsiTheme="minorHAnsi" w:cstheme="minorHAnsi"/>
          <w:sz w:val="18"/>
          <w:szCs w:val="18"/>
        </w:rPr>
        <w:t xml:space="preserve">This table only applies to systems indicated as </w:t>
      </w:r>
      <w:r w:rsidRPr="005828AE">
        <w:rPr>
          <w:rFonts w:asciiTheme="minorHAnsi" w:hAnsiTheme="minorHAnsi" w:cstheme="minorHAnsi"/>
          <w:b/>
          <w:sz w:val="18"/>
          <w:szCs w:val="18"/>
        </w:rPr>
        <w:t>Demand Recirculation Manual Control</w:t>
      </w:r>
      <w:r w:rsidR="000355C2" w:rsidRPr="005828AE">
        <w:rPr>
          <w:rFonts w:asciiTheme="minorHAnsi" w:hAnsiTheme="minorHAnsi" w:cstheme="minorHAnsi"/>
          <w:b/>
          <w:sz w:val="18"/>
          <w:szCs w:val="18"/>
        </w:rPr>
        <w:t xml:space="preserve"> </w:t>
      </w:r>
      <w:r w:rsidR="003B4A3E">
        <w:rPr>
          <w:rFonts w:asciiTheme="minorHAnsi" w:hAnsiTheme="minorHAnsi" w:cstheme="minorHAnsi"/>
          <w:sz w:val="18"/>
          <w:szCs w:val="18"/>
        </w:rPr>
        <w:t xml:space="preserve">or </w:t>
      </w:r>
      <w:r w:rsidR="000355C2" w:rsidRPr="005828AE">
        <w:rPr>
          <w:rFonts w:asciiTheme="minorHAnsi" w:hAnsiTheme="minorHAnsi" w:cstheme="minorHAnsi"/>
          <w:b/>
          <w:sz w:val="18"/>
          <w:szCs w:val="18"/>
        </w:rPr>
        <w:t>Demand Recirculation Senor Control</w:t>
      </w:r>
      <w:r w:rsidRPr="005828AE">
        <w:rPr>
          <w:rFonts w:asciiTheme="minorHAnsi" w:hAnsiTheme="minorHAnsi" w:cstheme="minorHAnsi"/>
          <w:b/>
          <w:sz w:val="18"/>
          <w:szCs w:val="18"/>
        </w:rPr>
        <w:t xml:space="preserve">. </w:t>
      </w:r>
      <w:r w:rsidRPr="005828AE">
        <w:rPr>
          <w:rFonts w:asciiTheme="minorHAnsi" w:hAnsiTheme="minorHAnsi" w:cstheme="minorHAnsi"/>
          <w:sz w:val="18"/>
          <w:szCs w:val="18"/>
        </w:rPr>
        <w:t>In addition</w:t>
      </w:r>
      <w:r w:rsidR="009B3B3A" w:rsidRPr="005828AE">
        <w:rPr>
          <w:rFonts w:asciiTheme="minorHAnsi" w:hAnsiTheme="minorHAnsi" w:cstheme="minorHAnsi"/>
          <w:sz w:val="18"/>
          <w:szCs w:val="18"/>
        </w:rPr>
        <w:t xml:space="preserve"> to</w:t>
      </w:r>
      <w:r w:rsidRPr="005828AE">
        <w:rPr>
          <w:rFonts w:asciiTheme="minorHAnsi" w:hAnsiTheme="minorHAnsi" w:cstheme="minorHAnsi"/>
          <w:sz w:val="18"/>
          <w:szCs w:val="18"/>
        </w:rPr>
        <w:t xml:space="preserve"> the mandatory requirements in Table</w:t>
      </w:r>
      <w:r w:rsidR="00067655" w:rsidRPr="005828AE">
        <w:rPr>
          <w:rFonts w:asciiTheme="minorHAnsi" w:hAnsiTheme="minorHAnsi" w:cstheme="minorHAnsi"/>
          <w:sz w:val="18"/>
          <w:szCs w:val="18"/>
        </w:rPr>
        <w:t xml:space="preserve"> H</w:t>
      </w:r>
      <w:r w:rsidR="000355C2" w:rsidRPr="005828AE">
        <w:rPr>
          <w:rFonts w:asciiTheme="minorHAnsi" w:hAnsiTheme="minorHAnsi" w:cstheme="minorHAnsi"/>
          <w:sz w:val="18"/>
          <w:szCs w:val="18"/>
        </w:rPr>
        <w:t xml:space="preserve"> and K</w:t>
      </w:r>
      <w:r w:rsidRPr="005828AE">
        <w:rPr>
          <w:rFonts w:asciiTheme="minorHAnsi" w:hAnsiTheme="minorHAnsi" w:cstheme="minorHAnsi"/>
          <w:sz w:val="18"/>
          <w:szCs w:val="18"/>
        </w:rPr>
        <w:t xml:space="preserve">, the installer must ensure the requirements </w:t>
      </w:r>
      <w:r w:rsidR="009B3B3A" w:rsidRPr="005828AE">
        <w:rPr>
          <w:rFonts w:asciiTheme="minorHAnsi" w:hAnsiTheme="minorHAnsi" w:cstheme="minorHAnsi"/>
          <w:sz w:val="18"/>
          <w:szCs w:val="18"/>
        </w:rPr>
        <w:t>i</w:t>
      </w:r>
      <w:r w:rsidRPr="005828AE">
        <w:rPr>
          <w:rFonts w:asciiTheme="minorHAnsi" w:hAnsiTheme="minorHAnsi" w:cstheme="minorHAnsi"/>
          <w:sz w:val="18"/>
          <w:szCs w:val="18"/>
        </w:rPr>
        <w:t>n this table are met.</w:t>
      </w:r>
    </w:p>
    <w:p w14:paraId="7B8DA3F6" w14:textId="27342207" w:rsidR="002A76D1" w:rsidRPr="005828AE" w:rsidRDefault="002A76D1" w:rsidP="002A76D1">
      <w:pPr>
        <w:tabs>
          <w:tab w:val="left" w:pos="0"/>
        </w:tabs>
        <w:autoSpaceDE w:val="0"/>
        <w:autoSpaceDN w:val="0"/>
        <w:adjustRightInd w:val="0"/>
        <w:spacing w:after="0" w:line="240" w:lineRule="auto"/>
        <w:rPr>
          <w:rFonts w:asciiTheme="minorHAnsi" w:hAnsiTheme="minorHAnsi" w:cstheme="minorHAnsi"/>
          <w:sz w:val="20"/>
          <w:szCs w:val="20"/>
        </w:rPr>
      </w:pPr>
    </w:p>
    <w:p w14:paraId="21C1223F" w14:textId="77777777" w:rsidR="002212BA" w:rsidRPr="00CE7952" w:rsidRDefault="002212BA">
      <w:pPr>
        <w:spacing w:after="0" w:line="240" w:lineRule="auto"/>
        <w:rPr>
          <w:rFonts w:asciiTheme="minorHAnsi" w:hAnsiTheme="minorHAnsi" w:cstheme="minorHAnsi"/>
          <w:b/>
          <w:sz w:val="20"/>
          <w:szCs w:val="20"/>
        </w:rPr>
        <w:sectPr w:rsidR="002212BA" w:rsidRPr="00CE7952" w:rsidSect="002212BA">
          <w:headerReference w:type="even" r:id="rId16"/>
          <w:headerReference w:type="default" r:id="rId17"/>
          <w:footerReference w:type="default" r:id="rId18"/>
          <w:headerReference w:type="first" r:id="rId19"/>
          <w:pgSz w:w="12240" w:h="15840" w:code="1"/>
          <w:pgMar w:top="720" w:right="720" w:bottom="720" w:left="720" w:header="576" w:footer="576" w:gutter="0"/>
          <w:pgNumType w:start="1"/>
          <w:cols w:space="720"/>
          <w:docGrid w:linePitch="360"/>
        </w:sectPr>
      </w:pPr>
    </w:p>
    <w:tbl>
      <w:tblPr>
        <w:tblW w:w="5000"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902"/>
        <w:gridCol w:w="904"/>
        <w:gridCol w:w="913"/>
        <w:gridCol w:w="1319"/>
        <w:gridCol w:w="997"/>
        <w:gridCol w:w="902"/>
        <w:gridCol w:w="1066"/>
        <w:gridCol w:w="1092"/>
        <w:gridCol w:w="1217"/>
        <w:gridCol w:w="1478"/>
      </w:tblGrid>
      <w:tr w:rsidR="00F8218D" w:rsidRPr="009E01FE" w14:paraId="64A96A83" w14:textId="77777777" w:rsidTr="00F8218D">
        <w:trPr>
          <w:cantSplit/>
          <w:trHeight w:val="277"/>
        </w:trPr>
        <w:tc>
          <w:tcPr>
            <w:tcW w:w="5000" w:type="pct"/>
            <w:gridSpan w:val="10"/>
            <w:tcBorders>
              <w:top w:val="single" w:sz="4" w:space="0" w:color="auto"/>
              <w:left w:val="single" w:sz="4" w:space="0" w:color="auto"/>
              <w:bottom w:val="single" w:sz="4" w:space="0" w:color="auto"/>
              <w:right w:val="single" w:sz="4" w:space="0" w:color="auto"/>
            </w:tcBorders>
          </w:tcPr>
          <w:p w14:paraId="4C22DC49" w14:textId="7DBD3692" w:rsidR="00F8218D" w:rsidRPr="005828AE" w:rsidRDefault="00F8218D" w:rsidP="00CC2C76">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20"/>
              </w:rPr>
            </w:pPr>
            <w:r w:rsidRPr="005828AE">
              <w:rPr>
                <w:rFonts w:asciiTheme="minorHAnsi" w:hAnsiTheme="minorHAnsi" w:cstheme="minorHAnsi"/>
                <w:b/>
                <w:sz w:val="18"/>
                <w:szCs w:val="20"/>
              </w:rPr>
              <w:lastRenderedPageBreak/>
              <w:t xml:space="preserve">A. Design Dwelling Unit Water Heating Systems Information </w:t>
            </w:r>
            <w:ins w:id="571" w:author="Diane Pepetone" w:date="2022-01-13T19:41:00Z">
              <w:r w:rsidR="00B854A7">
                <w:rPr>
                  <w:rFonts w:asciiTheme="minorHAnsi" w:hAnsiTheme="minorHAnsi" w:cstheme="minorHAnsi"/>
                  <w:b/>
                  <w:sz w:val="20"/>
                  <w:szCs w:val="20"/>
                </w:rPr>
                <w:t>(other than HPWH)</w:t>
              </w:r>
            </w:ins>
          </w:p>
          <w:p w14:paraId="7069C378" w14:textId="3C3FC832" w:rsidR="00F8218D" w:rsidDel="001935D1" w:rsidRDefault="009F070F" w:rsidP="00CC2C76">
            <w:pPr>
              <w:keepNext/>
              <w:spacing w:after="0" w:line="240" w:lineRule="auto"/>
              <w:rPr>
                <w:del w:id="572" w:author="Alhabibi, Haider@Energy" w:date="2022-03-09T17:39:00Z"/>
                <w:rFonts w:asciiTheme="minorHAnsi" w:eastAsia="Times New Roman" w:hAnsiTheme="minorHAnsi" w:cstheme="minorHAnsi"/>
                <w:sz w:val="18"/>
                <w:szCs w:val="20"/>
              </w:rPr>
            </w:pPr>
            <w:ins w:id="573" w:author="Alhabibi, Haider@Energy" w:date="2022-03-09T17:39:00Z">
              <w:r>
                <w:rPr>
                  <w:sz w:val="18"/>
                  <w:szCs w:val="18"/>
                </w:rPr>
                <w:t>&lt;&lt;Static Text - see the top&gt;&gt;</w:t>
              </w:r>
            </w:ins>
            <w:del w:id="574" w:author="Alhabibi, Haider@Energy" w:date="2022-03-09T17:39:00Z">
              <w:r w:rsidR="00F8218D" w:rsidRPr="005828AE" w:rsidDel="009F070F">
                <w:rPr>
                  <w:rFonts w:asciiTheme="minorHAnsi" w:eastAsia="Times New Roman" w:hAnsiTheme="minorHAnsi" w:cstheme="minorHAnsi"/>
                  <w:sz w:val="18"/>
                  <w:szCs w:val="20"/>
                </w:rPr>
                <w:delText>This table reports</w:delText>
              </w:r>
            </w:del>
            <w:ins w:id="575" w:author="Diane Pepetone" w:date="2022-01-13T19:40:00Z">
              <w:del w:id="576" w:author="Alhabibi, Haider@Energy" w:date="2022-03-09T17:39:00Z">
                <w:r w:rsidR="00B854A7" w:rsidRPr="005828AE" w:rsidDel="009F070F">
                  <w:rPr>
                    <w:rFonts w:asciiTheme="minorHAnsi" w:eastAsia="Times New Roman" w:hAnsiTheme="minorHAnsi" w:cstheme="minorHAnsi"/>
                    <w:sz w:val="20"/>
                    <w:szCs w:val="20"/>
                  </w:rPr>
                  <w:delText xml:space="preserve"> features</w:delText>
                </w:r>
                <w:r w:rsidR="00B854A7" w:rsidDel="009F070F">
                  <w:rPr>
                    <w:rFonts w:asciiTheme="minorHAnsi" w:eastAsia="Times New Roman" w:hAnsiTheme="minorHAnsi" w:cstheme="minorHAnsi"/>
                    <w:sz w:val="20"/>
                    <w:szCs w:val="20"/>
                  </w:rPr>
                  <w:delText xml:space="preserve"> of</w:delText>
                </w:r>
              </w:del>
            </w:ins>
            <w:del w:id="577" w:author="Alhabibi, Haider@Energy" w:date="2022-03-09T17:39:00Z">
              <w:r w:rsidR="00F8218D" w:rsidRPr="005828AE" w:rsidDel="009F070F">
                <w:rPr>
                  <w:rFonts w:asciiTheme="minorHAnsi" w:eastAsia="Times New Roman" w:hAnsiTheme="minorHAnsi" w:cstheme="minorHAnsi"/>
                  <w:sz w:val="18"/>
                  <w:szCs w:val="20"/>
                </w:rPr>
                <w:delText xml:space="preserve"> the water heating system </w:delText>
              </w:r>
            </w:del>
            <w:ins w:id="578" w:author="Diane Pepetone" w:date="2022-01-13T19:41:00Z">
              <w:del w:id="579" w:author="Alhabibi, Haider@Energy" w:date="2022-03-09T17:39:00Z">
                <w:r w:rsidR="00B854A7" w:rsidDel="009F070F">
                  <w:rPr>
                    <w:rFonts w:asciiTheme="minorHAnsi" w:eastAsia="Times New Roman" w:hAnsiTheme="minorHAnsi" w:cstheme="minorHAnsi"/>
                    <w:sz w:val="20"/>
                    <w:szCs w:val="20"/>
                  </w:rPr>
                  <w:delText xml:space="preserve">other than </w:delText>
                </w:r>
                <w:r w:rsidR="00B854A7" w:rsidDel="009F070F">
                  <w:rPr>
                    <w:rFonts w:cstheme="minorHAnsi"/>
                    <w:b/>
                    <w:bCs/>
                    <w:sz w:val="20"/>
                    <w:szCs w:val="20"/>
                  </w:rPr>
                  <w:delText>HPWH</w:delText>
                </w:r>
                <w:r w:rsidR="00B854A7" w:rsidRPr="005828AE" w:rsidDel="009F070F">
                  <w:rPr>
                    <w:rFonts w:asciiTheme="minorHAnsi" w:eastAsia="Times New Roman" w:hAnsiTheme="minorHAnsi" w:cstheme="minorHAnsi"/>
                    <w:sz w:val="20"/>
                    <w:szCs w:val="20"/>
                  </w:rPr>
                  <w:delText xml:space="preserve"> </w:delText>
                </w:r>
                <w:r w:rsidR="00B854A7" w:rsidDel="009F070F">
                  <w:rPr>
                    <w:rFonts w:asciiTheme="minorHAnsi" w:eastAsia="Times New Roman" w:hAnsiTheme="minorHAnsi" w:cstheme="minorHAnsi"/>
                    <w:sz w:val="20"/>
                    <w:szCs w:val="20"/>
                  </w:rPr>
                  <w:delText>systems</w:delText>
                </w:r>
              </w:del>
            </w:ins>
            <w:del w:id="580" w:author="Alhabibi, Haider@Energy" w:date="2022-03-09T17:39:00Z">
              <w:r w:rsidR="00F8218D" w:rsidRPr="005828AE" w:rsidDel="009F070F">
                <w:rPr>
                  <w:rFonts w:asciiTheme="minorHAnsi" w:eastAsia="Times New Roman" w:hAnsiTheme="minorHAnsi" w:cstheme="minorHAnsi"/>
                  <w:sz w:val="18"/>
                  <w:szCs w:val="20"/>
                </w:rPr>
                <w:delText>features that were specified on the registered CF1R</w:delText>
              </w:r>
            </w:del>
            <w:ins w:id="581" w:author="Tam, Danny@Energy" w:date="2022-02-28T13:20:00Z">
              <w:del w:id="582" w:author="Alhabibi, Haider@Energy" w:date="2022-03-09T17:39:00Z">
                <w:r w:rsidR="00DA58BF" w:rsidDel="009F070F">
                  <w:rPr>
                    <w:rFonts w:asciiTheme="minorHAnsi" w:eastAsia="Times New Roman" w:hAnsiTheme="minorHAnsi" w:cstheme="minorHAnsi"/>
                    <w:sz w:val="18"/>
                    <w:szCs w:val="20"/>
                  </w:rPr>
                  <w:delText>LMCC</w:delText>
                </w:r>
              </w:del>
            </w:ins>
            <w:del w:id="583" w:author="Alhabibi, Haider@Energy" w:date="2022-03-09T17:39:00Z">
              <w:r w:rsidR="00F8218D" w:rsidRPr="005828AE" w:rsidDel="009F070F">
                <w:rPr>
                  <w:rFonts w:asciiTheme="minorHAnsi" w:eastAsia="Times New Roman" w:hAnsiTheme="minorHAnsi" w:cstheme="minorHAnsi"/>
                  <w:sz w:val="18"/>
                  <w:szCs w:val="20"/>
                </w:rPr>
                <w:delText xml:space="preserve"> compliance document for this project.</w:delText>
              </w:r>
            </w:del>
          </w:p>
          <w:p w14:paraId="05580E32" w14:textId="7396BC12" w:rsidR="001935D1" w:rsidRPr="001935D1" w:rsidRDefault="001935D1" w:rsidP="001935D1">
            <w:pPr>
              <w:keepNext/>
              <w:spacing w:after="0" w:line="240" w:lineRule="auto"/>
              <w:rPr>
                <w:ins w:id="584" w:author="Alhabibi, Haider@Energy" w:date="2022-03-10T10:29:00Z"/>
                <w:rFonts w:asciiTheme="minorHAnsi" w:eastAsia="Times New Roman" w:hAnsiTheme="minorHAnsi" w:cstheme="minorHAnsi"/>
                <w:sz w:val="18"/>
                <w:szCs w:val="20"/>
              </w:rPr>
            </w:pPr>
            <w:ins w:id="585" w:author="Alhabibi, Haider@Energy" w:date="2022-03-10T10:29:00Z">
              <w:r w:rsidRPr="001935D1">
                <w:rPr>
                  <w:rFonts w:asciiTheme="minorHAnsi" w:eastAsia="Times New Roman" w:hAnsiTheme="minorHAnsi" w:cstheme="minorHAnsi"/>
                  <w:sz w:val="18"/>
                  <w:szCs w:val="20"/>
                </w:rPr>
                <w:t>&lt;&lt;If LMCC only has HPWH, display the "section does not apply" message&gt;&gt;</w:t>
              </w:r>
            </w:ins>
          </w:p>
          <w:p w14:paraId="3365D20F" w14:textId="4316403E" w:rsidR="001935D1" w:rsidRPr="005828AE" w:rsidRDefault="001935D1" w:rsidP="001935D1">
            <w:pPr>
              <w:keepNext/>
              <w:spacing w:after="0" w:line="240" w:lineRule="auto"/>
              <w:rPr>
                <w:ins w:id="586" w:author="Alhabibi, Haider@Energy" w:date="2022-03-10T10:29:00Z"/>
                <w:rFonts w:asciiTheme="minorHAnsi" w:eastAsia="Times New Roman" w:hAnsiTheme="minorHAnsi" w:cstheme="minorHAnsi"/>
                <w:sz w:val="18"/>
                <w:szCs w:val="20"/>
              </w:rPr>
            </w:pPr>
            <w:ins w:id="587" w:author="Alhabibi, Haider@Energy" w:date="2022-03-10T10:29:00Z">
              <w:r w:rsidRPr="001935D1">
                <w:rPr>
                  <w:rFonts w:asciiTheme="minorHAnsi" w:eastAsia="Times New Roman" w:hAnsiTheme="minorHAnsi" w:cstheme="minorHAnsi"/>
                  <w:sz w:val="18"/>
                  <w:szCs w:val="20"/>
                </w:rPr>
                <w:t>&lt;&lt;require one row of data for each water heater identified on the LMCC-PRF&gt;&gt;</w:t>
              </w:r>
            </w:ins>
          </w:p>
          <w:p w14:paraId="77146667" w14:textId="5A2586AC" w:rsidR="00F8218D" w:rsidRPr="00142E68" w:rsidRDefault="00F8218D" w:rsidP="00DD574D">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trike/>
                <w:sz w:val="18"/>
                <w:szCs w:val="18"/>
                <w:rPrChange w:id="588" w:author="Alhabibi, Haider@Energy" w:date="2022-03-10T10:30:00Z">
                  <w:rPr>
                    <w:rFonts w:asciiTheme="minorHAnsi" w:eastAsia="Times New Roman" w:hAnsiTheme="minorHAnsi" w:cstheme="minorHAnsi"/>
                    <w:sz w:val="18"/>
                    <w:szCs w:val="18"/>
                  </w:rPr>
                </w:rPrChange>
              </w:rPr>
            </w:pPr>
            <w:r w:rsidRPr="00142E68">
              <w:rPr>
                <w:rFonts w:asciiTheme="minorHAnsi" w:hAnsiTheme="minorHAnsi" w:cstheme="minorHAnsi"/>
                <w:strike/>
                <w:sz w:val="18"/>
                <w:szCs w:val="20"/>
                <w:rPrChange w:id="589" w:author="Alhabibi, Haider@Energy" w:date="2022-03-10T10:30:00Z">
                  <w:rPr>
                    <w:rFonts w:asciiTheme="minorHAnsi" w:hAnsiTheme="minorHAnsi" w:cstheme="minorHAnsi"/>
                    <w:sz w:val="18"/>
                    <w:szCs w:val="20"/>
                  </w:rPr>
                </w:rPrChange>
              </w:rPr>
              <w:t>&lt;&lt;</w:t>
            </w:r>
            <w:ins w:id="590" w:author="Alhabibi, Haider@Energy" w:date="2021-12-17T09:38:00Z">
              <w:r w:rsidR="0051172D" w:rsidRPr="00142E68">
                <w:rPr>
                  <w:rFonts w:asciiTheme="minorHAnsi" w:hAnsiTheme="minorHAnsi" w:cstheme="minorHAnsi"/>
                  <w:strike/>
                  <w:sz w:val="18"/>
                  <w:szCs w:val="20"/>
                  <w:rPrChange w:id="591" w:author="Alhabibi, Haider@Energy" w:date="2022-03-10T10:30:00Z">
                    <w:rPr>
                      <w:rFonts w:asciiTheme="minorHAnsi" w:hAnsiTheme="minorHAnsi" w:cstheme="minorHAnsi"/>
                      <w:sz w:val="18"/>
                      <w:szCs w:val="20"/>
                    </w:rPr>
                  </w:rPrChange>
                </w:rPr>
                <w:t xml:space="preserve">if </w:t>
              </w:r>
              <w:del w:id="592" w:author="Tam, Danny@Energy" w:date="2022-02-28T13:20:00Z">
                <w:r w:rsidR="0051172D" w:rsidRPr="00142E68" w:rsidDel="00DA58BF">
                  <w:rPr>
                    <w:rFonts w:asciiTheme="minorHAnsi" w:hAnsiTheme="minorHAnsi" w:cstheme="minorHAnsi"/>
                    <w:strike/>
                    <w:sz w:val="18"/>
                    <w:szCs w:val="20"/>
                    <w:rPrChange w:id="593" w:author="Alhabibi, Haider@Energy" w:date="2022-03-10T10:30:00Z">
                      <w:rPr>
                        <w:rFonts w:asciiTheme="minorHAnsi" w:hAnsiTheme="minorHAnsi" w:cstheme="minorHAnsi"/>
                        <w:sz w:val="18"/>
                        <w:szCs w:val="20"/>
                      </w:rPr>
                    </w:rPrChange>
                  </w:rPr>
                  <w:delText>CF1R</w:delText>
                </w:r>
              </w:del>
            </w:ins>
            <w:ins w:id="594" w:author="Tam, Danny@Energy" w:date="2022-02-28T13:20:00Z">
              <w:r w:rsidR="00DA58BF" w:rsidRPr="00142E68">
                <w:rPr>
                  <w:rFonts w:asciiTheme="minorHAnsi" w:hAnsiTheme="minorHAnsi" w:cstheme="minorHAnsi"/>
                  <w:strike/>
                  <w:sz w:val="18"/>
                  <w:szCs w:val="20"/>
                  <w:rPrChange w:id="595" w:author="Alhabibi, Haider@Energy" w:date="2022-03-10T10:30:00Z">
                    <w:rPr>
                      <w:rFonts w:asciiTheme="minorHAnsi" w:hAnsiTheme="minorHAnsi" w:cstheme="minorHAnsi"/>
                      <w:sz w:val="18"/>
                      <w:szCs w:val="20"/>
                    </w:rPr>
                  </w:rPrChange>
                </w:rPr>
                <w:t>LMCC</w:t>
              </w:r>
            </w:ins>
            <w:ins w:id="596" w:author="Alhabibi, Haider@Energy" w:date="2021-12-17T09:38:00Z">
              <w:r w:rsidR="0051172D" w:rsidRPr="00142E68">
                <w:rPr>
                  <w:rFonts w:asciiTheme="minorHAnsi" w:hAnsiTheme="minorHAnsi" w:cstheme="minorHAnsi"/>
                  <w:strike/>
                  <w:sz w:val="18"/>
                  <w:szCs w:val="20"/>
                  <w:rPrChange w:id="597" w:author="Alhabibi, Haider@Energy" w:date="2022-03-10T10:30:00Z">
                    <w:rPr>
                      <w:rFonts w:asciiTheme="minorHAnsi" w:hAnsiTheme="minorHAnsi" w:cstheme="minorHAnsi"/>
                      <w:sz w:val="18"/>
                      <w:szCs w:val="20"/>
                    </w:rPr>
                  </w:rPrChange>
                </w:rPr>
                <w:t xml:space="preserve"> </w:t>
              </w:r>
            </w:ins>
            <w:ins w:id="598" w:author="Tam, Danny@Energy" w:date="2021-12-23T09:46:00Z">
              <w:r w:rsidR="00BA253C" w:rsidRPr="00142E68">
                <w:rPr>
                  <w:rFonts w:asciiTheme="minorHAnsi" w:hAnsiTheme="minorHAnsi" w:cstheme="minorHAnsi"/>
                  <w:strike/>
                  <w:sz w:val="18"/>
                  <w:szCs w:val="20"/>
                  <w:rPrChange w:id="599" w:author="Alhabibi, Haider@Energy" w:date="2022-03-10T10:30:00Z">
                    <w:rPr>
                      <w:rFonts w:asciiTheme="minorHAnsi" w:hAnsiTheme="minorHAnsi" w:cstheme="minorHAnsi"/>
                      <w:sz w:val="18"/>
                      <w:szCs w:val="20"/>
                    </w:rPr>
                  </w:rPrChange>
                </w:rPr>
                <w:t>do not have any</w:t>
              </w:r>
            </w:ins>
            <w:ins w:id="600" w:author="Alhabibi, Haider@Energy" w:date="2021-12-17T09:38:00Z">
              <w:del w:id="601" w:author="Tam, Danny@Energy" w:date="2021-12-23T09:46:00Z">
                <w:r w:rsidR="0051172D" w:rsidRPr="00142E68" w:rsidDel="00BA253C">
                  <w:rPr>
                    <w:rFonts w:asciiTheme="minorHAnsi" w:hAnsiTheme="minorHAnsi" w:cstheme="minorHAnsi"/>
                    <w:strike/>
                    <w:sz w:val="18"/>
                    <w:szCs w:val="20"/>
                    <w:rPrChange w:id="602" w:author="Alhabibi, Haider@Energy" w:date="2022-03-10T10:30:00Z">
                      <w:rPr>
                        <w:rFonts w:asciiTheme="minorHAnsi" w:hAnsiTheme="minorHAnsi" w:cstheme="minorHAnsi"/>
                        <w:sz w:val="18"/>
                        <w:szCs w:val="20"/>
                      </w:rPr>
                    </w:rPrChange>
                  </w:rPr>
                  <w:delText xml:space="preserve">has </w:delText>
                </w:r>
              </w:del>
            </w:ins>
            <w:ins w:id="603" w:author="Tam, Danny@Energy" w:date="2021-12-23T09:46:00Z">
              <w:r w:rsidR="00BA253C" w:rsidRPr="00142E68">
                <w:rPr>
                  <w:rFonts w:asciiTheme="minorHAnsi" w:hAnsiTheme="minorHAnsi" w:cstheme="minorHAnsi"/>
                  <w:strike/>
                  <w:sz w:val="18"/>
                  <w:szCs w:val="20"/>
                  <w:rPrChange w:id="604" w:author="Alhabibi, Haider@Energy" w:date="2022-03-10T10:30:00Z">
                    <w:rPr>
                      <w:rFonts w:asciiTheme="minorHAnsi" w:hAnsiTheme="minorHAnsi" w:cstheme="minorHAnsi"/>
                      <w:sz w:val="18"/>
                      <w:szCs w:val="20"/>
                    </w:rPr>
                  </w:rPrChange>
                </w:rPr>
                <w:t>non-</w:t>
              </w:r>
            </w:ins>
            <w:ins w:id="605" w:author="Alhabibi, Haider@Energy" w:date="2021-12-17T09:38:00Z">
              <w:r w:rsidR="0051172D" w:rsidRPr="00142E68">
                <w:rPr>
                  <w:rFonts w:asciiTheme="minorHAnsi" w:hAnsiTheme="minorHAnsi" w:cstheme="minorHAnsi"/>
                  <w:strike/>
                  <w:sz w:val="18"/>
                  <w:szCs w:val="20"/>
                  <w:rPrChange w:id="606" w:author="Alhabibi, Haider@Energy" w:date="2022-03-10T10:30:00Z">
                    <w:rPr>
                      <w:rFonts w:asciiTheme="minorHAnsi" w:hAnsiTheme="minorHAnsi" w:cstheme="minorHAnsi"/>
                      <w:sz w:val="18"/>
                      <w:szCs w:val="20"/>
                    </w:rPr>
                  </w:rPrChange>
                </w:rPr>
                <w:t>HPWH</w:t>
              </w:r>
            </w:ins>
            <w:ins w:id="607" w:author="Tam, Danny@Energy" w:date="2021-12-23T09:46:00Z">
              <w:r w:rsidR="00BA253C" w:rsidRPr="00142E68">
                <w:rPr>
                  <w:rFonts w:asciiTheme="minorHAnsi" w:hAnsiTheme="minorHAnsi" w:cstheme="minorHAnsi"/>
                  <w:strike/>
                  <w:sz w:val="18"/>
                  <w:szCs w:val="20"/>
                  <w:rPrChange w:id="608" w:author="Alhabibi, Haider@Energy" w:date="2022-03-10T10:30:00Z">
                    <w:rPr>
                      <w:rFonts w:asciiTheme="minorHAnsi" w:hAnsiTheme="minorHAnsi" w:cstheme="minorHAnsi"/>
                      <w:sz w:val="18"/>
                      <w:szCs w:val="20"/>
                    </w:rPr>
                  </w:rPrChange>
                </w:rPr>
                <w:t xml:space="preserve"> systems</w:t>
              </w:r>
            </w:ins>
            <w:ins w:id="609" w:author="Alhabibi, Haider@Energy" w:date="2021-12-17T09:38:00Z">
              <w:r w:rsidR="0051172D" w:rsidRPr="00142E68">
                <w:rPr>
                  <w:rFonts w:asciiTheme="minorHAnsi" w:hAnsiTheme="minorHAnsi" w:cstheme="minorHAnsi"/>
                  <w:strike/>
                  <w:sz w:val="18"/>
                  <w:szCs w:val="20"/>
                  <w:rPrChange w:id="610" w:author="Alhabibi, Haider@Energy" w:date="2022-03-10T10:30:00Z">
                    <w:rPr>
                      <w:rFonts w:asciiTheme="minorHAnsi" w:hAnsiTheme="minorHAnsi" w:cstheme="minorHAnsi"/>
                      <w:sz w:val="18"/>
                      <w:szCs w:val="20"/>
                    </w:rPr>
                  </w:rPrChange>
                </w:rPr>
                <w:t xml:space="preserve">, then display the "section does not apply" message; else </w:t>
              </w:r>
            </w:ins>
            <w:r w:rsidR="00DD574D" w:rsidRPr="00142E68">
              <w:rPr>
                <w:rFonts w:asciiTheme="minorHAnsi" w:hAnsiTheme="minorHAnsi" w:cstheme="minorHAnsi"/>
                <w:strike/>
                <w:sz w:val="18"/>
                <w:szCs w:val="20"/>
                <w:rPrChange w:id="611" w:author="Alhabibi, Haider@Energy" w:date="2022-03-10T10:30:00Z">
                  <w:rPr>
                    <w:rFonts w:asciiTheme="minorHAnsi" w:hAnsiTheme="minorHAnsi" w:cstheme="minorHAnsi"/>
                    <w:sz w:val="18"/>
                    <w:szCs w:val="20"/>
                  </w:rPr>
                </w:rPrChange>
              </w:rPr>
              <w:t xml:space="preserve">require one row of data for each </w:t>
            </w:r>
            <w:r w:rsidR="007D0544" w:rsidRPr="00142E68">
              <w:rPr>
                <w:rFonts w:asciiTheme="minorHAnsi" w:hAnsiTheme="minorHAnsi" w:cstheme="minorHAnsi"/>
                <w:strike/>
                <w:sz w:val="18"/>
                <w:szCs w:val="20"/>
                <w:rPrChange w:id="612" w:author="Alhabibi, Haider@Energy" w:date="2022-03-10T10:30:00Z">
                  <w:rPr>
                    <w:rFonts w:asciiTheme="minorHAnsi" w:hAnsiTheme="minorHAnsi" w:cstheme="minorHAnsi"/>
                    <w:sz w:val="18"/>
                    <w:szCs w:val="20"/>
                  </w:rPr>
                </w:rPrChange>
              </w:rPr>
              <w:t>non-</w:t>
            </w:r>
            <w:ins w:id="613" w:author="Tam, Danny@Energy" w:date="2021-12-23T09:48:00Z">
              <w:r w:rsidR="00F27E9A" w:rsidRPr="00142E68">
                <w:rPr>
                  <w:rFonts w:asciiTheme="minorHAnsi" w:hAnsiTheme="minorHAnsi" w:cstheme="minorHAnsi"/>
                  <w:strike/>
                  <w:sz w:val="18"/>
                  <w:szCs w:val="20"/>
                  <w:rPrChange w:id="614" w:author="Alhabibi, Haider@Energy" w:date="2022-03-10T10:30:00Z">
                    <w:rPr>
                      <w:rFonts w:asciiTheme="minorHAnsi" w:hAnsiTheme="minorHAnsi" w:cstheme="minorHAnsi"/>
                      <w:sz w:val="18"/>
                      <w:szCs w:val="20"/>
                    </w:rPr>
                  </w:rPrChange>
                </w:rPr>
                <w:t>HPWH</w:t>
              </w:r>
            </w:ins>
            <w:del w:id="615" w:author="Tam, Danny@Energy" w:date="2021-12-23T09:48:00Z">
              <w:r w:rsidR="007D0544" w:rsidRPr="00142E68" w:rsidDel="00F27E9A">
                <w:rPr>
                  <w:rFonts w:asciiTheme="minorHAnsi" w:hAnsiTheme="minorHAnsi" w:cstheme="minorHAnsi"/>
                  <w:strike/>
                  <w:sz w:val="18"/>
                  <w:szCs w:val="20"/>
                  <w:rPrChange w:id="616" w:author="Alhabibi, Haider@Energy" w:date="2022-03-10T10:30:00Z">
                    <w:rPr>
                      <w:rFonts w:asciiTheme="minorHAnsi" w:hAnsiTheme="minorHAnsi" w:cstheme="minorHAnsi"/>
                      <w:sz w:val="18"/>
                      <w:szCs w:val="20"/>
                    </w:rPr>
                  </w:rPrChange>
                </w:rPr>
                <w:delText>H</w:delText>
              </w:r>
            </w:del>
            <w:del w:id="617" w:author="Tam, Danny@Energy" w:date="2021-12-23T09:47:00Z">
              <w:r w:rsidR="007D0544" w:rsidRPr="00142E68" w:rsidDel="00F27E9A">
                <w:rPr>
                  <w:rFonts w:asciiTheme="minorHAnsi" w:hAnsiTheme="minorHAnsi" w:cstheme="minorHAnsi"/>
                  <w:strike/>
                  <w:sz w:val="18"/>
                  <w:szCs w:val="20"/>
                  <w:rPrChange w:id="618" w:author="Alhabibi, Haider@Energy" w:date="2022-03-10T10:30:00Z">
                    <w:rPr>
                      <w:rFonts w:asciiTheme="minorHAnsi" w:hAnsiTheme="minorHAnsi" w:cstheme="minorHAnsi"/>
                      <w:sz w:val="18"/>
                      <w:szCs w:val="20"/>
                    </w:rPr>
                  </w:rPrChange>
                </w:rPr>
                <w:delText>ERS</w:delText>
              </w:r>
            </w:del>
            <w:r w:rsidR="007D0544" w:rsidRPr="00142E68">
              <w:rPr>
                <w:rFonts w:asciiTheme="minorHAnsi" w:hAnsiTheme="minorHAnsi" w:cstheme="minorHAnsi"/>
                <w:strike/>
                <w:sz w:val="18"/>
                <w:szCs w:val="20"/>
                <w:rPrChange w:id="619" w:author="Alhabibi, Haider@Energy" w:date="2022-03-10T10:30:00Z">
                  <w:rPr>
                    <w:rFonts w:asciiTheme="minorHAnsi" w:hAnsiTheme="minorHAnsi" w:cstheme="minorHAnsi"/>
                    <w:sz w:val="18"/>
                    <w:szCs w:val="20"/>
                  </w:rPr>
                </w:rPrChange>
              </w:rPr>
              <w:t xml:space="preserve"> </w:t>
            </w:r>
            <w:r w:rsidR="00DD574D" w:rsidRPr="00142E68">
              <w:rPr>
                <w:rFonts w:asciiTheme="minorHAnsi" w:hAnsiTheme="minorHAnsi" w:cstheme="minorHAnsi"/>
                <w:strike/>
                <w:sz w:val="18"/>
                <w:szCs w:val="20"/>
                <w:rPrChange w:id="620" w:author="Alhabibi, Haider@Energy" w:date="2022-03-10T10:30:00Z">
                  <w:rPr>
                    <w:rFonts w:asciiTheme="minorHAnsi" w:hAnsiTheme="minorHAnsi" w:cstheme="minorHAnsi"/>
                    <w:sz w:val="18"/>
                    <w:szCs w:val="20"/>
                  </w:rPr>
                </w:rPrChange>
              </w:rPr>
              <w:t xml:space="preserve">water heater identified on the </w:t>
            </w:r>
            <w:del w:id="621" w:author="Tam, Danny@Energy" w:date="2022-02-28T13:20:00Z">
              <w:r w:rsidR="00DD574D" w:rsidRPr="00142E68" w:rsidDel="00DA58BF">
                <w:rPr>
                  <w:rFonts w:asciiTheme="minorHAnsi" w:hAnsiTheme="minorHAnsi" w:cstheme="minorHAnsi"/>
                  <w:strike/>
                  <w:sz w:val="18"/>
                  <w:szCs w:val="20"/>
                  <w:rPrChange w:id="622" w:author="Alhabibi, Haider@Energy" w:date="2022-03-10T10:30:00Z">
                    <w:rPr>
                      <w:rFonts w:asciiTheme="minorHAnsi" w:hAnsiTheme="minorHAnsi" w:cstheme="minorHAnsi"/>
                      <w:sz w:val="18"/>
                      <w:szCs w:val="20"/>
                    </w:rPr>
                  </w:rPrChange>
                </w:rPr>
                <w:delText>CF1R</w:delText>
              </w:r>
            </w:del>
            <w:ins w:id="623" w:author="Tam, Danny@Energy" w:date="2022-02-28T13:20:00Z">
              <w:r w:rsidR="00DA58BF" w:rsidRPr="00142E68">
                <w:rPr>
                  <w:rFonts w:asciiTheme="minorHAnsi" w:hAnsiTheme="minorHAnsi" w:cstheme="minorHAnsi"/>
                  <w:strike/>
                  <w:sz w:val="18"/>
                  <w:szCs w:val="20"/>
                  <w:rPrChange w:id="624" w:author="Alhabibi, Haider@Energy" w:date="2022-03-10T10:30:00Z">
                    <w:rPr>
                      <w:rFonts w:asciiTheme="minorHAnsi" w:hAnsiTheme="minorHAnsi" w:cstheme="minorHAnsi"/>
                      <w:sz w:val="18"/>
                      <w:szCs w:val="20"/>
                    </w:rPr>
                  </w:rPrChange>
                </w:rPr>
                <w:t>LMCC</w:t>
              </w:r>
            </w:ins>
            <w:r w:rsidRPr="00142E68">
              <w:rPr>
                <w:rFonts w:asciiTheme="minorHAnsi" w:hAnsiTheme="minorHAnsi" w:cstheme="minorHAnsi"/>
                <w:strike/>
                <w:sz w:val="18"/>
                <w:szCs w:val="20"/>
                <w:rPrChange w:id="625" w:author="Alhabibi, Haider@Energy" w:date="2022-03-10T10:30:00Z">
                  <w:rPr>
                    <w:rFonts w:asciiTheme="minorHAnsi" w:hAnsiTheme="minorHAnsi" w:cstheme="minorHAnsi"/>
                    <w:sz w:val="18"/>
                    <w:szCs w:val="20"/>
                  </w:rPr>
                </w:rPrChange>
              </w:rPr>
              <w:t>&gt;&gt;</w:t>
            </w:r>
          </w:p>
        </w:tc>
      </w:tr>
      <w:tr w:rsidR="00F8218D" w:rsidRPr="009E01FE" w14:paraId="4C006CC8" w14:textId="2B95C0FD" w:rsidTr="002332A3">
        <w:trPr>
          <w:cantSplit/>
          <w:trHeight w:val="277"/>
        </w:trPr>
        <w:tc>
          <w:tcPr>
            <w:tcW w:w="418" w:type="pct"/>
            <w:tcBorders>
              <w:top w:val="single" w:sz="4" w:space="0" w:color="auto"/>
              <w:left w:val="single" w:sz="4" w:space="0" w:color="auto"/>
              <w:bottom w:val="single" w:sz="4" w:space="0" w:color="auto"/>
              <w:right w:val="single" w:sz="4" w:space="0" w:color="auto"/>
            </w:tcBorders>
          </w:tcPr>
          <w:p w14:paraId="0057FA41" w14:textId="1967AE0D" w:rsidR="00F8218D" w:rsidRPr="005828AE"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Pr>
                <w:rFonts w:asciiTheme="minorHAnsi" w:eastAsia="Times New Roman" w:hAnsiTheme="minorHAnsi" w:cstheme="minorHAnsi"/>
                <w:sz w:val="18"/>
                <w:szCs w:val="18"/>
              </w:rPr>
              <w:t>01</w:t>
            </w:r>
          </w:p>
        </w:tc>
        <w:tc>
          <w:tcPr>
            <w:tcW w:w="419" w:type="pct"/>
            <w:tcBorders>
              <w:top w:val="single" w:sz="4" w:space="0" w:color="auto"/>
              <w:left w:val="single" w:sz="4" w:space="0" w:color="auto"/>
              <w:bottom w:val="single" w:sz="4" w:space="0" w:color="auto"/>
              <w:right w:val="single" w:sz="4" w:space="0" w:color="auto"/>
            </w:tcBorders>
            <w:vAlign w:val="center"/>
          </w:tcPr>
          <w:p w14:paraId="7817E326" w14:textId="1F9295B1" w:rsidR="00F8218D" w:rsidRPr="005828AE"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5828AE">
              <w:rPr>
                <w:rFonts w:asciiTheme="minorHAnsi" w:eastAsia="Times New Roman" w:hAnsiTheme="minorHAnsi" w:cstheme="minorHAnsi"/>
                <w:sz w:val="18"/>
                <w:szCs w:val="18"/>
              </w:rPr>
              <w:t>0</w:t>
            </w:r>
            <w:r>
              <w:rPr>
                <w:rFonts w:asciiTheme="minorHAnsi" w:eastAsia="Times New Roman" w:hAnsiTheme="minorHAnsi" w:cstheme="minorHAnsi"/>
                <w:sz w:val="18"/>
                <w:szCs w:val="18"/>
              </w:rPr>
              <w:t>2</w:t>
            </w:r>
          </w:p>
        </w:tc>
        <w:tc>
          <w:tcPr>
            <w:tcW w:w="423" w:type="pct"/>
            <w:tcBorders>
              <w:top w:val="single" w:sz="4" w:space="0" w:color="auto"/>
              <w:left w:val="single" w:sz="4" w:space="0" w:color="auto"/>
              <w:bottom w:val="single" w:sz="4" w:space="0" w:color="auto"/>
              <w:right w:val="single" w:sz="4" w:space="0" w:color="auto"/>
            </w:tcBorders>
            <w:vAlign w:val="center"/>
          </w:tcPr>
          <w:p w14:paraId="4772111B" w14:textId="55856B7C" w:rsidR="00F8218D" w:rsidRPr="005828AE"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5828AE">
              <w:rPr>
                <w:rFonts w:asciiTheme="minorHAnsi" w:eastAsia="Times New Roman" w:hAnsiTheme="minorHAnsi" w:cstheme="minorHAnsi"/>
                <w:sz w:val="18"/>
                <w:szCs w:val="18"/>
              </w:rPr>
              <w:t>0</w:t>
            </w:r>
            <w:r>
              <w:rPr>
                <w:rFonts w:asciiTheme="minorHAnsi" w:eastAsia="Times New Roman" w:hAnsiTheme="minorHAnsi" w:cstheme="minorHAnsi"/>
                <w:sz w:val="18"/>
                <w:szCs w:val="18"/>
              </w:rPr>
              <w:t>3</w:t>
            </w:r>
          </w:p>
        </w:tc>
        <w:tc>
          <w:tcPr>
            <w:tcW w:w="611" w:type="pct"/>
            <w:tcBorders>
              <w:top w:val="single" w:sz="4" w:space="0" w:color="auto"/>
              <w:left w:val="single" w:sz="4" w:space="0" w:color="auto"/>
              <w:bottom w:val="single" w:sz="4" w:space="0" w:color="auto"/>
              <w:right w:val="single" w:sz="4" w:space="0" w:color="auto"/>
            </w:tcBorders>
            <w:vAlign w:val="center"/>
          </w:tcPr>
          <w:p w14:paraId="7E070CA6" w14:textId="7A79591F" w:rsidR="00F8218D" w:rsidRPr="005828AE"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5828AE">
              <w:rPr>
                <w:rFonts w:asciiTheme="minorHAnsi" w:eastAsia="Times New Roman" w:hAnsiTheme="minorHAnsi" w:cstheme="minorHAnsi"/>
                <w:sz w:val="18"/>
                <w:szCs w:val="18"/>
              </w:rPr>
              <w:t>0</w:t>
            </w:r>
            <w:r>
              <w:rPr>
                <w:rFonts w:asciiTheme="minorHAnsi" w:eastAsia="Times New Roman" w:hAnsiTheme="minorHAnsi" w:cstheme="minorHAnsi"/>
                <w:sz w:val="18"/>
                <w:szCs w:val="18"/>
              </w:rPr>
              <w:t>4</w:t>
            </w:r>
          </w:p>
        </w:tc>
        <w:tc>
          <w:tcPr>
            <w:tcW w:w="462" w:type="pct"/>
            <w:tcBorders>
              <w:top w:val="single" w:sz="4" w:space="0" w:color="auto"/>
              <w:left w:val="single" w:sz="4" w:space="0" w:color="auto"/>
              <w:bottom w:val="single" w:sz="4" w:space="0" w:color="auto"/>
              <w:right w:val="single" w:sz="4" w:space="0" w:color="auto"/>
            </w:tcBorders>
            <w:vAlign w:val="center"/>
          </w:tcPr>
          <w:p w14:paraId="6F7D4652" w14:textId="1C5CFBBE" w:rsidR="00F8218D" w:rsidRPr="005828AE"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5828AE">
              <w:rPr>
                <w:rFonts w:asciiTheme="minorHAnsi" w:eastAsia="Times New Roman" w:hAnsiTheme="minorHAnsi" w:cstheme="minorHAnsi"/>
                <w:sz w:val="18"/>
                <w:szCs w:val="18"/>
              </w:rPr>
              <w:t>0</w:t>
            </w:r>
            <w:r>
              <w:rPr>
                <w:rFonts w:asciiTheme="minorHAnsi" w:eastAsia="Times New Roman" w:hAnsiTheme="minorHAnsi" w:cstheme="minorHAnsi"/>
                <w:sz w:val="18"/>
                <w:szCs w:val="18"/>
              </w:rPr>
              <w:t>5</w:t>
            </w:r>
          </w:p>
        </w:tc>
        <w:tc>
          <w:tcPr>
            <w:tcW w:w="418" w:type="pct"/>
            <w:tcBorders>
              <w:top w:val="single" w:sz="4" w:space="0" w:color="auto"/>
              <w:left w:val="single" w:sz="4" w:space="0" w:color="auto"/>
              <w:bottom w:val="single" w:sz="4" w:space="0" w:color="auto"/>
              <w:right w:val="single" w:sz="4" w:space="0" w:color="auto"/>
            </w:tcBorders>
            <w:vAlign w:val="center"/>
          </w:tcPr>
          <w:p w14:paraId="71E0F86F" w14:textId="363256B4" w:rsidR="00F8218D" w:rsidRPr="005828AE"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5828AE">
              <w:rPr>
                <w:rFonts w:asciiTheme="minorHAnsi" w:eastAsia="Times New Roman" w:hAnsiTheme="minorHAnsi" w:cstheme="minorHAnsi"/>
                <w:sz w:val="18"/>
                <w:szCs w:val="18"/>
              </w:rPr>
              <w:t>0</w:t>
            </w:r>
            <w:r>
              <w:rPr>
                <w:rFonts w:asciiTheme="minorHAnsi" w:eastAsia="Times New Roman" w:hAnsiTheme="minorHAnsi" w:cstheme="minorHAnsi"/>
                <w:sz w:val="18"/>
                <w:szCs w:val="18"/>
              </w:rPr>
              <w:t>6</w:t>
            </w:r>
          </w:p>
        </w:tc>
        <w:tc>
          <w:tcPr>
            <w:tcW w:w="494" w:type="pct"/>
            <w:tcBorders>
              <w:top w:val="single" w:sz="4" w:space="0" w:color="auto"/>
              <w:left w:val="single" w:sz="4" w:space="0" w:color="auto"/>
              <w:bottom w:val="single" w:sz="4" w:space="0" w:color="auto"/>
              <w:right w:val="single" w:sz="4" w:space="0" w:color="auto"/>
            </w:tcBorders>
            <w:vAlign w:val="center"/>
          </w:tcPr>
          <w:p w14:paraId="5EA7B85A" w14:textId="44351773" w:rsidR="00F8218D" w:rsidRPr="005828AE"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5828AE">
              <w:rPr>
                <w:rFonts w:asciiTheme="minorHAnsi" w:eastAsia="Times New Roman" w:hAnsiTheme="minorHAnsi" w:cstheme="minorHAnsi"/>
                <w:sz w:val="18"/>
                <w:szCs w:val="18"/>
              </w:rPr>
              <w:t>0</w:t>
            </w:r>
            <w:r>
              <w:rPr>
                <w:rFonts w:asciiTheme="minorHAnsi" w:eastAsia="Times New Roman" w:hAnsiTheme="minorHAnsi" w:cstheme="minorHAnsi"/>
                <w:sz w:val="18"/>
                <w:szCs w:val="18"/>
              </w:rPr>
              <w:t>7</w:t>
            </w:r>
          </w:p>
        </w:tc>
        <w:tc>
          <w:tcPr>
            <w:tcW w:w="506" w:type="pct"/>
            <w:tcBorders>
              <w:top w:val="single" w:sz="4" w:space="0" w:color="auto"/>
              <w:left w:val="single" w:sz="4" w:space="0" w:color="auto"/>
              <w:bottom w:val="single" w:sz="4" w:space="0" w:color="auto"/>
              <w:right w:val="single" w:sz="4" w:space="0" w:color="auto"/>
            </w:tcBorders>
            <w:vAlign w:val="center"/>
          </w:tcPr>
          <w:p w14:paraId="6358429D" w14:textId="43D16B5F" w:rsidR="00F8218D" w:rsidRPr="005828AE"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5828AE">
              <w:rPr>
                <w:rFonts w:asciiTheme="minorHAnsi" w:eastAsia="Times New Roman" w:hAnsiTheme="minorHAnsi" w:cstheme="minorHAnsi"/>
                <w:sz w:val="18"/>
                <w:szCs w:val="18"/>
              </w:rPr>
              <w:t>0</w:t>
            </w:r>
            <w:r>
              <w:rPr>
                <w:rFonts w:asciiTheme="minorHAnsi" w:eastAsia="Times New Roman" w:hAnsiTheme="minorHAnsi" w:cstheme="minorHAnsi"/>
                <w:sz w:val="18"/>
                <w:szCs w:val="18"/>
              </w:rPr>
              <w:t>8</w:t>
            </w:r>
          </w:p>
        </w:tc>
        <w:tc>
          <w:tcPr>
            <w:tcW w:w="564" w:type="pct"/>
            <w:tcBorders>
              <w:top w:val="single" w:sz="4" w:space="0" w:color="auto"/>
              <w:left w:val="single" w:sz="4" w:space="0" w:color="auto"/>
              <w:bottom w:val="single" w:sz="4" w:space="0" w:color="auto"/>
              <w:right w:val="single" w:sz="4" w:space="0" w:color="auto"/>
            </w:tcBorders>
          </w:tcPr>
          <w:p w14:paraId="43466C34" w14:textId="147022DE" w:rsidR="00F8218D" w:rsidRPr="005828AE"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5828AE">
              <w:rPr>
                <w:rFonts w:asciiTheme="minorHAnsi" w:eastAsia="Times New Roman" w:hAnsiTheme="minorHAnsi" w:cstheme="minorHAnsi"/>
                <w:sz w:val="18"/>
                <w:szCs w:val="18"/>
              </w:rPr>
              <w:t>09</w:t>
            </w:r>
          </w:p>
        </w:tc>
        <w:tc>
          <w:tcPr>
            <w:tcW w:w="685" w:type="pct"/>
            <w:tcBorders>
              <w:top w:val="single" w:sz="4" w:space="0" w:color="auto"/>
              <w:left w:val="single" w:sz="4" w:space="0" w:color="auto"/>
              <w:bottom w:val="single" w:sz="4" w:space="0" w:color="auto"/>
              <w:right w:val="single" w:sz="4" w:space="0" w:color="auto"/>
            </w:tcBorders>
          </w:tcPr>
          <w:p w14:paraId="2B1969AD" w14:textId="6773DB17" w:rsidR="00F8218D" w:rsidRPr="005828AE"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5828AE">
              <w:rPr>
                <w:rFonts w:asciiTheme="minorHAnsi" w:eastAsia="Times New Roman" w:hAnsiTheme="minorHAnsi" w:cstheme="minorHAnsi"/>
                <w:sz w:val="18"/>
                <w:szCs w:val="18"/>
              </w:rPr>
              <w:t>10</w:t>
            </w:r>
          </w:p>
        </w:tc>
      </w:tr>
      <w:tr w:rsidR="00F8218D" w:rsidRPr="009E01FE" w14:paraId="0EB48572" w14:textId="08F7DB6E" w:rsidTr="002332A3">
        <w:trPr>
          <w:cantSplit/>
          <w:trHeight w:val="288"/>
        </w:trPr>
        <w:tc>
          <w:tcPr>
            <w:tcW w:w="418" w:type="pct"/>
            <w:tcBorders>
              <w:top w:val="single" w:sz="4" w:space="0" w:color="auto"/>
              <w:left w:val="single" w:sz="4" w:space="0" w:color="auto"/>
              <w:bottom w:val="single" w:sz="4" w:space="0" w:color="auto"/>
              <w:right w:val="single" w:sz="4" w:space="0" w:color="auto"/>
            </w:tcBorders>
            <w:vAlign w:val="bottom"/>
          </w:tcPr>
          <w:p w14:paraId="04C824DD" w14:textId="55D8BB0C" w:rsidR="00F8218D" w:rsidRPr="005828AE" w:rsidRDefault="00F8218D" w:rsidP="00F8218D">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Pr>
                <w:rFonts w:asciiTheme="minorHAnsi" w:eastAsia="Times New Roman" w:hAnsiTheme="minorHAnsi" w:cstheme="minorHAnsi"/>
                <w:sz w:val="18"/>
                <w:szCs w:val="18"/>
              </w:rPr>
              <w:t>Dwelling Unit Name</w:t>
            </w:r>
          </w:p>
        </w:tc>
        <w:tc>
          <w:tcPr>
            <w:tcW w:w="419" w:type="pct"/>
            <w:tcBorders>
              <w:top w:val="single" w:sz="4" w:space="0" w:color="auto"/>
              <w:left w:val="single" w:sz="4" w:space="0" w:color="auto"/>
              <w:bottom w:val="single" w:sz="4" w:space="0" w:color="auto"/>
              <w:right w:val="single" w:sz="4" w:space="0" w:color="auto"/>
            </w:tcBorders>
            <w:vAlign w:val="bottom"/>
          </w:tcPr>
          <w:p w14:paraId="475A1623" w14:textId="4A283D65" w:rsidR="00F8218D" w:rsidRPr="005828AE"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5828AE">
              <w:rPr>
                <w:rFonts w:asciiTheme="minorHAnsi" w:eastAsia="Times New Roman" w:hAnsiTheme="minorHAnsi" w:cstheme="minorHAnsi"/>
                <w:sz w:val="18"/>
                <w:szCs w:val="18"/>
              </w:rPr>
              <w:t>Water Heating System ID or Name</w:t>
            </w:r>
          </w:p>
        </w:tc>
        <w:tc>
          <w:tcPr>
            <w:tcW w:w="423" w:type="pct"/>
            <w:tcBorders>
              <w:top w:val="single" w:sz="4" w:space="0" w:color="auto"/>
              <w:left w:val="single" w:sz="4" w:space="0" w:color="auto"/>
              <w:bottom w:val="single" w:sz="4" w:space="0" w:color="auto"/>
              <w:right w:val="single" w:sz="4" w:space="0" w:color="auto"/>
            </w:tcBorders>
            <w:vAlign w:val="bottom"/>
          </w:tcPr>
          <w:p w14:paraId="6610229E" w14:textId="77777777" w:rsidR="00F8218D" w:rsidRPr="005828AE"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5828AE">
              <w:rPr>
                <w:rFonts w:asciiTheme="minorHAnsi" w:eastAsia="Times New Roman" w:hAnsiTheme="minorHAnsi" w:cstheme="minorHAnsi"/>
                <w:sz w:val="18"/>
                <w:szCs w:val="18"/>
              </w:rPr>
              <w:t>Water Heating System Type</w:t>
            </w:r>
          </w:p>
        </w:tc>
        <w:tc>
          <w:tcPr>
            <w:tcW w:w="611" w:type="pct"/>
            <w:tcBorders>
              <w:top w:val="single" w:sz="4" w:space="0" w:color="auto"/>
              <w:left w:val="single" w:sz="4" w:space="0" w:color="auto"/>
              <w:bottom w:val="single" w:sz="4" w:space="0" w:color="auto"/>
              <w:right w:val="single" w:sz="4" w:space="0" w:color="auto"/>
            </w:tcBorders>
            <w:vAlign w:val="bottom"/>
          </w:tcPr>
          <w:p w14:paraId="140CE270" w14:textId="77777777" w:rsidR="00F8218D" w:rsidRPr="005828AE"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5828AE">
              <w:rPr>
                <w:rFonts w:asciiTheme="minorHAnsi" w:eastAsia="Times New Roman" w:hAnsiTheme="minorHAnsi" w:cstheme="minorHAnsi"/>
                <w:sz w:val="18"/>
                <w:szCs w:val="18"/>
              </w:rPr>
              <w:t>Water Heater Type</w:t>
            </w:r>
          </w:p>
        </w:tc>
        <w:tc>
          <w:tcPr>
            <w:tcW w:w="462" w:type="pct"/>
            <w:tcBorders>
              <w:top w:val="single" w:sz="4" w:space="0" w:color="auto"/>
              <w:left w:val="single" w:sz="4" w:space="0" w:color="auto"/>
              <w:bottom w:val="single" w:sz="4" w:space="0" w:color="auto"/>
              <w:right w:val="single" w:sz="4" w:space="0" w:color="auto"/>
            </w:tcBorders>
            <w:vAlign w:val="bottom"/>
          </w:tcPr>
          <w:p w14:paraId="4D57B0C3" w14:textId="1DD60336" w:rsidR="00F8218D" w:rsidRPr="005828AE"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5828AE">
              <w:rPr>
                <w:rFonts w:asciiTheme="minorHAnsi" w:eastAsia="Times New Roman" w:hAnsiTheme="minorHAnsi" w:cstheme="minorHAnsi"/>
                <w:sz w:val="18"/>
                <w:szCs w:val="18"/>
              </w:rPr>
              <w:t># of</w:t>
            </w:r>
            <w:r w:rsidR="006D7631">
              <w:rPr>
                <w:rFonts w:asciiTheme="minorHAnsi" w:eastAsia="Times New Roman" w:hAnsiTheme="minorHAnsi" w:cstheme="minorHAnsi"/>
                <w:sz w:val="18"/>
                <w:szCs w:val="18"/>
              </w:rPr>
              <w:t xml:space="preserve"> </w:t>
            </w:r>
            <w:r w:rsidR="002332A3">
              <w:rPr>
                <w:rFonts w:asciiTheme="minorHAnsi" w:eastAsia="Times New Roman" w:hAnsiTheme="minorHAnsi" w:cstheme="minorHAnsi"/>
                <w:sz w:val="18"/>
                <w:szCs w:val="18"/>
              </w:rPr>
              <w:t xml:space="preserve">Like (or Identical) </w:t>
            </w:r>
            <w:r w:rsidRPr="005828AE">
              <w:rPr>
                <w:rFonts w:asciiTheme="minorHAnsi" w:eastAsia="Times New Roman" w:hAnsiTheme="minorHAnsi" w:cstheme="minorHAnsi"/>
                <w:sz w:val="18"/>
                <w:szCs w:val="18"/>
              </w:rPr>
              <w:t xml:space="preserve"> Water Heaters in System</w:t>
            </w:r>
          </w:p>
        </w:tc>
        <w:tc>
          <w:tcPr>
            <w:tcW w:w="418" w:type="pct"/>
            <w:tcBorders>
              <w:top w:val="single" w:sz="4" w:space="0" w:color="auto"/>
              <w:left w:val="single" w:sz="4" w:space="0" w:color="auto"/>
              <w:bottom w:val="single" w:sz="4" w:space="0" w:color="auto"/>
              <w:right w:val="single" w:sz="4" w:space="0" w:color="auto"/>
            </w:tcBorders>
            <w:vAlign w:val="bottom"/>
          </w:tcPr>
          <w:p w14:paraId="15A53268" w14:textId="77777777" w:rsidR="00F8218D" w:rsidRPr="005828AE"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5828AE">
              <w:rPr>
                <w:rFonts w:asciiTheme="minorHAnsi" w:eastAsia="Times New Roman" w:hAnsiTheme="minorHAnsi" w:cstheme="minorHAnsi"/>
                <w:sz w:val="18"/>
                <w:szCs w:val="18"/>
              </w:rPr>
              <w:t>Fuel Type</w:t>
            </w:r>
          </w:p>
        </w:tc>
        <w:tc>
          <w:tcPr>
            <w:tcW w:w="494" w:type="pct"/>
            <w:tcBorders>
              <w:top w:val="single" w:sz="4" w:space="0" w:color="auto"/>
              <w:left w:val="single" w:sz="4" w:space="0" w:color="auto"/>
              <w:bottom w:val="single" w:sz="4" w:space="0" w:color="auto"/>
              <w:right w:val="single" w:sz="4" w:space="0" w:color="auto"/>
            </w:tcBorders>
            <w:vAlign w:val="bottom"/>
          </w:tcPr>
          <w:p w14:paraId="7D8B74FA" w14:textId="77777777" w:rsidR="00F8218D" w:rsidRPr="005828AE"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5828AE">
              <w:rPr>
                <w:rFonts w:asciiTheme="minorHAnsi" w:eastAsia="Times New Roman" w:hAnsiTheme="minorHAnsi" w:cstheme="minorHAnsi"/>
                <w:sz w:val="18"/>
                <w:szCs w:val="18"/>
              </w:rPr>
              <w:t>Rated Input Type</w:t>
            </w:r>
          </w:p>
        </w:tc>
        <w:tc>
          <w:tcPr>
            <w:tcW w:w="506" w:type="pct"/>
            <w:tcBorders>
              <w:top w:val="single" w:sz="4" w:space="0" w:color="auto"/>
              <w:left w:val="single" w:sz="4" w:space="0" w:color="auto"/>
              <w:bottom w:val="single" w:sz="4" w:space="0" w:color="auto"/>
              <w:right w:val="single" w:sz="4" w:space="0" w:color="auto"/>
            </w:tcBorders>
            <w:vAlign w:val="bottom"/>
          </w:tcPr>
          <w:p w14:paraId="6A13A52C" w14:textId="77777777" w:rsidR="00F8218D" w:rsidRPr="005828AE"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5828AE">
              <w:rPr>
                <w:rFonts w:asciiTheme="minorHAnsi" w:eastAsia="Times New Roman" w:hAnsiTheme="minorHAnsi" w:cstheme="minorHAnsi"/>
                <w:sz w:val="18"/>
                <w:szCs w:val="18"/>
              </w:rPr>
              <w:t>Rated Input Value</w:t>
            </w:r>
          </w:p>
        </w:tc>
        <w:tc>
          <w:tcPr>
            <w:tcW w:w="564" w:type="pct"/>
            <w:tcBorders>
              <w:top w:val="single" w:sz="4" w:space="0" w:color="auto"/>
              <w:left w:val="single" w:sz="4" w:space="0" w:color="auto"/>
              <w:bottom w:val="single" w:sz="4" w:space="0" w:color="auto"/>
              <w:right w:val="single" w:sz="4" w:space="0" w:color="auto"/>
            </w:tcBorders>
            <w:vAlign w:val="bottom"/>
          </w:tcPr>
          <w:p w14:paraId="28EC4A0E" w14:textId="77777777" w:rsidR="00F8218D" w:rsidRPr="005828AE"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5828AE">
              <w:rPr>
                <w:rFonts w:asciiTheme="minorHAnsi" w:eastAsia="Times New Roman" w:hAnsiTheme="minorHAnsi" w:cstheme="minorHAnsi"/>
                <w:sz w:val="18"/>
                <w:szCs w:val="18"/>
              </w:rPr>
              <w:t>Dwelling Unit DHW System</w:t>
            </w:r>
          </w:p>
          <w:p w14:paraId="674EE8DC" w14:textId="0BE1C904" w:rsidR="00F8218D" w:rsidRPr="005828AE"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5828AE">
              <w:rPr>
                <w:rFonts w:asciiTheme="minorHAnsi" w:eastAsia="Times New Roman" w:hAnsiTheme="minorHAnsi" w:cstheme="minorHAnsi"/>
                <w:sz w:val="18"/>
                <w:szCs w:val="18"/>
              </w:rPr>
              <w:t>Distribution Type</w:t>
            </w:r>
          </w:p>
        </w:tc>
        <w:tc>
          <w:tcPr>
            <w:tcW w:w="685" w:type="pct"/>
            <w:tcBorders>
              <w:top w:val="single" w:sz="4" w:space="0" w:color="auto"/>
              <w:left w:val="single" w:sz="4" w:space="0" w:color="auto"/>
              <w:bottom w:val="single" w:sz="4" w:space="0" w:color="auto"/>
              <w:right w:val="single" w:sz="4" w:space="0" w:color="auto"/>
            </w:tcBorders>
            <w:vAlign w:val="bottom"/>
          </w:tcPr>
          <w:p w14:paraId="27A9CCAD" w14:textId="71A37BC8" w:rsidR="00F8218D" w:rsidRPr="005828AE"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5828AE">
              <w:rPr>
                <w:rFonts w:asciiTheme="minorHAnsi" w:eastAsia="Times New Roman" w:hAnsiTheme="minorHAnsi" w:cstheme="minorHAnsi"/>
                <w:sz w:val="18"/>
                <w:szCs w:val="18"/>
              </w:rPr>
              <w:t>Compact Distrib</w:t>
            </w:r>
            <w:r>
              <w:rPr>
                <w:rFonts w:asciiTheme="minorHAnsi" w:eastAsia="Times New Roman" w:hAnsiTheme="minorHAnsi" w:cstheme="minorHAnsi"/>
                <w:sz w:val="18"/>
                <w:szCs w:val="18"/>
              </w:rPr>
              <w:t>.</w:t>
            </w:r>
          </w:p>
        </w:tc>
      </w:tr>
      <w:tr w:rsidR="00F8218D" w:rsidRPr="009E01FE" w14:paraId="16A86729" w14:textId="381DC7CA" w:rsidTr="002332A3">
        <w:trPr>
          <w:cantSplit/>
          <w:trHeight w:val="246"/>
        </w:trPr>
        <w:tc>
          <w:tcPr>
            <w:tcW w:w="418" w:type="pct"/>
            <w:tcBorders>
              <w:top w:val="single" w:sz="4" w:space="0" w:color="auto"/>
              <w:left w:val="single" w:sz="4" w:space="0" w:color="auto"/>
              <w:bottom w:val="single" w:sz="4" w:space="0" w:color="auto"/>
              <w:right w:val="single" w:sz="4" w:space="0" w:color="auto"/>
            </w:tcBorders>
          </w:tcPr>
          <w:p w14:paraId="24D59ACF" w14:textId="3A7651C8" w:rsidR="00F8218D" w:rsidRPr="005828AE" w:rsidRDefault="00163E4E" w:rsidP="00F53007">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20"/>
              </w:rPr>
            </w:pPr>
            <w:r>
              <w:rPr>
                <w:rFonts w:asciiTheme="minorHAnsi" w:eastAsia="Times New Roman" w:hAnsiTheme="minorHAnsi" w:cstheme="minorHAnsi"/>
                <w:sz w:val="16"/>
                <w:szCs w:val="20"/>
              </w:rPr>
              <w:t xml:space="preserve">&lt;&lt;reference value from </w:t>
            </w:r>
            <w:del w:id="626" w:author="Tam, Danny@Energy" w:date="2022-02-28T13:20:00Z">
              <w:r w:rsidDel="00DA58BF">
                <w:rPr>
                  <w:rFonts w:asciiTheme="minorHAnsi" w:eastAsia="Times New Roman" w:hAnsiTheme="minorHAnsi" w:cstheme="minorHAnsi"/>
                  <w:sz w:val="16"/>
                  <w:szCs w:val="20"/>
                </w:rPr>
                <w:delText>CF1R</w:delText>
              </w:r>
            </w:del>
            <w:ins w:id="627" w:author="Tam, Danny@Energy" w:date="2022-02-28T13:20:00Z">
              <w:r w:rsidR="00DA58BF">
                <w:rPr>
                  <w:rFonts w:asciiTheme="minorHAnsi" w:eastAsia="Times New Roman" w:hAnsiTheme="minorHAnsi" w:cstheme="minorHAnsi"/>
                  <w:sz w:val="16"/>
                  <w:szCs w:val="20"/>
                </w:rPr>
                <w:t>LMCC</w:t>
              </w:r>
            </w:ins>
            <w:r>
              <w:rPr>
                <w:rFonts w:asciiTheme="minorHAnsi" w:eastAsia="Times New Roman" w:hAnsiTheme="minorHAnsi" w:cstheme="minorHAnsi"/>
                <w:sz w:val="16"/>
                <w:szCs w:val="20"/>
              </w:rPr>
              <w:t>;</w:t>
            </w:r>
            <w:r w:rsidR="00F8218D">
              <w:rPr>
                <w:rFonts w:asciiTheme="minorHAnsi" w:eastAsia="Times New Roman" w:hAnsiTheme="minorHAnsi" w:cstheme="minorHAnsi"/>
                <w:sz w:val="16"/>
                <w:szCs w:val="20"/>
              </w:rPr>
              <w:t xml:space="preserve"> </w:t>
            </w:r>
            <w:del w:id="628" w:author="Tam, Danny@Energy" w:date="2022-03-07T15:04:00Z">
              <w:r w:rsidR="00F8218D" w:rsidDel="00AE319F">
                <w:rPr>
                  <w:rFonts w:asciiTheme="minorHAnsi" w:eastAsia="Times New Roman" w:hAnsiTheme="minorHAnsi" w:cstheme="minorHAnsi"/>
                  <w:sz w:val="16"/>
                  <w:szCs w:val="20"/>
                </w:rPr>
                <w:delText xml:space="preserve">if Single Family, then value = </w:delText>
              </w:r>
              <w:r w:rsidR="00F53007" w:rsidDel="00AE319F">
                <w:rPr>
                  <w:rFonts w:asciiTheme="minorHAnsi" w:eastAsia="Times New Roman" w:hAnsiTheme="minorHAnsi" w:cstheme="minorHAnsi"/>
                  <w:sz w:val="16"/>
                  <w:szCs w:val="20"/>
                </w:rPr>
                <w:delText>Single Family</w:delText>
              </w:r>
            </w:del>
            <w:r w:rsidR="00F8218D">
              <w:rPr>
                <w:rFonts w:asciiTheme="minorHAnsi" w:eastAsia="Times New Roman" w:hAnsiTheme="minorHAnsi" w:cstheme="minorHAnsi"/>
                <w:sz w:val="16"/>
                <w:szCs w:val="20"/>
              </w:rPr>
              <w:t>&gt;&gt;</w:t>
            </w:r>
            <w:del w:id="629" w:author="Tam, Danny@Energy" w:date="2022-03-07T15:04:00Z">
              <w:r w:rsidR="00F8218D" w:rsidDel="00AE319F">
                <w:rPr>
                  <w:rFonts w:asciiTheme="minorHAnsi" w:eastAsia="Times New Roman" w:hAnsiTheme="minorHAnsi" w:cstheme="minorHAnsi"/>
                  <w:sz w:val="16"/>
                  <w:szCs w:val="20"/>
                </w:rPr>
                <w:delText xml:space="preserve"> </w:delText>
              </w:r>
            </w:del>
          </w:p>
        </w:tc>
        <w:tc>
          <w:tcPr>
            <w:tcW w:w="419" w:type="pct"/>
            <w:tcBorders>
              <w:top w:val="single" w:sz="4" w:space="0" w:color="auto"/>
              <w:left w:val="single" w:sz="4" w:space="0" w:color="auto"/>
              <w:bottom w:val="single" w:sz="4" w:space="0" w:color="auto"/>
              <w:right w:val="single" w:sz="4" w:space="0" w:color="auto"/>
            </w:tcBorders>
          </w:tcPr>
          <w:p w14:paraId="3E700E93" w14:textId="2A708A60" w:rsidR="00F8218D" w:rsidRPr="005828AE" w:rsidRDefault="00F8218D" w:rsidP="00B44C20">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20"/>
              </w:rPr>
            </w:pPr>
            <w:r w:rsidRPr="005828AE">
              <w:rPr>
                <w:rFonts w:asciiTheme="minorHAnsi" w:eastAsia="Times New Roman" w:hAnsiTheme="minorHAnsi" w:cstheme="minorHAnsi"/>
                <w:sz w:val="16"/>
                <w:szCs w:val="20"/>
              </w:rPr>
              <w:t xml:space="preserve">&lt;&lt;reference values from </w:t>
            </w:r>
            <w:del w:id="630" w:author="Tam, Danny@Energy" w:date="2022-02-28T13:20:00Z">
              <w:r w:rsidRPr="005828AE" w:rsidDel="00DA58BF">
                <w:rPr>
                  <w:rFonts w:asciiTheme="minorHAnsi" w:eastAsia="Times New Roman" w:hAnsiTheme="minorHAnsi" w:cstheme="minorHAnsi"/>
                  <w:sz w:val="16"/>
                  <w:szCs w:val="20"/>
                </w:rPr>
                <w:delText>CF1R</w:delText>
              </w:r>
            </w:del>
            <w:ins w:id="631" w:author="Tam, Danny@Energy" w:date="2022-02-28T13:20:00Z">
              <w:r w:rsidR="00DA58BF">
                <w:rPr>
                  <w:rFonts w:asciiTheme="minorHAnsi" w:eastAsia="Times New Roman" w:hAnsiTheme="minorHAnsi" w:cstheme="minorHAnsi"/>
                  <w:sz w:val="16"/>
                  <w:szCs w:val="20"/>
                </w:rPr>
                <w:t>LMCC</w:t>
              </w:r>
            </w:ins>
            <w:r w:rsidRPr="005828AE">
              <w:rPr>
                <w:rFonts w:asciiTheme="minorHAnsi" w:eastAsia="Times New Roman" w:hAnsiTheme="minorHAnsi" w:cstheme="minorHAnsi"/>
                <w:sz w:val="16"/>
                <w:szCs w:val="20"/>
              </w:rPr>
              <w:t xml:space="preserve"> &gt;&gt;</w:t>
            </w:r>
          </w:p>
        </w:tc>
        <w:tc>
          <w:tcPr>
            <w:tcW w:w="423" w:type="pct"/>
            <w:tcBorders>
              <w:top w:val="single" w:sz="4" w:space="0" w:color="auto"/>
              <w:left w:val="single" w:sz="4" w:space="0" w:color="auto"/>
              <w:bottom w:val="single" w:sz="4" w:space="0" w:color="auto"/>
              <w:right w:val="single" w:sz="4" w:space="0" w:color="auto"/>
            </w:tcBorders>
          </w:tcPr>
          <w:p w14:paraId="340A7134" w14:textId="3A7957D2" w:rsidR="00F8218D" w:rsidRPr="005828AE" w:rsidRDefault="00F8218D" w:rsidP="00CC2C7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20"/>
              </w:rPr>
            </w:pPr>
            <w:r w:rsidRPr="005828AE">
              <w:rPr>
                <w:rFonts w:asciiTheme="minorHAnsi" w:eastAsia="Times New Roman" w:hAnsiTheme="minorHAnsi" w:cstheme="minorHAnsi"/>
                <w:sz w:val="16"/>
                <w:szCs w:val="20"/>
              </w:rPr>
              <w:t xml:space="preserve">&lt;&lt;reference values from </w:t>
            </w:r>
            <w:del w:id="632" w:author="Tam, Danny@Energy" w:date="2022-02-28T13:20:00Z">
              <w:r w:rsidRPr="005828AE" w:rsidDel="00DA58BF">
                <w:rPr>
                  <w:rFonts w:asciiTheme="minorHAnsi" w:eastAsia="Times New Roman" w:hAnsiTheme="minorHAnsi" w:cstheme="minorHAnsi"/>
                  <w:sz w:val="16"/>
                  <w:szCs w:val="20"/>
                </w:rPr>
                <w:delText>CF1R</w:delText>
              </w:r>
            </w:del>
            <w:ins w:id="633" w:author="Tam, Danny@Energy" w:date="2022-02-28T13:20:00Z">
              <w:r w:rsidR="00DA58BF">
                <w:rPr>
                  <w:rFonts w:asciiTheme="minorHAnsi" w:eastAsia="Times New Roman" w:hAnsiTheme="minorHAnsi" w:cstheme="minorHAnsi"/>
                  <w:sz w:val="16"/>
                  <w:szCs w:val="20"/>
                </w:rPr>
                <w:t>LMCC</w:t>
              </w:r>
            </w:ins>
            <w:r w:rsidRPr="005828AE">
              <w:rPr>
                <w:rFonts w:asciiTheme="minorHAnsi" w:eastAsia="Times New Roman" w:hAnsiTheme="minorHAnsi" w:cstheme="minorHAnsi"/>
                <w:sz w:val="16"/>
                <w:szCs w:val="20"/>
              </w:rPr>
              <w:t xml:space="preserve"> </w:t>
            </w:r>
          </w:p>
          <w:p w14:paraId="0FA5AF56" w14:textId="77777777" w:rsidR="00F8218D" w:rsidRPr="005828AE" w:rsidRDefault="00F8218D" w:rsidP="00CC2C7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20"/>
              </w:rPr>
            </w:pPr>
            <w:r w:rsidRPr="005828AE">
              <w:rPr>
                <w:rFonts w:asciiTheme="minorHAnsi" w:eastAsia="Times New Roman" w:hAnsiTheme="minorHAnsi" w:cstheme="minorHAnsi"/>
                <w:sz w:val="16"/>
                <w:szCs w:val="20"/>
              </w:rPr>
              <w:t>allowed values=</w:t>
            </w:r>
          </w:p>
          <w:p w14:paraId="624428BE" w14:textId="77777777" w:rsidR="00F8218D" w:rsidRPr="005828AE" w:rsidRDefault="00F8218D" w:rsidP="00CC2C76">
            <w:pPr>
              <w:keepNext/>
              <w:tabs>
                <w:tab w:val="left" w:pos="2160"/>
                <w:tab w:val="left" w:pos="2700"/>
                <w:tab w:val="left" w:pos="3420"/>
                <w:tab w:val="left" w:pos="3780"/>
                <w:tab w:val="left" w:pos="5760"/>
                <w:tab w:val="left" w:pos="7212"/>
              </w:tabs>
              <w:spacing w:after="0"/>
              <w:rPr>
                <w:rFonts w:asciiTheme="minorHAnsi" w:eastAsia="Times New Roman" w:hAnsiTheme="minorHAnsi" w:cstheme="minorHAnsi"/>
                <w:sz w:val="16"/>
                <w:szCs w:val="20"/>
              </w:rPr>
            </w:pPr>
            <w:r w:rsidRPr="005828AE">
              <w:rPr>
                <w:rFonts w:asciiTheme="minorHAnsi" w:eastAsia="Times New Roman" w:hAnsiTheme="minorHAnsi" w:cstheme="minorHAnsi"/>
                <w:sz w:val="16"/>
                <w:szCs w:val="20"/>
              </w:rPr>
              <w:t xml:space="preserve">DHW, </w:t>
            </w:r>
          </w:p>
          <w:p w14:paraId="6BEC0507" w14:textId="467CDB61" w:rsidR="00F8218D" w:rsidRPr="005828AE" w:rsidRDefault="00F8218D" w:rsidP="00CC2C7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20"/>
              </w:rPr>
            </w:pPr>
            <w:r w:rsidRPr="005828AE">
              <w:rPr>
                <w:rFonts w:asciiTheme="minorHAnsi" w:eastAsia="Times New Roman" w:hAnsiTheme="minorHAnsi" w:cstheme="minorHAnsi"/>
                <w:sz w:val="16"/>
                <w:szCs w:val="20"/>
              </w:rPr>
              <w:t>Combined Hydronic, Hydronic</w:t>
            </w:r>
            <w:r>
              <w:rPr>
                <w:rFonts w:asciiTheme="minorHAnsi" w:eastAsia="Times New Roman" w:hAnsiTheme="minorHAnsi" w:cstheme="minorHAnsi"/>
                <w:sz w:val="16"/>
                <w:szCs w:val="20"/>
              </w:rPr>
              <w:t>&gt;&gt;</w:t>
            </w:r>
            <w:r w:rsidRPr="005828AE">
              <w:rPr>
                <w:rFonts w:asciiTheme="minorHAnsi" w:eastAsia="Times New Roman" w:hAnsiTheme="minorHAnsi" w:cstheme="minorHAnsi"/>
                <w:sz w:val="16"/>
                <w:szCs w:val="20"/>
              </w:rPr>
              <w:t>&gt;&gt;</w:t>
            </w:r>
          </w:p>
        </w:tc>
        <w:tc>
          <w:tcPr>
            <w:tcW w:w="611" w:type="pct"/>
            <w:tcBorders>
              <w:top w:val="single" w:sz="4" w:space="0" w:color="auto"/>
              <w:left w:val="single" w:sz="4" w:space="0" w:color="auto"/>
              <w:bottom w:val="single" w:sz="4" w:space="0" w:color="auto"/>
              <w:right w:val="single" w:sz="4" w:space="0" w:color="auto"/>
            </w:tcBorders>
          </w:tcPr>
          <w:p w14:paraId="2CEF54D7" w14:textId="5C2AF00D" w:rsidR="00F8218D" w:rsidRPr="005828AE" w:rsidRDefault="00F8218D" w:rsidP="00CC2C7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20"/>
              </w:rPr>
            </w:pPr>
            <w:r w:rsidRPr="005828AE">
              <w:rPr>
                <w:rFonts w:asciiTheme="minorHAnsi" w:eastAsia="Times New Roman" w:hAnsiTheme="minorHAnsi" w:cstheme="minorHAnsi"/>
                <w:sz w:val="16"/>
                <w:szCs w:val="20"/>
              </w:rPr>
              <w:t xml:space="preserve">&lt;&lt;reference values from </w:t>
            </w:r>
            <w:del w:id="634" w:author="Tam, Danny@Energy" w:date="2022-02-28T13:20:00Z">
              <w:r w:rsidRPr="005828AE" w:rsidDel="00DA58BF">
                <w:rPr>
                  <w:rFonts w:asciiTheme="minorHAnsi" w:eastAsia="Times New Roman" w:hAnsiTheme="minorHAnsi" w:cstheme="minorHAnsi"/>
                  <w:sz w:val="16"/>
                  <w:szCs w:val="20"/>
                </w:rPr>
                <w:delText>CF1R</w:delText>
              </w:r>
            </w:del>
            <w:ins w:id="635" w:author="Tam, Danny@Energy" w:date="2022-02-28T13:20:00Z">
              <w:r w:rsidR="00DA58BF">
                <w:rPr>
                  <w:rFonts w:asciiTheme="minorHAnsi" w:eastAsia="Times New Roman" w:hAnsiTheme="minorHAnsi" w:cstheme="minorHAnsi"/>
                  <w:sz w:val="16"/>
                  <w:szCs w:val="20"/>
                </w:rPr>
                <w:t>LMCC</w:t>
              </w:r>
            </w:ins>
            <w:r w:rsidRPr="005828AE">
              <w:rPr>
                <w:rFonts w:asciiTheme="minorHAnsi" w:eastAsia="Times New Roman" w:hAnsiTheme="minorHAnsi" w:cstheme="minorHAnsi"/>
                <w:sz w:val="16"/>
                <w:szCs w:val="20"/>
              </w:rPr>
              <w:t xml:space="preserve"> </w:t>
            </w:r>
          </w:p>
          <w:p w14:paraId="74967546" w14:textId="77777777" w:rsidR="00F8218D" w:rsidRPr="005828AE" w:rsidRDefault="00F8218D" w:rsidP="00CC2C7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20"/>
              </w:rPr>
            </w:pPr>
            <w:r w:rsidRPr="005828AE">
              <w:rPr>
                <w:rFonts w:asciiTheme="minorHAnsi" w:eastAsia="Times New Roman" w:hAnsiTheme="minorHAnsi" w:cstheme="minorHAnsi"/>
                <w:sz w:val="16"/>
                <w:szCs w:val="20"/>
              </w:rPr>
              <w:t>Allowed values =</w:t>
            </w:r>
          </w:p>
          <w:p w14:paraId="5889BF66" w14:textId="10425F09" w:rsidR="00F8218D" w:rsidRPr="005828AE" w:rsidRDefault="00F8218D" w:rsidP="00CC2C7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20"/>
              </w:rPr>
            </w:pPr>
            <w:r w:rsidRPr="005828AE">
              <w:rPr>
                <w:rFonts w:asciiTheme="minorHAnsi" w:eastAsia="Times New Roman" w:hAnsiTheme="minorHAnsi" w:cstheme="minorHAnsi"/>
                <w:sz w:val="16"/>
                <w:szCs w:val="20"/>
              </w:rPr>
              <w:t>Heat Pump, Boiler, Indirect, Consumer Instantaneous, Commercial Instantaneous, Consumer Storage, Commercial Storage, Residential-Duty Commercial Storage, or Residential-Duty Commercial Instantaneous&gt;&gt;</w:t>
            </w:r>
          </w:p>
        </w:tc>
        <w:tc>
          <w:tcPr>
            <w:tcW w:w="462" w:type="pct"/>
            <w:tcBorders>
              <w:top w:val="single" w:sz="4" w:space="0" w:color="auto"/>
              <w:left w:val="single" w:sz="4" w:space="0" w:color="auto"/>
              <w:bottom w:val="single" w:sz="4" w:space="0" w:color="auto"/>
              <w:right w:val="single" w:sz="4" w:space="0" w:color="auto"/>
            </w:tcBorders>
          </w:tcPr>
          <w:p w14:paraId="37808E96" w14:textId="7647F79D" w:rsidR="00F8218D" w:rsidRPr="005828AE" w:rsidRDefault="00F8218D" w:rsidP="00CC2C7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20"/>
              </w:rPr>
            </w:pPr>
            <w:r w:rsidRPr="005828AE">
              <w:rPr>
                <w:rFonts w:asciiTheme="minorHAnsi" w:eastAsia="Times New Roman" w:hAnsiTheme="minorHAnsi" w:cstheme="minorHAnsi"/>
                <w:sz w:val="16"/>
                <w:szCs w:val="20"/>
              </w:rPr>
              <w:t xml:space="preserve">&lt;&lt;reference values from </w:t>
            </w:r>
            <w:del w:id="636" w:author="Tam, Danny@Energy" w:date="2022-02-28T13:20:00Z">
              <w:r w:rsidRPr="005828AE" w:rsidDel="00DA58BF">
                <w:rPr>
                  <w:rFonts w:asciiTheme="minorHAnsi" w:eastAsia="Times New Roman" w:hAnsiTheme="minorHAnsi" w:cstheme="minorHAnsi"/>
                  <w:sz w:val="16"/>
                  <w:szCs w:val="20"/>
                </w:rPr>
                <w:delText>CF1R</w:delText>
              </w:r>
            </w:del>
            <w:ins w:id="637" w:author="Tam, Danny@Energy" w:date="2022-02-28T13:20:00Z">
              <w:r w:rsidR="00DA58BF">
                <w:rPr>
                  <w:rFonts w:asciiTheme="minorHAnsi" w:eastAsia="Times New Roman" w:hAnsiTheme="minorHAnsi" w:cstheme="minorHAnsi"/>
                  <w:sz w:val="16"/>
                  <w:szCs w:val="20"/>
                </w:rPr>
                <w:t>LMCC</w:t>
              </w:r>
            </w:ins>
            <w:r w:rsidRPr="005828AE">
              <w:rPr>
                <w:rFonts w:asciiTheme="minorHAnsi" w:eastAsia="Times New Roman" w:hAnsiTheme="minorHAnsi" w:cstheme="minorHAnsi"/>
                <w:sz w:val="16"/>
                <w:szCs w:val="20"/>
              </w:rPr>
              <w:t>&gt;&gt;</w:t>
            </w:r>
          </w:p>
        </w:tc>
        <w:tc>
          <w:tcPr>
            <w:tcW w:w="418" w:type="pct"/>
            <w:tcBorders>
              <w:top w:val="single" w:sz="4" w:space="0" w:color="auto"/>
              <w:left w:val="single" w:sz="4" w:space="0" w:color="auto"/>
              <w:bottom w:val="single" w:sz="4" w:space="0" w:color="auto"/>
              <w:right w:val="single" w:sz="4" w:space="0" w:color="auto"/>
            </w:tcBorders>
          </w:tcPr>
          <w:p w14:paraId="235AB9FE" w14:textId="41F33A85" w:rsidR="00F8218D" w:rsidRPr="005828AE" w:rsidRDefault="00F8218D" w:rsidP="00CC2C7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20"/>
              </w:rPr>
            </w:pPr>
            <w:r w:rsidRPr="005828AE">
              <w:rPr>
                <w:rFonts w:asciiTheme="minorHAnsi" w:eastAsia="Times New Roman" w:hAnsiTheme="minorHAnsi" w:cstheme="minorHAnsi"/>
                <w:sz w:val="16"/>
                <w:szCs w:val="20"/>
              </w:rPr>
              <w:t xml:space="preserve">&lt;&lt;reference values from </w:t>
            </w:r>
            <w:del w:id="638" w:author="Tam, Danny@Energy" w:date="2022-02-28T13:20:00Z">
              <w:r w:rsidRPr="005828AE" w:rsidDel="00DA58BF">
                <w:rPr>
                  <w:rFonts w:asciiTheme="minorHAnsi" w:eastAsia="Times New Roman" w:hAnsiTheme="minorHAnsi" w:cstheme="minorHAnsi"/>
                  <w:sz w:val="16"/>
                  <w:szCs w:val="20"/>
                </w:rPr>
                <w:delText>CF1R</w:delText>
              </w:r>
            </w:del>
            <w:ins w:id="639" w:author="Tam, Danny@Energy" w:date="2022-02-28T13:20:00Z">
              <w:r w:rsidR="00DA58BF">
                <w:rPr>
                  <w:rFonts w:asciiTheme="minorHAnsi" w:eastAsia="Times New Roman" w:hAnsiTheme="minorHAnsi" w:cstheme="minorHAnsi"/>
                  <w:sz w:val="16"/>
                  <w:szCs w:val="20"/>
                </w:rPr>
                <w:t>LMCC</w:t>
              </w:r>
            </w:ins>
            <w:r w:rsidRPr="005828AE">
              <w:rPr>
                <w:rFonts w:asciiTheme="minorHAnsi" w:eastAsia="Times New Roman" w:hAnsiTheme="minorHAnsi" w:cstheme="minorHAnsi"/>
                <w:sz w:val="16"/>
                <w:szCs w:val="20"/>
              </w:rPr>
              <w:t>.  Allowed values are Heat Pump, Electric Resistance, Natural Gas, or Propane</w:t>
            </w:r>
            <w:r w:rsidRPr="005828AE" w:rsidDel="00366412">
              <w:rPr>
                <w:rFonts w:asciiTheme="minorHAnsi" w:eastAsia="Times New Roman" w:hAnsiTheme="minorHAnsi" w:cstheme="minorHAnsi"/>
                <w:sz w:val="16"/>
                <w:szCs w:val="20"/>
              </w:rPr>
              <w:t xml:space="preserve"> </w:t>
            </w:r>
            <w:r w:rsidRPr="005828AE">
              <w:rPr>
                <w:rFonts w:asciiTheme="minorHAnsi" w:eastAsia="Times New Roman" w:hAnsiTheme="minorHAnsi" w:cstheme="minorHAnsi"/>
                <w:sz w:val="16"/>
                <w:szCs w:val="20"/>
              </w:rPr>
              <w:t>&gt;&gt;</w:t>
            </w:r>
          </w:p>
        </w:tc>
        <w:tc>
          <w:tcPr>
            <w:tcW w:w="494" w:type="pct"/>
            <w:tcBorders>
              <w:top w:val="single" w:sz="4" w:space="0" w:color="auto"/>
              <w:left w:val="single" w:sz="4" w:space="0" w:color="auto"/>
              <w:bottom w:val="single" w:sz="4" w:space="0" w:color="auto"/>
              <w:right w:val="single" w:sz="4" w:space="0" w:color="auto"/>
            </w:tcBorders>
          </w:tcPr>
          <w:p w14:paraId="64FDB9AC" w14:textId="2B18DD27" w:rsidR="00F8218D" w:rsidRPr="00B30562" w:rsidRDefault="00F8218D" w:rsidP="00CC2C7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16"/>
              </w:rPr>
            </w:pPr>
            <w:r w:rsidRPr="00B30562">
              <w:rPr>
                <w:rFonts w:asciiTheme="minorHAnsi" w:eastAsia="Times New Roman" w:hAnsiTheme="minorHAnsi" w:cstheme="minorHAnsi"/>
                <w:sz w:val="16"/>
                <w:szCs w:val="16"/>
              </w:rPr>
              <w:t xml:space="preserve">&lt;&lt;reference value from </w:t>
            </w:r>
            <w:del w:id="640" w:author="Tam, Danny@Energy" w:date="2022-02-28T13:20:00Z">
              <w:r w:rsidRPr="00B30562" w:rsidDel="00DA58BF">
                <w:rPr>
                  <w:rFonts w:asciiTheme="minorHAnsi" w:eastAsia="Times New Roman" w:hAnsiTheme="minorHAnsi" w:cstheme="minorHAnsi"/>
                  <w:sz w:val="16"/>
                  <w:szCs w:val="16"/>
                </w:rPr>
                <w:delText>CF1R</w:delText>
              </w:r>
            </w:del>
            <w:ins w:id="641" w:author="Tam, Danny@Energy" w:date="2022-02-28T13:20:00Z">
              <w:r w:rsidR="00DA58BF">
                <w:rPr>
                  <w:rFonts w:asciiTheme="minorHAnsi" w:eastAsia="Times New Roman" w:hAnsiTheme="minorHAnsi" w:cstheme="minorHAnsi"/>
                  <w:sz w:val="16"/>
                  <w:szCs w:val="16"/>
                </w:rPr>
                <w:t>LMCC</w:t>
              </w:r>
            </w:ins>
            <w:r w:rsidRPr="00B30562">
              <w:rPr>
                <w:rFonts w:asciiTheme="minorHAnsi" w:eastAsia="Times New Roman" w:hAnsiTheme="minorHAnsi" w:cstheme="minorHAnsi"/>
                <w:sz w:val="16"/>
                <w:szCs w:val="16"/>
              </w:rPr>
              <w:t>;</w:t>
            </w:r>
          </w:p>
          <w:p w14:paraId="24348FB9" w14:textId="4C3FE9E8" w:rsidR="00F8218D" w:rsidRPr="00B30562" w:rsidRDefault="00F8218D" w:rsidP="00CC2C7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16"/>
              </w:rPr>
            </w:pPr>
            <w:r w:rsidRPr="00B30562">
              <w:rPr>
                <w:rFonts w:asciiTheme="minorHAnsi" w:eastAsia="Times New Roman" w:hAnsiTheme="minorHAnsi" w:cstheme="minorHAnsi"/>
                <w:sz w:val="16"/>
                <w:szCs w:val="16"/>
              </w:rPr>
              <w:t xml:space="preserve">If parent </w:t>
            </w:r>
            <w:del w:id="642" w:author="Tam, Danny@Energy" w:date="2022-02-28T13:20:00Z">
              <w:r w:rsidRPr="00B30562" w:rsidDel="00DA58BF">
                <w:rPr>
                  <w:rFonts w:asciiTheme="minorHAnsi" w:eastAsia="Times New Roman" w:hAnsiTheme="minorHAnsi" w:cstheme="minorHAnsi"/>
                  <w:sz w:val="16"/>
                  <w:szCs w:val="16"/>
                </w:rPr>
                <w:delText>CF1R</w:delText>
              </w:r>
            </w:del>
            <w:ins w:id="643" w:author="Tam, Danny@Energy" w:date="2022-02-28T13:20:00Z">
              <w:r w:rsidR="00DA58BF">
                <w:rPr>
                  <w:rFonts w:asciiTheme="minorHAnsi" w:eastAsia="Times New Roman" w:hAnsiTheme="minorHAnsi" w:cstheme="minorHAnsi"/>
                  <w:sz w:val="16"/>
                  <w:szCs w:val="16"/>
                </w:rPr>
                <w:t>LMCC</w:t>
              </w:r>
            </w:ins>
            <w:r w:rsidRPr="00B30562">
              <w:rPr>
                <w:rFonts w:asciiTheme="minorHAnsi" w:eastAsia="Times New Roman" w:hAnsiTheme="minorHAnsi" w:cstheme="minorHAnsi"/>
                <w:sz w:val="16"/>
                <w:szCs w:val="16"/>
              </w:rPr>
              <w:t xml:space="preserve"> = </w:t>
            </w:r>
            <w:del w:id="644" w:author="Tam, Danny@Energy" w:date="2022-02-28T13:20:00Z">
              <w:r w:rsidRPr="00B30562" w:rsidDel="00DA58BF">
                <w:rPr>
                  <w:rFonts w:asciiTheme="minorHAnsi" w:eastAsia="Times New Roman" w:hAnsiTheme="minorHAnsi" w:cstheme="minorHAnsi"/>
                  <w:sz w:val="16"/>
                  <w:szCs w:val="16"/>
                </w:rPr>
                <w:delText>CF1R</w:delText>
              </w:r>
            </w:del>
            <w:ins w:id="645" w:author="Tam, Danny@Energy" w:date="2022-02-28T13:20:00Z">
              <w:r w:rsidR="00DA58BF">
                <w:rPr>
                  <w:rFonts w:asciiTheme="minorHAnsi" w:eastAsia="Times New Roman" w:hAnsiTheme="minorHAnsi" w:cstheme="minorHAnsi"/>
                  <w:sz w:val="16"/>
                  <w:szCs w:val="16"/>
                </w:rPr>
                <w:t>LMCC</w:t>
              </w:r>
            </w:ins>
            <w:r w:rsidRPr="00B30562">
              <w:rPr>
                <w:rFonts w:asciiTheme="minorHAnsi" w:eastAsia="Times New Roman" w:hAnsiTheme="minorHAnsi" w:cstheme="minorHAnsi"/>
                <w:sz w:val="16"/>
                <w:szCs w:val="16"/>
              </w:rPr>
              <w:t>-ADD, ALT or NCB, then value = NA;</w:t>
            </w:r>
          </w:p>
          <w:p w14:paraId="17A6EC43" w14:textId="718907FB" w:rsidR="00F8218D" w:rsidRPr="00B30562" w:rsidRDefault="00F8218D" w:rsidP="00CC2C7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16"/>
              </w:rPr>
            </w:pPr>
            <w:r w:rsidRPr="00B30562">
              <w:rPr>
                <w:rFonts w:asciiTheme="minorHAnsi" w:eastAsia="Times New Roman" w:hAnsiTheme="minorHAnsi" w:cstheme="minorHAnsi"/>
                <w:sz w:val="16"/>
                <w:szCs w:val="16"/>
              </w:rPr>
              <w:t xml:space="preserve">Elseif parent </w:t>
            </w:r>
            <w:del w:id="646" w:author="Tam, Danny@Energy" w:date="2022-02-28T13:20:00Z">
              <w:r w:rsidRPr="00B30562" w:rsidDel="00DA58BF">
                <w:rPr>
                  <w:rFonts w:asciiTheme="minorHAnsi" w:eastAsia="Times New Roman" w:hAnsiTheme="minorHAnsi" w:cstheme="minorHAnsi"/>
                  <w:sz w:val="16"/>
                  <w:szCs w:val="16"/>
                </w:rPr>
                <w:delText>CF1R</w:delText>
              </w:r>
            </w:del>
            <w:ins w:id="647" w:author="Tam, Danny@Energy" w:date="2022-02-28T13:20:00Z">
              <w:r w:rsidR="00DA58BF">
                <w:rPr>
                  <w:rFonts w:asciiTheme="minorHAnsi" w:eastAsia="Times New Roman" w:hAnsiTheme="minorHAnsi" w:cstheme="minorHAnsi"/>
                  <w:sz w:val="16"/>
                  <w:szCs w:val="16"/>
                </w:rPr>
                <w:t>LMCC</w:t>
              </w:r>
            </w:ins>
            <w:r w:rsidRPr="00B30562">
              <w:rPr>
                <w:rFonts w:asciiTheme="minorHAnsi" w:eastAsia="Times New Roman" w:hAnsiTheme="minorHAnsi" w:cstheme="minorHAnsi"/>
                <w:sz w:val="16"/>
                <w:szCs w:val="16"/>
              </w:rPr>
              <w:t xml:space="preserve"> = </w:t>
            </w:r>
            <w:del w:id="648" w:author="Tam, Danny@Energy" w:date="2022-02-28T13:20:00Z">
              <w:r w:rsidRPr="00B30562" w:rsidDel="00DA58BF">
                <w:rPr>
                  <w:rFonts w:asciiTheme="minorHAnsi" w:eastAsia="Times New Roman" w:hAnsiTheme="minorHAnsi" w:cstheme="minorHAnsi"/>
                  <w:sz w:val="16"/>
                  <w:szCs w:val="16"/>
                </w:rPr>
                <w:delText>CF1R</w:delText>
              </w:r>
            </w:del>
            <w:ins w:id="649" w:author="Tam, Danny@Energy" w:date="2022-02-28T13:20:00Z">
              <w:r w:rsidR="00DA58BF">
                <w:rPr>
                  <w:rFonts w:asciiTheme="minorHAnsi" w:eastAsia="Times New Roman" w:hAnsiTheme="minorHAnsi" w:cstheme="minorHAnsi"/>
                  <w:sz w:val="16"/>
                  <w:szCs w:val="16"/>
                </w:rPr>
                <w:t>LMCC</w:t>
              </w:r>
            </w:ins>
            <w:r w:rsidRPr="00B30562">
              <w:rPr>
                <w:rFonts w:asciiTheme="minorHAnsi" w:eastAsia="Times New Roman" w:hAnsiTheme="minorHAnsi" w:cstheme="minorHAnsi"/>
                <w:sz w:val="16"/>
                <w:szCs w:val="16"/>
              </w:rPr>
              <w:t>-PRF; then allowed values: if Fuel Type (A0</w:t>
            </w:r>
            <w:r w:rsidR="006B1CD8">
              <w:rPr>
                <w:rFonts w:asciiTheme="minorHAnsi" w:eastAsia="Times New Roman" w:hAnsiTheme="minorHAnsi" w:cstheme="minorHAnsi"/>
                <w:sz w:val="16"/>
                <w:szCs w:val="16"/>
              </w:rPr>
              <w:t>6</w:t>
            </w:r>
            <w:r w:rsidRPr="00B30562">
              <w:rPr>
                <w:rFonts w:asciiTheme="minorHAnsi" w:eastAsia="Times New Roman" w:hAnsiTheme="minorHAnsi" w:cstheme="minorHAnsi"/>
                <w:sz w:val="16"/>
                <w:szCs w:val="16"/>
              </w:rPr>
              <w:t xml:space="preserve">) = Natural Gas, Propane then </w:t>
            </w:r>
            <w:r>
              <w:rPr>
                <w:rFonts w:asciiTheme="minorHAnsi" w:eastAsia="Times New Roman" w:hAnsiTheme="minorHAnsi" w:cstheme="minorHAnsi"/>
                <w:sz w:val="16"/>
                <w:szCs w:val="16"/>
              </w:rPr>
              <w:t>value</w:t>
            </w:r>
            <w:r w:rsidRPr="00B30562">
              <w:rPr>
                <w:rFonts w:asciiTheme="minorHAnsi" w:eastAsia="Times New Roman" w:hAnsiTheme="minorHAnsi" w:cstheme="minorHAnsi"/>
                <w:sz w:val="16"/>
                <w:szCs w:val="16"/>
              </w:rPr>
              <w:t>= Btu/Hr;</w:t>
            </w:r>
          </w:p>
          <w:p w14:paraId="0A4D8D66" w14:textId="412E741C" w:rsidR="00F8218D" w:rsidRPr="00B30562" w:rsidRDefault="00F8218D" w:rsidP="00CC2C7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16"/>
              </w:rPr>
            </w:pPr>
            <w:r w:rsidRPr="00B30562">
              <w:rPr>
                <w:rFonts w:asciiTheme="minorHAnsi" w:eastAsia="Times New Roman" w:hAnsiTheme="minorHAnsi" w:cstheme="minorHAnsi"/>
                <w:sz w:val="16"/>
                <w:szCs w:val="16"/>
              </w:rPr>
              <w:t xml:space="preserve">If Fuel Type = Electric Resistance, then </w:t>
            </w:r>
            <w:r>
              <w:rPr>
                <w:rFonts w:asciiTheme="minorHAnsi" w:eastAsia="Times New Roman" w:hAnsiTheme="minorHAnsi" w:cstheme="minorHAnsi"/>
                <w:sz w:val="16"/>
                <w:szCs w:val="16"/>
              </w:rPr>
              <w:t xml:space="preserve">value </w:t>
            </w:r>
            <w:r w:rsidRPr="00B30562">
              <w:rPr>
                <w:rFonts w:asciiTheme="minorHAnsi" w:eastAsia="Times New Roman" w:hAnsiTheme="minorHAnsi" w:cstheme="minorHAnsi"/>
                <w:sz w:val="16"/>
                <w:szCs w:val="16"/>
              </w:rPr>
              <w:t xml:space="preserve"> = kW;</w:t>
            </w:r>
          </w:p>
          <w:p w14:paraId="6A9E1897" w14:textId="67B8D820" w:rsidR="00F8218D" w:rsidRPr="00B30562" w:rsidRDefault="00F8218D" w:rsidP="00CC2C7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16"/>
              </w:rPr>
            </w:pPr>
            <w:r w:rsidRPr="00B30562">
              <w:rPr>
                <w:rFonts w:asciiTheme="minorHAnsi" w:eastAsia="Times New Roman" w:hAnsiTheme="minorHAnsi" w:cstheme="minorHAnsi"/>
                <w:sz w:val="16"/>
                <w:szCs w:val="16"/>
              </w:rPr>
              <w:t xml:space="preserve">If Fuel Type = Heat Pump, then </w:t>
            </w:r>
            <w:r>
              <w:rPr>
                <w:rFonts w:asciiTheme="minorHAnsi" w:eastAsia="Times New Roman" w:hAnsiTheme="minorHAnsi" w:cstheme="minorHAnsi"/>
                <w:sz w:val="16"/>
                <w:szCs w:val="16"/>
              </w:rPr>
              <w:t xml:space="preserve">value </w:t>
            </w:r>
            <w:r w:rsidRPr="00B30562">
              <w:rPr>
                <w:rFonts w:asciiTheme="minorHAnsi" w:eastAsia="Times New Roman" w:hAnsiTheme="minorHAnsi" w:cstheme="minorHAnsi"/>
                <w:sz w:val="16"/>
                <w:szCs w:val="16"/>
              </w:rPr>
              <w:t xml:space="preserve"> = NA&gt;&gt;</w:t>
            </w:r>
          </w:p>
        </w:tc>
        <w:tc>
          <w:tcPr>
            <w:tcW w:w="506" w:type="pct"/>
            <w:tcBorders>
              <w:top w:val="single" w:sz="4" w:space="0" w:color="auto"/>
              <w:left w:val="single" w:sz="4" w:space="0" w:color="auto"/>
              <w:bottom w:val="single" w:sz="4" w:space="0" w:color="auto"/>
              <w:right w:val="single" w:sz="4" w:space="0" w:color="auto"/>
            </w:tcBorders>
          </w:tcPr>
          <w:p w14:paraId="4E225875" w14:textId="31042A2F" w:rsidR="00F8218D" w:rsidRPr="00B30562" w:rsidRDefault="00F8218D" w:rsidP="00CC2C7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16"/>
              </w:rPr>
            </w:pPr>
            <w:r w:rsidRPr="00B30562">
              <w:rPr>
                <w:rFonts w:asciiTheme="minorHAnsi" w:eastAsia="Times New Roman" w:hAnsiTheme="minorHAnsi" w:cstheme="minorHAnsi"/>
                <w:sz w:val="16"/>
                <w:szCs w:val="16"/>
              </w:rPr>
              <w:t>&lt;&lt;if A0</w:t>
            </w:r>
            <w:r w:rsidR="006B1CD8">
              <w:rPr>
                <w:rFonts w:asciiTheme="minorHAnsi" w:eastAsia="Times New Roman" w:hAnsiTheme="minorHAnsi" w:cstheme="minorHAnsi"/>
                <w:sz w:val="16"/>
                <w:szCs w:val="16"/>
              </w:rPr>
              <w:t>4</w:t>
            </w:r>
            <w:r w:rsidRPr="00B30562">
              <w:rPr>
                <w:rFonts w:asciiTheme="minorHAnsi" w:eastAsia="Times New Roman" w:hAnsiTheme="minorHAnsi" w:cstheme="minorHAnsi"/>
                <w:sz w:val="16"/>
                <w:szCs w:val="16"/>
              </w:rPr>
              <w:t xml:space="preserve"> = Heat Pump, then result = NA; If performance, reference value from </w:t>
            </w:r>
            <w:del w:id="650" w:author="Tam, Danny@Energy" w:date="2022-02-28T13:20:00Z">
              <w:r w:rsidRPr="00B30562" w:rsidDel="00DA58BF">
                <w:rPr>
                  <w:rFonts w:asciiTheme="minorHAnsi" w:eastAsia="Times New Roman" w:hAnsiTheme="minorHAnsi" w:cstheme="minorHAnsi"/>
                  <w:sz w:val="16"/>
                  <w:szCs w:val="16"/>
                </w:rPr>
                <w:delText>CF1R</w:delText>
              </w:r>
            </w:del>
            <w:ins w:id="651" w:author="Tam, Danny@Energy" w:date="2022-02-28T13:20:00Z">
              <w:r w:rsidR="00DA58BF">
                <w:rPr>
                  <w:rFonts w:asciiTheme="minorHAnsi" w:eastAsia="Times New Roman" w:hAnsiTheme="minorHAnsi" w:cstheme="minorHAnsi"/>
                  <w:sz w:val="16"/>
                  <w:szCs w:val="16"/>
                </w:rPr>
                <w:t>LMCC</w:t>
              </w:r>
            </w:ins>
            <w:r w:rsidRPr="00B30562">
              <w:rPr>
                <w:rFonts w:asciiTheme="minorHAnsi" w:eastAsia="Times New Roman" w:hAnsiTheme="minorHAnsi" w:cstheme="minorHAnsi"/>
                <w:sz w:val="16"/>
                <w:szCs w:val="16"/>
              </w:rPr>
              <w:t>-PRF; Else if prescriptive</w:t>
            </w:r>
            <w:r>
              <w:rPr>
                <w:rFonts w:asciiTheme="minorHAnsi" w:eastAsia="Times New Roman" w:hAnsiTheme="minorHAnsi" w:cstheme="minorHAnsi"/>
                <w:sz w:val="16"/>
                <w:szCs w:val="16"/>
              </w:rPr>
              <w:t>, value</w:t>
            </w:r>
            <w:r w:rsidRPr="00B30562">
              <w:rPr>
                <w:rFonts w:asciiTheme="minorHAnsi" w:eastAsia="Times New Roman" w:hAnsiTheme="minorHAnsi" w:cstheme="minorHAnsi"/>
                <w:sz w:val="16"/>
                <w:szCs w:val="16"/>
              </w:rPr>
              <w:t xml:space="preserve"> = NA&gt;&gt;</w:t>
            </w:r>
          </w:p>
        </w:tc>
        <w:tc>
          <w:tcPr>
            <w:tcW w:w="564" w:type="pct"/>
            <w:tcBorders>
              <w:top w:val="single" w:sz="4" w:space="0" w:color="auto"/>
              <w:left w:val="single" w:sz="4" w:space="0" w:color="auto"/>
              <w:bottom w:val="single" w:sz="4" w:space="0" w:color="auto"/>
              <w:right w:val="single" w:sz="4" w:space="0" w:color="auto"/>
            </w:tcBorders>
          </w:tcPr>
          <w:p w14:paraId="3EB495F9" w14:textId="07D32C9D" w:rsidR="00F8218D" w:rsidRPr="005828AE" w:rsidRDefault="00F8218D" w:rsidP="00CC2C7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20"/>
              </w:rPr>
            </w:pPr>
            <w:r w:rsidRPr="005828AE">
              <w:rPr>
                <w:rFonts w:asciiTheme="minorHAnsi" w:eastAsia="Times New Roman" w:hAnsiTheme="minorHAnsi" w:cstheme="minorHAnsi"/>
                <w:sz w:val="16"/>
                <w:szCs w:val="20"/>
              </w:rPr>
              <w:t xml:space="preserve">&lt;&lt;reference values from </w:t>
            </w:r>
            <w:del w:id="652" w:author="Tam, Danny@Energy" w:date="2022-02-28T13:20:00Z">
              <w:r w:rsidRPr="005828AE" w:rsidDel="00DA58BF">
                <w:rPr>
                  <w:rFonts w:asciiTheme="minorHAnsi" w:eastAsia="Times New Roman" w:hAnsiTheme="minorHAnsi" w:cstheme="minorHAnsi"/>
                  <w:sz w:val="16"/>
                  <w:szCs w:val="20"/>
                </w:rPr>
                <w:delText>CF1R</w:delText>
              </w:r>
            </w:del>
            <w:ins w:id="653" w:author="Tam, Danny@Energy" w:date="2022-02-28T13:20:00Z">
              <w:r w:rsidR="00DA58BF">
                <w:rPr>
                  <w:rFonts w:asciiTheme="minorHAnsi" w:eastAsia="Times New Roman" w:hAnsiTheme="minorHAnsi" w:cstheme="minorHAnsi"/>
                  <w:sz w:val="16"/>
                  <w:szCs w:val="20"/>
                </w:rPr>
                <w:t>LMCC</w:t>
              </w:r>
            </w:ins>
            <w:r w:rsidRPr="005828AE">
              <w:rPr>
                <w:rFonts w:asciiTheme="minorHAnsi" w:eastAsia="Times New Roman" w:hAnsiTheme="minorHAnsi" w:cstheme="minorHAnsi"/>
                <w:sz w:val="16"/>
                <w:szCs w:val="20"/>
              </w:rPr>
              <w:t xml:space="preserve"> </w:t>
            </w:r>
          </w:p>
          <w:p w14:paraId="6763988A" w14:textId="5262F3D4" w:rsidR="00F8218D" w:rsidRPr="005828AE" w:rsidRDefault="00F8218D" w:rsidP="00CC2C7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20"/>
              </w:rPr>
            </w:pPr>
            <w:r>
              <w:rPr>
                <w:rFonts w:asciiTheme="minorHAnsi" w:eastAsia="Times New Roman" w:hAnsiTheme="minorHAnsi" w:cstheme="minorHAnsi"/>
                <w:sz w:val="16"/>
                <w:szCs w:val="20"/>
              </w:rPr>
              <w:t xml:space="preserve">If performance </w:t>
            </w:r>
            <w:r w:rsidRPr="005828AE">
              <w:rPr>
                <w:rFonts w:asciiTheme="minorHAnsi" w:eastAsia="Times New Roman" w:hAnsiTheme="minorHAnsi" w:cstheme="minorHAnsi"/>
                <w:sz w:val="16"/>
                <w:szCs w:val="20"/>
              </w:rPr>
              <w:t>then allowed values are</w:t>
            </w:r>
          </w:p>
          <w:p w14:paraId="10CD5991" w14:textId="7B411D4B" w:rsidR="00F8218D" w:rsidRPr="009F7E94" w:rsidRDefault="00F8218D" w:rsidP="00CC2C7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20"/>
              </w:rPr>
            </w:pPr>
            <w:r w:rsidRPr="005828AE">
              <w:rPr>
                <w:rFonts w:asciiTheme="minorHAnsi" w:eastAsia="Times New Roman" w:hAnsiTheme="minorHAnsi" w:cstheme="minorHAnsi"/>
                <w:sz w:val="16"/>
                <w:szCs w:val="20"/>
              </w:rPr>
              <w:t>*</w:t>
            </w:r>
            <w:r w:rsidRPr="009F7E94">
              <w:rPr>
                <w:rFonts w:asciiTheme="minorHAnsi" w:eastAsia="Times New Roman" w:hAnsiTheme="minorHAnsi" w:cstheme="minorHAnsi"/>
                <w:sz w:val="16"/>
                <w:szCs w:val="20"/>
              </w:rPr>
              <w:t>Standard Distribution System</w:t>
            </w:r>
          </w:p>
          <w:p w14:paraId="33C4001A" w14:textId="0C0DC148" w:rsidR="00F8218D" w:rsidRPr="009F7E94" w:rsidRDefault="00F8218D" w:rsidP="00CC2C7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20"/>
              </w:rPr>
            </w:pPr>
            <w:r w:rsidRPr="009F7E94">
              <w:rPr>
                <w:rFonts w:asciiTheme="minorHAnsi" w:eastAsia="Times New Roman" w:hAnsiTheme="minorHAnsi" w:cstheme="minorHAnsi"/>
                <w:sz w:val="16"/>
                <w:szCs w:val="20"/>
              </w:rPr>
              <w:t>* Point of Use</w:t>
            </w:r>
          </w:p>
          <w:p w14:paraId="742C1951" w14:textId="0E007975" w:rsidR="00F8218D" w:rsidRPr="005828AE" w:rsidRDefault="00F8218D" w:rsidP="00CC2C7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20"/>
              </w:rPr>
            </w:pPr>
            <w:r w:rsidRPr="009F7E94">
              <w:rPr>
                <w:rFonts w:asciiTheme="minorHAnsi" w:eastAsia="Times New Roman" w:hAnsiTheme="minorHAnsi" w:cstheme="minorHAnsi"/>
                <w:sz w:val="16"/>
                <w:szCs w:val="20"/>
              </w:rPr>
              <w:t>* Parallel Piping</w:t>
            </w:r>
            <w:r w:rsidRPr="005828AE">
              <w:rPr>
                <w:rFonts w:asciiTheme="minorHAnsi" w:eastAsia="Times New Roman" w:hAnsiTheme="minorHAnsi" w:cstheme="minorHAnsi"/>
                <w:sz w:val="16"/>
                <w:szCs w:val="20"/>
              </w:rPr>
              <w:t xml:space="preserve"> *Recirculation System Non-Demand Control</w:t>
            </w:r>
          </w:p>
          <w:p w14:paraId="0AECF2AB" w14:textId="434029A3" w:rsidR="00F8218D" w:rsidRPr="005828AE" w:rsidRDefault="00F8218D" w:rsidP="00CC2C7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20"/>
              </w:rPr>
            </w:pPr>
            <w:r w:rsidRPr="005828AE">
              <w:rPr>
                <w:rFonts w:asciiTheme="minorHAnsi" w:eastAsia="Times New Roman" w:hAnsiTheme="minorHAnsi" w:cstheme="minorHAnsi"/>
                <w:sz w:val="16"/>
                <w:szCs w:val="20"/>
              </w:rPr>
              <w:t xml:space="preserve">* Demand Recirculation Manual Control </w:t>
            </w:r>
          </w:p>
          <w:p w14:paraId="02033133" w14:textId="39685819" w:rsidR="00F8218D" w:rsidRDefault="00F8218D" w:rsidP="00CC2C7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20"/>
              </w:rPr>
            </w:pPr>
            <w:r w:rsidRPr="005828AE">
              <w:rPr>
                <w:rFonts w:asciiTheme="minorHAnsi" w:eastAsia="Times New Roman" w:hAnsiTheme="minorHAnsi" w:cstheme="minorHAnsi"/>
                <w:sz w:val="16"/>
                <w:szCs w:val="20"/>
              </w:rPr>
              <w:t>* Demand Recirculation Sensor Control</w:t>
            </w:r>
            <w:r>
              <w:rPr>
                <w:rFonts w:asciiTheme="minorHAnsi" w:eastAsia="Times New Roman" w:hAnsiTheme="minorHAnsi" w:cstheme="minorHAnsi"/>
                <w:sz w:val="16"/>
                <w:szCs w:val="20"/>
              </w:rPr>
              <w:t>;</w:t>
            </w:r>
            <w:r w:rsidRPr="005828AE">
              <w:rPr>
                <w:rFonts w:asciiTheme="minorHAnsi" w:eastAsia="Times New Roman" w:hAnsiTheme="minorHAnsi" w:cstheme="minorHAnsi"/>
                <w:sz w:val="16"/>
                <w:szCs w:val="20"/>
              </w:rPr>
              <w:t xml:space="preserve"> </w:t>
            </w:r>
          </w:p>
          <w:p w14:paraId="38FA113B" w14:textId="77777777" w:rsidR="00F8218D" w:rsidRDefault="00F8218D" w:rsidP="00CC2C76">
            <w:pPr>
              <w:spacing w:after="0" w:line="240" w:lineRule="auto"/>
              <w:rPr>
                <w:rFonts w:cstheme="minorHAnsi"/>
                <w:sz w:val="16"/>
                <w:szCs w:val="20"/>
              </w:rPr>
            </w:pPr>
          </w:p>
          <w:p w14:paraId="3669B7A7" w14:textId="668BCBFA" w:rsidR="00F8218D" w:rsidRDefault="00F8218D" w:rsidP="00CC2C76">
            <w:pPr>
              <w:spacing w:after="0" w:line="240" w:lineRule="auto"/>
              <w:rPr>
                <w:rFonts w:cstheme="minorHAnsi"/>
                <w:sz w:val="16"/>
                <w:szCs w:val="20"/>
              </w:rPr>
            </w:pPr>
            <w:r>
              <w:rPr>
                <w:rFonts w:cstheme="minorHAnsi"/>
                <w:sz w:val="16"/>
                <w:szCs w:val="20"/>
              </w:rPr>
              <w:t xml:space="preserve">Else if prescriptive ,  </w:t>
            </w:r>
          </w:p>
          <w:p w14:paraId="5E17271A" w14:textId="018644BD" w:rsidR="00F8218D" w:rsidRDefault="00F8218D" w:rsidP="00CC2C76">
            <w:pPr>
              <w:spacing w:after="0" w:line="240" w:lineRule="auto"/>
              <w:rPr>
                <w:rFonts w:cstheme="minorHAnsi"/>
                <w:sz w:val="16"/>
                <w:szCs w:val="20"/>
              </w:rPr>
            </w:pPr>
            <w:r>
              <w:rPr>
                <w:rFonts w:cstheme="minorHAnsi"/>
                <w:sz w:val="16"/>
                <w:szCs w:val="20"/>
              </w:rPr>
              <w:t xml:space="preserve">Allowed values are </w:t>
            </w:r>
          </w:p>
          <w:p w14:paraId="0E7038DF" w14:textId="76759E45" w:rsidR="00F8218D" w:rsidRDefault="00F8218D" w:rsidP="00CC2C76">
            <w:pPr>
              <w:spacing w:after="0" w:line="240" w:lineRule="auto"/>
              <w:rPr>
                <w:rFonts w:cstheme="minorHAnsi"/>
                <w:sz w:val="16"/>
                <w:szCs w:val="20"/>
              </w:rPr>
            </w:pPr>
            <w:r w:rsidRPr="00CB43FC">
              <w:rPr>
                <w:rFonts w:cstheme="minorHAnsi"/>
                <w:sz w:val="16"/>
                <w:szCs w:val="20"/>
              </w:rPr>
              <w:t>*Standard Distribution System</w:t>
            </w:r>
          </w:p>
          <w:p w14:paraId="1945A5D2" w14:textId="4860BD80" w:rsidR="0080752E" w:rsidRPr="00AB4500" w:rsidRDefault="0080752E" w:rsidP="00CC2C76">
            <w:pPr>
              <w:spacing w:after="0" w:line="240" w:lineRule="auto"/>
              <w:rPr>
                <w:rFonts w:cstheme="minorHAnsi"/>
                <w:sz w:val="16"/>
                <w:szCs w:val="20"/>
              </w:rPr>
            </w:pPr>
            <w:r>
              <w:rPr>
                <w:rFonts w:cstheme="minorHAnsi"/>
                <w:sz w:val="16"/>
                <w:szCs w:val="20"/>
              </w:rPr>
              <w:t>*Demand Recirculation</w:t>
            </w:r>
          </w:p>
          <w:p w14:paraId="16FA8B37" w14:textId="77777777" w:rsidR="00646141" w:rsidRDefault="00F8218D" w:rsidP="00CC2C76">
            <w:pPr>
              <w:spacing w:after="0" w:line="240" w:lineRule="auto"/>
              <w:rPr>
                <w:rFonts w:cstheme="minorHAnsi"/>
                <w:sz w:val="16"/>
                <w:szCs w:val="20"/>
              </w:rPr>
            </w:pPr>
            <w:r w:rsidRPr="00AB4500">
              <w:rPr>
                <w:rFonts w:cstheme="minorHAnsi"/>
                <w:sz w:val="16"/>
                <w:szCs w:val="20"/>
              </w:rPr>
              <w:t>* Demand Recirculation Manual Control</w:t>
            </w:r>
            <w:r w:rsidR="00646141">
              <w:rPr>
                <w:rFonts w:cstheme="minorHAnsi"/>
                <w:sz w:val="16"/>
                <w:szCs w:val="20"/>
              </w:rPr>
              <w:t>;</w:t>
            </w:r>
          </w:p>
          <w:p w14:paraId="42556E5E" w14:textId="4B6326DA" w:rsidR="00F8218D" w:rsidRPr="005828AE" w:rsidRDefault="00646141" w:rsidP="00646141">
            <w:pPr>
              <w:spacing w:after="0" w:line="240" w:lineRule="auto"/>
              <w:rPr>
                <w:rFonts w:asciiTheme="minorHAnsi" w:eastAsia="Times New Roman" w:hAnsiTheme="minorHAnsi" w:cstheme="minorHAnsi"/>
                <w:sz w:val="16"/>
                <w:szCs w:val="20"/>
              </w:rPr>
            </w:pPr>
            <w:r>
              <w:rPr>
                <w:rFonts w:cstheme="minorHAnsi"/>
                <w:sz w:val="16"/>
                <w:szCs w:val="20"/>
              </w:rPr>
              <w:t xml:space="preserve">Else if </w:t>
            </w:r>
            <w:del w:id="654" w:author="Tam, Danny@Energy" w:date="2022-02-28T13:20:00Z">
              <w:r w:rsidDel="00DA58BF">
                <w:rPr>
                  <w:rFonts w:cstheme="minorHAnsi"/>
                  <w:sz w:val="16"/>
                  <w:szCs w:val="20"/>
                </w:rPr>
                <w:delText>CF1R</w:delText>
              </w:r>
            </w:del>
            <w:ins w:id="655" w:author="Tam, Danny@Energy" w:date="2022-02-28T13:20:00Z">
              <w:r w:rsidR="00DA58BF">
                <w:rPr>
                  <w:rFonts w:cstheme="minorHAnsi"/>
                  <w:sz w:val="16"/>
                  <w:szCs w:val="20"/>
                </w:rPr>
                <w:t>LMCC</w:t>
              </w:r>
            </w:ins>
            <w:r>
              <w:rPr>
                <w:rFonts w:cstheme="minorHAnsi"/>
                <w:sz w:val="16"/>
                <w:szCs w:val="20"/>
              </w:rPr>
              <w:t>-ALT, then value = NA</w:t>
            </w:r>
            <w:r w:rsidR="00F8218D" w:rsidRPr="00AB4500">
              <w:rPr>
                <w:rFonts w:cstheme="minorHAnsi"/>
                <w:sz w:val="16"/>
                <w:szCs w:val="20"/>
              </w:rPr>
              <w:t>&gt;&gt;</w:t>
            </w:r>
            <w:r w:rsidR="00F8218D" w:rsidRPr="00095904">
              <w:rPr>
                <w:rFonts w:cstheme="minorHAnsi"/>
                <w:sz w:val="16"/>
                <w:szCs w:val="20"/>
              </w:rPr>
              <w:t xml:space="preserve"> </w:t>
            </w:r>
          </w:p>
        </w:tc>
        <w:tc>
          <w:tcPr>
            <w:tcW w:w="685" w:type="pct"/>
            <w:tcBorders>
              <w:top w:val="single" w:sz="4" w:space="0" w:color="auto"/>
              <w:left w:val="single" w:sz="4" w:space="0" w:color="auto"/>
              <w:bottom w:val="single" w:sz="4" w:space="0" w:color="auto"/>
              <w:right w:val="single" w:sz="4" w:space="0" w:color="auto"/>
            </w:tcBorders>
          </w:tcPr>
          <w:p w14:paraId="771465FA" w14:textId="35D64C4B" w:rsidR="00F8218D" w:rsidRPr="00AB4500" w:rsidRDefault="00F8218D" w:rsidP="00CC2C7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20"/>
              </w:rPr>
            </w:pPr>
            <w:r w:rsidRPr="00AB4500">
              <w:rPr>
                <w:rFonts w:asciiTheme="minorHAnsi" w:eastAsia="Times New Roman" w:hAnsiTheme="minorHAnsi" w:cstheme="minorHAnsi"/>
                <w:sz w:val="16"/>
                <w:szCs w:val="20"/>
              </w:rPr>
              <w:t xml:space="preserve">&lt;&lt;reference values from </w:t>
            </w:r>
            <w:del w:id="656" w:author="Tam, Danny@Energy" w:date="2022-02-28T13:20:00Z">
              <w:r w:rsidRPr="00AB4500" w:rsidDel="00DA58BF">
                <w:rPr>
                  <w:rFonts w:asciiTheme="minorHAnsi" w:eastAsia="Times New Roman" w:hAnsiTheme="minorHAnsi" w:cstheme="minorHAnsi"/>
                  <w:sz w:val="16"/>
                  <w:szCs w:val="20"/>
                </w:rPr>
                <w:delText>CF1R</w:delText>
              </w:r>
            </w:del>
            <w:ins w:id="657" w:author="Tam, Danny@Energy" w:date="2022-02-28T13:20:00Z">
              <w:r w:rsidR="00DA58BF">
                <w:rPr>
                  <w:rFonts w:asciiTheme="minorHAnsi" w:eastAsia="Times New Roman" w:hAnsiTheme="minorHAnsi" w:cstheme="minorHAnsi"/>
                  <w:sz w:val="16"/>
                  <w:szCs w:val="20"/>
                </w:rPr>
                <w:t>LMCC</w:t>
              </w:r>
            </w:ins>
            <w:r w:rsidRPr="00AB4500">
              <w:rPr>
                <w:rFonts w:asciiTheme="minorHAnsi" w:eastAsia="Times New Roman" w:hAnsiTheme="minorHAnsi" w:cstheme="minorHAnsi"/>
                <w:sz w:val="16"/>
                <w:szCs w:val="20"/>
              </w:rPr>
              <w:t xml:space="preserve">.  Allowed values are </w:t>
            </w:r>
          </w:p>
          <w:p w14:paraId="4BFB36B2" w14:textId="0B0C6F3E" w:rsidR="00F8218D" w:rsidRPr="00AB4500" w:rsidRDefault="00F8218D" w:rsidP="00CC2C7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20"/>
              </w:rPr>
            </w:pPr>
            <w:r w:rsidRPr="00AB4500">
              <w:rPr>
                <w:rFonts w:asciiTheme="minorHAnsi" w:eastAsia="Times New Roman" w:hAnsiTheme="minorHAnsi" w:cstheme="minorHAnsi"/>
                <w:sz w:val="16"/>
                <w:szCs w:val="20"/>
              </w:rPr>
              <w:t>*Basic</w:t>
            </w:r>
          </w:p>
          <w:p w14:paraId="74909F6B" w14:textId="77777777" w:rsidR="00086BD3" w:rsidRDefault="00F8218D" w:rsidP="00CC2C7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20"/>
              </w:rPr>
            </w:pPr>
            <w:r w:rsidRPr="00AB4500">
              <w:rPr>
                <w:rFonts w:asciiTheme="minorHAnsi" w:eastAsia="Times New Roman" w:hAnsiTheme="minorHAnsi" w:cstheme="minorHAnsi"/>
                <w:sz w:val="16"/>
                <w:szCs w:val="20"/>
              </w:rPr>
              <w:t>*None</w:t>
            </w:r>
            <w:r w:rsidR="00086BD3">
              <w:rPr>
                <w:rFonts w:asciiTheme="minorHAnsi" w:eastAsia="Times New Roman" w:hAnsiTheme="minorHAnsi" w:cstheme="minorHAnsi"/>
                <w:sz w:val="16"/>
                <w:szCs w:val="20"/>
              </w:rPr>
              <w:t>;</w:t>
            </w:r>
          </w:p>
          <w:p w14:paraId="69865A09" w14:textId="79399D94" w:rsidR="00F8218D" w:rsidRPr="005828AE" w:rsidRDefault="00086BD3" w:rsidP="00CC2C7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20"/>
              </w:rPr>
            </w:pPr>
            <w:r>
              <w:rPr>
                <w:rFonts w:asciiTheme="minorHAnsi" w:eastAsia="Times New Roman" w:hAnsiTheme="minorHAnsi" w:cstheme="minorHAnsi"/>
                <w:sz w:val="16"/>
                <w:szCs w:val="20"/>
              </w:rPr>
              <w:t xml:space="preserve">If </w:t>
            </w:r>
            <w:del w:id="658" w:author="Tam, Danny@Energy" w:date="2022-02-28T13:20:00Z">
              <w:r w:rsidDel="00DA58BF">
                <w:rPr>
                  <w:rFonts w:asciiTheme="minorHAnsi" w:eastAsia="Times New Roman" w:hAnsiTheme="minorHAnsi" w:cstheme="minorHAnsi"/>
                  <w:sz w:val="16"/>
                  <w:szCs w:val="20"/>
                </w:rPr>
                <w:delText>CF1R</w:delText>
              </w:r>
            </w:del>
            <w:ins w:id="659" w:author="Tam, Danny@Energy" w:date="2022-02-28T13:20:00Z">
              <w:r w:rsidR="00DA58BF">
                <w:rPr>
                  <w:rFonts w:asciiTheme="minorHAnsi" w:eastAsia="Times New Roman" w:hAnsiTheme="minorHAnsi" w:cstheme="minorHAnsi"/>
                  <w:sz w:val="16"/>
                  <w:szCs w:val="20"/>
                </w:rPr>
                <w:t>LMCC</w:t>
              </w:r>
            </w:ins>
            <w:r>
              <w:rPr>
                <w:rFonts w:asciiTheme="minorHAnsi" w:eastAsia="Times New Roman" w:hAnsiTheme="minorHAnsi" w:cstheme="minorHAnsi"/>
                <w:sz w:val="16"/>
                <w:szCs w:val="20"/>
              </w:rPr>
              <w:t>-ALT, then value = NA</w:t>
            </w:r>
            <w:r w:rsidR="00F8218D" w:rsidRPr="00AB4500">
              <w:rPr>
                <w:rFonts w:asciiTheme="minorHAnsi" w:eastAsia="Times New Roman" w:hAnsiTheme="minorHAnsi" w:cstheme="minorHAnsi"/>
                <w:sz w:val="16"/>
                <w:szCs w:val="20"/>
              </w:rPr>
              <w:t>&gt;&gt;</w:t>
            </w:r>
          </w:p>
        </w:tc>
      </w:tr>
      <w:tr w:rsidR="00F8218D" w:rsidRPr="009E01FE" w14:paraId="327A3EAD" w14:textId="77777777" w:rsidTr="002332A3">
        <w:trPr>
          <w:cantSplit/>
          <w:trHeight w:val="246"/>
        </w:trPr>
        <w:tc>
          <w:tcPr>
            <w:tcW w:w="418" w:type="pct"/>
            <w:tcBorders>
              <w:top w:val="single" w:sz="4" w:space="0" w:color="auto"/>
              <w:left w:val="single" w:sz="4" w:space="0" w:color="auto"/>
              <w:bottom w:val="single" w:sz="4" w:space="0" w:color="auto"/>
              <w:right w:val="single" w:sz="4" w:space="0" w:color="auto"/>
            </w:tcBorders>
          </w:tcPr>
          <w:p w14:paraId="01693F58" w14:textId="77777777" w:rsidR="00F8218D" w:rsidRPr="00520874"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19" w:type="pct"/>
            <w:tcBorders>
              <w:top w:val="single" w:sz="4" w:space="0" w:color="auto"/>
              <w:left w:val="single" w:sz="4" w:space="0" w:color="auto"/>
              <w:bottom w:val="single" w:sz="4" w:space="0" w:color="auto"/>
              <w:right w:val="single" w:sz="4" w:space="0" w:color="auto"/>
            </w:tcBorders>
          </w:tcPr>
          <w:p w14:paraId="4A17BD38" w14:textId="31A0D071" w:rsidR="00F8218D" w:rsidRPr="00520874"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23" w:type="pct"/>
            <w:tcBorders>
              <w:top w:val="single" w:sz="4" w:space="0" w:color="auto"/>
              <w:left w:val="single" w:sz="4" w:space="0" w:color="auto"/>
              <w:bottom w:val="single" w:sz="4" w:space="0" w:color="auto"/>
              <w:right w:val="single" w:sz="4" w:space="0" w:color="auto"/>
            </w:tcBorders>
          </w:tcPr>
          <w:p w14:paraId="0BC2EB9B" w14:textId="77777777" w:rsidR="00F8218D" w:rsidRPr="009E01FE" w:rsidRDefault="00F8218D" w:rsidP="00CC2C7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611" w:type="pct"/>
            <w:tcBorders>
              <w:top w:val="single" w:sz="4" w:space="0" w:color="auto"/>
              <w:left w:val="single" w:sz="4" w:space="0" w:color="auto"/>
              <w:bottom w:val="single" w:sz="4" w:space="0" w:color="auto"/>
              <w:right w:val="single" w:sz="4" w:space="0" w:color="auto"/>
            </w:tcBorders>
          </w:tcPr>
          <w:p w14:paraId="4FD5601D" w14:textId="77777777" w:rsidR="00F8218D" w:rsidRPr="009E01FE" w:rsidRDefault="00F8218D" w:rsidP="00CC2C7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462" w:type="pct"/>
            <w:tcBorders>
              <w:top w:val="single" w:sz="4" w:space="0" w:color="auto"/>
              <w:left w:val="single" w:sz="4" w:space="0" w:color="auto"/>
              <w:bottom w:val="single" w:sz="4" w:space="0" w:color="auto"/>
              <w:right w:val="single" w:sz="4" w:space="0" w:color="auto"/>
            </w:tcBorders>
          </w:tcPr>
          <w:p w14:paraId="47D52B53" w14:textId="77777777" w:rsidR="00F8218D" w:rsidRPr="009E01FE"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18" w:type="pct"/>
            <w:tcBorders>
              <w:top w:val="single" w:sz="4" w:space="0" w:color="auto"/>
              <w:left w:val="single" w:sz="4" w:space="0" w:color="auto"/>
              <w:bottom w:val="single" w:sz="4" w:space="0" w:color="auto"/>
              <w:right w:val="single" w:sz="4" w:space="0" w:color="auto"/>
            </w:tcBorders>
          </w:tcPr>
          <w:p w14:paraId="57EBF37B" w14:textId="77777777" w:rsidR="00F8218D" w:rsidRPr="009E01FE"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94" w:type="pct"/>
            <w:tcBorders>
              <w:top w:val="single" w:sz="4" w:space="0" w:color="auto"/>
              <w:left w:val="single" w:sz="4" w:space="0" w:color="auto"/>
              <w:bottom w:val="single" w:sz="4" w:space="0" w:color="auto"/>
              <w:right w:val="single" w:sz="4" w:space="0" w:color="auto"/>
            </w:tcBorders>
          </w:tcPr>
          <w:p w14:paraId="11E897D8" w14:textId="77777777" w:rsidR="00F8218D" w:rsidRPr="009E01FE" w:rsidRDefault="00F8218D" w:rsidP="00CC2C7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506" w:type="pct"/>
            <w:tcBorders>
              <w:top w:val="single" w:sz="4" w:space="0" w:color="auto"/>
              <w:left w:val="single" w:sz="4" w:space="0" w:color="auto"/>
              <w:bottom w:val="single" w:sz="4" w:space="0" w:color="auto"/>
              <w:right w:val="single" w:sz="4" w:space="0" w:color="auto"/>
            </w:tcBorders>
          </w:tcPr>
          <w:p w14:paraId="2315EB00" w14:textId="77777777" w:rsidR="00F8218D" w:rsidRPr="009E01FE" w:rsidRDefault="00F8218D" w:rsidP="00CC2C7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564" w:type="pct"/>
            <w:tcBorders>
              <w:top w:val="single" w:sz="4" w:space="0" w:color="auto"/>
              <w:left w:val="single" w:sz="4" w:space="0" w:color="auto"/>
              <w:bottom w:val="single" w:sz="4" w:space="0" w:color="auto"/>
              <w:right w:val="single" w:sz="4" w:space="0" w:color="auto"/>
            </w:tcBorders>
          </w:tcPr>
          <w:p w14:paraId="61617FB9" w14:textId="77777777" w:rsidR="00F8218D" w:rsidRPr="00520874" w:rsidRDefault="00F8218D" w:rsidP="00CC2C7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20"/>
                <w:szCs w:val="20"/>
              </w:rPr>
            </w:pPr>
          </w:p>
        </w:tc>
        <w:tc>
          <w:tcPr>
            <w:tcW w:w="685" w:type="pct"/>
            <w:tcBorders>
              <w:top w:val="single" w:sz="4" w:space="0" w:color="auto"/>
              <w:left w:val="single" w:sz="4" w:space="0" w:color="auto"/>
              <w:bottom w:val="single" w:sz="4" w:space="0" w:color="auto"/>
              <w:right w:val="single" w:sz="4" w:space="0" w:color="auto"/>
            </w:tcBorders>
          </w:tcPr>
          <w:p w14:paraId="746DC70D" w14:textId="77777777" w:rsidR="00F8218D" w:rsidRDefault="00F8218D" w:rsidP="00CC2C7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20"/>
                <w:szCs w:val="20"/>
              </w:rPr>
            </w:pPr>
          </w:p>
        </w:tc>
      </w:tr>
    </w:tbl>
    <w:tbl>
      <w:tblPr>
        <w:tblStyle w:val="TableGrid4"/>
        <w:tblW w:w="0" w:type="auto"/>
        <w:tblLook w:val="04A0" w:firstRow="1" w:lastRow="0" w:firstColumn="1" w:lastColumn="0" w:noHBand="0" w:noVBand="1"/>
      </w:tblPr>
      <w:tblGrid>
        <w:gridCol w:w="1007"/>
        <w:gridCol w:w="1077"/>
        <w:gridCol w:w="1233"/>
        <w:gridCol w:w="1130"/>
        <w:gridCol w:w="1493"/>
        <w:gridCol w:w="1063"/>
        <w:gridCol w:w="1265"/>
        <w:gridCol w:w="1084"/>
        <w:gridCol w:w="1438"/>
      </w:tblGrid>
      <w:tr w:rsidR="00B854A7" w:rsidRPr="00F40856" w14:paraId="3159C828" w14:textId="77777777" w:rsidTr="00BA65B2">
        <w:trPr>
          <w:ins w:id="660" w:author="Diane Pepetone" w:date="2022-01-13T19:38:00Z"/>
        </w:trPr>
        <w:tc>
          <w:tcPr>
            <w:tcW w:w="10790" w:type="dxa"/>
            <w:gridSpan w:val="9"/>
          </w:tcPr>
          <w:p w14:paraId="2207B95D" w14:textId="69B702D2" w:rsidR="00B854A7" w:rsidRPr="00EB4154" w:rsidRDefault="00B854A7" w:rsidP="00BA65B2">
            <w:pPr>
              <w:spacing w:after="0" w:line="240" w:lineRule="auto"/>
              <w:rPr>
                <w:ins w:id="661" w:author="Diane Pepetone" w:date="2022-01-13T19:38:00Z"/>
                <w:rFonts w:cstheme="minorHAnsi"/>
                <w:b/>
                <w:bCs/>
                <w:sz w:val="20"/>
                <w:szCs w:val="20"/>
              </w:rPr>
            </w:pPr>
            <w:ins w:id="662" w:author="Diane Pepetone" w:date="2022-01-13T19:42:00Z">
              <w:r>
                <w:rPr>
                  <w:rFonts w:cstheme="minorHAnsi"/>
                  <w:b/>
                  <w:bCs/>
                  <w:sz w:val="20"/>
                  <w:szCs w:val="20"/>
                </w:rPr>
                <w:t>A2</w:t>
              </w:r>
            </w:ins>
            <w:ins w:id="663" w:author="Diane Pepetone" w:date="2022-01-13T19:38:00Z">
              <w:r w:rsidRPr="00EB4154">
                <w:rPr>
                  <w:rFonts w:cstheme="minorHAnsi"/>
                  <w:b/>
                  <w:bCs/>
                  <w:sz w:val="20"/>
                  <w:szCs w:val="20"/>
                </w:rPr>
                <w:t xml:space="preserve">. Design Dwelling Unit </w:t>
              </w:r>
              <w:r>
                <w:rPr>
                  <w:rFonts w:cstheme="minorHAnsi"/>
                  <w:b/>
                  <w:bCs/>
                  <w:sz w:val="20"/>
                  <w:szCs w:val="20"/>
                </w:rPr>
                <w:t>HPWH</w:t>
              </w:r>
              <w:r w:rsidRPr="00EB4154">
                <w:rPr>
                  <w:rFonts w:cstheme="minorHAnsi"/>
                  <w:b/>
                  <w:bCs/>
                  <w:sz w:val="20"/>
                  <w:szCs w:val="20"/>
                </w:rPr>
                <w:t xml:space="preserve"> System Information</w:t>
              </w:r>
            </w:ins>
          </w:p>
          <w:p w14:paraId="1D5EF9FB" w14:textId="3E1D823E" w:rsidR="00B854A7" w:rsidDel="009F070F" w:rsidRDefault="009F070F" w:rsidP="00BA65B2">
            <w:pPr>
              <w:spacing w:after="0" w:line="240" w:lineRule="auto"/>
              <w:rPr>
                <w:ins w:id="664" w:author="Diane Pepetone" w:date="2022-01-13T19:38:00Z"/>
                <w:del w:id="665" w:author="Alhabibi, Haider@Energy" w:date="2022-03-09T17:39:00Z"/>
                <w:rFonts w:cstheme="minorHAnsi"/>
                <w:sz w:val="18"/>
                <w:szCs w:val="20"/>
              </w:rPr>
            </w:pPr>
            <w:ins w:id="666" w:author="Alhabibi, Haider@Energy" w:date="2022-03-09T17:39:00Z">
              <w:r>
                <w:rPr>
                  <w:rFonts w:ascii="Calibri" w:hAnsi="Calibri"/>
                  <w:sz w:val="18"/>
                  <w:szCs w:val="18"/>
                </w:rPr>
                <w:t>&lt;&lt;Static Text - see the top&gt;&gt;</w:t>
              </w:r>
            </w:ins>
            <w:ins w:id="667" w:author="Diane Pepetone" w:date="2022-01-13T19:38:00Z">
              <w:del w:id="668" w:author="Alhabibi, Haider@Energy" w:date="2022-03-09T17:39:00Z">
                <w:r w:rsidR="00B854A7" w:rsidRPr="00F40856" w:rsidDel="009F070F">
                  <w:rPr>
                    <w:rFonts w:cstheme="minorHAnsi"/>
                    <w:sz w:val="18"/>
                    <w:szCs w:val="20"/>
                  </w:rPr>
                  <w:delText>This table reports the water heating system(s) that were specified on the registered CF1R</w:delText>
                </w:r>
              </w:del>
            </w:ins>
            <w:ins w:id="669" w:author="Tam, Danny@Energy" w:date="2022-02-28T13:20:00Z">
              <w:del w:id="670" w:author="Alhabibi, Haider@Energy" w:date="2022-03-09T17:39:00Z">
                <w:r w:rsidR="00DA58BF" w:rsidDel="009F070F">
                  <w:rPr>
                    <w:rFonts w:cstheme="minorHAnsi"/>
                    <w:sz w:val="18"/>
                    <w:szCs w:val="20"/>
                  </w:rPr>
                  <w:delText>LMCC</w:delText>
                </w:r>
              </w:del>
            </w:ins>
            <w:ins w:id="671" w:author="Diane Pepetone" w:date="2022-01-13T19:38:00Z">
              <w:del w:id="672" w:author="Alhabibi, Haider@Energy" w:date="2022-03-09T17:39:00Z">
                <w:r w:rsidR="00B854A7" w:rsidRPr="00F40856" w:rsidDel="009F070F">
                  <w:rPr>
                    <w:rFonts w:cstheme="minorHAnsi"/>
                    <w:sz w:val="18"/>
                    <w:szCs w:val="20"/>
                  </w:rPr>
                  <w:delText xml:space="preserve"> compliance document for this project.</w:delText>
                </w:r>
              </w:del>
            </w:ins>
          </w:p>
          <w:p w14:paraId="5FA8D9D0" w14:textId="07D2B09B" w:rsidR="00B854A7" w:rsidRDefault="00B854A7" w:rsidP="00BA65B2">
            <w:pPr>
              <w:spacing w:after="0"/>
              <w:rPr>
                <w:ins w:id="673" w:author="Diane Pepetone" w:date="2022-01-13T19:38:00Z"/>
                <w:rFonts w:cstheme="minorHAnsi"/>
                <w:sz w:val="20"/>
                <w:szCs w:val="20"/>
              </w:rPr>
            </w:pPr>
            <w:ins w:id="674" w:author="Diane Pepetone" w:date="2022-01-13T19:38:00Z">
              <w:r>
                <w:rPr>
                  <w:rFonts w:cstheme="minorHAnsi"/>
                  <w:sz w:val="20"/>
                  <w:szCs w:val="20"/>
                </w:rPr>
                <w:t xml:space="preserve">&lt;&lt;If </w:t>
              </w:r>
              <w:del w:id="675" w:author="Tam, Danny@Energy" w:date="2022-02-28T13:20:00Z">
                <w:r w:rsidDel="00DA58BF">
                  <w:rPr>
                    <w:rFonts w:cstheme="minorHAnsi"/>
                    <w:sz w:val="20"/>
                    <w:szCs w:val="20"/>
                  </w:rPr>
                  <w:delText>CF1R</w:delText>
                </w:r>
              </w:del>
            </w:ins>
            <w:ins w:id="676" w:author="Tam, Danny@Energy" w:date="2022-02-28T13:20:00Z">
              <w:r w:rsidR="00DA58BF">
                <w:rPr>
                  <w:rFonts w:cstheme="minorHAnsi"/>
                  <w:sz w:val="20"/>
                  <w:szCs w:val="20"/>
                </w:rPr>
                <w:t>LMCC</w:t>
              </w:r>
            </w:ins>
            <w:ins w:id="677" w:author="Diane Pepetone" w:date="2022-01-13T19:38:00Z">
              <w:r>
                <w:rPr>
                  <w:rFonts w:cstheme="minorHAnsi"/>
                  <w:sz w:val="20"/>
                  <w:szCs w:val="20"/>
                </w:rPr>
                <w:t xml:space="preserve"> has HPWH, then require table, else </w:t>
              </w:r>
              <w:r w:rsidRPr="00E12A63">
                <w:rPr>
                  <w:rFonts w:cstheme="minorHAnsi"/>
                  <w:sz w:val="20"/>
                  <w:szCs w:val="20"/>
                </w:rPr>
                <w:t>display the "section does not apply" message</w:t>
              </w:r>
              <w:r>
                <w:rPr>
                  <w:rFonts w:cstheme="minorHAnsi"/>
                  <w:sz w:val="20"/>
                  <w:szCs w:val="20"/>
                </w:rPr>
                <w:t>&gt;&gt;</w:t>
              </w:r>
            </w:ins>
          </w:p>
          <w:p w14:paraId="6BB8F346" w14:textId="38CDE0B5" w:rsidR="00B854A7" w:rsidRPr="00F40856" w:rsidRDefault="00B854A7" w:rsidP="00BA65B2">
            <w:pPr>
              <w:spacing w:after="0" w:line="240" w:lineRule="auto"/>
              <w:rPr>
                <w:ins w:id="678" w:author="Diane Pepetone" w:date="2022-01-13T19:38:00Z"/>
                <w:rFonts w:cstheme="minorHAnsi"/>
                <w:sz w:val="20"/>
                <w:szCs w:val="20"/>
              </w:rPr>
            </w:pPr>
            <w:ins w:id="679" w:author="Diane Pepetone" w:date="2022-01-13T19:38:00Z">
              <w:r w:rsidRPr="00F40856">
                <w:rPr>
                  <w:rFonts w:cstheme="minorHAnsi"/>
                  <w:sz w:val="18"/>
                  <w:szCs w:val="20"/>
                </w:rPr>
                <w:t xml:space="preserve">&lt;&lt; require one row of data for each </w:t>
              </w:r>
              <w:r>
                <w:rPr>
                  <w:rFonts w:cstheme="minorHAnsi"/>
                  <w:sz w:val="18"/>
                  <w:szCs w:val="20"/>
                </w:rPr>
                <w:t>HPWH</w:t>
              </w:r>
              <w:r w:rsidRPr="00F40856">
                <w:rPr>
                  <w:rFonts w:cstheme="minorHAnsi"/>
                  <w:sz w:val="18"/>
                  <w:szCs w:val="20"/>
                </w:rPr>
                <w:t xml:space="preserve"> water heater identified on the </w:t>
              </w:r>
              <w:del w:id="680" w:author="Tam, Danny@Energy" w:date="2022-02-28T13:20:00Z">
                <w:r w:rsidRPr="00F40856" w:rsidDel="00DA58BF">
                  <w:rPr>
                    <w:rFonts w:cstheme="minorHAnsi"/>
                    <w:sz w:val="18"/>
                    <w:szCs w:val="20"/>
                  </w:rPr>
                  <w:delText>CF1R</w:delText>
                </w:r>
              </w:del>
            </w:ins>
            <w:ins w:id="681" w:author="Tam, Danny@Energy" w:date="2022-02-28T13:20:00Z">
              <w:r w:rsidR="00DA58BF">
                <w:rPr>
                  <w:rFonts w:cstheme="minorHAnsi"/>
                  <w:sz w:val="18"/>
                  <w:szCs w:val="20"/>
                </w:rPr>
                <w:t>LMCC</w:t>
              </w:r>
            </w:ins>
            <w:ins w:id="682" w:author="Diane Pepetone" w:date="2022-01-13T19:38:00Z">
              <w:r w:rsidRPr="00F40856">
                <w:rPr>
                  <w:rFonts w:cstheme="minorHAnsi"/>
                  <w:sz w:val="18"/>
                  <w:szCs w:val="20"/>
                </w:rPr>
                <w:t>&gt;&gt;</w:t>
              </w:r>
            </w:ins>
          </w:p>
        </w:tc>
      </w:tr>
      <w:tr w:rsidR="00B854A7" w:rsidRPr="00F40856" w14:paraId="538467AD" w14:textId="77777777" w:rsidTr="00B854A7">
        <w:trPr>
          <w:ins w:id="683" w:author="Diane Pepetone" w:date="2022-01-13T19:38:00Z"/>
        </w:trPr>
        <w:tc>
          <w:tcPr>
            <w:tcW w:w="1007" w:type="dxa"/>
            <w:tcBorders>
              <w:top w:val="single" w:sz="4" w:space="0" w:color="auto"/>
              <w:left w:val="single" w:sz="4" w:space="0" w:color="auto"/>
              <w:bottom w:val="single" w:sz="4" w:space="0" w:color="auto"/>
              <w:right w:val="single" w:sz="4" w:space="0" w:color="auto"/>
            </w:tcBorders>
          </w:tcPr>
          <w:p w14:paraId="5C606698" w14:textId="77777777" w:rsidR="00B854A7" w:rsidRPr="00F40856" w:rsidRDefault="00B854A7" w:rsidP="00BA65B2">
            <w:pPr>
              <w:spacing w:after="0" w:line="240" w:lineRule="auto"/>
              <w:jc w:val="center"/>
              <w:rPr>
                <w:ins w:id="684" w:author="Diane Pepetone" w:date="2022-01-13T19:38:00Z"/>
                <w:rFonts w:cstheme="minorHAnsi"/>
                <w:sz w:val="18"/>
                <w:szCs w:val="20"/>
              </w:rPr>
            </w:pPr>
            <w:ins w:id="685" w:author="Diane Pepetone" w:date="2022-01-13T19:38:00Z">
              <w:r w:rsidRPr="00F40856">
                <w:rPr>
                  <w:rFonts w:cstheme="minorHAnsi"/>
                  <w:sz w:val="18"/>
                  <w:szCs w:val="18"/>
                </w:rPr>
                <w:t>01</w:t>
              </w:r>
            </w:ins>
          </w:p>
        </w:tc>
        <w:tc>
          <w:tcPr>
            <w:tcW w:w="1063" w:type="dxa"/>
            <w:vAlign w:val="bottom"/>
          </w:tcPr>
          <w:p w14:paraId="794CBAAB" w14:textId="77777777" w:rsidR="00B854A7" w:rsidRPr="00F40856" w:rsidRDefault="00B854A7" w:rsidP="00BA65B2">
            <w:pPr>
              <w:spacing w:after="0" w:line="240" w:lineRule="auto"/>
              <w:jc w:val="center"/>
              <w:rPr>
                <w:ins w:id="686" w:author="Diane Pepetone" w:date="2022-01-13T19:38:00Z"/>
                <w:rFonts w:cstheme="minorHAnsi"/>
                <w:sz w:val="18"/>
                <w:szCs w:val="20"/>
              </w:rPr>
            </w:pPr>
            <w:ins w:id="687" w:author="Diane Pepetone" w:date="2022-01-13T19:38:00Z">
              <w:r w:rsidRPr="00F40856">
                <w:rPr>
                  <w:rFonts w:cstheme="minorHAnsi"/>
                  <w:sz w:val="18"/>
                  <w:szCs w:val="20"/>
                </w:rPr>
                <w:t>02</w:t>
              </w:r>
            </w:ins>
          </w:p>
        </w:tc>
        <w:tc>
          <w:tcPr>
            <w:tcW w:w="1235" w:type="dxa"/>
            <w:vAlign w:val="bottom"/>
          </w:tcPr>
          <w:p w14:paraId="0FA23014" w14:textId="77777777" w:rsidR="00B854A7" w:rsidRPr="00F40856" w:rsidRDefault="00B854A7" w:rsidP="00BA65B2">
            <w:pPr>
              <w:spacing w:after="0" w:line="240" w:lineRule="auto"/>
              <w:jc w:val="center"/>
              <w:rPr>
                <w:ins w:id="688" w:author="Diane Pepetone" w:date="2022-01-13T19:38:00Z"/>
                <w:rFonts w:cstheme="minorHAnsi"/>
                <w:sz w:val="18"/>
                <w:szCs w:val="20"/>
              </w:rPr>
            </w:pPr>
            <w:ins w:id="689" w:author="Diane Pepetone" w:date="2022-01-13T19:38:00Z">
              <w:r w:rsidRPr="00F40856">
                <w:rPr>
                  <w:rFonts w:cstheme="minorHAnsi"/>
                  <w:sz w:val="18"/>
                  <w:szCs w:val="20"/>
                </w:rPr>
                <w:t>03</w:t>
              </w:r>
            </w:ins>
          </w:p>
        </w:tc>
        <w:tc>
          <w:tcPr>
            <w:tcW w:w="1131" w:type="dxa"/>
          </w:tcPr>
          <w:p w14:paraId="5C1B2FC7" w14:textId="77777777" w:rsidR="00B854A7" w:rsidRPr="00F40856" w:rsidRDefault="00B854A7" w:rsidP="00BA65B2">
            <w:pPr>
              <w:spacing w:after="0" w:line="240" w:lineRule="auto"/>
              <w:jc w:val="center"/>
              <w:rPr>
                <w:ins w:id="690" w:author="Diane Pepetone" w:date="2022-01-13T19:38:00Z"/>
                <w:rFonts w:cstheme="minorHAnsi"/>
                <w:sz w:val="18"/>
                <w:szCs w:val="20"/>
              </w:rPr>
            </w:pPr>
            <w:ins w:id="691" w:author="Diane Pepetone" w:date="2022-01-13T19:38:00Z">
              <w:r w:rsidRPr="00F40856">
                <w:rPr>
                  <w:rFonts w:cstheme="minorHAnsi"/>
                  <w:sz w:val="18"/>
                  <w:szCs w:val="20"/>
                </w:rPr>
                <w:t>04</w:t>
              </w:r>
            </w:ins>
          </w:p>
        </w:tc>
        <w:tc>
          <w:tcPr>
            <w:tcW w:w="1498" w:type="dxa"/>
          </w:tcPr>
          <w:p w14:paraId="1A04CE32" w14:textId="77777777" w:rsidR="00B854A7" w:rsidRPr="00F40856" w:rsidRDefault="00B854A7" w:rsidP="00BA65B2">
            <w:pPr>
              <w:spacing w:after="0" w:line="240" w:lineRule="auto"/>
              <w:jc w:val="center"/>
              <w:rPr>
                <w:ins w:id="692" w:author="Diane Pepetone" w:date="2022-01-13T19:38:00Z"/>
                <w:rFonts w:cstheme="minorHAnsi"/>
                <w:sz w:val="18"/>
                <w:szCs w:val="20"/>
              </w:rPr>
            </w:pPr>
            <w:ins w:id="693" w:author="Diane Pepetone" w:date="2022-01-13T19:38:00Z">
              <w:r w:rsidRPr="00F40856">
                <w:rPr>
                  <w:rFonts w:cstheme="minorHAnsi"/>
                  <w:sz w:val="18"/>
                  <w:szCs w:val="20"/>
                </w:rPr>
                <w:t>05</w:t>
              </w:r>
            </w:ins>
          </w:p>
        </w:tc>
        <w:tc>
          <w:tcPr>
            <w:tcW w:w="1064" w:type="dxa"/>
          </w:tcPr>
          <w:p w14:paraId="45671307" w14:textId="77777777" w:rsidR="00B854A7" w:rsidRPr="00F40856" w:rsidRDefault="00B854A7" w:rsidP="00BA65B2">
            <w:pPr>
              <w:spacing w:after="0" w:line="240" w:lineRule="auto"/>
              <w:jc w:val="center"/>
              <w:rPr>
                <w:ins w:id="694" w:author="Diane Pepetone" w:date="2022-01-13T19:38:00Z"/>
                <w:rFonts w:cstheme="minorHAnsi"/>
                <w:sz w:val="18"/>
                <w:szCs w:val="20"/>
              </w:rPr>
            </w:pPr>
            <w:ins w:id="695" w:author="Diane Pepetone" w:date="2022-01-13T19:38:00Z">
              <w:r w:rsidRPr="00F40856">
                <w:rPr>
                  <w:rFonts w:cstheme="minorHAnsi"/>
                  <w:sz w:val="18"/>
                  <w:szCs w:val="20"/>
                </w:rPr>
                <w:t>06</w:t>
              </w:r>
            </w:ins>
          </w:p>
        </w:tc>
        <w:tc>
          <w:tcPr>
            <w:tcW w:w="1266" w:type="dxa"/>
          </w:tcPr>
          <w:p w14:paraId="1E51DC98" w14:textId="77777777" w:rsidR="00B854A7" w:rsidRPr="00F40856" w:rsidRDefault="00B854A7" w:rsidP="00BA65B2">
            <w:pPr>
              <w:spacing w:after="0" w:line="240" w:lineRule="auto"/>
              <w:jc w:val="center"/>
              <w:rPr>
                <w:ins w:id="696" w:author="Diane Pepetone" w:date="2022-01-13T19:38:00Z"/>
                <w:rFonts w:cstheme="minorHAnsi"/>
                <w:sz w:val="18"/>
                <w:szCs w:val="20"/>
              </w:rPr>
            </w:pPr>
            <w:ins w:id="697" w:author="Diane Pepetone" w:date="2022-01-13T19:38:00Z">
              <w:r w:rsidRPr="00F40856">
                <w:rPr>
                  <w:rFonts w:cstheme="minorHAnsi"/>
                  <w:sz w:val="18"/>
                  <w:szCs w:val="20"/>
                </w:rPr>
                <w:t>07</w:t>
              </w:r>
            </w:ins>
          </w:p>
        </w:tc>
        <w:tc>
          <w:tcPr>
            <w:tcW w:w="1084" w:type="dxa"/>
          </w:tcPr>
          <w:p w14:paraId="45888005" w14:textId="77777777" w:rsidR="00B854A7" w:rsidRPr="00F40856" w:rsidRDefault="00B854A7" w:rsidP="00BA65B2">
            <w:pPr>
              <w:spacing w:after="0" w:line="240" w:lineRule="auto"/>
              <w:jc w:val="center"/>
              <w:rPr>
                <w:ins w:id="698" w:author="Diane Pepetone" w:date="2022-01-13T19:38:00Z"/>
                <w:rFonts w:cstheme="minorHAnsi"/>
                <w:sz w:val="18"/>
                <w:szCs w:val="20"/>
              </w:rPr>
            </w:pPr>
            <w:ins w:id="699" w:author="Diane Pepetone" w:date="2022-01-13T19:38:00Z">
              <w:r w:rsidRPr="00F40856">
                <w:rPr>
                  <w:rFonts w:cstheme="minorHAnsi"/>
                  <w:sz w:val="18"/>
                  <w:szCs w:val="20"/>
                </w:rPr>
                <w:t>08</w:t>
              </w:r>
            </w:ins>
          </w:p>
        </w:tc>
        <w:tc>
          <w:tcPr>
            <w:tcW w:w="1442" w:type="dxa"/>
          </w:tcPr>
          <w:p w14:paraId="20A420A0" w14:textId="77777777" w:rsidR="00B854A7" w:rsidRPr="00F40856" w:rsidRDefault="00B854A7" w:rsidP="00BA65B2">
            <w:pPr>
              <w:spacing w:after="0" w:line="240" w:lineRule="auto"/>
              <w:jc w:val="center"/>
              <w:rPr>
                <w:ins w:id="700" w:author="Diane Pepetone" w:date="2022-01-13T19:38:00Z"/>
                <w:rFonts w:cstheme="minorHAnsi"/>
                <w:sz w:val="18"/>
                <w:szCs w:val="20"/>
              </w:rPr>
            </w:pPr>
            <w:ins w:id="701" w:author="Diane Pepetone" w:date="2022-01-13T19:38:00Z">
              <w:r w:rsidRPr="00F40856">
                <w:rPr>
                  <w:rFonts w:cstheme="minorHAnsi"/>
                  <w:sz w:val="18"/>
                  <w:szCs w:val="20"/>
                </w:rPr>
                <w:t>09</w:t>
              </w:r>
            </w:ins>
          </w:p>
        </w:tc>
      </w:tr>
      <w:tr w:rsidR="00B854A7" w:rsidRPr="00F40856" w14:paraId="67FC3DD3" w14:textId="77777777" w:rsidTr="00B854A7">
        <w:trPr>
          <w:ins w:id="702" w:author="Diane Pepetone" w:date="2022-01-13T19:38:00Z"/>
        </w:trPr>
        <w:tc>
          <w:tcPr>
            <w:tcW w:w="1007" w:type="dxa"/>
            <w:tcBorders>
              <w:top w:val="single" w:sz="4" w:space="0" w:color="auto"/>
              <w:left w:val="single" w:sz="4" w:space="0" w:color="auto"/>
              <w:bottom w:val="single" w:sz="4" w:space="0" w:color="auto"/>
              <w:right w:val="single" w:sz="4" w:space="0" w:color="auto"/>
            </w:tcBorders>
            <w:vAlign w:val="bottom"/>
          </w:tcPr>
          <w:p w14:paraId="198A319D" w14:textId="77777777" w:rsidR="00B854A7" w:rsidRPr="00F40856" w:rsidRDefault="00B854A7" w:rsidP="00BA65B2">
            <w:pPr>
              <w:tabs>
                <w:tab w:val="left" w:pos="2160"/>
                <w:tab w:val="left" w:pos="2700"/>
                <w:tab w:val="left" w:pos="3420"/>
                <w:tab w:val="left" w:pos="3780"/>
                <w:tab w:val="left" w:pos="5760"/>
                <w:tab w:val="left" w:pos="7212"/>
              </w:tabs>
              <w:spacing w:after="0" w:line="240" w:lineRule="auto"/>
              <w:jc w:val="center"/>
              <w:rPr>
                <w:ins w:id="703" w:author="Diane Pepetone" w:date="2022-01-13T19:38:00Z"/>
                <w:rFonts w:cstheme="minorHAnsi"/>
                <w:sz w:val="18"/>
                <w:szCs w:val="20"/>
              </w:rPr>
            </w:pPr>
            <w:ins w:id="704" w:author="Diane Pepetone" w:date="2022-01-13T19:38:00Z">
              <w:r w:rsidRPr="00F40856">
                <w:rPr>
                  <w:rFonts w:cstheme="minorHAnsi"/>
                  <w:sz w:val="18"/>
                  <w:szCs w:val="18"/>
                </w:rPr>
                <w:lastRenderedPageBreak/>
                <w:t>Dwelling Unit Name</w:t>
              </w:r>
            </w:ins>
          </w:p>
        </w:tc>
        <w:tc>
          <w:tcPr>
            <w:tcW w:w="1063" w:type="dxa"/>
            <w:vAlign w:val="bottom"/>
          </w:tcPr>
          <w:p w14:paraId="659E1EBD" w14:textId="77777777" w:rsidR="00B854A7" w:rsidRPr="00F40856" w:rsidRDefault="00B854A7" w:rsidP="00BA65B2">
            <w:pPr>
              <w:tabs>
                <w:tab w:val="left" w:pos="2160"/>
                <w:tab w:val="left" w:pos="2700"/>
                <w:tab w:val="left" w:pos="3420"/>
                <w:tab w:val="left" w:pos="3780"/>
                <w:tab w:val="left" w:pos="5760"/>
                <w:tab w:val="left" w:pos="7212"/>
              </w:tabs>
              <w:spacing w:after="0" w:line="240" w:lineRule="auto"/>
              <w:jc w:val="center"/>
              <w:rPr>
                <w:ins w:id="705" w:author="Diane Pepetone" w:date="2022-01-13T19:38:00Z"/>
                <w:rFonts w:cstheme="minorHAnsi"/>
                <w:sz w:val="18"/>
                <w:szCs w:val="20"/>
              </w:rPr>
            </w:pPr>
            <w:ins w:id="706" w:author="Diane Pepetone" w:date="2022-01-13T19:38:00Z">
              <w:r w:rsidRPr="00F40856">
                <w:rPr>
                  <w:rFonts w:cstheme="minorHAnsi"/>
                  <w:sz w:val="18"/>
                  <w:szCs w:val="20"/>
                </w:rPr>
                <w:t>Water Heating System ID</w:t>
              </w:r>
            </w:ins>
          </w:p>
          <w:p w14:paraId="7E0E162B" w14:textId="77777777" w:rsidR="00B854A7" w:rsidRPr="00F40856" w:rsidRDefault="00B854A7" w:rsidP="00BA65B2">
            <w:pPr>
              <w:spacing w:after="0" w:line="240" w:lineRule="auto"/>
              <w:jc w:val="center"/>
              <w:rPr>
                <w:ins w:id="707" w:author="Diane Pepetone" w:date="2022-01-13T19:38:00Z"/>
                <w:rFonts w:cstheme="minorHAnsi"/>
                <w:sz w:val="18"/>
                <w:szCs w:val="20"/>
              </w:rPr>
            </w:pPr>
            <w:ins w:id="708" w:author="Diane Pepetone" w:date="2022-01-13T19:38:00Z">
              <w:r w:rsidRPr="00F40856">
                <w:rPr>
                  <w:rFonts w:cstheme="minorHAnsi"/>
                  <w:sz w:val="18"/>
                  <w:szCs w:val="20"/>
                </w:rPr>
                <w:t>or Name</w:t>
              </w:r>
            </w:ins>
          </w:p>
        </w:tc>
        <w:tc>
          <w:tcPr>
            <w:tcW w:w="1235" w:type="dxa"/>
            <w:vAlign w:val="bottom"/>
          </w:tcPr>
          <w:p w14:paraId="7D7563D5" w14:textId="77777777" w:rsidR="00B854A7" w:rsidRPr="00F40856" w:rsidRDefault="00B854A7" w:rsidP="00BA65B2">
            <w:pPr>
              <w:tabs>
                <w:tab w:val="left" w:pos="2160"/>
                <w:tab w:val="left" w:pos="2700"/>
                <w:tab w:val="left" w:pos="3420"/>
                <w:tab w:val="left" w:pos="3780"/>
                <w:tab w:val="left" w:pos="5760"/>
                <w:tab w:val="left" w:pos="7212"/>
              </w:tabs>
              <w:spacing w:after="0" w:line="240" w:lineRule="auto"/>
              <w:jc w:val="center"/>
              <w:rPr>
                <w:ins w:id="709" w:author="Diane Pepetone" w:date="2022-01-13T19:38:00Z"/>
                <w:rFonts w:cstheme="minorHAnsi"/>
                <w:sz w:val="18"/>
                <w:szCs w:val="20"/>
              </w:rPr>
            </w:pPr>
            <w:ins w:id="710" w:author="Diane Pepetone" w:date="2022-01-13T19:38:00Z">
              <w:r w:rsidRPr="00F40856">
                <w:rPr>
                  <w:rFonts w:cstheme="minorHAnsi"/>
                  <w:sz w:val="18"/>
                  <w:szCs w:val="20"/>
                </w:rPr>
                <w:t>Modeled Equipment</w:t>
              </w:r>
            </w:ins>
          </w:p>
          <w:p w14:paraId="1B83D818" w14:textId="77777777" w:rsidR="00B854A7" w:rsidRPr="00F40856" w:rsidRDefault="00B854A7" w:rsidP="00BA65B2">
            <w:pPr>
              <w:spacing w:after="0" w:line="240" w:lineRule="auto"/>
              <w:jc w:val="center"/>
              <w:rPr>
                <w:ins w:id="711" w:author="Diane Pepetone" w:date="2022-01-13T19:38:00Z"/>
                <w:rFonts w:cstheme="minorHAnsi"/>
                <w:sz w:val="18"/>
                <w:szCs w:val="20"/>
              </w:rPr>
            </w:pPr>
            <w:ins w:id="712" w:author="Diane Pepetone" w:date="2022-01-13T19:38:00Z">
              <w:r w:rsidRPr="00F40856">
                <w:rPr>
                  <w:rFonts w:cstheme="minorHAnsi"/>
                  <w:sz w:val="18"/>
                  <w:szCs w:val="20"/>
                </w:rPr>
                <w:t>Make and Model</w:t>
              </w:r>
            </w:ins>
          </w:p>
        </w:tc>
        <w:tc>
          <w:tcPr>
            <w:tcW w:w="1131" w:type="dxa"/>
            <w:vAlign w:val="bottom"/>
          </w:tcPr>
          <w:p w14:paraId="2C05D1FC" w14:textId="77777777" w:rsidR="00B854A7" w:rsidRPr="00F40856" w:rsidRDefault="00B854A7" w:rsidP="00BA65B2">
            <w:pPr>
              <w:tabs>
                <w:tab w:val="left" w:pos="2160"/>
                <w:tab w:val="left" w:pos="2700"/>
                <w:tab w:val="left" w:pos="3420"/>
                <w:tab w:val="left" w:pos="3780"/>
                <w:tab w:val="left" w:pos="5760"/>
                <w:tab w:val="left" w:pos="7212"/>
              </w:tabs>
              <w:spacing w:after="0" w:line="240" w:lineRule="auto"/>
              <w:jc w:val="center"/>
              <w:rPr>
                <w:ins w:id="713" w:author="Diane Pepetone" w:date="2022-01-13T19:38:00Z"/>
                <w:rFonts w:cstheme="minorHAnsi"/>
                <w:sz w:val="18"/>
                <w:szCs w:val="20"/>
              </w:rPr>
            </w:pPr>
            <w:ins w:id="714" w:author="Diane Pepetone" w:date="2022-01-13T19:38:00Z">
              <w:r w:rsidRPr="00F40856">
                <w:rPr>
                  <w:rFonts w:cstheme="minorHAnsi"/>
                  <w:sz w:val="18"/>
                  <w:szCs w:val="20"/>
                </w:rPr>
                <w:t># of Like (or Identical) Water Heaters in System</w:t>
              </w:r>
            </w:ins>
          </w:p>
        </w:tc>
        <w:tc>
          <w:tcPr>
            <w:tcW w:w="1498" w:type="dxa"/>
            <w:vAlign w:val="bottom"/>
          </w:tcPr>
          <w:p w14:paraId="76556C09" w14:textId="77777777" w:rsidR="00B854A7" w:rsidRPr="00F40856" w:rsidRDefault="00B854A7" w:rsidP="00BA65B2">
            <w:pPr>
              <w:tabs>
                <w:tab w:val="left" w:pos="2160"/>
                <w:tab w:val="left" w:pos="2700"/>
                <w:tab w:val="left" w:pos="3420"/>
                <w:tab w:val="left" w:pos="3780"/>
                <w:tab w:val="left" w:pos="5760"/>
                <w:tab w:val="left" w:pos="7212"/>
              </w:tabs>
              <w:spacing w:after="0" w:line="240" w:lineRule="auto"/>
              <w:jc w:val="center"/>
              <w:rPr>
                <w:ins w:id="715" w:author="Diane Pepetone" w:date="2022-01-13T19:38:00Z"/>
                <w:rFonts w:cstheme="minorHAnsi"/>
                <w:sz w:val="18"/>
                <w:szCs w:val="20"/>
              </w:rPr>
            </w:pPr>
            <w:ins w:id="716" w:author="Diane Pepetone" w:date="2022-01-13T19:38:00Z">
              <w:r w:rsidRPr="00F40856">
                <w:rPr>
                  <w:rFonts w:cstheme="minorHAnsi"/>
                  <w:sz w:val="18"/>
                  <w:szCs w:val="20"/>
                </w:rPr>
                <w:t>Tank Location</w:t>
              </w:r>
            </w:ins>
          </w:p>
        </w:tc>
        <w:tc>
          <w:tcPr>
            <w:tcW w:w="1064" w:type="dxa"/>
            <w:vAlign w:val="bottom"/>
          </w:tcPr>
          <w:p w14:paraId="461E9E03" w14:textId="77777777" w:rsidR="00B854A7" w:rsidRPr="00F40856" w:rsidRDefault="00B854A7" w:rsidP="00BA65B2">
            <w:pPr>
              <w:tabs>
                <w:tab w:val="left" w:pos="2160"/>
                <w:tab w:val="left" w:pos="2700"/>
                <w:tab w:val="left" w:pos="3420"/>
                <w:tab w:val="left" w:pos="3780"/>
                <w:tab w:val="left" w:pos="5760"/>
                <w:tab w:val="left" w:pos="7212"/>
              </w:tabs>
              <w:spacing w:after="0" w:line="240" w:lineRule="auto"/>
              <w:jc w:val="center"/>
              <w:rPr>
                <w:ins w:id="717" w:author="Diane Pepetone" w:date="2022-01-13T19:38:00Z"/>
                <w:rFonts w:cstheme="minorHAnsi"/>
                <w:sz w:val="18"/>
                <w:szCs w:val="20"/>
              </w:rPr>
            </w:pPr>
            <w:ins w:id="718" w:author="Diane Pepetone" w:date="2022-01-13T19:38:00Z">
              <w:r w:rsidRPr="00F40856">
                <w:rPr>
                  <w:rFonts w:cstheme="minorHAnsi"/>
                  <w:sz w:val="18"/>
                  <w:szCs w:val="20"/>
                </w:rPr>
                <w:t>Exterior Tank Insulation R-value</w:t>
              </w:r>
            </w:ins>
          </w:p>
        </w:tc>
        <w:tc>
          <w:tcPr>
            <w:tcW w:w="1266" w:type="dxa"/>
            <w:vAlign w:val="bottom"/>
          </w:tcPr>
          <w:p w14:paraId="1FA0C5F7" w14:textId="77777777" w:rsidR="00B854A7" w:rsidRPr="00F40856" w:rsidRDefault="00B854A7" w:rsidP="00BA65B2">
            <w:pPr>
              <w:tabs>
                <w:tab w:val="left" w:pos="2160"/>
                <w:tab w:val="left" w:pos="2700"/>
                <w:tab w:val="left" w:pos="3420"/>
                <w:tab w:val="left" w:pos="3780"/>
                <w:tab w:val="left" w:pos="5760"/>
                <w:tab w:val="left" w:pos="7212"/>
              </w:tabs>
              <w:spacing w:after="0" w:line="240" w:lineRule="auto"/>
              <w:jc w:val="center"/>
              <w:rPr>
                <w:ins w:id="719" w:author="Diane Pepetone" w:date="2022-01-13T19:38:00Z"/>
                <w:rFonts w:cstheme="minorHAnsi"/>
                <w:sz w:val="18"/>
                <w:szCs w:val="20"/>
              </w:rPr>
            </w:pPr>
            <w:ins w:id="720" w:author="Diane Pepetone" w:date="2022-01-13T19:38:00Z">
              <w:r w:rsidRPr="00F40856">
                <w:rPr>
                  <w:rFonts w:cstheme="minorHAnsi"/>
                  <w:sz w:val="18"/>
                  <w:szCs w:val="20"/>
                </w:rPr>
                <w:t>Dwelling Unit DHW System Distribution Type</w:t>
              </w:r>
            </w:ins>
          </w:p>
        </w:tc>
        <w:tc>
          <w:tcPr>
            <w:tcW w:w="1084" w:type="dxa"/>
            <w:vAlign w:val="bottom"/>
          </w:tcPr>
          <w:p w14:paraId="75D74548" w14:textId="77777777" w:rsidR="00B854A7" w:rsidRPr="00F40856" w:rsidRDefault="00B854A7" w:rsidP="00BA65B2">
            <w:pPr>
              <w:tabs>
                <w:tab w:val="left" w:pos="2160"/>
                <w:tab w:val="left" w:pos="2700"/>
                <w:tab w:val="left" w:pos="3420"/>
                <w:tab w:val="left" w:pos="3780"/>
                <w:tab w:val="left" w:pos="5760"/>
                <w:tab w:val="left" w:pos="7212"/>
              </w:tabs>
              <w:spacing w:after="0" w:line="240" w:lineRule="auto"/>
              <w:jc w:val="center"/>
              <w:rPr>
                <w:ins w:id="721" w:author="Diane Pepetone" w:date="2022-01-13T19:38:00Z"/>
                <w:rFonts w:cstheme="minorHAnsi"/>
                <w:sz w:val="18"/>
                <w:szCs w:val="20"/>
              </w:rPr>
            </w:pPr>
            <w:ins w:id="722" w:author="Diane Pepetone" w:date="2022-01-13T19:38:00Z">
              <w:r w:rsidRPr="00F40856">
                <w:rPr>
                  <w:rFonts w:cstheme="minorHAnsi"/>
                  <w:sz w:val="18"/>
                  <w:szCs w:val="20"/>
                </w:rPr>
                <w:t>Compact Distribution</w:t>
              </w:r>
            </w:ins>
          </w:p>
        </w:tc>
        <w:tc>
          <w:tcPr>
            <w:tcW w:w="1442" w:type="dxa"/>
            <w:vAlign w:val="bottom"/>
          </w:tcPr>
          <w:p w14:paraId="5E89CFF8" w14:textId="77777777" w:rsidR="00B854A7" w:rsidRPr="00F40856" w:rsidRDefault="00B854A7" w:rsidP="00BA65B2">
            <w:pPr>
              <w:tabs>
                <w:tab w:val="left" w:pos="2160"/>
                <w:tab w:val="left" w:pos="2700"/>
                <w:tab w:val="left" w:pos="3420"/>
                <w:tab w:val="left" w:pos="3780"/>
                <w:tab w:val="left" w:pos="5760"/>
                <w:tab w:val="left" w:pos="7212"/>
              </w:tabs>
              <w:spacing w:after="0" w:line="240" w:lineRule="auto"/>
              <w:jc w:val="center"/>
              <w:rPr>
                <w:ins w:id="723" w:author="Diane Pepetone" w:date="2022-01-13T19:38:00Z"/>
                <w:rFonts w:cstheme="minorHAnsi"/>
                <w:sz w:val="18"/>
                <w:szCs w:val="20"/>
              </w:rPr>
            </w:pPr>
            <w:ins w:id="724" w:author="Diane Pepetone" w:date="2022-01-13T19:38:00Z">
              <w:r w:rsidRPr="00F40856">
                <w:rPr>
                  <w:rFonts w:cstheme="minorHAnsi"/>
                  <w:sz w:val="18"/>
                  <w:szCs w:val="20"/>
                </w:rPr>
                <w:t>Simulated Equipment Make and Model</w:t>
              </w:r>
            </w:ins>
          </w:p>
        </w:tc>
      </w:tr>
      <w:tr w:rsidR="00B854A7" w:rsidRPr="00F40856" w14:paraId="6E23C1A8" w14:textId="77777777" w:rsidTr="00B854A7">
        <w:trPr>
          <w:ins w:id="725" w:author="Diane Pepetone" w:date="2022-01-13T19:38:00Z"/>
        </w:trPr>
        <w:tc>
          <w:tcPr>
            <w:tcW w:w="1007" w:type="dxa"/>
            <w:tcBorders>
              <w:top w:val="single" w:sz="4" w:space="0" w:color="auto"/>
              <w:left w:val="single" w:sz="4" w:space="0" w:color="auto"/>
              <w:bottom w:val="single" w:sz="4" w:space="0" w:color="auto"/>
              <w:right w:val="single" w:sz="4" w:space="0" w:color="auto"/>
            </w:tcBorders>
          </w:tcPr>
          <w:p w14:paraId="52DCB499" w14:textId="0C02B663" w:rsidR="00B854A7" w:rsidRPr="00F40856" w:rsidRDefault="00B854A7" w:rsidP="00BA65B2">
            <w:pPr>
              <w:spacing w:after="0" w:line="240" w:lineRule="auto"/>
              <w:rPr>
                <w:ins w:id="726" w:author="Diane Pepetone" w:date="2022-01-13T19:38:00Z"/>
                <w:rFonts w:cstheme="minorHAnsi"/>
                <w:sz w:val="16"/>
                <w:szCs w:val="20"/>
              </w:rPr>
            </w:pPr>
            <w:ins w:id="727" w:author="Diane Pepetone" w:date="2022-01-13T19:38:00Z">
              <w:r w:rsidRPr="00F40856">
                <w:rPr>
                  <w:rFonts w:cstheme="minorHAnsi"/>
                  <w:sz w:val="16"/>
                  <w:szCs w:val="20"/>
                </w:rPr>
                <w:t xml:space="preserve">&lt;&lt;reference value from </w:t>
              </w:r>
              <w:del w:id="728" w:author="Tam, Danny@Energy" w:date="2022-02-28T13:20:00Z">
                <w:r w:rsidRPr="00F40856" w:rsidDel="00DA58BF">
                  <w:rPr>
                    <w:rFonts w:cstheme="minorHAnsi"/>
                    <w:sz w:val="16"/>
                    <w:szCs w:val="20"/>
                  </w:rPr>
                  <w:delText>CF1R</w:delText>
                </w:r>
              </w:del>
            </w:ins>
            <w:ins w:id="729" w:author="Tam, Danny@Energy" w:date="2022-02-28T13:20:00Z">
              <w:r w:rsidR="00DA58BF">
                <w:rPr>
                  <w:rFonts w:cstheme="minorHAnsi"/>
                  <w:sz w:val="16"/>
                  <w:szCs w:val="20"/>
                </w:rPr>
                <w:t>LMCC</w:t>
              </w:r>
            </w:ins>
            <w:ins w:id="730" w:author="Diane Pepetone" w:date="2022-01-13T19:38:00Z">
              <w:r w:rsidRPr="00F40856">
                <w:rPr>
                  <w:rFonts w:cstheme="minorHAnsi"/>
                  <w:sz w:val="16"/>
                  <w:szCs w:val="20"/>
                </w:rPr>
                <w:t xml:space="preserve">; </w:t>
              </w:r>
              <w:del w:id="731" w:author="Tam, Danny@Energy" w:date="2022-03-07T15:04:00Z">
                <w:r w:rsidRPr="00F40856" w:rsidDel="001D1D0F">
                  <w:rPr>
                    <w:rFonts w:cstheme="minorHAnsi"/>
                    <w:sz w:val="16"/>
                    <w:szCs w:val="20"/>
                  </w:rPr>
                  <w:delText>if Single Family, then value = Single Family</w:delText>
                </w:r>
              </w:del>
              <w:r w:rsidRPr="00F40856">
                <w:rPr>
                  <w:rFonts w:cstheme="minorHAnsi"/>
                  <w:sz w:val="16"/>
                  <w:szCs w:val="20"/>
                </w:rPr>
                <w:t xml:space="preserve">&gt;&gt; </w:t>
              </w:r>
            </w:ins>
          </w:p>
        </w:tc>
        <w:tc>
          <w:tcPr>
            <w:tcW w:w="1063" w:type="dxa"/>
          </w:tcPr>
          <w:p w14:paraId="78092F77" w14:textId="1EE6366E" w:rsidR="00B854A7" w:rsidRPr="00F40856" w:rsidRDefault="00B854A7" w:rsidP="00BA65B2">
            <w:pPr>
              <w:spacing w:after="0" w:line="240" w:lineRule="auto"/>
              <w:rPr>
                <w:ins w:id="732" w:author="Diane Pepetone" w:date="2022-01-13T19:38:00Z"/>
                <w:rFonts w:cstheme="minorHAnsi"/>
                <w:sz w:val="16"/>
                <w:szCs w:val="20"/>
              </w:rPr>
            </w:pPr>
            <w:ins w:id="733" w:author="Diane Pepetone" w:date="2022-01-13T19:38:00Z">
              <w:r w:rsidRPr="00F40856">
                <w:rPr>
                  <w:rFonts w:cstheme="minorHAnsi"/>
                  <w:sz w:val="16"/>
                  <w:szCs w:val="20"/>
                </w:rPr>
                <w:t xml:space="preserve">&lt;&lt;reference value from </w:t>
              </w:r>
              <w:del w:id="734" w:author="Tam, Danny@Energy" w:date="2022-02-28T13:20:00Z">
                <w:r w:rsidRPr="00F40856" w:rsidDel="00DA58BF">
                  <w:rPr>
                    <w:rFonts w:cstheme="minorHAnsi"/>
                    <w:sz w:val="16"/>
                    <w:szCs w:val="20"/>
                  </w:rPr>
                  <w:delText>CF1R</w:delText>
                </w:r>
              </w:del>
            </w:ins>
            <w:ins w:id="735" w:author="Tam, Danny@Energy" w:date="2022-02-28T13:20:00Z">
              <w:r w:rsidR="00DA58BF">
                <w:rPr>
                  <w:rFonts w:cstheme="minorHAnsi"/>
                  <w:sz w:val="16"/>
                  <w:szCs w:val="20"/>
                </w:rPr>
                <w:t>LMCC</w:t>
              </w:r>
            </w:ins>
            <w:ins w:id="736" w:author="Diane Pepetone" w:date="2022-01-13T19:38:00Z">
              <w:r w:rsidRPr="00F40856">
                <w:rPr>
                  <w:rFonts w:cstheme="minorHAnsi"/>
                  <w:sz w:val="16"/>
                  <w:szCs w:val="20"/>
                </w:rPr>
                <w:t>&gt;&gt;</w:t>
              </w:r>
            </w:ins>
          </w:p>
        </w:tc>
        <w:tc>
          <w:tcPr>
            <w:tcW w:w="1235" w:type="dxa"/>
          </w:tcPr>
          <w:p w14:paraId="136ED8ED" w14:textId="00C2D070" w:rsidR="00B854A7" w:rsidRPr="00F40856" w:rsidRDefault="00B854A7" w:rsidP="00BA65B2">
            <w:pPr>
              <w:spacing w:after="0" w:line="240" w:lineRule="auto"/>
              <w:rPr>
                <w:ins w:id="737" w:author="Diane Pepetone" w:date="2022-01-13T19:38:00Z"/>
                <w:rFonts w:cstheme="minorHAnsi"/>
                <w:sz w:val="16"/>
                <w:szCs w:val="20"/>
              </w:rPr>
            </w:pPr>
            <w:ins w:id="738" w:author="Diane Pepetone" w:date="2022-01-13T19:38:00Z">
              <w:r w:rsidRPr="00F40856">
                <w:rPr>
                  <w:rFonts w:cstheme="minorHAnsi"/>
                  <w:sz w:val="16"/>
                  <w:szCs w:val="20"/>
                </w:rPr>
                <w:t xml:space="preserve">&lt;&lt;references value from </w:t>
              </w:r>
              <w:del w:id="739" w:author="Tam, Danny@Energy" w:date="2022-02-28T13:20:00Z">
                <w:r w:rsidRPr="00F40856" w:rsidDel="00DA58BF">
                  <w:rPr>
                    <w:rFonts w:cstheme="minorHAnsi"/>
                    <w:sz w:val="16"/>
                    <w:szCs w:val="20"/>
                  </w:rPr>
                  <w:delText>CF1R</w:delText>
                </w:r>
              </w:del>
            </w:ins>
            <w:ins w:id="740" w:author="Tam, Danny@Energy" w:date="2022-02-28T13:20:00Z">
              <w:r w:rsidR="00DA58BF">
                <w:rPr>
                  <w:rFonts w:cstheme="minorHAnsi"/>
                  <w:sz w:val="16"/>
                  <w:szCs w:val="20"/>
                </w:rPr>
                <w:t>LMCC</w:t>
              </w:r>
            </w:ins>
            <w:ins w:id="741" w:author="Diane Pepetone" w:date="2022-01-13T19:38:00Z">
              <w:r w:rsidRPr="00F40856">
                <w:rPr>
                  <w:rFonts w:cstheme="minorHAnsi"/>
                  <w:sz w:val="16"/>
                  <w:szCs w:val="20"/>
                </w:rPr>
                <w:t>-PRF.  Else if prescriptive, display “NEEA Tier 3” &gt;&gt;</w:t>
              </w:r>
            </w:ins>
          </w:p>
        </w:tc>
        <w:tc>
          <w:tcPr>
            <w:tcW w:w="1131" w:type="dxa"/>
          </w:tcPr>
          <w:p w14:paraId="1E84B6C5" w14:textId="4CC30E30" w:rsidR="00B854A7" w:rsidRPr="00F40856" w:rsidRDefault="00B854A7" w:rsidP="00BA65B2">
            <w:pPr>
              <w:spacing w:after="0" w:line="240" w:lineRule="auto"/>
              <w:rPr>
                <w:ins w:id="742" w:author="Diane Pepetone" w:date="2022-01-13T19:38:00Z"/>
                <w:rFonts w:cstheme="minorHAnsi"/>
                <w:i/>
                <w:color w:val="FF0000"/>
                <w:sz w:val="16"/>
                <w:szCs w:val="20"/>
              </w:rPr>
            </w:pPr>
            <w:ins w:id="743" w:author="Diane Pepetone" w:date="2022-01-13T19:38:00Z">
              <w:r w:rsidRPr="00F40856">
                <w:rPr>
                  <w:rFonts w:cstheme="minorHAnsi"/>
                  <w:sz w:val="16"/>
                  <w:szCs w:val="20"/>
                </w:rPr>
                <w:t xml:space="preserve">&lt;&lt;references values from </w:t>
              </w:r>
              <w:del w:id="744" w:author="Tam, Danny@Energy" w:date="2022-02-28T13:20:00Z">
                <w:r w:rsidRPr="00F40856" w:rsidDel="00DA58BF">
                  <w:rPr>
                    <w:rFonts w:cstheme="minorHAnsi"/>
                    <w:sz w:val="16"/>
                    <w:szCs w:val="20"/>
                  </w:rPr>
                  <w:delText>CF1R</w:delText>
                </w:r>
              </w:del>
            </w:ins>
            <w:ins w:id="745" w:author="Tam, Danny@Energy" w:date="2022-02-28T13:20:00Z">
              <w:r w:rsidR="00DA58BF">
                <w:rPr>
                  <w:rFonts w:cstheme="minorHAnsi"/>
                  <w:sz w:val="16"/>
                  <w:szCs w:val="20"/>
                </w:rPr>
                <w:t>LMCC</w:t>
              </w:r>
            </w:ins>
            <w:ins w:id="746" w:author="Diane Pepetone" w:date="2022-01-13T19:38:00Z">
              <w:r w:rsidRPr="00F40856">
                <w:rPr>
                  <w:rFonts w:cstheme="minorHAnsi"/>
                  <w:sz w:val="16"/>
                  <w:szCs w:val="20"/>
                </w:rPr>
                <w:t xml:space="preserve"> &gt;&gt;</w:t>
              </w:r>
            </w:ins>
          </w:p>
        </w:tc>
        <w:tc>
          <w:tcPr>
            <w:tcW w:w="1498" w:type="dxa"/>
          </w:tcPr>
          <w:p w14:paraId="64645FA8" w14:textId="72041570" w:rsidR="00B854A7" w:rsidRPr="00F40856" w:rsidRDefault="00B854A7" w:rsidP="00BA65B2">
            <w:pPr>
              <w:spacing w:after="0" w:line="240" w:lineRule="auto"/>
              <w:rPr>
                <w:ins w:id="747" w:author="Diane Pepetone" w:date="2022-01-13T19:38:00Z"/>
                <w:rFonts w:cstheme="minorHAnsi"/>
                <w:i/>
                <w:color w:val="FF0000"/>
                <w:sz w:val="16"/>
                <w:szCs w:val="20"/>
              </w:rPr>
            </w:pPr>
            <w:ins w:id="748" w:author="Diane Pepetone" w:date="2022-01-13T19:38:00Z">
              <w:r w:rsidRPr="00F40856">
                <w:rPr>
                  <w:rFonts w:cstheme="minorHAnsi"/>
                  <w:sz w:val="16"/>
                  <w:szCs w:val="20"/>
                </w:rPr>
                <w:t xml:space="preserve">&lt;&lt;Reference value from </w:t>
              </w:r>
              <w:del w:id="749" w:author="Tam, Danny@Energy" w:date="2022-02-28T13:20:00Z">
                <w:r w:rsidRPr="00F40856" w:rsidDel="00DA58BF">
                  <w:rPr>
                    <w:rFonts w:cstheme="minorHAnsi"/>
                    <w:sz w:val="16"/>
                    <w:szCs w:val="20"/>
                  </w:rPr>
                  <w:delText>CF1R</w:delText>
                </w:r>
              </w:del>
            </w:ins>
            <w:ins w:id="750" w:author="Tam, Danny@Energy" w:date="2022-02-28T13:20:00Z">
              <w:r w:rsidR="00DA58BF">
                <w:rPr>
                  <w:rFonts w:cstheme="minorHAnsi"/>
                  <w:sz w:val="16"/>
                  <w:szCs w:val="20"/>
                </w:rPr>
                <w:t>LMCC</w:t>
              </w:r>
            </w:ins>
            <w:ins w:id="751" w:author="Diane Pepetone" w:date="2022-01-13T19:38:00Z">
              <w:r w:rsidRPr="00F40856">
                <w:rPr>
                  <w:rFonts w:cstheme="minorHAnsi"/>
                  <w:sz w:val="16"/>
                  <w:szCs w:val="20"/>
                </w:rPr>
                <w:t>&gt;&gt;</w:t>
              </w:r>
            </w:ins>
          </w:p>
        </w:tc>
        <w:tc>
          <w:tcPr>
            <w:tcW w:w="1064" w:type="dxa"/>
          </w:tcPr>
          <w:p w14:paraId="79B6A3CB" w14:textId="21B7525D" w:rsidR="00B854A7" w:rsidRPr="00F40856" w:rsidRDefault="00B854A7" w:rsidP="00BA65B2">
            <w:pPr>
              <w:spacing w:after="0" w:line="240" w:lineRule="auto"/>
              <w:rPr>
                <w:ins w:id="752" w:author="Diane Pepetone" w:date="2022-01-13T19:38:00Z"/>
                <w:rFonts w:cstheme="minorHAnsi"/>
                <w:sz w:val="16"/>
                <w:szCs w:val="20"/>
              </w:rPr>
            </w:pPr>
            <w:ins w:id="753" w:author="Diane Pepetone" w:date="2022-01-13T19:38:00Z">
              <w:r w:rsidRPr="00F40856">
                <w:rPr>
                  <w:rFonts w:cstheme="minorHAnsi"/>
                  <w:sz w:val="16"/>
                  <w:szCs w:val="20"/>
                </w:rPr>
                <w:t xml:space="preserve">&lt;&lt;reference values from </w:t>
              </w:r>
              <w:del w:id="754" w:author="Tam, Danny@Energy" w:date="2022-02-28T13:20:00Z">
                <w:r w:rsidRPr="00F40856" w:rsidDel="00DA58BF">
                  <w:rPr>
                    <w:rFonts w:cstheme="minorHAnsi"/>
                    <w:sz w:val="16"/>
                    <w:szCs w:val="20"/>
                  </w:rPr>
                  <w:delText>CF1R</w:delText>
                </w:r>
              </w:del>
            </w:ins>
            <w:ins w:id="755" w:author="Tam, Danny@Energy" w:date="2022-02-28T13:20:00Z">
              <w:r w:rsidR="00DA58BF">
                <w:rPr>
                  <w:rFonts w:cstheme="minorHAnsi"/>
                  <w:sz w:val="16"/>
                  <w:szCs w:val="20"/>
                </w:rPr>
                <w:t>LMCC</w:t>
              </w:r>
            </w:ins>
            <w:ins w:id="756" w:author="Diane Pepetone" w:date="2022-01-13T19:38:00Z">
              <w:r w:rsidRPr="00F40856">
                <w:rPr>
                  <w:rFonts w:cstheme="minorHAnsi"/>
                  <w:sz w:val="16"/>
                  <w:szCs w:val="20"/>
                </w:rPr>
                <w:t>-PRF; else NA&gt;&gt;</w:t>
              </w:r>
            </w:ins>
          </w:p>
        </w:tc>
        <w:tc>
          <w:tcPr>
            <w:tcW w:w="1266" w:type="dxa"/>
          </w:tcPr>
          <w:p w14:paraId="6EB694EF" w14:textId="10DF8A30" w:rsidR="00B854A7" w:rsidRPr="00F40856" w:rsidRDefault="00B854A7" w:rsidP="00BA65B2">
            <w:pPr>
              <w:spacing w:after="0" w:line="240" w:lineRule="auto"/>
              <w:rPr>
                <w:ins w:id="757" w:author="Diane Pepetone" w:date="2022-01-13T19:38:00Z"/>
                <w:rFonts w:cstheme="minorHAnsi"/>
                <w:sz w:val="16"/>
                <w:szCs w:val="20"/>
              </w:rPr>
            </w:pPr>
            <w:ins w:id="758" w:author="Diane Pepetone" w:date="2022-01-13T19:38:00Z">
              <w:r w:rsidRPr="00F40856">
                <w:rPr>
                  <w:rFonts w:cstheme="minorHAnsi"/>
                  <w:sz w:val="16"/>
                  <w:szCs w:val="20"/>
                </w:rPr>
                <w:t xml:space="preserve">&lt;&lt;reference values from </w:t>
              </w:r>
              <w:del w:id="759" w:author="Tam, Danny@Energy" w:date="2022-02-28T13:20:00Z">
                <w:r w:rsidRPr="00F40856" w:rsidDel="00DA58BF">
                  <w:rPr>
                    <w:rFonts w:cstheme="minorHAnsi"/>
                    <w:sz w:val="16"/>
                    <w:szCs w:val="20"/>
                  </w:rPr>
                  <w:delText>CF1R</w:delText>
                </w:r>
              </w:del>
            </w:ins>
            <w:ins w:id="760" w:author="Tam, Danny@Energy" w:date="2022-02-28T13:20:00Z">
              <w:r w:rsidR="00DA58BF">
                <w:rPr>
                  <w:rFonts w:cstheme="minorHAnsi"/>
                  <w:sz w:val="16"/>
                  <w:szCs w:val="20"/>
                </w:rPr>
                <w:t>LMCC</w:t>
              </w:r>
            </w:ins>
            <w:ins w:id="761" w:author="Diane Pepetone" w:date="2022-01-13T19:38:00Z">
              <w:r w:rsidRPr="00F40856">
                <w:rPr>
                  <w:rFonts w:cstheme="minorHAnsi"/>
                  <w:sz w:val="16"/>
                  <w:szCs w:val="20"/>
                </w:rPr>
                <w:t xml:space="preserve">.  </w:t>
              </w:r>
            </w:ins>
          </w:p>
          <w:p w14:paraId="6D7C8E21" w14:textId="77777777" w:rsidR="00B854A7" w:rsidRPr="00F40856" w:rsidRDefault="00B854A7" w:rsidP="00BA65B2">
            <w:pPr>
              <w:spacing w:after="0" w:line="240" w:lineRule="auto"/>
              <w:rPr>
                <w:ins w:id="762" w:author="Diane Pepetone" w:date="2022-01-13T19:38:00Z"/>
                <w:rFonts w:cstheme="minorHAnsi"/>
                <w:sz w:val="16"/>
                <w:szCs w:val="20"/>
              </w:rPr>
            </w:pPr>
            <w:ins w:id="763" w:author="Diane Pepetone" w:date="2022-01-13T19:38:00Z">
              <w:r w:rsidRPr="00F40856">
                <w:rPr>
                  <w:rFonts w:cstheme="minorHAnsi"/>
                  <w:sz w:val="16"/>
                  <w:szCs w:val="20"/>
                </w:rPr>
                <w:t xml:space="preserve">If performance </w:t>
              </w:r>
            </w:ins>
          </w:p>
          <w:p w14:paraId="5E658B30" w14:textId="77777777" w:rsidR="00B854A7" w:rsidRPr="00F40856" w:rsidRDefault="00B854A7" w:rsidP="00BA65B2">
            <w:pPr>
              <w:spacing w:after="0" w:line="240" w:lineRule="auto"/>
              <w:rPr>
                <w:ins w:id="764" w:author="Diane Pepetone" w:date="2022-01-13T19:38:00Z"/>
                <w:rFonts w:cstheme="minorHAnsi"/>
                <w:sz w:val="16"/>
                <w:szCs w:val="20"/>
              </w:rPr>
            </w:pPr>
            <w:ins w:id="765" w:author="Diane Pepetone" w:date="2022-01-13T19:38:00Z">
              <w:r w:rsidRPr="00F40856">
                <w:rPr>
                  <w:rFonts w:cstheme="minorHAnsi"/>
                  <w:sz w:val="16"/>
                  <w:szCs w:val="20"/>
                </w:rPr>
                <w:t>Allowed values are</w:t>
              </w:r>
            </w:ins>
          </w:p>
          <w:p w14:paraId="78998C5F" w14:textId="77777777" w:rsidR="00B854A7" w:rsidRPr="00F40856" w:rsidRDefault="00B854A7" w:rsidP="00BA65B2">
            <w:pPr>
              <w:spacing w:after="0" w:line="240" w:lineRule="auto"/>
              <w:rPr>
                <w:ins w:id="766" w:author="Diane Pepetone" w:date="2022-01-13T19:38:00Z"/>
                <w:rFonts w:cstheme="minorHAnsi"/>
                <w:sz w:val="16"/>
                <w:szCs w:val="20"/>
              </w:rPr>
            </w:pPr>
            <w:ins w:id="767" w:author="Diane Pepetone" w:date="2022-01-13T19:38:00Z">
              <w:r w:rsidRPr="00F40856">
                <w:rPr>
                  <w:rFonts w:cstheme="minorHAnsi"/>
                  <w:sz w:val="16"/>
                  <w:szCs w:val="20"/>
                </w:rPr>
                <w:t>*Standard Distribution System</w:t>
              </w:r>
            </w:ins>
          </w:p>
          <w:p w14:paraId="35AB13D8" w14:textId="77777777" w:rsidR="00B854A7" w:rsidRPr="00F40856" w:rsidRDefault="00B854A7" w:rsidP="00BA65B2">
            <w:pPr>
              <w:spacing w:after="0" w:line="240" w:lineRule="auto"/>
              <w:rPr>
                <w:ins w:id="768" w:author="Diane Pepetone" w:date="2022-01-13T19:38:00Z"/>
                <w:rFonts w:cstheme="minorHAnsi"/>
                <w:sz w:val="16"/>
                <w:szCs w:val="20"/>
              </w:rPr>
            </w:pPr>
            <w:ins w:id="769" w:author="Diane Pepetone" w:date="2022-01-13T19:38:00Z">
              <w:r w:rsidRPr="00F40856">
                <w:rPr>
                  <w:rFonts w:cstheme="minorHAnsi"/>
                  <w:sz w:val="16"/>
                  <w:szCs w:val="20"/>
                </w:rPr>
                <w:t>* Point of Use</w:t>
              </w:r>
            </w:ins>
          </w:p>
          <w:p w14:paraId="7F251EB4" w14:textId="77777777" w:rsidR="00B854A7" w:rsidRPr="00F40856" w:rsidRDefault="00B854A7" w:rsidP="00BA65B2">
            <w:pPr>
              <w:spacing w:after="0" w:line="240" w:lineRule="auto"/>
              <w:rPr>
                <w:ins w:id="770" w:author="Diane Pepetone" w:date="2022-01-13T19:38:00Z"/>
                <w:rFonts w:cstheme="minorHAnsi"/>
                <w:sz w:val="16"/>
                <w:szCs w:val="20"/>
              </w:rPr>
            </w:pPr>
            <w:ins w:id="771" w:author="Diane Pepetone" w:date="2022-01-13T19:38:00Z">
              <w:r w:rsidRPr="00F40856">
                <w:rPr>
                  <w:rFonts w:cstheme="minorHAnsi"/>
                  <w:sz w:val="16"/>
                  <w:szCs w:val="20"/>
                </w:rPr>
                <w:t xml:space="preserve">* Parallel Piping </w:t>
              </w:r>
            </w:ins>
          </w:p>
          <w:p w14:paraId="4E17EC68" w14:textId="77777777" w:rsidR="00B854A7" w:rsidRPr="00F40856" w:rsidRDefault="00B854A7" w:rsidP="00BA65B2">
            <w:pPr>
              <w:spacing w:after="0" w:line="240" w:lineRule="auto"/>
              <w:rPr>
                <w:ins w:id="772" w:author="Diane Pepetone" w:date="2022-01-13T19:38:00Z"/>
                <w:rFonts w:cstheme="minorHAnsi"/>
                <w:sz w:val="16"/>
                <w:szCs w:val="20"/>
              </w:rPr>
            </w:pPr>
            <w:ins w:id="773" w:author="Diane Pepetone" w:date="2022-01-13T19:38:00Z">
              <w:r w:rsidRPr="00F40856">
                <w:rPr>
                  <w:rFonts w:cstheme="minorHAnsi"/>
                  <w:sz w:val="16"/>
                  <w:szCs w:val="20"/>
                </w:rPr>
                <w:t>*Recirculation System Non-Demand Control</w:t>
              </w:r>
            </w:ins>
          </w:p>
          <w:p w14:paraId="06D525EE" w14:textId="77777777" w:rsidR="00B854A7" w:rsidRPr="00F40856" w:rsidRDefault="00B854A7" w:rsidP="00BA65B2">
            <w:pPr>
              <w:spacing w:after="0" w:line="240" w:lineRule="auto"/>
              <w:rPr>
                <w:ins w:id="774" w:author="Diane Pepetone" w:date="2022-01-13T19:38:00Z"/>
                <w:rFonts w:cstheme="minorHAnsi"/>
                <w:sz w:val="16"/>
                <w:szCs w:val="20"/>
              </w:rPr>
            </w:pPr>
            <w:ins w:id="775" w:author="Diane Pepetone" w:date="2022-01-13T19:38:00Z">
              <w:r w:rsidRPr="00F40856">
                <w:rPr>
                  <w:rFonts w:cstheme="minorHAnsi"/>
                  <w:sz w:val="16"/>
                  <w:szCs w:val="20"/>
                </w:rPr>
                <w:t xml:space="preserve">* Demand Recirculation Manual Control </w:t>
              </w:r>
            </w:ins>
          </w:p>
          <w:p w14:paraId="3A1CCE43" w14:textId="77777777" w:rsidR="00B854A7" w:rsidRPr="00F40856" w:rsidRDefault="00B854A7" w:rsidP="00BA65B2">
            <w:pPr>
              <w:spacing w:after="0" w:line="240" w:lineRule="auto"/>
              <w:rPr>
                <w:ins w:id="776" w:author="Diane Pepetone" w:date="2022-01-13T19:38:00Z"/>
                <w:rFonts w:cstheme="minorHAnsi"/>
                <w:sz w:val="16"/>
                <w:szCs w:val="20"/>
              </w:rPr>
            </w:pPr>
            <w:ins w:id="777" w:author="Diane Pepetone" w:date="2022-01-13T19:38:00Z">
              <w:r w:rsidRPr="00F40856">
                <w:rPr>
                  <w:rFonts w:cstheme="minorHAnsi"/>
                  <w:sz w:val="16"/>
                  <w:szCs w:val="20"/>
                </w:rPr>
                <w:t xml:space="preserve">* Demand Recirculation Sensor Control; </w:t>
              </w:r>
            </w:ins>
          </w:p>
          <w:p w14:paraId="7E21C005" w14:textId="77777777" w:rsidR="00B854A7" w:rsidRPr="00F40856" w:rsidRDefault="00B854A7" w:rsidP="00BA65B2">
            <w:pPr>
              <w:spacing w:after="0" w:line="240" w:lineRule="auto"/>
              <w:rPr>
                <w:ins w:id="778" w:author="Diane Pepetone" w:date="2022-01-13T19:38:00Z"/>
                <w:rFonts w:cstheme="minorHAnsi"/>
                <w:sz w:val="16"/>
                <w:szCs w:val="20"/>
              </w:rPr>
            </w:pPr>
            <w:ins w:id="779" w:author="Diane Pepetone" w:date="2022-01-13T19:38:00Z">
              <w:r w:rsidRPr="00F40856">
                <w:rPr>
                  <w:rFonts w:cstheme="minorHAnsi"/>
                  <w:sz w:val="16"/>
                  <w:szCs w:val="20"/>
                </w:rPr>
                <w:t xml:space="preserve">Else if prescriptive,  </w:t>
              </w:r>
            </w:ins>
          </w:p>
          <w:p w14:paraId="6FD07E4B" w14:textId="77777777" w:rsidR="00B854A7" w:rsidRPr="00F40856" w:rsidRDefault="00B854A7" w:rsidP="00BA65B2">
            <w:pPr>
              <w:spacing w:after="0" w:line="240" w:lineRule="auto"/>
              <w:rPr>
                <w:ins w:id="780" w:author="Diane Pepetone" w:date="2022-01-13T19:38:00Z"/>
                <w:rFonts w:cstheme="minorHAnsi"/>
                <w:sz w:val="16"/>
                <w:szCs w:val="20"/>
              </w:rPr>
            </w:pPr>
            <w:ins w:id="781" w:author="Diane Pepetone" w:date="2022-01-13T19:38:00Z">
              <w:r w:rsidRPr="00F40856">
                <w:rPr>
                  <w:rFonts w:cstheme="minorHAnsi"/>
                  <w:sz w:val="16"/>
                  <w:szCs w:val="20"/>
                </w:rPr>
                <w:t xml:space="preserve">Allowed values are </w:t>
              </w:r>
            </w:ins>
          </w:p>
          <w:p w14:paraId="2C89F477" w14:textId="77777777" w:rsidR="00B854A7" w:rsidRPr="00F40856" w:rsidRDefault="00B854A7" w:rsidP="00BA65B2">
            <w:pPr>
              <w:spacing w:after="0" w:line="240" w:lineRule="auto"/>
              <w:rPr>
                <w:ins w:id="782" w:author="Diane Pepetone" w:date="2022-01-13T19:38:00Z"/>
                <w:rFonts w:cstheme="minorHAnsi"/>
                <w:sz w:val="16"/>
                <w:szCs w:val="20"/>
              </w:rPr>
            </w:pPr>
            <w:ins w:id="783" w:author="Diane Pepetone" w:date="2022-01-13T19:38:00Z">
              <w:r w:rsidRPr="00F40856">
                <w:rPr>
                  <w:rFonts w:cstheme="minorHAnsi"/>
                  <w:sz w:val="16"/>
                  <w:szCs w:val="20"/>
                </w:rPr>
                <w:t>*Standard Distribution System</w:t>
              </w:r>
            </w:ins>
          </w:p>
          <w:p w14:paraId="43743E64" w14:textId="77777777" w:rsidR="00B854A7" w:rsidRPr="00F40856" w:rsidRDefault="00B854A7" w:rsidP="00BA65B2">
            <w:pPr>
              <w:spacing w:after="0" w:line="240" w:lineRule="auto"/>
              <w:rPr>
                <w:ins w:id="784" w:author="Diane Pepetone" w:date="2022-01-13T19:38:00Z"/>
                <w:rFonts w:cstheme="minorHAnsi"/>
                <w:sz w:val="16"/>
                <w:szCs w:val="20"/>
              </w:rPr>
            </w:pPr>
            <w:ins w:id="785" w:author="Diane Pepetone" w:date="2022-01-13T19:38:00Z">
              <w:r w:rsidRPr="00F40856">
                <w:rPr>
                  <w:rFonts w:cstheme="minorHAnsi"/>
                  <w:sz w:val="16"/>
                  <w:szCs w:val="20"/>
                </w:rPr>
                <w:t>*Demand Recirculation</w:t>
              </w:r>
            </w:ins>
          </w:p>
          <w:p w14:paraId="5D8A4EE7" w14:textId="6AC50317" w:rsidR="00B854A7" w:rsidRPr="00F40856" w:rsidRDefault="00B854A7" w:rsidP="00BA65B2">
            <w:pPr>
              <w:spacing w:after="0" w:line="240" w:lineRule="auto"/>
              <w:rPr>
                <w:ins w:id="786" w:author="Diane Pepetone" w:date="2022-01-13T19:38:00Z"/>
                <w:rFonts w:cstheme="minorHAnsi"/>
                <w:sz w:val="16"/>
                <w:szCs w:val="20"/>
              </w:rPr>
            </w:pPr>
            <w:ins w:id="787" w:author="Diane Pepetone" w:date="2022-01-13T19:38:00Z">
              <w:r w:rsidRPr="00F40856">
                <w:rPr>
                  <w:rFonts w:cstheme="minorHAnsi"/>
                  <w:sz w:val="16"/>
                  <w:szCs w:val="20"/>
                </w:rPr>
                <w:t xml:space="preserve">* Demand Recirculation Manual Control; Else if </w:t>
              </w:r>
              <w:del w:id="788" w:author="Tam, Danny@Energy" w:date="2022-02-28T13:20:00Z">
                <w:r w:rsidRPr="00F40856" w:rsidDel="00DA58BF">
                  <w:rPr>
                    <w:rFonts w:cstheme="minorHAnsi"/>
                    <w:sz w:val="16"/>
                    <w:szCs w:val="20"/>
                  </w:rPr>
                  <w:delText>CF1R</w:delText>
                </w:r>
              </w:del>
            </w:ins>
            <w:ins w:id="789" w:author="Tam, Danny@Energy" w:date="2022-02-28T13:20:00Z">
              <w:r w:rsidR="00DA58BF">
                <w:rPr>
                  <w:rFonts w:cstheme="minorHAnsi"/>
                  <w:sz w:val="16"/>
                  <w:szCs w:val="20"/>
                </w:rPr>
                <w:t>LMCC</w:t>
              </w:r>
            </w:ins>
            <w:ins w:id="790" w:author="Diane Pepetone" w:date="2022-01-13T19:38:00Z">
              <w:r w:rsidRPr="00F40856">
                <w:rPr>
                  <w:rFonts w:cstheme="minorHAnsi"/>
                  <w:sz w:val="16"/>
                  <w:szCs w:val="20"/>
                </w:rPr>
                <w:t xml:space="preserve">-ALT, then value = NA &gt;&gt; </w:t>
              </w:r>
            </w:ins>
          </w:p>
          <w:p w14:paraId="1E01E630" w14:textId="77777777" w:rsidR="00B854A7" w:rsidRPr="00F40856" w:rsidRDefault="00B854A7" w:rsidP="00BA65B2">
            <w:pPr>
              <w:spacing w:after="0" w:line="240" w:lineRule="auto"/>
              <w:rPr>
                <w:ins w:id="791" w:author="Diane Pepetone" w:date="2022-01-13T19:38:00Z"/>
                <w:rFonts w:cstheme="minorHAnsi"/>
                <w:sz w:val="16"/>
                <w:szCs w:val="20"/>
              </w:rPr>
            </w:pPr>
          </w:p>
        </w:tc>
        <w:tc>
          <w:tcPr>
            <w:tcW w:w="1084" w:type="dxa"/>
          </w:tcPr>
          <w:p w14:paraId="49E872FD" w14:textId="23147747" w:rsidR="00B854A7" w:rsidRPr="00F40856" w:rsidRDefault="00B854A7" w:rsidP="00BA65B2">
            <w:pPr>
              <w:tabs>
                <w:tab w:val="left" w:pos="2160"/>
                <w:tab w:val="left" w:pos="2700"/>
                <w:tab w:val="left" w:pos="3420"/>
                <w:tab w:val="left" w:pos="3780"/>
                <w:tab w:val="left" w:pos="5760"/>
                <w:tab w:val="left" w:pos="7212"/>
              </w:tabs>
              <w:spacing w:after="0" w:line="240" w:lineRule="auto"/>
              <w:contextualSpacing/>
              <w:rPr>
                <w:ins w:id="792" w:author="Diane Pepetone" w:date="2022-01-13T19:38:00Z"/>
                <w:rFonts w:cstheme="minorHAnsi"/>
                <w:sz w:val="16"/>
                <w:szCs w:val="20"/>
              </w:rPr>
            </w:pPr>
            <w:ins w:id="793" w:author="Diane Pepetone" w:date="2022-01-13T19:38:00Z">
              <w:r w:rsidRPr="00F40856">
                <w:rPr>
                  <w:rFonts w:cstheme="minorHAnsi"/>
                  <w:sz w:val="16"/>
                  <w:szCs w:val="20"/>
                </w:rPr>
                <w:t xml:space="preserve">&lt;&lt;reference values from </w:t>
              </w:r>
              <w:del w:id="794" w:author="Tam, Danny@Energy" w:date="2022-02-28T13:20:00Z">
                <w:r w:rsidRPr="00F40856" w:rsidDel="00DA58BF">
                  <w:rPr>
                    <w:rFonts w:cstheme="minorHAnsi"/>
                    <w:sz w:val="16"/>
                    <w:szCs w:val="20"/>
                  </w:rPr>
                  <w:delText>CF1R</w:delText>
                </w:r>
              </w:del>
            </w:ins>
            <w:ins w:id="795" w:author="Tam, Danny@Energy" w:date="2022-02-28T13:20:00Z">
              <w:r w:rsidR="00DA58BF">
                <w:rPr>
                  <w:rFonts w:cstheme="minorHAnsi"/>
                  <w:sz w:val="16"/>
                  <w:szCs w:val="20"/>
                </w:rPr>
                <w:t>LMCC</w:t>
              </w:r>
            </w:ins>
            <w:ins w:id="796" w:author="Diane Pepetone" w:date="2022-01-13T19:38:00Z">
              <w:r w:rsidRPr="00F40856">
                <w:rPr>
                  <w:rFonts w:cstheme="minorHAnsi"/>
                  <w:sz w:val="16"/>
                  <w:szCs w:val="20"/>
                </w:rPr>
                <w:t>.  Allowed values are *Basic</w:t>
              </w:r>
            </w:ins>
          </w:p>
          <w:p w14:paraId="75902C8C" w14:textId="77777777" w:rsidR="00B854A7" w:rsidRPr="00F40856" w:rsidRDefault="00B854A7" w:rsidP="00BA65B2">
            <w:pPr>
              <w:spacing w:after="0" w:line="240" w:lineRule="auto"/>
              <w:rPr>
                <w:ins w:id="797" w:author="Diane Pepetone" w:date="2022-01-13T19:38:00Z"/>
                <w:rFonts w:cstheme="minorHAnsi"/>
                <w:sz w:val="16"/>
                <w:szCs w:val="20"/>
              </w:rPr>
            </w:pPr>
            <w:ins w:id="798" w:author="Diane Pepetone" w:date="2022-01-13T19:38:00Z">
              <w:r w:rsidRPr="00F40856">
                <w:rPr>
                  <w:rFonts w:cstheme="minorHAnsi"/>
                  <w:sz w:val="16"/>
                  <w:szCs w:val="20"/>
                </w:rPr>
                <w:t xml:space="preserve">*None; </w:t>
              </w:r>
            </w:ins>
          </w:p>
          <w:p w14:paraId="3709F27E" w14:textId="6330A440" w:rsidR="00B854A7" w:rsidRPr="00F40856" w:rsidRDefault="00B854A7" w:rsidP="00BA65B2">
            <w:pPr>
              <w:spacing w:after="0" w:line="240" w:lineRule="auto"/>
              <w:rPr>
                <w:ins w:id="799" w:author="Diane Pepetone" w:date="2022-01-13T19:38:00Z"/>
                <w:rFonts w:cstheme="minorHAnsi"/>
                <w:sz w:val="16"/>
                <w:szCs w:val="20"/>
              </w:rPr>
            </w:pPr>
            <w:ins w:id="800" w:author="Diane Pepetone" w:date="2022-01-13T19:38:00Z">
              <w:r w:rsidRPr="00F40856">
                <w:rPr>
                  <w:rFonts w:cstheme="minorHAnsi"/>
                  <w:sz w:val="16"/>
                  <w:szCs w:val="20"/>
                </w:rPr>
                <w:t xml:space="preserve">if </w:t>
              </w:r>
              <w:del w:id="801" w:author="Tam, Danny@Energy" w:date="2022-02-28T13:20:00Z">
                <w:r w:rsidRPr="00F40856" w:rsidDel="00DA58BF">
                  <w:rPr>
                    <w:rFonts w:cstheme="minorHAnsi"/>
                    <w:sz w:val="16"/>
                    <w:szCs w:val="20"/>
                  </w:rPr>
                  <w:delText>CF1R</w:delText>
                </w:r>
              </w:del>
            </w:ins>
            <w:ins w:id="802" w:author="Tam, Danny@Energy" w:date="2022-02-28T13:20:00Z">
              <w:r w:rsidR="00DA58BF">
                <w:rPr>
                  <w:rFonts w:cstheme="minorHAnsi"/>
                  <w:sz w:val="16"/>
                  <w:szCs w:val="20"/>
                </w:rPr>
                <w:t>LMCC</w:t>
              </w:r>
            </w:ins>
            <w:ins w:id="803" w:author="Diane Pepetone" w:date="2022-01-13T19:38:00Z">
              <w:r w:rsidRPr="00F40856">
                <w:rPr>
                  <w:rFonts w:cstheme="minorHAnsi"/>
                  <w:sz w:val="16"/>
                  <w:szCs w:val="20"/>
                </w:rPr>
                <w:t>-ALT, then value = NA &gt;&gt;</w:t>
              </w:r>
            </w:ins>
          </w:p>
        </w:tc>
        <w:tc>
          <w:tcPr>
            <w:tcW w:w="1442" w:type="dxa"/>
          </w:tcPr>
          <w:p w14:paraId="13A89A87" w14:textId="77777777" w:rsidR="00B854A7" w:rsidRPr="00F40856" w:rsidRDefault="00B854A7" w:rsidP="00BA65B2">
            <w:pPr>
              <w:tabs>
                <w:tab w:val="left" w:pos="2160"/>
                <w:tab w:val="left" w:pos="2700"/>
                <w:tab w:val="left" w:pos="3420"/>
                <w:tab w:val="left" w:pos="3780"/>
                <w:tab w:val="left" w:pos="5760"/>
                <w:tab w:val="left" w:pos="7212"/>
              </w:tabs>
              <w:spacing w:after="0" w:line="240" w:lineRule="auto"/>
              <w:contextualSpacing/>
              <w:rPr>
                <w:ins w:id="804" w:author="Diane Pepetone" w:date="2022-01-13T19:38:00Z"/>
                <w:rFonts w:cstheme="minorHAnsi"/>
                <w:sz w:val="16"/>
                <w:szCs w:val="20"/>
              </w:rPr>
            </w:pPr>
            <w:ins w:id="805" w:author="Diane Pepetone" w:date="2022-01-13T19:38:00Z">
              <w:r w:rsidRPr="00F40856">
                <w:rPr>
                  <w:rFonts w:cstheme="minorHAnsi"/>
                  <w:sz w:val="16"/>
                  <w:szCs w:val="20"/>
                </w:rPr>
                <w:t>&lt;&lt;if performance, hide column from user, needed for equivalency lookup;</w:t>
              </w:r>
            </w:ins>
          </w:p>
          <w:p w14:paraId="463CDCD9" w14:textId="77777777" w:rsidR="00B854A7" w:rsidRPr="00F40856" w:rsidRDefault="00B854A7" w:rsidP="00BA65B2">
            <w:pPr>
              <w:tabs>
                <w:tab w:val="left" w:pos="2160"/>
                <w:tab w:val="left" w:pos="2700"/>
                <w:tab w:val="left" w:pos="3420"/>
                <w:tab w:val="left" w:pos="3780"/>
                <w:tab w:val="left" w:pos="5760"/>
                <w:tab w:val="left" w:pos="7212"/>
              </w:tabs>
              <w:spacing w:after="0" w:line="240" w:lineRule="auto"/>
              <w:contextualSpacing/>
              <w:rPr>
                <w:ins w:id="806" w:author="Diane Pepetone" w:date="2022-01-13T19:38:00Z"/>
                <w:rFonts w:cstheme="minorHAnsi"/>
                <w:sz w:val="16"/>
                <w:szCs w:val="20"/>
              </w:rPr>
            </w:pPr>
            <w:ins w:id="807" w:author="Diane Pepetone" w:date="2022-01-13T19:38:00Z">
              <w:r w:rsidRPr="00F40856">
                <w:rPr>
                  <w:rFonts w:cstheme="minorHAnsi"/>
                  <w:sz w:val="16"/>
                  <w:szCs w:val="20"/>
                </w:rPr>
                <w:t>Reference value from XML;</w:t>
              </w:r>
            </w:ins>
          </w:p>
          <w:p w14:paraId="27F14654" w14:textId="77777777" w:rsidR="00B854A7" w:rsidRPr="00F40856" w:rsidRDefault="00B854A7" w:rsidP="00BA65B2">
            <w:pPr>
              <w:tabs>
                <w:tab w:val="left" w:pos="2160"/>
                <w:tab w:val="left" w:pos="2700"/>
                <w:tab w:val="left" w:pos="3420"/>
                <w:tab w:val="left" w:pos="3780"/>
                <w:tab w:val="left" w:pos="5760"/>
                <w:tab w:val="left" w:pos="7212"/>
              </w:tabs>
              <w:spacing w:after="0" w:line="240" w:lineRule="auto"/>
              <w:contextualSpacing/>
              <w:rPr>
                <w:ins w:id="808" w:author="Diane Pepetone" w:date="2022-01-13T19:38:00Z"/>
                <w:rFonts w:cstheme="minorHAnsi"/>
                <w:sz w:val="16"/>
                <w:szCs w:val="20"/>
              </w:rPr>
            </w:pPr>
            <w:ins w:id="809" w:author="Diane Pepetone" w:date="2022-01-13T19:38:00Z">
              <w:r w:rsidRPr="00F40856">
                <w:rPr>
                  <w:rFonts w:cstheme="minorHAnsi"/>
                  <w:sz w:val="16"/>
                  <w:szCs w:val="20"/>
                </w:rPr>
                <w:t>Elseif prescriptive, do not require field&gt;&gt;</w:t>
              </w:r>
            </w:ins>
          </w:p>
        </w:tc>
      </w:tr>
      <w:tr w:rsidR="00B854A7" w:rsidRPr="00F40856" w14:paraId="4AEF8B5A" w14:textId="77777777" w:rsidTr="00B854A7">
        <w:trPr>
          <w:ins w:id="810" w:author="Diane Pepetone" w:date="2022-01-13T19:38:00Z"/>
        </w:trPr>
        <w:tc>
          <w:tcPr>
            <w:tcW w:w="1007" w:type="dxa"/>
          </w:tcPr>
          <w:p w14:paraId="6CC92C43" w14:textId="77777777" w:rsidR="00B854A7" w:rsidRPr="00F40856" w:rsidRDefault="00B854A7" w:rsidP="00BA65B2">
            <w:pPr>
              <w:spacing w:after="0" w:line="240" w:lineRule="auto"/>
              <w:rPr>
                <w:ins w:id="811" w:author="Diane Pepetone" w:date="2022-01-13T19:38:00Z"/>
                <w:rFonts w:cstheme="minorHAnsi"/>
                <w:sz w:val="20"/>
                <w:szCs w:val="20"/>
              </w:rPr>
            </w:pPr>
          </w:p>
        </w:tc>
        <w:tc>
          <w:tcPr>
            <w:tcW w:w="1063" w:type="dxa"/>
          </w:tcPr>
          <w:p w14:paraId="7CB3E545" w14:textId="77777777" w:rsidR="00B854A7" w:rsidRPr="00F40856" w:rsidRDefault="00B854A7" w:rsidP="00BA65B2">
            <w:pPr>
              <w:spacing w:after="0" w:line="240" w:lineRule="auto"/>
              <w:rPr>
                <w:ins w:id="812" w:author="Diane Pepetone" w:date="2022-01-13T19:38:00Z"/>
                <w:rFonts w:cstheme="minorHAnsi"/>
                <w:sz w:val="20"/>
                <w:szCs w:val="20"/>
              </w:rPr>
            </w:pPr>
          </w:p>
        </w:tc>
        <w:tc>
          <w:tcPr>
            <w:tcW w:w="1235" w:type="dxa"/>
          </w:tcPr>
          <w:p w14:paraId="1C6F8DAB" w14:textId="77777777" w:rsidR="00B854A7" w:rsidRPr="00F40856" w:rsidRDefault="00B854A7" w:rsidP="00BA65B2">
            <w:pPr>
              <w:spacing w:after="0" w:line="240" w:lineRule="auto"/>
              <w:rPr>
                <w:ins w:id="813" w:author="Diane Pepetone" w:date="2022-01-13T19:38:00Z"/>
                <w:rFonts w:cstheme="minorHAnsi"/>
                <w:sz w:val="20"/>
                <w:szCs w:val="20"/>
              </w:rPr>
            </w:pPr>
          </w:p>
        </w:tc>
        <w:tc>
          <w:tcPr>
            <w:tcW w:w="1131" w:type="dxa"/>
          </w:tcPr>
          <w:p w14:paraId="7E9A8780" w14:textId="77777777" w:rsidR="00B854A7" w:rsidRPr="00F40856" w:rsidRDefault="00B854A7" w:rsidP="00BA65B2">
            <w:pPr>
              <w:spacing w:after="0" w:line="240" w:lineRule="auto"/>
              <w:rPr>
                <w:ins w:id="814" w:author="Diane Pepetone" w:date="2022-01-13T19:38:00Z"/>
                <w:rFonts w:cstheme="minorHAnsi"/>
                <w:sz w:val="20"/>
                <w:szCs w:val="20"/>
              </w:rPr>
            </w:pPr>
          </w:p>
        </w:tc>
        <w:tc>
          <w:tcPr>
            <w:tcW w:w="1498" w:type="dxa"/>
          </w:tcPr>
          <w:p w14:paraId="094D240D" w14:textId="77777777" w:rsidR="00B854A7" w:rsidRPr="00F40856" w:rsidRDefault="00B854A7" w:rsidP="00BA65B2">
            <w:pPr>
              <w:spacing w:after="0" w:line="240" w:lineRule="auto"/>
              <w:rPr>
                <w:ins w:id="815" w:author="Diane Pepetone" w:date="2022-01-13T19:38:00Z"/>
                <w:rFonts w:cstheme="minorHAnsi"/>
                <w:sz w:val="20"/>
                <w:szCs w:val="20"/>
              </w:rPr>
            </w:pPr>
          </w:p>
        </w:tc>
        <w:tc>
          <w:tcPr>
            <w:tcW w:w="1064" w:type="dxa"/>
          </w:tcPr>
          <w:p w14:paraId="6F6CC596" w14:textId="77777777" w:rsidR="00B854A7" w:rsidRPr="00F40856" w:rsidRDefault="00B854A7" w:rsidP="00BA65B2">
            <w:pPr>
              <w:spacing w:after="0" w:line="240" w:lineRule="auto"/>
              <w:rPr>
                <w:ins w:id="816" w:author="Diane Pepetone" w:date="2022-01-13T19:38:00Z"/>
                <w:rFonts w:cstheme="minorHAnsi"/>
                <w:sz w:val="20"/>
                <w:szCs w:val="20"/>
              </w:rPr>
            </w:pPr>
          </w:p>
        </w:tc>
        <w:tc>
          <w:tcPr>
            <w:tcW w:w="1266" w:type="dxa"/>
          </w:tcPr>
          <w:p w14:paraId="3AE4F48B" w14:textId="77777777" w:rsidR="00B854A7" w:rsidRPr="00F40856" w:rsidRDefault="00B854A7" w:rsidP="00BA65B2">
            <w:pPr>
              <w:spacing w:after="0" w:line="240" w:lineRule="auto"/>
              <w:rPr>
                <w:ins w:id="817" w:author="Diane Pepetone" w:date="2022-01-13T19:38:00Z"/>
                <w:rFonts w:cstheme="minorHAnsi"/>
                <w:sz w:val="20"/>
                <w:szCs w:val="20"/>
              </w:rPr>
            </w:pPr>
          </w:p>
        </w:tc>
        <w:tc>
          <w:tcPr>
            <w:tcW w:w="1084" w:type="dxa"/>
          </w:tcPr>
          <w:p w14:paraId="7C864572" w14:textId="77777777" w:rsidR="00B854A7" w:rsidRPr="00F40856" w:rsidRDefault="00B854A7" w:rsidP="00BA65B2">
            <w:pPr>
              <w:spacing w:after="0" w:line="240" w:lineRule="auto"/>
              <w:rPr>
                <w:ins w:id="818" w:author="Diane Pepetone" w:date="2022-01-13T19:38:00Z"/>
                <w:rFonts w:cstheme="minorHAnsi"/>
                <w:sz w:val="20"/>
                <w:szCs w:val="20"/>
              </w:rPr>
            </w:pPr>
          </w:p>
        </w:tc>
        <w:tc>
          <w:tcPr>
            <w:tcW w:w="1442" w:type="dxa"/>
          </w:tcPr>
          <w:p w14:paraId="46231528" w14:textId="77777777" w:rsidR="00B854A7" w:rsidRPr="00F40856" w:rsidRDefault="00B854A7" w:rsidP="00BA65B2">
            <w:pPr>
              <w:spacing w:after="0" w:line="240" w:lineRule="auto"/>
              <w:rPr>
                <w:ins w:id="819" w:author="Diane Pepetone" w:date="2022-01-13T19:38:00Z"/>
                <w:rFonts w:cstheme="minorHAnsi"/>
                <w:sz w:val="20"/>
                <w:szCs w:val="20"/>
              </w:rPr>
            </w:pPr>
          </w:p>
        </w:tc>
      </w:tr>
    </w:tbl>
    <w:p w14:paraId="225B69EC" w14:textId="0F86D360" w:rsidR="005F6A47" w:rsidRDefault="005F6A47" w:rsidP="00FF28EF">
      <w:pPr>
        <w:spacing w:after="0"/>
      </w:pPr>
    </w:p>
    <w:p w14:paraId="50A971FD" w14:textId="06E70976" w:rsidR="00CC2C76" w:rsidRDefault="005F6A47" w:rsidP="00EC2A36">
      <w:pPr>
        <w:spacing w:after="0" w:line="240" w:lineRule="auto"/>
      </w:pPr>
      <w:r>
        <w:br w:type="page"/>
      </w:r>
    </w:p>
    <w:tbl>
      <w:tblPr>
        <w:tblpPr w:leftFromText="180" w:rightFromText="180" w:vertAnchor="text" w:tblpY="1"/>
        <w:tblOverlap w:val="never"/>
        <w:tblW w:w="5000"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001"/>
        <w:gridCol w:w="1001"/>
        <w:gridCol w:w="814"/>
        <w:gridCol w:w="1176"/>
        <w:gridCol w:w="982"/>
        <w:gridCol w:w="1122"/>
        <w:gridCol w:w="1131"/>
        <w:gridCol w:w="1213"/>
        <w:gridCol w:w="1051"/>
        <w:gridCol w:w="1299"/>
      </w:tblGrid>
      <w:tr w:rsidR="00F53007" w:rsidRPr="009E01FE" w14:paraId="55E0B4AE" w14:textId="77777777" w:rsidTr="00F53007">
        <w:trPr>
          <w:trHeight w:val="277"/>
        </w:trPr>
        <w:tc>
          <w:tcPr>
            <w:tcW w:w="5000" w:type="pct"/>
            <w:gridSpan w:val="10"/>
            <w:tcBorders>
              <w:top w:val="single" w:sz="4" w:space="0" w:color="auto"/>
              <w:left w:val="single" w:sz="4" w:space="0" w:color="auto"/>
              <w:bottom w:val="single" w:sz="4" w:space="0" w:color="auto"/>
              <w:right w:val="single" w:sz="4" w:space="0" w:color="auto"/>
            </w:tcBorders>
          </w:tcPr>
          <w:p w14:paraId="53A0541E" w14:textId="61958E43" w:rsidR="00F53007" w:rsidRPr="00136321" w:rsidRDefault="00F53007" w:rsidP="00CC2C76">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Pr>
                <w:rFonts w:asciiTheme="minorHAnsi" w:hAnsiTheme="minorHAnsi" w:cstheme="minorHAnsi"/>
                <w:b/>
                <w:sz w:val="20"/>
                <w:szCs w:val="20"/>
              </w:rPr>
              <w:lastRenderedPageBreak/>
              <w:t>B</w:t>
            </w:r>
            <w:r w:rsidRPr="00B33DFF">
              <w:rPr>
                <w:rFonts w:asciiTheme="minorHAnsi" w:hAnsiTheme="minorHAnsi" w:cstheme="minorHAnsi"/>
                <w:b/>
                <w:sz w:val="20"/>
                <w:szCs w:val="20"/>
              </w:rPr>
              <w:t xml:space="preserve">. Installed Dwelling Unit Water Heating Systems Information </w:t>
            </w:r>
          </w:p>
          <w:p w14:paraId="6BCC1605" w14:textId="552F4E14" w:rsidR="00F53007" w:rsidDel="008E5B19" w:rsidRDefault="009F070F" w:rsidP="00CC2C76">
            <w:pPr>
              <w:keepNext/>
              <w:tabs>
                <w:tab w:val="left" w:pos="2160"/>
                <w:tab w:val="left" w:pos="2700"/>
                <w:tab w:val="left" w:pos="3420"/>
                <w:tab w:val="left" w:pos="3780"/>
                <w:tab w:val="left" w:pos="5760"/>
                <w:tab w:val="left" w:pos="7212"/>
              </w:tabs>
              <w:spacing w:after="0" w:line="240" w:lineRule="auto"/>
              <w:rPr>
                <w:del w:id="820" w:author="Alhabibi, Haider@Energy" w:date="2022-03-09T17:39:00Z"/>
                <w:rFonts w:asciiTheme="minorHAnsi" w:eastAsia="Times New Roman" w:hAnsiTheme="minorHAnsi" w:cstheme="minorHAnsi"/>
                <w:sz w:val="18"/>
                <w:szCs w:val="20"/>
              </w:rPr>
            </w:pPr>
            <w:ins w:id="821" w:author="Alhabibi, Haider@Energy" w:date="2022-03-09T17:39:00Z">
              <w:r>
                <w:rPr>
                  <w:sz w:val="18"/>
                  <w:szCs w:val="18"/>
                </w:rPr>
                <w:t>&lt;&lt;Static Text - see the top&gt;&gt;</w:t>
              </w:r>
            </w:ins>
            <w:ins w:id="822" w:author="Diane Pepetone" w:date="2022-01-13T19:46:00Z">
              <w:del w:id="823" w:author="Alhabibi, Haider@Energy" w:date="2022-03-09T17:39:00Z">
                <w:r w:rsidR="003B3CCD" w:rsidDel="009F070F">
                  <w:rPr>
                    <w:rFonts w:asciiTheme="minorHAnsi" w:eastAsia="Times New Roman" w:hAnsiTheme="minorHAnsi" w:cstheme="minorHAnsi"/>
                    <w:sz w:val="18"/>
                    <w:szCs w:val="20"/>
                  </w:rPr>
                  <w:delText xml:space="preserve"> </w:delText>
                </w:r>
              </w:del>
            </w:ins>
            <w:del w:id="824" w:author="Alhabibi, Haider@Energy" w:date="2022-03-09T17:39:00Z">
              <w:r w:rsidR="00F53007" w:rsidRPr="005828AE" w:rsidDel="009F070F">
                <w:rPr>
                  <w:rFonts w:asciiTheme="minorHAnsi" w:eastAsia="Times New Roman" w:hAnsiTheme="minorHAnsi" w:cstheme="minorHAnsi"/>
                  <w:sz w:val="18"/>
                  <w:szCs w:val="20"/>
                </w:rPr>
                <w:delText xml:space="preserve">This table reports </w:delText>
              </w:r>
            </w:del>
            <w:ins w:id="825" w:author="Diane Pepetone" w:date="2022-01-13T19:43:00Z">
              <w:del w:id="826" w:author="Alhabibi, Haider@Energy" w:date="2022-03-09T17:39:00Z">
                <w:r w:rsidR="003B3CCD" w:rsidRPr="005828AE" w:rsidDel="009F070F">
                  <w:rPr>
                    <w:rFonts w:asciiTheme="minorHAnsi" w:eastAsia="Times New Roman" w:hAnsiTheme="minorHAnsi" w:cstheme="minorHAnsi"/>
                    <w:sz w:val="20"/>
                    <w:szCs w:val="20"/>
                  </w:rPr>
                  <w:delText xml:space="preserve"> features</w:delText>
                </w:r>
                <w:r w:rsidR="003B3CCD" w:rsidDel="009F070F">
                  <w:rPr>
                    <w:rFonts w:asciiTheme="minorHAnsi" w:eastAsia="Times New Roman" w:hAnsiTheme="minorHAnsi" w:cstheme="minorHAnsi"/>
                    <w:sz w:val="20"/>
                    <w:szCs w:val="20"/>
                  </w:rPr>
                  <w:delText xml:space="preserve"> of</w:delText>
                </w:r>
                <w:r w:rsidR="003B3CCD" w:rsidRPr="005828AE" w:rsidDel="009F070F">
                  <w:rPr>
                    <w:rFonts w:asciiTheme="minorHAnsi" w:eastAsia="Times New Roman" w:hAnsiTheme="minorHAnsi" w:cstheme="minorHAnsi"/>
                    <w:sz w:val="20"/>
                    <w:szCs w:val="20"/>
                  </w:rPr>
                  <w:delText xml:space="preserve"> </w:delText>
                </w:r>
              </w:del>
            </w:ins>
            <w:del w:id="827" w:author="Alhabibi, Haider@Energy" w:date="2022-03-09T17:39:00Z">
              <w:r w:rsidR="00F53007" w:rsidRPr="005828AE" w:rsidDel="009F070F">
                <w:rPr>
                  <w:rFonts w:asciiTheme="minorHAnsi" w:eastAsia="Times New Roman" w:hAnsiTheme="minorHAnsi" w:cstheme="minorHAnsi"/>
                  <w:sz w:val="18"/>
                  <w:szCs w:val="20"/>
                </w:rPr>
                <w:delText>the water heating system</w:delText>
              </w:r>
            </w:del>
            <w:del w:id="828" w:author="Alhabibi, Haider@Energy" w:date="2022-01-25T14:27:00Z">
              <w:r w:rsidR="00F53007" w:rsidRPr="005828AE" w:rsidDel="005953E2">
                <w:rPr>
                  <w:rFonts w:asciiTheme="minorHAnsi" w:eastAsia="Times New Roman" w:hAnsiTheme="minorHAnsi" w:cstheme="minorHAnsi"/>
                  <w:sz w:val="18"/>
                  <w:szCs w:val="20"/>
                </w:rPr>
                <w:delText xml:space="preserve"> </w:delText>
              </w:r>
            </w:del>
            <w:ins w:id="829" w:author="Diane Pepetone" w:date="2022-01-13T19:44:00Z">
              <w:del w:id="830" w:author="Alhabibi, Haider@Energy" w:date="2022-03-09T17:39:00Z">
                <w:r w:rsidR="003B3CCD" w:rsidDel="009F070F">
                  <w:rPr>
                    <w:rFonts w:asciiTheme="minorHAnsi" w:eastAsia="Times New Roman" w:hAnsiTheme="minorHAnsi" w:cstheme="minorHAnsi"/>
                    <w:sz w:val="20"/>
                    <w:szCs w:val="20"/>
                  </w:rPr>
                  <w:delText xml:space="preserve"> other than </w:delText>
                </w:r>
                <w:r w:rsidR="003B3CCD" w:rsidDel="009F070F">
                  <w:rPr>
                    <w:rFonts w:cstheme="minorHAnsi"/>
                    <w:b/>
                    <w:bCs/>
                    <w:sz w:val="20"/>
                    <w:szCs w:val="20"/>
                  </w:rPr>
                  <w:delText>HPWH</w:delText>
                </w:r>
                <w:r w:rsidR="003B3CCD" w:rsidRPr="005828AE" w:rsidDel="009F070F">
                  <w:rPr>
                    <w:rFonts w:asciiTheme="minorHAnsi" w:eastAsia="Times New Roman" w:hAnsiTheme="minorHAnsi" w:cstheme="minorHAnsi"/>
                    <w:sz w:val="20"/>
                    <w:szCs w:val="20"/>
                  </w:rPr>
                  <w:delText xml:space="preserve"> </w:delText>
                </w:r>
                <w:r w:rsidR="003B3CCD" w:rsidDel="009F070F">
                  <w:rPr>
                    <w:rFonts w:asciiTheme="minorHAnsi" w:eastAsia="Times New Roman" w:hAnsiTheme="minorHAnsi" w:cstheme="minorHAnsi"/>
                    <w:sz w:val="20"/>
                    <w:szCs w:val="20"/>
                  </w:rPr>
                  <w:delText>systems</w:delText>
                </w:r>
              </w:del>
              <w:del w:id="831" w:author="Alhabibi, Haider@Energy" w:date="2022-01-25T14:27:00Z">
                <w:r w:rsidR="003B3CCD" w:rsidDel="005953E2">
                  <w:rPr>
                    <w:rFonts w:asciiTheme="minorHAnsi" w:eastAsia="Times New Roman" w:hAnsiTheme="minorHAnsi" w:cstheme="minorHAnsi"/>
                    <w:sz w:val="20"/>
                    <w:szCs w:val="20"/>
                  </w:rPr>
                  <w:delText xml:space="preserve"> </w:delText>
                </w:r>
              </w:del>
              <w:del w:id="832" w:author="Alhabibi, Haider@Energy" w:date="2022-03-09T17:39:00Z">
                <w:r w:rsidR="003B3CCD" w:rsidDel="009F070F">
                  <w:rPr>
                    <w:rFonts w:asciiTheme="minorHAnsi" w:eastAsia="Times New Roman" w:hAnsiTheme="minorHAnsi" w:cstheme="minorHAnsi"/>
                    <w:sz w:val="20"/>
                    <w:szCs w:val="20"/>
                  </w:rPr>
                  <w:delText xml:space="preserve"> </w:delText>
                </w:r>
              </w:del>
            </w:ins>
            <w:del w:id="833" w:author="Alhabibi, Haider@Energy" w:date="2022-03-09T17:39:00Z">
              <w:r w:rsidR="00F53007" w:rsidRPr="005828AE" w:rsidDel="009F070F">
                <w:rPr>
                  <w:rFonts w:asciiTheme="minorHAnsi" w:eastAsia="Times New Roman" w:hAnsiTheme="minorHAnsi" w:cstheme="minorHAnsi"/>
                  <w:sz w:val="18"/>
                  <w:szCs w:val="20"/>
                </w:rPr>
                <w:delText>features installed in this project.</w:delText>
              </w:r>
            </w:del>
          </w:p>
          <w:p w14:paraId="2901F6C2" w14:textId="2451FBDC" w:rsidR="008E5B19" w:rsidRDefault="008E5B19" w:rsidP="008E5B19">
            <w:pPr>
              <w:spacing w:after="0"/>
              <w:rPr>
                <w:ins w:id="834" w:author="Alhabibi, Haider@Energy" w:date="2022-03-10T10:35:00Z"/>
                <w:rFonts w:cstheme="minorHAnsi"/>
                <w:sz w:val="20"/>
                <w:szCs w:val="20"/>
              </w:rPr>
            </w:pPr>
            <w:ins w:id="835" w:author="Alhabibi, Haider@Energy" w:date="2022-03-10T10:35:00Z">
              <w:r>
                <w:rPr>
                  <w:rFonts w:cstheme="minorHAnsi"/>
                  <w:sz w:val="20"/>
                  <w:szCs w:val="20"/>
                </w:rPr>
                <w:t xml:space="preserve">&lt;&lt;If Table A does apply, then require table, else </w:t>
              </w:r>
              <w:r w:rsidRPr="00E12A63">
                <w:rPr>
                  <w:rFonts w:cstheme="minorHAnsi"/>
                  <w:sz w:val="20"/>
                  <w:szCs w:val="20"/>
                </w:rPr>
                <w:t>display the "section does not apply" message</w:t>
              </w:r>
              <w:r>
                <w:rPr>
                  <w:rFonts w:cstheme="minorHAnsi"/>
                  <w:sz w:val="20"/>
                  <w:szCs w:val="20"/>
                </w:rPr>
                <w:t>&gt;&gt;</w:t>
              </w:r>
            </w:ins>
          </w:p>
          <w:p w14:paraId="6EFC088B" w14:textId="6F729BCE" w:rsidR="00DD574D" w:rsidRPr="008E5B19" w:rsidDel="00237BB2" w:rsidRDefault="00DD574D" w:rsidP="00CC2C7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trike/>
                <w:sz w:val="18"/>
                <w:szCs w:val="20"/>
                <w:rPrChange w:id="836" w:author="Alhabibi, Haider@Energy" w:date="2022-03-10T10:35:00Z">
                  <w:rPr>
                    <w:rFonts w:asciiTheme="minorHAnsi" w:eastAsia="Times New Roman" w:hAnsiTheme="minorHAnsi" w:cstheme="minorHAnsi"/>
                    <w:sz w:val="18"/>
                    <w:szCs w:val="20"/>
                  </w:rPr>
                </w:rPrChange>
              </w:rPr>
            </w:pPr>
            <w:r w:rsidRPr="008E5B19">
              <w:rPr>
                <w:rFonts w:asciiTheme="minorHAnsi" w:eastAsia="Times New Roman" w:hAnsiTheme="minorHAnsi" w:cstheme="minorHAnsi"/>
                <w:strike/>
                <w:sz w:val="18"/>
                <w:szCs w:val="20"/>
                <w:rPrChange w:id="837" w:author="Alhabibi, Haider@Energy" w:date="2022-03-10T10:35:00Z">
                  <w:rPr>
                    <w:rFonts w:asciiTheme="minorHAnsi" w:eastAsia="Times New Roman" w:hAnsiTheme="minorHAnsi" w:cstheme="minorHAnsi"/>
                    <w:sz w:val="18"/>
                    <w:szCs w:val="20"/>
                  </w:rPr>
                </w:rPrChange>
              </w:rPr>
              <w:t>&lt;&lt;</w:t>
            </w:r>
            <w:ins w:id="838" w:author="Alhabibi, Haider@Energy" w:date="2021-12-17T09:39:00Z">
              <w:r w:rsidR="0051172D" w:rsidRPr="008E5B19">
                <w:rPr>
                  <w:rFonts w:asciiTheme="minorHAnsi" w:eastAsia="Times New Roman" w:hAnsiTheme="minorHAnsi" w:cstheme="minorHAnsi"/>
                  <w:strike/>
                  <w:sz w:val="18"/>
                  <w:szCs w:val="20"/>
                  <w:rPrChange w:id="839" w:author="Alhabibi, Haider@Energy" w:date="2022-03-10T10:35:00Z">
                    <w:rPr>
                      <w:rFonts w:asciiTheme="minorHAnsi" w:eastAsia="Times New Roman" w:hAnsiTheme="minorHAnsi" w:cstheme="minorHAnsi"/>
                      <w:sz w:val="18"/>
                      <w:szCs w:val="20"/>
                    </w:rPr>
                  </w:rPrChange>
                </w:rPr>
                <w:t xml:space="preserve">if </w:t>
              </w:r>
              <w:del w:id="840" w:author="Tam, Danny@Energy" w:date="2021-12-23T09:55:00Z">
                <w:r w:rsidR="0051172D" w:rsidRPr="008E5B19" w:rsidDel="00782428">
                  <w:rPr>
                    <w:rFonts w:asciiTheme="minorHAnsi" w:eastAsia="Times New Roman" w:hAnsiTheme="minorHAnsi" w:cstheme="minorHAnsi"/>
                    <w:strike/>
                    <w:sz w:val="18"/>
                    <w:szCs w:val="20"/>
                    <w:rPrChange w:id="841" w:author="Alhabibi, Haider@Energy" w:date="2022-03-10T10:35:00Z">
                      <w:rPr>
                        <w:rFonts w:asciiTheme="minorHAnsi" w:eastAsia="Times New Roman" w:hAnsiTheme="minorHAnsi" w:cstheme="minorHAnsi"/>
                        <w:sz w:val="18"/>
                        <w:szCs w:val="20"/>
                      </w:rPr>
                    </w:rPrChange>
                  </w:rPr>
                  <w:delText>CF1R</w:delText>
                </w:r>
              </w:del>
            </w:ins>
            <w:ins w:id="842" w:author="Tam, Danny@Energy" w:date="2022-02-28T13:20:00Z">
              <w:r w:rsidR="00DA58BF" w:rsidRPr="008E5B19">
                <w:rPr>
                  <w:rFonts w:asciiTheme="minorHAnsi" w:eastAsia="Times New Roman" w:hAnsiTheme="minorHAnsi" w:cstheme="minorHAnsi"/>
                  <w:strike/>
                  <w:sz w:val="18"/>
                  <w:szCs w:val="20"/>
                  <w:rPrChange w:id="843" w:author="Alhabibi, Haider@Energy" w:date="2022-03-10T10:35:00Z">
                    <w:rPr>
                      <w:rFonts w:asciiTheme="minorHAnsi" w:eastAsia="Times New Roman" w:hAnsiTheme="minorHAnsi" w:cstheme="minorHAnsi"/>
                      <w:sz w:val="18"/>
                      <w:szCs w:val="20"/>
                    </w:rPr>
                  </w:rPrChange>
                </w:rPr>
                <w:t>LMCC</w:t>
              </w:r>
            </w:ins>
            <w:ins w:id="844" w:author="Alhabibi, Haider@Energy" w:date="2021-12-17T09:39:00Z">
              <w:del w:id="845" w:author="Tam, Danny@Energy" w:date="2021-12-23T09:55:00Z">
                <w:r w:rsidR="0051172D" w:rsidRPr="008E5B19" w:rsidDel="00782428">
                  <w:rPr>
                    <w:rFonts w:asciiTheme="minorHAnsi" w:eastAsia="Times New Roman" w:hAnsiTheme="minorHAnsi" w:cstheme="minorHAnsi"/>
                    <w:strike/>
                    <w:sz w:val="18"/>
                    <w:szCs w:val="20"/>
                    <w:rPrChange w:id="846" w:author="Alhabibi, Haider@Energy" w:date="2022-03-10T10:35:00Z">
                      <w:rPr>
                        <w:rFonts w:asciiTheme="minorHAnsi" w:eastAsia="Times New Roman" w:hAnsiTheme="minorHAnsi" w:cstheme="minorHAnsi"/>
                        <w:sz w:val="18"/>
                        <w:szCs w:val="20"/>
                      </w:rPr>
                    </w:rPrChange>
                  </w:rPr>
                  <w:delText xml:space="preserve"> has HPWH</w:delText>
                </w:r>
              </w:del>
            </w:ins>
            <w:ins w:id="847" w:author="Tam, Danny@Energy" w:date="2021-12-23T09:55:00Z">
              <w:r w:rsidR="00782428" w:rsidRPr="008E5B19">
                <w:rPr>
                  <w:rFonts w:asciiTheme="minorHAnsi" w:eastAsia="Times New Roman" w:hAnsiTheme="minorHAnsi" w:cstheme="minorHAnsi"/>
                  <w:strike/>
                  <w:sz w:val="18"/>
                  <w:szCs w:val="20"/>
                  <w:rPrChange w:id="848" w:author="Alhabibi, Haider@Energy" w:date="2022-03-10T10:35:00Z">
                    <w:rPr>
                      <w:rFonts w:asciiTheme="minorHAnsi" w:eastAsia="Times New Roman" w:hAnsiTheme="minorHAnsi" w:cstheme="minorHAnsi"/>
                      <w:sz w:val="18"/>
                      <w:szCs w:val="20"/>
                    </w:rPr>
                  </w:rPrChange>
                </w:rPr>
                <w:t>Table A does not apply</w:t>
              </w:r>
            </w:ins>
            <w:ins w:id="849" w:author="Alhabibi, Haider@Energy" w:date="2021-12-17T09:39:00Z">
              <w:r w:rsidR="0051172D" w:rsidRPr="008E5B19">
                <w:rPr>
                  <w:rFonts w:asciiTheme="minorHAnsi" w:eastAsia="Times New Roman" w:hAnsiTheme="minorHAnsi" w:cstheme="minorHAnsi"/>
                  <w:strike/>
                  <w:sz w:val="18"/>
                  <w:szCs w:val="20"/>
                  <w:rPrChange w:id="850" w:author="Alhabibi, Haider@Energy" w:date="2022-03-10T10:35:00Z">
                    <w:rPr>
                      <w:rFonts w:asciiTheme="minorHAnsi" w:eastAsia="Times New Roman" w:hAnsiTheme="minorHAnsi" w:cstheme="minorHAnsi"/>
                      <w:sz w:val="18"/>
                      <w:szCs w:val="20"/>
                    </w:rPr>
                  </w:rPrChange>
                </w:rPr>
                <w:t xml:space="preserve">, then display the "section does not apply" message; else </w:t>
              </w:r>
            </w:ins>
            <w:r w:rsidRPr="008E5B19">
              <w:rPr>
                <w:rFonts w:asciiTheme="minorHAnsi" w:eastAsia="Times New Roman" w:hAnsiTheme="minorHAnsi" w:cstheme="minorHAnsi"/>
                <w:strike/>
                <w:sz w:val="18"/>
                <w:szCs w:val="20"/>
                <w:rPrChange w:id="851" w:author="Alhabibi, Haider@Energy" w:date="2022-03-10T10:35:00Z">
                  <w:rPr>
                    <w:rFonts w:asciiTheme="minorHAnsi" w:eastAsia="Times New Roman" w:hAnsiTheme="minorHAnsi" w:cstheme="minorHAnsi"/>
                    <w:sz w:val="18"/>
                    <w:szCs w:val="20"/>
                  </w:rPr>
                </w:rPrChange>
              </w:rPr>
              <w:t xml:space="preserve">require one row of data for each </w:t>
            </w:r>
            <w:r w:rsidR="007D0544" w:rsidRPr="008E5B19">
              <w:rPr>
                <w:rFonts w:asciiTheme="minorHAnsi" w:eastAsia="Times New Roman" w:hAnsiTheme="minorHAnsi" w:cstheme="minorHAnsi"/>
                <w:strike/>
                <w:sz w:val="18"/>
                <w:szCs w:val="20"/>
                <w:rPrChange w:id="852" w:author="Alhabibi, Haider@Energy" w:date="2022-03-10T10:35:00Z">
                  <w:rPr>
                    <w:rFonts w:asciiTheme="minorHAnsi" w:eastAsia="Times New Roman" w:hAnsiTheme="minorHAnsi" w:cstheme="minorHAnsi"/>
                    <w:sz w:val="18"/>
                    <w:szCs w:val="20"/>
                  </w:rPr>
                </w:rPrChange>
              </w:rPr>
              <w:t>non-</w:t>
            </w:r>
            <w:ins w:id="853" w:author="Tam, Danny@Energy" w:date="2021-12-23T09:47:00Z">
              <w:r w:rsidR="00F27E9A" w:rsidRPr="008E5B19">
                <w:rPr>
                  <w:rFonts w:asciiTheme="minorHAnsi" w:eastAsia="Times New Roman" w:hAnsiTheme="minorHAnsi" w:cstheme="minorHAnsi"/>
                  <w:strike/>
                  <w:sz w:val="18"/>
                  <w:szCs w:val="20"/>
                  <w:rPrChange w:id="854" w:author="Alhabibi, Haider@Energy" w:date="2022-03-10T10:35:00Z">
                    <w:rPr>
                      <w:rFonts w:asciiTheme="minorHAnsi" w:eastAsia="Times New Roman" w:hAnsiTheme="minorHAnsi" w:cstheme="minorHAnsi"/>
                      <w:sz w:val="18"/>
                      <w:szCs w:val="20"/>
                    </w:rPr>
                  </w:rPrChange>
                </w:rPr>
                <w:t>HPWH</w:t>
              </w:r>
            </w:ins>
            <w:del w:id="855" w:author="Tam, Danny@Energy" w:date="2021-12-23T09:47:00Z">
              <w:r w:rsidR="007D0544" w:rsidRPr="008E5B19" w:rsidDel="00F27E9A">
                <w:rPr>
                  <w:rFonts w:asciiTheme="minorHAnsi" w:eastAsia="Times New Roman" w:hAnsiTheme="minorHAnsi" w:cstheme="minorHAnsi"/>
                  <w:strike/>
                  <w:sz w:val="18"/>
                  <w:szCs w:val="20"/>
                  <w:rPrChange w:id="856" w:author="Alhabibi, Haider@Energy" w:date="2022-03-10T10:35:00Z">
                    <w:rPr>
                      <w:rFonts w:asciiTheme="minorHAnsi" w:eastAsia="Times New Roman" w:hAnsiTheme="minorHAnsi" w:cstheme="minorHAnsi"/>
                      <w:sz w:val="18"/>
                      <w:szCs w:val="20"/>
                    </w:rPr>
                  </w:rPrChange>
                </w:rPr>
                <w:delText>HERS</w:delText>
              </w:r>
            </w:del>
            <w:r w:rsidR="007D0544" w:rsidRPr="008E5B19">
              <w:rPr>
                <w:rFonts w:asciiTheme="minorHAnsi" w:eastAsia="Times New Roman" w:hAnsiTheme="minorHAnsi" w:cstheme="minorHAnsi"/>
                <w:strike/>
                <w:sz w:val="18"/>
                <w:szCs w:val="20"/>
                <w:rPrChange w:id="857" w:author="Alhabibi, Haider@Energy" w:date="2022-03-10T10:35:00Z">
                  <w:rPr>
                    <w:rFonts w:asciiTheme="minorHAnsi" w:eastAsia="Times New Roman" w:hAnsiTheme="minorHAnsi" w:cstheme="minorHAnsi"/>
                    <w:sz w:val="18"/>
                    <w:szCs w:val="20"/>
                  </w:rPr>
                </w:rPrChange>
              </w:rPr>
              <w:t xml:space="preserve"> </w:t>
            </w:r>
            <w:r w:rsidRPr="008E5B19">
              <w:rPr>
                <w:rFonts w:asciiTheme="minorHAnsi" w:eastAsia="Times New Roman" w:hAnsiTheme="minorHAnsi" w:cstheme="minorHAnsi"/>
                <w:strike/>
                <w:sz w:val="18"/>
                <w:szCs w:val="20"/>
                <w:rPrChange w:id="858" w:author="Alhabibi, Haider@Energy" w:date="2022-03-10T10:35:00Z">
                  <w:rPr>
                    <w:rFonts w:asciiTheme="minorHAnsi" w:eastAsia="Times New Roman" w:hAnsiTheme="minorHAnsi" w:cstheme="minorHAnsi"/>
                    <w:sz w:val="18"/>
                    <w:szCs w:val="20"/>
                  </w:rPr>
                </w:rPrChange>
              </w:rPr>
              <w:t xml:space="preserve">water heater identified </w:t>
            </w:r>
            <w:ins w:id="859" w:author="Tam, Danny@Energy" w:date="2021-12-23T09:55:00Z">
              <w:r w:rsidR="00782428" w:rsidRPr="008E5B19">
                <w:rPr>
                  <w:rFonts w:asciiTheme="minorHAnsi" w:eastAsia="Times New Roman" w:hAnsiTheme="minorHAnsi" w:cstheme="minorHAnsi"/>
                  <w:strike/>
                  <w:sz w:val="18"/>
                  <w:szCs w:val="20"/>
                  <w:rPrChange w:id="860" w:author="Alhabibi, Haider@Energy" w:date="2022-03-10T10:35:00Z">
                    <w:rPr>
                      <w:rFonts w:asciiTheme="minorHAnsi" w:eastAsia="Times New Roman" w:hAnsiTheme="minorHAnsi" w:cstheme="minorHAnsi"/>
                      <w:sz w:val="18"/>
                      <w:szCs w:val="20"/>
                    </w:rPr>
                  </w:rPrChange>
                </w:rPr>
                <w:t>in Table A</w:t>
              </w:r>
            </w:ins>
            <w:del w:id="861" w:author="Tam, Danny@Energy" w:date="2021-12-23T09:55:00Z">
              <w:r w:rsidRPr="008E5B19" w:rsidDel="00782428">
                <w:rPr>
                  <w:rFonts w:asciiTheme="minorHAnsi" w:eastAsia="Times New Roman" w:hAnsiTheme="minorHAnsi" w:cstheme="minorHAnsi"/>
                  <w:strike/>
                  <w:sz w:val="18"/>
                  <w:szCs w:val="20"/>
                  <w:rPrChange w:id="862" w:author="Alhabibi, Haider@Energy" w:date="2022-03-10T10:35:00Z">
                    <w:rPr>
                      <w:rFonts w:asciiTheme="minorHAnsi" w:eastAsia="Times New Roman" w:hAnsiTheme="minorHAnsi" w:cstheme="minorHAnsi"/>
                      <w:sz w:val="18"/>
                      <w:szCs w:val="20"/>
                    </w:rPr>
                  </w:rPrChange>
                </w:rPr>
                <w:delText>on the CF1R</w:delText>
              </w:r>
            </w:del>
            <w:ins w:id="863" w:author="Tam, Danny@Energy" w:date="2022-02-28T13:20:00Z">
              <w:r w:rsidR="00DA58BF" w:rsidRPr="008E5B19">
                <w:rPr>
                  <w:rFonts w:asciiTheme="minorHAnsi" w:eastAsia="Times New Roman" w:hAnsiTheme="minorHAnsi" w:cstheme="minorHAnsi"/>
                  <w:strike/>
                  <w:sz w:val="18"/>
                  <w:szCs w:val="20"/>
                  <w:rPrChange w:id="864" w:author="Alhabibi, Haider@Energy" w:date="2022-03-10T10:35:00Z">
                    <w:rPr>
                      <w:rFonts w:asciiTheme="minorHAnsi" w:eastAsia="Times New Roman" w:hAnsiTheme="minorHAnsi" w:cstheme="minorHAnsi"/>
                      <w:sz w:val="18"/>
                      <w:szCs w:val="20"/>
                    </w:rPr>
                  </w:rPrChange>
                </w:rPr>
                <w:t>LMCC</w:t>
              </w:r>
            </w:ins>
            <w:r w:rsidRPr="008E5B19">
              <w:rPr>
                <w:rFonts w:asciiTheme="minorHAnsi" w:eastAsia="Times New Roman" w:hAnsiTheme="minorHAnsi" w:cstheme="minorHAnsi"/>
                <w:strike/>
                <w:sz w:val="18"/>
                <w:szCs w:val="20"/>
                <w:rPrChange w:id="865" w:author="Alhabibi, Haider@Energy" w:date="2022-03-10T10:35:00Z">
                  <w:rPr>
                    <w:rFonts w:asciiTheme="minorHAnsi" w:eastAsia="Times New Roman" w:hAnsiTheme="minorHAnsi" w:cstheme="minorHAnsi"/>
                    <w:sz w:val="18"/>
                    <w:szCs w:val="20"/>
                  </w:rPr>
                </w:rPrChange>
              </w:rPr>
              <w:t>&gt;&gt;</w:t>
            </w:r>
          </w:p>
        </w:tc>
      </w:tr>
      <w:tr w:rsidR="00F53007" w:rsidRPr="009E01FE" w14:paraId="75A809A8" w14:textId="73EE525F" w:rsidTr="00F53007">
        <w:trPr>
          <w:trHeight w:val="277"/>
        </w:trPr>
        <w:tc>
          <w:tcPr>
            <w:tcW w:w="464" w:type="pct"/>
            <w:tcBorders>
              <w:top w:val="single" w:sz="4" w:space="0" w:color="auto"/>
              <w:left w:val="single" w:sz="4" w:space="0" w:color="auto"/>
              <w:bottom w:val="single" w:sz="4" w:space="0" w:color="auto"/>
              <w:right w:val="single" w:sz="4" w:space="0" w:color="auto"/>
            </w:tcBorders>
          </w:tcPr>
          <w:p w14:paraId="4044AD62" w14:textId="67851E5B" w:rsidR="00F53007" w:rsidRPr="005828AE"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Pr>
                <w:rFonts w:asciiTheme="minorHAnsi" w:eastAsia="Times New Roman" w:hAnsiTheme="minorHAnsi" w:cstheme="minorHAnsi"/>
                <w:sz w:val="18"/>
                <w:szCs w:val="20"/>
              </w:rPr>
              <w:t>01</w:t>
            </w:r>
          </w:p>
        </w:tc>
        <w:tc>
          <w:tcPr>
            <w:tcW w:w="464" w:type="pct"/>
            <w:tcBorders>
              <w:top w:val="single" w:sz="4" w:space="0" w:color="auto"/>
              <w:left w:val="single" w:sz="4" w:space="0" w:color="auto"/>
              <w:bottom w:val="single" w:sz="4" w:space="0" w:color="auto"/>
              <w:right w:val="single" w:sz="4" w:space="0" w:color="auto"/>
            </w:tcBorders>
            <w:vAlign w:val="center"/>
          </w:tcPr>
          <w:p w14:paraId="46AE5FE4" w14:textId="73088E98" w:rsidR="00F53007" w:rsidRPr="005828AE"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w:t>
            </w:r>
            <w:r>
              <w:rPr>
                <w:rFonts w:asciiTheme="minorHAnsi" w:eastAsia="Times New Roman" w:hAnsiTheme="minorHAnsi" w:cstheme="minorHAnsi"/>
                <w:sz w:val="18"/>
                <w:szCs w:val="20"/>
              </w:rPr>
              <w:t>2</w:t>
            </w:r>
          </w:p>
        </w:tc>
        <w:tc>
          <w:tcPr>
            <w:tcW w:w="377" w:type="pct"/>
            <w:tcBorders>
              <w:top w:val="single" w:sz="4" w:space="0" w:color="auto"/>
              <w:left w:val="single" w:sz="4" w:space="0" w:color="auto"/>
              <w:bottom w:val="single" w:sz="4" w:space="0" w:color="auto"/>
              <w:right w:val="single" w:sz="4" w:space="0" w:color="auto"/>
            </w:tcBorders>
            <w:vAlign w:val="center"/>
          </w:tcPr>
          <w:p w14:paraId="2AA181AD" w14:textId="2A53636B" w:rsidR="00F53007" w:rsidRPr="005828AE"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w:t>
            </w:r>
            <w:r>
              <w:rPr>
                <w:rFonts w:asciiTheme="minorHAnsi" w:eastAsia="Times New Roman" w:hAnsiTheme="minorHAnsi" w:cstheme="minorHAnsi"/>
                <w:sz w:val="18"/>
                <w:szCs w:val="20"/>
              </w:rPr>
              <w:t>3</w:t>
            </w:r>
          </w:p>
        </w:tc>
        <w:tc>
          <w:tcPr>
            <w:tcW w:w="545" w:type="pct"/>
            <w:tcBorders>
              <w:top w:val="single" w:sz="4" w:space="0" w:color="auto"/>
              <w:left w:val="single" w:sz="4" w:space="0" w:color="auto"/>
              <w:bottom w:val="single" w:sz="4" w:space="0" w:color="auto"/>
              <w:right w:val="single" w:sz="4" w:space="0" w:color="auto"/>
            </w:tcBorders>
            <w:vAlign w:val="center"/>
          </w:tcPr>
          <w:p w14:paraId="10F88724" w14:textId="5C19BFA2" w:rsidR="00F53007" w:rsidRPr="005828AE"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w:t>
            </w:r>
            <w:r>
              <w:rPr>
                <w:rFonts w:asciiTheme="minorHAnsi" w:eastAsia="Times New Roman" w:hAnsiTheme="minorHAnsi" w:cstheme="minorHAnsi"/>
                <w:sz w:val="18"/>
                <w:szCs w:val="20"/>
              </w:rPr>
              <w:t>4</w:t>
            </w:r>
          </w:p>
        </w:tc>
        <w:tc>
          <w:tcPr>
            <w:tcW w:w="455" w:type="pct"/>
            <w:tcBorders>
              <w:top w:val="single" w:sz="4" w:space="0" w:color="auto"/>
              <w:left w:val="single" w:sz="4" w:space="0" w:color="auto"/>
              <w:bottom w:val="single" w:sz="4" w:space="0" w:color="auto"/>
              <w:right w:val="single" w:sz="4" w:space="0" w:color="auto"/>
            </w:tcBorders>
            <w:vAlign w:val="center"/>
          </w:tcPr>
          <w:p w14:paraId="296539E2" w14:textId="62D999CB" w:rsidR="00F53007" w:rsidRPr="005828AE"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w:t>
            </w:r>
            <w:r>
              <w:rPr>
                <w:rFonts w:asciiTheme="minorHAnsi" w:eastAsia="Times New Roman" w:hAnsiTheme="minorHAnsi" w:cstheme="minorHAnsi"/>
                <w:sz w:val="18"/>
                <w:szCs w:val="20"/>
              </w:rPr>
              <w:t>5</w:t>
            </w:r>
          </w:p>
        </w:tc>
        <w:tc>
          <w:tcPr>
            <w:tcW w:w="520" w:type="pct"/>
            <w:tcBorders>
              <w:top w:val="single" w:sz="4" w:space="0" w:color="auto"/>
              <w:left w:val="single" w:sz="4" w:space="0" w:color="auto"/>
              <w:bottom w:val="single" w:sz="4" w:space="0" w:color="auto"/>
              <w:right w:val="single" w:sz="4" w:space="0" w:color="auto"/>
            </w:tcBorders>
            <w:vAlign w:val="center"/>
          </w:tcPr>
          <w:p w14:paraId="2C6690C9" w14:textId="50EDE8D2" w:rsidR="00F53007" w:rsidRPr="005828AE"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w:t>
            </w:r>
            <w:r>
              <w:rPr>
                <w:rFonts w:asciiTheme="minorHAnsi" w:eastAsia="Times New Roman" w:hAnsiTheme="minorHAnsi" w:cstheme="minorHAnsi"/>
                <w:sz w:val="18"/>
                <w:szCs w:val="20"/>
              </w:rPr>
              <w:t>6</w:t>
            </w:r>
          </w:p>
        </w:tc>
        <w:tc>
          <w:tcPr>
            <w:tcW w:w="524" w:type="pct"/>
            <w:tcBorders>
              <w:top w:val="single" w:sz="4" w:space="0" w:color="auto"/>
              <w:left w:val="single" w:sz="4" w:space="0" w:color="auto"/>
              <w:bottom w:val="single" w:sz="4" w:space="0" w:color="auto"/>
              <w:right w:val="single" w:sz="4" w:space="0" w:color="auto"/>
            </w:tcBorders>
            <w:vAlign w:val="center"/>
          </w:tcPr>
          <w:p w14:paraId="75CD39CC" w14:textId="5209A597" w:rsidR="00F53007" w:rsidRPr="005828AE"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w:t>
            </w:r>
            <w:r>
              <w:rPr>
                <w:rFonts w:asciiTheme="minorHAnsi" w:eastAsia="Times New Roman" w:hAnsiTheme="minorHAnsi" w:cstheme="minorHAnsi"/>
                <w:sz w:val="18"/>
                <w:szCs w:val="20"/>
              </w:rPr>
              <w:t>7</w:t>
            </w:r>
          </w:p>
        </w:tc>
        <w:tc>
          <w:tcPr>
            <w:tcW w:w="562" w:type="pct"/>
            <w:tcBorders>
              <w:top w:val="single" w:sz="4" w:space="0" w:color="auto"/>
              <w:left w:val="single" w:sz="4" w:space="0" w:color="auto"/>
              <w:bottom w:val="single" w:sz="4" w:space="0" w:color="auto"/>
              <w:right w:val="single" w:sz="4" w:space="0" w:color="auto"/>
            </w:tcBorders>
            <w:vAlign w:val="center"/>
          </w:tcPr>
          <w:p w14:paraId="5D2F2B96" w14:textId="572281DF" w:rsidR="00F53007" w:rsidRPr="005828AE"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w:t>
            </w:r>
            <w:r>
              <w:rPr>
                <w:rFonts w:asciiTheme="minorHAnsi" w:eastAsia="Times New Roman" w:hAnsiTheme="minorHAnsi" w:cstheme="minorHAnsi"/>
                <w:sz w:val="18"/>
                <w:szCs w:val="20"/>
              </w:rPr>
              <w:t>8</w:t>
            </w:r>
          </w:p>
        </w:tc>
        <w:tc>
          <w:tcPr>
            <w:tcW w:w="487" w:type="pct"/>
            <w:tcBorders>
              <w:top w:val="single" w:sz="4" w:space="0" w:color="auto"/>
              <w:left w:val="single" w:sz="4" w:space="0" w:color="auto"/>
              <w:bottom w:val="single" w:sz="4" w:space="0" w:color="auto"/>
              <w:right w:val="single" w:sz="4" w:space="0" w:color="auto"/>
            </w:tcBorders>
          </w:tcPr>
          <w:p w14:paraId="1383B318" w14:textId="7B9343B3" w:rsidR="00F53007" w:rsidRPr="005828AE"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09</w:t>
            </w:r>
          </w:p>
        </w:tc>
        <w:tc>
          <w:tcPr>
            <w:tcW w:w="602" w:type="pct"/>
            <w:tcBorders>
              <w:top w:val="single" w:sz="4" w:space="0" w:color="auto"/>
              <w:left w:val="single" w:sz="4" w:space="0" w:color="auto"/>
              <w:bottom w:val="single" w:sz="4" w:space="0" w:color="auto"/>
              <w:right w:val="single" w:sz="4" w:space="0" w:color="auto"/>
            </w:tcBorders>
          </w:tcPr>
          <w:p w14:paraId="18DAFD20" w14:textId="54E8B73F" w:rsidR="00F53007" w:rsidRPr="005828AE"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10</w:t>
            </w:r>
          </w:p>
        </w:tc>
      </w:tr>
      <w:tr w:rsidR="00F53007" w:rsidRPr="009E01FE" w14:paraId="69C04366" w14:textId="242D7CC8" w:rsidTr="00F53007">
        <w:trPr>
          <w:trHeight w:val="288"/>
        </w:trPr>
        <w:tc>
          <w:tcPr>
            <w:tcW w:w="464" w:type="pct"/>
            <w:tcBorders>
              <w:top w:val="single" w:sz="4" w:space="0" w:color="auto"/>
              <w:left w:val="single" w:sz="4" w:space="0" w:color="auto"/>
              <w:bottom w:val="single" w:sz="4" w:space="0" w:color="auto"/>
              <w:right w:val="single" w:sz="4" w:space="0" w:color="auto"/>
            </w:tcBorders>
            <w:vAlign w:val="bottom"/>
          </w:tcPr>
          <w:p w14:paraId="48DCA66B" w14:textId="42B8A3B0" w:rsidR="00F53007" w:rsidRPr="005828AE" w:rsidRDefault="00F53007" w:rsidP="00F5300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Pr>
                <w:rFonts w:asciiTheme="minorHAnsi" w:eastAsia="Times New Roman" w:hAnsiTheme="minorHAnsi" w:cstheme="minorHAnsi"/>
                <w:sz w:val="18"/>
                <w:szCs w:val="20"/>
              </w:rPr>
              <w:t>Dwelling Unit Name</w:t>
            </w:r>
          </w:p>
        </w:tc>
        <w:tc>
          <w:tcPr>
            <w:tcW w:w="464" w:type="pct"/>
            <w:tcBorders>
              <w:top w:val="single" w:sz="4" w:space="0" w:color="auto"/>
              <w:left w:val="single" w:sz="4" w:space="0" w:color="auto"/>
              <w:bottom w:val="single" w:sz="4" w:space="0" w:color="auto"/>
              <w:right w:val="single" w:sz="4" w:space="0" w:color="auto"/>
            </w:tcBorders>
            <w:vAlign w:val="bottom"/>
          </w:tcPr>
          <w:p w14:paraId="4A876F03" w14:textId="25BC6E35" w:rsidR="00F53007" w:rsidRPr="005828AE"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Water Heating System ID or Name</w:t>
            </w:r>
          </w:p>
        </w:tc>
        <w:tc>
          <w:tcPr>
            <w:tcW w:w="377" w:type="pct"/>
            <w:tcBorders>
              <w:top w:val="single" w:sz="4" w:space="0" w:color="auto"/>
              <w:left w:val="single" w:sz="4" w:space="0" w:color="auto"/>
              <w:bottom w:val="single" w:sz="4" w:space="0" w:color="auto"/>
              <w:right w:val="single" w:sz="4" w:space="0" w:color="auto"/>
            </w:tcBorders>
            <w:vAlign w:val="bottom"/>
          </w:tcPr>
          <w:p w14:paraId="48BA9F08" w14:textId="77777777" w:rsidR="00F53007" w:rsidRPr="005828AE"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Water Heating System Type</w:t>
            </w:r>
          </w:p>
        </w:tc>
        <w:tc>
          <w:tcPr>
            <w:tcW w:w="545" w:type="pct"/>
            <w:tcBorders>
              <w:top w:val="single" w:sz="4" w:space="0" w:color="auto"/>
              <w:left w:val="single" w:sz="4" w:space="0" w:color="auto"/>
              <w:bottom w:val="single" w:sz="4" w:space="0" w:color="auto"/>
              <w:right w:val="single" w:sz="4" w:space="0" w:color="auto"/>
            </w:tcBorders>
            <w:vAlign w:val="bottom"/>
          </w:tcPr>
          <w:p w14:paraId="3A73C0AF" w14:textId="77777777" w:rsidR="00F53007" w:rsidRPr="005828AE"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Water Heater Type</w:t>
            </w:r>
          </w:p>
        </w:tc>
        <w:tc>
          <w:tcPr>
            <w:tcW w:w="455" w:type="pct"/>
            <w:tcBorders>
              <w:top w:val="single" w:sz="4" w:space="0" w:color="auto"/>
              <w:left w:val="single" w:sz="4" w:space="0" w:color="auto"/>
              <w:bottom w:val="single" w:sz="4" w:space="0" w:color="auto"/>
              <w:right w:val="single" w:sz="4" w:space="0" w:color="auto"/>
            </w:tcBorders>
            <w:vAlign w:val="bottom"/>
          </w:tcPr>
          <w:p w14:paraId="05B3DE0F" w14:textId="1CA18EDD" w:rsidR="00F53007" w:rsidRPr="005828AE"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of</w:t>
            </w:r>
            <w:r w:rsidR="007505FE">
              <w:rPr>
                <w:rFonts w:asciiTheme="minorHAnsi" w:eastAsia="Times New Roman" w:hAnsiTheme="minorHAnsi" w:cstheme="minorHAnsi"/>
                <w:sz w:val="18"/>
                <w:szCs w:val="20"/>
              </w:rPr>
              <w:t xml:space="preserve"> Like (or Identical)</w:t>
            </w:r>
            <w:r w:rsidRPr="005828AE">
              <w:rPr>
                <w:rFonts w:asciiTheme="minorHAnsi" w:eastAsia="Times New Roman" w:hAnsiTheme="minorHAnsi" w:cstheme="minorHAnsi"/>
                <w:sz w:val="18"/>
                <w:szCs w:val="20"/>
              </w:rPr>
              <w:t xml:space="preserve"> Water Heaters in System</w:t>
            </w:r>
          </w:p>
        </w:tc>
        <w:tc>
          <w:tcPr>
            <w:tcW w:w="520" w:type="pct"/>
            <w:tcBorders>
              <w:top w:val="single" w:sz="4" w:space="0" w:color="auto"/>
              <w:left w:val="single" w:sz="4" w:space="0" w:color="auto"/>
              <w:bottom w:val="single" w:sz="4" w:space="0" w:color="auto"/>
              <w:right w:val="single" w:sz="4" w:space="0" w:color="auto"/>
            </w:tcBorders>
            <w:vAlign w:val="bottom"/>
          </w:tcPr>
          <w:p w14:paraId="7C8DA976" w14:textId="77777777" w:rsidR="00F53007" w:rsidRPr="005828AE"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Fuel Type</w:t>
            </w:r>
          </w:p>
        </w:tc>
        <w:tc>
          <w:tcPr>
            <w:tcW w:w="524" w:type="pct"/>
            <w:tcBorders>
              <w:top w:val="single" w:sz="4" w:space="0" w:color="auto"/>
              <w:left w:val="single" w:sz="4" w:space="0" w:color="auto"/>
              <w:bottom w:val="single" w:sz="4" w:space="0" w:color="auto"/>
              <w:right w:val="single" w:sz="4" w:space="0" w:color="auto"/>
            </w:tcBorders>
            <w:vAlign w:val="bottom"/>
          </w:tcPr>
          <w:p w14:paraId="61AB04A2" w14:textId="77777777" w:rsidR="00F53007" w:rsidRPr="005828AE"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Rated Input Type</w:t>
            </w:r>
          </w:p>
        </w:tc>
        <w:tc>
          <w:tcPr>
            <w:tcW w:w="562" w:type="pct"/>
            <w:tcBorders>
              <w:top w:val="single" w:sz="4" w:space="0" w:color="auto"/>
              <w:left w:val="single" w:sz="4" w:space="0" w:color="auto"/>
              <w:bottom w:val="single" w:sz="4" w:space="0" w:color="auto"/>
              <w:right w:val="single" w:sz="4" w:space="0" w:color="auto"/>
            </w:tcBorders>
            <w:vAlign w:val="bottom"/>
          </w:tcPr>
          <w:p w14:paraId="78DDA2EC" w14:textId="77777777" w:rsidR="00F53007" w:rsidRPr="005828AE"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Rated Input Value</w:t>
            </w:r>
          </w:p>
        </w:tc>
        <w:tc>
          <w:tcPr>
            <w:tcW w:w="487" w:type="pct"/>
            <w:tcBorders>
              <w:top w:val="single" w:sz="4" w:space="0" w:color="auto"/>
              <w:left w:val="single" w:sz="4" w:space="0" w:color="auto"/>
              <w:bottom w:val="single" w:sz="4" w:space="0" w:color="auto"/>
              <w:right w:val="single" w:sz="4" w:space="0" w:color="auto"/>
            </w:tcBorders>
            <w:vAlign w:val="bottom"/>
          </w:tcPr>
          <w:p w14:paraId="5FFB6A2B" w14:textId="7D98B2F6" w:rsidR="00F53007" w:rsidRPr="005828AE"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Dwelling Unit DHW System</w:t>
            </w:r>
          </w:p>
          <w:p w14:paraId="79F28780" w14:textId="4B24CB23" w:rsidR="00F53007" w:rsidRPr="005828AE"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Distribution Type</w:t>
            </w:r>
          </w:p>
        </w:tc>
        <w:tc>
          <w:tcPr>
            <w:tcW w:w="602" w:type="pct"/>
            <w:tcBorders>
              <w:top w:val="single" w:sz="4" w:space="0" w:color="auto"/>
              <w:left w:val="single" w:sz="4" w:space="0" w:color="auto"/>
              <w:bottom w:val="single" w:sz="4" w:space="0" w:color="auto"/>
              <w:right w:val="single" w:sz="4" w:space="0" w:color="auto"/>
            </w:tcBorders>
            <w:vAlign w:val="bottom"/>
          </w:tcPr>
          <w:p w14:paraId="0018DB6D" w14:textId="27F9462C" w:rsidR="00F53007" w:rsidRPr="005828AE"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Compact Distrib</w:t>
            </w:r>
            <w:r>
              <w:rPr>
                <w:rFonts w:asciiTheme="minorHAnsi" w:eastAsia="Times New Roman" w:hAnsiTheme="minorHAnsi" w:cstheme="minorHAnsi"/>
                <w:sz w:val="18"/>
                <w:szCs w:val="20"/>
              </w:rPr>
              <w:t>.</w:t>
            </w:r>
          </w:p>
        </w:tc>
      </w:tr>
      <w:tr w:rsidR="00F53007" w:rsidRPr="009E01FE" w14:paraId="2BDD599A" w14:textId="54A6A51C" w:rsidTr="00F53007">
        <w:trPr>
          <w:trHeight w:val="246"/>
        </w:trPr>
        <w:tc>
          <w:tcPr>
            <w:tcW w:w="464" w:type="pct"/>
            <w:tcBorders>
              <w:top w:val="single" w:sz="4" w:space="0" w:color="auto"/>
              <w:left w:val="single" w:sz="4" w:space="0" w:color="auto"/>
              <w:bottom w:val="single" w:sz="4" w:space="0" w:color="auto"/>
              <w:right w:val="single" w:sz="4" w:space="0" w:color="auto"/>
            </w:tcBorders>
          </w:tcPr>
          <w:p w14:paraId="34B39FA4" w14:textId="486D0EED" w:rsidR="00F53007" w:rsidRPr="004F1F5C"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16"/>
              </w:rPr>
            </w:pPr>
            <w:r w:rsidRPr="004F1F5C">
              <w:rPr>
                <w:rFonts w:asciiTheme="minorHAnsi" w:eastAsia="Times New Roman" w:hAnsiTheme="minorHAnsi" w:cstheme="minorHAnsi"/>
                <w:sz w:val="16"/>
                <w:szCs w:val="16"/>
              </w:rPr>
              <w:t>&lt;&lt;Reference value from A01 &gt;&gt;</w:t>
            </w:r>
          </w:p>
        </w:tc>
        <w:tc>
          <w:tcPr>
            <w:tcW w:w="464" w:type="pct"/>
            <w:tcBorders>
              <w:top w:val="single" w:sz="4" w:space="0" w:color="auto"/>
              <w:left w:val="single" w:sz="4" w:space="0" w:color="auto"/>
              <w:bottom w:val="single" w:sz="4" w:space="0" w:color="auto"/>
              <w:right w:val="single" w:sz="4" w:space="0" w:color="auto"/>
            </w:tcBorders>
          </w:tcPr>
          <w:p w14:paraId="0FE69013" w14:textId="61DD370E" w:rsidR="00F53007" w:rsidRPr="004F1F5C"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16"/>
              </w:rPr>
            </w:pPr>
            <w:r w:rsidRPr="004F1F5C">
              <w:rPr>
                <w:rFonts w:asciiTheme="minorHAnsi" w:eastAsia="Times New Roman" w:hAnsiTheme="minorHAnsi" w:cstheme="minorHAnsi"/>
                <w:sz w:val="16"/>
                <w:szCs w:val="16"/>
              </w:rPr>
              <w:t>&lt;&lt;Reference value from A0</w:t>
            </w:r>
            <w:r>
              <w:rPr>
                <w:rFonts w:asciiTheme="minorHAnsi" w:eastAsia="Times New Roman" w:hAnsiTheme="minorHAnsi" w:cstheme="minorHAnsi"/>
                <w:sz w:val="16"/>
                <w:szCs w:val="16"/>
              </w:rPr>
              <w:t>2</w:t>
            </w:r>
            <w:r w:rsidRPr="004F1F5C">
              <w:rPr>
                <w:rFonts w:asciiTheme="minorHAnsi" w:eastAsia="Times New Roman" w:hAnsiTheme="minorHAnsi" w:cstheme="minorHAnsi"/>
                <w:sz w:val="16"/>
                <w:szCs w:val="16"/>
              </w:rPr>
              <w:t xml:space="preserve"> &gt;&gt;</w:t>
            </w:r>
          </w:p>
        </w:tc>
        <w:tc>
          <w:tcPr>
            <w:tcW w:w="377" w:type="pct"/>
            <w:tcBorders>
              <w:top w:val="single" w:sz="4" w:space="0" w:color="auto"/>
              <w:left w:val="single" w:sz="4" w:space="0" w:color="auto"/>
              <w:bottom w:val="single" w:sz="4" w:space="0" w:color="auto"/>
              <w:right w:val="single" w:sz="4" w:space="0" w:color="auto"/>
            </w:tcBorders>
          </w:tcPr>
          <w:p w14:paraId="1B31F196" w14:textId="7E95F544" w:rsidR="00F53007" w:rsidRPr="004F1F5C" w:rsidRDefault="00F53007" w:rsidP="00F53007">
            <w:pPr>
              <w:spacing w:after="0"/>
              <w:jc w:val="center"/>
              <w:rPr>
                <w:rFonts w:asciiTheme="minorHAnsi" w:eastAsia="Times New Roman" w:hAnsiTheme="minorHAnsi" w:cstheme="minorHAnsi"/>
                <w:sz w:val="16"/>
                <w:szCs w:val="16"/>
              </w:rPr>
            </w:pPr>
            <w:r w:rsidRPr="004F1F5C">
              <w:rPr>
                <w:rFonts w:asciiTheme="minorHAnsi" w:eastAsia="Times New Roman" w:hAnsiTheme="minorHAnsi" w:cstheme="minorHAnsi"/>
                <w:sz w:val="16"/>
                <w:szCs w:val="16"/>
              </w:rPr>
              <w:t>&lt;&lt;Reference value from A0</w:t>
            </w:r>
            <w:r>
              <w:rPr>
                <w:rFonts w:asciiTheme="minorHAnsi" w:eastAsia="Times New Roman" w:hAnsiTheme="minorHAnsi" w:cstheme="minorHAnsi"/>
                <w:sz w:val="16"/>
                <w:szCs w:val="16"/>
              </w:rPr>
              <w:t>3</w:t>
            </w:r>
            <w:r w:rsidRPr="004F1F5C">
              <w:rPr>
                <w:rFonts w:asciiTheme="minorHAnsi" w:eastAsia="Times New Roman" w:hAnsiTheme="minorHAnsi" w:cstheme="minorHAnsi"/>
                <w:sz w:val="16"/>
                <w:szCs w:val="16"/>
              </w:rPr>
              <w:t xml:space="preserve"> &gt;&gt;</w:t>
            </w:r>
          </w:p>
        </w:tc>
        <w:tc>
          <w:tcPr>
            <w:tcW w:w="545" w:type="pct"/>
            <w:tcBorders>
              <w:top w:val="single" w:sz="4" w:space="0" w:color="auto"/>
              <w:left w:val="single" w:sz="4" w:space="0" w:color="auto"/>
              <w:bottom w:val="single" w:sz="4" w:space="0" w:color="auto"/>
              <w:right w:val="single" w:sz="4" w:space="0" w:color="auto"/>
            </w:tcBorders>
          </w:tcPr>
          <w:p w14:paraId="660DC24F" w14:textId="59EF2218" w:rsidR="00F53007" w:rsidRPr="004F1F5C" w:rsidRDefault="00F53007" w:rsidP="00F5300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16"/>
              </w:rPr>
            </w:pPr>
            <w:r w:rsidRPr="004F1F5C">
              <w:rPr>
                <w:rFonts w:asciiTheme="minorHAnsi" w:eastAsia="Times New Roman" w:hAnsiTheme="minorHAnsi" w:cstheme="minorHAnsi"/>
                <w:sz w:val="16"/>
                <w:szCs w:val="16"/>
              </w:rPr>
              <w:t>&lt;&lt;Reference value from A0</w:t>
            </w:r>
            <w:r>
              <w:rPr>
                <w:rFonts w:asciiTheme="minorHAnsi" w:eastAsia="Times New Roman" w:hAnsiTheme="minorHAnsi" w:cstheme="minorHAnsi"/>
                <w:sz w:val="16"/>
                <w:szCs w:val="16"/>
              </w:rPr>
              <w:t>4</w:t>
            </w:r>
            <w:r w:rsidRPr="004F1F5C">
              <w:rPr>
                <w:rFonts w:asciiTheme="minorHAnsi" w:eastAsia="Times New Roman" w:hAnsiTheme="minorHAnsi" w:cstheme="minorHAnsi"/>
                <w:sz w:val="16"/>
                <w:szCs w:val="16"/>
              </w:rPr>
              <w:t>&gt;&gt;</w:t>
            </w:r>
          </w:p>
        </w:tc>
        <w:tc>
          <w:tcPr>
            <w:tcW w:w="455" w:type="pct"/>
            <w:tcBorders>
              <w:top w:val="single" w:sz="4" w:space="0" w:color="auto"/>
              <w:left w:val="single" w:sz="4" w:space="0" w:color="auto"/>
              <w:bottom w:val="single" w:sz="4" w:space="0" w:color="auto"/>
              <w:right w:val="single" w:sz="4" w:space="0" w:color="auto"/>
            </w:tcBorders>
          </w:tcPr>
          <w:p w14:paraId="38E44118" w14:textId="5D62C6BD" w:rsidR="00F53007" w:rsidRPr="004F1F5C" w:rsidRDefault="00F53007" w:rsidP="00EB29B4">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16"/>
              </w:rPr>
            </w:pPr>
            <w:r w:rsidRPr="004F1F5C">
              <w:rPr>
                <w:rFonts w:asciiTheme="minorHAnsi" w:eastAsia="Times New Roman" w:hAnsiTheme="minorHAnsi" w:cstheme="minorHAnsi"/>
                <w:sz w:val="16"/>
                <w:szCs w:val="16"/>
              </w:rPr>
              <w:t>&lt;&lt;Reference value from A0</w:t>
            </w:r>
            <w:r>
              <w:rPr>
                <w:rFonts w:asciiTheme="minorHAnsi" w:eastAsia="Times New Roman" w:hAnsiTheme="minorHAnsi" w:cstheme="minorHAnsi"/>
                <w:sz w:val="16"/>
                <w:szCs w:val="16"/>
              </w:rPr>
              <w:t>5</w:t>
            </w:r>
            <w:r w:rsidRPr="004F1F5C">
              <w:rPr>
                <w:rFonts w:asciiTheme="minorHAnsi" w:eastAsia="Times New Roman" w:hAnsiTheme="minorHAnsi" w:cstheme="minorHAnsi"/>
                <w:sz w:val="16"/>
                <w:szCs w:val="16"/>
              </w:rPr>
              <w:t>&gt;</w:t>
            </w:r>
          </w:p>
        </w:tc>
        <w:tc>
          <w:tcPr>
            <w:tcW w:w="520" w:type="pct"/>
            <w:tcBorders>
              <w:top w:val="single" w:sz="4" w:space="0" w:color="auto"/>
              <w:left w:val="single" w:sz="4" w:space="0" w:color="auto"/>
              <w:bottom w:val="single" w:sz="4" w:space="0" w:color="auto"/>
              <w:right w:val="single" w:sz="4" w:space="0" w:color="auto"/>
            </w:tcBorders>
          </w:tcPr>
          <w:p w14:paraId="0C225652" w14:textId="6A89BD19" w:rsidR="00F53007" w:rsidRPr="004F1F5C" w:rsidRDefault="00F53007" w:rsidP="00F5300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16"/>
              </w:rPr>
            </w:pPr>
            <w:r w:rsidRPr="004F1F5C">
              <w:rPr>
                <w:rFonts w:asciiTheme="minorHAnsi" w:eastAsia="Times New Roman" w:hAnsiTheme="minorHAnsi" w:cstheme="minorHAnsi"/>
                <w:sz w:val="16"/>
                <w:szCs w:val="16"/>
              </w:rPr>
              <w:t>&lt;&lt; Reference value from A0</w:t>
            </w:r>
            <w:del w:id="866" w:author="Diane Pepetone" w:date="2022-01-13T19:57:00Z">
              <w:r w:rsidRPr="004F1F5C" w:rsidDel="00166597">
                <w:rPr>
                  <w:rFonts w:asciiTheme="minorHAnsi" w:eastAsia="Times New Roman" w:hAnsiTheme="minorHAnsi" w:cstheme="minorHAnsi"/>
                  <w:sz w:val="16"/>
                  <w:szCs w:val="16"/>
                </w:rPr>
                <w:delText>5</w:delText>
              </w:r>
            </w:del>
            <w:r>
              <w:rPr>
                <w:rFonts w:asciiTheme="minorHAnsi" w:eastAsia="Times New Roman" w:hAnsiTheme="minorHAnsi" w:cstheme="minorHAnsi"/>
                <w:sz w:val="16"/>
                <w:szCs w:val="16"/>
              </w:rPr>
              <w:t>6</w:t>
            </w:r>
            <w:r w:rsidRPr="004F1F5C">
              <w:rPr>
                <w:rFonts w:asciiTheme="minorHAnsi" w:eastAsia="Times New Roman" w:hAnsiTheme="minorHAnsi" w:cstheme="minorHAnsi"/>
                <w:sz w:val="16"/>
                <w:szCs w:val="16"/>
              </w:rPr>
              <w:t>&gt;</w:t>
            </w:r>
          </w:p>
        </w:tc>
        <w:tc>
          <w:tcPr>
            <w:tcW w:w="524" w:type="pct"/>
            <w:tcBorders>
              <w:top w:val="single" w:sz="4" w:space="0" w:color="auto"/>
              <w:left w:val="single" w:sz="4" w:space="0" w:color="auto"/>
              <w:bottom w:val="single" w:sz="4" w:space="0" w:color="auto"/>
              <w:right w:val="single" w:sz="4" w:space="0" w:color="auto"/>
            </w:tcBorders>
          </w:tcPr>
          <w:p w14:paraId="1C562D55" w14:textId="41285A59" w:rsidR="00F53007" w:rsidRPr="004F1F5C"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16"/>
              </w:rPr>
            </w:pPr>
            <w:r w:rsidRPr="004F1F5C">
              <w:rPr>
                <w:rFonts w:asciiTheme="minorHAnsi" w:eastAsia="Times New Roman" w:hAnsiTheme="minorHAnsi" w:cstheme="minorHAnsi"/>
                <w:sz w:val="16"/>
                <w:szCs w:val="16"/>
              </w:rPr>
              <w:t>&lt;&lt;Reference value from A0</w:t>
            </w:r>
            <w:r>
              <w:rPr>
                <w:rFonts w:asciiTheme="minorHAnsi" w:eastAsia="Times New Roman" w:hAnsiTheme="minorHAnsi" w:cstheme="minorHAnsi"/>
                <w:sz w:val="16"/>
                <w:szCs w:val="16"/>
              </w:rPr>
              <w:t>7</w:t>
            </w:r>
            <w:r w:rsidRPr="004F1F5C">
              <w:rPr>
                <w:rFonts w:asciiTheme="minorHAnsi" w:hAnsiTheme="minorHAnsi" w:cstheme="minorHAnsi"/>
                <w:sz w:val="16"/>
                <w:szCs w:val="16"/>
              </w:rPr>
              <w:t xml:space="preserve"> &gt;&gt;</w:t>
            </w:r>
            <w:r w:rsidRPr="004F1F5C">
              <w:rPr>
                <w:rFonts w:asciiTheme="minorHAnsi" w:eastAsia="Times New Roman" w:hAnsiTheme="minorHAnsi" w:cstheme="minorHAnsi"/>
                <w:sz w:val="16"/>
                <w:szCs w:val="16"/>
              </w:rPr>
              <w:t xml:space="preserve"> </w:t>
            </w:r>
          </w:p>
        </w:tc>
        <w:tc>
          <w:tcPr>
            <w:tcW w:w="562" w:type="pct"/>
            <w:tcBorders>
              <w:top w:val="single" w:sz="4" w:space="0" w:color="auto"/>
              <w:left w:val="single" w:sz="4" w:space="0" w:color="auto"/>
              <w:bottom w:val="single" w:sz="4" w:space="0" w:color="auto"/>
              <w:right w:val="single" w:sz="4" w:space="0" w:color="auto"/>
            </w:tcBorders>
          </w:tcPr>
          <w:p w14:paraId="19B29392" w14:textId="441EE23F" w:rsidR="00F53007" w:rsidRPr="004F1F5C" w:rsidRDefault="00F53007" w:rsidP="00CC2C76">
            <w:pPr>
              <w:spacing w:after="0"/>
              <w:rPr>
                <w:rFonts w:asciiTheme="minorHAnsi" w:eastAsia="Times New Roman" w:hAnsiTheme="minorHAnsi" w:cstheme="minorHAnsi"/>
                <w:sz w:val="16"/>
                <w:szCs w:val="16"/>
              </w:rPr>
            </w:pPr>
            <w:r w:rsidRPr="004F1F5C">
              <w:rPr>
                <w:rFonts w:asciiTheme="minorHAnsi" w:eastAsia="Times New Roman" w:hAnsiTheme="minorHAnsi" w:cstheme="minorHAnsi"/>
                <w:sz w:val="16"/>
                <w:szCs w:val="16"/>
              </w:rPr>
              <w:t>&lt;&lt;User input value which must pass the following range tests:</w:t>
            </w:r>
            <w:r w:rsidRPr="004F1F5C">
              <w:rPr>
                <w:sz w:val="16"/>
                <w:szCs w:val="16"/>
              </w:rPr>
              <w:t xml:space="preserve"> </w:t>
            </w:r>
            <w:r w:rsidRPr="004F1F5C">
              <w:rPr>
                <w:rFonts w:asciiTheme="minorHAnsi" w:eastAsia="Times New Roman" w:hAnsiTheme="minorHAnsi" w:cstheme="minorHAnsi"/>
                <w:sz w:val="16"/>
                <w:szCs w:val="16"/>
              </w:rPr>
              <w:t>Value may be NA if A0</w:t>
            </w:r>
            <w:r>
              <w:rPr>
                <w:rFonts w:asciiTheme="minorHAnsi" w:eastAsia="Times New Roman" w:hAnsiTheme="minorHAnsi" w:cstheme="minorHAnsi"/>
                <w:sz w:val="16"/>
                <w:szCs w:val="16"/>
              </w:rPr>
              <w:t>8</w:t>
            </w:r>
            <w:r w:rsidRPr="004F1F5C">
              <w:rPr>
                <w:rFonts w:asciiTheme="minorHAnsi" w:eastAsia="Times New Roman" w:hAnsiTheme="minorHAnsi" w:cstheme="minorHAnsi"/>
                <w:sz w:val="16"/>
                <w:szCs w:val="16"/>
              </w:rPr>
              <w:t xml:space="preserve"> is NA.</w:t>
            </w:r>
          </w:p>
          <w:p w14:paraId="72D40999" w14:textId="6FDA6386" w:rsidR="00F53007" w:rsidRPr="004F1F5C" w:rsidRDefault="00F53007" w:rsidP="00CC2C76">
            <w:pPr>
              <w:spacing w:after="0"/>
              <w:rPr>
                <w:rFonts w:asciiTheme="minorHAnsi" w:eastAsia="Times New Roman" w:hAnsiTheme="minorHAnsi" w:cstheme="minorHAnsi"/>
                <w:sz w:val="16"/>
                <w:szCs w:val="16"/>
              </w:rPr>
            </w:pPr>
            <w:r w:rsidRPr="004F1F5C">
              <w:rPr>
                <w:rFonts w:asciiTheme="minorHAnsi" w:eastAsia="Times New Roman" w:hAnsiTheme="minorHAnsi" w:cstheme="minorHAnsi"/>
                <w:sz w:val="16"/>
                <w:szCs w:val="16"/>
              </w:rPr>
              <w:t>If A0</w:t>
            </w:r>
            <w:r>
              <w:rPr>
                <w:rFonts w:asciiTheme="minorHAnsi" w:eastAsia="Times New Roman" w:hAnsiTheme="minorHAnsi" w:cstheme="minorHAnsi"/>
                <w:sz w:val="16"/>
                <w:szCs w:val="16"/>
              </w:rPr>
              <w:t>6</w:t>
            </w:r>
            <w:r w:rsidRPr="004F1F5C">
              <w:rPr>
                <w:rFonts w:asciiTheme="minorHAnsi" w:eastAsia="Times New Roman" w:hAnsiTheme="minorHAnsi" w:cstheme="minorHAnsi"/>
                <w:sz w:val="16"/>
                <w:szCs w:val="16"/>
              </w:rPr>
              <w:t xml:space="preserve"> = Natural Gas or Propane, then</w:t>
            </w:r>
          </w:p>
          <w:p w14:paraId="4B813050" w14:textId="28290750" w:rsidR="00F53007" w:rsidRPr="004F1F5C" w:rsidRDefault="00F53007" w:rsidP="00CC2C76">
            <w:pPr>
              <w:spacing w:after="0"/>
              <w:rPr>
                <w:rFonts w:asciiTheme="minorHAnsi" w:eastAsia="Times New Roman" w:hAnsiTheme="minorHAnsi" w:cstheme="minorHAnsi"/>
                <w:sz w:val="16"/>
                <w:szCs w:val="16"/>
              </w:rPr>
            </w:pPr>
            <w:r w:rsidRPr="004F1F5C">
              <w:rPr>
                <w:rFonts w:asciiTheme="minorHAnsi" w:eastAsia="Times New Roman" w:hAnsiTheme="minorHAnsi" w:cstheme="minorHAnsi"/>
                <w:sz w:val="16"/>
                <w:szCs w:val="16"/>
              </w:rPr>
              <w:t>If B0</w:t>
            </w:r>
            <w:r>
              <w:rPr>
                <w:rFonts w:asciiTheme="minorHAnsi" w:eastAsia="Times New Roman" w:hAnsiTheme="minorHAnsi" w:cstheme="minorHAnsi"/>
                <w:sz w:val="16"/>
                <w:szCs w:val="16"/>
              </w:rPr>
              <w:t>4</w:t>
            </w:r>
            <w:r w:rsidRPr="004F1F5C">
              <w:rPr>
                <w:rFonts w:asciiTheme="minorHAnsi" w:eastAsia="Times New Roman" w:hAnsiTheme="minorHAnsi" w:cstheme="minorHAnsi"/>
                <w:sz w:val="16"/>
                <w:szCs w:val="16"/>
              </w:rPr>
              <w:t xml:space="preserve"> = Commercial Storage, then value must be &gt; 75,000 Btu/hr;</w:t>
            </w:r>
          </w:p>
          <w:p w14:paraId="36273F1C" w14:textId="490A56D0" w:rsidR="00F53007" w:rsidRPr="004F1F5C" w:rsidRDefault="00F53007" w:rsidP="00CC2C76">
            <w:pPr>
              <w:spacing w:after="0"/>
              <w:rPr>
                <w:rFonts w:asciiTheme="minorHAnsi" w:eastAsia="Times New Roman" w:hAnsiTheme="minorHAnsi" w:cstheme="minorHAnsi"/>
                <w:sz w:val="16"/>
                <w:szCs w:val="16"/>
              </w:rPr>
            </w:pPr>
            <w:r w:rsidRPr="004F1F5C">
              <w:rPr>
                <w:rFonts w:asciiTheme="minorHAnsi" w:eastAsia="Times New Roman" w:hAnsiTheme="minorHAnsi" w:cstheme="minorHAnsi"/>
                <w:sz w:val="16"/>
                <w:szCs w:val="16"/>
              </w:rPr>
              <w:t>If B0</w:t>
            </w:r>
            <w:r>
              <w:rPr>
                <w:rFonts w:asciiTheme="minorHAnsi" w:eastAsia="Times New Roman" w:hAnsiTheme="minorHAnsi" w:cstheme="minorHAnsi"/>
                <w:sz w:val="16"/>
                <w:szCs w:val="16"/>
              </w:rPr>
              <w:t>4</w:t>
            </w:r>
            <w:r w:rsidRPr="004F1F5C">
              <w:rPr>
                <w:rFonts w:asciiTheme="minorHAnsi" w:eastAsia="Times New Roman" w:hAnsiTheme="minorHAnsi" w:cstheme="minorHAnsi"/>
                <w:sz w:val="16"/>
                <w:szCs w:val="16"/>
              </w:rPr>
              <w:t xml:space="preserve"> = Consumer Storage, then value must be ≤ 75,000 Btu/hr;</w:t>
            </w:r>
          </w:p>
          <w:p w14:paraId="1AACEB0B" w14:textId="2CB13FBB" w:rsidR="00F53007" w:rsidRPr="004F1F5C" w:rsidRDefault="00F53007" w:rsidP="00CC2C76">
            <w:pPr>
              <w:spacing w:after="0"/>
              <w:rPr>
                <w:rFonts w:asciiTheme="minorHAnsi" w:eastAsia="Times New Roman" w:hAnsiTheme="minorHAnsi" w:cstheme="minorHAnsi"/>
                <w:sz w:val="16"/>
                <w:szCs w:val="16"/>
              </w:rPr>
            </w:pPr>
            <w:r w:rsidRPr="004F1F5C">
              <w:rPr>
                <w:rFonts w:asciiTheme="minorHAnsi" w:eastAsia="Times New Roman" w:hAnsiTheme="minorHAnsi" w:cstheme="minorHAnsi"/>
                <w:sz w:val="16"/>
                <w:szCs w:val="16"/>
              </w:rPr>
              <w:t>If B0</w:t>
            </w:r>
            <w:r>
              <w:rPr>
                <w:rFonts w:asciiTheme="minorHAnsi" w:eastAsia="Times New Roman" w:hAnsiTheme="minorHAnsi" w:cstheme="minorHAnsi"/>
                <w:sz w:val="16"/>
                <w:szCs w:val="16"/>
              </w:rPr>
              <w:t>4</w:t>
            </w:r>
            <w:r w:rsidRPr="004F1F5C">
              <w:rPr>
                <w:rFonts w:asciiTheme="minorHAnsi" w:eastAsia="Times New Roman" w:hAnsiTheme="minorHAnsi" w:cstheme="minorHAnsi"/>
                <w:sz w:val="16"/>
                <w:szCs w:val="16"/>
              </w:rPr>
              <w:t xml:space="preserve"> = Commercial Instant, then value must be &gt; 200,000 Btu/hr;</w:t>
            </w:r>
          </w:p>
          <w:p w14:paraId="76C1BE9D" w14:textId="26E6BE6E" w:rsidR="00F53007" w:rsidRPr="004F1F5C" w:rsidRDefault="00F53007" w:rsidP="00CC2C76">
            <w:pPr>
              <w:spacing w:after="0"/>
              <w:rPr>
                <w:rFonts w:asciiTheme="minorHAnsi" w:eastAsia="Times New Roman" w:hAnsiTheme="minorHAnsi" w:cstheme="minorHAnsi"/>
                <w:sz w:val="16"/>
                <w:szCs w:val="16"/>
              </w:rPr>
            </w:pPr>
            <w:r w:rsidRPr="004F1F5C">
              <w:rPr>
                <w:rFonts w:asciiTheme="minorHAnsi" w:eastAsia="Times New Roman" w:hAnsiTheme="minorHAnsi" w:cstheme="minorHAnsi"/>
                <w:sz w:val="16"/>
                <w:szCs w:val="16"/>
              </w:rPr>
              <w:t>If B0</w:t>
            </w:r>
            <w:r>
              <w:rPr>
                <w:rFonts w:asciiTheme="minorHAnsi" w:eastAsia="Times New Roman" w:hAnsiTheme="minorHAnsi" w:cstheme="minorHAnsi"/>
                <w:sz w:val="16"/>
                <w:szCs w:val="16"/>
              </w:rPr>
              <w:t>4</w:t>
            </w:r>
            <w:r w:rsidRPr="004F1F5C">
              <w:rPr>
                <w:rFonts w:asciiTheme="minorHAnsi" w:eastAsia="Times New Roman" w:hAnsiTheme="minorHAnsi" w:cstheme="minorHAnsi"/>
                <w:sz w:val="16"/>
                <w:szCs w:val="16"/>
              </w:rPr>
              <w:t xml:space="preserve"> = Consumer Instant, then value must be ≤ 200,000 Btu/hr;</w:t>
            </w:r>
          </w:p>
          <w:p w14:paraId="01BA8107" w14:textId="7D243F19" w:rsidR="00F53007" w:rsidRPr="004F1F5C" w:rsidRDefault="00F53007" w:rsidP="00CC2C76">
            <w:pPr>
              <w:spacing w:after="0"/>
              <w:rPr>
                <w:rFonts w:asciiTheme="minorHAnsi" w:eastAsia="Times New Roman" w:hAnsiTheme="minorHAnsi" w:cstheme="minorHAnsi"/>
                <w:sz w:val="16"/>
                <w:szCs w:val="16"/>
              </w:rPr>
            </w:pPr>
            <w:r w:rsidRPr="004F1F5C">
              <w:rPr>
                <w:rFonts w:asciiTheme="minorHAnsi" w:eastAsia="Times New Roman" w:hAnsiTheme="minorHAnsi" w:cstheme="minorHAnsi"/>
                <w:sz w:val="16"/>
                <w:szCs w:val="16"/>
              </w:rPr>
              <w:t>Else if B0</w:t>
            </w:r>
            <w:r>
              <w:rPr>
                <w:rFonts w:asciiTheme="minorHAnsi" w:eastAsia="Times New Roman" w:hAnsiTheme="minorHAnsi" w:cstheme="minorHAnsi"/>
                <w:sz w:val="16"/>
                <w:szCs w:val="16"/>
              </w:rPr>
              <w:t>4</w:t>
            </w:r>
            <w:r w:rsidRPr="004F1F5C">
              <w:rPr>
                <w:rFonts w:asciiTheme="minorHAnsi" w:eastAsia="Times New Roman" w:hAnsiTheme="minorHAnsi" w:cstheme="minorHAnsi"/>
                <w:sz w:val="16"/>
                <w:szCs w:val="16"/>
              </w:rPr>
              <w:t xml:space="preserve"> = Residential-Duty Commercial Storage, then value must be ≤ 105,000 Btu/hr;</w:t>
            </w:r>
          </w:p>
          <w:p w14:paraId="6AF4A3E9" w14:textId="7295AAAC" w:rsidR="00F53007" w:rsidRPr="004F1F5C" w:rsidRDefault="00F53007" w:rsidP="00CC2C76">
            <w:pPr>
              <w:spacing w:after="0"/>
              <w:rPr>
                <w:rFonts w:asciiTheme="minorHAnsi" w:eastAsia="Times New Roman" w:hAnsiTheme="minorHAnsi" w:cstheme="minorHAnsi"/>
                <w:sz w:val="16"/>
                <w:szCs w:val="16"/>
              </w:rPr>
            </w:pPr>
            <w:r w:rsidRPr="004F1F5C">
              <w:rPr>
                <w:rFonts w:asciiTheme="minorHAnsi" w:eastAsia="Times New Roman" w:hAnsiTheme="minorHAnsi" w:cstheme="minorHAnsi"/>
                <w:sz w:val="16"/>
                <w:szCs w:val="16"/>
              </w:rPr>
              <w:t>Else if A0</w:t>
            </w:r>
            <w:r>
              <w:rPr>
                <w:rFonts w:asciiTheme="minorHAnsi" w:eastAsia="Times New Roman" w:hAnsiTheme="minorHAnsi" w:cstheme="minorHAnsi"/>
                <w:sz w:val="16"/>
                <w:szCs w:val="16"/>
              </w:rPr>
              <w:t>6</w:t>
            </w:r>
            <w:r w:rsidRPr="004F1F5C">
              <w:rPr>
                <w:rFonts w:asciiTheme="minorHAnsi" w:eastAsia="Times New Roman" w:hAnsiTheme="minorHAnsi" w:cstheme="minorHAnsi"/>
                <w:sz w:val="16"/>
                <w:szCs w:val="16"/>
              </w:rPr>
              <w:t xml:space="preserve"> = Electric</w:t>
            </w:r>
            <w:r>
              <w:rPr>
                <w:rFonts w:asciiTheme="minorHAnsi" w:eastAsia="Times New Roman" w:hAnsiTheme="minorHAnsi" w:cstheme="minorHAnsi"/>
                <w:sz w:val="16"/>
                <w:szCs w:val="16"/>
              </w:rPr>
              <w:t xml:space="preserve"> </w:t>
            </w:r>
            <w:r>
              <w:rPr>
                <w:rFonts w:asciiTheme="minorHAnsi" w:eastAsia="Times New Roman" w:hAnsiTheme="minorHAnsi" w:cstheme="minorHAnsi"/>
                <w:sz w:val="16"/>
                <w:szCs w:val="16"/>
              </w:rPr>
              <w:lastRenderedPageBreak/>
              <w:t>Resistance</w:t>
            </w:r>
            <w:r w:rsidRPr="004F1F5C">
              <w:rPr>
                <w:rFonts w:asciiTheme="minorHAnsi" w:eastAsia="Times New Roman" w:hAnsiTheme="minorHAnsi" w:cstheme="minorHAnsi"/>
                <w:sz w:val="16"/>
                <w:szCs w:val="16"/>
              </w:rPr>
              <w:t>, then</w:t>
            </w:r>
          </w:p>
          <w:p w14:paraId="46410E98" w14:textId="72C18DC7" w:rsidR="00F53007" w:rsidRPr="004F1F5C" w:rsidRDefault="00F53007" w:rsidP="00CC2C76">
            <w:pPr>
              <w:spacing w:after="0"/>
              <w:rPr>
                <w:rFonts w:asciiTheme="minorHAnsi" w:eastAsia="Times New Roman" w:hAnsiTheme="minorHAnsi" w:cstheme="minorHAnsi"/>
                <w:sz w:val="16"/>
                <w:szCs w:val="16"/>
              </w:rPr>
            </w:pPr>
            <w:r w:rsidRPr="004F1F5C">
              <w:rPr>
                <w:rFonts w:asciiTheme="minorHAnsi" w:eastAsia="Times New Roman" w:hAnsiTheme="minorHAnsi" w:cstheme="minorHAnsi"/>
                <w:sz w:val="16"/>
                <w:szCs w:val="16"/>
              </w:rPr>
              <w:t>If B0</w:t>
            </w:r>
            <w:r>
              <w:rPr>
                <w:rFonts w:asciiTheme="minorHAnsi" w:eastAsia="Times New Roman" w:hAnsiTheme="minorHAnsi" w:cstheme="minorHAnsi"/>
                <w:sz w:val="16"/>
                <w:szCs w:val="16"/>
              </w:rPr>
              <w:t>4</w:t>
            </w:r>
            <w:r w:rsidRPr="004F1F5C">
              <w:rPr>
                <w:rFonts w:asciiTheme="minorHAnsi" w:eastAsia="Times New Roman" w:hAnsiTheme="minorHAnsi" w:cstheme="minorHAnsi"/>
                <w:sz w:val="16"/>
                <w:szCs w:val="16"/>
              </w:rPr>
              <w:t xml:space="preserve"> = Commercial Storage or Commercial Instant, then value must be &gt; 12 kW;</w:t>
            </w:r>
          </w:p>
          <w:p w14:paraId="48D9ABD1" w14:textId="066910E5" w:rsidR="00F53007" w:rsidRPr="004F1F5C" w:rsidRDefault="00F53007" w:rsidP="00CC2C76">
            <w:pPr>
              <w:spacing w:after="0"/>
              <w:rPr>
                <w:rFonts w:asciiTheme="minorHAnsi" w:eastAsia="Times New Roman" w:hAnsiTheme="minorHAnsi" w:cstheme="minorHAnsi"/>
                <w:sz w:val="16"/>
                <w:szCs w:val="16"/>
              </w:rPr>
            </w:pPr>
            <w:r w:rsidRPr="004F1F5C">
              <w:rPr>
                <w:rFonts w:asciiTheme="minorHAnsi" w:eastAsia="Times New Roman" w:hAnsiTheme="minorHAnsi" w:cstheme="minorHAnsi"/>
                <w:sz w:val="16"/>
                <w:szCs w:val="16"/>
              </w:rPr>
              <w:t>If B0</w:t>
            </w:r>
            <w:r>
              <w:rPr>
                <w:rFonts w:asciiTheme="minorHAnsi" w:eastAsia="Times New Roman" w:hAnsiTheme="minorHAnsi" w:cstheme="minorHAnsi"/>
                <w:sz w:val="16"/>
                <w:szCs w:val="16"/>
              </w:rPr>
              <w:t>4</w:t>
            </w:r>
            <w:r w:rsidRPr="004F1F5C">
              <w:rPr>
                <w:rFonts w:asciiTheme="minorHAnsi" w:eastAsia="Times New Roman" w:hAnsiTheme="minorHAnsi" w:cstheme="minorHAnsi"/>
                <w:sz w:val="16"/>
                <w:szCs w:val="16"/>
              </w:rPr>
              <w:t xml:space="preserve"> = Consumer Storage or Consumer Instant, then value must be ≤ 12 kW;</w:t>
            </w:r>
          </w:p>
          <w:p w14:paraId="61A15F85" w14:textId="07B9CF93" w:rsidR="00F53007" w:rsidRPr="004F1F5C" w:rsidRDefault="00F53007" w:rsidP="00CC2C76">
            <w:pPr>
              <w:spacing w:after="0"/>
              <w:rPr>
                <w:rFonts w:asciiTheme="minorHAnsi" w:eastAsia="Times New Roman" w:hAnsiTheme="minorHAnsi" w:cstheme="minorHAnsi"/>
                <w:sz w:val="16"/>
                <w:szCs w:val="16"/>
              </w:rPr>
            </w:pPr>
            <w:r w:rsidRPr="004F1F5C">
              <w:rPr>
                <w:rFonts w:asciiTheme="minorHAnsi" w:eastAsia="Times New Roman" w:hAnsiTheme="minorHAnsi" w:cstheme="minorHAnsi"/>
                <w:sz w:val="16"/>
                <w:szCs w:val="16"/>
              </w:rPr>
              <w:t>Else if B0</w:t>
            </w:r>
            <w:r>
              <w:rPr>
                <w:rFonts w:asciiTheme="minorHAnsi" w:eastAsia="Times New Roman" w:hAnsiTheme="minorHAnsi" w:cstheme="minorHAnsi"/>
                <w:sz w:val="16"/>
                <w:szCs w:val="16"/>
              </w:rPr>
              <w:t>4</w:t>
            </w:r>
            <w:r w:rsidRPr="004F1F5C">
              <w:rPr>
                <w:rFonts w:asciiTheme="minorHAnsi" w:eastAsia="Times New Roman" w:hAnsiTheme="minorHAnsi" w:cstheme="minorHAnsi"/>
                <w:sz w:val="16"/>
                <w:szCs w:val="16"/>
              </w:rPr>
              <w:t xml:space="preserve"> = Residential-Duty Commercial Instantaneous, then value must be ≤ 58.6 kW;</w:t>
            </w:r>
          </w:p>
          <w:p w14:paraId="1FF610C7" w14:textId="7E5CFE95" w:rsidR="00F53007" w:rsidRPr="004F1F5C" w:rsidRDefault="00F53007" w:rsidP="00CC2C76">
            <w:pPr>
              <w:spacing w:after="0"/>
              <w:rPr>
                <w:rFonts w:asciiTheme="minorHAnsi" w:eastAsia="Times New Roman" w:hAnsiTheme="minorHAnsi" w:cstheme="minorHAnsi"/>
                <w:sz w:val="16"/>
                <w:szCs w:val="16"/>
              </w:rPr>
            </w:pPr>
            <w:r w:rsidRPr="004F1F5C">
              <w:rPr>
                <w:rFonts w:asciiTheme="minorHAnsi" w:eastAsia="Times New Roman" w:hAnsiTheme="minorHAnsi" w:cstheme="minorHAnsi"/>
                <w:sz w:val="16"/>
                <w:szCs w:val="16"/>
              </w:rPr>
              <w:t>If the value passes range test</w:t>
            </w:r>
            <w:r>
              <w:rPr>
                <w:rFonts w:asciiTheme="minorHAnsi" w:eastAsia="Times New Roman" w:hAnsiTheme="minorHAnsi" w:cstheme="minorHAnsi"/>
                <w:sz w:val="16"/>
                <w:szCs w:val="16"/>
              </w:rPr>
              <w:t xml:space="preserve"> and </w:t>
            </w:r>
            <w:r w:rsidRPr="004F1F5C">
              <w:rPr>
                <w:rFonts w:asciiTheme="minorHAnsi" w:eastAsia="Times New Roman" w:hAnsiTheme="minorHAnsi" w:cstheme="minorHAnsi"/>
                <w:sz w:val="16"/>
                <w:szCs w:val="16"/>
              </w:rPr>
              <w:t>if A0</w:t>
            </w:r>
            <w:r>
              <w:rPr>
                <w:rFonts w:asciiTheme="minorHAnsi" w:eastAsia="Times New Roman" w:hAnsiTheme="minorHAnsi" w:cstheme="minorHAnsi"/>
                <w:sz w:val="16"/>
                <w:szCs w:val="16"/>
              </w:rPr>
              <w:t>6</w:t>
            </w:r>
            <w:r w:rsidRPr="004F1F5C">
              <w:rPr>
                <w:rFonts w:asciiTheme="minorHAnsi" w:eastAsia="Times New Roman" w:hAnsiTheme="minorHAnsi" w:cstheme="minorHAnsi"/>
                <w:sz w:val="16"/>
                <w:szCs w:val="16"/>
              </w:rPr>
              <w:t xml:space="preserve"> = Electric Resistance</w:t>
            </w:r>
            <w:r>
              <w:rPr>
                <w:rFonts w:asciiTheme="minorHAnsi" w:eastAsia="Times New Roman" w:hAnsiTheme="minorHAnsi" w:cstheme="minorHAnsi"/>
                <w:sz w:val="16"/>
                <w:szCs w:val="16"/>
              </w:rPr>
              <w:t>,</w:t>
            </w:r>
            <w:r w:rsidRPr="004F1F5C">
              <w:rPr>
                <w:rFonts w:asciiTheme="minorHAnsi" w:eastAsia="Times New Roman" w:hAnsiTheme="minorHAnsi" w:cstheme="minorHAnsi"/>
                <w:sz w:val="16"/>
                <w:szCs w:val="16"/>
              </w:rPr>
              <w:t xml:space="preserve">  it is stored in WaterHeaterElectricFiredRatedInput, Otherwise the value is stored in WaterHeaterGasFiredRatedInput</w:t>
            </w:r>
          </w:p>
          <w:p w14:paraId="0017887B" w14:textId="509FA592" w:rsidR="00F53007" w:rsidRPr="004F1F5C" w:rsidRDefault="00F53007" w:rsidP="00CC2C76">
            <w:pPr>
              <w:spacing w:after="0"/>
              <w:rPr>
                <w:rFonts w:asciiTheme="minorHAnsi" w:eastAsia="Times New Roman" w:hAnsiTheme="minorHAnsi" w:cstheme="minorHAnsi"/>
                <w:sz w:val="16"/>
                <w:szCs w:val="16"/>
              </w:rPr>
            </w:pPr>
            <w:r>
              <w:rPr>
                <w:rFonts w:asciiTheme="minorHAnsi" w:eastAsia="Times New Roman" w:hAnsiTheme="minorHAnsi" w:cstheme="minorHAnsi"/>
                <w:sz w:val="16"/>
                <w:szCs w:val="16"/>
              </w:rPr>
              <w:t xml:space="preserve">Elseif B04 = Boiler or Indirect, no limit on input value </w:t>
            </w:r>
            <w:r w:rsidRPr="004F1F5C">
              <w:rPr>
                <w:rFonts w:asciiTheme="minorHAnsi" w:eastAsia="Times New Roman" w:hAnsiTheme="minorHAnsi" w:cstheme="minorHAnsi"/>
                <w:sz w:val="16"/>
                <w:szCs w:val="16"/>
              </w:rPr>
              <w:t>&gt;&gt;</w:t>
            </w:r>
          </w:p>
          <w:p w14:paraId="3115C96E" w14:textId="27100D58" w:rsidR="00F53007" w:rsidRPr="004F1F5C" w:rsidRDefault="00F53007" w:rsidP="00CC2C76">
            <w:pPr>
              <w:spacing w:after="0"/>
              <w:rPr>
                <w:rFonts w:asciiTheme="minorHAnsi" w:eastAsia="Times New Roman" w:hAnsiTheme="minorHAnsi" w:cstheme="minorHAnsi"/>
                <w:sz w:val="16"/>
                <w:szCs w:val="16"/>
              </w:rPr>
            </w:pPr>
          </w:p>
        </w:tc>
        <w:tc>
          <w:tcPr>
            <w:tcW w:w="487" w:type="pct"/>
            <w:tcBorders>
              <w:top w:val="single" w:sz="4" w:space="0" w:color="auto"/>
              <w:left w:val="single" w:sz="4" w:space="0" w:color="auto"/>
              <w:bottom w:val="single" w:sz="4" w:space="0" w:color="auto"/>
              <w:right w:val="single" w:sz="4" w:space="0" w:color="auto"/>
            </w:tcBorders>
          </w:tcPr>
          <w:p w14:paraId="40E095DD" w14:textId="4AD9DCB5" w:rsidR="00F53007" w:rsidRPr="004F1F5C" w:rsidRDefault="00F53007" w:rsidP="00CC2C76">
            <w:pPr>
              <w:spacing w:after="0"/>
              <w:jc w:val="center"/>
              <w:rPr>
                <w:rFonts w:asciiTheme="minorHAnsi" w:eastAsia="Times New Roman" w:hAnsiTheme="minorHAnsi" w:cstheme="minorHAnsi"/>
                <w:sz w:val="16"/>
                <w:szCs w:val="16"/>
              </w:rPr>
            </w:pPr>
            <w:r>
              <w:rPr>
                <w:rFonts w:asciiTheme="minorHAnsi" w:eastAsia="Times New Roman" w:hAnsiTheme="minorHAnsi" w:cstheme="minorHAnsi"/>
                <w:sz w:val="16"/>
                <w:szCs w:val="16"/>
              </w:rPr>
              <w:lastRenderedPageBreak/>
              <w:t>&lt;&lt;Referenced from A09&gt;&gt;</w:t>
            </w:r>
          </w:p>
        </w:tc>
        <w:tc>
          <w:tcPr>
            <w:tcW w:w="602" w:type="pct"/>
            <w:tcBorders>
              <w:top w:val="single" w:sz="4" w:space="0" w:color="auto"/>
              <w:left w:val="single" w:sz="4" w:space="0" w:color="auto"/>
              <w:bottom w:val="single" w:sz="4" w:space="0" w:color="auto"/>
              <w:right w:val="single" w:sz="4" w:space="0" w:color="auto"/>
            </w:tcBorders>
          </w:tcPr>
          <w:p w14:paraId="18190C13" w14:textId="1AE047B7" w:rsidR="00F53007" w:rsidRPr="004F1F5C" w:rsidRDefault="00F53007" w:rsidP="00CC2C76">
            <w:pPr>
              <w:spacing w:after="0"/>
              <w:jc w:val="center"/>
              <w:rPr>
                <w:rFonts w:asciiTheme="minorHAnsi" w:eastAsia="Times New Roman" w:hAnsiTheme="minorHAnsi" w:cstheme="minorHAnsi"/>
                <w:sz w:val="16"/>
                <w:szCs w:val="16"/>
              </w:rPr>
            </w:pPr>
            <w:r w:rsidRPr="004F1F5C">
              <w:rPr>
                <w:rFonts w:asciiTheme="minorHAnsi" w:eastAsia="Times New Roman" w:hAnsiTheme="minorHAnsi" w:cstheme="minorHAnsi"/>
                <w:sz w:val="16"/>
                <w:szCs w:val="16"/>
              </w:rPr>
              <w:t xml:space="preserve">&lt;&lt; </w:t>
            </w:r>
            <w:r>
              <w:rPr>
                <w:rFonts w:asciiTheme="minorHAnsi" w:eastAsia="Times New Roman" w:hAnsiTheme="minorHAnsi" w:cstheme="minorHAnsi"/>
                <w:sz w:val="16"/>
                <w:szCs w:val="16"/>
              </w:rPr>
              <w:t xml:space="preserve">Referenced from </w:t>
            </w:r>
            <w:r w:rsidRPr="004F1F5C">
              <w:rPr>
                <w:rFonts w:asciiTheme="minorHAnsi" w:eastAsia="Times New Roman" w:hAnsiTheme="minorHAnsi" w:cstheme="minorHAnsi"/>
                <w:sz w:val="16"/>
                <w:szCs w:val="16"/>
              </w:rPr>
              <w:t>A10</w:t>
            </w:r>
            <w:r>
              <w:rPr>
                <w:rFonts w:asciiTheme="minorHAnsi" w:eastAsia="Times New Roman" w:hAnsiTheme="minorHAnsi" w:cstheme="minorHAnsi"/>
                <w:sz w:val="16"/>
                <w:szCs w:val="16"/>
              </w:rPr>
              <w:t>&gt;&gt;</w:t>
            </w:r>
          </w:p>
        </w:tc>
      </w:tr>
      <w:tr w:rsidR="00F53007" w:rsidRPr="009E01FE" w14:paraId="11B0BB2F" w14:textId="77777777" w:rsidTr="00F53007">
        <w:trPr>
          <w:trHeight w:val="246"/>
        </w:trPr>
        <w:tc>
          <w:tcPr>
            <w:tcW w:w="464" w:type="pct"/>
            <w:tcBorders>
              <w:top w:val="single" w:sz="4" w:space="0" w:color="auto"/>
              <w:left w:val="single" w:sz="4" w:space="0" w:color="auto"/>
              <w:bottom w:val="single" w:sz="4" w:space="0" w:color="auto"/>
              <w:right w:val="single" w:sz="4" w:space="0" w:color="auto"/>
            </w:tcBorders>
          </w:tcPr>
          <w:p w14:paraId="25931BEE" w14:textId="77777777" w:rsidR="00F53007" w:rsidRPr="00520874"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64" w:type="pct"/>
            <w:tcBorders>
              <w:top w:val="single" w:sz="4" w:space="0" w:color="auto"/>
              <w:left w:val="single" w:sz="4" w:space="0" w:color="auto"/>
              <w:bottom w:val="single" w:sz="4" w:space="0" w:color="auto"/>
              <w:right w:val="single" w:sz="4" w:space="0" w:color="auto"/>
            </w:tcBorders>
          </w:tcPr>
          <w:p w14:paraId="782C8E54" w14:textId="6A0038E2" w:rsidR="00F53007" w:rsidRPr="00520874"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77" w:type="pct"/>
            <w:tcBorders>
              <w:top w:val="single" w:sz="4" w:space="0" w:color="auto"/>
              <w:left w:val="single" w:sz="4" w:space="0" w:color="auto"/>
              <w:bottom w:val="single" w:sz="4" w:space="0" w:color="auto"/>
              <w:right w:val="single" w:sz="4" w:space="0" w:color="auto"/>
            </w:tcBorders>
          </w:tcPr>
          <w:p w14:paraId="605D18DC" w14:textId="77777777" w:rsidR="00F53007" w:rsidRPr="009E01FE" w:rsidRDefault="00F53007" w:rsidP="00CC2C7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545" w:type="pct"/>
            <w:tcBorders>
              <w:top w:val="single" w:sz="4" w:space="0" w:color="auto"/>
              <w:left w:val="single" w:sz="4" w:space="0" w:color="auto"/>
              <w:bottom w:val="single" w:sz="4" w:space="0" w:color="auto"/>
              <w:right w:val="single" w:sz="4" w:space="0" w:color="auto"/>
            </w:tcBorders>
          </w:tcPr>
          <w:p w14:paraId="6E8FA2EF" w14:textId="77777777" w:rsidR="00F53007" w:rsidRPr="009E01FE" w:rsidRDefault="00F53007" w:rsidP="00CC2C7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455" w:type="pct"/>
            <w:tcBorders>
              <w:top w:val="single" w:sz="4" w:space="0" w:color="auto"/>
              <w:left w:val="single" w:sz="4" w:space="0" w:color="auto"/>
              <w:bottom w:val="single" w:sz="4" w:space="0" w:color="auto"/>
              <w:right w:val="single" w:sz="4" w:space="0" w:color="auto"/>
            </w:tcBorders>
          </w:tcPr>
          <w:p w14:paraId="176AA410" w14:textId="77777777" w:rsidR="00F53007" w:rsidRPr="009E01FE"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20" w:type="pct"/>
            <w:tcBorders>
              <w:top w:val="single" w:sz="4" w:space="0" w:color="auto"/>
              <w:left w:val="single" w:sz="4" w:space="0" w:color="auto"/>
              <w:bottom w:val="single" w:sz="4" w:space="0" w:color="auto"/>
              <w:right w:val="single" w:sz="4" w:space="0" w:color="auto"/>
            </w:tcBorders>
          </w:tcPr>
          <w:p w14:paraId="7124A964" w14:textId="77777777" w:rsidR="00F53007" w:rsidRPr="009E01FE"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24" w:type="pct"/>
            <w:tcBorders>
              <w:top w:val="single" w:sz="4" w:space="0" w:color="auto"/>
              <w:left w:val="single" w:sz="4" w:space="0" w:color="auto"/>
              <w:bottom w:val="single" w:sz="4" w:space="0" w:color="auto"/>
              <w:right w:val="single" w:sz="4" w:space="0" w:color="auto"/>
            </w:tcBorders>
          </w:tcPr>
          <w:p w14:paraId="26834848" w14:textId="77777777" w:rsidR="00F53007" w:rsidRPr="009E01FE"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62" w:type="pct"/>
            <w:tcBorders>
              <w:top w:val="single" w:sz="4" w:space="0" w:color="auto"/>
              <w:left w:val="single" w:sz="4" w:space="0" w:color="auto"/>
              <w:bottom w:val="single" w:sz="4" w:space="0" w:color="auto"/>
              <w:right w:val="single" w:sz="4" w:space="0" w:color="auto"/>
            </w:tcBorders>
          </w:tcPr>
          <w:p w14:paraId="1578BBD0" w14:textId="77777777" w:rsidR="00F53007" w:rsidRPr="009E01FE" w:rsidRDefault="00F53007" w:rsidP="00CC2C76">
            <w:pPr>
              <w:spacing w:after="0"/>
              <w:jc w:val="center"/>
              <w:rPr>
                <w:rFonts w:asciiTheme="minorHAnsi" w:eastAsia="Times New Roman" w:hAnsiTheme="minorHAnsi" w:cstheme="minorHAnsi"/>
                <w:sz w:val="20"/>
                <w:szCs w:val="20"/>
              </w:rPr>
            </w:pPr>
          </w:p>
        </w:tc>
        <w:tc>
          <w:tcPr>
            <w:tcW w:w="487" w:type="pct"/>
            <w:tcBorders>
              <w:top w:val="single" w:sz="4" w:space="0" w:color="auto"/>
              <w:left w:val="single" w:sz="4" w:space="0" w:color="auto"/>
              <w:bottom w:val="single" w:sz="4" w:space="0" w:color="auto"/>
              <w:right w:val="single" w:sz="4" w:space="0" w:color="auto"/>
            </w:tcBorders>
          </w:tcPr>
          <w:p w14:paraId="031FA2B6" w14:textId="77777777" w:rsidR="00F53007" w:rsidRPr="009E01FE" w:rsidRDefault="00F53007" w:rsidP="00CC2C76">
            <w:pPr>
              <w:spacing w:after="0"/>
              <w:jc w:val="center"/>
              <w:rPr>
                <w:rFonts w:asciiTheme="minorHAnsi" w:eastAsia="Times New Roman" w:hAnsiTheme="minorHAnsi" w:cstheme="minorHAnsi"/>
                <w:sz w:val="20"/>
                <w:szCs w:val="20"/>
              </w:rPr>
            </w:pPr>
          </w:p>
        </w:tc>
        <w:tc>
          <w:tcPr>
            <w:tcW w:w="602" w:type="pct"/>
            <w:tcBorders>
              <w:top w:val="single" w:sz="4" w:space="0" w:color="auto"/>
              <w:left w:val="single" w:sz="4" w:space="0" w:color="auto"/>
              <w:bottom w:val="single" w:sz="4" w:space="0" w:color="auto"/>
              <w:right w:val="single" w:sz="4" w:space="0" w:color="auto"/>
            </w:tcBorders>
          </w:tcPr>
          <w:p w14:paraId="6FB1C3C8" w14:textId="77777777" w:rsidR="00F53007" w:rsidRPr="003F06F9" w:rsidRDefault="00F53007" w:rsidP="00CC2C76">
            <w:pPr>
              <w:spacing w:after="0"/>
              <w:jc w:val="center"/>
              <w:rPr>
                <w:rFonts w:asciiTheme="minorHAnsi" w:eastAsia="Times New Roman" w:hAnsiTheme="minorHAnsi" w:cstheme="minorHAnsi"/>
                <w:sz w:val="20"/>
                <w:szCs w:val="20"/>
              </w:rPr>
            </w:pPr>
          </w:p>
        </w:tc>
      </w:tr>
    </w:tbl>
    <w:tbl>
      <w:tblPr>
        <w:tblStyle w:val="TableGrid5"/>
        <w:tblW w:w="10795" w:type="dxa"/>
        <w:tblLayout w:type="fixed"/>
        <w:tblLook w:val="04A0" w:firstRow="1" w:lastRow="0" w:firstColumn="1" w:lastColumn="0" w:noHBand="0" w:noVBand="1"/>
      </w:tblPr>
      <w:tblGrid>
        <w:gridCol w:w="1165"/>
        <w:gridCol w:w="990"/>
        <w:gridCol w:w="1380"/>
        <w:gridCol w:w="1230"/>
        <w:gridCol w:w="1260"/>
        <w:gridCol w:w="1350"/>
        <w:gridCol w:w="1584"/>
        <w:gridCol w:w="1836"/>
      </w:tblGrid>
      <w:tr w:rsidR="003B3CCD" w:rsidRPr="007B2CC9" w14:paraId="43F3E21A" w14:textId="77777777" w:rsidTr="00BA65B2">
        <w:trPr>
          <w:trHeight w:val="467"/>
          <w:ins w:id="867" w:author="Diane Pepetone" w:date="2022-01-13T19:47:00Z"/>
        </w:trPr>
        <w:tc>
          <w:tcPr>
            <w:tcW w:w="10795" w:type="dxa"/>
            <w:gridSpan w:val="8"/>
          </w:tcPr>
          <w:p w14:paraId="647756DE" w14:textId="4E9629A1" w:rsidR="003B3CCD" w:rsidRPr="00EB4154" w:rsidRDefault="003B3CCD" w:rsidP="00BA65B2">
            <w:pPr>
              <w:spacing w:after="0" w:line="240" w:lineRule="auto"/>
              <w:rPr>
                <w:ins w:id="868" w:author="Diane Pepetone" w:date="2022-01-13T19:47:00Z"/>
                <w:rFonts w:cstheme="minorHAnsi"/>
                <w:b/>
                <w:bCs/>
                <w:sz w:val="20"/>
                <w:szCs w:val="20"/>
              </w:rPr>
            </w:pPr>
            <w:ins w:id="869" w:author="Diane Pepetone" w:date="2022-01-13T19:47:00Z">
              <w:r>
                <w:rPr>
                  <w:rFonts w:cstheme="minorHAnsi"/>
                  <w:b/>
                  <w:bCs/>
                  <w:sz w:val="20"/>
                  <w:szCs w:val="20"/>
                </w:rPr>
                <w:t>B2</w:t>
              </w:r>
              <w:r w:rsidRPr="00EB4154">
                <w:rPr>
                  <w:rFonts w:cstheme="minorHAnsi"/>
                  <w:b/>
                  <w:bCs/>
                  <w:sz w:val="20"/>
                  <w:szCs w:val="20"/>
                </w:rPr>
                <w:t xml:space="preserve">. Installed Dwelling Unit </w:t>
              </w:r>
              <w:r>
                <w:rPr>
                  <w:rFonts w:cstheme="minorHAnsi"/>
                  <w:b/>
                  <w:bCs/>
                  <w:sz w:val="20"/>
                  <w:szCs w:val="20"/>
                </w:rPr>
                <w:t xml:space="preserve">HPWH </w:t>
              </w:r>
              <w:r w:rsidRPr="00EB4154">
                <w:rPr>
                  <w:rFonts w:cstheme="minorHAnsi"/>
                  <w:b/>
                  <w:bCs/>
                  <w:sz w:val="20"/>
                  <w:szCs w:val="20"/>
                </w:rPr>
                <w:t>System Information</w:t>
              </w:r>
            </w:ins>
          </w:p>
          <w:p w14:paraId="514C7FEE" w14:textId="0B0266A2" w:rsidR="003B3CCD" w:rsidDel="00DA49C1" w:rsidRDefault="00DA49C1" w:rsidP="00BA65B2">
            <w:pPr>
              <w:spacing w:after="0" w:line="240" w:lineRule="auto"/>
              <w:rPr>
                <w:ins w:id="870" w:author="Diane Pepetone" w:date="2022-01-13T19:47:00Z"/>
                <w:del w:id="871" w:author="Alhabibi, Haider@Energy" w:date="2022-03-09T17:39:00Z"/>
                <w:rFonts w:cstheme="minorHAnsi"/>
                <w:sz w:val="18"/>
                <w:szCs w:val="20"/>
              </w:rPr>
            </w:pPr>
            <w:ins w:id="872" w:author="Alhabibi, Haider@Energy" w:date="2022-03-09T17:39:00Z">
              <w:r>
                <w:rPr>
                  <w:rFonts w:ascii="Calibri" w:hAnsi="Calibri"/>
                  <w:sz w:val="18"/>
                  <w:szCs w:val="18"/>
                </w:rPr>
                <w:t>&lt;&lt;Static Text - see the top&gt;&gt;</w:t>
              </w:r>
            </w:ins>
            <w:ins w:id="873" w:author="Diane Pepetone" w:date="2022-01-13T19:47:00Z">
              <w:del w:id="874" w:author="Alhabibi, Haider@Energy" w:date="2022-03-09T17:39:00Z">
                <w:r w:rsidR="003B3CCD" w:rsidRPr="007B2CC9" w:rsidDel="00DA49C1">
                  <w:rPr>
                    <w:rFonts w:cstheme="minorHAnsi"/>
                    <w:sz w:val="18"/>
                    <w:szCs w:val="20"/>
                  </w:rPr>
                  <w:delText>This table reports the water heating system(s) installed in this project.</w:delText>
                </w:r>
              </w:del>
            </w:ins>
          </w:p>
          <w:p w14:paraId="7ED49BE8" w14:textId="24902833" w:rsidR="003B3CCD" w:rsidRDefault="003B3CCD" w:rsidP="00BA65B2">
            <w:pPr>
              <w:spacing w:after="0"/>
              <w:rPr>
                <w:ins w:id="875" w:author="Diane Pepetone" w:date="2022-01-13T19:47:00Z"/>
                <w:rFonts w:cstheme="minorHAnsi"/>
                <w:sz w:val="20"/>
                <w:szCs w:val="20"/>
              </w:rPr>
            </w:pPr>
            <w:ins w:id="876" w:author="Diane Pepetone" w:date="2022-01-13T19:47:00Z">
              <w:r>
                <w:rPr>
                  <w:rFonts w:cstheme="minorHAnsi"/>
                  <w:sz w:val="20"/>
                  <w:szCs w:val="20"/>
                </w:rPr>
                <w:t xml:space="preserve">&lt;&lt;If Table </w:t>
              </w:r>
            </w:ins>
            <w:ins w:id="877" w:author="Diane Pepetone" w:date="2022-01-13T19:49:00Z">
              <w:r w:rsidR="00845C5E">
                <w:rPr>
                  <w:rFonts w:cstheme="minorHAnsi"/>
                  <w:sz w:val="20"/>
                  <w:szCs w:val="20"/>
                </w:rPr>
                <w:t>A2</w:t>
              </w:r>
            </w:ins>
            <w:ins w:id="878" w:author="Diane Pepetone" w:date="2022-01-13T19:47:00Z">
              <w:r>
                <w:rPr>
                  <w:rFonts w:cstheme="minorHAnsi"/>
                  <w:sz w:val="20"/>
                  <w:szCs w:val="20"/>
                </w:rPr>
                <w:t xml:space="preserve"> does apply, then require table, else </w:t>
              </w:r>
              <w:r w:rsidRPr="00E12A63">
                <w:rPr>
                  <w:rFonts w:cstheme="minorHAnsi"/>
                  <w:sz w:val="20"/>
                  <w:szCs w:val="20"/>
                </w:rPr>
                <w:t>display the "section does not apply" message</w:t>
              </w:r>
              <w:r>
                <w:rPr>
                  <w:rFonts w:cstheme="minorHAnsi"/>
                  <w:sz w:val="20"/>
                  <w:szCs w:val="20"/>
                </w:rPr>
                <w:t>&gt;&gt;</w:t>
              </w:r>
            </w:ins>
          </w:p>
          <w:p w14:paraId="3D6E1A4D" w14:textId="179FA8E4" w:rsidR="003B3CCD" w:rsidRPr="007B2CC9" w:rsidDel="00D74A66" w:rsidRDefault="003B3CCD" w:rsidP="00BA65B2">
            <w:pPr>
              <w:spacing w:after="0" w:line="240" w:lineRule="auto"/>
              <w:rPr>
                <w:ins w:id="879" w:author="Diane Pepetone" w:date="2022-01-13T19:47:00Z"/>
                <w:rFonts w:cstheme="minorHAnsi"/>
                <w:sz w:val="20"/>
                <w:szCs w:val="20"/>
              </w:rPr>
            </w:pPr>
            <w:ins w:id="880" w:author="Diane Pepetone" w:date="2022-01-13T19:47:00Z">
              <w:r w:rsidRPr="007B2CC9">
                <w:rPr>
                  <w:rFonts w:cstheme="minorHAnsi"/>
                  <w:sz w:val="20"/>
                  <w:szCs w:val="20"/>
                </w:rPr>
                <w:t xml:space="preserve">&lt;&lt;require one row of data for each </w:t>
              </w:r>
              <w:r>
                <w:rPr>
                  <w:rFonts w:cstheme="minorHAnsi"/>
                  <w:sz w:val="20"/>
                  <w:szCs w:val="20"/>
                </w:rPr>
                <w:t>HPWH</w:t>
              </w:r>
              <w:r w:rsidRPr="007B2CC9">
                <w:rPr>
                  <w:rFonts w:cstheme="minorHAnsi"/>
                  <w:sz w:val="20"/>
                  <w:szCs w:val="20"/>
                </w:rPr>
                <w:t xml:space="preserve"> water heater identified </w:t>
              </w:r>
              <w:r>
                <w:rPr>
                  <w:rFonts w:cstheme="minorHAnsi"/>
                  <w:sz w:val="20"/>
                  <w:szCs w:val="20"/>
                </w:rPr>
                <w:t xml:space="preserve">in Table </w:t>
              </w:r>
            </w:ins>
            <w:ins w:id="881" w:author="Diane Pepetone" w:date="2022-01-13T19:49:00Z">
              <w:r w:rsidR="00845C5E">
                <w:rPr>
                  <w:rFonts w:cstheme="minorHAnsi"/>
                  <w:sz w:val="20"/>
                  <w:szCs w:val="20"/>
                </w:rPr>
                <w:t>A2</w:t>
              </w:r>
            </w:ins>
            <w:ins w:id="882" w:author="Diane Pepetone" w:date="2022-01-13T19:47:00Z">
              <w:r w:rsidRPr="007B2CC9">
                <w:rPr>
                  <w:rFonts w:cstheme="minorHAnsi"/>
                  <w:sz w:val="20"/>
                  <w:szCs w:val="20"/>
                </w:rPr>
                <w:t>&gt;&gt;</w:t>
              </w:r>
            </w:ins>
          </w:p>
        </w:tc>
      </w:tr>
      <w:tr w:rsidR="003B3CCD" w:rsidRPr="007B2CC9" w14:paraId="3B5B3C44" w14:textId="77777777" w:rsidTr="00BA65B2">
        <w:trPr>
          <w:trHeight w:val="211"/>
          <w:ins w:id="883" w:author="Diane Pepetone" w:date="2022-01-13T19:47:00Z"/>
        </w:trPr>
        <w:tc>
          <w:tcPr>
            <w:tcW w:w="1165" w:type="dxa"/>
            <w:tcBorders>
              <w:top w:val="single" w:sz="4" w:space="0" w:color="auto"/>
              <w:left w:val="single" w:sz="4" w:space="0" w:color="auto"/>
              <w:bottom w:val="single" w:sz="4" w:space="0" w:color="auto"/>
              <w:right w:val="single" w:sz="4" w:space="0" w:color="auto"/>
            </w:tcBorders>
          </w:tcPr>
          <w:p w14:paraId="7E35C905" w14:textId="77777777" w:rsidR="003B3CCD" w:rsidRPr="007B2CC9" w:rsidRDefault="003B3CCD" w:rsidP="00BA65B2">
            <w:pPr>
              <w:spacing w:after="0" w:line="240" w:lineRule="auto"/>
              <w:jc w:val="center"/>
              <w:rPr>
                <w:ins w:id="884" w:author="Diane Pepetone" w:date="2022-01-13T19:47:00Z"/>
                <w:rFonts w:cstheme="minorHAnsi"/>
                <w:sz w:val="18"/>
                <w:szCs w:val="20"/>
              </w:rPr>
            </w:pPr>
            <w:ins w:id="885" w:author="Diane Pepetone" w:date="2022-01-13T19:47:00Z">
              <w:r w:rsidRPr="007B2CC9">
                <w:rPr>
                  <w:rFonts w:cstheme="minorHAnsi"/>
                  <w:sz w:val="18"/>
                  <w:szCs w:val="20"/>
                </w:rPr>
                <w:t>01</w:t>
              </w:r>
            </w:ins>
          </w:p>
        </w:tc>
        <w:tc>
          <w:tcPr>
            <w:tcW w:w="990" w:type="dxa"/>
            <w:vAlign w:val="bottom"/>
          </w:tcPr>
          <w:p w14:paraId="706DD341" w14:textId="77777777" w:rsidR="003B3CCD" w:rsidRPr="007B2CC9" w:rsidRDefault="003B3CCD" w:rsidP="00BA65B2">
            <w:pPr>
              <w:spacing w:after="0" w:line="240" w:lineRule="auto"/>
              <w:jc w:val="center"/>
              <w:rPr>
                <w:ins w:id="886" w:author="Diane Pepetone" w:date="2022-01-13T19:47:00Z"/>
                <w:rFonts w:cstheme="minorHAnsi"/>
                <w:sz w:val="18"/>
                <w:szCs w:val="20"/>
              </w:rPr>
            </w:pPr>
            <w:ins w:id="887" w:author="Diane Pepetone" w:date="2022-01-13T19:47:00Z">
              <w:r w:rsidRPr="007B2CC9">
                <w:rPr>
                  <w:rFonts w:cstheme="minorHAnsi"/>
                  <w:sz w:val="18"/>
                  <w:szCs w:val="20"/>
                </w:rPr>
                <w:t>02</w:t>
              </w:r>
            </w:ins>
          </w:p>
        </w:tc>
        <w:tc>
          <w:tcPr>
            <w:tcW w:w="1380" w:type="dxa"/>
            <w:vAlign w:val="bottom"/>
          </w:tcPr>
          <w:p w14:paraId="404E49FE" w14:textId="77777777" w:rsidR="003B3CCD" w:rsidRPr="007B2CC9" w:rsidRDefault="003B3CCD" w:rsidP="00BA65B2">
            <w:pPr>
              <w:spacing w:after="0" w:line="240" w:lineRule="auto"/>
              <w:jc w:val="center"/>
              <w:rPr>
                <w:ins w:id="888" w:author="Diane Pepetone" w:date="2022-01-13T19:47:00Z"/>
                <w:rFonts w:cstheme="minorHAnsi"/>
                <w:sz w:val="18"/>
                <w:szCs w:val="20"/>
              </w:rPr>
            </w:pPr>
            <w:ins w:id="889" w:author="Diane Pepetone" w:date="2022-01-13T19:47:00Z">
              <w:r w:rsidRPr="007B2CC9">
                <w:rPr>
                  <w:rFonts w:cstheme="minorHAnsi"/>
                  <w:sz w:val="18"/>
                  <w:szCs w:val="20"/>
                </w:rPr>
                <w:t>03</w:t>
              </w:r>
            </w:ins>
          </w:p>
        </w:tc>
        <w:tc>
          <w:tcPr>
            <w:tcW w:w="1230" w:type="dxa"/>
          </w:tcPr>
          <w:p w14:paraId="167965F9" w14:textId="77777777" w:rsidR="003B3CCD" w:rsidRPr="007B2CC9" w:rsidRDefault="003B3CCD" w:rsidP="00BA65B2">
            <w:pPr>
              <w:spacing w:after="0" w:line="240" w:lineRule="auto"/>
              <w:jc w:val="center"/>
              <w:rPr>
                <w:ins w:id="890" w:author="Diane Pepetone" w:date="2022-01-13T19:47:00Z"/>
                <w:rFonts w:cstheme="minorHAnsi"/>
                <w:sz w:val="18"/>
                <w:szCs w:val="20"/>
              </w:rPr>
            </w:pPr>
            <w:ins w:id="891" w:author="Diane Pepetone" w:date="2022-01-13T19:47:00Z">
              <w:r w:rsidRPr="007B2CC9">
                <w:rPr>
                  <w:rFonts w:cstheme="minorHAnsi"/>
                  <w:sz w:val="18"/>
                  <w:szCs w:val="20"/>
                </w:rPr>
                <w:t>04</w:t>
              </w:r>
            </w:ins>
          </w:p>
        </w:tc>
        <w:tc>
          <w:tcPr>
            <w:tcW w:w="1260" w:type="dxa"/>
          </w:tcPr>
          <w:p w14:paraId="4A49CCFC" w14:textId="77777777" w:rsidR="003B3CCD" w:rsidRPr="007B2CC9" w:rsidRDefault="003B3CCD" w:rsidP="00BA65B2">
            <w:pPr>
              <w:spacing w:after="0" w:line="240" w:lineRule="auto"/>
              <w:jc w:val="center"/>
              <w:rPr>
                <w:ins w:id="892" w:author="Diane Pepetone" w:date="2022-01-13T19:47:00Z"/>
                <w:rFonts w:cstheme="minorHAnsi"/>
                <w:sz w:val="18"/>
                <w:szCs w:val="20"/>
              </w:rPr>
            </w:pPr>
            <w:ins w:id="893" w:author="Diane Pepetone" w:date="2022-01-13T19:47:00Z">
              <w:r w:rsidRPr="007B2CC9">
                <w:rPr>
                  <w:rFonts w:cstheme="minorHAnsi"/>
                  <w:sz w:val="18"/>
                  <w:szCs w:val="20"/>
                </w:rPr>
                <w:t>05</w:t>
              </w:r>
            </w:ins>
          </w:p>
        </w:tc>
        <w:tc>
          <w:tcPr>
            <w:tcW w:w="1350" w:type="dxa"/>
          </w:tcPr>
          <w:p w14:paraId="0C49BCFC" w14:textId="77777777" w:rsidR="003B3CCD" w:rsidRPr="007B2CC9" w:rsidRDefault="003B3CCD" w:rsidP="00BA65B2">
            <w:pPr>
              <w:spacing w:after="0" w:line="240" w:lineRule="auto"/>
              <w:jc w:val="center"/>
              <w:rPr>
                <w:ins w:id="894" w:author="Diane Pepetone" w:date="2022-01-13T19:47:00Z"/>
                <w:rFonts w:cstheme="minorHAnsi"/>
                <w:sz w:val="18"/>
                <w:szCs w:val="20"/>
              </w:rPr>
            </w:pPr>
            <w:ins w:id="895" w:author="Diane Pepetone" w:date="2022-01-13T19:47:00Z">
              <w:r w:rsidRPr="007B2CC9">
                <w:rPr>
                  <w:rFonts w:cstheme="minorHAnsi"/>
                  <w:sz w:val="18"/>
                  <w:szCs w:val="20"/>
                </w:rPr>
                <w:t>06</w:t>
              </w:r>
            </w:ins>
          </w:p>
        </w:tc>
        <w:tc>
          <w:tcPr>
            <w:tcW w:w="1584" w:type="dxa"/>
          </w:tcPr>
          <w:p w14:paraId="03E3D66F" w14:textId="77777777" w:rsidR="003B3CCD" w:rsidRPr="007B2CC9" w:rsidRDefault="003B3CCD" w:rsidP="00BA65B2">
            <w:pPr>
              <w:spacing w:after="0" w:line="240" w:lineRule="auto"/>
              <w:jc w:val="center"/>
              <w:rPr>
                <w:ins w:id="896" w:author="Diane Pepetone" w:date="2022-01-13T19:47:00Z"/>
                <w:rFonts w:cstheme="minorHAnsi"/>
                <w:sz w:val="18"/>
                <w:szCs w:val="20"/>
              </w:rPr>
            </w:pPr>
            <w:ins w:id="897" w:author="Diane Pepetone" w:date="2022-01-13T19:47:00Z">
              <w:r w:rsidRPr="007B2CC9">
                <w:rPr>
                  <w:rFonts w:cstheme="minorHAnsi"/>
                  <w:sz w:val="18"/>
                  <w:szCs w:val="20"/>
                </w:rPr>
                <w:t>07</w:t>
              </w:r>
            </w:ins>
          </w:p>
        </w:tc>
        <w:tc>
          <w:tcPr>
            <w:tcW w:w="1836" w:type="dxa"/>
          </w:tcPr>
          <w:p w14:paraId="56A60D5B" w14:textId="77777777" w:rsidR="003B3CCD" w:rsidRPr="007B2CC9" w:rsidRDefault="003B3CCD" w:rsidP="00BA65B2">
            <w:pPr>
              <w:spacing w:after="0" w:line="240" w:lineRule="auto"/>
              <w:jc w:val="center"/>
              <w:rPr>
                <w:ins w:id="898" w:author="Diane Pepetone" w:date="2022-01-13T19:47:00Z"/>
                <w:rFonts w:cstheme="minorHAnsi"/>
                <w:sz w:val="18"/>
                <w:szCs w:val="20"/>
              </w:rPr>
            </w:pPr>
            <w:ins w:id="899" w:author="Diane Pepetone" w:date="2022-01-13T19:47:00Z">
              <w:r w:rsidRPr="007B2CC9">
                <w:rPr>
                  <w:rFonts w:cstheme="minorHAnsi"/>
                  <w:sz w:val="18"/>
                  <w:szCs w:val="20"/>
                </w:rPr>
                <w:t>08</w:t>
              </w:r>
            </w:ins>
          </w:p>
        </w:tc>
      </w:tr>
      <w:tr w:rsidR="003B3CCD" w:rsidRPr="007B2CC9" w14:paraId="18C88F90" w14:textId="77777777" w:rsidTr="00BA65B2">
        <w:trPr>
          <w:trHeight w:val="1538"/>
          <w:ins w:id="900" w:author="Diane Pepetone" w:date="2022-01-13T19:47:00Z"/>
        </w:trPr>
        <w:tc>
          <w:tcPr>
            <w:tcW w:w="1165" w:type="dxa"/>
            <w:tcBorders>
              <w:top w:val="single" w:sz="4" w:space="0" w:color="auto"/>
              <w:left w:val="single" w:sz="4" w:space="0" w:color="auto"/>
              <w:bottom w:val="single" w:sz="4" w:space="0" w:color="auto"/>
              <w:right w:val="single" w:sz="4" w:space="0" w:color="auto"/>
            </w:tcBorders>
            <w:vAlign w:val="bottom"/>
          </w:tcPr>
          <w:p w14:paraId="3623DF3C" w14:textId="77777777" w:rsidR="003B3CCD" w:rsidRPr="007B2CC9" w:rsidRDefault="003B3CCD" w:rsidP="00BA65B2">
            <w:pPr>
              <w:tabs>
                <w:tab w:val="left" w:pos="2160"/>
                <w:tab w:val="left" w:pos="2700"/>
                <w:tab w:val="left" w:pos="3420"/>
                <w:tab w:val="left" w:pos="3780"/>
                <w:tab w:val="left" w:pos="5760"/>
                <w:tab w:val="left" w:pos="7212"/>
              </w:tabs>
              <w:spacing w:after="0" w:line="240" w:lineRule="auto"/>
              <w:jc w:val="center"/>
              <w:rPr>
                <w:ins w:id="901" w:author="Diane Pepetone" w:date="2022-01-13T19:47:00Z"/>
                <w:rFonts w:cstheme="minorHAnsi"/>
                <w:sz w:val="18"/>
                <w:szCs w:val="20"/>
              </w:rPr>
            </w:pPr>
            <w:ins w:id="902" w:author="Diane Pepetone" w:date="2022-01-13T19:47:00Z">
              <w:r w:rsidRPr="007B2CC9">
                <w:rPr>
                  <w:rFonts w:cstheme="minorHAnsi"/>
                  <w:sz w:val="18"/>
                  <w:szCs w:val="20"/>
                </w:rPr>
                <w:t>Dwelling Unit Name</w:t>
              </w:r>
            </w:ins>
          </w:p>
        </w:tc>
        <w:tc>
          <w:tcPr>
            <w:tcW w:w="990" w:type="dxa"/>
            <w:vAlign w:val="bottom"/>
          </w:tcPr>
          <w:p w14:paraId="1937D52B" w14:textId="77777777" w:rsidR="003B3CCD" w:rsidRPr="007B2CC9" w:rsidRDefault="003B3CCD" w:rsidP="00BA65B2">
            <w:pPr>
              <w:tabs>
                <w:tab w:val="left" w:pos="2160"/>
                <w:tab w:val="left" w:pos="2700"/>
                <w:tab w:val="left" w:pos="3420"/>
                <w:tab w:val="left" w:pos="3780"/>
                <w:tab w:val="left" w:pos="5760"/>
                <w:tab w:val="left" w:pos="7212"/>
              </w:tabs>
              <w:spacing w:after="0" w:line="240" w:lineRule="auto"/>
              <w:jc w:val="center"/>
              <w:rPr>
                <w:ins w:id="903" w:author="Diane Pepetone" w:date="2022-01-13T19:47:00Z"/>
                <w:rFonts w:cstheme="minorHAnsi"/>
                <w:sz w:val="18"/>
                <w:szCs w:val="20"/>
              </w:rPr>
            </w:pPr>
            <w:ins w:id="904" w:author="Diane Pepetone" w:date="2022-01-13T19:47:00Z">
              <w:r w:rsidRPr="007B2CC9">
                <w:rPr>
                  <w:rFonts w:cstheme="minorHAnsi"/>
                  <w:sz w:val="18"/>
                  <w:szCs w:val="20"/>
                </w:rPr>
                <w:t>Water Heating System ID</w:t>
              </w:r>
            </w:ins>
          </w:p>
          <w:p w14:paraId="0DF99A55" w14:textId="77777777" w:rsidR="003B3CCD" w:rsidRPr="007B2CC9" w:rsidRDefault="003B3CCD" w:rsidP="00BA65B2">
            <w:pPr>
              <w:spacing w:after="0" w:line="240" w:lineRule="auto"/>
              <w:jc w:val="center"/>
              <w:rPr>
                <w:ins w:id="905" w:author="Diane Pepetone" w:date="2022-01-13T19:47:00Z"/>
                <w:rFonts w:cstheme="minorHAnsi"/>
                <w:sz w:val="18"/>
                <w:szCs w:val="20"/>
              </w:rPr>
            </w:pPr>
            <w:ins w:id="906" w:author="Diane Pepetone" w:date="2022-01-13T19:47:00Z">
              <w:r w:rsidRPr="007B2CC9">
                <w:rPr>
                  <w:rFonts w:cstheme="minorHAnsi"/>
                  <w:sz w:val="18"/>
                  <w:szCs w:val="20"/>
                </w:rPr>
                <w:t>or Name</w:t>
              </w:r>
            </w:ins>
          </w:p>
        </w:tc>
        <w:tc>
          <w:tcPr>
            <w:tcW w:w="1380" w:type="dxa"/>
            <w:vAlign w:val="bottom"/>
          </w:tcPr>
          <w:p w14:paraId="3BA25BD6" w14:textId="77777777" w:rsidR="003B3CCD" w:rsidRPr="007B2CC9" w:rsidRDefault="003B3CCD" w:rsidP="00BA65B2">
            <w:pPr>
              <w:tabs>
                <w:tab w:val="left" w:pos="2160"/>
                <w:tab w:val="left" w:pos="2700"/>
                <w:tab w:val="left" w:pos="3420"/>
                <w:tab w:val="left" w:pos="3780"/>
                <w:tab w:val="left" w:pos="5760"/>
                <w:tab w:val="left" w:pos="7212"/>
              </w:tabs>
              <w:spacing w:after="0" w:line="240" w:lineRule="auto"/>
              <w:jc w:val="center"/>
              <w:rPr>
                <w:ins w:id="907" w:author="Diane Pepetone" w:date="2022-01-13T19:47:00Z"/>
                <w:rFonts w:cstheme="minorHAnsi"/>
                <w:sz w:val="18"/>
                <w:szCs w:val="20"/>
              </w:rPr>
            </w:pPr>
            <w:ins w:id="908" w:author="Diane Pepetone" w:date="2022-01-13T19:47:00Z">
              <w:r w:rsidRPr="007B2CC9">
                <w:rPr>
                  <w:rFonts w:cstheme="minorHAnsi"/>
                  <w:sz w:val="18"/>
                  <w:szCs w:val="20"/>
                </w:rPr>
                <w:t>Modeled Equipment</w:t>
              </w:r>
            </w:ins>
          </w:p>
          <w:p w14:paraId="5EA9F9FB" w14:textId="77777777" w:rsidR="003B3CCD" w:rsidRPr="007B2CC9" w:rsidRDefault="003B3CCD" w:rsidP="00BA65B2">
            <w:pPr>
              <w:spacing w:after="0" w:line="240" w:lineRule="auto"/>
              <w:jc w:val="center"/>
              <w:rPr>
                <w:ins w:id="909" w:author="Diane Pepetone" w:date="2022-01-13T19:47:00Z"/>
                <w:rFonts w:cstheme="minorHAnsi"/>
                <w:sz w:val="18"/>
                <w:szCs w:val="20"/>
              </w:rPr>
            </w:pPr>
            <w:ins w:id="910" w:author="Diane Pepetone" w:date="2022-01-13T19:47:00Z">
              <w:r w:rsidRPr="007B2CC9">
                <w:rPr>
                  <w:rFonts w:cstheme="minorHAnsi"/>
                  <w:sz w:val="18"/>
                  <w:szCs w:val="20"/>
                </w:rPr>
                <w:t>Make and Model</w:t>
              </w:r>
            </w:ins>
          </w:p>
        </w:tc>
        <w:tc>
          <w:tcPr>
            <w:tcW w:w="1230" w:type="dxa"/>
            <w:vAlign w:val="bottom"/>
          </w:tcPr>
          <w:p w14:paraId="39E7F8D6" w14:textId="77777777" w:rsidR="003B3CCD" w:rsidRPr="007B2CC9" w:rsidRDefault="003B3CCD" w:rsidP="00BA65B2">
            <w:pPr>
              <w:tabs>
                <w:tab w:val="left" w:pos="2160"/>
                <w:tab w:val="left" w:pos="2700"/>
                <w:tab w:val="left" w:pos="3420"/>
                <w:tab w:val="left" w:pos="3780"/>
                <w:tab w:val="left" w:pos="5760"/>
                <w:tab w:val="left" w:pos="7212"/>
              </w:tabs>
              <w:spacing w:after="0" w:line="240" w:lineRule="auto"/>
              <w:jc w:val="center"/>
              <w:rPr>
                <w:ins w:id="911" w:author="Diane Pepetone" w:date="2022-01-13T19:47:00Z"/>
                <w:rFonts w:cstheme="minorHAnsi"/>
                <w:sz w:val="18"/>
                <w:szCs w:val="20"/>
              </w:rPr>
            </w:pPr>
            <w:ins w:id="912" w:author="Diane Pepetone" w:date="2022-01-13T19:47:00Z">
              <w:r w:rsidRPr="007B2CC9">
                <w:rPr>
                  <w:rFonts w:cstheme="minorHAnsi"/>
                  <w:sz w:val="18"/>
                  <w:szCs w:val="20"/>
                </w:rPr>
                <w:t># of Like (or Identical) Water Heaters in System</w:t>
              </w:r>
            </w:ins>
          </w:p>
        </w:tc>
        <w:tc>
          <w:tcPr>
            <w:tcW w:w="1260" w:type="dxa"/>
            <w:vAlign w:val="bottom"/>
          </w:tcPr>
          <w:p w14:paraId="1341FDBD" w14:textId="77777777" w:rsidR="003B3CCD" w:rsidRPr="007B2CC9" w:rsidRDefault="003B3CCD" w:rsidP="00BA65B2">
            <w:pPr>
              <w:tabs>
                <w:tab w:val="left" w:pos="2160"/>
                <w:tab w:val="left" w:pos="2700"/>
                <w:tab w:val="left" w:pos="3420"/>
                <w:tab w:val="left" w:pos="3780"/>
                <w:tab w:val="left" w:pos="5760"/>
                <w:tab w:val="left" w:pos="7212"/>
              </w:tabs>
              <w:spacing w:after="0" w:line="240" w:lineRule="auto"/>
              <w:jc w:val="center"/>
              <w:rPr>
                <w:ins w:id="913" w:author="Diane Pepetone" w:date="2022-01-13T19:47:00Z"/>
                <w:rFonts w:cstheme="minorHAnsi"/>
                <w:sz w:val="18"/>
                <w:szCs w:val="20"/>
              </w:rPr>
            </w:pPr>
            <w:ins w:id="914" w:author="Diane Pepetone" w:date="2022-01-13T19:47:00Z">
              <w:r w:rsidRPr="007B2CC9">
                <w:rPr>
                  <w:rFonts w:cstheme="minorHAnsi"/>
                  <w:sz w:val="18"/>
                  <w:szCs w:val="20"/>
                </w:rPr>
                <w:t>Tank Location</w:t>
              </w:r>
            </w:ins>
          </w:p>
        </w:tc>
        <w:tc>
          <w:tcPr>
            <w:tcW w:w="1350" w:type="dxa"/>
            <w:vAlign w:val="bottom"/>
          </w:tcPr>
          <w:p w14:paraId="65B006E3" w14:textId="77777777" w:rsidR="003B3CCD" w:rsidRPr="007B2CC9" w:rsidRDefault="003B3CCD" w:rsidP="00BA65B2">
            <w:pPr>
              <w:tabs>
                <w:tab w:val="left" w:pos="2160"/>
                <w:tab w:val="left" w:pos="2700"/>
                <w:tab w:val="left" w:pos="3420"/>
                <w:tab w:val="left" w:pos="3780"/>
                <w:tab w:val="left" w:pos="5760"/>
                <w:tab w:val="left" w:pos="7212"/>
              </w:tabs>
              <w:spacing w:after="0" w:line="240" w:lineRule="auto"/>
              <w:jc w:val="center"/>
              <w:rPr>
                <w:ins w:id="915" w:author="Diane Pepetone" w:date="2022-01-13T19:47:00Z"/>
                <w:rFonts w:cstheme="minorHAnsi"/>
                <w:sz w:val="18"/>
                <w:szCs w:val="20"/>
              </w:rPr>
            </w:pPr>
            <w:ins w:id="916" w:author="Diane Pepetone" w:date="2022-01-13T19:47:00Z">
              <w:r w:rsidRPr="007B2CC9">
                <w:rPr>
                  <w:rFonts w:cstheme="minorHAnsi"/>
                  <w:sz w:val="18"/>
                  <w:szCs w:val="20"/>
                </w:rPr>
                <w:t>Exterior Tank Insulation R-value</w:t>
              </w:r>
            </w:ins>
          </w:p>
        </w:tc>
        <w:tc>
          <w:tcPr>
            <w:tcW w:w="1584" w:type="dxa"/>
            <w:vAlign w:val="bottom"/>
          </w:tcPr>
          <w:p w14:paraId="2D051A64" w14:textId="77777777" w:rsidR="003B3CCD" w:rsidRPr="007B2CC9" w:rsidRDefault="003B3CCD" w:rsidP="00BA65B2">
            <w:pPr>
              <w:tabs>
                <w:tab w:val="left" w:pos="2160"/>
                <w:tab w:val="left" w:pos="2700"/>
                <w:tab w:val="left" w:pos="3420"/>
                <w:tab w:val="left" w:pos="3780"/>
                <w:tab w:val="left" w:pos="5760"/>
                <w:tab w:val="left" w:pos="7212"/>
              </w:tabs>
              <w:spacing w:after="0" w:line="240" w:lineRule="auto"/>
              <w:jc w:val="center"/>
              <w:rPr>
                <w:ins w:id="917" w:author="Diane Pepetone" w:date="2022-01-13T19:47:00Z"/>
                <w:rFonts w:cstheme="minorHAnsi"/>
                <w:sz w:val="18"/>
                <w:szCs w:val="20"/>
              </w:rPr>
            </w:pPr>
            <w:ins w:id="918" w:author="Diane Pepetone" w:date="2022-01-13T19:47:00Z">
              <w:r w:rsidRPr="007B2CC9">
                <w:rPr>
                  <w:rFonts w:cstheme="minorHAnsi"/>
                  <w:sz w:val="18"/>
                  <w:szCs w:val="20"/>
                </w:rPr>
                <w:t>Dwelling Unit DHW System Distribution Type</w:t>
              </w:r>
            </w:ins>
          </w:p>
        </w:tc>
        <w:tc>
          <w:tcPr>
            <w:tcW w:w="1836" w:type="dxa"/>
            <w:vAlign w:val="bottom"/>
          </w:tcPr>
          <w:p w14:paraId="37D245B2" w14:textId="77777777" w:rsidR="003B3CCD" w:rsidRPr="007B2CC9" w:rsidRDefault="003B3CCD" w:rsidP="00BA65B2">
            <w:pPr>
              <w:tabs>
                <w:tab w:val="left" w:pos="2160"/>
                <w:tab w:val="left" w:pos="2700"/>
                <w:tab w:val="left" w:pos="3420"/>
                <w:tab w:val="left" w:pos="3780"/>
                <w:tab w:val="left" w:pos="5760"/>
                <w:tab w:val="left" w:pos="7212"/>
              </w:tabs>
              <w:spacing w:after="0" w:line="240" w:lineRule="auto"/>
              <w:jc w:val="center"/>
              <w:rPr>
                <w:ins w:id="919" w:author="Diane Pepetone" w:date="2022-01-13T19:47:00Z"/>
                <w:rFonts w:cstheme="minorHAnsi"/>
                <w:sz w:val="18"/>
                <w:szCs w:val="20"/>
              </w:rPr>
            </w:pPr>
            <w:ins w:id="920" w:author="Diane Pepetone" w:date="2022-01-13T19:47:00Z">
              <w:r w:rsidRPr="007B2CC9">
                <w:rPr>
                  <w:rFonts w:cstheme="minorHAnsi"/>
                  <w:sz w:val="18"/>
                  <w:szCs w:val="20"/>
                </w:rPr>
                <w:t>Compact Distribution</w:t>
              </w:r>
            </w:ins>
          </w:p>
        </w:tc>
      </w:tr>
      <w:tr w:rsidR="003B3CCD" w:rsidRPr="007B2CC9" w14:paraId="654D3C45" w14:textId="77777777" w:rsidTr="00BA65B2">
        <w:trPr>
          <w:trHeight w:val="1100"/>
          <w:ins w:id="921" w:author="Diane Pepetone" w:date="2022-01-13T19:47:00Z"/>
        </w:trPr>
        <w:tc>
          <w:tcPr>
            <w:tcW w:w="1165" w:type="dxa"/>
            <w:tcBorders>
              <w:top w:val="single" w:sz="4" w:space="0" w:color="auto"/>
              <w:left w:val="single" w:sz="4" w:space="0" w:color="auto"/>
              <w:bottom w:val="single" w:sz="4" w:space="0" w:color="auto"/>
              <w:right w:val="single" w:sz="4" w:space="0" w:color="auto"/>
            </w:tcBorders>
          </w:tcPr>
          <w:p w14:paraId="61384F3E" w14:textId="4DB672F3" w:rsidR="003B3CCD" w:rsidRPr="007B2CC9" w:rsidRDefault="003B3CCD" w:rsidP="00BA65B2">
            <w:pPr>
              <w:spacing w:after="0" w:line="240" w:lineRule="auto"/>
              <w:rPr>
                <w:ins w:id="922" w:author="Diane Pepetone" w:date="2022-01-13T19:47:00Z"/>
                <w:rFonts w:cstheme="minorHAnsi"/>
                <w:sz w:val="18"/>
                <w:szCs w:val="20"/>
              </w:rPr>
            </w:pPr>
            <w:ins w:id="923" w:author="Diane Pepetone" w:date="2022-01-13T19:47:00Z">
              <w:r w:rsidRPr="007B2CC9">
                <w:rPr>
                  <w:rFonts w:cstheme="minorHAnsi"/>
                  <w:sz w:val="16"/>
                  <w:szCs w:val="16"/>
                </w:rPr>
                <w:lastRenderedPageBreak/>
                <w:t xml:space="preserve">&lt;&lt;Reference value from </w:t>
              </w:r>
            </w:ins>
            <w:ins w:id="924" w:author="Diane Pepetone" w:date="2022-01-13T19:50:00Z">
              <w:r w:rsidR="00845C5E">
                <w:rPr>
                  <w:rFonts w:cstheme="minorHAnsi"/>
                  <w:sz w:val="16"/>
                  <w:szCs w:val="16"/>
                </w:rPr>
                <w:t>A2-</w:t>
              </w:r>
            </w:ins>
            <w:ins w:id="925" w:author="Diane Pepetone" w:date="2022-01-13T19:47:00Z">
              <w:r w:rsidRPr="007B2CC9">
                <w:rPr>
                  <w:rFonts w:cstheme="minorHAnsi"/>
                  <w:sz w:val="16"/>
                  <w:szCs w:val="16"/>
                </w:rPr>
                <w:t>01 &gt;&gt;</w:t>
              </w:r>
            </w:ins>
          </w:p>
        </w:tc>
        <w:tc>
          <w:tcPr>
            <w:tcW w:w="990" w:type="dxa"/>
          </w:tcPr>
          <w:p w14:paraId="4844E5C0" w14:textId="30F6FBB6" w:rsidR="003B3CCD" w:rsidRPr="007B2CC9" w:rsidRDefault="003B3CCD" w:rsidP="00BA65B2">
            <w:pPr>
              <w:spacing w:after="0" w:line="240" w:lineRule="auto"/>
              <w:rPr>
                <w:ins w:id="926" w:author="Diane Pepetone" w:date="2022-01-13T19:47:00Z"/>
                <w:rFonts w:cstheme="minorHAnsi"/>
                <w:sz w:val="18"/>
                <w:szCs w:val="20"/>
              </w:rPr>
            </w:pPr>
            <w:ins w:id="927" w:author="Diane Pepetone" w:date="2022-01-13T19:47:00Z">
              <w:r w:rsidRPr="007B2CC9">
                <w:rPr>
                  <w:rFonts w:cstheme="minorHAnsi"/>
                  <w:sz w:val="18"/>
                  <w:szCs w:val="20"/>
                </w:rPr>
                <w:t xml:space="preserve">&lt;&lt;reference value from </w:t>
              </w:r>
            </w:ins>
            <w:ins w:id="928" w:author="Diane Pepetone" w:date="2022-01-13T19:50:00Z">
              <w:r w:rsidR="00845C5E">
                <w:rPr>
                  <w:rFonts w:cstheme="minorHAnsi"/>
                  <w:sz w:val="16"/>
                  <w:szCs w:val="16"/>
                </w:rPr>
                <w:t>A2-</w:t>
              </w:r>
            </w:ins>
            <w:ins w:id="929" w:author="Diane Pepetone" w:date="2022-01-13T19:47:00Z">
              <w:r w:rsidRPr="007B2CC9">
                <w:rPr>
                  <w:rFonts w:cstheme="minorHAnsi"/>
                  <w:sz w:val="18"/>
                  <w:szCs w:val="20"/>
                </w:rPr>
                <w:t>02&gt;&gt;</w:t>
              </w:r>
            </w:ins>
          </w:p>
        </w:tc>
        <w:tc>
          <w:tcPr>
            <w:tcW w:w="1380" w:type="dxa"/>
          </w:tcPr>
          <w:p w14:paraId="162EC3A1" w14:textId="3CD11C45" w:rsidR="003B3CCD" w:rsidRPr="007B2CC9" w:rsidRDefault="003B3CCD" w:rsidP="00BA65B2">
            <w:pPr>
              <w:spacing w:after="0" w:line="240" w:lineRule="auto"/>
              <w:rPr>
                <w:ins w:id="930" w:author="Diane Pepetone" w:date="2022-01-13T19:47:00Z"/>
                <w:rFonts w:cstheme="minorHAnsi"/>
                <w:sz w:val="18"/>
                <w:szCs w:val="20"/>
              </w:rPr>
            </w:pPr>
            <w:ins w:id="931" w:author="Diane Pepetone" w:date="2022-01-13T19:47:00Z">
              <w:r w:rsidRPr="007B2CC9">
                <w:rPr>
                  <w:rFonts w:cstheme="minorHAnsi"/>
                  <w:sz w:val="18"/>
                  <w:szCs w:val="20"/>
                </w:rPr>
                <w:t xml:space="preserve">&lt;&lt; If performance, user input is equal to </w:t>
              </w:r>
            </w:ins>
            <w:ins w:id="932" w:author="Diane Pepetone" w:date="2022-01-13T19:50:00Z">
              <w:r w:rsidR="00845C5E">
                <w:rPr>
                  <w:rFonts w:cstheme="minorHAnsi"/>
                  <w:sz w:val="16"/>
                  <w:szCs w:val="16"/>
                </w:rPr>
                <w:t>A2-</w:t>
              </w:r>
            </w:ins>
            <w:ins w:id="933" w:author="Diane Pepetone" w:date="2022-01-13T19:47:00Z">
              <w:r w:rsidRPr="007B2CC9">
                <w:rPr>
                  <w:rFonts w:cstheme="minorHAnsi"/>
                  <w:sz w:val="18"/>
                  <w:szCs w:val="20"/>
                </w:rPr>
                <w:t xml:space="preserve">03 as default, and allow user to override with an equivalent system based on the simulated equipment in </w:t>
              </w:r>
            </w:ins>
            <w:ins w:id="934" w:author="Diane Pepetone" w:date="2022-01-13T19:51:00Z">
              <w:r w:rsidR="00845C5E">
                <w:rPr>
                  <w:rFonts w:cstheme="minorHAnsi"/>
                  <w:sz w:val="16"/>
                  <w:szCs w:val="16"/>
                </w:rPr>
                <w:t>A2-</w:t>
              </w:r>
            </w:ins>
            <w:ins w:id="935" w:author="Diane Pepetone" w:date="2022-01-13T19:47:00Z">
              <w:r w:rsidRPr="007B2CC9">
                <w:rPr>
                  <w:rFonts w:cstheme="minorHAnsi"/>
                  <w:sz w:val="18"/>
                  <w:szCs w:val="20"/>
                </w:rPr>
                <w:t>09; elseif prescriptive, allow user to enter any Tier 3 model&gt;&gt;</w:t>
              </w:r>
            </w:ins>
          </w:p>
        </w:tc>
        <w:tc>
          <w:tcPr>
            <w:tcW w:w="1230" w:type="dxa"/>
          </w:tcPr>
          <w:p w14:paraId="1B13B8E7" w14:textId="7B2D35F5" w:rsidR="003B3CCD" w:rsidRPr="007B2CC9" w:rsidRDefault="003B3CCD" w:rsidP="00BA65B2">
            <w:pPr>
              <w:spacing w:after="0" w:line="240" w:lineRule="auto"/>
              <w:rPr>
                <w:ins w:id="936" w:author="Diane Pepetone" w:date="2022-01-13T19:47:00Z"/>
                <w:rFonts w:cstheme="minorHAnsi"/>
                <w:i/>
                <w:color w:val="FF0000"/>
                <w:sz w:val="18"/>
                <w:szCs w:val="20"/>
              </w:rPr>
            </w:pPr>
            <w:ins w:id="937" w:author="Diane Pepetone" w:date="2022-01-13T19:47:00Z">
              <w:r w:rsidRPr="007B2CC9">
                <w:rPr>
                  <w:rFonts w:cstheme="minorHAnsi"/>
                  <w:sz w:val="18"/>
                  <w:szCs w:val="20"/>
                </w:rPr>
                <w:t xml:space="preserve">&lt;&lt; Reference value from </w:t>
              </w:r>
            </w:ins>
            <w:ins w:id="938" w:author="Diane Pepetone" w:date="2022-01-13T19:50:00Z">
              <w:r w:rsidR="00845C5E">
                <w:rPr>
                  <w:rFonts w:cstheme="minorHAnsi"/>
                  <w:sz w:val="16"/>
                  <w:szCs w:val="16"/>
                </w:rPr>
                <w:t>A2-</w:t>
              </w:r>
            </w:ins>
            <w:ins w:id="939" w:author="Diane Pepetone" w:date="2022-01-13T19:47:00Z">
              <w:r w:rsidRPr="007B2CC9">
                <w:rPr>
                  <w:rFonts w:cstheme="minorHAnsi"/>
                  <w:sz w:val="18"/>
                  <w:szCs w:val="20"/>
                </w:rPr>
                <w:t>04&gt;&gt;</w:t>
              </w:r>
            </w:ins>
          </w:p>
        </w:tc>
        <w:tc>
          <w:tcPr>
            <w:tcW w:w="1260" w:type="dxa"/>
          </w:tcPr>
          <w:p w14:paraId="5EA93F59" w14:textId="71F6BBF5" w:rsidR="003B3CCD" w:rsidRPr="007B2CC9" w:rsidRDefault="003B3CCD" w:rsidP="00BA65B2">
            <w:pPr>
              <w:spacing w:after="0" w:line="240" w:lineRule="auto"/>
              <w:rPr>
                <w:ins w:id="940" w:author="Diane Pepetone" w:date="2022-01-13T19:47:00Z"/>
                <w:rFonts w:cstheme="minorHAnsi"/>
                <w:i/>
                <w:color w:val="FF0000"/>
                <w:sz w:val="18"/>
                <w:szCs w:val="20"/>
              </w:rPr>
            </w:pPr>
            <w:ins w:id="941" w:author="Diane Pepetone" w:date="2022-01-13T19:47:00Z">
              <w:r w:rsidRPr="007B2CC9">
                <w:rPr>
                  <w:rFonts w:cstheme="minorHAnsi"/>
                  <w:sz w:val="18"/>
                  <w:szCs w:val="20"/>
                </w:rPr>
                <w:t xml:space="preserve">&lt;&lt;Reference value from </w:t>
              </w:r>
            </w:ins>
            <w:ins w:id="942" w:author="Diane Pepetone" w:date="2022-01-13T19:50:00Z">
              <w:r w:rsidR="00845C5E">
                <w:rPr>
                  <w:rFonts w:cstheme="minorHAnsi"/>
                  <w:sz w:val="16"/>
                  <w:szCs w:val="16"/>
                </w:rPr>
                <w:t>A2-</w:t>
              </w:r>
            </w:ins>
            <w:ins w:id="943" w:author="Diane Pepetone" w:date="2022-01-13T19:47:00Z">
              <w:r w:rsidRPr="007B2CC9">
                <w:rPr>
                  <w:rFonts w:cstheme="minorHAnsi"/>
                  <w:sz w:val="18"/>
                  <w:szCs w:val="20"/>
                </w:rPr>
                <w:t>05&gt;&gt;</w:t>
              </w:r>
            </w:ins>
          </w:p>
        </w:tc>
        <w:tc>
          <w:tcPr>
            <w:tcW w:w="1350" w:type="dxa"/>
          </w:tcPr>
          <w:p w14:paraId="1DF01379" w14:textId="178F929F" w:rsidR="003B3CCD" w:rsidRPr="007B2CC9" w:rsidRDefault="003B3CCD" w:rsidP="00BA65B2">
            <w:pPr>
              <w:spacing w:after="0" w:line="240" w:lineRule="auto"/>
              <w:rPr>
                <w:ins w:id="944" w:author="Diane Pepetone" w:date="2022-01-13T19:47:00Z"/>
                <w:rFonts w:cstheme="minorHAnsi"/>
                <w:sz w:val="18"/>
                <w:szCs w:val="20"/>
              </w:rPr>
            </w:pPr>
            <w:ins w:id="945" w:author="Diane Pepetone" w:date="2022-01-13T19:47:00Z">
              <w:r w:rsidRPr="007B2CC9">
                <w:rPr>
                  <w:rFonts w:cstheme="minorHAnsi"/>
                  <w:sz w:val="18"/>
                  <w:szCs w:val="20"/>
                </w:rPr>
                <w:t>&lt;&lt;User input value; check value must be ≥</w:t>
              </w:r>
            </w:ins>
            <w:ins w:id="946" w:author="Diane Pepetone" w:date="2022-01-13T19:50:00Z">
              <w:r w:rsidR="00845C5E">
                <w:rPr>
                  <w:rFonts w:cstheme="minorHAnsi"/>
                  <w:sz w:val="16"/>
                  <w:szCs w:val="16"/>
                </w:rPr>
                <w:t xml:space="preserve"> A2-</w:t>
              </w:r>
            </w:ins>
            <w:ins w:id="947" w:author="Diane Pepetone" w:date="2022-01-13T19:47:00Z">
              <w:r>
                <w:rPr>
                  <w:rFonts w:cstheme="minorHAnsi"/>
                  <w:sz w:val="18"/>
                  <w:szCs w:val="20"/>
                </w:rPr>
                <w:t>0</w:t>
              </w:r>
              <w:r w:rsidRPr="007B2CC9">
                <w:rPr>
                  <w:rFonts w:cstheme="minorHAnsi"/>
                  <w:sz w:val="18"/>
                  <w:szCs w:val="20"/>
                </w:rPr>
                <w:t xml:space="preserve">6 to comply, else flag non-compliant values and do not allow the doc to be registered. Value may be NA if </w:t>
              </w:r>
            </w:ins>
            <w:ins w:id="948" w:author="Diane Pepetone" w:date="2022-01-13T19:51:00Z">
              <w:r w:rsidR="00845C5E">
                <w:rPr>
                  <w:rFonts w:cstheme="minorHAnsi"/>
                  <w:sz w:val="16"/>
                  <w:szCs w:val="16"/>
                </w:rPr>
                <w:t>A2-</w:t>
              </w:r>
            </w:ins>
            <w:ins w:id="949" w:author="Diane Pepetone" w:date="2022-01-13T19:47:00Z">
              <w:r w:rsidRPr="007B2CC9">
                <w:rPr>
                  <w:rFonts w:cstheme="minorHAnsi"/>
                  <w:sz w:val="18"/>
                  <w:szCs w:val="20"/>
                </w:rPr>
                <w:t>06 is NA &gt;&gt;</w:t>
              </w:r>
            </w:ins>
          </w:p>
        </w:tc>
        <w:tc>
          <w:tcPr>
            <w:tcW w:w="1584" w:type="dxa"/>
          </w:tcPr>
          <w:p w14:paraId="1E27D024" w14:textId="6068897B" w:rsidR="003B3CCD" w:rsidRPr="007B2CC9" w:rsidRDefault="003B3CCD" w:rsidP="00BA65B2">
            <w:pPr>
              <w:spacing w:after="0" w:line="240" w:lineRule="auto"/>
              <w:rPr>
                <w:ins w:id="950" w:author="Diane Pepetone" w:date="2022-01-13T19:47:00Z"/>
                <w:rFonts w:cstheme="minorHAnsi"/>
                <w:sz w:val="18"/>
                <w:szCs w:val="20"/>
              </w:rPr>
            </w:pPr>
            <w:ins w:id="951" w:author="Diane Pepetone" w:date="2022-01-13T19:47:00Z">
              <w:r w:rsidRPr="007B2CC9">
                <w:rPr>
                  <w:rFonts w:cstheme="minorHAnsi"/>
                  <w:sz w:val="18"/>
                  <w:szCs w:val="20"/>
                </w:rPr>
                <w:t xml:space="preserve">&lt;&lt; Reference values from </w:t>
              </w:r>
            </w:ins>
            <w:ins w:id="952" w:author="Diane Pepetone" w:date="2022-01-13T19:50:00Z">
              <w:r w:rsidR="00845C5E">
                <w:rPr>
                  <w:rFonts w:cstheme="minorHAnsi"/>
                  <w:sz w:val="16"/>
                  <w:szCs w:val="16"/>
                </w:rPr>
                <w:t>A2-</w:t>
              </w:r>
            </w:ins>
            <w:ins w:id="953" w:author="Diane Pepetone" w:date="2022-01-13T19:47:00Z">
              <w:r w:rsidRPr="007B2CC9">
                <w:rPr>
                  <w:rFonts w:cstheme="minorHAnsi"/>
                  <w:sz w:val="18"/>
                  <w:szCs w:val="20"/>
                </w:rPr>
                <w:t>07&gt;&gt;</w:t>
              </w:r>
            </w:ins>
          </w:p>
        </w:tc>
        <w:tc>
          <w:tcPr>
            <w:tcW w:w="1836" w:type="dxa"/>
          </w:tcPr>
          <w:p w14:paraId="7868BDFB" w14:textId="3FF2C8C3" w:rsidR="003B3CCD" w:rsidRPr="007B2CC9" w:rsidRDefault="003B3CCD" w:rsidP="00BA65B2">
            <w:pPr>
              <w:spacing w:after="0" w:line="240" w:lineRule="auto"/>
              <w:rPr>
                <w:ins w:id="954" w:author="Diane Pepetone" w:date="2022-01-13T19:47:00Z"/>
                <w:rFonts w:cstheme="minorHAnsi"/>
                <w:sz w:val="18"/>
                <w:szCs w:val="20"/>
              </w:rPr>
            </w:pPr>
            <w:ins w:id="955" w:author="Diane Pepetone" w:date="2022-01-13T19:47:00Z">
              <w:r w:rsidRPr="007B2CC9">
                <w:rPr>
                  <w:rFonts w:cstheme="minorHAnsi"/>
                  <w:sz w:val="18"/>
                  <w:szCs w:val="20"/>
                </w:rPr>
                <w:t xml:space="preserve">&lt;&lt; Reference values from </w:t>
              </w:r>
            </w:ins>
            <w:ins w:id="956" w:author="Diane Pepetone" w:date="2022-01-13T19:50:00Z">
              <w:r w:rsidR="00845C5E">
                <w:rPr>
                  <w:rFonts w:cstheme="minorHAnsi"/>
                  <w:sz w:val="16"/>
                  <w:szCs w:val="16"/>
                </w:rPr>
                <w:t>A2-</w:t>
              </w:r>
            </w:ins>
            <w:ins w:id="957" w:author="Diane Pepetone" w:date="2022-01-13T19:47:00Z">
              <w:r w:rsidRPr="007B2CC9">
                <w:rPr>
                  <w:rFonts w:cstheme="minorHAnsi"/>
                  <w:sz w:val="18"/>
                  <w:szCs w:val="20"/>
                </w:rPr>
                <w:t>08&gt;&gt;</w:t>
              </w:r>
            </w:ins>
          </w:p>
        </w:tc>
      </w:tr>
      <w:tr w:rsidR="003B3CCD" w:rsidRPr="007B2CC9" w14:paraId="793CA6D5" w14:textId="77777777" w:rsidTr="00BA65B2">
        <w:trPr>
          <w:trHeight w:val="226"/>
          <w:ins w:id="958" w:author="Diane Pepetone" w:date="2022-01-13T19:47:00Z"/>
        </w:trPr>
        <w:tc>
          <w:tcPr>
            <w:tcW w:w="1165" w:type="dxa"/>
          </w:tcPr>
          <w:p w14:paraId="5F0E0718" w14:textId="77777777" w:rsidR="003B3CCD" w:rsidRPr="007B2CC9" w:rsidRDefault="003B3CCD" w:rsidP="00BA65B2">
            <w:pPr>
              <w:spacing w:after="0" w:line="240" w:lineRule="auto"/>
              <w:rPr>
                <w:ins w:id="959" w:author="Diane Pepetone" w:date="2022-01-13T19:47:00Z"/>
                <w:rFonts w:cstheme="minorHAnsi"/>
                <w:sz w:val="20"/>
                <w:szCs w:val="20"/>
              </w:rPr>
            </w:pPr>
          </w:p>
        </w:tc>
        <w:tc>
          <w:tcPr>
            <w:tcW w:w="990" w:type="dxa"/>
          </w:tcPr>
          <w:p w14:paraId="3833105E" w14:textId="77777777" w:rsidR="003B3CCD" w:rsidRPr="007B2CC9" w:rsidRDefault="003B3CCD" w:rsidP="00BA65B2">
            <w:pPr>
              <w:spacing w:after="0" w:line="240" w:lineRule="auto"/>
              <w:rPr>
                <w:ins w:id="960" w:author="Diane Pepetone" w:date="2022-01-13T19:47:00Z"/>
                <w:rFonts w:cstheme="minorHAnsi"/>
                <w:sz w:val="20"/>
                <w:szCs w:val="20"/>
              </w:rPr>
            </w:pPr>
          </w:p>
        </w:tc>
        <w:tc>
          <w:tcPr>
            <w:tcW w:w="1380" w:type="dxa"/>
          </w:tcPr>
          <w:p w14:paraId="1A07A82A" w14:textId="77777777" w:rsidR="003B3CCD" w:rsidRPr="007B2CC9" w:rsidRDefault="003B3CCD" w:rsidP="00BA65B2">
            <w:pPr>
              <w:spacing w:after="0" w:line="240" w:lineRule="auto"/>
              <w:rPr>
                <w:ins w:id="961" w:author="Diane Pepetone" w:date="2022-01-13T19:47:00Z"/>
                <w:rFonts w:cstheme="minorHAnsi"/>
                <w:sz w:val="20"/>
                <w:szCs w:val="20"/>
              </w:rPr>
            </w:pPr>
          </w:p>
        </w:tc>
        <w:tc>
          <w:tcPr>
            <w:tcW w:w="1230" w:type="dxa"/>
          </w:tcPr>
          <w:p w14:paraId="32CB07B5" w14:textId="77777777" w:rsidR="003B3CCD" w:rsidRPr="007B2CC9" w:rsidRDefault="003B3CCD" w:rsidP="00BA65B2">
            <w:pPr>
              <w:spacing w:after="0" w:line="240" w:lineRule="auto"/>
              <w:rPr>
                <w:ins w:id="962" w:author="Diane Pepetone" w:date="2022-01-13T19:47:00Z"/>
                <w:rFonts w:cstheme="minorHAnsi"/>
                <w:sz w:val="20"/>
                <w:szCs w:val="20"/>
              </w:rPr>
            </w:pPr>
          </w:p>
        </w:tc>
        <w:tc>
          <w:tcPr>
            <w:tcW w:w="1260" w:type="dxa"/>
          </w:tcPr>
          <w:p w14:paraId="31F38A4A" w14:textId="77777777" w:rsidR="003B3CCD" w:rsidRPr="007B2CC9" w:rsidRDefault="003B3CCD" w:rsidP="00BA65B2">
            <w:pPr>
              <w:spacing w:after="0" w:line="240" w:lineRule="auto"/>
              <w:rPr>
                <w:ins w:id="963" w:author="Diane Pepetone" w:date="2022-01-13T19:47:00Z"/>
                <w:rFonts w:cstheme="minorHAnsi"/>
                <w:sz w:val="20"/>
                <w:szCs w:val="20"/>
              </w:rPr>
            </w:pPr>
          </w:p>
        </w:tc>
        <w:tc>
          <w:tcPr>
            <w:tcW w:w="1350" w:type="dxa"/>
          </w:tcPr>
          <w:p w14:paraId="670D030F" w14:textId="77777777" w:rsidR="003B3CCD" w:rsidRPr="007B2CC9" w:rsidRDefault="003B3CCD" w:rsidP="00BA65B2">
            <w:pPr>
              <w:spacing w:after="0" w:line="240" w:lineRule="auto"/>
              <w:rPr>
                <w:ins w:id="964" w:author="Diane Pepetone" w:date="2022-01-13T19:47:00Z"/>
                <w:rFonts w:cstheme="minorHAnsi"/>
                <w:sz w:val="20"/>
                <w:szCs w:val="20"/>
              </w:rPr>
            </w:pPr>
          </w:p>
        </w:tc>
        <w:tc>
          <w:tcPr>
            <w:tcW w:w="1584" w:type="dxa"/>
          </w:tcPr>
          <w:p w14:paraId="793B4FE8" w14:textId="77777777" w:rsidR="003B3CCD" w:rsidRPr="007B2CC9" w:rsidRDefault="003B3CCD" w:rsidP="00BA65B2">
            <w:pPr>
              <w:spacing w:after="0" w:line="240" w:lineRule="auto"/>
              <w:rPr>
                <w:ins w:id="965" w:author="Diane Pepetone" w:date="2022-01-13T19:47:00Z"/>
                <w:rFonts w:cstheme="minorHAnsi"/>
                <w:sz w:val="20"/>
                <w:szCs w:val="20"/>
              </w:rPr>
            </w:pPr>
          </w:p>
        </w:tc>
        <w:tc>
          <w:tcPr>
            <w:tcW w:w="1836" w:type="dxa"/>
          </w:tcPr>
          <w:p w14:paraId="737561FA" w14:textId="77777777" w:rsidR="003B3CCD" w:rsidRPr="007B2CC9" w:rsidRDefault="003B3CCD" w:rsidP="00BA65B2">
            <w:pPr>
              <w:spacing w:after="0" w:line="240" w:lineRule="auto"/>
              <w:rPr>
                <w:ins w:id="966" w:author="Diane Pepetone" w:date="2022-01-13T19:47:00Z"/>
                <w:rFonts w:cstheme="minorHAnsi"/>
                <w:sz w:val="20"/>
                <w:szCs w:val="20"/>
              </w:rPr>
            </w:pPr>
          </w:p>
        </w:tc>
      </w:tr>
    </w:tbl>
    <w:p w14:paraId="79208FD1" w14:textId="528E86C3" w:rsidR="00AF2F78" w:rsidRDefault="00AF2F78" w:rsidP="00AF2F78">
      <w:pPr>
        <w:spacing w:after="0" w:line="240" w:lineRule="auto"/>
        <w:rPr>
          <w:ins w:id="967" w:author="Diane Pepetone" w:date="2022-01-13T19:46:00Z"/>
          <w:rFonts w:asciiTheme="minorHAnsi" w:hAnsiTheme="minorHAnsi" w:cstheme="minorHAnsi"/>
          <w:sz w:val="20"/>
          <w:szCs w:val="20"/>
        </w:rPr>
      </w:pPr>
    </w:p>
    <w:p w14:paraId="40D4D13D" w14:textId="28C08AFE" w:rsidR="003B3CCD" w:rsidRDefault="003B3CCD" w:rsidP="00AF2F78">
      <w:pPr>
        <w:spacing w:after="0" w:line="240" w:lineRule="auto"/>
        <w:rPr>
          <w:ins w:id="968" w:author="Diane Pepetone" w:date="2022-01-13T19:46:00Z"/>
          <w:rFonts w:asciiTheme="minorHAnsi" w:hAnsiTheme="minorHAnsi" w:cstheme="minorHAnsi"/>
          <w:sz w:val="20"/>
          <w:szCs w:val="20"/>
        </w:rPr>
      </w:pPr>
    </w:p>
    <w:p w14:paraId="7DA109B6" w14:textId="77777777" w:rsidR="003B3CCD" w:rsidRDefault="003B3CCD" w:rsidP="00AF2F78">
      <w:pPr>
        <w:spacing w:after="0" w:line="240" w:lineRule="auto"/>
        <w:rPr>
          <w:ins w:id="969" w:author="Markstrum, Alexis@Energy" w:date="2021-10-20T09:34:00Z"/>
          <w:rFonts w:asciiTheme="minorHAnsi" w:hAnsiTheme="minorHAnsi" w:cstheme="minorHAnsi"/>
          <w:sz w:val="20"/>
          <w:szCs w:val="20"/>
        </w:rPr>
      </w:pPr>
    </w:p>
    <w:tbl>
      <w:tblPr>
        <w:tblStyle w:val="TableGrid4"/>
        <w:tblW w:w="0" w:type="auto"/>
        <w:tblLook w:val="04A0" w:firstRow="1" w:lastRow="0" w:firstColumn="1" w:lastColumn="0" w:noHBand="0" w:noVBand="1"/>
      </w:tblPr>
      <w:tblGrid>
        <w:gridCol w:w="1007"/>
        <w:gridCol w:w="1077"/>
        <w:gridCol w:w="1232"/>
        <w:gridCol w:w="1130"/>
        <w:gridCol w:w="1497"/>
        <w:gridCol w:w="1063"/>
        <w:gridCol w:w="1264"/>
        <w:gridCol w:w="1084"/>
        <w:gridCol w:w="1436"/>
      </w:tblGrid>
      <w:tr w:rsidR="00F40856" w:rsidRPr="00F40856" w:rsidDel="00B854A7" w14:paraId="42E7F07A" w14:textId="461EC540" w:rsidTr="009C5E99">
        <w:trPr>
          <w:ins w:id="970" w:author="Markstrum, Alexis@Energy" w:date="2021-10-20T09:45:00Z"/>
          <w:del w:id="971" w:author="Diane Pepetone" w:date="2022-01-13T19:37:00Z"/>
        </w:trPr>
        <w:tc>
          <w:tcPr>
            <w:tcW w:w="10790" w:type="dxa"/>
            <w:gridSpan w:val="9"/>
          </w:tcPr>
          <w:p w14:paraId="784E771E" w14:textId="05DD8E57" w:rsidR="00F40856" w:rsidRPr="00EB4154" w:rsidDel="00B854A7" w:rsidRDefault="00420CD7" w:rsidP="00F40856">
            <w:pPr>
              <w:spacing w:after="0" w:line="240" w:lineRule="auto"/>
              <w:rPr>
                <w:ins w:id="972" w:author="Markstrum, Alexis@Energy" w:date="2021-10-20T09:45:00Z"/>
                <w:del w:id="973" w:author="Diane Pepetone" w:date="2022-01-13T19:37:00Z"/>
                <w:rFonts w:cstheme="minorHAnsi"/>
                <w:b/>
                <w:bCs/>
                <w:sz w:val="20"/>
                <w:szCs w:val="20"/>
              </w:rPr>
            </w:pPr>
            <w:ins w:id="974" w:author="Markstrum, Alexis@Energy" w:date="2021-10-20T09:45:00Z">
              <w:del w:id="975" w:author="Diane Pepetone" w:date="2022-01-13T19:37:00Z">
                <w:r w:rsidRPr="00EB4154" w:rsidDel="00B854A7">
                  <w:rPr>
                    <w:rFonts w:cstheme="minorHAnsi"/>
                    <w:b/>
                    <w:bCs/>
                    <w:sz w:val="20"/>
                    <w:szCs w:val="20"/>
                  </w:rPr>
                  <w:delText>C</w:delText>
                </w:r>
                <w:r w:rsidR="00F40856" w:rsidRPr="00EB4154" w:rsidDel="00B854A7">
                  <w:rPr>
                    <w:rFonts w:cstheme="minorHAnsi"/>
                    <w:b/>
                    <w:bCs/>
                    <w:sz w:val="20"/>
                    <w:szCs w:val="20"/>
                  </w:rPr>
                  <w:delText xml:space="preserve">. Design Dwelling Unit </w:delText>
                </w:r>
              </w:del>
            </w:ins>
            <w:ins w:id="976" w:author="Markstrum, Alexis@Energy" w:date="2021-10-21T10:31:00Z">
              <w:del w:id="977" w:author="Diane Pepetone" w:date="2022-01-13T19:37:00Z">
                <w:r w:rsidR="00CB1808" w:rsidDel="00B854A7">
                  <w:rPr>
                    <w:rFonts w:cstheme="minorHAnsi"/>
                    <w:b/>
                    <w:bCs/>
                    <w:sz w:val="20"/>
                    <w:szCs w:val="20"/>
                  </w:rPr>
                  <w:delText>HPWH</w:delText>
                </w:r>
              </w:del>
            </w:ins>
            <w:ins w:id="978" w:author="Markstrum, Alexis@Energy" w:date="2021-10-20T09:45:00Z">
              <w:del w:id="979" w:author="Diane Pepetone" w:date="2022-01-13T19:37:00Z">
                <w:r w:rsidR="00F40856" w:rsidRPr="00EB4154" w:rsidDel="00B854A7">
                  <w:rPr>
                    <w:rFonts w:cstheme="minorHAnsi"/>
                    <w:b/>
                    <w:bCs/>
                    <w:sz w:val="20"/>
                    <w:szCs w:val="20"/>
                  </w:rPr>
                  <w:delText xml:space="preserve"> System Information</w:delText>
                </w:r>
              </w:del>
            </w:ins>
          </w:p>
          <w:p w14:paraId="753CACE9" w14:textId="1AD02F9D" w:rsidR="00F40856" w:rsidDel="00B854A7" w:rsidRDefault="00F40856" w:rsidP="00F40856">
            <w:pPr>
              <w:spacing w:after="0" w:line="240" w:lineRule="auto"/>
              <w:rPr>
                <w:ins w:id="980" w:author="Markstrum, Alexis@Energy" w:date="2021-10-20T10:53:00Z"/>
                <w:del w:id="981" w:author="Diane Pepetone" w:date="2022-01-13T19:37:00Z"/>
                <w:rFonts w:cstheme="minorHAnsi"/>
                <w:sz w:val="18"/>
                <w:szCs w:val="20"/>
              </w:rPr>
            </w:pPr>
            <w:ins w:id="982" w:author="Markstrum, Alexis@Energy" w:date="2021-10-20T09:45:00Z">
              <w:del w:id="983" w:author="Diane Pepetone" w:date="2022-01-13T19:37:00Z">
                <w:r w:rsidRPr="00F40856" w:rsidDel="00B854A7">
                  <w:rPr>
                    <w:rFonts w:cstheme="minorHAnsi"/>
                    <w:sz w:val="18"/>
                    <w:szCs w:val="20"/>
                  </w:rPr>
                  <w:delText xml:space="preserve">This table reports the water heating system(s) that were specified on the registered </w:delText>
                </w:r>
              </w:del>
              <w:del w:id="984" w:author="Tam, Danny@Energy" w:date="2022-02-28T13:20:00Z">
                <w:r w:rsidRPr="00F40856" w:rsidDel="00DA58BF">
                  <w:rPr>
                    <w:rFonts w:cstheme="minorHAnsi"/>
                    <w:sz w:val="18"/>
                    <w:szCs w:val="20"/>
                  </w:rPr>
                  <w:delText>CF1R</w:delText>
                </w:r>
              </w:del>
            </w:ins>
            <w:ins w:id="985" w:author="Tam, Danny@Energy" w:date="2022-02-28T13:20:00Z">
              <w:r w:rsidR="00DA58BF">
                <w:rPr>
                  <w:rFonts w:cstheme="minorHAnsi"/>
                  <w:sz w:val="18"/>
                  <w:szCs w:val="20"/>
                </w:rPr>
                <w:t>LMCC</w:t>
              </w:r>
            </w:ins>
            <w:ins w:id="986" w:author="Markstrum, Alexis@Energy" w:date="2021-10-20T09:45:00Z">
              <w:del w:id="987" w:author="Diane Pepetone" w:date="2022-01-13T19:37:00Z">
                <w:r w:rsidRPr="00F40856" w:rsidDel="00B854A7">
                  <w:rPr>
                    <w:rFonts w:cstheme="minorHAnsi"/>
                    <w:sz w:val="18"/>
                    <w:szCs w:val="20"/>
                  </w:rPr>
                  <w:delText xml:space="preserve"> compliance document for this project.</w:delText>
                </w:r>
              </w:del>
            </w:ins>
          </w:p>
          <w:p w14:paraId="01AAF399" w14:textId="3FBF6497" w:rsidR="00C1238A" w:rsidDel="00B854A7" w:rsidRDefault="00C1238A" w:rsidP="00C1238A">
            <w:pPr>
              <w:spacing w:after="0"/>
              <w:rPr>
                <w:ins w:id="988" w:author="Markstrum, Alexis@Energy" w:date="2021-10-20T10:53:00Z"/>
                <w:del w:id="989" w:author="Diane Pepetone" w:date="2022-01-13T19:37:00Z"/>
                <w:rFonts w:cstheme="minorHAnsi"/>
                <w:sz w:val="20"/>
                <w:szCs w:val="20"/>
              </w:rPr>
            </w:pPr>
            <w:ins w:id="990" w:author="Markstrum, Alexis@Energy" w:date="2021-10-20T10:53:00Z">
              <w:del w:id="991" w:author="Diane Pepetone" w:date="2022-01-13T19:37:00Z">
                <w:r w:rsidDel="00B854A7">
                  <w:rPr>
                    <w:rFonts w:cstheme="minorHAnsi"/>
                    <w:sz w:val="20"/>
                    <w:szCs w:val="20"/>
                  </w:rPr>
                  <w:delText xml:space="preserve">&lt;&lt;If </w:delText>
                </w:r>
              </w:del>
              <w:del w:id="992" w:author="Tam, Danny@Energy" w:date="2022-02-28T13:20:00Z">
                <w:r w:rsidDel="00DA58BF">
                  <w:rPr>
                    <w:rFonts w:cstheme="minorHAnsi"/>
                    <w:sz w:val="20"/>
                    <w:szCs w:val="20"/>
                  </w:rPr>
                  <w:delText>CF1R</w:delText>
                </w:r>
              </w:del>
            </w:ins>
            <w:ins w:id="993" w:author="Tam, Danny@Energy" w:date="2022-02-28T13:20:00Z">
              <w:r w:rsidR="00DA58BF">
                <w:rPr>
                  <w:rFonts w:cstheme="minorHAnsi"/>
                  <w:sz w:val="20"/>
                  <w:szCs w:val="20"/>
                </w:rPr>
                <w:t>LMCC</w:t>
              </w:r>
            </w:ins>
            <w:ins w:id="994" w:author="Markstrum, Alexis@Energy" w:date="2021-10-20T10:53:00Z">
              <w:del w:id="995" w:author="Diane Pepetone" w:date="2022-01-13T19:37:00Z">
                <w:r w:rsidDel="00B854A7">
                  <w:rPr>
                    <w:rFonts w:cstheme="minorHAnsi"/>
                    <w:sz w:val="20"/>
                    <w:szCs w:val="20"/>
                  </w:rPr>
                  <w:delText xml:space="preserve"> has HPWH, then require table, else </w:delText>
                </w:r>
                <w:r w:rsidRPr="00E12A63" w:rsidDel="00B854A7">
                  <w:rPr>
                    <w:rFonts w:cstheme="minorHAnsi"/>
                    <w:sz w:val="20"/>
                    <w:szCs w:val="20"/>
                  </w:rPr>
                  <w:delText>display the "section does not apply" message</w:delText>
                </w:r>
                <w:r w:rsidDel="00B854A7">
                  <w:rPr>
                    <w:rFonts w:cstheme="minorHAnsi"/>
                    <w:sz w:val="20"/>
                    <w:szCs w:val="20"/>
                  </w:rPr>
                  <w:delText>&gt;&gt;</w:delText>
                </w:r>
              </w:del>
            </w:ins>
          </w:p>
          <w:p w14:paraId="33C25FF4" w14:textId="2C82C46E" w:rsidR="00F40856" w:rsidRPr="00F40856" w:rsidDel="00B854A7" w:rsidRDefault="00F40856" w:rsidP="00F40856">
            <w:pPr>
              <w:spacing w:after="0" w:line="240" w:lineRule="auto"/>
              <w:rPr>
                <w:ins w:id="996" w:author="Markstrum, Alexis@Energy" w:date="2021-10-20T09:45:00Z"/>
                <w:del w:id="997" w:author="Diane Pepetone" w:date="2022-01-13T19:37:00Z"/>
                <w:rFonts w:cstheme="minorHAnsi"/>
                <w:sz w:val="20"/>
                <w:szCs w:val="20"/>
              </w:rPr>
            </w:pPr>
            <w:ins w:id="998" w:author="Markstrum, Alexis@Energy" w:date="2021-10-20T09:45:00Z">
              <w:del w:id="999" w:author="Diane Pepetone" w:date="2022-01-13T19:37:00Z">
                <w:r w:rsidRPr="00F40856" w:rsidDel="00B854A7">
                  <w:rPr>
                    <w:rFonts w:cstheme="minorHAnsi"/>
                    <w:sz w:val="18"/>
                    <w:szCs w:val="20"/>
                  </w:rPr>
                  <w:delText>&lt;&lt; require one row of data for each non-HERS</w:delText>
                </w:r>
              </w:del>
            </w:ins>
            <w:ins w:id="1000" w:author="Tam, Danny@Energy" w:date="2021-12-23T09:47:00Z">
              <w:del w:id="1001" w:author="Diane Pepetone" w:date="2022-01-13T19:37:00Z">
                <w:r w:rsidR="00F27E9A" w:rsidDel="00B854A7">
                  <w:rPr>
                    <w:rFonts w:cstheme="minorHAnsi"/>
                    <w:sz w:val="18"/>
                    <w:szCs w:val="20"/>
                  </w:rPr>
                  <w:delText>HPWH</w:delText>
                </w:r>
              </w:del>
            </w:ins>
            <w:ins w:id="1002" w:author="Markstrum, Alexis@Energy" w:date="2021-10-20T09:45:00Z">
              <w:del w:id="1003" w:author="Diane Pepetone" w:date="2022-01-13T19:37:00Z">
                <w:r w:rsidRPr="00F40856" w:rsidDel="00B854A7">
                  <w:rPr>
                    <w:rFonts w:cstheme="minorHAnsi"/>
                    <w:sz w:val="18"/>
                    <w:szCs w:val="20"/>
                  </w:rPr>
                  <w:delText xml:space="preserve"> water heater identified on the </w:delText>
                </w:r>
              </w:del>
              <w:del w:id="1004" w:author="Tam, Danny@Energy" w:date="2022-02-28T13:20:00Z">
                <w:r w:rsidRPr="00F40856" w:rsidDel="00DA58BF">
                  <w:rPr>
                    <w:rFonts w:cstheme="minorHAnsi"/>
                    <w:sz w:val="18"/>
                    <w:szCs w:val="20"/>
                  </w:rPr>
                  <w:delText>CF1R</w:delText>
                </w:r>
              </w:del>
            </w:ins>
            <w:ins w:id="1005" w:author="Tam, Danny@Energy" w:date="2022-02-28T13:20:00Z">
              <w:r w:rsidR="00DA58BF">
                <w:rPr>
                  <w:rFonts w:cstheme="minorHAnsi"/>
                  <w:sz w:val="18"/>
                  <w:szCs w:val="20"/>
                </w:rPr>
                <w:t>LMCC</w:t>
              </w:r>
            </w:ins>
            <w:ins w:id="1006" w:author="Markstrum, Alexis@Energy" w:date="2021-10-20T09:45:00Z">
              <w:del w:id="1007" w:author="Diane Pepetone" w:date="2022-01-13T19:37:00Z">
                <w:r w:rsidRPr="00F40856" w:rsidDel="00B854A7">
                  <w:rPr>
                    <w:rFonts w:cstheme="minorHAnsi"/>
                    <w:sz w:val="18"/>
                    <w:szCs w:val="20"/>
                  </w:rPr>
                  <w:delText>&gt;&gt;</w:delText>
                </w:r>
              </w:del>
            </w:ins>
          </w:p>
        </w:tc>
      </w:tr>
      <w:tr w:rsidR="00F40856" w:rsidRPr="00F40856" w:rsidDel="00B854A7" w14:paraId="023D5BAF" w14:textId="06476CAC" w:rsidTr="009C5E99">
        <w:trPr>
          <w:ins w:id="1008" w:author="Markstrum, Alexis@Energy" w:date="2021-10-20T09:45:00Z"/>
          <w:del w:id="1009" w:author="Diane Pepetone" w:date="2022-01-13T19:37:00Z"/>
        </w:trPr>
        <w:tc>
          <w:tcPr>
            <w:tcW w:w="757" w:type="dxa"/>
            <w:tcBorders>
              <w:top w:val="single" w:sz="4" w:space="0" w:color="auto"/>
              <w:left w:val="single" w:sz="4" w:space="0" w:color="auto"/>
              <w:bottom w:val="single" w:sz="4" w:space="0" w:color="auto"/>
              <w:right w:val="single" w:sz="4" w:space="0" w:color="auto"/>
            </w:tcBorders>
          </w:tcPr>
          <w:p w14:paraId="5701542E" w14:textId="08E18F29" w:rsidR="00F40856" w:rsidRPr="00F40856" w:rsidDel="00B854A7" w:rsidRDefault="00F40856" w:rsidP="00420CD7">
            <w:pPr>
              <w:spacing w:after="0" w:line="240" w:lineRule="auto"/>
              <w:jc w:val="center"/>
              <w:rPr>
                <w:ins w:id="1010" w:author="Markstrum, Alexis@Energy" w:date="2021-10-20T09:45:00Z"/>
                <w:del w:id="1011" w:author="Diane Pepetone" w:date="2022-01-13T19:37:00Z"/>
                <w:rFonts w:cstheme="minorHAnsi"/>
                <w:sz w:val="18"/>
                <w:szCs w:val="20"/>
              </w:rPr>
            </w:pPr>
            <w:ins w:id="1012" w:author="Markstrum, Alexis@Energy" w:date="2021-10-20T09:45:00Z">
              <w:del w:id="1013" w:author="Diane Pepetone" w:date="2022-01-13T19:37:00Z">
                <w:r w:rsidRPr="00F40856" w:rsidDel="00B854A7">
                  <w:rPr>
                    <w:rFonts w:cstheme="minorHAnsi"/>
                    <w:sz w:val="18"/>
                    <w:szCs w:val="18"/>
                  </w:rPr>
                  <w:delText>01</w:delText>
                </w:r>
              </w:del>
            </w:ins>
          </w:p>
        </w:tc>
        <w:tc>
          <w:tcPr>
            <w:tcW w:w="1074" w:type="dxa"/>
            <w:vAlign w:val="bottom"/>
          </w:tcPr>
          <w:p w14:paraId="69075D13" w14:textId="6B96455D" w:rsidR="00F40856" w:rsidRPr="00F40856" w:rsidDel="00B854A7" w:rsidRDefault="00F40856" w:rsidP="00420CD7">
            <w:pPr>
              <w:spacing w:after="0" w:line="240" w:lineRule="auto"/>
              <w:jc w:val="center"/>
              <w:rPr>
                <w:ins w:id="1014" w:author="Markstrum, Alexis@Energy" w:date="2021-10-20T09:45:00Z"/>
                <w:del w:id="1015" w:author="Diane Pepetone" w:date="2022-01-13T19:37:00Z"/>
                <w:rFonts w:cstheme="minorHAnsi"/>
                <w:sz w:val="18"/>
                <w:szCs w:val="20"/>
              </w:rPr>
            </w:pPr>
            <w:ins w:id="1016" w:author="Markstrum, Alexis@Energy" w:date="2021-10-20T09:45:00Z">
              <w:del w:id="1017" w:author="Diane Pepetone" w:date="2022-01-13T19:37:00Z">
                <w:r w:rsidRPr="00F40856" w:rsidDel="00B854A7">
                  <w:rPr>
                    <w:rFonts w:cstheme="minorHAnsi"/>
                    <w:sz w:val="18"/>
                    <w:szCs w:val="20"/>
                  </w:rPr>
                  <w:delText>02</w:delText>
                </w:r>
              </w:del>
            </w:ins>
          </w:p>
        </w:tc>
        <w:tc>
          <w:tcPr>
            <w:tcW w:w="1268" w:type="dxa"/>
            <w:vAlign w:val="bottom"/>
          </w:tcPr>
          <w:p w14:paraId="5A8A7F1D" w14:textId="58D2D6B0" w:rsidR="00F40856" w:rsidRPr="00F40856" w:rsidDel="00B854A7" w:rsidRDefault="00F40856" w:rsidP="00420CD7">
            <w:pPr>
              <w:spacing w:after="0" w:line="240" w:lineRule="auto"/>
              <w:jc w:val="center"/>
              <w:rPr>
                <w:ins w:id="1018" w:author="Markstrum, Alexis@Energy" w:date="2021-10-20T09:45:00Z"/>
                <w:del w:id="1019" w:author="Diane Pepetone" w:date="2022-01-13T19:37:00Z"/>
                <w:rFonts w:cstheme="minorHAnsi"/>
                <w:sz w:val="18"/>
                <w:szCs w:val="20"/>
              </w:rPr>
            </w:pPr>
            <w:ins w:id="1020" w:author="Markstrum, Alexis@Energy" w:date="2021-10-20T09:45:00Z">
              <w:del w:id="1021" w:author="Diane Pepetone" w:date="2022-01-13T19:37:00Z">
                <w:r w:rsidRPr="00F40856" w:rsidDel="00B854A7">
                  <w:rPr>
                    <w:rFonts w:cstheme="minorHAnsi"/>
                    <w:sz w:val="18"/>
                    <w:szCs w:val="20"/>
                  </w:rPr>
                  <w:delText>03</w:delText>
                </w:r>
              </w:del>
            </w:ins>
          </w:p>
        </w:tc>
        <w:tc>
          <w:tcPr>
            <w:tcW w:w="1143" w:type="dxa"/>
          </w:tcPr>
          <w:p w14:paraId="0E3B53E1" w14:textId="5B59D41A" w:rsidR="00F40856" w:rsidRPr="00F40856" w:rsidDel="00B854A7" w:rsidRDefault="00F40856" w:rsidP="00420CD7">
            <w:pPr>
              <w:spacing w:after="0" w:line="240" w:lineRule="auto"/>
              <w:jc w:val="center"/>
              <w:rPr>
                <w:ins w:id="1022" w:author="Markstrum, Alexis@Energy" w:date="2021-10-20T09:45:00Z"/>
                <w:del w:id="1023" w:author="Diane Pepetone" w:date="2022-01-13T19:37:00Z"/>
                <w:rFonts w:cstheme="minorHAnsi"/>
                <w:sz w:val="18"/>
                <w:szCs w:val="20"/>
              </w:rPr>
            </w:pPr>
            <w:ins w:id="1024" w:author="Markstrum, Alexis@Energy" w:date="2021-10-20T09:45:00Z">
              <w:del w:id="1025" w:author="Diane Pepetone" w:date="2022-01-13T19:37:00Z">
                <w:r w:rsidRPr="00F40856" w:rsidDel="00B854A7">
                  <w:rPr>
                    <w:rFonts w:cstheme="minorHAnsi"/>
                    <w:sz w:val="18"/>
                    <w:szCs w:val="20"/>
                  </w:rPr>
                  <w:delText>04</w:delText>
                </w:r>
              </w:del>
            </w:ins>
          </w:p>
        </w:tc>
        <w:tc>
          <w:tcPr>
            <w:tcW w:w="1589" w:type="dxa"/>
          </w:tcPr>
          <w:p w14:paraId="150D9823" w14:textId="235EDB85" w:rsidR="00F40856" w:rsidRPr="00F40856" w:rsidDel="00B854A7" w:rsidRDefault="00F40856" w:rsidP="00420CD7">
            <w:pPr>
              <w:spacing w:after="0" w:line="240" w:lineRule="auto"/>
              <w:jc w:val="center"/>
              <w:rPr>
                <w:ins w:id="1026" w:author="Markstrum, Alexis@Energy" w:date="2021-10-20T09:45:00Z"/>
                <w:del w:id="1027" w:author="Diane Pepetone" w:date="2022-01-13T19:37:00Z"/>
                <w:rFonts w:cstheme="minorHAnsi"/>
                <w:sz w:val="18"/>
                <w:szCs w:val="20"/>
              </w:rPr>
            </w:pPr>
            <w:ins w:id="1028" w:author="Markstrum, Alexis@Energy" w:date="2021-10-20T09:45:00Z">
              <w:del w:id="1029" w:author="Diane Pepetone" w:date="2022-01-13T19:37:00Z">
                <w:r w:rsidRPr="00F40856" w:rsidDel="00B854A7">
                  <w:rPr>
                    <w:rFonts w:cstheme="minorHAnsi"/>
                    <w:sz w:val="18"/>
                    <w:szCs w:val="20"/>
                  </w:rPr>
                  <w:delText>05</w:delText>
                </w:r>
              </w:del>
            </w:ins>
          </w:p>
        </w:tc>
        <w:tc>
          <w:tcPr>
            <w:tcW w:w="1076" w:type="dxa"/>
          </w:tcPr>
          <w:p w14:paraId="45922F70" w14:textId="05617061" w:rsidR="00F40856" w:rsidRPr="00F40856" w:rsidDel="00B854A7" w:rsidRDefault="00F40856" w:rsidP="00420CD7">
            <w:pPr>
              <w:spacing w:after="0" w:line="240" w:lineRule="auto"/>
              <w:jc w:val="center"/>
              <w:rPr>
                <w:ins w:id="1030" w:author="Markstrum, Alexis@Energy" w:date="2021-10-20T09:45:00Z"/>
                <w:del w:id="1031" w:author="Diane Pepetone" w:date="2022-01-13T19:37:00Z"/>
                <w:rFonts w:cstheme="minorHAnsi"/>
                <w:sz w:val="18"/>
                <w:szCs w:val="20"/>
              </w:rPr>
            </w:pPr>
            <w:ins w:id="1032" w:author="Markstrum, Alexis@Energy" w:date="2021-10-20T09:45:00Z">
              <w:del w:id="1033" w:author="Diane Pepetone" w:date="2022-01-13T19:37:00Z">
                <w:r w:rsidRPr="00F40856" w:rsidDel="00B854A7">
                  <w:rPr>
                    <w:rFonts w:cstheme="minorHAnsi"/>
                    <w:sz w:val="18"/>
                    <w:szCs w:val="20"/>
                  </w:rPr>
                  <w:delText>06</w:delText>
                </w:r>
              </w:del>
            </w:ins>
          </w:p>
        </w:tc>
        <w:tc>
          <w:tcPr>
            <w:tcW w:w="1290" w:type="dxa"/>
          </w:tcPr>
          <w:p w14:paraId="1432A26C" w14:textId="39C9A745" w:rsidR="00F40856" w:rsidRPr="00F40856" w:rsidDel="00B854A7" w:rsidRDefault="00F40856" w:rsidP="00420CD7">
            <w:pPr>
              <w:spacing w:after="0" w:line="240" w:lineRule="auto"/>
              <w:jc w:val="center"/>
              <w:rPr>
                <w:ins w:id="1034" w:author="Markstrum, Alexis@Energy" w:date="2021-10-20T09:45:00Z"/>
                <w:del w:id="1035" w:author="Diane Pepetone" w:date="2022-01-13T19:37:00Z"/>
                <w:rFonts w:cstheme="minorHAnsi"/>
                <w:sz w:val="18"/>
                <w:szCs w:val="20"/>
              </w:rPr>
            </w:pPr>
            <w:ins w:id="1036" w:author="Markstrum, Alexis@Energy" w:date="2021-10-20T09:45:00Z">
              <w:del w:id="1037" w:author="Diane Pepetone" w:date="2022-01-13T19:37:00Z">
                <w:r w:rsidRPr="00F40856" w:rsidDel="00B854A7">
                  <w:rPr>
                    <w:rFonts w:cstheme="minorHAnsi"/>
                    <w:sz w:val="18"/>
                    <w:szCs w:val="20"/>
                  </w:rPr>
                  <w:delText>07</w:delText>
                </w:r>
              </w:del>
            </w:ins>
          </w:p>
        </w:tc>
        <w:tc>
          <w:tcPr>
            <w:tcW w:w="1084" w:type="dxa"/>
          </w:tcPr>
          <w:p w14:paraId="758DCEB1" w14:textId="3E1B90C7" w:rsidR="00F40856" w:rsidRPr="00F40856" w:rsidDel="00B854A7" w:rsidRDefault="00F40856" w:rsidP="00420CD7">
            <w:pPr>
              <w:spacing w:after="0" w:line="240" w:lineRule="auto"/>
              <w:jc w:val="center"/>
              <w:rPr>
                <w:ins w:id="1038" w:author="Markstrum, Alexis@Energy" w:date="2021-10-20T09:45:00Z"/>
                <w:del w:id="1039" w:author="Diane Pepetone" w:date="2022-01-13T19:37:00Z"/>
                <w:rFonts w:cstheme="minorHAnsi"/>
                <w:sz w:val="18"/>
                <w:szCs w:val="20"/>
              </w:rPr>
            </w:pPr>
            <w:ins w:id="1040" w:author="Markstrum, Alexis@Energy" w:date="2021-10-20T09:45:00Z">
              <w:del w:id="1041" w:author="Diane Pepetone" w:date="2022-01-13T19:37:00Z">
                <w:r w:rsidRPr="00F40856" w:rsidDel="00B854A7">
                  <w:rPr>
                    <w:rFonts w:cstheme="minorHAnsi"/>
                    <w:sz w:val="18"/>
                    <w:szCs w:val="20"/>
                  </w:rPr>
                  <w:delText>08</w:delText>
                </w:r>
              </w:del>
            </w:ins>
          </w:p>
        </w:tc>
        <w:tc>
          <w:tcPr>
            <w:tcW w:w="1509" w:type="dxa"/>
          </w:tcPr>
          <w:p w14:paraId="5C3F44C0" w14:textId="5D61A6C3" w:rsidR="00F40856" w:rsidRPr="00F40856" w:rsidDel="00B854A7" w:rsidRDefault="00F40856" w:rsidP="00420CD7">
            <w:pPr>
              <w:spacing w:after="0" w:line="240" w:lineRule="auto"/>
              <w:jc w:val="center"/>
              <w:rPr>
                <w:ins w:id="1042" w:author="Markstrum, Alexis@Energy" w:date="2021-10-20T09:45:00Z"/>
                <w:del w:id="1043" w:author="Diane Pepetone" w:date="2022-01-13T19:37:00Z"/>
                <w:rFonts w:cstheme="minorHAnsi"/>
                <w:sz w:val="18"/>
                <w:szCs w:val="20"/>
              </w:rPr>
            </w:pPr>
            <w:ins w:id="1044" w:author="Markstrum, Alexis@Energy" w:date="2021-10-20T09:45:00Z">
              <w:del w:id="1045" w:author="Diane Pepetone" w:date="2022-01-13T19:37:00Z">
                <w:r w:rsidRPr="00F40856" w:rsidDel="00B854A7">
                  <w:rPr>
                    <w:rFonts w:cstheme="minorHAnsi"/>
                    <w:sz w:val="18"/>
                    <w:szCs w:val="20"/>
                  </w:rPr>
                  <w:delText>09</w:delText>
                </w:r>
              </w:del>
            </w:ins>
          </w:p>
        </w:tc>
      </w:tr>
      <w:tr w:rsidR="00F40856" w:rsidRPr="00F40856" w:rsidDel="00B854A7" w14:paraId="57F4826C" w14:textId="27CF7743" w:rsidTr="009C5E99">
        <w:trPr>
          <w:ins w:id="1046" w:author="Markstrum, Alexis@Energy" w:date="2021-10-20T09:45:00Z"/>
          <w:del w:id="1047" w:author="Diane Pepetone" w:date="2022-01-13T19:37:00Z"/>
        </w:trPr>
        <w:tc>
          <w:tcPr>
            <w:tcW w:w="757" w:type="dxa"/>
            <w:tcBorders>
              <w:top w:val="single" w:sz="4" w:space="0" w:color="auto"/>
              <w:left w:val="single" w:sz="4" w:space="0" w:color="auto"/>
              <w:bottom w:val="single" w:sz="4" w:space="0" w:color="auto"/>
              <w:right w:val="single" w:sz="4" w:space="0" w:color="auto"/>
            </w:tcBorders>
            <w:vAlign w:val="bottom"/>
          </w:tcPr>
          <w:p w14:paraId="06F30B90" w14:textId="6A1419FF" w:rsidR="00F40856" w:rsidRPr="00F40856" w:rsidDel="00B854A7" w:rsidRDefault="00F40856" w:rsidP="00420CD7">
            <w:pPr>
              <w:tabs>
                <w:tab w:val="left" w:pos="2160"/>
                <w:tab w:val="left" w:pos="2700"/>
                <w:tab w:val="left" w:pos="3420"/>
                <w:tab w:val="left" w:pos="3780"/>
                <w:tab w:val="left" w:pos="5760"/>
                <w:tab w:val="left" w:pos="7212"/>
              </w:tabs>
              <w:spacing w:after="0" w:line="240" w:lineRule="auto"/>
              <w:jc w:val="center"/>
              <w:rPr>
                <w:ins w:id="1048" w:author="Markstrum, Alexis@Energy" w:date="2021-10-20T09:45:00Z"/>
                <w:del w:id="1049" w:author="Diane Pepetone" w:date="2022-01-13T19:37:00Z"/>
                <w:rFonts w:cstheme="minorHAnsi"/>
                <w:sz w:val="18"/>
                <w:szCs w:val="20"/>
              </w:rPr>
            </w:pPr>
            <w:ins w:id="1050" w:author="Markstrum, Alexis@Energy" w:date="2021-10-20T09:45:00Z">
              <w:del w:id="1051" w:author="Diane Pepetone" w:date="2022-01-13T19:37:00Z">
                <w:r w:rsidRPr="00F40856" w:rsidDel="00B854A7">
                  <w:rPr>
                    <w:rFonts w:cstheme="minorHAnsi"/>
                    <w:sz w:val="18"/>
                    <w:szCs w:val="18"/>
                  </w:rPr>
                  <w:delText>Dwelling Unit Name</w:delText>
                </w:r>
              </w:del>
            </w:ins>
          </w:p>
        </w:tc>
        <w:tc>
          <w:tcPr>
            <w:tcW w:w="1074" w:type="dxa"/>
            <w:vAlign w:val="bottom"/>
          </w:tcPr>
          <w:p w14:paraId="350F55A1" w14:textId="59C9B9A9" w:rsidR="00F40856" w:rsidRPr="00F40856" w:rsidDel="00B854A7" w:rsidRDefault="00F40856" w:rsidP="00420CD7">
            <w:pPr>
              <w:tabs>
                <w:tab w:val="left" w:pos="2160"/>
                <w:tab w:val="left" w:pos="2700"/>
                <w:tab w:val="left" w:pos="3420"/>
                <w:tab w:val="left" w:pos="3780"/>
                <w:tab w:val="left" w:pos="5760"/>
                <w:tab w:val="left" w:pos="7212"/>
              </w:tabs>
              <w:spacing w:after="0" w:line="240" w:lineRule="auto"/>
              <w:jc w:val="center"/>
              <w:rPr>
                <w:ins w:id="1052" w:author="Markstrum, Alexis@Energy" w:date="2021-10-20T09:45:00Z"/>
                <w:del w:id="1053" w:author="Diane Pepetone" w:date="2022-01-13T19:37:00Z"/>
                <w:rFonts w:cstheme="minorHAnsi"/>
                <w:sz w:val="18"/>
                <w:szCs w:val="20"/>
              </w:rPr>
            </w:pPr>
            <w:ins w:id="1054" w:author="Markstrum, Alexis@Energy" w:date="2021-10-20T09:45:00Z">
              <w:del w:id="1055" w:author="Diane Pepetone" w:date="2022-01-13T19:37:00Z">
                <w:r w:rsidRPr="00F40856" w:rsidDel="00B854A7">
                  <w:rPr>
                    <w:rFonts w:cstheme="minorHAnsi"/>
                    <w:sz w:val="18"/>
                    <w:szCs w:val="20"/>
                  </w:rPr>
                  <w:delText>Water Heating System ID</w:delText>
                </w:r>
              </w:del>
            </w:ins>
          </w:p>
          <w:p w14:paraId="2854C272" w14:textId="1A034228" w:rsidR="00F40856" w:rsidRPr="00F40856" w:rsidDel="00B854A7" w:rsidRDefault="00F40856" w:rsidP="00420CD7">
            <w:pPr>
              <w:spacing w:after="0" w:line="240" w:lineRule="auto"/>
              <w:jc w:val="center"/>
              <w:rPr>
                <w:ins w:id="1056" w:author="Markstrum, Alexis@Energy" w:date="2021-10-20T09:45:00Z"/>
                <w:del w:id="1057" w:author="Diane Pepetone" w:date="2022-01-13T19:37:00Z"/>
                <w:rFonts w:cstheme="minorHAnsi"/>
                <w:sz w:val="18"/>
                <w:szCs w:val="20"/>
              </w:rPr>
            </w:pPr>
            <w:ins w:id="1058" w:author="Markstrum, Alexis@Energy" w:date="2021-10-20T09:45:00Z">
              <w:del w:id="1059" w:author="Diane Pepetone" w:date="2022-01-13T19:37:00Z">
                <w:r w:rsidRPr="00F40856" w:rsidDel="00B854A7">
                  <w:rPr>
                    <w:rFonts w:cstheme="minorHAnsi"/>
                    <w:sz w:val="18"/>
                    <w:szCs w:val="20"/>
                  </w:rPr>
                  <w:delText>or Name</w:delText>
                </w:r>
              </w:del>
            </w:ins>
          </w:p>
        </w:tc>
        <w:tc>
          <w:tcPr>
            <w:tcW w:w="1268" w:type="dxa"/>
            <w:vAlign w:val="bottom"/>
          </w:tcPr>
          <w:p w14:paraId="56B44626" w14:textId="4B75446A" w:rsidR="00F40856" w:rsidRPr="00F40856" w:rsidDel="00B854A7" w:rsidRDefault="00F40856" w:rsidP="00420CD7">
            <w:pPr>
              <w:tabs>
                <w:tab w:val="left" w:pos="2160"/>
                <w:tab w:val="left" w:pos="2700"/>
                <w:tab w:val="left" w:pos="3420"/>
                <w:tab w:val="left" w:pos="3780"/>
                <w:tab w:val="left" w:pos="5760"/>
                <w:tab w:val="left" w:pos="7212"/>
              </w:tabs>
              <w:spacing w:after="0" w:line="240" w:lineRule="auto"/>
              <w:jc w:val="center"/>
              <w:rPr>
                <w:ins w:id="1060" w:author="Markstrum, Alexis@Energy" w:date="2021-10-20T09:45:00Z"/>
                <w:del w:id="1061" w:author="Diane Pepetone" w:date="2022-01-13T19:37:00Z"/>
                <w:rFonts w:cstheme="minorHAnsi"/>
                <w:sz w:val="18"/>
                <w:szCs w:val="20"/>
              </w:rPr>
            </w:pPr>
            <w:ins w:id="1062" w:author="Markstrum, Alexis@Energy" w:date="2021-10-20T09:45:00Z">
              <w:del w:id="1063" w:author="Diane Pepetone" w:date="2022-01-13T19:37:00Z">
                <w:r w:rsidRPr="00F40856" w:rsidDel="00B854A7">
                  <w:rPr>
                    <w:rFonts w:cstheme="minorHAnsi"/>
                    <w:sz w:val="18"/>
                    <w:szCs w:val="20"/>
                  </w:rPr>
                  <w:delText>Modeled Equipment</w:delText>
                </w:r>
              </w:del>
            </w:ins>
          </w:p>
          <w:p w14:paraId="5CF400DF" w14:textId="45266A1C" w:rsidR="00F40856" w:rsidRPr="00F40856" w:rsidDel="00B854A7" w:rsidRDefault="00F40856" w:rsidP="00420CD7">
            <w:pPr>
              <w:spacing w:after="0" w:line="240" w:lineRule="auto"/>
              <w:jc w:val="center"/>
              <w:rPr>
                <w:ins w:id="1064" w:author="Markstrum, Alexis@Energy" w:date="2021-10-20T09:45:00Z"/>
                <w:del w:id="1065" w:author="Diane Pepetone" w:date="2022-01-13T19:37:00Z"/>
                <w:rFonts w:cstheme="minorHAnsi"/>
                <w:sz w:val="18"/>
                <w:szCs w:val="20"/>
              </w:rPr>
            </w:pPr>
            <w:ins w:id="1066" w:author="Markstrum, Alexis@Energy" w:date="2021-10-20T09:45:00Z">
              <w:del w:id="1067" w:author="Diane Pepetone" w:date="2022-01-13T19:37:00Z">
                <w:r w:rsidRPr="00F40856" w:rsidDel="00B854A7">
                  <w:rPr>
                    <w:rFonts w:cstheme="minorHAnsi"/>
                    <w:sz w:val="18"/>
                    <w:szCs w:val="20"/>
                  </w:rPr>
                  <w:delText>Make and Model</w:delText>
                </w:r>
              </w:del>
            </w:ins>
          </w:p>
        </w:tc>
        <w:tc>
          <w:tcPr>
            <w:tcW w:w="1143" w:type="dxa"/>
            <w:vAlign w:val="bottom"/>
          </w:tcPr>
          <w:p w14:paraId="17D26419" w14:textId="359FD8B2" w:rsidR="00F40856" w:rsidRPr="00F40856" w:rsidDel="00B854A7" w:rsidRDefault="00F40856" w:rsidP="00420CD7">
            <w:pPr>
              <w:tabs>
                <w:tab w:val="left" w:pos="2160"/>
                <w:tab w:val="left" w:pos="2700"/>
                <w:tab w:val="left" w:pos="3420"/>
                <w:tab w:val="left" w:pos="3780"/>
                <w:tab w:val="left" w:pos="5760"/>
                <w:tab w:val="left" w:pos="7212"/>
              </w:tabs>
              <w:spacing w:after="0" w:line="240" w:lineRule="auto"/>
              <w:jc w:val="center"/>
              <w:rPr>
                <w:ins w:id="1068" w:author="Markstrum, Alexis@Energy" w:date="2021-10-20T09:45:00Z"/>
                <w:del w:id="1069" w:author="Diane Pepetone" w:date="2022-01-13T19:37:00Z"/>
                <w:rFonts w:cstheme="minorHAnsi"/>
                <w:sz w:val="18"/>
                <w:szCs w:val="20"/>
              </w:rPr>
            </w:pPr>
            <w:ins w:id="1070" w:author="Markstrum, Alexis@Energy" w:date="2021-10-20T09:45:00Z">
              <w:del w:id="1071" w:author="Diane Pepetone" w:date="2022-01-13T19:37:00Z">
                <w:r w:rsidRPr="00F40856" w:rsidDel="00B854A7">
                  <w:rPr>
                    <w:rFonts w:cstheme="minorHAnsi"/>
                    <w:sz w:val="18"/>
                    <w:szCs w:val="20"/>
                  </w:rPr>
                  <w:delText># of Like (or Identical) Water Heaters in System</w:delText>
                </w:r>
              </w:del>
            </w:ins>
          </w:p>
        </w:tc>
        <w:tc>
          <w:tcPr>
            <w:tcW w:w="1589" w:type="dxa"/>
            <w:vAlign w:val="bottom"/>
          </w:tcPr>
          <w:p w14:paraId="7D56DAEF" w14:textId="172B1CA6" w:rsidR="00F40856" w:rsidRPr="00F40856" w:rsidDel="00B854A7" w:rsidRDefault="00F40856" w:rsidP="00420CD7">
            <w:pPr>
              <w:tabs>
                <w:tab w:val="left" w:pos="2160"/>
                <w:tab w:val="left" w:pos="2700"/>
                <w:tab w:val="left" w:pos="3420"/>
                <w:tab w:val="left" w:pos="3780"/>
                <w:tab w:val="left" w:pos="5760"/>
                <w:tab w:val="left" w:pos="7212"/>
              </w:tabs>
              <w:spacing w:after="0" w:line="240" w:lineRule="auto"/>
              <w:jc w:val="center"/>
              <w:rPr>
                <w:ins w:id="1072" w:author="Markstrum, Alexis@Energy" w:date="2021-10-20T09:45:00Z"/>
                <w:del w:id="1073" w:author="Diane Pepetone" w:date="2022-01-13T19:37:00Z"/>
                <w:rFonts w:cstheme="minorHAnsi"/>
                <w:sz w:val="18"/>
                <w:szCs w:val="20"/>
              </w:rPr>
            </w:pPr>
            <w:ins w:id="1074" w:author="Markstrum, Alexis@Energy" w:date="2021-10-20T09:45:00Z">
              <w:del w:id="1075" w:author="Diane Pepetone" w:date="2022-01-13T19:37:00Z">
                <w:r w:rsidRPr="00F40856" w:rsidDel="00B854A7">
                  <w:rPr>
                    <w:rFonts w:cstheme="minorHAnsi"/>
                    <w:sz w:val="18"/>
                    <w:szCs w:val="20"/>
                  </w:rPr>
                  <w:delText>Tank Location</w:delText>
                </w:r>
              </w:del>
            </w:ins>
          </w:p>
        </w:tc>
        <w:tc>
          <w:tcPr>
            <w:tcW w:w="1076" w:type="dxa"/>
            <w:vAlign w:val="bottom"/>
          </w:tcPr>
          <w:p w14:paraId="081A0A73" w14:textId="73DD70B0" w:rsidR="00F40856" w:rsidRPr="00F40856" w:rsidDel="00B854A7" w:rsidRDefault="00F40856" w:rsidP="00420CD7">
            <w:pPr>
              <w:tabs>
                <w:tab w:val="left" w:pos="2160"/>
                <w:tab w:val="left" w:pos="2700"/>
                <w:tab w:val="left" w:pos="3420"/>
                <w:tab w:val="left" w:pos="3780"/>
                <w:tab w:val="left" w:pos="5760"/>
                <w:tab w:val="left" w:pos="7212"/>
              </w:tabs>
              <w:spacing w:after="0" w:line="240" w:lineRule="auto"/>
              <w:jc w:val="center"/>
              <w:rPr>
                <w:ins w:id="1076" w:author="Markstrum, Alexis@Energy" w:date="2021-10-20T09:45:00Z"/>
                <w:del w:id="1077" w:author="Diane Pepetone" w:date="2022-01-13T19:37:00Z"/>
                <w:rFonts w:cstheme="minorHAnsi"/>
                <w:sz w:val="18"/>
                <w:szCs w:val="20"/>
              </w:rPr>
            </w:pPr>
            <w:ins w:id="1078" w:author="Markstrum, Alexis@Energy" w:date="2021-10-20T09:45:00Z">
              <w:del w:id="1079" w:author="Diane Pepetone" w:date="2022-01-13T19:37:00Z">
                <w:r w:rsidRPr="00F40856" w:rsidDel="00B854A7">
                  <w:rPr>
                    <w:rFonts w:cstheme="minorHAnsi"/>
                    <w:sz w:val="18"/>
                    <w:szCs w:val="20"/>
                  </w:rPr>
                  <w:delText>Exterior Tank Insulation R-value</w:delText>
                </w:r>
              </w:del>
            </w:ins>
          </w:p>
        </w:tc>
        <w:tc>
          <w:tcPr>
            <w:tcW w:w="1290" w:type="dxa"/>
            <w:vAlign w:val="bottom"/>
          </w:tcPr>
          <w:p w14:paraId="6A0F888F" w14:textId="53EB154F" w:rsidR="00F40856" w:rsidRPr="00F40856" w:rsidDel="00B854A7" w:rsidRDefault="00F40856" w:rsidP="00420CD7">
            <w:pPr>
              <w:tabs>
                <w:tab w:val="left" w:pos="2160"/>
                <w:tab w:val="left" w:pos="2700"/>
                <w:tab w:val="left" w:pos="3420"/>
                <w:tab w:val="left" w:pos="3780"/>
                <w:tab w:val="left" w:pos="5760"/>
                <w:tab w:val="left" w:pos="7212"/>
              </w:tabs>
              <w:spacing w:after="0" w:line="240" w:lineRule="auto"/>
              <w:jc w:val="center"/>
              <w:rPr>
                <w:ins w:id="1080" w:author="Markstrum, Alexis@Energy" w:date="2021-10-20T09:45:00Z"/>
                <w:del w:id="1081" w:author="Diane Pepetone" w:date="2022-01-13T19:37:00Z"/>
                <w:rFonts w:cstheme="minorHAnsi"/>
                <w:sz w:val="18"/>
                <w:szCs w:val="20"/>
              </w:rPr>
            </w:pPr>
            <w:ins w:id="1082" w:author="Markstrum, Alexis@Energy" w:date="2021-10-20T09:45:00Z">
              <w:del w:id="1083" w:author="Diane Pepetone" w:date="2022-01-13T19:37:00Z">
                <w:r w:rsidRPr="00F40856" w:rsidDel="00B854A7">
                  <w:rPr>
                    <w:rFonts w:cstheme="minorHAnsi"/>
                    <w:sz w:val="18"/>
                    <w:szCs w:val="20"/>
                  </w:rPr>
                  <w:delText>Dwelling Unit DHW System Distribution Type</w:delText>
                </w:r>
              </w:del>
            </w:ins>
          </w:p>
        </w:tc>
        <w:tc>
          <w:tcPr>
            <w:tcW w:w="1084" w:type="dxa"/>
            <w:vAlign w:val="bottom"/>
          </w:tcPr>
          <w:p w14:paraId="70F6CB49" w14:textId="3B75FF7C" w:rsidR="00F40856" w:rsidRPr="00F40856" w:rsidDel="00B854A7" w:rsidRDefault="00F40856" w:rsidP="00420CD7">
            <w:pPr>
              <w:tabs>
                <w:tab w:val="left" w:pos="2160"/>
                <w:tab w:val="left" w:pos="2700"/>
                <w:tab w:val="left" w:pos="3420"/>
                <w:tab w:val="left" w:pos="3780"/>
                <w:tab w:val="left" w:pos="5760"/>
                <w:tab w:val="left" w:pos="7212"/>
              </w:tabs>
              <w:spacing w:after="0" w:line="240" w:lineRule="auto"/>
              <w:jc w:val="center"/>
              <w:rPr>
                <w:ins w:id="1084" w:author="Markstrum, Alexis@Energy" w:date="2021-10-20T09:45:00Z"/>
                <w:del w:id="1085" w:author="Diane Pepetone" w:date="2022-01-13T19:37:00Z"/>
                <w:rFonts w:cstheme="minorHAnsi"/>
                <w:sz w:val="18"/>
                <w:szCs w:val="20"/>
              </w:rPr>
            </w:pPr>
            <w:ins w:id="1086" w:author="Markstrum, Alexis@Energy" w:date="2021-10-20T09:45:00Z">
              <w:del w:id="1087" w:author="Diane Pepetone" w:date="2022-01-13T19:37:00Z">
                <w:r w:rsidRPr="00F40856" w:rsidDel="00B854A7">
                  <w:rPr>
                    <w:rFonts w:cstheme="minorHAnsi"/>
                    <w:sz w:val="18"/>
                    <w:szCs w:val="20"/>
                  </w:rPr>
                  <w:delText>Compact Distribution</w:delText>
                </w:r>
              </w:del>
            </w:ins>
          </w:p>
        </w:tc>
        <w:tc>
          <w:tcPr>
            <w:tcW w:w="1509" w:type="dxa"/>
            <w:vAlign w:val="bottom"/>
          </w:tcPr>
          <w:p w14:paraId="46E19A98" w14:textId="2D68C80D" w:rsidR="00F40856" w:rsidRPr="00F40856" w:rsidDel="00B854A7" w:rsidRDefault="00F40856" w:rsidP="00420CD7">
            <w:pPr>
              <w:tabs>
                <w:tab w:val="left" w:pos="2160"/>
                <w:tab w:val="left" w:pos="2700"/>
                <w:tab w:val="left" w:pos="3420"/>
                <w:tab w:val="left" w:pos="3780"/>
                <w:tab w:val="left" w:pos="5760"/>
                <w:tab w:val="left" w:pos="7212"/>
              </w:tabs>
              <w:spacing w:after="0" w:line="240" w:lineRule="auto"/>
              <w:jc w:val="center"/>
              <w:rPr>
                <w:ins w:id="1088" w:author="Markstrum, Alexis@Energy" w:date="2021-10-20T09:45:00Z"/>
                <w:del w:id="1089" w:author="Diane Pepetone" w:date="2022-01-13T19:37:00Z"/>
                <w:rFonts w:cstheme="minorHAnsi"/>
                <w:sz w:val="18"/>
                <w:szCs w:val="20"/>
              </w:rPr>
            </w:pPr>
            <w:ins w:id="1090" w:author="Markstrum, Alexis@Energy" w:date="2021-10-20T09:45:00Z">
              <w:del w:id="1091" w:author="Diane Pepetone" w:date="2022-01-13T19:37:00Z">
                <w:r w:rsidRPr="00F40856" w:rsidDel="00B854A7">
                  <w:rPr>
                    <w:rFonts w:cstheme="minorHAnsi"/>
                    <w:sz w:val="18"/>
                    <w:szCs w:val="20"/>
                  </w:rPr>
                  <w:delText>Simulated Equipment Make and Model</w:delText>
                </w:r>
              </w:del>
            </w:ins>
          </w:p>
        </w:tc>
      </w:tr>
      <w:tr w:rsidR="00F40856" w:rsidRPr="00F40856" w:rsidDel="00B854A7" w14:paraId="64F36C3B" w14:textId="741917C0" w:rsidTr="007653B7">
        <w:trPr>
          <w:ins w:id="1092" w:author="Markstrum, Alexis@Energy" w:date="2021-10-20T09:45:00Z"/>
          <w:del w:id="1093" w:author="Diane Pepetone" w:date="2022-01-13T19:37:00Z"/>
        </w:trPr>
        <w:tc>
          <w:tcPr>
            <w:tcW w:w="757" w:type="dxa"/>
            <w:tcBorders>
              <w:top w:val="single" w:sz="4" w:space="0" w:color="auto"/>
              <w:left w:val="single" w:sz="4" w:space="0" w:color="auto"/>
              <w:bottom w:val="single" w:sz="4" w:space="0" w:color="auto"/>
              <w:right w:val="single" w:sz="4" w:space="0" w:color="auto"/>
            </w:tcBorders>
          </w:tcPr>
          <w:p w14:paraId="5A3C54D5" w14:textId="2FB6860E" w:rsidR="00F40856" w:rsidRPr="00F40856" w:rsidDel="00B854A7" w:rsidRDefault="00F40856" w:rsidP="00F40856">
            <w:pPr>
              <w:spacing w:after="0" w:line="240" w:lineRule="auto"/>
              <w:rPr>
                <w:ins w:id="1094" w:author="Markstrum, Alexis@Energy" w:date="2021-10-20T09:45:00Z"/>
                <w:del w:id="1095" w:author="Diane Pepetone" w:date="2022-01-13T19:37:00Z"/>
                <w:rFonts w:cstheme="minorHAnsi"/>
                <w:sz w:val="16"/>
                <w:szCs w:val="20"/>
              </w:rPr>
            </w:pPr>
            <w:ins w:id="1096" w:author="Markstrum, Alexis@Energy" w:date="2021-10-20T09:45:00Z">
              <w:del w:id="1097" w:author="Diane Pepetone" w:date="2022-01-13T19:37:00Z">
                <w:r w:rsidRPr="00F40856" w:rsidDel="00B854A7">
                  <w:rPr>
                    <w:rFonts w:cstheme="minorHAnsi"/>
                    <w:sz w:val="16"/>
                    <w:szCs w:val="20"/>
                  </w:rPr>
                  <w:delText xml:space="preserve">&lt;&lt;reference value from </w:delText>
                </w:r>
              </w:del>
              <w:del w:id="1098" w:author="Tam, Danny@Energy" w:date="2022-02-28T13:20:00Z">
                <w:r w:rsidRPr="00F40856" w:rsidDel="00DA58BF">
                  <w:rPr>
                    <w:rFonts w:cstheme="minorHAnsi"/>
                    <w:sz w:val="16"/>
                    <w:szCs w:val="20"/>
                  </w:rPr>
                  <w:delText>CF1R</w:delText>
                </w:r>
              </w:del>
            </w:ins>
            <w:ins w:id="1099" w:author="Tam, Danny@Energy" w:date="2022-02-28T13:20:00Z">
              <w:r w:rsidR="00DA58BF">
                <w:rPr>
                  <w:rFonts w:cstheme="minorHAnsi"/>
                  <w:sz w:val="16"/>
                  <w:szCs w:val="20"/>
                </w:rPr>
                <w:t>LMCC</w:t>
              </w:r>
            </w:ins>
            <w:ins w:id="1100" w:author="Markstrum, Alexis@Energy" w:date="2021-10-20T09:45:00Z">
              <w:del w:id="1101" w:author="Diane Pepetone" w:date="2022-01-13T19:37:00Z">
                <w:r w:rsidRPr="00F40856" w:rsidDel="00B854A7">
                  <w:rPr>
                    <w:rFonts w:cstheme="minorHAnsi"/>
                    <w:sz w:val="16"/>
                    <w:szCs w:val="20"/>
                  </w:rPr>
                  <w:delText xml:space="preserve">; if Single Family, then value = Single Family&gt;&gt; </w:delText>
                </w:r>
              </w:del>
            </w:ins>
          </w:p>
        </w:tc>
        <w:tc>
          <w:tcPr>
            <w:tcW w:w="1074" w:type="dxa"/>
          </w:tcPr>
          <w:p w14:paraId="578F42EC" w14:textId="0841959D" w:rsidR="00F40856" w:rsidRPr="00F40856" w:rsidDel="00B854A7" w:rsidRDefault="00F40856" w:rsidP="00F40856">
            <w:pPr>
              <w:spacing w:after="0" w:line="240" w:lineRule="auto"/>
              <w:rPr>
                <w:ins w:id="1102" w:author="Markstrum, Alexis@Energy" w:date="2021-10-20T09:45:00Z"/>
                <w:del w:id="1103" w:author="Diane Pepetone" w:date="2022-01-13T19:37:00Z"/>
                <w:rFonts w:cstheme="minorHAnsi"/>
                <w:sz w:val="16"/>
                <w:szCs w:val="20"/>
              </w:rPr>
            </w:pPr>
            <w:ins w:id="1104" w:author="Markstrum, Alexis@Energy" w:date="2021-10-20T09:45:00Z">
              <w:del w:id="1105" w:author="Diane Pepetone" w:date="2022-01-13T19:37:00Z">
                <w:r w:rsidRPr="00F40856" w:rsidDel="00B854A7">
                  <w:rPr>
                    <w:rFonts w:cstheme="minorHAnsi"/>
                    <w:sz w:val="16"/>
                    <w:szCs w:val="20"/>
                  </w:rPr>
                  <w:delText xml:space="preserve">&lt;&lt;reference value from </w:delText>
                </w:r>
              </w:del>
              <w:del w:id="1106" w:author="Tam, Danny@Energy" w:date="2022-02-28T13:20:00Z">
                <w:r w:rsidRPr="00F40856" w:rsidDel="00DA58BF">
                  <w:rPr>
                    <w:rFonts w:cstheme="minorHAnsi"/>
                    <w:sz w:val="16"/>
                    <w:szCs w:val="20"/>
                  </w:rPr>
                  <w:delText>CF1R</w:delText>
                </w:r>
              </w:del>
            </w:ins>
            <w:ins w:id="1107" w:author="Tam, Danny@Energy" w:date="2022-02-28T13:20:00Z">
              <w:r w:rsidR="00DA58BF">
                <w:rPr>
                  <w:rFonts w:cstheme="minorHAnsi"/>
                  <w:sz w:val="16"/>
                  <w:szCs w:val="20"/>
                </w:rPr>
                <w:t>LMCC</w:t>
              </w:r>
            </w:ins>
            <w:ins w:id="1108" w:author="Markstrum, Alexis@Energy" w:date="2021-10-20T09:45:00Z">
              <w:del w:id="1109" w:author="Diane Pepetone" w:date="2022-01-13T19:37:00Z">
                <w:r w:rsidRPr="00F40856" w:rsidDel="00B854A7">
                  <w:rPr>
                    <w:rFonts w:cstheme="minorHAnsi"/>
                    <w:sz w:val="16"/>
                    <w:szCs w:val="20"/>
                  </w:rPr>
                  <w:delText>&gt;&gt;</w:delText>
                </w:r>
              </w:del>
            </w:ins>
          </w:p>
        </w:tc>
        <w:tc>
          <w:tcPr>
            <w:tcW w:w="1268" w:type="dxa"/>
          </w:tcPr>
          <w:p w14:paraId="2E0745E1" w14:textId="5715694C" w:rsidR="00F40856" w:rsidRPr="00F40856" w:rsidDel="00B854A7" w:rsidRDefault="00F40856" w:rsidP="00F40856">
            <w:pPr>
              <w:spacing w:after="0" w:line="240" w:lineRule="auto"/>
              <w:rPr>
                <w:ins w:id="1110" w:author="Markstrum, Alexis@Energy" w:date="2021-10-20T09:45:00Z"/>
                <w:del w:id="1111" w:author="Diane Pepetone" w:date="2022-01-13T19:37:00Z"/>
                <w:rFonts w:cstheme="minorHAnsi"/>
                <w:sz w:val="16"/>
                <w:szCs w:val="20"/>
              </w:rPr>
            </w:pPr>
            <w:ins w:id="1112" w:author="Markstrum, Alexis@Energy" w:date="2021-10-20T09:45:00Z">
              <w:del w:id="1113" w:author="Diane Pepetone" w:date="2022-01-13T19:37:00Z">
                <w:r w:rsidRPr="00F40856" w:rsidDel="00B854A7">
                  <w:rPr>
                    <w:rFonts w:cstheme="minorHAnsi"/>
                    <w:sz w:val="16"/>
                    <w:szCs w:val="20"/>
                  </w:rPr>
                  <w:delText xml:space="preserve">&lt;&lt;references value from </w:delText>
                </w:r>
              </w:del>
              <w:del w:id="1114" w:author="Tam, Danny@Energy" w:date="2022-02-28T13:20:00Z">
                <w:r w:rsidRPr="00F40856" w:rsidDel="00DA58BF">
                  <w:rPr>
                    <w:rFonts w:cstheme="minorHAnsi"/>
                    <w:sz w:val="16"/>
                    <w:szCs w:val="20"/>
                  </w:rPr>
                  <w:delText>CF1R</w:delText>
                </w:r>
              </w:del>
            </w:ins>
            <w:ins w:id="1115" w:author="Tam, Danny@Energy" w:date="2022-02-28T13:20:00Z">
              <w:r w:rsidR="00DA58BF">
                <w:rPr>
                  <w:rFonts w:cstheme="minorHAnsi"/>
                  <w:sz w:val="16"/>
                  <w:szCs w:val="20"/>
                </w:rPr>
                <w:t>LMCC</w:t>
              </w:r>
            </w:ins>
            <w:ins w:id="1116" w:author="Markstrum, Alexis@Energy" w:date="2021-10-20T09:45:00Z">
              <w:del w:id="1117" w:author="Diane Pepetone" w:date="2022-01-13T19:37:00Z">
                <w:r w:rsidRPr="00F40856" w:rsidDel="00B854A7">
                  <w:rPr>
                    <w:rFonts w:cstheme="minorHAnsi"/>
                    <w:sz w:val="16"/>
                    <w:szCs w:val="20"/>
                  </w:rPr>
                  <w:delText>-PRF.  Else if prescriptive, display “NEEA Tier 3” &gt;&gt;</w:delText>
                </w:r>
              </w:del>
            </w:ins>
          </w:p>
        </w:tc>
        <w:tc>
          <w:tcPr>
            <w:tcW w:w="1143" w:type="dxa"/>
          </w:tcPr>
          <w:p w14:paraId="6810A306" w14:textId="6B756A77" w:rsidR="00F40856" w:rsidRPr="00F40856" w:rsidDel="00B854A7" w:rsidRDefault="00F40856" w:rsidP="00F40856">
            <w:pPr>
              <w:spacing w:after="0" w:line="240" w:lineRule="auto"/>
              <w:rPr>
                <w:ins w:id="1118" w:author="Markstrum, Alexis@Energy" w:date="2021-10-20T09:45:00Z"/>
                <w:del w:id="1119" w:author="Diane Pepetone" w:date="2022-01-13T19:37:00Z"/>
                <w:rFonts w:cstheme="minorHAnsi"/>
                <w:i/>
                <w:color w:val="FF0000"/>
                <w:sz w:val="16"/>
                <w:szCs w:val="20"/>
              </w:rPr>
            </w:pPr>
            <w:ins w:id="1120" w:author="Markstrum, Alexis@Energy" w:date="2021-10-20T09:45:00Z">
              <w:del w:id="1121" w:author="Diane Pepetone" w:date="2022-01-13T19:37:00Z">
                <w:r w:rsidRPr="00F40856" w:rsidDel="00B854A7">
                  <w:rPr>
                    <w:rFonts w:cstheme="minorHAnsi"/>
                    <w:sz w:val="16"/>
                    <w:szCs w:val="20"/>
                  </w:rPr>
                  <w:delText xml:space="preserve">&lt;&lt;references values from </w:delText>
                </w:r>
              </w:del>
              <w:del w:id="1122" w:author="Tam, Danny@Energy" w:date="2022-02-28T13:20:00Z">
                <w:r w:rsidRPr="00F40856" w:rsidDel="00DA58BF">
                  <w:rPr>
                    <w:rFonts w:cstheme="minorHAnsi"/>
                    <w:sz w:val="16"/>
                    <w:szCs w:val="20"/>
                  </w:rPr>
                  <w:delText>CF1R</w:delText>
                </w:r>
              </w:del>
            </w:ins>
            <w:ins w:id="1123" w:author="Tam, Danny@Energy" w:date="2022-02-28T13:20:00Z">
              <w:r w:rsidR="00DA58BF">
                <w:rPr>
                  <w:rFonts w:cstheme="minorHAnsi"/>
                  <w:sz w:val="16"/>
                  <w:szCs w:val="20"/>
                </w:rPr>
                <w:t>LMCC</w:t>
              </w:r>
            </w:ins>
            <w:ins w:id="1124" w:author="Markstrum, Alexis@Energy" w:date="2021-10-20T09:45:00Z">
              <w:del w:id="1125" w:author="Diane Pepetone" w:date="2022-01-13T19:37:00Z">
                <w:r w:rsidRPr="00F40856" w:rsidDel="00B854A7">
                  <w:rPr>
                    <w:rFonts w:cstheme="minorHAnsi"/>
                    <w:sz w:val="16"/>
                    <w:szCs w:val="20"/>
                  </w:rPr>
                  <w:delText xml:space="preserve"> &gt;&gt;</w:delText>
                </w:r>
              </w:del>
            </w:ins>
          </w:p>
        </w:tc>
        <w:tc>
          <w:tcPr>
            <w:tcW w:w="1589" w:type="dxa"/>
          </w:tcPr>
          <w:p w14:paraId="614B18A9" w14:textId="1282399D" w:rsidR="00F40856" w:rsidRPr="00F40856" w:rsidDel="00B854A7" w:rsidRDefault="00F40856" w:rsidP="00F40856">
            <w:pPr>
              <w:spacing w:after="0" w:line="240" w:lineRule="auto"/>
              <w:rPr>
                <w:ins w:id="1126" w:author="Markstrum, Alexis@Energy" w:date="2021-10-20T09:45:00Z"/>
                <w:del w:id="1127" w:author="Diane Pepetone" w:date="2022-01-13T19:37:00Z"/>
                <w:rFonts w:cstheme="minorHAnsi"/>
                <w:i/>
                <w:color w:val="FF0000"/>
                <w:sz w:val="16"/>
                <w:szCs w:val="20"/>
              </w:rPr>
            </w:pPr>
            <w:ins w:id="1128" w:author="Markstrum, Alexis@Energy" w:date="2021-10-20T09:45:00Z">
              <w:del w:id="1129" w:author="Diane Pepetone" w:date="2022-01-13T19:37:00Z">
                <w:r w:rsidRPr="00F40856" w:rsidDel="00B854A7">
                  <w:rPr>
                    <w:rFonts w:cstheme="minorHAnsi"/>
                    <w:sz w:val="16"/>
                    <w:szCs w:val="20"/>
                  </w:rPr>
                  <w:delText xml:space="preserve">&lt;&lt;Reference value from </w:delText>
                </w:r>
              </w:del>
              <w:del w:id="1130" w:author="Tam, Danny@Energy" w:date="2022-02-28T13:20:00Z">
                <w:r w:rsidRPr="00F40856" w:rsidDel="00DA58BF">
                  <w:rPr>
                    <w:rFonts w:cstheme="minorHAnsi"/>
                    <w:sz w:val="16"/>
                    <w:szCs w:val="20"/>
                  </w:rPr>
                  <w:delText>CF1R</w:delText>
                </w:r>
              </w:del>
            </w:ins>
            <w:ins w:id="1131" w:author="Tam, Danny@Energy" w:date="2022-02-28T13:20:00Z">
              <w:r w:rsidR="00DA58BF">
                <w:rPr>
                  <w:rFonts w:cstheme="minorHAnsi"/>
                  <w:sz w:val="16"/>
                  <w:szCs w:val="20"/>
                </w:rPr>
                <w:t>LMCC</w:t>
              </w:r>
            </w:ins>
            <w:ins w:id="1132" w:author="Markstrum, Alexis@Energy" w:date="2021-10-20T09:45:00Z">
              <w:del w:id="1133" w:author="Diane Pepetone" w:date="2022-01-13T19:37:00Z">
                <w:r w:rsidRPr="00F40856" w:rsidDel="00B854A7">
                  <w:rPr>
                    <w:rFonts w:cstheme="minorHAnsi"/>
                    <w:sz w:val="16"/>
                    <w:szCs w:val="20"/>
                  </w:rPr>
                  <w:delText>&gt;&gt;</w:delText>
                </w:r>
              </w:del>
            </w:ins>
          </w:p>
        </w:tc>
        <w:tc>
          <w:tcPr>
            <w:tcW w:w="1076" w:type="dxa"/>
          </w:tcPr>
          <w:p w14:paraId="18FDF26C" w14:textId="28E9028B" w:rsidR="00F40856" w:rsidRPr="00F40856" w:rsidDel="00B854A7" w:rsidRDefault="00F40856" w:rsidP="00F40856">
            <w:pPr>
              <w:spacing w:after="0" w:line="240" w:lineRule="auto"/>
              <w:rPr>
                <w:ins w:id="1134" w:author="Markstrum, Alexis@Energy" w:date="2021-10-20T09:45:00Z"/>
                <w:del w:id="1135" w:author="Diane Pepetone" w:date="2022-01-13T19:37:00Z"/>
                <w:rFonts w:cstheme="minorHAnsi"/>
                <w:sz w:val="16"/>
                <w:szCs w:val="20"/>
              </w:rPr>
            </w:pPr>
            <w:ins w:id="1136" w:author="Markstrum, Alexis@Energy" w:date="2021-10-20T09:45:00Z">
              <w:del w:id="1137" w:author="Diane Pepetone" w:date="2022-01-13T19:37:00Z">
                <w:r w:rsidRPr="00F40856" w:rsidDel="00B854A7">
                  <w:rPr>
                    <w:rFonts w:cstheme="minorHAnsi"/>
                    <w:sz w:val="16"/>
                    <w:szCs w:val="20"/>
                  </w:rPr>
                  <w:delText xml:space="preserve">&lt;&lt;reference values from </w:delText>
                </w:r>
              </w:del>
              <w:del w:id="1138" w:author="Tam, Danny@Energy" w:date="2022-02-28T13:20:00Z">
                <w:r w:rsidRPr="00F40856" w:rsidDel="00DA58BF">
                  <w:rPr>
                    <w:rFonts w:cstheme="minorHAnsi"/>
                    <w:sz w:val="16"/>
                    <w:szCs w:val="20"/>
                  </w:rPr>
                  <w:delText>CF1R</w:delText>
                </w:r>
              </w:del>
            </w:ins>
            <w:ins w:id="1139" w:author="Tam, Danny@Energy" w:date="2022-02-28T13:20:00Z">
              <w:r w:rsidR="00DA58BF">
                <w:rPr>
                  <w:rFonts w:cstheme="minorHAnsi"/>
                  <w:sz w:val="16"/>
                  <w:szCs w:val="20"/>
                </w:rPr>
                <w:t>LMCC</w:t>
              </w:r>
            </w:ins>
            <w:ins w:id="1140" w:author="Markstrum, Alexis@Energy" w:date="2021-10-20T09:45:00Z">
              <w:del w:id="1141" w:author="Diane Pepetone" w:date="2022-01-13T19:37:00Z">
                <w:r w:rsidRPr="00F40856" w:rsidDel="00B854A7">
                  <w:rPr>
                    <w:rFonts w:cstheme="minorHAnsi"/>
                    <w:sz w:val="16"/>
                    <w:szCs w:val="20"/>
                  </w:rPr>
                  <w:delText>-PRF; else NA&gt;&gt;</w:delText>
                </w:r>
              </w:del>
            </w:ins>
          </w:p>
        </w:tc>
        <w:tc>
          <w:tcPr>
            <w:tcW w:w="1290" w:type="dxa"/>
          </w:tcPr>
          <w:p w14:paraId="6149E9B5" w14:textId="0E13656B" w:rsidR="00F40856" w:rsidRPr="00F40856" w:rsidDel="00B854A7" w:rsidRDefault="00F40856" w:rsidP="007653B7">
            <w:pPr>
              <w:spacing w:after="0" w:line="240" w:lineRule="auto"/>
              <w:rPr>
                <w:ins w:id="1142" w:author="Markstrum, Alexis@Energy" w:date="2021-10-20T09:45:00Z"/>
                <w:del w:id="1143" w:author="Diane Pepetone" w:date="2022-01-13T19:37:00Z"/>
                <w:rFonts w:cstheme="minorHAnsi"/>
                <w:sz w:val="16"/>
                <w:szCs w:val="20"/>
              </w:rPr>
            </w:pPr>
            <w:ins w:id="1144" w:author="Markstrum, Alexis@Energy" w:date="2021-10-20T09:45:00Z">
              <w:del w:id="1145" w:author="Diane Pepetone" w:date="2022-01-13T19:37:00Z">
                <w:r w:rsidRPr="00F40856" w:rsidDel="00B854A7">
                  <w:rPr>
                    <w:rFonts w:cstheme="minorHAnsi"/>
                    <w:sz w:val="16"/>
                    <w:szCs w:val="20"/>
                  </w:rPr>
                  <w:delText xml:space="preserve">&lt;&lt;reference values from </w:delText>
                </w:r>
              </w:del>
              <w:del w:id="1146" w:author="Tam, Danny@Energy" w:date="2022-02-28T13:20:00Z">
                <w:r w:rsidRPr="00F40856" w:rsidDel="00DA58BF">
                  <w:rPr>
                    <w:rFonts w:cstheme="minorHAnsi"/>
                    <w:sz w:val="16"/>
                    <w:szCs w:val="20"/>
                  </w:rPr>
                  <w:delText>CF1R</w:delText>
                </w:r>
              </w:del>
            </w:ins>
            <w:ins w:id="1147" w:author="Tam, Danny@Energy" w:date="2022-02-28T13:20:00Z">
              <w:r w:rsidR="00DA58BF">
                <w:rPr>
                  <w:rFonts w:cstheme="minorHAnsi"/>
                  <w:sz w:val="16"/>
                  <w:szCs w:val="20"/>
                </w:rPr>
                <w:t>LMCC</w:t>
              </w:r>
            </w:ins>
            <w:ins w:id="1148" w:author="Markstrum, Alexis@Energy" w:date="2021-10-20T09:45:00Z">
              <w:del w:id="1149" w:author="Diane Pepetone" w:date="2022-01-13T19:37:00Z">
                <w:r w:rsidRPr="00F40856" w:rsidDel="00B854A7">
                  <w:rPr>
                    <w:rFonts w:cstheme="minorHAnsi"/>
                    <w:sz w:val="16"/>
                    <w:szCs w:val="20"/>
                  </w:rPr>
                  <w:delText xml:space="preserve">.  </w:delText>
                </w:r>
              </w:del>
            </w:ins>
          </w:p>
          <w:p w14:paraId="6B97A1BD" w14:textId="385BCD44" w:rsidR="00F40856" w:rsidRPr="00F40856" w:rsidDel="00B854A7" w:rsidRDefault="00F40856" w:rsidP="007653B7">
            <w:pPr>
              <w:spacing w:after="0" w:line="240" w:lineRule="auto"/>
              <w:rPr>
                <w:ins w:id="1150" w:author="Markstrum, Alexis@Energy" w:date="2021-10-20T09:45:00Z"/>
                <w:del w:id="1151" w:author="Diane Pepetone" w:date="2022-01-13T19:37:00Z"/>
                <w:rFonts w:cstheme="minorHAnsi"/>
                <w:sz w:val="16"/>
                <w:szCs w:val="20"/>
              </w:rPr>
            </w:pPr>
            <w:ins w:id="1152" w:author="Markstrum, Alexis@Energy" w:date="2021-10-20T09:45:00Z">
              <w:del w:id="1153" w:author="Diane Pepetone" w:date="2022-01-13T19:37:00Z">
                <w:r w:rsidRPr="00F40856" w:rsidDel="00B854A7">
                  <w:rPr>
                    <w:rFonts w:cstheme="minorHAnsi"/>
                    <w:sz w:val="16"/>
                    <w:szCs w:val="20"/>
                  </w:rPr>
                  <w:delText xml:space="preserve">If performance </w:delText>
                </w:r>
              </w:del>
            </w:ins>
          </w:p>
          <w:p w14:paraId="3324B976" w14:textId="5507D896" w:rsidR="00F40856" w:rsidRPr="00F40856" w:rsidDel="00B854A7" w:rsidRDefault="00F40856" w:rsidP="007653B7">
            <w:pPr>
              <w:spacing w:after="0" w:line="240" w:lineRule="auto"/>
              <w:rPr>
                <w:ins w:id="1154" w:author="Markstrum, Alexis@Energy" w:date="2021-10-20T09:45:00Z"/>
                <w:del w:id="1155" w:author="Diane Pepetone" w:date="2022-01-13T19:37:00Z"/>
                <w:rFonts w:cstheme="minorHAnsi"/>
                <w:sz w:val="16"/>
                <w:szCs w:val="20"/>
              </w:rPr>
            </w:pPr>
            <w:ins w:id="1156" w:author="Markstrum, Alexis@Energy" w:date="2021-10-20T09:45:00Z">
              <w:del w:id="1157" w:author="Diane Pepetone" w:date="2022-01-13T19:37:00Z">
                <w:r w:rsidRPr="00F40856" w:rsidDel="00B854A7">
                  <w:rPr>
                    <w:rFonts w:cstheme="minorHAnsi"/>
                    <w:sz w:val="16"/>
                    <w:szCs w:val="20"/>
                  </w:rPr>
                  <w:delText>Allowed values are</w:delText>
                </w:r>
              </w:del>
            </w:ins>
          </w:p>
          <w:p w14:paraId="22EBA9A1" w14:textId="69A8FA54" w:rsidR="00F40856" w:rsidRPr="00F40856" w:rsidDel="00B854A7" w:rsidRDefault="00F40856">
            <w:pPr>
              <w:spacing w:after="0" w:line="240" w:lineRule="auto"/>
              <w:rPr>
                <w:ins w:id="1158" w:author="Markstrum, Alexis@Energy" w:date="2021-10-20T09:45:00Z"/>
                <w:del w:id="1159" w:author="Diane Pepetone" w:date="2022-01-13T19:37:00Z"/>
                <w:rFonts w:cstheme="minorHAnsi"/>
                <w:sz w:val="16"/>
                <w:szCs w:val="20"/>
              </w:rPr>
            </w:pPr>
            <w:ins w:id="1160" w:author="Markstrum, Alexis@Energy" w:date="2021-10-20T09:45:00Z">
              <w:del w:id="1161" w:author="Diane Pepetone" w:date="2022-01-13T19:37:00Z">
                <w:r w:rsidRPr="00F40856" w:rsidDel="00B854A7">
                  <w:rPr>
                    <w:rFonts w:cstheme="minorHAnsi"/>
                    <w:sz w:val="16"/>
                    <w:szCs w:val="20"/>
                  </w:rPr>
                  <w:delText>*Standard Distribution System</w:delText>
                </w:r>
              </w:del>
            </w:ins>
          </w:p>
          <w:p w14:paraId="45D73D16" w14:textId="76C06885" w:rsidR="00F40856" w:rsidRPr="00F40856" w:rsidDel="00B854A7" w:rsidRDefault="00F40856">
            <w:pPr>
              <w:spacing w:after="0" w:line="240" w:lineRule="auto"/>
              <w:rPr>
                <w:ins w:id="1162" w:author="Markstrum, Alexis@Energy" w:date="2021-10-20T09:45:00Z"/>
                <w:del w:id="1163" w:author="Diane Pepetone" w:date="2022-01-13T19:37:00Z"/>
                <w:rFonts w:cstheme="minorHAnsi"/>
                <w:sz w:val="16"/>
                <w:szCs w:val="20"/>
              </w:rPr>
            </w:pPr>
            <w:ins w:id="1164" w:author="Markstrum, Alexis@Energy" w:date="2021-10-20T09:45:00Z">
              <w:del w:id="1165" w:author="Diane Pepetone" w:date="2022-01-13T19:37:00Z">
                <w:r w:rsidRPr="00F40856" w:rsidDel="00B854A7">
                  <w:rPr>
                    <w:rFonts w:cstheme="minorHAnsi"/>
                    <w:sz w:val="16"/>
                    <w:szCs w:val="20"/>
                  </w:rPr>
                  <w:delText>* Point of Use</w:delText>
                </w:r>
              </w:del>
            </w:ins>
          </w:p>
          <w:p w14:paraId="6D4F4649" w14:textId="3A4DA930" w:rsidR="00F40856" w:rsidRPr="00F40856" w:rsidDel="00B854A7" w:rsidRDefault="00F40856">
            <w:pPr>
              <w:spacing w:after="0" w:line="240" w:lineRule="auto"/>
              <w:rPr>
                <w:ins w:id="1166" w:author="Markstrum, Alexis@Energy" w:date="2021-10-20T09:45:00Z"/>
                <w:del w:id="1167" w:author="Diane Pepetone" w:date="2022-01-13T19:37:00Z"/>
                <w:rFonts w:cstheme="minorHAnsi"/>
                <w:sz w:val="16"/>
                <w:szCs w:val="20"/>
              </w:rPr>
            </w:pPr>
            <w:ins w:id="1168" w:author="Markstrum, Alexis@Energy" w:date="2021-10-20T09:45:00Z">
              <w:del w:id="1169" w:author="Diane Pepetone" w:date="2022-01-13T19:37:00Z">
                <w:r w:rsidRPr="00F40856" w:rsidDel="00B854A7">
                  <w:rPr>
                    <w:rFonts w:cstheme="minorHAnsi"/>
                    <w:sz w:val="16"/>
                    <w:szCs w:val="20"/>
                  </w:rPr>
                  <w:delText xml:space="preserve">* Parallel Piping </w:delText>
                </w:r>
              </w:del>
            </w:ins>
          </w:p>
          <w:p w14:paraId="154861CC" w14:textId="1B592CA7" w:rsidR="00F40856" w:rsidRPr="00F40856" w:rsidDel="00B854A7" w:rsidRDefault="00F40856">
            <w:pPr>
              <w:spacing w:after="0" w:line="240" w:lineRule="auto"/>
              <w:rPr>
                <w:ins w:id="1170" w:author="Markstrum, Alexis@Energy" w:date="2021-10-20T09:45:00Z"/>
                <w:del w:id="1171" w:author="Diane Pepetone" w:date="2022-01-13T19:37:00Z"/>
                <w:rFonts w:cstheme="minorHAnsi"/>
                <w:sz w:val="16"/>
                <w:szCs w:val="20"/>
              </w:rPr>
            </w:pPr>
            <w:ins w:id="1172" w:author="Markstrum, Alexis@Energy" w:date="2021-10-20T09:45:00Z">
              <w:del w:id="1173" w:author="Diane Pepetone" w:date="2022-01-13T19:37:00Z">
                <w:r w:rsidRPr="00F40856" w:rsidDel="00B854A7">
                  <w:rPr>
                    <w:rFonts w:cstheme="minorHAnsi"/>
                    <w:sz w:val="16"/>
                    <w:szCs w:val="20"/>
                  </w:rPr>
                  <w:delText>*Recirculation System Non-Demand Control</w:delText>
                </w:r>
              </w:del>
            </w:ins>
          </w:p>
          <w:p w14:paraId="14DC8B94" w14:textId="36F8F78D" w:rsidR="00F40856" w:rsidRPr="00F40856" w:rsidDel="00B854A7" w:rsidRDefault="00F40856">
            <w:pPr>
              <w:spacing w:after="0" w:line="240" w:lineRule="auto"/>
              <w:rPr>
                <w:ins w:id="1174" w:author="Markstrum, Alexis@Energy" w:date="2021-10-20T09:45:00Z"/>
                <w:del w:id="1175" w:author="Diane Pepetone" w:date="2022-01-13T19:37:00Z"/>
                <w:rFonts w:cstheme="minorHAnsi"/>
                <w:sz w:val="16"/>
                <w:szCs w:val="20"/>
              </w:rPr>
            </w:pPr>
            <w:ins w:id="1176" w:author="Markstrum, Alexis@Energy" w:date="2021-10-20T09:45:00Z">
              <w:del w:id="1177" w:author="Diane Pepetone" w:date="2022-01-13T19:37:00Z">
                <w:r w:rsidRPr="00F40856" w:rsidDel="00B854A7">
                  <w:rPr>
                    <w:rFonts w:cstheme="minorHAnsi"/>
                    <w:sz w:val="16"/>
                    <w:szCs w:val="20"/>
                  </w:rPr>
                  <w:delText xml:space="preserve">* Demand Recirculation Manual Control </w:delText>
                </w:r>
              </w:del>
            </w:ins>
          </w:p>
          <w:p w14:paraId="6BE376A4" w14:textId="3F50DA15" w:rsidR="00F40856" w:rsidRPr="00F40856" w:rsidDel="00B854A7" w:rsidRDefault="00F40856">
            <w:pPr>
              <w:spacing w:after="0" w:line="240" w:lineRule="auto"/>
              <w:rPr>
                <w:ins w:id="1178" w:author="Markstrum, Alexis@Energy" w:date="2021-10-20T09:45:00Z"/>
                <w:del w:id="1179" w:author="Diane Pepetone" w:date="2022-01-13T19:37:00Z"/>
                <w:rFonts w:cstheme="minorHAnsi"/>
                <w:sz w:val="16"/>
                <w:szCs w:val="20"/>
              </w:rPr>
            </w:pPr>
            <w:ins w:id="1180" w:author="Markstrum, Alexis@Energy" w:date="2021-10-20T09:45:00Z">
              <w:del w:id="1181" w:author="Diane Pepetone" w:date="2022-01-13T19:37:00Z">
                <w:r w:rsidRPr="00F40856" w:rsidDel="00B854A7">
                  <w:rPr>
                    <w:rFonts w:cstheme="minorHAnsi"/>
                    <w:sz w:val="16"/>
                    <w:szCs w:val="20"/>
                  </w:rPr>
                  <w:delText xml:space="preserve">* Demand Recirculation Sensor Control; </w:delText>
                </w:r>
              </w:del>
            </w:ins>
          </w:p>
          <w:p w14:paraId="104B7588" w14:textId="5F71A087" w:rsidR="00F40856" w:rsidRPr="00F40856" w:rsidDel="00B854A7" w:rsidRDefault="00F40856">
            <w:pPr>
              <w:spacing w:after="0" w:line="240" w:lineRule="auto"/>
              <w:rPr>
                <w:ins w:id="1182" w:author="Markstrum, Alexis@Energy" w:date="2021-10-20T09:45:00Z"/>
                <w:del w:id="1183" w:author="Diane Pepetone" w:date="2022-01-13T19:37:00Z"/>
                <w:rFonts w:cstheme="minorHAnsi"/>
                <w:sz w:val="16"/>
                <w:szCs w:val="20"/>
              </w:rPr>
            </w:pPr>
            <w:ins w:id="1184" w:author="Markstrum, Alexis@Energy" w:date="2021-10-20T09:45:00Z">
              <w:del w:id="1185" w:author="Diane Pepetone" w:date="2022-01-13T19:37:00Z">
                <w:r w:rsidRPr="00F40856" w:rsidDel="00B854A7">
                  <w:rPr>
                    <w:rFonts w:cstheme="minorHAnsi"/>
                    <w:sz w:val="16"/>
                    <w:szCs w:val="20"/>
                  </w:rPr>
                  <w:delText xml:space="preserve">Else if prescriptive,  </w:delText>
                </w:r>
              </w:del>
            </w:ins>
          </w:p>
          <w:p w14:paraId="39E890F0" w14:textId="16054B4C" w:rsidR="00F40856" w:rsidRPr="00F40856" w:rsidDel="00B854A7" w:rsidRDefault="00F40856">
            <w:pPr>
              <w:spacing w:after="0" w:line="240" w:lineRule="auto"/>
              <w:rPr>
                <w:ins w:id="1186" w:author="Markstrum, Alexis@Energy" w:date="2021-10-20T09:45:00Z"/>
                <w:del w:id="1187" w:author="Diane Pepetone" w:date="2022-01-13T19:37:00Z"/>
                <w:rFonts w:cstheme="minorHAnsi"/>
                <w:sz w:val="16"/>
                <w:szCs w:val="20"/>
              </w:rPr>
            </w:pPr>
            <w:ins w:id="1188" w:author="Markstrum, Alexis@Energy" w:date="2021-10-20T09:45:00Z">
              <w:del w:id="1189" w:author="Diane Pepetone" w:date="2022-01-13T19:37:00Z">
                <w:r w:rsidRPr="00F40856" w:rsidDel="00B854A7">
                  <w:rPr>
                    <w:rFonts w:cstheme="minorHAnsi"/>
                    <w:sz w:val="16"/>
                    <w:szCs w:val="20"/>
                  </w:rPr>
                  <w:delText xml:space="preserve">Allowed values are </w:delText>
                </w:r>
              </w:del>
            </w:ins>
          </w:p>
          <w:p w14:paraId="2A0D1950" w14:textId="2FDAE37B" w:rsidR="00F40856" w:rsidRPr="00F40856" w:rsidDel="00B854A7" w:rsidRDefault="00F40856">
            <w:pPr>
              <w:spacing w:after="0" w:line="240" w:lineRule="auto"/>
              <w:rPr>
                <w:ins w:id="1190" w:author="Markstrum, Alexis@Energy" w:date="2021-10-20T09:45:00Z"/>
                <w:del w:id="1191" w:author="Diane Pepetone" w:date="2022-01-13T19:37:00Z"/>
                <w:rFonts w:cstheme="minorHAnsi"/>
                <w:sz w:val="16"/>
                <w:szCs w:val="20"/>
              </w:rPr>
            </w:pPr>
            <w:ins w:id="1192" w:author="Markstrum, Alexis@Energy" w:date="2021-10-20T09:45:00Z">
              <w:del w:id="1193" w:author="Diane Pepetone" w:date="2022-01-13T19:37:00Z">
                <w:r w:rsidRPr="00F40856" w:rsidDel="00B854A7">
                  <w:rPr>
                    <w:rFonts w:cstheme="minorHAnsi"/>
                    <w:sz w:val="16"/>
                    <w:szCs w:val="20"/>
                  </w:rPr>
                  <w:delText>*Standard Distribution System</w:delText>
                </w:r>
              </w:del>
            </w:ins>
          </w:p>
          <w:p w14:paraId="5390C889" w14:textId="230EAFF3" w:rsidR="00F40856" w:rsidRPr="00F40856" w:rsidDel="00B854A7" w:rsidRDefault="00F40856">
            <w:pPr>
              <w:spacing w:after="0" w:line="240" w:lineRule="auto"/>
              <w:rPr>
                <w:ins w:id="1194" w:author="Markstrum, Alexis@Energy" w:date="2021-10-20T09:45:00Z"/>
                <w:del w:id="1195" w:author="Diane Pepetone" w:date="2022-01-13T19:37:00Z"/>
                <w:rFonts w:cstheme="minorHAnsi"/>
                <w:sz w:val="16"/>
                <w:szCs w:val="20"/>
              </w:rPr>
            </w:pPr>
            <w:ins w:id="1196" w:author="Markstrum, Alexis@Energy" w:date="2021-10-20T09:45:00Z">
              <w:del w:id="1197" w:author="Diane Pepetone" w:date="2022-01-13T19:37:00Z">
                <w:r w:rsidRPr="00F40856" w:rsidDel="00B854A7">
                  <w:rPr>
                    <w:rFonts w:cstheme="minorHAnsi"/>
                    <w:sz w:val="16"/>
                    <w:szCs w:val="20"/>
                  </w:rPr>
                  <w:delText>*Demand Recirculation</w:delText>
                </w:r>
              </w:del>
            </w:ins>
          </w:p>
          <w:p w14:paraId="746A0BA1" w14:textId="192661F6" w:rsidR="00F40856" w:rsidRPr="00F40856" w:rsidDel="00B854A7" w:rsidRDefault="00F40856">
            <w:pPr>
              <w:spacing w:after="0" w:line="240" w:lineRule="auto"/>
              <w:rPr>
                <w:ins w:id="1198" w:author="Markstrum, Alexis@Energy" w:date="2021-10-20T09:45:00Z"/>
                <w:del w:id="1199" w:author="Diane Pepetone" w:date="2022-01-13T19:37:00Z"/>
                <w:rFonts w:cstheme="minorHAnsi"/>
                <w:sz w:val="16"/>
                <w:szCs w:val="20"/>
              </w:rPr>
            </w:pPr>
            <w:ins w:id="1200" w:author="Markstrum, Alexis@Energy" w:date="2021-10-20T09:45:00Z">
              <w:del w:id="1201" w:author="Diane Pepetone" w:date="2022-01-13T19:37:00Z">
                <w:r w:rsidRPr="00F40856" w:rsidDel="00B854A7">
                  <w:rPr>
                    <w:rFonts w:cstheme="minorHAnsi"/>
                    <w:sz w:val="16"/>
                    <w:szCs w:val="20"/>
                  </w:rPr>
                  <w:delText xml:space="preserve">* Demand Recirculation Manual </w:delText>
                </w:r>
                <w:r w:rsidRPr="00F40856" w:rsidDel="00B854A7">
                  <w:rPr>
                    <w:rFonts w:cstheme="minorHAnsi"/>
                    <w:sz w:val="16"/>
                    <w:szCs w:val="20"/>
                  </w:rPr>
                  <w:lastRenderedPageBreak/>
                  <w:delText xml:space="preserve">Control; Else if </w:delText>
                </w:r>
              </w:del>
              <w:del w:id="1202" w:author="Tam, Danny@Energy" w:date="2022-02-28T13:20:00Z">
                <w:r w:rsidRPr="00F40856" w:rsidDel="00DA58BF">
                  <w:rPr>
                    <w:rFonts w:cstheme="minorHAnsi"/>
                    <w:sz w:val="16"/>
                    <w:szCs w:val="20"/>
                  </w:rPr>
                  <w:delText>CF1R</w:delText>
                </w:r>
              </w:del>
            </w:ins>
            <w:ins w:id="1203" w:author="Tam, Danny@Energy" w:date="2022-02-28T13:20:00Z">
              <w:r w:rsidR="00DA58BF">
                <w:rPr>
                  <w:rFonts w:cstheme="minorHAnsi"/>
                  <w:sz w:val="16"/>
                  <w:szCs w:val="20"/>
                </w:rPr>
                <w:t>LMCC</w:t>
              </w:r>
            </w:ins>
            <w:ins w:id="1204" w:author="Markstrum, Alexis@Energy" w:date="2021-10-20T09:45:00Z">
              <w:del w:id="1205" w:author="Diane Pepetone" w:date="2022-01-13T19:37:00Z">
                <w:r w:rsidRPr="00F40856" w:rsidDel="00B854A7">
                  <w:rPr>
                    <w:rFonts w:cstheme="minorHAnsi"/>
                    <w:sz w:val="16"/>
                    <w:szCs w:val="20"/>
                  </w:rPr>
                  <w:delText xml:space="preserve">-ALT, then value = NA &gt;&gt; </w:delText>
                </w:r>
              </w:del>
            </w:ins>
          </w:p>
          <w:p w14:paraId="234D13DB" w14:textId="3160172B" w:rsidR="00F40856" w:rsidRPr="00F40856" w:rsidDel="00B854A7" w:rsidRDefault="00F40856">
            <w:pPr>
              <w:spacing w:after="0" w:line="240" w:lineRule="auto"/>
              <w:rPr>
                <w:ins w:id="1206" w:author="Markstrum, Alexis@Energy" w:date="2021-10-20T09:45:00Z"/>
                <w:del w:id="1207" w:author="Diane Pepetone" w:date="2022-01-13T19:37:00Z"/>
                <w:rFonts w:cstheme="minorHAnsi"/>
                <w:sz w:val="16"/>
                <w:szCs w:val="20"/>
              </w:rPr>
            </w:pPr>
          </w:p>
        </w:tc>
        <w:tc>
          <w:tcPr>
            <w:tcW w:w="1084" w:type="dxa"/>
          </w:tcPr>
          <w:p w14:paraId="5EFF6F7B" w14:textId="7088D4A9" w:rsidR="00F40856" w:rsidRPr="00F40856" w:rsidDel="00B854A7" w:rsidRDefault="00F40856" w:rsidP="00F40856">
            <w:pPr>
              <w:tabs>
                <w:tab w:val="left" w:pos="2160"/>
                <w:tab w:val="left" w:pos="2700"/>
                <w:tab w:val="left" w:pos="3420"/>
                <w:tab w:val="left" w:pos="3780"/>
                <w:tab w:val="left" w:pos="5760"/>
                <w:tab w:val="left" w:pos="7212"/>
              </w:tabs>
              <w:spacing w:after="0" w:line="240" w:lineRule="auto"/>
              <w:contextualSpacing/>
              <w:rPr>
                <w:ins w:id="1208" w:author="Markstrum, Alexis@Energy" w:date="2021-10-20T09:45:00Z"/>
                <w:del w:id="1209" w:author="Diane Pepetone" w:date="2022-01-13T19:37:00Z"/>
                <w:rFonts w:cstheme="minorHAnsi"/>
                <w:sz w:val="16"/>
                <w:szCs w:val="20"/>
              </w:rPr>
            </w:pPr>
            <w:ins w:id="1210" w:author="Markstrum, Alexis@Energy" w:date="2021-10-20T09:45:00Z">
              <w:del w:id="1211" w:author="Diane Pepetone" w:date="2022-01-13T19:37:00Z">
                <w:r w:rsidRPr="00F40856" w:rsidDel="00B854A7">
                  <w:rPr>
                    <w:rFonts w:cstheme="minorHAnsi"/>
                    <w:sz w:val="16"/>
                    <w:szCs w:val="20"/>
                  </w:rPr>
                  <w:lastRenderedPageBreak/>
                  <w:delText xml:space="preserve">&lt;&lt;reference values from </w:delText>
                </w:r>
              </w:del>
              <w:del w:id="1212" w:author="Tam, Danny@Energy" w:date="2022-02-28T13:20:00Z">
                <w:r w:rsidRPr="00F40856" w:rsidDel="00DA58BF">
                  <w:rPr>
                    <w:rFonts w:cstheme="minorHAnsi"/>
                    <w:sz w:val="16"/>
                    <w:szCs w:val="20"/>
                  </w:rPr>
                  <w:delText>CF1R</w:delText>
                </w:r>
              </w:del>
            </w:ins>
            <w:ins w:id="1213" w:author="Tam, Danny@Energy" w:date="2022-02-28T13:20:00Z">
              <w:r w:rsidR="00DA58BF">
                <w:rPr>
                  <w:rFonts w:cstheme="minorHAnsi"/>
                  <w:sz w:val="16"/>
                  <w:szCs w:val="20"/>
                </w:rPr>
                <w:t>LMCC</w:t>
              </w:r>
            </w:ins>
            <w:ins w:id="1214" w:author="Markstrum, Alexis@Energy" w:date="2021-10-20T09:45:00Z">
              <w:del w:id="1215" w:author="Diane Pepetone" w:date="2022-01-13T19:37:00Z">
                <w:r w:rsidRPr="00F40856" w:rsidDel="00B854A7">
                  <w:rPr>
                    <w:rFonts w:cstheme="minorHAnsi"/>
                    <w:sz w:val="16"/>
                    <w:szCs w:val="20"/>
                  </w:rPr>
                  <w:delText>.  Allowed values are *Basic</w:delText>
                </w:r>
              </w:del>
            </w:ins>
          </w:p>
          <w:p w14:paraId="0864A0FF" w14:textId="2C3C59DC" w:rsidR="00F40856" w:rsidRPr="00F40856" w:rsidDel="00B854A7" w:rsidRDefault="00F40856" w:rsidP="00F40856">
            <w:pPr>
              <w:spacing w:after="0" w:line="240" w:lineRule="auto"/>
              <w:rPr>
                <w:ins w:id="1216" w:author="Markstrum, Alexis@Energy" w:date="2021-10-20T09:45:00Z"/>
                <w:del w:id="1217" w:author="Diane Pepetone" w:date="2022-01-13T19:37:00Z"/>
                <w:rFonts w:cstheme="minorHAnsi"/>
                <w:sz w:val="16"/>
                <w:szCs w:val="20"/>
              </w:rPr>
            </w:pPr>
            <w:ins w:id="1218" w:author="Markstrum, Alexis@Energy" w:date="2021-10-20T09:45:00Z">
              <w:del w:id="1219" w:author="Diane Pepetone" w:date="2022-01-13T19:37:00Z">
                <w:r w:rsidRPr="00F40856" w:rsidDel="00B854A7">
                  <w:rPr>
                    <w:rFonts w:cstheme="minorHAnsi"/>
                    <w:sz w:val="16"/>
                    <w:szCs w:val="20"/>
                  </w:rPr>
                  <w:delText xml:space="preserve">*None; </w:delText>
                </w:r>
              </w:del>
            </w:ins>
          </w:p>
          <w:p w14:paraId="17810BEA" w14:textId="4C533D5F" w:rsidR="00F40856" w:rsidRPr="00F40856" w:rsidDel="00B854A7" w:rsidRDefault="00F40856" w:rsidP="00F40856">
            <w:pPr>
              <w:spacing w:after="0" w:line="240" w:lineRule="auto"/>
              <w:rPr>
                <w:ins w:id="1220" w:author="Markstrum, Alexis@Energy" w:date="2021-10-20T09:45:00Z"/>
                <w:del w:id="1221" w:author="Diane Pepetone" w:date="2022-01-13T19:37:00Z"/>
                <w:rFonts w:cstheme="minorHAnsi"/>
                <w:sz w:val="16"/>
                <w:szCs w:val="20"/>
              </w:rPr>
            </w:pPr>
            <w:ins w:id="1222" w:author="Markstrum, Alexis@Energy" w:date="2021-10-20T09:45:00Z">
              <w:del w:id="1223" w:author="Diane Pepetone" w:date="2022-01-13T19:37:00Z">
                <w:r w:rsidRPr="00F40856" w:rsidDel="00B854A7">
                  <w:rPr>
                    <w:rFonts w:cstheme="minorHAnsi"/>
                    <w:sz w:val="16"/>
                    <w:szCs w:val="20"/>
                  </w:rPr>
                  <w:delText xml:space="preserve">if </w:delText>
                </w:r>
              </w:del>
              <w:del w:id="1224" w:author="Tam, Danny@Energy" w:date="2022-02-28T13:20:00Z">
                <w:r w:rsidRPr="00F40856" w:rsidDel="00DA58BF">
                  <w:rPr>
                    <w:rFonts w:cstheme="minorHAnsi"/>
                    <w:sz w:val="16"/>
                    <w:szCs w:val="20"/>
                  </w:rPr>
                  <w:delText>CF1R</w:delText>
                </w:r>
              </w:del>
            </w:ins>
            <w:ins w:id="1225" w:author="Tam, Danny@Energy" w:date="2022-02-28T13:20:00Z">
              <w:r w:rsidR="00DA58BF">
                <w:rPr>
                  <w:rFonts w:cstheme="minorHAnsi"/>
                  <w:sz w:val="16"/>
                  <w:szCs w:val="20"/>
                </w:rPr>
                <w:t>LMCC</w:t>
              </w:r>
            </w:ins>
            <w:ins w:id="1226" w:author="Markstrum, Alexis@Energy" w:date="2021-10-20T09:45:00Z">
              <w:del w:id="1227" w:author="Diane Pepetone" w:date="2022-01-13T19:37:00Z">
                <w:r w:rsidRPr="00F40856" w:rsidDel="00B854A7">
                  <w:rPr>
                    <w:rFonts w:cstheme="minorHAnsi"/>
                    <w:sz w:val="16"/>
                    <w:szCs w:val="20"/>
                  </w:rPr>
                  <w:delText>-ALT, then value = NA &gt;&gt;</w:delText>
                </w:r>
              </w:del>
            </w:ins>
          </w:p>
        </w:tc>
        <w:tc>
          <w:tcPr>
            <w:tcW w:w="1509" w:type="dxa"/>
          </w:tcPr>
          <w:p w14:paraId="4CB2C91A" w14:textId="2FB1B5E9" w:rsidR="00F40856" w:rsidRPr="00F40856" w:rsidDel="00B854A7" w:rsidRDefault="00F40856" w:rsidP="00F40856">
            <w:pPr>
              <w:tabs>
                <w:tab w:val="left" w:pos="2160"/>
                <w:tab w:val="left" w:pos="2700"/>
                <w:tab w:val="left" w:pos="3420"/>
                <w:tab w:val="left" w:pos="3780"/>
                <w:tab w:val="left" w:pos="5760"/>
                <w:tab w:val="left" w:pos="7212"/>
              </w:tabs>
              <w:spacing w:after="0" w:line="240" w:lineRule="auto"/>
              <w:contextualSpacing/>
              <w:rPr>
                <w:ins w:id="1228" w:author="Markstrum, Alexis@Energy" w:date="2021-10-20T09:45:00Z"/>
                <w:del w:id="1229" w:author="Diane Pepetone" w:date="2022-01-13T19:37:00Z"/>
                <w:rFonts w:cstheme="minorHAnsi"/>
                <w:sz w:val="16"/>
                <w:szCs w:val="20"/>
              </w:rPr>
            </w:pPr>
            <w:ins w:id="1230" w:author="Markstrum, Alexis@Energy" w:date="2021-10-20T09:45:00Z">
              <w:del w:id="1231" w:author="Diane Pepetone" w:date="2022-01-13T19:37:00Z">
                <w:r w:rsidRPr="00F40856" w:rsidDel="00B854A7">
                  <w:rPr>
                    <w:rFonts w:cstheme="minorHAnsi"/>
                    <w:sz w:val="16"/>
                    <w:szCs w:val="20"/>
                  </w:rPr>
                  <w:delText>&lt;&lt;if performance, hide column from user, needed for equivalency lookup;</w:delText>
                </w:r>
              </w:del>
            </w:ins>
          </w:p>
          <w:p w14:paraId="01D9D406" w14:textId="4041542C" w:rsidR="00F40856" w:rsidRPr="00F40856" w:rsidDel="00B854A7" w:rsidRDefault="00F40856" w:rsidP="00F40856">
            <w:pPr>
              <w:tabs>
                <w:tab w:val="left" w:pos="2160"/>
                <w:tab w:val="left" w:pos="2700"/>
                <w:tab w:val="left" w:pos="3420"/>
                <w:tab w:val="left" w:pos="3780"/>
                <w:tab w:val="left" w:pos="5760"/>
                <w:tab w:val="left" w:pos="7212"/>
              </w:tabs>
              <w:spacing w:after="0" w:line="240" w:lineRule="auto"/>
              <w:contextualSpacing/>
              <w:rPr>
                <w:ins w:id="1232" w:author="Markstrum, Alexis@Energy" w:date="2021-10-20T09:45:00Z"/>
                <w:del w:id="1233" w:author="Diane Pepetone" w:date="2022-01-13T19:37:00Z"/>
                <w:rFonts w:cstheme="minorHAnsi"/>
                <w:sz w:val="16"/>
                <w:szCs w:val="20"/>
              </w:rPr>
            </w:pPr>
            <w:ins w:id="1234" w:author="Markstrum, Alexis@Energy" w:date="2021-10-20T09:45:00Z">
              <w:del w:id="1235" w:author="Diane Pepetone" w:date="2022-01-13T19:37:00Z">
                <w:r w:rsidRPr="00F40856" w:rsidDel="00B854A7">
                  <w:rPr>
                    <w:rFonts w:cstheme="minorHAnsi"/>
                    <w:sz w:val="16"/>
                    <w:szCs w:val="20"/>
                  </w:rPr>
                  <w:delText>Reference value from XML;</w:delText>
                </w:r>
              </w:del>
            </w:ins>
          </w:p>
          <w:p w14:paraId="1CA79B09" w14:textId="2C23CA6A" w:rsidR="00F40856" w:rsidRPr="00F40856" w:rsidDel="00B854A7" w:rsidRDefault="00F40856" w:rsidP="00F40856">
            <w:pPr>
              <w:tabs>
                <w:tab w:val="left" w:pos="2160"/>
                <w:tab w:val="left" w:pos="2700"/>
                <w:tab w:val="left" w:pos="3420"/>
                <w:tab w:val="left" w:pos="3780"/>
                <w:tab w:val="left" w:pos="5760"/>
                <w:tab w:val="left" w:pos="7212"/>
              </w:tabs>
              <w:spacing w:after="0" w:line="240" w:lineRule="auto"/>
              <w:contextualSpacing/>
              <w:rPr>
                <w:ins w:id="1236" w:author="Markstrum, Alexis@Energy" w:date="2021-10-20T09:45:00Z"/>
                <w:del w:id="1237" w:author="Diane Pepetone" w:date="2022-01-13T19:37:00Z"/>
                <w:rFonts w:cstheme="minorHAnsi"/>
                <w:sz w:val="16"/>
                <w:szCs w:val="20"/>
              </w:rPr>
            </w:pPr>
            <w:ins w:id="1238" w:author="Markstrum, Alexis@Energy" w:date="2021-10-20T09:45:00Z">
              <w:del w:id="1239" w:author="Diane Pepetone" w:date="2022-01-13T19:37:00Z">
                <w:r w:rsidRPr="00F40856" w:rsidDel="00B854A7">
                  <w:rPr>
                    <w:rFonts w:cstheme="minorHAnsi"/>
                    <w:sz w:val="16"/>
                    <w:szCs w:val="20"/>
                  </w:rPr>
                  <w:delText>Elseif prescriptive, do not require field&gt;&gt;</w:delText>
                </w:r>
              </w:del>
            </w:ins>
          </w:p>
        </w:tc>
      </w:tr>
      <w:tr w:rsidR="00F40856" w:rsidRPr="00F40856" w:rsidDel="00B854A7" w14:paraId="77A8EC7A" w14:textId="22486243" w:rsidTr="009C5E99">
        <w:trPr>
          <w:ins w:id="1240" w:author="Markstrum, Alexis@Energy" w:date="2021-10-20T09:45:00Z"/>
          <w:del w:id="1241" w:author="Diane Pepetone" w:date="2022-01-13T19:37:00Z"/>
        </w:trPr>
        <w:tc>
          <w:tcPr>
            <w:tcW w:w="757" w:type="dxa"/>
          </w:tcPr>
          <w:p w14:paraId="698BFA9C" w14:textId="01B11964" w:rsidR="00F40856" w:rsidRPr="00F40856" w:rsidDel="00B854A7" w:rsidRDefault="00F40856" w:rsidP="00F40856">
            <w:pPr>
              <w:spacing w:after="0" w:line="240" w:lineRule="auto"/>
              <w:rPr>
                <w:ins w:id="1242" w:author="Markstrum, Alexis@Energy" w:date="2021-10-20T09:45:00Z"/>
                <w:del w:id="1243" w:author="Diane Pepetone" w:date="2022-01-13T19:37:00Z"/>
                <w:rFonts w:cstheme="minorHAnsi"/>
                <w:sz w:val="20"/>
                <w:szCs w:val="20"/>
              </w:rPr>
            </w:pPr>
          </w:p>
        </w:tc>
        <w:tc>
          <w:tcPr>
            <w:tcW w:w="1074" w:type="dxa"/>
          </w:tcPr>
          <w:p w14:paraId="3A1A1115" w14:textId="0227AF87" w:rsidR="00F40856" w:rsidRPr="00F40856" w:rsidDel="00B854A7" w:rsidRDefault="00F40856" w:rsidP="00F40856">
            <w:pPr>
              <w:spacing w:after="0" w:line="240" w:lineRule="auto"/>
              <w:rPr>
                <w:ins w:id="1244" w:author="Markstrum, Alexis@Energy" w:date="2021-10-20T09:45:00Z"/>
                <w:del w:id="1245" w:author="Diane Pepetone" w:date="2022-01-13T19:37:00Z"/>
                <w:rFonts w:cstheme="minorHAnsi"/>
                <w:sz w:val="20"/>
                <w:szCs w:val="20"/>
              </w:rPr>
            </w:pPr>
          </w:p>
        </w:tc>
        <w:tc>
          <w:tcPr>
            <w:tcW w:w="1268" w:type="dxa"/>
          </w:tcPr>
          <w:p w14:paraId="150E2760" w14:textId="4785893D" w:rsidR="00F40856" w:rsidRPr="00F40856" w:rsidDel="00B854A7" w:rsidRDefault="00F40856" w:rsidP="00F40856">
            <w:pPr>
              <w:spacing w:after="0" w:line="240" w:lineRule="auto"/>
              <w:rPr>
                <w:ins w:id="1246" w:author="Markstrum, Alexis@Energy" w:date="2021-10-20T09:45:00Z"/>
                <w:del w:id="1247" w:author="Diane Pepetone" w:date="2022-01-13T19:37:00Z"/>
                <w:rFonts w:cstheme="minorHAnsi"/>
                <w:sz w:val="20"/>
                <w:szCs w:val="20"/>
              </w:rPr>
            </w:pPr>
          </w:p>
        </w:tc>
        <w:tc>
          <w:tcPr>
            <w:tcW w:w="1143" w:type="dxa"/>
          </w:tcPr>
          <w:p w14:paraId="5B09520F" w14:textId="68EEC6AA" w:rsidR="00F40856" w:rsidRPr="00F40856" w:rsidDel="00B854A7" w:rsidRDefault="00F40856" w:rsidP="00F40856">
            <w:pPr>
              <w:spacing w:after="0" w:line="240" w:lineRule="auto"/>
              <w:rPr>
                <w:ins w:id="1248" w:author="Markstrum, Alexis@Energy" w:date="2021-10-20T09:45:00Z"/>
                <w:del w:id="1249" w:author="Diane Pepetone" w:date="2022-01-13T19:37:00Z"/>
                <w:rFonts w:cstheme="minorHAnsi"/>
                <w:sz w:val="20"/>
                <w:szCs w:val="20"/>
              </w:rPr>
            </w:pPr>
          </w:p>
        </w:tc>
        <w:tc>
          <w:tcPr>
            <w:tcW w:w="1589" w:type="dxa"/>
          </w:tcPr>
          <w:p w14:paraId="0F9DEE88" w14:textId="2B485455" w:rsidR="00F40856" w:rsidRPr="00F40856" w:rsidDel="00B854A7" w:rsidRDefault="00F40856" w:rsidP="00F40856">
            <w:pPr>
              <w:spacing w:after="0" w:line="240" w:lineRule="auto"/>
              <w:rPr>
                <w:ins w:id="1250" w:author="Markstrum, Alexis@Energy" w:date="2021-10-20T09:45:00Z"/>
                <w:del w:id="1251" w:author="Diane Pepetone" w:date="2022-01-13T19:37:00Z"/>
                <w:rFonts w:cstheme="minorHAnsi"/>
                <w:sz w:val="20"/>
                <w:szCs w:val="20"/>
              </w:rPr>
            </w:pPr>
          </w:p>
        </w:tc>
        <w:tc>
          <w:tcPr>
            <w:tcW w:w="1076" w:type="dxa"/>
          </w:tcPr>
          <w:p w14:paraId="38D48C28" w14:textId="10D7FBED" w:rsidR="00F40856" w:rsidRPr="00F40856" w:rsidDel="00B854A7" w:rsidRDefault="00F40856" w:rsidP="00F40856">
            <w:pPr>
              <w:spacing w:after="0" w:line="240" w:lineRule="auto"/>
              <w:rPr>
                <w:ins w:id="1252" w:author="Markstrum, Alexis@Energy" w:date="2021-10-20T09:45:00Z"/>
                <w:del w:id="1253" w:author="Diane Pepetone" w:date="2022-01-13T19:37:00Z"/>
                <w:rFonts w:cstheme="minorHAnsi"/>
                <w:sz w:val="20"/>
                <w:szCs w:val="20"/>
              </w:rPr>
            </w:pPr>
          </w:p>
        </w:tc>
        <w:tc>
          <w:tcPr>
            <w:tcW w:w="1290" w:type="dxa"/>
          </w:tcPr>
          <w:p w14:paraId="4D11AF93" w14:textId="48E86BAB" w:rsidR="00F40856" w:rsidRPr="00F40856" w:rsidDel="00B854A7" w:rsidRDefault="00F40856" w:rsidP="00F40856">
            <w:pPr>
              <w:spacing w:after="0" w:line="240" w:lineRule="auto"/>
              <w:rPr>
                <w:ins w:id="1254" w:author="Markstrum, Alexis@Energy" w:date="2021-10-20T09:45:00Z"/>
                <w:del w:id="1255" w:author="Diane Pepetone" w:date="2022-01-13T19:37:00Z"/>
                <w:rFonts w:cstheme="minorHAnsi"/>
                <w:sz w:val="20"/>
                <w:szCs w:val="20"/>
              </w:rPr>
            </w:pPr>
          </w:p>
        </w:tc>
        <w:tc>
          <w:tcPr>
            <w:tcW w:w="1084" w:type="dxa"/>
          </w:tcPr>
          <w:p w14:paraId="3A897A76" w14:textId="17775E48" w:rsidR="00F40856" w:rsidRPr="00F40856" w:rsidDel="00B854A7" w:rsidRDefault="00F40856" w:rsidP="00F40856">
            <w:pPr>
              <w:spacing w:after="0" w:line="240" w:lineRule="auto"/>
              <w:rPr>
                <w:ins w:id="1256" w:author="Markstrum, Alexis@Energy" w:date="2021-10-20T09:45:00Z"/>
                <w:del w:id="1257" w:author="Diane Pepetone" w:date="2022-01-13T19:37:00Z"/>
                <w:rFonts w:cstheme="minorHAnsi"/>
                <w:sz w:val="20"/>
                <w:szCs w:val="20"/>
              </w:rPr>
            </w:pPr>
          </w:p>
        </w:tc>
        <w:tc>
          <w:tcPr>
            <w:tcW w:w="1509" w:type="dxa"/>
          </w:tcPr>
          <w:p w14:paraId="472BD576" w14:textId="5968BDDB" w:rsidR="00F40856" w:rsidRPr="00F40856" w:rsidDel="00B854A7" w:rsidRDefault="00F40856" w:rsidP="00F40856">
            <w:pPr>
              <w:spacing w:after="0" w:line="240" w:lineRule="auto"/>
              <w:rPr>
                <w:ins w:id="1258" w:author="Markstrum, Alexis@Energy" w:date="2021-10-20T09:45:00Z"/>
                <w:del w:id="1259" w:author="Diane Pepetone" w:date="2022-01-13T19:37:00Z"/>
                <w:rFonts w:cstheme="minorHAnsi"/>
                <w:sz w:val="20"/>
                <w:szCs w:val="20"/>
              </w:rPr>
            </w:pPr>
          </w:p>
        </w:tc>
      </w:tr>
    </w:tbl>
    <w:p w14:paraId="4AEB4313" w14:textId="7D14FFF9" w:rsidR="00851A09" w:rsidRDefault="00851A09" w:rsidP="00AF2F78">
      <w:pPr>
        <w:spacing w:after="0" w:line="240" w:lineRule="auto"/>
        <w:rPr>
          <w:ins w:id="1260" w:author="Markstrum, Alexis@Energy" w:date="2021-10-20T09:45:00Z"/>
          <w:rFonts w:asciiTheme="minorHAnsi" w:hAnsiTheme="minorHAnsi" w:cstheme="minorHAnsi"/>
          <w:sz w:val="20"/>
          <w:szCs w:val="20"/>
        </w:rPr>
      </w:pPr>
    </w:p>
    <w:tbl>
      <w:tblPr>
        <w:tblStyle w:val="TableGrid5"/>
        <w:tblW w:w="10795" w:type="dxa"/>
        <w:tblLayout w:type="fixed"/>
        <w:tblLook w:val="04A0" w:firstRow="1" w:lastRow="0" w:firstColumn="1" w:lastColumn="0" w:noHBand="0" w:noVBand="1"/>
      </w:tblPr>
      <w:tblGrid>
        <w:gridCol w:w="1165"/>
        <w:gridCol w:w="990"/>
        <w:gridCol w:w="1380"/>
        <w:gridCol w:w="1230"/>
        <w:gridCol w:w="1260"/>
        <w:gridCol w:w="1350"/>
        <w:gridCol w:w="1584"/>
        <w:gridCol w:w="1836"/>
      </w:tblGrid>
      <w:tr w:rsidR="007B2CC9" w:rsidRPr="007B2CC9" w:rsidDel="003B3CCD" w14:paraId="6F90F132" w14:textId="66B0F632" w:rsidTr="009C5E99">
        <w:trPr>
          <w:trHeight w:val="467"/>
          <w:ins w:id="1261" w:author="Markstrum, Alexis@Energy" w:date="2021-10-20T09:45:00Z"/>
          <w:del w:id="1262" w:author="Diane Pepetone" w:date="2022-01-13T19:45:00Z"/>
        </w:trPr>
        <w:tc>
          <w:tcPr>
            <w:tcW w:w="10795" w:type="dxa"/>
            <w:gridSpan w:val="8"/>
          </w:tcPr>
          <w:p w14:paraId="75733A5B" w14:textId="258C45AB" w:rsidR="007B2CC9" w:rsidRPr="00EB4154" w:rsidDel="003B3CCD" w:rsidRDefault="00420CD7" w:rsidP="007B2CC9">
            <w:pPr>
              <w:spacing w:after="0" w:line="240" w:lineRule="auto"/>
              <w:rPr>
                <w:ins w:id="1263" w:author="Markstrum, Alexis@Energy" w:date="2021-10-20T09:45:00Z"/>
                <w:del w:id="1264" w:author="Diane Pepetone" w:date="2022-01-13T19:45:00Z"/>
                <w:rFonts w:cstheme="minorHAnsi"/>
                <w:b/>
                <w:bCs/>
                <w:sz w:val="20"/>
                <w:szCs w:val="20"/>
              </w:rPr>
            </w:pPr>
            <w:ins w:id="1265" w:author="Markstrum, Alexis@Energy" w:date="2021-10-20T09:45:00Z">
              <w:del w:id="1266" w:author="Diane Pepetone" w:date="2022-01-13T19:45:00Z">
                <w:r w:rsidRPr="00EB4154" w:rsidDel="003B3CCD">
                  <w:rPr>
                    <w:rFonts w:cstheme="minorHAnsi"/>
                    <w:b/>
                    <w:bCs/>
                    <w:sz w:val="20"/>
                    <w:szCs w:val="20"/>
                  </w:rPr>
                  <w:delText>D</w:delText>
                </w:r>
                <w:r w:rsidR="007B2CC9" w:rsidRPr="00EB4154" w:rsidDel="003B3CCD">
                  <w:rPr>
                    <w:rFonts w:cstheme="minorHAnsi"/>
                    <w:b/>
                    <w:bCs/>
                    <w:sz w:val="20"/>
                    <w:szCs w:val="20"/>
                  </w:rPr>
                  <w:delText xml:space="preserve">. Installed Dwelling Unit </w:delText>
                </w:r>
              </w:del>
            </w:ins>
            <w:ins w:id="1267" w:author="Markstrum, Alexis@Energy" w:date="2021-10-21T10:31:00Z">
              <w:del w:id="1268" w:author="Diane Pepetone" w:date="2022-01-13T19:45:00Z">
                <w:r w:rsidR="00CB1808" w:rsidDel="003B3CCD">
                  <w:rPr>
                    <w:rFonts w:cstheme="minorHAnsi"/>
                    <w:b/>
                    <w:bCs/>
                    <w:sz w:val="20"/>
                    <w:szCs w:val="20"/>
                  </w:rPr>
                  <w:delText xml:space="preserve">HPWH </w:delText>
                </w:r>
              </w:del>
            </w:ins>
            <w:ins w:id="1269" w:author="Markstrum, Alexis@Energy" w:date="2021-10-20T09:45:00Z">
              <w:del w:id="1270" w:author="Diane Pepetone" w:date="2022-01-13T19:45:00Z">
                <w:r w:rsidR="007B2CC9" w:rsidRPr="00EB4154" w:rsidDel="003B3CCD">
                  <w:rPr>
                    <w:rFonts w:cstheme="minorHAnsi"/>
                    <w:b/>
                    <w:bCs/>
                    <w:sz w:val="20"/>
                    <w:szCs w:val="20"/>
                  </w:rPr>
                  <w:delText>System Information</w:delText>
                </w:r>
              </w:del>
            </w:ins>
          </w:p>
          <w:p w14:paraId="6092A633" w14:textId="2DC86F81" w:rsidR="007B2CC9" w:rsidDel="003B3CCD" w:rsidRDefault="007B2CC9" w:rsidP="007B2CC9">
            <w:pPr>
              <w:spacing w:after="0" w:line="240" w:lineRule="auto"/>
              <w:rPr>
                <w:ins w:id="1271" w:author="Markstrum, Alexis@Energy" w:date="2021-10-20T10:53:00Z"/>
                <w:del w:id="1272" w:author="Diane Pepetone" w:date="2022-01-13T19:45:00Z"/>
                <w:rFonts w:cstheme="minorHAnsi"/>
                <w:sz w:val="18"/>
                <w:szCs w:val="20"/>
              </w:rPr>
            </w:pPr>
            <w:ins w:id="1273" w:author="Markstrum, Alexis@Energy" w:date="2021-10-20T09:45:00Z">
              <w:del w:id="1274" w:author="Diane Pepetone" w:date="2022-01-13T19:45:00Z">
                <w:r w:rsidRPr="007B2CC9" w:rsidDel="003B3CCD">
                  <w:rPr>
                    <w:rFonts w:cstheme="minorHAnsi"/>
                    <w:sz w:val="18"/>
                    <w:szCs w:val="20"/>
                  </w:rPr>
                  <w:delText>This table reports the water heating system(s) installed in this project.</w:delText>
                </w:r>
              </w:del>
            </w:ins>
          </w:p>
          <w:p w14:paraId="37268210" w14:textId="30664798" w:rsidR="00F600F1" w:rsidDel="003B3CCD" w:rsidRDefault="00F600F1" w:rsidP="00F600F1">
            <w:pPr>
              <w:spacing w:after="0"/>
              <w:rPr>
                <w:ins w:id="1275" w:author="Markstrum, Alexis@Energy" w:date="2021-10-20T10:53:00Z"/>
                <w:del w:id="1276" w:author="Diane Pepetone" w:date="2022-01-13T19:45:00Z"/>
                <w:rFonts w:cstheme="minorHAnsi"/>
                <w:sz w:val="20"/>
                <w:szCs w:val="20"/>
              </w:rPr>
            </w:pPr>
            <w:ins w:id="1277" w:author="Markstrum, Alexis@Energy" w:date="2021-10-20T10:53:00Z">
              <w:del w:id="1278" w:author="Diane Pepetone" w:date="2022-01-13T19:45:00Z">
                <w:r w:rsidDel="003B3CCD">
                  <w:rPr>
                    <w:rFonts w:cstheme="minorHAnsi"/>
                    <w:sz w:val="20"/>
                    <w:szCs w:val="20"/>
                  </w:rPr>
                  <w:delText xml:space="preserve">&lt;&lt;If </w:delText>
                </w:r>
              </w:del>
              <w:del w:id="1279" w:author="Tam, Danny@Energy" w:date="2022-02-28T13:20:00Z">
                <w:r w:rsidDel="00DA58BF">
                  <w:rPr>
                    <w:rFonts w:cstheme="minorHAnsi"/>
                    <w:sz w:val="20"/>
                    <w:szCs w:val="20"/>
                  </w:rPr>
                  <w:delText>CF1R</w:delText>
                </w:r>
              </w:del>
            </w:ins>
            <w:ins w:id="1280" w:author="Tam, Danny@Energy" w:date="2022-02-28T13:20:00Z">
              <w:r w:rsidR="00DA58BF">
                <w:rPr>
                  <w:rFonts w:cstheme="minorHAnsi"/>
                  <w:sz w:val="20"/>
                  <w:szCs w:val="20"/>
                </w:rPr>
                <w:t>LMCC</w:t>
              </w:r>
            </w:ins>
            <w:ins w:id="1281" w:author="Markstrum, Alexis@Energy" w:date="2021-10-20T10:53:00Z">
              <w:del w:id="1282" w:author="Diane Pepetone" w:date="2022-01-13T19:45:00Z">
                <w:r w:rsidDel="003B3CCD">
                  <w:rPr>
                    <w:rFonts w:cstheme="minorHAnsi"/>
                    <w:sz w:val="20"/>
                    <w:szCs w:val="20"/>
                  </w:rPr>
                  <w:delText xml:space="preserve"> has HPWH</w:delText>
                </w:r>
              </w:del>
            </w:ins>
            <w:ins w:id="1283" w:author="Tam, Danny@Energy" w:date="2021-12-23T09:56:00Z">
              <w:del w:id="1284" w:author="Diane Pepetone" w:date="2022-01-13T19:45:00Z">
                <w:r w:rsidR="00782428" w:rsidDel="003B3CCD">
                  <w:rPr>
                    <w:rFonts w:cstheme="minorHAnsi"/>
                    <w:sz w:val="20"/>
                    <w:szCs w:val="20"/>
                  </w:rPr>
                  <w:delText>Table C does not apply</w:delText>
                </w:r>
              </w:del>
            </w:ins>
            <w:ins w:id="1285" w:author="Markstrum, Alexis@Energy" w:date="2021-10-20T10:53:00Z">
              <w:del w:id="1286" w:author="Diane Pepetone" w:date="2022-01-13T19:45:00Z">
                <w:r w:rsidDel="003B3CCD">
                  <w:rPr>
                    <w:rFonts w:cstheme="minorHAnsi"/>
                    <w:sz w:val="20"/>
                    <w:szCs w:val="20"/>
                  </w:rPr>
                  <w:delText xml:space="preserve">, then require table, else </w:delText>
                </w:r>
                <w:r w:rsidRPr="00E12A63" w:rsidDel="003B3CCD">
                  <w:rPr>
                    <w:rFonts w:cstheme="minorHAnsi"/>
                    <w:sz w:val="20"/>
                    <w:szCs w:val="20"/>
                  </w:rPr>
                  <w:delText>display the "section does not apply" message</w:delText>
                </w:r>
                <w:r w:rsidDel="003B3CCD">
                  <w:rPr>
                    <w:rFonts w:cstheme="minorHAnsi"/>
                    <w:sz w:val="20"/>
                    <w:szCs w:val="20"/>
                  </w:rPr>
                  <w:delText>&gt;&gt;</w:delText>
                </w:r>
              </w:del>
            </w:ins>
          </w:p>
          <w:p w14:paraId="74FED727" w14:textId="5ED56324" w:rsidR="007B2CC9" w:rsidRPr="007B2CC9" w:rsidDel="003B3CCD" w:rsidRDefault="007B2CC9" w:rsidP="007B2CC9">
            <w:pPr>
              <w:spacing w:after="0" w:line="240" w:lineRule="auto"/>
              <w:rPr>
                <w:ins w:id="1287" w:author="Markstrum, Alexis@Energy" w:date="2021-10-20T09:45:00Z"/>
                <w:del w:id="1288" w:author="Diane Pepetone" w:date="2022-01-13T19:45:00Z"/>
                <w:rFonts w:cstheme="minorHAnsi"/>
                <w:sz w:val="20"/>
                <w:szCs w:val="20"/>
              </w:rPr>
            </w:pPr>
            <w:ins w:id="1289" w:author="Markstrum, Alexis@Energy" w:date="2021-10-20T09:45:00Z">
              <w:del w:id="1290" w:author="Diane Pepetone" w:date="2022-01-13T19:45:00Z">
                <w:r w:rsidRPr="007B2CC9" w:rsidDel="003B3CCD">
                  <w:rPr>
                    <w:rFonts w:cstheme="minorHAnsi"/>
                    <w:sz w:val="20"/>
                    <w:szCs w:val="20"/>
                  </w:rPr>
                  <w:delText>&lt;&lt;require one row of data for each non-HERS</w:delText>
                </w:r>
              </w:del>
            </w:ins>
            <w:ins w:id="1291" w:author="Tam, Danny@Energy" w:date="2021-12-23T09:47:00Z">
              <w:del w:id="1292" w:author="Diane Pepetone" w:date="2022-01-13T19:45:00Z">
                <w:r w:rsidR="00F27E9A" w:rsidDel="003B3CCD">
                  <w:rPr>
                    <w:rFonts w:cstheme="minorHAnsi"/>
                    <w:sz w:val="20"/>
                    <w:szCs w:val="20"/>
                  </w:rPr>
                  <w:delText>HPWH</w:delText>
                </w:r>
              </w:del>
            </w:ins>
            <w:ins w:id="1293" w:author="Markstrum, Alexis@Energy" w:date="2021-10-20T09:45:00Z">
              <w:del w:id="1294" w:author="Diane Pepetone" w:date="2022-01-13T19:45:00Z">
                <w:r w:rsidRPr="007B2CC9" w:rsidDel="003B3CCD">
                  <w:rPr>
                    <w:rFonts w:cstheme="minorHAnsi"/>
                    <w:sz w:val="20"/>
                    <w:szCs w:val="20"/>
                  </w:rPr>
                  <w:delText xml:space="preserve"> water heater identified on the </w:delText>
                </w:r>
              </w:del>
              <w:del w:id="1295" w:author="Tam, Danny@Energy" w:date="2022-02-28T13:20:00Z">
                <w:r w:rsidRPr="007B2CC9" w:rsidDel="00DA58BF">
                  <w:rPr>
                    <w:rFonts w:cstheme="minorHAnsi"/>
                    <w:sz w:val="20"/>
                    <w:szCs w:val="20"/>
                  </w:rPr>
                  <w:delText>CF1R</w:delText>
                </w:r>
              </w:del>
            </w:ins>
            <w:ins w:id="1296" w:author="Tam, Danny@Energy" w:date="2022-02-28T13:20:00Z">
              <w:r w:rsidR="00DA58BF">
                <w:rPr>
                  <w:rFonts w:cstheme="minorHAnsi"/>
                  <w:sz w:val="20"/>
                  <w:szCs w:val="20"/>
                </w:rPr>
                <w:t>LMCC</w:t>
              </w:r>
            </w:ins>
            <w:ins w:id="1297" w:author="Tam, Danny@Energy" w:date="2021-12-23T09:56:00Z">
              <w:del w:id="1298" w:author="Diane Pepetone" w:date="2022-01-13T19:45:00Z">
                <w:r w:rsidR="00782428" w:rsidDel="003B3CCD">
                  <w:rPr>
                    <w:rFonts w:cstheme="minorHAnsi"/>
                    <w:sz w:val="20"/>
                    <w:szCs w:val="20"/>
                  </w:rPr>
                  <w:delText>in Table C</w:delText>
                </w:r>
              </w:del>
            </w:ins>
            <w:ins w:id="1299" w:author="Markstrum, Alexis@Energy" w:date="2021-10-20T09:45:00Z">
              <w:del w:id="1300" w:author="Diane Pepetone" w:date="2022-01-13T19:45:00Z">
                <w:r w:rsidRPr="007B2CC9" w:rsidDel="003B3CCD">
                  <w:rPr>
                    <w:rFonts w:cstheme="minorHAnsi"/>
                    <w:sz w:val="20"/>
                    <w:szCs w:val="20"/>
                  </w:rPr>
                  <w:delText>&gt;&gt;</w:delText>
                </w:r>
              </w:del>
            </w:ins>
          </w:p>
        </w:tc>
      </w:tr>
      <w:tr w:rsidR="007B2CC9" w:rsidRPr="007B2CC9" w:rsidDel="003B3CCD" w14:paraId="35E44AB0" w14:textId="4F6CC3E7" w:rsidTr="009C5E99">
        <w:trPr>
          <w:trHeight w:val="211"/>
          <w:ins w:id="1301" w:author="Markstrum, Alexis@Energy" w:date="2021-10-20T09:45:00Z"/>
          <w:del w:id="1302" w:author="Diane Pepetone" w:date="2022-01-13T19:45:00Z"/>
        </w:trPr>
        <w:tc>
          <w:tcPr>
            <w:tcW w:w="1165" w:type="dxa"/>
            <w:tcBorders>
              <w:top w:val="single" w:sz="4" w:space="0" w:color="auto"/>
              <w:left w:val="single" w:sz="4" w:space="0" w:color="auto"/>
              <w:bottom w:val="single" w:sz="4" w:space="0" w:color="auto"/>
              <w:right w:val="single" w:sz="4" w:space="0" w:color="auto"/>
            </w:tcBorders>
          </w:tcPr>
          <w:p w14:paraId="2681F916" w14:textId="4C543962" w:rsidR="007B2CC9" w:rsidRPr="007B2CC9" w:rsidDel="003B3CCD" w:rsidRDefault="007B2CC9" w:rsidP="00420CD7">
            <w:pPr>
              <w:spacing w:after="0" w:line="240" w:lineRule="auto"/>
              <w:jc w:val="center"/>
              <w:rPr>
                <w:ins w:id="1303" w:author="Markstrum, Alexis@Energy" w:date="2021-10-20T09:45:00Z"/>
                <w:del w:id="1304" w:author="Diane Pepetone" w:date="2022-01-13T19:45:00Z"/>
                <w:rFonts w:cstheme="minorHAnsi"/>
                <w:sz w:val="18"/>
                <w:szCs w:val="20"/>
              </w:rPr>
            </w:pPr>
            <w:ins w:id="1305" w:author="Markstrum, Alexis@Energy" w:date="2021-10-20T09:45:00Z">
              <w:del w:id="1306" w:author="Diane Pepetone" w:date="2022-01-13T19:45:00Z">
                <w:r w:rsidRPr="007B2CC9" w:rsidDel="003B3CCD">
                  <w:rPr>
                    <w:rFonts w:cstheme="minorHAnsi"/>
                    <w:sz w:val="18"/>
                    <w:szCs w:val="20"/>
                  </w:rPr>
                  <w:delText>01</w:delText>
                </w:r>
              </w:del>
            </w:ins>
          </w:p>
        </w:tc>
        <w:tc>
          <w:tcPr>
            <w:tcW w:w="990" w:type="dxa"/>
            <w:vAlign w:val="bottom"/>
          </w:tcPr>
          <w:p w14:paraId="633D8673" w14:textId="2B6880B8" w:rsidR="007B2CC9" w:rsidRPr="007B2CC9" w:rsidDel="003B3CCD" w:rsidRDefault="007B2CC9" w:rsidP="00420CD7">
            <w:pPr>
              <w:spacing w:after="0" w:line="240" w:lineRule="auto"/>
              <w:jc w:val="center"/>
              <w:rPr>
                <w:ins w:id="1307" w:author="Markstrum, Alexis@Energy" w:date="2021-10-20T09:45:00Z"/>
                <w:del w:id="1308" w:author="Diane Pepetone" w:date="2022-01-13T19:45:00Z"/>
                <w:rFonts w:cstheme="minorHAnsi"/>
                <w:sz w:val="18"/>
                <w:szCs w:val="20"/>
              </w:rPr>
            </w:pPr>
            <w:ins w:id="1309" w:author="Markstrum, Alexis@Energy" w:date="2021-10-20T09:45:00Z">
              <w:del w:id="1310" w:author="Diane Pepetone" w:date="2022-01-13T19:45:00Z">
                <w:r w:rsidRPr="007B2CC9" w:rsidDel="003B3CCD">
                  <w:rPr>
                    <w:rFonts w:cstheme="minorHAnsi"/>
                    <w:sz w:val="18"/>
                    <w:szCs w:val="20"/>
                  </w:rPr>
                  <w:delText>02</w:delText>
                </w:r>
              </w:del>
            </w:ins>
          </w:p>
        </w:tc>
        <w:tc>
          <w:tcPr>
            <w:tcW w:w="1380" w:type="dxa"/>
            <w:vAlign w:val="bottom"/>
          </w:tcPr>
          <w:p w14:paraId="4A5BD23A" w14:textId="3200C30D" w:rsidR="007B2CC9" w:rsidRPr="007B2CC9" w:rsidDel="003B3CCD" w:rsidRDefault="007B2CC9" w:rsidP="00420CD7">
            <w:pPr>
              <w:spacing w:after="0" w:line="240" w:lineRule="auto"/>
              <w:jc w:val="center"/>
              <w:rPr>
                <w:ins w:id="1311" w:author="Markstrum, Alexis@Energy" w:date="2021-10-20T09:45:00Z"/>
                <w:del w:id="1312" w:author="Diane Pepetone" w:date="2022-01-13T19:45:00Z"/>
                <w:rFonts w:cstheme="minorHAnsi"/>
                <w:sz w:val="18"/>
                <w:szCs w:val="20"/>
              </w:rPr>
            </w:pPr>
            <w:ins w:id="1313" w:author="Markstrum, Alexis@Energy" w:date="2021-10-20T09:45:00Z">
              <w:del w:id="1314" w:author="Diane Pepetone" w:date="2022-01-13T19:45:00Z">
                <w:r w:rsidRPr="007B2CC9" w:rsidDel="003B3CCD">
                  <w:rPr>
                    <w:rFonts w:cstheme="minorHAnsi"/>
                    <w:sz w:val="18"/>
                    <w:szCs w:val="20"/>
                  </w:rPr>
                  <w:delText>03</w:delText>
                </w:r>
              </w:del>
            </w:ins>
          </w:p>
        </w:tc>
        <w:tc>
          <w:tcPr>
            <w:tcW w:w="1230" w:type="dxa"/>
          </w:tcPr>
          <w:p w14:paraId="3F9CDCDA" w14:textId="71D6376C" w:rsidR="007B2CC9" w:rsidRPr="007B2CC9" w:rsidDel="003B3CCD" w:rsidRDefault="007B2CC9" w:rsidP="00420CD7">
            <w:pPr>
              <w:spacing w:after="0" w:line="240" w:lineRule="auto"/>
              <w:jc w:val="center"/>
              <w:rPr>
                <w:ins w:id="1315" w:author="Markstrum, Alexis@Energy" w:date="2021-10-20T09:45:00Z"/>
                <w:del w:id="1316" w:author="Diane Pepetone" w:date="2022-01-13T19:45:00Z"/>
                <w:rFonts w:cstheme="minorHAnsi"/>
                <w:sz w:val="18"/>
                <w:szCs w:val="20"/>
              </w:rPr>
            </w:pPr>
            <w:ins w:id="1317" w:author="Markstrum, Alexis@Energy" w:date="2021-10-20T09:45:00Z">
              <w:del w:id="1318" w:author="Diane Pepetone" w:date="2022-01-13T19:45:00Z">
                <w:r w:rsidRPr="007B2CC9" w:rsidDel="003B3CCD">
                  <w:rPr>
                    <w:rFonts w:cstheme="minorHAnsi"/>
                    <w:sz w:val="18"/>
                    <w:szCs w:val="20"/>
                  </w:rPr>
                  <w:delText>04</w:delText>
                </w:r>
              </w:del>
            </w:ins>
          </w:p>
        </w:tc>
        <w:tc>
          <w:tcPr>
            <w:tcW w:w="1260" w:type="dxa"/>
          </w:tcPr>
          <w:p w14:paraId="7FD1729B" w14:textId="56DD6621" w:rsidR="007B2CC9" w:rsidRPr="007B2CC9" w:rsidDel="003B3CCD" w:rsidRDefault="007B2CC9" w:rsidP="00420CD7">
            <w:pPr>
              <w:spacing w:after="0" w:line="240" w:lineRule="auto"/>
              <w:jc w:val="center"/>
              <w:rPr>
                <w:ins w:id="1319" w:author="Markstrum, Alexis@Energy" w:date="2021-10-20T09:45:00Z"/>
                <w:del w:id="1320" w:author="Diane Pepetone" w:date="2022-01-13T19:45:00Z"/>
                <w:rFonts w:cstheme="minorHAnsi"/>
                <w:sz w:val="18"/>
                <w:szCs w:val="20"/>
              </w:rPr>
            </w:pPr>
            <w:ins w:id="1321" w:author="Markstrum, Alexis@Energy" w:date="2021-10-20T09:45:00Z">
              <w:del w:id="1322" w:author="Diane Pepetone" w:date="2022-01-13T19:45:00Z">
                <w:r w:rsidRPr="007B2CC9" w:rsidDel="003B3CCD">
                  <w:rPr>
                    <w:rFonts w:cstheme="minorHAnsi"/>
                    <w:sz w:val="18"/>
                    <w:szCs w:val="20"/>
                  </w:rPr>
                  <w:delText>05</w:delText>
                </w:r>
              </w:del>
            </w:ins>
          </w:p>
        </w:tc>
        <w:tc>
          <w:tcPr>
            <w:tcW w:w="1350" w:type="dxa"/>
          </w:tcPr>
          <w:p w14:paraId="2126953A" w14:textId="5AD95E4B" w:rsidR="007B2CC9" w:rsidRPr="007B2CC9" w:rsidDel="003B3CCD" w:rsidRDefault="007B2CC9" w:rsidP="00420CD7">
            <w:pPr>
              <w:spacing w:after="0" w:line="240" w:lineRule="auto"/>
              <w:jc w:val="center"/>
              <w:rPr>
                <w:ins w:id="1323" w:author="Markstrum, Alexis@Energy" w:date="2021-10-20T09:45:00Z"/>
                <w:del w:id="1324" w:author="Diane Pepetone" w:date="2022-01-13T19:45:00Z"/>
                <w:rFonts w:cstheme="minorHAnsi"/>
                <w:sz w:val="18"/>
                <w:szCs w:val="20"/>
              </w:rPr>
            </w:pPr>
            <w:ins w:id="1325" w:author="Markstrum, Alexis@Energy" w:date="2021-10-20T09:45:00Z">
              <w:del w:id="1326" w:author="Diane Pepetone" w:date="2022-01-13T19:45:00Z">
                <w:r w:rsidRPr="007B2CC9" w:rsidDel="003B3CCD">
                  <w:rPr>
                    <w:rFonts w:cstheme="minorHAnsi"/>
                    <w:sz w:val="18"/>
                    <w:szCs w:val="20"/>
                  </w:rPr>
                  <w:delText>06</w:delText>
                </w:r>
              </w:del>
            </w:ins>
          </w:p>
        </w:tc>
        <w:tc>
          <w:tcPr>
            <w:tcW w:w="1584" w:type="dxa"/>
          </w:tcPr>
          <w:p w14:paraId="6037A1B8" w14:textId="78EC13E9" w:rsidR="007B2CC9" w:rsidRPr="007B2CC9" w:rsidDel="003B3CCD" w:rsidRDefault="007B2CC9" w:rsidP="00420CD7">
            <w:pPr>
              <w:spacing w:after="0" w:line="240" w:lineRule="auto"/>
              <w:jc w:val="center"/>
              <w:rPr>
                <w:ins w:id="1327" w:author="Markstrum, Alexis@Energy" w:date="2021-10-20T09:45:00Z"/>
                <w:del w:id="1328" w:author="Diane Pepetone" w:date="2022-01-13T19:45:00Z"/>
                <w:rFonts w:cstheme="minorHAnsi"/>
                <w:sz w:val="18"/>
                <w:szCs w:val="20"/>
              </w:rPr>
            </w:pPr>
            <w:ins w:id="1329" w:author="Markstrum, Alexis@Energy" w:date="2021-10-20T09:45:00Z">
              <w:del w:id="1330" w:author="Diane Pepetone" w:date="2022-01-13T19:45:00Z">
                <w:r w:rsidRPr="007B2CC9" w:rsidDel="003B3CCD">
                  <w:rPr>
                    <w:rFonts w:cstheme="minorHAnsi"/>
                    <w:sz w:val="18"/>
                    <w:szCs w:val="20"/>
                  </w:rPr>
                  <w:delText>07</w:delText>
                </w:r>
              </w:del>
            </w:ins>
          </w:p>
        </w:tc>
        <w:tc>
          <w:tcPr>
            <w:tcW w:w="1836" w:type="dxa"/>
          </w:tcPr>
          <w:p w14:paraId="5143ECE7" w14:textId="7D520A94" w:rsidR="007B2CC9" w:rsidRPr="007B2CC9" w:rsidDel="003B3CCD" w:rsidRDefault="007B2CC9" w:rsidP="00420CD7">
            <w:pPr>
              <w:spacing w:after="0" w:line="240" w:lineRule="auto"/>
              <w:jc w:val="center"/>
              <w:rPr>
                <w:ins w:id="1331" w:author="Markstrum, Alexis@Energy" w:date="2021-10-20T09:45:00Z"/>
                <w:del w:id="1332" w:author="Diane Pepetone" w:date="2022-01-13T19:45:00Z"/>
                <w:rFonts w:cstheme="minorHAnsi"/>
                <w:sz w:val="18"/>
                <w:szCs w:val="20"/>
              </w:rPr>
            </w:pPr>
            <w:ins w:id="1333" w:author="Markstrum, Alexis@Energy" w:date="2021-10-20T09:45:00Z">
              <w:del w:id="1334" w:author="Diane Pepetone" w:date="2022-01-13T19:45:00Z">
                <w:r w:rsidRPr="007B2CC9" w:rsidDel="003B3CCD">
                  <w:rPr>
                    <w:rFonts w:cstheme="minorHAnsi"/>
                    <w:sz w:val="18"/>
                    <w:szCs w:val="20"/>
                  </w:rPr>
                  <w:delText>08</w:delText>
                </w:r>
              </w:del>
            </w:ins>
          </w:p>
        </w:tc>
      </w:tr>
      <w:tr w:rsidR="007B2CC9" w:rsidRPr="007B2CC9" w:rsidDel="003B3CCD" w14:paraId="466BA79F" w14:textId="57BF5D9E" w:rsidTr="009C5E99">
        <w:trPr>
          <w:trHeight w:val="1538"/>
          <w:ins w:id="1335" w:author="Markstrum, Alexis@Energy" w:date="2021-10-20T09:45:00Z"/>
          <w:del w:id="1336" w:author="Diane Pepetone" w:date="2022-01-13T19:45:00Z"/>
        </w:trPr>
        <w:tc>
          <w:tcPr>
            <w:tcW w:w="1165" w:type="dxa"/>
            <w:tcBorders>
              <w:top w:val="single" w:sz="4" w:space="0" w:color="auto"/>
              <w:left w:val="single" w:sz="4" w:space="0" w:color="auto"/>
              <w:bottom w:val="single" w:sz="4" w:space="0" w:color="auto"/>
              <w:right w:val="single" w:sz="4" w:space="0" w:color="auto"/>
            </w:tcBorders>
            <w:vAlign w:val="bottom"/>
          </w:tcPr>
          <w:p w14:paraId="12120394" w14:textId="2F9315F0" w:rsidR="007B2CC9" w:rsidRPr="007B2CC9" w:rsidDel="003B3CCD" w:rsidRDefault="007B2CC9" w:rsidP="00420CD7">
            <w:pPr>
              <w:tabs>
                <w:tab w:val="left" w:pos="2160"/>
                <w:tab w:val="left" w:pos="2700"/>
                <w:tab w:val="left" w:pos="3420"/>
                <w:tab w:val="left" w:pos="3780"/>
                <w:tab w:val="left" w:pos="5760"/>
                <w:tab w:val="left" w:pos="7212"/>
              </w:tabs>
              <w:spacing w:after="0" w:line="240" w:lineRule="auto"/>
              <w:jc w:val="center"/>
              <w:rPr>
                <w:ins w:id="1337" w:author="Markstrum, Alexis@Energy" w:date="2021-10-20T09:45:00Z"/>
                <w:del w:id="1338" w:author="Diane Pepetone" w:date="2022-01-13T19:45:00Z"/>
                <w:rFonts w:cstheme="minorHAnsi"/>
                <w:sz w:val="18"/>
                <w:szCs w:val="20"/>
              </w:rPr>
            </w:pPr>
            <w:ins w:id="1339" w:author="Markstrum, Alexis@Energy" w:date="2021-10-20T09:45:00Z">
              <w:del w:id="1340" w:author="Diane Pepetone" w:date="2022-01-13T19:45:00Z">
                <w:r w:rsidRPr="007B2CC9" w:rsidDel="003B3CCD">
                  <w:rPr>
                    <w:rFonts w:cstheme="minorHAnsi"/>
                    <w:sz w:val="18"/>
                    <w:szCs w:val="20"/>
                  </w:rPr>
                  <w:delText>Dwelling Unit Name</w:delText>
                </w:r>
              </w:del>
            </w:ins>
          </w:p>
        </w:tc>
        <w:tc>
          <w:tcPr>
            <w:tcW w:w="990" w:type="dxa"/>
            <w:vAlign w:val="bottom"/>
          </w:tcPr>
          <w:p w14:paraId="581FFCBC" w14:textId="56480E2A" w:rsidR="007B2CC9" w:rsidRPr="007B2CC9" w:rsidDel="003B3CCD" w:rsidRDefault="007B2CC9" w:rsidP="00420CD7">
            <w:pPr>
              <w:tabs>
                <w:tab w:val="left" w:pos="2160"/>
                <w:tab w:val="left" w:pos="2700"/>
                <w:tab w:val="left" w:pos="3420"/>
                <w:tab w:val="left" w:pos="3780"/>
                <w:tab w:val="left" w:pos="5760"/>
                <w:tab w:val="left" w:pos="7212"/>
              </w:tabs>
              <w:spacing w:after="0" w:line="240" w:lineRule="auto"/>
              <w:jc w:val="center"/>
              <w:rPr>
                <w:ins w:id="1341" w:author="Markstrum, Alexis@Energy" w:date="2021-10-20T09:45:00Z"/>
                <w:del w:id="1342" w:author="Diane Pepetone" w:date="2022-01-13T19:45:00Z"/>
                <w:rFonts w:cstheme="minorHAnsi"/>
                <w:sz w:val="18"/>
                <w:szCs w:val="20"/>
              </w:rPr>
            </w:pPr>
            <w:ins w:id="1343" w:author="Markstrum, Alexis@Energy" w:date="2021-10-20T09:45:00Z">
              <w:del w:id="1344" w:author="Diane Pepetone" w:date="2022-01-13T19:45:00Z">
                <w:r w:rsidRPr="007B2CC9" w:rsidDel="003B3CCD">
                  <w:rPr>
                    <w:rFonts w:cstheme="minorHAnsi"/>
                    <w:sz w:val="18"/>
                    <w:szCs w:val="20"/>
                  </w:rPr>
                  <w:delText>Water Heating System ID</w:delText>
                </w:r>
              </w:del>
            </w:ins>
          </w:p>
          <w:p w14:paraId="5E2FAC6F" w14:textId="2B048469" w:rsidR="007B2CC9" w:rsidRPr="007B2CC9" w:rsidDel="003B3CCD" w:rsidRDefault="007B2CC9" w:rsidP="00420CD7">
            <w:pPr>
              <w:spacing w:after="0" w:line="240" w:lineRule="auto"/>
              <w:jc w:val="center"/>
              <w:rPr>
                <w:ins w:id="1345" w:author="Markstrum, Alexis@Energy" w:date="2021-10-20T09:45:00Z"/>
                <w:del w:id="1346" w:author="Diane Pepetone" w:date="2022-01-13T19:45:00Z"/>
                <w:rFonts w:cstheme="minorHAnsi"/>
                <w:sz w:val="18"/>
                <w:szCs w:val="20"/>
              </w:rPr>
            </w:pPr>
            <w:ins w:id="1347" w:author="Markstrum, Alexis@Energy" w:date="2021-10-20T09:45:00Z">
              <w:del w:id="1348" w:author="Diane Pepetone" w:date="2022-01-13T19:45:00Z">
                <w:r w:rsidRPr="007B2CC9" w:rsidDel="003B3CCD">
                  <w:rPr>
                    <w:rFonts w:cstheme="minorHAnsi"/>
                    <w:sz w:val="18"/>
                    <w:szCs w:val="20"/>
                  </w:rPr>
                  <w:delText>or Name</w:delText>
                </w:r>
              </w:del>
            </w:ins>
          </w:p>
        </w:tc>
        <w:tc>
          <w:tcPr>
            <w:tcW w:w="1380" w:type="dxa"/>
            <w:vAlign w:val="bottom"/>
          </w:tcPr>
          <w:p w14:paraId="65F70CFE" w14:textId="49DDA3CA" w:rsidR="007B2CC9" w:rsidRPr="007B2CC9" w:rsidDel="003B3CCD" w:rsidRDefault="007B2CC9" w:rsidP="00420CD7">
            <w:pPr>
              <w:tabs>
                <w:tab w:val="left" w:pos="2160"/>
                <w:tab w:val="left" w:pos="2700"/>
                <w:tab w:val="left" w:pos="3420"/>
                <w:tab w:val="left" w:pos="3780"/>
                <w:tab w:val="left" w:pos="5760"/>
                <w:tab w:val="left" w:pos="7212"/>
              </w:tabs>
              <w:spacing w:after="0" w:line="240" w:lineRule="auto"/>
              <w:jc w:val="center"/>
              <w:rPr>
                <w:ins w:id="1349" w:author="Markstrum, Alexis@Energy" w:date="2021-10-20T09:45:00Z"/>
                <w:del w:id="1350" w:author="Diane Pepetone" w:date="2022-01-13T19:45:00Z"/>
                <w:rFonts w:cstheme="minorHAnsi"/>
                <w:sz w:val="18"/>
                <w:szCs w:val="20"/>
              </w:rPr>
            </w:pPr>
            <w:ins w:id="1351" w:author="Markstrum, Alexis@Energy" w:date="2021-10-20T09:45:00Z">
              <w:del w:id="1352" w:author="Diane Pepetone" w:date="2022-01-13T19:45:00Z">
                <w:r w:rsidRPr="007B2CC9" w:rsidDel="003B3CCD">
                  <w:rPr>
                    <w:rFonts w:cstheme="minorHAnsi"/>
                    <w:sz w:val="18"/>
                    <w:szCs w:val="20"/>
                  </w:rPr>
                  <w:delText>Modeled Equipment</w:delText>
                </w:r>
              </w:del>
            </w:ins>
          </w:p>
          <w:p w14:paraId="51BA50FA" w14:textId="1D599E85" w:rsidR="007B2CC9" w:rsidRPr="007B2CC9" w:rsidDel="003B3CCD" w:rsidRDefault="007B2CC9" w:rsidP="00420CD7">
            <w:pPr>
              <w:spacing w:after="0" w:line="240" w:lineRule="auto"/>
              <w:jc w:val="center"/>
              <w:rPr>
                <w:ins w:id="1353" w:author="Markstrum, Alexis@Energy" w:date="2021-10-20T09:45:00Z"/>
                <w:del w:id="1354" w:author="Diane Pepetone" w:date="2022-01-13T19:45:00Z"/>
                <w:rFonts w:cstheme="minorHAnsi"/>
                <w:sz w:val="18"/>
                <w:szCs w:val="20"/>
              </w:rPr>
            </w:pPr>
            <w:ins w:id="1355" w:author="Markstrum, Alexis@Energy" w:date="2021-10-20T09:45:00Z">
              <w:del w:id="1356" w:author="Diane Pepetone" w:date="2022-01-13T19:45:00Z">
                <w:r w:rsidRPr="007B2CC9" w:rsidDel="003B3CCD">
                  <w:rPr>
                    <w:rFonts w:cstheme="minorHAnsi"/>
                    <w:sz w:val="18"/>
                    <w:szCs w:val="20"/>
                  </w:rPr>
                  <w:delText>Make and Model</w:delText>
                </w:r>
              </w:del>
            </w:ins>
          </w:p>
        </w:tc>
        <w:tc>
          <w:tcPr>
            <w:tcW w:w="1230" w:type="dxa"/>
            <w:vAlign w:val="bottom"/>
          </w:tcPr>
          <w:p w14:paraId="73C16574" w14:textId="1F81B66D" w:rsidR="007B2CC9" w:rsidRPr="007B2CC9" w:rsidDel="003B3CCD" w:rsidRDefault="007B2CC9" w:rsidP="00420CD7">
            <w:pPr>
              <w:tabs>
                <w:tab w:val="left" w:pos="2160"/>
                <w:tab w:val="left" w:pos="2700"/>
                <w:tab w:val="left" w:pos="3420"/>
                <w:tab w:val="left" w:pos="3780"/>
                <w:tab w:val="left" w:pos="5760"/>
                <w:tab w:val="left" w:pos="7212"/>
              </w:tabs>
              <w:spacing w:after="0" w:line="240" w:lineRule="auto"/>
              <w:jc w:val="center"/>
              <w:rPr>
                <w:ins w:id="1357" w:author="Markstrum, Alexis@Energy" w:date="2021-10-20T09:45:00Z"/>
                <w:del w:id="1358" w:author="Diane Pepetone" w:date="2022-01-13T19:45:00Z"/>
                <w:rFonts w:cstheme="minorHAnsi"/>
                <w:sz w:val="18"/>
                <w:szCs w:val="20"/>
              </w:rPr>
            </w:pPr>
            <w:ins w:id="1359" w:author="Markstrum, Alexis@Energy" w:date="2021-10-20T09:45:00Z">
              <w:del w:id="1360" w:author="Diane Pepetone" w:date="2022-01-13T19:45:00Z">
                <w:r w:rsidRPr="007B2CC9" w:rsidDel="003B3CCD">
                  <w:rPr>
                    <w:rFonts w:cstheme="minorHAnsi"/>
                    <w:sz w:val="18"/>
                    <w:szCs w:val="20"/>
                  </w:rPr>
                  <w:delText># of Like (or Identical) Water Heaters in System</w:delText>
                </w:r>
              </w:del>
            </w:ins>
          </w:p>
        </w:tc>
        <w:tc>
          <w:tcPr>
            <w:tcW w:w="1260" w:type="dxa"/>
            <w:vAlign w:val="bottom"/>
          </w:tcPr>
          <w:p w14:paraId="5D5DFCCA" w14:textId="12E7BEDF" w:rsidR="007B2CC9" w:rsidRPr="007B2CC9" w:rsidDel="003B3CCD" w:rsidRDefault="007B2CC9" w:rsidP="00420CD7">
            <w:pPr>
              <w:tabs>
                <w:tab w:val="left" w:pos="2160"/>
                <w:tab w:val="left" w:pos="2700"/>
                <w:tab w:val="left" w:pos="3420"/>
                <w:tab w:val="left" w:pos="3780"/>
                <w:tab w:val="left" w:pos="5760"/>
                <w:tab w:val="left" w:pos="7212"/>
              </w:tabs>
              <w:spacing w:after="0" w:line="240" w:lineRule="auto"/>
              <w:jc w:val="center"/>
              <w:rPr>
                <w:ins w:id="1361" w:author="Markstrum, Alexis@Energy" w:date="2021-10-20T09:45:00Z"/>
                <w:del w:id="1362" w:author="Diane Pepetone" w:date="2022-01-13T19:45:00Z"/>
                <w:rFonts w:cstheme="minorHAnsi"/>
                <w:sz w:val="18"/>
                <w:szCs w:val="20"/>
              </w:rPr>
            </w:pPr>
            <w:ins w:id="1363" w:author="Markstrum, Alexis@Energy" w:date="2021-10-20T09:45:00Z">
              <w:del w:id="1364" w:author="Diane Pepetone" w:date="2022-01-13T19:45:00Z">
                <w:r w:rsidRPr="007B2CC9" w:rsidDel="003B3CCD">
                  <w:rPr>
                    <w:rFonts w:cstheme="minorHAnsi"/>
                    <w:sz w:val="18"/>
                    <w:szCs w:val="20"/>
                  </w:rPr>
                  <w:delText>Tank Location</w:delText>
                </w:r>
              </w:del>
            </w:ins>
          </w:p>
        </w:tc>
        <w:tc>
          <w:tcPr>
            <w:tcW w:w="1350" w:type="dxa"/>
            <w:vAlign w:val="bottom"/>
          </w:tcPr>
          <w:p w14:paraId="79B7AFB7" w14:textId="07B65CBF" w:rsidR="007B2CC9" w:rsidRPr="007B2CC9" w:rsidDel="003B3CCD" w:rsidRDefault="007B2CC9" w:rsidP="00420CD7">
            <w:pPr>
              <w:tabs>
                <w:tab w:val="left" w:pos="2160"/>
                <w:tab w:val="left" w:pos="2700"/>
                <w:tab w:val="left" w:pos="3420"/>
                <w:tab w:val="left" w:pos="3780"/>
                <w:tab w:val="left" w:pos="5760"/>
                <w:tab w:val="left" w:pos="7212"/>
              </w:tabs>
              <w:spacing w:after="0" w:line="240" w:lineRule="auto"/>
              <w:jc w:val="center"/>
              <w:rPr>
                <w:ins w:id="1365" w:author="Markstrum, Alexis@Energy" w:date="2021-10-20T09:45:00Z"/>
                <w:del w:id="1366" w:author="Diane Pepetone" w:date="2022-01-13T19:45:00Z"/>
                <w:rFonts w:cstheme="minorHAnsi"/>
                <w:sz w:val="18"/>
                <w:szCs w:val="20"/>
              </w:rPr>
            </w:pPr>
            <w:ins w:id="1367" w:author="Markstrum, Alexis@Energy" w:date="2021-10-20T09:45:00Z">
              <w:del w:id="1368" w:author="Diane Pepetone" w:date="2022-01-13T19:45:00Z">
                <w:r w:rsidRPr="007B2CC9" w:rsidDel="003B3CCD">
                  <w:rPr>
                    <w:rFonts w:cstheme="minorHAnsi"/>
                    <w:sz w:val="18"/>
                    <w:szCs w:val="20"/>
                  </w:rPr>
                  <w:delText>Exterior Tank Insulation R-value</w:delText>
                </w:r>
              </w:del>
            </w:ins>
          </w:p>
        </w:tc>
        <w:tc>
          <w:tcPr>
            <w:tcW w:w="1584" w:type="dxa"/>
            <w:vAlign w:val="bottom"/>
          </w:tcPr>
          <w:p w14:paraId="16DCF39F" w14:textId="6E54A304" w:rsidR="007B2CC9" w:rsidRPr="007B2CC9" w:rsidDel="003B3CCD" w:rsidRDefault="007B2CC9" w:rsidP="00420CD7">
            <w:pPr>
              <w:tabs>
                <w:tab w:val="left" w:pos="2160"/>
                <w:tab w:val="left" w:pos="2700"/>
                <w:tab w:val="left" w:pos="3420"/>
                <w:tab w:val="left" w:pos="3780"/>
                <w:tab w:val="left" w:pos="5760"/>
                <w:tab w:val="left" w:pos="7212"/>
              </w:tabs>
              <w:spacing w:after="0" w:line="240" w:lineRule="auto"/>
              <w:jc w:val="center"/>
              <w:rPr>
                <w:ins w:id="1369" w:author="Markstrum, Alexis@Energy" w:date="2021-10-20T09:45:00Z"/>
                <w:del w:id="1370" w:author="Diane Pepetone" w:date="2022-01-13T19:45:00Z"/>
                <w:rFonts w:cstheme="minorHAnsi"/>
                <w:sz w:val="18"/>
                <w:szCs w:val="20"/>
              </w:rPr>
            </w:pPr>
            <w:ins w:id="1371" w:author="Markstrum, Alexis@Energy" w:date="2021-10-20T09:45:00Z">
              <w:del w:id="1372" w:author="Diane Pepetone" w:date="2022-01-13T19:45:00Z">
                <w:r w:rsidRPr="007B2CC9" w:rsidDel="003B3CCD">
                  <w:rPr>
                    <w:rFonts w:cstheme="minorHAnsi"/>
                    <w:sz w:val="18"/>
                    <w:szCs w:val="20"/>
                  </w:rPr>
                  <w:delText>Dwelling Unit DHW System Distribution Type</w:delText>
                </w:r>
              </w:del>
            </w:ins>
          </w:p>
        </w:tc>
        <w:tc>
          <w:tcPr>
            <w:tcW w:w="1836" w:type="dxa"/>
            <w:vAlign w:val="bottom"/>
          </w:tcPr>
          <w:p w14:paraId="357AE338" w14:textId="2CABD962" w:rsidR="007B2CC9" w:rsidRPr="007B2CC9" w:rsidDel="003B3CCD" w:rsidRDefault="007B2CC9" w:rsidP="00420CD7">
            <w:pPr>
              <w:tabs>
                <w:tab w:val="left" w:pos="2160"/>
                <w:tab w:val="left" w:pos="2700"/>
                <w:tab w:val="left" w:pos="3420"/>
                <w:tab w:val="left" w:pos="3780"/>
                <w:tab w:val="left" w:pos="5760"/>
                <w:tab w:val="left" w:pos="7212"/>
              </w:tabs>
              <w:spacing w:after="0" w:line="240" w:lineRule="auto"/>
              <w:jc w:val="center"/>
              <w:rPr>
                <w:ins w:id="1373" w:author="Markstrum, Alexis@Energy" w:date="2021-10-20T09:45:00Z"/>
                <w:del w:id="1374" w:author="Diane Pepetone" w:date="2022-01-13T19:45:00Z"/>
                <w:rFonts w:cstheme="minorHAnsi"/>
                <w:sz w:val="18"/>
                <w:szCs w:val="20"/>
              </w:rPr>
            </w:pPr>
            <w:ins w:id="1375" w:author="Markstrum, Alexis@Energy" w:date="2021-10-20T09:45:00Z">
              <w:del w:id="1376" w:author="Diane Pepetone" w:date="2022-01-13T19:45:00Z">
                <w:r w:rsidRPr="007B2CC9" w:rsidDel="003B3CCD">
                  <w:rPr>
                    <w:rFonts w:cstheme="minorHAnsi"/>
                    <w:sz w:val="18"/>
                    <w:szCs w:val="20"/>
                  </w:rPr>
                  <w:delText>Compact Distribution</w:delText>
                </w:r>
              </w:del>
            </w:ins>
          </w:p>
        </w:tc>
      </w:tr>
      <w:tr w:rsidR="007B2CC9" w:rsidRPr="007B2CC9" w:rsidDel="003B3CCD" w14:paraId="4D272293" w14:textId="3BE354F8" w:rsidTr="009C5E99">
        <w:trPr>
          <w:trHeight w:val="1100"/>
          <w:ins w:id="1377" w:author="Markstrum, Alexis@Energy" w:date="2021-10-20T09:45:00Z"/>
          <w:del w:id="1378" w:author="Diane Pepetone" w:date="2022-01-13T19:45:00Z"/>
        </w:trPr>
        <w:tc>
          <w:tcPr>
            <w:tcW w:w="1165" w:type="dxa"/>
            <w:tcBorders>
              <w:top w:val="single" w:sz="4" w:space="0" w:color="auto"/>
              <w:left w:val="single" w:sz="4" w:space="0" w:color="auto"/>
              <w:bottom w:val="single" w:sz="4" w:space="0" w:color="auto"/>
              <w:right w:val="single" w:sz="4" w:space="0" w:color="auto"/>
            </w:tcBorders>
          </w:tcPr>
          <w:p w14:paraId="2B0A5528" w14:textId="18469EF8" w:rsidR="007B2CC9" w:rsidRPr="007B2CC9" w:rsidDel="003B3CCD" w:rsidRDefault="007B2CC9" w:rsidP="007B2CC9">
            <w:pPr>
              <w:spacing w:after="0" w:line="240" w:lineRule="auto"/>
              <w:rPr>
                <w:ins w:id="1379" w:author="Markstrum, Alexis@Energy" w:date="2021-10-20T09:45:00Z"/>
                <w:del w:id="1380" w:author="Diane Pepetone" w:date="2022-01-13T19:45:00Z"/>
                <w:rFonts w:cstheme="minorHAnsi"/>
                <w:sz w:val="18"/>
                <w:szCs w:val="20"/>
              </w:rPr>
            </w:pPr>
            <w:ins w:id="1381" w:author="Markstrum, Alexis@Energy" w:date="2021-10-20T09:45:00Z">
              <w:del w:id="1382" w:author="Diane Pepetone" w:date="2022-01-13T19:45:00Z">
                <w:r w:rsidRPr="007B2CC9" w:rsidDel="003B3CCD">
                  <w:rPr>
                    <w:rFonts w:cstheme="minorHAnsi"/>
                    <w:sz w:val="16"/>
                    <w:szCs w:val="16"/>
                  </w:rPr>
                  <w:delText xml:space="preserve">&lt;&lt;Reference value from </w:delText>
                </w:r>
              </w:del>
            </w:ins>
            <w:ins w:id="1383" w:author="Markstrum, Alexis@Energy" w:date="2021-10-20T10:01:00Z">
              <w:del w:id="1384" w:author="Diane Pepetone" w:date="2022-01-13T19:45:00Z">
                <w:r w:rsidR="0088586F" w:rsidDel="003B3CCD">
                  <w:rPr>
                    <w:rFonts w:cstheme="minorHAnsi"/>
                    <w:sz w:val="16"/>
                    <w:szCs w:val="16"/>
                  </w:rPr>
                  <w:delText>C</w:delText>
                </w:r>
              </w:del>
            </w:ins>
            <w:ins w:id="1385" w:author="Markstrum, Alexis@Energy" w:date="2021-10-20T09:45:00Z">
              <w:del w:id="1386" w:author="Diane Pepetone" w:date="2022-01-13T19:45:00Z">
                <w:r w:rsidRPr="007B2CC9" w:rsidDel="003B3CCD">
                  <w:rPr>
                    <w:rFonts w:cstheme="minorHAnsi"/>
                    <w:sz w:val="16"/>
                    <w:szCs w:val="16"/>
                  </w:rPr>
                  <w:delText>01 &gt;&gt;</w:delText>
                </w:r>
              </w:del>
            </w:ins>
          </w:p>
        </w:tc>
        <w:tc>
          <w:tcPr>
            <w:tcW w:w="990" w:type="dxa"/>
          </w:tcPr>
          <w:p w14:paraId="4671A391" w14:textId="1400793D" w:rsidR="007B2CC9" w:rsidRPr="007B2CC9" w:rsidDel="003B3CCD" w:rsidRDefault="007B2CC9" w:rsidP="007B2CC9">
            <w:pPr>
              <w:spacing w:after="0" w:line="240" w:lineRule="auto"/>
              <w:rPr>
                <w:ins w:id="1387" w:author="Markstrum, Alexis@Energy" w:date="2021-10-20T09:45:00Z"/>
                <w:del w:id="1388" w:author="Diane Pepetone" w:date="2022-01-13T19:45:00Z"/>
                <w:rFonts w:cstheme="minorHAnsi"/>
                <w:sz w:val="18"/>
                <w:szCs w:val="20"/>
              </w:rPr>
            </w:pPr>
            <w:ins w:id="1389" w:author="Markstrum, Alexis@Energy" w:date="2021-10-20T09:45:00Z">
              <w:del w:id="1390" w:author="Diane Pepetone" w:date="2022-01-13T19:45:00Z">
                <w:r w:rsidRPr="007B2CC9" w:rsidDel="003B3CCD">
                  <w:rPr>
                    <w:rFonts w:cstheme="minorHAnsi"/>
                    <w:sz w:val="18"/>
                    <w:szCs w:val="20"/>
                  </w:rPr>
                  <w:delText xml:space="preserve">&lt;&lt;reference value from </w:delText>
                </w:r>
              </w:del>
            </w:ins>
            <w:ins w:id="1391" w:author="Markstrum, Alexis@Energy" w:date="2021-10-20T10:01:00Z">
              <w:del w:id="1392" w:author="Diane Pepetone" w:date="2022-01-13T19:45:00Z">
                <w:r w:rsidR="0088586F" w:rsidDel="003B3CCD">
                  <w:rPr>
                    <w:rFonts w:cstheme="minorHAnsi"/>
                    <w:sz w:val="18"/>
                    <w:szCs w:val="20"/>
                  </w:rPr>
                  <w:delText>C</w:delText>
                </w:r>
              </w:del>
            </w:ins>
            <w:ins w:id="1393" w:author="Markstrum, Alexis@Energy" w:date="2021-10-20T09:45:00Z">
              <w:del w:id="1394" w:author="Diane Pepetone" w:date="2022-01-13T19:45:00Z">
                <w:r w:rsidRPr="007B2CC9" w:rsidDel="003B3CCD">
                  <w:rPr>
                    <w:rFonts w:cstheme="minorHAnsi"/>
                    <w:sz w:val="18"/>
                    <w:szCs w:val="20"/>
                  </w:rPr>
                  <w:delText>02&gt;&gt;</w:delText>
                </w:r>
              </w:del>
            </w:ins>
          </w:p>
        </w:tc>
        <w:tc>
          <w:tcPr>
            <w:tcW w:w="1380" w:type="dxa"/>
          </w:tcPr>
          <w:p w14:paraId="109CC8D2" w14:textId="4EE918F9" w:rsidR="007B2CC9" w:rsidRPr="007B2CC9" w:rsidDel="003B3CCD" w:rsidRDefault="007B2CC9" w:rsidP="007B2CC9">
            <w:pPr>
              <w:spacing w:after="0" w:line="240" w:lineRule="auto"/>
              <w:rPr>
                <w:ins w:id="1395" w:author="Markstrum, Alexis@Energy" w:date="2021-10-20T09:45:00Z"/>
                <w:del w:id="1396" w:author="Diane Pepetone" w:date="2022-01-13T19:45:00Z"/>
                <w:rFonts w:cstheme="minorHAnsi"/>
                <w:sz w:val="18"/>
                <w:szCs w:val="20"/>
              </w:rPr>
            </w:pPr>
            <w:ins w:id="1397" w:author="Markstrum, Alexis@Energy" w:date="2021-10-20T09:45:00Z">
              <w:del w:id="1398" w:author="Diane Pepetone" w:date="2022-01-13T19:45:00Z">
                <w:r w:rsidRPr="007B2CC9" w:rsidDel="003B3CCD">
                  <w:rPr>
                    <w:rFonts w:cstheme="minorHAnsi"/>
                    <w:sz w:val="18"/>
                    <w:szCs w:val="20"/>
                  </w:rPr>
                  <w:delText xml:space="preserve">&lt;&lt; If performance, user input is equal to </w:delText>
                </w:r>
              </w:del>
            </w:ins>
            <w:ins w:id="1399" w:author="Markstrum, Alexis@Energy" w:date="2021-10-20T10:01:00Z">
              <w:del w:id="1400" w:author="Diane Pepetone" w:date="2022-01-13T19:45:00Z">
                <w:r w:rsidR="0088586F" w:rsidDel="003B3CCD">
                  <w:rPr>
                    <w:rFonts w:cstheme="minorHAnsi"/>
                    <w:sz w:val="18"/>
                    <w:szCs w:val="20"/>
                  </w:rPr>
                  <w:delText>C</w:delText>
                </w:r>
              </w:del>
            </w:ins>
            <w:ins w:id="1401" w:author="Markstrum, Alexis@Energy" w:date="2021-10-20T09:45:00Z">
              <w:del w:id="1402" w:author="Diane Pepetone" w:date="2022-01-13T19:45:00Z">
                <w:r w:rsidRPr="007B2CC9" w:rsidDel="003B3CCD">
                  <w:rPr>
                    <w:rFonts w:cstheme="minorHAnsi"/>
                    <w:sz w:val="18"/>
                    <w:szCs w:val="20"/>
                  </w:rPr>
                  <w:delText xml:space="preserve">03 as default, and allow user to override with an equivalent system based on the simulated equipment in </w:delText>
                </w:r>
              </w:del>
            </w:ins>
            <w:ins w:id="1403" w:author="Markstrum, Alexis@Energy" w:date="2021-10-20T10:01:00Z">
              <w:del w:id="1404" w:author="Diane Pepetone" w:date="2022-01-13T19:45:00Z">
                <w:r w:rsidR="0088586F" w:rsidDel="003B3CCD">
                  <w:rPr>
                    <w:rFonts w:cstheme="minorHAnsi"/>
                    <w:sz w:val="18"/>
                    <w:szCs w:val="20"/>
                  </w:rPr>
                  <w:delText>C</w:delText>
                </w:r>
              </w:del>
            </w:ins>
            <w:ins w:id="1405" w:author="Markstrum, Alexis@Energy" w:date="2021-10-20T09:45:00Z">
              <w:del w:id="1406" w:author="Diane Pepetone" w:date="2022-01-13T19:45:00Z">
                <w:r w:rsidRPr="007B2CC9" w:rsidDel="003B3CCD">
                  <w:rPr>
                    <w:rFonts w:cstheme="minorHAnsi"/>
                    <w:sz w:val="18"/>
                    <w:szCs w:val="20"/>
                  </w:rPr>
                  <w:delText>09; elseif prescriptive, allow user to enter any Tier 3 model&gt;&gt;</w:delText>
                </w:r>
              </w:del>
            </w:ins>
          </w:p>
        </w:tc>
        <w:tc>
          <w:tcPr>
            <w:tcW w:w="1230" w:type="dxa"/>
          </w:tcPr>
          <w:p w14:paraId="69D0DD47" w14:textId="0BE45CF3" w:rsidR="007B2CC9" w:rsidRPr="007B2CC9" w:rsidDel="003B3CCD" w:rsidRDefault="007B2CC9" w:rsidP="007B2CC9">
            <w:pPr>
              <w:spacing w:after="0" w:line="240" w:lineRule="auto"/>
              <w:rPr>
                <w:ins w:id="1407" w:author="Markstrum, Alexis@Energy" w:date="2021-10-20T09:45:00Z"/>
                <w:del w:id="1408" w:author="Diane Pepetone" w:date="2022-01-13T19:45:00Z"/>
                <w:rFonts w:cstheme="minorHAnsi"/>
                <w:i/>
                <w:color w:val="FF0000"/>
                <w:sz w:val="18"/>
                <w:szCs w:val="20"/>
              </w:rPr>
            </w:pPr>
            <w:ins w:id="1409" w:author="Markstrum, Alexis@Energy" w:date="2021-10-20T09:45:00Z">
              <w:del w:id="1410" w:author="Diane Pepetone" w:date="2022-01-13T19:45:00Z">
                <w:r w:rsidRPr="007B2CC9" w:rsidDel="003B3CCD">
                  <w:rPr>
                    <w:rFonts w:cstheme="minorHAnsi"/>
                    <w:sz w:val="18"/>
                    <w:szCs w:val="20"/>
                  </w:rPr>
                  <w:delText xml:space="preserve">&lt;&lt; Reference value from </w:delText>
                </w:r>
              </w:del>
            </w:ins>
            <w:ins w:id="1411" w:author="Markstrum, Alexis@Energy" w:date="2021-10-20T10:01:00Z">
              <w:del w:id="1412" w:author="Diane Pepetone" w:date="2022-01-13T19:45:00Z">
                <w:r w:rsidR="0088586F" w:rsidDel="003B3CCD">
                  <w:rPr>
                    <w:rFonts w:cstheme="minorHAnsi"/>
                    <w:sz w:val="18"/>
                    <w:szCs w:val="20"/>
                  </w:rPr>
                  <w:delText>C</w:delText>
                </w:r>
              </w:del>
            </w:ins>
            <w:ins w:id="1413" w:author="Markstrum, Alexis@Energy" w:date="2021-10-20T09:45:00Z">
              <w:del w:id="1414" w:author="Diane Pepetone" w:date="2022-01-13T19:45:00Z">
                <w:r w:rsidRPr="007B2CC9" w:rsidDel="003B3CCD">
                  <w:rPr>
                    <w:rFonts w:cstheme="minorHAnsi"/>
                    <w:sz w:val="18"/>
                    <w:szCs w:val="20"/>
                  </w:rPr>
                  <w:delText>04&gt;&gt;</w:delText>
                </w:r>
              </w:del>
            </w:ins>
          </w:p>
        </w:tc>
        <w:tc>
          <w:tcPr>
            <w:tcW w:w="1260" w:type="dxa"/>
          </w:tcPr>
          <w:p w14:paraId="0CC5E774" w14:textId="789F547A" w:rsidR="007B2CC9" w:rsidRPr="007B2CC9" w:rsidDel="003B3CCD" w:rsidRDefault="007B2CC9" w:rsidP="007B2CC9">
            <w:pPr>
              <w:spacing w:after="0" w:line="240" w:lineRule="auto"/>
              <w:rPr>
                <w:ins w:id="1415" w:author="Markstrum, Alexis@Energy" w:date="2021-10-20T09:45:00Z"/>
                <w:del w:id="1416" w:author="Diane Pepetone" w:date="2022-01-13T19:45:00Z"/>
                <w:rFonts w:cstheme="minorHAnsi"/>
                <w:i/>
                <w:color w:val="FF0000"/>
                <w:sz w:val="18"/>
                <w:szCs w:val="20"/>
              </w:rPr>
            </w:pPr>
            <w:ins w:id="1417" w:author="Markstrum, Alexis@Energy" w:date="2021-10-20T09:45:00Z">
              <w:del w:id="1418" w:author="Diane Pepetone" w:date="2022-01-13T19:45:00Z">
                <w:r w:rsidRPr="007B2CC9" w:rsidDel="003B3CCD">
                  <w:rPr>
                    <w:rFonts w:cstheme="minorHAnsi"/>
                    <w:sz w:val="18"/>
                    <w:szCs w:val="20"/>
                  </w:rPr>
                  <w:delText xml:space="preserve">&lt;&lt;Reference value from </w:delText>
                </w:r>
              </w:del>
            </w:ins>
            <w:ins w:id="1419" w:author="Markstrum, Alexis@Energy" w:date="2021-10-20T10:01:00Z">
              <w:del w:id="1420" w:author="Diane Pepetone" w:date="2022-01-13T19:45:00Z">
                <w:r w:rsidR="0088586F" w:rsidDel="003B3CCD">
                  <w:rPr>
                    <w:rFonts w:cstheme="minorHAnsi"/>
                    <w:sz w:val="18"/>
                    <w:szCs w:val="20"/>
                  </w:rPr>
                  <w:delText>C</w:delText>
                </w:r>
              </w:del>
            </w:ins>
            <w:ins w:id="1421" w:author="Markstrum, Alexis@Energy" w:date="2021-10-20T09:45:00Z">
              <w:del w:id="1422" w:author="Diane Pepetone" w:date="2022-01-13T19:45:00Z">
                <w:r w:rsidRPr="007B2CC9" w:rsidDel="003B3CCD">
                  <w:rPr>
                    <w:rFonts w:cstheme="minorHAnsi"/>
                    <w:sz w:val="18"/>
                    <w:szCs w:val="20"/>
                  </w:rPr>
                  <w:delText>05&gt;&gt;</w:delText>
                </w:r>
              </w:del>
            </w:ins>
          </w:p>
        </w:tc>
        <w:tc>
          <w:tcPr>
            <w:tcW w:w="1350" w:type="dxa"/>
          </w:tcPr>
          <w:p w14:paraId="1F4D0DE2" w14:textId="19FCCFBF" w:rsidR="007B2CC9" w:rsidRPr="007B2CC9" w:rsidDel="003B3CCD" w:rsidRDefault="007B2CC9" w:rsidP="007B2CC9">
            <w:pPr>
              <w:spacing w:after="0" w:line="240" w:lineRule="auto"/>
              <w:rPr>
                <w:ins w:id="1423" w:author="Markstrum, Alexis@Energy" w:date="2021-10-20T09:45:00Z"/>
                <w:del w:id="1424" w:author="Diane Pepetone" w:date="2022-01-13T19:45:00Z"/>
                <w:rFonts w:cstheme="minorHAnsi"/>
                <w:sz w:val="18"/>
                <w:szCs w:val="20"/>
              </w:rPr>
            </w:pPr>
            <w:ins w:id="1425" w:author="Markstrum, Alexis@Energy" w:date="2021-10-20T09:45:00Z">
              <w:del w:id="1426" w:author="Diane Pepetone" w:date="2022-01-13T19:45:00Z">
                <w:r w:rsidRPr="007B2CC9" w:rsidDel="003B3CCD">
                  <w:rPr>
                    <w:rFonts w:cstheme="minorHAnsi"/>
                    <w:sz w:val="18"/>
                    <w:szCs w:val="20"/>
                  </w:rPr>
                  <w:delText>&lt;&lt;User input value; check value must be ≥</w:delText>
                </w:r>
              </w:del>
            </w:ins>
            <w:ins w:id="1427" w:author="Markstrum, Alexis@Energy" w:date="2021-10-20T10:01:00Z">
              <w:del w:id="1428" w:author="Diane Pepetone" w:date="2022-01-13T19:45:00Z">
                <w:r w:rsidR="0088586F" w:rsidDel="003B3CCD">
                  <w:rPr>
                    <w:rFonts w:cstheme="minorHAnsi"/>
                    <w:sz w:val="18"/>
                    <w:szCs w:val="20"/>
                  </w:rPr>
                  <w:delText>C0</w:delText>
                </w:r>
              </w:del>
            </w:ins>
            <w:ins w:id="1429" w:author="Markstrum, Alexis@Energy" w:date="2021-10-20T09:45:00Z">
              <w:del w:id="1430" w:author="Diane Pepetone" w:date="2022-01-13T19:45:00Z">
                <w:r w:rsidRPr="007B2CC9" w:rsidDel="003B3CCD">
                  <w:rPr>
                    <w:rFonts w:cstheme="minorHAnsi"/>
                    <w:sz w:val="18"/>
                    <w:szCs w:val="20"/>
                  </w:rPr>
                  <w:delText xml:space="preserve">6 to comply, else flag non-compliant values and do not allow the doc to be registered. Value may be NA if </w:delText>
                </w:r>
              </w:del>
            </w:ins>
            <w:ins w:id="1431" w:author="Markstrum, Alexis@Energy" w:date="2021-10-20T10:01:00Z">
              <w:del w:id="1432" w:author="Diane Pepetone" w:date="2022-01-13T19:45:00Z">
                <w:r w:rsidR="0088586F" w:rsidDel="003B3CCD">
                  <w:rPr>
                    <w:rFonts w:cstheme="minorHAnsi"/>
                    <w:sz w:val="18"/>
                    <w:szCs w:val="20"/>
                  </w:rPr>
                  <w:delText>C</w:delText>
                </w:r>
              </w:del>
            </w:ins>
            <w:ins w:id="1433" w:author="Markstrum, Alexis@Energy" w:date="2021-10-20T09:45:00Z">
              <w:del w:id="1434" w:author="Diane Pepetone" w:date="2022-01-13T19:45:00Z">
                <w:r w:rsidRPr="007B2CC9" w:rsidDel="003B3CCD">
                  <w:rPr>
                    <w:rFonts w:cstheme="minorHAnsi"/>
                    <w:sz w:val="18"/>
                    <w:szCs w:val="20"/>
                  </w:rPr>
                  <w:delText>06 is NA &gt;&gt;</w:delText>
                </w:r>
              </w:del>
            </w:ins>
          </w:p>
        </w:tc>
        <w:tc>
          <w:tcPr>
            <w:tcW w:w="1584" w:type="dxa"/>
          </w:tcPr>
          <w:p w14:paraId="6A1A482D" w14:textId="79821682" w:rsidR="007B2CC9" w:rsidRPr="007B2CC9" w:rsidDel="003B3CCD" w:rsidRDefault="007B2CC9" w:rsidP="007B2CC9">
            <w:pPr>
              <w:spacing w:after="0" w:line="240" w:lineRule="auto"/>
              <w:rPr>
                <w:ins w:id="1435" w:author="Markstrum, Alexis@Energy" w:date="2021-10-20T09:45:00Z"/>
                <w:del w:id="1436" w:author="Diane Pepetone" w:date="2022-01-13T19:45:00Z"/>
                <w:rFonts w:cstheme="minorHAnsi"/>
                <w:sz w:val="18"/>
                <w:szCs w:val="20"/>
              </w:rPr>
            </w:pPr>
            <w:ins w:id="1437" w:author="Markstrum, Alexis@Energy" w:date="2021-10-20T09:45:00Z">
              <w:del w:id="1438" w:author="Diane Pepetone" w:date="2022-01-13T19:45:00Z">
                <w:r w:rsidRPr="007B2CC9" w:rsidDel="003B3CCD">
                  <w:rPr>
                    <w:rFonts w:cstheme="minorHAnsi"/>
                    <w:sz w:val="18"/>
                    <w:szCs w:val="20"/>
                  </w:rPr>
                  <w:delText xml:space="preserve">&lt;&lt; Reference values from </w:delText>
                </w:r>
              </w:del>
            </w:ins>
            <w:ins w:id="1439" w:author="Markstrum, Alexis@Energy" w:date="2021-10-20T10:01:00Z">
              <w:del w:id="1440" w:author="Diane Pepetone" w:date="2022-01-13T19:45:00Z">
                <w:r w:rsidR="0088586F" w:rsidDel="003B3CCD">
                  <w:rPr>
                    <w:rFonts w:cstheme="minorHAnsi"/>
                    <w:sz w:val="18"/>
                    <w:szCs w:val="20"/>
                  </w:rPr>
                  <w:delText>C</w:delText>
                </w:r>
              </w:del>
            </w:ins>
            <w:ins w:id="1441" w:author="Markstrum, Alexis@Energy" w:date="2021-10-20T09:45:00Z">
              <w:del w:id="1442" w:author="Diane Pepetone" w:date="2022-01-13T19:45:00Z">
                <w:r w:rsidRPr="007B2CC9" w:rsidDel="003B3CCD">
                  <w:rPr>
                    <w:rFonts w:cstheme="minorHAnsi"/>
                    <w:sz w:val="18"/>
                    <w:szCs w:val="20"/>
                  </w:rPr>
                  <w:delText>07&gt;&gt;</w:delText>
                </w:r>
              </w:del>
            </w:ins>
          </w:p>
        </w:tc>
        <w:tc>
          <w:tcPr>
            <w:tcW w:w="1836" w:type="dxa"/>
          </w:tcPr>
          <w:p w14:paraId="0D4FE594" w14:textId="53A3543C" w:rsidR="007B2CC9" w:rsidRPr="007B2CC9" w:rsidDel="003B3CCD" w:rsidRDefault="007B2CC9" w:rsidP="007B2CC9">
            <w:pPr>
              <w:spacing w:after="0" w:line="240" w:lineRule="auto"/>
              <w:rPr>
                <w:ins w:id="1443" w:author="Markstrum, Alexis@Energy" w:date="2021-10-20T09:45:00Z"/>
                <w:del w:id="1444" w:author="Diane Pepetone" w:date="2022-01-13T19:45:00Z"/>
                <w:rFonts w:cstheme="minorHAnsi"/>
                <w:sz w:val="18"/>
                <w:szCs w:val="20"/>
              </w:rPr>
            </w:pPr>
            <w:ins w:id="1445" w:author="Markstrum, Alexis@Energy" w:date="2021-10-20T09:45:00Z">
              <w:del w:id="1446" w:author="Diane Pepetone" w:date="2022-01-13T19:45:00Z">
                <w:r w:rsidRPr="007B2CC9" w:rsidDel="003B3CCD">
                  <w:rPr>
                    <w:rFonts w:cstheme="minorHAnsi"/>
                    <w:sz w:val="18"/>
                    <w:szCs w:val="20"/>
                  </w:rPr>
                  <w:delText xml:space="preserve">&lt;&lt; Reference values from </w:delText>
                </w:r>
              </w:del>
            </w:ins>
            <w:ins w:id="1447" w:author="Markstrum, Alexis@Energy" w:date="2021-10-20T10:02:00Z">
              <w:del w:id="1448" w:author="Diane Pepetone" w:date="2022-01-13T19:45:00Z">
                <w:r w:rsidR="0088586F" w:rsidDel="003B3CCD">
                  <w:rPr>
                    <w:rFonts w:cstheme="minorHAnsi"/>
                    <w:sz w:val="18"/>
                    <w:szCs w:val="20"/>
                  </w:rPr>
                  <w:delText>C</w:delText>
                </w:r>
              </w:del>
            </w:ins>
            <w:ins w:id="1449" w:author="Markstrum, Alexis@Energy" w:date="2021-10-20T09:45:00Z">
              <w:del w:id="1450" w:author="Diane Pepetone" w:date="2022-01-13T19:45:00Z">
                <w:r w:rsidRPr="007B2CC9" w:rsidDel="003B3CCD">
                  <w:rPr>
                    <w:rFonts w:cstheme="minorHAnsi"/>
                    <w:sz w:val="18"/>
                    <w:szCs w:val="20"/>
                  </w:rPr>
                  <w:delText>08&gt;&gt;</w:delText>
                </w:r>
              </w:del>
            </w:ins>
          </w:p>
        </w:tc>
      </w:tr>
      <w:tr w:rsidR="007B2CC9" w:rsidRPr="007B2CC9" w:rsidDel="003B3CCD" w14:paraId="1ED82FA7" w14:textId="30C807DD" w:rsidTr="009C5E99">
        <w:trPr>
          <w:trHeight w:val="226"/>
          <w:ins w:id="1451" w:author="Markstrum, Alexis@Energy" w:date="2021-10-20T09:45:00Z"/>
          <w:del w:id="1452" w:author="Diane Pepetone" w:date="2022-01-13T19:45:00Z"/>
        </w:trPr>
        <w:tc>
          <w:tcPr>
            <w:tcW w:w="1165" w:type="dxa"/>
          </w:tcPr>
          <w:p w14:paraId="71664A00" w14:textId="1B3F7966" w:rsidR="007B2CC9" w:rsidRPr="007B2CC9" w:rsidDel="003B3CCD" w:rsidRDefault="007B2CC9" w:rsidP="007B2CC9">
            <w:pPr>
              <w:spacing w:after="0" w:line="240" w:lineRule="auto"/>
              <w:rPr>
                <w:ins w:id="1453" w:author="Markstrum, Alexis@Energy" w:date="2021-10-20T09:45:00Z"/>
                <w:del w:id="1454" w:author="Diane Pepetone" w:date="2022-01-13T19:45:00Z"/>
                <w:rFonts w:cstheme="minorHAnsi"/>
                <w:sz w:val="20"/>
                <w:szCs w:val="20"/>
              </w:rPr>
            </w:pPr>
          </w:p>
        </w:tc>
        <w:tc>
          <w:tcPr>
            <w:tcW w:w="990" w:type="dxa"/>
          </w:tcPr>
          <w:p w14:paraId="7C31D1B7" w14:textId="6D210695" w:rsidR="007B2CC9" w:rsidRPr="007B2CC9" w:rsidDel="003B3CCD" w:rsidRDefault="007B2CC9" w:rsidP="007B2CC9">
            <w:pPr>
              <w:spacing w:after="0" w:line="240" w:lineRule="auto"/>
              <w:rPr>
                <w:ins w:id="1455" w:author="Markstrum, Alexis@Energy" w:date="2021-10-20T09:45:00Z"/>
                <w:del w:id="1456" w:author="Diane Pepetone" w:date="2022-01-13T19:45:00Z"/>
                <w:rFonts w:cstheme="minorHAnsi"/>
                <w:sz w:val="20"/>
                <w:szCs w:val="20"/>
              </w:rPr>
            </w:pPr>
          </w:p>
        </w:tc>
        <w:tc>
          <w:tcPr>
            <w:tcW w:w="1380" w:type="dxa"/>
          </w:tcPr>
          <w:p w14:paraId="1E475317" w14:textId="27067BBD" w:rsidR="007B2CC9" w:rsidRPr="007B2CC9" w:rsidDel="003B3CCD" w:rsidRDefault="007B2CC9" w:rsidP="007B2CC9">
            <w:pPr>
              <w:spacing w:after="0" w:line="240" w:lineRule="auto"/>
              <w:rPr>
                <w:ins w:id="1457" w:author="Markstrum, Alexis@Energy" w:date="2021-10-20T09:45:00Z"/>
                <w:del w:id="1458" w:author="Diane Pepetone" w:date="2022-01-13T19:45:00Z"/>
                <w:rFonts w:cstheme="minorHAnsi"/>
                <w:sz w:val="20"/>
                <w:szCs w:val="20"/>
              </w:rPr>
            </w:pPr>
          </w:p>
        </w:tc>
        <w:tc>
          <w:tcPr>
            <w:tcW w:w="1230" w:type="dxa"/>
          </w:tcPr>
          <w:p w14:paraId="314B6BB4" w14:textId="3EC5D402" w:rsidR="007B2CC9" w:rsidRPr="007B2CC9" w:rsidDel="003B3CCD" w:rsidRDefault="007B2CC9" w:rsidP="007B2CC9">
            <w:pPr>
              <w:spacing w:after="0" w:line="240" w:lineRule="auto"/>
              <w:rPr>
                <w:ins w:id="1459" w:author="Markstrum, Alexis@Energy" w:date="2021-10-20T09:45:00Z"/>
                <w:del w:id="1460" w:author="Diane Pepetone" w:date="2022-01-13T19:45:00Z"/>
                <w:rFonts w:cstheme="minorHAnsi"/>
                <w:sz w:val="20"/>
                <w:szCs w:val="20"/>
              </w:rPr>
            </w:pPr>
          </w:p>
        </w:tc>
        <w:tc>
          <w:tcPr>
            <w:tcW w:w="1260" w:type="dxa"/>
          </w:tcPr>
          <w:p w14:paraId="356FA3C5" w14:textId="46631C1B" w:rsidR="007B2CC9" w:rsidRPr="007B2CC9" w:rsidDel="003B3CCD" w:rsidRDefault="007B2CC9" w:rsidP="007B2CC9">
            <w:pPr>
              <w:spacing w:after="0" w:line="240" w:lineRule="auto"/>
              <w:rPr>
                <w:ins w:id="1461" w:author="Markstrum, Alexis@Energy" w:date="2021-10-20T09:45:00Z"/>
                <w:del w:id="1462" w:author="Diane Pepetone" w:date="2022-01-13T19:45:00Z"/>
                <w:rFonts w:cstheme="minorHAnsi"/>
                <w:sz w:val="20"/>
                <w:szCs w:val="20"/>
              </w:rPr>
            </w:pPr>
          </w:p>
        </w:tc>
        <w:tc>
          <w:tcPr>
            <w:tcW w:w="1350" w:type="dxa"/>
          </w:tcPr>
          <w:p w14:paraId="16EA8C11" w14:textId="633A074E" w:rsidR="007B2CC9" w:rsidRPr="007B2CC9" w:rsidDel="003B3CCD" w:rsidRDefault="007B2CC9" w:rsidP="007B2CC9">
            <w:pPr>
              <w:spacing w:after="0" w:line="240" w:lineRule="auto"/>
              <w:rPr>
                <w:ins w:id="1463" w:author="Markstrum, Alexis@Energy" w:date="2021-10-20T09:45:00Z"/>
                <w:del w:id="1464" w:author="Diane Pepetone" w:date="2022-01-13T19:45:00Z"/>
                <w:rFonts w:cstheme="minorHAnsi"/>
                <w:sz w:val="20"/>
                <w:szCs w:val="20"/>
              </w:rPr>
            </w:pPr>
          </w:p>
        </w:tc>
        <w:tc>
          <w:tcPr>
            <w:tcW w:w="1584" w:type="dxa"/>
          </w:tcPr>
          <w:p w14:paraId="3F0C374D" w14:textId="443730D3" w:rsidR="007B2CC9" w:rsidRPr="007B2CC9" w:rsidDel="003B3CCD" w:rsidRDefault="007B2CC9" w:rsidP="007B2CC9">
            <w:pPr>
              <w:spacing w:after="0" w:line="240" w:lineRule="auto"/>
              <w:rPr>
                <w:ins w:id="1465" w:author="Markstrum, Alexis@Energy" w:date="2021-10-20T09:45:00Z"/>
                <w:del w:id="1466" w:author="Diane Pepetone" w:date="2022-01-13T19:45:00Z"/>
                <w:rFonts w:cstheme="minorHAnsi"/>
                <w:sz w:val="20"/>
                <w:szCs w:val="20"/>
              </w:rPr>
            </w:pPr>
          </w:p>
        </w:tc>
        <w:tc>
          <w:tcPr>
            <w:tcW w:w="1836" w:type="dxa"/>
          </w:tcPr>
          <w:p w14:paraId="52B2579E" w14:textId="1458E14D" w:rsidR="007B2CC9" w:rsidRPr="007B2CC9" w:rsidDel="003B3CCD" w:rsidRDefault="007B2CC9" w:rsidP="007B2CC9">
            <w:pPr>
              <w:spacing w:after="0" w:line="240" w:lineRule="auto"/>
              <w:rPr>
                <w:ins w:id="1467" w:author="Markstrum, Alexis@Energy" w:date="2021-10-20T09:45:00Z"/>
                <w:del w:id="1468" w:author="Diane Pepetone" w:date="2022-01-13T19:45:00Z"/>
                <w:rFonts w:cstheme="minorHAnsi"/>
                <w:sz w:val="20"/>
                <w:szCs w:val="20"/>
              </w:rPr>
            </w:pPr>
          </w:p>
        </w:tc>
      </w:tr>
    </w:tbl>
    <w:tbl>
      <w:tblPr>
        <w:tblW w:w="5000"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525"/>
        <w:gridCol w:w="1206"/>
        <w:gridCol w:w="1405"/>
        <w:gridCol w:w="1405"/>
        <w:gridCol w:w="1405"/>
        <w:gridCol w:w="1923"/>
        <w:gridCol w:w="1921"/>
      </w:tblGrid>
      <w:tr w:rsidR="002C4A59" w:rsidRPr="009E01FE" w14:paraId="06379588" w14:textId="77777777" w:rsidTr="002C4A59">
        <w:trPr>
          <w:cantSplit/>
          <w:trHeight w:val="144"/>
        </w:trPr>
        <w:tc>
          <w:tcPr>
            <w:tcW w:w="5000" w:type="pct"/>
            <w:gridSpan w:val="7"/>
            <w:tcBorders>
              <w:top w:val="single" w:sz="4" w:space="0" w:color="auto"/>
              <w:left w:val="single" w:sz="4" w:space="0" w:color="auto"/>
              <w:bottom w:val="single" w:sz="4" w:space="0" w:color="auto"/>
              <w:right w:val="single" w:sz="4" w:space="0" w:color="auto"/>
            </w:tcBorders>
          </w:tcPr>
          <w:p w14:paraId="0B9FE01B" w14:textId="67067ABC" w:rsidR="002C4A59" w:rsidRPr="00E15012" w:rsidRDefault="002C4A59" w:rsidP="00CD2AC0">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sidRPr="00E15012">
              <w:rPr>
                <w:rFonts w:asciiTheme="minorHAnsi" w:hAnsiTheme="minorHAnsi" w:cstheme="minorHAnsi"/>
                <w:b/>
                <w:sz w:val="20"/>
                <w:szCs w:val="20"/>
              </w:rPr>
              <w:lastRenderedPageBreak/>
              <w:t xml:space="preserve">C. Design Dwelling Unit Water Heating Efficiency Information </w:t>
            </w:r>
          </w:p>
          <w:p w14:paraId="57EC4AE9" w14:textId="48AC6EE9" w:rsidR="00550C64" w:rsidRPr="00E15012" w:rsidDel="00DA49C1" w:rsidRDefault="00DA49C1" w:rsidP="00CD2AC0">
            <w:pPr>
              <w:keepNext/>
              <w:tabs>
                <w:tab w:val="left" w:pos="2160"/>
                <w:tab w:val="left" w:pos="2700"/>
                <w:tab w:val="left" w:pos="3420"/>
                <w:tab w:val="left" w:pos="3780"/>
                <w:tab w:val="left" w:pos="5760"/>
                <w:tab w:val="left" w:pos="7212"/>
              </w:tabs>
              <w:spacing w:after="0" w:line="240" w:lineRule="auto"/>
              <w:rPr>
                <w:del w:id="1469" w:author="Alhabibi, Haider@Energy" w:date="2022-03-09T17:40:00Z"/>
                <w:rFonts w:asciiTheme="minorHAnsi" w:eastAsia="Times New Roman" w:hAnsiTheme="minorHAnsi" w:cstheme="minorHAnsi"/>
                <w:sz w:val="18"/>
                <w:szCs w:val="20"/>
              </w:rPr>
            </w:pPr>
            <w:ins w:id="1470" w:author="Alhabibi, Haider@Energy" w:date="2022-03-09T17:40:00Z">
              <w:r>
                <w:rPr>
                  <w:sz w:val="18"/>
                  <w:szCs w:val="18"/>
                </w:rPr>
                <w:t>&lt;&lt;Static Text - see the top&gt;&gt;</w:t>
              </w:r>
            </w:ins>
            <w:del w:id="1471" w:author="Alhabibi, Haider@Energy" w:date="2022-03-09T17:40:00Z">
              <w:r w:rsidR="002C4A59" w:rsidRPr="00E15012" w:rsidDel="00DA49C1">
                <w:rPr>
                  <w:rFonts w:asciiTheme="minorHAnsi" w:eastAsia="Times New Roman" w:hAnsiTheme="minorHAnsi" w:cstheme="minorHAnsi"/>
                  <w:sz w:val="18"/>
                  <w:szCs w:val="20"/>
                </w:rPr>
                <w:delText>This table reports the water heater(s) efficiency features specified on the registered CF1R</w:delText>
              </w:r>
            </w:del>
            <w:ins w:id="1472" w:author="Tam, Danny@Energy" w:date="2022-02-28T13:20:00Z">
              <w:del w:id="1473" w:author="Alhabibi, Haider@Energy" w:date="2022-03-09T17:40:00Z">
                <w:r w:rsidR="00DA58BF" w:rsidDel="00DA49C1">
                  <w:rPr>
                    <w:rFonts w:asciiTheme="minorHAnsi" w:eastAsia="Times New Roman" w:hAnsiTheme="minorHAnsi" w:cstheme="minorHAnsi"/>
                    <w:sz w:val="18"/>
                    <w:szCs w:val="20"/>
                  </w:rPr>
                  <w:delText>LMCC</w:delText>
                </w:r>
              </w:del>
            </w:ins>
            <w:del w:id="1474" w:author="Alhabibi, Haider@Energy" w:date="2022-03-09T17:40:00Z">
              <w:r w:rsidR="002C4A59" w:rsidRPr="00E15012" w:rsidDel="00DA49C1">
                <w:rPr>
                  <w:rFonts w:asciiTheme="minorHAnsi" w:eastAsia="Times New Roman" w:hAnsiTheme="minorHAnsi" w:cstheme="minorHAnsi"/>
                  <w:sz w:val="18"/>
                  <w:szCs w:val="20"/>
                </w:rPr>
                <w:delText xml:space="preserve"> compliance document for this project.  </w:delText>
              </w:r>
            </w:del>
          </w:p>
          <w:p w14:paraId="3FC1BB34" w14:textId="5543FC0D" w:rsidR="002C4A59" w:rsidRPr="00DD574D" w:rsidRDefault="00DD574D" w:rsidP="00E15012">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20"/>
                <w:szCs w:val="20"/>
              </w:rPr>
            </w:pPr>
            <w:r>
              <w:rPr>
                <w:rFonts w:asciiTheme="minorHAnsi" w:hAnsiTheme="minorHAnsi" w:cstheme="minorHAnsi"/>
                <w:sz w:val="20"/>
                <w:szCs w:val="20"/>
              </w:rPr>
              <w:t xml:space="preserve">&lt;&lt;require one row of data for each water heater identified in Section </w:t>
            </w:r>
            <w:ins w:id="1475" w:author="Alhabibi, Haider@Energy" w:date="2021-12-17T09:30:00Z">
              <w:r w:rsidR="00CE095A" w:rsidRPr="0036508E">
                <w:rPr>
                  <w:rFonts w:asciiTheme="minorHAnsi" w:hAnsiTheme="minorHAnsi" w:cstheme="minorHAnsi"/>
                  <w:sz w:val="20"/>
                  <w:szCs w:val="20"/>
                </w:rPr>
                <w:t>A</w:t>
              </w:r>
            </w:ins>
            <w:ins w:id="1476" w:author="Diane Pepetone" w:date="2022-01-13T19:52:00Z">
              <w:del w:id="1477" w:author="Alhabibi, Haider@Energy" w:date="2022-01-25T11:43:00Z">
                <w:r w:rsidR="00845C5E" w:rsidRPr="0036508E" w:rsidDel="006E4731">
                  <w:rPr>
                    <w:rFonts w:asciiTheme="minorHAnsi" w:hAnsiTheme="minorHAnsi" w:cstheme="minorHAnsi"/>
                    <w:sz w:val="20"/>
                    <w:szCs w:val="20"/>
                  </w:rPr>
                  <w:delText>1</w:delText>
                </w:r>
              </w:del>
            </w:ins>
            <w:del w:id="1478" w:author="Alhabibi, Haider@Energy" w:date="2021-12-17T09:31:00Z">
              <w:r w:rsidDel="001113B2">
                <w:rPr>
                  <w:rFonts w:asciiTheme="minorHAnsi" w:hAnsiTheme="minorHAnsi" w:cstheme="minorHAnsi"/>
                  <w:sz w:val="20"/>
                  <w:szCs w:val="20"/>
                </w:rPr>
                <w:delText>B</w:delText>
              </w:r>
            </w:del>
            <w:ins w:id="1479" w:author="Markstrum, Alexis@Energy" w:date="2021-10-20T11:47:00Z">
              <w:del w:id="1480" w:author="Alhabibi, Haider@Energy" w:date="2021-12-17T09:31:00Z">
                <w:r w:rsidR="001B287A" w:rsidDel="001113B2">
                  <w:rPr>
                    <w:rFonts w:asciiTheme="minorHAnsi" w:hAnsiTheme="minorHAnsi" w:cstheme="minorHAnsi"/>
                    <w:sz w:val="20"/>
                    <w:szCs w:val="20"/>
                  </w:rPr>
                  <w:delText>,</w:delText>
                </w:r>
              </w:del>
            </w:ins>
            <w:ins w:id="1481" w:author="Alhabibi, Haider@Energy" w:date="2021-12-17T09:31:00Z">
              <w:r w:rsidR="00C14EF9">
                <w:rPr>
                  <w:rFonts w:asciiTheme="minorHAnsi" w:hAnsiTheme="minorHAnsi" w:cstheme="minorHAnsi"/>
                  <w:sz w:val="20"/>
                  <w:szCs w:val="20"/>
                </w:rPr>
                <w:t xml:space="preserve"> and </w:t>
              </w:r>
            </w:ins>
            <w:ins w:id="1482" w:author="Alhabibi, Haider@Energy" w:date="2021-12-17T09:30:00Z">
              <w:del w:id="1483" w:author="Diane Pepetone" w:date="2022-01-13T19:52:00Z">
                <w:r w:rsidR="00864D7C" w:rsidDel="00845C5E">
                  <w:rPr>
                    <w:rFonts w:asciiTheme="minorHAnsi" w:hAnsiTheme="minorHAnsi" w:cstheme="minorHAnsi"/>
                    <w:sz w:val="20"/>
                    <w:szCs w:val="20"/>
                  </w:rPr>
                  <w:delText>C</w:delText>
                </w:r>
              </w:del>
            </w:ins>
            <w:ins w:id="1484" w:author="Markstrum, Alexis@Energy" w:date="2021-10-20T11:47:00Z">
              <w:del w:id="1485" w:author="Diane Pepetone" w:date="2022-01-13T19:52:00Z">
                <w:r w:rsidR="001B287A" w:rsidDel="00845C5E">
                  <w:rPr>
                    <w:rFonts w:asciiTheme="minorHAnsi" w:eastAsia="Times New Roman" w:hAnsiTheme="minorHAnsi" w:cstheme="minorHAnsi"/>
                    <w:sz w:val="20"/>
                    <w:szCs w:val="20"/>
                  </w:rPr>
                  <w:delText xml:space="preserve"> </w:delText>
                </w:r>
              </w:del>
            </w:ins>
            <w:ins w:id="1486" w:author="Diane Pepetone" w:date="2022-01-13T19:52:00Z">
              <w:r w:rsidR="00845C5E">
                <w:rPr>
                  <w:rFonts w:asciiTheme="minorHAnsi" w:eastAsia="Times New Roman" w:hAnsiTheme="minorHAnsi" w:cstheme="minorHAnsi"/>
                  <w:sz w:val="20"/>
                  <w:szCs w:val="20"/>
                </w:rPr>
                <w:t>A2</w:t>
              </w:r>
            </w:ins>
            <w:ins w:id="1487" w:author="Markstrum, Alexis@Energy" w:date="2021-10-20T11:47:00Z">
              <w:del w:id="1488" w:author="Alhabibi, Haider@Energy" w:date="2021-12-17T09:32:00Z">
                <w:r w:rsidR="001B287A" w:rsidDel="002B64D5">
                  <w:rPr>
                    <w:rFonts w:asciiTheme="minorHAnsi" w:eastAsia="Times New Roman" w:hAnsiTheme="minorHAnsi" w:cstheme="minorHAnsi"/>
                    <w:sz w:val="20"/>
                    <w:szCs w:val="20"/>
                  </w:rPr>
                  <w:delText xml:space="preserve">else if no Section </w:delText>
                </w:r>
              </w:del>
              <w:del w:id="1489" w:author="Alhabibi, Haider@Energy" w:date="2021-12-17T09:31:00Z">
                <w:r w:rsidR="001B287A" w:rsidDel="00C14EF9">
                  <w:rPr>
                    <w:rFonts w:asciiTheme="minorHAnsi" w:eastAsia="Times New Roman" w:hAnsiTheme="minorHAnsi" w:cstheme="minorHAnsi"/>
                    <w:sz w:val="20"/>
                    <w:szCs w:val="20"/>
                  </w:rPr>
                  <w:delText>B</w:delText>
                </w:r>
              </w:del>
              <w:del w:id="1490" w:author="Alhabibi, Haider@Energy" w:date="2021-12-17T09:32:00Z">
                <w:r w:rsidR="001B287A" w:rsidDel="002B64D5">
                  <w:rPr>
                    <w:rFonts w:asciiTheme="minorHAnsi" w:eastAsia="Times New Roman" w:hAnsiTheme="minorHAnsi" w:cstheme="minorHAnsi"/>
                    <w:sz w:val="20"/>
                    <w:szCs w:val="20"/>
                  </w:rPr>
                  <w:delText>, then display the “section does not apply” message</w:delText>
                </w:r>
              </w:del>
            </w:ins>
            <w:del w:id="1491" w:author="Alhabibi, Haider@Energy" w:date="2021-12-17T09:32:00Z">
              <w:r w:rsidDel="002B64D5">
                <w:rPr>
                  <w:rFonts w:asciiTheme="minorHAnsi" w:hAnsiTheme="minorHAnsi" w:cstheme="minorHAnsi"/>
                  <w:sz w:val="20"/>
                  <w:szCs w:val="20"/>
                </w:rPr>
                <w:delText>.</w:delText>
              </w:r>
            </w:del>
            <w:r>
              <w:rPr>
                <w:rFonts w:asciiTheme="minorHAnsi" w:hAnsiTheme="minorHAnsi" w:cstheme="minorHAnsi"/>
                <w:sz w:val="20"/>
                <w:szCs w:val="20"/>
              </w:rPr>
              <w:t>&gt;&gt;</w:t>
            </w:r>
          </w:p>
        </w:tc>
      </w:tr>
      <w:tr w:rsidR="002C4A59" w:rsidRPr="009E01FE" w14:paraId="5D0E36E6" w14:textId="77777777" w:rsidTr="005828AE">
        <w:trPr>
          <w:cantSplit/>
          <w:trHeight w:val="144"/>
        </w:trPr>
        <w:tc>
          <w:tcPr>
            <w:tcW w:w="707" w:type="pct"/>
            <w:tcBorders>
              <w:top w:val="single" w:sz="4" w:space="0" w:color="auto"/>
              <w:left w:val="single" w:sz="4" w:space="0" w:color="auto"/>
              <w:bottom w:val="single" w:sz="4" w:space="0" w:color="auto"/>
              <w:right w:val="single" w:sz="4" w:space="0" w:color="auto"/>
            </w:tcBorders>
            <w:vAlign w:val="center"/>
          </w:tcPr>
          <w:p w14:paraId="1D703B81" w14:textId="77777777" w:rsidR="002C4A59" w:rsidRPr="005828AE" w:rsidRDefault="002C4A59" w:rsidP="00CD2AC0">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01</w:t>
            </w:r>
          </w:p>
        </w:tc>
        <w:tc>
          <w:tcPr>
            <w:tcW w:w="559" w:type="pct"/>
            <w:tcBorders>
              <w:top w:val="single" w:sz="4" w:space="0" w:color="auto"/>
              <w:left w:val="single" w:sz="4" w:space="0" w:color="auto"/>
              <w:bottom w:val="single" w:sz="4" w:space="0" w:color="auto"/>
              <w:right w:val="single" w:sz="4" w:space="0" w:color="auto"/>
            </w:tcBorders>
            <w:vAlign w:val="center"/>
          </w:tcPr>
          <w:p w14:paraId="75A78712" w14:textId="77777777" w:rsidR="002C4A59" w:rsidRPr="005828AE" w:rsidRDefault="002C4A59" w:rsidP="00CD2AC0">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02</w:t>
            </w:r>
          </w:p>
        </w:tc>
        <w:tc>
          <w:tcPr>
            <w:tcW w:w="651" w:type="pct"/>
            <w:tcBorders>
              <w:top w:val="single" w:sz="4" w:space="0" w:color="auto"/>
              <w:left w:val="single" w:sz="4" w:space="0" w:color="auto"/>
              <w:bottom w:val="single" w:sz="4" w:space="0" w:color="auto"/>
              <w:right w:val="single" w:sz="4" w:space="0" w:color="auto"/>
            </w:tcBorders>
            <w:vAlign w:val="center"/>
          </w:tcPr>
          <w:p w14:paraId="36F5BB1F" w14:textId="77777777" w:rsidR="002C4A59" w:rsidRPr="005828AE" w:rsidRDefault="002C4A59" w:rsidP="00CD2AC0">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03</w:t>
            </w:r>
          </w:p>
        </w:tc>
        <w:tc>
          <w:tcPr>
            <w:tcW w:w="651" w:type="pct"/>
            <w:tcBorders>
              <w:top w:val="single" w:sz="4" w:space="0" w:color="auto"/>
              <w:left w:val="single" w:sz="4" w:space="0" w:color="auto"/>
              <w:bottom w:val="single" w:sz="4" w:space="0" w:color="auto"/>
              <w:right w:val="single" w:sz="4" w:space="0" w:color="auto"/>
            </w:tcBorders>
            <w:vAlign w:val="center"/>
          </w:tcPr>
          <w:p w14:paraId="0C18583A" w14:textId="77777777" w:rsidR="002C4A59" w:rsidRPr="005828AE" w:rsidRDefault="002C4A59" w:rsidP="00CD2AC0">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04</w:t>
            </w:r>
          </w:p>
        </w:tc>
        <w:tc>
          <w:tcPr>
            <w:tcW w:w="651" w:type="pct"/>
            <w:tcBorders>
              <w:top w:val="single" w:sz="4" w:space="0" w:color="auto"/>
              <w:left w:val="single" w:sz="4" w:space="0" w:color="auto"/>
              <w:bottom w:val="single" w:sz="4" w:space="0" w:color="auto"/>
              <w:right w:val="single" w:sz="4" w:space="0" w:color="auto"/>
            </w:tcBorders>
            <w:vAlign w:val="center"/>
          </w:tcPr>
          <w:p w14:paraId="1CFD52E2" w14:textId="77777777" w:rsidR="002C4A59" w:rsidRPr="005828AE" w:rsidRDefault="002C4A59" w:rsidP="00CD2AC0">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05</w:t>
            </w:r>
          </w:p>
        </w:tc>
        <w:tc>
          <w:tcPr>
            <w:tcW w:w="891" w:type="pct"/>
            <w:tcBorders>
              <w:top w:val="single" w:sz="4" w:space="0" w:color="auto"/>
              <w:left w:val="single" w:sz="4" w:space="0" w:color="auto"/>
              <w:bottom w:val="single" w:sz="4" w:space="0" w:color="auto"/>
              <w:right w:val="single" w:sz="4" w:space="0" w:color="auto"/>
            </w:tcBorders>
          </w:tcPr>
          <w:p w14:paraId="54B1C331" w14:textId="32F971A5" w:rsidR="002C4A59" w:rsidRPr="005828AE" w:rsidRDefault="002C4A59" w:rsidP="00CD2AC0">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06</w:t>
            </w:r>
          </w:p>
        </w:tc>
        <w:tc>
          <w:tcPr>
            <w:tcW w:w="890" w:type="pct"/>
            <w:tcBorders>
              <w:top w:val="single" w:sz="4" w:space="0" w:color="auto"/>
              <w:left w:val="single" w:sz="4" w:space="0" w:color="auto"/>
              <w:bottom w:val="single" w:sz="4" w:space="0" w:color="auto"/>
              <w:right w:val="single" w:sz="4" w:space="0" w:color="auto"/>
            </w:tcBorders>
            <w:vAlign w:val="center"/>
          </w:tcPr>
          <w:p w14:paraId="3D616937" w14:textId="5DFC239A" w:rsidR="002C4A59" w:rsidRPr="005828AE" w:rsidRDefault="002C4A59" w:rsidP="00CD2AC0">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07</w:t>
            </w:r>
          </w:p>
        </w:tc>
      </w:tr>
      <w:tr w:rsidR="002C4A59" w:rsidRPr="009E01FE" w14:paraId="012CEDDD" w14:textId="77777777" w:rsidTr="005828AE">
        <w:trPr>
          <w:cantSplit/>
          <w:trHeight w:val="144"/>
        </w:trPr>
        <w:tc>
          <w:tcPr>
            <w:tcW w:w="707" w:type="pct"/>
            <w:tcBorders>
              <w:top w:val="single" w:sz="4" w:space="0" w:color="auto"/>
              <w:left w:val="single" w:sz="4" w:space="0" w:color="auto"/>
              <w:bottom w:val="single" w:sz="4" w:space="0" w:color="auto"/>
              <w:right w:val="single" w:sz="4" w:space="0" w:color="auto"/>
            </w:tcBorders>
            <w:vAlign w:val="bottom"/>
          </w:tcPr>
          <w:p w14:paraId="055D002E" w14:textId="77777777" w:rsidR="002C4A59" w:rsidRPr="005828AE" w:rsidRDefault="002C4A59" w:rsidP="00CD2AC0">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Water Heating System ID or Name</w:t>
            </w:r>
          </w:p>
        </w:tc>
        <w:tc>
          <w:tcPr>
            <w:tcW w:w="559" w:type="pct"/>
            <w:tcBorders>
              <w:top w:val="single" w:sz="4" w:space="0" w:color="auto"/>
              <w:left w:val="single" w:sz="4" w:space="0" w:color="auto"/>
              <w:bottom w:val="single" w:sz="4" w:space="0" w:color="auto"/>
              <w:right w:val="single" w:sz="4" w:space="0" w:color="auto"/>
            </w:tcBorders>
            <w:vAlign w:val="bottom"/>
          </w:tcPr>
          <w:p w14:paraId="5BDCAA65" w14:textId="77777777" w:rsidR="002C4A59" w:rsidRPr="005828AE" w:rsidRDefault="002C4A59" w:rsidP="00CD2AC0">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Heating Efficiency Type</w:t>
            </w:r>
          </w:p>
        </w:tc>
        <w:tc>
          <w:tcPr>
            <w:tcW w:w="651" w:type="pct"/>
            <w:tcBorders>
              <w:top w:val="single" w:sz="4" w:space="0" w:color="auto"/>
              <w:left w:val="single" w:sz="4" w:space="0" w:color="auto"/>
              <w:bottom w:val="single" w:sz="4" w:space="0" w:color="auto"/>
              <w:right w:val="single" w:sz="4" w:space="0" w:color="auto"/>
            </w:tcBorders>
            <w:vAlign w:val="bottom"/>
          </w:tcPr>
          <w:p w14:paraId="3B81BBAF" w14:textId="77777777" w:rsidR="002C4A59" w:rsidRPr="005828AE" w:rsidRDefault="002C4A59" w:rsidP="00CD2AC0">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Heating Efficiency Value</w:t>
            </w:r>
          </w:p>
        </w:tc>
        <w:tc>
          <w:tcPr>
            <w:tcW w:w="651" w:type="pct"/>
            <w:tcBorders>
              <w:top w:val="single" w:sz="4" w:space="0" w:color="auto"/>
              <w:left w:val="single" w:sz="4" w:space="0" w:color="auto"/>
              <w:bottom w:val="single" w:sz="4" w:space="0" w:color="auto"/>
              <w:right w:val="single" w:sz="4" w:space="0" w:color="auto"/>
            </w:tcBorders>
            <w:vAlign w:val="bottom"/>
          </w:tcPr>
          <w:p w14:paraId="7B09FDFD" w14:textId="77777777" w:rsidR="002C4A59" w:rsidRPr="005828AE" w:rsidRDefault="002C4A59" w:rsidP="00CD2AC0">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xml:space="preserve">Standby Loss </w:t>
            </w:r>
          </w:p>
          <w:p w14:paraId="4961D5CF" w14:textId="77777777" w:rsidR="002C4A59" w:rsidRPr="005828AE" w:rsidRDefault="002C4A59" w:rsidP="00CD2AC0">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w:t>
            </w:r>
          </w:p>
        </w:tc>
        <w:tc>
          <w:tcPr>
            <w:tcW w:w="651" w:type="pct"/>
            <w:tcBorders>
              <w:top w:val="single" w:sz="4" w:space="0" w:color="auto"/>
              <w:left w:val="single" w:sz="4" w:space="0" w:color="auto"/>
              <w:bottom w:val="single" w:sz="4" w:space="0" w:color="auto"/>
              <w:right w:val="single" w:sz="4" w:space="0" w:color="auto"/>
            </w:tcBorders>
            <w:vAlign w:val="bottom"/>
          </w:tcPr>
          <w:p w14:paraId="49544CA0" w14:textId="77777777" w:rsidR="002C4A59" w:rsidRPr="005828AE" w:rsidRDefault="002C4A59" w:rsidP="00CD2AC0">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xml:space="preserve">Exterior Insulation </w:t>
            </w:r>
          </w:p>
          <w:p w14:paraId="420C7B94" w14:textId="77777777" w:rsidR="002C4A59" w:rsidRPr="005828AE" w:rsidRDefault="002C4A59" w:rsidP="00CD2AC0">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R-Value</w:t>
            </w:r>
          </w:p>
        </w:tc>
        <w:tc>
          <w:tcPr>
            <w:tcW w:w="891" w:type="pct"/>
            <w:tcBorders>
              <w:top w:val="single" w:sz="4" w:space="0" w:color="auto"/>
              <w:left w:val="single" w:sz="4" w:space="0" w:color="auto"/>
              <w:bottom w:val="single" w:sz="4" w:space="0" w:color="auto"/>
              <w:right w:val="single" w:sz="4" w:space="0" w:color="auto"/>
            </w:tcBorders>
            <w:vAlign w:val="bottom"/>
          </w:tcPr>
          <w:p w14:paraId="2FC501E0" w14:textId="77777777" w:rsidR="002C4A59" w:rsidRPr="005828AE" w:rsidRDefault="002C4A59" w:rsidP="00520874">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Water Heater Storage</w:t>
            </w:r>
          </w:p>
          <w:p w14:paraId="2A922A05" w14:textId="33E5B9AE" w:rsidR="002C4A59" w:rsidRPr="005828AE" w:rsidRDefault="002C4A59" w:rsidP="00520874">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Volume (gal)</w:t>
            </w:r>
          </w:p>
        </w:tc>
        <w:tc>
          <w:tcPr>
            <w:tcW w:w="890" w:type="pct"/>
            <w:tcBorders>
              <w:top w:val="single" w:sz="4" w:space="0" w:color="auto"/>
              <w:left w:val="single" w:sz="4" w:space="0" w:color="auto"/>
              <w:bottom w:val="single" w:sz="4" w:space="0" w:color="auto"/>
              <w:right w:val="single" w:sz="4" w:space="0" w:color="auto"/>
            </w:tcBorders>
            <w:vAlign w:val="bottom"/>
          </w:tcPr>
          <w:p w14:paraId="73EDB45B" w14:textId="12161485" w:rsidR="002C4A59" w:rsidRPr="005828AE" w:rsidRDefault="002C4A59" w:rsidP="009116CD">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xml:space="preserve">Tank </w:t>
            </w:r>
            <w:r w:rsidR="009116CD">
              <w:rPr>
                <w:rFonts w:asciiTheme="minorHAnsi" w:eastAsia="Times New Roman" w:hAnsiTheme="minorHAnsi" w:cstheme="minorHAnsi"/>
                <w:sz w:val="18"/>
                <w:szCs w:val="20"/>
              </w:rPr>
              <w:t>L</w:t>
            </w:r>
            <w:r w:rsidRPr="005828AE">
              <w:rPr>
                <w:rFonts w:asciiTheme="minorHAnsi" w:eastAsia="Times New Roman" w:hAnsiTheme="minorHAnsi" w:cstheme="minorHAnsi"/>
                <w:sz w:val="18"/>
                <w:szCs w:val="20"/>
              </w:rPr>
              <w:t>ocation</w:t>
            </w:r>
          </w:p>
        </w:tc>
      </w:tr>
      <w:tr w:rsidR="002C4A59" w:rsidRPr="009E01FE" w14:paraId="10EB642B" w14:textId="77777777" w:rsidTr="005828AE">
        <w:trPr>
          <w:cantSplit/>
          <w:trHeight w:val="144"/>
        </w:trPr>
        <w:tc>
          <w:tcPr>
            <w:tcW w:w="707" w:type="pct"/>
            <w:tcBorders>
              <w:top w:val="single" w:sz="4" w:space="0" w:color="auto"/>
              <w:left w:val="single" w:sz="4" w:space="0" w:color="auto"/>
              <w:bottom w:val="single" w:sz="4" w:space="0" w:color="auto"/>
              <w:right w:val="single" w:sz="4" w:space="0" w:color="auto"/>
            </w:tcBorders>
          </w:tcPr>
          <w:p w14:paraId="33ADF2DB" w14:textId="3E251E3A" w:rsidR="002C4A59" w:rsidRPr="005828AE" w:rsidRDefault="003711F3" w:rsidP="00254F4C">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&lt;&lt;Reference value A0</w:t>
            </w:r>
            <w:r w:rsidR="00F53007">
              <w:rPr>
                <w:rFonts w:asciiTheme="minorHAnsi" w:eastAsia="Times New Roman" w:hAnsiTheme="minorHAnsi" w:cstheme="minorHAnsi"/>
                <w:sz w:val="18"/>
                <w:szCs w:val="20"/>
              </w:rPr>
              <w:t>2</w:t>
            </w:r>
            <w:ins w:id="1492" w:author="Diane Pepetone" w:date="2022-01-13T19:53:00Z">
              <w:r w:rsidR="00166597">
                <w:rPr>
                  <w:rFonts w:asciiTheme="minorHAnsi" w:eastAsia="Times New Roman" w:hAnsiTheme="minorHAnsi" w:cstheme="minorHAnsi"/>
                  <w:sz w:val="18"/>
                  <w:szCs w:val="20"/>
                </w:rPr>
                <w:t xml:space="preserve"> or A2-02</w:t>
              </w:r>
            </w:ins>
            <w:r w:rsidRPr="005828AE">
              <w:rPr>
                <w:rFonts w:asciiTheme="minorHAnsi" w:eastAsia="Times New Roman" w:hAnsiTheme="minorHAnsi" w:cstheme="minorHAnsi"/>
                <w:sz w:val="18"/>
                <w:szCs w:val="20"/>
              </w:rPr>
              <w:t>&gt;&gt;</w:t>
            </w:r>
          </w:p>
        </w:tc>
        <w:tc>
          <w:tcPr>
            <w:tcW w:w="559" w:type="pct"/>
            <w:tcBorders>
              <w:top w:val="single" w:sz="4" w:space="0" w:color="auto"/>
              <w:left w:val="single" w:sz="4" w:space="0" w:color="auto"/>
              <w:bottom w:val="single" w:sz="4" w:space="0" w:color="auto"/>
              <w:right w:val="single" w:sz="4" w:space="0" w:color="auto"/>
            </w:tcBorders>
          </w:tcPr>
          <w:p w14:paraId="0BFABE2E" w14:textId="379C7355" w:rsidR="003711F3" w:rsidRPr="005828AE" w:rsidRDefault="002C4A5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xml:space="preserve">&lt;&lt;reference values from </w:t>
            </w:r>
            <w:del w:id="1493" w:author="Tam, Danny@Energy" w:date="2022-02-28T13:20:00Z">
              <w:r w:rsidRPr="005828AE" w:rsidDel="00DA58BF">
                <w:rPr>
                  <w:rFonts w:asciiTheme="minorHAnsi" w:eastAsia="Times New Roman" w:hAnsiTheme="minorHAnsi" w:cstheme="minorHAnsi"/>
                  <w:sz w:val="18"/>
                  <w:szCs w:val="20"/>
                </w:rPr>
                <w:delText>CF</w:delText>
              </w:r>
              <w:r w:rsidR="00E15012" w:rsidDel="00DA58BF">
                <w:rPr>
                  <w:rFonts w:asciiTheme="minorHAnsi" w:eastAsia="Times New Roman" w:hAnsiTheme="minorHAnsi" w:cstheme="minorHAnsi"/>
                  <w:sz w:val="18"/>
                  <w:szCs w:val="20"/>
                </w:rPr>
                <w:delText>1R</w:delText>
              </w:r>
            </w:del>
            <w:ins w:id="1494" w:author="Tam, Danny@Energy" w:date="2022-02-28T13:20:00Z">
              <w:r w:rsidR="00DA58BF">
                <w:rPr>
                  <w:rFonts w:asciiTheme="minorHAnsi" w:eastAsia="Times New Roman" w:hAnsiTheme="minorHAnsi" w:cstheme="minorHAnsi"/>
                  <w:sz w:val="18"/>
                  <w:szCs w:val="20"/>
                </w:rPr>
                <w:t>LMCC</w:t>
              </w:r>
            </w:ins>
            <w:r w:rsidR="00E15012">
              <w:rPr>
                <w:rFonts w:asciiTheme="minorHAnsi" w:eastAsia="Times New Roman" w:hAnsiTheme="minorHAnsi" w:cstheme="minorHAnsi"/>
                <w:sz w:val="18"/>
                <w:szCs w:val="20"/>
              </w:rPr>
              <w:t xml:space="preserve">; if parent </w:t>
            </w:r>
            <w:del w:id="1495" w:author="Tam, Danny@Energy" w:date="2022-02-28T13:20:00Z">
              <w:r w:rsidR="00E15012" w:rsidDel="00DA58BF">
                <w:rPr>
                  <w:rFonts w:asciiTheme="minorHAnsi" w:eastAsia="Times New Roman" w:hAnsiTheme="minorHAnsi" w:cstheme="minorHAnsi"/>
                  <w:sz w:val="18"/>
                  <w:szCs w:val="20"/>
                </w:rPr>
                <w:delText>CF1R</w:delText>
              </w:r>
            </w:del>
            <w:ins w:id="1496" w:author="Tam, Danny@Energy" w:date="2022-02-28T13:20:00Z">
              <w:r w:rsidR="00DA58BF">
                <w:rPr>
                  <w:rFonts w:asciiTheme="minorHAnsi" w:eastAsia="Times New Roman" w:hAnsiTheme="minorHAnsi" w:cstheme="minorHAnsi"/>
                  <w:sz w:val="18"/>
                  <w:szCs w:val="20"/>
                </w:rPr>
                <w:t>LMCC</w:t>
              </w:r>
            </w:ins>
            <w:r w:rsidR="00E15012">
              <w:rPr>
                <w:rFonts w:asciiTheme="minorHAnsi" w:eastAsia="Times New Roman" w:hAnsiTheme="minorHAnsi" w:cstheme="minorHAnsi"/>
                <w:sz w:val="18"/>
                <w:szCs w:val="20"/>
              </w:rPr>
              <w:t xml:space="preserve">= </w:t>
            </w:r>
            <w:del w:id="1497" w:author="Tam, Danny@Energy" w:date="2022-02-28T13:20:00Z">
              <w:r w:rsidR="00E15012" w:rsidDel="00DA58BF">
                <w:rPr>
                  <w:rFonts w:asciiTheme="minorHAnsi" w:eastAsia="Times New Roman" w:hAnsiTheme="minorHAnsi" w:cstheme="minorHAnsi"/>
                  <w:sz w:val="18"/>
                  <w:szCs w:val="20"/>
                </w:rPr>
                <w:delText>CF1R</w:delText>
              </w:r>
            </w:del>
            <w:ins w:id="1498" w:author="Tam, Danny@Energy" w:date="2022-02-28T13:20:00Z">
              <w:r w:rsidR="00DA58BF">
                <w:rPr>
                  <w:rFonts w:asciiTheme="minorHAnsi" w:eastAsia="Times New Roman" w:hAnsiTheme="minorHAnsi" w:cstheme="minorHAnsi"/>
                  <w:sz w:val="18"/>
                  <w:szCs w:val="20"/>
                </w:rPr>
                <w:t>LMCC</w:t>
              </w:r>
            </w:ins>
            <w:r w:rsidR="00E15012">
              <w:rPr>
                <w:rFonts w:asciiTheme="minorHAnsi" w:eastAsia="Times New Roman" w:hAnsiTheme="minorHAnsi" w:cstheme="minorHAnsi"/>
                <w:sz w:val="18"/>
                <w:szCs w:val="20"/>
              </w:rPr>
              <w:t xml:space="preserve">-ADD, ALT or NCB, then value = NA; else if parent = </w:t>
            </w:r>
            <w:del w:id="1499" w:author="Tam, Danny@Energy" w:date="2022-02-28T13:20:00Z">
              <w:r w:rsidR="00E15012" w:rsidDel="00DA58BF">
                <w:rPr>
                  <w:rFonts w:asciiTheme="minorHAnsi" w:eastAsia="Times New Roman" w:hAnsiTheme="minorHAnsi" w:cstheme="minorHAnsi"/>
                  <w:sz w:val="18"/>
                  <w:szCs w:val="20"/>
                </w:rPr>
                <w:delText>CF1R</w:delText>
              </w:r>
            </w:del>
            <w:ins w:id="1500" w:author="Tam, Danny@Energy" w:date="2022-02-28T13:20:00Z">
              <w:r w:rsidR="00DA58BF">
                <w:rPr>
                  <w:rFonts w:asciiTheme="minorHAnsi" w:eastAsia="Times New Roman" w:hAnsiTheme="minorHAnsi" w:cstheme="minorHAnsi"/>
                  <w:sz w:val="18"/>
                  <w:szCs w:val="20"/>
                </w:rPr>
                <w:t>LMCC</w:t>
              </w:r>
            </w:ins>
            <w:r w:rsidR="00E15012">
              <w:rPr>
                <w:rFonts w:asciiTheme="minorHAnsi" w:eastAsia="Times New Roman" w:hAnsiTheme="minorHAnsi" w:cstheme="minorHAnsi"/>
                <w:sz w:val="18"/>
                <w:szCs w:val="20"/>
              </w:rPr>
              <w:t>-PRF then</w:t>
            </w:r>
            <w:r w:rsidRPr="005828AE">
              <w:rPr>
                <w:rFonts w:asciiTheme="minorHAnsi" w:eastAsia="Times New Roman" w:hAnsiTheme="minorHAnsi" w:cstheme="minorHAnsi"/>
                <w:sz w:val="18"/>
                <w:szCs w:val="20"/>
              </w:rPr>
              <w:t xml:space="preserve"> </w:t>
            </w:r>
            <w:r w:rsidR="00E15012">
              <w:rPr>
                <w:rFonts w:asciiTheme="minorHAnsi" w:eastAsia="Times New Roman" w:hAnsiTheme="minorHAnsi" w:cstheme="minorHAnsi"/>
                <w:sz w:val="18"/>
                <w:szCs w:val="20"/>
              </w:rPr>
              <w:t>a</w:t>
            </w:r>
            <w:r w:rsidRPr="005828AE">
              <w:rPr>
                <w:rFonts w:asciiTheme="minorHAnsi" w:eastAsia="Times New Roman" w:hAnsiTheme="minorHAnsi" w:cstheme="minorHAnsi"/>
                <w:sz w:val="18"/>
                <w:szCs w:val="20"/>
              </w:rPr>
              <w:t>llowed values are</w:t>
            </w:r>
            <w:r w:rsidR="00E15012">
              <w:rPr>
                <w:rFonts w:asciiTheme="minorHAnsi" w:eastAsia="Times New Roman" w:hAnsiTheme="minorHAnsi" w:cstheme="minorHAnsi"/>
                <w:sz w:val="18"/>
                <w:szCs w:val="20"/>
              </w:rPr>
              <w:t>:</w:t>
            </w:r>
          </w:p>
          <w:p w14:paraId="35A6002A" w14:textId="5D847E8A" w:rsidR="00726BAF" w:rsidRPr="00DF1B84" w:rsidRDefault="002C4A5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xml:space="preserve"> *</w:t>
            </w:r>
            <w:r w:rsidR="003711F3" w:rsidRPr="005828AE">
              <w:rPr>
                <w:rFonts w:asciiTheme="minorHAnsi" w:eastAsia="Times New Roman" w:hAnsiTheme="minorHAnsi" w:cstheme="minorHAnsi"/>
                <w:sz w:val="18"/>
                <w:szCs w:val="20"/>
              </w:rPr>
              <w:t>Uniform Energy Factor</w:t>
            </w:r>
          </w:p>
          <w:p w14:paraId="35F374ED" w14:textId="5A602631" w:rsidR="002C4A59" w:rsidRPr="005828AE" w:rsidRDefault="003711F3">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xml:space="preserve"> *</w:t>
            </w:r>
            <w:r w:rsidR="002C4A59" w:rsidRPr="005828AE">
              <w:rPr>
                <w:rFonts w:asciiTheme="minorHAnsi" w:eastAsia="Times New Roman" w:hAnsiTheme="minorHAnsi" w:cstheme="minorHAnsi"/>
                <w:sz w:val="18"/>
                <w:szCs w:val="20"/>
              </w:rPr>
              <w:t xml:space="preserve">AFUE </w:t>
            </w:r>
          </w:p>
          <w:p w14:paraId="57D97C64" w14:textId="77777777" w:rsidR="002C4A59" w:rsidRPr="005828AE" w:rsidRDefault="002C4A5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*Thermal Efficiency</w:t>
            </w:r>
          </w:p>
          <w:p w14:paraId="334A7E8C" w14:textId="3EF75970" w:rsidR="002C4A59" w:rsidRPr="005828AE" w:rsidRDefault="002C4A59" w:rsidP="005828AE">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&gt;&gt;</w:t>
            </w:r>
          </w:p>
        </w:tc>
        <w:tc>
          <w:tcPr>
            <w:tcW w:w="651" w:type="pct"/>
            <w:tcBorders>
              <w:top w:val="single" w:sz="4" w:space="0" w:color="auto"/>
              <w:left w:val="single" w:sz="4" w:space="0" w:color="auto"/>
              <w:bottom w:val="single" w:sz="4" w:space="0" w:color="auto"/>
              <w:right w:val="single" w:sz="4" w:space="0" w:color="auto"/>
            </w:tcBorders>
          </w:tcPr>
          <w:p w14:paraId="4BE58EAC" w14:textId="080149F1" w:rsidR="002C4A59" w:rsidRPr="005828AE" w:rsidRDefault="002C4A59" w:rsidP="00891FF9">
            <w:pPr>
              <w:keepNext/>
              <w:tabs>
                <w:tab w:val="left" w:pos="2160"/>
                <w:tab w:val="left" w:pos="2700"/>
                <w:tab w:val="left" w:pos="3420"/>
                <w:tab w:val="left" w:pos="3780"/>
                <w:tab w:val="left" w:pos="5760"/>
                <w:tab w:val="left" w:pos="7212"/>
              </w:tabs>
              <w:spacing w:line="240" w:lineRule="auto"/>
              <w:rPr>
                <w:rFonts w:asciiTheme="minorHAnsi" w:eastAsia="Times New Roman" w:hAnsiTheme="minorHAnsi" w:cstheme="minorHAnsi"/>
                <w:sz w:val="18"/>
                <w:szCs w:val="20"/>
              </w:rPr>
            </w:pPr>
            <w:r w:rsidRPr="005828AE">
              <w:rPr>
                <w:rFonts w:eastAsia="Times New Roman"/>
                <w:sz w:val="18"/>
                <w:szCs w:val="20"/>
              </w:rPr>
              <w:t>&lt;&lt;</w:t>
            </w:r>
            <w:r w:rsidR="003711F3" w:rsidRPr="005828AE">
              <w:rPr>
                <w:sz w:val="18"/>
              </w:rPr>
              <w:t xml:space="preserve"> </w:t>
            </w:r>
            <w:r w:rsidR="003711F3" w:rsidRPr="005828AE">
              <w:rPr>
                <w:rFonts w:eastAsia="Times New Roman"/>
                <w:sz w:val="18"/>
                <w:szCs w:val="20"/>
              </w:rPr>
              <w:t>reference values f</w:t>
            </w:r>
            <w:r w:rsidRPr="005828AE">
              <w:rPr>
                <w:rFonts w:eastAsia="Times New Roman"/>
                <w:sz w:val="18"/>
                <w:szCs w:val="20"/>
              </w:rPr>
              <w:t xml:space="preserve">rom </w:t>
            </w:r>
            <w:del w:id="1501" w:author="Tam, Danny@Energy" w:date="2022-02-28T13:20:00Z">
              <w:r w:rsidRPr="005828AE" w:rsidDel="00DA58BF">
                <w:rPr>
                  <w:rFonts w:eastAsia="Times New Roman"/>
                  <w:sz w:val="18"/>
                  <w:szCs w:val="20"/>
                </w:rPr>
                <w:delText>CF1R</w:delText>
              </w:r>
            </w:del>
            <w:ins w:id="1502" w:author="Tam, Danny@Energy" w:date="2022-02-28T13:20:00Z">
              <w:r w:rsidR="00DA58BF">
                <w:rPr>
                  <w:rFonts w:eastAsia="Times New Roman"/>
                  <w:sz w:val="18"/>
                  <w:szCs w:val="20"/>
                </w:rPr>
                <w:t>LMCC</w:t>
              </w:r>
            </w:ins>
            <w:r w:rsidRPr="005828AE">
              <w:rPr>
                <w:rFonts w:eastAsia="Times New Roman"/>
                <w:sz w:val="18"/>
                <w:szCs w:val="20"/>
              </w:rPr>
              <w:t>-PRF-01; Else = NA&gt;&gt;</w:t>
            </w:r>
          </w:p>
        </w:tc>
        <w:tc>
          <w:tcPr>
            <w:tcW w:w="651" w:type="pct"/>
            <w:tcBorders>
              <w:top w:val="single" w:sz="4" w:space="0" w:color="auto"/>
              <w:left w:val="single" w:sz="4" w:space="0" w:color="auto"/>
              <w:bottom w:val="single" w:sz="4" w:space="0" w:color="auto"/>
              <w:right w:val="single" w:sz="4" w:space="0" w:color="auto"/>
            </w:tcBorders>
          </w:tcPr>
          <w:p w14:paraId="409F3B75" w14:textId="347E4FA9" w:rsidR="002C4A59" w:rsidRPr="005828AE" w:rsidRDefault="002C4A59" w:rsidP="005828AE">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xml:space="preserve">&lt;&lt;reference values from </w:t>
            </w:r>
            <w:del w:id="1503" w:author="Tam, Danny@Energy" w:date="2022-02-28T13:20:00Z">
              <w:r w:rsidRPr="005828AE" w:rsidDel="00DA58BF">
                <w:rPr>
                  <w:rFonts w:asciiTheme="minorHAnsi" w:eastAsia="Times New Roman" w:hAnsiTheme="minorHAnsi" w:cstheme="minorHAnsi"/>
                  <w:sz w:val="18"/>
                  <w:szCs w:val="20"/>
                </w:rPr>
                <w:delText>CF1R</w:delText>
              </w:r>
            </w:del>
            <w:ins w:id="1504" w:author="Tam, Danny@Energy" w:date="2022-02-28T13:20:00Z">
              <w:r w:rsidR="00DA58BF">
                <w:rPr>
                  <w:rFonts w:asciiTheme="minorHAnsi" w:eastAsia="Times New Roman" w:hAnsiTheme="minorHAnsi" w:cstheme="minorHAnsi"/>
                  <w:sz w:val="18"/>
                  <w:szCs w:val="20"/>
                </w:rPr>
                <w:t>LMCC</w:t>
              </w:r>
            </w:ins>
            <w:r w:rsidRPr="005828AE">
              <w:rPr>
                <w:rFonts w:asciiTheme="minorHAnsi" w:eastAsia="Times New Roman" w:hAnsiTheme="minorHAnsi" w:cstheme="minorHAnsi"/>
                <w:sz w:val="18"/>
                <w:szCs w:val="20"/>
              </w:rPr>
              <w:t>-PRF-01</w:t>
            </w:r>
            <w:r w:rsidR="00891FF9">
              <w:rPr>
                <w:rFonts w:asciiTheme="minorHAnsi" w:eastAsia="Times New Roman" w:hAnsiTheme="minorHAnsi" w:cstheme="minorHAnsi"/>
                <w:sz w:val="18"/>
                <w:szCs w:val="20"/>
              </w:rPr>
              <w:t>;</w:t>
            </w:r>
            <w:r w:rsidRPr="005828AE">
              <w:rPr>
                <w:rFonts w:asciiTheme="minorHAnsi" w:eastAsia="Times New Roman" w:hAnsiTheme="minorHAnsi" w:cstheme="minorHAnsi"/>
                <w:sz w:val="18"/>
                <w:szCs w:val="20"/>
              </w:rPr>
              <w:t xml:space="preserve"> </w:t>
            </w:r>
            <w:r w:rsidRPr="005828AE">
              <w:rPr>
                <w:rFonts w:eastAsia="Times New Roman"/>
                <w:sz w:val="18"/>
                <w:szCs w:val="20"/>
              </w:rPr>
              <w:t>Else = NA</w:t>
            </w:r>
            <w:r w:rsidRPr="005828AE" w:rsidDel="00364C35">
              <w:rPr>
                <w:rFonts w:asciiTheme="minorHAnsi" w:eastAsia="Times New Roman" w:hAnsiTheme="minorHAnsi" w:cstheme="minorHAnsi"/>
                <w:sz w:val="18"/>
                <w:szCs w:val="20"/>
              </w:rPr>
              <w:t xml:space="preserve"> </w:t>
            </w:r>
            <w:r w:rsidRPr="005828AE">
              <w:rPr>
                <w:rFonts w:asciiTheme="minorHAnsi" w:eastAsia="Times New Roman" w:hAnsiTheme="minorHAnsi" w:cstheme="minorHAnsi"/>
                <w:sz w:val="18"/>
                <w:szCs w:val="20"/>
              </w:rPr>
              <w:t>&gt;&gt;</w:t>
            </w:r>
          </w:p>
        </w:tc>
        <w:tc>
          <w:tcPr>
            <w:tcW w:w="651" w:type="pct"/>
            <w:tcBorders>
              <w:top w:val="single" w:sz="4" w:space="0" w:color="auto"/>
              <w:left w:val="single" w:sz="4" w:space="0" w:color="auto"/>
              <w:bottom w:val="single" w:sz="4" w:space="0" w:color="auto"/>
              <w:right w:val="single" w:sz="4" w:space="0" w:color="auto"/>
            </w:tcBorders>
          </w:tcPr>
          <w:p w14:paraId="37B8C6EE" w14:textId="6CC2C735" w:rsidR="002C4A59" w:rsidRPr="005828AE" w:rsidRDefault="002C4A59" w:rsidP="005828AE">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xml:space="preserve">&lt;&lt;reference values from </w:t>
            </w:r>
            <w:del w:id="1505" w:author="Tam, Danny@Energy" w:date="2022-02-28T13:20:00Z">
              <w:r w:rsidRPr="005828AE" w:rsidDel="00DA58BF">
                <w:rPr>
                  <w:rFonts w:asciiTheme="minorHAnsi" w:eastAsia="Times New Roman" w:hAnsiTheme="minorHAnsi" w:cstheme="minorHAnsi"/>
                  <w:sz w:val="18"/>
                  <w:szCs w:val="20"/>
                </w:rPr>
                <w:delText>CF1R</w:delText>
              </w:r>
            </w:del>
            <w:ins w:id="1506" w:author="Tam, Danny@Energy" w:date="2022-02-28T13:20:00Z">
              <w:r w:rsidR="00DA58BF">
                <w:rPr>
                  <w:rFonts w:asciiTheme="minorHAnsi" w:eastAsia="Times New Roman" w:hAnsiTheme="minorHAnsi" w:cstheme="minorHAnsi"/>
                  <w:sz w:val="18"/>
                  <w:szCs w:val="20"/>
                </w:rPr>
                <w:t>LMCC</w:t>
              </w:r>
            </w:ins>
            <w:r w:rsidRPr="005828AE">
              <w:rPr>
                <w:rFonts w:asciiTheme="minorHAnsi" w:eastAsia="Times New Roman" w:hAnsiTheme="minorHAnsi" w:cstheme="minorHAnsi"/>
                <w:sz w:val="18"/>
                <w:szCs w:val="20"/>
              </w:rPr>
              <w:t>-PRF-01</w:t>
            </w:r>
            <w:r w:rsidR="00891FF9">
              <w:rPr>
                <w:rFonts w:asciiTheme="minorHAnsi" w:eastAsia="Times New Roman" w:hAnsiTheme="minorHAnsi" w:cstheme="minorHAnsi"/>
                <w:sz w:val="18"/>
                <w:szCs w:val="20"/>
              </w:rPr>
              <w:t>;</w:t>
            </w:r>
            <w:r w:rsidRPr="005828AE">
              <w:rPr>
                <w:rFonts w:asciiTheme="minorHAnsi" w:eastAsia="Times New Roman" w:hAnsiTheme="minorHAnsi" w:cstheme="minorHAnsi"/>
                <w:sz w:val="18"/>
                <w:szCs w:val="20"/>
              </w:rPr>
              <w:t xml:space="preserve"> </w:t>
            </w:r>
            <w:r w:rsidRPr="005828AE">
              <w:rPr>
                <w:rFonts w:eastAsia="Times New Roman"/>
                <w:sz w:val="18"/>
                <w:szCs w:val="20"/>
              </w:rPr>
              <w:t>Else = NA</w:t>
            </w:r>
            <w:r w:rsidRPr="005828AE" w:rsidDel="00364C35">
              <w:rPr>
                <w:rFonts w:asciiTheme="minorHAnsi" w:eastAsia="Times New Roman" w:hAnsiTheme="minorHAnsi" w:cstheme="minorHAnsi"/>
                <w:sz w:val="18"/>
                <w:szCs w:val="20"/>
              </w:rPr>
              <w:t xml:space="preserve"> </w:t>
            </w:r>
            <w:r w:rsidRPr="005828AE">
              <w:rPr>
                <w:rFonts w:asciiTheme="minorHAnsi" w:eastAsia="Times New Roman" w:hAnsiTheme="minorHAnsi" w:cstheme="minorHAnsi"/>
                <w:sz w:val="18"/>
                <w:szCs w:val="20"/>
              </w:rPr>
              <w:t>&gt;&gt;</w:t>
            </w:r>
          </w:p>
        </w:tc>
        <w:tc>
          <w:tcPr>
            <w:tcW w:w="891" w:type="pct"/>
            <w:tcBorders>
              <w:top w:val="single" w:sz="4" w:space="0" w:color="auto"/>
              <w:left w:val="single" w:sz="4" w:space="0" w:color="auto"/>
              <w:bottom w:val="single" w:sz="4" w:space="0" w:color="auto"/>
              <w:right w:val="single" w:sz="4" w:space="0" w:color="auto"/>
            </w:tcBorders>
          </w:tcPr>
          <w:p w14:paraId="5CDDD419" w14:textId="07611AAB" w:rsidR="003711F3" w:rsidRPr="005828AE" w:rsidRDefault="003711F3" w:rsidP="005828AE">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xml:space="preserve">&lt;&lt;reference values from </w:t>
            </w:r>
            <w:del w:id="1507" w:author="Tam, Danny@Energy" w:date="2022-02-28T13:20:00Z">
              <w:r w:rsidRPr="005828AE" w:rsidDel="00DA58BF">
                <w:rPr>
                  <w:rFonts w:asciiTheme="minorHAnsi" w:eastAsia="Times New Roman" w:hAnsiTheme="minorHAnsi" w:cstheme="minorHAnsi"/>
                  <w:sz w:val="18"/>
                  <w:szCs w:val="20"/>
                </w:rPr>
                <w:delText>CF1R</w:delText>
              </w:r>
            </w:del>
            <w:ins w:id="1508" w:author="Tam, Danny@Energy" w:date="2022-02-28T13:20:00Z">
              <w:r w:rsidR="00DA58BF">
                <w:rPr>
                  <w:rFonts w:asciiTheme="minorHAnsi" w:eastAsia="Times New Roman" w:hAnsiTheme="minorHAnsi" w:cstheme="minorHAnsi"/>
                  <w:sz w:val="18"/>
                  <w:szCs w:val="20"/>
                </w:rPr>
                <w:t>LMCC</w:t>
              </w:r>
            </w:ins>
            <w:r w:rsidRPr="005828AE">
              <w:rPr>
                <w:rFonts w:asciiTheme="minorHAnsi" w:eastAsia="Times New Roman" w:hAnsiTheme="minorHAnsi" w:cstheme="minorHAnsi"/>
                <w:sz w:val="18"/>
                <w:szCs w:val="20"/>
              </w:rPr>
              <w:t>. NA is allowed only if Water Heater Type = Consumer Instantaneous,</w:t>
            </w:r>
          </w:p>
          <w:p w14:paraId="1B8F5BE0" w14:textId="0CF588FB" w:rsidR="002C4A59" w:rsidRPr="005828AE" w:rsidRDefault="003711F3" w:rsidP="005828AE">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Commercial Instantaneous, or Residential-Duty Commercial Instantaneous &gt;&gt;</w:t>
            </w:r>
          </w:p>
        </w:tc>
        <w:tc>
          <w:tcPr>
            <w:tcW w:w="890" w:type="pct"/>
            <w:tcBorders>
              <w:top w:val="single" w:sz="4" w:space="0" w:color="auto"/>
              <w:left w:val="single" w:sz="4" w:space="0" w:color="auto"/>
              <w:bottom w:val="single" w:sz="4" w:space="0" w:color="auto"/>
              <w:right w:val="single" w:sz="4" w:space="0" w:color="auto"/>
            </w:tcBorders>
          </w:tcPr>
          <w:p w14:paraId="46B4609E" w14:textId="3348C081" w:rsidR="002C4A59" w:rsidRPr="005828AE" w:rsidRDefault="002C4A59" w:rsidP="00450432">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&lt;&lt;</w:t>
            </w:r>
            <w:r w:rsidR="00450432">
              <w:rPr>
                <w:rFonts w:asciiTheme="minorHAnsi" w:eastAsia="Times New Roman" w:hAnsiTheme="minorHAnsi" w:cstheme="minorHAnsi"/>
                <w:sz w:val="18"/>
                <w:szCs w:val="20"/>
              </w:rPr>
              <w:t xml:space="preserve">Reference value from </w:t>
            </w:r>
            <w:del w:id="1509" w:author="Tam, Danny@Energy" w:date="2022-02-28T13:20:00Z">
              <w:r w:rsidR="00450432" w:rsidDel="00DA58BF">
                <w:rPr>
                  <w:rFonts w:asciiTheme="minorHAnsi" w:eastAsia="Times New Roman" w:hAnsiTheme="minorHAnsi" w:cstheme="minorHAnsi"/>
                  <w:sz w:val="18"/>
                  <w:szCs w:val="20"/>
                </w:rPr>
                <w:delText>CF1R</w:delText>
              </w:r>
            </w:del>
            <w:ins w:id="1510" w:author="Tam, Danny@Energy" w:date="2022-02-28T13:20:00Z">
              <w:r w:rsidR="00DA58BF">
                <w:rPr>
                  <w:rFonts w:asciiTheme="minorHAnsi" w:eastAsia="Times New Roman" w:hAnsiTheme="minorHAnsi" w:cstheme="minorHAnsi"/>
                  <w:sz w:val="18"/>
                  <w:szCs w:val="20"/>
                </w:rPr>
                <w:t>LMCC</w:t>
              </w:r>
            </w:ins>
            <w:r w:rsidRPr="005828AE">
              <w:rPr>
                <w:rFonts w:asciiTheme="minorHAnsi" w:eastAsia="Times New Roman" w:hAnsiTheme="minorHAnsi" w:cstheme="minorHAnsi"/>
                <w:sz w:val="18"/>
                <w:szCs w:val="20"/>
              </w:rPr>
              <w:t>&gt;&gt;</w:t>
            </w:r>
          </w:p>
        </w:tc>
      </w:tr>
      <w:tr w:rsidR="002C4A59" w:rsidRPr="009E01FE" w14:paraId="31AB80CF" w14:textId="77777777" w:rsidTr="005828AE">
        <w:trPr>
          <w:cantSplit/>
          <w:trHeight w:val="144"/>
        </w:trPr>
        <w:tc>
          <w:tcPr>
            <w:tcW w:w="707" w:type="pct"/>
            <w:tcBorders>
              <w:top w:val="single" w:sz="4" w:space="0" w:color="auto"/>
              <w:left w:val="single" w:sz="4" w:space="0" w:color="auto"/>
              <w:bottom w:val="single" w:sz="4" w:space="0" w:color="auto"/>
              <w:right w:val="single" w:sz="4" w:space="0" w:color="auto"/>
            </w:tcBorders>
            <w:vAlign w:val="center"/>
          </w:tcPr>
          <w:p w14:paraId="316E8623" w14:textId="77777777" w:rsidR="002C4A59" w:rsidRPr="005828AE" w:rsidRDefault="002C4A59" w:rsidP="00CD2AC0">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59" w:type="pct"/>
            <w:tcBorders>
              <w:top w:val="single" w:sz="4" w:space="0" w:color="auto"/>
              <w:left w:val="single" w:sz="4" w:space="0" w:color="auto"/>
              <w:bottom w:val="single" w:sz="4" w:space="0" w:color="auto"/>
              <w:right w:val="single" w:sz="4" w:space="0" w:color="auto"/>
            </w:tcBorders>
            <w:vAlign w:val="center"/>
          </w:tcPr>
          <w:p w14:paraId="781CAF40" w14:textId="77777777" w:rsidR="002C4A59" w:rsidRPr="005828AE" w:rsidRDefault="002C4A59" w:rsidP="00CD2AC0">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51" w:type="pct"/>
            <w:tcBorders>
              <w:top w:val="single" w:sz="4" w:space="0" w:color="auto"/>
              <w:left w:val="single" w:sz="4" w:space="0" w:color="auto"/>
              <w:bottom w:val="single" w:sz="4" w:space="0" w:color="auto"/>
              <w:right w:val="single" w:sz="4" w:space="0" w:color="auto"/>
            </w:tcBorders>
            <w:vAlign w:val="center"/>
          </w:tcPr>
          <w:p w14:paraId="7F7C0F79" w14:textId="77777777" w:rsidR="002C4A59" w:rsidRPr="005828AE" w:rsidRDefault="002C4A59" w:rsidP="00CD2AC0">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51" w:type="pct"/>
            <w:tcBorders>
              <w:top w:val="single" w:sz="4" w:space="0" w:color="auto"/>
              <w:left w:val="single" w:sz="4" w:space="0" w:color="auto"/>
              <w:bottom w:val="single" w:sz="4" w:space="0" w:color="auto"/>
              <w:right w:val="single" w:sz="4" w:space="0" w:color="auto"/>
            </w:tcBorders>
            <w:vAlign w:val="center"/>
          </w:tcPr>
          <w:p w14:paraId="556AA472" w14:textId="77777777" w:rsidR="002C4A59" w:rsidRPr="005828AE" w:rsidRDefault="002C4A59" w:rsidP="00CD2AC0">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51" w:type="pct"/>
            <w:tcBorders>
              <w:top w:val="single" w:sz="4" w:space="0" w:color="auto"/>
              <w:left w:val="single" w:sz="4" w:space="0" w:color="auto"/>
              <w:bottom w:val="single" w:sz="4" w:space="0" w:color="auto"/>
              <w:right w:val="single" w:sz="4" w:space="0" w:color="auto"/>
            </w:tcBorders>
            <w:vAlign w:val="center"/>
          </w:tcPr>
          <w:p w14:paraId="77337D41" w14:textId="77777777" w:rsidR="002C4A59" w:rsidRPr="005828AE" w:rsidRDefault="002C4A59" w:rsidP="00CD2AC0">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891" w:type="pct"/>
            <w:tcBorders>
              <w:top w:val="single" w:sz="4" w:space="0" w:color="auto"/>
              <w:left w:val="single" w:sz="4" w:space="0" w:color="auto"/>
              <w:bottom w:val="single" w:sz="4" w:space="0" w:color="auto"/>
              <w:right w:val="single" w:sz="4" w:space="0" w:color="auto"/>
            </w:tcBorders>
          </w:tcPr>
          <w:p w14:paraId="39C2ED7F" w14:textId="77777777" w:rsidR="002C4A59" w:rsidRPr="00520874" w:rsidRDefault="002C4A59" w:rsidP="00CD2AC0">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890" w:type="pct"/>
            <w:tcBorders>
              <w:top w:val="single" w:sz="4" w:space="0" w:color="auto"/>
              <w:left w:val="single" w:sz="4" w:space="0" w:color="auto"/>
              <w:bottom w:val="single" w:sz="4" w:space="0" w:color="auto"/>
              <w:right w:val="single" w:sz="4" w:space="0" w:color="auto"/>
            </w:tcBorders>
            <w:vAlign w:val="center"/>
          </w:tcPr>
          <w:p w14:paraId="0D5930A2" w14:textId="65C460D0" w:rsidR="002C4A59" w:rsidRPr="005828AE" w:rsidRDefault="002C4A59" w:rsidP="00CD2AC0">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22EA0A2A" w14:textId="77777777" w:rsidR="00AF2F78" w:rsidRPr="005828AE" w:rsidRDefault="00AF2F78" w:rsidP="00AF2F78">
      <w:pPr>
        <w:spacing w:after="0" w:line="240" w:lineRule="auto"/>
        <w:rPr>
          <w:rFonts w:asciiTheme="minorHAnsi" w:hAnsiTheme="minorHAnsi" w:cstheme="minorHAnsi"/>
          <w:sz w:val="20"/>
          <w:szCs w:val="20"/>
        </w:rPr>
      </w:pPr>
    </w:p>
    <w:tbl>
      <w:tblPr>
        <w:tblpPr w:leftFromText="180" w:rightFromText="180" w:vertAnchor="text" w:tblpY="1"/>
        <w:tblOverlap w:val="never"/>
        <w:tblW w:w="5002"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466"/>
        <w:gridCol w:w="1229"/>
        <w:gridCol w:w="1710"/>
        <w:gridCol w:w="1724"/>
        <w:gridCol w:w="1554"/>
        <w:gridCol w:w="1760"/>
        <w:gridCol w:w="1351"/>
      </w:tblGrid>
      <w:tr w:rsidR="003711F3" w:rsidRPr="009E01FE" w14:paraId="391C068D" w14:textId="77777777" w:rsidTr="00BF306D">
        <w:trPr>
          <w:trHeight w:val="144"/>
        </w:trPr>
        <w:tc>
          <w:tcPr>
            <w:tcW w:w="10794" w:type="dxa"/>
            <w:gridSpan w:val="7"/>
            <w:tcBorders>
              <w:top w:val="single" w:sz="4" w:space="0" w:color="auto"/>
              <w:left w:val="single" w:sz="4" w:space="0" w:color="auto"/>
              <w:bottom w:val="single" w:sz="4" w:space="0" w:color="auto"/>
              <w:right w:val="single" w:sz="4" w:space="0" w:color="auto"/>
            </w:tcBorders>
          </w:tcPr>
          <w:p w14:paraId="0794C454" w14:textId="4C1AB896" w:rsidR="003711F3" w:rsidRPr="00136321" w:rsidRDefault="003711F3" w:rsidP="00A13D81">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Pr>
                <w:rFonts w:asciiTheme="minorHAnsi" w:hAnsiTheme="minorHAnsi" w:cstheme="minorHAnsi"/>
                <w:b/>
                <w:sz w:val="20"/>
                <w:szCs w:val="20"/>
              </w:rPr>
              <w:t>D</w:t>
            </w:r>
            <w:r w:rsidRPr="00B33DFF">
              <w:rPr>
                <w:rFonts w:asciiTheme="minorHAnsi" w:hAnsiTheme="minorHAnsi" w:cstheme="minorHAnsi"/>
                <w:b/>
                <w:sz w:val="20"/>
                <w:szCs w:val="20"/>
              </w:rPr>
              <w:t xml:space="preserve">. Installed Dwelling Unit Water Heating Efficiency Information </w:t>
            </w:r>
          </w:p>
          <w:p w14:paraId="0BBD92CD" w14:textId="5D0980E6" w:rsidR="00550C64" w:rsidRDefault="00DA49C1" w:rsidP="00A13D81">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bookmarkStart w:id="1511" w:name="_Hlk89014292"/>
            <w:ins w:id="1512" w:author="Alhabibi, Haider@Energy" w:date="2022-03-09T17:40:00Z">
              <w:r>
                <w:rPr>
                  <w:sz w:val="18"/>
                  <w:szCs w:val="18"/>
                </w:rPr>
                <w:t>&lt;&lt;Static Text - see the top&gt;&gt;</w:t>
              </w:r>
            </w:ins>
            <w:del w:id="1513" w:author="Alhabibi, Haider@Energy" w:date="2022-03-09T17:40:00Z">
              <w:r w:rsidR="003711F3" w:rsidRPr="005828AE" w:rsidDel="00DA49C1">
                <w:rPr>
                  <w:rFonts w:asciiTheme="minorHAnsi" w:eastAsia="Times New Roman" w:hAnsiTheme="minorHAnsi" w:cstheme="minorHAnsi"/>
                  <w:sz w:val="18"/>
                  <w:szCs w:val="20"/>
                </w:rPr>
                <w:delText xml:space="preserve">This table reports the water heating system efficiency features installed in this project.  </w:delText>
              </w:r>
            </w:del>
          </w:p>
          <w:bookmarkEnd w:id="1511"/>
          <w:p w14:paraId="713C8089" w14:textId="142D5463" w:rsidR="003711F3" w:rsidRPr="00DD574D" w:rsidRDefault="00DD574D" w:rsidP="00A13D81">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20"/>
                <w:szCs w:val="20"/>
              </w:rPr>
            </w:pPr>
            <w:r>
              <w:rPr>
                <w:rFonts w:asciiTheme="minorHAnsi" w:hAnsiTheme="minorHAnsi" w:cstheme="minorHAnsi"/>
                <w:sz w:val="20"/>
                <w:szCs w:val="20"/>
              </w:rPr>
              <w:t xml:space="preserve">&lt;&lt;require one row of data for each water heater identified in Section </w:t>
            </w:r>
            <w:ins w:id="1514" w:author="Alhabibi, Haider@Energy" w:date="2021-12-17T09:33:00Z">
              <w:del w:id="1515" w:author="Diane Pepetone" w:date="2022-01-13T19:55:00Z">
                <w:r w:rsidR="00B43DA3" w:rsidDel="00166597">
                  <w:rPr>
                    <w:rFonts w:asciiTheme="minorHAnsi" w:hAnsiTheme="minorHAnsi" w:cstheme="minorHAnsi"/>
                    <w:sz w:val="20"/>
                    <w:szCs w:val="20"/>
                  </w:rPr>
                  <w:delText>E</w:delText>
                </w:r>
              </w:del>
            </w:ins>
            <w:ins w:id="1516" w:author="Diane Pepetone" w:date="2022-01-13T19:55:00Z">
              <w:r w:rsidR="00166597">
                <w:rPr>
                  <w:rFonts w:asciiTheme="minorHAnsi" w:hAnsiTheme="minorHAnsi" w:cstheme="minorHAnsi"/>
                  <w:sz w:val="20"/>
                  <w:szCs w:val="20"/>
                </w:rPr>
                <w:t>C</w:t>
              </w:r>
            </w:ins>
            <w:del w:id="1517" w:author="Alhabibi, Haider@Energy" w:date="2021-12-17T09:33:00Z">
              <w:r w:rsidDel="00B43DA3">
                <w:rPr>
                  <w:rFonts w:asciiTheme="minorHAnsi" w:hAnsiTheme="minorHAnsi" w:cstheme="minorHAnsi"/>
                  <w:sz w:val="20"/>
                  <w:szCs w:val="20"/>
                </w:rPr>
                <w:delText>B</w:delText>
              </w:r>
            </w:del>
            <w:ins w:id="1518" w:author="Markstrum, Alexis@Energy" w:date="2021-10-20T11:47:00Z">
              <w:del w:id="1519" w:author="Alhabibi, Haider@Energy" w:date="2021-12-17T09:34:00Z">
                <w:r w:rsidR="001B287A" w:rsidDel="00B43DA3">
                  <w:rPr>
                    <w:rFonts w:asciiTheme="minorHAnsi" w:hAnsiTheme="minorHAnsi" w:cstheme="minorHAnsi"/>
                    <w:sz w:val="20"/>
                    <w:szCs w:val="20"/>
                  </w:rPr>
                  <w:delText xml:space="preserve">, </w:delText>
                </w:r>
                <w:r w:rsidR="001B287A" w:rsidDel="00B43DA3">
                  <w:rPr>
                    <w:rFonts w:asciiTheme="minorHAnsi" w:eastAsia="Times New Roman" w:hAnsiTheme="minorHAnsi" w:cstheme="minorHAnsi"/>
                    <w:sz w:val="20"/>
                    <w:szCs w:val="20"/>
                  </w:rPr>
                  <w:delText>else if no Section B, then display the “section does not apply” message</w:delText>
                </w:r>
              </w:del>
            </w:ins>
            <w:r>
              <w:rPr>
                <w:rFonts w:asciiTheme="minorHAnsi" w:hAnsiTheme="minorHAnsi" w:cstheme="minorHAnsi"/>
                <w:sz w:val="20"/>
                <w:szCs w:val="20"/>
              </w:rPr>
              <w:t>.&gt;&gt;</w:t>
            </w:r>
          </w:p>
        </w:tc>
      </w:tr>
      <w:tr w:rsidR="003711F3" w:rsidRPr="009E01FE" w14:paraId="0FF41826" w14:textId="77777777" w:rsidTr="00BF306D">
        <w:trPr>
          <w:trHeight w:val="144"/>
        </w:trPr>
        <w:tc>
          <w:tcPr>
            <w:tcW w:w="1466" w:type="dxa"/>
            <w:tcBorders>
              <w:top w:val="single" w:sz="4" w:space="0" w:color="auto"/>
              <w:left w:val="single" w:sz="4" w:space="0" w:color="auto"/>
              <w:bottom w:val="single" w:sz="4" w:space="0" w:color="auto"/>
              <w:right w:val="single" w:sz="4" w:space="0" w:color="auto"/>
            </w:tcBorders>
            <w:vAlign w:val="center"/>
          </w:tcPr>
          <w:p w14:paraId="03340F97" w14:textId="77777777" w:rsidR="003711F3" w:rsidRPr="005828AE"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01</w:t>
            </w:r>
          </w:p>
        </w:tc>
        <w:tc>
          <w:tcPr>
            <w:tcW w:w="1229" w:type="dxa"/>
            <w:tcBorders>
              <w:top w:val="single" w:sz="4" w:space="0" w:color="auto"/>
              <w:left w:val="single" w:sz="4" w:space="0" w:color="auto"/>
              <w:bottom w:val="single" w:sz="4" w:space="0" w:color="auto"/>
              <w:right w:val="single" w:sz="4" w:space="0" w:color="auto"/>
            </w:tcBorders>
            <w:vAlign w:val="center"/>
          </w:tcPr>
          <w:p w14:paraId="7F46C874" w14:textId="77777777" w:rsidR="003711F3" w:rsidRPr="005828AE"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02</w:t>
            </w:r>
          </w:p>
        </w:tc>
        <w:tc>
          <w:tcPr>
            <w:tcW w:w="1710" w:type="dxa"/>
            <w:tcBorders>
              <w:top w:val="single" w:sz="4" w:space="0" w:color="auto"/>
              <w:left w:val="single" w:sz="4" w:space="0" w:color="auto"/>
              <w:bottom w:val="single" w:sz="4" w:space="0" w:color="auto"/>
              <w:right w:val="single" w:sz="4" w:space="0" w:color="auto"/>
            </w:tcBorders>
            <w:vAlign w:val="center"/>
          </w:tcPr>
          <w:p w14:paraId="5984F79D" w14:textId="77777777" w:rsidR="003711F3" w:rsidRPr="005828AE"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03</w:t>
            </w:r>
          </w:p>
        </w:tc>
        <w:tc>
          <w:tcPr>
            <w:tcW w:w="1724" w:type="dxa"/>
            <w:tcBorders>
              <w:top w:val="single" w:sz="4" w:space="0" w:color="auto"/>
              <w:left w:val="single" w:sz="4" w:space="0" w:color="auto"/>
              <w:bottom w:val="single" w:sz="4" w:space="0" w:color="auto"/>
              <w:right w:val="single" w:sz="4" w:space="0" w:color="auto"/>
            </w:tcBorders>
            <w:vAlign w:val="center"/>
          </w:tcPr>
          <w:p w14:paraId="5D1C1AF9" w14:textId="77777777" w:rsidR="003711F3" w:rsidRPr="005828AE"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04</w:t>
            </w:r>
          </w:p>
        </w:tc>
        <w:tc>
          <w:tcPr>
            <w:tcW w:w="1554" w:type="dxa"/>
            <w:tcBorders>
              <w:top w:val="single" w:sz="4" w:space="0" w:color="auto"/>
              <w:left w:val="single" w:sz="4" w:space="0" w:color="auto"/>
              <w:bottom w:val="single" w:sz="4" w:space="0" w:color="auto"/>
              <w:right w:val="single" w:sz="4" w:space="0" w:color="auto"/>
            </w:tcBorders>
            <w:vAlign w:val="center"/>
          </w:tcPr>
          <w:p w14:paraId="1A43B39A" w14:textId="77777777" w:rsidR="003711F3" w:rsidRPr="005828AE"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05</w:t>
            </w:r>
          </w:p>
        </w:tc>
        <w:tc>
          <w:tcPr>
            <w:tcW w:w="1760" w:type="dxa"/>
            <w:tcBorders>
              <w:top w:val="single" w:sz="4" w:space="0" w:color="auto"/>
              <w:left w:val="single" w:sz="4" w:space="0" w:color="auto"/>
              <w:bottom w:val="single" w:sz="4" w:space="0" w:color="auto"/>
              <w:right w:val="single" w:sz="4" w:space="0" w:color="auto"/>
            </w:tcBorders>
          </w:tcPr>
          <w:p w14:paraId="787B1990" w14:textId="72451AB5" w:rsidR="003711F3" w:rsidRPr="005828AE"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06</w:t>
            </w:r>
          </w:p>
        </w:tc>
        <w:tc>
          <w:tcPr>
            <w:tcW w:w="1351" w:type="dxa"/>
            <w:tcBorders>
              <w:top w:val="single" w:sz="4" w:space="0" w:color="auto"/>
              <w:left w:val="single" w:sz="4" w:space="0" w:color="auto"/>
              <w:bottom w:val="single" w:sz="4" w:space="0" w:color="auto"/>
              <w:right w:val="single" w:sz="4" w:space="0" w:color="auto"/>
            </w:tcBorders>
            <w:vAlign w:val="center"/>
          </w:tcPr>
          <w:p w14:paraId="6F8D048A" w14:textId="6CB0DD07" w:rsidR="003711F3" w:rsidRPr="005828AE"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07</w:t>
            </w:r>
          </w:p>
        </w:tc>
      </w:tr>
      <w:tr w:rsidR="003711F3" w:rsidRPr="009E01FE" w14:paraId="520185C0" w14:textId="77777777" w:rsidTr="00BF306D">
        <w:trPr>
          <w:trHeight w:val="144"/>
        </w:trPr>
        <w:tc>
          <w:tcPr>
            <w:tcW w:w="1466" w:type="dxa"/>
            <w:tcBorders>
              <w:top w:val="single" w:sz="4" w:space="0" w:color="auto"/>
              <w:left w:val="single" w:sz="4" w:space="0" w:color="auto"/>
              <w:bottom w:val="single" w:sz="4" w:space="0" w:color="auto"/>
              <w:right w:val="single" w:sz="4" w:space="0" w:color="auto"/>
            </w:tcBorders>
            <w:vAlign w:val="bottom"/>
          </w:tcPr>
          <w:p w14:paraId="224F2094" w14:textId="77777777" w:rsidR="003711F3" w:rsidRPr="005828AE"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Water Heating System ID or Name</w:t>
            </w:r>
          </w:p>
        </w:tc>
        <w:tc>
          <w:tcPr>
            <w:tcW w:w="1229" w:type="dxa"/>
            <w:tcBorders>
              <w:top w:val="single" w:sz="4" w:space="0" w:color="auto"/>
              <w:left w:val="single" w:sz="4" w:space="0" w:color="auto"/>
              <w:bottom w:val="single" w:sz="4" w:space="0" w:color="auto"/>
              <w:right w:val="single" w:sz="4" w:space="0" w:color="auto"/>
            </w:tcBorders>
            <w:vAlign w:val="bottom"/>
          </w:tcPr>
          <w:p w14:paraId="50A19F23" w14:textId="77777777" w:rsidR="003711F3" w:rsidRPr="005828AE"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Heating Efficiency Type</w:t>
            </w:r>
          </w:p>
        </w:tc>
        <w:tc>
          <w:tcPr>
            <w:tcW w:w="1710" w:type="dxa"/>
            <w:tcBorders>
              <w:top w:val="single" w:sz="4" w:space="0" w:color="auto"/>
              <w:left w:val="single" w:sz="4" w:space="0" w:color="auto"/>
              <w:bottom w:val="single" w:sz="4" w:space="0" w:color="auto"/>
              <w:right w:val="single" w:sz="4" w:space="0" w:color="auto"/>
            </w:tcBorders>
            <w:vAlign w:val="bottom"/>
          </w:tcPr>
          <w:p w14:paraId="6362E598" w14:textId="77777777" w:rsidR="003711F3" w:rsidRPr="005828AE"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Heating Efficiency Value</w:t>
            </w:r>
          </w:p>
        </w:tc>
        <w:tc>
          <w:tcPr>
            <w:tcW w:w="1724" w:type="dxa"/>
            <w:tcBorders>
              <w:top w:val="single" w:sz="4" w:space="0" w:color="auto"/>
              <w:left w:val="single" w:sz="4" w:space="0" w:color="auto"/>
              <w:bottom w:val="single" w:sz="4" w:space="0" w:color="auto"/>
              <w:right w:val="single" w:sz="4" w:space="0" w:color="auto"/>
            </w:tcBorders>
            <w:vAlign w:val="bottom"/>
          </w:tcPr>
          <w:p w14:paraId="640ED6ED" w14:textId="77777777" w:rsidR="003711F3" w:rsidRPr="005828AE"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xml:space="preserve">Standby Loss </w:t>
            </w:r>
          </w:p>
          <w:p w14:paraId="285832B7" w14:textId="77777777" w:rsidR="003711F3" w:rsidRPr="005828AE"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w:t>
            </w:r>
          </w:p>
        </w:tc>
        <w:tc>
          <w:tcPr>
            <w:tcW w:w="1554" w:type="dxa"/>
            <w:tcBorders>
              <w:top w:val="single" w:sz="4" w:space="0" w:color="auto"/>
              <w:left w:val="single" w:sz="4" w:space="0" w:color="auto"/>
              <w:bottom w:val="single" w:sz="4" w:space="0" w:color="auto"/>
              <w:right w:val="single" w:sz="4" w:space="0" w:color="auto"/>
            </w:tcBorders>
            <w:vAlign w:val="bottom"/>
          </w:tcPr>
          <w:p w14:paraId="5A9E708B" w14:textId="581C5213" w:rsidR="003711F3" w:rsidRPr="005828AE"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Exterior Insulation</w:t>
            </w:r>
          </w:p>
          <w:p w14:paraId="0B506B14" w14:textId="77777777" w:rsidR="003711F3" w:rsidRPr="005828AE"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R-Value</w:t>
            </w:r>
          </w:p>
        </w:tc>
        <w:tc>
          <w:tcPr>
            <w:tcW w:w="1760" w:type="dxa"/>
            <w:tcBorders>
              <w:top w:val="single" w:sz="4" w:space="0" w:color="auto"/>
              <w:left w:val="single" w:sz="4" w:space="0" w:color="auto"/>
              <w:bottom w:val="single" w:sz="4" w:space="0" w:color="auto"/>
              <w:right w:val="single" w:sz="4" w:space="0" w:color="auto"/>
            </w:tcBorders>
          </w:tcPr>
          <w:p w14:paraId="4A5B80D4" w14:textId="77777777" w:rsidR="003711F3" w:rsidRPr="005828AE"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Water Heater Storage</w:t>
            </w:r>
          </w:p>
          <w:p w14:paraId="3859CEFF" w14:textId="336A2AC5" w:rsidR="003711F3" w:rsidRPr="005828AE"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Volume (gal)</w:t>
            </w:r>
          </w:p>
        </w:tc>
        <w:tc>
          <w:tcPr>
            <w:tcW w:w="1351" w:type="dxa"/>
            <w:tcBorders>
              <w:top w:val="single" w:sz="4" w:space="0" w:color="auto"/>
              <w:left w:val="single" w:sz="4" w:space="0" w:color="auto"/>
              <w:bottom w:val="single" w:sz="4" w:space="0" w:color="auto"/>
              <w:right w:val="single" w:sz="4" w:space="0" w:color="auto"/>
            </w:tcBorders>
            <w:vAlign w:val="bottom"/>
          </w:tcPr>
          <w:p w14:paraId="58806DCF" w14:textId="06346D3B" w:rsidR="003711F3" w:rsidRPr="005828AE"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xml:space="preserve">Tank </w:t>
            </w:r>
            <w:r w:rsidR="009116CD">
              <w:rPr>
                <w:rFonts w:asciiTheme="minorHAnsi" w:eastAsia="Times New Roman" w:hAnsiTheme="minorHAnsi" w:cstheme="minorHAnsi"/>
                <w:sz w:val="18"/>
                <w:szCs w:val="20"/>
              </w:rPr>
              <w:t>L</w:t>
            </w:r>
            <w:r w:rsidRPr="005828AE">
              <w:rPr>
                <w:rFonts w:asciiTheme="minorHAnsi" w:eastAsia="Times New Roman" w:hAnsiTheme="minorHAnsi" w:cstheme="minorHAnsi"/>
                <w:sz w:val="18"/>
                <w:szCs w:val="20"/>
              </w:rPr>
              <w:t>ocation</w:t>
            </w:r>
          </w:p>
        </w:tc>
      </w:tr>
      <w:tr w:rsidR="003711F3" w:rsidRPr="009E01FE" w14:paraId="1A21F7B8" w14:textId="77777777" w:rsidTr="00A13D81">
        <w:trPr>
          <w:trHeight w:val="144"/>
        </w:trPr>
        <w:tc>
          <w:tcPr>
            <w:tcW w:w="1466" w:type="dxa"/>
            <w:tcBorders>
              <w:top w:val="single" w:sz="4" w:space="0" w:color="auto"/>
              <w:left w:val="single" w:sz="4" w:space="0" w:color="auto"/>
              <w:bottom w:val="single" w:sz="4" w:space="0" w:color="auto"/>
              <w:right w:val="single" w:sz="4" w:space="0" w:color="auto"/>
            </w:tcBorders>
          </w:tcPr>
          <w:p w14:paraId="1F74F1A4" w14:textId="75768069" w:rsidR="003711F3" w:rsidRPr="005828AE" w:rsidRDefault="003711F3" w:rsidP="00A13D81">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xml:space="preserve">&lt;&lt;Reference value from </w:t>
            </w:r>
            <w:del w:id="1520" w:author="Markstrum, Alexis@Energy" w:date="2021-10-20T11:54:00Z">
              <w:r w:rsidRPr="005828AE" w:rsidDel="0041331E">
                <w:rPr>
                  <w:rFonts w:asciiTheme="minorHAnsi" w:eastAsia="Times New Roman" w:hAnsiTheme="minorHAnsi" w:cstheme="minorHAnsi"/>
                  <w:sz w:val="18"/>
                  <w:szCs w:val="20"/>
                </w:rPr>
                <w:delText>A</w:delText>
              </w:r>
            </w:del>
            <w:ins w:id="1521" w:author="Diane Pepetone" w:date="2022-01-13T20:01:00Z">
              <w:r w:rsidR="0020798C">
                <w:rPr>
                  <w:rFonts w:asciiTheme="minorHAnsi" w:eastAsia="Times New Roman" w:hAnsiTheme="minorHAnsi" w:cstheme="minorHAnsi"/>
                  <w:sz w:val="18"/>
                  <w:szCs w:val="20"/>
                </w:rPr>
                <w:t>C</w:t>
              </w:r>
            </w:ins>
            <w:r w:rsidRPr="005828AE">
              <w:rPr>
                <w:rFonts w:asciiTheme="minorHAnsi" w:eastAsia="Times New Roman" w:hAnsiTheme="minorHAnsi" w:cstheme="minorHAnsi"/>
                <w:sz w:val="18"/>
                <w:szCs w:val="20"/>
              </w:rPr>
              <w:t>0</w:t>
            </w:r>
            <w:del w:id="1522" w:author="Markstrum, Alexis@Energy" w:date="2021-10-20T11:54:00Z">
              <w:r w:rsidR="00F53007" w:rsidDel="0041331E">
                <w:rPr>
                  <w:rFonts w:asciiTheme="minorHAnsi" w:eastAsia="Times New Roman" w:hAnsiTheme="minorHAnsi" w:cstheme="minorHAnsi"/>
                  <w:sz w:val="18"/>
                  <w:szCs w:val="20"/>
                </w:rPr>
                <w:delText>2</w:delText>
              </w:r>
            </w:del>
            <w:ins w:id="1523" w:author="Markstrum, Alexis@Energy" w:date="2021-10-20T11:54:00Z">
              <w:r w:rsidR="0041331E">
                <w:rPr>
                  <w:rFonts w:asciiTheme="minorHAnsi" w:eastAsia="Times New Roman" w:hAnsiTheme="minorHAnsi" w:cstheme="minorHAnsi"/>
                  <w:sz w:val="18"/>
                  <w:szCs w:val="20"/>
                </w:rPr>
                <w:t>1</w:t>
              </w:r>
            </w:ins>
            <w:r w:rsidRPr="005828AE">
              <w:rPr>
                <w:rFonts w:asciiTheme="minorHAnsi" w:eastAsia="Times New Roman" w:hAnsiTheme="minorHAnsi" w:cstheme="minorHAnsi"/>
                <w:sz w:val="18"/>
                <w:szCs w:val="20"/>
              </w:rPr>
              <w:t>&gt;&gt;</w:t>
            </w:r>
          </w:p>
        </w:tc>
        <w:tc>
          <w:tcPr>
            <w:tcW w:w="1229" w:type="dxa"/>
            <w:tcBorders>
              <w:top w:val="single" w:sz="4" w:space="0" w:color="auto"/>
              <w:left w:val="single" w:sz="4" w:space="0" w:color="auto"/>
              <w:bottom w:val="single" w:sz="4" w:space="0" w:color="auto"/>
              <w:right w:val="single" w:sz="4" w:space="0" w:color="auto"/>
            </w:tcBorders>
          </w:tcPr>
          <w:p w14:paraId="6466E0B7" w14:textId="4482D5CE" w:rsidR="003711F3" w:rsidRPr="005828AE" w:rsidRDefault="00D454CC" w:rsidP="008D62ED">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&lt;&lt;</w:t>
            </w:r>
            <w:r w:rsidR="003711F3" w:rsidRPr="005828AE">
              <w:rPr>
                <w:rFonts w:asciiTheme="minorHAnsi" w:eastAsia="Times New Roman" w:hAnsiTheme="minorHAnsi" w:cstheme="minorHAnsi"/>
                <w:sz w:val="18"/>
                <w:szCs w:val="20"/>
              </w:rPr>
              <w:t>Reference value from</w:t>
            </w:r>
            <w:r w:rsidR="00254F4C">
              <w:rPr>
                <w:rFonts w:asciiTheme="minorHAnsi" w:eastAsia="Times New Roman" w:hAnsiTheme="minorHAnsi" w:cstheme="minorHAnsi"/>
                <w:sz w:val="18"/>
                <w:szCs w:val="20"/>
              </w:rPr>
              <w:t xml:space="preserve"> C02</w:t>
            </w:r>
            <w:r w:rsidR="008D62ED">
              <w:rPr>
                <w:rFonts w:asciiTheme="minorHAnsi" w:eastAsia="Times New Roman" w:hAnsiTheme="minorHAnsi" w:cstheme="minorHAnsi"/>
                <w:sz w:val="18"/>
                <w:szCs w:val="20"/>
              </w:rPr>
              <w:t xml:space="preserve">. </w:t>
            </w:r>
            <w:r w:rsidR="008D62ED" w:rsidRPr="005828AE">
              <w:rPr>
                <w:rFonts w:asciiTheme="minorHAnsi" w:eastAsia="Times New Roman" w:hAnsiTheme="minorHAnsi" w:cstheme="minorHAnsi"/>
                <w:sz w:val="18"/>
                <w:szCs w:val="20"/>
              </w:rPr>
              <w:t xml:space="preserve"> Value may be NA if </w:t>
            </w:r>
            <w:r w:rsidR="008D62ED" w:rsidRPr="00DF1B84">
              <w:rPr>
                <w:rFonts w:asciiTheme="minorHAnsi" w:eastAsia="Times New Roman" w:hAnsiTheme="minorHAnsi" w:cstheme="minorHAnsi"/>
                <w:sz w:val="18"/>
                <w:szCs w:val="20"/>
              </w:rPr>
              <w:t>C</w:t>
            </w:r>
            <w:r w:rsidR="008D62ED" w:rsidRPr="005828AE">
              <w:rPr>
                <w:rFonts w:asciiTheme="minorHAnsi" w:eastAsia="Times New Roman" w:hAnsiTheme="minorHAnsi" w:cstheme="minorHAnsi"/>
                <w:sz w:val="18"/>
                <w:szCs w:val="20"/>
              </w:rPr>
              <w:t>0</w:t>
            </w:r>
            <w:r w:rsidR="008D62ED">
              <w:rPr>
                <w:rFonts w:asciiTheme="minorHAnsi" w:eastAsia="Times New Roman" w:hAnsiTheme="minorHAnsi" w:cstheme="minorHAnsi"/>
                <w:sz w:val="18"/>
                <w:szCs w:val="20"/>
              </w:rPr>
              <w:t>2</w:t>
            </w:r>
            <w:r w:rsidR="008D62ED" w:rsidRPr="005828AE">
              <w:rPr>
                <w:rFonts w:asciiTheme="minorHAnsi" w:eastAsia="Times New Roman" w:hAnsiTheme="minorHAnsi" w:cstheme="minorHAnsi"/>
                <w:sz w:val="18"/>
                <w:szCs w:val="20"/>
              </w:rPr>
              <w:t xml:space="preserve"> is NA </w:t>
            </w:r>
            <w:r w:rsidRPr="005828AE">
              <w:rPr>
                <w:rFonts w:asciiTheme="minorHAnsi" w:eastAsia="Times New Roman" w:hAnsiTheme="minorHAnsi" w:cstheme="minorHAnsi"/>
                <w:sz w:val="18"/>
                <w:szCs w:val="20"/>
              </w:rPr>
              <w:t>&gt;&gt;</w:t>
            </w:r>
          </w:p>
        </w:tc>
        <w:tc>
          <w:tcPr>
            <w:tcW w:w="1710" w:type="dxa"/>
            <w:tcBorders>
              <w:top w:val="single" w:sz="4" w:space="0" w:color="auto"/>
              <w:left w:val="single" w:sz="4" w:space="0" w:color="auto"/>
              <w:bottom w:val="single" w:sz="4" w:space="0" w:color="auto"/>
              <w:right w:val="single" w:sz="4" w:space="0" w:color="auto"/>
            </w:tcBorders>
          </w:tcPr>
          <w:p w14:paraId="59C7B8E7" w14:textId="354DEA54" w:rsidR="003711F3" w:rsidRPr="005828AE" w:rsidRDefault="003711F3" w:rsidP="00A13D81">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xml:space="preserve">&lt;&lt;User input; check value must be ≥ value in </w:t>
            </w:r>
            <w:r w:rsidR="008D44FC" w:rsidRPr="00DF1B84">
              <w:rPr>
                <w:rFonts w:asciiTheme="minorHAnsi" w:eastAsia="Times New Roman" w:hAnsiTheme="minorHAnsi" w:cstheme="minorHAnsi"/>
                <w:sz w:val="18"/>
                <w:szCs w:val="20"/>
              </w:rPr>
              <w:t>C0</w:t>
            </w:r>
            <w:r w:rsidRPr="005828AE">
              <w:rPr>
                <w:rFonts w:asciiTheme="minorHAnsi" w:eastAsia="Times New Roman" w:hAnsiTheme="minorHAnsi" w:cstheme="minorHAnsi"/>
                <w:sz w:val="18"/>
                <w:szCs w:val="20"/>
              </w:rPr>
              <w:t>3 to comply, else flag non-compliant values and do not allow the doc to be registered</w:t>
            </w:r>
            <w:r w:rsidR="003C783F">
              <w:rPr>
                <w:rFonts w:asciiTheme="minorHAnsi" w:eastAsia="Times New Roman" w:hAnsiTheme="minorHAnsi" w:cstheme="minorHAnsi"/>
                <w:sz w:val="18"/>
                <w:szCs w:val="20"/>
              </w:rPr>
              <w:t xml:space="preserve">. </w:t>
            </w:r>
            <w:r w:rsidR="003C783F" w:rsidRPr="005828AE">
              <w:rPr>
                <w:rFonts w:asciiTheme="minorHAnsi" w:eastAsia="Times New Roman" w:hAnsiTheme="minorHAnsi" w:cstheme="minorHAnsi"/>
                <w:sz w:val="18"/>
                <w:szCs w:val="20"/>
              </w:rPr>
              <w:t xml:space="preserve">Value may be NA if </w:t>
            </w:r>
            <w:r w:rsidR="003C783F" w:rsidRPr="00DF1B84">
              <w:rPr>
                <w:rFonts w:asciiTheme="minorHAnsi" w:eastAsia="Times New Roman" w:hAnsiTheme="minorHAnsi" w:cstheme="minorHAnsi"/>
                <w:sz w:val="18"/>
                <w:szCs w:val="20"/>
              </w:rPr>
              <w:t>C</w:t>
            </w:r>
            <w:r w:rsidR="003C783F" w:rsidRPr="005828AE">
              <w:rPr>
                <w:rFonts w:asciiTheme="minorHAnsi" w:eastAsia="Times New Roman" w:hAnsiTheme="minorHAnsi" w:cstheme="minorHAnsi"/>
                <w:sz w:val="18"/>
                <w:szCs w:val="20"/>
              </w:rPr>
              <w:t>0</w:t>
            </w:r>
            <w:r w:rsidR="00D44A67">
              <w:rPr>
                <w:rFonts w:asciiTheme="minorHAnsi" w:eastAsia="Times New Roman" w:hAnsiTheme="minorHAnsi" w:cstheme="minorHAnsi"/>
                <w:sz w:val="18"/>
                <w:szCs w:val="20"/>
              </w:rPr>
              <w:t>3</w:t>
            </w:r>
            <w:r w:rsidR="003C783F" w:rsidRPr="005828AE">
              <w:rPr>
                <w:rFonts w:asciiTheme="minorHAnsi" w:eastAsia="Times New Roman" w:hAnsiTheme="minorHAnsi" w:cstheme="minorHAnsi"/>
                <w:sz w:val="18"/>
                <w:szCs w:val="20"/>
              </w:rPr>
              <w:t xml:space="preserve"> is NA</w:t>
            </w:r>
            <w:r w:rsidRPr="005828AE">
              <w:rPr>
                <w:rFonts w:asciiTheme="minorHAnsi" w:eastAsia="Times New Roman" w:hAnsiTheme="minorHAnsi" w:cstheme="minorHAnsi"/>
                <w:sz w:val="18"/>
                <w:szCs w:val="20"/>
              </w:rPr>
              <w:t xml:space="preserve"> &gt;&gt;</w:t>
            </w:r>
          </w:p>
        </w:tc>
        <w:tc>
          <w:tcPr>
            <w:tcW w:w="1724" w:type="dxa"/>
            <w:tcBorders>
              <w:top w:val="single" w:sz="4" w:space="0" w:color="auto"/>
              <w:left w:val="single" w:sz="4" w:space="0" w:color="auto"/>
              <w:bottom w:val="single" w:sz="4" w:space="0" w:color="auto"/>
              <w:right w:val="single" w:sz="4" w:space="0" w:color="auto"/>
            </w:tcBorders>
          </w:tcPr>
          <w:p w14:paraId="5E0D4963" w14:textId="37CA4FA4" w:rsidR="003711F3" w:rsidRPr="005828AE" w:rsidRDefault="003711F3" w:rsidP="00A13D81">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&lt;&lt;User input; check value must be ≤ value in C</w:t>
            </w:r>
            <w:r w:rsidR="008D44FC" w:rsidRPr="00DF1B84">
              <w:rPr>
                <w:rFonts w:asciiTheme="minorHAnsi" w:eastAsia="Times New Roman" w:hAnsiTheme="minorHAnsi" w:cstheme="minorHAnsi"/>
                <w:sz w:val="18"/>
                <w:szCs w:val="20"/>
              </w:rPr>
              <w:t>0</w:t>
            </w:r>
            <w:r w:rsidRPr="005828AE">
              <w:rPr>
                <w:rFonts w:asciiTheme="minorHAnsi" w:eastAsia="Times New Roman" w:hAnsiTheme="minorHAnsi" w:cstheme="minorHAnsi"/>
                <w:sz w:val="18"/>
                <w:szCs w:val="20"/>
              </w:rPr>
              <w:t xml:space="preserve">4 to comply, else flag non-compliant values and do not allow the doc to be registered. Value may be NA if </w:t>
            </w:r>
            <w:r w:rsidR="008D44FC" w:rsidRPr="00DF1B84">
              <w:rPr>
                <w:rFonts w:asciiTheme="minorHAnsi" w:eastAsia="Times New Roman" w:hAnsiTheme="minorHAnsi" w:cstheme="minorHAnsi"/>
                <w:sz w:val="18"/>
                <w:szCs w:val="20"/>
              </w:rPr>
              <w:t>C</w:t>
            </w:r>
            <w:r w:rsidRPr="005828AE">
              <w:rPr>
                <w:rFonts w:asciiTheme="minorHAnsi" w:eastAsia="Times New Roman" w:hAnsiTheme="minorHAnsi" w:cstheme="minorHAnsi"/>
                <w:sz w:val="18"/>
                <w:szCs w:val="20"/>
              </w:rPr>
              <w:t>04 is NA &gt;&gt;</w:t>
            </w:r>
          </w:p>
        </w:tc>
        <w:tc>
          <w:tcPr>
            <w:tcW w:w="1554" w:type="dxa"/>
            <w:tcBorders>
              <w:top w:val="single" w:sz="4" w:space="0" w:color="auto"/>
              <w:left w:val="single" w:sz="4" w:space="0" w:color="auto"/>
              <w:bottom w:val="single" w:sz="4" w:space="0" w:color="auto"/>
              <w:right w:val="single" w:sz="4" w:space="0" w:color="auto"/>
            </w:tcBorders>
          </w:tcPr>
          <w:p w14:paraId="3EC54224" w14:textId="421AE68C" w:rsidR="003711F3" w:rsidRPr="005828AE" w:rsidRDefault="003711F3" w:rsidP="00A13D81">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&lt;&lt;User input; check value must be ≥ value in C</w:t>
            </w:r>
            <w:r w:rsidR="008D44FC" w:rsidRPr="00DF1B84">
              <w:rPr>
                <w:rFonts w:asciiTheme="minorHAnsi" w:eastAsia="Times New Roman" w:hAnsiTheme="minorHAnsi" w:cstheme="minorHAnsi"/>
                <w:sz w:val="18"/>
                <w:szCs w:val="20"/>
              </w:rPr>
              <w:t>0</w:t>
            </w:r>
            <w:r w:rsidRPr="005828AE">
              <w:rPr>
                <w:rFonts w:asciiTheme="minorHAnsi" w:eastAsia="Times New Roman" w:hAnsiTheme="minorHAnsi" w:cstheme="minorHAnsi"/>
                <w:sz w:val="18"/>
                <w:szCs w:val="20"/>
              </w:rPr>
              <w:t xml:space="preserve">5 to comply, else flag non-compliant values and do not allow the doc to be registered. Value may be NA if </w:t>
            </w:r>
            <w:r w:rsidR="008D44FC" w:rsidRPr="00DF1B84">
              <w:rPr>
                <w:rFonts w:asciiTheme="minorHAnsi" w:eastAsia="Times New Roman" w:hAnsiTheme="minorHAnsi" w:cstheme="minorHAnsi"/>
                <w:sz w:val="18"/>
                <w:szCs w:val="20"/>
              </w:rPr>
              <w:t>C</w:t>
            </w:r>
            <w:r w:rsidRPr="005828AE">
              <w:rPr>
                <w:rFonts w:asciiTheme="minorHAnsi" w:eastAsia="Times New Roman" w:hAnsiTheme="minorHAnsi" w:cstheme="minorHAnsi"/>
                <w:sz w:val="18"/>
                <w:szCs w:val="20"/>
              </w:rPr>
              <w:t>05 is NA &gt;&gt;</w:t>
            </w:r>
          </w:p>
        </w:tc>
        <w:tc>
          <w:tcPr>
            <w:tcW w:w="1760" w:type="dxa"/>
            <w:tcBorders>
              <w:top w:val="single" w:sz="4" w:space="0" w:color="auto"/>
              <w:left w:val="single" w:sz="4" w:space="0" w:color="auto"/>
              <w:bottom w:val="single" w:sz="4" w:space="0" w:color="auto"/>
              <w:right w:val="single" w:sz="4" w:space="0" w:color="auto"/>
            </w:tcBorders>
          </w:tcPr>
          <w:p w14:paraId="4CF29B85" w14:textId="564E4EB1" w:rsidR="003711F3" w:rsidRPr="005828AE" w:rsidRDefault="003711F3" w:rsidP="00A13D81">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&lt;&lt; User Input must equ</w:t>
            </w:r>
            <w:r w:rsidR="008D44FC" w:rsidRPr="00DF1B84">
              <w:rPr>
                <w:rFonts w:asciiTheme="minorHAnsi" w:eastAsia="Times New Roman" w:hAnsiTheme="minorHAnsi" w:cstheme="minorHAnsi"/>
                <w:sz w:val="18"/>
                <w:szCs w:val="20"/>
              </w:rPr>
              <w:t>al reference values from C06</w:t>
            </w:r>
            <w:r w:rsidRPr="005828AE">
              <w:rPr>
                <w:rFonts w:asciiTheme="minorHAnsi" w:eastAsia="Times New Roman" w:hAnsiTheme="minorHAnsi" w:cstheme="minorHAnsi"/>
                <w:sz w:val="18"/>
                <w:szCs w:val="20"/>
              </w:rPr>
              <w:t xml:space="preserve">. NA is allowed only if Water Heater Type = Consumer Instantaneous or </w:t>
            </w:r>
            <w:r w:rsidR="00D454CC" w:rsidRPr="005828AE">
              <w:rPr>
                <w:rFonts w:asciiTheme="minorHAnsi" w:eastAsia="Times New Roman" w:hAnsiTheme="minorHAnsi" w:cstheme="minorHAnsi"/>
                <w:sz w:val="18"/>
                <w:szCs w:val="20"/>
              </w:rPr>
              <w:t>Commercial</w:t>
            </w:r>
            <w:r w:rsidRPr="005828AE">
              <w:rPr>
                <w:rFonts w:asciiTheme="minorHAnsi" w:eastAsia="Times New Roman" w:hAnsiTheme="minorHAnsi" w:cstheme="minorHAnsi"/>
                <w:sz w:val="18"/>
                <w:szCs w:val="20"/>
              </w:rPr>
              <w:t xml:space="preserve"> Instantaneous&gt;&gt;</w:t>
            </w:r>
          </w:p>
        </w:tc>
        <w:tc>
          <w:tcPr>
            <w:tcW w:w="1351" w:type="dxa"/>
            <w:tcBorders>
              <w:top w:val="single" w:sz="4" w:space="0" w:color="auto"/>
              <w:left w:val="single" w:sz="4" w:space="0" w:color="auto"/>
              <w:bottom w:val="single" w:sz="4" w:space="0" w:color="auto"/>
              <w:right w:val="single" w:sz="4" w:space="0" w:color="auto"/>
            </w:tcBorders>
          </w:tcPr>
          <w:p w14:paraId="4F4EB927" w14:textId="090DD90D" w:rsidR="003711F3" w:rsidRPr="005828AE" w:rsidRDefault="003711F3" w:rsidP="00A13D81">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&lt;&lt;</w:t>
            </w:r>
            <w:r w:rsidR="00450432">
              <w:rPr>
                <w:rFonts w:asciiTheme="minorHAnsi" w:eastAsia="Times New Roman" w:hAnsiTheme="minorHAnsi" w:cstheme="minorHAnsi"/>
                <w:sz w:val="18"/>
                <w:szCs w:val="20"/>
              </w:rPr>
              <w:t>Reference value from C07</w:t>
            </w:r>
            <w:r w:rsidRPr="005828AE">
              <w:rPr>
                <w:rFonts w:asciiTheme="minorHAnsi" w:eastAsia="Times New Roman" w:hAnsiTheme="minorHAnsi" w:cstheme="minorHAnsi"/>
                <w:sz w:val="18"/>
                <w:szCs w:val="20"/>
              </w:rPr>
              <w:t xml:space="preserve">. Value may be NA if </w:t>
            </w:r>
            <w:del w:id="1524" w:author="Tam, Danny@Energy" w:date="2022-02-28T13:20:00Z">
              <w:r w:rsidRPr="005828AE" w:rsidDel="00DA58BF">
                <w:rPr>
                  <w:rFonts w:asciiTheme="minorHAnsi" w:eastAsia="Times New Roman" w:hAnsiTheme="minorHAnsi" w:cstheme="minorHAnsi"/>
                  <w:sz w:val="18"/>
                  <w:szCs w:val="20"/>
                </w:rPr>
                <w:delText>CF1R</w:delText>
              </w:r>
            </w:del>
            <w:ins w:id="1525" w:author="Tam, Danny@Energy" w:date="2022-02-28T13:20:00Z">
              <w:r w:rsidR="00DA58BF">
                <w:rPr>
                  <w:rFonts w:asciiTheme="minorHAnsi" w:eastAsia="Times New Roman" w:hAnsiTheme="minorHAnsi" w:cstheme="minorHAnsi"/>
                  <w:sz w:val="18"/>
                  <w:szCs w:val="20"/>
                </w:rPr>
                <w:t>LMCC</w:t>
              </w:r>
            </w:ins>
            <w:r w:rsidRPr="005828AE">
              <w:rPr>
                <w:rFonts w:asciiTheme="minorHAnsi" w:eastAsia="Times New Roman" w:hAnsiTheme="minorHAnsi" w:cstheme="minorHAnsi"/>
                <w:sz w:val="18"/>
                <w:szCs w:val="20"/>
              </w:rPr>
              <w:t xml:space="preserve"> value is NA &gt;&gt;</w:t>
            </w:r>
          </w:p>
        </w:tc>
      </w:tr>
      <w:tr w:rsidR="003711F3" w:rsidRPr="009E01FE" w14:paraId="2D2B537D" w14:textId="77777777" w:rsidTr="005E6839">
        <w:trPr>
          <w:trHeight w:val="144"/>
        </w:trPr>
        <w:tc>
          <w:tcPr>
            <w:tcW w:w="1466" w:type="dxa"/>
            <w:tcBorders>
              <w:top w:val="single" w:sz="4" w:space="0" w:color="auto"/>
              <w:left w:val="single" w:sz="4" w:space="0" w:color="auto"/>
              <w:bottom w:val="single" w:sz="4" w:space="0" w:color="auto"/>
              <w:right w:val="single" w:sz="4" w:space="0" w:color="auto"/>
            </w:tcBorders>
            <w:vAlign w:val="center"/>
          </w:tcPr>
          <w:p w14:paraId="24290C90" w14:textId="77777777" w:rsidR="003711F3" w:rsidRPr="005828AE"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229" w:type="dxa"/>
            <w:tcBorders>
              <w:top w:val="single" w:sz="4" w:space="0" w:color="auto"/>
              <w:left w:val="single" w:sz="4" w:space="0" w:color="auto"/>
              <w:bottom w:val="single" w:sz="4" w:space="0" w:color="auto"/>
              <w:right w:val="single" w:sz="4" w:space="0" w:color="auto"/>
            </w:tcBorders>
            <w:vAlign w:val="center"/>
          </w:tcPr>
          <w:p w14:paraId="55D3A510" w14:textId="732B43D3" w:rsidR="003711F3" w:rsidRPr="005828AE"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710" w:type="dxa"/>
            <w:tcBorders>
              <w:top w:val="single" w:sz="4" w:space="0" w:color="auto"/>
              <w:left w:val="single" w:sz="4" w:space="0" w:color="auto"/>
              <w:bottom w:val="single" w:sz="4" w:space="0" w:color="auto"/>
              <w:right w:val="single" w:sz="4" w:space="0" w:color="auto"/>
            </w:tcBorders>
            <w:vAlign w:val="center"/>
          </w:tcPr>
          <w:p w14:paraId="33702BDB" w14:textId="571A97F8" w:rsidR="003711F3" w:rsidRPr="005828AE"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724" w:type="dxa"/>
            <w:tcBorders>
              <w:top w:val="single" w:sz="4" w:space="0" w:color="auto"/>
              <w:left w:val="single" w:sz="4" w:space="0" w:color="auto"/>
              <w:bottom w:val="single" w:sz="4" w:space="0" w:color="auto"/>
              <w:right w:val="single" w:sz="4" w:space="0" w:color="auto"/>
            </w:tcBorders>
            <w:vAlign w:val="center"/>
          </w:tcPr>
          <w:p w14:paraId="714F509D" w14:textId="066996E4" w:rsidR="003711F3" w:rsidRPr="005828AE"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554" w:type="dxa"/>
            <w:tcBorders>
              <w:top w:val="single" w:sz="4" w:space="0" w:color="auto"/>
              <w:left w:val="single" w:sz="4" w:space="0" w:color="auto"/>
              <w:bottom w:val="single" w:sz="4" w:space="0" w:color="auto"/>
              <w:right w:val="single" w:sz="4" w:space="0" w:color="auto"/>
            </w:tcBorders>
            <w:vAlign w:val="center"/>
          </w:tcPr>
          <w:p w14:paraId="0AD491FF" w14:textId="0070EDB2" w:rsidR="003711F3" w:rsidRPr="005828AE"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760" w:type="dxa"/>
            <w:tcBorders>
              <w:top w:val="single" w:sz="4" w:space="0" w:color="auto"/>
              <w:left w:val="single" w:sz="4" w:space="0" w:color="auto"/>
              <w:bottom w:val="single" w:sz="4" w:space="0" w:color="auto"/>
              <w:right w:val="single" w:sz="4" w:space="0" w:color="auto"/>
            </w:tcBorders>
          </w:tcPr>
          <w:p w14:paraId="00C9BD5F" w14:textId="77777777" w:rsidR="003711F3" w:rsidRPr="00520874"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351" w:type="dxa"/>
            <w:tcBorders>
              <w:top w:val="single" w:sz="4" w:space="0" w:color="auto"/>
              <w:left w:val="single" w:sz="4" w:space="0" w:color="auto"/>
              <w:bottom w:val="single" w:sz="4" w:space="0" w:color="auto"/>
              <w:right w:val="single" w:sz="4" w:space="0" w:color="auto"/>
            </w:tcBorders>
            <w:vAlign w:val="center"/>
          </w:tcPr>
          <w:p w14:paraId="2AAC404B" w14:textId="12451F2D" w:rsidR="003711F3" w:rsidRPr="005828AE"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722EBEDE" w14:textId="77777777" w:rsidR="00AF2F78" w:rsidRPr="005828AE" w:rsidRDefault="00AF2F78" w:rsidP="00AF2F78">
      <w:pPr>
        <w:spacing w:after="0" w:line="240" w:lineRule="auto"/>
        <w:rPr>
          <w:rFonts w:asciiTheme="minorHAnsi" w:hAnsiTheme="minorHAnsi" w:cstheme="minorHAnsi"/>
          <w:sz w:val="20"/>
          <w:szCs w:val="20"/>
        </w:rPr>
      </w:pPr>
    </w:p>
    <w:tbl>
      <w:tblPr>
        <w:tblW w:w="5005" w:type="pct"/>
        <w:tblInd w:w="-5" w:type="dxa"/>
        <w:tblBorders>
          <w:top w:val="single" w:sz="6"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3780"/>
        <w:gridCol w:w="2970"/>
        <w:gridCol w:w="4051"/>
      </w:tblGrid>
      <w:tr w:rsidR="00011F4C" w:rsidRPr="009E01FE" w14:paraId="34DC4595" w14:textId="77777777" w:rsidTr="005828AE">
        <w:trPr>
          <w:trHeight w:val="144"/>
        </w:trPr>
        <w:tc>
          <w:tcPr>
            <w:tcW w:w="10801" w:type="dxa"/>
            <w:gridSpan w:val="3"/>
            <w:tcBorders>
              <w:top w:val="single" w:sz="4" w:space="0" w:color="auto"/>
              <w:bottom w:val="single" w:sz="4" w:space="0" w:color="auto"/>
            </w:tcBorders>
            <w:vAlign w:val="center"/>
          </w:tcPr>
          <w:p w14:paraId="09405E41" w14:textId="0AD96122" w:rsidR="00011F4C" w:rsidRDefault="002C4A59" w:rsidP="00F43FA8">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Pr>
                <w:rFonts w:asciiTheme="minorHAnsi" w:hAnsiTheme="minorHAnsi" w:cstheme="minorHAnsi"/>
                <w:b/>
                <w:sz w:val="20"/>
                <w:szCs w:val="20"/>
              </w:rPr>
              <w:lastRenderedPageBreak/>
              <w:t>E</w:t>
            </w:r>
            <w:r w:rsidR="00011F4C" w:rsidRPr="00B33DFF">
              <w:rPr>
                <w:rFonts w:asciiTheme="minorHAnsi" w:hAnsiTheme="minorHAnsi" w:cstheme="minorHAnsi"/>
                <w:b/>
                <w:sz w:val="20"/>
                <w:szCs w:val="20"/>
              </w:rPr>
              <w:t>. Installed Water Heater Manufacturer Information</w:t>
            </w:r>
          </w:p>
          <w:p w14:paraId="6EF7D611" w14:textId="78381D39" w:rsidR="002C4A59" w:rsidRPr="005828AE" w:rsidRDefault="00DD574D" w:rsidP="00E15012">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Pr>
                <w:rFonts w:asciiTheme="minorHAnsi" w:eastAsia="Times New Roman" w:hAnsiTheme="minorHAnsi" w:cstheme="minorHAnsi"/>
                <w:sz w:val="20"/>
                <w:szCs w:val="20"/>
              </w:rPr>
              <w:t xml:space="preserve">&lt;&lt;require one row of data for each water heater identified in Section </w:t>
            </w:r>
            <w:ins w:id="1526" w:author="Alhabibi, Haider@Energy" w:date="2021-12-17T09:34:00Z">
              <w:del w:id="1527" w:author="Diane Pepetone" w:date="2022-01-13T20:04:00Z">
                <w:r w:rsidR="002B3278" w:rsidDel="005913F4">
                  <w:rPr>
                    <w:rFonts w:asciiTheme="minorHAnsi" w:eastAsia="Times New Roman" w:hAnsiTheme="minorHAnsi" w:cstheme="minorHAnsi"/>
                    <w:sz w:val="20"/>
                    <w:szCs w:val="20"/>
                  </w:rPr>
                  <w:delText>E</w:delText>
                </w:r>
              </w:del>
            </w:ins>
            <w:ins w:id="1528" w:author="Diane Pepetone" w:date="2022-01-13T20:04:00Z">
              <w:r w:rsidR="005913F4">
                <w:rPr>
                  <w:rFonts w:asciiTheme="minorHAnsi" w:eastAsia="Times New Roman" w:hAnsiTheme="minorHAnsi" w:cstheme="minorHAnsi"/>
                  <w:sz w:val="20"/>
                  <w:szCs w:val="20"/>
                </w:rPr>
                <w:t>C</w:t>
              </w:r>
            </w:ins>
            <w:del w:id="1529" w:author="Alhabibi, Haider@Energy" w:date="2021-12-17T09:34:00Z">
              <w:r w:rsidDel="002B3278">
                <w:rPr>
                  <w:rFonts w:asciiTheme="minorHAnsi" w:eastAsia="Times New Roman" w:hAnsiTheme="minorHAnsi" w:cstheme="minorHAnsi"/>
                  <w:sz w:val="20"/>
                  <w:szCs w:val="20"/>
                </w:rPr>
                <w:delText>B</w:delText>
              </w:r>
            </w:del>
            <w:ins w:id="1530" w:author="Markstrum, Alexis@Energy" w:date="2021-10-20T11:44:00Z">
              <w:del w:id="1531" w:author="Alhabibi, Haider@Energy" w:date="2021-12-17T09:34:00Z">
                <w:r w:rsidR="00500F93" w:rsidDel="002B3278">
                  <w:rPr>
                    <w:rFonts w:asciiTheme="minorHAnsi" w:eastAsia="Times New Roman" w:hAnsiTheme="minorHAnsi" w:cstheme="minorHAnsi"/>
                    <w:sz w:val="20"/>
                    <w:szCs w:val="20"/>
                  </w:rPr>
                  <w:delText>, else if no Section B, then display the “se</w:delText>
                </w:r>
              </w:del>
            </w:ins>
            <w:ins w:id="1532" w:author="Markstrum, Alexis@Energy" w:date="2021-10-20T11:45:00Z">
              <w:del w:id="1533" w:author="Alhabibi, Haider@Energy" w:date="2021-12-17T09:34:00Z">
                <w:r w:rsidR="00500F93" w:rsidDel="002B3278">
                  <w:rPr>
                    <w:rFonts w:asciiTheme="minorHAnsi" w:eastAsia="Times New Roman" w:hAnsiTheme="minorHAnsi" w:cstheme="minorHAnsi"/>
                    <w:sz w:val="20"/>
                    <w:szCs w:val="20"/>
                  </w:rPr>
                  <w:delText>ction does not apply” message</w:delText>
                </w:r>
              </w:del>
            </w:ins>
            <w:r>
              <w:rPr>
                <w:rFonts w:asciiTheme="minorHAnsi" w:eastAsia="Times New Roman" w:hAnsiTheme="minorHAnsi" w:cstheme="minorHAnsi"/>
                <w:sz w:val="20"/>
                <w:szCs w:val="20"/>
              </w:rPr>
              <w:t>.&gt;&gt;</w:t>
            </w:r>
          </w:p>
        </w:tc>
      </w:tr>
      <w:tr w:rsidR="00011F4C" w:rsidRPr="009E01FE" w14:paraId="59D092F0" w14:textId="77777777" w:rsidTr="007F2E91">
        <w:trPr>
          <w:trHeight w:val="144"/>
        </w:trPr>
        <w:tc>
          <w:tcPr>
            <w:tcW w:w="3780" w:type="dxa"/>
            <w:tcBorders>
              <w:top w:val="single" w:sz="4" w:space="0" w:color="auto"/>
              <w:bottom w:val="single" w:sz="4" w:space="0" w:color="auto"/>
              <w:right w:val="single" w:sz="4" w:space="0" w:color="auto"/>
            </w:tcBorders>
            <w:vAlign w:val="center"/>
          </w:tcPr>
          <w:p w14:paraId="01664544" w14:textId="77777777" w:rsidR="00011F4C" w:rsidRPr="005828AE" w:rsidRDefault="00011F4C" w:rsidP="00F43FA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01</w:t>
            </w:r>
          </w:p>
        </w:tc>
        <w:tc>
          <w:tcPr>
            <w:tcW w:w="2970" w:type="dxa"/>
            <w:tcBorders>
              <w:top w:val="single" w:sz="4" w:space="0" w:color="auto"/>
              <w:left w:val="single" w:sz="4" w:space="0" w:color="auto"/>
              <w:bottom w:val="single" w:sz="4" w:space="0" w:color="auto"/>
              <w:right w:val="single" w:sz="4" w:space="0" w:color="auto"/>
            </w:tcBorders>
            <w:vAlign w:val="center"/>
          </w:tcPr>
          <w:p w14:paraId="4B7BF6E7" w14:textId="77777777" w:rsidR="00011F4C" w:rsidRPr="005828AE" w:rsidRDefault="00011F4C" w:rsidP="00F43FA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02</w:t>
            </w:r>
          </w:p>
        </w:tc>
        <w:tc>
          <w:tcPr>
            <w:tcW w:w="4051" w:type="dxa"/>
            <w:tcBorders>
              <w:top w:val="single" w:sz="4" w:space="0" w:color="auto"/>
              <w:left w:val="single" w:sz="4" w:space="0" w:color="auto"/>
              <w:bottom w:val="single" w:sz="4" w:space="0" w:color="auto"/>
            </w:tcBorders>
            <w:vAlign w:val="center"/>
          </w:tcPr>
          <w:p w14:paraId="6DBBD468" w14:textId="77777777" w:rsidR="00011F4C" w:rsidRPr="005828AE" w:rsidRDefault="00011F4C" w:rsidP="00F43FA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03</w:t>
            </w:r>
          </w:p>
        </w:tc>
      </w:tr>
      <w:tr w:rsidR="00011F4C" w:rsidRPr="009E01FE" w14:paraId="5353A4F3" w14:textId="77777777" w:rsidTr="007F2E91">
        <w:trPr>
          <w:trHeight w:val="144"/>
        </w:trPr>
        <w:tc>
          <w:tcPr>
            <w:tcW w:w="3780" w:type="dxa"/>
            <w:tcBorders>
              <w:top w:val="single" w:sz="4" w:space="0" w:color="auto"/>
              <w:bottom w:val="single" w:sz="4" w:space="0" w:color="auto"/>
              <w:right w:val="single" w:sz="4" w:space="0" w:color="auto"/>
            </w:tcBorders>
            <w:vAlign w:val="bottom"/>
          </w:tcPr>
          <w:p w14:paraId="31A1F674" w14:textId="77777777" w:rsidR="00011F4C" w:rsidRPr="005828AE" w:rsidRDefault="00011F4C" w:rsidP="00F43FA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Water Heating System ID or Name</w:t>
            </w:r>
          </w:p>
        </w:tc>
        <w:tc>
          <w:tcPr>
            <w:tcW w:w="2970" w:type="dxa"/>
            <w:tcBorders>
              <w:top w:val="single" w:sz="4" w:space="0" w:color="auto"/>
              <w:left w:val="single" w:sz="4" w:space="0" w:color="auto"/>
              <w:bottom w:val="single" w:sz="4" w:space="0" w:color="auto"/>
              <w:right w:val="single" w:sz="4" w:space="0" w:color="auto"/>
            </w:tcBorders>
            <w:vAlign w:val="bottom"/>
          </w:tcPr>
          <w:p w14:paraId="2D787DE2" w14:textId="77777777" w:rsidR="00011F4C" w:rsidRPr="005828AE" w:rsidRDefault="00011F4C" w:rsidP="00F43FA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Manufacturer</w:t>
            </w:r>
          </w:p>
        </w:tc>
        <w:tc>
          <w:tcPr>
            <w:tcW w:w="4051" w:type="dxa"/>
            <w:tcBorders>
              <w:top w:val="single" w:sz="4" w:space="0" w:color="auto"/>
              <w:left w:val="single" w:sz="4" w:space="0" w:color="auto"/>
              <w:bottom w:val="single" w:sz="4" w:space="0" w:color="auto"/>
            </w:tcBorders>
            <w:vAlign w:val="bottom"/>
          </w:tcPr>
          <w:p w14:paraId="0282145B" w14:textId="77777777" w:rsidR="00011F4C" w:rsidRPr="005828AE" w:rsidRDefault="00011F4C" w:rsidP="00F43FA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Model Number</w:t>
            </w:r>
          </w:p>
        </w:tc>
      </w:tr>
      <w:tr w:rsidR="00011F4C" w:rsidRPr="009E01FE" w14:paraId="10288446" w14:textId="77777777" w:rsidTr="007F2E91">
        <w:trPr>
          <w:trHeight w:val="144"/>
        </w:trPr>
        <w:tc>
          <w:tcPr>
            <w:tcW w:w="3780" w:type="dxa"/>
            <w:tcBorders>
              <w:top w:val="single" w:sz="4" w:space="0" w:color="auto"/>
              <w:bottom w:val="single" w:sz="4" w:space="0" w:color="auto"/>
              <w:right w:val="single" w:sz="4" w:space="0" w:color="auto"/>
            </w:tcBorders>
            <w:vAlign w:val="bottom"/>
          </w:tcPr>
          <w:p w14:paraId="4AEBD978" w14:textId="0680CCB3" w:rsidR="00011F4C" w:rsidRPr="005828AE" w:rsidRDefault="00D454CC" w:rsidP="00F9082D">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xml:space="preserve">&lt;&lt;Reference value from </w:t>
            </w:r>
            <w:del w:id="1534" w:author="Markstrum, Alexis@Energy" w:date="2021-10-20T11:50:00Z">
              <w:r w:rsidRPr="005828AE" w:rsidDel="002829FB">
                <w:rPr>
                  <w:rFonts w:asciiTheme="minorHAnsi" w:eastAsia="Times New Roman" w:hAnsiTheme="minorHAnsi" w:cstheme="minorHAnsi"/>
                  <w:sz w:val="18"/>
                  <w:szCs w:val="20"/>
                </w:rPr>
                <w:delText>A</w:delText>
              </w:r>
            </w:del>
            <w:ins w:id="1535" w:author="Markstrum, Alexis@Energy" w:date="2021-10-20T11:50:00Z">
              <w:r w:rsidR="002829FB">
                <w:rPr>
                  <w:rFonts w:asciiTheme="minorHAnsi" w:eastAsia="Times New Roman" w:hAnsiTheme="minorHAnsi" w:cstheme="minorHAnsi"/>
                  <w:sz w:val="18"/>
                  <w:szCs w:val="20"/>
                </w:rPr>
                <w:t>B</w:t>
              </w:r>
            </w:ins>
            <w:r w:rsidRPr="005828AE">
              <w:rPr>
                <w:rFonts w:asciiTheme="minorHAnsi" w:eastAsia="Times New Roman" w:hAnsiTheme="minorHAnsi" w:cstheme="minorHAnsi"/>
                <w:sz w:val="18"/>
                <w:szCs w:val="20"/>
              </w:rPr>
              <w:t>0</w:t>
            </w:r>
            <w:r w:rsidR="00F53007">
              <w:rPr>
                <w:rFonts w:asciiTheme="minorHAnsi" w:eastAsia="Times New Roman" w:hAnsiTheme="minorHAnsi" w:cstheme="minorHAnsi"/>
                <w:sz w:val="18"/>
                <w:szCs w:val="20"/>
              </w:rPr>
              <w:t>2</w:t>
            </w:r>
            <w:ins w:id="1536" w:author="Diane Pepetone" w:date="2022-01-13T20:05:00Z">
              <w:r w:rsidR="005913F4">
                <w:rPr>
                  <w:rFonts w:asciiTheme="minorHAnsi" w:eastAsia="Times New Roman" w:hAnsiTheme="minorHAnsi" w:cstheme="minorHAnsi"/>
                  <w:sz w:val="18"/>
                  <w:szCs w:val="20"/>
                </w:rPr>
                <w:t xml:space="preserve"> or B2-02</w:t>
              </w:r>
            </w:ins>
            <w:r w:rsidRPr="005828AE">
              <w:rPr>
                <w:rFonts w:asciiTheme="minorHAnsi" w:eastAsia="Times New Roman" w:hAnsiTheme="minorHAnsi" w:cstheme="minorHAnsi"/>
                <w:sz w:val="18"/>
                <w:szCs w:val="20"/>
              </w:rPr>
              <w:t>&gt;&gt;</w:t>
            </w:r>
          </w:p>
        </w:tc>
        <w:tc>
          <w:tcPr>
            <w:tcW w:w="2970" w:type="dxa"/>
            <w:tcBorders>
              <w:top w:val="single" w:sz="4" w:space="0" w:color="auto"/>
              <w:left w:val="single" w:sz="4" w:space="0" w:color="auto"/>
              <w:bottom w:val="single" w:sz="4" w:space="0" w:color="auto"/>
              <w:right w:val="single" w:sz="4" w:space="0" w:color="auto"/>
            </w:tcBorders>
          </w:tcPr>
          <w:p w14:paraId="55029D3F" w14:textId="77777777" w:rsidR="00011F4C" w:rsidRPr="005828AE" w:rsidRDefault="00011F4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&lt;&lt;User input&gt;&gt;</w:t>
            </w:r>
          </w:p>
        </w:tc>
        <w:tc>
          <w:tcPr>
            <w:tcW w:w="4051" w:type="dxa"/>
            <w:tcBorders>
              <w:top w:val="single" w:sz="4" w:space="0" w:color="auto"/>
              <w:left w:val="single" w:sz="4" w:space="0" w:color="auto"/>
              <w:bottom w:val="single" w:sz="4" w:space="0" w:color="auto"/>
            </w:tcBorders>
            <w:shd w:val="clear" w:color="auto" w:fill="FFFFFF" w:themeFill="background1"/>
          </w:tcPr>
          <w:p w14:paraId="60574CC1" w14:textId="77777777" w:rsidR="00011F4C" w:rsidRPr="005828AE" w:rsidRDefault="00011F4C" w:rsidP="00F43FA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&lt;&lt;User input&gt;&gt;</w:t>
            </w:r>
          </w:p>
        </w:tc>
      </w:tr>
      <w:tr w:rsidR="00011F4C" w:rsidRPr="009E01FE" w14:paraId="04F9A1DA" w14:textId="77777777" w:rsidTr="007F2E91">
        <w:trPr>
          <w:trHeight w:val="144"/>
        </w:trPr>
        <w:tc>
          <w:tcPr>
            <w:tcW w:w="3780" w:type="dxa"/>
            <w:tcBorders>
              <w:top w:val="single" w:sz="4" w:space="0" w:color="auto"/>
              <w:bottom w:val="single" w:sz="4" w:space="0" w:color="auto"/>
              <w:right w:val="single" w:sz="4" w:space="0" w:color="auto"/>
            </w:tcBorders>
            <w:vAlign w:val="bottom"/>
          </w:tcPr>
          <w:p w14:paraId="7D672414" w14:textId="77777777" w:rsidR="00011F4C" w:rsidRPr="005828AE" w:rsidRDefault="00011F4C" w:rsidP="00F43FA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2970" w:type="dxa"/>
            <w:tcBorders>
              <w:top w:val="single" w:sz="4" w:space="0" w:color="auto"/>
              <w:left w:val="single" w:sz="4" w:space="0" w:color="auto"/>
              <w:bottom w:val="single" w:sz="4" w:space="0" w:color="auto"/>
              <w:right w:val="single" w:sz="4" w:space="0" w:color="auto"/>
            </w:tcBorders>
            <w:vAlign w:val="bottom"/>
          </w:tcPr>
          <w:p w14:paraId="78E00B5F" w14:textId="77777777" w:rsidR="00011F4C" w:rsidRPr="005828AE" w:rsidRDefault="00011F4C" w:rsidP="00F43FA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051" w:type="dxa"/>
            <w:tcBorders>
              <w:top w:val="single" w:sz="4" w:space="0" w:color="auto"/>
              <w:left w:val="single" w:sz="4" w:space="0" w:color="auto"/>
              <w:bottom w:val="single" w:sz="4" w:space="0" w:color="auto"/>
            </w:tcBorders>
          </w:tcPr>
          <w:p w14:paraId="4621424F" w14:textId="77777777" w:rsidR="00011F4C" w:rsidRPr="005828AE" w:rsidRDefault="00011F4C" w:rsidP="00F43FA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08FB5CC7" w14:textId="4A97378C" w:rsidR="00AF2F78" w:rsidRDefault="00AF2F78" w:rsidP="00AF2F78">
      <w:pPr>
        <w:spacing w:after="0" w:line="240" w:lineRule="auto"/>
        <w:rPr>
          <w:rFonts w:asciiTheme="minorHAnsi" w:hAnsiTheme="minorHAnsi" w:cstheme="minorHAnsi"/>
          <w:sz w:val="20"/>
          <w:szCs w:val="20"/>
        </w:rPr>
      </w:pPr>
    </w:p>
    <w:tbl>
      <w:tblPr>
        <w:tblpPr w:leftFromText="180" w:rightFromText="180" w:vertAnchor="text" w:tblpY="1"/>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23"/>
        <w:gridCol w:w="10167"/>
        <w:tblGridChange w:id="1537">
          <w:tblGrid>
            <w:gridCol w:w="623"/>
            <w:gridCol w:w="10167"/>
          </w:tblGrid>
        </w:tblGridChange>
      </w:tblGrid>
      <w:tr w:rsidR="007667EA" w:rsidRPr="009E01FE" w14:paraId="2E933D72" w14:textId="77777777" w:rsidTr="008B40BE">
        <w:trPr>
          <w:trHeight w:val="144"/>
        </w:trPr>
        <w:tc>
          <w:tcPr>
            <w:tcW w:w="10790" w:type="dxa"/>
            <w:gridSpan w:val="2"/>
            <w:tcBorders>
              <w:top w:val="single" w:sz="4" w:space="0" w:color="auto"/>
              <w:left w:val="single" w:sz="4" w:space="0" w:color="auto"/>
              <w:bottom w:val="single" w:sz="4" w:space="0" w:color="auto"/>
              <w:right w:val="single" w:sz="4" w:space="0" w:color="auto"/>
            </w:tcBorders>
          </w:tcPr>
          <w:p w14:paraId="3C1BC968" w14:textId="77777777" w:rsidR="00B46C51" w:rsidRDefault="007667EA" w:rsidP="00F414AD">
            <w:pPr>
              <w:keepNext/>
              <w:spacing w:after="0" w:line="240" w:lineRule="auto"/>
              <w:rPr>
                <w:ins w:id="1538" w:author="Alhabibi, Haider@Energy" w:date="2022-03-11T17:52:00Z"/>
                <w:rFonts w:asciiTheme="minorHAnsi" w:eastAsiaTheme="minorEastAsia" w:hAnsiTheme="minorHAnsi" w:cstheme="minorHAnsi"/>
                <w:b/>
                <w:sz w:val="20"/>
                <w:szCs w:val="20"/>
              </w:rPr>
            </w:pPr>
            <w:r>
              <w:rPr>
                <w:rFonts w:asciiTheme="minorHAnsi" w:eastAsiaTheme="minorEastAsia" w:hAnsiTheme="minorHAnsi" w:cstheme="minorHAnsi"/>
                <w:b/>
                <w:sz w:val="20"/>
                <w:szCs w:val="20"/>
              </w:rPr>
              <w:t>F</w:t>
            </w:r>
            <w:r w:rsidRPr="00136321">
              <w:rPr>
                <w:rFonts w:asciiTheme="minorHAnsi" w:eastAsiaTheme="minorEastAsia" w:hAnsiTheme="minorHAnsi" w:cstheme="minorHAnsi"/>
                <w:b/>
                <w:sz w:val="20"/>
                <w:szCs w:val="20"/>
              </w:rPr>
              <w:t xml:space="preserve">. </w:t>
            </w:r>
            <w:r w:rsidRPr="00F43FA8">
              <w:rPr>
                <w:rFonts w:asciiTheme="minorHAnsi" w:eastAsiaTheme="minorEastAsia" w:hAnsiTheme="minorHAnsi" w:cstheme="minorHAnsi"/>
                <w:b/>
                <w:sz w:val="20"/>
                <w:szCs w:val="20"/>
              </w:rPr>
              <w:t xml:space="preserve">Mandatory Measures for </w:t>
            </w:r>
            <w:r>
              <w:rPr>
                <w:rFonts w:asciiTheme="minorHAnsi" w:eastAsiaTheme="minorEastAsia" w:hAnsiTheme="minorHAnsi" w:cstheme="minorHAnsi"/>
                <w:b/>
                <w:sz w:val="20"/>
                <w:szCs w:val="20"/>
              </w:rPr>
              <w:t>all Domestic Hot Water Distribution Systems</w:t>
            </w:r>
          </w:p>
          <w:p w14:paraId="6541F650" w14:textId="4C60D57B" w:rsidR="007667EA" w:rsidRPr="00F43FA8" w:rsidRDefault="007667EA" w:rsidP="00F414AD">
            <w:pPr>
              <w:keepNext/>
              <w:spacing w:after="0" w:line="240" w:lineRule="auto"/>
              <w:rPr>
                <w:rFonts w:asciiTheme="minorHAnsi" w:eastAsiaTheme="minorEastAsia" w:hAnsiTheme="minorHAnsi" w:cstheme="minorHAnsi"/>
                <w:sz w:val="20"/>
                <w:szCs w:val="20"/>
              </w:rPr>
            </w:pPr>
            <w:r w:rsidRPr="00F43FA8">
              <w:rPr>
                <w:rFonts w:asciiTheme="minorHAnsi" w:eastAsiaTheme="minorEastAsia" w:hAnsiTheme="minorHAnsi" w:cstheme="minorHAnsi"/>
                <w:b/>
                <w:sz w:val="20"/>
                <w:szCs w:val="20"/>
              </w:rPr>
              <w:t xml:space="preserve"> </w:t>
            </w:r>
            <w:ins w:id="1539" w:author="Alhabibi, Haider@Energy" w:date="2022-03-11T17:52:00Z">
              <w:r w:rsidR="00B46C51">
                <w:rPr>
                  <w:sz w:val="18"/>
                  <w:szCs w:val="18"/>
                </w:rPr>
                <w:t>&lt;&lt;Static Text - see the top&gt;&gt;</w:t>
              </w:r>
            </w:ins>
          </w:p>
        </w:tc>
      </w:tr>
      <w:tr w:rsidR="007667EA" w:rsidRPr="009E01FE" w:rsidDel="00B46C51" w14:paraId="26C2733B" w14:textId="6B5A77FC" w:rsidTr="008B40BE">
        <w:trPr>
          <w:trHeight w:val="144"/>
          <w:tblHeader/>
          <w:del w:id="1540" w:author="Alhabibi, Haider@Energy" w:date="2022-03-11T17:52:00Z"/>
        </w:trPr>
        <w:tc>
          <w:tcPr>
            <w:tcW w:w="623" w:type="dxa"/>
            <w:vAlign w:val="center"/>
          </w:tcPr>
          <w:p w14:paraId="61A904D8" w14:textId="3B329A24" w:rsidR="007667EA" w:rsidRPr="00542719" w:rsidDel="00B46C51" w:rsidRDefault="007667EA" w:rsidP="00F414A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del w:id="1541" w:author="Alhabibi, Haider@Energy" w:date="2022-03-11T17:52:00Z"/>
                <w:rFonts w:asciiTheme="minorHAnsi" w:eastAsiaTheme="minorEastAsia" w:hAnsiTheme="minorHAnsi" w:cstheme="minorHAnsi"/>
                <w:sz w:val="18"/>
                <w:szCs w:val="20"/>
              </w:rPr>
            </w:pPr>
            <w:del w:id="1542" w:author="Alhabibi, Haider@Energy" w:date="2022-03-11T17:52:00Z">
              <w:r w:rsidRPr="00542719" w:rsidDel="00B46C51">
                <w:rPr>
                  <w:rFonts w:asciiTheme="minorHAnsi" w:eastAsiaTheme="minorEastAsia" w:hAnsiTheme="minorHAnsi" w:cstheme="minorHAnsi"/>
                  <w:sz w:val="18"/>
                  <w:szCs w:val="20"/>
                </w:rPr>
                <w:delText>01</w:delText>
              </w:r>
            </w:del>
          </w:p>
        </w:tc>
        <w:tc>
          <w:tcPr>
            <w:tcW w:w="10167" w:type="dxa"/>
            <w:vAlign w:val="center"/>
          </w:tcPr>
          <w:p w14:paraId="2C2BC8C8" w14:textId="47F70A7F" w:rsidR="007667EA" w:rsidRPr="00542719" w:rsidDel="00B46C51" w:rsidRDefault="007667EA" w:rsidP="00F414A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del w:id="1543" w:author="Alhabibi, Haider@Energy" w:date="2022-03-11T17:52:00Z"/>
                <w:rFonts w:asciiTheme="minorHAnsi" w:eastAsiaTheme="minorEastAsia" w:hAnsiTheme="minorHAnsi" w:cstheme="minorHAnsi"/>
                <w:sz w:val="18"/>
                <w:szCs w:val="20"/>
              </w:rPr>
            </w:pPr>
            <w:del w:id="1544" w:author="Alhabibi, Haider@Energy" w:date="2022-03-11T17:52:00Z">
              <w:r w:rsidRPr="00542719" w:rsidDel="00B46C51">
                <w:rPr>
                  <w:rFonts w:asciiTheme="minorHAnsi" w:eastAsiaTheme="minorEastAsia" w:hAnsiTheme="minorHAnsi" w:cstheme="minorHAnsi"/>
                  <w:sz w:val="18"/>
                  <w:szCs w:val="20"/>
                </w:rPr>
                <w:delText>Equipment shall meet the applicable requirements of the Appliance Efficiency Regulations (Section 110.3(b)1).</w:delText>
              </w:r>
            </w:del>
          </w:p>
        </w:tc>
      </w:tr>
      <w:tr w:rsidR="007667EA" w:rsidRPr="009E01FE" w:rsidDel="00B46C51" w14:paraId="326F746A" w14:textId="3A368D61" w:rsidTr="008B40BE">
        <w:trPr>
          <w:trHeight w:val="144"/>
          <w:tblHeader/>
          <w:del w:id="1545" w:author="Alhabibi, Haider@Energy" w:date="2022-03-11T17:52:00Z"/>
        </w:trPr>
        <w:tc>
          <w:tcPr>
            <w:tcW w:w="623" w:type="dxa"/>
            <w:vAlign w:val="center"/>
          </w:tcPr>
          <w:p w14:paraId="0CCB585B" w14:textId="60D98FCE" w:rsidR="007667EA" w:rsidRPr="00542719" w:rsidDel="00B46C51" w:rsidRDefault="007667EA" w:rsidP="00F414A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del w:id="1546" w:author="Alhabibi, Haider@Energy" w:date="2022-03-11T17:52:00Z"/>
                <w:rFonts w:asciiTheme="minorHAnsi" w:eastAsiaTheme="minorEastAsia" w:hAnsiTheme="minorHAnsi" w:cstheme="minorHAnsi"/>
                <w:sz w:val="18"/>
                <w:szCs w:val="20"/>
              </w:rPr>
            </w:pPr>
            <w:del w:id="1547" w:author="Alhabibi, Haider@Energy" w:date="2022-03-11T17:52:00Z">
              <w:r w:rsidRPr="00542719" w:rsidDel="00B46C51">
                <w:rPr>
                  <w:rFonts w:asciiTheme="minorHAnsi" w:eastAsiaTheme="minorEastAsia" w:hAnsiTheme="minorHAnsi" w:cstheme="minorHAnsi"/>
                  <w:sz w:val="18"/>
                  <w:szCs w:val="20"/>
                </w:rPr>
                <w:delText>02</w:delText>
              </w:r>
            </w:del>
          </w:p>
        </w:tc>
        <w:tc>
          <w:tcPr>
            <w:tcW w:w="10167" w:type="dxa"/>
            <w:vAlign w:val="center"/>
          </w:tcPr>
          <w:p w14:paraId="70095E31" w14:textId="302C9AAC" w:rsidR="007667EA" w:rsidRPr="00542719" w:rsidDel="00B46C51" w:rsidRDefault="007667EA" w:rsidP="00F414A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del w:id="1548" w:author="Alhabibi, Haider@Energy" w:date="2022-03-11T17:52:00Z"/>
                <w:rFonts w:asciiTheme="minorHAnsi" w:eastAsiaTheme="minorEastAsia" w:hAnsiTheme="minorHAnsi" w:cstheme="minorHAnsi"/>
                <w:sz w:val="18"/>
                <w:szCs w:val="20"/>
              </w:rPr>
            </w:pPr>
            <w:del w:id="1549" w:author="Alhabibi, Haider@Energy" w:date="2022-03-11T17:52:00Z">
              <w:r w:rsidRPr="00542719" w:rsidDel="00B46C51">
                <w:rPr>
                  <w:rFonts w:asciiTheme="minorHAnsi" w:eastAsiaTheme="minorEastAsia" w:hAnsiTheme="minorHAnsi" w:cstheme="minorHAnsi"/>
                  <w:sz w:val="18"/>
                  <w:szCs w:val="20"/>
                </w:rPr>
                <w:delText xml:space="preserve">Unfired </w:delText>
              </w:r>
              <w:r w:rsidR="009116CD" w:rsidDel="00B46C51">
                <w:rPr>
                  <w:rFonts w:asciiTheme="minorHAnsi" w:eastAsiaTheme="minorEastAsia" w:hAnsiTheme="minorHAnsi" w:cstheme="minorHAnsi"/>
                  <w:sz w:val="18"/>
                  <w:szCs w:val="20"/>
                </w:rPr>
                <w:delText>s</w:delText>
              </w:r>
              <w:r w:rsidRPr="00542719" w:rsidDel="00B46C51">
                <w:rPr>
                  <w:rFonts w:asciiTheme="minorHAnsi" w:eastAsiaTheme="minorEastAsia" w:hAnsiTheme="minorHAnsi" w:cstheme="minorHAnsi"/>
                  <w:sz w:val="18"/>
                  <w:szCs w:val="20"/>
                </w:rPr>
                <w:delText xml:space="preserve">torage </w:delText>
              </w:r>
              <w:r w:rsidR="009116CD" w:rsidDel="00B46C51">
                <w:rPr>
                  <w:rFonts w:asciiTheme="minorHAnsi" w:eastAsiaTheme="minorEastAsia" w:hAnsiTheme="minorHAnsi" w:cstheme="minorHAnsi"/>
                  <w:sz w:val="18"/>
                  <w:szCs w:val="20"/>
                </w:rPr>
                <w:delText>t</w:delText>
              </w:r>
              <w:r w:rsidRPr="00542719" w:rsidDel="00B46C51">
                <w:rPr>
                  <w:rFonts w:asciiTheme="minorHAnsi" w:eastAsiaTheme="minorEastAsia" w:hAnsiTheme="minorHAnsi" w:cstheme="minorHAnsi"/>
                  <w:sz w:val="18"/>
                  <w:szCs w:val="20"/>
                </w:rPr>
                <w:delText>anks are insulated with an external R-</w:delText>
              </w:r>
            </w:del>
            <w:ins w:id="1550" w:author="Tam, Danny@Energy" w:date="2021-11-04T16:39:00Z">
              <w:del w:id="1551" w:author="Alhabibi, Haider@Energy" w:date="2022-03-11T17:52:00Z">
                <w:r w:rsidR="000172D0" w:rsidDel="00B46C51">
                  <w:rPr>
                    <w:rFonts w:asciiTheme="minorHAnsi" w:eastAsiaTheme="minorEastAsia" w:hAnsiTheme="minorHAnsi" w:cstheme="minorHAnsi"/>
                    <w:sz w:val="18"/>
                    <w:szCs w:val="20"/>
                  </w:rPr>
                  <w:delText>3.5</w:delText>
                </w:r>
              </w:del>
            </w:ins>
            <w:del w:id="1552" w:author="Alhabibi, Haider@Energy" w:date="2022-03-11T17:52:00Z">
              <w:r w:rsidRPr="00542719" w:rsidDel="00B46C51">
                <w:rPr>
                  <w:rFonts w:asciiTheme="minorHAnsi" w:eastAsiaTheme="minorEastAsia" w:hAnsiTheme="minorHAnsi" w:cstheme="minorHAnsi"/>
                  <w:sz w:val="18"/>
                  <w:szCs w:val="20"/>
                </w:rPr>
                <w:delText>12 or combination of R-16 internal and external Insulation. (Section 110.3(c)4).</w:delText>
              </w:r>
            </w:del>
          </w:p>
        </w:tc>
      </w:tr>
      <w:tr w:rsidR="007667EA" w:rsidRPr="009E01FE" w:rsidDel="00B46C51" w14:paraId="22C5896A" w14:textId="0F76A78C" w:rsidTr="008B40BE">
        <w:trPr>
          <w:trHeight w:val="144"/>
          <w:del w:id="1553" w:author="Alhabibi, Haider@Energy" w:date="2022-03-11T17:52:00Z"/>
        </w:trPr>
        <w:tc>
          <w:tcPr>
            <w:tcW w:w="623" w:type="dxa"/>
            <w:vAlign w:val="center"/>
          </w:tcPr>
          <w:p w14:paraId="78D1CEA9" w14:textId="317A6A42" w:rsidR="007667EA" w:rsidRPr="00542719" w:rsidDel="00B46C51" w:rsidRDefault="007667EA" w:rsidP="00F414AD">
            <w:pPr>
              <w:keepNext/>
              <w:spacing w:after="0" w:line="240" w:lineRule="auto"/>
              <w:jc w:val="center"/>
              <w:rPr>
                <w:del w:id="1554" w:author="Alhabibi, Haider@Energy" w:date="2022-03-11T17:52:00Z"/>
                <w:rFonts w:asciiTheme="minorHAnsi" w:eastAsiaTheme="minorEastAsia" w:hAnsiTheme="minorHAnsi" w:cstheme="minorHAnsi"/>
                <w:sz w:val="18"/>
                <w:szCs w:val="20"/>
              </w:rPr>
            </w:pPr>
            <w:del w:id="1555" w:author="Alhabibi, Haider@Energy" w:date="2022-03-11T17:52:00Z">
              <w:r w:rsidRPr="00542719" w:rsidDel="00B46C51">
                <w:rPr>
                  <w:rFonts w:asciiTheme="minorHAnsi" w:eastAsiaTheme="minorEastAsia" w:hAnsiTheme="minorHAnsi" w:cstheme="minorHAnsi"/>
                  <w:sz w:val="18"/>
                  <w:szCs w:val="20"/>
                </w:rPr>
                <w:delText>03</w:delText>
              </w:r>
            </w:del>
          </w:p>
        </w:tc>
        <w:tc>
          <w:tcPr>
            <w:tcW w:w="10167" w:type="dxa"/>
            <w:vAlign w:val="center"/>
          </w:tcPr>
          <w:p w14:paraId="23F22687" w14:textId="39BA93F8" w:rsidR="007667EA" w:rsidRPr="00542719" w:rsidDel="00B46C51" w:rsidRDefault="007667EA" w:rsidP="00F414AD">
            <w:pPr>
              <w:keepNext/>
              <w:autoSpaceDE w:val="0"/>
              <w:autoSpaceDN w:val="0"/>
              <w:adjustRightInd w:val="0"/>
              <w:spacing w:after="0" w:line="240" w:lineRule="auto"/>
              <w:rPr>
                <w:del w:id="1556" w:author="Alhabibi, Haider@Energy" w:date="2022-03-11T17:52:00Z"/>
                <w:rFonts w:asciiTheme="minorHAnsi" w:eastAsiaTheme="minorEastAsia" w:hAnsiTheme="minorHAnsi" w:cstheme="minorHAnsi"/>
                <w:b/>
                <w:bCs/>
                <w:sz w:val="18"/>
                <w:szCs w:val="20"/>
              </w:rPr>
            </w:pPr>
            <w:del w:id="1557" w:author="Alhabibi, Haider@Energy" w:date="2022-03-11T17:52:00Z">
              <w:r w:rsidRPr="00542719" w:rsidDel="00B46C51">
                <w:rPr>
                  <w:rFonts w:asciiTheme="minorHAnsi" w:eastAsiaTheme="minorEastAsia" w:hAnsiTheme="minorHAnsi" w:cstheme="minorHAnsi"/>
                  <w:bCs/>
                  <w:sz w:val="18"/>
                  <w:szCs w:val="20"/>
                </w:rPr>
                <w:delText>All domestic hot water piping shall be insulated as specified in Section 609.11 of the California Plumbing Code. In addition, the following piping conditions shall have a minimum insulation wall thickness of 1 inch or a mi</w:delText>
              </w:r>
              <w:r w:rsidR="00070E4F" w:rsidDel="00B46C51">
                <w:rPr>
                  <w:rFonts w:asciiTheme="minorHAnsi" w:eastAsiaTheme="minorEastAsia" w:hAnsiTheme="minorHAnsi" w:cstheme="minorHAnsi"/>
                  <w:bCs/>
                  <w:sz w:val="18"/>
                  <w:szCs w:val="20"/>
                </w:rPr>
                <w:delText>nimum insulation R-value of 7.7</w:delText>
              </w:r>
              <w:r w:rsidRPr="00542719" w:rsidDel="00B46C51">
                <w:rPr>
                  <w:rFonts w:asciiTheme="minorHAnsi" w:eastAsiaTheme="minorEastAsia" w:hAnsiTheme="minorHAnsi" w:cstheme="minorHAnsi"/>
                  <w:bCs/>
                  <w:sz w:val="18"/>
                  <w:szCs w:val="20"/>
                </w:rPr>
                <w:delText xml:space="preserve"> (RA4.4.1)</w:delText>
              </w:r>
            </w:del>
          </w:p>
          <w:p w14:paraId="1BBCC9B5" w14:textId="24F5257A" w:rsidR="007667EA" w:rsidRPr="00542719" w:rsidDel="00B46C51" w:rsidRDefault="007667EA">
            <w:pPr>
              <w:keepNext/>
              <w:autoSpaceDE w:val="0"/>
              <w:autoSpaceDN w:val="0"/>
              <w:adjustRightInd w:val="0"/>
              <w:spacing w:after="0" w:line="240" w:lineRule="auto"/>
              <w:rPr>
                <w:del w:id="1558" w:author="Alhabibi, Haider@Energy" w:date="2022-03-11T17:52:00Z"/>
                <w:rFonts w:asciiTheme="minorHAnsi" w:eastAsia="Times New Roman" w:hAnsiTheme="minorHAnsi" w:cstheme="minorHAnsi"/>
                <w:b/>
                <w:bCs/>
                <w:sz w:val="18"/>
                <w:szCs w:val="20"/>
              </w:rPr>
              <w:pPrChange w:id="1559" w:author="Tam, Danny@Energy" w:date="2021-11-04T16:35:00Z">
                <w:pPr>
                  <w:keepNext/>
                  <w:framePr w:hSpace="180" w:wrap="around" w:vAnchor="text" w:hAnchor="text" w:y="1"/>
                  <w:numPr>
                    <w:ilvl w:val="1"/>
                    <w:numId w:val="31"/>
                  </w:numPr>
                  <w:autoSpaceDE w:val="0"/>
                  <w:autoSpaceDN w:val="0"/>
                  <w:adjustRightInd w:val="0"/>
                  <w:spacing w:after="0" w:line="240" w:lineRule="auto"/>
                  <w:ind w:left="1440" w:hanging="360"/>
                  <w:contextualSpacing/>
                  <w:suppressOverlap/>
                </w:pPr>
              </w:pPrChange>
            </w:pPr>
            <w:del w:id="1560" w:author="Alhabibi, Haider@Energy" w:date="2022-03-11T17:52:00Z">
              <w:r w:rsidRPr="00542719" w:rsidDel="00B46C51">
                <w:rPr>
                  <w:rFonts w:asciiTheme="minorHAnsi" w:eastAsia="Times New Roman" w:hAnsiTheme="minorHAnsi" w:cstheme="minorHAnsi"/>
                  <w:bCs/>
                  <w:sz w:val="18"/>
                  <w:szCs w:val="20"/>
                </w:rPr>
                <w:delText>The first 5 feet (1.5 meters) of cold water pipes from the storage tank.</w:delText>
              </w:r>
            </w:del>
          </w:p>
          <w:p w14:paraId="3492F53A" w14:textId="2CAA2690" w:rsidR="007667EA" w:rsidRPr="00542719" w:rsidDel="00B46C51" w:rsidRDefault="007667EA" w:rsidP="00292861">
            <w:pPr>
              <w:keepNext/>
              <w:numPr>
                <w:ilvl w:val="1"/>
                <w:numId w:val="31"/>
              </w:numPr>
              <w:autoSpaceDE w:val="0"/>
              <w:autoSpaceDN w:val="0"/>
              <w:adjustRightInd w:val="0"/>
              <w:spacing w:after="0" w:line="240" w:lineRule="auto"/>
              <w:contextualSpacing/>
              <w:rPr>
                <w:del w:id="1561" w:author="Alhabibi, Haider@Energy" w:date="2022-03-11T17:52:00Z"/>
                <w:rFonts w:asciiTheme="minorHAnsi" w:eastAsia="Times New Roman" w:hAnsiTheme="minorHAnsi" w:cstheme="minorHAnsi"/>
                <w:b/>
                <w:bCs/>
                <w:sz w:val="18"/>
                <w:szCs w:val="20"/>
              </w:rPr>
            </w:pPr>
            <w:del w:id="1562" w:author="Alhabibi, Haider@Energy" w:date="2022-03-11T17:52:00Z">
              <w:r w:rsidRPr="00542719" w:rsidDel="00B46C51">
                <w:rPr>
                  <w:rFonts w:asciiTheme="minorHAnsi" w:eastAsia="Times New Roman" w:hAnsiTheme="minorHAnsi" w:cstheme="minorHAnsi"/>
                  <w:bCs/>
                  <w:sz w:val="18"/>
                  <w:szCs w:val="20"/>
                </w:rPr>
                <w:delText>All piping with a nominal diameter of 3/4 inch (19 millimeter) and less than 1 inch.</w:delText>
              </w:r>
            </w:del>
          </w:p>
          <w:p w14:paraId="04D68F0F" w14:textId="1CCDB2FF" w:rsidR="007667EA" w:rsidRPr="004522F5" w:rsidDel="00B46C51" w:rsidRDefault="007667EA" w:rsidP="00292861">
            <w:pPr>
              <w:keepNext/>
              <w:numPr>
                <w:ilvl w:val="1"/>
                <w:numId w:val="31"/>
              </w:numPr>
              <w:autoSpaceDE w:val="0"/>
              <w:autoSpaceDN w:val="0"/>
              <w:adjustRightInd w:val="0"/>
              <w:spacing w:after="0" w:line="240" w:lineRule="auto"/>
              <w:contextualSpacing/>
              <w:rPr>
                <w:del w:id="1563" w:author="Alhabibi, Haider@Energy" w:date="2022-03-11T17:52:00Z"/>
                <w:rFonts w:asciiTheme="minorHAnsi" w:eastAsia="Times New Roman" w:hAnsiTheme="minorHAnsi" w:cstheme="minorHAnsi"/>
                <w:b/>
                <w:bCs/>
                <w:sz w:val="18"/>
                <w:szCs w:val="20"/>
              </w:rPr>
            </w:pPr>
            <w:del w:id="1564" w:author="Alhabibi, Haider@Energy" w:date="2022-03-11T17:52:00Z">
              <w:r w:rsidRPr="00542719" w:rsidDel="00B46C51">
                <w:rPr>
                  <w:rFonts w:asciiTheme="minorHAnsi" w:eastAsia="Times New Roman" w:hAnsiTheme="minorHAnsi" w:cstheme="minorHAnsi"/>
                  <w:bCs/>
                  <w:sz w:val="18"/>
                  <w:szCs w:val="20"/>
                </w:rPr>
                <w:delText>All hot water piping from the heating source to the kitchen fixtures.</w:delText>
              </w:r>
            </w:del>
          </w:p>
          <w:p w14:paraId="0032D3AC" w14:textId="55619DA8" w:rsidR="004522F5" w:rsidRPr="00542719" w:rsidDel="00B46C51" w:rsidRDefault="004522F5" w:rsidP="00292861">
            <w:pPr>
              <w:keepNext/>
              <w:numPr>
                <w:ilvl w:val="1"/>
                <w:numId w:val="31"/>
              </w:numPr>
              <w:autoSpaceDE w:val="0"/>
              <w:autoSpaceDN w:val="0"/>
              <w:adjustRightInd w:val="0"/>
              <w:spacing w:after="0" w:line="240" w:lineRule="auto"/>
              <w:contextualSpacing/>
              <w:rPr>
                <w:del w:id="1565" w:author="Alhabibi, Haider@Energy" w:date="2022-03-11T17:52:00Z"/>
                <w:rFonts w:asciiTheme="minorHAnsi" w:eastAsia="Times New Roman" w:hAnsiTheme="minorHAnsi" w:cstheme="minorHAnsi"/>
                <w:b/>
                <w:bCs/>
                <w:sz w:val="18"/>
                <w:szCs w:val="20"/>
              </w:rPr>
            </w:pPr>
            <w:del w:id="1566" w:author="Alhabibi, Haider@Energy" w:date="2022-03-11T17:52:00Z">
              <w:r w:rsidRPr="00542719" w:rsidDel="00B46C51">
                <w:rPr>
                  <w:rFonts w:asciiTheme="minorHAnsi" w:eastAsia="Times New Roman" w:hAnsiTheme="minorHAnsi" w:cstheme="minorHAnsi"/>
                  <w:bCs/>
                  <w:sz w:val="18"/>
                  <w:szCs w:val="20"/>
                </w:rPr>
                <w:delText>Piping from the heating source to storage tank or between tanks.</w:delText>
              </w:r>
            </w:del>
          </w:p>
          <w:p w14:paraId="72147811" w14:textId="56AC01EA" w:rsidR="004522F5" w:rsidRPr="004522F5" w:rsidDel="00B46C51" w:rsidRDefault="004522F5" w:rsidP="00292861">
            <w:pPr>
              <w:keepNext/>
              <w:numPr>
                <w:ilvl w:val="1"/>
                <w:numId w:val="31"/>
              </w:numPr>
              <w:autoSpaceDE w:val="0"/>
              <w:autoSpaceDN w:val="0"/>
              <w:adjustRightInd w:val="0"/>
              <w:spacing w:after="0" w:line="240" w:lineRule="auto"/>
              <w:contextualSpacing/>
              <w:rPr>
                <w:del w:id="1567" w:author="Alhabibi, Haider@Energy" w:date="2022-03-11T17:52:00Z"/>
                <w:rFonts w:asciiTheme="minorHAnsi" w:eastAsia="Times New Roman" w:hAnsiTheme="minorHAnsi" w:cstheme="minorHAnsi"/>
                <w:bCs/>
                <w:sz w:val="18"/>
                <w:szCs w:val="20"/>
              </w:rPr>
            </w:pPr>
            <w:del w:id="1568" w:author="Alhabibi, Haider@Energy" w:date="2022-03-11T17:52:00Z">
              <w:r w:rsidDel="00B46C51">
                <w:rPr>
                  <w:rFonts w:asciiTheme="minorHAnsi" w:eastAsia="Times New Roman" w:hAnsiTheme="minorHAnsi" w:cstheme="minorHAnsi"/>
                  <w:bCs/>
                  <w:sz w:val="18"/>
                  <w:szCs w:val="20"/>
                </w:rPr>
                <w:delText>All</w:delText>
              </w:r>
              <w:r w:rsidRPr="004522F5" w:rsidDel="00B46C51">
                <w:rPr>
                  <w:rFonts w:asciiTheme="minorHAnsi" w:eastAsia="Times New Roman" w:hAnsiTheme="minorHAnsi" w:cstheme="minorHAnsi"/>
                  <w:bCs/>
                  <w:sz w:val="18"/>
                  <w:szCs w:val="20"/>
                </w:rPr>
                <w:delText xml:space="preserve"> piping associated with a recirculation system</w:delText>
              </w:r>
            </w:del>
          </w:p>
          <w:p w14:paraId="363AF5E3" w14:textId="60016E2D" w:rsidR="007667EA" w:rsidRPr="00542719" w:rsidDel="00B46C51" w:rsidRDefault="007667EA" w:rsidP="00292861">
            <w:pPr>
              <w:keepNext/>
              <w:numPr>
                <w:ilvl w:val="1"/>
                <w:numId w:val="31"/>
              </w:numPr>
              <w:autoSpaceDE w:val="0"/>
              <w:autoSpaceDN w:val="0"/>
              <w:adjustRightInd w:val="0"/>
              <w:spacing w:after="0" w:line="240" w:lineRule="auto"/>
              <w:contextualSpacing/>
              <w:rPr>
                <w:del w:id="1569" w:author="Alhabibi, Haider@Energy" w:date="2022-03-11T17:52:00Z"/>
                <w:rFonts w:asciiTheme="minorHAnsi" w:eastAsia="Times New Roman" w:hAnsiTheme="minorHAnsi" w:cstheme="minorHAnsi"/>
                <w:b/>
                <w:bCs/>
                <w:sz w:val="18"/>
                <w:szCs w:val="20"/>
              </w:rPr>
            </w:pPr>
            <w:del w:id="1570" w:author="Alhabibi, Haider@Energy" w:date="2022-03-11T17:52:00Z">
              <w:r w:rsidRPr="00542719" w:rsidDel="00B46C51">
                <w:rPr>
                  <w:rFonts w:asciiTheme="minorHAnsi" w:eastAsia="Times New Roman" w:hAnsiTheme="minorHAnsi" w:cstheme="minorHAnsi"/>
                  <w:bCs/>
                  <w:sz w:val="18"/>
                  <w:szCs w:val="20"/>
                </w:rPr>
                <w:delText>All underground piping.</w:delText>
              </w:r>
            </w:del>
          </w:p>
          <w:p w14:paraId="0EF7CB3A" w14:textId="77243811" w:rsidR="007667EA" w:rsidRPr="00E15012" w:rsidDel="00B46C51" w:rsidRDefault="009116CD" w:rsidP="00F414AD">
            <w:pPr>
              <w:pStyle w:val="ListParagraph"/>
              <w:keepNext/>
              <w:numPr>
                <w:ilvl w:val="1"/>
                <w:numId w:val="28"/>
              </w:numPr>
              <w:autoSpaceDE w:val="0"/>
              <w:autoSpaceDN w:val="0"/>
              <w:adjustRightInd w:val="0"/>
              <w:spacing w:after="0" w:line="240" w:lineRule="auto"/>
              <w:ind w:left="346"/>
              <w:rPr>
                <w:del w:id="1571" w:author="Alhabibi, Haider@Energy" w:date="2022-03-11T17:52:00Z"/>
                <w:rFonts w:asciiTheme="minorHAnsi" w:eastAsia="Times New Roman" w:hAnsiTheme="minorHAnsi" w:cstheme="minorHAnsi"/>
                <w:bCs/>
                <w:sz w:val="18"/>
                <w:szCs w:val="20"/>
              </w:rPr>
            </w:pPr>
            <w:del w:id="1572" w:author="Alhabibi, Haider@Energy" w:date="2022-03-11T17:52:00Z">
              <w:r w:rsidRPr="00E15012" w:rsidDel="00B46C51">
                <w:rPr>
                  <w:rFonts w:asciiTheme="minorHAnsi" w:eastAsia="Times New Roman" w:hAnsiTheme="minorHAnsi" w:cstheme="minorHAnsi"/>
                  <w:bCs/>
                  <w:sz w:val="18"/>
                  <w:szCs w:val="20"/>
                </w:rPr>
                <w:delText>I</w:delText>
              </w:r>
              <w:r w:rsidR="007667EA" w:rsidRPr="00E15012" w:rsidDel="00B46C51">
                <w:rPr>
                  <w:rFonts w:asciiTheme="minorHAnsi" w:eastAsia="Times New Roman" w:hAnsiTheme="minorHAnsi" w:cstheme="minorHAnsi"/>
                  <w:bCs/>
                  <w:sz w:val="18"/>
                  <w:szCs w:val="20"/>
                </w:rPr>
                <w:delText>nsulation buried below grade must be installed in a waterproof and non-crushable casing or sleeve</w:delText>
              </w:r>
              <w:r w:rsidRPr="00E15012" w:rsidDel="00B46C51">
                <w:rPr>
                  <w:rFonts w:asciiTheme="minorHAnsi" w:eastAsia="Times New Roman" w:hAnsiTheme="minorHAnsi" w:cstheme="minorHAnsi"/>
                  <w:bCs/>
                  <w:sz w:val="18"/>
                  <w:szCs w:val="20"/>
                </w:rPr>
                <w:delText>.</w:delText>
              </w:r>
            </w:del>
          </w:p>
          <w:p w14:paraId="45CA9C6B" w14:textId="4BCCF394" w:rsidR="007667EA" w:rsidRPr="00542719" w:rsidDel="00B46C51" w:rsidRDefault="007667EA" w:rsidP="00F414AD">
            <w:pPr>
              <w:keepNext/>
              <w:numPr>
                <w:ilvl w:val="1"/>
                <w:numId w:val="21"/>
              </w:numPr>
              <w:autoSpaceDE w:val="0"/>
              <w:autoSpaceDN w:val="0"/>
              <w:adjustRightInd w:val="0"/>
              <w:spacing w:after="0" w:line="240" w:lineRule="auto"/>
              <w:ind w:left="346"/>
              <w:contextualSpacing/>
              <w:rPr>
                <w:del w:id="1573" w:author="Alhabibi, Haider@Energy" w:date="2022-03-11T17:52:00Z"/>
                <w:rFonts w:asciiTheme="minorHAnsi" w:eastAsia="Times New Roman" w:hAnsiTheme="minorHAnsi" w:cstheme="minorHAnsi"/>
                <w:b/>
                <w:bCs/>
                <w:sz w:val="18"/>
                <w:szCs w:val="20"/>
              </w:rPr>
            </w:pPr>
            <w:del w:id="1574" w:author="Alhabibi, Haider@Energy" w:date="2022-03-11T17:52:00Z">
              <w:r w:rsidRPr="00542719" w:rsidDel="00B46C51">
                <w:rPr>
                  <w:rFonts w:asciiTheme="minorHAnsi" w:eastAsia="Times New Roman" w:hAnsiTheme="minorHAnsi" w:cstheme="minorHAnsi"/>
                  <w:bCs/>
                  <w:sz w:val="18"/>
                  <w:szCs w:val="20"/>
                </w:rPr>
                <w:delText xml:space="preserve">Piping that penetrates framing members shall not be required to have pipe insulation for the distance of the framing penetration. Piping that penetrates metal framing shall use grommets, plugs, wrapping or other insulating material to assure that no contact is made with the metal framing. Insulation shall butt securely against all framing members. </w:delText>
              </w:r>
            </w:del>
          </w:p>
          <w:p w14:paraId="08DF91C9" w14:textId="537B390D" w:rsidR="007667EA" w:rsidRPr="00542719" w:rsidDel="00B46C51" w:rsidRDefault="007667EA" w:rsidP="00F414AD">
            <w:pPr>
              <w:keepNext/>
              <w:numPr>
                <w:ilvl w:val="1"/>
                <w:numId w:val="21"/>
              </w:numPr>
              <w:autoSpaceDE w:val="0"/>
              <w:autoSpaceDN w:val="0"/>
              <w:adjustRightInd w:val="0"/>
              <w:spacing w:after="0" w:line="240" w:lineRule="auto"/>
              <w:ind w:left="346"/>
              <w:contextualSpacing/>
              <w:rPr>
                <w:del w:id="1575" w:author="Alhabibi, Haider@Energy" w:date="2022-03-11T17:52:00Z"/>
                <w:rFonts w:asciiTheme="minorHAnsi" w:eastAsia="Times New Roman" w:hAnsiTheme="minorHAnsi" w:cstheme="minorHAnsi"/>
                <w:b/>
                <w:bCs/>
                <w:sz w:val="18"/>
                <w:szCs w:val="20"/>
              </w:rPr>
            </w:pPr>
            <w:del w:id="1576" w:author="Alhabibi, Haider@Energy" w:date="2022-03-11T17:52:00Z">
              <w:r w:rsidRPr="00542719" w:rsidDel="00B46C51">
                <w:rPr>
                  <w:rFonts w:asciiTheme="minorHAnsi" w:eastAsia="Times New Roman" w:hAnsiTheme="minorHAnsi" w:cstheme="minorHAnsi"/>
                  <w:bCs/>
                  <w:sz w:val="18"/>
                  <w:szCs w:val="20"/>
                </w:rPr>
                <w:delText>Piping installed in interior or exterior walls that is surrounded on all sides by at least 1 inch (</w:delText>
              </w:r>
              <w:r w:rsidR="00D11A97" w:rsidDel="00B46C51">
                <w:rPr>
                  <w:rFonts w:asciiTheme="minorHAnsi" w:eastAsia="Times New Roman" w:hAnsiTheme="minorHAnsi" w:cstheme="minorHAnsi"/>
                  <w:bCs/>
                  <w:sz w:val="18"/>
                  <w:szCs w:val="20"/>
                </w:rPr>
                <w:delText>2.</w:delText>
              </w:r>
              <w:r w:rsidRPr="00542719" w:rsidDel="00B46C51">
                <w:rPr>
                  <w:rFonts w:asciiTheme="minorHAnsi" w:eastAsia="Times New Roman" w:hAnsiTheme="minorHAnsi" w:cstheme="minorHAnsi"/>
                  <w:bCs/>
                  <w:sz w:val="18"/>
                  <w:szCs w:val="20"/>
                </w:rPr>
                <w:delText>5 cm) of insulation.</w:delText>
              </w:r>
            </w:del>
          </w:p>
          <w:p w14:paraId="03E8887E" w14:textId="45202A65" w:rsidR="007667EA" w:rsidRPr="00542719" w:rsidDel="00B46C51" w:rsidRDefault="007667EA" w:rsidP="00F414AD">
            <w:pPr>
              <w:keepNext/>
              <w:numPr>
                <w:ilvl w:val="1"/>
                <w:numId w:val="21"/>
              </w:numPr>
              <w:autoSpaceDE w:val="0"/>
              <w:autoSpaceDN w:val="0"/>
              <w:adjustRightInd w:val="0"/>
              <w:spacing w:after="0" w:line="240" w:lineRule="auto"/>
              <w:ind w:left="346"/>
              <w:contextualSpacing/>
              <w:rPr>
                <w:del w:id="1577" w:author="Alhabibi, Haider@Energy" w:date="2022-03-11T17:52:00Z"/>
                <w:rFonts w:asciiTheme="minorHAnsi" w:eastAsia="Times New Roman" w:hAnsiTheme="minorHAnsi" w:cstheme="minorHAnsi"/>
                <w:b/>
                <w:bCs/>
                <w:sz w:val="18"/>
                <w:szCs w:val="20"/>
              </w:rPr>
            </w:pPr>
            <w:del w:id="1578" w:author="Alhabibi, Haider@Energy" w:date="2022-03-11T17:52:00Z">
              <w:r w:rsidRPr="00542719" w:rsidDel="00B46C51">
                <w:rPr>
                  <w:rFonts w:asciiTheme="minorHAnsi" w:eastAsia="Times New Roman" w:hAnsiTheme="minorHAnsi" w:cstheme="minorHAnsi"/>
                  <w:bCs/>
                  <w:sz w:val="18"/>
                  <w:szCs w:val="20"/>
                </w:rPr>
                <w:delText>Piping installed in crawlspace with a minimum of 1 inches (</w:delText>
              </w:r>
              <w:r w:rsidR="00D11A97" w:rsidDel="00B46C51">
                <w:rPr>
                  <w:rFonts w:asciiTheme="minorHAnsi" w:eastAsia="Times New Roman" w:hAnsiTheme="minorHAnsi" w:cstheme="minorHAnsi"/>
                  <w:bCs/>
                  <w:sz w:val="18"/>
                  <w:szCs w:val="20"/>
                </w:rPr>
                <w:delText>2.</w:delText>
              </w:r>
              <w:r w:rsidRPr="00542719" w:rsidDel="00B46C51">
                <w:rPr>
                  <w:rFonts w:asciiTheme="minorHAnsi" w:eastAsia="Times New Roman" w:hAnsiTheme="minorHAnsi" w:cstheme="minorHAnsi"/>
                  <w:bCs/>
                  <w:sz w:val="18"/>
                  <w:szCs w:val="20"/>
                </w:rPr>
                <w:delText>5 cm) of crawlspace insulation above and below.</w:delText>
              </w:r>
            </w:del>
          </w:p>
          <w:p w14:paraId="0AC8ED4B" w14:textId="78ABA56B" w:rsidR="007667EA" w:rsidRPr="00542719" w:rsidDel="00B46C51" w:rsidRDefault="007667EA" w:rsidP="00F414AD">
            <w:pPr>
              <w:keepNext/>
              <w:numPr>
                <w:ilvl w:val="1"/>
                <w:numId w:val="21"/>
              </w:numPr>
              <w:autoSpaceDE w:val="0"/>
              <w:autoSpaceDN w:val="0"/>
              <w:adjustRightInd w:val="0"/>
              <w:spacing w:after="0" w:line="240" w:lineRule="auto"/>
              <w:ind w:left="346"/>
              <w:contextualSpacing/>
              <w:rPr>
                <w:del w:id="1579" w:author="Alhabibi, Haider@Energy" w:date="2022-03-11T17:52:00Z"/>
                <w:rFonts w:asciiTheme="minorHAnsi" w:eastAsia="Times New Roman" w:hAnsiTheme="minorHAnsi" w:cstheme="minorHAnsi"/>
                <w:b/>
                <w:bCs/>
                <w:sz w:val="18"/>
                <w:szCs w:val="20"/>
              </w:rPr>
            </w:pPr>
            <w:del w:id="1580" w:author="Alhabibi, Haider@Energy" w:date="2022-03-11T17:52:00Z">
              <w:r w:rsidRPr="00542719" w:rsidDel="00B46C51">
                <w:rPr>
                  <w:rFonts w:asciiTheme="minorHAnsi" w:eastAsia="Times New Roman" w:hAnsiTheme="minorHAnsi" w:cstheme="minorHAnsi"/>
                  <w:bCs/>
                  <w:sz w:val="18"/>
                  <w:szCs w:val="20"/>
                </w:rPr>
                <w:delText>Piping installed in attics with a minimum of 4 inches (10 cm) of attic insulation on top.</w:delText>
              </w:r>
            </w:del>
          </w:p>
          <w:p w14:paraId="59440D78" w14:textId="549912E4" w:rsidR="007667EA" w:rsidRPr="00542719" w:rsidDel="00B46C51" w:rsidRDefault="007667EA" w:rsidP="00F414AD">
            <w:pPr>
              <w:keepNext/>
              <w:numPr>
                <w:ilvl w:val="1"/>
                <w:numId w:val="21"/>
              </w:numPr>
              <w:autoSpaceDE w:val="0"/>
              <w:autoSpaceDN w:val="0"/>
              <w:adjustRightInd w:val="0"/>
              <w:spacing w:after="0" w:line="240" w:lineRule="auto"/>
              <w:ind w:left="346"/>
              <w:contextualSpacing/>
              <w:rPr>
                <w:del w:id="1581" w:author="Alhabibi, Haider@Energy" w:date="2022-03-11T17:52:00Z"/>
                <w:rFonts w:asciiTheme="minorHAnsi" w:eastAsia="Times New Roman" w:hAnsiTheme="minorHAnsi" w:cstheme="minorHAnsi"/>
                <w:b/>
                <w:bCs/>
                <w:sz w:val="18"/>
                <w:szCs w:val="20"/>
              </w:rPr>
            </w:pPr>
            <w:del w:id="1582" w:author="Alhabibi, Haider@Energy" w:date="2022-03-11T17:52:00Z">
              <w:r w:rsidRPr="00542719" w:rsidDel="00B46C51">
                <w:rPr>
                  <w:rFonts w:asciiTheme="minorHAnsi" w:eastAsia="Times New Roman" w:hAnsiTheme="minorHAnsi" w:cstheme="minorHAnsi"/>
                  <w:bCs/>
                  <w:sz w:val="18"/>
                  <w:szCs w:val="20"/>
                </w:rPr>
                <w:delText>Pipe insulation shall fit tightly and all elbows and tees shall be fully insulated.</w:delText>
              </w:r>
            </w:del>
          </w:p>
        </w:tc>
      </w:tr>
      <w:tr w:rsidR="007667EA" w:rsidRPr="009E01FE" w:rsidDel="00B46C51" w14:paraId="3BA54506" w14:textId="090F285E" w:rsidTr="00B219BC">
        <w:tblPrEx>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Change w:id="1583" w:author="Tam, Danny@Energy" w:date="2021-11-08T09:32:00Z">
            <w:tblPrEx>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blPrExChange>
        </w:tblPrEx>
        <w:trPr>
          <w:trHeight w:val="6351"/>
          <w:tblHeader/>
          <w:del w:id="1584" w:author="Alhabibi, Haider@Energy" w:date="2022-03-11T17:52:00Z"/>
          <w:trPrChange w:id="1585" w:author="Tam, Danny@Energy" w:date="2021-11-08T09:32:00Z">
            <w:trPr>
              <w:trHeight w:val="144"/>
              <w:tblHeader/>
            </w:trPr>
          </w:trPrChange>
        </w:trPr>
        <w:tc>
          <w:tcPr>
            <w:tcW w:w="623" w:type="dxa"/>
            <w:vAlign w:val="center"/>
            <w:tcPrChange w:id="1586" w:author="Tam, Danny@Energy" w:date="2021-11-08T09:32:00Z">
              <w:tcPr>
                <w:tcW w:w="623" w:type="dxa"/>
                <w:vAlign w:val="center"/>
              </w:tcPr>
            </w:tcPrChange>
          </w:tcPr>
          <w:p w14:paraId="0F3572AA" w14:textId="4D2523D6" w:rsidR="007667EA" w:rsidRPr="00542719" w:rsidDel="00B46C51" w:rsidRDefault="007667EA" w:rsidP="00F414A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del w:id="1587" w:author="Alhabibi, Haider@Energy" w:date="2022-03-11T17:52:00Z"/>
                <w:rFonts w:asciiTheme="minorHAnsi" w:eastAsia="Times New Roman" w:hAnsiTheme="minorHAnsi" w:cstheme="minorHAnsi"/>
                <w:b/>
                <w:sz w:val="18"/>
                <w:szCs w:val="20"/>
              </w:rPr>
            </w:pPr>
            <w:del w:id="1588" w:author="Alhabibi, Haider@Energy" w:date="2022-03-11T17:52:00Z">
              <w:r w:rsidRPr="00542719" w:rsidDel="00B46C51">
                <w:rPr>
                  <w:rFonts w:asciiTheme="minorHAnsi" w:eastAsiaTheme="minorEastAsia" w:hAnsiTheme="minorHAnsi" w:cstheme="minorHAnsi"/>
                  <w:sz w:val="18"/>
                  <w:szCs w:val="20"/>
                </w:rPr>
                <w:delText>04</w:delText>
              </w:r>
            </w:del>
          </w:p>
        </w:tc>
        <w:tc>
          <w:tcPr>
            <w:tcW w:w="10167" w:type="dxa"/>
            <w:vAlign w:val="center"/>
            <w:tcPrChange w:id="1589" w:author="Tam, Danny@Energy" w:date="2021-11-08T09:32:00Z">
              <w:tcPr>
                <w:tcW w:w="10167" w:type="dxa"/>
                <w:vAlign w:val="center"/>
              </w:tcPr>
            </w:tcPrChange>
          </w:tcPr>
          <w:p w14:paraId="107C9E5B" w14:textId="555DB402" w:rsidR="007667EA" w:rsidDel="00B46C51" w:rsidRDefault="007667EA" w:rsidP="00F414A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ins w:id="1590" w:author="Tam, Danny@Energy" w:date="2021-11-08T09:31:00Z"/>
                <w:del w:id="1591" w:author="Alhabibi, Haider@Energy" w:date="2022-03-11T17:52:00Z"/>
                <w:rFonts w:asciiTheme="minorHAnsi" w:eastAsia="Times New Roman" w:hAnsiTheme="minorHAnsi" w:cstheme="minorHAnsi"/>
                <w:sz w:val="18"/>
                <w:szCs w:val="20"/>
              </w:rPr>
            </w:pPr>
            <w:del w:id="1592" w:author="Alhabibi, Haider@Energy" w:date="2022-03-11T17:52:00Z">
              <w:r w:rsidRPr="00542719" w:rsidDel="00B46C51">
                <w:rPr>
                  <w:rFonts w:asciiTheme="minorHAnsi" w:eastAsia="Times New Roman" w:hAnsiTheme="minorHAnsi" w:cstheme="minorHAnsi"/>
                  <w:sz w:val="18"/>
                  <w:szCs w:val="20"/>
                </w:rPr>
                <w:delText xml:space="preserve">For Gas or Propane Water Heaters:  Ensure </w:delText>
              </w:r>
            </w:del>
            <w:ins w:id="1593" w:author="Tam, Danny@Energy" w:date="2021-11-08T09:30:00Z">
              <w:del w:id="1594" w:author="Alhabibi, Haider@Energy" w:date="2022-03-11T17:52:00Z">
                <w:r w:rsidR="00263C79" w:rsidDel="00B46C51">
                  <w:rPr>
                    <w:rFonts w:asciiTheme="minorHAnsi" w:eastAsia="Times New Roman" w:hAnsiTheme="minorHAnsi" w:cstheme="minorHAnsi"/>
                    <w:sz w:val="18"/>
                    <w:szCs w:val="18"/>
                  </w:rPr>
                  <w:delText xml:space="preserve">either a </w:delText>
                </w:r>
                <w:r w:rsidR="00263C79" w:rsidRPr="00E96E3C" w:rsidDel="00B46C51">
                  <w:rPr>
                    <w:rFonts w:asciiTheme="minorHAnsi" w:eastAsia="Times New Roman" w:hAnsiTheme="minorHAnsi" w:cstheme="minorHAnsi"/>
                    <w:b/>
                    <w:bCs/>
                    <w:sz w:val="20"/>
                    <w:szCs w:val="20"/>
                  </w:rPr>
                  <w:delText>or</w:delText>
                </w:r>
                <w:r w:rsidR="00263C79" w:rsidDel="00B46C51">
                  <w:rPr>
                    <w:rFonts w:asciiTheme="minorHAnsi" w:eastAsia="Times New Roman" w:hAnsiTheme="minorHAnsi" w:cstheme="minorHAnsi"/>
                    <w:sz w:val="18"/>
                    <w:szCs w:val="18"/>
                  </w:rPr>
                  <w:delText xml:space="preserve"> b</w:delText>
                </w:r>
              </w:del>
            </w:ins>
            <w:del w:id="1595" w:author="Alhabibi, Haider@Energy" w:date="2022-03-11T17:52:00Z">
              <w:r w:rsidRPr="00542719" w:rsidDel="00B46C51">
                <w:rPr>
                  <w:rFonts w:asciiTheme="minorHAnsi" w:eastAsia="Times New Roman" w:hAnsiTheme="minorHAnsi" w:cstheme="minorHAnsi"/>
                  <w:sz w:val="18"/>
                  <w:szCs w:val="20"/>
                </w:rPr>
                <w:delText>the following are installed (Section 150.0(n))</w:delText>
              </w:r>
            </w:del>
          </w:p>
          <w:p w14:paraId="6DB6203B" w14:textId="6387E866" w:rsidR="008A3D85" w:rsidRPr="00E96E3C" w:rsidDel="00B46C51" w:rsidRDefault="008A3D85" w:rsidP="008A3D85">
            <w:pPr>
              <w:pStyle w:val="ListParagraph"/>
              <w:keepNext/>
              <w:numPr>
                <w:ilvl w:val="0"/>
                <w:numId w:val="38"/>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ins w:id="1596" w:author="Tam, Danny@Energy" w:date="2021-11-08T09:31:00Z"/>
                <w:del w:id="1597" w:author="Alhabibi, Haider@Energy" w:date="2022-03-11T17:52:00Z"/>
                <w:rFonts w:asciiTheme="minorHAnsi" w:eastAsia="Times New Roman" w:hAnsiTheme="minorHAnsi" w:cstheme="minorHAnsi"/>
                <w:sz w:val="18"/>
                <w:szCs w:val="18"/>
              </w:rPr>
            </w:pPr>
            <w:ins w:id="1598" w:author="Tam, Danny@Energy" w:date="2021-11-08T09:31:00Z">
              <w:del w:id="1599" w:author="Alhabibi, Haider@Energy" w:date="2022-03-11T17:52:00Z">
                <w:r w:rsidRPr="00E96E3C" w:rsidDel="00B46C51">
                  <w:rPr>
                    <w:rFonts w:asciiTheme="minorHAnsi" w:eastAsia="Times New Roman" w:hAnsiTheme="minorHAnsi" w:cstheme="minorHAnsi"/>
                    <w:sz w:val="18"/>
                    <w:szCs w:val="18"/>
                  </w:rPr>
                  <w:delText>A designated space at least 2.5 feet by 2.5 feet and 7 feet tall within 3 feet from the water heater</w:delText>
                </w:r>
              </w:del>
            </w:ins>
          </w:p>
          <w:p w14:paraId="17D3BE2F" w14:textId="7A49BB4A" w:rsidR="007667EA" w:rsidRPr="00542719" w:rsidDel="00B46C51" w:rsidRDefault="007667EA" w:rsidP="00F414AD">
            <w:pPr>
              <w:keepNext/>
              <w:numPr>
                <w:ilvl w:val="0"/>
                <w:numId w:val="28"/>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48" w:hanging="216"/>
              <w:contextualSpacing/>
              <w:rPr>
                <w:del w:id="1600" w:author="Alhabibi, Haider@Energy" w:date="2022-03-11T17:52:00Z"/>
                <w:rFonts w:asciiTheme="minorHAnsi" w:eastAsia="Times New Roman" w:hAnsiTheme="minorHAnsi" w:cstheme="minorHAnsi"/>
                <w:sz w:val="18"/>
                <w:szCs w:val="20"/>
              </w:rPr>
            </w:pPr>
            <w:del w:id="1601" w:author="Alhabibi, Haider@Energy" w:date="2022-03-11T17:52:00Z">
              <w:r w:rsidRPr="00542719" w:rsidDel="00B46C51">
                <w:rPr>
                  <w:rFonts w:asciiTheme="minorHAnsi" w:eastAsia="Times New Roman" w:hAnsiTheme="minorHAnsi" w:cstheme="minorHAnsi"/>
                  <w:sz w:val="18"/>
                  <w:szCs w:val="20"/>
                </w:rPr>
                <w:delText xml:space="preserve">A dedicated 125V, 20A electrical receptacle connected to the electric panel with a 120/240V 3 conductor, 10 AWG copper branch circuit, within 3 feet from the water heater and </w:delText>
              </w:r>
              <w:r w:rsidR="009116CD" w:rsidDel="00B46C51">
                <w:rPr>
                  <w:rFonts w:asciiTheme="minorHAnsi" w:eastAsia="Times New Roman" w:hAnsiTheme="minorHAnsi" w:cstheme="minorHAnsi"/>
                  <w:sz w:val="18"/>
                  <w:szCs w:val="20"/>
                </w:rPr>
                <w:delText xml:space="preserve">is </w:delText>
              </w:r>
              <w:r w:rsidRPr="00542719" w:rsidDel="00B46C51">
                <w:rPr>
                  <w:rFonts w:asciiTheme="minorHAnsi" w:eastAsia="Times New Roman" w:hAnsiTheme="minorHAnsi" w:cstheme="minorHAnsi"/>
                  <w:sz w:val="18"/>
                  <w:szCs w:val="20"/>
                </w:rPr>
                <w:delText>accessible with no obstructions</w:delText>
              </w:r>
              <w:r w:rsidR="009116CD" w:rsidDel="00B46C51">
                <w:rPr>
                  <w:rFonts w:asciiTheme="minorHAnsi" w:eastAsia="Times New Roman" w:hAnsiTheme="minorHAnsi" w:cstheme="minorHAnsi"/>
                  <w:sz w:val="18"/>
                  <w:szCs w:val="20"/>
                </w:rPr>
                <w:delText>.</w:delText>
              </w:r>
            </w:del>
          </w:p>
          <w:p w14:paraId="3133E299" w14:textId="16C921D9" w:rsidR="007667EA" w:rsidRPr="00542719" w:rsidDel="00B46C51" w:rsidRDefault="007667EA">
            <w:pPr>
              <w:keepNext/>
              <w:numPr>
                <w:ilvl w:val="1"/>
                <w:numId w:val="37"/>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791"/>
              <w:contextualSpacing/>
              <w:rPr>
                <w:del w:id="1602" w:author="Alhabibi, Haider@Energy" w:date="2022-03-11T17:52:00Z"/>
                <w:rFonts w:asciiTheme="minorHAnsi" w:eastAsia="Times New Roman" w:hAnsiTheme="minorHAnsi" w:cstheme="minorHAnsi"/>
                <w:sz w:val="18"/>
                <w:szCs w:val="20"/>
              </w:rPr>
              <w:pPrChange w:id="1603" w:author="Tam, Danny@Energy" w:date="2021-11-08T09:30:00Z">
                <w:pPr>
                  <w:keepNext/>
                  <w:framePr w:hSpace="180" w:wrap="around" w:vAnchor="text" w:hAnchor="text" w:y="1"/>
                  <w:numPr>
                    <w:ilvl w:val="1"/>
                    <w:numId w:val="29"/>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1368" w:hanging="360"/>
                  <w:contextualSpacing/>
                  <w:suppressOverlap/>
                </w:pPr>
              </w:pPrChange>
            </w:pPr>
            <w:del w:id="1604" w:author="Alhabibi, Haider@Energy" w:date="2022-03-11T17:52:00Z">
              <w:r w:rsidRPr="00542719" w:rsidDel="00B46C51">
                <w:rPr>
                  <w:rFonts w:asciiTheme="minorHAnsi" w:eastAsia="Times New Roman" w:hAnsiTheme="minorHAnsi" w:cstheme="minorHAnsi"/>
                  <w:sz w:val="18"/>
                  <w:szCs w:val="20"/>
                </w:rPr>
                <w:delText xml:space="preserve">The conductor shall be labeled with the </w:delText>
              </w:r>
              <w:r w:rsidR="009116CD" w:rsidDel="00B46C51">
                <w:rPr>
                  <w:rFonts w:asciiTheme="minorHAnsi" w:eastAsia="Times New Roman" w:hAnsiTheme="minorHAnsi" w:cstheme="minorHAnsi"/>
                  <w:sz w:val="18"/>
                  <w:szCs w:val="20"/>
                </w:rPr>
                <w:delText>word</w:delText>
              </w:r>
              <w:r w:rsidRPr="00542719" w:rsidDel="00B46C51">
                <w:rPr>
                  <w:rFonts w:asciiTheme="minorHAnsi" w:eastAsia="Times New Roman" w:hAnsiTheme="minorHAnsi" w:cstheme="minorHAnsi"/>
                  <w:sz w:val="18"/>
                  <w:szCs w:val="20"/>
                </w:rPr>
                <w:delText xml:space="preserve"> “Spare” on both ends; and</w:delText>
              </w:r>
            </w:del>
          </w:p>
          <w:p w14:paraId="2E88D309" w14:textId="34BE5F9A" w:rsidR="007667EA" w:rsidRPr="00542719" w:rsidDel="00B46C51" w:rsidRDefault="007667EA">
            <w:pPr>
              <w:keepNext/>
              <w:numPr>
                <w:ilvl w:val="1"/>
                <w:numId w:val="37"/>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791"/>
              <w:contextualSpacing/>
              <w:rPr>
                <w:del w:id="1605" w:author="Alhabibi, Haider@Energy" w:date="2022-03-11T17:52:00Z"/>
                <w:rFonts w:asciiTheme="minorHAnsi" w:eastAsia="Times New Roman" w:hAnsiTheme="minorHAnsi" w:cstheme="minorHAnsi"/>
                <w:sz w:val="18"/>
                <w:szCs w:val="20"/>
              </w:rPr>
              <w:pPrChange w:id="1606" w:author="Tam, Danny@Energy" w:date="2021-11-08T09:30:00Z">
                <w:pPr>
                  <w:keepNext/>
                  <w:framePr w:hSpace="180" w:wrap="around" w:vAnchor="text" w:hAnchor="text" w:y="1"/>
                  <w:numPr>
                    <w:ilvl w:val="1"/>
                    <w:numId w:val="29"/>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1368" w:hanging="360"/>
                  <w:contextualSpacing/>
                  <w:suppressOverlap/>
                </w:pPr>
              </w:pPrChange>
            </w:pPr>
            <w:del w:id="1607" w:author="Alhabibi, Haider@Energy" w:date="2022-03-11T17:52:00Z">
              <w:r w:rsidRPr="00542719" w:rsidDel="00B46C51">
                <w:rPr>
                  <w:rFonts w:asciiTheme="minorHAnsi" w:eastAsia="Times New Roman" w:hAnsiTheme="minorHAnsi" w:cstheme="minorHAnsi"/>
                  <w:sz w:val="18"/>
                  <w:szCs w:val="20"/>
                </w:rPr>
                <w:delText>A reserved single pole circuit breaker space next to the circuit breaker next to the branch circuit labeled “Future” 240V shall be provided.</w:delText>
              </w:r>
            </w:del>
          </w:p>
          <w:p w14:paraId="5214D6BC" w14:textId="32A65961" w:rsidR="007667EA" w:rsidRPr="00542719" w:rsidDel="00B46C51" w:rsidRDefault="007667EA" w:rsidP="00F414AD">
            <w:pPr>
              <w:keepNext/>
              <w:numPr>
                <w:ilvl w:val="0"/>
                <w:numId w:val="28"/>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48" w:hanging="216"/>
              <w:contextualSpacing/>
              <w:rPr>
                <w:del w:id="1608" w:author="Alhabibi, Haider@Energy" w:date="2022-03-11T17:52:00Z"/>
                <w:rFonts w:asciiTheme="minorHAnsi" w:eastAsia="Times New Roman" w:hAnsiTheme="minorHAnsi" w:cstheme="minorHAnsi"/>
                <w:sz w:val="18"/>
                <w:szCs w:val="20"/>
              </w:rPr>
            </w:pPr>
            <w:del w:id="1609" w:author="Alhabibi, Haider@Energy" w:date="2022-03-11T17:52:00Z">
              <w:r w:rsidRPr="00542719" w:rsidDel="00B46C51">
                <w:rPr>
                  <w:rFonts w:asciiTheme="minorHAnsi" w:eastAsia="Times New Roman" w:hAnsiTheme="minorHAnsi" w:cstheme="minorHAnsi"/>
                  <w:sz w:val="18"/>
                  <w:szCs w:val="20"/>
                </w:rPr>
                <w:delText>A Category III or IV vent, or a Type B vent with straight pipe between outside and water heater.</w:delText>
              </w:r>
            </w:del>
          </w:p>
          <w:p w14:paraId="047EDBAB" w14:textId="00E5DEDB" w:rsidR="007667EA" w:rsidRPr="00542719" w:rsidDel="00B46C51" w:rsidRDefault="007667EA" w:rsidP="00F414AD">
            <w:pPr>
              <w:keepNext/>
              <w:numPr>
                <w:ilvl w:val="0"/>
                <w:numId w:val="28"/>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48" w:hanging="216"/>
              <w:contextualSpacing/>
              <w:rPr>
                <w:del w:id="1610" w:author="Alhabibi, Haider@Energy" w:date="2022-03-11T17:52:00Z"/>
                <w:rFonts w:asciiTheme="minorHAnsi" w:eastAsia="Times New Roman" w:hAnsiTheme="minorHAnsi" w:cstheme="minorHAnsi"/>
                <w:sz w:val="18"/>
                <w:szCs w:val="20"/>
              </w:rPr>
            </w:pPr>
            <w:del w:id="1611" w:author="Alhabibi, Haider@Energy" w:date="2022-03-11T17:52:00Z">
              <w:r w:rsidRPr="00542719" w:rsidDel="00B46C51">
                <w:rPr>
                  <w:rFonts w:asciiTheme="minorHAnsi" w:eastAsia="Times New Roman" w:hAnsiTheme="minorHAnsi" w:cstheme="minorHAnsi"/>
                  <w:sz w:val="18"/>
                  <w:szCs w:val="20"/>
                </w:rPr>
                <w:delText>A condensate drain no more than 2 inches higher than the base on water heater for natural draining.</w:delText>
              </w:r>
            </w:del>
          </w:p>
          <w:p w14:paraId="1E7A373A" w14:textId="4577E3CF" w:rsidR="007667EA" w:rsidDel="00B46C51" w:rsidRDefault="007667EA" w:rsidP="00F414AD">
            <w:pPr>
              <w:keepNext/>
              <w:numPr>
                <w:ilvl w:val="0"/>
                <w:numId w:val="28"/>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48" w:hanging="216"/>
              <w:contextualSpacing/>
              <w:rPr>
                <w:ins w:id="1612" w:author="Tam, Danny@Energy" w:date="2021-11-08T09:31:00Z"/>
                <w:del w:id="1613" w:author="Alhabibi, Haider@Energy" w:date="2022-03-11T17:52:00Z"/>
                <w:rFonts w:asciiTheme="minorHAnsi" w:eastAsia="Times New Roman" w:hAnsiTheme="minorHAnsi" w:cstheme="minorHAnsi"/>
                <w:sz w:val="18"/>
                <w:szCs w:val="20"/>
              </w:rPr>
            </w:pPr>
            <w:del w:id="1614" w:author="Alhabibi, Haider@Energy" w:date="2022-03-11T17:52:00Z">
              <w:r w:rsidRPr="00542719" w:rsidDel="00B46C51">
                <w:rPr>
                  <w:rFonts w:asciiTheme="minorHAnsi" w:eastAsia="Times New Roman" w:hAnsiTheme="minorHAnsi" w:cstheme="minorHAnsi"/>
                  <w:sz w:val="18"/>
                  <w:szCs w:val="20"/>
                </w:rPr>
                <w:delText>A gas supply line with capacity of at least 200,000 Btu/hr.</w:delText>
              </w:r>
            </w:del>
          </w:p>
          <w:p w14:paraId="1415E49A" w14:textId="2E47B87A" w:rsidR="00F547A5" w:rsidRPr="004736BD" w:rsidDel="00B46C51" w:rsidRDefault="00F547A5">
            <w:pPr>
              <w:pStyle w:val="ListParagraph"/>
              <w:keepNext/>
              <w:numPr>
                <w:ilvl w:val="0"/>
                <w:numId w:val="38"/>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ins w:id="1615" w:author="Tam, Danny@Energy" w:date="2021-11-08T09:31:00Z"/>
                <w:del w:id="1616" w:author="Alhabibi, Haider@Energy" w:date="2022-03-11T17:52:00Z"/>
                <w:rFonts w:asciiTheme="minorHAnsi" w:eastAsia="Times New Roman" w:hAnsiTheme="minorHAnsi" w:cstheme="minorHAnsi"/>
                <w:sz w:val="18"/>
                <w:szCs w:val="18"/>
              </w:rPr>
              <w:pPrChange w:id="1617" w:author="Tam, Danny@Energy" w:date="2021-11-08T09:31:00Z">
                <w:pPr>
                  <w:pStyle w:val="ListParagraph"/>
                  <w:keepNext/>
                  <w:numPr>
                    <w:numId w:val="34"/>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hanging="360"/>
                </w:pPr>
              </w:pPrChange>
            </w:pPr>
            <w:ins w:id="1618" w:author="Tam, Danny@Energy" w:date="2021-11-08T09:31:00Z">
              <w:del w:id="1619" w:author="Alhabibi, Haider@Energy" w:date="2022-03-11T17:52:00Z">
                <w:r w:rsidRPr="00E96E3C" w:rsidDel="00B46C51">
                  <w:rPr>
                    <w:rFonts w:asciiTheme="minorHAnsi" w:eastAsia="Times New Roman" w:hAnsiTheme="minorHAnsi" w:cstheme="minorHAnsi"/>
                    <w:sz w:val="18"/>
                    <w:szCs w:val="18"/>
                  </w:rPr>
                  <w:delText xml:space="preserve">A designated space at least 2.5 feet by 2.5 feet and 7 feet tall </w:delText>
                </w:r>
                <w:r w:rsidDel="00B46C51">
                  <w:rPr>
                    <w:rFonts w:asciiTheme="minorHAnsi" w:eastAsia="Times New Roman" w:hAnsiTheme="minorHAnsi" w:cstheme="minorHAnsi"/>
                    <w:sz w:val="18"/>
                    <w:szCs w:val="18"/>
                  </w:rPr>
                  <w:delText xml:space="preserve">more than 3 feet </w:delText>
                </w:r>
              </w:del>
            </w:ins>
            <w:ins w:id="1620" w:author="Tam, Danny@Energy" w:date="2021-11-08T09:32:00Z">
              <w:del w:id="1621" w:author="Alhabibi, Haider@Energy" w:date="2022-03-11T17:52:00Z">
                <w:r w:rsidR="00B219BC" w:rsidDel="00B46C51">
                  <w:rPr>
                    <w:rFonts w:asciiTheme="minorHAnsi" w:eastAsia="Times New Roman" w:hAnsiTheme="minorHAnsi" w:cstheme="minorHAnsi"/>
                    <w:sz w:val="18"/>
                    <w:szCs w:val="18"/>
                  </w:rPr>
                  <w:delText>from the water heater</w:delText>
                </w:r>
              </w:del>
            </w:ins>
          </w:p>
          <w:p w14:paraId="26EFAB9B" w14:textId="46B95548" w:rsidR="00F547A5" w:rsidRPr="004B6B6C" w:rsidDel="00B46C51" w:rsidRDefault="00F547A5" w:rsidP="00F547A5">
            <w:pPr>
              <w:numPr>
                <w:ilvl w:val="0"/>
                <w:numId w:val="36"/>
              </w:numPr>
              <w:tabs>
                <w:tab w:val="left" w:pos="916"/>
              </w:tabs>
              <w:kinsoku w:val="0"/>
              <w:overflowPunct w:val="0"/>
              <w:autoSpaceDE w:val="0"/>
              <w:autoSpaceDN w:val="0"/>
              <w:adjustRightInd w:val="0"/>
              <w:spacing w:after="0" w:line="203" w:lineRule="exact"/>
              <w:ind w:left="1231" w:hanging="270"/>
              <w:rPr>
                <w:ins w:id="1622" w:author="Tam, Danny@Energy" w:date="2021-11-08T09:31:00Z"/>
                <w:del w:id="1623" w:author="Alhabibi, Haider@Energy" w:date="2022-03-11T17:52:00Z"/>
                <w:rFonts w:cs="Calibri"/>
                <w:sz w:val="20"/>
                <w:szCs w:val="20"/>
              </w:rPr>
            </w:pPr>
            <w:ins w:id="1624" w:author="Tam, Danny@Energy" w:date="2021-11-08T09:31:00Z">
              <w:del w:id="1625" w:author="Alhabibi, Haider@Energy" w:date="2022-03-11T17:52:00Z">
                <w:r w:rsidRPr="004B6B6C" w:rsidDel="00B46C51">
                  <w:rPr>
                    <w:rFonts w:cs="Calibri"/>
                    <w:sz w:val="20"/>
                    <w:szCs w:val="20"/>
                    <w:u w:val="single"/>
                  </w:rPr>
                  <w:delText>A dedicated</w:delText>
                </w:r>
                <w:r w:rsidRPr="004B6B6C" w:rsidDel="00B46C51">
                  <w:rPr>
                    <w:rFonts w:cs="Calibri"/>
                    <w:spacing w:val="1"/>
                    <w:sz w:val="20"/>
                    <w:szCs w:val="20"/>
                    <w:u w:val="single"/>
                  </w:rPr>
                  <w:delText xml:space="preserve"> </w:delText>
                </w:r>
                <w:r w:rsidRPr="004B6B6C" w:rsidDel="00B46C51">
                  <w:rPr>
                    <w:rFonts w:cs="Calibri"/>
                    <w:sz w:val="20"/>
                    <w:szCs w:val="20"/>
                    <w:u w:val="single"/>
                  </w:rPr>
                  <w:delText>240 volt branch</w:delText>
                </w:r>
                <w:r w:rsidRPr="004B6B6C" w:rsidDel="00B46C51">
                  <w:rPr>
                    <w:rFonts w:cs="Calibri"/>
                    <w:spacing w:val="1"/>
                    <w:sz w:val="20"/>
                    <w:szCs w:val="20"/>
                    <w:u w:val="single"/>
                  </w:rPr>
                  <w:delText xml:space="preserve"> </w:delText>
                </w:r>
                <w:r w:rsidRPr="004B6B6C" w:rsidDel="00B46C51">
                  <w:rPr>
                    <w:rFonts w:cs="Calibri"/>
                    <w:sz w:val="20"/>
                    <w:szCs w:val="20"/>
                    <w:u w:val="single"/>
                  </w:rPr>
                  <w:delText>circuit</w:delText>
                </w:r>
                <w:r w:rsidRPr="004B6B6C" w:rsidDel="00B46C51">
                  <w:rPr>
                    <w:rFonts w:cs="Calibri"/>
                    <w:spacing w:val="-1"/>
                    <w:sz w:val="20"/>
                    <w:szCs w:val="20"/>
                    <w:u w:val="single"/>
                  </w:rPr>
                  <w:delText xml:space="preserve"> </w:delText>
                </w:r>
                <w:r w:rsidRPr="004B6B6C" w:rsidDel="00B46C51">
                  <w:rPr>
                    <w:rFonts w:cs="Calibri"/>
                    <w:sz w:val="20"/>
                    <w:szCs w:val="20"/>
                    <w:u w:val="single"/>
                  </w:rPr>
                  <w:delText>shall be</w:delText>
                </w:r>
                <w:r w:rsidRPr="004B6B6C" w:rsidDel="00B46C51">
                  <w:rPr>
                    <w:rFonts w:cs="Calibri"/>
                    <w:spacing w:val="-1"/>
                    <w:sz w:val="20"/>
                    <w:szCs w:val="20"/>
                    <w:u w:val="single"/>
                  </w:rPr>
                  <w:delText xml:space="preserve"> </w:delText>
                </w:r>
                <w:r w:rsidRPr="004B6B6C" w:rsidDel="00B46C51">
                  <w:rPr>
                    <w:rFonts w:cs="Calibri"/>
                    <w:sz w:val="20"/>
                    <w:szCs w:val="20"/>
                    <w:u w:val="single"/>
                  </w:rPr>
                  <w:delText>installed</w:delText>
                </w:r>
                <w:r w:rsidRPr="004B6B6C" w:rsidDel="00B46C51">
                  <w:rPr>
                    <w:rFonts w:cs="Calibri"/>
                    <w:spacing w:val="1"/>
                    <w:sz w:val="20"/>
                    <w:szCs w:val="20"/>
                    <w:u w:val="single"/>
                  </w:rPr>
                  <w:delText xml:space="preserve"> </w:delText>
                </w:r>
                <w:r w:rsidRPr="004B6B6C" w:rsidDel="00B46C51">
                  <w:rPr>
                    <w:rFonts w:cs="Calibri"/>
                    <w:sz w:val="20"/>
                    <w:szCs w:val="20"/>
                    <w:u w:val="single"/>
                  </w:rPr>
                  <w:delText>within</w:delText>
                </w:r>
                <w:r w:rsidRPr="004B6B6C" w:rsidDel="00B46C51">
                  <w:rPr>
                    <w:rFonts w:cs="Calibri"/>
                    <w:spacing w:val="-2"/>
                    <w:sz w:val="20"/>
                    <w:szCs w:val="20"/>
                    <w:u w:val="single"/>
                  </w:rPr>
                  <w:delText xml:space="preserve"> </w:delText>
                </w:r>
                <w:r w:rsidRPr="004B6B6C" w:rsidDel="00B46C51">
                  <w:rPr>
                    <w:rFonts w:cs="Calibri"/>
                    <w:sz w:val="20"/>
                    <w:szCs w:val="20"/>
                    <w:u w:val="single"/>
                  </w:rPr>
                  <w:delText>3 feet</w:delText>
                </w:r>
                <w:r w:rsidRPr="004B6B6C" w:rsidDel="00B46C51">
                  <w:rPr>
                    <w:rFonts w:cs="Calibri"/>
                    <w:spacing w:val="3"/>
                    <w:sz w:val="20"/>
                    <w:szCs w:val="20"/>
                    <w:u w:val="single"/>
                  </w:rPr>
                  <w:delText xml:space="preserve"> </w:delText>
                </w:r>
                <w:r w:rsidRPr="004B6B6C" w:rsidDel="00B46C51">
                  <w:rPr>
                    <w:rFonts w:cs="Calibri"/>
                    <w:sz w:val="20"/>
                    <w:szCs w:val="20"/>
                    <w:u w:val="single"/>
                  </w:rPr>
                  <w:delText>from</w:delText>
                </w:r>
                <w:r w:rsidRPr="004B6B6C" w:rsidDel="00B46C51">
                  <w:rPr>
                    <w:rFonts w:cs="Calibri"/>
                    <w:spacing w:val="-1"/>
                    <w:sz w:val="20"/>
                    <w:szCs w:val="20"/>
                    <w:u w:val="single"/>
                  </w:rPr>
                  <w:delText xml:space="preserve"> </w:delText>
                </w:r>
                <w:r w:rsidRPr="004B6B6C" w:rsidDel="00B46C51">
                  <w:rPr>
                    <w:rFonts w:cs="Calibri"/>
                    <w:sz w:val="20"/>
                    <w:szCs w:val="20"/>
                    <w:u w:val="single"/>
                  </w:rPr>
                  <w:delText>the</w:delText>
                </w:r>
                <w:r w:rsidRPr="004B6B6C" w:rsidDel="00B46C51">
                  <w:rPr>
                    <w:rFonts w:cs="Calibri"/>
                    <w:spacing w:val="-1"/>
                    <w:sz w:val="20"/>
                    <w:szCs w:val="20"/>
                    <w:u w:val="single"/>
                  </w:rPr>
                  <w:delText xml:space="preserve"> </w:delText>
                </w:r>
                <w:r w:rsidRPr="004B6B6C" w:rsidDel="00B46C51">
                  <w:rPr>
                    <w:rFonts w:cs="Calibri"/>
                    <w:sz w:val="20"/>
                    <w:szCs w:val="20"/>
                    <w:u w:val="single"/>
                  </w:rPr>
                  <w:delText>designated</w:delText>
                </w:r>
                <w:r w:rsidRPr="004B6B6C" w:rsidDel="00B46C51">
                  <w:rPr>
                    <w:rFonts w:cs="Calibri"/>
                    <w:spacing w:val="1"/>
                    <w:sz w:val="20"/>
                    <w:szCs w:val="20"/>
                    <w:u w:val="single"/>
                  </w:rPr>
                  <w:delText xml:space="preserve"> </w:delText>
                </w:r>
                <w:r w:rsidRPr="004B6B6C" w:rsidDel="00B46C51">
                  <w:rPr>
                    <w:rFonts w:cs="Calibri"/>
                    <w:sz w:val="20"/>
                    <w:szCs w:val="20"/>
                    <w:u w:val="single"/>
                  </w:rPr>
                  <w:delText>space. The</w:delText>
                </w:r>
              </w:del>
            </w:ins>
          </w:p>
          <w:p w14:paraId="539733F9" w14:textId="29AE451A" w:rsidR="00F547A5" w:rsidRPr="004736BD" w:rsidDel="00B46C51" w:rsidRDefault="00F547A5" w:rsidP="00F547A5">
            <w:pPr>
              <w:pStyle w:val="ListParagraph"/>
              <w:numPr>
                <w:ilvl w:val="0"/>
                <w:numId w:val="36"/>
              </w:numPr>
              <w:kinsoku w:val="0"/>
              <w:overflowPunct w:val="0"/>
              <w:autoSpaceDE w:val="0"/>
              <w:autoSpaceDN w:val="0"/>
              <w:adjustRightInd w:val="0"/>
              <w:spacing w:after="0" w:line="240" w:lineRule="auto"/>
              <w:ind w:left="1231" w:right="293" w:hanging="270"/>
              <w:rPr>
                <w:ins w:id="1626" w:author="Tam, Danny@Energy" w:date="2021-11-08T09:31:00Z"/>
                <w:del w:id="1627" w:author="Alhabibi, Haider@Energy" w:date="2022-03-11T17:52:00Z"/>
                <w:rFonts w:cs="Calibri"/>
                <w:sz w:val="20"/>
                <w:szCs w:val="20"/>
              </w:rPr>
            </w:pPr>
            <w:ins w:id="1628" w:author="Tam, Danny@Energy" w:date="2021-11-08T09:31:00Z">
              <w:del w:id="1629" w:author="Alhabibi, Haider@Energy" w:date="2022-03-11T17:52:00Z">
                <w:r w:rsidRPr="004736BD" w:rsidDel="00B46C51">
                  <w:rPr>
                    <w:rFonts w:cs="Calibri"/>
                    <w:sz w:val="20"/>
                    <w:szCs w:val="20"/>
                    <w:u w:val="single"/>
                  </w:rPr>
                  <w:delText>branch</w:delText>
                </w:r>
                <w:r w:rsidRPr="004736BD" w:rsidDel="00B46C51">
                  <w:rPr>
                    <w:rFonts w:cs="Calibri"/>
                    <w:spacing w:val="1"/>
                    <w:sz w:val="20"/>
                    <w:szCs w:val="20"/>
                    <w:u w:val="single"/>
                  </w:rPr>
                  <w:delText xml:space="preserve"> </w:delText>
                </w:r>
                <w:r w:rsidRPr="004736BD" w:rsidDel="00B46C51">
                  <w:rPr>
                    <w:rFonts w:cs="Calibri"/>
                    <w:sz w:val="20"/>
                    <w:szCs w:val="20"/>
                    <w:u w:val="single"/>
                  </w:rPr>
                  <w:delText>circuit shall be</w:delText>
                </w:r>
                <w:r w:rsidRPr="004736BD" w:rsidDel="00B46C51">
                  <w:rPr>
                    <w:rFonts w:cs="Calibri"/>
                    <w:spacing w:val="-1"/>
                    <w:sz w:val="20"/>
                    <w:szCs w:val="20"/>
                    <w:u w:val="single"/>
                  </w:rPr>
                  <w:delText xml:space="preserve"> </w:delText>
                </w:r>
                <w:r w:rsidRPr="004736BD" w:rsidDel="00B46C51">
                  <w:rPr>
                    <w:rFonts w:cs="Calibri"/>
                    <w:sz w:val="20"/>
                    <w:szCs w:val="20"/>
                    <w:u w:val="single"/>
                  </w:rPr>
                  <w:delText>rated at 30 amps</w:delText>
                </w:r>
                <w:r w:rsidRPr="004736BD" w:rsidDel="00B46C51">
                  <w:rPr>
                    <w:rFonts w:cs="Calibri"/>
                    <w:spacing w:val="1"/>
                    <w:sz w:val="20"/>
                    <w:szCs w:val="20"/>
                    <w:u w:val="single"/>
                  </w:rPr>
                  <w:delText xml:space="preserve"> </w:delText>
                </w:r>
                <w:r w:rsidRPr="004736BD" w:rsidDel="00B46C51">
                  <w:rPr>
                    <w:rFonts w:cs="Calibri"/>
                    <w:sz w:val="20"/>
                    <w:szCs w:val="20"/>
                    <w:u w:val="single"/>
                  </w:rPr>
                  <w:delText>minimum.</w:delText>
                </w:r>
                <w:r w:rsidRPr="004736BD" w:rsidDel="00B46C51">
                  <w:rPr>
                    <w:rFonts w:cs="Calibri"/>
                    <w:spacing w:val="2"/>
                    <w:sz w:val="20"/>
                    <w:szCs w:val="20"/>
                    <w:u w:val="single"/>
                  </w:rPr>
                  <w:delText xml:space="preserve"> </w:delText>
                </w:r>
                <w:r w:rsidRPr="004736BD" w:rsidDel="00B46C51">
                  <w:rPr>
                    <w:rFonts w:cs="Calibri"/>
                    <w:sz w:val="20"/>
                    <w:szCs w:val="20"/>
                    <w:u w:val="single"/>
                  </w:rPr>
                  <w:delText>The</w:delText>
                </w:r>
                <w:r w:rsidRPr="004736BD" w:rsidDel="00B46C51">
                  <w:rPr>
                    <w:rFonts w:cs="Calibri"/>
                    <w:spacing w:val="-1"/>
                    <w:sz w:val="20"/>
                    <w:szCs w:val="20"/>
                    <w:u w:val="single"/>
                  </w:rPr>
                  <w:delText xml:space="preserve"> </w:delText>
                </w:r>
                <w:r w:rsidRPr="004736BD" w:rsidDel="00B46C51">
                  <w:rPr>
                    <w:rFonts w:cs="Calibri"/>
                    <w:sz w:val="20"/>
                    <w:szCs w:val="20"/>
                    <w:u w:val="single"/>
                  </w:rPr>
                  <w:delText>blank</w:delText>
                </w:r>
                <w:r w:rsidRPr="004736BD" w:rsidDel="00B46C51">
                  <w:rPr>
                    <w:rFonts w:cs="Calibri"/>
                    <w:spacing w:val="1"/>
                    <w:sz w:val="20"/>
                    <w:szCs w:val="20"/>
                    <w:u w:val="single"/>
                  </w:rPr>
                  <w:delText xml:space="preserve"> </w:delText>
                </w:r>
                <w:r w:rsidRPr="004736BD" w:rsidDel="00B46C51">
                  <w:rPr>
                    <w:rFonts w:cs="Calibri"/>
                    <w:sz w:val="20"/>
                    <w:szCs w:val="20"/>
                    <w:u w:val="single"/>
                  </w:rPr>
                  <w:delText>cover shall be</w:delText>
                </w:r>
                <w:r w:rsidRPr="004736BD" w:rsidDel="00B46C51">
                  <w:rPr>
                    <w:rFonts w:cs="Calibri"/>
                    <w:spacing w:val="-1"/>
                    <w:sz w:val="20"/>
                    <w:szCs w:val="20"/>
                    <w:u w:val="single"/>
                  </w:rPr>
                  <w:delText xml:space="preserve"> </w:delText>
                </w:r>
                <w:r w:rsidRPr="004736BD" w:rsidDel="00B46C51">
                  <w:rPr>
                    <w:rFonts w:cs="Calibri"/>
                    <w:sz w:val="20"/>
                    <w:szCs w:val="20"/>
                    <w:u w:val="single"/>
                  </w:rPr>
                  <w:delText>identified</w:delText>
                </w:r>
                <w:r w:rsidRPr="004736BD" w:rsidDel="00B46C51">
                  <w:rPr>
                    <w:rFonts w:cs="Calibri"/>
                    <w:spacing w:val="1"/>
                    <w:sz w:val="20"/>
                    <w:szCs w:val="20"/>
                    <w:u w:val="single"/>
                  </w:rPr>
                  <w:delText xml:space="preserve"> </w:delText>
                </w:r>
                <w:r w:rsidRPr="004736BD" w:rsidDel="00B46C51">
                  <w:rPr>
                    <w:rFonts w:cs="Calibri"/>
                    <w:sz w:val="20"/>
                    <w:szCs w:val="20"/>
                    <w:u w:val="single"/>
                  </w:rPr>
                  <w:delText>as</w:delText>
                </w:r>
                <w:r w:rsidRPr="004736BD" w:rsidDel="00B46C51">
                  <w:rPr>
                    <w:rFonts w:cs="Calibri"/>
                    <w:spacing w:val="1"/>
                    <w:sz w:val="20"/>
                    <w:szCs w:val="20"/>
                    <w:u w:val="single"/>
                  </w:rPr>
                  <w:delText xml:space="preserve"> </w:delText>
                </w:r>
                <w:r w:rsidRPr="004736BD" w:rsidDel="00B46C51">
                  <w:rPr>
                    <w:rFonts w:cs="Calibri"/>
                    <w:sz w:val="20"/>
                    <w:szCs w:val="20"/>
                    <w:u w:val="single"/>
                  </w:rPr>
                  <w:delText>“240V</w:delText>
                </w:r>
                <w:r w:rsidRPr="004736BD" w:rsidDel="00B46C51">
                  <w:rPr>
                    <w:rFonts w:cs="Calibri"/>
                    <w:spacing w:val="-1"/>
                    <w:sz w:val="20"/>
                    <w:szCs w:val="20"/>
                  </w:rPr>
                  <w:delText xml:space="preserve"> </w:delText>
                </w:r>
                <w:r w:rsidRPr="004736BD" w:rsidDel="00B46C51">
                  <w:rPr>
                    <w:rFonts w:cs="Calibri"/>
                    <w:sz w:val="20"/>
                    <w:szCs w:val="20"/>
                    <w:u w:val="single"/>
                  </w:rPr>
                  <w:delText>ready”;</w:delText>
                </w:r>
                <w:r w:rsidRPr="004736BD" w:rsidDel="00B46C51">
                  <w:rPr>
                    <w:rFonts w:cs="Calibri"/>
                    <w:spacing w:val="-1"/>
                    <w:sz w:val="20"/>
                    <w:szCs w:val="20"/>
                    <w:u w:val="single"/>
                  </w:rPr>
                  <w:delText xml:space="preserve"> </w:delText>
                </w:r>
                <w:r w:rsidRPr="004736BD" w:rsidDel="00B46C51">
                  <w:rPr>
                    <w:rFonts w:cs="Calibri"/>
                    <w:sz w:val="20"/>
                    <w:szCs w:val="20"/>
                    <w:u w:val="single"/>
                  </w:rPr>
                  <w:delText>and</w:delText>
                </w:r>
              </w:del>
            </w:ins>
          </w:p>
          <w:p w14:paraId="6AB1A90D" w14:textId="054C8957" w:rsidR="00F547A5" w:rsidRPr="004B6B6C" w:rsidDel="00B46C51" w:rsidRDefault="00F547A5" w:rsidP="00F547A5">
            <w:pPr>
              <w:numPr>
                <w:ilvl w:val="0"/>
                <w:numId w:val="36"/>
              </w:numPr>
              <w:tabs>
                <w:tab w:val="left" w:pos="827"/>
              </w:tabs>
              <w:kinsoku w:val="0"/>
              <w:overflowPunct w:val="0"/>
              <w:autoSpaceDE w:val="0"/>
              <w:autoSpaceDN w:val="0"/>
              <w:adjustRightInd w:val="0"/>
              <w:spacing w:before="119" w:after="0" w:line="240" w:lineRule="auto"/>
              <w:ind w:left="1231" w:right="606" w:hanging="270"/>
              <w:rPr>
                <w:ins w:id="1630" w:author="Tam, Danny@Energy" w:date="2021-11-08T09:31:00Z"/>
                <w:del w:id="1631" w:author="Alhabibi, Haider@Energy" w:date="2022-03-11T17:52:00Z"/>
                <w:rFonts w:cs="Calibri"/>
                <w:sz w:val="20"/>
                <w:szCs w:val="20"/>
              </w:rPr>
            </w:pPr>
            <w:ins w:id="1632" w:author="Tam, Danny@Energy" w:date="2021-11-08T09:31:00Z">
              <w:del w:id="1633" w:author="Alhabibi, Haider@Energy" w:date="2022-03-11T17:52:00Z">
                <w:r w:rsidRPr="004B6B6C" w:rsidDel="00B46C51">
                  <w:rPr>
                    <w:rFonts w:cs="Calibri"/>
                    <w:sz w:val="20"/>
                    <w:szCs w:val="20"/>
                    <w:u w:val="single"/>
                  </w:rPr>
                  <w:delText>The</w:delText>
                </w:r>
                <w:r w:rsidRPr="004B6B6C" w:rsidDel="00B46C51">
                  <w:rPr>
                    <w:rFonts w:cs="Calibri"/>
                    <w:spacing w:val="-1"/>
                    <w:sz w:val="20"/>
                    <w:szCs w:val="20"/>
                    <w:u w:val="single"/>
                  </w:rPr>
                  <w:delText xml:space="preserve"> </w:delText>
                </w:r>
                <w:r w:rsidRPr="004B6B6C" w:rsidDel="00B46C51">
                  <w:rPr>
                    <w:rFonts w:cs="Calibri"/>
                    <w:sz w:val="20"/>
                    <w:szCs w:val="20"/>
                    <w:u w:val="single"/>
                  </w:rPr>
                  <w:delText>main</w:delText>
                </w:r>
                <w:r w:rsidRPr="004B6B6C" w:rsidDel="00B46C51">
                  <w:rPr>
                    <w:rFonts w:cs="Calibri"/>
                    <w:spacing w:val="1"/>
                    <w:sz w:val="20"/>
                    <w:szCs w:val="20"/>
                    <w:u w:val="single"/>
                  </w:rPr>
                  <w:delText xml:space="preserve"> </w:delText>
                </w:r>
                <w:r w:rsidRPr="004B6B6C" w:rsidDel="00B46C51">
                  <w:rPr>
                    <w:rFonts w:cs="Calibri"/>
                    <w:sz w:val="20"/>
                    <w:szCs w:val="20"/>
                    <w:u w:val="single"/>
                  </w:rPr>
                  <w:delText>electrical</w:delText>
                </w:r>
                <w:r w:rsidRPr="004B6B6C" w:rsidDel="00B46C51">
                  <w:rPr>
                    <w:rFonts w:cs="Calibri"/>
                    <w:spacing w:val="-1"/>
                    <w:sz w:val="20"/>
                    <w:szCs w:val="20"/>
                    <w:u w:val="single"/>
                  </w:rPr>
                  <w:delText xml:space="preserve"> </w:delText>
                </w:r>
                <w:r w:rsidRPr="004B6B6C" w:rsidDel="00B46C51">
                  <w:rPr>
                    <w:rFonts w:cs="Calibri"/>
                    <w:sz w:val="20"/>
                    <w:szCs w:val="20"/>
                    <w:u w:val="single"/>
                  </w:rPr>
                  <w:delText>service</w:delText>
                </w:r>
                <w:r w:rsidRPr="004B6B6C" w:rsidDel="00B46C51">
                  <w:rPr>
                    <w:rFonts w:cs="Calibri"/>
                    <w:spacing w:val="-1"/>
                    <w:sz w:val="20"/>
                    <w:szCs w:val="20"/>
                    <w:u w:val="single"/>
                  </w:rPr>
                  <w:delText xml:space="preserve"> </w:delText>
                </w:r>
                <w:r w:rsidRPr="004B6B6C" w:rsidDel="00B46C51">
                  <w:rPr>
                    <w:rFonts w:cs="Calibri"/>
                    <w:sz w:val="20"/>
                    <w:szCs w:val="20"/>
                    <w:u w:val="single"/>
                  </w:rPr>
                  <w:delText>panel shall have</w:delText>
                </w:r>
                <w:r w:rsidRPr="004B6B6C" w:rsidDel="00B46C51">
                  <w:rPr>
                    <w:rFonts w:cs="Calibri"/>
                    <w:spacing w:val="-1"/>
                    <w:sz w:val="20"/>
                    <w:szCs w:val="20"/>
                    <w:u w:val="single"/>
                  </w:rPr>
                  <w:delText xml:space="preserve"> </w:delText>
                </w:r>
                <w:r w:rsidRPr="004B6B6C" w:rsidDel="00B46C51">
                  <w:rPr>
                    <w:rFonts w:cs="Calibri"/>
                    <w:sz w:val="20"/>
                    <w:szCs w:val="20"/>
                    <w:u w:val="single"/>
                  </w:rPr>
                  <w:delText>a reserved</w:delText>
                </w:r>
                <w:r w:rsidRPr="004B6B6C" w:rsidDel="00B46C51">
                  <w:rPr>
                    <w:rFonts w:cs="Calibri"/>
                    <w:spacing w:val="1"/>
                    <w:sz w:val="20"/>
                    <w:szCs w:val="20"/>
                    <w:u w:val="single"/>
                  </w:rPr>
                  <w:delText xml:space="preserve"> </w:delText>
                </w:r>
                <w:r w:rsidRPr="004B6B6C" w:rsidDel="00B46C51">
                  <w:rPr>
                    <w:rFonts w:cs="Calibri"/>
                    <w:sz w:val="20"/>
                    <w:szCs w:val="20"/>
                    <w:u w:val="single"/>
                  </w:rPr>
                  <w:delText>space</w:delText>
                </w:r>
                <w:r w:rsidRPr="004B6B6C" w:rsidDel="00B46C51">
                  <w:rPr>
                    <w:rFonts w:cs="Calibri"/>
                    <w:spacing w:val="-1"/>
                    <w:sz w:val="20"/>
                    <w:szCs w:val="20"/>
                    <w:u w:val="single"/>
                  </w:rPr>
                  <w:delText xml:space="preserve"> </w:delText>
                </w:r>
                <w:r w:rsidRPr="004B6B6C" w:rsidDel="00B46C51">
                  <w:rPr>
                    <w:rFonts w:cs="Calibri"/>
                    <w:sz w:val="20"/>
                    <w:szCs w:val="20"/>
                    <w:u w:val="single"/>
                  </w:rPr>
                  <w:delText>to allow</w:delText>
                </w:r>
                <w:r w:rsidRPr="004B6B6C" w:rsidDel="00B46C51">
                  <w:rPr>
                    <w:rFonts w:cs="Calibri"/>
                    <w:spacing w:val="-1"/>
                    <w:sz w:val="20"/>
                    <w:szCs w:val="20"/>
                    <w:u w:val="single"/>
                  </w:rPr>
                  <w:delText xml:space="preserve"> </w:delText>
                </w:r>
                <w:r w:rsidRPr="004B6B6C" w:rsidDel="00B46C51">
                  <w:rPr>
                    <w:rFonts w:cs="Calibri"/>
                    <w:sz w:val="20"/>
                    <w:szCs w:val="20"/>
                    <w:u w:val="single"/>
                  </w:rPr>
                  <w:delText>for the</w:delText>
                </w:r>
                <w:r w:rsidRPr="004B6B6C" w:rsidDel="00B46C51">
                  <w:rPr>
                    <w:rFonts w:cs="Calibri"/>
                    <w:spacing w:val="-1"/>
                    <w:sz w:val="20"/>
                    <w:szCs w:val="20"/>
                    <w:u w:val="single"/>
                  </w:rPr>
                  <w:delText xml:space="preserve"> </w:delText>
                </w:r>
                <w:r w:rsidRPr="004B6B6C" w:rsidDel="00B46C51">
                  <w:rPr>
                    <w:rFonts w:cs="Calibri"/>
                    <w:sz w:val="20"/>
                    <w:szCs w:val="20"/>
                    <w:u w:val="single"/>
                  </w:rPr>
                  <w:delText>installation</w:delText>
                </w:r>
                <w:r w:rsidRPr="004B6B6C" w:rsidDel="00B46C51">
                  <w:rPr>
                    <w:rFonts w:cs="Calibri"/>
                    <w:spacing w:val="1"/>
                    <w:sz w:val="20"/>
                    <w:szCs w:val="20"/>
                    <w:u w:val="single"/>
                  </w:rPr>
                  <w:delText xml:space="preserve"> </w:delText>
                </w:r>
                <w:r w:rsidRPr="004B6B6C" w:rsidDel="00B46C51">
                  <w:rPr>
                    <w:rFonts w:cs="Calibri"/>
                    <w:sz w:val="20"/>
                    <w:szCs w:val="20"/>
                    <w:u w:val="single"/>
                  </w:rPr>
                  <w:delText>of</w:delText>
                </w:r>
                <w:r w:rsidRPr="004B6B6C" w:rsidDel="00B46C51">
                  <w:rPr>
                    <w:rFonts w:cs="Calibri"/>
                    <w:spacing w:val="-1"/>
                    <w:sz w:val="20"/>
                    <w:szCs w:val="20"/>
                    <w:u w:val="single"/>
                  </w:rPr>
                  <w:delText xml:space="preserve"> </w:delText>
                </w:r>
                <w:r w:rsidRPr="004B6B6C" w:rsidDel="00B46C51">
                  <w:rPr>
                    <w:rFonts w:cs="Calibri"/>
                    <w:sz w:val="20"/>
                    <w:szCs w:val="20"/>
                    <w:u w:val="single"/>
                  </w:rPr>
                  <w:delText>a</w:delText>
                </w:r>
                <w:r w:rsidRPr="004B6B6C" w:rsidDel="00B46C51">
                  <w:rPr>
                    <w:rFonts w:cs="Calibri"/>
                    <w:sz w:val="20"/>
                    <w:szCs w:val="20"/>
                  </w:rPr>
                  <w:delText xml:space="preserve"> </w:delText>
                </w:r>
                <w:r w:rsidRPr="004B6B6C" w:rsidDel="00B46C51">
                  <w:rPr>
                    <w:rFonts w:cs="Calibri"/>
                    <w:sz w:val="20"/>
                    <w:szCs w:val="20"/>
                    <w:u w:val="single"/>
                  </w:rPr>
                  <w:delText>double</w:delText>
                </w:r>
                <w:r w:rsidRPr="004B6B6C" w:rsidDel="00B46C51">
                  <w:rPr>
                    <w:rFonts w:cs="Calibri"/>
                    <w:spacing w:val="-1"/>
                    <w:sz w:val="20"/>
                    <w:szCs w:val="20"/>
                    <w:u w:val="single"/>
                  </w:rPr>
                  <w:delText xml:space="preserve"> </w:delText>
                </w:r>
                <w:r w:rsidRPr="004B6B6C" w:rsidDel="00B46C51">
                  <w:rPr>
                    <w:rFonts w:cs="Calibri"/>
                    <w:sz w:val="20"/>
                    <w:szCs w:val="20"/>
                    <w:u w:val="single"/>
                  </w:rPr>
                  <w:delText>pole</w:delText>
                </w:r>
                <w:r w:rsidRPr="004B6B6C" w:rsidDel="00B46C51">
                  <w:rPr>
                    <w:rFonts w:cs="Calibri"/>
                    <w:spacing w:val="-1"/>
                    <w:sz w:val="20"/>
                    <w:szCs w:val="20"/>
                    <w:u w:val="single"/>
                  </w:rPr>
                  <w:delText xml:space="preserve"> </w:delText>
                </w:r>
                <w:r w:rsidRPr="004B6B6C" w:rsidDel="00B46C51">
                  <w:rPr>
                    <w:rFonts w:cs="Calibri"/>
                    <w:sz w:val="20"/>
                    <w:szCs w:val="20"/>
                    <w:u w:val="single"/>
                  </w:rPr>
                  <w:delText>circuit breaker for a future</w:delText>
                </w:r>
                <w:r w:rsidRPr="004B6B6C" w:rsidDel="00B46C51">
                  <w:rPr>
                    <w:rFonts w:cs="Calibri"/>
                    <w:spacing w:val="-1"/>
                    <w:sz w:val="20"/>
                    <w:szCs w:val="20"/>
                    <w:u w:val="single"/>
                  </w:rPr>
                  <w:delText xml:space="preserve"> </w:delText>
                </w:r>
                <w:r w:rsidRPr="004B6B6C" w:rsidDel="00B46C51">
                  <w:rPr>
                    <w:rFonts w:cs="Calibri"/>
                    <w:sz w:val="20"/>
                    <w:szCs w:val="20"/>
                    <w:u w:val="single"/>
                  </w:rPr>
                  <w:delText>HPWH</w:delText>
                </w:r>
                <w:r w:rsidRPr="004B6B6C" w:rsidDel="00B46C51">
                  <w:rPr>
                    <w:rFonts w:cs="Calibri"/>
                    <w:spacing w:val="1"/>
                    <w:sz w:val="20"/>
                    <w:szCs w:val="20"/>
                    <w:u w:val="single"/>
                  </w:rPr>
                  <w:delText xml:space="preserve"> </w:delText>
                </w:r>
                <w:r w:rsidRPr="004B6B6C" w:rsidDel="00B46C51">
                  <w:rPr>
                    <w:rFonts w:cs="Calibri"/>
                    <w:sz w:val="20"/>
                    <w:szCs w:val="20"/>
                    <w:u w:val="single"/>
                  </w:rPr>
                  <w:delText>installation.</w:delText>
                </w:r>
                <w:r w:rsidRPr="004B6B6C" w:rsidDel="00B46C51">
                  <w:rPr>
                    <w:rFonts w:cs="Calibri"/>
                    <w:spacing w:val="-2"/>
                    <w:sz w:val="20"/>
                    <w:szCs w:val="20"/>
                    <w:u w:val="single"/>
                  </w:rPr>
                  <w:delText xml:space="preserve"> </w:delText>
                </w:r>
                <w:r w:rsidRPr="004B6B6C" w:rsidDel="00B46C51">
                  <w:rPr>
                    <w:rFonts w:cs="Calibri"/>
                    <w:sz w:val="20"/>
                    <w:szCs w:val="20"/>
                    <w:u w:val="single"/>
                  </w:rPr>
                  <w:delText>The</w:delText>
                </w:r>
                <w:r w:rsidRPr="004B6B6C" w:rsidDel="00B46C51">
                  <w:rPr>
                    <w:rFonts w:cs="Calibri"/>
                    <w:spacing w:val="-1"/>
                    <w:sz w:val="20"/>
                    <w:szCs w:val="20"/>
                    <w:u w:val="single"/>
                  </w:rPr>
                  <w:delText xml:space="preserve"> </w:delText>
                </w:r>
                <w:r w:rsidRPr="004B6B6C" w:rsidDel="00B46C51">
                  <w:rPr>
                    <w:rFonts w:cs="Calibri"/>
                    <w:sz w:val="20"/>
                    <w:szCs w:val="20"/>
                    <w:u w:val="single"/>
                  </w:rPr>
                  <w:delText>reserved</w:delText>
                </w:r>
                <w:r w:rsidRPr="004B6B6C" w:rsidDel="00B46C51">
                  <w:rPr>
                    <w:rFonts w:cs="Calibri"/>
                    <w:spacing w:val="1"/>
                    <w:sz w:val="20"/>
                    <w:szCs w:val="20"/>
                    <w:u w:val="single"/>
                  </w:rPr>
                  <w:delText xml:space="preserve"> </w:delText>
                </w:r>
                <w:r w:rsidRPr="004B6B6C" w:rsidDel="00B46C51">
                  <w:rPr>
                    <w:rFonts w:cs="Calibri"/>
                    <w:sz w:val="20"/>
                    <w:szCs w:val="20"/>
                    <w:u w:val="single"/>
                  </w:rPr>
                  <w:delText>space</w:delText>
                </w:r>
                <w:r w:rsidRPr="004B6B6C" w:rsidDel="00B46C51">
                  <w:rPr>
                    <w:rFonts w:cs="Calibri"/>
                    <w:spacing w:val="-1"/>
                    <w:sz w:val="20"/>
                    <w:szCs w:val="20"/>
                    <w:u w:val="single"/>
                  </w:rPr>
                  <w:delText xml:space="preserve"> </w:delText>
                </w:r>
                <w:r w:rsidRPr="004B6B6C" w:rsidDel="00B46C51">
                  <w:rPr>
                    <w:rFonts w:cs="Calibri"/>
                    <w:sz w:val="20"/>
                    <w:szCs w:val="20"/>
                    <w:u w:val="single"/>
                  </w:rPr>
                  <w:delText>shall be</w:delText>
                </w:r>
                <w:r w:rsidRPr="004B6B6C" w:rsidDel="00B46C51">
                  <w:rPr>
                    <w:rFonts w:cs="Calibri"/>
                    <w:sz w:val="20"/>
                    <w:szCs w:val="20"/>
                  </w:rPr>
                  <w:delText xml:space="preserve"> </w:delText>
                </w:r>
                <w:r w:rsidRPr="004B6B6C" w:rsidDel="00B46C51">
                  <w:rPr>
                    <w:rFonts w:cs="Calibri"/>
                    <w:sz w:val="20"/>
                    <w:szCs w:val="20"/>
                    <w:u w:val="single"/>
                  </w:rPr>
                  <w:delText>permanently</w:delText>
                </w:r>
                <w:r w:rsidRPr="004B6B6C" w:rsidDel="00B46C51">
                  <w:rPr>
                    <w:rFonts w:cs="Calibri"/>
                    <w:spacing w:val="1"/>
                    <w:sz w:val="20"/>
                    <w:szCs w:val="20"/>
                    <w:u w:val="single"/>
                  </w:rPr>
                  <w:delText xml:space="preserve"> </w:delText>
                </w:r>
                <w:r w:rsidRPr="004B6B6C" w:rsidDel="00B46C51">
                  <w:rPr>
                    <w:rFonts w:cs="Calibri"/>
                    <w:sz w:val="20"/>
                    <w:szCs w:val="20"/>
                    <w:u w:val="single"/>
                  </w:rPr>
                  <w:delText>marked</w:delText>
                </w:r>
                <w:r w:rsidRPr="004B6B6C" w:rsidDel="00B46C51">
                  <w:rPr>
                    <w:rFonts w:cs="Calibri"/>
                    <w:spacing w:val="1"/>
                    <w:sz w:val="20"/>
                    <w:szCs w:val="20"/>
                    <w:u w:val="single"/>
                  </w:rPr>
                  <w:delText xml:space="preserve"> </w:delText>
                </w:r>
                <w:r w:rsidRPr="004B6B6C" w:rsidDel="00B46C51">
                  <w:rPr>
                    <w:rFonts w:cs="Calibri"/>
                    <w:sz w:val="20"/>
                    <w:szCs w:val="20"/>
                    <w:u w:val="single"/>
                  </w:rPr>
                  <w:delText>as</w:delText>
                </w:r>
                <w:r w:rsidRPr="004B6B6C" w:rsidDel="00B46C51">
                  <w:rPr>
                    <w:rFonts w:cs="Calibri"/>
                    <w:spacing w:val="1"/>
                    <w:sz w:val="20"/>
                    <w:szCs w:val="20"/>
                    <w:u w:val="single"/>
                  </w:rPr>
                  <w:delText xml:space="preserve"> </w:delText>
                </w:r>
                <w:r w:rsidRPr="004B6B6C" w:rsidDel="00B46C51">
                  <w:rPr>
                    <w:rFonts w:cs="Calibri"/>
                    <w:sz w:val="20"/>
                    <w:szCs w:val="20"/>
                    <w:u w:val="single"/>
                  </w:rPr>
                  <w:delText>“For Future</w:delText>
                </w:r>
                <w:r w:rsidRPr="004B6B6C" w:rsidDel="00B46C51">
                  <w:rPr>
                    <w:rFonts w:cs="Calibri"/>
                    <w:spacing w:val="-1"/>
                    <w:sz w:val="20"/>
                    <w:szCs w:val="20"/>
                    <w:u w:val="single"/>
                  </w:rPr>
                  <w:delText xml:space="preserve"> </w:delText>
                </w:r>
                <w:r w:rsidRPr="004B6B6C" w:rsidDel="00B46C51">
                  <w:rPr>
                    <w:rFonts w:cs="Calibri"/>
                    <w:sz w:val="20"/>
                    <w:szCs w:val="20"/>
                    <w:u w:val="single"/>
                  </w:rPr>
                  <w:delText>240V use”;</w:delText>
                </w:r>
                <w:r w:rsidRPr="004B6B6C" w:rsidDel="00B46C51">
                  <w:rPr>
                    <w:rFonts w:cs="Calibri"/>
                    <w:spacing w:val="-1"/>
                    <w:sz w:val="20"/>
                    <w:szCs w:val="20"/>
                    <w:u w:val="single"/>
                  </w:rPr>
                  <w:delText xml:space="preserve"> </w:delText>
                </w:r>
                <w:r w:rsidRPr="004B6B6C" w:rsidDel="00B46C51">
                  <w:rPr>
                    <w:rFonts w:cs="Calibri"/>
                    <w:sz w:val="20"/>
                    <w:szCs w:val="20"/>
                    <w:u w:val="single"/>
                  </w:rPr>
                  <w:delText>and</w:delText>
                </w:r>
              </w:del>
            </w:ins>
          </w:p>
          <w:p w14:paraId="3CAF5082" w14:textId="7CAE4938" w:rsidR="00F547A5" w:rsidRPr="004B6B6C" w:rsidDel="00B46C51" w:rsidRDefault="00F547A5" w:rsidP="00F547A5">
            <w:pPr>
              <w:numPr>
                <w:ilvl w:val="0"/>
                <w:numId w:val="36"/>
              </w:numPr>
              <w:tabs>
                <w:tab w:val="left" w:pos="827"/>
              </w:tabs>
              <w:kinsoku w:val="0"/>
              <w:overflowPunct w:val="0"/>
              <w:autoSpaceDE w:val="0"/>
              <w:autoSpaceDN w:val="0"/>
              <w:adjustRightInd w:val="0"/>
              <w:spacing w:before="120" w:after="0" w:line="240" w:lineRule="auto"/>
              <w:ind w:left="1231" w:right="311" w:hanging="270"/>
              <w:rPr>
                <w:ins w:id="1634" w:author="Tam, Danny@Energy" w:date="2021-11-08T09:31:00Z"/>
                <w:del w:id="1635" w:author="Alhabibi, Haider@Energy" w:date="2022-03-11T17:52:00Z"/>
                <w:rFonts w:cs="Calibri"/>
                <w:sz w:val="20"/>
                <w:szCs w:val="20"/>
              </w:rPr>
            </w:pPr>
            <w:ins w:id="1636" w:author="Tam, Danny@Energy" w:date="2021-11-08T09:31:00Z">
              <w:del w:id="1637" w:author="Alhabibi, Haider@Energy" w:date="2022-03-11T17:52:00Z">
                <w:r w:rsidRPr="004B6B6C" w:rsidDel="00B46C51">
                  <w:rPr>
                    <w:rFonts w:cs="Calibri"/>
                    <w:sz w:val="20"/>
                    <w:szCs w:val="20"/>
                    <w:u w:val="single"/>
                  </w:rPr>
                  <w:delText>Either a dedicated</w:delText>
                </w:r>
                <w:r w:rsidRPr="004B6B6C" w:rsidDel="00B46C51">
                  <w:rPr>
                    <w:rFonts w:cs="Calibri"/>
                    <w:spacing w:val="1"/>
                    <w:sz w:val="20"/>
                    <w:szCs w:val="20"/>
                    <w:u w:val="single"/>
                  </w:rPr>
                  <w:delText xml:space="preserve"> </w:delText>
                </w:r>
                <w:r w:rsidRPr="004B6B6C" w:rsidDel="00B46C51">
                  <w:rPr>
                    <w:rFonts w:cs="Calibri"/>
                    <w:sz w:val="20"/>
                    <w:szCs w:val="20"/>
                    <w:u w:val="single"/>
                  </w:rPr>
                  <w:delText>cold water</w:delText>
                </w:r>
                <w:r w:rsidRPr="004B6B6C" w:rsidDel="00B46C51">
                  <w:rPr>
                    <w:rFonts w:cs="Calibri"/>
                    <w:spacing w:val="2"/>
                    <w:sz w:val="20"/>
                    <w:szCs w:val="20"/>
                    <w:u w:val="single"/>
                  </w:rPr>
                  <w:delText xml:space="preserve"> </w:delText>
                </w:r>
                <w:r w:rsidRPr="004B6B6C" w:rsidDel="00B46C51">
                  <w:rPr>
                    <w:rFonts w:cs="Calibri"/>
                    <w:sz w:val="20"/>
                    <w:szCs w:val="20"/>
                    <w:u w:val="single"/>
                  </w:rPr>
                  <w:delText>supply,</w:delText>
                </w:r>
                <w:r w:rsidRPr="004B6B6C" w:rsidDel="00B46C51">
                  <w:rPr>
                    <w:rFonts w:cs="Calibri"/>
                    <w:spacing w:val="-2"/>
                    <w:sz w:val="20"/>
                    <w:szCs w:val="20"/>
                    <w:u w:val="single"/>
                  </w:rPr>
                  <w:delText xml:space="preserve"> </w:delText>
                </w:r>
                <w:r w:rsidRPr="004B6B6C" w:rsidDel="00B46C51">
                  <w:rPr>
                    <w:rFonts w:cs="Calibri"/>
                    <w:sz w:val="20"/>
                    <w:szCs w:val="20"/>
                    <w:u w:val="single"/>
                  </w:rPr>
                  <w:delText>or the</w:delText>
                </w:r>
                <w:r w:rsidRPr="004B6B6C" w:rsidDel="00B46C51">
                  <w:rPr>
                    <w:rFonts w:cs="Calibri"/>
                    <w:spacing w:val="-1"/>
                    <w:sz w:val="20"/>
                    <w:szCs w:val="20"/>
                    <w:u w:val="single"/>
                  </w:rPr>
                  <w:delText xml:space="preserve"> </w:delText>
                </w:r>
                <w:r w:rsidRPr="004B6B6C" w:rsidDel="00B46C51">
                  <w:rPr>
                    <w:rFonts w:cs="Calibri"/>
                    <w:sz w:val="20"/>
                    <w:szCs w:val="20"/>
                    <w:u w:val="single"/>
                  </w:rPr>
                  <w:delText>cold</w:delText>
                </w:r>
                <w:r w:rsidRPr="004B6B6C" w:rsidDel="00B46C51">
                  <w:rPr>
                    <w:rFonts w:cs="Calibri"/>
                    <w:spacing w:val="1"/>
                    <w:sz w:val="20"/>
                    <w:szCs w:val="20"/>
                    <w:u w:val="single"/>
                  </w:rPr>
                  <w:delText xml:space="preserve"> </w:delText>
                </w:r>
                <w:r w:rsidRPr="004B6B6C" w:rsidDel="00B46C51">
                  <w:rPr>
                    <w:rFonts w:cs="Calibri"/>
                    <w:sz w:val="20"/>
                    <w:szCs w:val="20"/>
                    <w:u w:val="single"/>
                  </w:rPr>
                  <w:delText>water supply</w:delText>
                </w:r>
                <w:r w:rsidRPr="004B6B6C" w:rsidDel="00B46C51">
                  <w:rPr>
                    <w:rFonts w:cs="Calibri"/>
                    <w:spacing w:val="1"/>
                    <w:sz w:val="20"/>
                    <w:szCs w:val="20"/>
                    <w:u w:val="single"/>
                  </w:rPr>
                  <w:delText xml:space="preserve"> </w:delText>
                </w:r>
                <w:r w:rsidRPr="004B6B6C" w:rsidDel="00B46C51">
                  <w:rPr>
                    <w:rFonts w:cs="Calibri"/>
                    <w:sz w:val="20"/>
                    <w:szCs w:val="20"/>
                    <w:u w:val="single"/>
                  </w:rPr>
                  <w:delText>shall pass</w:delText>
                </w:r>
                <w:r w:rsidRPr="004B6B6C" w:rsidDel="00B46C51">
                  <w:rPr>
                    <w:rFonts w:cs="Calibri"/>
                    <w:spacing w:val="1"/>
                    <w:sz w:val="20"/>
                    <w:szCs w:val="20"/>
                    <w:u w:val="single"/>
                  </w:rPr>
                  <w:delText xml:space="preserve"> </w:delText>
                </w:r>
                <w:r w:rsidRPr="004B6B6C" w:rsidDel="00B46C51">
                  <w:rPr>
                    <w:rFonts w:cs="Calibri"/>
                    <w:sz w:val="20"/>
                    <w:szCs w:val="20"/>
                    <w:u w:val="single"/>
                  </w:rPr>
                  <w:delText>through</w:delText>
                </w:r>
                <w:r w:rsidRPr="004B6B6C" w:rsidDel="00B46C51">
                  <w:rPr>
                    <w:rFonts w:cs="Calibri"/>
                    <w:spacing w:val="1"/>
                    <w:sz w:val="20"/>
                    <w:szCs w:val="20"/>
                    <w:u w:val="single"/>
                  </w:rPr>
                  <w:delText xml:space="preserve"> </w:delText>
                </w:r>
                <w:r w:rsidRPr="004B6B6C" w:rsidDel="00B46C51">
                  <w:rPr>
                    <w:rFonts w:cs="Calibri"/>
                    <w:sz w:val="20"/>
                    <w:szCs w:val="20"/>
                    <w:u w:val="single"/>
                  </w:rPr>
                  <w:delText>the</w:delText>
                </w:r>
                <w:r w:rsidRPr="004B6B6C" w:rsidDel="00B46C51">
                  <w:rPr>
                    <w:rFonts w:cs="Calibri"/>
                    <w:spacing w:val="-1"/>
                    <w:sz w:val="20"/>
                    <w:szCs w:val="20"/>
                    <w:u w:val="single"/>
                  </w:rPr>
                  <w:delText xml:space="preserve"> </w:delText>
                </w:r>
                <w:r w:rsidRPr="004B6B6C" w:rsidDel="00B46C51">
                  <w:rPr>
                    <w:rFonts w:cs="Calibri"/>
                    <w:sz w:val="20"/>
                    <w:szCs w:val="20"/>
                    <w:u w:val="single"/>
                  </w:rPr>
                  <w:delText>designated</w:delText>
                </w:r>
                <w:r w:rsidRPr="004B6B6C" w:rsidDel="00B46C51">
                  <w:rPr>
                    <w:rFonts w:cs="Calibri"/>
                    <w:sz w:val="20"/>
                    <w:szCs w:val="20"/>
                  </w:rPr>
                  <w:delText xml:space="preserve"> </w:delText>
                </w:r>
                <w:r w:rsidRPr="004B6B6C" w:rsidDel="00B46C51">
                  <w:rPr>
                    <w:rFonts w:cs="Calibri"/>
                    <w:sz w:val="20"/>
                    <w:szCs w:val="20"/>
                    <w:u w:val="single"/>
                  </w:rPr>
                  <w:delText>HPWH location</w:delText>
                </w:r>
                <w:r w:rsidRPr="004B6B6C" w:rsidDel="00B46C51">
                  <w:rPr>
                    <w:rFonts w:cs="Calibri"/>
                    <w:spacing w:val="1"/>
                    <w:sz w:val="20"/>
                    <w:szCs w:val="20"/>
                    <w:u w:val="single"/>
                  </w:rPr>
                  <w:delText xml:space="preserve"> </w:delText>
                </w:r>
                <w:r w:rsidRPr="004B6B6C" w:rsidDel="00B46C51">
                  <w:rPr>
                    <w:rFonts w:cs="Calibri"/>
                    <w:sz w:val="20"/>
                    <w:szCs w:val="20"/>
                    <w:u w:val="single"/>
                  </w:rPr>
                  <w:delText>just before</w:delText>
                </w:r>
                <w:r w:rsidRPr="004B6B6C" w:rsidDel="00B46C51">
                  <w:rPr>
                    <w:rFonts w:cs="Calibri"/>
                    <w:spacing w:val="-1"/>
                    <w:sz w:val="20"/>
                    <w:szCs w:val="20"/>
                    <w:u w:val="single"/>
                  </w:rPr>
                  <w:delText xml:space="preserve"> </w:delText>
                </w:r>
                <w:r w:rsidRPr="004B6B6C" w:rsidDel="00B46C51">
                  <w:rPr>
                    <w:rFonts w:cs="Calibri"/>
                    <w:sz w:val="20"/>
                    <w:szCs w:val="20"/>
                    <w:u w:val="single"/>
                  </w:rPr>
                  <w:delText>reaching the</w:delText>
                </w:r>
                <w:r w:rsidRPr="004B6B6C" w:rsidDel="00B46C51">
                  <w:rPr>
                    <w:rFonts w:cs="Calibri"/>
                    <w:spacing w:val="-1"/>
                    <w:sz w:val="20"/>
                    <w:szCs w:val="20"/>
                    <w:u w:val="single"/>
                  </w:rPr>
                  <w:delText xml:space="preserve"> </w:delText>
                </w:r>
                <w:r w:rsidRPr="004B6B6C" w:rsidDel="00B46C51">
                  <w:rPr>
                    <w:rFonts w:cs="Calibri"/>
                    <w:sz w:val="20"/>
                    <w:szCs w:val="20"/>
                    <w:u w:val="single"/>
                  </w:rPr>
                  <w:delText>gas</w:delText>
                </w:r>
                <w:r w:rsidRPr="004B6B6C" w:rsidDel="00B46C51">
                  <w:rPr>
                    <w:rFonts w:cs="Calibri"/>
                    <w:spacing w:val="1"/>
                    <w:sz w:val="20"/>
                    <w:szCs w:val="20"/>
                    <w:u w:val="single"/>
                  </w:rPr>
                  <w:delText xml:space="preserve"> </w:delText>
                </w:r>
                <w:r w:rsidRPr="004B6B6C" w:rsidDel="00B46C51">
                  <w:rPr>
                    <w:rFonts w:cs="Calibri"/>
                    <w:sz w:val="20"/>
                    <w:szCs w:val="20"/>
                    <w:u w:val="single"/>
                  </w:rPr>
                  <w:delText>or propane</w:delText>
                </w:r>
                <w:r w:rsidRPr="004B6B6C" w:rsidDel="00B46C51">
                  <w:rPr>
                    <w:rFonts w:cs="Calibri"/>
                    <w:spacing w:val="-1"/>
                    <w:sz w:val="20"/>
                    <w:szCs w:val="20"/>
                    <w:u w:val="single"/>
                  </w:rPr>
                  <w:delText xml:space="preserve"> </w:delText>
                </w:r>
                <w:r w:rsidRPr="004B6B6C" w:rsidDel="00B46C51">
                  <w:rPr>
                    <w:rFonts w:cs="Calibri"/>
                    <w:sz w:val="20"/>
                    <w:szCs w:val="20"/>
                    <w:u w:val="single"/>
                  </w:rPr>
                  <w:delText>water heater;</w:delText>
                </w:r>
                <w:r w:rsidRPr="004B6B6C" w:rsidDel="00B46C51">
                  <w:rPr>
                    <w:rFonts w:cs="Calibri"/>
                    <w:spacing w:val="-1"/>
                    <w:sz w:val="20"/>
                    <w:szCs w:val="20"/>
                    <w:u w:val="single"/>
                  </w:rPr>
                  <w:delText xml:space="preserve"> </w:delText>
                </w:r>
                <w:r w:rsidRPr="004B6B6C" w:rsidDel="00B46C51">
                  <w:rPr>
                    <w:rFonts w:cs="Calibri"/>
                    <w:sz w:val="20"/>
                    <w:szCs w:val="20"/>
                    <w:u w:val="single"/>
                  </w:rPr>
                  <w:delText>and</w:delText>
                </w:r>
              </w:del>
            </w:ins>
          </w:p>
          <w:p w14:paraId="2CB05D93" w14:textId="1F8D85EE" w:rsidR="00F547A5" w:rsidRPr="004B6B6C" w:rsidDel="00B46C51" w:rsidRDefault="00F547A5" w:rsidP="00F547A5">
            <w:pPr>
              <w:numPr>
                <w:ilvl w:val="0"/>
                <w:numId w:val="36"/>
              </w:numPr>
              <w:tabs>
                <w:tab w:val="left" w:pos="827"/>
              </w:tabs>
              <w:kinsoku w:val="0"/>
              <w:overflowPunct w:val="0"/>
              <w:autoSpaceDE w:val="0"/>
              <w:autoSpaceDN w:val="0"/>
              <w:adjustRightInd w:val="0"/>
              <w:spacing w:before="121" w:after="0" w:line="240" w:lineRule="auto"/>
              <w:ind w:left="1231" w:right="503" w:hanging="270"/>
              <w:rPr>
                <w:ins w:id="1638" w:author="Tam, Danny@Energy" w:date="2021-11-08T09:31:00Z"/>
                <w:del w:id="1639" w:author="Alhabibi, Haider@Energy" w:date="2022-03-11T17:52:00Z"/>
                <w:rFonts w:cs="Calibri"/>
                <w:sz w:val="20"/>
                <w:szCs w:val="20"/>
              </w:rPr>
            </w:pPr>
            <w:ins w:id="1640" w:author="Tam, Danny@Energy" w:date="2021-11-08T09:31:00Z">
              <w:del w:id="1641" w:author="Alhabibi, Haider@Energy" w:date="2022-03-11T17:52:00Z">
                <w:r w:rsidRPr="004B6B6C" w:rsidDel="00B46C51">
                  <w:rPr>
                    <w:rFonts w:cs="Calibri"/>
                    <w:sz w:val="20"/>
                    <w:szCs w:val="20"/>
                    <w:u w:val="single"/>
                  </w:rPr>
                  <w:delText>The</w:delText>
                </w:r>
                <w:r w:rsidRPr="004B6B6C" w:rsidDel="00B46C51">
                  <w:rPr>
                    <w:rFonts w:cs="Calibri"/>
                    <w:spacing w:val="-1"/>
                    <w:sz w:val="20"/>
                    <w:szCs w:val="20"/>
                    <w:u w:val="single"/>
                  </w:rPr>
                  <w:delText xml:space="preserve"> </w:delText>
                </w:r>
                <w:r w:rsidRPr="004B6B6C" w:rsidDel="00B46C51">
                  <w:rPr>
                    <w:rFonts w:cs="Calibri"/>
                    <w:sz w:val="20"/>
                    <w:szCs w:val="20"/>
                    <w:u w:val="single"/>
                  </w:rPr>
                  <w:delText>hot water supply pipe</w:delText>
                </w:r>
                <w:r w:rsidRPr="004B6B6C" w:rsidDel="00B46C51">
                  <w:rPr>
                    <w:rFonts w:cs="Calibri"/>
                    <w:spacing w:val="-1"/>
                    <w:sz w:val="20"/>
                    <w:szCs w:val="20"/>
                    <w:u w:val="single"/>
                  </w:rPr>
                  <w:delText xml:space="preserve"> </w:delText>
                </w:r>
                <w:r w:rsidRPr="004B6B6C" w:rsidDel="00B46C51">
                  <w:rPr>
                    <w:rFonts w:cs="Calibri"/>
                    <w:sz w:val="20"/>
                    <w:szCs w:val="20"/>
                    <w:u w:val="single"/>
                  </w:rPr>
                  <w:delText>coming out of</w:delText>
                </w:r>
                <w:r w:rsidRPr="004B6B6C" w:rsidDel="00B46C51">
                  <w:rPr>
                    <w:rFonts w:cs="Calibri"/>
                    <w:spacing w:val="-1"/>
                    <w:sz w:val="20"/>
                    <w:szCs w:val="20"/>
                    <w:u w:val="single"/>
                  </w:rPr>
                  <w:delText xml:space="preserve"> </w:delText>
                </w:r>
                <w:r w:rsidRPr="004B6B6C" w:rsidDel="00B46C51">
                  <w:rPr>
                    <w:rFonts w:cs="Calibri"/>
                    <w:sz w:val="20"/>
                    <w:szCs w:val="20"/>
                    <w:u w:val="single"/>
                  </w:rPr>
                  <w:delText>the</w:delText>
                </w:r>
                <w:r w:rsidRPr="004B6B6C" w:rsidDel="00B46C51">
                  <w:rPr>
                    <w:rFonts w:cs="Calibri"/>
                    <w:spacing w:val="-1"/>
                    <w:sz w:val="20"/>
                    <w:szCs w:val="20"/>
                    <w:u w:val="single"/>
                  </w:rPr>
                  <w:delText xml:space="preserve"> </w:delText>
                </w:r>
                <w:r w:rsidRPr="004B6B6C" w:rsidDel="00B46C51">
                  <w:rPr>
                    <w:rFonts w:cs="Calibri"/>
                    <w:sz w:val="20"/>
                    <w:szCs w:val="20"/>
                    <w:u w:val="single"/>
                  </w:rPr>
                  <w:delText>gas</w:delText>
                </w:r>
                <w:r w:rsidRPr="004B6B6C" w:rsidDel="00B46C51">
                  <w:rPr>
                    <w:rFonts w:cs="Calibri"/>
                    <w:spacing w:val="1"/>
                    <w:sz w:val="20"/>
                    <w:szCs w:val="20"/>
                    <w:u w:val="single"/>
                  </w:rPr>
                  <w:delText xml:space="preserve"> </w:delText>
                </w:r>
                <w:r w:rsidRPr="004B6B6C" w:rsidDel="00B46C51">
                  <w:rPr>
                    <w:rFonts w:cs="Calibri"/>
                    <w:sz w:val="20"/>
                    <w:szCs w:val="20"/>
                    <w:u w:val="single"/>
                  </w:rPr>
                  <w:delText>or propane</w:delText>
                </w:r>
                <w:r w:rsidRPr="004B6B6C" w:rsidDel="00B46C51">
                  <w:rPr>
                    <w:rFonts w:cs="Calibri"/>
                    <w:spacing w:val="-1"/>
                    <w:sz w:val="20"/>
                    <w:szCs w:val="20"/>
                    <w:u w:val="single"/>
                  </w:rPr>
                  <w:delText xml:space="preserve"> </w:delText>
                </w:r>
                <w:r w:rsidRPr="004B6B6C" w:rsidDel="00B46C51">
                  <w:rPr>
                    <w:rFonts w:cs="Calibri"/>
                    <w:sz w:val="20"/>
                    <w:szCs w:val="20"/>
                    <w:u w:val="single"/>
                  </w:rPr>
                  <w:delText>water heater shall be</w:delText>
                </w:r>
                <w:r w:rsidRPr="004B6B6C" w:rsidDel="00B46C51">
                  <w:rPr>
                    <w:rFonts w:cs="Calibri"/>
                    <w:spacing w:val="-1"/>
                    <w:sz w:val="20"/>
                    <w:szCs w:val="20"/>
                    <w:u w:val="single"/>
                  </w:rPr>
                  <w:delText xml:space="preserve"> </w:delText>
                </w:r>
                <w:r w:rsidRPr="004B6B6C" w:rsidDel="00B46C51">
                  <w:rPr>
                    <w:rFonts w:cs="Calibri"/>
                    <w:sz w:val="20"/>
                    <w:szCs w:val="20"/>
                    <w:u w:val="single"/>
                  </w:rPr>
                  <w:delText>routed</w:delText>
                </w:r>
                <w:r w:rsidRPr="004B6B6C" w:rsidDel="00B46C51">
                  <w:rPr>
                    <w:rFonts w:cs="Calibri"/>
                    <w:spacing w:val="1"/>
                    <w:sz w:val="20"/>
                    <w:szCs w:val="20"/>
                    <w:u w:val="single"/>
                  </w:rPr>
                  <w:delText xml:space="preserve"> </w:delText>
                </w:r>
                <w:r w:rsidRPr="004B6B6C" w:rsidDel="00B46C51">
                  <w:rPr>
                    <w:rFonts w:cs="Calibri"/>
                    <w:sz w:val="20"/>
                    <w:szCs w:val="20"/>
                    <w:u w:val="single"/>
                  </w:rPr>
                  <w:delText>first</w:delText>
                </w:r>
                <w:r w:rsidRPr="004B6B6C" w:rsidDel="00B46C51">
                  <w:rPr>
                    <w:rFonts w:cs="Calibri"/>
                    <w:sz w:val="20"/>
                    <w:szCs w:val="20"/>
                  </w:rPr>
                  <w:delText xml:space="preserve"> </w:delText>
                </w:r>
                <w:r w:rsidRPr="004B6B6C" w:rsidDel="00B46C51">
                  <w:rPr>
                    <w:rFonts w:cs="Calibri"/>
                    <w:sz w:val="20"/>
                    <w:szCs w:val="20"/>
                    <w:u w:val="single"/>
                  </w:rPr>
                  <w:delText>through</w:delText>
                </w:r>
                <w:r w:rsidRPr="004B6B6C" w:rsidDel="00B46C51">
                  <w:rPr>
                    <w:rFonts w:cs="Calibri"/>
                    <w:spacing w:val="1"/>
                    <w:sz w:val="20"/>
                    <w:szCs w:val="20"/>
                    <w:u w:val="single"/>
                  </w:rPr>
                  <w:delText xml:space="preserve"> </w:delText>
                </w:r>
                <w:r w:rsidRPr="004B6B6C" w:rsidDel="00B46C51">
                  <w:rPr>
                    <w:rFonts w:cs="Calibri"/>
                    <w:sz w:val="20"/>
                    <w:szCs w:val="20"/>
                    <w:u w:val="single"/>
                  </w:rPr>
                  <w:delText>the</w:delText>
                </w:r>
                <w:r w:rsidRPr="004B6B6C" w:rsidDel="00B46C51">
                  <w:rPr>
                    <w:rFonts w:cs="Calibri"/>
                    <w:spacing w:val="-1"/>
                    <w:sz w:val="20"/>
                    <w:szCs w:val="20"/>
                    <w:u w:val="single"/>
                  </w:rPr>
                  <w:delText xml:space="preserve"> </w:delText>
                </w:r>
                <w:r w:rsidRPr="004B6B6C" w:rsidDel="00B46C51">
                  <w:rPr>
                    <w:rFonts w:cs="Calibri"/>
                    <w:sz w:val="20"/>
                    <w:szCs w:val="20"/>
                    <w:u w:val="single"/>
                  </w:rPr>
                  <w:delText>designated</w:delText>
                </w:r>
                <w:r w:rsidRPr="004B6B6C" w:rsidDel="00B46C51">
                  <w:rPr>
                    <w:rFonts w:cs="Calibri"/>
                    <w:spacing w:val="1"/>
                    <w:sz w:val="20"/>
                    <w:szCs w:val="20"/>
                    <w:u w:val="single"/>
                  </w:rPr>
                  <w:delText xml:space="preserve"> </w:delText>
                </w:r>
                <w:r w:rsidRPr="004B6B6C" w:rsidDel="00B46C51">
                  <w:rPr>
                    <w:rFonts w:cs="Calibri"/>
                    <w:sz w:val="20"/>
                    <w:szCs w:val="20"/>
                    <w:u w:val="single"/>
                  </w:rPr>
                  <w:delText>HPWH</w:delText>
                </w:r>
                <w:r w:rsidRPr="004B6B6C" w:rsidDel="00B46C51">
                  <w:rPr>
                    <w:rFonts w:cs="Calibri"/>
                    <w:spacing w:val="1"/>
                    <w:sz w:val="20"/>
                    <w:szCs w:val="20"/>
                    <w:u w:val="single"/>
                  </w:rPr>
                  <w:delText xml:space="preserve"> </w:delText>
                </w:r>
                <w:r w:rsidRPr="004B6B6C" w:rsidDel="00B46C51">
                  <w:rPr>
                    <w:rFonts w:cs="Calibri"/>
                    <w:sz w:val="20"/>
                    <w:szCs w:val="20"/>
                    <w:u w:val="single"/>
                  </w:rPr>
                  <w:delText>location</w:delText>
                </w:r>
                <w:r w:rsidRPr="004B6B6C" w:rsidDel="00B46C51">
                  <w:rPr>
                    <w:rFonts w:cs="Calibri"/>
                    <w:spacing w:val="1"/>
                    <w:sz w:val="20"/>
                    <w:szCs w:val="20"/>
                    <w:u w:val="single"/>
                  </w:rPr>
                  <w:delText xml:space="preserve"> </w:delText>
                </w:r>
                <w:r w:rsidRPr="004B6B6C" w:rsidDel="00B46C51">
                  <w:rPr>
                    <w:rFonts w:cs="Calibri"/>
                    <w:sz w:val="20"/>
                    <w:szCs w:val="20"/>
                    <w:u w:val="single"/>
                  </w:rPr>
                  <w:delText>before</w:delText>
                </w:r>
                <w:r w:rsidRPr="004B6B6C" w:rsidDel="00B46C51">
                  <w:rPr>
                    <w:rFonts w:cs="Calibri"/>
                    <w:spacing w:val="-1"/>
                    <w:sz w:val="20"/>
                    <w:szCs w:val="20"/>
                    <w:u w:val="single"/>
                  </w:rPr>
                  <w:delText xml:space="preserve"> </w:delText>
                </w:r>
                <w:r w:rsidRPr="004B6B6C" w:rsidDel="00B46C51">
                  <w:rPr>
                    <w:rFonts w:cs="Calibri"/>
                    <w:sz w:val="20"/>
                    <w:szCs w:val="20"/>
                    <w:u w:val="single"/>
                  </w:rPr>
                  <w:delText>serving any</w:delText>
                </w:r>
                <w:r w:rsidRPr="004B6B6C" w:rsidDel="00B46C51">
                  <w:rPr>
                    <w:rFonts w:cs="Calibri"/>
                    <w:spacing w:val="1"/>
                    <w:sz w:val="20"/>
                    <w:szCs w:val="20"/>
                    <w:u w:val="single"/>
                  </w:rPr>
                  <w:delText xml:space="preserve"> </w:delText>
                </w:r>
                <w:r w:rsidRPr="004B6B6C" w:rsidDel="00B46C51">
                  <w:rPr>
                    <w:rFonts w:cs="Calibri"/>
                    <w:sz w:val="20"/>
                    <w:szCs w:val="20"/>
                    <w:u w:val="single"/>
                  </w:rPr>
                  <w:delText>fixtures;</w:delText>
                </w:r>
                <w:r w:rsidRPr="004B6B6C" w:rsidDel="00B46C51">
                  <w:rPr>
                    <w:rFonts w:cs="Calibri"/>
                    <w:spacing w:val="-1"/>
                    <w:sz w:val="20"/>
                    <w:szCs w:val="20"/>
                    <w:u w:val="single"/>
                  </w:rPr>
                  <w:delText xml:space="preserve"> </w:delText>
                </w:r>
                <w:r w:rsidRPr="004B6B6C" w:rsidDel="00B46C51">
                  <w:rPr>
                    <w:rFonts w:cs="Calibri"/>
                    <w:sz w:val="20"/>
                    <w:szCs w:val="20"/>
                    <w:u w:val="single"/>
                  </w:rPr>
                  <w:delText>and</w:delText>
                </w:r>
              </w:del>
            </w:ins>
          </w:p>
          <w:p w14:paraId="05029BC9" w14:textId="0E5D7B04" w:rsidR="00F547A5" w:rsidRPr="004B6B6C" w:rsidDel="00B46C51" w:rsidRDefault="00F547A5" w:rsidP="00F547A5">
            <w:pPr>
              <w:numPr>
                <w:ilvl w:val="0"/>
                <w:numId w:val="36"/>
              </w:numPr>
              <w:tabs>
                <w:tab w:val="left" w:pos="827"/>
              </w:tabs>
              <w:kinsoku w:val="0"/>
              <w:overflowPunct w:val="0"/>
              <w:autoSpaceDE w:val="0"/>
              <w:autoSpaceDN w:val="0"/>
              <w:adjustRightInd w:val="0"/>
              <w:spacing w:before="119" w:after="0" w:line="240" w:lineRule="auto"/>
              <w:ind w:left="1231" w:right="602" w:hanging="270"/>
              <w:rPr>
                <w:ins w:id="1642" w:author="Tam, Danny@Energy" w:date="2021-11-08T09:31:00Z"/>
                <w:del w:id="1643" w:author="Alhabibi, Haider@Energy" w:date="2022-03-11T17:52:00Z"/>
                <w:rFonts w:cs="Calibri"/>
                <w:sz w:val="20"/>
                <w:szCs w:val="20"/>
              </w:rPr>
            </w:pPr>
            <w:ins w:id="1644" w:author="Tam, Danny@Energy" w:date="2021-11-08T09:31:00Z">
              <w:del w:id="1645" w:author="Alhabibi, Haider@Energy" w:date="2022-03-11T17:52:00Z">
                <w:r w:rsidRPr="004B6B6C" w:rsidDel="00B46C51">
                  <w:rPr>
                    <w:rFonts w:cs="Calibri"/>
                    <w:sz w:val="20"/>
                    <w:szCs w:val="20"/>
                    <w:u w:val="single"/>
                  </w:rPr>
                  <w:delText>The</w:delText>
                </w:r>
                <w:r w:rsidRPr="004B6B6C" w:rsidDel="00B46C51">
                  <w:rPr>
                    <w:rFonts w:cs="Calibri"/>
                    <w:spacing w:val="-1"/>
                    <w:sz w:val="20"/>
                    <w:szCs w:val="20"/>
                    <w:u w:val="single"/>
                  </w:rPr>
                  <w:delText xml:space="preserve"> </w:delText>
                </w:r>
                <w:r w:rsidRPr="004B6B6C" w:rsidDel="00B46C51">
                  <w:rPr>
                    <w:rFonts w:cs="Calibri"/>
                    <w:sz w:val="20"/>
                    <w:szCs w:val="20"/>
                    <w:u w:val="single"/>
                  </w:rPr>
                  <w:delText>hot and</w:delText>
                </w:r>
                <w:r w:rsidRPr="004B6B6C" w:rsidDel="00B46C51">
                  <w:rPr>
                    <w:rFonts w:cs="Calibri"/>
                    <w:spacing w:val="1"/>
                    <w:sz w:val="20"/>
                    <w:szCs w:val="20"/>
                    <w:u w:val="single"/>
                  </w:rPr>
                  <w:delText xml:space="preserve"> </w:delText>
                </w:r>
                <w:r w:rsidRPr="004B6B6C" w:rsidDel="00B46C51">
                  <w:rPr>
                    <w:rFonts w:cs="Calibri"/>
                    <w:sz w:val="20"/>
                    <w:szCs w:val="20"/>
                    <w:u w:val="single"/>
                  </w:rPr>
                  <w:delText>cold</w:delText>
                </w:r>
                <w:r w:rsidRPr="004B6B6C" w:rsidDel="00B46C51">
                  <w:rPr>
                    <w:rFonts w:cs="Calibri"/>
                    <w:spacing w:val="1"/>
                    <w:sz w:val="20"/>
                    <w:szCs w:val="20"/>
                    <w:u w:val="single"/>
                  </w:rPr>
                  <w:delText xml:space="preserve"> </w:delText>
                </w:r>
                <w:r w:rsidRPr="004B6B6C" w:rsidDel="00B46C51">
                  <w:rPr>
                    <w:rFonts w:cs="Calibri"/>
                    <w:sz w:val="20"/>
                    <w:szCs w:val="20"/>
                    <w:u w:val="single"/>
                  </w:rPr>
                  <w:delText>water</w:delText>
                </w:r>
                <w:r w:rsidRPr="004B6B6C" w:rsidDel="00B46C51">
                  <w:rPr>
                    <w:rFonts w:cs="Calibri"/>
                    <w:spacing w:val="-1"/>
                    <w:sz w:val="20"/>
                    <w:szCs w:val="20"/>
                    <w:u w:val="single"/>
                  </w:rPr>
                  <w:delText xml:space="preserve"> </w:delText>
                </w:r>
                <w:r w:rsidRPr="004B6B6C" w:rsidDel="00B46C51">
                  <w:rPr>
                    <w:rFonts w:cs="Calibri"/>
                    <w:sz w:val="20"/>
                    <w:szCs w:val="20"/>
                    <w:u w:val="single"/>
                  </w:rPr>
                  <w:delText>piping at the</w:delText>
                </w:r>
                <w:r w:rsidRPr="004B6B6C" w:rsidDel="00B46C51">
                  <w:rPr>
                    <w:rFonts w:cs="Calibri"/>
                    <w:spacing w:val="-1"/>
                    <w:sz w:val="20"/>
                    <w:szCs w:val="20"/>
                    <w:u w:val="single"/>
                  </w:rPr>
                  <w:delText xml:space="preserve"> </w:delText>
                </w:r>
                <w:r w:rsidRPr="004B6B6C" w:rsidDel="00B46C51">
                  <w:rPr>
                    <w:rFonts w:cs="Calibri"/>
                    <w:sz w:val="20"/>
                    <w:szCs w:val="20"/>
                    <w:u w:val="single"/>
                  </w:rPr>
                  <w:delText>designated</w:delText>
                </w:r>
                <w:r w:rsidRPr="004B6B6C" w:rsidDel="00B46C51">
                  <w:rPr>
                    <w:rFonts w:cs="Calibri"/>
                    <w:spacing w:val="1"/>
                    <w:sz w:val="20"/>
                    <w:szCs w:val="20"/>
                    <w:u w:val="single"/>
                  </w:rPr>
                  <w:delText xml:space="preserve"> </w:delText>
                </w:r>
                <w:r w:rsidRPr="004B6B6C" w:rsidDel="00B46C51">
                  <w:rPr>
                    <w:rFonts w:cs="Calibri"/>
                    <w:sz w:val="20"/>
                    <w:szCs w:val="20"/>
                    <w:u w:val="single"/>
                  </w:rPr>
                  <w:delText>HPWH</w:delText>
                </w:r>
                <w:r w:rsidRPr="004B6B6C" w:rsidDel="00B46C51">
                  <w:rPr>
                    <w:rFonts w:cs="Calibri"/>
                    <w:spacing w:val="1"/>
                    <w:sz w:val="20"/>
                    <w:szCs w:val="20"/>
                    <w:u w:val="single"/>
                  </w:rPr>
                  <w:delText xml:space="preserve"> </w:delText>
                </w:r>
                <w:r w:rsidRPr="004B6B6C" w:rsidDel="00B46C51">
                  <w:rPr>
                    <w:rFonts w:cs="Calibri"/>
                    <w:sz w:val="20"/>
                    <w:szCs w:val="20"/>
                    <w:u w:val="single"/>
                  </w:rPr>
                  <w:delText>location</w:delText>
                </w:r>
                <w:r w:rsidRPr="004B6B6C" w:rsidDel="00B46C51">
                  <w:rPr>
                    <w:rFonts w:cs="Calibri"/>
                    <w:spacing w:val="1"/>
                    <w:sz w:val="20"/>
                    <w:szCs w:val="20"/>
                    <w:u w:val="single"/>
                  </w:rPr>
                  <w:delText xml:space="preserve"> </w:delText>
                </w:r>
                <w:r w:rsidRPr="004B6B6C" w:rsidDel="00B46C51">
                  <w:rPr>
                    <w:rFonts w:cs="Calibri"/>
                    <w:sz w:val="20"/>
                    <w:szCs w:val="20"/>
                    <w:u w:val="single"/>
                  </w:rPr>
                  <w:delText>shall be</w:delText>
                </w:r>
                <w:r w:rsidRPr="004B6B6C" w:rsidDel="00B46C51">
                  <w:rPr>
                    <w:rFonts w:cs="Calibri"/>
                    <w:spacing w:val="-1"/>
                    <w:sz w:val="20"/>
                    <w:szCs w:val="20"/>
                    <w:u w:val="single"/>
                  </w:rPr>
                  <w:delText xml:space="preserve"> </w:delText>
                </w:r>
                <w:r w:rsidRPr="004B6B6C" w:rsidDel="00B46C51">
                  <w:rPr>
                    <w:rFonts w:cs="Calibri"/>
                    <w:sz w:val="20"/>
                    <w:szCs w:val="20"/>
                    <w:u w:val="single"/>
                  </w:rPr>
                  <w:delText>exposed</w:delText>
                </w:r>
                <w:r w:rsidRPr="004B6B6C" w:rsidDel="00B46C51">
                  <w:rPr>
                    <w:rFonts w:cs="Calibri"/>
                    <w:spacing w:val="1"/>
                    <w:sz w:val="20"/>
                    <w:szCs w:val="20"/>
                    <w:u w:val="single"/>
                  </w:rPr>
                  <w:delText xml:space="preserve"> </w:delText>
                </w:r>
                <w:r w:rsidRPr="004B6B6C" w:rsidDel="00B46C51">
                  <w:rPr>
                    <w:rFonts w:cs="Calibri"/>
                    <w:sz w:val="20"/>
                    <w:szCs w:val="20"/>
                    <w:u w:val="single"/>
                  </w:rPr>
                  <w:delText>and</w:delText>
                </w:r>
                <w:r w:rsidRPr="004B6B6C" w:rsidDel="00B46C51">
                  <w:rPr>
                    <w:rFonts w:cs="Calibri"/>
                    <w:spacing w:val="-2"/>
                    <w:sz w:val="20"/>
                    <w:szCs w:val="20"/>
                    <w:u w:val="single"/>
                  </w:rPr>
                  <w:delText xml:space="preserve"> </w:delText>
                </w:r>
                <w:r w:rsidRPr="004B6B6C" w:rsidDel="00B46C51">
                  <w:rPr>
                    <w:rFonts w:cs="Calibri"/>
                    <w:sz w:val="20"/>
                    <w:szCs w:val="20"/>
                    <w:u w:val="single"/>
                  </w:rPr>
                  <w:delText>readily</w:delText>
                </w:r>
                <w:r w:rsidRPr="004B6B6C" w:rsidDel="00B46C51">
                  <w:rPr>
                    <w:rFonts w:cs="Calibri"/>
                    <w:sz w:val="20"/>
                    <w:szCs w:val="20"/>
                  </w:rPr>
                  <w:delText xml:space="preserve"> </w:delText>
                </w:r>
                <w:r w:rsidRPr="004B6B6C" w:rsidDel="00B46C51">
                  <w:rPr>
                    <w:rFonts w:cs="Calibri"/>
                    <w:sz w:val="20"/>
                    <w:szCs w:val="20"/>
                    <w:u w:val="single"/>
                  </w:rPr>
                  <w:delText>accessible</w:delText>
                </w:r>
                <w:r w:rsidRPr="004B6B6C" w:rsidDel="00B46C51">
                  <w:rPr>
                    <w:rFonts w:cs="Calibri"/>
                    <w:spacing w:val="-1"/>
                    <w:sz w:val="20"/>
                    <w:szCs w:val="20"/>
                    <w:u w:val="single"/>
                  </w:rPr>
                  <w:delText xml:space="preserve"> </w:delText>
                </w:r>
                <w:r w:rsidRPr="004B6B6C" w:rsidDel="00B46C51">
                  <w:rPr>
                    <w:rFonts w:cs="Calibri"/>
                    <w:sz w:val="20"/>
                    <w:szCs w:val="20"/>
                    <w:u w:val="single"/>
                  </w:rPr>
                  <w:delText>for future</w:delText>
                </w:r>
                <w:r w:rsidRPr="004B6B6C" w:rsidDel="00B46C51">
                  <w:rPr>
                    <w:rFonts w:cs="Calibri"/>
                    <w:spacing w:val="-1"/>
                    <w:sz w:val="20"/>
                    <w:szCs w:val="20"/>
                    <w:u w:val="single"/>
                  </w:rPr>
                  <w:delText xml:space="preserve"> </w:delText>
                </w:r>
                <w:r w:rsidRPr="004B6B6C" w:rsidDel="00B46C51">
                  <w:rPr>
                    <w:rFonts w:cs="Calibri"/>
                    <w:sz w:val="20"/>
                    <w:szCs w:val="20"/>
                    <w:u w:val="single"/>
                  </w:rPr>
                  <w:delText>installation</w:delText>
                </w:r>
                <w:r w:rsidRPr="004B6B6C" w:rsidDel="00B46C51">
                  <w:rPr>
                    <w:rFonts w:cs="Calibri"/>
                    <w:spacing w:val="1"/>
                    <w:sz w:val="20"/>
                    <w:szCs w:val="20"/>
                    <w:u w:val="single"/>
                  </w:rPr>
                  <w:delText xml:space="preserve"> </w:delText>
                </w:r>
                <w:r w:rsidRPr="004B6B6C" w:rsidDel="00B46C51">
                  <w:rPr>
                    <w:rFonts w:cs="Calibri"/>
                    <w:sz w:val="20"/>
                    <w:szCs w:val="20"/>
                    <w:u w:val="single"/>
                  </w:rPr>
                  <w:delText>of</w:delText>
                </w:r>
                <w:r w:rsidRPr="004B6B6C" w:rsidDel="00B46C51">
                  <w:rPr>
                    <w:rFonts w:cs="Calibri"/>
                    <w:spacing w:val="-1"/>
                    <w:sz w:val="20"/>
                    <w:szCs w:val="20"/>
                    <w:u w:val="single"/>
                  </w:rPr>
                  <w:delText xml:space="preserve"> </w:delText>
                </w:r>
                <w:r w:rsidRPr="004B6B6C" w:rsidDel="00B46C51">
                  <w:rPr>
                    <w:rFonts w:cs="Calibri"/>
                    <w:sz w:val="20"/>
                    <w:szCs w:val="20"/>
                    <w:u w:val="single"/>
                  </w:rPr>
                  <w:delText>a</w:delText>
                </w:r>
                <w:r w:rsidRPr="004B6B6C" w:rsidDel="00B46C51">
                  <w:rPr>
                    <w:rFonts w:cs="Calibri"/>
                    <w:spacing w:val="1"/>
                    <w:sz w:val="20"/>
                    <w:szCs w:val="20"/>
                    <w:u w:val="single"/>
                  </w:rPr>
                  <w:delText xml:space="preserve"> </w:delText>
                </w:r>
                <w:r w:rsidRPr="004B6B6C" w:rsidDel="00B46C51">
                  <w:rPr>
                    <w:rFonts w:cs="Calibri"/>
                    <w:sz w:val="20"/>
                    <w:szCs w:val="20"/>
                    <w:u w:val="single"/>
                  </w:rPr>
                  <w:delText>HPWH;</w:delText>
                </w:r>
                <w:r w:rsidRPr="004B6B6C" w:rsidDel="00B46C51">
                  <w:rPr>
                    <w:rFonts w:cs="Calibri"/>
                    <w:spacing w:val="-1"/>
                    <w:sz w:val="20"/>
                    <w:szCs w:val="20"/>
                    <w:u w:val="single"/>
                  </w:rPr>
                  <w:delText xml:space="preserve"> </w:delText>
                </w:r>
                <w:r w:rsidRPr="004B6B6C" w:rsidDel="00B46C51">
                  <w:rPr>
                    <w:rFonts w:cs="Calibri"/>
                    <w:sz w:val="20"/>
                    <w:szCs w:val="20"/>
                    <w:u w:val="single"/>
                  </w:rPr>
                  <w:delText>and</w:delText>
                </w:r>
              </w:del>
            </w:ins>
          </w:p>
          <w:p w14:paraId="11BDDBC8" w14:textId="5200F04A" w:rsidR="008A3D85" w:rsidRPr="00542719" w:rsidDel="00B46C51" w:rsidRDefault="00F547A5">
            <w:pPr>
              <w:keepNext/>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1241" w:hanging="270"/>
              <w:contextualSpacing/>
              <w:rPr>
                <w:del w:id="1646" w:author="Alhabibi, Haider@Energy" w:date="2022-03-11T17:52:00Z"/>
                <w:rFonts w:asciiTheme="minorHAnsi" w:eastAsia="Times New Roman" w:hAnsiTheme="minorHAnsi" w:cstheme="minorHAnsi"/>
                <w:sz w:val="18"/>
                <w:szCs w:val="20"/>
              </w:rPr>
              <w:pPrChange w:id="1647" w:author="Tam, Danny@Energy" w:date="2021-11-08T09:31:00Z">
                <w:pPr>
                  <w:keepNext/>
                  <w:framePr w:hSpace="180" w:wrap="around" w:vAnchor="text" w:hAnchor="text" w:y="1"/>
                  <w:numPr>
                    <w:numId w:val="28"/>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48" w:hanging="216"/>
                  <w:contextualSpacing/>
                  <w:suppressOverlap/>
                </w:pPr>
              </w:pPrChange>
            </w:pPr>
            <w:ins w:id="1648" w:author="Tam, Danny@Energy" w:date="2021-11-08T09:31:00Z">
              <w:del w:id="1649" w:author="Alhabibi, Haider@Energy" w:date="2022-03-11T17:52:00Z">
                <w:r w:rsidRPr="004736BD" w:rsidDel="00B46C51">
                  <w:rPr>
                    <w:rFonts w:cs="Calibri"/>
                    <w:w w:val="99"/>
                    <w:sz w:val="20"/>
                    <w:szCs w:val="20"/>
                    <w:u w:val="single"/>
                  </w:rPr>
                  <w:delText>A condensate drain no mo</w:delText>
                </w:r>
                <w:r w:rsidRPr="004736BD" w:rsidDel="00B46C51">
                  <w:rPr>
                    <w:rFonts w:cs="Calibri"/>
                    <w:sz w:val="20"/>
                    <w:szCs w:val="20"/>
                    <w:u w:val="single"/>
                  </w:rPr>
                  <w:delText>re</w:delText>
                </w:r>
                <w:r w:rsidRPr="004736BD" w:rsidDel="00B46C51">
                  <w:rPr>
                    <w:rFonts w:cs="Calibri"/>
                    <w:spacing w:val="-1"/>
                    <w:sz w:val="20"/>
                    <w:szCs w:val="20"/>
                    <w:u w:val="single"/>
                  </w:rPr>
                  <w:delText xml:space="preserve"> </w:delText>
                </w:r>
                <w:r w:rsidRPr="004736BD" w:rsidDel="00B46C51">
                  <w:rPr>
                    <w:rFonts w:cs="Calibri"/>
                    <w:sz w:val="20"/>
                    <w:szCs w:val="20"/>
                    <w:u w:val="single"/>
                  </w:rPr>
                  <w:delText>than</w:delText>
                </w:r>
                <w:r w:rsidRPr="004736BD" w:rsidDel="00B46C51">
                  <w:rPr>
                    <w:rFonts w:cs="Calibri"/>
                    <w:spacing w:val="1"/>
                    <w:sz w:val="20"/>
                    <w:szCs w:val="20"/>
                    <w:u w:val="single"/>
                  </w:rPr>
                  <w:delText xml:space="preserve"> </w:delText>
                </w:r>
                <w:r w:rsidRPr="004736BD" w:rsidDel="00B46C51">
                  <w:rPr>
                    <w:rFonts w:cs="Calibri"/>
                    <w:sz w:val="20"/>
                    <w:szCs w:val="20"/>
                    <w:u w:val="single"/>
                  </w:rPr>
                  <w:delText>2 inches</w:delText>
                </w:r>
                <w:r w:rsidRPr="004736BD" w:rsidDel="00B46C51">
                  <w:rPr>
                    <w:rFonts w:cs="Calibri"/>
                    <w:spacing w:val="1"/>
                    <w:sz w:val="20"/>
                    <w:szCs w:val="20"/>
                    <w:u w:val="single"/>
                  </w:rPr>
                  <w:delText xml:space="preserve"> </w:delText>
                </w:r>
                <w:r w:rsidRPr="004736BD" w:rsidDel="00B46C51">
                  <w:rPr>
                    <w:rFonts w:cs="Calibri"/>
                    <w:sz w:val="20"/>
                    <w:szCs w:val="20"/>
                    <w:u w:val="single"/>
                  </w:rPr>
                  <w:delText>higher than</w:delText>
                </w:r>
                <w:r w:rsidRPr="004736BD" w:rsidDel="00B46C51">
                  <w:rPr>
                    <w:rFonts w:cs="Calibri"/>
                    <w:spacing w:val="1"/>
                    <w:sz w:val="20"/>
                    <w:szCs w:val="20"/>
                    <w:u w:val="single"/>
                  </w:rPr>
                  <w:delText xml:space="preserve"> </w:delText>
                </w:r>
                <w:r w:rsidRPr="004736BD" w:rsidDel="00B46C51">
                  <w:rPr>
                    <w:rFonts w:cs="Calibri"/>
                    <w:sz w:val="20"/>
                    <w:szCs w:val="20"/>
                    <w:u w:val="single"/>
                  </w:rPr>
                  <w:delText>the</w:delText>
                </w:r>
                <w:r w:rsidRPr="004736BD" w:rsidDel="00B46C51">
                  <w:rPr>
                    <w:rFonts w:cs="Calibri"/>
                    <w:spacing w:val="-1"/>
                    <w:sz w:val="20"/>
                    <w:szCs w:val="20"/>
                    <w:u w:val="single"/>
                  </w:rPr>
                  <w:delText xml:space="preserve"> </w:delText>
                </w:r>
                <w:r w:rsidRPr="004736BD" w:rsidDel="00B46C51">
                  <w:rPr>
                    <w:rFonts w:cs="Calibri"/>
                    <w:sz w:val="20"/>
                    <w:szCs w:val="20"/>
                    <w:u w:val="single"/>
                  </w:rPr>
                  <w:delText>base</w:delText>
                </w:r>
                <w:r w:rsidRPr="004736BD" w:rsidDel="00B46C51">
                  <w:rPr>
                    <w:rFonts w:cs="Calibri"/>
                    <w:spacing w:val="-1"/>
                    <w:sz w:val="20"/>
                    <w:szCs w:val="20"/>
                    <w:u w:val="single"/>
                  </w:rPr>
                  <w:delText xml:space="preserve"> </w:delText>
                </w:r>
                <w:r w:rsidRPr="004736BD" w:rsidDel="00B46C51">
                  <w:rPr>
                    <w:rFonts w:cs="Calibri"/>
                    <w:sz w:val="20"/>
                    <w:szCs w:val="20"/>
                    <w:u w:val="single"/>
                  </w:rPr>
                  <w:delText>of</w:delText>
                </w:r>
                <w:r w:rsidRPr="004736BD" w:rsidDel="00B46C51">
                  <w:rPr>
                    <w:rFonts w:cs="Calibri"/>
                    <w:spacing w:val="-1"/>
                    <w:sz w:val="20"/>
                    <w:szCs w:val="20"/>
                    <w:u w:val="single"/>
                  </w:rPr>
                  <w:delText xml:space="preserve"> </w:delText>
                </w:r>
                <w:r w:rsidRPr="004736BD" w:rsidDel="00B46C51">
                  <w:rPr>
                    <w:rFonts w:cs="Calibri"/>
                    <w:sz w:val="20"/>
                    <w:szCs w:val="20"/>
                    <w:u w:val="single"/>
                  </w:rPr>
                  <w:delText>the</w:delText>
                </w:r>
                <w:r w:rsidRPr="004736BD" w:rsidDel="00B46C51">
                  <w:rPr>
                    <w:rFonts w:cs="Calibri"/>
                    <w:spacing w:val="-2"/>
                    <w:sz w:val="20"/>
                    <w:szCs w:val="20"/>
                    <w:u w:val="single"/>
                  </w:rPr>
                  <w:delText xml:space="preserve"> </w:delText>
                </w:r>
                <w:r w:rsidRPr="004736BD" w:rsidDel="00B46C51">
                  <w:rPr>
                    <w:rFonts w:cs="Calibri"/>
                    <w:sz w:val="20"/>
                    <w:szCs w:val="20"/>
                    <w:u w:val="single"/>
                  </w:rPr>
                  <w:delText>installed</w:delText>
                </w:r>
                <w:r w:rsidRPr="004736BD" w:rsidDel="00B46C51">
                  <w:rPr>
                    <w:rFonts w:cs="Calibri"/>
                    <w:spacing w:val="1"/>
                    <w:sz w:val="20"/>
                    <w:szCs w:val="20"/>
                    <w:u w:val="single"/>
                  </w:rPr>
                  <w:delText xml:space="preserve"> </w:delText>
                </w:r>
                <w:r w:rsidRPr="004736BD" w:rsidDel="00B46C51">
                  <w:rPr>
                    <w:rFonts w:cs="Calibri"/>
                    <w:sz w:val="20"/>
                    <w:szCs w:val="20"/>
                    <w:u w:val="single"/>
                  </w:rPr>
                  <w:delText>water</w:delText>
                </w:r>
                <w:r w:rsidDel="00B46C51">
                  <w:rPr>
                    <w:rFonts w:cs="Calibri"/>
                    <w:sz w:val="20"/>
                    <w:szCs w:val="20"/>
                    <w:u w:val="single"/>
                  </w:rPr>
                  <w:delText xml:space="preserve"> </w:delText>
                </w:r>
                <w:r w:rsidRPr="004736BD" w:rsidDel="00B46C51">
                  <w:rPr>
                    <w:rFonts w:cs="Calibri"/>
                    <w:sz w:val="20"/>
                    <w:szCs w:val="20"/>
                    <w:u w:val="single"/>
                  </w:rPr>
                  <w:delText>heater,</w:delText>
                </w:r>
                <w:r w:rsidRPr="004736BD" w:rsidDel="00B46C51">
                  <w:rPr>
                    <w:rFonts w:cs="Calibri"/>
                    <w:spacing w:val="1"/>
                    <w:sz w:val="20"/>
                    <w:szCs w:val="20"/>
                    <w:u w:val="single"/>
                  </w:rPr>
                  <w:delText xml:space="preserve"> </w:delText>
                </w:r>
                <w:r w:rsidRPr="004736BD" w:rsidDel="00B46C51">
                  <w:rPr>
                    <w:rFonts w:cs="Calibri"/>
                    <w:sz w:val="20"/>
                    <w:szCs w:val="20"/>
                    <w:u w:val="single"/>
                  </w:rPr>
                  <w:delText>and</w:delText>
                </w:r>
                <w:r w:rsidRPr="004736BD" w:rsidDel="00B46C51">
                  <w:rPr>
                    <w:rFonts w:cs="Calibri"/>
                    <w:spacing w:val="1"/>
                    <w:sz w:val="20"/>
                    <w:szCs w:val="20"/>
                    <w:u w:val="single"/>
                  </w:rPr>
                  <w:delText xml:space="preserve"> </w:delText>
                </w:r>
                <w:r w:rsidRPr="004736BD" w:rsidDel="00B46C51">
                  <w:rPr>
                    <w:rFonts w:cs="Calibri"/>
                    <w:sz w:val="20"/>
                    <w:szCs w:val="20"/>
                    <w:u w:val="single"/>
                  </w:rPr>
                  <w:delText>allows</w:delText>
                </w:r>
                <w:r w:rsidRPr="004736BD" w:rsidDel="00B46C51">
                  <w:rPr>
                    <w:rFonts w:cs="Calibri"/>
                    <w:spacing w:val="1"/>
                    <w:sz w:val="20"/>
                    <w:szCs w:val="20"/>
                    <w:u w:val="single"/>
                  </w:rPr>
                  <w:delText xml:space="preserve"> </w:delText>
                </w:r>
                <w:r w:rsidRPr="004736BD" w:rsidDel="00B46C51">
                  <w:rPr>
                    <w:rFonts w:cs="Calibri"/>
                    <w:sz w:val="20"/>
                    <w:szCs w:val="20"/>
                    <w:u w:val="single"/>
                  </w:rPr>
                  <w:delText>natural draining without pump</w:delText>
                </w:r>
                <w:r w:rsidRPr="004736BD" w:rsidDel="00B46C51">
                  <w:rPr>
                    <w:rFonts w:cs="Calibri"/>
                    <w:spacing w:val="1"/>
                    <w:sz w:val="20"/>
                    <w:szCs w:val="20"/>
                    <w:u w:val="single"/>
                  </w:rPr>
                  <w:delText xml:space="preserve"> </w:delText>
                </w:r>
                <w:r w:rsidRPr="004736BD" w:rsidDel="00B46C51">
                  <w:rPr>
                    <w:rFonts w:cs="Calibri"/>
                    <w:sz w:val="20"/>
                    <w:szCs w:val="20"/>
                    <w:u w:val="single"/>
                  </w:rPr>
                  <w:delText>assistance</w:delText>
                </w:r>
              </w:del>
            </w:ins>
          </w:p>
        </w:tc>
      </w:tr>
      <w:tr w:rsidR="007667EA" w:rsidRPr="009E01FE" w14:paraId="4BE4AE23" w14:textId="77777777" w:rsidTr="008B40BE">
        <w:trPr>
          <w:trHeight w:val="144"/>
          <w:tblHeader/>
        </w:trPr>
        <w:tc>
          <w:tcPr>
            <w:tcW w:w="10790" w:type="dxa"/>
            <w:gridSpan w:val="2"/>
            <w:vAlign w:val="center"/>
          </w:tcPr>
          <w:p w14:paraId="4E55C7F4" w14:textId="77777777" w:rsidR="007667EA" w:rsidRPr="00F43FA8" w:rsidRDefault="007667EA" w:rsidP="00F414A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b/>
                <w:sz w:val="20"/>
                <w:szCs w:val="20"/>
              </w:rPr>
            </w:pPr>
            <w:r w:rsidRPr="005828AE">
              <w:rPr>
                <w:rFonts w:asciiTheme="minorHAnsi" w:eastAsiaTheme="minorEastAsia" w:hAnsiTheme="minorHAnsi" w:cstheme="minorHAnsi"/>
                <w:b/>
                <w:sz w:val="18"/>
                <w:szCs w:val="20"/>
              </w:rPr>
              <w:t>The responsible person’s signature on this compliance document affirms that all applicable requirements in this table have been met.</w:t>
            </w:r>
          </w:p>
        </w:tc>
      </w:tr>
    </w:tbl>
    <w:p w14:paraId="649A51C5" w14:textId="77777777" w:rsidR="00556980" w:rsidRDefault="00556980" w:rsidP="00AB4500">
      <w:pPr>
        <w:spacing w:after="0"/>
      </w:pPr>
    </w:p>
    <w:tbl>
      <w:tblPr>
        <w:tblStyle w:val="TableGrid"/>
        <w:tblW w:w="10885" w:type="dxa"/>
        <w:tblLayout w:type="fixed"/>
        <w:tblLook w:val="04A0" w:firstRow="1" w:lastRow="0" w:firstColumn="1" w:lastColumn="0" w:noHBand="0" w:noVBand="1"/>
      </w:tblPr>
      <w:tblGrid>
        <w:gridCol w:w="895"/>
        <w:gridCol w:w="990"/>
        <w:gridCol w:w="1170"/>
        <w:gridCol w:w="1260"/>
        <w:gridCol w:w="1260"/>
        <w:gridCol w:w="1260"/>
        <w:gridCol w:w="1350"/>
        <w:gridCol w:w="1350"/>
        <w:gridCol w:w="1350"/>
      </w:tblGrid>
      <w:tr w:rsidR="006C7190" w14:paraId="0D9551BD" w14:textId="449783C6" w:rsidTr="009C5E99">
        <w:trPr>
          <w:trHeight w:val="530"/>
        </w:trPr>
        <w:tc>
          <w:tcPr>
            <w:tcW w:w="10885" w:type="dxa"/>
            <w:gridSpan w:val="9"/>
          </w:tcPr>
          <w:p w14:paraId="60A83EB8" w14:textId="06A9E854" w:rsidR="006C7190" w:rsidRPr="00AC2387" w:rsidRDefault="006C7190" w:rsidP="001E6791">
            <w:pPr>
              <w:spacing w:after="0" w:line="240" w:lineRule="auto"/>
              <w:rPr>
                <w:rFonts w:cstheme="minorHAnsi"/>
                <w:b/>
                <w:sz w:val="20"/>
                <w:szCs w:val="20"/>
              </w:rPr>
            </w:pPr>
            <w:r>
              <w:rPr>
                <w:rFonts w:cstheme="minorHAnsi"/>
                <w:b/>
                <w:sz w:val="20"/>
                <w:szCs w:val="20"/>
              </w:rPr>
              <w:lastRenderedPageBreak/>
              <w:t>G</w:t>
            </w:r>
            <w:r w:rsidRPr="00AC2387">
              <w:rPr>
                <w:rFonts w:cstheme="minorHAnsi"/>
                <w:b/>
                <w:sz w:val="20"/>
                <w:szCs w:val="20"/>
              </w:rPr>
              <w:t>. Compact Hot Water Distribution (CHWD</w:t>
            </w:r>
            <w:r w:rsidRPr="008733ED">
              <w:rPr>
                <w:rFonts w:cstheme="minorHAnsi"/>
                <w:b/>
                <w:sz w:val="20"/>
                <w:szCs w:val="20"/>
              </w:rPr>
              <w:t>S</w:t>
            </w:r>
            <w:r w:rsidRPr="00AC2387">
              <w:rPr>
                <w:rFonts w:cstheme="minorHAnsi"/>
                <w:b/>
                <w:sz w:val="20"/>
                <w:szCs w:val="20"/>
              </w:rPr>
              <w:t>) (RA4.4.</w:t>
            </w:r>
            <w:r w:rsidRPr="008733ED">
              <w:rPr>
                <w:rFonts w:cstheme="minorHAnsi"/>
                <w:b/>
                <w:sz w:val="20"/>
                <w:szCs w:val="20"/>
              </w:rPr>
              <w:t>6</w:t>
            </w:r>
            <w:r w:rsidRPr="00AC2387">
              <w:rPr>
                <w:rFonts w:cstheme="minorHAnsi"/>
                <w:b/>
                <w:sz w:val="20"/>
                <w:szCs w:val="20"/>
              </w:rPr>
              <w:t>)</w:t>
            </w:r>
          </w:p>
          <w:p w14:paraId="317B13E1" w14:textId="6688F676" w:rsidR="006C7190" w:rsidRPr="000029DA" w:rsidRDefault="00DA49C1" w:rsidP="00AB4500">
            <w:pPr>
              <w:spacing w:after="0" w:line="240" w:lineRule="auto"/>
              <w:rPr>
                <w:rFonts w:cstheme="minorHAnsi"/>
                <w:sz w:val="18"/>
                <w:szCs w:val="18"/>
              </w:rPr>
            </w:pPr>
            <w:ins w:id="1650" w:author="Alhabibi, Haider@Energy" w:date="2022-03-09T17:40:00Z">
              <w:r>
                <w:rPr>
                  <w:sz w:val="18"/>
                  <w:szCs w:val="18"/>
                </w:rPr>
                <w:t>&lt;&lt;Static Text - see the top&gt;&gt;</w:t>
              </w:r>
            </w:ins>
            <w:del w:id="1651" w:author="Alhabibi, Haider@Energy" w:date="2022-03-09T17:40:00Z">
              <w:r w:rsidR="006C7190" w:rsidRPr="000029DA" w:rsidDel="00DA49C1">
                <w:rPr>
                  <w:rFonts w:cstheme="minorHAnsi"/>
                  <w:sz w:val="18"/>
                  <w:szCs w:val="18"/>
                </w:rPr>
                <w:delText>For dwelling units with multiple systems, enter the master bath distance and kitchen distance to the closest water heater, and enter the average of the furthest fixture to each water heater.</w:delText>
              </w:r>
            </w:del>
          </w:p>
          <w:p w14:paraId="03A711AF" w14:textId="36A44651" w:rsidR="006C7190" w:rsidRDefault="006C7190" w:rsidP="001E6791">
            <w:pPr>
              <w:spacing w:after="0" w:line="240" w:lineRule="auto"/>
              <w:rPr>
                <w:rFonts w:cstheme="minorHAnsi"/>
                <w:b/>
                <w:sz w:val="20"/>
                <w:szCs w:val="20"/>
              </w:rPr>
            </w:pPr>
            <w:r w:rsidRPr="000029DA">
              <w:rPr>
                <w:rFonts w:cstheme="minorHAnsi"/>
                <w:sz w:val="18"/>
                <w:szCs w:val="18"/>
              </w:rPr>
              <w:t>&lt;&lt;</w:t>
            </w:r>
            <w:r>
              <w:rPr>
                <w:rFonts w:cstheme="minorHAnsi"/>
                <w:sz w:val="18"/>
                <w:szCs w:val="18"/>
              </w:rPr>
              <w:t xml:space="preserve">require one row of data, reporting the longest distances, for each dwelling unit identified in </w:t>
            </w:r>
            <w:del w:id="1652" w:author="Diane Pepetone" w:date="2022-01-13T20:07:00Z">
              <w:r w:rsidDel="005913F4">
                <w:rPr>
                  <w:rFonts w:cstheme="minorHAnsi"/>
                  <w:sz w:val="18"/>
                  <w:szCs w:val="18"/>
                </w:rPr>
                <w:delText xml:space="preserve">Section </w:delText>
              </w:r>
            </w:del>
            <w:ins w:id="1653" w:author="Diane Pepetone" w:date="2022-01-13T20:07:00Z">
              <w:r w:rsidR="005913F4">
                <w:rPr>
                  <w:rFonts w:cstheme="minorHAnsi"/>
                  <w:sz w:val="18"/>
                  <w:szCs w:val="18"/>
                </w:rPr>
                <w:t xml:space="preserve">Table </w:t>
              </w:r>
            </w:ins>
            <w:r>
              <w:rPr>
                <w:rFonts w:cstheme="minorHAnsi"/>
                <w:sz w:val="18"/>
                <w:szCs w:val="18"/>
              </w:rPr>
              <w:t>B</w:t>
            </w:r>
            <w:ins w:id="1654" w:author="Markstrum, Alexis@Energy" w:date="2021-10-21T11:35:00Z">
              <w:r w:rsidR="008833B5">
                <w:rPr>
                  <w:rFonts w:cstheme="minorHAnsi"/>
                  <w:sz w:val="18"/>
                  <w:szCs w:val="18"/>
                </w:rPr>
                <w:t xml:space="preserve"> or </w:t>
              </w:r>
            </w:ins>
            <w:ins w:id="1655" w:author="Markstrum, Alexis@Energy" w:date="2021-10-21T11:36:00Z">
              <w:del w:id="1656" w:author="Diane Pepetone" w:date="2022-01-13T20:07:00Z">
                <w:r w:rsidR="00D86A60" w:rsidDel="005913F4">
                  <w:rPr>
                    <w:rFonts w:cstheme="minorHAnsi"/>
                    <w:sz w:val="18"/>
                    <w:szCs w:val="18"/>
                  </w:rPr>
                  <w:delText>D</w:delText>
                </w:r>
              </w:del>
            </w:ins>
            <w:ins w:id="1657" w:author="Diane Pepetone" w:date="2022-01-13T20:07:00Z">
              <w:r w:rsidR="005913F4">
                <w:rPr>
                  <w:rFonts w:cstheme="minorHAnsi"/>
                  <w:sz w:val="18"/>
                  <w:szCs w:val="18"/>
                </w:rPr>
                <w:t>B2</w:t>
              </w:r>
            </w:ins>
            <w:r>
              <w:rPr>
                <w:rFonts w:cstheme="minorHAnsi"/>
                <w:sz w:val="18"/>
                <w:szCs w:val="18"/>
              </w:rPr>
              <w:t xml:space="preserve">. with B10 </w:t>
            </w:r>
            <w:ins w:id="1658" w:author="Markstrum, Alexis@Energy" w:date="2021-10-21T11:35:00Z">
              <w:r w:rsidR="008833B5">
                <w:rPr>
                  <w:rFonts w:cstheme="minorHAnsi"/>
                  <w:sz w:val="18"/>
                  <w:szCs w:val="18"/>
                </w:rPr>
                <w:t xml:space="preserve">or </w:t>
              </w:r>
            </w:ins>
            <w:ins w:id="1659" w:author="Markstrum, Alexis@Energy" w:date="2021-10-21T11:36:00Z">
              <w:del w:id="1660" w:author="Diane Pepetone" w:date="2022-01-13T20:07:00Z">
                <w:r w:rsidR="00D86A60" w:rsidDel="005913F4">
                  <w:rPr>
                    <w:rFonts w:cstheme="minorHAnsi"/>
                    <w:sz w:val="18"/>
                    <w:szCs w:val="18"/>
                  </w:rPr>
                  <w:delText>D</w:delText>
                </w:r>
              </w:del>
            </w:ins>
            <w:ins w:id="1661" w:author="Diane Pepetone" w:date="2022-01-13T20:07:00Z">
              <w:r w:rsidR="005913F4">
                <w:rPr>
                  <w:rFonts w:cstheme="minorHAnsi"/>
                  <w:sz w:val="18"/>
                  <w:szCs w:val="18"/>
                </w:rPr>
                <w:t>B2-</w:t>
              </w:r>
            </w:ins>
            <w:ins w:id="1662" w:author="Markstrum, Alexis@Energy" w:date="2021-10-21T11:35:00Z">
              <w:r w:rsidR="008833B5">
                <w:rPr>
                  <w:rFonts w:cstheme="minorHAnsi"/>
                  <w:sz w:val="18"/>
                  <w:szCs w:val="18"/>
                </w:rPr>
                <w:t xml:space="preserve">08 </w:t>
              </w:r>
            </w:ins>
            <w:r>
              <w:rPr>
                <w:rFonts w:cstheme="minorHAnsi"/>
                <w:sz w:val="18"/>
                <w:szCs w:val="18"/>
              </w:rPr>
              <w:t>= Basic. If no dwelling in B10</w:t>
            </w:r>
            <w:ins w:id="1663" w:author="Markstrum, Alexis@Energy" w:date="2021-10-21T11:35:00Z">
              <w:r w:rsidR="008833B5">
                <w:rPr>
                  <w:rFonts w:cstheme="minorHAnsi"/>
                  <w:sz w:val="18"/>
                  <w:szCs w:val="18"/>
                </w:rPr>
                <w:t xml:space="preserve"> or </w:t>
              </w:r>
            </w:ins>
            <w:ins w:id="1664" w:author="Markstrum, Alexis@Energy" w:date="2021-10-21T11:36:00Z">
              <w:del w:id="1665" w:author="Diane Pepetone" w:date="2022-01-13T20:07:00Z">
                <w:r w:rsidR="00D86A60" w:rsidDel="005913F4">
                  <w:rPr>
                    <w:rFonts w:cstheme="minorHAnsi"/>
                    <w:sz w:val="18"/>
                    <w:szCs w:val="18"/>
                  </w:rPr>
                  <w:delText>D</w:delText>
                </w:r>
              </w:del>
            </w:ins>
            <w:ins w:id="1666" w:author="Diane Pepetone" w:date="2022-01-13T20:07:00Z">
              <w:r w:rsidR="005913F4">
                <w:rPr>
                  <w:rFonts w:cstheme="minorHAnsi"/>
                  <w:sz w:val="18"/>
                  <w:szCs w:val="18"/>
                </w:rPr>
                <w:t>B2-</w:t>
              </w:r>
            </w:ins>
            <w:ins w:id="1667" w:author="Markstrum, Alexis@Energy" w:date="2021-10-21T11:35:00Z">
              <w:r w:rsidR="008833B5">
                <w:rPr>
                  <w:rFonts w:cstheme="minorHAnsi"/>
                  <w:sz w:val="18"/>
                  <w:szCs w:val="18"/>
                </w:rPr>
                <w:t>08</w:t>
              </w:r>
            </w:ins>
            <w:r>
              <w:rPr>
                <w:rFonts w:cstheme="minorHAnsi"/>
                <w:sz w:val="18"/>
                <w:szCs w:val="18"/>
              </w:rPr>
              <w:t xml:space="preserve"> = Basic, then display section header and standard “This section does not apply” message</w:t>
            </w:r>
            <w:r w:rsidRPr="000029DA">
              <w:rPr>
                <w:rFonts w:cstheme="minorHAnsi"/>
                <w:sz w:val="18"/>
                <w:szCs w:val="18"/>
              </w:rPr>
              <w:t>&gt;&gt;</w:t>
            </w:r>
          </w:p>
        </w:tc>
      </w:tr>
      <w:tr w:rsidR="006C7190" w14:paraId="7FDD8E1F" w14:textId="012B5571" w:rsidTr="004A0536">
        <w:tc>
          <w:tcPr>
            <w:tcW w:w="895" w:type="dxa"/>
          </w:tcPr>
          <w:p w14:paraId="346D7443" w14:textId="3B3264AF" w:rsidR="006C7190" w:rsidRPr="008733ED" w:rsidRDefault="006C7190" w:rsidP="00AB4500">
            <w:pPr>
              <w:spacing w:after="0"/>
              <w:jc w:val="center"/>
              <w:rPr>
                <w:rFonts w:cstheme="minorHAnsi"/>
                <w:sz w:val="20"/>
                <w:szCs w:val="20"/>
              </w:rPr>
            </w:pPr>
            <w:r>
              <w:rPr>
                <w:rFonts w:cstheme="minorHAnsi"/>
                <w:sz w:val="20"/>
                <w:szCs w:val="20"/>
              </w:rPr>
              <w:t>01</w:t>
            </w:r>
          </w:p>
        </w:tc>
        <w:tc>
          <w:tcPr>
            <w:tcW w:w="990" w:type="dxa"/>
          </w:tcPr>
          <w:p w14:paraId="6611F572" w14:textId="174D5535" w:rsidR="006C7190" w:rsidRDefault="006C7190" w:rsidP="00AB4500">
            <w:pPr>
              <w:spacing w:after="0"/>
              <w:jc w:val="center"/>
              <w:rPr>
                <w:rFonts w:cstheme="minorHAnsi"/>
                <w:sz w:val="20"/>
                <w:szCs w:val="20"/>
              </w:rPr>
            </w:pPr>
            <w:r>
              <w:rPr>
                <w:rFonts w:cstheme="minorHAnsi"/>
                <w:sz w:val="20"/>
                <w:szCs w:val="20"/>
              </w:rPr>
              <w:t>02</w:t>
            </w:r>
          </w:p>
        </w:tc>
        <w:tc>
          <w:tcPr>
            <w:tcW w:w="1170" w:type="dxa"/>
            <w:vAlign w:val="bottom"/>
          </w:tcPr>
          <w:p w14:paraId="5A01FEB7" w14:textId="0CCA9E9C" w:rsidR="006C7190" w:rsidRPr="008733ED" w:rsidRDefault="006C7190" w:rsidP="00AB4500">
            <w:pPr>
              <w:spacing w:after="0"/>
              <w:jc w:val="center"/>
              <w:rPr>
                <w:rFonts w:cstheme="minorHAnsi"/>
                <w:sz w:val="20"/>
                <w:szCs w:val="20"/>
              </w:rPr>
            </w:pPr>
            <w:r>
              <w:rPr>
                <w:rFonts w:cstheme="minorHAnsi"/>
                <w:sz w:val="20"/>
                <w:szCs w:val="20"/>
              </w:rPr>
              <w:t>03</w:t>
            </w:r>
          </w:p>
        </w:tc>
        <w:tc>
          <w:tcPr>
            <w:tcW w:w="1260" w:type="dxa"/>
          </w:tcPr>
          <w:p w14:paraId="19958654" w14:textId="54337DAB" w:rsidR="006C7190" w:rsidRPr="008733ED" w:rsidRDefault="006C7190" w:rsidP="00AB4500">
            <w:pPr>
              <w:spacing w:after="0"/>
              <w:jc w:val="center"/>
              <w:rPr>
                <w:rFonts w:cstheme="minorHAnsi"/>
                <w:sz w:val="20"/>
                <w:szCs w:val="20"/>
              </w:rPr>
            </w:pPr>
            <w:r>
              <w:rPr>
                <w:rFonts w:cstheme="minorHAnsi"/>
                <w:sz w:val="20"/>
                <w:szCs w:val="20"/>
              </w:rPr>
              <w:t>04</w:t>
            </w:r>
          </w:p>
        </w:tc>
        <w:tc>
          <w:tcPr>
            <w:tcW w:w="1260" w:type="dxa"/>
          </w:tcPr>
          <w:p w14:paraId="184F01CF" w14:textId="5668EF66" w:rsidR="006C7190" w:rsidRPr="008733ED" w:rsidRDefault="006C7190" w:rsidP="00AB4500">
            <w:pPr>
              <w:spacing w:after="0"/>
              <w:jc w:val="center"/>
              <w:rPr>
                <w:rFonts w:cstheme="minorHAnsi"/>
                <w:sz w:val="20"/>
                <w:szCs w:val="20"/>
              </w:rPr>
            </w:pPr>
            <w:r>
              <w:rPr>
                <w:rFonts w:cstheme="minorHAnsi"/>
                <w:sz w:val="20"/>
                <w:szCs w:val="20"/>
              </w:rPr>
              <w:t>05</w:t>
            </w:r>
          </w:p>
        </w:tc>
        <w:tc>
          <w:tcPr>
            <w:tcW w:w="1260" w:type="dxa"/>
          </w:tcPr>
          <w:p w14:paraId="2A052C01" w14:textId="12B4F393" w:rsidR="006C7190" w:rsidRPr="00AC2387" w:rsidRDefault="006C7190" w:rsidP="00AB4500">
            <w:pPr>
              <w:spacing w:after="0"/>
              <w:jc w:val="center"/>
              <w:rPr>
                <w:rFonts w:cstheme="minorHAnsi"/>
                <w:sz w:val="20"/>
                <w:szCs w:val="20"/>
              </w:rPr>
            </w:pPr>
            <w:r>
              <w:rPr>
                <w:rFonts w:cstheme="minorHAnsi"/>
                <w:sz w:val="20"/>
                <w:szCs w:val="20"/>
              </w:rPr>
              <w:t>06</w:t>
            </w:r>
          </w:p>
        </w:tc>
        <w:tc>
          <w:tcPr>
            <w:tcW w:w="1350" w:type="dxa"/>
          </w:tcPr>
          <w:p w14:paraId="2375F8FC" w14:textId="536BD272" w:rsidR="006C7190" w:rsidRPr="00AC2387" w:rsidRDefault="006C7190" w:rsidP="00AB4500">
            <w:pPr>
              <w:spacing w:after="0"/>
              <w:jc w:val="center"/>
              <w:rPr>
                <w:rFonts w:cstheme="minorHAnsi"/>
                <w:sz w:val="20"/>
                <w:szCs w:val="20"/>
              </w:rPr>
            </w:pPr>
            <w:r>
              <w:rPr>
                <w:rFonts w:cstheme="minorHAnsi"/>
                <w:sz w:val="20"/>
                <w:szCs w:val="20"/>
              </w:rPr>
              <w:t>07</w:t>
            </w:r>
          </w:p>
        </w:tc>
        <w:tc>
          <w:tcPr>
            <w:tcW w:w="1350" w:type="dxa"/>
          </w:tcPr>
          <w:p w14:paraId="754F03B0" w14:textId="7EEFD2DE" w:rsidR="006C7190" w:rsidRDefault="00FC5552" w:rsidP="00AB4500">
            <w:pPr>
              <w:spacing w:after="0"/>
              <w:jc w:val="center"/>
              <w:rPr>
                <w:rFonts w:cstheme="minorHAnsi"/>
                <w:sz w:val="20"/>
                <w:szCs w:val="20"/>
              </w:rPr>
            </w:pPr>
            <w:r>
              <w:rPr>
                <w:rFonts w:cstheme="minorHAnsi"/>
                <w:sz w:val="20"/>
                <w:szCs w:val="20"/>
              </w:rPr>
              <w:t>08</w:t>
            </w:r>
          </w:p>
        </w:tc>
        <w:tc>
          <w:tcPr>
            <w:tcW w:w="1350" w:type="dxa"/>
          </w:tcPr>
          <w:p w14:paraId="76798BEA" w14:textId="1180FBBE" w:rsidR="006C7190" w:rsidRDefault="00FC5552" w:rsidP="00AB4500">
            <w:pPr>
              <w:spacing w:after="0"/>
              <w:jc w:val="center"/>
              <w:rPr>
                <w:rFonts w:cstheme="minorHAnsi"/>
                <w:sz w:val="20"/>
                <w:szCs w:val="20"/>
              </w:rPr>
            </w:pPr>
            <w:r>
              <w:rPr>
                <w:rFonts w:cstheme="minorHAnsi"/>
                <w:sz w:val="20"/>
                <w:szCs w:val="20"/>
              </w:rPr>
              <w:t>09</w:t>
            </w:r>
          </w:p>
        </w:tc>
      </w:tr>
      <w:tr w:rsidR="007F736E" w14:paraId="6046EC7C" w14:textId="44B10808" w:rsidTr="004A0536">
        <w:tc>
          <w:tcPr>
            <w:tcW w:w="895" w:type="dxa"/>
            <w:vAlign w:val="bottom"/>
          </w:tcPr>
          <w:p w14:paraId="1382CBC9" w14:textId="77777777" w:rsidR="007F736E" w:rsidRDefault="007F736E" w:rsidP="007F736E">
            <w:pPr>
              <w:spacing w:after="0" w:line="240" w:lineRule="auto"/>
              <w:jc w:val="center"/>
              <w:rPr>
                <w:rFonts w:cstheme="minorHAnsi"/>
                <w:sz w:val="18"/>
                <w:szCs w:val="20"/>
              </w:rPr>
            </w:pPr>
            <w:r>
              <w:rPr>
                <w:rFonts w:cstheme="minorHAnsi"/>
                <w:sz w:val="18"/>
                <w:szCs w:val="20"/>
              </w:rPr>
              <w:t>Dwelling</w:t>
            </w:r>
          </w:p>
          <w:p w14:paraId="71A22C67" w14:textId="333019BE" w:rsidR="007F736E" w:rsidRPr="00AB4500" w:rsidRDefault="007F736E" w:rsidP="007F736E">
            <w:pPr>
              <w:spacing w:after="0" w:line="240" w:lineRule="auto"/>
              <w:jc w:val="center"/>
              <w:rPr>
                <w:rFonts w:cstheme="minorHAnsi"/>
                <w:sz w:val="18"/>
                <w:szCs w:val="20"/>
              </w:rPr>
            </w:pPr>
            <w:r w:rsidRPr="00AB4500">
              <w:rPr>
                <w:rFonts w:cstheme="minorHAnsi"/>
                <w:sz w:val="18"/>
                <w:szCs w:val="20"/>
              </w:rPr>
              <w:t>Name</w:t>
            </w:r>
          </w:p>
        </w:tc>
        <w:tc>
          <w:tcPr>
            <w:tcW w:w="990" w:type="dxa"/>
            <w:vAlign w:val="bottom"/>
          </w:tcPr>
          <w:p w14:paraId="758E500B" w14:textId="77777777" w:rsidR="007F736E" w:rsidRPr="00AB4500" w:rsidRDefault="007F736E" w:rsidP="007F736E">
            <w:pPr>
              <w:spacing w:after="0" w:line="240" w:lineRule="auto"/>
              <w:jc w:val="center"/>
              <w:rPr>
                <w:rFonts w:cstheme="minorHAnsi"/>
                <w:sz w:val="18"/>
                <w:szCs w:val="20"/>
              </w:rPr>
            </w:pPr>
            <w:r w:rsidRPr="00AB4500">
              <w:rPr>
                <w:rFonts w:cstheme="minorHAnsi"/>
                <w:sz w:val="18"/>
                <w:szCs w:val="20"/>
              </w:rPr>
              <w:t>Number of Stories</w:t>
            </w:r>
          </w:p>
        </w:tc>
        <w:tc>
          <w:tcPr>
            <w:tcW w:w="1170" w:type="dxa"/>
            <w:vAlign w:val="bottom"/>
          </w:tcPr>
          <w:p w14:paraId="6FA1B419" w14:textId="77777777" w:rsidR="007F736E" w:rsidRPr="00AB4500" w:rsidRDefault="007F736E" w:rsidP="007F736E">
            <w:pPr>
              <w:spacing w:after="0" w:line="240" w:lineRule="auto"/>
              <w:jc w:val="center"/>
              <w:rPr>
                <w:sz w:val="18"/>
              </w:rPr>
            </w:pPr>
            <w:r w:rsidRPr="00AB4500">
              <w:rPr>
                <w:rFonts w:cstheme="minorHAnsi"/>
                <w:sz w:val="18"/>
                <w:szCs w:val="20"/>
              </w:rPr>
              <w:t>Master Bath distance of furthest fixture to Water Heater in feet</w:t>
            </w:r>
          </w:p>
        </w:tc>
        <w:tc>
          <w:tcPr>
            <w:tcW w:w="1260" w:type="dxa"/>
            <w:vAlign w:val="bottom"/>
          </w:tcPr>
          <w:p w14:paraId="298717E6" w14:textId="77777777" w:rsidR="007F736E" w:rsidRPr="00AB4500" w:rsidRDefault="007F736E" w:rsidP="007F736E">
            <w:pPr>
              <w:spacing w:after="0" w:line="240" w:lineRule="auto"/>
              <w:jc w:val="center"/>
              <w:rPr>
                <w:rFonts w:cstheme="minorHAnsi"/>
                <w:sz w:val="18"/>
                <w:szCs w:val="20"/>
              </w:rPr>
            </w:pPr>
            <w:r w:rsidRPr="00AB4500">
              <w:rPr>
                <w:rFonts w:cstheme="minorHAnsi"/>
                <w:sz w:val="18"/>
                <w:szCs w:val="20"/>
              </w:rPr>
              <w:t>Kitchen distance from furthest fixture to Water Heater in feet</w:t>
            </w:r>
          </w:p>
        </w:tc>
        <w:tc>
          <w:tcPr>
            <w:tcW w:w="1260" w:type="dxa"/>
            <w:vAlign w:val="bottom"/>
          </w:tcPr>
          <w:p w14:paraId="3EAC8CED" w14:textId="1AD31E46" w:rsidR="007F736E" w:rsidRPr="00AB4500" w:rsidRDefault="007F736E" w:rsidP="007F736E">
            <w:pPr>
              <w:spacing w:after="0" w:line="240" w:lineRule="auto"/>
              <w:jc w:val="center"/>
              <w:rPr>
                <w:sz w:val="18"/>
              </w:rPr>
            </w:pPr>
            <w:r w:rsidRPr="00AB4500">
              <w:rPr>
                <w:rFonts w:cstheme="minorHAnsi"/>
                <w:sz w:val="18"/>
                <w:szCs w:val="20"/>
              </w:rPr>
              <w:t>Furthest Third furthest fixture to Water Heater in feet</w:t>
            </w:r>
            <w:r>
              <w:rPr>
                <w:rFonts w:cstheme="minorHAnsi"/>
                <w:sz w:val="18"/>
                <w:szCs w:val="20"/>
              </w:rPr>
              <w:t xml:space="preserve"> (Avg for multiple water heaters)</w:t>
            </w:r>
          </w:p>
        </w:tc>
        <w:tc>
          <w:tcPr>
            <w:tcW w:w="1260" w:type="dxa"/>
            <w:vAlign w:val="bottom"/>
          </w:tcPr>
          <w:p w14:paraId="7CA726AD" w14:textId="77777777" w:rsidR="007F736E" w:rsidRPr="00AB4500" w:rsidRDefault="007F736E" w:rsidP="007F736E">
            <w:pPr>
              <w:spacing w:after="0" w:line="240" w:lineRule="auto"/>
              <w:jc w:val="center"/>
              <w:rPr>
                <w:sz w:val="18"/>
              </w:rPr>
            </w:pPr>
            <w:r w:rsidRPr="00AB4500">
              <w:rPr>
                <w:rFonts w:cstheme="minorHAnsi"/>
                <w:sz w:val="18"/>
                <w:szCs w:val="20"/>
              </w:rPr>
              <w:t>Weighted Distance</w:t>
            </w:r>
          </w:p>
        </w:tc>
        <w:tc>
          <w:tcPr>
            <w:tcW w:w="1350" w:type="dxa"/>
            <w:vAlign w:val="bottom"/>
          </w:tcPr>
          <w:p w14:paraId="3383BF19" w14:textId="77777777" w:rsidR="007F736E" w:rsidRPr="00AB4500" w:rsidRDefault="007F736E" w:rsidP="007F736E">
            <w:pPr>
              <w:spacing w:after="0" w:line="240" w:lineRule="auto"/>
              <w:jc w:val="center"/>
              <w:rPr>
                <w:sz w:val="18"/>
              </w:rPr>
            </w:pPr>
            <w:r w:rsidRPr="00AB4500">
              <w:rPr>
                <w:rFonts w:cstheme="minorHAnsi"/>
                <w:sz w:val="18"/>
                <w:szCs w:val="20"/>
              </w:rPr>
              <w:t>Qualification Distance</w:t>
            </w:r>
          </w:p>
        </w:tc>
        <w:tc>
          <w:tcPr>
            <w:tcW w:w="1350" w:type="dxa"/>
            <w:vAlign w:val="bottom"/>
          </w:tcPr>
          <w:p w14:paraId="58F017EC" w14:textId="0D3BCF94" w:rsidR="007F736E" w:rsidRPr="00AB4500" w:rsidRDefault="007F736E" w:rsidP="007F736E">
            <w:pPr>
              <w:spacing w:after="0" w:line="240" w:lineRule="auto"/>
              <w:jc w:val="center"/>
              <w:rPr>
                <w:rFonts w:cstheme="minorHAnsi"/>
                <w:sz w:val="18"/>
                <w:szCs w:val="20"/>
              </w:rPr>
            </w:pPr>
            <w:r>
              <w:rPr>
                <w:rFonts w:cstheme="minorHAnsi"/>
                <w:sz w:val="18"/>
              </w:rPr>
              <w:t>Design Compactness Factor</w:t>
            </w:r>
          </w:p>
        </w:tc>
        <w:tc>
          <w:tcPr>
            <w:tcW w:w="1350" w:type="dxa"/>
            <w:vAlign w:val="bottom"/>
          </w:tcPr>
          <w:p w14:paraId="568DED67" w14:textId="4A9721CE" w:rsidR="007F736E" w:rsidRPr="00AB4500" w:rsidRDefault="007F736E" w:rsidP="007F736E">
            <w:pPr>
              <w:spacing w:after="0" w:line="240" w:lineRule="auto"/>
              <w:jc w:val="center"/>
              <w:rPr>
                <w:rFonts w:cstheme="minorHAnsi"/>
                <w:sz w:val="18"/>
                <w:szCs w:val="20"/>
              </w:rPr>
            </w:pPr>
            <w:r>
              <w:rPr>
                <w:rFonts w:cstheme="minorHAnsi"/>
                <w:sz w:val="18"/>
              </w:rPr>
              <w:t>Calculated Compactness Factor</w:t>
            </w:r>
          </w:p>
        </w:tc>
      </w:tr>
      <w:tr w:rsidR="005827DE" w14:paraId="6D89697E" w14:textId="585E8775" w:rsidTr="004A0536">
        <w:trPr>
          <w:trHeight w:val="305"/>
        </w:trPr>
        <w:tc>
          <w:tcPr>
            <w:tcW w:w="895" w:type="dxa"/>
          </w:tcPr>
          <w:p w14:paraId="1BEB390D" w14:textId="76F2A5DE" w:rsidR="005827DE" w:rsidRPr="00AB4500" w:rsidRDefault="005827DE" w:rsidP="005827DE">
            <w:pPr>
              <w:spacing w:after="0" w:line="240" w:lineRule="auto"/>
              <w:rPr>
                <w:sz w:val="18"/>
                <w:szCs w:val="18"/>
              </w:rPr>
            </w:pPr>
            <w:r w:rsidRPr="00AB4500">
              <w:rPr>
                <w:rFonts w:asciiTheme="minorHAnsi" w:eastAsia="Times New Roman" w:hAnsiTheme="minorHAnsi" w:cstheme="minorHAnsi"/>
                <w:sz w:val="18"/>
                <w:szCs w:val="18"/>
              </w:rPr>
              <w:t>&lt;&lt;Reference value from A01</w:t>
            </w:r>
            <w:ins w:id="1668" w:author="Markstrum, Alexis@Energy" w:date="2021-10-21T11:39:00Z">
              <w:r w:rsidR="009821E2">
                <w:rPr>
                  <w:rFonts w:asciiTheme="minorHAnsi" w:eastAsia="Times New Roman" w:hAnsiTheme="minorHAnsi" w:cstheme="minorHAnsi"/>
                  <w:sz w:val="18"/>
                  <w:szCs w:val="18"/>
                </w:rPr>
                <w:t xml:space="preserve"> or </w:t>
              </w:r>
              <w:del w:id="1669" w:author="Diane Pepetone" w:date="2022-01-13T20:08:00Z">
                <w:r w:rsidR="009821E2" w:rsidDel="005913F4">
                  <w:rPr>
                    <w:rFonts w:asciiTheme="minorHAnsi" w:eastAsia="Times New Roman" w:hAnsiTheme="minorHAnsi" w:cstheme="minorHAnsi"/>
                    <w:sz w:val="18"/>
                    <w:szCs w:val="18"/>
                  </w:rPr>
                  <w:delText>C</w:delText>
                </w:r>
              </w:del>
            </w:ins>
            <w:ins w:id="1670" w:author="Diane Pepetone" w:date="2022-01-13T20:08:00Z">
              <w:r w:rsidR="005913F4">
                <w:rPr>
                  <w:rFonts w:asciiTheme="minorHAnsi" w:eastAsia="Times New Roman" w:hAnsiTheme="minorHAnsi" w:cstheme="minorHAnsi"/>
                  <w:sz w:val="18"/>
                  <w:szCs w:val="18"/>
                </w:rPr>
                <w:t>A2-</w:t>
              </w:r>
            </w:ins>
            <w:ins w:id="1671" w:author="Markstrum, Alexis@Energy" w:date="2021-10-21T11:39:00Z">
              <w:r w:rsidR="009821E2">
                <w:rPr>
                  <w:rFonts w:asciiTheme="minorHAnsi" w:eastAsia="Times New Roman" w:hAnsiTheme="minorHAnsi" w:cstheme="minorHAnsi"/>
                  <w:sz w:val="18"/>
                  <w:szCs w:val="18"/>
                </w:rPr>
                <w:t>01</w:t>
              </w:r>
            </w:ins>
            <w:r>
              <w:rPr>
                <w:rFonts w:asciiTheme="minorHAnsi" w:eastAsia="Times New Roman" w:hAnsiTheme="minorHAnsi" w:cstheme="minorHAnsi"/>
                <w:sz w:val="18"/>
                <w:szCs w:val="18"/>
              </w:rPr>
              <w:t xml:space="preserve"> </w:t>
            </w:r>
            <w:r w:rsidRPr="00AB4500">
              <w:rPr>
                <w:rFonts w:asciiTheme="minorHAnsi" w:eastAsia="Times New Roman" w:hAnsiTheme="minorHAnsi" w:cstheme="minorHAnsi"/>
                <w:sz w:val="18"/>
                <w:szCs w:val="18"/>
              </w:rPr>
              <w:t>&gt;&gt;</w:t>
            </w:r>
          </w:p>
        </w:tc>
        <w:tc>
          <w:tcPr>
            <w:tcW w:w="990" w:type="dxa"/>
          </w:tcPr>
          <w:p w14:paraId="091F5E9D" w14:textId="77777777" w:rsidR="005827DE" w:rsidRPr="00AB4500" w:rsidRDefault="005827DE" w:rsidP="005827DE">
            <w:pPr>
              <w:spacing w:after="0" w:line="240" w:lineRule="auto"/>
              <w:rPr>
                <w:sz w:val="18"/>
                <w:szCs w:val="18"/>
              </w:rPr>
            </w:pPr>
            <w:r w:rsidRPr="00AB4500">
              <w:rPr>
                <w:sz w:val="18"/>
                <w:szCs w:val="18"/>
              </w:rPr>
              <w:t xml:space="preserve">&lt;&lt;if performance, then value = NA; </w:t>
            </w:r>
          </w:p>
          <w:p w14:paraId="29F85FB2" w14:textId="1891EA2E" w:rsidR="005827DE" w:rsidRPr="00AB4500" w:rsidRDefault="005827DE" w:rsidP="005827DE">
            <w:pPr>
              <w:spacing w:after="0" w:line="240" w:lineRule="auto"/>
              <w:rPr>
                <w:sz w:val="18"/>
                <w:szCs w:val="18"/>
              </w:rPr>
            </w:pPr>
            <w:r w:rsidRPr="00AB4500">
              <w:rPr>
                <w:sz w:val="18"/>
                <w:szCs w:val="18"/>
              </w:rPr>
              <w:t>Else if prescriptive, user select from list: 1, 2, 3&gt;&gt;</w:t>
            </w:r>
          </w:p>
        </w:tc>
        <w:tc>
          <w:tcPr>
            <w:tcW w:w="1170" w:type="dxa"/>
          </w:tcPr>
          <w:p w14:paraId="1425F7C2" w14:textId="734C866F" w:rsidR="005827DE" w:rsidRPr="00AB4500" w:rsidRDefault="005827DE" w:rsidP="005827DE">
            <w:pPr>
              <w:spacing w:after="0" w:line="240" w:lineRule="auto"/>
              <w:rPr>
                <w:sz w:val="18"/>
                <w:szCs w:val="18"/>
              </w:rPr>
            </w:pPr>
            <w:r w:rsidRPr="00AB4500">
              <w:rPr>
                <w:sz w:val="18"/>
                <w:szCs w:val="18"/>
              </w:rPr>
              <w:t xml:space="preserve">&lt;&lt;Reference Value from </w:t>
            </w:r>
            <w:del w:id="1672" w:author="Tam, Danny@Energy" w:date="2022-02-28T13:20:00Z">
              <w:r w:rsidRPr="00AB4500" w:rsidDel="00DA58BF">
                <w:rPr>
                  <w:sz w:val="18"/>
                  <w:szCs w:val="18"/>
                </w:rPr>
                <w:delText>CF1R</w:delText>
              </w:r>
            </w:del>
            <w:ins w:id="1673" w:author="Tam, Danny@Energy" w:date="2022-02-28T13:20:00Z">
              <w:r w:rsidR="00DA58BF">
                <w:rPr>
                  <w:sz w:val="18"/>
                  <w:szCs w:val="18"/>
                </w:rPr>
                <w:t>LMCC</w:t>
              </w:r>
            </w:ins>
            <w:r w:rsidRPr="00AB4500">
              <w:rPr>
                <w:sz w:val="18"/>
                <w:szCs w:val="18"/>
              </w:rPr>
              <w:t xml:space="preserve">-PRF; </w:t>
            </w:r>
          </w:p>
          <w:p w14:paraId="387BFD71" w14:textId="4B895F5A" w:rsidR="005827DE" w:rsidRPr="00AB4500" w:rsidRDefault="005827DE" w:rsidP="005827DE">
            <w:pPr>
              <w:spacing w:after="0" w:line="240" w:lineRule="auto"/>
              <w:rPr>
                <w:sz w:val="18"/>
                <w:szCs w:val="18"/>
              </w:rPr>
            </w:pPr>
            <w:r w:rsidRPr="00AB4500">
              <w:rPr>
                <w:sz w:val="18"/>
                <w:szCs w:val="18"/>
              </w:rPr>
              <w:t>Else if prescriptive compliance</w:t>
            </w:r>
            <w:r w:rsidR="00BD2C8C">
              <w:rPr>
                <w:sz w:val="18"/>
                <w:szCs w:val="18"/>
              </w:rPr>
              <w:t xml:space="preserve"> or not available in XML</w:t>
            </w:r>
            <w:r w:rsidRPr="00AB4500">
              <w:rPr>
                <w:sz w:val="18"/>
                <w:szCs w:val="18"/>
              </w:rPr>
              <w:t>, user input&gt;&gt;</w:t>
            </w:r>
          </w:p>
        </w:tc>
        <w:tc>
          <w:tcPr>
            <w:tcW w:w="1260" w:type="dxa"/>
          </w:tcPr>
          <w:p w14:paraId="41E0FB39" w14:textId="59CE51CD" w:rsidR="005827DE" w:rsidRPr="00AB4500" w:rsidRDefault="005827DE" w:rsidP="005827DE">
            <w:pPr>
              <w:spacing w:after="0" w:line="240" w:lineRule="auto"/>
              <w:rPr>
                <w:sz w:val="18"/>
                <w:szCs w:val="18"/>
              </w:rPr>
            </w:pPr>
            <w:r w:rsidRPr="00AB4500">
              <w:rPr>
                <w:sz w:val="18"/>
                <w:szCs w:val="18"/>
              </w:rPr>
              <w:t xml:space="preserve">&lt;&lt;Reference Value from </w:t>
            </w:r>
            <w:del w:id="1674" w:author="Tam, Danny@Energy" w:date="2022-02-28T13:20:00Z">
              <w:r w:rsidRPr="00AB4500" w:rsidDel="00DA58BF">
                <w:rPr>
                  <w:sz w:val="18"/>
                  <w:szCs w:val="18"/>
                </w:rPr>
                <w:delText>CF1R</w:delText>
              </w:r>
            </w:del>
            <w:ins w:id="1675" w:author="Tam, Danny@Energy" w:date="2022-02-28T13:20:00Z">
              <w:r w:rsidR="00DA58BF">
                <w:rPr>
                  <w:sz w:val="18"/>
                  <w:szCs w:val="18"/>
                </w:rPr>
                <w:t>LMCC</w:t>
              </w:r>
            </w:ins>
            <w:r w:rsidRPr="00AB4500">
              <w:rPr>
                <w:sz w:val="18"/>
                <w:szCs w:val="18"/>
              </w:rPr>
              <w:t xml:space="preserve">-PRF; </w:t>
            </w:r>
          </w:p>
          <w:p w14:paraId="07B6A05C" w14:textId="236A2B93" w:rsidR="005827DE" w:rsidRPr="00AB4500" w:rsidRDefault="005827DE" w:rsidP="005827DE">
            <w:pPr>
              <w:spacing w:after="0" w:line="240" w:lineRule="auto"/>
              <w:rPr>
                <w:sz w:val="18"/>
                <w:szCs w:val="18"/>
              </w:rPr>
            </w:pPr>
            <w:r w:rsidRPr="00AB4500">
              <w:rPr>
                <w:sz w:val="18"/>
                <w:szCs w:val="18"/>
              </w:rPr>
              <w:t>Else if prescriptive compliance</w:t>
            </w:r>
            <w:r w:rsidR="00BD2C8C">
              <w:rPr>
                <w:sz w:val="18"/>
                <w:szCs w:val="18"/>
              </w:rPr>
              <w:t xml:space="preserve"> or not available in XML</w:t>
            </w:r>
            <w:r w:rsidRPr="00AB4500">
              <w:rPr>
                <w:sz w:val="18"/>
                <w:szCs w:val="18"/>
              </w:rPr>
              <w:t>, user input&gt;&gt;</w:t>
            </w:r>
          </w:p>
        </w:tc>
        <w:tc>
          <w:tcPr>
            <w:tcW w:w="1260" w:type="dxa"/>
          </w:tcPr>
          <w:p w14:paraId="3D6C37C7" w14:textId="5B24FA84" w:rsidR="005827DE" w:rsidRPr="00AB4500" w:rsidRDefault="005827DE" w:rsidP="005827DE">
            <w:pPr>
              <w:spacing w:after="0" w:line="240" w:lineRule="auto"/>
              <w:rPr>
                <w:sz w:val="18"/>
                <w:szCs w:val="18"/>
              </w:rPr>
            </w:pPr>
            <w:r w:rsidRPr="00AB4500">
              <w:rPr>
                <w:sz w:val="18"/>
                <w:szCs w:val="18"/>
              </w:rPr>
              <w:t xml:space="preserve">&lt;&lt;Reference Value from </w:t>
            </w:r>
            <w:del w:id="1676" w:author="Tam, Danny@Energy" w:date="2022-02-28T13:20:00Z">
              <w:r w:rsidRPr="00AB4500" w:rsidDel="00DA58BF">
                <w:rPr>
                  <w:sz w:val="18"/>
                  <w:szCs w:val="18"/>
                </w:rPr>
                <w:delText>CF1R</w:delText>
              </w:r>
            </w:del>
            <w:ins w:id="1677" w:author="Tam, Danny@Energy" w:date="2022-02-28T13:20:00Z">
              <w:r w:rsidR="00DA58BF">
                <w:rPr>
                  <w:sz w:val="18"/>
                  <w:szCs w:val="18"/>
                </w:rPr>
                <w:t>LMCC</w:t>
              </w:r>
            </w:ins>
            <w:r w:rsidRPr="00AB4500">
              <w:rPr>
                <w:sz w:val="18"/>
                <w:szCs w:val="18"/>
              </w:rPr>
              <w:t xml:space="preserve">-PRF; </w:t>
            </w:r>
          </w:p>
          <w:p w14:paraId="0432A7C4" w14:textId="6074E6E1" w:rsidR="005827DE" w:rsidRPr="00AB4500" w:rsidRDefault="005827DE" w:rsidP="005827DE">
            <w:pPr>
              <w:spacing w:after="0" w:line="240" w:lineRule="auto"/>
              <w:rPr>
                <w:sz w:val="18"/>
                <w:szCs w:val="18"/>
              </w:rPr>
            </w:pPr>
            <w:r w:rsidRPr="00AB4500">
              <w:rPr>
                <w:sz w:val="18"/>
                <w:szCs w:val="18"/>
              </w:rPr>
              <w:t>Else if prescriptive compliance</w:t>
            </w:r>
            <w:r w:rsidR="007D096E">
              <w:rPr>
                <w:sz w:val="18"/>
                <w:szCs w:val="18"/>
              </w:rPr>
              <w:t xml:space="preserve"> or not available in XML</w:t>
            </w:r>
            <w:r w:rsidRPr="00AB4500">
              <w:rPr>
                <w:sz w:val="18"/>
                <w:szCs w:val="18"/>
              </w:rPr>
              <w:t>, user input&gt;&gt;</w:t>
            </w:r>
          </w:p>
        </w:tc>
        <w:tc>
          <w:tcPr>
            <w:tcW w:w="1260" w:type="dxa"/>
          </w:tcPr>
          <w:p w14:paraId="2C925DF8" w14:textId="34AB7A03" w:rsidR="005827DE" w:rsidRPr="00AB4500" w:rsidRDefault="005827DE" w:rsidP="005827DE">
            <w:pPr>
              <w:spacing w:after="0" w:line="240" w:lineRule="auto"/>
              <w:rPr>
                <w:sz w:val="18"/>
                <w:szCs w:val="18"/>
              </w:rPr>
            </w:pPr>
            <w:r w:rsidRPr="00AB4500">
              <w:rPr>
                <w:sz w:val="18"/>
                <w:szCs w:val="18"/>
              </w:rPr>
              <w:t xml:space="preserve">&lt;&lt;Reference value from </w:t>
            </w:r>
            <w:del w:id="1678" w:author="Tam, Danny@Energy" w:date="2022-02-28T13:20:00Z">
              <w:r w:rsidRPr="00AB4500" w:rsidDel="00DA58BF">
                <w:rPr>
                  <w:sz w:val="18"/>
                  <w:szCs w:val="18"/>
                </w:rPr>
                <w:delText>CF1R</w:delText>
              </w:r>
            </w:del>
            <w:ins w:id="1679" w:author="Tam, Danny@Energy" w:date="2022-02-28T13:20:00Z">
              <w:r w:rsidR="00DA58BF">
                <w:rPr>
                  <w:sz w:val="18"/>
                  <w:szCs w:val="18"/>
                </w:rPr>
                <w:t>LMCC</w:t>
              </w:r>
            </w:ins>
            <w:r w:rsidRPr="00AB4500">
              <w:rPr>
                <w:sz w:val="18"/>
                <w:szCs w:val="18"/>
              </w:rPr>
              <w:t xml:space="preserve">-PRF; </w:t>
            </w:r>
          </w:p>
          <w:p w14:paraId="215762B1" w14:textId="121F72CB" w:rsidR="005827DE" w:rsidRPr="00AB4500" w:rsidRDefault="005827DE" w:rsidP="005827DE">
            <w:pPr>
              <w:spacing w:after="0" w:line="240" w:lineRule="auto"/>
              <w:rPr>
                <w:sz w:val="18"/>
                <w:szCs w:val="18"/>
              </w:rPr>
            </w:pPr>
            <w:r w:rsidRPr="00AB4500">
              <w:rPr>
                <w:sz w:val="18"/>
                <w:szCs w:val="18"/>
              </w:rPr>
              <w:t xml:space="preserve">else if prescriptive </w:t>
            </w:r>
            <w:r w:rsidR="007D096E">
              <w:rPr>
                <w:sz w:val="18"/>
                <w:szCs w:val="18"/>
              </w:rPr>
              <w:t xml:space="preserve">or not available in XML </w:t>
            </w:r>
            <w:r w:rsidRPr="00AB4500">
              <w:rPr>
                <w:sz w:val="18"/>
                <w:szCs w:val="18"/>
              </w:rPr>
              <w:t>and A09</w:t>
            </w:r>
            <w:ins w:id="1680" w:author="Markstrum, Alexis@Energy" w:date="2021-10-21T11:42:00Z">
              <w:r w:rsidR="00762CB9">
                <w:rPr>
                  <w:sz w:val="18"/>
                  <w:szCs w:val="18"/>
                </w:rPr>
                <w:t xml:space="preserve"> or </w:t>
              </w:r>
              <w:del w:id="1681" w:author="Diane Pepetone" w:date="2022-01-13T20:08:00Z">
                <w:r w:rsidR="00762CB9" w:rsidDel="005913F4">
                  <w:rPr>
                    <w:sz w:val="18"/>
                    <w:szCs w:val="18"/>
                  </w:rPr>
                  <w:delText>C</w:delText>
                </w:r>
              </w:del>
            </w:ins>
            <w:ins w:id="1682" w:author="Diane Pepetone" w:date="2022-01-13T20:08:00Z">
              <w:r w:rsidR="005913F4">
                <w:rPr>
                  <w:sz w:val="18"/>
                  <w:szCs w:val="18"/>
                </w:rPr>
                <w:t>A2-</w:t>
              </w:r>
            </w:ins>
            <w:ins w:id="1683" w:author="Markstrum, Alexis@Energy" w:date="2021-10-21T11:42:00Z">
              <w:r w:rsidR="00762CB9">
                <w:rPr>
                  <w:sz w:val="18"/>
                  <w:szCs w:val="18"/>
                </w:rPr>
                <w:t>07</w:t>
              </w:r>
            </w:ins>
            <w:r w:rsidRPr="00AB4500">
              <w:rPr>
                <w:sz w:val="18"/>
                <w:szCs w:val="18"/>
              </w:rPr>
              <w:t xml:space="preserve"> = </w:t>
            </w:r>
            <w:r w:rsidRPr="00AB4500">
              <w:rPr>
                <w:rFonts w:cstheme="minorHAnsi"/>
                <w:sz w:val="18"/>
                <w:szCs w:val="18"/>
              </w:rPr>
              <w:t>Standard Distribution System, then value =</w:t>
            </w:r>
            <w:r w:rsidRPr="00AB4500">
              <w:rPr>
                <w:sz w:val="18"/>
                <w:szCs w:val="18"/>
              </w:rPr>
              <w:t xml:space="preserve"> (G03*0.4)</w:t>
            </w:r>
            <w:r w:rsidRPr="00AB4500" w:rsidDel="006251F7">
              <w:rPr>
                <w:sz w:val="18"/>
                <w:szCs w:val="18"/>
              </w:rPr>
              <w:t xml:space="preserve"> </w:t>
            </w:r>
            <w:r>
              <w:rPr>
                <w:sz w:val="18"/>
                <w:szCs w:val="18"/>
              </w:rPr>
              <w:t>+</w:t>
            </w:r>
            <w:r w:rsidRPr="00AB4500">
              <w:rPr>
                <w:sz w:val="18"/>
                <w:szCs w:val="18"/>
              </w:rPr>
              <w:t>(G04*0.4)</w:t>
            </w:r>
            <w:r>
              <w:rPr>
                <w:sz w:val="18"/>
                <w:szCs w:val="18"/>
              </w:rPr>
              <w:t>+</w:t>
            </w:r>
            <w:r w:rsidRPr="00AB4500">
              <w:rPr>
                <w:sz w:val="18"/>
                <w:szCs w:val="18"/>
              </w:rPr>
              <w:t>( G05*0.2);</w:t>
            </w:r>
          </w:p>
          <w:p w14:paraId="265AC27A" w14:textId="32ADBE09" w:rsidR="005827DE" w:rsidRPr="00AB4500" w:rsidRDefault="005827DE" w:rsidP="005827DE">
            <w:pPr>
              <w:spacing w:after="0" w:line="240" w:lineRule="auto"/>
              <w:rPr>
                <w:sz w:val="18"/>
                <w:szCs w:val="18"/>
              </w:rPr>
            </w:pPr>
            <w:r w:rsidRPr="00AB4500">
              <w:rPr>
                <w:sz w:val="18"/>
                <w:szCs w:val="18"/>
              </w:rPr>
              <w:t>else if A09</w:t>
            </w:r>
            <w:ins w:id="1684" w:author="Markstrum, Alexis@Energy" w:date="2021-10-21T11:42:00Z">
              <w:r w:rsidR="00762CB9">
                <w:rPr>
                  <w:sz w:val="18"/>
                  <w:szCs w:val="18"/>
                </w:rPr>
                <w:t xml:space="preserve"> or </w:t>
              </w:r>
              <w:del w:id="1685" w:author="Diane Pepetone" w:date="2022-01-13T20:09:00Z">
                <w:r w:rsidR="00762CB9" w:rsidDel="00CE54BD">
                  <w:rPr>
                    <w:sz w:val="18"/>
                    <w:szCs w:val="18"/>
                  </w:rPr>
                  <w:delText>C</w:delText>
                </w:r>
              </w:del>
            </w:ins>
            <w:ins w:id="1686" w:author="Diane Pepetone" w:date="2022-01-13T20:09:00Z">
              <w:r w:rsidR="00CE54BD">
                <w:rPr>
                  <w:sz w:val="18"/>
                  <w:szCs w:val="18"/>
                </w:rPr>
                <w:t>A2-</w:t>
              </w:r>
            </w:ins>
            <w:ins w:id="1687" w:author="Markstrum, Alexis@Energy" w:date="2021-10-21T11:42:00Z">
              <w:r w:rsidR="00762CB9">
                <w:rPr>
                  <w:sz w:val="18"/>
                  <w:szCs w:val="18"/>
                </w:rPr>
                <w:t>07</w:t>
              </w:r>
            </w:ins>
            <w:r w:rsidRPr="00AB4500">
              <w:rPr>
                <w:sz w:val="18"/>
                <w:szCs w:val="18"/>
              </w:rPr>
              <w:t xml:space="preserve"> = </w:t>
            </w:r>
            <w:r w:rsidRPr="00AB4500">
              <w:rPr>
                <w:rFonts w:cstheme="minorHAnsi"/>
                <w:sz w:val="18"/>
                <w:szCs w:val="18"/>
              </w:rPr>
              <w:t>Demand Recirculation Manual Control, then value = G05&gt;&gt;</w:t>
            </w:r>
          </w:p>
        </w:tc>
        <w:tc>
          <w:tcPr>
            <w:tcW w:w="1350" w:type="dxa"/>
          </w:tcPr>
          <w:p w14:paraId="1FEAA658" w14:textId="317499AF" w:rsidR="005827DE" w:rsidRDefault="005827DE" w:rsidP="005827DE">
            <w:pPr>
              <w:spacing w:after="0" w:line="240" w:lineRule="auto"/>
              <w:rPr>
                <w:rFonts w:cstheme="minorHAnsi"/>
                <w:sz w:val="18"/>
                <w:szCs w:val="18"/>
              </w:rPr>
            </w:pPr>
            <w:r w:rsidRPr="005828AE">
              <w:rPr>
                <w:rFonts w:cstheme="minorHAnsi"/>
                <w:sz w:val="18"/>
                <w:szCs w:val="18"/>
              </w:rPr>
              <w:t xml:space="preserve">&lt;&lt; Reference Value from </w:t>
            </w:r>
            <w:del w:id="1688" w:author="Tam, Danny@Energy" w:date="2022-02-28T13:20:00Z">
              <w:r w:rsidRPr="005828AE" w:rsidDel="00DA58BF">
                <w:rPr>
                  <w:rFonts w:cstheme="minorHAnsi"/>
                  <w:sz w:val="18"/>
                  <w:szCs w:val="18"/>
                </w:rPr>
                <w:delText>CF1R</w:delText>
              </w:r>
            </w:del>
            <w:ins w:id="1689" w:author="Tam, Danny@Energy" w:date="2022-02-28T13:20:00Z">
              <w:r w:rsidR="00DA58BF">
                <w:rPr>
                  <w:rFonts w:cstheme="minorHAnsi"/>
                  <w:sz w:val="18"/>
                  <w:szCs w:val="18"/>
                </w:rPr>
                <w:t>LMCC</w:t>
              </w:r>
            </w:ins>
            <w:r w:rsidRPr="005828AE">
              <w:rPr>
                <w:rFonts w:cstheme="minorHAnsi"/>
                <w:sz w:val="18"/>
                <w:szCs w:val="18"/>
              </w:rPr>
              <w:t>-PRF</w:t>
            </w:r>
            <w:r>
              <w:rPr>
                <w:rFonts w:cstheme="minorHAnsi"/>
                <w:sz w:val="18"/>
                <w:szCs w:val="18"/>
              </w:rPr>
              <w:t>;</w:t>
            </w:r>
            <w:r w:rsidRPr="005828AE">
              <w:rPr>
                <w:rFonts w:cstheme="minorHAnsi"/>
                <w:sz w:val="18"/>
                <w:szCs w:val="18"/>
              </w:rPr>
              <w:t xml:space="preserve"> </w:t>
            </w:r>
          </w:p>
          <w:p w14:paraId="75DEEFE9" w14:textId="32FB0581" w:rsidR="005827DE" w:rsidRDefault="005827DE" w:rsidP="005827DE">
            <w:pPr>
              <w:spacing w:after="0" w:line="240" w:lineRule="auto"/>
              <w:rPr>
                <w:sz w:val="18"/>
                <w:szCs w:val="18"/>
              </w:rPr>
            </w:pPr>
            <w:r w:rsidRPr="005828AE">
              <w:rPr>
                <w:rFonts w:cstheme="minorHAnsi"/>
                <w:sz w:val="18"/>
                <w:szCs w:val="18"/>
              </w:rPr>
              <w:t>Else if prescriptive compliance</w:t>
            </w:r>
            <w:r w:rsidR="007D096E">
              <w:rPr>
                <w:rFonts w:cstheme="minorHAnsi"/>
                <w:sz w:val="18"/>
                <w:szCs w:val="18"/>
              </w:rPr>
              <w:t xml:space="preserve"> or not available in XML</w:t>
            </w:r>
            <w:r w:rsidRPr="005828AE">
              <w:rPr>
                <w:rFonts w:cstheme="minorHAnsi"/>
                <w:sz w:val="18"/>
                <w:szCs w:val="18"/>
              </w:rPr>
              <w:t xml:space="preserve">, </w:t>
            </w:r>
            <w:r>
              <w:rPr>
                <w:sz w:val="18"/>
                <w:szCs w:val="18"/>
              </w:rPr>
              <w:t>value</w:t>
            </w:r>
            <w:r w:rsidRPr="00CB5461">
              <w:rPr>
                <w:sz w:val="18"/>
                <w:szCs w:val="18"/>
              </w:rPr>
              <w:t xml:space="preserve"> = </w:t>
            </w:r>
          </w:p>
          <w:p w14:paraId="07FC4408" w14:textId="04EF973C" w:rsidR="005827DE" w:rsidRPr="00E303B7" w:rsidRDefault="005827DE" w:rsidP="005827DE">
            <w:pPr>
              <w:spacing w:after="0" w:line="240" w:lineRule="auto"/>
              <w:rPr>
                <w:sz w:val="18"/>
                <w:szCs w:val="18"/>
              </w:rPr>
            </w:pPr>
            <w:r>
              <w:rPr>
                <w:sz w:val="18"/>
                <w:szCs w:val="18"/>
              </w:rPr>
              <w:t>(</w:t>
            </w:r>
            <w:r w:rsidRPr="00CB5461">
              <w:rPr>
                <w:sz w:val="18"/>
                <w:szCs w:val="18"/>
              </w:rPr>
              <w:t>(a+b *CFA)/n</w:t>
            </w:r>
            <w:r>
              <w:rPr>
                <w:sz w:val="18"/>
                <w:szCs w:val="18"/>
              </w:rPr>
              <w:t>) &gt;&gt;</w:t>
            </w:r>
          </w:p>
          <w:p w14:paraId="73CA9403" w14:textId="77777777" w:rsidR="005827DE" w:rsidRPr="00AB4500" w:rsidRDefault="005827DE" w:rsidP="005827DE">
            <w:pPr>
              <w:spacing w:after="0"/>
              <w:rPr>
                <w:i/>
                <w:sz w:val="18"/>
                <w:szCs w:val="18"/>
              </w:rPr>
            </w:pPr>
            <w:r w:rsidRPr="00AB4500">
              <w:rPr>
                <w:i/>
                <w:sz w:val="18"/>
                <w:szCs w:val="18"/>
              </w:rPr>
              <w:t>Where:</w:t>
            </w:r>
          </w:p>
          <w:p w14:paraId="3D9D1E44" w14:textId="77777777" w:rsidR="005827DE" w:rsidRPr="00AB4500" w:rsidRDefault="005827DE" w:rsidP="005827DE">
            <w:pPr>
              <w:spacing w:after="0" w:line="240" w:lineRule="auto"/>
              <w:rPr>
                <w:i/>
                <w:sz w:val="18"/>
                <w:szCs w:val="18"/>
              </w:rPr>
            </w:pPr>
            <w:r w:rsidRPr="00AB4500">
              <w:rPr>
                <w:i/>
                <w:sz w:val="18"/>
                <w:szCs w:val="18"/>
              </w:rPr>
              <w:t>a, b = Qualification distance coefficients from Table 4.4.6-2 below,</w:t>
            </w:r>
          </w:p>
          <w:p w14:paraId="4F9EF530" w14:textId="6138AB2F" w:rsidR="005827DE" w:rsidRPr="00AB4500" w:rsidRDefault="005827DE" w:rsidP="005827DE">
            <w:pPr>
              <w:spacing w:after="0" w:line="240" w:lineRule="auto"/>
              <w:rPr>
                <w:i/>
                <w:sz w:val="18"/>
                <w:szCs w:val="18"/>
              </w:rPr>
            </w:pPr>
            <w:r w:rsidRPr="00AB4500">
              <w:rPr>
                <w:i/>
                <w:sz w:val="18"/>
                <w:szCs w:val="18"/>
              </w:rPr>
              <w:t>CFA = Conditioned floor area of the dwelling unit (ft</w:t>
            </w:r>
            <w:r w:rsidRPr="00AB4500">
              <w:rPr>
                <w:i/>
                <w:sz w:val="18"/>
                <w:szCs w:val="18"/>
                <w:vertAlign w:val="superscript"/>
              </w:rPr>
              <w:t>2</w:t>
            </w:r>
            <w:r w:rsidRPr="00AB4500">
              <w:rPr>
                <w:i/>
                <w:sz w:val="18"/>
                <w:szCs w:val="18"/>
              </w:rPr>
              <w:t xml:space="preserve">) from </w:t>
            </w:r>
            <w:del w:id="1690" w:author="Tam, Danny@Energy" w:date="2022-02-28T13:20:00Z">
              <w:r w:rsidRPr="00AB4500" w:rsidDel="00DA58BF">
                <w:rPr>
                  <w:i/>
                  <w:sz w:val="18"/>
                  <w:szCs w:val="18"/>
                </w:rPr>
                <w:delText>CF1R</w:delText>
              </w:r>
            </w:del>
            <w:ins w:id="1691" w:author="Tam, Danny@Energy" w:date="2022-02-28T13:20:00Z">
              <w:r w:rsidR="00DA58BF">
                <w:rPr>
                  <w:i/>
                  <w:sz w:val="18"/>
                  <w:szCs w:val="18"/>
                </w:rPr>
                <w:t>LMCC</w:t>
              </w:r>
            </w:ins>
            <w:r w:rsidRPr="00AB4500">
              <w:rPr>
                <w:i/>
                <w:sz w:val="18"/>
                <w:szCs w:val="18"/>
              </w:rPr>
              <w:t>, and</w:t>
            </w:r>
          </w:p>
          <w:p w14:paraId="20310E27" w14:textId="146C1333" w:rsidR="005827DE" w:rsidRPr="00AB4500" w:rsidRDefault="005827DE" w:rsidP="005827DE">
            <w:pPr>
              <w:spacing w:after="0" w:line="240" w:lineRule="auto"/>
              <w:rPr>
                <w:i/>
                <w:sz w:val="18"/>
                <w:szCs w:val="18"/>
              </w:rPr>
            </w:pPr>
            <w:r w:rsidRPr="00AB4500">
              <w:rPr>
                <w:i/>
                <w:sz w:val="18"/>
                <w:szCs w:val="18"/>
              </w:rPr>
              <w:t xml:space="preserve">n = Number of water heaters in the dwelling unit from </w:t>
            </w:r>
            <w:r>
              <w:rPr>
                <w:i/>
                <w:sz w:val="18"/>
                <w:szCs w:val="18"/>
              </w:rPr>
              <w:t>A</w:t>
            </w:r>
            <w:r w:rsidRPr="00AB4500">
              <w:rPr>
                <w:i/>
                <w:sz w:val="18"/>
                <w:szCs w:val="18"/>
              </w:rPr>
              <w:t>0</w:t>
            </w:r>
            <w:r>
              <w:rPr>
                <w:i/>
                <w:sz w:val="18"/>
                <w:szCs w:val="18"/>
              </w:rPr>
              <w:t>5</w:t>
            </w:r>
            <w:ins w:id="1692" w:author="Diane Pepetone" w:date="2022-01-13T20:11:00Z">
              <w:r w:rsidR="00CE54BD">
                <w:rPr>
                  <w:i/>
                  <w:sz w:val="18"/>
                  <w:szCs w:val="18"/>
                </w:rPr>
                <w:t xml:space="preserve"> or A2-0</w:t>
              </w:r>
            </w:ins>
            <w:ins w:id="1693" w:author="Diane Pepetone" w:date="2022-01-13T20:12:00Z">
              <w:r w:rsidR="00CE54BD">
                <w:rPr>
                  <w:i/>
                  <w:sz w:val="18"/>
                  <w:szCs w:val="18"/>
                </w:rPr>
                <w:t>4</w:t>
              </w:r>
            </w:ins>
            <w:r>
              <w:rPr>
                <w:i/>
                <w:sz w:val="18"/>
                <w:szCs w:val="18"/>
              </w:rPr>
              <w:t xml:space="preserve"> </w:t>
            </w:r>
            <w:r w:rsidRPr="00AB4500">
              <w:rPr>
                <w:i/>
                <w:sz w:val="18"/>
                <w:szCs w:val="18"/>
              </w:rPr>
              <w:t>(unitless).</w:t>
            </w:r>
          </w:p>
          <w:p w14:paraId="02E3859C" w14:textId="06239571" w:rsidR="005827DE" w:rsidRPr="00AB4500" w:rsidRDefault="005827DE" w:rsidP="005827DE">
            <w:pPr>
              <w:spacing w:after="0" w:line="240" w:lineRule="auto"/>
              <w:rPr>
                <w:sz w:val="18"/>
                <w:szCs w:val="18"/>
              </w:rPr>
            </w:pPr>
            <w:r w:rsidRPr="00AB4500">
              <w:rPr>
                <w:rFonts w:cstheme="minorHAnsi"/>
                <w:sz w:val="18"/>
                <w:szCs w:val="18"/>
                <w:highlight w:val="yellow"/>
              </w:rPr>
              <w:t xml:space="preserve"> </w:t>
            </w:r>
          </w:p>
        </w:tc>
        <w:tc>
          <w:tcPr>
            <w:tcW w:w="1350" w:type="dxa"/>
          </w:tcPr>
          <w:p w14:paraId="476C9656" w14:textId="560C1765" w:rsidR="005827DE" w:rsidRPr="001C31FC" w:rsidRDefault="005827DE" w:rsidP="005827DE">
            <w:pPr>
              <w:spacing w:after="0" w:line="240" w:lineRule="auto"/>
              <w:rPr>
                <w:rFonts w:cstheme="minorHAnsi"/>
                <w:sz w:val="18"/>
                <w:szCs w:val="18"/>
              </w:rPr>
            </w:pPr>
            <w:r w:rsidRPr="001C31FC">
              <w:rPr>
                <w:rFonts w:cstheme="minorHAnsi"/>
                <w:sz w:val="18"/>
                <w:szCs w:val="18"/>
              </w:rPr>
              <w:t xml:space="preserve">&lt;&lt;Reference value from </w:t>
            </w:r>
            <w:del w:id="1694" w:author="Tam, Danny@Energy" w:date="2022-02-28T13:20:00Z">
              <w:r w:rsidRPr="001C31FC" w:rsidDel="00DA58BF">
                <w:rPr>
                  <w:rFonts w:cstheme="minorHAnsi"/>
                  <w:sz w:val="18"/>
                  <w:szCs w:val="18"/>
                </w:rPr>
                <w:delText>CF1R</w:delText>
              </w:r>
            </w:del>
            <w:ins w:id="1695" w:author="Tam, Danny@Energy" w:date="2022-02-28T13:20:00Z">
              <w:r w:rsidR="00DA58BF">
                <w:rPr>
                  <w:rFonts w:cstheme="minorHAnsi"/>
                  <w:sz w:val="18"/>
                  <w:szCs w:val="18"/>
                </w:rPr>
                <w:t>LMCC</w:t>
              </w:r>
            </w:ins>
            <w:r w:rsidRPr="001C31FC">
              <w:rPr>
                <w:rFonts w:cstheme="minorHAnsi"/>
                <w:sz w:val="18"/>
                <w:szCs w:val="18"/>
              </w:rPr>
              <w:t xml:space="preserve">-PRF; </w:t>
            </w:r>
          </w:p>
          <w:p w14:paraId="14CCDC41" w14:textId="2BD03397" w:rsidR="005827DE" w:rsidRPr="005828AE" w:rsidRDefault="005827DE" w:rsidP="005827DE">
            <w:pPr>
              <w:spacing w:after="0" w:line="240" w:lineRule="auto"/>
              <w:rPr>
                <w:rFonts w:cstheme="minorHAnsi"/>
                <w:sz w:val="18"/>
                <w:szCs w:val="18"/>
              </w:rPr>
            </w:pPr>
            <w:r w:rsidRPr="001C31FC">
              <w:rPr>
                <w:rFonts w:cstheme="minorHAnsi"/>
                <w:sz w:val="18"/>
                <w:szCs w:val="18"/>
              </w:rPr>
              <w:t>elseif prescriptive, then value = n/a&gt;&gt;</w:t>
            </w:r>
          </w:p>
        </w:tc>
        <w:tc>
          <w:tcPr>
            <w:tcW w:w="1350" w:type="dxa"/>
          </w:tcPr>
          <w:p w14:paraId="1BA536B0" w14:textId="422BB675" w:rsidR="005827DE" w:rsidRDefault="005827DE" w:rsidP="005827DE">
            <w:pPr>
              <w:spacing w:after="0"/>
              <w:rPr>
                <w:sz w:val="18"/>
                <w:szCs w:val="18"/>
              </w:rPr>
            </w:pPr>
            <w:r>
              <w:rPr>
                <w:rFonts w:cstheme="minorHAnsi"/>
                <w:sz w:val="18"/>
                <w:szCs w:val="18"/>
              </w:rPr>
              <w:t>&lt;&lt;</w:t>
            </w:r>
            <w:r w:rsidR="00710DCB">
              <w:rPr>
                <w:rFonts w:cstheme="minorHAnsi"/>
                <w:sz w:val="18"/>
                <w:szCs w:val="18"/>
              </w:rPr>
              <w:t>Calculated v</w:t>
            </w:r>
            <w:r>
              <w:rPr>
                <w:rFonts w:cstheme="minorHAnsi"/>
                <w:sz w:val="18"/>
                <w:szCs w:val="18"/>
              </w:rPr>
              <w:t xml:space="preserve">alue = </w:t>
            </w:r>
            <w:r w:rsidRPr="00AA14A8">
              <w:rPr>
                <w:sz w:val="18"/>
                <w:szCs w:val="18"/>
              </w:rPr>
              <w:t>0.3 + 0.4 * (</w:t>
            </w:r>
            <w:r w:rsidR="00CE06D0">
              <w:rPr>
                <w:sz w:val="18"/>
                <w:szCs w:val="18"/>
              </w:rPr>
              <w:t>G</w:t>
            </w:r>
            <w:r w:rsidRPr="00AA14A8">
              <w:rPr>
                <w:sz w:val="18"/>
                <w:szCs w:val="18"/>
              </w:rPr>
              <w:t>06/</w:t>
            </w:r>
            <w:r w:rsidR="00CE06D0">
              <w:rPr>
                <w:sz w:val="18"/>
                <w:szCs w:val="18"/>
              </w:rPr>
              <w:t>G</w:t>
            </w:r>
            <w:r w:rsidRPr="00AA14A8">
              <w:rPr>
                <w:sz w:val="18"/>
                <w:szCs w:val="18"/>
              </w:rPr>
              <w:t>07),</w:t>
            </w:r>
            <w:r>
              <w:rPr>
                <w:sz w:val="18"/>
                <w:szCs w:val="18"/>
              </w:rPr>
              <w:t xml:space="preserve"> if performance, value must be </w:t>
            </w:r>
            <w:r>
              <w:rPr>
                <w:rFonts w:cstheme="minorHAnsi"/>
                <w:sz w:val="18"/>
                <w:szCs w:val="18"/>
              </w:rPr>
              <w:t>≤</w:t>
            </w:r>
            <w:r>
              <w:rPr>
                <w:sz w:val="18"/>
                <w:szCs w:val="18"/>
              </w:rPr>
              <w:t xml:space="preserve"> </w:t>
            </w:r>
            <w:r w:rsidR="00876857">
              <w:rPr>
                <w:sz w:val="18"/>
                <w:szCs w:val="18"/>
              </w:rPr>
              <w:t>G</w:t>
            </w:r>
            <w:r>
              <w:rPr>
                <w:sz w:val="18"/>
                <w:szCs w:val="18"/>
              </w:rPr>
              <w:t xml:space="preserve">08; </w:t>
            </w:r>
          </w:p>
          <w:p w14:paraId="3D7F8578" w14:textId="2C2FD11C" w:rsidR="005827DE" w:rsidRPr="005828AE" w:rsidRDefault="005827DE" w:rsidP="005827DE">
            <w:pPr>
              <w:spacing w:after="0" w:line="240" w:lineRule="auto"/>
              <w:rPr>
                <w:rFonts w:cstheme="minorHAnsi"/>
                <w:sz w:val="18"/>
                <w:szCs w:val="18"/>
              </w:rPr>
            </w:pPr>
            <w:r>
              <w:rPr>
                <w:sz w:val="18"/>
                <w:szCs w:val="18"/>
              </w:rPr>
              <w:t xml:space="preserve">elseif prescriptive, value must be </w:t>
            </w:r>
            <w:r>
              <w:rPr>
                <w:rFonts w:cstheme="minorHAnsi"/>
                <w:sz w:val="18"/>
                <w:szCs w:val="18"/>
              </w:rPr>
              <w:t xml:space="preserve">≤ </w:t>
            </w:r>
            <w:r>
              <w:rPr>
                <w:sz w:val="18"/>
                <w:szCs w:val="18"/>
              </w:rPr>
              <w:t>0.7 &gt;&gt;</w:t>
            </w:r>
          </w:p>
        </w:tc>
      </w:tr>
      <w:tr w:rsidR="005827DE" w14:paraId="2A493FC8" w14:textId="7C9BFF9B" w:rsidTr="004A0536">
        <w:tc>
          <w:tcPr>
            <w:tcW w:w="895" w:type="dxa"/>
          </w:tcPr>
          <w:p w14:paraId="4BA0ECFA" w14:textId="4873BCD6" w:rsidR="005827DE" w:rsidRPr="00D37C06" w:rsidRDefault="005827DE" w:rsidP="005827DE">
            <w:pPr>
              <w:spacing w:after="0"/>
              <w:rPr>
                <w:sz w:val="20"/>
                <w:szCs w:val="20"/>
              </w:rPr>
            </w:pPr>
          </w:p>
        </w:tc>
        <w:tc>
          <w:tcPr>
            <w:tcW w:w="990" w:type="dxa"/>
          </w:tcPr>
          <w:p w14:paraId="77B01A71" w14:textId="77777777" w:rsidR="005827DE" w:rsidRPr="00D37C06" w:rsidRDefault="005827DE" w:rsidP="005827DE">
            <w:pPr>
              <w:spacing w:after="0"/>
              <w:rPr>
                <w:sz w:val="20"/>
                <w:szCs w:val="20"/>
              </w:rPr>
            </w:pPr>
          </w:p>
        </w:tc>
        <w:tc>
          <w:tcPr>
            <w:tcW w:w="1170" w:type="dxa"/>
          </w:tcPr>
          <w:p w14:paraId="39F36945" w14:textId="77777777" w:rsidR="005827DE" w:rsidRPr="00D37C06" w:rsidRDefault="005827DE" w:rsidP="005827DE">
            <w:pPr>
              <w:spacing w:after="0"/>
              <w:rPr>
                <w:sz w:val="20"/>
                <w:szCs w:val="20"/>
              </w:rPr>
            </w:pPr>
          </w:p>
        </w:tc>
        <w:tc>
          <w:tcPr>
            <w:tcW w:w="1260" w:type="dxa"/>
          </w:tcPr>
          <w:p w14:paraId="4A1A5E99" w14:textId="4A18BBC1" w:rsidR="005827DE" w:rsidRPr="00D37C06" w:rsidRDefault="005827DE" w:rsidP="005827DE">
            <w:pPr>
              <w:spacing w:after="0"/>
              <w:rPr>
                <w:sz w:val="20"/>
                <w:szCs w:val="20"/>
              </w:rPr>
            </w:pPr>
          </w:p>
        </w:tc>
        <w:tc>
          <w:tcPr>
            <w:tcW w:w="1260" w:type="dxa"/>
          </w:tcPr>
          <w:p w14:paraId="70ABE7F3" w14:textId="5F1C5D6C" w:rsidR="005827DE" w:rsidRPr="00D37C06" w:rsidRDefault="005827DE" w:rsidP="005827DE">
            <w:pPr>
              <w:spacing w:after="0"/>
              <w:rPr>
                <w:sz w:val="20"/>
                <w:szCs w:val="20"/>
              </w:rPr>
            </w:pPr>
          </w:p>
        </w:tc>
        <w:tc>
          <w:tcPr>
            <w:tcW w:w="1260" w:type="dxa"/>
          </w:tcPr>
          <w:p w14:paraId="0DEE435A" w14:textId="77777777" w:rsidR="005827DE" w:rsidRPr="00D37C06" w:rsidRDefault="005827DE" w:rsidP="005827DE">
            <w:pPr>
              <w:spacing w:after="0"/>
              <w:rPr>
                <w:sz w:val="20"/>
                <w:szCs w:val="20"/>
              </w:rPr>
            </w:pPr>
          </w:p>
        </w:tc>
        <w:tc>
          <w:tcPr>
            <w:tcW w:w="1350" w:type="dxa"/>
          </w:tcPr>
          <w:p w14:paraId="089A80BB" w14:textId="77777777" w:rsidR="005827DE" w:rsidRPr="00D37C06" w:rsidRDefault="005827DE" w:rsidP="005827DE">
            <w:pPr>
              <w:spacing w:after="0"/>
              <w:rPr>
                <w:sz w:val="20"/>
                <w:szCs w:val="20"/>
              </w:rPr>
            </w:pPr>
          </w:p>
        </w:tc>
        <w:tc>
          <w:tcPr>
            <w:tcW w:w="1350" w:type="dxa"/>
          </w:tcPr>
          <w:p w14:paraId="77551B14" w14:textId="77777777" w:rsidR="005827DE" w:rsidRPr="00D37C06" w:rsidRDefault="005827DE" w:rsidP="005827DE">
            <w:pPr>
              <w:spacing w:after="0"/>
              <w:rPr>
                <w:sz w:val="20"/>
                <w:szCs w:val="20"/>
              </w:rPr>
            </w:pPr>
          </w:p>
        </w:tc>
        <w:tc>
          <w:tcPr>
            <w:tcW w:w="1350" w:type="dxa"/>
          </w:tcPr>
          <w:p w14:paraId="07A9E05D" w14:textId="77777777" w:rsidR="005827DE" w:rsidRPr="00D37C06" w:rsidRDefault="005827DE" w:rsidP="005827DE">
            <w:pPr>
              <w:spacing w:after="0"/>
              <w:rPr>
                <w:sz w:val="20"/>
                <w:szCs w:val="20"/>
              </w:rPr>
            </w:pPr>
          </w:p>
        </w:tc>
      </w:tr>
      <w:tr w:rsidR="005827DE" w14:paraId="7EC61DB4" w14:textId="542038C1" w:rsidTr="009C5E99">
        <w:trPr>
          <w:trHeight w:val="485"/>
        </w:trPr>
        <w:tc>
          <w:tcPr>
            <w:tcW w:w="10885" w:type="dxa"/>
            <w:gridSpan w:val="9"/>
          </w:tcPr>
          <w:p w14:paraId="732E23F2" w14:textId="7C6DC4ED" w:rsidR="005827DE" w:rsidRPr="000029DA" w:rsidRDefault="005827DE" w:rsidP="005827DE">
            <w:pPr>
              <w:spacing w:after="0" w:line="240" w:lineRule="auto"/>
              <w:rPr>
                <w:rFonts w:cstheme="minorHAnsi"/>
                <w:b/>
                <w:sz w:val="20"/>
                <w:szCs w:val="20"/>
              </w:rPr>
            </w:pPr>
            <w:r w:rsidRPr="000029DA">
              <w:rPr>
                <w:rFonts w:cstheme="minorHAnsi"/>
                <w:b/>
                <w:sz w:val="20"/>
                <w:szCs w:val="20"/>
              </w:rPr>
              <w:t>The responsible person’s signature on this compliance document affirms that all applicable requirements in this table have been met</w:t>
            </w:r>
          </w:p>
        </w:tc>
      </w:tr>
    </w:tbl>
    <w:p w14:paraId="020EDB1B" w14:textId="5FD9ED02" w:rsidR="0008724A" w:rsidRPr="005828AE" w:rsidRDefault="0008724A" w:rsidP="0008724A">
      <w:pPr>
        <w:spacing w:after="0" w:line="240" w:lineRule="auto"/>
        <w:rPr>
          <w:sz w:val="18"/>
          <w:szCs w:val="18"/>
          <w:u w:val="single"/>
        </w:rPr>
      </w:pPr>
    </w:p>
    <w:tbl>
      <w:tblPr>
        <w:tblW w:w="78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5"/>
        <w:gridCol w:w="1800"/>
        <w:gridCol w:w="1710"/>
        <w:gridCol w:w="1350"/>
        <w:gridCol w:w="1260"/>
      </w:tblGrid>
      <w:tr w:rsidR="0008724A" w:rsidRPr="00DF1B84" w14:paraId="76E9E211" w14:textId="77777777" w:rsidTr="00AB4500">
        <w:trPr>
          <w:cantSplit/>
          <w:trHeight w:val="170"/>
        </w:trPr>
        <w:tc>
          <w:tcPr>
            <w:tcW w:w="7825" w:type="dxa"/>
            <w:gridSpan w:val="5"/>
            <w:shd w:val="clear" w:color="auto" w:fill="auto"/>
            <w:noWrap/>
            <w:hideMark/>
          </w:tcPr>
          <w:p w14:paraId="01225CDF" w14:textId="77777777" w:rsidR="0008724A" w:rsidRPr="00BB34BC" w:rsidRDefault="0008724A" w:rsidP="00AB4500">
            <w:pPr>
              <w:spacing w:after="0" w:line="240" w:lineRule="auto"/>
              <w:rPr>
                <w:sz w:val="18"/>
                <w:szCs w:val="18"/>
                <w:u w:val="single"/>
              </w:rPr>
            </w:pPr>
            <w:r w:rsidRPr="00BB34BC">
              <w:rPr>
                <w:sz w:val="18"/>
                <w:szCs w:val="18"/>
                <w:u w:val="single"/>
              </w:rPr>
              <w:t>Table 4.4.6-2: Coefficients for the Qualification Distance Calculation</w:t>
            </w:r>
          </w:p>
          <w:p w14:paraId="18F12A21" w14:textId="303167DA" w:rsidR="0008724A" w:rsidRPr="006827F4" w:rsidRDefault="0008724A" w:rsidP="00AB4500">
            <w:pPr>
              <w:spacing w:after="0" w:line="240" w:lineRule="auto"/>
              <w:rPr>
                <w:rFonts w:asciiTheme="minorHAnsi" w:eastAsiaTheme="minorEastAsia" w:hAnsiTheme="minorHAnsi" w:cstheme="minorBidi"/>
                <w:b/>
                <w:sz w:val="18"/>
                <w:szCs w:val="18"/>
              </w:rPr>
            </w:pPr>
            <w:r w:rsidRPr="006827F4">
              <w:rPr>
                <w:b/>
                <w:sz w:val="18"/>
                <w:szCs w:val="18"/>
              </w:rPr>
              <w:t>&lt;&lt; do not show table, only use for equation in G0</w:t>
            </w:r>
            <w:r w:rsidR="00990228">
              <w:rPr>
                <w:b/>
                <w:sz w:val="18"/>
                <w:szCs w:val="18"/>
              </w:rPr>
              <w:t>7</w:t>
            </w:r>
            <w:r w:rsidRPr="006827F4">
              <w:rPr>
                <w:b/>
                <w:sz w:val="18"/>
                <w:szCs w:val="18"/>
              </w:rPr>
              <w:t>&gt;&gt;</w:t>
            </w:r>
          </w:p>
        </w:tc>
      </w:tr>
      <w:tr w:rsidR="0008724A" w:rsidRPr="00DF1B84" w14:paraId="7764E81D" w14:textId="77777777" w:rsidTr="006827F4">
        <w:trPr>
          <w:cantSplit/>
          <w:trHeight w:val="170"/>
        </w:trPr>
        <w:tc>
          <w:tcPr>
            <w:tcW w:w="1705" w:type="dxa"/>
            <w:shd w:val="clear" w:color="auto" w:fill="auto"/>
            <w:noWrap/>
          </w:tcPr>
          <w:p w14:paraId="6846C711" w14:textId="77777777" w:rsidR="0008724A" w:rsidRPr="005828AE" w:rsidRDefault="0008724A" w:rsidP="0008724A">
            <w:pPr>
              <w:spacing w:after="0" w:line="240" w:lineRule="auto"/>
              <w:jc w:val="center"/>
              <w:rPr>
                <w:rFonts w:asciiTheme="minorHAnsi" w:eastAsiaTheme="minorEastAsia" w:hAnsiTheme="minorHAnsi" w:cstheme="minorBidi"/>
                <w:sz w:val="18"/>
                <w:szCs w:val="18"/>
                <w:u w:val="single"/>
              </w:rPr>
            </w:pPr>
          </w:p>
        </w:tc>
        <w:tc>
          <w:tcPr>
            <w:tcW w:w="3510" w:type="dxa"/>
            <w:gridSpan w:val="2"/>
            <w:shd w:val="clear" w:color="auto" w:fill="auto"/>
            <w:noWrap/>
          </w:tcPr>
          <w:p w14:paraId="7E4FCFE2" w14:textId="670A6052" w:rsidR="0008724A" w:rsidRPr="005828AE" w:rsidRDefault="0008724A" w:rsidP="0008724A">
            <w:pPr>
              <w:spacing w:after="0" w:line="240" w:lineRule="auto"/>
              <w:jc w:val="center"/>
              <w:rPr>
                <w:rFonts w:asciiTheme="minorHAnsi" w:eastAsiaTheme="minorEastAsia" w:hAnsiTheme="minorHAnsi" w:cstheme="minorBidi"/>
                <w:b/>
                <w:sz w:val="18"/>
                <w:szCs w:val="18"/>
                <w:u w:val="single"/>
              </w:rPr>
            </w:pPr>
            <w:r w:rsidRPr="005828AE">
              <w:rPr>
                <w:rFonts w:asciiTheme="minorHAnsi" w:eastAsiaTheme="minorEastAsia" w:hAnsiTheme="minorHAnsi" w:cstheme="minorBidi"/>
                <w:b/>
                <w:sz w:val="18"/>
                <w:szCs w:val="18"/>
                <w:u w:val="single"/>
              </w:rPr>
              <w:t>Coefficient a</w:t>
            </w:r>
          </w:p>
        </w:tc>
        <w:tc>
          <w:tcPr>
            <w:tcW w:w="2610" w:type="dxa"/>
            <w:gridSpan w:val="2"/>
            <w:shd w:val="clear" w:color="auto" w:fill="auto"/>
            <w:noWrap/>
          </w:tcPr>
          <w:p w14:paraId="56E702D7" w14:textId="141E0CC6" w:rsidR="0008724A" w:rsidRPr="005828AE" w:rsidRDefault="0008724A" w:rsidP="0008724A">
            <w:pPr>
              <w:spacing w:after="0" w:line="240" w:lineRule="auto"/>
              <w:jc w:val="center"/>
              <w:rPr>
                <w:rFonts w:asciiTheme="minorHAnsi" w:eastAsiaTheme="minorEastAsia" w:hAnsiTheme="minorHAnsi" w:cstheme="minorBidi"/>
                <w:b/>
                <w:sz w:val="18"/>
                <w:szCs w:val="18"/>
                <w:u w:val="single"/>
              </w:rPr>
            </w:pPr>
            <w:r w:rsidRPr="005828AE">
              <w:rPr>
                <w:rFonts w:asciiTheme="minorHAnsi" w:eastAsiaTheme="minorEastAsia" w:hAnsiTheme="minorHAnsi" w:cstheme="minorBidi"/>
                <w:b/>
                <w:sz w:val="18"/>
                <w:szCs w:val="18"/>
                <w:u w:val="single"/>
              </w:rPr>
              <w:t>Coefficient b</w:t>
            </w:r>
          </w:p>
        </w:tc>
      </w:tr>
      <w:tr w:rsidR="0008724A" w:rsidRPr="00DF1B84" w14:paraId="58F9F67C" w14:textId="77777777" w:rsidTr="006827F4">
        <w:trPr>
          <w:cantSplit/>
          <w:trHeight w:val="300"/>
        </w:trPr>
        <w:tc>
          <w:tcPr>
            <w:tcW w:w="1705" w:type="dxa"/>
            <w:shd w:val="clear" w:color="auto" w:fill="auto"/>
            <w:noWrap/>
            <w:vAlign w:val="bottom"/>
            <w:hideMark/>
          </w:tcPr>
          <w:p w14:paraId="05929B38" w14:textId="77777777" w:rsidR="0008724A" w:rsidRPr="00AB4500" w:rsidRDefault="0008724A" w:rsidP="006827F4">
            <w:pPr>
              <w:spacing w:after="0" w:line="240" w:lineRule="auto"/>
              <w:jc w:val="center"/>
              <w:rPr>
                <w:rFonts w:asciiTheme="minorHAnsi" w:eastAsiaTheme="minorEastAsia" w:hAnsiTheme="minorHAnsi" w:cstheme="minorBidi"/>
                <w:b/>
                <w:sz w:val="18"/>
                <w:szCs w:val="18"/>
              </w:rPr>
            </w:pPr>
            <w:r w:rsidRPr="00AB4500">
              <w:rPr>
                <w:rFonts w:asciiTheme="minorHAnsi" w:eastAsiaTheme="minorEastAsia" w:hAnsiTheme="minorHAnsi" w:cstheme="minorBidi"/>
                <w:b/>
                <w:sz w:val="18"/>
                <w:szCs w:val="18"/>
              </w:rPr>
              <w:t>Building Type</w:t>
            </w:r>
          </w:p>
        </w:tc>
        <w:tc>
          <w:tcPr>
            <w:tcW w:w="1800" w:type="dxa"/>
            <w:shd w:val="clear" w:color="auto" w:fill="auto"/>
            <w:noWrap/>
            <w:vAlign w:val="bottom"/>
            <w:hideMark/>
          </w:tcPr>
          <w:p w14:paraId="64595C54" w14:textId="64A692C1" w:rsidR="0008724A" w:rsidRPr="00AB4500" w:rsidRDefault="0008724A" w:rsidP="006827F4">
            <w:pPr>
              <w:spacing w:after="0" w:line="240" w:lineRule="auto"/>
              <w:jc w:val="center"/>
              <w:rPr>
                <w:rFonts w:asciiTheme="minorHAnsi" w:eastAsiaTheme="minorEastAsia" w:hAnsiTheme="minorHAnsi" w:cstheme="minorBidi"/>
                <w:b/>
                <w:sz w:val="18"/>
                <w:szCs w:val="18"/>
              </w:rPr>
            </w:pPr>
            <w:r w:rsidRPr="00AB4500">
              <w:rPr>
                <w:rFonts w:asciiTheme="minorHAnsi" w:eastAsiaTheme="minorEastAsia" w:hAnsiTheme="minorHAnsi" w:cstheme="minorBidi"/>
                <w:b/>
                <w:sz w:val="18"/>
                <w:szCs w:val="18"/>
              </w:rPr>
              <w:t>Non-Recirculating</w:t>
            </w:r>
          </w:p>
        </w:tc>
        <w:tc>
          <w:tcPr>
            <w:tcW w:w="1710" w:type="dxa"/>
            <w:shd w:val="clear" w:color="auto" w:fill="auto"/>
            <w:noWrap/>
            <w:vAlign w:val="bottom"/>
            <w:hideMark/>
          </w:tcPr>
          <w:p w14:paraId="5337EA11" w14:textId="77777777" w:rsidR="0008724A" w:rsidRPr="00AB4500" w:rsidRDefault="0008724A" w:rsidP="006827F4">
            <w:pPr>
              <w:spacing w:after="0" w:line="240" w:lineRule="auto"/>
              <w:jc w:val="center"/>
              <w:rPr>
                <w:rFonts w:asciiTheme="minorHAnsi" w:eastAsiaTheme="minorEastAsia" w:hAnsiTheme="minorHAnsi" w:cstheme="minorBidi"/>
                <w:b/>
                <w:sz w:val="18"/>
                <w:szCs w:val="18"/>
              </w:rPr>
            </w:pPr>
            <w:r w:rsidRPr="00AB4500">
              <w:rPr>
                <w:rFonts w:asciiTheme="minorHAnsi" w:eastAsiaTheme="minorEastAsia" w:hAnsiTheme="minorHAnsi" w:cstheme="minorBidi"/>
                <w:b/>
                <w:sz w:val="18"/>
                <w:szCs w:val="18"/>
              </w:rPr>
              <w:t>Recirculating</w:t>
            </w:r>
          </w:p>
        </w:tc>
        <w:tc>
          <w:tcPr>
            <w:tcW w:w="1350" w:type="dxa"/>
            <w:shd w:val="clear" w:color="auto" w:fill="auto"/>
            <w:noWrap/>
            <w:vAlign w:val="bottom"/>
            <w:hideMark/>
          </w:tcPr>
          <w:p w14:paraId="231B6911" w14:textId="6558EF32" w:rsidR="0008724A" w:rsidRPr="00AB4500" w:rsidRDefault="0008724A" w:rsidP="006827F4">
            <w:pPr>
              <w:spacing w:after="0" w:line="240" w:lineRule="auto"/>
              <w:jc w:val="center"/>
              <w:rPr>
                <w:rFonts w:asciiTheme="minorHAnsi" w:eastAsiaTheme="minorEastAsia" w:hAnsiTheme="minorHAnsi" w:cstheme="minorBidi"/>
                <w:b/>
                <w:sz w:val="18"/>
                <w:szCs w:val="18"/>
              </w:rPr>
            </w:pPr>
            <w:r w:rsidRPr="00AB4500">
              <w:rPr>
                <w:rFonts w:asciiTheme="minorHAnsi" w:eastAsiaTheme="minorEastAsia" w:hAnsiTheme="minorHAnsi" w:cstheme="minorBidi"/>
                <w:b/>
                <w:sz w:val="18"/>
                <w:szCs w:val="18"/>
              </w:rPr>
              <w:t>Non-Recirculating</w:t>
            </w:r>
          </w:p>
        </w:tc>
        <w:tc>
          <w:tcPr>
            <w:tcW w:w="1260" w:type="dxa"/>
            <w:shd w:val="clear" w:color="auto" w:fill="auto"/>
            <w:noWrap/>
            <w:vAlign w:val="bottom"/>
            <w:hideMark/>
          </w:tcPr>
          <w:p w14:paraId="6D9A7150" w14:textId="77777777" w:rsidR="0008724A" w:rsidRPr="00AB4500" w:rsidRDefault="0008724A" w:rsidP="006827F4">
            <w:pPr>
              <w:spacing w:after="0" w:line="240" w:lineRule="auto"/>
              <w:jc w:val="center"/>
              <w:rPr>
                <w:rFonts w:asciiTheme="minorHAnsi" w:eastAsiaTheme="minorEastAsia" w:hAnsiTheme="minorHAnsi" w:cstheme="minorBidi"/>
                <w:b/>
                <w:sz w:val="18"/>
                <w:szCs w:val="18"/>
              </w:rPr>
            </w:pPr>
            <w:r w:rsidRPr="00AB4500">
              <w:rPr>
                <w:rFonts w:asciiTheme="minorHAnsi" w:eastAsiaTheme="minorEastAsia" w:hAnsiTheme="minorHAnsi" w:cstheme="minorBidi"/>
                <w:b/>
                <w:sz w:val="18"/>
                <w:szCs w:val="18"/>
              </w:rPr>
              <w:t>Recirculating</w:t>
            </w:r>
          </w:p>
        </w:tc>
      </w:tr>
      <w:tr w:rsidR="0008724A" w:rsidRPr="00DF1B84" w:rsidDel="00FE1009" w14:paraId="64E96304" w14:textId="3BD210BD" w:rsidTr="006827F4">
        <w:trPr>
          <w:cantSplit/>
          <w:trHeight w:val="300"/>
          <w:del w:id="1696" w:author="Alhabibi, Haider@Energy" w:date="2022-03-09T17:49:00Z"/>
        </w:trPr>
        <w:tc>
          <w:tcPr>
            <w:tcW w:w="1705" w:type="dxa"/>
            <w:shd w:val="clear" w:color="auto" w:fill="auto"/>
            <w:noWrap/>
          </w:tcPr>
          <w:p w14:paraId="0871C698" w14:textId="2F7E16AE" w:rsidR="0008724A" w:rsidRPr="00AB4500" w:rsidDel="00FE1009" w:rsidRDefault="0008724A" w:rsidP="0008724A">
            <w:pPr>
              <w:spacing w:after="0" w:line="240" w:lineRule="auto"/>
              <w:jc w:val="center"/>
              <w:rPr>
                <w:del w:id="1697" w:author="Alhabibi, Haider@Energy" w:date="2022-03-09T17:49:00Z"/>
                <w:rFonts w:asciiTheme="minorHAnsi" w:eastAsiaTheme="minorEastAsia" w:hAnsiTheme="minorHAnsi" w:cstheme="minorBidi"/>
                <w:b/>
                <w:sz w:val="18"/>
                <w:szCs w:val="18"/>
              </w:rPr>
            </w:pPr>
            <w:del w:id="1698" w:author="Alhabibi, Haider@Energy" w:date="2022-03-09T17:49:00Z">
              <w:r w:rsidRPr="00AB4500" w:rsidDel="00FE1009">
                <w:rPr>
                  <w:rFonts w:asciiTheme="minorHAnsi" w:eastAsiaTheme="minorEastAsia" w:hAnsiTheme="minorHAnsi" w:cstheme="minorBidi"/>
                  <w:b/>
                  <w:sz w:val="18"/>
                  <w:szCs w:val="18"/>
                </w:rPr>
                <w:lastRenderedPageBreak/>
                <w:delText>Single Family</w:delText>
              </w:r>
            </w:del>
          </w:p>
        </w:tc>
        <w:tc>
          <w:tcPr>
            <w:tcW w:w="1800" w:type="dxa"/>
            <w:shd w:val="clear" w:color="auto" w:fill="auto"/>
            <w:noWrap/>
          </w:tcPr>
          <w:p w14:paraId="51DF29E5" w14:textId="3544AC6D" w:rsidR="00DC7C80" w:rsidRPr="009F7E94" w:rsidDel="00FE1009" w:rsidRDefault="00E95706" w:rsidP="00DC7C80">
            <w:pPr>
              <w:keepNext/>
              <w:tabs>
                <w:tab w:val="left" w:pos="2160"/>
                <w:tab w:val="left" w:pos="2700"/>
                <w:tab w:val="left" w:pos="3420"/>
                <w:tab w:val="left" w:pos="3780"/>
                <w:tab w:val="left" w:pos="5760"/>
                <w:tab w:val="left" w:pos="7212"/>
              </w:tabs>
              <w:spacing w:after="0" w:line="240" w:lineRule="auto"/>
              <w:contextualSpacing/>
              <w:rPr>
                <w:del w:id="1699" w:author="Alhabibi, Haider@Energy" w:date="2022-03-09T17:49:00Z"/>
                <w:rFonts w:asciiTheme="minorHAnsi" w:eastAsia="Times New Roman" w:hAnsiTheme="minorHAnsi" w:cstheme="minorHAnsi"/>
                <w:sz w:val="16"/>
                <w:szCs w:val="20"/>
              </w:rPr>
            </w:pPr>
            <w:del w:id="1700" w:author="Alhabibi, Haider@Energy" w:date="2022-03-09T17:49:00Z">
              <w:r w:rsidDel="00FE1009">
                <w:rPr>
                  <w:rFonts w:asciiTheme="minorHAnsi" w:eastAsiaTheme="minorEastAsia" w:hAnsiTheme="minorHAnsi" w:cstheme="minorBidi"/>
                  <w:sz w:val="18"/>
                  <w:szCs w:val="18"/>
                </w:rPr>
                <w:delText>Use when</w:delText>
              </w:r>
              <w:r w:rsidR="00DC7C80" w:rsidDel="00FE1009">
                <w:rPr>
                  <w:rFonts w:asciiTheme="minorHAnsi" w:eastAsiaTheme="minorEastAsia" w:hAnsiTheme="minorHAnsi" w:cstheme="minorBidi"/>
                  <w:sz w:val="18"/>
                  <w:szCs w:val="18"/>
                </w:rPr>
                <w:delText xml:space="preserve"> distribution type </w:delText>
              </w:r>
              <w:r w:rsidR="00F53007" w:rsidDel="00FE1009">
                <w:rPr>
                  <w:rFonts w:asciiTheme="minorHAnsi" w:eastAsiaTheme="minorEastAsia" w:hAnsiTheme="minorHAnsi" w:cstheme="minorBidi"/>
                  <w:sz w:val="18"/>
                  <w:szCs w:val="18"/>
                </w:rPr>
                <w:delText>(A09</w:delText>
              </w:r>
            </w:del>
            <w:ins w:id="1701" w:author="Diane Pepetone" w:date="2022-01-13T20:13:00Z">
              <w:del w:id="1702" w:author="Alhabibi, Haider@Energy" w:date="2022-03-09T17:49:00Z">
                <w:r w:rsidR="00687480" w:rsidDel="00FE1009">
                  <w:rPr>
                    <w:rFonts w:asciiTheme="minorHAnsi" w:eastAsiaTheme="minorEastAsia" w:hAnsiTheme="minorHAnsi" w:cstheme="minorBidi"/>
                    <w:sz w:val="18"/>
                    <w:szCs w:val="18"/>
                  </w:rPr>
                  <w:delText xml:space="preserve"> Or A2-07</w:delText>
                </w:r>
              </w:del>
            </w:ins>
            <w:del w:id="1703" w:author="Alhabibi, Haider@Energy" w:date="2022-03-09T17:49:00Z">
              <w:r w:rsidR="00002232" w:rsidDel="00FE1009">
                <w:rPr>
                  <w:rFonts w:asciiTheme="minorHAnsi" w:eastAsiaTheme="minorEastAsia" w:hAnsiTheme="minorHAnsi" w:cstheme="minorBidi"/>
                  <w:sz w:val="18"/>
                  <w:szCs w:val="18"/>
                </w:rPr>
                <w:delText xml:space="preserve">) </w:delText>
              </w:r>
              <w:r w:rsidR="00DC7C80" w:rsidDel="00FE1009">
                <w:rPr>
                  <w:rFonts w:asciiTheme="minorHAnsi" w:eastAsiaTheme="minorEastAsia" w:hAnsiTheme="minorHAnsi" w:cstheme="minorBidi"/>
                  <w:sz w:val="18"/>
                  <w:szCs w:val="18"/>
                </w:rPr>
                <w:delText xml:space="preserve">is </w:delText>
              </w:r>
              <w:r w:rsidR="00DC7C80" w:rsidRPr="005828AE" w:rsidDel="00FE1009">
                <w:rPr>
                  <w:rFonts w:asciiTheme="minorHAnsi" w:eastAsia="Times New Roman" w:hAnsiTheme="minorHAnsi" w:cstheme="minorHAnsi"/>
                  <w:sz w:val="16"/>
                  <w:szCs w:val="20"/>
                </w:rPr>
                <w:delText>*</w:delText>
              </w:r>
              <w:r w:rsidR="00DC7C80" w:rsidRPr="009F7E94" w:rsidDel="00FE1009">
                <w:rPr>
                  <w:rFonts w:asciiTheme="minorHAnsi" w:eastAsia="Times New Roman" w:hAnsiTheme="minorHAnsi" w:cstheme="minorHAnsi"/>
                  <w:sz w:val="16"/>
                  <w:szCs w:val="20"/>
                </w:rPr>
                <w:delText>Standard Distribution System</w:delText>
              </w:r>
            </w:del>
          </w:p>
          <w:p w14:paraId="0FDC7D01" w14:textId="2117B634" w:rsidR="0008724A" w:rsidRPr="00AB4500" w:rsidDel="00FE1009" w:rsidRDefault="00DC7C80" w:rsidP="0008724A">
            <w:pPr>
              <w:spacing w:after="0" w:line="240" w:lineRule="auto"/>
              <w:jc w:val="center"/>
              <w:rPr>
                <w:del w:id="1704" w:author="Alhabibi, Haider@Energy" w:date="2022-03-09T17:49:00Z"/>
                <w:rFonts w:asciiTheme="minorHAnsi" w:eastAsiaTheme="minorEastAsia" w:hAnsiTheme="minorHAnsi" w:cstheme="minorBidi"/>
                <w:sz w:val="18"/>
                <w:szCs w:val="18"/>
              </w:rPr>
            </w:pPr>
            <w:del w:id="1705" w:author="Alhabibi, Haider@Energy" w:date="2022-03-09T17:49:00Z">
              <w:r w:rsidDel="00FE1009">
                <w:rPr>
                  <w:rFonts w:asciiTheme="minorHAnsi" w:eastAsiaTheme="minorEastAsia" w:hAnsiTheme="minorHAnsi" w:cstheme="minorBidi"/>
                  <w:sz w:val="18"/>
                  <w:szCs w:val="18"/>
                </w:rPr>
                <w:delText xml:space="preserve"> </w:delText>
              </w:r>
            </w:del>
          </w:p>
        </w:tc>
        <w:tc>
          <w:tcPr>
            <w:tcW w:w="1710" w:type="dxa"/>
            <w:shd w:val="clear" w:color="auto" w:fill="auto"/>
            <w:noWrap/>
          </w:tcPr>
          <w:p w14:paraId="11F10233" w14:textId="1D17E8F3" w:rsidR="00DC7C80" w:rsidRPr="005828AE" w:rsidDel="00FE1009" w:rsidRDefault="00E95706" w:rsidP="00DC7C80">
            <w:pPr>
              <w:keepNext/>
              <w:tabs>
                <w:tab w:val="left" w:pos="2160"/>
                <w:tab w:val="left" w:pos="2700"/>
                <w:tab w:val="left" w:pos="3420"/>
                <w:tab w:val="left" w:pos="3780"/>
                <w:tab w:val="left" w:pos="5760"/>
                <w:tab w:val="left" w:pos="7212"/>
              </w:tabs>
              <w:spacing w:after="0" w:line="240" w:lineRule="auto"/>
              <w:contextualSpacing/>
              <w:rPr>
                <w:del w:id="1706" w:author="Alhabibi, Haider@Energy" w:date="2022-03-09T17:49:00Z"/>
                <w:rFonts w:asciiTheme="minorHAnsi" w:eastAsia="Times New Roman" w:hAnsiTheme="minorHAnsi" w:cstheme="minorHAnsi"/>
                <w:sz w:val="16"/>
                <w:szCs w:val="20"/>
              </w:rPr>
            </w:pPr>
            <w:del w:id="1707" w:author="Alhabibi, Haider@Energy" w:date="2022-03-09T17:49:00Z">
              <w:r w:rsidDel="00FE1009">
                <w:rPr>
                  <w:rFonts w:asciiTheme="minorHAnsi" w:eastAsiaTheme="minorEastAsia" w:hAnsiTheme="minorHAnsi" w:cstheme="minorBidi"/>
                  <w:sz w:val="18"/>
                  <w:szCs w:val="18"/>
                </w:rPr>
                <w:delText>Use when distribution type</w:delText>
              </w:r>
              <w:r w:rsidR="00F53007" w:rsidDel="00FE1009">
                <w:rPr>
                  <w:rFonts w:asciiTheme="minorHAnsi" w:eastAsiaTheme="minorEastAsia" w:hAnsiTheme="minorHAnsi" w:cstheme="minorBidi"/>
                  <w:sz w:val="18"/>
                  <w:szCs w:val="18"/>
                </w:rPr>
                <w:delText xml:space="preserve"> (A09</w:delText>
              </w:r>
            </w:del>
            <w:ins w:id="1708" w:author="Diane Pepetone" w:date="2022-01-13T20:13:00Z">
              <w:del w:id="1709" w:author="Alhabibi, Haider@Energy" w:date="2022-03-09T17:49:00Z">
                <w:r w:rsidR="00687480" w:rsidDel="00FE1009">
                  <w:rPr>
                    <w:rFonts w:asciiTheme="minorHAnsi" w:eastAsiaTheme="minorEastAsia" w:hAnsiTheme="minorHAnsi" w:cstheme="minorBidi"/>
                    <w:sz w:val="18"/>
                    <w:szCs w:val="18"/>
                  </w:rPr>
                  <w:delText xml:space="preserve"> Or A2-07</w:delText>
                </w:r>
              </w:del>
            </w:ins>
            <w:del w:id="1710" w:author="Alhabibi, Haider@Energy" w:date="2022-03-09T17:49:00Z">
              <w:r w:rsidR="00002232" w:rsidDel="00FE1009">
                <w:rPr>
                  <w:rFonts w:asciiTheme="minorHAnsi" w:eastAsiaTheme="minorEastAsia" w:hAnsiTheme="minorHAnsi" w:cstheme="minorBidi"/>
                  <w:sz w:val="18"/>
                  <w:szCs w:val="18"/>
                </w:rPr>
                <w:delText>)</w:delText>
              </w:r>
              <w:r w:rsidDel="00FE1009">
                <w:rPr>
                  <w:rFonts w:asciiTheme="minorHAnsi" w:eastAsiaTheme="minorEastAsia" w:hAnsiTheme="minorHAnsi" w:cstheme="minorBidi"/>
                  <w:sz w:val="18"/>
                  <w:szCs w:val="18"/>
                </w:rPr>
                <w:delText xml:space="preserve"> is</w:delText>
              </w:r>
              <w:r w:rsidR="00DC7C80" w:rsidDel="00FE1009">
                <w:rPr>
                  <w:rFonts w:asciiTheme="minorHAnsi" w:eastAsiaTheme="minorEastAsia" w:hAnsiTheme="minorHAnsi" w:cstheme="minorBidi"/>
                  <w:sz w:val="18"/>
                  <w:szCs w:val="18"/>
                </w:rPr>
                <w:delText xml:space="preserve"> </w:delText>
              </w:r>
            </w:del>
          </w:p>
          <w:p w14:paraId="18B4434B" w14:textId="5D596367" w:rsidR="0008724A" w:rsidRPr="00AB4500" w:rsidDel="00FE1009" w:rsidRDefault="00DC7C80" w:rsidP="000E5EEC">
            <w:pPr>
              <w:keepNext/>
              <w:tabs>
                <w:tab w:val="left" w:pos="2160"/>
                <w:tab w:val="left" w:pos="2700"/>
                <w:tab w:val="left" w:pos="3420"/>
                <w:tab w:val="left" w:pos="3780"/>
                <w:tab w:val="left" w:pos="5760"/>
                <w:tab w:val="left" w:pos="7212"/>
              </w:tabs>
              <w:spacing w:after="0" w:line="240" w:lineRule="auto"/>
              <w:contextualSpacing/>
              <w:rPr>
                <w:del w:id="1711" w:author="Alhabibi, Haider@Energy" w:date="2022-03-09T17:49:00Z"/>
                <w:rFonts w:asciiTheme="minorHAnsi" w:eastAsiaTheme="minorEastAsia" w:hAnsiTheme="minorHAnsi" w:cstheme="minorBidi"/>
                <w:sz w:val="18"/>
                <w:szCs w:val="18"/>
              </w:rPr>
            </w:pPr>
            <w:del w:id="1712" w:author="Alhabibi, Haider@Energy" w:date="2022-03-09T17:49:00Z">
              <w:r w:rsidRPr="005828AE" w:rsidDel="00FE1009">
                <w:rPr>
                  <w:rFonts w:asciiTheme="minorHAnsi" w:eastAsia="Times New Roman" w:hAnsiTheme="minorHAnsi" w:cstheme="minorHAnsi"/>
                  <w:sz w:val="16"/>
                  <w:szCs w:val="20"/>
                </w:rPr>
                <w:delText xml:space="preserve">* Demand Recirculation Manual Control </w:delText>
              </w:r>
            </w:del>
          </w:p>
        </w:tc>
        <w:tc>
          <w:tcPr>
            <w:tcW w:w="1350" w:type="dxa"/>
            <w:shd w:val="clear" w:color="auto" w:fill="auto"/>
            <w:noWrap/>
          </w:tcPr>
          <w:p w14:paraId="56864300" w14:textId="494754C9" w:rsidR="0008724A" w:rsidRPr="00AB4500" w:rsidDel="00FE1009" w:rsidRDefault="0008724A" w:rsidP="0008724A">
            <w:pPr>
              <w:spacing w:after="0" w:line="240" w:lineRule="auto"/>
              <w:jc w:val="center"/>
              <w:rPr>
                <w:del w:id="1713" w:author="Alhabibi, Haider@Energy" w:date="2022-03-09T17:49:00Z"/>
                <w:rFonts w:asciiTheme="minorHAnsi" w:eastAsiaTheme="minorEastAsia" w:hAnsiTheme="minorHAnsi" w:cstheme="minorBidi"/>
                <w:sz w:val="18"/>
                <w:szCs w:val="18"/>
              </w:rPr>
            </w:pPr>
          </w:p>
        </w:tc>
        <w:tc>
          <w:tcPr>
            <w:tcW w:w="1260" w:type="dxa"/>
            <w:shd w:val="clear" w:color="auto" w:fill="auto"/>
            <w:noWrap/>
          </w:tcPr>
          <w:p w14:paraId="77C53E06" w14:textId="508C9236" w:rsidR="0008724A" w:rsidRPr="00AB4500" w:rsidDel="00FE1009" w:rsidRDefault="0008724A" w:rsidP="0008724A">
            <w:pPr>
              <w:spacing w:after="0" w:line="240" w:lineRule="auto"/>
              <w:jc w:val="center"/>
              <w:rPr>
                <w:del w:id="1714" w:author="Alhabibi, Haider@Energy" w:date="2022-03-09T17:49:00Z"/>
                <w:rFonts w:asciiTheme="minorHAnsi" w:eastAsiaTheme="minorEastAsia" w:hAnsiTheme="minorHAnsi" w:cstheme="minorBidi"/>
                <w:sz w:val="18"/>
                <w:szCs w:val="18"/>
              </w:rPr>
            </w:pPr>
          </w:p>
        </w:tc>
      </w:tr>
      <w:tr w:rsidR="0008724A" w:rsidRPr="00DF1B84" w:rsidDel="00FE1009" w14:paraId="0D42F053" w14:textId="5968C36D" w:rsidTr="006827F4">
        <w:trPr>
          <w:cantSplit/>
          <w:trHeight w:val="170"/>
          <w:del w:id="1715" w:author="Alhabibi, Haider@Energy" w:date="2022-03-09T17:49:00Z"/>
        </w:trPr>
        <w:tc>
          <w:tcPr>
            <w:tcW w:w="1705" w:type="dxa"/>
            <w:shd w:val="clear" w:color="auto" w:fill="auto"/>
            <w:noWrap/>
            <w:hideMark/>
          </w:tcPr>
          <w:p w14:paraId="68886D96" w14:textId="0FC0D5B0" w:rsidR="0008724A" w:rsidRPr="00AB4500" w:rsidDel="00FE1009" w:rsidRDefault="0008724A" w:rsidP="0008724A">
            <w:pPr>
              <w:spacing w:after="0" w:line="240" w:lineRule="auto"/>
              <w:jc w:val="center"/>
              <w:rPr>
                <w:del w:id="1716" w:author="Alhabibi, Haider@Energy" w:date="2022-03-09T17:49:00Z"/>
                <w:rFonts w:asciiTheme="minorHAnsi" w:eastAsiaTheme="minorEastAsia" w:hAnsiTheme="minorHAnsi" w:cstheme="minorBidi"/>
                <w:sz w:val="18"/>
                <w:szCs w:val="18"/>
              </w:rPr>
            </w:pPr>
            <w:del w:id="1717" w:author="Alhabibi, Haider@Energy" w:date="2022-03-09T17:49:00Z">
              <w:r w:rsidRPr="00AB4500" w:rsidDel="00FE1009">
                <w:rPr>
                  <w:rFonts w:asciiTheme="minorHAnsi" w:eastAsiaTheme="minorEastAsia" w:hAnsiTheme="minorHAnsi" w:cstheme="minorBidi"/>
                  <w:sz w:val="18"/>
                  <w:szCs w:val="18"/>
                </w:rPr>
                <w:delText>One story</w:delText>
              </w:r>
            </w:del>
          </w:p>
        </w:tc>
        <w:tc>
          <w:tcPr>
            <w:tcW w:w="1800" w:type="dxa"/>
            <w:shd w:val="clear" w:color="auto" w:fill="auto"/>
            <w:noWrap/>
            <w:hideMark/>
          </w:tcPr>
          <w:p w14:paraId="54E10B3A" w14:textId="6E7D9902" w:rsidR="0008724A" w:rsidRPr="00AB4500" w:rsidDel="00FE1009" w:rsidRDefault="0008724A" w:rsidP="0008724A">
            <w:pPr>
              <w:spacing w:after="0" w:line="240" w:lineRule="auto"/>
              <w:jc w:val="center"/>
              <w:rPr>
                <w:del w:id="1718" w:author="Alhabibi, Haider@Energy" w:date="2022-03-09T17:49:00Z"/>
                <w:rFonts w:asciiTheme="minorHAnsi" w:eastAsiaTheme="minorEastAsia" w:hAnsiTheme="minorHAnsi" w:cstheme="minorBidi"/>
                <w:sz w:val="18"/>
                <w:szCs w:val="18"/>
              </w:rPr>
            </w:pPr>
            <w:del w:id="1719" w:author="Alhabibi, Haider@Energy" w:date="2022-03-09T17:49:00Z">
              <w:r w:rsidRPr="00AB4500" w:rsidDel="00FE1009">
                <w:rPr>
                  <w:rFonts w:asciiTheme="minorHAnsi" w:eastAsiaTheme="minorEastAsia" w:hAnsiTheme="minorHAnsi" w:cstheme="minorBidi"/>
                  <w:sz w:val="18"/>
                  <w:szCs w:val="18"/>
                </w:rPr>
                <w:delText>10</w:delText>
              </w:r>
            </w:del>
          </w:p>
        </w:tc>
        <w:tc>
          <w:tcPr>
            <w:tcW w:w="1710" w:type="dxa"/>
            <w:shd w:val="clear" w:color="auto" w:fill="auto"/>
            <w:noWrap/>
            <w:hideMark/>
          </w:tcPr>
          <w:p w14:paraId="587893F3" w14:textId="0A74B27D" w:rsidR="0008724A" w:rsidRPr="00AB4500" w:rsidDel="00FE1009" w:rsidRDefault="0008724A" w:rsidP="0008724A">
            <w:pPr>
              <w:spacing w:after="0" w:line="240" w:lineRule="auto"/>
              <w:jc w:val="center"/>
              <w:rPr>
                <w:del w:id="1720" w:author="Alhabibi, Haider@Energy" w:date="2022-03-09T17:49:00Z"/>
                <w:rFonts w:asciiTheme="minorHAnsi" w:eastAsiaTheme="minorEastAsia" w:hAnsiTheme="minorHAnsi" w:cstheme="minorBidi"/>
                <w:sz w:val="18"/>
                <w:szCs w:val="18"/>
              </w:rPr>
            </w:pPr>
            <w:del w:id="1721" w:author="Alhabibi, Haider@Energy" w:date="2022-03-09T17:49:00Z">
              <w:r w:rsidRPr="00AB4500" w:rsidDel="00FE1009">
                <w:rPr>
                  <w:rFonts w:asciiTheme="minorHAnsi" w:eastAsiaTheme="minorEastAsia" w:hAnsiTheme="minorHAnsi" w:cstheme="minorBidi"/>
                  <w:sz w:val="18"/>
                  <w:szCs w:val="18"/>
                </w:rPr>
                <w:delText>22.7</w:delText>
              </w:r>
            </w:del>
          </w:p>
        </w:tc>
        <w:tc>
          <w:tcPr>
            <w:tcW w:w="1350" w:type="dxa"/>
            <w:shd w:val="clear" w:color="auto" w:fill="auto"/>
            <w:noWrap/>
            <w:hideMark/>
          </w:tcPr>
          <w:p w14:paraId="24D0AFFD" w14:textId="489349AF" w:rsidR="0008724A" w:rsidRPr="00AB4500" w:rsidDel="00FE1009" w:rsidRDefault="0008724A" w:rsidP="0008724A">
            <w:pPr>
              <w:spacing w:after="0" w:line="240" w:lineRule="auto"/>
              <w:jc w:val="center"/>
              <w:rPr>
                <w:del w:id="1722" w:author="Alhabibi, Haider@Energy" w:date="2022-03-09T17:49:00Z"/>
                <w:rFonts w:asciiTheme="minorHAnsi" w:eastAsiaTheme="minorEastAsia" w:hAnsiTheme="minorHAnsi" w:cstheme="minorBidi"/>
                <w:sz w:val="18"/>
                <w:szCs w:val="18"/>
              </w:rPr>
            </w:pPr>
            <w:del w:id="1723" w:author="Alhabibi, Haider@Energy" w:date="2022-03-09T17:49:00Z">
              <w:r w:rsidRPr="00AB4500" w:rsidDel="00FE1009">
                <w:rPr>
                  <w:rFonts w:asciiTheme="minorHAnsi" w:eastAsiaTheme="minorEastAsia" w:hAnsiTheme="minorHAnsi" w:cstheme="minorBidi"/>
                  <w:sz w:val="18"/>
                  <w:szCs w:val="18"/>
                </w:rPr>
                <w:delText>0.0095</w:delText>
              </w:r>
            </w:del>
          </w:p>
        </w:tc>
        <w:tc>
          <w:tcPr>
            <w:tcW w:w="1260" w:type="dxa"/>
            <w:shd w:val="clear" w:color="auto" w:fill="auto"/>
            <w:noWrap/>
            <w:hideMark/>
          </w:tcPr>
          <w:p w14:paraId="74FC4729" w14:textId="73E954D7" w:rsidR="0008724A" w:rsidRPr="00AB4500" w:rsidDel="00FE1009" w:rsidRDefault="0008724A" w:rsidP="0008724A">
            <w:pPr>
              <w:spacing w:after="0" w:line="240" w:lineRule="auto"/>
              <w:jc w:val="center"/>
              <w:rPr>
                <w:del w:id="1724" w:author="Alhabibi, Haider@Energy" w:date="2022-03-09T17:49:00Z"/>
                <w:rFonts w:asciiTheme="minorHAnsi" w:eastAsiaTheme="minorEastAsia" w:hAnsiTheme="minorHAnsi" w:cstheme="minorBidi"/>
                <w:sz w:val="18"/>
                <w:szCs w:val="18"/>
              </w:rPr>
            </w:pPr>
            <w:del w:id="1725" w:author="Alhabibi, Haider@Energy" w:date="2022-03-09T17:49:00Z">
              <w:r w:rsidRPr="00AB4500" w:rsidDel="00FE1009">
                <w:rPr>
                  <w:rFonts w:asciiTheme="minorHAnsi" w:eastAsiaTheme="minorEastAsia" w:hAnsiTheme="minorHAnsi" w:cstheme="minorBidi"/>
                  <w:sz w:val="18"/>
                  <w:szCs w:val="18"/>
                </w:rPr>
                <w:delText>0.0099</w:delText>
              </w:r>
            </w:del>
          </w:p>
        </w:tc>
      </w:tr>
      <w:tr w:rsidR="0008724A" w:rsidRPr="00DF1B84" w:rsidDel="00FE1009" w14:paraId="057890F8" w14:textId="3B9070E5" w:rsidTr="006827F4">
        <w:trPr>
          <w:cantSplit/>
          <w:trHeight w:val="215"/>
          <w:del w:id="1726" w:author="Alhabibi, Haider@Energy" w:date="2022-03-09T17:49:00Z"/>
        </w:trPr>
        <w:tc>
          <w:tcPr>
            <w:tcW w:w="1705" w:type="dxa"/>
            <w:shd w:val="clear" w:color="auto" w:fill="auto"/>
            <w:noWrap/>
            <w:hideMark/>
          </w:tcPr>
          <w:p w14:paraId="5C0A6084" w14:textId="522EC541" w:rsidR="0008724A" w:rsidRPr="00AB4500" w:rsidDel="00FE1009" w:rsidRDefault="0008724A" w:rsidP="0008724A">
            <w:pPr>
              <w:spacing w:after="0" w:line="240" w:lineRule="auto"/>
              <w:jc w:val="center"/>
              <w:rPr>
                <w:del w:id="1727" w:author="Alhabibi, Haider@Energy" w:date="2022-03-09T17:49:00Z"/>
                <w:rFonts w:asciiTheme="minorHAnsi" w:eastAsiaTheme="minorEastAsia" w:hAnsiTheme="minorHAnsi" w:cstheme="minorBidi"/>
                <w:sz w:val="18"/>
                <w:szCs w:val="18"/>
              </w:rPr>
            </w:pPr>
            <w:del w:id="1728" w:author="Alhabibi, Haider@Energy" w:date="2022-03-09T17:49:00Z">
              <w:r w:rsidRPr="00AB4500" w:rsidDel="00FE1009">
                <w:rPr>
                  <w:rFonts w:asciiTheme="minorHAnsi" w:eastAsiaTheme="minorEastAsia" w:hAnsiTheme="minorHAnsi" w:cstheme="minorBidi"/>
                  <w:sz w:val="18"/>
                  <w:szCs w:val="18"/>
                </w:rPr>
                <w:delText>Two story</w:delText>
              </w:r>
            </w:del>
          </w:p>
        </w:tc>
        <w:tc>
          <w:tcPr>
            <w:tcW w:w="1800" w:type="dxa"/>
            <w:shd w:val="clear" w:color="auto" w:fill="auto"/>
            <w:noWrap/>
            <w:hideMark/>
          </w:tcPr>
          <w:p w14:paraId="152582EB" w14:textId="584260A7" w:rsidR="0008724A" w:rsidRPr="00AB4500" w:rsidDel="00FE1009" w:rsidRDefault="0008724A" w:rsidP="0008724A">
            <w:pPr>
              <w:spacing w:after="0" w:line="240" w:lineRule="auto"/>
              <w:jc w:val="center"/>
              <w:rPr>
                <w:del w:id="1729" w:author="Alhabibi, Haider@Energy" w:date="2022-03-09T17:49:00Z"/>
                <w:rFonts w:asciiTheme="minorHAnsi" w:eastAsiaTheme="minorEastAsia" w:hAnsiTheme="minorHAnsi" w:cstheme="minorBidi"/>
                <w:sz w:val="18"/>
                <w:szCs w:val="18"/>
              </w:rPr>
            </w:pPr>
            <w:del w:id="1730" w:author="Alhabibi, Haider@Energy" w:date="2022-03-09T17:49:00Z">
              <w:r w:rsidRPr="00AB4500" w:rsidDel="00FE1009">
                <w:rPr>
                  <w:rFonts w:asciiTheme="minorHAnsi" w:eastAsiaTheme="minorEastAsia" w:hAnsiTheme="minorHAnsi" w:cstheme="minorBidi"/>
                  <w:sz w:val="18"/>
                  <w:szCs w:val="18"/>
                </w:rPr>
                <w:delText>15</w:delText>
              </w:r>
            </w:del>
          </w:p>
        </w:tc>
        <w:tc>
          <w:tcPr>
            <w:tcW w:w="1710" w:type="dxa"/>
            <w:shd w:val="clear" w:color="auto" w:fill="auto"/>
            <w:noWrap/>
            <w:hideMark/>
          </w:tcPr>
          <w:p w14:paraId="5B1C387A" w14:textId="06987073" w:rsidR="0008724A" w:rsidRPr="00AB4500" w:rsidDel="00FE1009" w:rsidRDefault="0008724A" w:rsidP="0008724A">
            <w:pPr>
              <w:spacing w:after="0" w:line="240" w:lineRule="auto"/>
              <w:jc w:val="center"/>
              <w:rPr>
                <w:del w:id="1731" w:author="Alhabibi, Haider@Energy" w:date="2022-03-09T17:49:00Z"/>
                <w:rFonts w:asciiTheme="minorHAnsi" w:eastAsiaTheme="minorEastAsia" w:hAnsiTheme="minorHAnsi" w:cstheme="minorBidi"/>
                <w:sz w:val="18"/>
                <w:szCs w:val="18"/>
              </w:rPr>
            </w:pPr>
            <w:del w:id="1732" w:author="Alhabibi, Haider@Energy" w:date="2022-03-09T17:49:00Z">
              <w:r w:rsidRPr="00AB4500" w:rsidDel="00FE1009">
                <w:rPr>
                  <w:rFonts w:asciiTheme="minorHAnsi" w:eastAsiaTheme="minorEastAsia" w:hAnsiTheme="minorHAnsi" w:cstheme="minorBidi"/>
                  <w:sz w:val="18"/>
                  <w:szCs w:val="18"/>
                </w:rPr>
                <w:delText>11.5</w:delText>
              </w:r>
            </w:del>
          </w:p>
        </w:tc>
        <w:tc>
          <w:tcPr>
            <w:tcW w:w="1350" w:type="dxa"/>
            <w:shd w:val="clear" w:color="auto" w:fill="auto"/>
            <w:noWrap/>
            <w:hideMark/>
          </w:tcPr>
          <w:p w14:paraId="64AF889E" w14:textId="6F00DC02" w:rsidR="0008724A" w:rsidRPr="00AB4500" w:rsidDel="00FE1009" w:rsidRDefault="0008724A" w:rsidP="0008724A">
            <w:pPr>
              <w:spacing w:after="0" w:line="240" w:lineRule="auto"/>
              <w:jc w:val="center"/>
              <w:rPr>
                <w:del w:id="1733" w:author="Alhabibi, Haider@Energy" w:date="2022-03-09T17:49:00Z"/>
                <w:rFonts w:asciiTheme="minorHAnsi" w:eastAsiaTheme="minorEastAsia" w:hAnsiTheme="minorHAnsi" w:cstheme="minorBidi"/>
                <w:sz w:val="18"/>
                <w:szCs w:val="18"/>
              </w:rPr>
            </w:pPr>
            <w:del w:id="1734" w:author="Alhabibi, Haider@Energy" w:date="2022-03-09T17:49:00Z">
              <w:r w:rsidRPr="00AB4500" w:rsidDel="00FE1009">
                <w:rPr>
                  <w:rFonts w:asciiTheme="minorHAnsi" w:eastAsiaTheme="minorEastAsia" w:hAnsiTheme="minorHAnsi" w:cstheme="minorBidi"/>
                  <w:sz w:val="18"/>
                  <w:szCs w:val="18"/>
                </w:rPr>
                <w:delText>0.004</w:delText>
              </w:r>
              <w:r w:rsidRPr="002E5497" w:rsidDel="00FE1009">
                <w:rPr>
                  <w:rFonts w:asciiTheme="minorHAnsi" w:eastAsiaTheme="minorEastAsia" w:hAnsiTheme="minorHAnsi" w:cstheme="minorBidi"/>
                  <w:sz w:val="18"/>
                  <w:szCs w:val="18"/>
                </w:rPr>
                <w:delText>5</w:delText>
              </w:r>
            </w:del>
          </w:p>
        </w:tc>
        <w:tc>
          <w:tcPr>
            <w:tcW w:w="1260" w:type="dxa"/>
            <w:shd w:val="clear" w:color="auto" w:fill="auto"/>
            <w:noWrap/>
            <w:hideMark/>
          </w:tcPr>
          <w:p w14:paraId="3D190F9B" w14:textId="53609712" w:rsidR="0008724A" w:rsidRPr="00AB4500" w:rsidDel="00FE1009" w:rsidRDefault="0008724A" w:rsidP="0008724A">
            <w:pPr>
              <w:spacing w:after="0" w:line="240" w:lineRule="auto"/>
              <w:jc w:val="center"/>
              <w:rPr>
                <w:del w:id="1735" w:author="Alhabibi, Haider@Energy" w:date="2022-03-09T17:49:00Z"/>
                <w:rFonts w:asciiTheme="minorHAnsi" w:eastAsiaTheme="minorEastAsia" w:hAnsiTheme="minorHAnsi" w:cstheme="minorBidi"/>
                <w:sz w:val="18"/>
                <w:szCs w:val="18"/>
              </w:rPr>
            </w:pPr>
            <w:del w:id="1736" w:author="Alhabibi, Haider@Energy" w:date="2022-03-09T17:49:00Z">
              <w:r w:rsidRPr="00AB4500" w:rsidDel="00FE1009">
                <w:rPr>
                  <w:rFonts w:asciiTheme="minorHAnsi" w:eastAsiaTheme="minorEastAsia" w:hAnsiTheme="minorHAnsi" w:cstheme="minorBidi"/>
                  <w:sz w:val="18"/>
                  <w:szCs w:val="18"/>
                </w:rPr>
                <w:delText>0.0095</w:delText>
              </w:r>
            </w:del>
          </w:p>
        </w:tc>
      </w:tr>
      <w:tr w:rsidR="0008724A" w:rsidRPr="00DF1B84" w:rsidDel="00FE1009" w14:paraId="1CC92EF0" w14:textId="30FCAB96" w:rsidTr="006827F4">
        <w:trPr>
          <w:cantSplit/>
          <w:trHeight w:val="152"/>
          <w:del w:id="1737" w:author="Alhabibi, Haider@Energy" w:date="2022-03-09T17:49:00Z"/>
        </w:trPr>
        <w:tc>
          <w:tcPr>
            <w:tcW w:w="1705" w:type="dxa"/>
            <w:shd w:val="clear" w:color="auto" w:fill="auto"/>
            <w:noWrap/>
            <w:hideMark/>
          </w:tcPr>
          <w:p w14:paraId="7D5E1D88" w14:textId="71D5DD25" w:rsidR="0008724A" w:rsidRPr="00AB4500" w:rsidDel="00FE1009" w:rsidRDefault="0008724A" w:rsidP="0008724A">
            <w:pPr>
              <w:spacing w:after="0" w:line="240" w:lineRule="auto"/>
              <w:jc w:val="center"/>
              <w:rPr>
                <w:del w:id="1738" w:author="Alhabibi, Haider@Energy" w:date="2022-03-09T17:49:00Z"/>
                <w:rFonts w:asciiTheme="minorHAnsi" w:eastAsiaTheme="minorEastAsia" w:hAnsiTheme="minorHAnsi" w:cstheme="minorBidi"/>
                <w:sz w:val="18"/>
                <w:szCs w:val="18"/>
              </w:rPr>
            </w:pPr>
            <w:del w:id="1739" w:author="Alhabibi, Haider@Energy" w:date="2022-03-09T17:49:00Z">
              <w:r w:rsidRPr="00AB4500" w:rsidDel="00FE1009">
                <w:rPr>
                  <w:rFonts w:asciiTheme="minorHAnsi" w:eastAsiaTheme="minorEastAsia" w:hAnsiTheme="minorHAnsi" w:cstheme="minorBidi"/>
                  <w:sz w:val="18"/>
                  <w:szCs w:val="18"/>
                </w:rPr>
                <w:delText>Three story</w:delText>
              </w:r>
            </w:del>
          </w:p>
        </w:tc>
        <w:tc>
          <w:tcPr>
            <w:tcW w:w="1800" w:type="dxa"/>
            <w:shd w:val="clear" w:color="auto" w:fill="auto"/>
            <w:noWrap/>
            <w:hideMark/>
          </w:tcPr>
          <w:p w14:paraId="1E9FE764" w14:textId="593B93D3" w:rsidR="0008724A" w:rsidRPr="00AB4500" w:rsidDel="00FE1009" w:rsidRDefault="0008724A" w:rsidP="0008724A">
            <w:pPr>
              <w:spacing w:after="0" w:line="240" w:lineRule="auto"/>
              <w:jc w:val="center"/>
              <w:rPr>
                <w:del w:id="1740" w:author="Alhabibi, Haider@Energy" w:date="2022-03-09T17:49:00Z"/>
                <w:rFonts w:asciiTheme="minorHAnsi" w:eastAsiaTheme="minorEastAsia" w:hAnsiTheme="minorHAnsi" w:cstheme="minorBidi"/>
                <w:sz w:val="18"/>
                <w:szCs w:val="18"/>
              </w:rPr>
            </w:pPr>
            <w:del w:id="1741" w:author="Alhabibi, Haider@Energy" w:date="2022-03-09T17:49:00Z">
              <w:r w:rsidRPr="00AB4500" w:rsidDel="00FE1009">
                <w:rPr>
                  <w:rFonts w:asciiTheme="minorHAnsi" w:eastAsiaTheme="minorEastAsia" w:hAnsiTheme="minorHAnsi" w:cstheme="minorBidi"/>
                  <w:sz w:val="18"/>
                  <w:szCs w:val="18"/>
                </w:rPr>
                <w:delText>10</w:delText>
              </w:r>
            </w:del>
          </w:p>
        </w:tc>
        <w:tc>
          <w:tcPr>
            <w:tcW w:w="1710" w:type="dxa"/>
            <w:shd w:val="clear" w:color="auto" w:fill="auto"/>
            <w:noWrap/>
            <w:hideMark/>
          </w:tcPr>
          <w:p w14:paraId="777C99E7" w14:textId="4FE2AE39" w:rsidR="0008724A" w:rsidRPr="00AB4500" w:rsidDel="00FE1009" w:rsidRDefault="0008724A" w:rsidP="0008724A">
            <w:pPr>
              <w:spacing w:after="0" w:line="240" w:lineRule="auto"/>
              <w:jc w:val="center"/>
              <w:rPr>
                <w:del w:id="1742" w:author="Alhabibi, Haider@Energy" w:date="2022-03-09T17:49:00Z"/>
                <w:rFonts w:asciiTheme="minorHAnsi" w:eastAsiaTheme="minorEastAsia" w:hAnsiTheme="minorHAnsi" w:cstheme="minorBidi"/>
                <w:sz w:val="18"/>
                <w:szCs w:val="18"/>
              </w:rPr>
            </w:pPr>
            <w:del w:id="1743" w:author="Alhabibi, Haider@Energy" w:date="2022-03-09T17:49:00Z">
              <w:r w:rsidRPr="00AB4500" w:rsidDel="00FE1009">
                <w:rPr>
                  <w:rFonts w:asciiTheme="minorHAnsi" w:eastAsiaTheme="minorEastAsia" w:hAnsiTheme="minorHAnsi" w:cstheme="minorBidi"/>
                  <w:sz w:val="18"/>
                  <w:szCs w:val="18"/>
                </w:rPr>
                <w:delText>0.5</w:delText>
              </w:r>
            </w:del>
          </w:p>
        </w:tc>
        <w:tc>
          <w:tcPr>
            <w:tcW w:w="1350" w:type="dxa"/>
            <w:shd w:val="clear" w:color="auto" w:fill="auto"/>
            <w:noWrap/>
            <w:hideMark/>
          </w:tcPr>
          <w:p w14:paraId="02292410" w14:textId="07857820" w:rsidR="0008724A" w:rsidRPr="00AB4500" w:rsidDel="00FE1009" w:rsidRDefault="0008724A" w:rsidP="0008724A">
            <w:pPr>
              <w:spacing w:after="0" w:line="240" w:lineRule="auto"/>
              <w:jc w:val="center"/>
              <w:rPr>
                <w:del w:id="1744" w:author="Alhabibi, Haider@Energy" w:date="2022-03-09T17:49:00Z"/>
                <w:rFonts w:asciiTheme="minorHAnsi" w:eastAsiaTheme="minorEastAsia" w:hAnsiTheme="minorHAnsi" w:cstheme="minorBidi"/>
                <w:sz w:val="18"/>
                <w:szCs w:val="18"/>
              </w:rPr>
            </w:pPr>
            <w:del w:id="1745" w:author="Alhabibi, Haider@Energy" w:date="2022-03-09T17:49:00Z">
              <w:r w:rsidRPr="00AB4500" w:rsidDel="00FE1009">
                <w:rPr>
                  <w:rFonts w:asciiTheme="minorHAnsi" w:eastAsiaTheme="minorEastAsia" w:hAnsiTheme="minorHAnsi" w:cstheme="minorBidi"/>
                  <w:sz w:val="18"/>
                  <w:szCs w:val="18"/>
                </w:rPr>
                <w:delText>0.0030</w:delText>
              </w:r>
            </w:del>
          </w:p>
        </w:tc>
        <w:tc>
          <w:tcPr>
            <w:tcW w:w="1260" w:type="dxa"/>
            <w:shd w:val="clear" w:color="auto" w:fill="auto"/>
            <w:noWrap/>
            <w:hideMark/>
          </w:tcPr>
          <w:p w14:paraId="7F593813" w14:textId="0324AC8F" w:rsidR="0008724A" w:rsidRPr="00AB4500" w:rsidDel="00FE1009" w:rsidRDefault="0008724A" w:rsidP="0008724A">
            <w:pPr>
              <w:spacing w:after="0" w:line="240" w:lineRule="auto"/>
              <w:jc w:val="center"/>
              <w:rPr>
                <w:del w:id="1746" w:author="Alhabibi, Haider@Energy" w:date="2022-03-09T17:49:00Z"/>
                <w:rFonts w:asciiTheme="minorHAnsi" w:eastAsiaTheme="minorEastAsia" w:hAnsiTheme="minorHAnsi" w:cstheme="minorBidi"/>
                <w:sz w:val="18"/>
                <w:szCs w:val="18"/>
              </w:rPr>
            </w:pPr>
            <w:del w:id="1747" w:author="Alhabibi, Haider@Energy" w:date="2022-03-09T17:49:00Z">
              <w:r w:rsidRPr="00AB4500" w:rsidDel="00FE1009">
                <w:rPr>
                  <w:rFonts w:asciiTheme="minorHAnsi" w:eastAsiaTheme="minorEastAsia" w:hAnsiTheme="minorHAnsi" w:cstheme="minorBidi"/>
                  <w:sz w:val="18"/>
                  <w:szCs w:val="18"/>
                </w:rPr>
                <w:delText>0.014</w:delText>
              </w:r>
            </w:del>
          </w:p>
        </w:tc>
      </w:tr>
      <w:tr w:rsidR="00C4016B" w:rsidRPr="00DF1B84" w14:paraId="4D8AFD4F" w14:textId="77777777" w:rsidTr="006827F4">
        <w:trPr>
          <w:cantSplit/>
          <w:trHeight w:val="152"/>
        </w:trPr>
        <w:tc>
          <w:tcPr>
            <w:tcW w:w="1705" w:type="dxa"/>
            <w:shd w:val="clear" w:color="auto" w:fill="auto"/>
            <w:noWrap/>
          </w:tcPr>
          <w:p w14:paraId="289EB361" w14:textId="53ED44EA" w:rsidR="00C4016B" w:rsidRPr="00AB4500" w:rsidRDefault="00C4016B" w:rsidP="00C4016B">
            <w:pPr>
              <w:spacing w:after="0" w:line="240" w:lineRule="auto"/>
              <w:jc w:val="center"/>
              <w:rPr>
                <w:rFonts w:asciiTheme="minorHAnsi" w:eastAsiaTheme="minorEastAsia" w:hAnsiTheme="minorHAnsi" w:cstheme="minorBidi"/>
                <w:sz w:val="18"/>
                <w:szCs w:val="18"/>
              </w:rPr>
            </w:pPr>
            <w:r w:rsidRPr="0006728B">
              <w:rPr>
                <w:b/>
                <w:sz w:val="18"/>
                <w:u w:val="single"/>
                <w:lang w:eastAsia="x-none"/>
              </w:rPr>
              <w:t>Multifamily</w:t>
            </w:r>
            <w:r w:rsidR="00DC7C80">
              <w:rPr>
                <w:b/>
                <w:sz w:val="18"/>
                <w:u w:val="single"/>
                <w:lang w:eastAsia="x-none"/>
              </w:rPr>
              <w:t xml:space="preserve"> (Non Central)</w:t>
            </w:r>
          </w:p>
        </w:tc>
        <w:tc>
          <w:tcPr>
            <w:tcW w:w="1800" w:type="dxa"/>
            <w:shd w:val="clear" w:color="auto" w:fill="auto"/>
            <w:noWrap/>
          </w:tcPr>
          <w:p w14:paraId="6B544630" w14:textId="5483BF13" w:rsidR="00C4016B" w:rsidRPr="00AB4500" w:rsidRDefault="009C08D7" w:rsidP="00C4016B">
            <w:pPr>
              <w:spacing w:after="0" w:line="240" w:lineRule="auto"/>
              <w:jc w:val="center"/>
              <w:rPr>
                <w:rFonts w:asciiTheme="minorHAnsi" w:eastAsiaTheme="minorEastAsia" w:hAnsiTheme="minorHAnsi" w:cstheme="minorBidi"/>
                <w:sz w:val="18"/>
                <w:szCs w:val="18"/>
              </w:rPr>
            </w:pPr>
            <w:ins w:id="1748" w:author="Alhabibi, Haider@Energy" w:date="2022-03-09T17:48:00Z">
              <w:r w:rsidRPr="009C08D7">
                <w:rPr>
                  <w:rFonts w:asciiTheme="minorHAnsi" w:eastAsiaTheme="minorEastAsia" w:hAnsiTheme="minorHAnsi" w:cstheme="minorBidi"/>
                  <w:sz w:val="18"/>
                  <w:szCs w:val="18"/>
                </w:rPr>
                <w:t>Use when distribution type (A09 Or A2-07) is *Standard Distribution System</w:t>
              </w:r>
            </w:ins>
          </w:p>
        </w:tc>
        <w:tc>
          <w:tcPr>
            <w:tcW w:w="1710" w:type="dxa"/>
            <w:shd w:val="clear" w:color="auto" w:fill="auto"/>
            <w:noWrap/>
          </w:tcPr>
          <w:p w14:paraId="1619F568" w14:textId="77777777" w:rsidR="009C08D7" w:rsidRPr="009C08D7" w:rsidRDefault="009C08D7" w:rsidP="009C08D7">
            <w:pPr>
              <w:spacing w:after="0" w:line="240" w:lineRule="auto"/>
              <w:jc w:val="center"/>
              <w:rPr>
                <w:ins w:id="1749" w:author="Alhabibi, Haider@Energy" w:date="2022-03-09T17:48:00Z"/>
                <w:rFonts w:asciiTheme="minorHAnsi" w:eastAsiaTheme="minorEastAsia" w:hAnsiTheme="minorHAnsi" w:cstheme="minorBidi"/>
                <w:sz w:val="18"/>
                <w:szCs w:val="18"/>
              </w:rPr>
            </w:pPr>
            <w:ins w:id="1750" w:author="Alhabibi, Haider@Energy" w:date="2022-03-09T17:48:00Z">
              <w:r w:rsidRPr="009C08D7">
                <w:rPr>
                  <w:rFonts w:asciiTheme="minorHAnsi" w:eastAsiaTheme="minorEastAsia" w:hAnsiTheme="minorHAnsi" w:cstheme="minorBidi"/>
                  <w:sz w:val="18"/>
                  <w:szCs w:val="18"/>
                </w:rPr>
                <w:t xml:space="preserve">Use when distribution type (A09 Or A2-07) is </w:t>
              </w:r>
            </w:ins>
          </w:p>
          <w:p w14:paraId="1B1587E4" w14:textId="7CE85019" w:rsidR="00C4016B" w:rsidRPr="00AB4500" w:rsidRDefault="009C08D7" w:rsidP="009C08D7">
            <w:pPr>
              <w:spacing w:after="0" w:line="240" w:lineRule="auto"/>
              <w:jc w:val="center"/>
              <w:rPr>
                <w:rFonts w:asciiTheme="minorHAnsi" w:eastAsiaTheme="minorEastAsia" w:hAnsiTheme="minorHAnsi" w:cstheme="minorBidi"/>
                <w:sz w:val="18"/>
                <w:szCs w:val="18"/>
              </w:rPr>
            </w:pPr>
            <w:ins w:id="1751" w:author="Alhabibi, Haider@Energy" w:date="2022-03-09T17:48:00Z">
              <w:r w:rsidRPr="009C08D7">
                <w:rPr>
                  <w:rFonts w:asciiTheme="minorHAnsi" w:eastAsiaTheme="minorEastAsia" w:hAnsiTheme="minorHAnsi" w:cstheme="minorBidi"/>
                  <w:sz w:val="18"/>
                  <w:szCs w:val="18"/>
                </w:rPr>
                <w:t>* Demand Recirculation Manual Control</w:t>
              </w:r>
            </w:ins>
          </w:p>
        </w:tc>
        <w:tc>
          <w:tcPr>
            <w:tcW w:w="1350" w:type="dxa"/>
            <w:shd w:val="clear" w:color="auto" w:fill="auto"/>
            <w:noWrap/>
          </w:tcPr>
          <w:p w14:paraId="240AF166" w14:textId="77777777" w:rsidR="00C4016B" w:rsidRPr="00AB4500" w:rsidRDefault="00C4016B" w:rsidP="00C4016B">
            <w:pPr>
              <w:spacing w:after="0" w:line="240" w:lineRule="auto"/>
              <w:jc w:val="center"/>
              <w:rPr>
                <w:rFonts w:asciiTheme="minorHAnsi" w:eastAsiaTheme="minorEastAsia" w:hAnsiTheme="minorHAnsi" w:cstheme="minorBidi"/>
                <w:sz w:val="18"/>
                <w:szCs w:val="18"/>
              </w:rPr>
            </w:pPr>
          </w:p>
        </w:tc>
        <w:tc>
          <w:tcPr>
            <w:tcW w:w="1260" w:type="dxa"/>
            <w:shd w:val="clear" w:color="auto" w:fill="auto"/>
            <w:noWrap/>
          </w:tcPr>
          <w:p w14:paraId="52DB990A" w14:textId="77777777" w:rsidR="00C4016B" w:rsidRPr="00AB4500" w:rsidRDefault="00C4016B" w:rsidP="00C4016B">
            <w:pPr>
              <w:spacing w:after="0" w:line="240" w:lineRule="auto"/>
              <w:jc w:val="center"/>
              <w:rPr>
                <w:rFonts w:asciiTheme="minorHAnsi" w:eastAsiaTheme="minorEastAsia" w:hAnsiTheme="minorHAnsi" w:cstheme="minorBidi"/>
                <w:sz w:val="18"/>
                <w:szCs w:val="18"/>
              </w:rPr>
            </w:pPr>
          </w:p>
        </w:tc>
      </w:tr>
      <w:tr w:rsidR="00C4016B" w:rsidRPr="00DF1B84" w14:paraId="2E46BB0B" w14:textId="77777777" w:rsidTr="006827F4">
        <w:trPr>
          <w:cantSplit/>
          <w:trHeight w:val="152"/>
        </w:trPr>
        <w:tc>
          <w:tcPr>
            <w:tcW w:w="1705" w:type="dxa"/>
            <w:shd w:val="clear" w:color="auto" w:fill="auto"/>
            <w:noWrap/>
          </w:tcPr>
          <w:p w14:paraId="3405AF67" w14:textId="0EEEF7DB" w:rsidR="00C4016B" w:rsidRPr="0006728B" w:rsidRDefault="00C4016B" w:rsidP="00C4016B">
            <w:pPr>
              <w:spacing w:after="0" w:line="240" w:lineRule="auto"/>
              <w:jc w:val="center"/>
              <w:rPr>
                <w:b/>
                <w:sz w:val="18"/>
                <w:u w:val="single"/>
                <w:lang w:eastAsia="x-none"/>
              </w:rPr>
            </w:pPr>
            <w:r w:rsidRPr="0006728B">
              <w:rPr>
                <w:sz w:val="18"/>
                <w:u w:val="single"/>
                <w:lang w:eastAsia="x-none"/>
              </w:rPr>
              <w:t>One story</w:t>
            </w:r>
          </w:p>
        </w:tc>
        <w:tc>
          <w:tcPr>
            <w:tcW w:w="1800" w:type="dxa"/>
            <w:shd w:val="clear" w:color="auto" w:fill="auto"/>
            <w:noWrap/>
          </w:tcPr>
          <w:p w14:paraId="5926E16D" w14:textId="1A8C2EE0" w:rsidR="00C4016B" w:rsidRPr="00AB4500" w:rsidRDefault="00C4016B" w:rsidP="00C4016B">
            <w:pPr>
              <w:spacing w:after="0" w:line="240" w:lineRule="auto"/>
              <w:jc w:val="center"/>
              <w:rPr>
                <w:rFonts w:asciiTheme="minorHAnsi" w:eastAsiaTheme="minorEastAsia" w:hAnsiTheme="minorHAnsi" w:cstheme="minorBidi"/>
                <w:sz w:val="18"/>
                <w:szCs w:val="18"/>
              </w:rPr>
            </w:pPr>
            <w:r w:rsidRPr="0006728B">
              <w:rPr>
                <w:sz w:val="18"/>
                <w:u w:val="single"/>
                <w:lang w:eastAsia="x-none"/>
              </w:rPr>
              <w:t>7.5</w:t>
            </w:r>
          </w:p>
        </w:tc>
        <w:tc>
          <w:tcPr>
            <w:tcW w:w="1710" w:type="dxa"/>
            <w:shd w:val="clear" w:color="auto" w:fill="auto"/>
            <w:noWrap/>
          </w:tcPr>
          <w:p w14:paraId="43A2F8BA" w14:textId="3F9A3912" w:rsidR="00C4016B" w:rsidRPr="00AB4500" w:rsidRDefault="00C4016B" w:rsidP="00C4016B">
            <w:pPr>
              <w:spacing w:after="0" w:line="240" w:lineRule="auto"/>
              <w:jc w:val="center"/>
              <w:rPr>
                <w:rFonts w:asciiTheme="minorHAnsi" w:eastAsiaTheme="minorEastAsia" w:hAnsiTheme="minorHAnsi" w:cstheme="minorBidi"/>
                <w:sz w:val="18"/>
                <w:szCs w:val="18"/>
              </w:rPr>
            </w:pPr>
            <w:r w:rsidRPr="0006728B">
              <w:rPr>
                <w:sz w:val="18"/>
                <w:u w:val="single"/>
                <w:lang w:eastAsia="x-none"/>
              </w:rPr>
              <w:t>n/a</w:t>
            </w:r>
          </w:p>
        </w:tc>
        <w:tc>
          <w:tcPr>
            <w:tcW w:w="1350" w:type="dxa"/>
            <w:shd w:val="clear" w:color="auto" w:fill="auto"/>
            <w:noWrap/>
          </w:tcPr>
          <w:p w14:paraId="5E2CC126" w14:textId="65C131A3" w:rsidR="00C4016B" w:rsidRPr="00AB4500" w:rsidRDefault="00C4016B" w:rsidP="00C4016B">
            <w:pPr>
              <w:spacing w:after="0" w:line="240" w:lineRule="auto"/>
              <w:jc w:val="center"/>
              <w:rPr>
                <w:rFonts w:asciiTheme="minorHAnsi" w:eastAsiaTheme="minorEastAsia" w:hAnsiTheme="minorHAnsi" w:cstheme="minorBidi"/>
                <w:sz w:val="18"/>
                <w:szCs w:val="18"/>
              </w:rPr>
            </w:pPr>
            <w:r w:rsidRPr="0006728B">
              <w:rPr>
                <w:sz w:val="18"/>
                <w:u w:val="single"/>
                <w:lang w:eastAsia="x-none"/>
              </w:rPr>
              <w:t>0.0080</w:t>
            </w:r>
          </w:p>
        </w:tc>
        <w:tc>
          <w:tcPr>
            <w:tcW w:w="1260" w:type="dxa"/>
            <w:shd w:val="clear" w:color="auto" w:fill="auto"/>
            <w:noWrap/>
          </w:tcPr>
          <w:p w14:paraId="75FAB6E1" w14:textId="5079A524" w:rsidR="00C4016B" w:rsidRPr="00AB4500" w:rsidRDefault="00C4016B" w:rsidP="00C4016B">
            <w:pPr>
              <w:spacing w:after="0" w:line="240" w:lineRule="auto"/>
              <w:jc w:val="center"/>
              <w:rPr>
                <w:rFonts w:asciiTheme="minorHAnsi" w:eastAsiaTheme="minorEastAsia" w:hAnsiTheme="minorHAnsi" w:cstheme="minorBidi"/>
                <w:sz w:val="18"/>
                <w:szCs w:val="18"/>
              </w:rPr>
            </w:pPr>
            <w:r w:rsidRPr="0006728B">
              <w:rPr>
                <w:sz w:val="18"/>
                <w:u w:val="single"/>
                <w:lang w:eastAsia="x-none"/>
              </w:rPr>
              <w:t>n/a</w:t>
            </w:r>
          </w:p>
        </w:tc>
      </w:tr>
      <w:tr w:rsidR="00C4016B" w:rsidRPr="00DF1B84" w14:paraId="3B57D0B5" w14:textId="77777777" w:rsidTr="006827F4">
        <w:trPr>
          <w:cantSplit/>
          <w:trHeight w:val="152"/>
        </w:trPr>
        <w:tc>
          <w:tcPr>
            <w:tcW w:w="1705" w:type="dxa"/>
            <w:shd w:val="clear" w:color="auto" w:fill="auto"/>
            <w:noWrap/>
          </w:tcPr>
          <w:p w14:paraId="597B0C30" w14:textId="3CBD10C1" w:rsidR="00C4016B" w:rsidRPr="0006728B" w:rsidRDefault="00C4016B" w:rsidP="00C4016B">
            <w:pPr>
              <w:spacing w:after="0" w:line="240" w:lineRule="auto"/>
              <w:jc w:val="center"/>
              <w:rPr>
                <w:sz w:val="18"/>
                <w:u w:val="single"/>
                <w:lang w:eastAsia="x-none"/>
              </w:rPr>
            </w:pPr>
            <w:r w:rsidRPr="0006728B">
              <w:rPr>
                <w:sz w:val="18"/>
                <w:u w:val="single"/>
                <w:lang w:eastAsia="x-none"/>
              </w:rPr>
              <w:t>Two or more story</w:t>
            </w:r>
          </w:p>
        </w:tc>
        <w:tc>
          <w:tcPr>
            <w:tcW w:w="1800" w:type="dxa"/>
            <w:shd w:val="clear" w:color="auto" w:fill="auto"/>
            <w:noWrap/>
          </w:tcPr>
          <w:p w14:paraId="608F7E0E" w14:textId="277B356B" w:rsidR="00C4016B" w:rsidRPr="0006728B" w:rsidRDefault="00C4016B" w:rsidP="00C4016B">
            <w:pPr>
              <w:spacing w:after="0" w:line="240" w:lineRule="auto"/>
              <w:jc w:val="center"/>
              <w:rPr>
                <w:sz w:val="18"/>
                <w:u w:val="single"/>
                <w:lang w:eastAsia="x-none"/>
              </w:rPr>
            </w:pPr>
            <w:r w:rsidRPr="0006728B">
              <w:rPr>
                <w:sz w:val="18"/>
                <w:u w:val="single"/>
                <w:lang w:eastAsia="x-none"/>
              </w:rPr>
              <w:t>7.5</w:t>
            </w:r>
          </w:p>
        </w:tc>
        <w:tc>
          <w:tcPr>
            <w:tcW w:w="1710" w:type="dxa"/>
            <w:shd w:val="clear" w:color="auto" w:fill="auto"/>
            <w:noWrap/>
          </w:tcPr>
          <w:p w14:paraId="7BE3B925" w14:textId="4A93E9C0" w:rsidR="00C4016B" w:rsidRPr="0006728B" w:rsidRDefault="00C4016B" w:rsidP="00C4016B">
            <w:pPr>
              <w:spacing w:after="0" w:line="240" w:lineRule="auto"/>
              <w:jc w:val="center"/>
              <w:rPr>
                <w:sz w:val="18"/>
                <w:u w:val="single"/>
                <w:lang w:eastAsia="x-none"/>
              </w:rPr>
            </w:pPr>
            <w:r w:rsidRPr="0006728B">
              <w:rPr>
                <w:sz w:val="18"/>
                <w:u w:val="single"/>
                <w:lang w:eastAsia="x-none"/>
              </w:rPr>
              <w:t>n/a</w:t>
            </w:r>
          </w:p>
        </w:tc>
        <w:tc>
          <w:tcPr>
            <w:tcW w:w="1350" w:type="dxa"/>
            <w:shd w:val="clear" w:color="auto" w:fill="auto"/>
            <w:noWrap/>
          </w:tcPr>
          <w:p w14:paraId="6A42CD61" w14:textId="2E4FE86A" w:rsidR="00C4016B" w:rsidRPr="0006728B" w:rsidRDefault="00C4016B" w:rsidP="00C4016B">
            <w:pPr>
              <w:spacing w:after="0" w:line="240" w:lineRule="auto"/>
              <w:jc w:val="center"/>
              <w:rPr>
                <w:sz w:val="18"/>
                <w:u w:val="single"/>
                <w:lang w:eastAsia="x-none"/>
              </w:rPr>
            </w:pPr>
            <w:r w:rsidRPr="0006728B">
              <w:rPr>
                <w:sz w:val="18"/>
                <w:u w:val="single"/>
                <w:lang w:eastAsia="x-none"/>
              </w:rPr>
              <w:t>0.0050</w:t>
            </w:r>
          </w:p>
        </w:tc>
        <w:tc>
          <w:tcPr>
            <w:tcW w:w="1260" w:type="dxa"/>
            <w:shd w:val="clear" w:color="auto" w:fill="auto"/>
            <w:noWrap/>
          </w:tcPr>
          <w:p w14:paraId="1FCDF5B4" w14:textId="00A7540B" w:rsidR="00C4016B" w:rsidRPr="0006728B" w:rsidRDefault="00C4016B" w:rsidP="00C4016B">
            <w:pPr>
              <w:spacing w:after="0" w:line="240" w:lineRule="auto"/>
              <w:jc w:val="center"/>
              <w:rPr>
                <w:sz w:val="18"/>
                <w:u w:val="single"/>
                <w:lang w:eastAsia="x-none"/>
              </w:rPr>
            </w:pPr>
            <w:r w:rsidRPr="0006728B">
              <w:rPr>
                <w:sz w:val="18"/>
                <w:u w:val="single"/>
                <w:lang w:eastAsia="x-none"/>
              </w:rPr>
              <w:t>n/a</w:t>
            </w:r>
          </w:p>
        </w:tc>
      </w:tr>
    </w:tbl>
    <w:p w14:paraId="3BB68FEA" w14:textId="77777777" w:rsidR="00AF2F78" w:rsidRPr="005828AE" w:rsidRDefault="00AF2F78" w:rsidP="00AF2F78">
      <w:pPr>
        <w:spacing w:after="0" w:line="240" w:lineRule="auto"/>
        <w:rPr>
          <w:rFonts w:asciiTheme="minorHAnsi" w:hAnsiTheme="minorHAnsi" w:cstheme="minorHAnsi"/>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Change w:id="1752" w:author="Alhabibi, Haider@Energy" w:date="2022-03-09T17:51:00Z">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PrChange>
      </w:tblPr>
      <w:tblGrid>
        <w:gridCol w:w="626"/>
        <w:gridCol w:w="10164"/>
        <w:tblGridChange w:id="1753">
          <w:tblGrid>
            <w:gridCol w:w="626"/>
            <w:gridCol w:w="10164"/>
          </w:tblGrid>
        </w:tblGridChange>
      </w:tblGrid>
      <w:tr w:rsidR="00AF2F78" w:rsidRPr="009E01FE" w14:paraId="4832DB3D" w14:textId="77777777" w:rsidTr="00777A58">
        <w:trPr>
          <w:trHeight w:val="288"/>
          <w:tblHeader/>
          <w:trPrChange w:id="1754" w:author="Alhabibi, Haider@Energy" w:date="2022-03-09T17:51:00Z">
            <w:trPr>
              <w:trHeight w:val="288"/>
              <w:tblHeader/>
            </w:trPr>
          </w:trPrChange>
        </w:trPr>
        <w:tc>
          <w:tcPr>
            <w:tcW w:w="10790" w:type="dxa"/>
            <w:gridSpan w:val="2"/>
            <w:tcBorders>
              <w:top w:val="single" w:sz="4" w:space="0" w:color="auto"/>
              <w:left w:val="single" w:sz="4" w:space="0" w:color="auto"/>
              <w:bottom w:val="single" w:sz="4" w:space="0" w:color="auto"/>
              <w:right w:val="single" w:sz="4" w:space="0" w:color="auto"/>
            </w:tcBorders>
            <w:vAlign w:val="center"/>
            <w:tcPrChange w:id="1755" w:author="Alhabibi, Haider@Energy" w:date="2022-03-09T17:51:00Z">
              <w:tcPr>
                <w:tcW w:w="14616" w:type="dxa"/>
                <w:gridSpan w:val="2"/>
                <w:tcBorders>
                  <w:top w:val="single" w:sz="4" w:space="0" w:color="auto"/>
                  <w:left w:val="single" w:sz="4" w:space="0" w:color="auto"/>
                  <w:bottom w:val="single" w:sz="4" w:space="0" w:color="auto"/>
                  <w:right w:val="single" w:sz="4" w:space="0" w:color="auto"/>
                </w:tcBorders>
                <w:vAlign w:val="center"/>
              </w:tcPr>
            </w:tcPrChange>
          </w:tcPr>
          <w:p w14:paraId="386AA2CB" w14:textId="17E41243" w:rsidR="00AF2F78" w:rsidRPr="00155D52" w:rsidRDefault="00B65824" w:rsidP="00AF2F78">
            <w:pPr>
              <w:spacing w:after="0" w:line="240" w:lineRule="auto"/>
              <w:rPr>
                <w:rFonts w:asciiTheme="minorHAnsi" w:hAnsiTheme="minorHAnsi" w:cstheme="minorHAnsi"/>
                <w:sz w:val="20"/>
                <w:szCs w:val="20"/>
              </w:rPr>
            </w:pPr>
            <w:r>
              <w:rPr>
                <w:rFonts w:asciiTheme="minorHAnsi" w:hAnsiTheme="minorHAnsi" w:cstheme="minorHAnsi"/>
                <w:b/>
                <w:sz w:val="20"/>
                <w:szCs w:val="20"/>
              </w:rPr>
              <w:t>H</w:t>
            </w:r>
            <w:r w:rsidR="00AF2F78" w:rsidRPr="00F43FA8">
              <w:rPr>
                <w:rFonts w:asciiTheme="minorHAnsi" w:hAnsiTheme="minorHAnsi" w:cstheme="minorHAnsi"/>
                <w:b/>
                <w:sz w:val="20"/>
                <w:szCs w:val="20"/>
              </w:rPr>
              <w:t>. Parallel Piping Requirements</w:t>
            </w:r>
            <w:r w:rsidR="00EB17C1" w:rsidRPr="00396DD3">
              <w:rPr>
                <w:rFonts w:asciiTheme="minorHAnsi" w:hAnsiTheme="minorHAnsi" w:cstheme="minorHAnsi"/>
                <w:b/>
                <w:sz w:val="20"/>
                <w:szCs w:val="20"/>
              </w:rPr>
              <w:t xml:space="preserve"> (PP)</w:t>
            </w:r>
            <w:r w:rsidR="00674110" w:rsidRPr="00484154">
              <w:rPr>
                <w:rFonts w:asciiTheme="minorHAnsi" w:hAnsiTheme="minorHAnsi" w:cstheme="minorHAnsi"/>
                <w:b/>
                <w:sz w:val="20"/>
                <w:szCs w:val="20"/>
              </w:rPr>
              <w:t xml:space="preserve"> </w:t>
            </w:r>
            <w:r w:rsidR="00674110" w:rsidRPr="00550C64">
              <w:rPr>
                <w:rFonts w:asciiTheme="minorHAnsi" w:hAnsiTheme="minorHAnsi" w:cstheme="minorHAnsi"/>
                <w:sz w:val="20"/>
                <w:szCs w:val="20"/>
              </w:rPr>
              <w:t>(RA4.4.4</w:t>
            </w:r>
            <w:r w:rsidR="00EB17C1" w:rsidRPr="00550C64">
              <w:rPr>
                <w:rFonts w:asciiTheme="minorHAnsi" w:hAnsiTheme="minorHAnsi" w:cstheme="minorHAnsi"/>
                <w:sz w:val="20"/>
                <w:szCs w:val="20"/>
              </w:rPr>
              <w:t>)</w:t>
            </w:r>
          </w:p>
          <w:p w14:paraId="201ADCEE" w14:textId="70024421" w:rsidR="00550C64" w:rsidDel="006C0758" w:rsidRDefault="006C075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del w:id="1756" w:author="Alhabibi, Haider@Energy" w:date="2022-03-09T17:50:00Z"/>
                <w:rFonts w:asciiTheme="minorHAnsi" w:hAnsiTheme="minorHAnsi" w:cstheme="minorHAnsi"/>
                <w:sz w:val="18"/>
                <w:szCs w:val="20"/>
              </w:rPr>
            </w:pPr>
            <w:ins w:id="1757" w:author="Alhabibi, Haider@Energy" w:date="2022-03-09T17:50:00Z">
              <w:r>
                <w:rPr>
                  <w:sz w:val="18"/>
                  <w:szCs w:val="18"/>
                </w:rPr>
                <w:t>&lt;&lt;Static Text - see the top&gt;&gt;</w:t>
              </w:r>
            </w:ins>
            <w:del w:id="1758" w:author="Alhabibi, Haider@Energy" w:date="2022-03-09T17:50:00Z">
              <w:r w:rsidR="00AF2F78" w:rsidRPr="005828AE" w:rsidDel="006C0758">
                <w:rPr>
                  <w:rFonts w:asciiTheme="minorHAnsi" w:hAnsiTheme="minorHAnsi" w:cstheme="minorHAnsi"/>
                  <w:sz w:val="18"/>
                  <w:szCs w:val="20"/>
                </w:rPr>
                <w:delText>Systems that utilize this distribution type shall comply with these requirements.</w:delText>
              </w:r>
              <w:r w:rsidR="00A24C60" w:rsidRPr="005828AE" w:rsidDel="006C0758">
                <w:rPr>
                  <w:rFonts w:asciiTheme="minorHAnsi" w:hAnsiTheme="minorHAnsi" w:cstheme="minorHAnsi"/>
                  <w:sz w:val="18"/>
                  <w:szCs w:val="20"/>
                </w:rPr>
                <w:delText xml:space="preserve">  </w:delText>
              </w:r>
            </w:del>
          </w:p>
          <w:p w14:paraId="36327157" w14:textId="338823E1" w:rsidR="00AF2F78" w:rsidRPr="000E1923" w:rsidRDefault="00A24C6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5828AE">
              <w:rPr>
                <w:rFonts w:asciiTheme="minorHAnsi" w:hAnsiTheme="minorHAnsi" w:cstheme="minorHAnsi"/>
                <w:sz w:val="18"/>
                <w:szCs w:val="20"/>
              </w:rPr>
              <w:t xml:space="preserve">&lt;&lt;If </w:t>
            </w:r>
            <w:r w:rsidR="00D454CC" w:rsidRPr="005828AE">
              <w:rPr>
                <w:rFonts w:asciiTheme="minorHAnsi" w:hAnsiTheme="minorHAnsi" w:cstheme="minorHAnsi"/>
                <w:sz w:val="18"/>
                <w:szCs w:val="20"/>
              </w:rPr>
              <w:t>A</w:t>
            </w:r>
            <w:r w:rsidRPr="005828AE">
              <w:rPr>
                <w:rFonts w:asciiTheme="minorHAnsi" w:hAnsiTheme="minorHAnsi" w:cstheme="minorHAnsi"/>
                <w:sz w:val="18"/>
                <w:szCs w:val="20"/>
              </w:rPr>
              <w:t>09</w:t>
            </w:r>
            <w:ins w:id="1759" w:author="Markstrum, Alexis@Energy" w:date="2021-10-21T11:51:00Z">
              <w:r w:rsidR="00AE53B4">
                <w:rPr>
                  <w:rFonts w:asciiTheme="minorHAnsi" w:hAnsiTheme="minorHAnsi" w:cstheme="minorHAnsi"/>
                  <w:sz w:val="18"/>
                  <w:szCs w:val="20"/>
                </w:rPr>
                <w:t xml:space="preserve"> or </w:t>
              </w:r>
              <w:del w:id="1760" w:author="Diane Pepetone" w:date="2022-01-13T20:14:00Z">
                <w:r w:rsidR="00AE53B4" w:rsidDel="00687480">
                  <w:rPr>
                    <w:rFonts w:asciiTheme="minorHAnsi" w:hAnsiTheme="minorHAnsi" w:cstheme="minorHAnsi"/>
                    <w:sz w:val="18"/>
                    <w:szCs w:val="20"/>
                  </w:rPr>
                  <w:delText>C</w:delText>
                </w:r>
              </w:del>
            </w:ins>
            <w:ins w:id="1761" w:author="Diane Pepetone" w:date="2022-01-13T20:14:00Z">
              <w:r w:rsidR="00687480">
                <w:rPr>
                  <w:rFonts w:asciiTheme="minorHAnsi" w:hAnsiTheme="minorHAnsi" w:cstheme="minorHAnsi"/>
                  <w:sz w:val="18"/>
                  <w:szCs w:val="20"/>
                </w:rPr>
                <w:t>A2-</w:t>
              </w:r>
            </w:ins>
            <w:ins w:id="1762" w:author="Markstrum, Alexis@Energy" w:date="2021-10-21T11:51:00Z">
              <w:r w:rsidR="00AE53B4">
                <w:rPr>
                  <w:rFonts w:asciiTheme="minorHAnsi" w:hAnsiTheme="minorHAnsi" w:cstheme="minorHAnsi"/>
                  <w:sz w:val="18"/>
                  <w:szCs w:val="20"/>
                </w:rPr>
                <w:t>07</w:t>
              </w:r>
            </w:ins>
            <w:r w:rsidRPr="005828AE">
              <w:rPr>
                <w:rFonts w:asciiTheme="minorHAnsi" w:hAnsiTheme="minorHAnsi" w:cstheme="minorHAnsi"/>
                <w:sz w:val="18"/>
                <w:szCs w:val="20"/>
              </w:rPr>
              <w:t xml:space="preserve"> = “Parallel Piping”, then display this entire table, else display “</w:t>
            </w:r>
            <w:r w:rsidR="005D460E" w:rsidRPr="005828AE">
              <w:rPr>
                <w:rFonts w:asciiTheme="minorHAnsi" w:hAnsiTheme="minorHAnsi" w:cstheme="minorHAnsi"/>
                <w:sz w:val="18"/>
                <w:szCs w:val="20"/>
              </w:rPr>
              <w:t>section does not apply" message</w:t>
            </w:r>
            <w:r w:rsidRPr="005828AE">
              <w:rPr>
                <w:rFonts w:asciiTheme="minorHAnsi" w:hAnsiTheme="minorHAnsi" w:cstheme="minorHAnsi"/>
                <w:sz w:val="18"/>
                <w:szCs w:val="20"/>
              </w:rPr>
              <w:t xml:space="preserve"> &gt;&gt;</w:t>
            </w:r>
          </w:p>
        </w:tc>
      </w:tr>
      <w:tr w:rsidR="00AF2F78" w:rsidRPr="009E01FE" w:rsidDel="00777A58" w14:paraId="6B9E5471" w14:textId="3B4CB200" w:rsidTr="00777A58">
        <w:trPr>
          <w:cantSplit/>
          <w:trHeight w:val="288"/>
          <w:tblHeader/>
          <w:del w:id="1763" w:author="Alhabibi, Haider@Energy" w:date="2022-03-09T17:51:00Z"/>
          <w:trPrChange w:id="1764" w:author="Alhabibi, Haider@Energy" w:date="2022-03-09T17:51:00Z">
            <w:trPr>
              <w:cantSplit/>
              <w:trHeight w:val="288"/>
              <w:tblHeader/>
            </w:trPr>
          </w:trPrChange>
        </w:trPr>
        <w:tc>
          <w:tcPr>
            <w:tcW w:w="626" w:type="dxa"/>
            <w:vAlign w:val="center"/>
            <w:tcPrChange w:id="1765" w:author="Alhabibi, Haider@Energy" w:date="2022-03-09T17:51:00Z">
              <w:tcPr>
                <w:tcW w:w="720" w:type="dxa"/>
                <w:vAlign w:val="center"/>
              </w:tcPr>
            </w:tcPrChange>
          </w:tcPr>
          <w:p w14:paraId="62119BAF" w14:textId="40CA7463" w:rsidR="00AF2F78" w:rsidRPr="005828AE" w:rsidDel="00777A58" w:rsidRDefault="00AF2F78" w:rsidP="00AF2F78">
            <w:pPr>
              <w:keepNext/>
              <w:keepLines/>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del w:id="1766" w:author="Alhabibi, Haider@Energy" w:date="2022-03-09T17:51:00Z"/>
                <w:rFonts w:asciiTheme="minorHAnsi" w:hAnsiTheme="minorHAnsi" w:cstheme="minorHAnsi"/>
                <w:sz w:val="18"/>
                <w:szCs w:val="20"/>
              </w:rPr>
            </w:pPr>
            <w:del w:id="1767" w:author="Alhabibi, Haider@Energy" w:date="2022-03-09T17:51:00Z">
              <w:r w:rsidRPr="005828AE" w:rsidDel="00777A58">
                <w:rPr>
                  <w:rFonts w:asciiTheme="minorHAnsi" w:hAnsiTheme="minorHAnsi" w:cstheme="minorHAnsi"/>
                  <w:sz w:val="18"/>
                  <w:szCs w:val="20"/>
                </w:rPr>
                <w:delText>01</w:delText>
              </w:r>
            </w:del>
          </w:p>
        </w:tc>
        <w:tc>
          <w:tcPr>
            <w:tcW w:w="10164" w:type="dxa"/>
            <w:vAlign w:val="center"/>
            <w:tcPrChange w:id="1768" w:author="Alhabibi, Haider@Energy" w:date="2022-03-09T17:51:00Z">
              <w:tcPr>
                <w:tcW w:w="13896" w:type="dxa"/>
                <w:vAlign w:val="center"/>
              </w:tcPr>
            </w:tcPrChange>
          </w:tcPr>
          <w:p w14:paraId="588E7153" w14:textId="704C5458" w:rsidR="00AF2F78" w:rsidRPr="005828AE" w:rsidDel="00777A58" w:rsidRDefault="00AF2F78" w:rsidP="00AF2F78">
            <w:pPr>
              <w:keepNext/>
              <w:keepLines/>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del w:id="1769" w:author="Alhabibi, Haider@Energy" w:date="2022-03-09T17:51:00Z"/>
                <w:rFonts w:asciiTheme="minorHAnsi" w:hAnsiTheme="minorHAnsi" w:cstheme="minorHAnsi"/>
                <w:sz w:val="18"/>
                <w:szCs w:val="20"/>
              </w:rPr>
            </w:pPr>
            <w:del w:id="1770" w:author="Alhabibi, Haider@Energy" w:date="2022-03-09T17:51:00Z">
              <w:r w:rsidRPr="005828AE" w:rsidDel="00777A58">
                <w:rPr>
                  <w:rFonts w:asciiTheme="minorHAnsi" w:hAnsiTheme="minorHAnsi" w:cstheme="minorHAnsi"/>
                  <w:sz w:val="18"/>
                  <w:szCs w:val="20"/>
                </w:rPr>
                <w:delText xml:space="preserve">Each central manifold has 15 feet or less of pipe between manifold and water heater </w:delText>
              </w:r>
            </w:del>
          </w:p>
        </w:tc>
      </w:tr>
      <w:tr w:rsidR="00AF2F78" w:rsidRPr="009E01FE" w:rsidDel="00777A58" w14:paraId="4F72B7AB" w14:textId="13432C31" w:rsidTr="00777A58">
        <w:trPr>
          <w:cantSplit/>
          <w:trHeight w:val="288"/>
          <w:tblHeader/>
          <w:del w:id="1771" w:author="Alhabibi, Haider@Energy" w:date="2022-03-09T17:51:00Z"/>
          <w:trPrChange w:id="1772" w:author="Alhabibi, Haider@Energy" w:date="2022-03-09T17:51:00Z">
            <w:trPr>
              <w:cantSplit/>
              <w:trHeight w:val="288"/>
              <w:tblHeader/>
            </w:trPr>
          </w:trPrChange>
        </w:trPr>
        <w:tc>
          <w:tcPr>
            <w:tcW w:w="626" w:type="dxa"/>
            <w:vAlign w:val="center"/>
            <w:tcPrChange w:id="1773" w:author="Alhabibi, Haider@Energy" w:date="2022-03-09T17:51:00Z">
              <w:tcPr>
                <w:tcW w:w="720" w:type="dxa"/>
                <w:vAlign w:val="center"/>
              </w:tcPr>
            </w:tcPrChange>
          </w:tcPr>
          <w:p w14:paraId="341A6458" w14:textId="50F24055" w:rsidR="00AF2F78" w:rsidRPr="005828AE" w:rsidDel="00777A58" w:rsidRDefault="00AF2F78" w:rsidP="00AF2F78">
            <w:pPr>
              <w:keepNext/>
              <w:keepLines/>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del w:id="1774" w:author="Alhabibi, Haider@Energy" w:date="2022-03-09T17:51:00Z"/>
                <w:rFonts w:asciiTheme="minorHAnsi" w:hAnsiTheme="minorHAnsi" w:cstheme="minorHAnsi"/>
                <w:sz w:val="18"/>
                <w:szCs w:val="20"/>
              </w:rPr>
            </w:pPr>
            <w:del w:id="1775" w:author="Alhabibi, Haider@Energy" w:date="2022-03-09T17:51:00Z">
              <w:r w:rsidRPr="005828AE" w:rsidDel="00777A58">
                <w:rPr>
                  <w:rFonts w:asciiTheme="minorHAnsi" w:hAnsiTheme="minorHAnsi" w:cstheme="minorHAnsi"/>
                  <w:sz w:val="18"/>
                  <w:szCs w:val="20"/>
                </w:rPr>
                <w:delText>02</w:delText>
              </w:r>
            </w:del>
          </w:p>
        </w:tc>
        <w:tc>
          <w:tcPr>
            <w:tcW w:w="10164" w:type="dxa"/>
            <w:vAlign w:val="center"/>
            <w:tcPrChange w:id="1776" w:author="Alhabibi, Haider@Energy" w:date="2022-03-09T17:51:00Z">
              <w:tcPr>
                <w:tcW w:w="13896" w:type="dxa"/>
                <w:vAlign w:val="center"/>
              </w:tcPr>
            </w:tcPrChange>
          </w:tcPr>
          <w:p w14:paraId="73885005" w14:textId="68515552" w:rsidR="00AF2F78" w:rsidRPr="005828AE" w:rsidDel="00777A58" w:rsidRDefault="00AF2F78" w:rsidP="00AF2F78">
            <w:pPr>
              <w:keepNext/>
              <w:keepLines/>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del w:id="1777" w:author="Alhabibi, Haider@Energy" w:date="2022-03-09T17:51:00Z"/>
                <w:rFonts w:asciiTheme="minorHAnsi" w:hAnsiTheme="minorHAnsi" w:cstheme="minorHAnsi"/>
                <w:sz w:val="18"/>
                <w:szCs w:val="20"/>
              </w:rPr>
            </w:pPr>
            <w:del w:id="1778" w:author="Alhabibi, Haider@Energy" w:date="2022-03-09T17:51:00Z">
              <w:r w:rsidRPr="005828AE" w:rsidDel="00777A58">
                <w:rPr>
                  <w:rFonts w:asciiTheme="minorHAnsi" w:hAnsiTheme="minorHAnsi" w:cstheme="minorHAnsi"/>
                  <w:sz w:val="18"/>
                  <w:szCs w:val="20"/>
                </w:rPr>
                <w:delText>For manifolds that include valves, the manifold must be readily accessible in accordance with the plumbing code. (RA 4.4.4)</w:delText>
              </w:r>
            </w:del>
          </w:p>
        </w:tc>
      </w:tr>
      <w:tr w:rsidR="00AF2F78" w:rsidRPr="009E01FE" w:rsidDel="00777A58" w14:paraId="72B935BA" w14:textId="432578A8" w:rsidTr="00777A58">
        <w:trPr>
          <w:cantSplit/>
          <w:trHeight w:val="288"/>
          <w:tblHeader/>
          <w:del w:id="1779" w:author="Alhabibi, Haider@Energy" w:date="2022-03-09T17:51:00Z"/>
          <w:trPrChange w:id="1780" w:author="Alhabibi, Haider@Energy" w:date="2022-03-09T17:51:00Z">
            <w:trPr>
              <w:cantSplit/>
              <w:trHeight w:val="288"/>
              <w:tblHeader/>
            </w:trPr>
          </w:trPrChange>
        </w:trPr>
        <w:tc>
          <w:tcPr>
            <w:tcW w:w="626" w:type="dxa"/>
            <w:vAlign w:val="center"/>
            <w:tcPrChange w:id="1781" w:author="Alhabibi, Haider@Energy" w:date="2022-03-09T17:51:00Z">
              <w:tcPr>
                <w:tcW w:w="720" w:type="dxa"/>
                <w:vAlign w:val="center"/>
              </w:tcPr>
            </w:tcPrChange>
          </w:tcPr>
          <w:p w14:paraId="7EFCEBAA" w14:textId="7A37728D" w:rsidR="00AF2F78" w:rsidRPr="005828AE" w:rsidDel="00777A58" w:rsidRDefault="00AF2F78" w:rsidP="00AF2F78">
            <w:pPr>
              <w:keepNext/>
              <w:keepLines/>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del w:id="1782" w:author="Alhabibi, Haider@Energy" w:date="2022-03-09T17:51:00Z"/>
                <w:rFonts w:asciiTheme="minorHAnsi" w:hAnsiTheme="minorHAnsi" w:cstheme="minorHAnsi"/>
                <w:sz w:val="18"/>
                <w:szCs w:val="20"/>
              </w:rPr>
            </w:pPr>
            <w:del w:id="1783" w:author="Alhabibi, Haider@Energy" w:date="2022-03-09T17:51:00Z">
              <w:r w:rsidRPr="005828AE" w:rsidDel="00777A58">
                <w:rPr>
                  <w:rFonts w:asciiTheme="minorHAnsi" w:hAnsiTheme="minorHAnsi" w:cstheme="minorHAnsi"/>
                  <w:sz w:val="18"/>
                  <w:szCs w:val="20"/>
                </w:rPr>
                <w:delText>03</w:delText>
              </w:r>
            </w:del>
          </w:p>
        </w:tc>
        <w:tc>
          <w:tcPr>
            <w:tcW w:w="10164" w:type="dxa"/>
            <w:vAlign w:val="center"/>
            <w:tcPrChange w:id="1784" w:author="Alhabibi, Haider@Energy" w:date="2022-03-09T17:51:00Z">
              <w:tcPr>
                <w:tcW w:w="13896" w:type="dxa"/>
                <w:vAlign w:val="center"/>
              </w:tcPr>
            </w:tcPrChange>
          </w:tcPr>
          <w:p w14:paraId="47E9E313" w14:textId="79440FF7" w:rsidR="00AF2F78" w:rsidRPr="005828AE" w:rsidDel="00777A58" w:rsidRDefault="00AF2F78" w:rsidP="00AF2F78">
            <w:pPr>
              <w:keepNext/>
              <w:keepLines/>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del w:id="1785" w:author="Alhabibi, Haider@Energy" w:date="2022-03-09T17:51:00Z"/>
                <w:rFonts w:asciiTheme="minorHAnsi" w:hAnsiTheme="minorHAnsi" w:cstheme="minorHAnsi"/>
                <w:sz w:val="18"/>
                <w:szCs w:val="20"/>
              </w:rPr>
            </w:pPr>
            <w:del w:id="1786" w:author="Alhabibi, Haider@Energy" w:date="2022-03-09T17:51:00Z">
              <w:r w:rsidRPr="005828AE" w:rsidDel="00777A58">
                <w:rPr>
                  <w:rFonts w:asciiTheme="minorHAnsi" w:hAnsiTheme="minorHAnsi" w:cstheme="minorHAnsi"/>
                  <w:sz w:val="18"/>
                  <w:szCs w:val="20"/>
                </w:rPr>
                <w:delText xml:space="preserve">Hot water distribution system piping from the manifold to the fixtures and appliances must take the most direct path. For instance, piping from a second story manifold cannot supply the first floor. </w:delText>
              </w:r>
            </w:del>
          </w:p>
        </w:tc>
      </w:tr>
      <w:tr w:rsidR="00AF2F78" w:rsidRPr="009E01FE" w:rsidDel="00777A58" w14:paraId="1BB95C7F" w14:textId="08F29EF4" w:rsidTr="00777A58">
        <w:trPr>
          <w:cantSplit/>
          <w:trHeight w:val="288"/>
          <w:tblHeader/>
          <w:del w:id="1787" w:author="Alhabibi, Haider@Energy" w:date="2022-03-09T17:51:00Z"/>
          <w:trPrChange w:id="1788" w:author="Alhabibi, Haider@Energy" w:date="2022-03-09T17:51:00Z">
            <w:trPr>
              <w:cantSplit/>
              <w:trHeight w:val="288"/>
              <w:tblHeader/>
            </w:trPr>
          </w:trPrChange>
        </w:trPr>
        <w:tc>
          <w:tcPr>
            <w:tcW w:w="626" w:type="dxa"/>
            <w:vAlign w:val="center"/>
            <w:tcPrChange w:id="1789" w:author="Alhabibi, Haider@Energy" w:date="2022-03-09T17:51:00Z">
              <w:tcPr>
                <w:tcW w:w="720" w:type="dxa"/>
                <w:vAlign w:val="center"/>
              </w:tcPr>
            </w:tcPrChange>
          </w:tcPr>
          <w:p w14:paraId="464F1B01" w14:textId="06B7A4C2" w:rsidR="00AF2F78" w:rsidRPr="005828AE" w:rsidDel="00777A58" w:rsidRDefault="00AF2F78" w:rsidP="00AF2F78">
            <w:pPr>
              <w:keepNext/>
              <w:keepLines/>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del w:id="1790" w:author="Alhabibi, Haider@Energy" w:date="2022-03-09T17:51:00Z"/>
                <w:rFonts w:asciiTheme="minorHAnsi" w:hAnsiTheme="minorHAnsi" w:cstheme="minorHAnsi"/>
                <w:sz w:val="18"/>
                <w:szCs w:val="20"/>
              </w:rPr>
            </w:pPr>
            <w:del w:id="1791" w:author="Alhabibi, Haider@Energy" w:date="2022-03-09T17:51:00Z">
              <w:r w:rsidRPr="005828AE" w:rsidDel="00777A58">
                <w:rPr>
                  <w:rFonts w:asciiTheme="minorHAnsi" w:hAnsiTheme="minorHAnsi" w:cstheme="minorHAnsi"/>
                  <w:sz w:val="18"/>
                  <w:szCs w:val="20"/>
                </w:rPr>
                <w:delText>04</w:delText>
              </w:r>
            </w:del>
          </w:p>
        </w:tc>
        <w:tc>
          <w:tcPr>
            <w:tcW w:w="10164" w:type="dxa"/>
            <w:vAlign w:val="center"/>
            <w:tcPrChange w:id="1792" w:author="Alhabibi, Haider@Energy" w:date="2022-03-09T17:51:00Z">
              <w:tcPr>
                <w:tcW w:w="13896" w:type="dxa"/>
                <w:vAlign w:val="center"/>
              </w:tcPr>
            </w:tcPrChange>
          </w:tcPr>
          <w:p w14:paraId="63CBC7B5" w14:textId="1E4645DB" w:rsidR="00AF2F78" w:rsidRPr="005828AE" w:rsidDel="00777A58" w:rsidRDefault="00AF2F78" w:rsidP="00AF2F78">
            <w:pPr>
              <w:keepNext/>
              <w:keepLines/>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del w:id="1793" w:author="Alhabibi, Haider@Energy" w:date="2022-03-09T17:51:00Z"/>
                <w:rFonts w:asciiTheme="minorHAnsi" w:hAnsiTheme="minorHAnsi" w:cstheme="minorHAnsi"/>
                <w:sz w:val="18"/>
                <w:szCs w:val="20"/>
              </w:rPr>
            </w:pPr>
            <w:del w:id="1794" w:author="Alhabibi, Haider@Energy" w:date="2022-03-09T17:51:00Z">
              <w:r w:rsidRPr="005828AE" w:rsidDel="00777A58">
                <w:rPr>
                  <w:rFonts w:asciiTheme="minorHAnsi" w:hAnsiTheme="minorHAnsi" w:cstheme="minorHAnsi"/>
                  <w:sz w:val="18"/>
                  <w:szCs w:val="20"/>
                </w:rPr>
                <w:delText xml:space="preserve">The hot water distribution piping must be separated by at least 2 inches from any other hot water supply piping, and at least 6 inches from any cold water supply piping. Alternatively, the hot water supply piping must be insulated to the thicknesses shown in TABLE 120.3-A. </w:delText>
              </w:r>
            </w:del>
          </w:p>
        </w:tc>
      </w:tr>
      <w:tr w:rsidR="00AF2F78" w:rsidRPr="00EE7957" w14:paraId="71159356" w14:textId="77777777" w:rsidTr="00777A58">
        <w:trPr>
          <w:trHeight w:hRule="exact" w:val="286"/>
          <w:tblHeader/>
          <w:trPrChange w:id="1795" w:author="Alhabibi, Haider@Energy" w:date="2022-03-09T17:51:00Z">
            <w:trPr>
              <w:trHeight w:hRule="exact" w:val="286"/>
              <w:tblHeader/>
            </w:trPr>
          </w:trPrChange>
        </w:trPr>
        <w:tc>
          <w:tcPr>
            <w:tcW w:w="10790" w:type="dxa"/>
            <w:gridSpan w:val="2"/>
            <w:tcBorders>
              <w:top w:val="single" w:sz="4" w:space="0" w:color="auto"/>
              <w:left w:val="single" w:sz="4" w:space="0" w:color="auto"/>
              <w:bottom w:val="single" w:sz="4" w:space="0" w:color="auto"/>
              <w:right w:val="single" w:sz="4" w:space="0" w:color="auto"/>
            </w:tcBorders>
            <w:vAlign w:val="center"/>
            <w:tcPrChange w:id="1796" w:author="Alhabibi, Haider@Energy" w:date="2022-03-09T17:51:00Z">
              <w:tcPr>
                <w:tcW w:w="14616" w:type="dxa"/>
                <w:gridSpan w:val="2"/>
                <w:tcBorders>
                  <w:top w:val="single" w:sz="4" w:space="0" w:color="auto"/>
                  <w:left w:val="single" w:sz="4" w:space="0" w:color="auto"/>
                  <w:bottom w:val="single" w:sz="4" w:space="0" w:color="auto"/>
                  <w:right w:val="single" w:sz="4" w:space="0" w:color="auto"/>
                </w:tcBorders>
                <w:vAlign w:val="center"/>
              </w:tcPr>
            </w:tcPrChange>
          </w:tcPr>
          <w:p w14:paraId="311E43A3" w14:textId="77777777" w:rsidR="00AF2F78" w:rsidRPr="005828AE" w:rsidRDefault="00AF2F78" w:rsidP="00AF2F78">
            <w:pPr>
              <w:spacing w:after="0" w:line="240" w:lineRule="auto"/>
              <w:rPr>
                <w:rFonts w:asciiTheme="minorHAnsi" w:hAnsiTheme="minorHAnsi" w:cstheme="minorHAnsi"/>
                <w:b/>
                <w:sz w:val="18"/>
                <w:szCs w:val="20"/>
              </w:rPr>
            </w:pPr>
            <w:r w:rsidRPr="005828AE">
              <w:rPr>
                <w:rFonts w:asciiTheme="minorHAnsi" w:eastAsiaTheme="minorEastAsia" w:hAnsiTheme="minorHAnsi" w:cstheme="minorHAnsi"/>
                <w:b/>
                <w:sz w:val="18"/>
                <w:szCs w:val="20"/>
              </w:rPr>
              <w:t>The responsible person’s signature on this compliance document affirms that all applicable requirements in this table have</w:t>
            </w:r>
            <w:r w:rsidRPr="005828AE">
              <w:rPr>
                <w:rFonts w:asciiTheme="minorHAnsi" w:hAnsiTheme="minorHAnsi" w:cstheme="minorHAnsi"/>
                <w:b/>
                <w:sz w:val="18"/>
                <w:szCs w:val="20"/>
              </w:rPr>
              <w:t xml:space="preserve"> been met.  </w:t>
            </w:r>
          </w:p>
        </w:tc>
      </w:tr>
    </w:tbl>
    <w:p w14:paraId="63C24340" w14:textId="77777777" w:rsidR="00AF2F78" w:rsidRPr="00B33DFF" w:rsidRDefault="00AF2F78" w:rsidP="00AF2F78">
      <w:pPr>
        <w:spacing w:after="0" w:line="240" w:lineRule="auto"/>
        <w:rPr>
          <w:rFonts w:asciiTheme="minorHAnsi" w:hAnsiTheme="minorHAnsi" w:cstheme="minorHAnsi"/>
          <w:b/>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Change w:id="1797" w:author="Alhabibi, Haider@Energy" w:date="2022-03-09T17:51:00Z">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PrChange>
      </w:tblPr>
      <w:tblGrid>
        <w:gridCol w:w="616"/>
        <w:gridCol w:w="10174"/>
        <w:tblGridChange w:id="1798">
          <w:tblGrid>
            <w:gridCol w:w="616"/>
            <w:gridCol w:w="10174"/>
          </w:tblGrid>
        </w:tblGridChange>
      </w:tblGrid>
      <w:tr w:rsidR="00AF2F78" w:rsidRPr="009E01FE" w14:paraId="78C01640" w14:textId="77777777" w:rsidTr="008D703C">
        <w:trPr>
          <w:cantSplit/>
          <w:trHeight w:val="144"/>
          <w:tblHeader/>
          <w:trPrChange w:id="1799" w:author="Alhabibi, Haider@Energy" w:date="2022-03-09T17:51:00Z">
            <w:trPr>
              <w:cantSplit/>
              <w:trHeight w:val="144"/>
              <w:tblHeader/>
            </w:trPr>
          </w:trPrChange>
        </w:trPr>
        <w:tc>
          <w:tcPr>
            <w:tcW w:w="10790" w:type="dxa"/>
            <w:gridSpan w:val="2"/>
            <w:tcBorders>
              <w:bottom w:val="single" w:sz="4" w:space="0" w:color="auto"/>
            </w:tcBorders>
            <w:tcPrChange w:id="1800" w:author="Alhabibi, Haider@Energy" w:date="2022-03-09T17:51:00Z">
              <w:tcPr>
                <w:tcW w:w="14616" w:type="dxa"/>
                <w:gridSpan w:val="2"/>
                <w:tcBorders>
                  <w:bottom w:val="single" w:sz="4" w:space="0" w:color="auto"/>
                </w:tcBorders>
              </w:tcPr>
            </w:tcPrChange>
          </w:tcPr>
          <w:p w14:paraId="2E9AD594" w14:textId="2D487A80" w:rsidR="00AF2F78" w:rsidRPr="00155D52" w:rsidRDefault="00B65824" w:rsidP="00AF2F7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Pr>
                <w:rFonts w:asciiTheme="minorHAnsi" w:hAnsiTheme="minorHAnsi" w:cstheme="minorHAnsi"/>
                <w:b/>
                <w:sz w:val="20"/>
                <w:szCs w:val="20"/>
              </w:rPr>
              <w:t>I</w:t>
            </w:r>
            <w:r w:rsidR="00AF2F78" w:rsidRPr="00F43FA8">
              <w:rPr>
                <w:rFonts w:asciiTheme="minorHAnsi" w:hAnsiTheme="minorHAnsi" w:cstheme="minorHAnsi"/>
                <w:b/>
                <w:sz w:val="20"/>
                <w:szCs w:val="20"/>
              </w:rPr>
              <w:t xml:space="preserve">. Point of Use </w:t>
            </w:r>
            <w:r w:rsidR="00AF2F78" w:rsidRPr="00396DD3">
              <w:rPr>
                <w:rFonts w:asciiTheme="minorHAnsi" w:hAnsiTheme="minorHAnsi" w:cstheme="minorHAnsi"/>
                <w:b/>
                <w:sz w:val="20"/>
                <w:szCs w:val="20"/>
              </w:rPr>
              <w:t>Requirements</w:t>
            </w:r>
            <w:r w:rsidR="00EB17C1" w:rsidRPr="00484154">
              <w:rPr>
                <w:rFonts w:asciiTheme="minorHAnsi" w:hAnsiTheme="minorHAnsi" w:cstheme="minorHAnsi"/>
                <w:b/>
                <w:sz w:val="20"/>
                <w:szCs w:val="20"/>
              </w:rPr>
              <w:t xml:space="preserve"> (POU) </w:t>
            </w:r>
            <w:r w:rsidR="00EB17C1" w:rsidRPr="00550C64">
              <w:rPr>
                <w:rFonts w:asciiTheme="minorHAnsi" w:hAnsiTheme="minorHAnsi" w:cstheme="minorHAnsi"/>
                <w:sz w:val="20"/>
                <w:szCs w:val="20"/>
              </w:rPr>
              <w:t>(RA4.4.5)</w:t>
            </w:r>
          </w:p>
          <w:p w14:paraId="46E3B884" w14:textId="22EDEFC5" w:rsidR="00550C64" w:rsidDel="008D703C" w:rsidRDefault="008D703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del w:id="1801" w:author="Alhabibi, Haider@Energy" w:date="2022-03-09T17:51:00Z"/>
                <w:rFonts w:asciiTheme="minorHAnsi" w:hAnsiTheme="minorHAnsi" w:cstheme="minorHAnsi"/>
                <w:sz w:val="18"/>
                <w:szCs w:val="20"/>
              </w:rPr>
            </w:pPr>
            <w:ins w:id="1802" w:author="Alhabibi, Haider@Energy" w:date="2022-03-09T17:51:00Z">
              <w:r>
                <w:rPr>
                  <w:sz w:val="18"/>
                  <w:szCs w:val="18"/>
                </w:rPr>
                <w:t>&lt;&lt;Static Text - see the top&gt;&gt;</w:t>
              </w:r>
            </w:ins>
            <w:del w:id="1803" w:author="Alhabibi, Haider@Energy" w:date="2022-03-09T17:51:00Z">
              <w:r w:rsidR="00AF2F78" w:rsidRPr="005828AE" w:rsidDel="008D703C">
                <w:rPr>
                  <w:rFonts w:asciiTheme="minorHAnsi" w:hAnsiTheme="minorHAnsi" w:cstheme="minorHAnsi"/>
                  <w:sz w:val="18"/>
                  <w:szCs w:val="20"/>
                </w:rPr>
                <w:delText>Systems that utilize this distribution type shall comply with these requirements</w:delText>
              </w:r>
              <w:r w:rsidR="00550C64" w:rsidDel="008D703C">
                <w:rPr>
                  <w:rFonts w:asciiTheme="minorHAnsi" w:hAnsiTheme="minorHAnsi" w:cstheme="minorHAnsi"/>
                  <w:sz w:val="18"/>
                  <w:szCs w:val="20"/>
                </w:rPr>
                <w:delText>.</w:delText>
              </w:r>
              <w:r w:rsidR="00A24C60" w:rsidRPr="005828AE" w:rsidDel="008D703C">
                <w:rPr>
                  <w:rFonts w:asciiTheme="minorHAnsi" w:hAnsiTheme="minorHAnsi" w:cstheme="minorHAnsi"/>
                  <w:sz w:val="18"/>
                  <w:szCs w:val="20"/>
                </w:rPr>
                <w:delText xml:space="preserve"> </w:delText>
              </w:r>
            </w:del>
          </w:p>
          <w:p w14:paraId="050054C1" w14:textId="68BDAB44" w:rsidR="00AF2F78" w:rsidRPr="000E1923" w:rsidRDefault="00A24C6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5828AE">
              <w:rPr>
                <w:rFonts w:asciiTheme="minorHAnsi" w:hAnsiTheme="minorHAnsi" w:cstheme="minorHAnsi"/>
                <w:sz w:val="18"/>
                <w:szCs w:val="20"/>
              </w:rPr>
              <w:t xml:space="preserve">&lt;&lt;If </w:t>
            </w:r>
            <w:r w:rsidR="00D454CC" w:rsidRPr="005828AE">
              <w:rPr>
                <w:rFonts w:asciiTheme="minorHAnsi" w:hAnsiTheme="minorHAnsi" w:cstheme="minorHAnsi"/>
                <w:sz w:val="18"/>
                <w:szCs w:val="20"/>
              </w:rPr>
              <w:t>A</w:t>
            </w:r>
            <w:r w:rsidRPr="005828AE">
              <w:rPr>
                <w:rFonts w:asciiTheme="minorHAnsi" w:hAnsiTheme="minorHAnsi" w:cstheme="minorHAnsi"/>
                <w:sz w:val="18"/>
                <w:szCs w:val="20"/>
              </w:rPr>
              <w:t>09</w:t>
            </w:r>
            <w:ins w:id="1804" w:author="Markstrum, Alexis@Energy" w:date="2021-10-21T11:51:00Z">
              <w:r w:rsidR="00AE53B4">
                <w:rPr>
                  <w:rFonts w:asciiTheme="minorHAnsi" w:hAnsiTheme="minorHAnsi" w:cstheme="minorHAnsi"/>
                  <w:sz w:val="18"/>
                  <w:szCs w:val="20"/>
                </w:rPr>
                <w:t xml:space="preserve"> or </w:t>
              </w:r>
              <w:del w:id="1805" w:author="Diane Pepetone" w:date="2022-01-13T20:14:00Z">
                <w:r w:rsidR="00AE53B4" w:rsidDel="00687480">
                  <w:rPr>
                    <w:rFonts w:asciiTheme="minorHAnsi" w:hAnsiTheme="minorHAnsi" w:cstheme="minorHAnsi"/>
                    <w:sz w:val="18"/>
                    <w:szCs w:val="20"/>
                  </w:rPr>
                  <w:delText>C</w:delText>
                </w:r>
              </w:del>
            </w:ins>
            <w:ins w:id="1806" w:author="Diane Pepetone" w:date="2022-01-13T20:14:00Z">
              <w:r w:rsidR="00687480">
                <w:rPr>
                  <w:rFonts w:asciiTheme="minorHAnsi" w:hAnsiTheme="minorHAnsi" w:cstheme="minorHAnsi"/>
                  <w:sz w:val="18"/>
                  <w:szCs w:val="20"/>
                </w:rPr>
                <w:t>A2-</w:t>
              </w:r>
            </w:ins>
            <w:ins w:id="1807" w:author="Markstrum, Alexis@Energy" w:date="2021-10-21T11:51:00Z">
              <w:r w:rsidR="00AE53B4">
                <w:rPr>
                  <w:rFonts w:asciiTheme="minorHAnsi" w:hAnsiTheme="minorHAnsi" w:cstheme="minorHAnsi"/>
                  <w:sz w:val="18"/>
                  <w:szCs w:val="20"/>
                </w:rPr>
                <w:t>07</w:t>
              </w:r>
            </w:ins>
            <w:r w:rsidRPr="005828AE">
              <w:rPr>
                <w:rFonts w:asciiTheme="minorHAnsi" w:hAnsiTheme="minorHAnsi" w:cstheme="minorHAnsi"/>
                <w:sz w:val="18"/>
                <w:szCs w:val="20"/>
              </w:rPr>
              <w:t xml:space="preserve"> = “Point of Use”, then display this entire table, else display “s</w:t>
            </w:r>
            <w:r w:rsidR="005D460E" w:rsidRPr="005828AE">
              <w:rPr>
                <w:rFonts w:asciiTheme="minorHAnsi" w:hAnsiTheme="minorHAnsi" w:cstheme="minorHAnsi"/>
                <w:sz w:val="18"/>
                <w:szCs w:val="20"/>
              </w:rPr>
              <w:t>ection does not apply" message</w:t>
            </w:r>
            <w:r w:rsidRPr="005828AE">
              <w:rPr>
                <w:rFonts w:asciiTheme="minorHAnsi" w:hAnsiTheme="minorHAnsi" w:cstheme="minorHAnsi"/>
                <w:sz w:val="18"/>
                <w:szCs w:val="20"/>
              </w:rPr>
              <w:t>&gt;&gt;</w:t>
            </w:r>
          </w:p>
        </w:tc>
      </w:tr>
      <w:tr w:rsidR="00AF2F78" w:rsidRPr="009E01FE" w:rsidDel="008D703C" w14:paraId="7F648FFE" w14:textId="10873D3F" w:rsidTr="008D703C">
        <w:trPr>
          <w:cantSplit/>
          <w:trHeight w:val="144"/>
          <w:tblHeader/>
          <w:del w:id="1808" w:author="Alhabibi, Haider@Energy" w:date="2022-03-09T17:51:00Z"/>
          <w:trPrChange w:id="1809" w:author="Alhabibi, Haider@Energy" w:date="2022-03-09T17:51:00Z">
            <w:trPr>
              <w:cantSplit/>
              <w:trHeight w:val="144"/>
              <w:tblHeader/>
            </w:trPr>
          </w:trPrChange>
        </w:trPr>
        <w:tc>
          <w:tcPr>
            <w:tcW w:w="616" w:type="dxa"/>
            <w:vAlign w:val="center"/>
            <w:tcPrChange w:id="1810" w:author="Alhabibi, Haider@Energy" w:date="2022-03-09T17:51:00Z">
              <w:tcPr>
                <w:tcW w:w="720" w:type="dxa"/>
                <w:vAlign w:val="center"/>
              </w:tcPr>
            </w:tcPrChange>
          </w:tcPr>
          <w:p w14:paraId="7C22808B" w14:textId="403FC673" w:rsidR="00AF2F78" w:rsidRPr="00136321" w:rsidDel="008D703C" w:rsidRDefault="00AF2F78" w:rsidP="00AF2F78">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del w:id="1811" w:author="Alhabibi, Haider@Energy" w:date="2022-03-09T17:51:00Z"/>
                <w:rFonts w:asciiTheme="minorHAnsi" w:hAnsiTheme="minorHAnsi" w:cstheme="minorHAnsi"/>
                <w:sz w:val="20"/>
                <w:szCs w:val="20"/>
              </w:rPr>
            </w:pPr>
            <w:del w:id="1812" w:author="Alhabibi, Haider@Energy" w:date="2022-03-09T17:51:00Z">
              <w:r w:rsidRPr="005828AE" w:rsidDel="008D703C">
                <w:rPr>
                  <w:rFonts w:asciiTheme="minorHAnsi" w:hAnsiTheme="minorHAnsi" w:cstheme="minorHAnsi"/>
                  <w:sz w:val="18"/>
                  <w:szCs w:val="20"/>
                </w:rPr>
                <w:delText>01</w:delText>
              </w:r>
            </w:del>
          </w:p>
        </w:tc>
        <w:tc>
          <w:tcPr>
            <w:tcW w:w="10174" w:type="dxa"/>
            <w:tcPrChange w:id="1813" w:author="Alhabibi, Haider@Energy" w:date="2022-03-09T17:51:00Z">
              <w:tcPr>
                <w:tcW w:w="13896" w:type="dxa"/>
              </w:tcPr>
            </w:tcPrChange>
          </w:tcPr>
          <w:p w14:paraId="52AA58E5" w14:textId="77017A37" w:rsidR="00AF2F78" w:rsidRPr="005828AE" w:rsidDel="008D703C" w:rsidRDefault="00AF2F78" w:rsidP="00AF2F78">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del w:id="1814" w:author="Alhabibi, Haider@Energy" w:date="2022-03-09T17:51:00Z"/>
                <w:rFonts w:asciiTheme="minorHAnsi" w:hAnsiTheme="minorHAnsi" w:cstheme="minorHAnsi"/>
                <w:sz w:val="18"/>
                <w:szCs w:val="20"/>
              </w:rPr>
            </w:pPr>
            <w:del w:id="1815" w:author="Alhabibi, Haider@Energy" w:date="2022-03-09T17:51:00Z">
              <w:r w:rsidRPr="005828AE" w:rsidDel="008D703C">
                <w:rPr>
                  <w:rFonts w:asciiTheme="minorHAnsi" w:hAnsiTheme="minorHAnsi" w:cstheme="minorHAnsi"/>
                  <w:sz w:val="18"/>
                  <w:szCs w:val="20"/>
                </w:rPr>
                <w:delText>All hot water supply pipe run lengths are equal to or less than the maximum values shown below, based on the pipe diameter.   If a combination of piping is used in a single run</w:delText>
              </w:r>
              <w:r w:rsidR="005D460E" w:rsidRPr="005828AE" w:rsidDel="008D703C">
                <w:rPr>
                  <w:rFonts w:asciiTheme="minorHAnsi" w:hAnsiTheme="minorHAnsi" w:cstheme="minorHAnsi"/>
                  <w:sz w:val="18"/>
                  <w:szCs w:val="20"/>
                </w:rPr>
                <w:delText>,</w:delText>
              </w:r>
              <w:r w:rsidRPr="005828AE" w:rsidDel="008D703C">
                <w:rPr>
                  <w:rFonts w:asciiTheme="minorHAnsi" w:hAnsiTheme="minorHAnsi" w:cstheme="minorHAnsi"/>
                  <w:sz w:val="18"/>
                  <w:szCs w:val="20"/>
                </w:rPr>
                <w:delText xml:space="preserve"> then one half the allowed length of each size is the maximum installed length.</w:delText>
              </w:r>
            </w:del>
          </w:p>
          <w:p w14:paraId="6C212188" w14:textId="22745847" w:rsidR="00AF2F78" w:rsidRPr="005828AE" w:rsidDel="008D703C" w:rsidRDefault="00AF2F78" w:rsidP="00AF2F78">
            <w:pPr>
              <w:pStyle w:val="TableTitle"/>
              <w:suppressAutoHyphens w:val="0"/>
              <w:spacing w:before="0"/>
              <w:rPr>
                <w:del w:id="1816" w:author="Alhabibi, Haider@Energy" w:date="2022-03-09T17:51:00Z"/>
                <w:rFonts w:asciiTheme="minorHAnsi" w:eastAsia="Calibri" w:hAnsiTheme="minorHAnsi" w:cstheme="minorHAnsi"/>
                <w:i w:val="0"/>
                <w:sz w:val="18"/>
              </w:rPr>
            </w:pPr>
            <w:del w:id="1817" w:author="Alhabibi, Haider@Energy" w:date="2022-03-09T17:51:00Z">
              <w:r w:rsidRPr="005828AE" w:rsidDel="008D703C">
                <w:rPr>
                  <w:rFonts w:asciiTheme="minorHAnsi" w:eastAsia="Calibri" w:hAnsiTheme="minorHAnsi" w:cstheme="minorHAnsi"/>
                  <w:i w:val="0"/>
                  <w:sz w:val="18"/>
                </w:rPr>
                <w:delText>The maximum allowed length of piping for the longest run terminating in:</w:delText>
              </w:r>
            </w:del>
          </w:p>
          <w:p w14:paraId="602DB07D" w14:textId="0C38924B" w:rsidR="00AF2F78" w:rsidRPr="005828AE" w:rsidDel="008D703C" w:rsidRDefault="00AF2F78" w:rsidP="00AF2F78">
            <w:pPr>
              <w:pStyle w:val="TableTitle"/>
              <w:spacing w:before="0"/>
              <w:ind w:firstLine="432"/>
              <w:rPr>
                <w:del w:id="1818" w:author="Alhabibi, Haider@Energy" w:date="2022-03-09T17:51:00Z"/>
                <w:rFonts w:asciiTheme="minorHAnsi" w:eastAsia="Calibri" w:hAnsiTheme="minorHAnsi" w:cstheme="minorHAnsi"/>
                <w:i w:val="0"/>
                <w:sz w:val="18"/>
              </w:rPr>
            </w:pPr>
            <w:del w:id="1819" w:author="Alhabibi, Haider@Energy" w:date="2022-03-09T17:51:00Z">
              <w:r w:rsidRPr="005828AE" w:rsidDel="008D703C">
                <w:rPr>
                  <w:rFonts w:asciiTheme="minorHAnsi" w:eastAsia="Calibri" w:hAnsiTheme="minorHAnsi" w:cstheme="minorHAnsi"/>
                  <w:i w:val="0"/>
                  <w:sz w:val="18"/>
                </w:rPr>
                <w:delText>3/8 inch - For only one pipe size - max length allowed is 15 feet</w:delText>
              </w:r>
            </w:del>
          </w:p>
          <w:p w14:paraId="53D8A671" w14:textId="4FE63976" w:rsidR="00AF2F78" w:rsidRPr="005828AE" w:rsidDel="008D703C" w:rsidRDefault="009116CD" w:rsidP="009116CD">
            <w:pPr>
              <w:pStyle w:val="TableTitle"/>
              <w:spacing w:before="0"/>
              <w:ind w:left="1164" w:hanging="192"/>
              <w:rPr>
                <w:del w:id="1820" w:author="Alhabibi, Haider@Energy" w:date="2022-03-09T17:51:00Z"/>
                <w:rFonts w:asciiTheme="minorHAnsi" w:eastAsia="Calibri" w:hAnsiTheme="minorHAnsi" w:cstheme="minorHAnsi"/>
                <w:i w:val="0"/>
                <w:sz w:val="18"/>
              </w:rPr>
            </w:pPr>
            <w:del w:id="1821" w:author="Alhabibi, Haider@Energy" w:date="2022-03-09T17:51:00Z">
              <w:r w:rsidDel="008D703C">
                <w:rPr>
                  <w:rFonts w:asciiTheme="minorHAnsi" w:eastAsia="Calibri" w:hAnsiTheme="minorHAnsi" w:cstheme="minorHAnsi"/>
                  <w:i w:val="0"/>
                  <w:sz w:val="18"/>
                </w:rPr>
                <w:delText xml:space="preserve"> </w:delText>
              </w:r>
              <w:r w:rsidR="00AF2F78" w:rsidRPr="005828AE" w:rsidDel="008D703C">
                <w:rPr>
                  <w:rFonts w:asciiTheme="minorHAnsi" w:eastAsia="Calibri" w:hAnsiTheme="minorHAnsi" w:cstheme="minorHAnsi"/>
                  <w:i w:val="0"/>
                  <w:sz w:val="18"/>
                </w:rPr>
                <w:delText xml:space="preserve">    For combination pipe sizes the max allowed length of 3/8</w:delText>
              </w:r>
              <w:r w:rsidR="005D460E" w:rsidRPr="005828AE" w:rsidDel="008D703C">
                <w:rPr>
                  <w:rFonts w:asciiTheme="minorHAnsi" w:eastAsia="Calibri" w:hAnsiTheme="minorHAnsi" w:cstheme="minorHAnsi"/>
                  <w:i w:val="0"/>
                  <w:sz w:val="18"/>
                </w:rPr>
                <w:delText>-</w:delText>
              </w:r>
              <w:r w:rsidR="00AF2F78" w:rsidRPr="005828AE" w:rsidDel="008D703C">
                <w:rPr>
                  <w:rFonts w:asciiTheme="minorHAnsi" w:eastAsia="Calibri" w:hAnsiTheme="minorHAnsi" w:cstheme="minorHAnsi"/>
                  <w:i w:val="0"/>
                  <w:sz w:val="18"/>
                </w:rPr>
                <w:delText xml:space="preserve">inch piping is 7.5 feet, of </w:delText>
              </w:r>
              <w:r w:rsidDel="008D703C">
                <w:rPr>
                  <w:rFonts w:asciiTheme="minorHAnsi" w:eastAsia="Calibri" w:hAnsiTheme="minorHAnsi" w:cstheme="minorHAnsi"/>
                  <w:i w:val="0"/>
                  <w:sz w:val="18"/>
                </w:rPr>
                <w:delText>1/2</w:delText>
              </w:r>
              <w:r w:rsidR="00AF2F78" w:rsidRPr="005828AE" w:rsidDel="008D703C">
                <w:rPr>
                  <w:rFonts w:asciiTheme="minorHAnsi" w:eastAsia="Calibri" w:hAnsiTheme="minorHAnsi" w:cstheme="minorHAnsi"/>
                  <w:i w:val="0"/>
                  <w:sz w:val="18"/>
                </w:rPr>
                <w:delText xml:space="preserve"> inch piping is 5 feet, and </w:delText>
              </w:r>
              <w:r w:rsidDel="008D703C">
                <w:rPr>
                  <w:rFonts w:asciiTheme="minorHAnsi" w:eastAsia="Calibri" w:hAnsiTheme="minorHAnsi" w:cstheme="minorHAnsi"/>
                  <w:i w:val="0"/>
                  <w:sz w:val="18"/>
                </w:rPr>
                <w:delText>3/4</w:delText>
              </w:r>
              <w:r w:rsidR="00AF2F78" w:rsidRPr="005828AE" w:rsidDel="008D703C">
                <w:rPr>
                  <w:rFonts w:asciiTheme="minorHAnsi" w:eastAsia="Calibri" w:hAnsiTheme="minorHAnsi" w:cstheme="minorHAnsi"/>
                  <w:i w:val="0"/>
                  <w:sz w:val="18"/>
                </w:rPr>
                <w:delText xml:space="preserve"> inch piping is 2.5 feet.</w:delText>
              </w:r>
            </w:del>
          </w:p>
          <w:p w14:paraId="03CEA9B1" w14:textId="0C655E95" w:rsidR="00AF2F78" w:rsidRPr="005828AE" w:rsidDel="008D703C" w:rsidRDefault="009116CD" w:rsidP="00AF2F78">
            <w:pPr>
              <w:pStyle w:val="TableTitle"/>
              <w:spacing w:before="0"/>
              <w:ind w:firstLine="432"/>
              <w:rPr>
                <w:del w:id="1822" w:author="Alhabibi, Haider@Energy" w:date="2022-03-09T17:51:00Z"/>
                <w:rFonts w:asciiTheme="minorHAnsi" w:eastAsia="Calibri" w:hAnsiTheme="minorHAnsi" w:cstheme="minorHAnsi"/>
                <w:i w:val="0"/>
                <w:sz w:val="18"/>
              </w:rPr>
            </w:pPr>
            <w:del w:id="1823" w:author="Alhabibi, Haider@Energy" w:date="2022-03-09T17:51:00Z">
              <w:r w:rsidDel="008D703C">
                <w:rPr>
                  <w:rFonts w:asciiTheme="minorHAnsi" w:eastAsia="Calibri" w:hAnsiTheme="minorHAnsi" w:cstheme="minorHAnsi"/>
                  <w:i w:val="0"/>
                  <w:sz w:val="18"/>
                </w:rPr>
                <w:delText>1/2</w:delText>
              </w:r>
              <w:r w:rsidR="00AF2F78" w:rsidRPr="005828AE" w:rsidDel="008D703C">
                <w:rPr>
                  <w:rFonts w:asciiTheme="minorHAnsi" w:eastAsia="Calibri" w:hAnsiTheme="minorHAnsi" w:cstheme="minorHAnsi"/>
                  <w:i w:val="0"/>
                  <w:sz w:val="18"/>
                </w:rPr>
                <w:delText xml:space="preserve"> inch - For only one pipe size – max length allowed is 10 feet</w:delText>
              </w:r>
            </w:del>
          </w:p>
          <w:p w14:paraId="2A509FAD" w14:textId="6BB9D086" w:rsidR="00AF2F78" w:rsidRPr="005828AE" w:rsidDel="008D703C" w:rsidRDefault="00AF2F78" w:rsidP="009116CD">
            <w:pPr>
              <w:pStyle w:val="TableTitle"/>
              <w:tabs>
                <w:tab w:val="left" w:pos="1260"/>
              </w:tabs>
              <w:spacing w:before="0"/>
              <w:ind w:left="1260" w:hanging="186"/>
              <w:rPr>
                <w:del w:id="1824" w:author="Alhabibi, Haider@Energy" w:date="2022-03-09T17:51:00Z"/>
                <w:rFonts w:asciiTheme="minorHAnsi" w:eastAsia="Calibri" w:hAnsiTheme="minorHAnsi" w:cstheme="minorHAnsi"/>
                <w:i w:val="0"/>
                <w:sz w:val="18"/>
              </w:rPr>
            </w:pPr>
            <w:del w:id="1825" w:author="Alhabibi, Haider@Energy" w:date="2022-03-09T17:51:00Z">
              <w:r w:rsidRPr="005828AE" w:rsidDel="008D703C">
                <w:rPr>
                  <w:rFonts w:asciiTheme="minorHAnsi" w:eastAsia="Calibri" w:hAnsiTheme="minorHAnsi" w:cstheme="minorHAnsi"/>
                  <w:i w:val="0"/>
                  <w:sz w:val="18"/>
                </w:rPr>
                <w:delText xml:space="preserve"> </w:delText>
              </w:r>
              <w:r w:rsidR="009116CD" w:rsidDel="008D703C">
                <w:rPr>
                  <w:rFonts w:asciiTheme="minorHAnsi" w:eastAsia="Calibri" w:hAnsiTheme="minorHAnsi" w:cstheme="minorHAnsi"/>
                  <w:i w:val="0"/>
                  <w:sz w:val="18"/>
                </w:rPr>
                <w:delText xml:space="preserve"> </w:delText>
              </w:r>
              <w:r w:rsidRPr="005828AE" w:rsidDel="008D703C">
                <w:rPr>
                  <w:rFonts w:asciiTheme="minorHAnsi" w:eastAsia="Calibri" w:hAnsiTheme="minorHAnsi" w:cstheme="minorHAnsi"/>
                  <w:i w:val="0"/>
                  <w:sz w:val="18"/>
                </w:rPr>
                <w:delText xml:space="preserve">For combination pipe sizes the allowed length of </w:delText>
              </w:r>
              <w:r w:rsidR="009116CD" w:rsidDel="008D703C">
                <w:rPr>
                  <w:rFonts w:asciiTheme="minorHAnsi" w:eastAsia="Calibri" w:hAnsiTheme="minorHAnsi" w:cstheme="minorHAnsi"/>
                  <w:i w:val="0"/>
                  <w:sz w:val="18"/>
                </w:rPr>
                <w:delText>1/2</w:delText>
              </w:r>
              <w:r w:rsidRPr="005828AE" w:rsidDel="008D703C">
                <w:rPr>
                  <w:rFonts w:asciiTheme="minorHAnsi" w:eastAsia="Calibri" w:hAnsiTheme="minorHAnsi" w:cstheme="minorHAnsi"/>
                  <w:i w:val="0"/>
                  <w:sz w:val="18"/>
                </w:rPr>
                <w:delText xml:space="preserve"> inch piping is 5 feet, and </w:delText>
              </w:r>
              <w:r w:rsidR="009116CD" w:rsidDel="008D703C">
                <w:rPr>
                  <w:rFonts w:asciiTheme="minorHAnsi" w:eastAsia="Calibri" w:hAnsiTheme="minorHAnsi" w:cstheme="minorHAnsi"/>
                  <w:i w:val="0"/>
                  <w:sz w:val="18"/>
                </w:rPr>
                <w:delText>3/4</w:delText>
              </w:r>
              <w:r w:rsidRPr="005828AE" w:rsidDel="008D703C">
                <w:rPr>
                  <w:rFonts w:asciiTheme="minorHAnsi" w:eastAsia="Calibri" w:hAnsiTheme="minorHAnsi" w:cstheme="minorHAnsi"/>
                  <w:i w:val="0"/>
                  <w:sz w:val="18"/>
                </w:rPr>
                <w:delText xml:space="preserve"> inch piping is 2.5 feet.</w:delText>
              </w:r>
            </w:del>
          </w:p>
          <w:p w14:paraId="192018D0" w14:textId="60F7766E" w:rsidR="00AF2F78" w:rsidRPr="00CE7952" w:rsidDel="008D703C" w:rsidRDefault="009116CD" w:rsidP="00AF2F78">
            <w:pPr>
              <w:pStyle w:val="TableTitle"/>
              <w:spacing w:before="0"/>
              <w:ind w:firstLine="432"/>
              <w:rPr>
                <w:del w:id="1826" w:author="Alhabibi, Haider@Energy" w:date="2022-03-09T17:51:00Z"/>
                <w:rFonts w:asciiTheme="minorHAnsi" w:hAnsiTheme="minorHAnsi" w:cstheme="minorHAnsi"/>
              </w:rPr>
            </w:pPr>
            <w:del w:id="1827" w:author="Alhabibi, Haider@Energy" w:date="2022-03-09T17:51:00Z">
              <w:r w:rsidDel="008D703C">
                <w:rPr>
                  <w:rFonts w:asciiTheme="minorHAnsi" w:hAnsiTheme="minorHAnsi" w:cstheme="minorHAnsi"/>
                  <w:i w:val="0"/>
                  <w:sz w:val="18"/>
                </w:rPr>
                <w:delText>3/4</w:delText>
              </w:r>
              <w:r w:rsidR="00AF2F78" w:rsidRPr="005828AE" w:rsidDel="008D703C">
                <w:rPr>
                  <w:rFonts w:asciiTheme="minorHAnsi" w:hAnsiTheme="minorHAnsi" w:cstheme="minorHAnsi"/>
                  <w:i w:val="0"/>
                  <w:sz w:val="18"/>
                </w:rPr>
                <w:delText xml:space="preserve"> inch - For only one pipe size = 5 feet</w:delText>
              </w:r>
            </w:del>
          </w:p>
        </w:tc>
      </w:tr>
      <w:tr w:rsidR="00AF2F78" w:rsidRPr="009E01FE" w14:paraId="03ECA402" w14:textId="77777777" w:rsidTr="008D703C">
        <w:trPr>
          <w:cantSplit/>
          <w:trHeight w:val="144"/>
          <w:tblHeader/>
          <w:trPrChange w:id="1828" w:author="Alhabibi, Haider@Energy" w:date="2022-03-09T17:51:00Z">
            <w:trPr>
              <w:cantSplit/>
              <w:trHeight w:val="144"/>
              <w:tblHeader/>
            </w:trPr>
          </w:trPrChange>
        </w:trPr>
        <w:tc>
          <w:tcPr>
            <w:tcW w:w="10790" w:type="dxa"/>
            <w:gridSpan w:val="2"/>
            <w:tcBorders>
              <w:top w:val="single" w:sz="4" w:space="0" w:color="000000"/>
              <w:left w:val="single" w:sz="4" w:space="0" w:color="000000"/>
              <w:bottom w:val="single" w:sz="4" w:space="0" w:color="auto"/>
              <w:right w:val="single" w:sz="4" w:space="0" w:color="000000"/>
            </w:tcBorders>
            <w:vAlign w:val="center"/>
            <w:tcPrChange w:id="1829" w:author="Alhabibi, Haider@Energy" w:date="2022-03-09T17:51:00Z">
              <w:tcPr>
                <w:tcW w:w="14616" w:type="dxa"/>
                <w:gridSpan w:val="2"/>
                <w:tcBorders>
                  <w:top w:val="single" w:sz="4" w:space="0" w:color="000000"/>
                  <w:left w:val="single" w:sz="4" w:space="0" w:color="000000"/>
                  <w:bottom w:val="single" w:sz="4" w:space="0" w:color="auto"/>
                  <w:right w:val="single" w:sz="4" w:space="0" w:color="000000"/>
                </w:tcBorders>
                <w:vAlign w:val="center"/>
              </w:tcPr>
            </w:tcPrChange>
          </w:tcPr>
          <w:p w14:paraId="4FF4F876" w14:textId="77777777" w:rsidR="00AF2F78" w:rsidRPr="00CE7952" w:rsidRDefault="00AF2F78" w:rsidP="00AF2F7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5828AE">
              <w:rPr>
                <w:rFonts w:asciiTheme="minorHAnsi" w:eastAsiaTheme="minorEastAsia" w:hAnsiTheme="minorHAnsi" w:cstheme="minorHAnsi"/>
                <w:b/>
                <w:sz w:val="18"/>
                <w:szCs w:val="20"/>
              </w:rPr>
              <w:t>The responsible person’s signature on this compliance document affirms that all applicable requirements in this table have been met.</w:t>
            </w:r>
            <w:r w:rsidRPr="005828AE">
              <w:rPr>
                <w:rFonts w:asciiTheme="minorHAnsi" w:hAnsiTheme="minorHAnsi" w:cstheme="minorHAnsi"/>
                <w:b/>
                <w:sz w:val="18"/>
                <w:szCs w:val="20"/>
              </w:rPr>
              <w:t xml:space="preserve"> </w:t>
            </w:r>
          </w:p>
        </w:tc>
      </w:tr>
    </w:tbl>
    <w:p w14:paraId="6DAC2E58" w14:textId="5521AF9D" w:rsidR="00E12EE4" w:rsidRPr="005828AE" w:rsidRDefault="00E12EE4" w:rsidP="00AF2F78">
      <w:pPr>
        <w:spacing w:after="0" w:line="240" w:lineRule="auto"/>
        <w:rPr>
          <w:rFonts w:asciiTheme="minorHAnsi" w:hAnsiTheme="minorHAnsi" w:cstheme="minorHAnsi"/>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25"/>
        <w:gridCol w:w="10165"/>
      </w:tblGrid>
      <w:tr w:rsidR="00E12EE4" w:rsidRPr="009E01FE" w14:paraId="6E97D67F" w14:textId="77777777" w:rsidTr="00E12EE4">
        <w:trPr>
          <w:trHeight w:val="144"/>
          <w:tblHeader/>
        </w:trPr>
        <w:tc>
          <w:tcPr>
            <w:tcW w:w="10790" w:type="dxa"/>
            <w:gridSpan w:val="2"/>
            <w:tcBorders>
              <w:bottom w:val="single" w:sz="4" w:space="0" w:color="auto"/>
            </w:tcBorders>
          </w:tcPr>
          <w:p w14:paraId="40A65AC3" w14:textId="3C5F5694" w:rsidR="00E12EE4" w:rsidRPr="00396DD3" w:rsidRDefault="00B65824" w:rsidP="00E12EE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Pr>
                <w:rFonts w:asciiTheme="minorHAnsi" w:hAnsiTheme="minorHAnsi" w:cstheme="minorHAnsi"/>
                <w:b/>
                <w:sz w:val="20"/>
                <w:szCs w:val="20"/>
              </w:rPr>
              <w:t>J</w:t>
            </w:r>
            <w:r w:rsidR="00E12EE4" w:rsidRPr="00136321">
              <w:rPr>
                <w:rFonts w:asciiTheme="minorHAnsi" w:hAnsiTheme="minorHAnsi" w:cstheme="minorHAnsi"/>
                <w:b/>
                <w:sz w:val="20"/>
                <w:szCs w:val="20"/>
              </w:rPr>
              <w:t xml:space="preserve">. </w:t>
            </w:r>
            <w:r w:rsidR="00F354B8">
              <w:rPr>
                <w:rFonts w:asciiTheme="minorHAnsi" w:hAnsiTheme="minorHAnsi" w:cstheme="minorHAnsi"/>
                <w:b/>
                <w:sz w:val="20"/>
                <w:szCs w:val="20"/>
              </w:rPr>
              <w:t xml:space="preserve">Mandatory </w:t>
            </w:r>
            <w:r w:rsidR="00E12EE4" w:rsidRPr="00136321">
              <w:rPr>
                <w:rFonts w:asciiTheme="minorHAnsi" w:hAnsiTheme="minorHAnsi" w:cstheme="minorHAnsi"/>
                <w:b/>
                <w:sz w:val="20"/>
                <w:szCs w:val="20"/>
              </w:rPr>
              <w:t xml:space="preserve">Requirements </w:t>
            </w:r>
            <w:r w:rsidR="00F354B8">
              <w:rPr>
                <w:rFonts w:asciiTheme="minorHAnsi" w:hAnsiTheme="minorHAnsi" w:cstheme="minorHAnsi"/>
                <w:b/>
                <w:sz w:val="20"/>
                <w:szCs w:val="20"/>
              </w:rPr>
              <w:t xml:space="preserve">for all </w:t>
            </w:r>
            <w:r w:rsidR="00F354B8" w:rsidRPr="00136321">
              <w:rPr>
                <w:rFonts w:asciiTheme="minorHAnsi" w:hAnsiTheme="minorHAnsi" w:cstheme="minorHAnsi"/>
                <w:b/>
                <w:sz w:val="20"/>
                <w:szCs w:val="20"/>
              </w:rPr>
              <w:t xml:space="preserve">Recirculation System </w:t>
            </w:r>
            <w:r w:rsidR="00E12EE4" w:rsidRPr="00136321">
              <w:rPr>
                <w:rFonts w:asciiTheme="minorHAnsi" w:hAnsiTheme="minorHAnsi" w:cstheme="minorHAnsi"/>
                <w:b/>
                <w:sz w:val="20"/>
                <w:szCs w:val="20"/>
              </w:rPr>
              <w:t>(RA4.4.</w:t>
            </w:r>
            <w:r w:rsidR="00EB17C1" w:rsidRPr="00F43FA8">
              <w:rPr>
                <w:rFonts w:asciiTheme="minorHAnsi" w:hAnsiTheme="minorHAnsi" w:cstheme="minorHAnsi"/>
                <w:b/>
                <w:sz w:val="20"/>
                <w:szCs w:val="20"/>
              </w:rPr>
              <w:t>7</w:t>
            </w:r>
            <w:r w:rsidR="00E12EE4" w:rsidRPr="00F43FA8">
              <w:rPr>
                <w:rFonts w:asciiTheme="minorHAnsi" w:hAnsiTheme="minorHAnsi" w:cstheme="minorHAnsi"/>
                <w:b/>
                <w:sz w:val="20"/>
                <w:szCs w:val="20"/>
              </w:rPr>
              <w:t>)</w:t>
            </w:r>
          </w:p>
          <w:p w14:paraId="1855F98A" w14:textId="5AB4F020" w:rsidR="00550C64" w:rsidDel="008D703C" w:rsidRDefault="008D703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del w:id="1830" w:author="Alhabibi, Haider@Energy" w:date="2022-03-09T17:52:00Z"/>
                <w:rFonts w:asciiTheme="minorHAnsi" w:hAnsiTheme="minorHAnsi" w:cstheme="minorHAnsi"/>
                <w:sz w:val="18"/>
                <w:szCs w:val="20"/>
              </w:rPr>
            </w:pPr>
            <w:ins w:id="1831" w:author="Alhabibi, Haider@Energy" w:date="2022-03-09T17:52:00Z">
              <w:r>
                <w:rPr>
                  <w:sz w:val="18"/>
                  <w:szCs w:val="18"/>
                </w:rPr>
                <w:t>&lt;&lt;Static Text - see the top&gt;&gt;</w:t>
              </w:r>
            </w:ins>
            <w:del w:id="1832" w:author="Alhabibi, Haider@Energy" w:date="2022-03-09T17:52:00Z">
              <w:r w:rsidR="00E12EE4" w:rsidRPr="005828AE" w:rsidDel="008D703C">
                <w:rPr>
                  <w:rFonts w:asciiTheme="minorHAnsi" w:hAnsiTheme="minorHAnsi" w:cstheme="minorHAnsi"/>
                  <w:sz w:val="18"/>
                  <w:szCs w:val="20"/>
                </w:rPr>
                <w:delText xml:space="preserve">Systems that utilize </w:delText>
              </w:r>
              <w:r w:rsidR="009116CD" w:rsidDel="008D703C">
                <w:rPr>
                  <w:rFonts w:asciiTheme="minorHAnsi" w:hAnsiTheme="minorHAnsi" w:cstheme="minorHAnsi"/>
                  <w:sz w:val="18"/>
                  <w:szCs w:val="20"/>
                </w:rPr>
                <w:delText>a recirculation system</w:delText>
              </w:r>
              <w:r w:rsidR="00E12EE4" w:rsidRPr="005828AE" w:rsidDel="008D703C">
                <w:rPr>
                  <w:rFonts w:asciiTheme="minorHAnsi" w:hAnsiTheme="minorHAnsi" w:cstheme="minorHAnsi"/>
                  <w:sz w:val="18"/>
                  <w:szCs w:val="20"/>
                </w:rPr>
                <w:delText xml:space="preserve"> shall comply with these requirements.</w:delText>
              </w:r>
              <w:r w:rsidR="00A24C60" w:rsidRPr="005828AE" w:rsidDel="008D703C">
                <w:rPr>
                  <w:rFonts w:asciiTheme="minorHAnsi" w:hAnsiTheme="minorHAnsi" w:cstheme="minorHAnsi"/>
                  <w:sz w:val="18"/>
                  <w:szCs w:val="20"/>
                </w:rPr>
                <w:delText xml:space="preserve">  </w:delText>
              </w:r>
            </w:del>
          </w:p>
          <w:p w14:paraId="48F4B385" w14:textId="170C7F0A" w:rsidR="00E12EE4" w:rsidRPr="00155D52" w:rsidRDefault="00A24C6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5828AE">
              <w:rPr>
                <w:rFonts w:asciiTheme="minorHAnsi" w:hAnsiTheme="minorHAnsi" w:cstheme="minorHAnsi"/>
                <w:sz w:val="18"/>
                <w:szCs w:val="20"/>
              </w:rPr>
              <w:t xml:space="preserve">&lt;&lt;If </w:t>
            </w:r>
            <w:r w:rsidR="00D454CC" w:rsidRPr="005828AE">
              <w:rPr>
                <w:rFonts w:asciiTheme="minorHAnsi" w:hAnsiTheme="minorHAnsi" w:cstheme="minorHAnsi"/>
                <w:sz w:val="18"/>
                <w:szCs w:val="20"/>
              </w:rPr>
              <w:t>A</w:t>
            </w:r>
            <w:r w:rsidRPr="005828AE">
              <w:rPr>
                <w:rFonts w:asciiTheme="minorHAnsi" w:hAnsiTheme="minorHAnsi" w:cstheme="minorHAnsi"/>
                <w:sz w:val="18"/>
                <w:szCs w:val="20"/>
              </w:rPr>
              <w:t xml:space="preserve">09 </w:t>
            </w:r>
            <w:ins w:id="1833" w:author="Markstrum, Alexis@Energy" w:date="2021-10-21T11:51:00Z">
              <w:r w:rsidR="00AE53B4">
                <w:rPr>
                  <w:rFonts w:asciiTheme="minorHAnsi" w:hAnsiTheme="minorHAnsi" w:cstheme="minorHAnsi"/>
                  <w:sz w:val="18"/>
                  <w:szCs w:val="20"/>
                </w:rPr>
                <w:t xml:space="preserve">or </w:t>
              </w:r>
              <w:del w:id="1834" w:author="Diane Pepetone" w:date="2022-01-13T20:15:00Z">
                <w:r w:rsidR="00AE53B4" w:rsidDel="00687480">
                  <w:rPr>
                    <w:rFonts w:asciiTheme="minorHAnsi" w:hAnsiTheme="minorHAnsi" w:cstheme="minorHAnsi"/>
                    <w:sz w:val="18"/>
                    <w:szCs w:val="20"/>
                  </w:rPr>
                  <w:delText>C</w:delText>
                </w:r>
              </w:del>
            </w:ins>
            <w:ins w:id="1835" w:author="Diane Pepetone" w:date="2022-01-13T20:15:00Z">
              <w:r w:rsidR="00687480">
                <w:rPr>
                  <w:rFonts w:asciiTheme="minorHAnsi" w:hAnsiTheme="minorHAnsi" w:cstheme="minorHAnsi"/>
                  <w:sz w:val="18"/>
                  <w:szCs w:val="20"/>
                </w:rPr>
                <w:t>A2-</w:t>
              </w:r>
            </w:ins>
            <w:ins w:id="1836" w:author="Markstrum, Alexis@Energy" w:date="2021-10-21T11:51:00Z">
              <w:r w:rsidR="00AE53B4">
                <w:rPr>
                  <w:rFonts w:asciiTheme="minorHAnsi" w:hAnsiTheme="minorHAnsi" w:cstheme="minorHAnsi"/>
                  <w:sz w:val="18"/>
                  <w:szCs w:val="20"/>
                </w:rPr>
                <w:t xml:space="preserve">07 </w:t>
              </w:r>
            </w:ins>
            <w:r w:rsidRPr="005828AE">
              <w:rPr>
                <w:rFonts w:asciiTheme="minorHAnsi" w:hAnsiTheme="minorHAnsi" w:cstheme="minorHAnsi"/>
                <w:sz w:val="18"/>
                <w:szCs w:val="20"/>
              </w:rPr>
              <w:t>= “Recirculation System Non-Demand Control</w:t>
            </w:r>
            <w:r w:rsidR="00EE7957">
              <w:rPr>
                <w:rFonts w:asciiTheme="minorHAnsi" w:hAnsiTheme="minorHAnsi" w:cstheme="minorHAnsi"/>
                <w:sz w:val="18"/>
                <w:szCs w:val="20"/>
              </w:rPr>
              <w:t>”</w:t>
            </w:r>
            <w:r w:rsidRPr="005828AE">
              <w:rPr>
                <w:rFonts w:asciiTheme="minorHAnsi" w:hAnsiTheme="minorHAnsi" w:cstheme="minorHAnsi"/>
                <w:sz w:val="18"/>
                <w:szCs w:val="20"/>
              </w:rPr>
              <w:t xml:space="preserve">, </w:t>
            </w:r>
            <w:r w:rsidR="00EE7957">
              <w:rPr>
                <w:rFonts w:asciiTheme="minorHAnsi" w:hAnsiTheme="minorHAnsi" w:cstheme="minorHAnsi"/>
                <w:sz w:val="18"/>
                <w:szCs w:val="20"/>
              </w:rPr>
              <w:t>“</w:t>
            </w:r>
            <w:r w:rsidRPr="005828AE">
              <w:rPr>
                <w:rFonts w:asciiTheme="minorHAnsi" w:hAnsiTheme="minorHAnsi" w:cstheme="minorHAnsi"/>
                <w:sz w:val="18"/>
                <w:szCs w:val="20"/>
              </w:rPr>
              <w:t>Demand Recirculation Manual Control</w:t>
            </w:r>
            <w:r w:rsidR="00EE7957">
              <w:rPr>
                <w:rFonts w:asciiTheme="minorHAnsi" w:hAnsiTheme="minorHAnsi" w:cstheme="minorHAnsi"/>
                <w:sz w:val="18"/>
                <w:szCs w:val="20"/>
              </w:rPr>
              <w:t>”</w:t>
            </w:r>
            <w:r w:rsidRPr="005828AE">
              <w:rPr>
                <w:rFonts w:asciiTheme="minorHAnsi" w:hAnsiTheme="minorHAnsi" w:cstheme="minorHAnsi"/>
                <w:sz w:val="18"/>
                <w:szCs w:val="20"/>
              </w:rPr>
              <w:t xml:space="preserve">, or </w:t>
            </w:r>
            <w:r w:rsidR="00EE7957">
              <w:rPr>
                <w:rFonts w:asciiTheme="minorHAnsi" w:hAnsiTheme="minorHAnsi" w:cstheme="minorHAnsi"/>
                <w:sz w:val="18"/>
                <w:szCs w:val="20"/>
              </w:rPr>
              <w:t>“</w:t>
            </w:r>
            <w:r w:rsidRPr="005828AE">
              <w:rPr>
                <w:rFonts w:asciiTheme="minorHAnsi" w:hAnsiTheme="minorHAnsi" w:cstheme="minorHAnsi"/>
                <w:sz w:val="18"/>
                <w:szCs w:val="20"/>
              </w:rPr>
              <w:t>Demand Recirculation Sensor Control”, then display this entire table, else display “s</w:t>
            </w:r>
            <w:r w:rsidR="005D460E" w:rsidRPr="005828AE">
              <w:rPr>
                <w:rFonts w:asciiTheme="minorHAnsi" w:hAnsiTheme="minorHAnsi" w:cstheme="minorHAnsi"/>
                <w:sz w:val="18"/>
                <w:szCs w:val="20"/>
              </w:rPr>
              <w:t>ection does not apply" message</w:t>
            </w:r>
            <w:r w:rsidRPr="005828AE">
              <w:rPr>
                <w:rFonts w:asciiTheme="minorHAnsi" w:hAnsiTheme="minorHAnsi" w:cstheme="minorHAnsi"/>
                <w:sz w:val="18"/>
                <w:szCs w:val="20"/>
              </w:rPr>
              <w:t>&gt;&gt;</w:t>
            </w:r>
          </w:p>
        </w:tc>
      </w:tr>
      <w:tr w:rsidR="00E12EE4" w:rsidRPr="009E01FE" w:rsidDel="008D703C" w14:paraId="7A2A3B40" w14:textId="3855CE23" w:rsidTr="005828AE">
        <w:trPr>
          <w:trHeight w:val="144"/>
          <w:tblHeader/>
          <w:del w:id="1837" w:author="Alhabibi, Haider@Energy" w:date="2022-03-09T17:52:00Z"/>
        </w:trPr>
        <w:tc>
          <w:tcPr>
            <w:tcW w:w="625" w:type="dxa"/>
            <w:vAlign w:val="center"/>
          </w:tcPr>
          <w:p w14:paraId="520CB687" w14:textId="2200E239" w:rsidR="00E12EE4" w:rsidRPr="005828AE" w:rsidDel="008D703C" w:rsidRDefault="00E12EE4" w:rsidP="00E12EE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del w:id="1838" w:author="Alhabibi, Haider@Energy" w:date="2022-03-09T17:52:00Z"/>
                <w:rFonts w:asciiTheme="minorHAnsi" w:hAnsiTheme="minorHAnsi" w:cstheme="minorHAnsi"/>
                <w:sz w:val="18"/>
                <w:szCs w:val="20"/>
              </w:rPr>
            </w:pPr>
            <w:del w:id="1839" w:author="Alhabibi, Haider@Energy" w:date="2022-03-09T17:52:00Z">
              <w:r w:rsidRPr="005828AE" w:rsidDel="008D703C">
                <w:rPr>
                  <w:rFonts w:asciiTheme="minorHAnsi" w:hAnsiTheme="minorHAnsi" w:cstheme="minorHAnsi"/>
                  <w:sz w:val="18"/>
                  <w:szCs w:val="20"/>
                </w:rPr>
                <w:delText>01</w:delText>
              </w:r>
            </w:del>
          </w:p>
        </w:tc>
        <w:tc>
          <w:tcPr>
            <w:tcW w:w="10165" w:type="dxa"/>
            <w:vAlign w:val="center"/>
          </w:tcPr>
          <w:p w14:paraId="4CC34491" w14:textId="14EBE250" w:rsidR="00E12EE4" w:rsidRPr="005828AE" w:rsidDel="008D703C" w:rsidRDefault="00E12EE4" w:rsidP="00E12EE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del w:id="1840" w:author="Alhabibi, Haider@Energy" w:date="2022-03-09T17:52:00Z"/>
                <w:rFonts w:asciiTheme="minorHAnsi" w:hAnsiTheme="minorHAnsi" w:cstheme="minorHAnsi"/>
                <w:sz w:val="18"/>
                <w:szCs w:val="20"/>
              </w:rPr>
            </w:pPr>
            <w:del w:id="1841" w:author="Alhabibi, Haider@Energy" w:date="2022-03-09T17:52:00Z">
              <w:r w:rsidRPr="005828AE" w:rsidDel="008D703C">
                <w:rPr>
                  <w:rFonts w:asciiTheme="minorHAnsi" w:hAnsiTheme="minorHAnsi" w:cstheme="minorHAnsi"/>
                  <w:sz w:val="18"/>
                  <w:szCs w:val="20"/>
                </w:rPr>
                <w:delText>A check valve located between the recirculation pump and the water heater to prevent unintentional recirculation.</w:delText>
              </w:r>
            </w:del>
          </w:p>
        </w:tc>
      </w:tr>
      <w:tr w:rsidR="00E12EE4" w:rsidRPr="009E01FE" w:rsidDel="008D703C" w14:paraId="6EB33228" w14:textId="52B136ED" w:rsidTr="005828AE">
        <w:trPr>
          <w:trHeight w:val="144"/>
          <w:tblHeader/>
          <w:del w:id="1842" w:author="Alhabibi, Haider@Energy" w:date="2022-03-09T17:52:00Z"/>
        </w:trPr>
        <w:tc>
          <w:tcPr>
            <w:tcW w:w="625" w:type="dxa"/>
            <w:vAlign w:val="center"/>
          </w:tcPr>
          <w:p w14:paraId="412FF884" w14:textId="63E24FFA" w:rsidR="00E12EE4" w:rsidRPr="005828AE" w:rsidDel="008D703C" w:rsidRDefault="00E12EE4" w:rsidP="00E12EE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del w:id="1843" w:author="Alhabibi, Haider@Energy" w:date="2022-03-09T17:52:00Z"/>
                <w:rFonts w:asciiTheme="minorHAnsi" w:hAnsiTheme="minorHAnsi" w:cstheme="minorHAnsi"/>
                <w:sz w:val="18"/>
                <w:szCs w:val="20"/>
              </w:rPr>
            </w:pPr>
            <w:del w:id="1844" w:author="Alhabibi, Haider@Energy" w:date="2022-03-09T17:52:00Z">
              <w:r w:rsidRPr="005828AE" w:rsidDel="008D703C">
                <w:rPr>
                  <w:rFonts w:asciiTheme="minorHAnsi" w:hAnsiTheme="minorHAnsi" w:cstheme="minorHAnsi"/>
                  <w:sz w:val="18"/>
                  <w:szCs w:val="20"/>
                </w:rPr>
                <w:delText>02</w:delText>
              </w:r>
            </w:del>
          </w:p>
        </w:tc>
        <w:tc>
          <w:tcPr>
            <w:tcW w:w="10165" w:type="dxa"/>
            <w:vAlign w:val="center"/>
          </w:tcPr>
          <w:p w14:paraId="685DB9F1" w14:textId="265CD702" w:rsidR="00E12EE4" w:rsidRPr="005828AE" w:rsidDel="008D703C" w:rsidRDefault="00E12EE4" w:rsidP="00E12EE4">
            <w:pPr>
              <w:keepNext/>
              <w:spacing w:after="0" w:line="240" w:lineRule="auto"/>
              <w:jc w:val="both"/>
              <w:rPr>
                <w:del w:id="1845" w:author="Alhabibi, Haider@Energy" w:date="2022-03-09T17:52:00Z"/>
                <w:rFonts w:asciiTheme="minorHAnsi" w:hAnsiTheme="minorHAnsi" w:cstheme="minorHAnsi"/>
                <w:sz w:val="18"/>
                <w:szCs w:val="20"/>
              </w:rPr>
            </w:pPr>
            <w:del w:id="1846" w:author="Alhabibi, Haider@Energy" w:date="2022-03-09T17:52:00Z">
              <w:r w:rsidRPr="005828AE" w:rsidDel="008D703C">
                <w:rPr>
                  <w:rFonts w:asciiTheme="minorHAnsi" w:hAnsiTheme="minorHAnsi" w:cstheme="minorHAnsi"/>
                  <w:sz w:val="18"/>
                  <w:szCs w:val="20"/>
                </w:rPr>
                <w:delText>Piping must take most</w:delText>
              </w:r>
              <w:r w:rsidR="009116CD" w:rsidDel="008D703C">
                <w:rPr>
                  <w:rFonts w:asciiTheme="minorHAnsi" w:hAnsiTheme="minorHAnsi" w:cstheme="minorHAnsi"/>
                  <w:sz w:val="18"/>
                  <w:szCs w:val="20"/>
                </w:rPr>
                <w:delText xml:space="preserve"> the</w:delText>
              </w:r>
              <w:r w:rsidRPr="005828AE" w:rsidDel="008D703C">
                <w:rPr>
                  <w:rFonts w:asciiTheme="minorHAnsi" w:hAnsiTheme="minorHAnsi" w:cstheme="minorHAnsi"/>
                  <w:sz w:val="18"/>
                  <w:szCs w:val="20"/>
                </w:rPr>
                <w:delText xml:space="preserve"> direct path between water heater and fixtures.</w:delText>
              </w:r>
            </w:del>
          </w:p>
        </w:tc>
      </w:tr>
      <w:tr w:rsidR="00C672E8" w:rsidRPr="009E01FE" w:rsidDel="008D703C" w14:paraId="3A24F6EE" w14:textId="3EB77192" w:rsidTr="00F50C2D">
        <w:trPr>
          <w:trHeight w:val="144"/>
          <w:tblHeader/>
          <w:del w:id="1847" w:author="Alhabibi, Haider@Energy" w:date="2022-03-09T17:52:00Z"/>
        </w:trPr>
        <w:tc>
          <w:tcPr>
            <w:tcW w:w="625" w:type="dxa"/>
            <w:vAlign w:val="center"/>
          </w:tcPr>
          <w:p w14:paraId="5F95F1D7" w14:textId="35895840" w:rsidR="00C672E8" w:rsidRPr="005828AE" w:rsidDel="008D703C" w:rsidRDefault="00C672E8" w:rsidP="00C672E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del w:id="1848" w:author="Alhabibi, Haider@Energy" w:date="2022-03-09T17:52:00Z"/>
                <w:rFonts w:asciiTheme="minorHAnsi" w:hAnsiTheme="minorHAnsi" w:cstheme="minorHAnsi"/>
                <w:sz w:val="18"/>
                <w:szCs w:val="20"/>
              </w:rPr>
            </w:pPr>
            <w:del w:id="1849" w:author="Alhabibi, Haider@Energy" w:date="2022-03-09T17:52:00Z">
              <w:r w:rsidRPr="005828AE" w:rsidDel="008D703C">
                <w:rPr>
                  <w:rFonts w:cstheme="minorHAnsi"/>
                  <w:sz w:val="18"/>
                  <w:szCs w:val="20"/>
                </w:rPr>
                <w:delText>03</w:delText>
              </w:r>
            </w:del>
          </w:p>
        </w:tc>
        <w:tc>
          <w:tcPr>
            <w:tcW w:w="10165" w:type="dxa"/>
            <w:vAlign w:val="center"/>
          </w:tcPr>
          <w:p w14:paraId="166BA1A5" w14:textId="59D7968C" w:rsidR="00C672E8" w:rsidRPr="005828AE" w:rsidDel="008D703C" w:rsidRDefault="00C672E8" w:rsidP="00C672E8">
            <w:pPr>
              <w:keepNext/>
              <w:spacing w:after="0" w:line="240" w:lineRule="auto"/>
              <w:jc w:val="both"/>
              <w:rPr>
                <w:del w:id="1850" w:author="Alhabibi, Haider@Energy" w:date="2022-03-09T17:52:00Z"/>
                <w:rFonts w:asciiTheme="minorHAnsi" w:hAnsiTheme="minorHAnsi" w:cstheme="minorHAnsi"/>
                <w:sz w:val="18"/>
                <w:szCs w:val="20"/>
              </w:rPr>
            </w:pPr>
            <w:del w:id="1851" w:author="Alhabibi, Haider@Energy" w:date="2022-03-09T17:52:00Z">
              <w:r w:rsidRPr="005828AE" w:rsidDel="008D703C">
                <w:rPr>
                  <w:rFonts w:cstheme="minorHAnsi"/>
                  <w:sz w:val="18"/>
                  <w:szCs w:val="20"/>
                </w:rPr>
                <w:delText xml:space="preserve">Insulation is not required on the cold water line when it is used as the return. </w:delText>
              </w:r>
            </w:del>
          </w:p>
        </w:tc>
      </w:tr>
      <w:tr w:rsidR="00C672E8" w:rsidRPr="009E01FE" w:rsidDel="008D703C" w14:paraId="440415F8" w14:textId="63397F68" w:rsidTr="00F50C2D">
        <w:trPr>
          <w:trHeight w:val="144"/>
          <w:tblHeader/>
          <w:del w:id="1852" w:author="Alhabibi, Haider@Energy" w:date="2022-03-09T17:52:00Z"/>
        </w:trPr>
        <w:tc>
          <w:tcPr>
            <w:tcW w:w="625" w:type="dxa"/>
            <w:vAlign w:val="center"/>
          </w:tcPr>
          <w:p w14:paraId="1A10EBE5" w14:textId="17B20D5F" w:rsidR="00C672E8" w:rsidRPr="005828AE" w:rsidDel="008D703C" w:rsidRDefault="00C672E8" w:rsidP="00C672E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del w:id="1853" w:author="Alhabibi, Haider@Energy" w:date="2022-03-09T17:52:00Z"/>
                <w:rFonts w:asciiTheme="minorHAnsi" w:hAnsiTheme="minorHAnsi" w:cstheme="minorHAnsi"/>
                <w:sz w:val="18"/>
                <w:szCs w:val="20"/>
              </w:rPr>
            </w:pPr>
            <w:del w:id="1854" w:author="Alhabibi, Haider@Energy" w:date="2022-03-09T17:52:00Z">
              <w:r w:rsidRPr="005828AE" w:rsidDel="008D703C">
                <w:rPr>
                  <w:rFonts w:cstheme="minorHAnsi"/>
                  <w:sz w:val="18"/>
                  <w:szCs w:val="20"/>
                </w:rPr>
                <w:delText>04</w:delText>
              </w:r>
            </w:del>
          </w:p>
        </w:tc>
        <w:tc>
          <w:tcPr>
            <w:tcW w:w="10165" w:type="dxa"/>
            <w:vAlign w:val="center"/>
          </w:tcPr>
          <w:p w14:paraId="1636811E" w14:textId="6F4FCB5C" w:rsidR="00C672E8" w:rsidRPr="005828AE" w:rsidDel="008D703C" w:rsidRDefault="00C672E8" w:rsidP="00C672E8">
            <w:pPr>
              <w:keepNext/>
              <w:spacing w:after="0" w:line="240" w:lineRule="auto"/>
              <w:jc w:val="both"/>
              <w:rPr>
                <w:del w:id="1855" w:author="Alhabibi, Haider@Energy" w:date="2022-03-09T17:52:00Z"/>
                <w:rFonts w:asciiTheme="minorHAnsi" w:hAnsiTheme="minorHAnsi" w:cstheme="minorHAnsi"/>
                <w:sz w:val="18"/>
                <w:szCs w:val="20"/>
              </w:rPr>
            </w:pPr>
            <w:del w:id="1856" w:author="Alhabibi, Haider@Energy" w:date="2022-03-09T17:52:00Z">
              <w:r w:rsidRPr="005828AE" w:rsidDel="008D703C">
                <w:rPr>
                  <w:rFonts w:asciiTheme="minorHAnsi" w:hAnsiTheme="minorHAnsi" w:cstheme="minorHAnsi"/>
                  <w:sz w:val="18"/>
                  <w:szCs w:val="20"/>
                </w:rPr>
                <w:delText>If more than one loop</w:delText>
              </w:r>
              <w:r w:rsidR="009116CD" w:rsidDel="008D703C">
                <w:rPr>
                  <w:rFonts w:asciiTheme="minorHAnsi" w:hAnsiTheme="minorHAnsi" w:cstheme="minorHAnsi"/>
                  <w:sz w:val="18"/>
                  <w:szCs w:val="20"/>
                </w:rPr>
                <w:delText xml:space="preserve"> is</w:delText>
              </w:r>
              <w:r w:rsidRPr="005828AE" w:rsidDel="008D703C">
                <w:rPr>
                  <w:rFonts w:asciiTheme="minorHAnsi" w:hAnsiTheme="minorHAnsi" w:cstheme="minorHAnsi"/>
                  <w:sz w:val="18"/>
                  <w:szCs w:val="20"/>
                </w:rPr>
                <w:delText xml:space="preserve"> installed each loop shall have its own pump and controls.</w:delText>
              </w:r>
            </w:del>
          </w:p>
        </w:tc>
      </w:tr>
      <w:tr w:rsidR="00C672E8" w:rsidRPr="009E01FE" w14:paraId="4612150C" w14:textId="77777777" w:rsidTr="00E12EE4">
        <w:trPr>
          <w:trHeight w:val="144"/>
          <w:tblHeader/>
        </w:trPr>
        <w:tc>
          <w:tcPr>
            <w:tcW w:w="10790" w:type="dxa"/>
            <w:gridSpan w:val="2"/>
            <w:vAlign w:val="center"/>
          </w:tcPr>
          <w:p w14:paraId="6B98200A" w14:textId="7DB66642" w:rsidR="00C672E8" w:rsidRPr="00CE7952" w:rsidRDefault="00C672E8" w:rsidP="00C672E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20"/>
              </w:rPr>
            </w:pPr>
            <w:r w:rsidRPr="005828AE">
              <w:rPr>
                <w:rFonts w:asciiTheme="minorHAnsi" w:eastAsiaTheme="minorEastAsia" w:hAnsiTheme="minorHAnsi" w:cstheme="minorHAnsi"/>
                <w:b/>
                <w:sz w:val="18"/>
                <w:szCs w:val="20"/>
              </w:rPr>
              <w:t>The responsible person’s signature on this compliance document affirms that all applicable requirements in this table have been met</w:t>
            </w:r>
            <w:r w:rsidR="00EE7957">
              <w:rPr>
                <w:rFonts w:asciiTheme="minorHAnsi" w:eastAsiaTheme="minorEastAsia" w:hAnsiTheme="minorHAnsi" w:cstheme="minorHAnsi"/>
                <w:b/>
                <w:sz w:val="18"/>
                <w:szCs w:val="20"/>
              </w:rPr>
              <w:t>.</w:t>
            </w:r>
          </w:p>
        </w:tc>
      </w:tr>
    </w:tbl>
    <w:p w14:paraId="085B0BEE" w14:textId="38DC2910" w:rsidR="00E12EE4" w:rsidRPr="008B40BE" w:rsidRDefault="00E12EE4" w:rsidP="00AF2F78">
      <w:pPr>
        <w:spacing w:after="0" w:line="240" w:lineRule="auto"/>
        <w:rPr>
          <w:rFonts w:asciiTheme="minorHAnsi" w:hAnsiTheme="minorHAnsi" w:cstheme="minorHAnsi"/>
          <w:sz w:val="14"/>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31"/>
        <w:gridCol w:w="10159"/>
      </w:tblGrid>
      <w:tr w:rsidR="00AF2F78" w:rsidRPr="009E01FE" w14:paraId="15F159B5" w14:textId="77777777" w:rsidTr="005828AE">
        <w:trPr>
          <w:trHeight w:val="288"/>
          <w:tblHeader/>
        </w:trPr>
        <w:tc>
          <w:tcPr>
            <w:tcW w:w="10790" w:type="dxa"/>
            <w:gridSpan w:val="2"/>
            <w:tcBorders>
              <w:top w:val="single" w:sz="4" w:space="0" w:color="auto"/>
              <w:left w:val="single" w:sz="4" w:space="0" w:color="auto"/>
              <w:bottom w:val="single" w:sz="4" w:space="0" w:color="auto"/>
              <w:right w:val="single" w:sz="4" w:space="0" w:color="auto"/>
            </w:tcBorders>
            <w:vAlign w:val="center"/>
          </w:tcPr>
          <w:p w14:paraId="2A39009A" w14:textId="4F568BAA" w:rsidR="00AF2F78" w:rsidRPr="00396DD3" w:rsidRDefault="00B65824" w:rsidP="00AF2F78">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20"/>
              </w:rPr>
            </w:pPr>
            <w:r>
              <w:rPr>
                <w:rFonts w:asciiTheme="minorHAnsi" w:hAnsiTheme="minorHAnsi" w:cstheme="minorHAnsi"/>
                <w:b/>
                <w:sz w:val="20"/>
                <w:szCs w:val="20"/>
              </w:rPr>
              <w:lastRenderedPageBreak/>
              <w:t>K</w:t>
            </w:r>
            <w:r w:rsidR="00AF2F78" w:rsidRPr="00F43FA8">
              <w:rPr>
                <w:rFonts w:asciiTheme="minorHAnsi" w:hAnsiTheme="minorHAnsi" w:cstheme="minorHAnsi"/>
                <w:b/>
                <w:sz w:val="20"/>
                <w:szCs w:val="20"/>
              </w:rPr>
              <w:t>. Recirculation Non-Demand Controls Requirements</w:t>
            </w:r>
            <w:r w:rsidR="00EB17C1" w:rsidRPr="00F43FA8">
              <w:rPr>
                <w:rFonts w:asciiTheme="minorHAnsi" w:hAnsiTheme="minorHAnsi" w:cstheme="minorHAnsi"/>
                <w:b/>
                <w:sz w:val="20"/>
                <w:szCs w:val="20"/>
              </w:rPr>
              <w:t xml:space="preserve"> (R-ND) (RA4.4.8)</w:t>
            </w:r>
          </w:p>
          <w:p w14:paraId="11F05797" w14:textId="6C925221" w:rsidR="00550C64" w:rsidDel="008D703C" w:rsidRDefault="008D703C" w:rsidP="00A24C6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del w:id="1857" w:author="Alhabibi, Haider@Energy" w:date="2022-03-09T17:52:00Z"/>
                <w:rFonts w:asciiTheme="minorHAnsi" w:hAnsiTheme="minorHAnsi" w:cstheme="minorHAnsi"/>
                <w:sz w:val="18"/>
                <w:szCs w:val="20"/>
              </w:rPr>
            </w:pPr>
            <w:ins w:id="1858" w:author="Alhabibi, Haider@Energy" w:date="2022-03-09T17:52:00Z">
              <w:r>
                <w:rPr>
                  <w:sz w:val="18"/>
                  <w:szCs w:val="18"/>
                </w:rPr>
                <w:t>&lt;&lt;Static Text - see the top&gt;&gt;</w:t>
              </w:r>
            </w:ins>
            <w:del w:id="1859" w:author="Alhabibi, Haider@Energy" w:date="2022-03-09T17:52:00Z">
              <w:r w:rsidR="00AF2F78" w:rsidRPr="005828AE" w:rsidDel="008D703C">
                <w:rPr>
                  <w:rFonts w:asciiTheme="minorHAnsi" w:hAnsiTheme="minorHAnsi" w:cstheme="minorHAnsi"/>
                  <w:sz w:val="18"/>
                  <w:szCs w:val="20"/>
                </w:rPr>
                <w:delText>Systems that utilize this distribution type shall comply with these requirements.</w:delText>
              </w:r>
              <w:r w:rsidR="00A24C60" w:rsidRPr="005828AE" w:rsidDel="008D703C">
                <w:rPr>
                  <w:rFonts w:asciiTheme="minorHAnsi" w:hAnsiTheme="minorHAnsi" w:cstheme="minorHAnsi"/>
                  <w:sz w:val="18"/>
                  <w:szCs w:val="20"/>
                </w:rPr>
                <w:delText xml:space="preserve">  </w:delText>
              </w:r>
            </w:del>
          </w:p>
          <w:p w14:paraId="49A6900F" w14:textId="3FCF1B23" w:rsidR="00AF2F78" w:rsidRPr="00155D52" w:rsidRDefault="00A24C60" w:rsidP="00550C6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5828AE">
              <w:rPr>
                <w:rFonts w:asciiTheme="minorHAnsi" w:hAnsiTheme="minorHAnsi" w:cstheme="minorHAnsi"/>
                <w:sz w:val="18"/>
                <w:szCs w:val="20"/>
              </w:rPr>
              <w:t xml:space="preserve">&lt;&lt;If </w:t>
            </w:r>
            <w:r w:rsidR="00D454CC" w:rsidRPr="005828AE">
              <w:rPr>
                <w:rFonts w:asciiTheme="minorHAnsi" w:hAnsiTheme="minorHAnsi" w:cstheme="minorHAnsi"/>
                <w:sz w:val="18"/>
                <w:szCs w:val="20"/>
              </w:rPr>
              <w:t>A</w:t>
            </w:r>
            <w:r w:rsidRPr="005828AE">
              <w:rPr>
                <w:rFonts w:asciiTheme="minorHAnsi" w:hAnsiTheme="minorHAnsi" w:cstheme="minorHAnsi"/>
                <w:sz w:val="18"/>
                <w:szCs w:val="20"/>
              </w:rPr>
              <w:t xml:space="preserve">09 </w:t>
            </w:r>
            <w:ins w:id="1860" w:author="Markstrum, Alexis@Energy" w:date="2021-10-21T11:51:00Z">
              <w:r w:rsidR="00AE53B4">
                <w:rPr>
                  <w:rFonts w:asciiTheme="minorHAnsi" w:hAnsiTheme="minorHAnsi" w:cstheme="minorHAnsi"/>
                  <w:sz w:val="18"/>
                  <w:szCs w:val="20"/>
                </w:rPr>
                <w:t xml:space="preserve">or </w:t>
              </w:r>
              <w:del w:id="1861" w:author="Diane Pepetone" w:date="2022-01-13T20:15:00Z">
                <w:r w:rsidR="00AE53B4" w:rsidDel="00687480">
                  <w:rPr>
                    <w:rFonts w:asciiTheme="minorHAnsi" w:hAnsiTheme="minorHAnsi" w:cstheme="minorHAnsi"/>
                    <w:sz w:val="18"/>
                    <w:szCs w:val="20"/>
                  </w:rPr>
                  <w:delText>C</w:delText>
                </w:r>
              </w:del>
            </w:ins>
            <w:ins w:id="1862" w:author="Diane Pepetone" w:date="2022-01-13T20:15:00Z">
              <w:r w:rsidR="00687480">
                <w:rPr>
                  <w:rFonts w:asciiTheme="minorHAnsi" w:hAnsiTheme="minorHAnsi" w:cstheme="minorHAnsi"/>
                  <w:sz w:val="18"/>
                  <w:szCs w:val="20"/>
                </w:rPr>
                <w:t>A2-</w:t>
              </w:r>
            </w:ins>
            <w:ins w:id="1863" w:author="Markstrum, Alexis@Energy" w:date="2021-10-21T11:51:00Z">
              <w:r w:rsidR="00AE53B4">
                <w:rPr>
                  <w:rFonts w:asciiTheme="minorHAnsi" w:hAnsiTheme="minorHAnsi" w:cstheme="minorHAnsi"/>
                  <w:sz w:val="18"/>
                  <w:szCs w:val="20"/>
                </w:rPr>
                <w:t xml:space="preserve">07 </w:t>
              </w:r>
            </w:ins>
            <w:r w:rsidRPr="005828AE">
              <w:rPr>
                <w:rFonts w:asciiTheme="minorHAnsi" w:hAnsiTheme="minorHAnsi" w:cstheme="minorHAnsi"/>
                <w:sz w:val="18"/>
                <w:szCs w:val="20"/>
              </w:rPr>
              <w:t>= “Recirculation System Non-Demand Control</w:t>
            </w:r>
            <w:r w:rsidR="00550C64">
              <w:rPr>
                <w:rFonts w:asciiTheme="minorHAnsi" w:hAnsiTheme="minorHAnsi" w:cstheme="minorHAnsi"/>
                <w:sz w:val="18"/>
                <w:szCs w:val="20"/>
              </w:rPr>
              <w:t>”</w:t>
            </w:r>
            <w:r w:rsidRPr="005828AE">
              <w:rPr>
                <w:rFonts w:asciiTheme="minorHAnsi" w:hAnsiTheme="minorHAnsi" w:cstheme="minorHAnsi"/>
                <w:sz w:val="18"/>
                <w:szCs w:val="20"/>
              </w:rPr>
              <w:t>, then display this entire table, else display “section d</w:t>
            </w:r>
            <w:r w:rsidR="005D460E" w:rsidRPr="005828AE">
              <w:rPr>
                <w:rFonts w:asciiTheme="minorHAnsi" w:hAnsiTheme="minorHAnsi" w:cstheme="minorHAnsi"/>
                <w:sz w:val="18"/>
                <w:szCs w:val="20"/>
              </w:rPr>
              <w:t>oes not apply" message</w:t>
            </w:r>
            <w:r w:rsidRPr="005828AE">
              <w:rPr>
                <w:rFonts w:asciiTheme="minorHAnsi" w:hAnsiTheme="minorHAnsi" w:cstheme="minorHAnsi"/>
                <w:sz w:val="18"/>
                <w:szCs w:val="20"/>
              </w:rPr>
              <w:t xml:space="preserve"> &gt;&gt;</w:t>
            </w:r>
          </w:p>
        </w:tc>
      </w:tr>
      <w:tr w:rsidR="00AF2F78" w:rsidRPr="009E01FE" w:rsidDel="008D703C" w14:paraId="65A64D1A" w14:textId="37704F47" w:rsidTr="005828AE">
        <w:trPr>
          <w:trHeight w:val="288"/>
          <w:tblHeader/>
          <w:del w:id="1864" w:author="Alhabibi, Haider@Energy" w:date="2022-03-09T17:52:00Z"/>
        </w:trPr>
        <w:tc>
          <w:tcPr>
            <w:tcW w:w="631" w:type="dxa"/>
            <w:vAlign w:val="center"/>
          </w:tcPr>
          <w:p w14:paraId="7FF4FC61" w14:textId="4857FE20" w:rsidR="00AF2F78" w:rsidRPr="00136321" w:rsidDel="008D703C" w:rsidRDefault="00AF2F78" w:rsidP="00AF2F78">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del w:id="1865" w:author="Alhabibi, Haider@Energy" w:date="2022-03-09T17:52:00Z"/>
                <w:rFonts w:asciiTheme="minorHAnsi" w:hAnsiTheme="minorHAnsi" w:cstheme="minorHAnsi"/>
                <w:sz w:val="20"/>
                <w:szCs w:val="20"/>
              </w:rPr>
            </w:pPr>
            <w:del w:id="1866" w:author="Alhabibi, Haider@Energy" w:date="2022-03-09T17:52:00Z">
              <w:r w:rsidRPr="005828AE" w:rsidDel="008D703C">
                <w:rPr>
                  <w:rFonts w:asciiTheme="minorHAnsi" w:hAnsiTheme="minorHAnsi" w:cstheme="minorHAnsi"/>
                  <w:sz w:val="18"/>
                  <w:szCs w:val="20"/>
                </w:rPr>
                <w:delText>0</w:delText>
              </w:r>
              <w:r w:rsidR="00C672E8" w:rsidRPr="005828AE" w:rsidDel="008D703C">
                <w:rPr>
                  <w:rFonts w:asciiTheme="minorHAnsi" w:hAnsiTheme="minorHAnsi" w:cstheme="minorHAnsi"/>
                  <w:sz w:val="18"/>
                  <w:szCs w:val="20"/>
                </w:rPr>
                <w:delText>1</w:delText>
              </w:r>
            </w:del>
          </w:p>
        </w:tc>
        <w:tc>
          <w:tcPr>
            <w:tcW w:w="10159" w:type="dxa"/>
            <w:vAlign w:val="center"/>
          </w:tcPr>
          <w:p w14:paraId="7483216D" w14:textId="55263FF4" w:rsidR="00AF2F78" w:rsidRPr="00396DD3" w:rsidDel="008D703C" w:rsidRDefault="00AF2F78" w:rsidP="00AF2F78">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del w:id="1867" w:author="Alhabibi, Haider@Energy" w:date="2022-03-09T17:52:00Z"/>
                <w:rFonts w:asciiTheme="minorHAnsi" w:hAnsiTheme="minorHAnsi" w:cstheme="minorHAnsi"/>
                <w:sz w:val="20"/>
                <w:szCs w:val="20"/>
              </w:rPr>
            </w:pPr>
            <w:del w:id="1868" w:author="Alhabibi, Haider@Energy" w:date="2022-03-09T17:52:00Z">
              <w:r w:rsidRPr="005828AE" w:rsidDel="008D703C">
                <w:rPr>
                  <w:rFonts w:asciiTheme="minorHAnsi" w:hAnsiTheme="minorHAnsi" w:cstheme="minorHAnsi"/>
                  <w:sz w:val="18"/>
                  <w:szCs w:val="20"/>
                </w:rPr>
                <w:delText>The active control shall be either: timer, temperature, or time and temperature. Timers shall be set to less than 24 hours. The temperature sensor shall be connected to the piping and to the controls for the pump.</w:delText>
              </w:r>
            </w:del>
          </w:p>
        </w:tc>
      </w:tr>
      <w:tr w:rsidR="00AF2F78" w:rsidRPr="009E01FE" w14:paraId="7B9B5902" w14:textId="77777777" w:rsidTr="005828AE">
        <w:trPr>
          <w:trHeight w:hRule="exact" w:val="274"/>
          <w:tblHeader/>
        </w:trPr>
        <w:tc>
          <w:tcPr>
            <w:tcW w:w="10790" w:type="dxa"/>
            <w:gridSpan w:val="2"/>
            <w:tcBorders>
              <w:top w:val="single" w:sz="4" w:space="0" w:color="auto"/>
              <w:left w:val="single" w:sz="4" w:space="0" w:color="auto"/>
              <w:bottom w:val="single" w:sz="4" w:space="0" w:color="auto"/>
              <w:right w:val="single" w:sz="4" w:space="0" w:color="auto"/>
            </w:tcBorders>
            <w:vAlign w:val="center"/>
          </w:tcPr>
          <w:p w14:paraId="37E8DE0D" w14:textId="77777777" w:rsidR="00AF2F78" w:rsidRPr="005828AE" w:rsidRDefault="00AF2F78" w:rsidP="00AF2F78">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20"/>
              </w:rPr>
            </w:pPr>
            <w:r w:rsidRPr="005828AE">
              <w:rPr>
                <w:rFonts w:asciiTheme="minorHAnsi" w:eastAsiaTheme="minorEastAsia" w:hAnsiTheme="minorHAnsi" w:cstheme="minorHAnsi"/>
                <w:b/>
                <w:sz w:val="18"/>
                <w:szCs w:val="20"/>
              </w:rPr>
              <w:t>The responsible person’s signature on this compliance document affirms that all applicable requirements in this table have</w:t>
            </w:r>
            <w:r w:rsidRPr="005828AE">
              <w:rPr>
                <w:rFonts w:asciiTheme="minorHAnsi" w:hAnsiTheme="minorHAnsi" w:cstheme="minorHAnsi"/>
                <w:b/>
                <w:sz w:val="18"/>
                <w:szCs w:val="20"/>
              </w:rPr>
              <w:t xml:space="preserve"> </w:t>
            </w:r>
            <w:r w:rsidRPr="005828AE">
              <w:rPr>
                <w:rFonts w:asciiTheme="minorHAnsi" w:eastAsiaTheme="minorEastAsia" w:hAnsiTheme="minorHAnsi" w:cstheme="minorHAnsi"/>
                <w:b/>
                <w:sz w:val="18"/>
                <w:szCs w:val="20"/>
              </w:rPr>
              <w:t>been met.</w:t>
            </w:r>
            <w:r w:rsidRPr="005828AE">
              <w:rPr>
                <w:rFonts w:asciiTheme="minorHAnsi" w:hAnsiTheme="minorHAnsi" w:cstheme="minorHAnsi"/>
                <w:b/>
                <w:sz w:val="18"/>
                <w:szCs w:val="20"/>
              </w:rPr>
              <w:t xml:space="preserve">  </w:t>
            </w:r>
          </w:p>
        </w:tc>
      </w:tr>
    </w:tbl>
    <w:p w14:paraId="11B29C16" w14:textId="44327C1C" w:rsidR="00AF2F78" w:rsidRPr="008B40BE" w:rsidRDefault="00AF2F78" w:rsidP="008B40BE">
      <w:pPr>
        <w:spacing w:after="0" w:line="240" w:lineRule="auto"/>
        <w:rPr>
          <w:rFonts w:asciiTheme="minorHAnsi" w:hAnsiTheme="minorHAnsi" w:cstheme="minorHAnsi"/>
          <w:b/>
          <w:sz w:val="14"/>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27"/>
        <w:gridCol w:w="10163"/>
      </w:tblGrid>
      <w:tr w:rsidR="000355C2" w:rsidRPr="006A4AED" w14:paraId="48A22534" w14:textId="77777777" w:rsidTr="00DF1B84">
        <w:trPr>
          <w:trHeight w:val="144"/>
          <w:tblHeader/>
        </w:trPr>
        <w:tc>
          <w:tcPr>
            <w:tcW w:w="10790" w:type="dxa"/>
            <w:gridSpan w:val="2"/>
            <w:tcBorders>
              <w:bottom w:val="single" w:sz="4" w:space="0" w:color="auto"/>
            </w:tcBorders>
          </w:tcPr>
          <w:p w14:paraId="192F8CFB" w14:textId="22C6F59B" w:rsidR="000355C2" w:rsidRPr="006A4AED" w:rsidRDefault="00B65824" w:rsidP="00DF1B8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b/>
                <w:sz w:val="20"/>
                <w:szCs w:val="20"/>
              </w:rPr>
            </w:pPr>
            <w:r>
              <w:rPr>
                <w:rFonts w:asciiTheme="minorHAnsi" w:eastAsiaTheme="minorEastAsia" w:hAnsiTheme="minorHAnsi" w:cstheme="minorHAnsi"/>
                <w:b/>
                <w:sz w:val="20"/>
                <w:szCs w:val="20"/>
              </w:rPr>
              <w:t>L</w:t>
            </w:r>
            <w:r w:rsidR="000355C2" w:rsidRPr="006A4AED">
              <w:rPr>
                <w:rFonts w:asciiTheme="minorHAnsi" w:eastAsiaTheme="minorEastAsia" w:hAnsiTheme="minorHAnsi" w:cstheme="minorHAnsi"/>
                <w:b/>
                <w:sz w:val="20"/>
                <w:szCs w:val="20"/>
              </w:rPr>
              <w:t>. Dema</w:t>
            </w:r>
            <w:r w:rsidR="000355C2">
              <w:rPr>
                <w:rFonts w:asciiTheme="minorHAnsi" w:eastAsiaTheme="minorEastAsia" w:hAnsiTheme="minorHAnsi" w:cstheme="minorHAnsi"/>
                <w:b/>
                <w:sz w:val="20"/>
                <w:szCs w:val="20"/>
              </w:rPr>
              <w:t xml:space="preserve">nd Recirculation Manual Control </w:t>
            </w:r>
            <w:r w:rsidR="000355C2" w:rsidRPr="006A4AED">
              <w:rPr>
                <w:rFonts w:asciiTheme="minorHAnsi" w:eastAsiaTheme="minorEastAsia" w:hAnsiTheme="minorHAnsi" w:cstheme="minorHAnsi"/>
                <w:b/>
                <w:sz w:val="20"/>
                <w:szCs w:val="20"/>
              </w:rPr>
              <w:t>(R-DRmc) (RA4.4.9)</w:t>
            </w:r>
            <w:r w:rsidR="000355C2">
              <w:rPr>
                <w:rFonts w:asciiTheme="minorHAnsi" w:eastAsiaTheme="minorEastAsia" w:hAnsiTheme="minorHAnsi" w:cstheme="minorHAnsi"/>
                <w:b/>
                <w:sz w:val="20"/>
                <w:szCs w:val="20"/>
              </w:rPr>
              <w:t xml:space="preserve">/Sensor Control </w:t>
            </w:r>
            <w:r w:rsidR="000355C2" w:rsidRPr="006A4AED">
              <w:rPr>
                <w:rFonts w:asciiTheme="minorHAnsi" w:eastAsiaTheme="minorEastAsia" w:hAnsiTheme="minorHAnsi" w:cstheme="minorHAnsi"/>
                <w:b/>
                <w:sz w:val="20"/>
                <w:szCs w:val="20"/>
              </w:rPr>
              <w:t xml:space="preserve">Requirements </w:t>
            </w:r>
            <w:r w:rsidR="000355C2" w:rsidRPr="00484154">
              <w:rPr>
                <w:rFonts w:asciiTheme="minorHAnsi" w:hAnsiTheme="minorHAnsi" w:cstheme="minorHAnsi"/>
                <w:b/>
                <w:sz w:val="20"/>
                <w:szCs w:val="20"/>
              </w:rPr>
              <w:t xml:space="preserve">(RDRsc) </w:t>
            </w:r>
            <w:r w:rsidR="000355C2" w:rsidRPr="00155D52">
              <w:rPr>
                <w:rFonts w:asciiTheme="minorHAnsi" w:hAnsiTheme="minorHAnsi" w:cstheme="minorHAnsi"/>
                <w:b/>
                <w:sz w:val="20"/>
                <w:szCs w:val="20"/>
              </w:rPr>
              <w:t>(RA4.4.10</w:t>
            </w:r>
            <w:r w:rsidR="000355C2" w:rsidRPr="00AD0319">
              <w:rPr>
                <w:rFonts w:asciiTheme="minorHAnsi" w:hAnsiTheme="minorHAnsi" w:cstheme="minorHAnsi"/>
                <w:b/>
                <w:sz w:val="20"/>
                <w:szCs w:val="20"/>
              </w:rPr>
              <w:t>)</w:t>
            </w:r>
          </w:p>
          <w:p w14:paraId="096B474C" w14:textId="1ADFDCA6" w:rsidR="00550C64" w:rsidDel="00F63A2B" w:rsidRDefault="00F63A2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del w:id="1869" w:author="Alhabibi, Haider@Energy" w:date="2022-03-09T17:53:00Z"/>
                <w:rFonts w:asciiTheme="minorHAnsi" w:eastAsiaTheme="minorEastAsia" w:hAnsiTheme="minorHAnsi" w:cstheme="minorHAnsi"/>
                <w:sz w:val="18"/>
                <w:szCs w:val="20"/>
              </w:rPr>
            </w:pPr>
            <w:ins w:id="1870" w:author="Alhabibi, Haider@Energy" w:date="2022-03-09T17:53:00Z">
              <w:r>
                <w:rPr>
                  <w:sz w:val="18"/>
                  <w:szCs w:val="18"/>
                </w:rPr>
                <w:t>&lt;&lt;Static Text - see the top&gt;&gt;</w:t>
              </w:r>
            </w:ins>
            <w:del w:id="1871" w:author="Alhabibi, Haider@Energy" w:date="2022-03-09T17:53:00Z">
              <w:r w:rsidR="000355C2" w:rsidRPr="005828AE" w:rsidDel="00F63A2B">
                <w:rPr>
                  <w:rFonts w:asciiTheme="minorHAnsi" w:eastAsiaTheme="minorEastAsia" w:hAnsiTheme="minorHAnsi" w:cstheme="minorHAnsi"/>
                  <w:sz w:val="18"/>
                  <w:szCs w:val="20"/>
                </w:rPr>
                <w:delText xml:space="preserve">Systems that utilize </w:delText>
              </w:r>
              <w:r w:rsidR="009116CD" w:rsidDel="00F63A2B">
                <w:rPr>
                  <w:rFonts w:asciiTheme="minorHAnsi" w:eastAsiaTheme="minorEastAsia" w:hAnsiTheme="minorHAnsi" w:cstheme="minorHAnsi"/>
                  <w:sz w:val="18"/>
                  <w:szCs w:val="20"/>
                </w:rPr>
                <w:delText>either of these</w:delText>
              </w:r>
              <w:r w:rsidR="000355C2" w:rsidRPr="005828AE" w:rsidDel="00F63A2B">
                <w:rPr>
                  <w:rFonts w:asciiTheme="minorHAnsi" w:eastAsiaTheme="minorEastAsia" w:hAnsiTheme="minorHAnsi" w:cstheme="minorHAnsi"/>
                  <w:sz w:val="18"/>
                  <w:szCs w:val="20"/>
                </w:rPr>
                <w:delText xml:space="preserve"> distribution type</w:delText>
              </w:r>
              <w:r w:rsidR="009116CD" w:rsidDel="00F63A2B">
                <w:rPr>
                  <w:rFonts w:asciiTheme="minorHAnsi" w:eastAsiaTheme="minorEastAsia" w:hAnsiTheme="minorHAnsi" w:cstheme="minorHAnsi"/>
                  <w:sz w:val="18"/>
                  <w:szCs w:val="20"/>
                </w:rPr>
                <w:delText>s</w:delText>
              </w:r>
              <w:r w:rsidR="000355C2" w:rsidRPr="005828AE" w:rsidDel="00F63A2B">
                <w:rPr>
                  <w:rFonts w:asciiTheme="minorHAnsi" w:eastAsiaTheme="minorEastAsia" w:hAnsiTheme="minorHAnsi" w:cstheme="minorHAnsi"/>
                  <w:sz w:val="18"/>
                  <w:szCs w:val="20"/>
                </w:rPr>
                <w:delText xml:space="preserve"> shall comply with these requirements.  </w:delText>
              </w:r>
            </w:del>
          </w:p>
          <w:p w14:paraId="50402A43" w14:textId="60762542" w:rsidR="000355C2" w:rsidRPr="006A4AED" w:rsidRDefault="000355C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b/>
                <w:sz w:val="20"/>
                <w:szCs w:val="20"/>
              </w:rPr>
            </w:pPr>
            <w:r w:rsidRPr="005828AE">
              <w:rPr>
                <w:rFonts w:asciiTheme="minorHAnsi" w:hAnsiTheme="minorHAnsi" w:cstheme="minorHAnsi"/>
                <w:sz w:val="18"/>
                <w:szCs w:val="20"/>
              </w:rPr>
              <w:t xml:space="preserve">&lt;&lt;If A09 </w:t>
            </w:r>
            <w:ins w:id="1872" w:author="Markstrum, Alexis@Energy" w:date="2021-10-21T11:51:00Z">
              <w:r w:rsidR="00AE53B4">
                <w:rPr>
                  <w:rFonts w:asciiTheme="minorHAnsi" w:hAnsiTheme="minorHAnsi" w:cstheme="minorHAnsi"/>
                  <w:sz w:val="18"/>
                  <w:szCs w:val="20"/>
                </w:rPr>
                <w:t xml:space="preserve">or </w:t>
              </w:r>
              <w:del w:id="1873" w:author="Diane Pepetone" w:date="2022-01-13T20:15:00Z">
                <w:r w:rsidR="00AE53B4" w:rsidDel="00687480">
                  <w:rPr>
                    <w:rFonts w:asciiTheme="minorHAnsi" w:hAnsiTheme="minorHAnsi" w:cstheme="minorHAnsi"/>
                    <w:sz w:val="18"/>
                    <w:szCs w:val="20"/>
                  </w:rPr>
                  <w:delText>C</w:delText>
                </w:r>
              </w:del>
            </w:ins>
            <w:ins w:id="1874" w:author="Diane Pepetone" w:date="2022-01-13T20:15:00Z">
              <w:r w:rsidR="00687480">
                <w:rPr>
                  <w:rFonts w:asciiTheme="minorHAnsi" w:hAnsiTheme="minorHAnsi" w:cstheme="minorHAnsi"/>
                  <w:sz w:val="18"/>
                  <w:szCs w:val="20"/>
                </w:rPr>
                <w:t>A2-</w:t>
              </w:r>
            </w:ins>
            <w:ins w:id="1875" w:author="Markstrum, Alexis@Energy" w:date="2021-10-21T11:51:00Z">
              <w:r w:rsidR="00AE53B4">
                <w:rPr>
                  <w:rFonts w:asciiTheme="minorHAnsi" w:hAnsiTheme="minorHAnsi" w:cstheme="minorHAnsi"/>
                  <w:sz w:val="18"/>
                  <w:szCs w:val="20"/>
                </w:rPr>
                <w:t xml:space="preserve">07 </w:t>
              </w:r>
            </w:ins>
            <w:r w:rsidRPr="005828AE">
              <w:rPr>
                <w:rFonts w:asciiTheme="minorHAnsi" w:hAnsiTheme="minorHAnsi" w:cstheme="minorHAnsi"/>
                <w:sz w:val="18"/>
                <w:szCs w:val="20"/>
              </w:rPr>
              <w:t>= “Demand Recirculation Manual Control” or “Demand Recirculation Sensor Control”, then display this entire table, else display “section does not apply" message &gt;&gt;</w:t>
            </w:r>
          </w:p>
        </w:tc>
      </w:tr>
      <w:tr w:rsidR="000355C2" w:rsidRPr="006A4AED" w:rsidDel="00F63A2B" w14:paraId="6435D7DC" w14:textId="4ACD4B67" w:rsidTr="00DF1B84">
        <w:trPr>
          <w:trHeight w:val="144"/>
          <w:tblHeader/>
          <w:del w:id="1876" w:author="Alhabibi, Haider@Energy" w:date="2022-03-09T17:53:00Z"/>
        </w:trPr>
        <w:tc>
          <w:tcPr>
            <w:tcW w:w="627" w:type="dxa"/>
            <w:tcBorders>
              <w:top w:val="single" w:sz="4" w:space="0" w:color="auto"/>
            </w:tcBorders>
            <w:vAlign w:val="center"/>
          </w:tcPr>
          <w:p w14:paraId="0F7A2611" w14:textId="3F939D4D" w:rsidR="000355C2" w:rsidRPr="006A4AED" w:rsidDel="00F63A2B" w:rsidRDefault="000355C2" w:rsidP="00DF1B8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del w:id="1877" w:author="Alhabibi, Haider@Energy" w:date="2022-03-09T17:53:00Z"/>
                <w:rFonts w:asciiTheme="minorHAnsi" w:eastAsiaTheme="minorEastAsia" w:hAnsiTheme="minorHAnsi" w:cstheme="minorHAnsi"/>
                <w:sz w:val="20"/>
                <w:szCs w:val="20"/>
              </w:rPr>
            </w:pPr>
            <w:del w:id="1878" w:author="Alhabibi, Haider@Energy" w:date="2022-03-09T17:53:00Z">
              <w:r w:rsidRPr="006A4AED" w:rsidDel="00F63A2B">
                <w:rPr>
                  <w:rFonts w:asciiTheme="minorHAnsi" w:eastAsiaTheme="minorEastAsia" w:hAnsiTheme="minorHAnsi" w:cstheme="minorHAnsi"/>
                  <w:sz w:val="20"/>
                  <w:szCs w:val="20"/>
                </w:rPr>
                <w:delText>01</w:delText>
              </w:r>
            </w:del>
          </w:p>
        </w:tc>
        <w:tc>
          <w:tcPr>
            <w:tcW w:w="10163" w:type="dxa"/>
            <w:tcBorders>
              <w:top w:val="single" w:sz="4" w:space="0" w:color="auto"/>
            </w:tcBorders>
            <w:vAlign w:val="center"/>
          </w:tcPr>
          <w:p w14:paraId="5C131C69" w14:textId="17EF1A36" w:rsidR="000355C2" w:rsidRPr="005828AE" w:rsidDel="00F63A2B" w:rsidRDefault="000355C2" w:rsidP="00DF1B8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del w:id="1879" w:author="Alhabibi, Haider@Energy" w:date="2022-03-09T17:53:00Z"/>
                <w:rFonts w:asciiTheme="minorHAnsi" w:eastAsiaTheme="minorEastAsia" w:hAnsiTheme="minorHAnsi" w:cstheme="minorHAnsi"/>
                <w:sz w:val="18"/>
                <w:szCs w:val="20"/>
              </w:rPr>
            </w:pPr>
            <w:del w:id="1880" w:author="Alhabibi, Haider@Energy" w:date="2022-03-09T17:53:00Z">
              <w:r w:rsidRPr="005828AE" w:rsidDel="00F63A2B">
                <w:rPr>
                  <w:rFonts w:asciiTheme="minorHAnsi" w:eastAsiaTheme="minorEastAsia" w:hAnsiTheme="minorHAnsi" w:cstheme="minorHAnsi"/>
                  <w:sz w:val="18"/>
                  <w:szCs w:val="20"/>
                </w:rPr>
                <w:delText xml:space="preserve">The system operates “on-demand”, meaning that the pump begins to operate shortly before or immediately after hot water draw begins, and stops when the return water temperature reaches a certain threshold value.  For Demand Recirculation Manual Control, the pump shall be turned on using a manual switch system. For Demand Recirculation Sensor Control, the pump shall be turned on using a sensor system.   </w:delText>
              </w:r>
            </w:del>
          </w:p>
        </w:tc>
      </w:tr>
      <w:tr w:rsidR="000355C2" w:rsidRPr="006A4AED" w:rsidDel="00F63A2B" w14:paraId="408660BB" w14:textId="6D74DD17" w:rsidTr="00DF1B84">
        <w:trPr>
          <w:trHeight w:val="144"/>
          <w:tblHeader/>
          <w:del w:id="1881" w:author="Alhabibi, Haider@Energy" w:date="2022-03-09T17:53:00Z"/>
        </w:trPr>
        <w:tc>
          <w:tcPr>
            <w:tcW w:w="627" w:type="dxa"/>
            <w:vAlign w:val="center"/>
          </w:tcPr>
          <w:p w14:paraId="00A70C76" w14:textId="6A853DD5" w:rsidR="000355C2" w:rsidRPr="006A4AED" w:rsidDel="00F63A2B" w:rsidRDefault="000355C2" w:rsidP="00DF1B8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del w:id="1882" w:author="Alhabibi, Haider@Energy" w:date="2022-03-09T17:53:00Z"/>
                <w:rFonts w:asciiTheme="minorHAnsi" w:eastAsiaTheme="minorEastAsia" w:hAnsiTheme="minorHAnsi" w:cstheme="minorHAnsi"/>
                <w:sz w:val="20"/>
                <w:szCs w:val="20"/>
              </w:rPr>
            </w:pPr>
            <w:del w:id="1883" w:author="Alhabibi, Haider@Energy" w:date="2022-03-09T17:53:00Z">
              <w:r w:rsidDel="00F63A2B">
                <w:rPr>
                  <w:rFonts w:asciiTheme="minorHAnsi" w:eastAsiaTheme="minorEastAsia" w:hAnsiTheme="minorHAnsi" w:cstheme="minorHAnsi"/>
                  <w:sz w:val="20"/>
                  <w:szCs w:val="20"/>
                </w:rPr>
                <w:delText>02</w:delText>
              </w:r>
            </w:del>
          </w:p>
        </w:tc>
        <w:tc>
          <w:tcPr>
            <w:tcW w:w="10163" w:type="dxa"/>
            <w:vAlign w:val="center"/>
          </w:tcPr>
          <w:p w14:paraId="2395AFCF" w14:textId="78D70F5A" w:rsidR="000355C2" w:rsidRPr="005828AE" w:rsidDel="00F63A2B" w:rsidRDefault="000355C2" w:rsidP="00DF1B84">
            <w:pPr>
              <w:keepNext/>
              <w:spacing w:after="0" w:line="240" w:lineRule="auto"/>
              <w:rPr>
                <w:del w:id="1884" w:author="Alhabibi, Haider@Energy" w:date="2022-03-09T17:53:00Z"/>
                <w:rFonts w:asciiTheme="minorHAnsi" w:eastAsiaTheme="minorEastAsia" w:hAnsiTheme="minorHAnsi" w:cstheme="minorHAnsi"/>
                <w:sz w:val="18"/>
                <w:szCs w:val="20"/>
              </w:rPr>
            </w:pPr>
            <w:del w:id="1885" w:author="Alhabibi, Haider@Energy" w:date="2022-03-09T17:53:00Z">
              <w:r w:rsidRPr="005828AE" w:rsidDel="00F63A2B">
                <w:rPr>
                  <w:rFonts w:asciiTheme="minorHAnsi" w:eastAsiaTheme="minorEastAsia" w:hAnsiTheme="minorHAnsi" w:cstheme="minorHAnsi"/>
                  <w:sz w:val="18"/>
                  <w:szCs w:val="20"/>
                </w:rPr>
                <w:delText xml:space="preserve">The controls shall be located in the kitchen, bathroom, and any hot water fixture location that is at least 20 feet from the water heater. </w:delText>
              </w:r>
            </w:del>
          </w:p>
        </w:tc>
      </w:tr>
      <w:tr w:rsidR="000355C2" w:rsidRPr="006A4AED" w:rsidDel="00F63A2B" w14:paraId="3D80D542" w14:textId="6A35ECA0" w:rsidTr="00DF1B84">
        <w:trPr>
          <w:trHeight w:val="144"/>
          <w:tblHeader/>
          <w:del w:id="1886" w:author="Alhabibi, Haider@Energy" w:date="2022-03-09T17:53:00Z"/>
        </w:trPr>
        <w:tc>
          <w:tcPr>
            <w:tcW w:w="627" w:type="dxa"/>
            <w:vAlign w:val="center"/>
          </w:tcPr>
          <w:p w14:paraId="7E39C4AD" w14:textId="7751E3FA" w:rsidR="000355C2" w:rsidRPr="006A4AED" w:rsidDel="00F63A2B" w:rsidRDefault="000355C2" w:rsidP="00DF1B8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del w:id="1887" w:author="Alhabibi, Haider@Energy" w:date="2022-03-09T17:53:00Z"/>
                <w:rFonts w:asciiTheme="minorHAnsi" w:eastAsiaTheme="minorEastAsia" w:hAnsiTheme="minorHAnsi" w:cstheme="minorHAnsi"/>
                <w:sz w:val="20"/>
                <w:szCs w:val="20"/>
              </w:rPr>
            </w:pPr>
            <w:del w:id="1888" w:author="Alhabibi, Haider@Energy" w:date="2022-03-09T17:53:00Z">
              <w:r w:rsidDel="00F63A2B">
                <w:rPr>
                  <w:rFonts w:asciiTheme="minorHAnsi" w:eastAsiaTheme="minorEastAsia" w:hAnsiTheme="minorHAnsi" w:cstheme="minorHAnsi"/>
                  <w:sz w:val="20"/>
                  <w:szCs w:val="20"/>
                </w:rPr>
                <w:delText>03</w:delText>
              </w:r>
            </w:del>
          </w:p>
        </w:tc>
        <w:tc>
          <w:tcPr>
            <w:tcW w:w="10163" w:type="dxa"/>
            <w:vAlign w:val="center"/>
          </w:tcPr>
          <w:p w14:paraId="093B282C" w14:textId="7F7C9A3C" w:rsidR="000355C2" w:rsidRPr="005828AE" w:rsidDel="00F63A2B" w:rsidRDefault="000355C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del w:id="1889" w:author="Alhabibi, Haider@Energy" w:date="2022-03-09T17:53:00Z"/>
                <w:rFonts w:asciiTheme="minorHAnsi" w:eastAsiaTheme="minorEastAsia" w:hAnsiTheme="minorHAnsi" w:cstheme="minorHAnsi"/>
                <w:sz w:val="18"/>
                <w:szCs w:val="20"/>
              </w:rPr>
            </w:pPr>
            <w:del w:id="1890" w:author="Alhabibi, Haider@Energy" w:date="2022-03-09T17:53:00Z">
              <w:r w:rsidRPr="005828AE" w:rsidDel="00F63A2B">
                <w:rPr>
                  <w:rFonts w:asciiTheme="minorHAnsi" w:eastAsiaTheme="minorEastAsia" w:hAnsiTheme="minorHAnsi" w:cstheme="minorHAnsi"/>
                  <w:sz w:val="18"/>
                  <w:szCs w:val="20"/>
                </w:rPr>
                <w:delText>Manual controls may be activ</w:delText>
              </w:r>
              <w:r w:rsidR="004A0B1F" w:rsidDel="00F63A2B">
                <w:rPr>
                  <w:rFonts w:asciiTheme="minorHAnsi" w:eastAsiaTheme="minorEastAsia" w:hAnsiTheme="minorHAnsi" w:cstheme="minorHAnsi"/>
                  <w:sz w:val="18"/>
                  <w:szCs w:val="20"/>
                </w:rPr>
                <w:delText>ated</w:delText>
              </w:r>
              <w:r w:rsidRPr="005828AE" w:rsidDel="00F63A2B">
                <w:rPr>
                  <w:rFonts w:asciiTheme="minorHAnsi" w:eastAsiaTheme="minorEastAsia" w:hAnsiTheme="minorHAnsi" w:cstheme="minorHAnsi"/>
                  <w:sz w:val="18"/>
                  <w:szCs w:val="20"/>
                </w:rPr>
                <w:delText xml:space="preserve"> by wired or wireless mechanisms. </w:delText>
              </w:r>
            </w:del>
          </w:p>
        </w:tc>
      </w:tr>
      <w:tr w:rsidR="000355C2" w:rsidRPr="006A4AED" w:rsidDel="00F63A2B" w14:paraId="504F11C5" w14:textId="7A41A971" w:rsidTr="00DF1B84">
        <w:trPr>
          <w:trHeight w:val="144"/>
          <w:tblHeader/>
          <w:del w:id="1891" w:author="Alhabibi, Haider@Energy" w:date="2022-03-09T17:53:00Z"/>
        </w:trPr>
        <w:tc>
          <w:tcPr>
            <w:tcW w:w="627" w:type="dxa"/>
            <w:vAlign w:val="center"/>
          </w:tcPr>
          <w:p w14:paraId="12822470" w14:textId="3A031F89" w:rsidR="000355C2" w:rsidDel="00F63A2B" w:rsidRDefault="000355C2" w:rsidP="00DF1B8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del w:id="1892" w:author="Alhabibi, Haider@Energy" w:date="2022-03-09T17:53:00Z"/>
                <w:rFonts w:asciiTheme="minorHAnsi" w:eastAsiaTheme="minorEastAsia" w:hAnsiTheme="minorHAnsi" w:cstheme="minorHAnsi"/>
                <w:sz w:val="20"/>
                <w:szCs w:val="20"/>
              </w:rPr>
            </w:pPr>
            <w:del w:id="1893" w:author="Alhabibi, Haider@Energy" w:date="2022-03-09T17:53:00Z">
              <w:r w:rsidDel="00F63A2B">
                <w:rPr>
                  <w:rFonts w:asciiTheme="minorHAnsi" w:eastAsiaTheme="minorEastAsia" w:hAnsiTheme="minorHAnsi" w:cstheme="minorHAnsi"/>
                  <w:sz w:val="20"/>
                  <w:szCs w:val="20"/>
                </w:rPr>
                <w:delText>04</w:delText>
              </w:r>
            </w:del>
          </w:p>
        </w:tc>
        <w:tc>
          <w:tcPr>
            <w:tcW w:w="10163" w:type="dxa"/>
            <w:vAlign w:val="center"/>
          </w:tcPr>
          <w:p w14:paraId="25BC9FE6" w14:textId="79D4F82C" w:rsidR="000355C2" w:rsidRPr="005828AE" w:rsidDel="00F63A2B" w:rsidRDefault="000355C2" w:rsidP="009116C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del w:id="1894" w:author="Alhabibi, Haider@Energy" w:date="2022-03-09T17:53:00Z"/>
                <w:rFonts w:asciiTheme="minorHAnsi" w:eastAsiaTheme="minorEastAsia" w:hAnsiTheme="minorHAnsi" w:cstheme="minorHAnsi"/>
                <w:sz w:val="18"/>
                <w:szCs w:val="20"/>
              </w:rPr>
            </w:pPr>
            <w:del w:id="1895" w:author="Alhabibi, Haider@Energy" w:date="2022-03-09T17:53:00Z">
              <w:r w:rsidRPr="005828AE" w:rsidDel="00F63A2B">
                <w:rPr>
                  <w:rFonts w:asciiTheme="minorHAnsi" w:eastAsiaTheme="minorEastAsia" w:hAnsiTheme="minorHAnsi" w:cstheme="minorHAnsi"/>
                  <w:sz w:val="18"/>
                  <w:szCs w:val="20"/>
                </w:rPr>
                <w:delText xml:space="preserve">Sensor </w:delText>
              </w:r>
              <w:r w:rsidR="009116CD" w:rsidDel="00F63A2B">
                <w:rPr>
                  <w:rFonts w:asciiTheme="minorHAnsi" w:eastAsiaTheme="minorEastAsia" w:hAnsiTheme="minorHAnsi" w:cstheme="minorHAnsi"/>
                  <w:sz w:val="18"/>
                  <w:szCs w:val="20"/>
                </w:rPr>
                <w:delText>c</w:delText>
              </w:r>
              <w:r w:rsidRPr="005828AE" w:rsidDel="00F63A2B">
                <w:rPr>
                  <w:rFonts w:asciiTheme="minorHAnsi" w:eastAsiaTheme="minorEastAsia" w:hAnsiTheme="minorHAnsi" w:cstheme="minorHAnsi"/>
                  <w:sz w:val="18"/>
                  <w:szCs w:val="20"/>
                </w:rPr>
                <w:delText>ontrols may be activated by wired or wireless mechanisms, including buttons, motion sensors, door switches and flow switches. Each control shall have standby power of 1 Watt or less.</w:delText>
              </w:r>
            </w:del>
          </w:p>
        </w:tc>
      </w:tr>
      <w:tr w:rsidR="000355C2" w:rsidRPr="006A4AED" w:rsidDel="00F63A2B" w14:paraId="04C0D0B5" w14:textId="787A898B" w:rsidTr="00DF1B84">
        <w:trPr>
          <w:trHeight w:val="144"/>
          <w:tblHeader/>
          <w:del w:id="1896" w:author="Alhabibi, Haider@Energy" w:date="2022-03-09T17:53:00Z"/>
        </w:trPr>
        <w:tc>
          <w:tcPr>
            <w:tcW w:w="627" w:type="dxa"/>
            <w:vAlign w:val="center"/>
          </w:tcPr>
          <w:p w14:paraId="04699CE5" w14:textId="718CF858" w:rsidR="000355C2" w:rsidRPr="006A4AED" w:rsidDel="00F63A2B" w:rsidRDefault="000355C2" w:rsidP="00DF1B8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del w:id="1897" w:author="Alhabibi, Haider@Energy" w:date="2022-03-09T17:53:00Z"/>
                <w:rFonts w:asciiTheme="minorHAnsi" w:eastAsiaTheme="minorEastAsia" w:hAnsiTheme="minorHAnsi" w:cstheme="minorHAnsi"/>
                <w:sz w:val="20"/>
                <w:szCs w:val="20"/>
              </w:rPr>
            </w:pPr>
            <w:del w:id="1898" w:author="Alhabibi, Haider@Energy" w:date="2022-03-09T17:53:00Z">
              <w:r w:rsidDel="00F63A2B">
                <w:rPr>
                  <w:rFonts w:asciiTheme="minorHAnsi" w:eastAsiaTheme="minorEastAsia" w:hAnsiTheme="minorHAnsi" w:cstheme="minorHAnsi"/>
                  <w:sz w:val="20"/>
                  <w:szCs w:val="20"/>
                </w:rPr>
                <w:delText>05</w:delText>
              </w:r>
            </w:del>
          </w:p>
        </w:tc>
        <w:tc>
          <w:tcPr>
            <w:tcW w:w="10163" w:type="dxa"/>
            <w:vAlign w:val="center"/>
          </w:tcPr>
          <w:p w14:paraId="62B4A700" w14:textId="18DF78C6" w:rsidR="000355C2" w:rsidRPr="005828AE" w:rsidDel="00F63A2B" w:rsidRDefault="000355C2" w:rsidP="00DF1B8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del w:id="1899" w:author="Alhabibi, Haider@Energy" w:date="2022-03-09T17:53:00Z"/>
                <w:rFonts w:asciiTheme="minorHAnsi" w:eastAsiaTheme="minorEastAsia" w:hAnsiTheme="minorHAnsi" w:cstheme="minorHAnsi"/>
                <w:sz w:val="18"/>
                <w:szCs w:val="20"/>
              </w:rPr>
            </w:pPr>
            <w:del w:id="1900" w:author="Alhabibi, Haider@Energy" w:date="2022-03-09T17:53:00Z">
              <w:r w:rsidRPr="005828AE" w:rsidDel="00F63A2B">
                <w:rPr>
                  <w:rFonts w:asciiTheme="minorHAnsi" w:eastAsiaTheme="minorEastAsia" w:hAnsiTheme="minorHAnsi" w:cstheme="minorHAnsi"/>
                  <w:sz w:val="18"/>
                  <w:szCs w:val="20"/>
                </w:rPr>
                <w:delText xml:space="preserve">Pump and control placement shall meet one of the following criteria: </w:delText>
              </w:r>
            </w:del>
          </w:p>
          <w:p w14:paraId="4777927A" w14:textId="4E0FC94F" w:rsidR="000355C2" w:rsidRPr="005828AE" w:rsidDel="00F63A2B" w:rsidRDefault="000355C2" w:rsidP="00DF1B84">
            <w:pPr>
              <w:keepNext/>
              <w:numPr>
                <w:ilvl w:val="0"/>
                <w:numId w:val="23"/>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del w:id="1901" w:author="Alhabibi, Haider@Energy" w:date="2022-03-09T17:53:00Z"/>
                <w:rFonts w:asciiTheme="minorHAnsi" w:eastAsia="Times New Roman" w:hAnsiTheme="minorHAnsi" w:cstheme="minorHAnsi"/>
                <w:sz w:val="18"/>
                <w:szCs w:val="20"/>
              </w:rPr>
            </w:pPr>
            <w:del w:id="1902" w:author="Alhabibi, Haider@Energy" w:date="2022-03-09T17:53:00Z">
              <w:r w:rsidRPr="005828AE" w:rsidDel="00F63A2B">
                <w:rPr>
                  <w:rFonts w:asciiTheme="minorHAnsi" w:eastAsia="Times New Roman" w:hAnsiTheme="minorHAnsi" w:cstheme="minorHAnsi"/>
                  <w:sz w:val="18"/>
                  <w:szCs w:val="20"/>
                </w:rPr>
                <w:delText>When a dedicated return line has been installed the pump, controls and thermo-sensor are installed at the end of the supply portion of the recirculation loop; or</w:delText>
              </w:r>
            </w:del>
          </w:p>
          <w:p w14:paraId="513B263D" w14:textId="0F048C0D" w:rsidR="000355C2" w:rsidRPr="005828AE" w:rsidDel="00F63A2B" w:rsidRDefault="000355C2" w:rsidP="00DF1B84">
            <w:pPr>
              <w:keepNext/>
              <w:numPr>
                <w:ilvl w:val="0"/>
                <w:numId w:val="23"/>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del w:id="1903" w:author="Alhabibi, Haider@Energy" w:date="2022-03-09T17:53:00Z"/>
                <w:rFonts w:asciiTheme="minorHAnsi" w:eastAsia="Times New Roman" w:hAnsiTheme="minorHAnsi" w:cstheme="minorHAnsi"/>
                <w:sz w:val="18"/>
                <w:szCs w:val="20"/>
              </w:rPr>
            </w:pPr>
            <w:del w:id="1904" w:author="Alhabibi, Haider@Energy" w:date="2022-03-09T17:53:00Z">
              <w:r w:rsidRPr="005828AE" w:rsidDel="00F63A2B">
                <w:rPr>
                  <w:rFonts w:asciiTheme="minorHAnsi" w:eastAsia="Times New Roman" w:hAnsiTheme="minorHAnsi" w:cstheme="minorHAnsi"/>
                  <w:sz w:val="18"/>
                  <w:szCs w:val="20"/>
                </w:rPr>
                <w:delText>The pump and controls are installed on the dedicated return line near the water heater and the thermo-sensor is installed in an accessible location as close to the end of the supply portion of the recirculation loop as possible; or</w:delText>
              </w:r>
            </w:del>
          </w:p>
          <w:p w14:paraId="6536DCC8" w14:textId="6366C403" w:rsidR="000355C2" w:rsidRPr="005828AE" w:rsidDel="00F63A2B" w:rsidRDefault="000355C2" w:rsidP="00DF1B84">
            <w:pPr>
              <w:keepNext/>
              <w:numPr>
                <w:ilvl w:val="0"/>
                <w:numId w:val="23"/>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del w:id="1905" w:author="Alhabibi, Haider@Energy" w:date="2022-03-09T17:53:00Z"/>
                <w:rFonts w:asciiTheme="minorHAnsi" w:eastAsia="Times New Roman" w:hAnsiTheme="minorHAnsi" w:cstheme="minorHAnsi"/>
                <w:sz w:val="18"/>
                <w:szCs w:val="20"/>
              </w:rPr>
            </w:pPr>
            <w:del w:id="1906" w:author="Alhabibi, Haider@Energy" w:date="2022-03-09T17:53:00Z">
              <w:r w:rsidRPr="005828AE" w:rsidDel="00F63A2B">
                <w:rPr>
                  <w:rFonts w:asciiTheme="minorHAnsi" w:eastAsia="Times New Roman" w:hAnsiTheme="minorHAnsi" w:cstheme="minorHAnsi"/>
                  <w:sz w:val="18"/>
                  <w:szCs w:val="20"/>
                </w:rPr>
                <w:delText>When the cold water line is used as the return, the pump, demand controls and thermo-sensor shall be installed in an accessible location at the end of supply portion of the hot water distribution line (typically under a sink).</w:delText>
              </w:r>
            </w:del>
          </w:p>
        </w:tc>
      </w:tr>
      <w:tr w:rsidR="000355C2" w:rsidRPr="006A4AED" w:rsidDel="00F63A2B" w14:paraId="421516D8" w14:textId="377F7B48" w:rsidTr="00DF1B84">
        <w:trPr>
          <w:trHeight w:val="144"/>
          <w:tblHeader/>
          <w:del w:id="1907" w:author="Alhabibi, Haider@Energy" w:date="2022-03-09T17:53:00Z"/>
        </w:trPr>
        <w:tc>
          <w:tcPr>
            <w:tcW w:w="627" w:type="dxa"/>
            <w:vAlign w:val="center"/>
          </w:tcPr>
          <w:p w14:paraId="74136061" w14:textId="40670F3E" w:rsidR="000355C2" w:rsidRPr="006A4AED" w:rsidDel="00F63A2B" w:rsidRDefault="000355C2" w:rsidP="00DF1B8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del w:id="1908" w:author="Alhabibi, Haider@Energy" w:date="2022-03-09T17:53:00Z"/>
                <w:rFonts w:asciiTheme="minorHAnsi" w:eastAsiaTheme="minorEastAsia" w:hAnsiTheme="minorHAnsi" w:cstheme="minorHAnsi"/>
                <w:sz w:val="20"/>
                <w:szCs w:val="20"/>
              </w:rPr>
            </w:pPr>
            <w:del w:id="1909" w:author="Alhabibi, Haider@Energy" w:date="2022-03-09T17:53:00Z">
              <w:r w:rsidDel="00F63A2B">
                <w:rPr>
                  <w:rFonts w:asciiTheme="minorHAnsi" w:eastAsiaTheme="minorEastAsia" w:hAnsiTheme="minorHAnsi" w:cstheme="minorHAnsi"/>
                  <w:sz w:val="20"/>
                  <w:szCs w:val="20"/>
                </w:rPr>
                <w:delText>06</w:delText>
              </w:r>
            </w:del>
          </w:p>
        </w:tc>
        <w:tc>
          <w:tcPr>
            <w:tcW w:w="10163" w:type="dxa"/>
            <w:vAlign w:val="center"/>
          </w:tcPr>
          <w:p w14:paraId="26656506" w14:textId="767477C8" w:rsidR="000355C2" w:rsidRPr="005828AE" w:rsidDel="00F63A2B" w:rsidRDefault="000355C2" w:rsidP="00DF1B8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del w:id="1910" w:author="Alhabibi, Haider@Energy" w:date="2022-03-09T17:53:00Z"/>
                <w:rFonts w:asciiTheme="minorHAnsi" w:eastAsiaTheme="minorEastAsia" w:hAnsiTheme="minorHAnsi" w:cstheme="minorHAnsi"/>
                <w:sz w:val="18"/>
                <w:szCs w:val="20"/>
              </w:rPr>
            </w:pPr>
            <w:del w:id="1911" w:author="Alhabibi, Haider@Energy" w:date="2022-03-09T17:53:00Z">
              <w:r w:rsidRPr="005828AE" w:rsidDel="00F63A2B">
                <w:rPr>
                  <w:rFonts w:asciiTheme="minorHAnsi" w:eastAsiaTheme="minorEastAsia" w:hAnsiTheme="minorHAnsi" w:cstheme="minorHAnsi"/>
                  <w:sz w:val="18"/>
                  <w:szCs w:val="20"/>
                </w:rPr>
                <w:delText>After the pump has been activated, the controls shall allow the pump to operate until the water temperature at the thermo-sensor rises to one of the following values:</w:delText>
              </w:r>
            </w:del>
          </w:p>
          <w:p w14:paraId="1AE14D5B" w14:textId="216F84F5" w:rsidR="000355C2" w:rsidRPr="005828AE" w:rsidDel="00F63A2B" w:rsidRDefault="000355C2" w:rsidP="00DF1B84">
            <w:pPr>
              <w:keepNext/>
              <w:numPr>
                <w:ilvl w:val="0"/>
                <w:numId w:val="22"/>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del w:id="1912" w:author="Alhabibi, Haider@Energy" w:date="2022-03-09T17:53:00Z"/>
                <w:rFonts w:ascii="Times New Roman" w:eastAsia="Times New Roman" w:hAnsi="Times New Roman" w:cstheme="minorHAnsi"/>
                <w:sz w:val="18"/>
                <w:szCs w:val="20"/>
              </w:rPr>
            </w:pPr>
            <w:del w:id="1913" w:author="Alhabibi, Haider@Energy" w:date="2022-03-09T17:53:00Z">
              <w:r w:rsidRPr="005828AE" w:rsidDel="00F63A2B">
                <w:rPr>
                  <w:rFonts w:asciiTheme="minorHAnsi" w:eastAsia="Times New Roman" w:hAnsiTheme="minorHAnsi" w:cstheme="minorHAnsi"/>
                  <w:sz w:val="18"/>
                  <w:szCs w:val="20"/>
                </w:rPr>
                <w:delText>Not more than 10°F (5.6°C) above the initial temperature of the water in the pipe</w:delText>
              </w:r>
              <w:r w:rsidR="009116CD" w:rsidDel="00F63A2B">
                <w:rPr>
                  <w:rFonts w:asciiTheme="minorHAnsi" w:eastAsia="Times New Roman" w:hAnsiTheme="minorHAnsi" w:cstheme="minorHAnsi"/>
                  <w:sz w:val="18"/>
                  <w:szCs w:val="20"/>
                </w:rPr>
                <w:delText>; or</w:delText>
              </w:r>
            </w:del>
          </w:p>
          <w:p w14:paraId="50615C0C" w14:textId="6494B20D" w:rsidR="000355C2" w:rsidRPr="005828AE" w:rsidDel="00F63A2B" w:rsidRDefault="000355C2" w:rsidP="00DF1B84">
            <w:pPr>
              <w:keepNext/>
              <w:numPr>
                <w:ilvl w:val="0"/>
                <w:numId w:val="22"/>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del w:id="1914" w:author="Alhabibi, Haider@Energy" w:date="2022-03-09T17:53:00Z"/>
                <w:rFonts w:ascii="Times New Roman" w:eastAsia="Times New Roman" w:hAnsi="Times New Roman" w:cstheme="minorHAnsi"/>
                <w:sz w:val="18"/>
                <w:szCs w:val="20"/>
              </w:rPr>
            </w:pPr>
            <w:del w:id="1915" w:author="Alhabibi, Haider@Energy" w:date="2022-03-09T17:53:00Z">
              <w:r w:rsidRPr="005828AE" w:rsidDel="00F63A2B">
                <w:rPr>
                  <w:rFonts w:asciiTheme="minorHAnsi" w:eastAsia="Times New Roman" w:hAnsiTheme="minorHAnsi" w:cstheme="minorHAnsi"/>
                  <w:sz w:val="18"/>
                  <w:szCs w:val="20"/>
                </w:rPr>
                <w:delText>Not more than 102°F (38.9°C).</w:delText>
              </w:r>
            </w:del>
          </w:p>
        </w:tc>
      </w:tr>
      <w:tr w:rsidR="000355C2" w:rsidRPr="006A4AED" w:rsidDel="00F63A2B" w14:paraId="4752DB2B" w14:textId="507BCF4B" w:rsidTr="00DF1B84">
        <w:trPr>
          <w:trHeight w:val="144"/>
          <w:tblHeader/>
          <w:del w:id="1916" w:author="Alhabibi, Haider@Energy" w:date="2022-03-09T17:53:00Z"/>
        </w:trPr>
        <w:tc>
          <w:tcPr>
            <w:tcW w:w="627" w:type="dxa"/>
            <w:vAlign w:val="center"/>
          </w:tcPr>
          <w:p w14:paraId="3E1A382E" w14:textId="6C35030C" w:rsidR="000355C2" w:rsidRPr="006A4AED" w:rsidDel="00F63A2B" w:rsidRDefault="000355C2" w:rsidP="00DF1B8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del w:id="1917" w:author="Alhabibi, Haider@Energy" w:date="2022-03-09T17:53:00Z"/>
                <w:rFonts w:asciiTheme="minorHAnsi" w:eastAsiaTheme="minorEastAsia" w:hAnsiTheme="minorHAnsi" w:cstheme="minorHAnsi"/>
                <w:sz w:val="20"/>
                <w:szCs w:val="20"/>
              </w:rPr>
            </w:pPr>
            <w:del w:id="1918" w:author="Alhabibi, Haider@Energy" w:date="2022-03-09T17:53:00Z">
              <w:r w:rsidDel="00F63A2B">
                <w:rPr>
                  <w:rFonts w:asciiTheme="minorHAnsi" w:eastAsiaTheme="minorEastAsia" w:hAnsiTheme="minorHAnsi" w:cstheme="minorHAnsi"/>
                  <w:sz w:val="20"/>
                  <w:szCs w:val="20"/>
                </w:rPr>
                <w:delText>07</w:delText>
              </w:r>
            </w:del>
          </w:p>
        </w:tc>
        <w:tc>
          <w:tcPr>
            <w:tcW w:w="10163" w:type="dxa"/>
            <w:vAlign w:val="center"/>
          </w:tcPr>
          <w:p w14:paraId="0EEA2324" w14:textId="73AD0A94" w:rsidR="000355C2" w:rsidRPr="005828AE" w:rsidDel="00F63A2B" w:rsidRDefault="000355C2" w:rsidP="00DF1B8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del w:id="1919" w:author="Alhabibi, Haider@Energy" w:date="2022-03-09T17:53:00Z"/>
                <w:rFonts w:asciiTheme="minorHAnsi" w:eastAsiaTheme="minorEastAsia" w:hAnsiTheme="minorHAnsi" w:cstheme="minorHAnsi"/>
                <w:sz w:val="18"/>
              </w:rPr>
            </w:pPr>
            <w:del w:id="1920" w:author="Alhabibi, Haider@Energy" w:date="2022-03-09T17:53:00Z">
              <w:r w:rsidRPr="005828AE" w:rsidDel="00F63A2B">
                <w:rPr>
                  <w:rFonts w:asciiTheme="minorHAnsi" w:eastAsiaTheme="minorEastAsia" w:hAnsiTheme="minorHAnsi" w:cstheme="minorHAnsi"/>
                  <w:sz w:val="18"/>
                  <w:szCs w:val="20"/>
                </w:rPr>
                <w:delText xml:space="preserve">Controls shall limit operation to no more than 5 minutes following activation.  </w:delText>
              </w:r>
            </w:del>
          </w:p>
        </w:tc>
      </w:tr>
      <w:tr w:rsidR="000355C2" w:rsidRPr="006A4AED" w14:paraId="5EA9766B" w14:textId="77777777" w:rsidTr="00DF1B84">
        <w:trPr>
          <w:trHeight w:val="144"/>
          <w:tblHeader/>
        </w:trPr>
        <w:tc>
          <w:tcPr>
            <w:tcW w:w="10790" w:type="dxa"/>
            <w:gridSpan w:val="2"/>
            <w:vAlign w:val="center"/>
          </w:tcPr>
          <w:p w14:paraId="50AED836" w14:textId="77777777" w:rsidR="000355C2" w:rsidRPr="006A4AED" w:rsidRDefault="000355C2" w:rsidP="00DF1B84">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20"/>
                <w:szCs w:val="20"/>
              </w:rPr>
            </w:pPr>
            <w:r w:rsidRPr="005828AE">
              <w:rPr>
                <w:rFonts w:asciiTheme="minorHAnsi" w:eastAsiaTheme="minorEastAsia" w:hAnsiTheme="minorHAnsi" w:cstheme="minorHAnsi"/>
                <w:b/>
                <w:sz w:val="18"/>
                <w:szCs w:val="20"/>
              </w:rPr>
              <w:t xml:space="preserve">The responsible person’s signature on this compliance document affirms that all applicable requirements in this table have been met.  </w:t>
            </w:r>
          </w:p>
        </w:tc>
      </w:tr>
    </w:tbl>
    <w:p w14:paraId="7B8DA5CF" w14:textId="77777777" w:rsidR="00954F25" w:rsidRPr="00450432" w:rsidRDefault="00954F25" w:rsidP="000029DA">
      <w:pPr>
        <w:spacing w:after="0" w:line="240" w:lineRule="auto"/>
        <w:rPr>
          <w:rFonts w:asciiTheme="minorHAnsi" w:hAnsiTheme="minorHAnsi" w:cstheme="minorHAnsi"/>
          <w:sz w:val="20"/>
          <w:szCs w:val="20"/>
        </w:rPr>
      </w:pPr>
    </w:p>
    <w:sectPr w:rsidR="00954F25" w:rsidRPr="00450432" w:rsidSect="005942BB">
      <w:headerReference w:type="even" r:id="rId20"/>
      <w:headerReference w:type="default" r:id="rId21"/>
      <w:headerReference w:type="first" r:id="rId22"/>
      <w:pgSz w:w="12240" w:h="15840" w:code="1"/>
      <w:pgMar w:top="720" w:right="720" w:bottom="720" w:left="720" w:header="576" w:footer="57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4F4F2D" w14:textId="77777777" w:rsidR="00903975" w:rsidRDefault="00903975" w:rsidP="004E3B6C">
      <w:pPr>
        <w:spacing w:after="0" w:line="240" w:lineRule="auto"/>
      </w:pPr>
      <w:r>
        <w:separator/>
      </w:r>
    </w:p>
  </w:endnote>
  <w:endnote w:type="continuationSeparator" w:id="0">
    <w:p w14:paraId="1AE4676A" w14:textId="77777777" w:rsidR="00903975" w:rsidRDefault="00903975" w:rsidP="004E3B6C">
      <w:pPr>
        <w:spacing w:after="0" w:line="240" w:lineRule="auto"/>
      </w:pPr>
      <w:r>
        <w:continuationSeparator/>
      </w:r>
    </w:p>
  </w:endnote>
  <w:endnote w:type="continuationNotice" w:id="1">
    <w:p w14:paraId="4B545B39" w14:textId="77777777" w:rsidR="00903975" w:rsidRDefault="0090397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8DA5E7" w14:textId="7BF39836" w:rsidR="00646141" w:rsidRPr="009425FF" w:rsidRDefault="00646141" w:rsidP="00F82DE0">
    <w:pPr>
      <w:pStyle w:val="Footer"/>
      <w:pBdr>
        <w:top w:val="single" w:sz="4" w:space="1" w:color="auto"/>
      </w:pBdr>
      <w:tabs>
        <w:tab w:val="clear" w:pos="4680"/>
        <w:tab w:val="clear" w:pos="9360"/>
        <w:tab w:val="center" w:pos="6570"/>
        <w:tab w:val="right" w:pos="14400"/>
      </w:tabs>
      <w:spacing w:after="0" w:line="240" w:lineRule="auto"/>
      <w:rPr>
        <w:rFonts w:asciiTheme="minorHAnsi" w:eastAsia="Times New Roman" w:hAnsiTheme="minorHAnsi"/>
        <w:sz w:val="20"/>
        <w:szCs w:val="20"/>
      </w:rPr>
    </w:pPr>
    <w:r w:rsidRPr="009425FF">
      <w:rPr>
        <w:rFonts w:asciiTheme="minorHAnsi" w:eastAsia="Times New Roman" w:hAnsiTheme="minorHAnsi"/>
        <w:sz w:val="20"/>
        <w:szCs w:val="20"/>
      </w:rPr>
      <w:t xml:space="preserve">Registration Number:                                 </w:t>
    </w:r>
    <w:r>
      <w:rPr>
        <w:rFonts w:asciiTheme="minorHAnsi" w:eastAsia="Times New Roman" w:hAnsiTheme="minorHAnsi"/>
        <w:sz w:val="20"/>
        <w:szCs w:val="20"/>
      </w:rPr>
      <w:t xml:space="preserve">              </w:t>
    </w:r>
    <w:r w:rsidRPr="009425FF">
      <w:rPr>
        <w:rFonts w:asciiTheme="minorHAnsi" w:eastAsia="Times New Roman" w:hAnsiTheme="minorHAnsi"/>
        <w:sz w:val="20"/>
        <w:szCs w:val="20"/>
      </w:rPr>
      <w:t xml:space="preserve">       </w:t>
    </w:r>
    <w:r>
      <w:rPr>
        <w:rFonts w:asciiTheme="minorHAnsi" w:eastAsia="Times New Roman" w:hAnsiTheme="minorHAnsi"/>
        <w:sz w:val="20"/>
        <w:szCs w:val="20"/>
      </w:rPr>
      <w:t xml:space="preserve">      </w:t>
    </w:r>
    <w:r w:rsidRPr="009425FF">
      <w:rPr>
        <w:rFonts w:asciiTheme="minorHAnsi" w:eastAsia="Times New Roman" w:hAnsiTheme="minorHAnsi"/>
        <w:sz w:val="20"/>
        <w:szCs w:val="20"/>
      </w:rPr>
      <w:t xml:space="preserve">  Registration Date/Time:       </w:t>
    </w:r>
    <w:r>
      <w:rPr>
        <w:rFonts w:asciiTheme="minorHAnsi" w:eastAsia="Times New Roman" w:hAnsiTheme="minorHAnsi"/>
        <w:sz w:val="20"/>
        <w:szCs w:val="20"/>
      </w:rPr>
      <w:t xml:space="preserve">  </w:t>
    </w:r>
    <w:r w:rsidRPr="009425FF">
      <w:rPr>
        <w:rFonts w:asciiTheme="minorHAnsi" w:eastAsia="Times New Roman" w:hAnsiTheme="minorHAnsi"/>
        <w:sz w:val="20"/>
        <w:szCs w:val="20"/>
      </w:rPr>
      <w:t xml:space="preserve">            </w:t>
    </w:r>
    <w:r>
      <w:rPr>
        <w:rFonts w:asciiTheme="minorHAnsi" w:eastAsia="Times New Roman" w:hAnsiTheme="minorHAnsi"/>
        <w:sz w:val="20"/>
        <w:szCs w:val="20"/>
      </w:rPr>
      <w:t xml:space="preserve">                </w:t>
    </w:r>
    <w:r w:rsidRPr="009425FF">
      <w:rPr>
        <w:rFonts w:asciiTheme="minorHAnsi" w:eastAsia="Times New Roman" w:hAnsiTheme="minorHAnsi"/>
        <w:sz w:val="20"/>
        <w:szCs w:val="20"/>
      </w:rPr>
      <w:t xml:space="preserve">HERS Provider:                       </w:t>
    </w:r>
  </w:p>
  <w:p w14:paraId="7B8DA5E8" w14:textId="1515875D" w:rsidR="00646141" w:rsidRPr="009425FF" w:rsidRDefault="00646141" w:rsidP="00F82DE0">
    <w:pPr>
      <w:pStyle w:val="Footer"/>
      <w:pBdr>
        <w:top w:val="single" w:sz="4" w:space="1" w:color="auto"/>
      </w:pBdr>
      <w:tabs>
        <w:tab w:val="clear" w:pos="4680"/>
        <w:tab w:val="clear" w:pos="9360"/>
        <w:tab w:val="center" w:pos="4320"/>
        <w:tab w:val="right" w:pos="14400"/>
      </w:tabs>
      <w:spacing w:after="0" w:line="240" w:lineRule="auto"/>
      <w:rPr>
        <w:rFonts w:asciiTheme="minorHAnsi" w:eastAsia="Times New Roman" w:hAnsiTheme="minorHAnsi"/>
        <w:sz w:val="20"/>
        <w:szCs w:val="20"/>
      </w:rPr>
    </w:pPr>
    <w:r w:rsidRPr="009425FF">
      <w:rPr>
        <w:rFonts w:asciiTheme="minorHAnsi" w:eastAsia="Times New Roman" w:hAnsiTheme="minorHAnsi"/>
        <w:sz w:val="20"/>
        <w:szCs w:val="20"/>
      </w:rPr>
      <w:t>CA Building Energy Efficiency Standards - 20</w:t>
    </w:r>
    <w:ins w:id="405" w:author="Markstrum, Alexis@Energy" w:date="2021-10-11T14:47:00Z">
      <w:r w:rsidR="0093669E">
        <w:rPr>
          <w:rFonts w:asciiTheme="minorHAnsi" w:eastAsia="Times New Roman" w:hAnsiTheme="minorHAnsi"/>
          <w:sz w:val="20"/>
          <w:szCs w:val="20"/>
        </w:rPr>
        <w:t>22</w:t>
      </w:r>
    </w:ins>
    <w:del w:id="406" w:author="Markstrum, Alexis@Energy" w:date="2021-10-11T14:47:00Z">
      <w:r w:rsidRPr="009425FF" w:rsidDel="0093669E">
        <w:rPr>
          <w:rFonts w:asciiTheme="minorHAnsi" w:eastAsia="Times New Roman" w:hAnsiTheme="minorHAnsi"/>
          <w:sz w:val="20"/>
          <w:szCs w:val="20"/>
        </w:rPr>
        <w:delText>1</w:delText>
      </w:r>
      <w:r w:rsidDel="0093669E">
        <w:rPr>
          <w:rFonts w:asciiTheme="minorHAnsi" w:eastAsia="Times New Roman" w:hAnsiTheme="minorHAnsi"/>
          <w:sz w:val="20"/>
          <w:szCs w:val="20"/>
        </w:rPr>
        <w:delText>9</w:delText>
      </w:r>
    </w:del>
    <w:r w:rsidRPr="009425FF">
      <w:rPr>
        <w:rFonts w:asciiTheme="minorHAnsi" w:eastAsia="Times New Roman" w:hAnsiTheme="minorHAnsi"/>
        <w:sz w:val="20"/>
        <w:szCs w:val="20"/>
      </w:rPr>
      <w:t xml:space="preserve"> </w:t>
    </w:r>
    <w:del w:id="407" w:author="Alhabibi, Haider@Energy" w:date="2022-03-09T17:35:00Z">
      <w:r w:rsidRPr="009425FF" w:rsidDel="007C7DF1">
        <w:rPr>
          <w:rFonts w:asciiTheme="minorHAnsi" w:eastAsia="Times New Roman" w:hAnsiTheme="minorHAnsi"/>
          <w:sz w:val="20"/>
          <w:szCs w:val="20"/>
        </w:rPr>
        <w:delText xml:space="preserve">Residential </w:delText>
      </w:r>
    </w:del>
    <w:ins w:id="408" w:author="Alhabibi, Haider@Energy" w:date="2022-03-09T17:35:00Z">
      <w:r w:rsidR="007C7DF1">
        <w:rPr>
          <w:rFonts w:asciiTheme="minorHAnsi" w:eastAsia="Times New Roman" w:hAnsiTheme="minorHAnsi"/>
          <w:sz w:val="20"/>
          <w:szCs w:val="20"/>
        </w:rPr>
        <w:t>Low-rise Multifamily</w:t>
      </w:r>
      <w:r w:rsidR="007C7DF1" w:rsidRPr="009425FF">
        <w:rPr>
          <w:rFonts w:asciiTheme="minorHAnsi" w:eastAsia="Times New Roman" w:hAnsiTheme="minorHAnsi"/>
          <w:sz w:val="20"/>
          <w:szCs w:val="20"/>
        </w:rPr>
        <w:t xml:space="preserve"> </w:t>
      </w:r>
    </w:ins>
    <w:r w:rsidRPr="009425FF">
      <w:rPr>
        <w:rFonts w:asciiTheme="minorHAnsi" w:eastAsia="Times New Roman" w:hAnsiTheme="minorHAnsi"/>
        <w:sz w:val="20"/>
        <w:szCs w:val="20"/>
      </w:rPr>
      <w:t>Compliance</w:t>
    </w:r>
    <w:r w:rsidRPr="009425FF">
      <w:rPr>
        <w:rFonts w:asciiTheme="minorHAnsi" w:eastAsia="Times New Roman" w:hAnsiTheme="minorHAnsi"/>
        <w:sz w:val="20"/>
        <w:szCs w:val="20"/>
      </w:rPr>
      <w:tab/>
    </w:r>
    <w:del w:id="409" w:author="Markstrum, Alexis@Energy" w:date="2021-10-11T14:46:00Z">
      <w:r w:rsidR="00EA78B5" w:rsidDel="0093669E">
        <w:rPr>
          <w:rFonts w:asciiTheme="minorHAnsi" w:eastAsia="Times New Roman" w:hAnsiTheme="minorHAnsi"/>
          <w:sz w:val="20"/>
          <w:szCs w:val="20"/>
        </w:rPr>
        <w:delText xml:space="preserve">October </w:delText>
      </w:r>
    </w:del>
    <w:ins w:id="410" w:author="Markstrum, Alexis@Energy" w:date="2021-10-11T14:46:00Z">
      <w:r w:rsidR="0093669E">
        <w:rPr>
          <w:rFonts w:asciiTheme="minorHAnsi" w:eastAsia="Times New Roman" w:hAnsiTheme="minorHAnsi"/>
          <w:sz w:val="20"/>
          <w:szCs w:val="20"/>
        </w:rPr>
        <w:t xml:space="preserve">January </w:t>
      </w:r>
    </w:ins>
    <w:r>
      <w:rPr>
        <w:rFonts w:asciiTheme="minorHAnsi" w:eastAsia="Times New Roman" w:hAnsiTheme="minorHAnsi"/>
        <w:sz w:val="20"/>
        <w:szCs w:val="20"/>
      </w:rPr>
      <w:t>202</w:t>
    </w:r>
    <w:ins w:id="411" w:author="Markstrum, Alexis@Energy" w:date="2021-10-11T14:46:00Z">
      <w:r w:rsidR="0093669E">
        <w:rPr>
          <w:rFonts w:asciiTheme="minorHAnsi" w:eastAsia="Times New Roman" w:hAnsiTheme="minorHAnsi"/>
          <w:sz w:val="20"/>
          <w:szCs w:val="20"/>
        </w:rPr>
        <w:t>2</w:t>
      </w:r>
    </w:ins>
    <w:del w:id="412" w:author="Markstrum, Alexis@Energy" w:date="2021-10-11T14:46:00Z">
      <w:r w:rsidR="00C31D45" w:rsidDel="0093669E">
        <w:rPr>
          <w:rFonts w:asciiTheme="minorHAnsi" w:eastAsia="Times New Roman" w:hAnsiTheme="minorHAnsi"/>
          <w:sz w:val="20"/>
          <w:szCs w:val="20"/>
        </w:rPr>
        <w:delText>1</w:delText>
      </w:r>
    </w:del>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8DA5F2" w14:textId="6CB49E48" w:rsidR="00646141" w:rsidRPr="009425FF" w:rsidRDefault="00646141" w:rsidP="00B24EAA">
    <w:pPr>
      <w:pStyle w:val="Footer"/>
      <w:pBdr>
        <w:top w:val="single" w:sz="4" w:space="1" w:color="auto"/>
      </w:pBdr>
      <w:tabs>
        <w:tab w:val="clear" w:pos="4680"/>
        <w:tab w:val="clear" w:pos="9360"/>
        <w:tab w:val="center" w:pos="4320"/>
        <w:tab w:val="right" w:pos="14400"/>
      </w:tabs>
      <w:spacing w:after="0" w:line="240" w:lineRule="auto"/>
      <w:rPr>
        <w:rFonts w:asciiTheme="minorHAnsi" w:eastAsia="Times New Roman" w:hAnsiTheme="minorHAnsi"/>
        <w:sz w:val="20"/>
        <w:szCs w:val="20"/>
      </w:rPr>
    </w:pPr>
    <w:r w:rsidRPr="009425FF">
      <w:rPr>
        <w:rFonts w:asciiTheme="minorHAnsi" w:eastAsia="Times New Roman" w:hAnsiTheme="minorHAnsi"/>
        <w:sz w:val="20"/>
        <w:szCs w:val="20"/>
      </w:rPr>
      <w:t>CA Building Energy Efficiency Standards - 20</w:t>
    </w:r>
    <w:ins w:id="564" w:author="Markstrum, Alexis@Energy" w:date="2021-10-11T14:47:00Z">
      <w:r w:rsidR="0093669E">
        <w:rPr>
          <w:rFonts w:asciiTheme="minorHAnsi" w:eastAsia="Times New Roman" w:hAnsiTheme="minorHAnsi"/>
          <w:sz w:val="20"/>
          <w:szCs w:val="20"/>
        </w:rPr>
        <w:t>22</w:t>
      </w:r>
    </w:ins>
    <w:del w:id="565" w:author="Markstrum, Alexis@Energy" w:date="2021-10-11T14:47:00Z">
      <w:r w:rsidRPr="009425FF" w:rsidDel="0093669E">
        <w:rPr>
          <w:rFonts w:asciiTheme="minorHAnsi" w:eastAsia="Times New Roman" w:hAnsiTheme="minorHAnsi"/>
          <w:sz w:val="20"/>
          <w:szCs w:val="20"/>
        </w:rPr>
        <w:delText>1</w:delText>
      </w:r>
      <w:r w:rsidDel="0093669E">
        <w:rPr>
          <w:rFonts w:asciiTheme="minorHAnsi" w:eastAsia="Times New Roman" w:hAnsiTheme="minorHAnsi"/>
          <w:sz w:val="20"/>
          <w:szCs w:val="20"/>
        </w:rPr>
        <w:delText>9</w:delText>
      </w:r>
    </w:del>
    <w:r w:rsidRPr="009425FF">
      <w:rPr>
        <w:rFonts w:asciiTheme="minorHAnsi" w:eastAsia="Times New Roman" w:hAnsiTheme="minorHAnsi"/>
        <w:sz w:val="20"/>
        <w:szCs w:val="20"/>
      </w:rPr>
      <w:t xml:space="preserve"> </w:t>
    </w:r>
    <w:del w:id="566" w:author="Alhabibi, Haider@Energy" w:date="2022-03-09T17:36:00Z">
      <w:r w:rsidRPr="009425FF" w:rsidDel="009B574A">
        <w:rPr>
          <w:rFonts w:asciiTheme="minorHAnsi" w:eastAsia="Times New Roman" w:hAnsiTheme="minorHAnsi"/>
          <w:sz w:val="20"/>
          <w:szCs w:val="20"/>
        </w:rPr>
        <w:delText xml:space="preserve">Residential </w:delText>
      </w:r>
    </w:del>
    <w:ins w:id="567" w:author="Alhabibi, Haider@Energy" w:date="2022-03-09T17:36:00Z">
      <w:r w:rsidR="009B574A">
        <w:rPr>
          <w:rFonts w:asciiTheme="minorHAnsi" w:eastAsia="Times New Roman" w:hAnsiTheme="minorHAnsi"/>
          <w:sz w:val="20"/>
          <w:szCs w:val="20"/>
        </w:rPr>
        <w:t>Low-rise Multifamily</w:t>
      </w:r>
      <w:r w:rsidR="009B574A" w:rsidRPr="009425FF">
        <w:rPr>
          <w:rFonts w:asciiTheme="minorHAnsi" w:eastAsia="Times New Roman" w:hAnsiTheme="minorHAnsi"/>
          <w:sz w:val="20"/>
          <w:szCs w:val="20"/>
        </w:rPr>
        <w:t xml:space="preserve"> </w:t>
      </w:r>
    </w:ins>
    <w:r w:rsidRPr="009425FF">
      <w:rPr>
        <w:rFonts w:asciiTheme="minorHAnsi" w:eastAsia="Times New Roman" w:hAnsiTheme="minorHAnsi"/>
        <w:sz w:val="20"/>
        <w:szCs w:val="20"/>
      </w:rPr>
      <w:t>Compliance</w:t>
    </w:r>
    <w:r w:rsidRPr="009425FF">
      <w:rPr>
        <w:rFonts w:asciiTheme="minorHAnsi" w:eastAsia="Times New Roman" w:hAnsiTheme="minorHAnsi"/>
        <w:sz w:val="20"/>
        <w:szCs w:val="20"/>
      </w:rPr>
      <w:tab/>
    </w:r>
    <w:del w:id="568" w:author="Markstrum, Alexis@Energy" w:date="2021-10-11T14:46:00Z">
      <w:r w:rsidR="007D5AA4" w:rsidDel="0093669E">
        <w:rPr>
          <w:rFonts w:asciiTheme="minorHAnsi" w:eastAsia="Times New Roman" w:hAnsiTheme="minorHAnsi"/>
          <w:sz w:val="20"/>
          <w:szCs w:val="20"/>
        </w:rPr>
        <w:delText xml:space="preserve">October </w:delText>
      </w:r>
      <w:r w:rsidDel="0093669E">
        <w:rPr>
          <w:rFonts w:asciiTheme="minorHAnsi" w:eastAsia="Times New Roman" w:hAnsiTheme="minorHAnsi"/>
          <w:sz w:val="20"/>
          <w:szCs w:val="20"/>
        </w:rPr>
        <w:delText>202</w:delText>
      </w:r>
      <w:r w:rsidR="00C31D45" w:rsidDel="0093669E">
        <w:rPr>
          <w:rFonts w:asciiTheme="minorHAnsi" w:eastAsia="Times New Roman" w:hAnsiTheme="minorHAnsi"/>
          <w:sz w:val="20"/>
          <w:szCs w:val="20"/>
        </w:rPr>
        <w:delText>1</w:delText>
      </w:r>
    </w:del>
    <w:ins w:id="569" w:author="Markstrum, Alexis@Energy" w:date="2021-10-11T14:46:00Z">
      <w:r w:rsidR="0093669E">
        <w:rPr>
          <w:rFonts w:asciiTheme="minorHAnsi" w:eastAsia="Times New Roman" w:hAnsiTheme="minorHAnsi"/>
          <w:sz w:val="20"/>
          <w:szCs w:val="20"/>
        </w:rPr>
        <w:t>Janu</w:t>
      </w:r>
    </w:ins>
    <w:ins w:id="570" w:author="Markstrum, Alexis@Energy" w:date="2021-10-11T14:47:00Z">
      <w:r w:rsidR="0093669E">
        <w:rPr>
          <w:rFonts w:asciiTheme="minorHAnsi" w:eastAsia="Times New Roman" w:hAnsiTheme="minorHAnsi"/>
          <w:sz w:val="20"/>
          <w:szCs w:val="20"/>
        </w:rPr>
        <w:t>ary 2022</w:t>
      </w:r>
    </w:ins>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C06855" w14:textId="77777777" w:rsidR="00903975" w:rsidRDefault="00903975" w:rsidP="004E3B6C">
      <w:pPr>
        <w:spacing w:after="0" w:line="240" w:lineRule="auto"/>
      </w:pPr>
      <w:r>
        <w:separator/>
      </w:r>
    </w:p>
  </w:footnote>
  <w:footnote w:type="continuationSeparator" w:id="0">
    <w:p w14:paraId="1AE8A030" w14:textId="77777777" w:rsidR="00903975" w:rsidRDefault="00903975" w:rsidP="004E3B6C">
      <w:pPr>
        <w:spacing w:after="0" w:line="240" w:lineRule="auto"/>
      </w:pPr>
      <w:r>
        <w:continuationSeparator/>
      </w:r>
    </w:p>
  </w:footnote>
  <w:footnote w:type="continuationNotice" w:id="1">
    <w:p w14:paraId="274BD10C" w14:textId="77777777" w:rsidR="00903975" w:rsidRDefault="0090397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8DA5D4" w14:textId="77777777" w:rsidR="00646141" w:rsidRDefault="00903975">
    <w:pPr>
      <w:pStyle w:val="Header"/>
    </w:pPr>
    <w:r>
      <w:rPr>
        <w:noProof/>
      </w:rPr>
      <w:pict w14:anchorId="7B8DA5F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460891" o:spid="_x0000_s2050" type="#_x0000_t75" style="position:absolute;margin-left:0;margin-top:0;width:10in;height:540pt;z-index:-251658238;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8DA5D5" w14:textId="1666E38D" w:rsidR="00646141" w:rsidRPr="002143E3" w:rsidRDefault="00646141" w:rsidP="005942BB">
    <w:pPr>
      <w:suppressAutoHyphens/>
      <w:spacing w:after="0" w:line="240" w:lineRule="auto"/>
      <w:ind w:left="-86"/>
      <w:rPr>
        <w:rFonts w:ascii="Arial" w:eastAsia="Times New Roman" w:hAnsi="Arial" w:cs="Arial"/>
        <w:sz w:val="14"/>
        <w:szCs w:val="14"/>
      </w:rPr>
    </w:pPr>
    <w:r w:rsidRPr="003018AA">
      <w:rPr>
        <w:rFonts w:ascii="Arial" w:eastAsia="Times New Roman" w:hAnsi="Arial"/>
        <w:noProof/>
        <w:sz w:val="14"/>
      </w:rPr>
      <w:drawing>
        <wp:anchor distT="0" distB="0" distL="114300" distR="114300" simplePos="0" relativeHeight="251658240" behindDoc="0" locked="0" layoutInCell="0" allowOverlap="1" wp14:anchorId="7B8DA5FE" wp14:editId="1DBC452F">
          <wp:simplePos x="0" y="0"/>
          <wp:positionH relativeFrom="column">
            <wp:posOffset>6529070</wp:posOffset>
          </wp:positionH>
          <wp:positionV relativeFrom="paragraph">
            <wp:posOffset>54610</wp:posOffset>
          </wp:positionV>
          <wp:extent cx="354076" cy="310896"/>
          <wp:effectExtent l="0" t="0" r="8255" b="0"/>
          <wp:wrapSquare wrapText="bothSides"/>
          <wp:docPr id="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54076" cy="310896"/>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903975">
      <w:rPr>
        <w:rFonts w:ascii="Arial" w:eastAsia="Times New Roman" w:hAnsi="Arial" w:cs="Arial"/>
        <w:noProof/>
        <w:sz w:val="14"/>
        <w:szCs w:val="14"/>
      </w:rPr>
      <w:pict w14:anchorId="7B8DA6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460892" o:spid="_x0000_s2051" type="#_x0000_t75" style="position:absolute;left:0;text-align:left;margin-left:0;margin-top:0;width:10in;height:540pt;z-index:-251658237;mso-position-horizontal:center;mso-position-horizontal-relative:margin;mso-position-vertical:center;mso-position-vertical-relative:margin" o:allowincell="f">
          <v:imagedata r:id="rId2" o:title="For information and data collection only" gain="19661f" blacklevel="22938f"/>
          <w10:wrap anchorx="margin" anchory="margin"/>
        </v:shape>
      </w:pict>
    </w:r>
    <w:r w:rsidRPr="002143E3">
      <w:rPr>
        <w:rFonts w:ascii="Arial" w:eastAsia="Times New Roman" w:hAnsi="Arial" w:cs="Arial"/>
        <w:sz w:val="14"/>
        <w:szCs w:val="14"/>
      </w:rPr>
      <w:t>STATE OF CALIFORNIA</w:t>
    </w:r>
  </w:p>
  <w:p w14:paraId="7B8DA5D6" w14:textId="2259E3D2" w:rsidR="00646141" w:rsidRPr="002143E3" w:rsidRDefault="00646141" w:rsidP="005942BB">
    <w:pPr>
      <w:suppressAutoHyphens/>
      <w:spacing w:after="0" w:line="240" w:lineRule="auto"/>
      <w:ind w:left="-86"/>
      <w:rPr>
        <w:rFonts w:ascii="Arial" w:eastAsia="Times New Roman" w:hAnsi="Arial" w:cs="Arial"/>
        <w:b/>
        <w:sz w:val="24"/>
        <w:szCs w:val="24"/>
      </w:rPr>
    </w:pPr>
    <w:del w:id="393" w:author="Tam, Danny@Energy" w:date="2022-02-28T14:12:00Z">
      <w:r w:rsidDel="0054567D">
        <w:rPr>
          <w:rFonts w:ascii="Arial" w:eastAsia="Times New Roman" w:hAnsi="Arial" w:cs="Arial"/>
          <w:b/>
          <w:sz w:val="24"/>
          <w:szCs w:val="24"/>
        </w:rPr>
        <w:delText xml:space="preserve">SINGLE </w:delText>
      </w:r>
    </w:del>
    <w:ins w:id="394" w:author="Tam, Danny@Energy" w:date="2022-02-28T14:12:00Z">
      <w:r w:rsidR="0054567D">
        <w:rPr>
          <w:rFonts w:ascii="Arial" w:eastAsia="Times New Roman" w:hAnsi="Arial" w:cs="Arial"/>
          <w:b/>
          <w:sz w:val="24"/>
          <w:szCs w:val="24"/>
        </w:rPr>
        <w:t xml:space="preserve">INDIVIDUAL </w:t>
      </w:r>
    </w:ins>
    <w:r>
      <w:rPr>
        <w:rFonts w:ascii="Arial" w:eastAsia="Times New Roman" w:hAnsi="Arial" w:cs="Arial"/>
        <w:b/>
        <w:sz w:val="24"/>
        <w:szCs w:val="24"/>
      </w:rPr>
      <w:t>DWELLING UNIT HOT WATER SYSTEM DISTRIBUTION</w:t>
    </w:r>
  </w:p>
  <w:p w14:paraId="7B8DA5D7" w14:textId="3E1B9117" w:rsidR="00646141" w:rsidRPr="002143E3" w:rsidRDefault="00646141" w:rsidP="005942BB">
    <w:pPr>
      <w:suppressAutoHyphens/>
      <w:spacing w:after="0" w:line="240" w:lineRule="auto"/>
      <w:ind w:left="-86"/>
      <w:rPr>
        <w:rFonts w:ascii="Arial" w:eastAsia="Times New Roman" w:hAnsi="Arial" w:cs="Arial"/>
        <w:sz w:val="14"/>
        <w:szCs w:val="14"/>
      </w:rPr>
    </w:pPr>
    <w:r w:rsidRPr="002143E3">
      <w:rPr>
        <w:rFonts w:ascii="Arial" w:eastAsia="Times New Roman" w:hAnsi="Arial" w:cs="Arial"/>
        <w:sz w:val="14"/>
        <w:szCs w:val="14"/>
      </w:rPr>
      <w:t>CEC-</w:t>
    </w:r>
    <w:del w:id="395" w:author="Tam, Danny@Energy" w:date="2022-02-28T13:19:00Z">
      <w:r w:rsidRPr="002143E3" w:rsidDel="00DA58BF">
        <w:rPr>
          <w:rFonts w:ascii="Arial" w:eastAsia="Times New Roman" w:hAnsi="Arial" w:cs="Arial"/>
          <w:sz w:val="14"/>
          <w:szCs w:val="14"/>
        </w:rPr>
        <w:delText>CF2R</w:delText>
      </w:r>
    </w:del>
    <w:ins w:id="396" w:author="Tam, Danny@Energy" w:date="2022-02-28T13:19:00Z">
      <w:r w:rsidR="00DA58BF">
        <w:rPr>
          <w:rFonts w:ascii="Arial" w:eastAsia="Times New Roman" w:hAnsi="Arial" w:cs="Arial"/>
          <w:sz w:val="14"/>
          <w:szCs w:val="14"/>
        </w:rPr>
        <w:t>LMCI</w:t>
      </w:r>
    </w:ins>
    <w:r w:rsidRPr="002143E3">
      <w:rPr>
        <w:rFonts w:ascii="Arial" w:eastAsia="Times New Roman" w:hAnsi="Arial" w:cs="Arial"/>
        <w:sz w:val="14"/>
        <w:szCs w:val="14"/>
      </w:rPr>
      <w:t>-</w:t>
    </w:r>
    <w:r>
      <w:rPr>
        <w:rFonts w:ascii="Arial" w:eastAsia="Times New Roman" w:hAnsi="Arial" w:cs="Arial"/>
        <w:sz w:val="14"/>
        <w:szCs w:val="14"/>
      </w:rPr>
      <w:t>PLB-02</w:t>
    </w:r>
    <w:r w:rsidRPr="002143E3">
      <w:rPr>
        <w:rFonts w:ascii="Arial" w:eastAsia="Times New Roman" w:hAnsi="Arial" w:cs="Arial"/>
        <w:sz w:val="14"/>
        <w:szCs w:val="14"/>
      </w:rPr>
      <w:t>-</w:t>
    </w:r>
    <w:r>
      <w:rPr>
        <w:rFonts w:ascii="Arial" w:eastAsia="Times New Roman" w:hAnsi="Arial" w:cs="Arial"/>
        <w:sz w:val="14"/>
        <w:szCs w:val="14"/>
      </w:rPr>
      <w:t>E</w:t>
    </w:r>
    <w:r w:rsidRPr="002143E3">
      <w:rPr>
        <w:rFonts w:ascii="Arial" w:eastAsia="Times New Roman" w:hAnsi="Arial" w:cs="Arial"/>
        <w:sz w:val="14"/>
        <w:szCs w:val="14"/>
      </w:rPr>
      <w:t xml:space="preserve"> (Revised </w:t>
    </w:r>
    <w:del w:id="397" w:author="Markstrum, Alexis@Energy" w:date="2021-10-11T14:46:00Z">
      <w:r w:rsidR="00EA78B5" w:rsidDel="0093669E">
        <w:rPr>
          <w:rFonts w:ascii="Arial" w:eastAsia="Times New Roman" w:hAnsi="Arial" w:cs="Arial"/>
          <w:sz w:val="14"/>
          <w:szCs w:val="14"/>
        </w:rPr>
        <w:delText>10</w:delText>
      </w:r>
    </w:del>
    <w:ins w:id="398" w:author="Markstrum, Alexis@Energy" w:date="2021-10-11T14:46:00Z">
      <w:r w:rsidR="0093669E">
        <w:rPr>
          <w:rFonts w:ascii="Arial" w:eastAsia="Times New Roman" w:hAnsi="Arial" w:cs="Arial"/>
          <w:sz w:val="14"/>
          <w:szCs w:val="14"/>
        </w:rPr>
        <w:t>01</w:t>
      </w:r>
    </w:ins>
    <w:r>
      <w:rPr>
        <w:rFonts w:ascii="Arial" w:eastAsia="Times New Roman" w:hAnsi="Arial" w:cs="Arial"/>
        <w:sz w:val="14"/>
        <w:szCs w:val="14"/>
      </w:rPr>
      <w:t>/2</w:t>
    </w:r>
    <w:ins w:id="399" w:author="Markstrum, Alexis@Energy" w:date="2021-10-11T14:46:00Z">
      <w:r w:rsidR="0093669E">
        <w:rPr>
          <w:rFonts w:ascii="Arial" w:eastAsia="Times New Roman" w:hAnsi="Arial" w:cs="Arial"/>
          <w:sz w:val="14"/>
          <w:szCs w:val="14"/>
        </w:rPr>
        <w:t>2</w:t>
      </w:r>
    </w:ins>
    <w:del w:id="400" w:author="Markstrum, Alexis@Energy" w:date="2021-10-11T14:46:00Z">
      <w:r w:rsidR="00C31D45" w:rsidDel="0093669E">
        <w:rPr>
          <w:rFonts w:ascii="Arial" w:eastAsia="Times New Roman" w:hAnsi="Arial" w:cs="Arial"/>
          <w:sz w:val="14"/>
          <w:szCs w:val="14"/>
        </w:rPr>
        <w:delText>1</w:delText>
      </w:r>
    </w:del>
    <w:r w:rsidRPr="002143E3">
      <w:rPr>
        <w:rFonts w:ascii="Arial" w:eastAsia="Times New Roman" w:hAnsi="Arial" w:cs="Arial"/>
        <w:sz w:val="14"/>
        <w:szCs w:val="14"/>
      </w:rPr>
      <w:t>)</w:t>
    </w:r>
    <w:r>
      <w:rPr>
        <w:rFonts w:ascii="Arial" w:eastAsia="Times New Roman" w:hAnsi="Arial" w:cs="Arial"/>
        <w:sz w:val="14"/>
        <w:szCs w:val="14"/>
      </w:rPr>
      <w:t xml:space="preserve">             </w:t>
    </w:r>
    <w:r w:rsidRPr="002143E3">
      <w:rPr>
        <w:rFonts w:ascii="Arial" w:eastAsia="Times New Roman" w:hAnsi="Arial" w:cs="Arial"/>
        <w:sz w:val="14"/>
        <w:szCs w:val="14"/>
      </w:rPr>
      <w:t xml:space="preserve"> </w:t>
    </w:r>
    <w:r>
      <w:rPr>
        <w:rFonts w:ascii="Arial" w:eastAsia="Times New Roman" w:hAnsi="Arial" w:cs="Arial"/>
        <w:sz w:val="14"/>
        <w:szCs w:val="14"/>
      </w:rPr>
      <w:t xml:space="preserve">                                                                                                                            </w:t>
    </w:r>
    <w:r w:rsidRPr="002143E3">
      <w:rPr>
        <w:rFonts w:ascii="Arial" w:eastAsia="Times New Roman"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100"/>
      <w:gridCol w:w="300"/>
      <w:gridCol w:w="3274"/>
      <w:gridCol w:w="2125"/>
    </w:tblGrid>
    <w:tr w:rsidR="00646141" w:rsidRPr="00F85124" w14:paraId="7B8DA5DA" w14:textId="77777777" w:rsidTr="00F8029A">
      <w:trPr>
        <w:cantSplit/>
        <w:trHeight w:val="288"/>
      </w:trPr>
      <w:tc>
        <w:tcPr>
          <w:tcW w:w="3877" w:type="pct"/>
          <w:gridSpan w:val="3"/>
          <w:tcBorders>
            <w:bottom w:val="single" w:sz="4" w:space="0" w:color="auto"/>
            <w:right w:val="nil"/>
          </w:tcBorders>
          <w:vAlign w:val="center"/>
        </w:tcPr>
        <w:p w14:paraId="7B8DA5D8" w14:textId="77777777" w:rsidR="00646141" w:rsidRPr="00F85124" w:rsidRDefault="00646141">
          <w:pPr>
            <w:pStyle w:val="Heading1"/>
            <w:numPr>
              <w:ilvl w:val="0"/>
              <w:numId w:val="0"/>
            </w:numPr>
            <w:spacing w:before="0"/>
            <w:rPr>
              <w:rFonts w:asciiTheme="minorHAnsi" w:hAnsiTheme="minorHAnsi"/>
              <w:b w:val="0"/>
              <w:bCs/>
              <w:sz w:val="20"/>
            </w:rPr>
          </w:pPr>
          <w:r>
            <w:rPr>
              <w:rFonts w:asciiTheme="minorHAnsi" w:hAnsiTheme="minorHAnsi"/>
              <w:b w:val="0"/>
              <w:bCs/>
              <w:sz w:val="20"/>
            </w:rPr>
            <w:t>CERTIFICATE OF INSTALLATION</w:t>
          </w:r>
        </w:p>
      </w:tc>
      <w:tc>
        <w:tcPr>
          <w:tcW w:w="1123" w:type="pct"/>
          <w:tcBorders>
            <w:left w:val="nil"/>
            <w:bottom w:val="single" w:sz="4" w:space="0" w:color="auto"/>
          </w:tcBorders>
          <w:tcMar>
            <w:left w:w="115" w:type="dxa"/>
            <w:right w:w="115" w:type="dxa"/>
          </w:tcMar>
          <w:vAlign w:val="center"/>
        </w:tcPr>
        <w:p w14:paraId="7B8DA5D9" w14:textId="114578C1" w:rsidR="00646141" w:rsidRPr="00F85124" w:rsidRDefault="00646141">
          <w:pPr>
            <w:pStyle w:val="Heading1"/>
            <w:numPr>
              <w:ilvl w:val="0"/>
              <w:numId w:val="0"/>
            </w:numPr>
            <w:spacing w:before="0"/>
            <w:jc w:val="right"/>
            <w:rPr>
              <w:rFonts w:asciiTheme="minorHAnsi" w:hAnsiTheme="minorHAnsi"/>
              <w:b w:val="0"/>
              <w:bCs/>
              <w:sz w:val="20"/>
            </w:rPr>
          </w:pPr>
          <w:del w:id="401" w:author="Tam, Danny@Energy" w:date="2022-02-28T13:19:00Z">
            <w:r w:rsidDel="00DA58BF">
              <w:rPr>
                <w:rFonts w:asciiTheme="minorHAnsi" w:hAnsiTheme="minorHAnsi"/>
                <w:b w:val="0"/>
                <w:bCs/>
                <w:sz w:val="20"/>
              </w:rPr>
              <w:delText>CF2R</w:delText>
            </w:r>
          </w:del>
          <w:ins w:id="402" w:author="Tam, Danny@Energy" w:date="2022-02-28T13:19:00Z">
            <w:r w:rsidR="00DA58BF">
              <w:rPr>
                <w:rFonts w:asciiTheme="minorHAnsi" w:hAnsiTheme="minorHAnsi"/>
                <w:b w:val="0"/>
                <w:bCs/>
                <w:sz w:val="20"/>
              </w:rPr>
              <w:t>LMCI</w:t>
            </w:r>
          </w:ins>
          <w:r>
            <w:rPr>
              <w:rFonts w:asciiTheme="minorHAnsi" w:hAnsiTheme="minorHAnsi"/>
              <w:b w:val="0"/>
              <w:bCs/>
              <w:sz w:val="20"/>
            </w:rPr>
            <w:t>-PLB-02-E</w:t>
          </w:r>
        </w:p>
      </w:tc>
    </w:tr>
    <w:tr w:rsidR="00646141" w:rsidRPr="00F85124" w14:paraId="7B8DA5DD" w14:textId="77777777" w:rsidTr="005D2463">
      <w:trPr>
        <w:cantSplit/>
        <w:trHeight w:val="288"/>
      </w:trPr>
      <w:tc>
        <w:tcPr>
          <w:tcW w:w="2500" w:type="pct"/>
          <w:gridSpan w:val="2"/>
          <w:tcBorders>
            <w:right w:val="nil"/>
          </w:tcBorders>
        </w:tcPr>
        <w:p w14:paraId="7B8DA5DB" w14:textId="095BE7C9" w:rsidR="00646141" w:rsidRPr="00586C72" w:rsidRDefault="00646141" w:rsidP="005942BB">
          <w:pPr>
            <w:tabs>
              <w:tab w:val="right" w:pos="10543"/>
            </w:tabs>
            <w:spacing w:after="0" w:line="240" w:lineRule="auto"/>
            <w:rPr>
              <w:rFonts w:asciiTheme="minorHAnsi" w:hAnsiTheme="minorHAnsi"/>
              <w:sz w:val="20"/>
              <w:szCs w:val="20"/>
            </w:rPr>
          </w:pPr>
          <w:del w:id="403" w:author="Tam, Danny@Energy" w:date="2022-02-28T15:12:00Z">
            <w:r w:rsidRPr="00586C72" w:rsidDel="007C58C8">
              <w:rPr>
                <w:rFonts w:asciiTheme="minorHAnsi" w:hAnsiTheme="minorHAnsi"/>
                <w:bCs/>
                <w:sz w:val="20"/>
                <w:szCs w:val="20"/>
              </w:rPr>
              <w:delText xml:space="preserve">Single </w:delText>
            </w:r>
          </w:del>
          <w:ins w:id="404" w:author="Tam, Danny@Energy" w:date="2022-02-28T15:12:00Z">
            <w:r w:rsidR="007C58C8">
              <w:rPr>
                <w:rFonts w:asciiTheme="minorHAnsi" w:hAnsiTheme="minorHAnsi"/>
                <w:bCs/>
                <w:sz w:val="20"/>
                <w:szCs w:val="20"/>
              </w:rPr>
              <w:t xml:space="preserve">Individual </w:t>
            </w:r>
          </w:ins>
          <w:r w:rsidRPr="00586C72">
            <w:rPr>
              <w:rFonts w:asciiTheme="minorHAnsi" w:hAnsiTheme="minorHAnsi"/>
              <w:bCs/>
              <w:sz w:val="20"/>
              <w:szCs w:val="20"/>
            </w:rPr>
            <w:t>Dwelling Unit Hot Water System Distribution</w:t>
          </w:r>
        </w:p>
      </w:tc>
      <w:tc>
        <w:tcPr>
          <w:tcW w:w="2500" w:type="pct"/>
          <w:gridSpan w:val="2"/>
          <w:tcBorders>
            <w:left w:val="nil"/>
          </w:tcBorders>
        </w:tcPr>
        <w:p w14:paraId="7B8DA5DC" w14:textId="19DD3040" w:rsidR="00646141" w:rsidRPr="00586C72" w:rsidRDefault="00646141" w:rsidP="005942BB">
          <w:pPr>
            <w:tabs>
              <w:tab w:val="right" w:pos="10543"/>
            </w:tabs>
            <w:spacing w:after="0" w:line="240" w:lineRule="auto"/>
            <w:jc w:val="right"/>
            <w:rPr>
              <w:rFonts w:asciiTheme="minorHAnsi" w:hAnsiTheme="minorHAnsi"/>
              <w:sz w:val="20"/>
              <w:szCs w:val="20"/>
            </w:rPr>
          </w:pPr>
          <w:r w:rsidRPr="00586C72">
            <w:rPr>
              <w:rFonts w:asciiTheme="minorHAnsi" w:hAnsiTheme="minorHAnsi"/>
              <w:bCs/>
              <w:sz w:val="20"/>
              <w:szCs w:val="20"/>
            </w:rPr>
            <w:t xml:space="preserve">(Page </w:t>
          </w:r>
          <w:r w:rsidRPr="00586C72">
            <w:rPr>
              <w:rFonts w:asciiTheme="minorHAnsi" w:hAnsiTheme="minorHAnsi"/>
              <w:bCs/>
              <w:sz w:val="20"/>
              <w:szCs w:val="20"/>
            </w:rPr>
            <w:fldChar w:fldCharType="begin"/>
          </w:r>
          <w:r w:rsidRPr="00586C72">
            <w:rPr>
              <w:rFonts w:asciiTheme="minorHAnsi" w:hAnsiTheme="minorHAnsi"/>
              <w:bCs/>
              <w:sz w:val="20"/>
              <w:szCs w:val="20"/>
            </w:rPr>
            <w:instrText xml:space="preserve"> PAGE   \* MERGEFORMAT </w:instrText>
          </w:r>
          <w:r w:rsidRPr="00586C72">
            <w:rPr>
              <w:rFonts w:asciiTheme="minorHAnsi" w:hAnsiTheme="minorHAnsi"/>
              <w:bCs/>
              <w:sz w:val="20"/>
              <w:szCs w:val="20"/>
            </w:rPr>
            <w:fldChar w:fldCharType="separate"/>
          </w:r>
          <w:r w:rsidR="007E2540">
            <w:rPr>
              <w:rFonts w:asciiTheme="minorHAnsi" w:hAnsiTheme="minorHAnsi"/>
              <w:bCs/>
              <w:noProof/>
              <w:sz w:val="20"/>
              <w:szCs w:val="20"/>
            </w:rPr>
            <w:t>5</w:t>
          </w:r>
          <w:r w:rsidRPr="00586C72">
            <w:rPr>
              <w:rFonts w:asciiTheme="minorHAnsi" w:hAnsiTheme="minorHAnsi"/>
              <w:bCs/>
              <w:sz w:val="20"/>
              <w:szCs w:val="20"/>
            </w:rPr>
            <w:fldChar w:fldCharType="end"/>
          </w:r>
          <w:r w:rsidRPr="00586C72">
            <w:rPr>
              <w:rFonts w:asciiTheme="minorHAnsi" w:hAnsiTheme="minorHAnsi"/>
              <w:bCs/>
              <w:sz w:val="20"/>
              <w:szCs w:val="20"/>
            </w:rPr>
            <w:t xml:space="preserve"> of </w:t>
          </w:r>
          <w:r>
            <w:rPr>
              <w:rFonts w:asciiTheme="minorHAnsi" w:hAnsiTheme="minorHAnsi"/>
              <w:bCs/>
              <w:noProof/>
              <w:sz w:val="20"/>
              <w:szCs w:val="20"/>
            </w:rPr>
            <w:fldChar w:fldCharType="begin"/>
          </w:r>
          <w:r>
            <w:rPr>
              <w:rFonts w:asciiTheme="minorHAnsi" w:hAnsiTheme="minorHAnsi"/>
              <w:bCs/>
              <w:noProof/>
              <w:sz w:val="20"/>
              <w:szCs w:val="20"/>
            </w:rPr>
            <w:instrText xml:space="preserve"> SECTIONPAGES   \* MERGEFORMAT </w:instrText>
          </w:r>
          <w:r>
            <w:rPr>
              <w:rFonts w:asciiTheme="minorHAnsi" w:hAnsiTheme="minorHAnsi"/>
              <w:bCs/>
              <w:noProof/>
              <w:sz w:val="20"/>
              <w:szCs w:val="20"/>
            </w:rPr>
            <w:fldChar w:fldCharType="separate"/>
          </w:r>
          <w:r w:rsidR="000E4555">
            <w:rPr>
              <w:rFonts w:asciiTheme="minorHAnsi" w:hAnsiTheme="minorHAnsi"/>
              <w:bCs/>
              <w:noProof/>
              <w:sz w:val="20"/>
              <w:szCs w:val="20"/>
            </w:rPr>
            <w:t>6</w:t>
          </w:r>
          <w:r>
            <w:rPr>
              <w:rFonts w:asciiTheme="minorHAnsi" w:hAnsiTheme="minorHAnsi"/>
              <w:bCs/>
              <w:noProof/>
              <w:sz w:val="20"/>
              <w:szCs w:val="20"/>
            </w:rPr>
            <w:fldChar w:fldCharType="end"/>
          </w:r>
          <w:r w:rsidRPr="00586C72">
            <w:rPr>
              <w:rFonts w:asciiTheme="minorHAnsi" w:hAnsiTheme="minorHAnsi"/>
              <w:bCs/>
              <w:sz w:val="20"/>
              <w:szCs w:val="20"/>
            </w:rPr>
            <w:t>)</w:t>
          </w:r>
        </w:p>
      </w:tc>
    </w:tr>
    <w:tr w:rsidR="00646141" w:rsidRPr="00F85124" w14:paraId="7B8DA5E1" w14:textId="77777777" w:rsidTr="002143E3">
      <w:trPr>
        <w:cantSplit/>
        <w:trHeight w:val="288"/>
      </w:trPr>
      <w:tc>
        <w:tcPr>
          <w:tcW w:w="0" w:type="auto"/>
        </w:tcPr>
        <w:p w14:paraId="7B8DA5DE" w14:textId="77777777" w:rsidR="00646141" w:rsidRPr="00F85124" w:rsidRDefault="00646141">
          <w:pPr>
            <w:spacing w:after="0" w:line="240" w:lineRule="auto"/>
            <w:rPr>
              <w:rFonts w:asciiTheme="minorHAnsi" w:hAnsiTheme="minorHAnsi"/>
              <w:sz w:val="12"/>
              <w:szCs w:val="12"/>
            </w:rPr>
          </w:pPr>
          <w:r w:rsidRPr="00F85124">
            <w:rPr>
              <w:rFonts w:asciiTheme="minorHAnsi" w:hAnsiTheme="minorHAnsi"/>
              <w:sz w:val="12"/>
              <w:szCs w:val="12"/>
            </w:rPr>
            <w:t>Project Name:</w:t>
          </w:r>
        </w:p>
      </w:tc>
      <w:tc>
        <w:tcPr>
          <w:tcW w:w="1516" w:type="pct"/>
          <w:gridSpan w:val="2"/>
        </w:tcPr>
        <w:p w14:paraId="7B8DA5DF" w14:textId="77777777" w:rsidR="00646141" w:rsidRPr="00F85124" w:rsidRDefault="00646141" w:rsidP="005942BB">
          <w:pPr>
            <w:spacing w:after="0" w:line="240" w:lineRule="auto"/>
            <w:rPr>
              <w:rFonts w:asciiTheme="minorHAnsi" w:hAnsiTheme="minorHAnsi"/>
              <w:sz w:val="12"/>
              <w:szCs w:val="12"/>
            </w:rPr>
          </w:pPr>
          <w:r w:rsidRPr="00F85124">
            <w:rPr>
              <w:rFonts w:asciiTheme="minorHAnsi" w:hAnsiTheme="minorHAnsi"/>
              <w:sz w:val="12"/>
              <w:szCs w:val="12"/>
            </w:rPr>
            <w:t>Enforcement Agency:</w:t>
          </w:r>
        </w:p>
      </w:tc>
      <w:tc>
        <w:tcPr>
          <w:tcW w:w="1123" w:type="pct"/>
        </w:tcPr>
        <w:p w14:paraId="7B8DA5E0" w14:textId="77777777" w:rsidR="00646141" w:rsidRPr="00F85124" w:rsidRDefault="00646141" w:rsidP="005942BB">
          <w:pPr>
            <w:spacing w:after="0" w:line="240" w:lineRule="auto"/>
            <w:rPr>
              <w:rFonts w:asciiTheme="minorHAnsi" w:hAnsiTheme="minorHAnsi"/>
              <w:sz w:val="12"/>
              <w:szCs w:val="12"/>
            </w:rPr>
          </w:pPr>
          <w:r w:rsidRPr="00F85124">
            <w:rPr>
              <w:rFonts w:asciiTheme="minorHAnsi" w:hAnsiTheme="minorHAnsi"/>
              <w:sz w:val="12"/>
              <w:szCs w:val="12"/>
            </w:rPr>
            <w:t>Permit Number:</w:t>
          </w:r>
        </w:p>
      </w:tc>
    </w:tr>
    <w:tr w:rsidR="00646141" w:rsidRPr="00F85124" w14:paraId="7B8DA5E5" w14:textId="77777777" w:rsidTr="005942BB">
      <w:trPr>
        <w:cantSplit/>
        <w:trHeight w:val="288"/>
      </w:trPr>
      <w:tc>
        <w:tcPr>
          <w:tcW w:w="0" w:type="auto"/>
        </w:tcPr>
        <w:p w14:paraId="7B8DA5E2" w14:textId="77777777" w:rsidR="00646141" w:rsidRPr="00F85124" w:rsidRDefault="00646141" w:rsidP="005942BB">
          <w:pPr>
            <w:spacing w:after="0" w:line="240" w:lineRule="auto"/>
            <w:rPr>
              <w:rFonts w:asciiTheme="minorHAnsi" w:hAnsiTheme="minorHAnsi"/>
              <w:sz w:val="12"/>
              <w:szCs w:val="12"/>
              <w:vertAlign w:val="superscript"/>
            </w:rPr>
          </w:pPr>
          <w:r w:rsidRPr="00F85124">
            <w:rPr>
              <w:rFonts w:asciiTheme="minorHAnsi" w:hAnsiTheme="minorHAnsi"/>
              <w:sz w:val="12"/>
              <w:szCs w:val="12"/>
            </w:rPr>
            <w:t>Dwelling Address:</w:t>
          </w:r>
        </w:p>
      </w:tc>
      <w:tc>
        <w:tcPr>
          <w:tcW w:w="1516" w:type="pct"/>
          <w:gridSpan w:val="2"/>
        </w:tcPr>
        <w:p w14:paraId="7B8DA5E3" w14:textId="69CBC2E5" w:rsidR="00646141" w:rsidRPr="00F85124" w:rsidRDefault="00646141" w:rsidP="005942BB">
          <w:pPr>
            <w:spacing w:after="0" w:line="240" w:lineRule="auto"/>
            <w:rPr>
              <w:rFonts w:asciiTheme="minorHAnsi" w:hAnsiTheme="minorHAnsi"/>
              <w:sz w:val="12"/>
              <w:szCs w:val="12"/>
              <w:vertAlign w:val="superscript"/>
            </w:rPr>
          </w:pPr>
          <w:r w:rsidRPr="00F85124">
            <w:rPr>
              <w:rFonts w:asciiTheme="minorHAnsi" w:hAnsiTheme="minorHAnsi"/>
              <w:sz w:val="12"/>
              <w:szCs w:val="12"/>
            </w:rPr>
            <w:t>City</w:t>
          </w:r>
          <w:r>
            <w:rPr>
              <w:rFonts w:asciiTheme="minorHAnsi" w:hAnsiTheme="minorHAnsi"/>
              <w:sz w:val="12"/>
              <w:szCs w:val="12"/>
            </w:rPr>
            <w:t>:</w:t>
          </w:r>
        </w:p>
      </w:tc>
      <w:tc>
        <w:tcPr>
          <w:tcW w:w="1123" w:type="pct"/>
        </w:tcPr>
        <w:p w14:paraId="7B8DA5E4" w14:textId="4900C553" w:rsidR="00646141" w:rsidRPr="00F85124" w:rsidRDefault="00646141" w:rsidP="005942BB">
          <w:pPr>
            <w:spacing w:after="0" w:line="240" w:lineRule="auto"/>
            <w:rPr>
              <w:rFonts w:asciiTheme="minorHAnsi" w:hAnsiTheme="minorHAnsi"/>
              <w:sz w:val="12"/>
              <w:szCs w:val="12"/>
              <w:vertAlign w:val="superscript"/>
            </w:rPr>
          </w:pPr>
          <w:r w:rsidRPr="00F85124">
            <w:rPr>
              <w:rFonts w:asciiTheme="minorHAnsi" w:hAnsiTheme="minorHAnsi"/>
              <w:sz w:val="12"/>
              <w:szCs w:val="12"/>
            </w:rPr>
            <w:t>Zip Code</w:t>
          </w:r>
          <w:r>
            <w:rPr>
              <w:rFonts w:asciiTheme="minorHAnsi" w:hAnsiTheme="minorHAnsi"/>
              <w:sz w:val="12"/>
              <w:szCs w:val="12"/>
            </w:rPr>
            <w:t>:</w:t>
          </w:r>
        </w:p>
      </w:tc>
    </w:tr>
  </w:tbl>
  <w:p w14:paraId="7B8DA5E6" w14:textId="77777777" w:rsidR="00646141" w:rsidRPr="00ED521E" w:rsidRDefault="00646141" w:rsidP="00586C72">
    <w:pPr>
      <w:pStyle w:val="Header"/>
      <w:spacing w:after="0"/>
      <w:rPr>
        <w:sz w:val="20"/>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8DA5E9" w14:textId="77777777" w:rsidR="00646141" w:rsidRDefault="00903975">
    <w:pPr>
      <w:pStyle w:val="Header"/>
    </w:pPr>
    <w:r>
      <w:rPr>
        <w:noProof/>
      </w:rPr>
      <w:pict w14:anchorId="7B8DA60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460890" o:spid="_x0000_s2049" type="#_x0000_t75" style="position:absolute;margin-left:0;margin-top:0;width:10in;height:540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8DA5EA" w14:textId="77777777" w:rsidR="00646141" w:rsidRDefault="00903975">
    <w:pPr>
      <w:pStyle w:val="Header"/>
    </w:pPr>
    <w:r>
      <w:rPr>
        <w:noProof/>
      </w:rPr>
      <w:pict w14:anchorId="7B8DA60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460894" o:spid="_x0000_s2053" type="#_x0000_t75" style="position:absolute;margin-left:0;margin-top:0;width:10in;height:540pt;z-index:-251658233;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2974"/>
      <w:gridCol w:w="2425"/>
    </w:tblGrid>
    <w:tr w:rsidR="00646141" w:rsidRPr="00F85124" w14:paraId="7B8DA5ED" w14:textId="77777777" w:rsidTr="000877CF">
      <w:trPr>
        <w:cantSplit/>
        <w:trHeight w:val="144"/>
      </w:trPr>
      <w:tc>
        <w:tcPr>
          <w:tcW w:w="3877" w:type="pct"/>
          <w:gridSpan w:val="2"/>
          <w:tcBorders>
            <w:bottom w:val="single" w:sz="4" w:space="0" w:color="auto"/>
            <w:right w:val="nil"/>
          </w:tcBorders>
          <w:vAlign w:val="center"/>
        </w:tcPr>
        <w:p w14:paraId="7B8DA5EB" w14:textId="343B1A34" w:rsidR="00646141" w:rsidRPr="00F85124" w:rsidRDefault="00646141" w:rsidP="00D45E55">
          <w:pPr>
            <w:pStyle w:val="Heading1"/>
            <w:numPr>
              <w:ilvl w:val="0"/>
              <w:numId w:val="0"/>
            </w:numPr>
            <w:spacing w:before="0"/>
            <w:rPr>
              <w:rFonts w:asciiTheme="minorHAnsi" w:hAnsiTheme="minorHAnsi"/>
              <w:b w:val="0"/>
              <w:bCs/>
              <w:sz w:val="20"/>
            </w:rPr>
          </w:pPr>
          <w:r>
            <w:rPr>
              <w:rFonts w:asciiTheme="minorHAnsi" w:hAnsiTheme="minorHAnsi"/>
              <w:b w:val="0"/>
              <w:bCs/>
              <w:sz w:val="20"/>
            </w:rPr>
            <w:t>CERTIFICATE OF INSTALLATION – USER INSTRUCTIONS</w:t>
          </w:r>
        </w:p>
      </w:tc>
      <w:tc>
        <w:tcPr>
          <w:tcW w:w="1123" w:type="pct"/>
          <w:tcBorders>
            <w:left w:val="nil"/>
            <w:bottom w:val="single" w:sz="4" w:space="0" w:color="auto"/>
          </w:tcBorders>
          <w:tcMar>
            <w:left w:w="115" w:type="dxa"/>
            <w:right w:w="115" w:type="dxa"/>
          </w:tcMar>
          <w:vAlign w:val="center"/>
        </w:tcPr>
        <w:p w14:paraId="7B8DA5EC" w14:textId="30C38500" w:rsidR="00646141" w:rsidRPr="00F85124" w:rsidRDefault="00646141" w:rsidP="00D82883">
          <w:pPr>
            <w:pStyle w:val="Heading1"/>
            <w:numPr>
              <w:ilvl w:val="0"/>
              <w:numId w:val="0"/>
            </w:numPr>
            <w:spacing w:before="0"/>
            <w:jc w:val="right"/>
            <w:rPr>
              <w:rFonts w:asciiTheme="minorHAnsi" w:hAnsiTheme="minorHAnsi"/>
              <w:b w:val="0"/>
              <w:bCs/>
              <w:sz w:val="20"/>
            </w:rPr>
          </w:pPr>
          <w:del w:id="560" w:author="Tam, Danny@Energy" w:date="2022-02-28T14:14:00Z">
            <w:r w:rsidDel="003F6BB4">
              <w:rPr>
                <w:rFonts w:asciiTheme="minorHAnsi" w:hAnsiTheme="minorHAnsi"/>
                <w:b w:val="0"/>
                <w:bCs/>
                <w:sz w:val="20"/>
              </w:rPr>
              <w:delText>CF2R</w:delText>
            </w:r>
          </w:del>
          <w:ins w:id="561" w:author="Tam, Danny@Energy" w:date="2022-02-28T14:14:00Z">
            <w:r w:rsidR="003F6BB4">
              <w:rPr>
                <w:rFonts w:asciiTheme="minorHAnsi" w:hAnsiTheme="minorHAnsi"/>
                <w:b w:val="0"/>
                <w:bCs/>
                <w:sz w:val="20"/>
              </w:rPr>
              <w:t>LMCI</w:t>
            </w:r>
          </w:ins>
          <w:r>
            <w:rPr>
              <w:rFonts w:asciiTheme="minorHAnsi" w:hAnsiTheme="minorHAnsi"/>
              <w:b w:val="0"/>
              <w:bCs/>
              <w:sz w:val="20"/>
            </w:rPr>
            <w:t>-PLB-02-E</w:t>
          </w:r>
        </w:p>
      </w:tc>
    </w:tr>
    <w:tr w:rsidR="00646141" w:rsidRPr="00F85124" w14:paraId="7B8DA5F0" w14:textId="77777777" w:rsidTr="005D2463">
      <w:trPr>
        <w:cantSplit/>
        <w:trHeight w:val="288"/>
      </w:trPr>
      <w:tc>
        <w:tcPr>
          <w:tcW w:w="2500" w:type="pct"/>
          <w:tcBorders>
            <w:right w:val="nil"/>
          </w:tcBorders>
        </w:tcPr>
        <w:p w14:paraId="7B8DA5EE" w14:textId="3E982101" w:rsidR="00646141" w:rsidRPr="00586C72" w:rsidRDefault="00646141" w:rsidP="00586C72">
          <w:pPr>
            <w:tabs>
              <w:tab w:val="right" w:pos="10543"/>
            </w:tabs>
            <w:spacing w:after="0"/>
            <w:rPr>
              <w:rFonts w:asciiTheme="minorHAnsi" w:hAnsiTheme="minorHAnsi"/>
              <w:sz w:val="20"/>
              <w:szCs w:val="20"/>
            </w:rPr>
          </w:pPr>
          <w:del w:id="562" w:author="Tam, Danny@Energy" w:date="2022-02-28T15:13:00Z">
            <w:r w:rsidRPr="00586C72" w:rsidDel="007C58C8">
              <w:rPr>
                <w:rFonts w:asciiTheme="minorHAnsi" w:hAnsiTheme="minorHAnsi"/>
                <w:bCs/>
                <w:sz w:val="20"/>
                <w:szCs w:val="20"/>
              </w:rPr>
              <w:delText xml:space="preserve">Single </w:delText>
            </w:r>
          </w:del>
          <w:ins w:id="563" w:author="Tam, Danny@Energy" w:date="2022-02-28T15:13:00Z">
            <w:r w:rsidR="007C58C8">
              <w:rPr>
                <w:rFonts w:asciiTheme="minorHAnsi" w:hAnsiTheme="minorHAnsi"/>
                <w:bCs/>
                <w:sz w:val="20"/>
                <w:szCs w:val="20"/>
              </w:rPr>
              <w:t>Individual</w:t>
            </w:r>
            <w:r w:rsidR="007C58C8" w:rsidRPr="00586C72">
              <w:rPr>
                <w:rFonts w:asciiTheme="minorHAnsi" w:hAnsiTheme="minorHAnsi"/>
                <w:bCs/>
                <w:sz w:val="20"/>
                <w:szCs w:val="20"/>
              </w:rPr>
              <w:t xml:space="preserve"> </w:t>
            </w:r>
          </w:ins>
          <w:r w:rsidRPr="00586C72">
            <w:rPr>
              <w:rFonts w:asciiTheme="minorHAnsi" w:hAnsiTheme="minorHAnsi"/>
              <w:bCs/>
              <w:sz w:val="20"/>
              <w:szCs w:val="20"/>
            </w:rPr>
            <w:t>Dwelling Unit Hot Water System Distribution</w:t>
          </w:r>
        </w:p>
      </w:tc>
      <w:tc>
        <w:tcPr>
          <w:tcW w:w="2500" w:type="pct"/>
          <w:gridSpan w:val="2"/>
          <w:tcBorders>
            <w:left w:val="nil"/>
          </w:tcBorders>
        </w:tcPr>
        <w:p w14:paraId="7B8DA5EF" w14:textId="16C1CF3A" w:rsidR="00646141" w:rsidRPr="00586C72" w:rsidRDefault="00646141" w:rsidP="00586C72">
          <w:pPr>
            <w:tabs>
              <w:tab w:val="right" w:pos="10543"/>
            </w:tabs>
            <w:spacing w:after="0"/>
            <w:jc w:val="right"/>
            <w:rPr>
              <w:rFonts w:asciiTheme="minorHAnsi" w:hAnsiTheme="minorHAnsi"/>
              <w:sz w:val="20"/>
              <w:szCs w:val="20"/>
            </w:rPr>
          </w:pPr>
          <w:r w:rsidRPr="00586C72">
            <w:rPr>
              <w:rFonts w:asciiTheme="minorHAnsi" w:hAnsiTheme="minorHAnsi"/>
              <w:bCs/>
              <w:sz w:val="20"/>
              <w:szCs w:val="20"/>
            </w:rPr>
            <w:t xml:space="preserve">(Page </w:t>
          </w:r>
          <w:r w:rsidRPr="00586C72">
            <w:rPr>
              <w:rFonts w:asciiTheme="minorHAnsi" w:hAnsiTheme="minorHAnsi"/>
              <w:bCs/>
              <w:sz w:val="20"/>
              <w:szCs w:val="20"/>
            </w:rPr>
            <w:fldChar w:fldCharType="begin"/>
          </w:r>
          <w:r w:rsidRPr="00586C72">
            <w:rPr>
              <w:rFonts w:asciiTheme="minorHAnsi" w:hAnsiTheme="minorHAnsi"/>
              <w:bCs/>
              <w:sz w:val="20"/>
              <w:szCs w:val="20"/>
            </w:rPr>
            <w:instrText xml:space="preserve"> PAGE   \* MERGEFORMAT </w:instrText>
          </w:r>
          <w:r w:rsidRPr="00586C72">
            <w:rPr>
              <w:rFonts w:asciiTheme="minorHAnsi" w:hAnsiTheme="minorHAnsi"/>
              <w:bCs/>
              <w:sz w:val="20"/>
              <w:szCs w:val="20"/>
            </w:rPr>
            <w:fldChar w:fldCharType="separate"/>
          </w:r>
          <w:r w:rsidR="007E2540">
            <w:rPr>
              <w:rFonts w:asciiTheme="minorHAnsi" w:hAnsiTheme="minorHAnsi"/>
              <w:bCs/>
              <w:noProof/>
              <w:sz w:val="20"/>
              <w:szCs w:val="20"/>
            </w:rPr>
            <w:t>2</w:t>
          </w:r>
          <w:r w:rsidRPr="00586C72">
            <w:rPr>
              <w:rFonts w:asciiTheme="minorHAnsi" w:hAnsiTheme="minorHAnsi"/>
              <w:bCs/>
              <w:sz w:val="20"/>
              <w:szCs w:val="20"/>
            </w:rPr>
            <w:fldChar w:fldCharType="end"/>
          </w:r>
          <w:r w:rsidRPr="00586C72">
            <w:rPr>
              <w:rFonts w:asciiTheme="minorHAnsi" w:hAnsiTheme="minorHAnsi"/>
              <w:bCs/>
              <w:sz w:val="20"/>
              <w:szCs w:val="20"/>
            </w:rPr>
            <w:t xml:space="preserve"> of </w:t>
          </w:r>
          <w:r>
            <w:rPr>
              <w:rFonts w:asciiTheme="minorHAnsi" w:hAnsiTheme="minorHAnsi"/>
              <w:bCs/>
              <w:noProof/>
              <w:sz w:val="20"/>
              <w:szCs w:val="20"/>
            </w:rPr>
            <w:fldChar w:fldCharType="begin"/>
          </w:r>
          <w:r>
            <w:rPr>
              <w:rFonts w:asciiTheme="minorHAnsi" w:hAnsiTheme="minorHAnsi"/>
              <w:bCs/>
              <w:noProof/>
              <w:sz w:val="20"/>
              <w:szCs w:val="20"/>
            </w:rPr>
            <w:instrText xml:space="preserve"> SECTIONPAGES   \* MERGEFORMAT </w:instrText>
          </w:r>
          <w:r>
            <w:rPr>
              <w:rFonts w:asciiTheme="minorHAnsi" w:hAnsiTheme="minorHAnsi"/>
              <w:bCs/>
              <w:noProof/>
              <w:sz w:val="20"/>
              <w:szCs w:val="20"/>
            </w:rPr>
            <w:fldChar w:fldCharType="separate"/>
          </w:r>
          <w:r w:rsidR="000E4555">
            <w:rPr>
              <w:rFonts w:asciiTheme="minorHAnsi" w:hAnsiTheme="minorHAnsi"/>
              <w:bCs/>
              <w:noProof/>
              <w:sz w:val="20"/>
              <w:szCs w:val="20"/>
            </w:rPr>
            <w:t>2</w:t>
          </w:r>
          <w:r>
            <w:rPr>
              <w:rFonts w:asciiTheme="minorHAnsi" w:hAnsiTheme="minorHAnsi"/>
              <w:bCs/>
              <w:noProof/>
              <w:sz w:val="20"/>
              <w:szCs w:val="20"/>
            </w:rPr>
            <w:fldChar w:fldCharType="end"/>
          </w:r>
          <w:r w:rsidRPr="00586C72">
            <w:rPr>
              <w:rFonts w:asciiTheme="minorHAnsi" w:hAnsiTheme="minorHAnsi"/>
              <w:bCs/>
              <w:sz w:val="20"/>
              <w:szCs w:val="20"/>
            </w:rPr>
            <w:t>)</w:t>
          </w:r>
        </w:p>
      </w:tc>
    </w:tr>
  </w:tbl>
  <w:p w14:paraId="7B8DA5F1" w14:textId="5A6907D1" w:rsidR="00646141" w:rsidRPr="00ED521E" w:rsidRDefault="00903975" w:rsidP="00586C72">
    <w:pPr>
      <w:pStyle w:val="Header"/>
      <w:spacing w:after="0"/>
      <w:rPr>
        <w:sz w:val="20"/>
        <w:szCs w:val="16"/>
      </w:rPr>
    </w:pPr>
    <w:r>
      <w:rPr>
        <w:rFonts w:asciiTheme="minorHAnsi" w:hAnsiTheme="minorHAnsi"/>
        <w:b/>
        <w:bCs/>
        <w:noProof/>
        <w:sz w:val="20"/>
      </w:rPr>
      <w:pict w14:anchorId="7B8DA6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460895" o:spid="_x0000_s2059" type="#_x0000_t75" style="position:absolute;margin-left:0;margin-top:0;width:10in;height:540pt;z-index:-25165823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8DA5F3" w14:textId="77777777" w:rsidR="00646141" w:rsidRDefault="00903975">
    <w:pPr>
      <w:pStyle w:val="Header"/>
    </w:pPr>
    <w:r>
      <w:rPr>
        <w:noProof/>
      </w:rPr>
      <w:pict w14:anchorId="7B8DA6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460893" o:spid="_x0000_s2052" type="#_x0000_t75" style="position:absolute;margin-left:0;margin-top:0;width:10in;height:540pt;z-index:-251658231;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8DA5F4" w14:textId="77777777" w:rsidR="00646141" w:rsidRDefault="00903975">
    <w:pPr>
      <w:pStyle w:val="Header"/>
    </w:pPr>
    <w:r>
      <w:rPr>
        <w:noProof/>
      </w:rPr>
      <w:pict w14:anchorId="7B8DA60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460897" o:spid="_x0000_s2056" type="#_x0000_t75" style="position:absolute;margin-left:0;margin-top:0;width:10in;height:540pt;z-index:-251658235;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2974"/>
      <w:gridCol w:w="2425"/>
    </w:tblGrid>
    <w:tr w:rsidR="00646141" w:rsidRPr="00F85124" w14:paraId="7B8DA5F7" w14:textId="77777777" w:rsidTr="000877CF">
      <w:trPr>
        <w:cantSplit/>
        <w:trHeight w:val="144"/>
      </w:trPr>
      <w:tc>
        <w:tcPr>
          <w:tcW w:w="3877" w:type="pct"/>
          <w:gridSpan w:val="2"/>
          <w:tcBorders>
            <w:bottom w:val="single" w:sz="4" w:space="0" w:color="auto"/>
            <w:right w:val="nil"/>
          </w:tcBorders>
          <w:vAlign w:val="center"/>
        </w:tcPr>
        <w:p w14:paraId="7B8DA5F5" w14:textId="4C1E8C96" w:rsidR="00646141" w:rsidRPr="00F85124" w:rsidRDefault="00646141" w:rsidP="00DE2B86">
          <w:pPr>
            <w:pStyle w:val="Heading1"/>
            <w:numPr>
              <w:ilvl w:val="0"/>
              <w:numId w:val="0"/>
            </w:numPr>
            <w:spacing w:before="0"/>
            <w:rPr>
              <w:rFonts w:asciiTheme="minorHAnsi" w:hAnsiTheme="minorHAnsi"/>
              <w:b w:val="0"/>
              <w:bCs/>
              <w:sz w:val="20"/>
            </w:rPr>
          </w:pPr>
          <w:r>
            <w:rPr>
              <w:rFonts w:asciiTheme="minorHAnsi" w:hAnsiTheme="minorHAnsi"/>
              <w:b w:val="0"/>
              <w:bCs/>
              <w:sz w:val="20"/>
            </w:rPr>
            <w:t>CERTIFICATE OF INSTALLATION – DATA FIELD DEFINITIONS AND CALCULATIONS</w:t>
          </w:r>
        </w:p>
      </w:tc>
      <w:tc>
        <w:tcPr>
          <w:tcW w:w="1123" w:type="pct"/>
          <w:tcBorders>
            <w:left w:val="nil"/>
            <w:bottom w:val="single" w:sz="4" w:space="0" w:color="auto"/>
          </w:tcBorders>
          <w:tcMar>
            <w:left w:w="115" w:type="dxa"/>
            <w:right w:w="115" w:type="dxa"/>
          </w:tcMar>
          <w:vAlign w:val="center"/>
        </w:tcPr>
        <w:p w14:paraId="7B8DA5F6" w14:textId="03D5D342" w:rsidR="00646141" w:rsidRDefault="00646141">
          <w:pPr>
            <w:pStyle w:val="Heading1"/>
            <w:numPr>
              <w:ilvl w:val="0"/>
              <w:numId w:val="0"/>
            </w:numPr>
            <w:spacing w:before="0"/>
            <w:jc w:val="right"/>
            <w:rPr>
              <w:rFonts w:asciiTheme="minorHAnsi" w:hAnsiTheme="minorHAnsi"/>
              <w:b w:val="0"/>
              <w:bCs/>
              <w:sz w:val="20"/>
            </w:rPr>
          </w:pPr>
          <w:del w:id="1921" w:author="Tam, Danny@Energy" w:date="2022-02-28T14:12:00Z">
            <w:r w:rsidDel="00CE2134">
              <w:rPr>
                <w:rFonts w:asciiTheme="minorHAnsi" w:hAnsiTheme="minorHAnsi"/>
                <w:b w:val="0"/>
                <w:bCs/>
                <w:sz w:val="20"/>
              </w:rPr>
              <w:delText>CF2R</w:delText>
            </w:r>
          </w:del>
          <w:ins w:id="1922" w:author="Tam, Danny@Energy" w:date="2022-02-28T14:12:00Z">
            <w:r w:rsidR="00CE2134">
              <w:rPr>
                <w:rFonts w:asciiTheme="minorHAnsi" w:hAnsiTheme="minorHAnsi"/>
                <w:b w:val="0"/>
                <w:bCs/>
                <w:sz w:val="20"/>
              </w:rPr>
              <w:t>L</w:t>
            </w:r>
          </w:ins>
          <w:ins w:id="1923" w:author="Tam, Danny@Energy" w:date="2022-02-28T14:13:00Z">
            <w:r w:rsidR="00CE2134">
              <w:rPr>
                <w:rFonts w:asciiTheme="minorHAnsi" w:hAnsiTheme="minorHAnsi"/>
                <w:b w:val="0"/>
                <w:bCs/>
                <w:sz w:val="20"/>
              </w:rPr>
              <w:t>MCI</w:t>
            </w:r>
          </w:ins>
          <w:r>
            <w:rPr>
              <w:rFonts w:asciiTheme="minorHAnsi" w:hAnsiTheme="minorHAnsi"/>
              <w:b w:val="0"/>
              <w:bCs/>
              <w:sz w:val="20"/>
            </w:rPr>
            <w:t>-PLB-02-E</w:t>
          </w:r>
        </w:p>
      </w:tc>
    </w:tr>
    <w:tr w:rsidR="00646141" w:rsidRPr="00F85124" w14:paraId="7B8DA5FA" w14:textId="77777777" w:rsidTr="005D2463">
      <w:trPr>
        <w:cantSplit/>
        <w:trHeight w:val="288"/>
      </w:trPr>
      <w:tc>
        <w:tcPr>
          <w:tcW w:w="2500" w:type="pct"/>
          <w:tcBorders>
            <w:right w:val="nil"/>
          </w:tcBorders>
        </w:tcPr>
        <w:p w14:paraId="7B8DA5F8" w14:textId="252640AB" w:rsidR="00646141" w:rsidRPr="00586C72" w:rsidRDefault="00646141" w:rsidP="00586C72">
          <w:pPr>
            <w:tabs>
              <w:tab w:val="right" w:pos="10543"/>
            </w:tabs>
            <w:spacing w:after="0"/>
            <w:rPr>
              <w:rFonts w:asciiTheme="minorHAnsi" w:hAnsiTheme="minorHAnsi"/>
              <w:sz w:val="20"/>
              <w:szCs w:val="20"/>
            </w:rPr>
          </w:pPr>
          <w:del w:id="1924" w:author="Tam, Danny@Energy" w:date="2022-02-28T14:13:00Z">
            <w:r w:rsidRPr="00586C72" w:rsidDel="00CE2134">
              <w:rPr>
                <w:rFonts w:asciiTheme="minorHAnsi" w:hAnsiTheme="minorHAnsi"/>
                <w:bCs/>
                <w:sz w:val="20"/>
                <w:szCs w:val="20"/>
              </w:rPr>
              <w:delText xml:space="preserve">Single </w:delText>
            </w:r>
          </w:del>
          <w:ins w:id="1925" w:author="Tam, Danny@Energy" w:date="2022-02-28T14:13:00Z">
            <w:r w:rsidR="00CE2134">
              <w:rPr>
                <w:rFonts w:asciiTheme="minorHAnsi" w:hAnsiTheme="minorHAnsi"/>
                <w:bCs/>
                <w:sz w:val="20"/>
                <w:szCs w:val="20"/>
              </w:rPr>
              <w:t>Individual</w:t>
            </w:r>
            <w:r w:rsidR="00CE2134" w:rsidRPr="00586C72">
              <w:rPr>
                <w:rFonts w:asciiTheme="minorHAnsi" w:hAnsiTheme="minorHAnsi"/>
                <w:bCs/>
                <w:sz w:val="20"/>
                <w:szCs w:val="20"/>
              </w:rPr>
              <w:t xml:space="preserve"> </w:t>
            </w:r>
          </w:ins>
          <w:r w:rsidRPr="00586C72">
            <w:rPr>
              <w:rFonts w:asciiTheme="minorHAnsi" w:hAnsiTheme="minorHAnsi"/>
              <w:bCs/>
              <w:sz w:val="20"/>
              <w:szCs w:val="20"/>
            </w:rPr>
            <w:t>Dwelling Unit Hot Water System Distribution</w:t>
          </w:r>
        </w:p>
      </w:tc>
      <w:tc>
        <w:tcPr>
          <w:tcW w:w="2500" w:type="pct"/>
          <w:gridSpan w:val="2"/>
          <w:tcBorders>
            <w:left w:val="nil"/>
          </w:tcBorders>
        </w:tcPr>
        <w:p w14:paraId="7B8DA5F9" w14:textId="6404CBF2" w:rsidR="00646141" w:rsidRPr="00586C72" w:rsidRDefault="00646141" w:rsidP="00586C72">
          <w:pPr>
            <w:tabs>
              <w:tab w:val="right" w:pos="10543"/>
            </w:tabs>
            <w:spacing w:after="0"/>
            <w:jc w:val="right"/>
            <w:rPr>
              <w:rFonts w:asciiTheme="minorHAnsi" w:hAnsiTheme="minorHAnsi"/>
              <w:sz w:val="20"/>
              <w:szCs w:val="20"/>
            </w:rPr>
          </w:pPr>
          <w:r w:rsidRPr="00586C72">
            <w:rPr>
              <w:rFonts w:asciiTheme="minorHAnsi" w:hAnsiTheme="minorHAnsi"/>
              <w:bCs/>
              <w:sz w:val="20"/>
              <w:szCs w:val="20"/>
            </w:rPr>
            <w:t xml:space="preserve">(Page </w:t>
          </w:r>
          <w:r w:rsidRPr="00586C72">
            <w:rPr>
              <w:rFonts w:asciiTheme="minorHAnsi" w:hAnsiTheme="minorHAnsi"/>
              <w:bCs/>
              <w:sz w:val="20"/>
              <w:szCs w:val="20"/>
            </w:rPr>
            <w:fldChar w:fldCharType="begin"/>
          </w:r>
          <w:r w:rsidRPr="00586C72">
            <w:rPr>
              <w:rFonts w:asciiTheme="minorHAnsi" w:hAnsiTheme="minorHAnsi"/>
              <w:bCs/>
              <w:sz w:val="20"/>
              <w:szCs w:val="20"/>
            </w:rPr>
            <w:instrText xml:space="preserve"> PAGE   \* MERGEFORMAT </w:instrText>
          </w:r>
          <w:r w:rsidRPr="00586C72">
            <w:rPr>
              <w:rFonts w:asciiTheme="minorHAnsi" w:hAnsiTheme="minorHAnsi"/>
              <w:bCs/>
              <w:sz w:val="20"/>
              <w:szCs w:val="20"/>
            </w:rPr>
            <w:fldChar w:fldCharType="separate"/>
          </w:r>
          <w:r w:rsidR="007E2540">
            <w:rPr>
              <w:rFonts w:asciiTheme="minorHAnsi" w:hAnsiTheme="minorHAnsi"/>
              <w:bCs/>
              <w:noProof/>
              <w:sz w:val="20"/>
              <w:szCs w:val="20"/>
            </w:rPr>
            <w:t>7</w:t>
          </w:r>
          <w:r w:rsidRPr="00586C72">
            <w:rPr>
              <w:rFonts w:asciiTheme="minorHAnsi" w:hAnsiTheme="minorHAnsi"/>
              <w:bCs/>
              <w:sz w:val="20"/>
              <w:szCs w:val="20"/>
            </w:rPr>
            <w:fldChar w:fldCharType="end"/>
          </w:r>
          <w:r w:rsidRPr="00586C72">
            <w:rPr>
              <w:rFonts w:asciiTheme="minorHAnsi" w:hAnsiTheme="minorHAnsi"/>
              <w:bCs/>
              <w:sz w:val="20"/>
              <w:szCs w:val="20"/>
            </w:rPr>
            <w:t xml:space="preserve"> of </w:t>
          </w:r>
          <w:r>
            <w:rPr>
              <w:rFonts w:asciiTheme="minorHAnsi" w:hAnsiTheme="minorHAnsi"/>
              <w:bCs/>
              <w:noProof/>
              <w:sz w:val="20"/>
              <w:szCs w:val="20"/>
            </w:rPr>
            <w:fldChar w:fldCharType="begin"/>
          </w:r>
          <w:r>
            <w:rPr>
              <w:rFonts w:asciiTheme="minorHAnsi" w:hAnsiTheme="minorHAnsi"/>
              <w:bCs/>
              <w:noProof/>
              <w:sz w:val="20"/>
              <w:szCs w:val="20"/>
            </w:rPr>
            <w:instrText xml:space="preserve"> SECTIONPAGES   \* MERGEFORMAT </w:instrText>
          </w:r>
          <w:r>
            <w:rPr>
              <w:rFonts w:asciiTheme="minorHAnsi" w:hAnsiTheme="minorHAnsi"/>
              <w:bCs/>
              <w:noProof/>
              <w:sz w:val="20"/>
              <w:szCs w:val="20"/>
            </w:rPr>
            <w:fldChar w:fldCharType="separate"/>
          </w:r>
          <w:r w:rsidR="000E4555">
            <w:rPr>
              <w:rFonts w:asciiTheme="minorHAnsi" w:hAnsiTheme="minorHAnsi"/>
              <w:bCs/>
              <w:noProof/>
              <w:sz w:val="20"/>
              <w:szCs w:val="20"/>
            </w:rPr>
            <w:t>11</w:t>
          </w:r>
          <w:r>
            <w:rPr>
              <w:rFonts w:asciiTheme="minorHAnsi" w:hAnsiTheme="minorHAnsi"/>
              <w:bCs/>
              <w:noProof/>
              <w:sz w:val="20"/>
              <w:szCs w:val="20"/>
            </w:rPr>
            <w:fldChar w:fldCharType="end"/>
          </w:r>
          <w:r w:rsidRPr="00586C72">
            <w:rPr>
              <w:rFonts w:asciiTheme="minorHAnsi" w:hAnsiTheme="minorHAnsi"/>
              <w:bCs/>
              <w:sz w:val="20"/>
              <w:szCs w:val="20"/>
            </w:rPr>
            <w:t>)</w:t>
          </w:r>
        </w:p>
      </w:tc>
    </w:tr>
  </w:tbl>
  <w:p w14:paraId="7B8DA5FB" w14:textId="4B043221" w:rsidR="00646141" w:rsidRPr="00ED521E" w:rsidRDefault="00903975" w:rsidP="00586C72">
    <w:pPr>
      <w:pStyle w:val="Header"/>
      <w:spacing w:after="0"/>
      <w:rPr>
        <w:sz w:val="20"/>
        <w:szCs w:val="16"/>
      </w:rPr>
    </w:pPr>
    <w:r>
      <w:rPr>
        <w:rFonts w:asciiTheme="minorHAnsi" w:hAnsiTheme="minorHAnsi"/>
        <w:b/>
        <w:bCs/>
        <w:noProof/>
        <w:sz w:val="20"/>
      </w:rPr>
      <w:pict w14:anchorId="7B8DA60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460898" o:spid="_x0000_s2058" type="#_x0000_t75" style="position:absolute;margin-left:0;margin-top:0;width:10in;height:540pt;z-index:-25165823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8DA5FC" w14:textId="77777777" w:rsidR="00646141" w:rsidRDefault="00903975">
    <w:pPr>
      <w:pStyle w:val="Header"/>
    </w:pPr>
    <w:r>
      <w:rPr>
        <w:noProof/>
      </w:rPr>
      <w:pict w14:anchorId="7B8DA60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460896" o:spid="_x0000_s2055" type="#_x0000_t75" style="position:absolute;margin-left:0;margin-top:0;width:10in;height:540pt;z-index:-2516582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F638FE"/>
    <w:multiLevelType w:val="hybridMultilevel"/>
    <w:tmpl w:val="3484FEE6"/>
    <w:lvl w:ilvl="0" w:tplc="BC6CF56C">
      <w:start w:val="1"/>
      <w:numFmt w:val="decimal"/>
      <w:lvlText w:val="%1."/>
      <w:lvlJc w:val="left"/>
      <w:pPr>
        <w:ind w:left="630" w:hanging="360"/>
      </w:pPr>
      <w:rPr>
        <w:rFonts w:hint="default"/>
      </w:rPr>
    </w:lvl>
    <w:lvl w:ilvl="1" w:tplc="04090001">
      <w:start w:val="1"/>
      <w:numFmt w:val="bullet"/>
      <w:lvlText w:val=""/>
      <w:lvlJc w:val="left"/>
      <w:pPr>
        <w:ind w:left="1350" w:hanging="360"/>
      </w:pPr>
      <w:rPr>
        <w:rFonts w:ascii="Symbol" w:hAnsi="Symbol" w:hint="default"/>
      </w:r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 w15:restartNumberingAfterBreak="0">
    <w:nsid w:val="0EF4549F"/>
    <w:multiLevelType w:val="hybridMultilevel"/>
    <w:tmpl w:val="BCF495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AD0ED2"/>
    <w:multiLevelType w:val="hybridMultilevel"/>
    <w:tmpl w:val="625274C8"/>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C231E4D"/>
    <w:multiLevelType w:val="hybridMultilevel"/>
    <w:tmpl w:val="1C0EB72A"/>
    <w:lvl w:ilvl="0" w:tplc="BC6CF56C">
      <w:start w:val="1"/>
      <w:numFmt w:val="decimal"/>
      <w:lvlText w:val="%1."/>
      <w:lvlJc w:val="left"/>
      <w:pPr>
        <w:ind w:left="630" w:hanging="360"/>
      </w:pPr>
      <w:rPr>
        <w:rFonts w:hint="default"/>
      </w:rPr>
    </w:lvl>
    <w:lvl w:ilvl="1" w:tplc="04090005">
      <w:start w:val="1"/>
      <w:numFmt w:val="bullet"/>
      <w:lvlText w:val=""/>
      <w:lvlJc w:val="left"/>
      <w:pPr>
        <w:ind w:left="1350" w:hanging="360"/>
      </w:pPr>
      <w:rPr>
        <w:rFonts w:ascii="Wingdings" w:hAnsi="Wingdings" w:hint="default"/>
      </w:r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4" w15:restartNumberingAfterBreak="0">
    <w:nsid w:val="1E2F1E5A"/>
    <w:multiLevelType w:val="hybridMultilevel"/>
    <w:tmpl w:val="49C0AF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FC36BD"/>
    <w:multiLevelType w:val="hybridMultilevel"/>
    <w:tmpl w:val="5F327306"/>
    <w:lvl w:ilvl="0" w:tplc="BC6CF56C">
      <w:start w:val="1"/>
      <w:numFmt w:val="decimal"/>
      <w:lvlText w:val="%1."/>
      <w:lvlJc w:val="left"/>
      <w:pPr>
        <w:ind w:left="630" w:hanging="360"/>
      </w:pPr>
      <w:rPr>
        <w:rFonts w:hint="default"/>
      </w:rPr>
    </w:lvl>
    <w:lvl w:ilvl="1" w:tplc="04090003">
      <w:start w:val="1"/>
      <w:numFmt w:val="bullet"/>
      <w:lvlText w:val="o"/>
      <w:lvlJc w:val="left"/>
      <w:pPr>
        <w:ind w:left="1350" w:hanging="360"/>
      </w:pPr>
      <w:rPr>
        <w:rFonts w:ascii="Courier New" w:hAnsi="Courier New" w:cs="Courier New" w:hint="default"/>
      </w:r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6" w15:restartNumberingAfterBreak="0">
    <w:nsid w:val="27AD4FAA"/>
    <w:multiLevelType w:val="hybridMultilevel"/>
    <w:tmpl w:val="47DC5932"/>
    <w:lvl w:ilvl="0" w:tplc="6C9E62AA">
      <w:start w:val="1"/>
      <w:numFmt w:val="decimal"/>
      <w:lvlText w:val="%1."/>
      <w:lvlJc w:val="left"/>
      <w:pPr>
        <w:ind w:left="360" w:hanging="360"/>
      </w:pPr>
      <w:rPr>
        <w:rFonts w:asciiTheme="minorHAnsi" w:hAnsiTheme="minorHAnsi" w:hint="default"/>
        <w:color w:val="auto"/>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8336AA2"/>
    <w:multiLevelType w:val="hybridMultilevel"/>
    <w:tmpl w:val="22E88BA0"/>
    <w:lvl w:ilvl="0" w:tplc="FC587790">
      <w:start w:val="1"/>
      <w:numFmt w:val="decimal"/>
      <w:lvlText w:val="%1."/>
      <w:lvlJc w:val="left"/>
      <w:pPr>
        <w:ind w:left="360" w:hanging="360"/>
      </w:pPr>
      <w:rPr>
        <w:rFonts w:asciiTheme="minorHAnsi" w:hAnsiTheme="minorHAnsi"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84174DD"/>
    <w:multiLevelType w:val="hybridMultilevel"/>
    <w:tmpl w:val="24AC2BF0"/>
    <w:lvl w:ilvl="0" w:tplc="5FE2B916">
      <w:start w:val="3"/>
      <w:numFmt w:val="upp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9" w15:restartNumberingAfterBreak="0">
    <w:nsid w:val="2BF46B38"/>
    <w:multiLevelType w:val="hybridMultilevel"/>
    <w:tmpl w:val="B3904D2C"/>
    <w:lvl w:ilvl="0" w:tplc="0456B07A">
      <w:start w:val="1"/>
      <w:numFmt w:val="decimal"/>
      <w:lvlText w:val="%1."/>
      <w:lvlJc w:val="left"/>
      <w:pPr>
        <w:ind w:left="360" w:hanging="360"/>
      </w:pPr>
      <w:rPr>
        <w:rFonts w:hint="default"/>
        <w:sz w:val="18"/>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02A7801"/>
    <w:multiLevelType w:val="hybridMultilevel"/>
    <w:tmpl w:val="24AC2BF0"/>
    <w:lvl w:ilvl="0" w:tplc="5FE2B916">
      <w:start w:val="3"/>
      <w:numFmt w:val="upp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1" w15:restartNumberingAfterBreak="0">
    <w:nsid w:val="328A1704"/>
    <w:multiLevelType w:val="hybridMultilevel"/>
    <w:tmpl w:val="5EFEB774"/>
    <w:lvl w:ilvl="0" w:tplc="5BAAE562">
      <w:start w:val="1"/>
      <w:numFmt w:val="decimal"/>
      <w:lvlText w:val="%1."/>
      <w:lvlJc w:val="left"/>
      <w:pPr>
        <w:ind w:left="630" w:hanging="360"/>
      </w:pPr>
      <w:rPr>
        <w:rFonts w:hint="default"/>
      </w:rPr>
    </w:lvl>
    <w:lvl w:ilvl="1" w:tplc="04090019">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2" w15:restartNumberingAfterBreak="0">
    <w:nsid w:val="34B261C4"/>
    <w:multiLevelType w:val="hybridMultilevel"/>
    <w:tmpl w:val="C8A294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6B75685"/>
    <w:multiLevelType w:val="multilevel"/>
    <w:tmpl w:val="49BE91C8"/>
    <w:lvl w:ilvl="0">
      <w:start w:val="1"/>
      <w:numFmt w:val="decimal"/>
      <w:pStyle w:val="Heading1"/>
      <w:suff w:val="space"/>
      <w:lvlText w:val="Appendix RA%1"/>
      <w:lvlJc w:val="left"/>
      <w:pPr>
        <w:ind w:left="0" w:firstLine="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1">
      <w:start w:val="1"/>
      <w:numFmt w:val="decimal"/>
      <w:pStyle w:val="Heading2"/>
      <w:lvlText w:val="RA%1.%2"/>
      <w:lvlJc w:val="left"/>
      <w:pPr>
        <w:tabs>
          <w:tab w:val="num" w:pos="540"/>
        </w:tabs>
        <w:ind w:left="180" w:hanging="180"/>
      </w:pPr>
      <w:rPr>
        <w:rFonts w:ascii="Arial" w:hAnsi="Arial"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2">
      <w:start w:val="1"/>
      <w:numFmt w:val="decimal"/>
      <w:pStyle w:val="Heading3"/>
      <w:suff w:val="space"/>
      <w:lvlText w:val="RA%1.%2.%3"/>
      <w:lvlJc w:val="left"/>
      <w:pPr>
        <w:ind w:left="0" w:firstLine="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3">
      <w:start w:val="1"/>
      <w:numFmt w:val="decimal"/>
      <w:pStyle w:val="Heading4"/>
      <w:lvlText w:val="RA%1.%2.%3.%4"/>
      <w:lvlJc w:val="left"/>
      <w:pPr>
        <w:tabs>
          <w:tab w:val="num" w:pos="2340"/>
        </w:tabs>
        <w:ind w:left="198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4">
      <w:start w:val="1"/>
      <w:numFmt w:val="decimal"/>
      <w:pStyle w:val="Heading5"/>
      <w:lvlText w:val="RA%1.%2.%3.%4.%5"/>
      <w:lvlJc w:val="left"/>
      <w:pPr>
        <w:tabs>
          <w:tab w:val="num" w:pos="1530"/>
        </w:tabs>
        <w:ind w:left="117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5">
      <w:start w:val="1"/>
      <w:numFmt w:val="decimal"/>
      <w:pStyle w:val="Heading6"/>
      <w:lvlText w:val="RA%1.%2.%3.%4.%5.%6"/>
      <w:lvlJc w:val="left"/>
      <w:pPr>
        <w:tabs>
          <w:tab w:val="num" w:pos="720"/>
        </w:tabs>
        <w:ind w:left="360" w:hanging="360"/>
      </w:pPr>
      <w:rPr>
        <w:rFonts w:ascii="Arial" w:hAnsi="Arial" w:hint="default"/>
      </w:rPr>
    </w:lvl>
    <w:lvl w:ilvl="6">
      <w:start w:val="1"/>
      <w:numFmt w:val="none"/>
      <w:pStyle w:val="Heading7"/>
      <w:suff w:val="nothing"/>
      <w:lvlText w:val=""/>
      <w:lvlJc w:val="left"/>
      <w:pPr>
        <w:ind w:left="360" w:firstLine="0"/>
      </w:pPr>
      <w:rPr>
        <w:rFonts w:hint="default"/>
      </w:rPr>
    </w:lvl>
    <w:lvl w:ilvl="7">
      <w:start w:val="1"/>
      <w:numFmt w:val="none"/>
      <w:pStyle w:val="Heading8"/>
      <w:suff w:val="nothing"/>
      <w:lvlText w:val=""/>
      <w:lvlJc w:val="left"/>
      <w:pPr>
        <w:ind w:left="360" w:firstLine="0"/>
      </w:pPr>
      <w:rPr>
        <w:rFonts w:hint="default"/>
      </w:rPr>
    </w:lvl>
    <w:lvl w:ilvl="8">
      <w:start w:val="1"/>
      <w:numFmt w:val="none"/>
      <w:pStyle w:val="Heading9"/>
      <w:suff w:val="nothing"/>
      <w:lvlText w:val=""/>
      <w:lvlJc w:val="left"/>
      <w:pPr>
        <w:ind w:left="360" w:firstLine="0"/>
      </w:pPr>
      <w:rPr>
        <w:rFonts w:hint="default"/>
      </w:rPr>
    </w:lvl>
  </w:abstractNum>
  <w:abstractNum w:abstractNumId="14" w15:restartNumberingAfterBreak="0">
    <w:nsid w:val="38CD49F6"/>
    <w:multiLevelType w:val="hybridMultilevel"/>
    <w:tmpl w:val="21A8B55A"/>
    <w:lvl w:ilvl="0" w:tplc="788876DA">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9D2648C"/>
    <w:multiLevelType w:val="hybridMultilevel"/>
    <w:tmpl w:val="4AC84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DF0580C"/>
    <w:multiLevelType w:val="hybridMultilevel"/>
    <w:tmpl w:val="1B68D9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1A47373"/>
    <w:multiLevelType w:val="hybridMultilevel"/>
    <w:tmpl w:val="BDBC62E2"/>
    <w:lvl w:ilvl="0" w:tplc="023030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3C221A5"/>
    <w:multiLevelType w:val="hybridMultilevel"/>
    <w:tmpl w:val="76CAA6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477E632D"/>
    <w:multiLevelType w:val="hybridMultilevel"/>
    <w:tmpl w:val="407070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47C75DF2"/>
    <w:multiLevelType w:val="hybridMultilevel"/>
    <w:tmpl w:val="95B015FC"/>
    <w:lvl w:ilvl="0" w:tplc="4FA0153A">
      <w:start w:val="1"/>
      <w:numFmt w:val="decimal"/>
      <w:lvlText w:val="%1."/>
      <w:lvlJc w:val="left"/>
      <w:pPr>
        <w:ind w:left="720" w:hanging="360"/>
      </w:pPr>
      <w:rPr>
        <w:rFonts w:asciiTheme="minorHAnsi" w:hAnsiTheme="minorHAnsi" w:cs="Arial"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1" w15:restartNumberingAfterBreak="0">
    <w:nsid w:val="48936A56"/>
    <w:multiLevelType w:val="hybridMultilevel"/>
    <w:tmpl w:val="2144AFFA"/>
    <w:lvl w:ilvl="0" w:tplc="5C602E78">
      <w:start w:val="1"/>
      <w:numFmt w:val="decimal"/>
      <w:lvlText w:val="%1."/>
      <w:lvlJc w:val="left"/>
      <w:pPr>
        <w:ind w:left="360" w:hanging="360"/>
      </w:pPr>
      <w:rPr>
        <w:rFonts w:asciiTheme="minorHAnsi" w:hAnsiTheme="minorHAnsi" w:hint="default"/>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48BB6E5E"/>
    <w:multiLevelType w:val="hybridMultilevel"/>
    <w:tmpl w:val="D23267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8F4024A"/>
    <w:multiLevelType w:val="hybridMultilevel"/>
    <w:tmpl w:val="720490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A2F3D95"/>
    <w:multiLevelType w:val="hybridMultilevel"/>
    <w:tmpl w:val="8A508B02"/>
    <w:lvl w:ilvl="0" w:tplc="61E02296">
      <w:start w:val="1"/>
      <w:numFmt w:val="decimal"/>
      <w:lvlText w:val="%1."/>
      <w:lvlJc w:val="left"/>
      <w:pPr>
        <w:ind w:left="360" w:hanging="360"/>
      </w:pPr>
      <w:rPr>
        <w:rFonts w:hint="default"/>
        <w:sz w:val="18"/>
        <w:szCs w:val="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4BE969C1"/>
    <w:multiLevelType w:val="hybridMultilevel"/>
    <w:tmpl w:val="C8562A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4F2B5A07"/>
    <w:multiLevelType w:val="hybridMultilevel"/>
    <w:tmpl w:val="C36A35AA"/>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27" w15:restartNumberingAfterBreak="0">
    <w:nsid w:val="50A226AA"/>
    <w:multiLevelType w:val="hybridMultilevel"/>
    <w:tmpl w:val="774ADC40"/>
    <w:lvl w:ilvl="0" w:tplc="04090001">
      <w:start w:val="1"/>
      <w:numFmt w:val="bullet"/>
      <w:lvlText w:val=""/>
      <w:lvlJc w:val="left"/>
      <w:pPr>
        <w:ind w:left="54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0E93952"/>
    <w:multiLevelType w:val="hybridMultilevel"/>
    <w:tmpl w:val="B8D44F3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6640BBC"/>
    <w:multiLevelType w:val="hybridMultilevel"/>
    <w:tmpl w:val="78DE64D6"/>
    <w:lvl w:ilvl="0" w:tplc="023030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41C5834"/>
    <w:multiLevelType w:val="hybridMultilevel"/>
    <w:tmpl w:val="F7B6C7A8"/>
    <w:lvl w:ilvl="0" w:tplc="BC6CF56C">
      <w:start w:val="1"/>
      <w:numFmt w:val="decimal"/>
      <w:lvlText w:val="%1."/>
      <w:lvlJc w:val="left"/>
      <w:pPr>
        <w:ind w:left="630" w:hanging="360"/>
      </w:pPr>
      <w:rPr>
        <w:rFonts w:hint="default"/>
      </w:rPr>
    </w:lvl>
    <w:lvl w:ilvl="1" w:tplc="04090001">
      <w:start w:val="1"/>
      <w:numFmt w:val="bullet"/>
      <w:lvlText w:val=""/>
      <w:lvlJc w:val="left"/>
      <w:pPr>
        <w:ind w:left="1350" w:hanging="360"/>
      </w:pPr>
      <w:rPr>
        <w:rFonts w:ascii="Symbol" w:hAnsi="Symbol" w:hint="default"/>
      </w:r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31" w15:restartNumberingAfterBreak="0">
    <w:nsid w:val="685C6019"/>
    <w:multiLevelType w:val="hybridMultilevel"/>
    <w:tmpl w:val="808639FC"/>
    <w:lvl w:ilvl="0" w:tplc="4FA0153A">
      <w:start w:val="1"/>
      <w:numFmt w:val="decimal"/>
      <w:lvlText w:val="%1."/>
      <w:lvlJc w:val="left"/>
      <w:pPr>
        <w:ind w:left="540" w:hanging="360"/>
      </w:pPr>
      <w:rPr>
        <w:rFonts w:asciiTheme="minorHAnsi" w:hAnsiTheme="minorHAnsi"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88E6420"/>
    <w:multiLevelType w:val="hybridMultilevel"/>
    <w:tmpl w:val="0B74DDA4"/>
    <w:lvl w:ilvl="0" w:tplc="4FA0153A">
      <w:start w:val="1"/>
      <w:numFmt w:val="decimal"/>
      <w:lvlText w:val="%1."/>
      <w:lvlJc w:val="left"/>
      <w:pPr>
        <w:ind w:left="810" w:hanging="360"/>
      </w:pPr>
      <w:rPr>
        <w:rFonts w:asciiTheme="minorHAnsi" w:hAnsiTheme="minorHAnsi" w:cs="Arial"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33" w15:restartNumberingAfterBreak="0">
    <w:nsid w:val="6D2620A5"/>
    <w:multiLevelType w:val="hybridMultilevel"/>
    <w:tmpl w:val="3568397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D6D2E92"/>
    <w:multiLevelType w:val="hybridMultilevel"/>
    <w:tmpl w:val="3FC2514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8A361B2"/>
    <w:multiLevelType w:val="hybridMultilevel"/>
    <w:tmpl w:val="1A384700"/>
    <w:lvl w:ilvl="0" w:tplc="C276DB9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9481BD4"/>
    <w:multiLevelType w:val="hybridMultilevel"/>
    <w:tmpl w:val="6BA876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3"/>
  </w:num>
  <w:num w:numId="2">
    <w:abstractNumId w:val="9"/>
  </w:num>
  <w:num w:numId="3">
    <w:abstractNumId w:val="2"/>
  </w:num>
  <w:num w:numId="4">
    <w:abstractNumId w:val="8"/>
  </w:num>
  <w:num w:numId="5">
    <w:abstractNumId w:val="32"/>
  </w:num>
  <w:num w:numId="6">
    <w:abstractNumId w:val="20"/>
  </w:num>
  <w:num w:numId="7">
    <w:abstractNumId w:val="31"/>
  </w:num>
  <w:num w:numId="8">
    <w:abstractNumId w:val="1"/>
  </w:num>
  <w:num w:numId="9">
    <w:abstractNumId w:val="23"/>
  </w:num>
  <w:num w:numId="10">
    <w:abstractNumId w:val="19"/>
  </w:num>
  <w:num w:numId="11">
    <w:abstractNumId w:val="4"/>
  </w:num>
  <w:num w:numId="12">
    <w:abstractNumId w:val="26"/>
  </w:num>
  <w:num w:numId="13">
    <w:abstractNumId w:val="18"/>
  </w:num>
  <w:num w:numId="14">
    <w:abstractNumId w:val="25"/>
  </w:num>
  <w:num w:numId="15">
    <w:abstractNumId w:val="10"/>
  </w:num>
  <w:num w:numId="16">
    <w:abstractNumId w:val="6"/>
  </w:num>
  <w:num w:numId="17">
    <w:abstractNumId w:val="24"/>
  </w:num>
  <w:num w:numId="18">
    <w:abstractNumId w:val="7"/>
  </w:num>
  <w:num w:numId="19">
    <w:abstractNumId w:val="14"/>
  </w:num>
  <w:num w:numId="20">
    <w:abstractNumId w:val="17"/>
  </w:num>
  <w:num w:numId="21">
    <w:abstractNumId w:val="34"/>
  </w:num>
  <w:num w:numId="22">
    <w:abstractNumId w:val="36"/>
  </w:num>
  <w:num w:numId="23">
    <w:abstractNumId w:val="15"/>
  </w:num>
  <w:num w:numId="24">
    <w:abstractNumId w:val="29"/>
  </w:num>
  <w:num w:numId="25">
    <w:abstractNumId w:val="35"/>
  </w:num>
  <w:num w:numId="26">
    <w:abstractNumId w:val="6"/>
  </w:num>
  <w:num w:numId="27">
    <w:abstractNumId w:val="21"/>
  </w:num>
  <w:num w:numId="28">
    <w:abstractNumId w:val="27"/>
  </w:num>
  <w:num w:numId="29">
    <w:abstractNumId w:val="3"/>
  </w:num>
  <w:num w:numId="30">
    <w:abstractNumId w:val="11"/>
  </w:num>
  <w:num w:numId="31">
    <w:abstractNumId w:val="16"/>
  </w:num>
  <w:num w:numId="32">
    <w:abstractNumId w:val="22"/>
  </w:num>
  <w:num w:numId="33">
    <w:abstractNumId w:val="5"/>
  </w:num>
  <w:num w:numId="34">
    <w:abstractNumId w:val="33"/>
  </w:num>
  <w:num w:numId="35">
    <w:abstractNumId w:val="30"/>
  </w:num>
  <w:num w:numId="36">
    <w:abstractNumId w:val="12"/>
  </w:num>
  <w:num w:numId="37">
    <w:abstractNumId w:val="0"/>
  </w:num>
  <w:num w:numId="38">
    <w:abstractNumId w:val="28"/>
  </w:num>
  <w:numIdMacAtCleanup w:val="1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iane Pepetone">
    <w15:presenceInfo w15:providerId="Windows Live" w15:userId="483b146d40ed5963"/>
  </w15:person>
  <w15:person w15:author="Tam, Danny@Energy">
    <w15:presenceInfo w15:providerId="AD" w15:userId="S::Danny.Tam@energy.ca.gov::a6ee4652-f9b2-403d-bfc6-d23a6916fd73"/>
  </w15:person>
  <w15:person w15:author="Alhabibi, Haider@Energy">
    <w15:presenceInfo w15:providerId="AD" w15:userId="S::Haider.Alhabibi@energy.ca.gov::9decb8d2-95ad-4b7d-9bf6-d4373f69254c"/>
  </w15:person>
  <w15:person w15:author="Markstrum, Alexis@Energy">
    <w15:presenceInfo w15:providerId="AD" w15:userId="S::alexis.markstrum@energy.ca.gov::e6e55ac6-69d0-40ac-bbd2-3f40141a077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removeDateAndTime/>
  <w:activeWritingStyle w:appName="MSWord" w:lang="en-US" w:vendorID="64" w:dllVersion="6" w:nlCheck="1" w:checkStyle="0"/>
  <w:activeWritingStyle w:appName="MSWord" w:lang="en-US" w:vendorID="64" w:dllVersion="4096" w:nlCheck="1" w:checkStyle="0"/>
  <w:activeWritingStyle w:appName="MSWord" w:lang="en-US" w:vendorID="64" w:dllVersion="0" w:nlCheck="1" w:checkStyle="0"/>
  <w:trackRevisions/>
  <w:defaultTabStop w:val="720"/>
  <w:drawingGridHorizontalSpacing w:val="110"/>
  <w:displayHorizontalDrawingGridEvery w:val="2"/>
  <w:displayVerticalDrawingGridEvery w:val="2"/>
  <w:characterSpacingControl w:val="doNotCompress"/>
  <w:hdrShapeDefaults>
    <o:shapedefaults v:ext="edit" spidmax="2060"/>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1D96"/>
    <w:rsid w:val="00000594"/>
    <w:rsid w:val="00001B38"/>
    <w:rsid w:val="00002232"/>
    <w:rsid w:val="000029DA"/>
    <w:rsid w:val="00010453"/>
    <w:rsid w:val="00011F4C"/>
    <w:rsid w:val="00013667"/>
    <w:rsid w:val="000172D0"/>
    <w:rsid w:val="00020774"/>
    <w:rsid w:val="000208B3"/>
    <w:rsid w:val="00022B39"/>
    <w:rsid w:val="00024589"/>
    <w:rsid w:val="00025661"/>
    <w:rsid w:val="00026D13"/>
    <w:rsid w:val="00026F0A"/>
    <w:rsid w:val="00027F30"/>
    <w:rsid w:val="000348E3"/>
    <w:rsid w:val="00034BD4"/>
    <w:rsid w:val="00034C3F"/>
    <w:rsid w:val="00034EAB"/>
    <w:rsid w:val="000355C2"/>
    <w:rsid w:val="00035EF9"/>
    <w:rsid w:val="000368F8"/>
    <w:rsid w:val="00044426"/>
    <w:rsid w:val="00046302"/>
    <w:rsid w:val="000470D3"/>
    <w:rsid w:val="00047C58"/>
    <w:rsid w:val="00050406"/>
    <w:rsid w:val="000504B8"/>
    <w:rsid w:val="00051B2A"/>
    <w:rsid w:val="00054DA1"/>
    <w:rsid w:val="00055518"/>
    <w:rsid w:val="00056305"/>
    <w:rsid w:val="00064845"/>
    <w:rsid w:val="00064983"/>
    <w:rsid w:val="0006638F"/>
    <w:rsid w:val="00067655"/>
    <w:rsid w:val="00070E4F"/>
    <w:rsid w:val="000718F8"/>
    <w:rsid w:val="0007315C"/>
    <w:rsid w:val="00073C09"/>
    <w:rsid w:val="00075497"/>
    <w:rsid w:val="00076780"/>
    <w:rsid w:val="000816FF"/>
    <w:rsid w:val="000861B5"/>
    <w:rsid w:val="000864F6"/>
    <w:rsid w:val="00086BD3"/>
    <w:rsid w:val="0008724A"/>
    <w:rsid w:val="000877CF"/>
    <w:rsid w:val="000919BD"/>
    <w:rsid w:val="00092307"/>
    <w:rsid w:val="000947DF"/>
    <w:rsid w:val="000A3131"/>
    <w:rsid w:val="000A448D"/>
    <w:rsid w:val="000A54FA"/>
    <w:rsid w:val="000A5E33"/>
    <w:rsid w:val="000B1797"/>
    <w:rsid w:val="000B4F57"/>
    <w:rsid w:val="000B52D6"/>
    <w:rsid w:val="000B5C9F"/>
    <w:rsid w:val="000C0CA3"/>
    <w:rsid w:val="000C1DA5"/>
    <w:rsid w:val="000C3FDF"/>
    <w:rsid w:val="000C409B"/>
    <w:rsid w:val="000C6427"/>
    <w:rsid w:val="000D04F6"/>
    <w:rsid w:val="000D3F2B"/>
    <w:rsid w:val="000D42ED"/>
    <w:rsid w:val="000D4598"/>
    <w:rsid w:val="000D56DC"/>
    <w:rsid w:val="000E1923"/>
    <w:rsid w:val="000E1EA5"/>
    <w:rsid w:val="000E4555"/>
    <w:rsid w:val="000E45E2"/>
    <w:rsid w:val="000E4E84"/>
    <w:rsid w:val="000E5EEC"/>
    <w:rsid w:val="000E647A"/>
    <w:rsid w:val="000F1D06"/>
    <w:rsid w:val="000F307F"/>
    <w:rsid w:val="000F6BE0"/>
    <w:rsid w:val="000F77EF"/>
    <w:rsid w:val="000F7F5A"/>
    <w:rsid w:val="00100F72"/>
    <w:rsid w:val="0010125C"/>
    <w:rsid w:val="00101F13"/>
    <w:rsid w:val="001030DF"/>
    <w:rsid w:val="00103FC6"/>
    <w:rsid w:val="00107043"/>
    <w:rsid w:val="001113B2"/>
    <w:rsid w:val="00114AAB"/>
    <w:rsid w:val="00115608"/>
    <w:rsid w:val="00116C69"/>
    <w:rsid w:val="00117EA8"/>
    <w:rsid w:val="00122A6B"/>
    <w:rsid w:val="00122DFF"/>
    <w:rsid w:val="001275BA"/>
    <w:rsid w:val="00136321"/>
    <w:rsid w:val="001379AE"/>
    <w:rsid w:val="00142B4D"/>
    <w:rsid w:val="00142E68"/>
    <w:rsid w:val="001433E1"/>
    <w:rsid w:val="0014401E"/>
    <w:rsid w:val="001445B5"/>
    <w:rsid w:val="0014483B"/>
    <w:rsid w:val="001479CF"/>
    <w:rsid w:val="0015043A"/>
    <w:rsid w:val="00155D52"/>
    <w:rsid w:val="00156D4C"/>
    <w:rsid w:val="00157438"/>
    <w:rsid w:val="00157DF4"/>
    <w:rsid w:val="00162B48"/>
    <w:rsid w:val="00163E4E"/>
    <w:rsid w:val="00164A9C"/>
    <w:rsid w:val="00165A16"/>
    <w:rsid w:val="00165E97"/>
    <w:rsid w:val="00166597"/>
    <w:rsid w:val="00166F9C"/>
    <w:rsid w:val="001705D5"/>
    <w:rsid w:val="00172491"/>
    <w:rsid w:val="0017553F"/>
    <w:rsid w:val="00177CE0"/>
    <w:rsid w:val="00177DE9"/>
    <w:rsid w:val="00180091"/>
    <w:rsid w:val="00182071"/>
    <w:rsid w:val="0018275B"/>
    <w:rsid w:val="00186391"/>
    <w:rsid w:val="001935D1"/>
    <w:rsid w:val="00193F95"/>
    <w:rsid w:val="00194E6A"/>
    <w:rsid w:val="001A44CD"/>
    <w:rsid w:val="001A750E"/>
    <w:rsid w:val="001B287A"/>
    <w:rsid w:val="001B3105"/>
    <w:rsid w:val="001B5F28"/>
    <w:rsid w:val="001B6293"/>
    <w:rsid w:val="001C1282"/>
    <w:rsid w:val="001C31FC"/>
    <w:rsid w:val="001C628C"/>
    <w:rsid w:val="001C6EE0"/>
    <w:rsid w:val="001C791D"/>
    <w:rsid w:val="001D0491"/>
    <w:rsid w:val="001D1D0F"/>
    <w:rsid w:val="001D2854"/>
    <w:rsid w:val="001E526F"/>
    <w:rsid w:val="001E52D9"/>
    <w:rsid w:val="001E55B0"/>
    <w:rsid w:val="001E58D1"/>
    <w:rsid w:val="001E6791"/>
    <w:rsid w:val="001F0A85"/>
    <w:rsid w:val="001F1996"/>
    <w:rsid w:val="001F3BFF"/>
    <w:rsid w:val="001F67AD"/>
    <w:rsid w:val="001F7DC3"/>
    <w:rsid w:val="001F7FD1"/>
    <w:rsid w:val="0020323C"/>
    <w:rsid w:val="00206D2B"/>
    <w:rsid w:val="002070E6"/>
    <w:rsid w:val="0020798C"/>
    <w:rsid w:val="00210E91"/>
    <w:rsid w:val="00211792"/>
    <w:rsid w:val="002143E3"/>
    <w:rsid w:val="002212BA"/>
    <w:rsid w:val="00221F20"/>
    <w:rsid w:val="0022213C"/>
    <w:rsid w:val="002227E1"/>
    <w:rsid w:val="00222C16"/>
    <w:rsid w:val="00225084"/>
    <w:rsid w:val="00225699"/>
    <w:rsid w:val="002266E3"/>
    <w:rsid w:val="0022718B"/>
    <w:rsid w:val="002332A3"/>
    <w:rsid w:val="00235380"/>
    <w:rsid w:val="00237BB2"/>
    <w:rsid w:val="002432F1"/>
    <w:rsid w:val="00243C7F"/>
    <w:rsid w:val="00247229"/>
    <w:rsid w:val="002473C4"/>
    <w:rsid w:val="00250A8F"/>
    <w:rsid w:val="0025415A"/>
    <w:rsid w:val="002544B0"/>
    <w:rsid w:val="002548FD"/>
    <w:rsid w:val="00254F4C"/>
    <w:rsid w:val="00254F96"/>
    <w:rsid w:val="00255FFB"/>
    <w:rsid w:val="00257EE7"/>
    <w:rsid w:val="00260947"/>
    <w:rsid w:val="00262FE5"/>
    <w:rsid w:val="00263C79"/>
    <w:rsid w:val="00266EC9"/>
    <w:rsid w:val="00267060"/>
    <w:rsid w:val="00267109"/>
    <w:rsid w:val="002702ED"/>
    <w:rsid w:val="0027524B"/>
    <w:rsid w:val="00275E88"/>
    <w:rsid w:val="00276374"/>
    <w:rsid w:val="002829FB"/>
    <w:rsid w:val="00284D0A"/>
    <w:rsid w:val="00292861"/>
    <w:rsid w:val="0029724D"/>
    <w:rsid w:val="0029793E"/>
    <w:rsid w:val="00297B65"/>
    <w:rsid w:val="002A67F5"/>
    <w:rsid w:val="002A76D1"/>
    <w:rsid w:val="002A7F75"/>
    <w:rsid w:val="002B0B09"/>
    <w:rsid w:val="002B3278"/>
    <w:rsid w:val="002B4872"/>
    <w:rsid w:val="002B5F75"/>
    <w:rsid w:val="002B62C0"/>
    <w:rsid w:val="002B64D5"/>
    <w:rsid w:val="002B6A5D"/>
    <w:rsid w:val="002C3900"/>
    <w:rsid w:val="002C4A59"/>
    <w:rsid w:val="002C7B1A"/>
    <w:rsid w:val="002D2BB5"/>
    <w:rsid w:val="002D3189"/>
    <w:rsid w:val="002D5CB5"/>
    <w:rsid w:val="002E0750"/>
    <w:rsid w:val="002E0D5B"/>
    <w:rsid w:val="002E5497"/>
    <w:rsid w:val="002E5952"/>
    <w:rsid w:val="002E5E8D"/>
    <w:rsid w:val="002E6A5B"/>
    <w:rsid w:val="002E6B33"/>
    <w:rsid w:val="002F3D16"/>
    <w:rsid w:val="002F44E2"/>
    <w:rsid w:val="003004FB"/>
    <w:rsid w:val="003018AA"/>
    <w:rsid w:val="00301C37"/>
    <w:rsid w:val="00304B1D"/>
    <w:rsid w:val="003061BA"/>
    <w:rsid w:val="00313EB1"/>
    <w:rsid w:val="00317CB8"/>
    <w:rsid w:val="0032348D"/>
    <w:rsid w:val="00335847"/>
    <w:rsid w:val="00336029"/>
    <w:rsid w:val="00337658"/>
    <w:rsid w:val="0033770E"/>
    <w:rsid w:val="00344CEB"/>
    <w:rsid w:val="0034762D"/>
    <w:rsid w:val="00353208"/>
    <w:rsid w:val="003553ED"/>
    <w:rsid w:val="00355495"/>
    <w:rsid w:val="00355CCA"/>
    <w:rsid w:val="00356EF4"/>
    <w:rsid w:val="00361A2C"/>
    <w:rsid w:val="003630E1"/>
    <w:rsid w:val="00364C35"/>
    <w:rsid w:val="0036508E"/>
    <w:rsid w:val="00366412"/>
    <w:rsid w:val="003711F3"/>
    <w:rsid w:val="00371CAD"/>
    <w:rsid w:val="00374235"/>
    <w:rsid w:val="003804C8"/>
    <w:rsid w:val="00383F89"/>
    <w:rsid w:val="00384225"/>
    <w:rsid w:val="00386BBC"/>
    <w:rsid w:val="00396DD3"/>
    <w:rsid w:val="003976CC"/>
    <w:rsid w:val="003A5BEE"/>
    <w:rsid w:val="003A6B6B"/>
    <w:rsid w:val="003A703C"/>
    <w:rsid w:val="003B3CCD"/>
    <w:rsid w:val="003B4A3E"/>
    <w:rsid w:val="003B4CFB"/>
    <w:rsid w:val="003B7FFA"/>
    <w:rsid w:val="003C1641"/>
    <w:rsid w:val="003C3D87"/>
    <w:rsid w:val="003C783F"/>
    <w:rsid w:val="003D08F1"/>
    <w:rsid w:val="003D0B6A"/>
    <w:rsid w:val="003D3555"/>
    <w:rsid w:val="003D7F1B"/>
    <w:rsid w:val="003E0FAE"/>
    <w:rsid w:val="003E2C33"/>
    <w:rsid w:val="003E3BB6"/>
    <w:rsid w:val="003E3CBC"/>
    <w:rsid w:val="003E729A"/>
    <w:rsid w:val="003F06F9"/>
    <w:rsid w:val="003F16A9"/>
    <w:rsid w:val="003F699C"/>
    <w:rsid w:val="003F69A0"/>
    <w:rsid w:val="003F6BB4"/>
    <w:rsid w:val="004000BE"/>
    <w:rsid w:val="00400D12"/>
    <w:rsid w:val="00402AF0"/>
    <w:rsid w:val="0040495A"/>
    <w:rsid w:val="00407769"/>
    <w:rsid w:val="00412650"/>
    <w:rsid w:val="0041331E"/>
    <w:rsid w:val="004156DC"/>
    <w:rsid w:val="00420CD7"/>
    <w:rsid w:val="00422B16"/>
    <w:rsid w:val="0042576F"/>
    <w:rsid w:val="004267E8"/>
    <w:rsid w:val="00426876"/>
    <w:rsid w:val="00437F77"/>
    <w:rsid w:val="004408F0"/>
    <w:rsid w:val="004438A8"/>
    <w:rsid w:val="00447BB0"/>
    <w:rsid w:val="00450432"/>
    <w:rsid w:val="00450481"/>
    <w:rsid w:val="004522AA"/>
    <w:rsid w:val="004522F5"/>
    <w:rsid w:val="00452A62"/>
    <w:rsid w:val="004542D1"/>
    <w:rsid w:val="00454B74"/>
    <w:rsid w:val="0046730D"/>
    <w:rsid w:val="0047018B"/>
    <w:rsid w:val="004737C4"/>
    <w:rsid w:val="00474BEE"/>
    <w:rsid w:val="004818A4"/>
    <w:rsid w:val="00484154"/>
    <w:rsid w:val="00485C41"/>
    <w:rsid w:val="00493F0F"/>
    <w:rsid w:val="004953E7"/>
    <w:rsid w:val="004954CC"/>
    <w:rsid w:val="00495E40"/>
    <w:rsid w:val="00496FB9"/>
    <w:rsid w:val="00496FC1"/>
    <w:rsid w:val="004A0536"/>
    <w:rsid w:val="004A0B1F"/>
    <w:rsid w:val="004A16DC"/>
    <w:rsid w:val="004A1A86"/>
    <w:rsid w:val="004A542C"/>
    <w:rsid w:val="004A5D9D"/>
    <w:rsid w:val="004A6324"/>
    <w:rsid w:val="004A7977"/>
    <w:rsid w:val="004B259A"/>
    <w:rsid w:val="004B3C06"/>
    <w:rsid w:val="004C1A37"/>
    <w:rsid w:val="004C27DF"/>
    <w:rsid w:val="004C2FDD"/>
    <w:rsid w:val="004C5E06"/>
    <w:rsid w:val="004C7D56"/>
    <w:rsid w:val="004D1480"/>
    <w:rsid w:val="004D5DBC"/>
    <w:rsid w:val="004E1637"/>
    <w:rsid w:val="004E16E0"/>
    <w:rsid w:val="004E2243"/>
    <w:rsid w:val="004E2981"/>
    <w:rsid w:val="004E3A52"/>
    <w:rsid w:val="004E3B6C"/>
    <w:rsid w:val="004E76F6"/>
    <w:rsid w:val="004F1F5C"/>
    <w:rsid w:val="004F256D"/>
    <w:rsid w:val="004F3729"/>
    <w:rsid w:val="004F3C0C"/>
    <w:rsid w:val="004F3ED5"/>
    <w:rsid w:val="00500F93"/>
    <w:rsid w:val="00502293"/>
    <w:rsid w:val="00503D53"/>
    <w:rsid w:val="0051172D"/>
    <w:rsid w:val="00515988"/>
    <w:rsid w:val="00515C58"/>
    <w:rsid w:val="00520874"/>
    <w:rsid w:val="005212F5"/>
    <w:rsid w:val="00521864"/>
    <w:rsid w:val="00526428"/>
    <w:rsid w:val="00526A74"/>
    <w:rsid w:val="00526E4C"/>
    <w:rsid w:val="0052704E"/>
    <w:rsid w:val="00532C03"/>
    <w:rsid w:val="00533779"/>
    <w:rsid w:val="00534D88"/>
    <w:rsid w:val="0054567D"/>
    <w:rsid w:val="0054632E"/>
    <w:rsid w:val="005502A3"/>
    <w:rsid w:val="00550C64"/>
    <w:rsid w:val="005514C9"/>
    <w:rsid w:val="00556980"/>
    <w:rsid w:val="00560222"/>
    <w:rsid w:val="00562FBC"/>
    <w:rsid w:val="00574209"/>
    <w:rsid w:val="005827DE"/>
    <w:rsid w:val="005828AE"/>
    <w:rsid w:val="0058605A"/>
    <w:rsid w:val="00586C72"/>
    <w:rsid w:val="00590D70"/>
    <w:rsid w:val="005913F4"/>
    <w:rsid w:val="00592019"/>
    <w:rsid w:val="00593BEC"/>
    <w:rsid w:val="00593D13"/>
    <w:rsid w:val="005942BB"/>
    <w:rsid w:val="005953E2"/>
    <w:rsid w:val="00595ECE"/>
    <w:rsid w:val="00596745"/>
    <w:rsid w:val="005A10E7"/>
    <w:rsid w:val="005A127D"/>
    <w:rsid w:val="005A6360"/>
    <w:rsid w:val="005B0CC4"/>
    <w:rsid w:val="005B369C"/>
    <w:rsid w:val="005B633E"/>
    <w:rsid w:val="005B6F53"/>
    <w:rsid w:val="005C0374"/>
    <w:rsid w:val="005C03FE"/>
    <w:rsid w:val="005C1235"/>
    <w:rsid w:val="005C41A3"/>
    <w:rsid w:val="005C4406"/>
    <w:rsid w:val="005C5215"/>
    <w:rsid w:val="005C7BCC"/>
    <w:rsid w:val="005D0176"/>
    <w:rsid w:val="005D1776"/>
    <w:rsid w:val="005D2463"/>
    <w:rsid w:val="005D3F2C"/>
    <w:rsid w:val="005D460E"/>
    <w:rsid w:val="005D4D59"/>
    <w:rsid w:val="005D5342"/>
    <w:rsid w:val="005E094A"/>
    <w:rsid w:val="005E6839"/>
    <w:rsid w:val="005E7086"/>
    <w:rsid w:val="005E7B39"/>
    <w:rsid w:val="005E7BD1"/>
    <w:rsid w:val="005F0D74"/>
    <w:rsid w:val="005F39F7"/>
    <w:rsid w:val="005F5F84"/>
    <w:rsid w:val="005F6A47"/>
    <w:rsid w:val="005F6C12"/>
    <w:rsid w:val="005F6C59"/>
    <w:rsid w:val="00604364"/>
    <w:rsid w:val="00607E9D"/>
    <w:rsid w:val="00610991"/>
    <w:rsid w:val="00613409"/>
    <w:rsid w:val="00613A49"/>
    <w:rsid w:val="006217B9"/>
    <w:rsid w:val="006235F8"/>
    <w:rsid w:val="00623BA8"/>
    <w:rsid w:val="00624D54"/>
    <w:rsid w:val="0062519C"/>
    <w:rsid w:val="006251F7"/>
    <w:rsid w:val="00634399"/>
    <w:rsid w:val="00637BC9"/>
    <w:rsid w:val="00640CB2"/>
    <w:rsid w:val="00644139"/>
    <w:rsid w:val="00646141"/>
    <w:rsid w:val="00647DEF"/>
    <w:rsid w:val="006567C5"/>
    <w:rsid w:val="00656F66"/>
    <w:rsid w:val="006573E8"/>
    <w:rsid w:val="00660B3C"/>
    <w:rsid w:val="00660D0A"/>
    <w:rsid w:val="00667745"/>
    <w:rsid w:val="0067190C"/>
    <w:rsid w:val="00672252"/>
    <w:rsid w:val="00672E8E"/>
    <w:rsid w:val="00672EF4"/>
    <w:rsid w:val="00674110"/>
    <w:rsid w:val="00681798"/>
    <w:rsid w:val="006825A6"/>
    <w:rsid w:val="006827F4"/>
    <w:rsid w:val="0068508E"/>
    <w:rsid w:val="00686C63"/>
    <w:rsid w:val="00687480"/>
    <w:rsid w:val="006903DD"/>
    <w:rsid w:val="00695052"/>
    <w:rsid w:val="0069562A"/>
    <w:rsid w:val="006969AE"/>
    <w:rsid w:val="00697577"/>
    <w:rsid w:val="006A17C7"/>
    <w:rsid w:val="006A2C43"/>
    <w:rsid w:val="006A3082"/>
    <w:rsid w:val="006A33C9"/>
    <w:rsid w:val="006A4AED"/>
    <w:rsid w:val="006A7E82"/>
    <w:rsid w:val="006B0EC1"/>
    <w:rsid w:val="006B1CD8"/>
    <w:rsid w:val="006B6989"/>
    <w:rsid w:val="006B7ADB"/>
    <w:rsid w:val="006C0437"/>
    <w:rsid w:val="006C0758"/>
    <w:rsid w:val="006C1816"/>
    <w:rsid w:val="006C29DC"/>
    <w:rsid w:val="006C6A98"/>
    <w:rsid w:val="006C7190"/>
    <w:rsid w:val="006D3310"/>
    <w:rsid w:val="006D3A0F"/>
    <w:rsid w:val="006D7023"/>
    <w:rsid w:val="006D7631"/>
    <w:rsid w:val="006D7841"/>
    <w:rsid w:val="006E0618"/>
    <w:rsid w:val="006E258E"/>
    <w:rsid w:val="006E4731"/>
    <w:rsid w:val="006E4874"/>
    <w:rsid w:val="006E5CB2"/>
    <w:rsid w:val="006E69FE"/>
    <w:rsid w:val="006E788C"/>
    <w:rsid w:val="006F1CB6"/>
    <w:rsid w:val="006F52CE"/>
    <w:rsid w:val="006F6591"/>
    <w:rsid w:val="006F7580"/>
    <w:rsid w:val="00705772"/>
    <w:rsid w:val="00710DCB"/>
    <w:rsid w:val="007128E6"/>
    <w:rsid w:val="00714E22"/>
    <w:rsid w:val="00724079"/>
    <w:rsid w:val="00726561"/>
    <w:rsid w:val="00726BAF"/>
    <w:rsid w:val="007271A9"/>
    <w:rsid w:val="00727759"/>
    <w:rsid w:val="007329BE"/>
    <w:rsid w:val="007376A9"/>
    <w:rsid w:val="007410FD"/>
    <w:rsid w:val="007413F8"/>
    <w:rsid w:val="007434CE"/>
    <w:rsid w:val="007505FE"/>
    <w:rsid w:val="00751E73"/>
    <w:rsid w:val="00753E78"/>
    <w:rsid w:val="00762CB9"/>
    <w:rsid w:val="00763E0D"/>
    <w:rsid w:val="007653B7"/>
    <w:rsid w:val="0076542E"/>
    <w:rsid w:val="007667EA"/>
    <w:rsid w:val="00767F32"/>
    <w:rsid w:val="00767F6C"/>
    <w:rsid w:val="00770872"/>
    <w:rsid w:val="00770A3D"/>
    <w:rsid w:val="007717D1"/>
    <w:rsid w:val="00771C74"/>
    <w:rsid w:val="007727F8"/>
    <w:rsid w:val="00774C88"/>
    <w:rsid w:val="00777A58"/>
    <w:rsid w:val="00780620"/>
    <w:rsid w:val="00782428"/>
    <w:rsid w:val="007838F4"/>
    <w:rsid w:val="007877DF"/>
    <w:rsid w:val="00787826"/>
    <w:rsid w:val="00795808"/>
    <w:rsid w:val="007A28FF"/>
    <w:rsid w:val="007A56DD"/>
    <w:rsid w:val="007A5FB0"/>
    <w:rsid w:val="007B2CC9"/>
    <w:rsid w:val="007B54E8"/>
    <w:rsid w:val="007B7AD1"/>
    <w:rsid w:val="007C5693"/>
    <w:rsid w:val="007C58C8"/>
    <w:rsid w:val="007C7005"/>
    <w:rsid w:val="007C7DF1"/>
    <w:rsid w:val="007D0544"/>
    <w:rsid w:val="007D096E"/>
    <w:rsid w:val="007D2DE8"/>
    <w:rsid w:val="007D5375"/>
    <w:rsid w:val="007D5AA4"/>
    <w:rsid w:val="007E2540"/>
    <w:rsid w:val="007E691B"/>
    <w:rsid w:val="007F106D"/>
    <w:rsid w:val="007F2497"/>
    <w:rsid w:val="007F2E91"/>
    <w:rsid w:val="007F431D"/>
    <w:rsid w:val="007F4E0D"/>
    <w:rsid w:val="007F5A43"/>
    <w:rsid w:val="007F736E"/>
    <w:rsid w:val="007F7761"/>
    <w:rsid w:val="007F7E71"/>
    <w:rsid w:val="00802095"/>
    <w:rsid w:val="00802B0A"/>
    <w:rsid w:val="008048DC"/>
    <w:rsid w:val="0080752E"/>
    <w:rsid w:val="00807BE1"/>
    <w:rsid w:val="00811147"/>
    <w:rsid w:val="00811F8E"/>
    <w:rsid w:val="008138B4"/>
    <w:rsid w:val="00814A27"/>
    <w:rsid w:val="00815538"/>
    <w:rsid w:val="00816EBB"/>
    <w:rsid w:val="00825416"/>
    <w:rsid w:val="008268C1"/>
    <w:rsid w:val="008343EB"/>
    <w:rsid w:val="00836275"/>
    <w:rsid w:val="00836E65"/>
    <w:rsid w:val="008439D3"/>
    <w:rsid w:val="00844F19"/>
    <w:rsid w:val="00845C5E"/>
    <w:rsid w:val="00846F77"/>
    <w:rsid w:val="00851A09"/>
    <w:rsid w:val="0086167A"/>
    <w:rsid w:val="00864D7C"/>
    <w:rsid w:val="00871C6C"/>
    <w:rsid w:val="008733ED"/>
    <w:rsid w:val="00873572"/>
    <w:rsid w:val="00874895"/>
    <w:rsid w:val="008756E0"/>
    <w:rsid w:val="00876857"/>
    <w:rsid w:val="008833B5"/>
    <w:rsid w:val="0088373A"/>
    <w:rsid w:val="008840CE"/>
    <w:rsid w:val="0088574E"/>
    <w:rsid w:val="0088586F"/>
    <w:rsid w:val="00886A7B"/>
    <w:rsid w:val="00887429"/>
    <w:rsid w:val="00891792"/>
    <w:rsid w:val="00891F7D"/>
    <w:rsid w:val="00891FF9"/>
    <w:rsid w:val="008A1C3A"/>
    <w:rsid w:val="008A3D85"/>
    <w:rsid w:val="008A6EEA"/>
    <w:rsid w:val="008B40BE"/>
    <w:rsid w:val="008B4A61"/>
    <w:rsid w:val="008C5840"/>
    <w:rsid w:val="008C7B33"/>
    <w:rsid w:val="008D1E92"/>
    <w:rsid w:val="008D2976"/>
    <w:rsid w:val="008D37C6"/>
    <w:rsid w:val="008D44FC"/>
    <w:rsid w:val="008D479B"/>
    <w:rsid w:val="008D5582"/>
    <w:rsid w:val="008D5C45"/>
    <w:rsid w:val="008D62ED"/>
    <w:rsid w:val="008D67C0"/>
    <w:rsid w:val="008D6BD6"/>
    <w:rsid w:val="008D703C"/>
    <w:rsid w:val="008E18F7"/>
    <w:rsid w:val="008E2A8D"/>
    <w:rsid w:val="008E387F"/>
    <w:rsid w:val="008E388E"/>
    <w:rsid w:val="008E48DD"/>
    <w:rsid w:val="008E5B19"/>
    <w:rsid w:val="008F0FC8"/>
    <w:rsid w:val="008F15F7"/>
    <w:rsid w:val="008F1F1B"/>
    <w:rsid w:val="008F2F05"/>
    <w:rsid w:val="008F7667"/>
    <w:rsid w:val="00900ECE"/>
    <w:rsid w:val="009014F7"/>
    <w:rsid w:val="00903975"/>
    <w:rsid w:val="00903D5C"/>
    <w:rsid w:val="009075FA"/>
    <w:rsid w:val="00910496"/>
    <w:rsid w:val="009116CD"/>
    <w:rsid w:val="00913716"/>
    <w:rsid w:val="00917413"/>
    <w:rsid w:val="00921B3A"/>
    <w:rsid w:val="0092336C"/>
    <w:rsid w:val="00925504"/>
    <w:rsid w:val="00927B5E"/>
    <w:rsid w:val="0093669E"/>
    <w:rsid w:val="009405DC"/>
    <w:rsid w:val="009425FF"/>
    <w:rsid w:val="00954F25"/>
    <w:rsid w:val="00960771"/>
    <w:rsid w:val="009627A0"/>
    <w:rsid w:val="00964ABD"/>
    <w:rsid w:val="00967338"/>
    <w:rsid w:val="00970CDD"/>
    <w:rsid w:val="009746C4"/>
    <w:rsid w:val="0097682E"/>
    <w:rsid w:val="009813F1"/>
    <w:rsid w:val="009821E2"/>
    <w:rsid w:val="009824F3"/>
    <w:rsid w:val="0098510F"/>
    <w:rsid w:val="009851C6"/>
    <w:rsid w:val="00985DAA"/>
    <w:rsid w:val="00986453"/>
    <w:rsid w:val="00990228"/>
    <w:rsid w:val="009916D8"/>
    <w:rsid w:val="00996524"/>
    <w:rsid w:val="00996CB5"/>
    <w:rsid w:val="00997EF9"/>
    <w:rsid w:val="009A203E"/>
    <w:rsid w:val="009A3D83"/>
    <w:rsid w:val="009A5DD3"/>
    <w:rsid w:val="009A63CA"/>
    <w:rsid w:val="009A7369"/>
    <w:rsid w:val="009A7AE3"/>
    <w:rsid w:val="009B0348"/>
    <w:rsid w:val="009B3B3A"/>
    <w:rsid w:val="009B3F4A"/>
    <w:rsid w:val="009B483E"/>
    <w:rsid w:val="009B574A"/>
    <w:rsid w:val="009B7609"/>
    <w:rsid w:val="009C08D7"/>
    <w:rsid w:val="009C5E99"/>
    <w:rsid w:val="009D3495"/>
    <w:rsid w:val="009D7EDA"/>
    <w:rsid w:val="009E01FE"/>
    <w:rsid w:val="009E4989"/>
    <w:rsid w:val="009E63B8"/>
    <w:rsid w:val="009E72A1"/>
    <w:rsid w:val="009E7519"/>
    <w:rsid w:val="009F070F"/>
    <w:rsid w:val="009F2460"/>
    <w:rsid w:val="009F35CE"/>
    <w:rsid w:val="009F733D"/>
    <w:rsid w:val="009F7E94"/>
    <w:rsid w:val="00A05C62"/>
    <w:rsid w:val="00A0717C"/>
    <w:rsid w:val="00A11FD9"/>
    <w:rsid w:val="00A122CA"/>
    <w:rsid w:val="00A13BF1"/>
    <w:rsid w:val="00A13D81"/>
    <w:rsid w:val="00A14800"/>
    <w:rsid w:val="00A15CF3"/>
    <w:rsid w:val="00A174B2"/>
    <w:rsid w:val="00A2037F"/>
    <w:rsid w:val="00A24C60"/>
    <w:rsid w:val="00A24EEC"/>
    <w:rsid w:val="00A313D6"/>
    <w:rsid w:val="00A3375B"/>
    <w:rsid w:val="00A33B02"/>
    <w:rsid w:val="00A417EC"/>
    <w:rsid w:val="00A421C9"/>
    <w:rsid w:val="00A42BAA"/>
    <w:rsid w:val="00A431A8"/>
    <w:rsid w:val="00A44F6E"/>
    <w:rsid w:val="00A44F75"/>
    <w:rsid w:val="00A45B72"/>
    <w:rsid w:val="00A52A4B"/>
    <w:rsid w:val="00A57ABF"/>
    <w:rsid w:val="00A60072"/>
    <w:rsid w:val="00A613C3"/>
    <w:rsid w:val="00A6767B"/>
    <w:rsid w:val="00A706A3"/>
    <w:rsid w:val="00A733CD"/>
    <w:rsid w:val="00A76626"/>
    <w:rsid w:val="00A77D24"/>
    <w:rsid w:val="00A808C5"/>
    <w:rsid w:val="00A87226"/>
    <w:rsid w:val="00A914BD"/>
    <w:rsid w:val="00A9171F"/>
    <w:rsid w:val="00A91D37"/>
    <w:rsid w:val="00A91FD8"/>
    <w:rsid w:val="00A92832"/>
    <w:rsid w:val="00A92EA9"/>
    <w:rsid w:val="00A93E82"/>
    <w:rsid w:val="00A94029"/>
    <w:rsid w:val="00A94C70"/>
    <w:rsid w:val="00A966F2"/>
    <w:rsid w:val="00A9677A"/>
    <w:rsid w:val="00AA01B2"/>
    <w:rsid w:val="00AA0483"/>
    <w:rsid w:val="00AA053A"/>
    <w:rsid w:val="00AB136B"/>
    <w:rsid w:val="00AB4500"/>
    <w:rsid w:val="00AC3E1D"/>
    <w:rsid w:val="00AD0319"/>
    <w:rsid w:val="00AD0DE8"/>
    <w:rsid w:val="00AD14FF"/>
    <w:rsid w:val="00AE03B7"/>
    <w:rsid w:val="00AE319F"/>
    <w:rsid w:val="00AE3B9A"/>
    <w:rsid w:val="00AE53B4"/>
    <w:rsid w:val="00AE6505"/>
    <w:rsid w:val="00AF2F78"/>
    <w:rsid w:val="00AF30F9"/>
    <w:rsid w:val="00AF341E"/>
    <w:rsid w:val="00AF4167"/>
    <w:rsid w:val="00AF5194"/>
    <w:rsid w:val="00AF556D"/>
    <w:rsid w:val="00AF64ED"/>
    <w:rsid w:val="00B01711"/>
    <w:rsid w:val="00B059CA"/>
    <w:rsid w:val="00B062D7"/>
    <w:rsid w:val="00B219BC"/>
    <w:rsid w:val="00B225B7"/>
    <w:rsid w:val="00B2356C"/>
    <w:rsid w:val="00B24EAA"/>
    <w:rsid w:val="00B251DF"/>
    <w:rsid w:val="00B25822"/>
    <w:rsid w:val="00B265DF"/>
    <w:rsid w:val="00B30562"/>
    <w:rsid w:val="00B32AA1"/>
    <w:rsid w:val="00B33DFF"/>
    <w:rsid w:val="00B40ACF"/>
    <w:rsid w:val="00B42FFD"/>
    <w:rsid w:val="00B43DA3"/>
    <w:rsid w:val="00B44C20"/>
    <w:rsid w:val="00B466D9"/>
    <w:rsid w:val="00B46C51"/>
    <w:rsid w:val="00B505E7"/>
    <w:rsid w:val="00B50E4A"/>
    <w:rsid w:val="00B51DDB"/>
    <w:rsid w:val="00B600AE"/>
    <w:rsid w:val="00B60EEE"/>
    <w:rsid w:val="00B6158E"/>
    <w:rsid w:val="00B6529B"/>
    <w:rsid w:val="00B65824"/>
    <w:rsid w:val="00B7047B"/>
    <w:rsid w:val="00B72FDC"/>
    <w:rsid w:val="00B7334B"/>
    <w:rsid w:val="00B73F4A"/>
    <w:rsid w:val="00B74C73"/>
    <w:rsid w:val="00B76652"/>
    <w:rsid w:val="00B804A4"/>
    <w:rsid w:val="00B81372"/>
    <w:rsid w:val="00B84D74"/>
    <w:rsid w:val="00B85297"/>
    <w:rsid w:val="00B854A7"/>
    <w:rsid w:val="00B90586"/>
    <w:rsid w:val="00B92633"/>
    <w:rsid w:val="00B933CE"/>
    <w:rsid w:val="00B9436C"/>
    <w:rsid w:val="00B95302"/>
    <w:rsid w:val="00B95390"/>
    <w:rsid w:val="00B9629A"/>
    <w:rsid w:val="00BA2190"/>
    <w:rsid w:val="00BA253C"/>
    <w:rsid w:val="00BA2C74"/>
    <w:rsid w:val="00BB34BC"/>
    <w:rsid w:val="00BB7A99"/>
    <w:rsid w:val="00BB7C4A"/>
    <w:rsid w:val="00BC220C"/>
    <w:rsid w:val="00BC3ECE"/>
    <w:rsid w:val="00BC623F"/>
    <w:rsid w:val="00BC6DDB"/>
    <w:rsid w:val="00BC71BB"/>
    <w:rsid w:val="00BD2236"/>
    <w:rsid w:val="00BD2C8C"/>
    <w:rsid w:val="00BD38A6"/>
    <w:rsid w:val="00BD6027"/>
    <w:rsid w:val="00BD76BE"/>
    <w:rsid w:val="00BE06D4"/>
    <w:rsid w:val="00BE0F6D"/>
    <w:rsid w:val="00BE32CB"/>
    <w:rsid w:val="00BE6071"/>
    <w:rsid w:val="00BE7874"/>
    <w:rsid w:val="00BF0646"/>
    <w:rsid w:val="00BF306D"/>
    <w:rsid w:val="00C03DB0"/>
    <w:rsid w:val="00C05BE6"/>
    <w:rsid w:val="00C063FD"/>
    <w:rsid w:val="00C078DA"/>
    <w:rsid w:val="00C10172"/>
    <w:rsid w:val="00C11154"/>
    <w:rsid w:val="00C1238A"/>
    <w:rsid w:val="00C123F7"/>
    <w:rsid w:val="00C13027"/>
    <w:rsid w:val="00C14EF9"/>
    <w:rsid w:val="00C16266"/>
    <w:rsid w:val="00C23224"/>
    <w:rsid w:val="00C23AD6"/>
    <w:rsid w:val="00C24D1F"/>
    <w:rsid w:val="00C31D45"/>
    <w:rsid w:val="00C366C1"/>
    <w:rsid w:val="00C4016B"/>
    <w:rsid w:val="00C40724"/>
    <w:rsid w:val="00C40738"/>
    <w:rsid w:val="00C41113"/>
    <w:rsid w:val="00C43687"/>
    <w:rsid w:val="00C672E8"/>
    <w:rsid w:val="00C675BF"/>
    <w:rsid w:val="00C67E03"/>
    <w:rsid w:val="00C67E49"/>
    <w:rsid w:val="00C70BE1"/>
    <w:rsid w:val="00C711C6"/>
    <w:rsid w:val="00C71BA9"/>
    <w:rsid w:val="00C74EF4"/>
    <w:rsid w:val="00C74F04"/>
    <w:rsid w:val="00C75F6D"/>
    <w:rsid w:val="00C82B7C"/>
    <w:rsid w:val="00C87FDD"/>
    <w:rsid w:val="00C9434B"/>
    <w:rsid w:val="00C94822"/>
    <w:rsid w:val="00CA1005"/>
    <w:rsid w:val="00CA23E5"/>
    <w:rsid w:val="00CA27B6"/>
    <w:rsid w:val="00CA3005"/>
    <w:rsid w:val="00CA33CC"/>
    <w:rsid w:val="00CA463B"/>
    <w:rsid w:val="00CB132A"/>
    <w:rsid w:val="00CB1808"/>
    <w:rsid w:val="00CB1B37"/>
    <w:rsid w:val="00CB2FE9"/>
    <w:rsid w:val="00CB43FC"/>
    <w:rsid w:val="00CB5461"/>
    <w:rsid w:val="00CB59A5"/>
    <w:rsid w:val="00CC10EE"/>
    <w:rsid w:val="00CC1418"/>
    <w:rsid w:val="00CC2C76"/>
    <w:rsid w:val="00CC352C"/>
    <w:rsid w:val="00CC3F85"/>
    <w:rsid w:val="00CD1D96"/>
    <w:rsid w:val="00CD2AC0"/>
    <w:rsid w:val="00CD3504"/>
    <w:rsid w:val="00CD4CF2"/>
    <w:rsid w:val="00CD5352"/>
    <w:rsid w:val="00CE00F0"/>
    <w:rsid w:val="00CE06D0"/>
    <w:rsid w:val="00CE095A"/>
    <w:rsid w:val="00CE2134"/>
    <w:rsid w:val="00CE2BDF"/>
    <w:rsid w:val="00CE2D12"/>
    <w:rsid w:val="00CE3E4B"/>
    <w:rsid w:val="00CE4221"/>
    <w:rsid w:val="00CE54BD"/>
    <w:rsid w:val="00CE616E"/>
    <w:rsid w:val="00CE7952"/>
    <w:rsid w:val="00CF0A9C"/>
    <w:rsid w:val="00CF27A6"/>
    <w:rsid w:val="00D03687"/>
    <w:rsid w:val="00D05426"/>
    <w:rsid w:val="00D07D25"/>
    <w:rsid w:val="00D07F1E"/>
    <w:rsid w:val="00D11A97"/>
    <w:rsid w:val="00D11C3B"/>
    <w:rsid w:val="00D205CC"/>
    <w:rsid w:val="00D210E7"/>
    <w:rsid w:val="00D2323F"/>
    <w:rsid w:val="00D23640"/>
    <w:rsid w:val="00D24BC5"/>
    <w:rsid w:val="00D25D80"/>
    <w:rsid w:val="00D30916"/>
    <w:rsid w:val="00D4064B"/>
    <w:rsid w:val="00D42A2B"/>
    <w:rsid w:val="00D442A6"/>
    <w:rsid w:val="00D44A67"/>
    <w:rsid w:val="00D454CC"/>
    <w:rsid w:val="00D45B6B"/>
    <w:rsid w:val="00D45D09"/>
    <w:rsid w:val="00D45E55"/>
    <w:rsid w:val="00D46D62"/>
    <w:rsid w:val="00D501FF"/>
    <w:rsid w:val="00D5109C"/>
    <w:rsid w:val="00D5566B"/>
    <w:rsid w:val="00D602E1"/>
    <w:rsid w:val="00D643FC"/>
    <w:rsid w:val="00D64C0B"/>
    <w:rsid w:val="00D65249"/>
    <w:rsid w:val="00D6550A"/>
    <w:rsid w:val="00D66456"/>
    <w:rsid w:val="00D70068"/>
    <w:rsid w:val="00D7291F"/>
    <w:rsid w:val="00D7387B"/>
    <w:rsid w:val="00D758BE"/>
    <w:rsid w:val="00D76F6B"/>
    <w:rsid w:val="00D82384"/>
    <w:rsid w:val="00D82883"/>
    <w:rsid w:val="00D84F1D"/>
    <w:rsid w:val="00D86A60"/>
    <w:rsid w:val="00D87221"/>
    <w:rsid w:val="00D91383"/>
    <w:rsid w:val="00D91F99"/>
    <w:rsid w:val="00D953C8"/>
    <w:rsid w:val="00D96CC6"/>
    <w:rsid w:val="00DA26E9"/>
    <w:rsid w:val="00DA2983"/>
    <w:rsid w:val="00DA2A45"/>
    <w:rsid w:val="00DA49C1"/>
    <w:rsid w:val="00DA4FA4"/>
    <w:rsid w:val="00DA58BF"/>
    <w:rsid w:val="00DA5B77"/>
    <w:rsid w:val="00DA614E"/>
    <w:rsid w:val="00DA7870"/>
    <w:rsid w:val="00DB00D2"/>
    <w:rsid w:val="00DB3C85"/>
    <w:rsid w:val="00DB66DB"/>
    <w:rsid w:val="00DB7BEA"/>
    <w:rsid w:val="00DC2EA7"/>
    <w:rsid w:val="00DC414E"/>
    <w:rsid w:val="00DC6F37"/>
    <w:rsid w:val="00DC7C80"/>
    <w:rsid w:val="00DD04FF"/>
    <w:rsid w:val="00DD0C9B"/>
    <w:rsid w:val="00DD4F74"/>
    <w:rsid w:val="00DD574D"/>
    <w:rsid w:val="00DD6ACC"/>
    <w:rsid w:val="00DD7033"/>
    <w:rsid w:val="00DE0301"/>
    <w:rsid w:val="00DE23EE"/>
    <w:rsid w:val="00DE26B0"/>
    <w:rsid w:val="00DE2B86"/>
    <w:rsid w:val="00DE64E3"/>
    <w:rsid w:val="00DF1B84"/>
    <w:rsid w:val="00E023CE"/>
    <w:rsid w:val="00E03B14"/>
    <w:rsid w:val="00E0468F"/>
    <w:rsid w:val="00E06579"/>
    <w:rsid w:val="00E07C31"/>
    <w:rsid w:val="00E11456"/>
    <w:rsid w:val="00E12540"/>
    <w:rsid w:val="00E12606"/>
    <w:rsid w:val="00E12EE4"/>
    <w:rsid w:val="00E141F1"/>
    <w:rsid w:val="00E15012"/>
    <w:rsid w:val="00E161F6"/>
    <w:rsid w:val="00E177D7"/>
    <w:rsid w:val="00E24AE3"/>
    <w:rsid w:val="00E303B7"/>
    <w:rsid w:val="00E31D3A"/>
    <w:rsid w:val="00E35146"/>
    <w:rsid w:val="00E428C6"/>
    <w:rsid w:val="00E43202"/>
    <w:rsid w:val="00E4442E"/>
    <w:rsid w:val="00E460B7"/>
    <w:rsid w:val="00E4646C"/>
    <w:rsid w:val="00E573B4"/>
    <w:rsid w:val="00E5758B"/>
    <w:rsid w:val="00E57597"/>
    <w:rsid w:val="00E6233C"/>
    <w:rsid w:val="00E62AEA"/>
    <w:rsid w:val="00E74E4F"/>
    <w:rsid w:val="00E76C20"/>
    <w:rsid w:val="00E80499"/>
    <w:rsid w:val="00E86A8D"/>
    <w:rsid w:val="00E909AB"/>
    <w:rsid w:val="00E92D16"/>
    <w:rsid w:val="00E945A3"/>
    <w:rsid w:val="00E95706"/>
    <w:rsid w:val="00E961E0"/>
    <w:rsid w:val="00EA1A1E"/>
    <w:rsid w:val="00EA211F"/>
    <w:rsid w:val="00EA21ED"/>
    <w:rsid w:val="00EA32A9"/>
    <w:rsid w:val="00EA50B2"/>
    <w:rsid w:val="00EA78B5"/>
    <w:rsid w:val="00EA7AE6"/>
    <w:rsid w:val="00EB17C1"/>
    <w:rsid w:val="00EB29B4"/>
    <w:rsid w:val="00EB4154"/>
    <w:rsid w:val="00EB53C1"/>
    <w:rsid w:val="00EB7E51"/>
    <w:rsid w:val="00EC000A"/>
    <w:rsid w:val="00EC0140"/>
    <w:rsid w:val="00EC0F14"/>
    <w:rsid w:val="00EC1CBE"/>
    <w:rsid w:val="00EC2A36"/>
    <w:rsid w:val="00EC7885"/>
    <w:rsid w:val="00ED0877"/>
    <w:rsid w:val="00ED12AD"/>
    <w:rsid w:val="00ED1568"/>
    <w:rsid w:val="00ED4087"/>
    <w:rsid w:val="00ED521E"/>
    <w:rsid w:val="00ED646D"/>
    <w:rsid w:val="00ED6E64"/>
    <w:rsid w:val="00EE465E"/>
    <w:rsid w:val="00EE7957"/>
    <w:rsid w:val="00EF2915"/>
    <w:rsid w:val="00EF317B"/>
    <w:rsid w:val="00EF51D7"/>
    <w:rsid w:val="00EF6766"/>
    <w:rsid w:val="00F01185"/>
    <w:rsid w:val="00F017C1"/>
    <w:rsid w:val="00F0196F"/>
    <w:rsid w:val="00F058C3"/>
    <w:rsid w:val="00F12B79"/>
    <w:rsid w:val="00F21C72"/>
    <w:rsid w:val="00F27965"/>
    <w:rsid w:val="00F27E9A"/>
    <w:rsid w:val="00F354B8"/>
    <w:rsid w:val="00F376CC"/>
    <w:rsid w:val="00F40856"/>
    <w:rsid w:val="00F414AD"/>
    <w:rsid w:val="00F415BA"/>
    <w:rsid w:val="00F417C1"/>
    <w:rsid w:val="00F41B24"/>
    <w:rsid w:val="00F43FA8"/>
    <w:rsid w:val="00F441BA"/>
    <w:rsid w:val="00F50C2D"/>
    <w:rsid w:val="00F514CA"/>
    <w:rsid w:val="00F51E3A"/>
    <w:rsid w:val="00F53007"/>
    <w:rsid w:val="00F542C1"/>
    <w:rsid w:val="00F546BE"/>
    <w:rsid w:val="00F547A5"/>
    <w:rsid w:val="00F556BB"/>
    <w:rsid w:val="00F600F1"/>
    <w:rsid w:val="00F6062F"/>
    <w:rsid w:val="00F61B85"/>
    <w:rsid w:val="00F63A2B"/>
    <w:rsid w:val="00F65E13"/>
    <w:rsid w:val="00F6757D"/>
    <w:rsid w:val="00F7001C"/>
    <w:rsid w:val="00F71F7D"/>
    <w:rsid w:val="00F76C95"/>
    <w:rsid w:val="00F7760E"/>
    <w:rsid w:val="00F77B5E"/>
    <w:rsid w:val="00F8029A"/>
    <w:rsid w:val="00F8218D"/>
    <w:rsid w:val="00F82DE0"/>
    <w:rsid w:val="00F83A1B"/>
    <w:rsid w:val="00F852CA"/>
    <w:rsid w:val="00F86DFE"/>
    <w:rsid w:val="00F86E43"/>
    <w:rsid w:val="00F9082D"/>
    <w:rsid w:val="00F92813"/>
    <w:rsid w:val="00FA542A"/>
    <w:rsid w:val="00FB0CB9"/>
    <w:rsid w:val="00FB5A52"/>
    <w:rsid w:val="00FC16FA"/>
    <w:rsid w:val="00FC5552"/>
    <w:rsid w:val="00FD5E27"/>
    <w:rsid w:val="00FD5FAF"/>
    <w:rsid w:val="00FE1009"/>
    <w:rsid w:val="00FE7D50"/>
    <w:rsid w:val="00FF0FB8"/>
    <w:rsid w:val="00FF1C0B"/>
    <w:rsid w:val="00FF28EF"/>
    <w:rsid w:val="00FF3BD3"/>
    <w:rsid w:val="00FF74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60"/>
    <o:shapelayout v:ext="edit">
      <o:idmap v:ext="edit" data="1"/>
    </o:shapelayout>
  </w:shapeDefaults>
  <w:decimalSymbol w:val="."/>
  <w:listSeparator w:val=","/>
  <w14:docId w14:val="7B8DA23D"/>
  <w15:docId w15:val="{77C94AA4-E845-4F77-B6C1-E4FB789ACD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lsdException w:name="heading 2" w:semiHidden="1" w:uiPriority="0" w:unhideWhenUsed="1"/>
    <w:lsdException w:name="heading 3" w:semiHidden="1" w:uiPriority="0" w:unhideWhenUsed="1"/>
    <w:lsdException w:name="heading 4" w:semiHidden="1" w:uiPriority="0" w:unhideWhenUsed="1"/>
    <w:lsdException w:name="heading 5" w:semiHidden="1" w:uiPriority="0" w:unhideWhenUsed="1"/>
    <w:lsdException w:name="heading 6" w:semiHidden="1" w:uiPriority="0" w:unhideWhenUsed="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3A52"/>
    <w:pPr>
      <w:spacing w:after="200" w:line="276" w:lineRule="auto"/>
    </w:pPr>
    <w:rPr>
      <w:sz w:val="22"/>
      <w:szCs w:val="22"/>
    </w:rPr>
  </w:style>
  <w:style w:type="paragraph" w:styleId="Heading1">
    <w:name w:val="heading 1"/>
    <w:basedOn w:val="Normal"/>
    <w:next w:val="Normal"/>
    <w:link w:val="Heading1Char"/>
    <w:rsid w:val="00CD1D96"/>
    <w:pPr>
      <w:keepNext/>
      <w:numPr>
        <w:numId w:val="1"/>
      </w:numPr>
      <w:spacing w:before="480" w:after="0" w:line="240" w:lineRule="auto"/>
      <w:outlineLvl w:val="0"/>
    </w:pPr>
    <w:rPr>
      <w:rFonts w:ascii="Arial" w:eastAsia="Times New Roman" w:hAnsi="Arial"/>
      <w:b/>
      <w:sz w:val="36"/>
      <w:szCs w:val="20"/>
    </w:rPr>
  </w:style>
  <w:style w:type="paragraph" w:styleId="Heading2">
    <w:name w:val="heading 2"/>
    <w:aliases w:val="h2,h21,h22"/>
    <w:basedOn w:val="Normal"/>
    <w:next w:val="Normal"/>
    <w:link w:val="Heading2Char"/>
    <w:rsid w:val="00CD1D96"/>
    <w:pPr>
      <w:keepNext/>
      <w:numPr>
        <w:ilvl w:val="1"/>
        <w:numId w:val="1"/>
      </w:numPr>
      <w:pBdr>
        <w:top w:val="single" w:sz="4" w:space="1" w:color="auto"/>
      </w:pBdr>
      <w:spacing w:before="360" w:after="0" w:line="240" w:lineRule="auto"/>
      <w:outlineLvl w:val="1"/>
    </w:pPr>
    <w:rPr>
      <w:rFonts w:ascii="Arial" w:eastAsia="Times New Roman" w:hAnsi="Arial"/>
      <w:b/>
      <w:i/>
      <w:szCs w:val="20"/>
    </w:rPr>
  </w:style>
  <w:style w:type="paragraph" w:styleId="Heading3">
    <w:name w:val="heading 3"/>
    <w:aliases w:val="h3,h31,h32"/>
    <w:basedOn w:val="Normal"/>
    <w:next w:val="Normal"/>
    <w:link w:val="Heading3Char"/>
    <w:rsid w:val="00CD1D96"/>
    <w:pPr>
      <w:keepNext/>
      <w:numPr>
        <w:ilvl w:val="2"/>
        <w:numId w:val="1"/>
      </w:numPr>
      <w:spacing w:before="240" w:after="0" w:line="240" w:lineRule="auto"/>
      <w:outlineLvl w:val="2"/>
    </w:pPr>
    <w:rPr>
      <w:rFonts w:ascii="Arial Black" w:eastAsia="Times New Roman" w:hAnsi="Arial Black"/>
      <w:sz w:val="20"/>
      <w:szCs w:val="20"/>
    </w:rPr>
  </w:style>
  <w:style w:type="paragraph" w:styleId="Heading4">
    <w:name w:val="heading 4"/>
    <w:basedOn w:val="Normal"/>
    <w:next w:val="Normal"/>
    <w:link w:val="Heading4Char"/>
    <w:rsid w:val="00CD1D96"/>
    <w:pPr>
      <w:keepNext/>
      <w:numPr>
        <w:ilvl w:val="3"/>
        <w:numId w:val="1"/>
      </w:numPr>
      <w:spacing w:before="360" w:after="0" w:line="240" w:lineRule="auto"/>
      <w:outlineLvl w:val="3"/>
    </w:pPr>
    <w:rPr>
      <w:rFonts w:ascii="Arial" w:eastAsia="Times New Roman" w:hAnsi="Arial"/>
      <w:b/>
      <w:i/>
      <w:sz w:val="20"/>
      <w:szCs w:val="20"/>
    </w:rPr>
  </w:style>
  <w:style w:type="paragraph" w:styleId="Heading5">
    <w:name w:val="heading 5"/>
    <w:basedOn w:val="Normal"/>
    <w:next w:val="Normal"/>
    <w:link w:val="Heading5Char"/>
    <w:rsid w:val="00CD1D96"/>
    <w:pPr>
      <w:keepNext/>
      <w:numPr>
        <w:ilvl w:val="4"/>
        <w:numId w:val="1"/>
      </w:numPr>
      <w:tabs>
        <w:tab w:val="left" w:pos="1440"/>
      </w:tabs>
      <w:spacing w:before="240" w:after="0" w:line="240" w:lineRule="auto"/>
      <w:outlineLvl w:val="4"/>
    </w:pPr>
    <w:rPr>
      <w:rFonts w:ascii="Arial" w:eastAsia="Times New Roman" w:hAnsi="Arial"/>
      <w:b/>
      <w:sz w:val="20"/>
      <w:szCs w:val="20"/>
    </w:rPr>
  </w:style>
  <w:style w:type="paragraph" w:styleId="Heading6">
    <w:name w:val="heading 6"/>
    <w:basedOn w:val="Normal"/>
    <w:next w:val="Normal"/>
    <w:link w:val="Heading6Char"/>
    <w:rsid w:val="00CD1D96"/>
    <w:pPr>
      <w:keepNext/>
      <w:numPr>
        <w:ilvl w:val="5"/>
        <w:numId w:val="1"/>
      </w:numPr>
      <w:tabs>
        <w:tab w:val="left" w:pos="1440"/>
      </w:tabs>
      <w:spacing w:before="240" w:after="0" w:line="240" w:lineRule="auto"/>
      <w:outlineLvl w:val="5"/>
    </w:pPr>
    <w:rPr>
      <w:rFonts w:ascii="Arial" w:eastAsia="Times New Roman" w:hAnsi="Arial"/>
      <w:i/>
      <w:sz w:val="20"/>
      <w:szCs w:val="20"/>
    </w:rPr>
  </w:style>
  <w:style w:type="paragraph" w:styleId="Heading7">
    <w:name w:val="heading 7"/>
    <w:basedOn w:val="Normal"/>
    <w:next w:val="Normal"/>
    <w:link w:val="Heading7Char"/>
    <w:qFormat/>
    <w:rsid w:val="00CD1D96"/>
    <w:pPr>
      <w:numPr>
        <w:ilvl w:val="6"/>
        <w:numId w:val="1"/>
      </w:numPr>
      <w:spacing w:before="240" w:after="0" w:line="240" w:lineRule="auto"/>
      <w:outlineLvl w:val="6"/>
    </w:pPr>
    <w:rPr>
      <w:rFonts w:ascii="Arial" w:eastAsia="Times New Roman" w:hAnsi="Arial"/>
      <w:i/>
      <w:sz w:val="20"/>
      <w:szCs w:val="20"/>
    </w:rPr>
  </w:style>
  <w:style w:type="paragraph" w:styleId="Heading8">
    <w:name w:val="heading 8"/>
    <w:basedOn w:val="Normal"/>
    <w:next w:val="Normal"/>
    <w:link w:val="Heading8Char"/>
    <w:qFormat/>
    <w:rsid w:val="00CD1D96"/>
    <w:pPr>
      <w:numPr>
        <w:ilvl w:val="7"/>
        <w:numId w:val="1"/>
      </w:numPr>
      <w:spacing w:before="240" w:after="0" w:line="240" w:lineRule="auto"/>
      <w:jc w:val="center"/>
      <w:outlineLvl w:val="7"/>
    </w:pPr>
    <w:rPr>
      <w:rFonts w:ascii="Arial" w:eastAsia="Times New Roman" w:hAnsi="Arial"/>
      <w:i/>
      <w:sz w:val="20"/>
      <w:szCs w:val="20"/>
    </w:rPr>
  </w:style>
  <w:style w:type="paragraph" w:styleId="Heading9">
    <w:name w:val="heading 9"/>
    <w:basedOn w:val="Normal"/>
    <w:next w:val="Normal"/>
    <w:link w:val="Heading9Char"/>
    <w:qFormat/>
    <w:rsid w:val="00CD1D96"/>
    <w:pPr>
      <w:numPr>
        <w:ilvl w:val="8"/>
        <w:numId w:val="1"/>
      </w:numPr>
      <w:spacing w:before="240" w:after="0" w:line="240" w:lineRule="auto"/>
      <w:outlineLvl w:val="8"/>
    </w:pPr>
    <w:rPr>
      <w:rFonts w:ascii="Arial" w:eastAsia="Times New Roman" w:hAnsi="Arial"/>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D1D96"/>
    <w:rPr>
      <w:rFonts w:ascii="Arial" w:eastAsia="Times New Roman" w:hAnsi="Arial" w:cs="Times New Roman"/>
      <w:b/>
      <w:sz w:val="36"/>
      <w:szCs w:val="20"/>
    </w:rPr>
  </w:style>
  <w:style w:type="character" w:customStyle="1" w:styleId="Heading2Char">
    <w:name w:val="Heading 2 Char"/>
    <w:aliases w:val="h2 Char,h21 Char,h22 Char"/>
    <w:basedOn w:val="DefaultParagraphFont"/>
    <w:link w:val="Heading2"/>
    <w:rsid w:val="00CD1D96"/>
    <w:rPr>
      <w:rFonts w:ascii="Arial" w:eastAsia="Times New Roman" w:hAnsi="Arial" w:cs="Times New Roman"/>
      <w:b/>
      <w:i/>
      <w:szCs w:val="20"/>
    </w:rPr>
  </w:style>
  <w:style w:type="character" w:customStyle="1" w:styleId="Heading3Char">
    <w:name w:val="Heading 3 Char"/>
    <w:aliases w:val="h3 Char,h31 Char,h32 Char"/>
    <w:basedOn w:val="DefaultParagraphFont"/>
    <w:link w:val="Heading3"/>
    <w:rsid w:val="00CD1D96"/>
    <w:rPr>
      <w:rFonts w:ascii="Arial Black" w:eastAsia="Times New Roman" w:hAnsi="Arial Black" w:cs="Times New Roman"/>
      <w:sz w:val="20"/>
      <w:szCs w:val="20"/>
    </w:rPr>
  </w:style>
  <w:style w:type="character" w:customStyle="1" w:styleId="Heading4Char">
    <w:name w:val="Heading 4 Char"/>
    <w:basedOn w:val="DefaultParagraphFont"/>
    <w:link w:val="Heading4"/>
    <w:rsid w:val="00CD1D96"/>
    <w:rPr>
      <w:rFonts w:ascii="Arial" w:eastAsia="Times New Roman" w:hAnsi="Arial" w:cs="Times New Roman"/>
      <w:b/>
      <w:i/>
      <w:sz w:val="20"/>
      <w:szCs w:val="20"/>
    </w:rPr>
  </w:style>
  <w:style w:type="character" w:customStyle="1" w:styleId="Heading5Char">
    <w:name w:val="Heading 5 Char"/>
    <w:basedOn w:val="DefaultParagraphFont"/>
    <w:link w:val="Heading5"/>
    <w:rsid w:val="00CD1D96"/>
    <w:rPr>
      <w:rFonts w:ascii="Arial" w:eastAsia="Times New Roman" w:hAnsi="Arial" w:cs="Times New Roman"/>
      <w:b/>
      <w:sz w:val="20"/>
      <w:szCs w:val="20"/>
    </w:rPr>
  </w:style>
  <w:style w:type="character" w:customStyle="1" w:styleId="Heading6Char">
    <w:name w:val="Heading 6 Char"/>
    <w:basedOn w:val="DefaultParagraphFont"/>
    <w:link w:val="Heading6"/>
    <w:rsid w:val="00CD1D96"/>
    <w:rPr>
      <w:rFonts w:ascii="Arial" w:eastAsia="Times New Roman" w:hAnsi="Arial" w:cs="Times New Roman"/>
      <w:i/>
      <w:sz w:val="20"/>
      <w:szCs w:val="20"/>
    </w:rPr>
  </w:style>
  <w:style w:type="character" w:customStyle="1" w:styleId="Heading7Char">
    <w:name w:val="Heading 7 Char"/>
    <w:basedOn w:val="DefaultParagraphFont"/>
    <w:link w:val="Heading7"/>
    <w:rsid w:val="00CD1D96"/>
    <w:rPr>
      <w:rFonts w:ascii="Arial" w:eastAsia="Times New Roman" w:hAnsi="Arial" w:cs="Times New Roman"/>
      <w:i/>
      <w:sz w:val="20"/>
      <w:szCs w:val="20"/>
    </w:rPr>
  </w:style>
  <w:style w:type="character" w:customStyle="1" w:styleId="Heading8Char">
    <w:name w:val="Heading 8 Char"/>
    <w:basedOn w:val="DefaultParagraphFont"/>
    <w:link w:val="Heading8"/>
    <w:rsid w:val="00CD1D96"/>
    <w:rPr>
      <w:rFonts w:ascii="Arial" w:eastAsia="Times New Roman" w:hAnsi="Arial" w:cs="Times New Roman"/>
      <w:i/>
      <w:sz w:val="20"/>
      <w:szCs w:val="20"/>
    </w:rPr>
  </w:style>
  <w:style w:type="character" w:customStyle="1" w:styleId="Heading9Char">
    <w:name w:val="Heading 9 Char"/>
    <w:basedOn w:val="DefaultParagraphFont"/>
    <w:link w:val="Heading9"/>
    <w:rsid w:val="00CD1D96"/>
    <w:rPr>
      <w:rFonts w:ascii="Arial" w:eastAsia="Times New Roman" w:hAnsi="Arial" w:cs="Times New Roman"/>
      <w:b/>
      <w:i/>
      <w:sz w:val="18"/>
      <w:szCs w:val="20"/>
    </w:rPr>
  </w:style>
  <w:style w:type="paragraph" w:styleId="ListParagraph">
    <w:name w:val="List Paragraph"/>
    <w:basedOn w:val="Normal"/>
    <w:uiPriority w:val="34"/>
    <w:qFormat/>
    <w:rsid w:val="003553ED"/>
    <w:pPr>
      <w:ind w:left="720"/>
      <w:contextualSpacing/>
    </w:pPr>
  </w:style>
  <w:style w:type="paragraph" w:customStyle="1" w:styleId="TableTitle">
    <w:name w:val="Table Title"/>
    <w:basedOn w:val="Normal"/>
    <w:rsid w:val="009B7609"/>
    <w:pPr>
      <w:keepNext/>
      <w:keepLines/>
      <w:suppressAutoHyphens/>
      <w:spacing w:before="240" w:after="0" w:line="240" w:lineRule="auto"/>
    </w:pPr>
    <w:rPr>
      <w:rFonts w:ascii="Times New Roman" w:eastAsia="Times New Roman" w:hAnsi="Times New Roman"/>
      <w:i/>
      <w:sz w:val="20"/>
      <w:szCs w:val="20"/>
    </w:rPr>
  </w:style>
  <w:style w:type="paragraph" w:customStyle="1" w:styleId="TableCellBoldCentered">
    <w:name w:val="Table Cell Bold Centered"/>
    <w:basedOn w:val="Normal"/>
    <w:rsid w:val="009B7609"/>
    <w:pPr>
      <w:keepNext/>
      <w:keepLines/>
      <w:suppressAutoHyphens/>
      <w:spacing w:before="40" w:after="40" w:line="240" w:lineRule="auto"/>
      <w:jc w:val="center"/>
    </w:pPr>
    <w:rPr>
      <w:rFonts w:ascii="Times New Roman" w:eastAsia="Times New Roman" w:hAnsi="Times New Roman"/>
      <w:b/>
      <w:sz w:val="16"/>
      <w:szCs w:val="20"/>
    </w:rPr>
  </w:style>
  <w:style w:type="paragraph" w:customStyle="1" w:styleId="TableCellCenteredHoriz">
    <w:name w:val="Table Cell Centered (Horiz)"/>
    <w:basedOn w:val="Normal"/>
    <w:rsid w:val="009B7609"/>
    <w:pPr>
      <w:keepNext/>
      <w:keepLines/>
      <w:suppressAutoHyphens/>
      <w:spacing w:before="40" w:after="40" w:line="240" w:lineRule="auto"/>
      <w:jc w:val="center"/>
    </w:pPr>
    <w:rPr>
      <w:rFonts w:ascii="Times New Roman" w:eastAsia="Times New Roman" w:hAnsi="Times New Roman"/>
      <w:sz w:val="16"/>
      <w:szCs w:val="20"/>
    </w:rPr>
  </w:style>
  <w:style w:type="character" w:styleId="CommentReference">
    <w:name w:val="annotation reference"/>
    <w:basedOn w:val="DefaultParagraphFont"/>
    <w:uiPriority w:val="99"/>
    <w:semiHidden/>
    <w:unhideWhenUsed/>
    <w:rsid w:val="00400D12"/>
    <w:rPr>
      <w:sz w:val="16"/>
      <w:szCs w:val="16"/>
    </w:rPr>
  </w:style>
  <w:style w:type="paragraph" w:styleId="CommentText">
    <w:name w:val="annotation text"/>
    <w:basedOn w:val="Normal"/>
    <w:link w:val="CommentTextChar"/>
    <w:uiPriority w:val="99"/>
    <w:unhideWhenUsed/>
    <w:rsid w:val="00400D12"/>
    <w:rPr>
      <w:sz w:val="20"/>
      <w:szCs w:val="20"/>
    </w:rPr>
  </w:style>
  <w:style w:type="character" w:customStyle="1" w:styleId="CommentTextChar">
    <w:name w:val="Comment Text Char"/>
    <w:basedOn w:val="DefaultParagraphFont"/>
    <w:link w:val="CommentText"/>
    <w:uiPriority w:val="99"/>
    <w:rsid w:val="00400D12"/>
  </w:style>
  <w:style w:type="paragraph" w:styleId="CommentSubject">
    <w:name w:val="annotation subject"/>
    <w:basedOn w:val="CommentText"/>
    <w:next w:val="CommentText"/>
    <w:link w:val="CommentSubjectChar"/>
    <w:uiPriority w:val="99"/>
    <w:semiHidden/>
    <w:unhideWhenUsed/>
    <w:rsid w:val="00400D12"/>
    <w:rPr>
      <w:b/>
      <w:bCs/>
    </w:rPr>
  </w:style>
  <w:style w:type="character" w:customStyle="1" w:styleId="CommentSubjectChar">
    <w:name w:val="Comment Subject Char"/>
    <w:basedOn w:val="CommentTextChar"/>
    <w:link w:val="CommentSubject"/>
    <w:uiPriority w:val="99"/>
    <w:semiHidden/>
    <w:rsid w:val="00400D12"/>
    <w:rPr>
      <w:b/>
      <w:bCs/>
    </w:rPr>
  </w:style>
  <w:style w:type="paragraph" w:styleId="BalloonText">
    <w:name w:val="Balloon Text"/>
    <w:basedOn w:val="Normal"/>
    <w:link w:val="BalloonTextChar"/>
    <w:uiPriority w:val="99"/>
    <w:semiHidden/>
    <w:unhideWhenUsed/>
    <w:rsid w:val="00400D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00D12"/>
    <w:rPr>
      <w:rFonts w:ascii="Tahoma" w:hAnsi="Tahoma" w:cs="Tahoma"/>
      <w:sz w:val="16"/>
      <w:szCs w:val="16"/>
    </w:rPr>
  </w:style>
  <w:style w:type="paragraph" w:customStyle="1" w:styleId="BulletDiRoman">
    <w:name w:val="Bullet D (i. Roman)"/>
    <w:basedOn w:val="Normal"/>
    <w:rsid w:val="00FF3BD3"/>
    <w:pPr>
      <w:suppressAutoHyphens/>
      <w:spacing w:before="120" w:after="0" w:line="240" w:lineRule="auto"/>
      <w:ind w:left="1440" w:hanging="360"/>
    </w:pPr>
    <w:rPr>
      <w:rFonts w:ascii="Times New Roman" w:eastAsia="Times New Roman" w:hAnsi="Times New Roman"/>
      <w:sz w:val="20"/>
      <w:szCs w:val="20"/>
    </w:rPr>
  </w:style>
  <w:style w:type="paragraph" w:customStyle="1" w:styleId="BulletCALetter">
    <w:name w:val="Bullet C (A. Letter)"/>
    <w:basedOn w:val="Normal"/>
    <w:rsid w:val="00FF3BD3"/>
    <w:pPr>
      <w:suppressAutoHyphens/>
      <w:spacing w:before="120" w:after="0" w:line="240" w:lineRule="auto"/>
      <w:ind w:left="1080" w:hanging="360"/>
    </w:pPr>
    <w:rPr>
      <w:rFonts w:ascii="Times New Roman" w:eastAsia="Times New Roman" w:hAnsi="Times New Roman"/>
      <w:sz w:val="20"/>
      <w:szCs w:val="20"/>
    </w:rPr>
  </w:style>
  <w:style w:type="paragraph" w:styleId="Header">
    <w:name w:val="header"/>
    <w:basedOn w:val="Normal"/>
    <w:link w:val="HeaderChar"/>
    <w:unhideWhenUsed/>
    <w:rsid w:val="004E3B6C"/>
    <w:pPr>
      <w:tabs>
        <w:tab w:val="center" w:pos="4680"/>
        <w:tab w:val="right" w:pos="9360"/>
      </w:tabs>
    </w:pPr>
  </w:style>
  <w:style w:type="character" w:customStyle="1" w:styleId="HeaderChar">
    <w:name w:val="Header Char"/>
    <w:basedOn w:val="DefaultParagraphFont"/>
    <w:link w:val="Header"/>
    <w:rsid w:val="004E3B6C"/>
    <w:rPr>
      <w:sz w:val="22"/>
      <w:szCs w:val="22"/>
    </w:rPr>
  </w:style>
  <w:style w:type="paragraph" w:styleId="Footer">
    <w:name w:val="footer"/>
    <w:basedOn w:val="Normal"/>
    <w:link w:val="FooterChar"/>
    <w:uiPriority w:val="99"/>
    <w:unhideWhenUsed/>
    <w:rsid w:val="004E3B6C"/>
    <w:pPr>
      <w:tabs>
        <w:tab w:val="center" w:pos="4680"/>
        <w:tab w:val="right" w:pos="9360"/>
      </w:tabs>
    </w:pPr>
  </w:style>
  <w:style w:type="character" w:customStyle="1" w:styleId="FooterChar">
    <w:name w:val="Footer Char"/>
    <w:basedOn w:val="DefaultParagraphFont"/>
    <w:link w:val="Footer"/>
    <w:uiPriority w:val="99"/>
    <w:rsid w:val="004E3B6C"/>
    <w:rPr>
      <w:sz w:val="22"/>
      <w:szCs w:val="22"/>
    </w:rPr>
  </w:style>
  <w:style w:type="table" w:styleId="TableGrid">
    <w:name w:val="Table Grid"/>
    <w:basedOn w:val="TableNormal"/>
    <w:uiPriority w:val="39"/>
    <w:rsid w:val="004E3B6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Cell">
    <w:name w:val="Table Cell"/>
    <w:basedOn w:val="Normal"/>
    <w:rsid w:val="008E388E"/>
    <w:pPr>
      <w:keepNext/>
      <w:keepLines/>
      <w:suppressAutoHyphens/>
      <w:spacing w:before="40" w:after="40" w:line="240" w:lineRule="auto"/>
    </w:pPr>
    <w:rPr>
      <w:rFonts w:ascii="Arial" w:eastAsia="Times New Roman" w:hAnsi="Arial"/>
      <w:sz w:val="16"/>
      <w:szCs w:val="20"/>
    </w:rPr>
  </w:style>
  <w:style w:type="paragraph" w:styleId="FootnoteText">
    <w:name w:val="footnote text"/>
    <w:aliases w:val="EMI Footnote Text"/>
    <w:basedOn w:val="Normal"/>
    <w:link w:val="FootnoteTextChar"/>
    <w:uiPriority w:val="99"/>
    <w:qFormat/>
    <w:rsid w:val="00F7001C"/>
    <w:pPr>
      <w:spacing w:after="0" w:line="240" w:lineRule="auto"/>
    </w:pPr>
    <w:rPr>
      <w:rFonts w:ascii="Times New Roman" w:eastAsia="Times New Roman" w:hAnsi="Times New Roman"/>
      <w:sz w:val="20"/>
      <w:szCs w:val="20"/>
    </w:rPr>
  </w:style>
  <w:style w:type="character" w:customStyle="1" w:styleId="FootnoteTextChar">
    <w:name w:val="Footnote Text Char"/>
    <w:aliases w:val="EMI Footnote Text Char"/>
    <w:basedOn w:val="DefaultParagraphFont"/>
    <w:link w:val="FootnoteText"/>
    <w:rsid w:val="00F7001C"/>
    <w:rPr>
      <w:rFonts w:ascii="Times New Roman" w:eastAsia="Times New Roman" w:hAnsi="Times New Roman"/>
    </w:rPr>
  </w:style>
  <w:style w:type="character" w:customStyle="1" w:styleId="Char-Bold">
    <w:name w:val="Char - Bold"/>
    <w:basedOn w:val="DefaultParagraphFont"/>
    <w:rsid w:val="00046302"/>
    <w:rPr>
      <w:b/>
      <w:bCs/>
    </w:rPr>
  </w:style>
  <w:style w:type="paragraph" w:customStyle="1" w:styleId="Default">
    <w:name w:val="Default"/>
    <w:rsid w:val="007A56DD"/>
    <w:pPr>
      <w:autoSpaceDE w:val="0"/>
      <w:autoSpaceDN w:val="0"/>
      <w:adjustRightInd w:val="0"/>
    </w:pPr>
    <w:rPr>
      <w:rFonts w:ascii="Arial" w:hAnsi="Arial" w:cs="Arial"/>
      <w:color w:val="000000"/>
      <w:sz w:val="24"/>
      <w:szCs w:val="24"/>
    </w:rPr>
  </w:style>
  <w:style w:type="paragraph" w:customStyle="1" w:styleId="p2">
    <w:name w:val="p2"/>
    <w:basedOn w:val="Normal"/>
    <w:rsid w:val="009425FF"/>
    <w:pPr>
      <w:widowControl w:val="0"/>
      <w:tabs>
        <w:tab w:val="left" w:pos="357"/>
      </w:tabs>
      <w:spacing w:after="0" w:line="255" w:lineRule="atLeast"/>
      <w:ind w:left="1083" w:hanging="357"/>
    </w:pPr>
    <w:rPr>
      <w:rFonts w:ascii="Times New Roman" w:eastAsia="Times New Roman" w:hAnsi="Times New Roman"/>
      <w:snapToGrid w:val="0"/>
      <w:sz w:val="24"/>
      <w:szCs w:val="20"/>
    </w:rPr>
  </w:style>
  <w:style w:type="paragraph" w:styleId="Revision">
    <w:name w:val="Revision"/>
    <w:hidden/>
    <w:uiPriority w:val="99"/>
    <w:semiHidden/>
    <w:rsid w:val="00ED521E"/>
    <w:rPr>
      <w:sz w:val="22"/>
      <w:szCs w:val="22"/>
    </w:rPr>
  </w:style>
  <w:style w:type="character" w:styleId="FootnoteReference">
    <w:name w:val="footnote reference"/>
    <w:uiPriority w:val="99"/>
    <w:rsid w:val="00E945A3"/>
    <w:rPr>
      <w:vertAlign w:val="superscript"/>
    </w:rPr>
  </w:style>
  <w:style w:type="table" w:customStyle="1" w:styleId="TableGrid1">
    <w:name w:val="Table Grid1"/>
    <w:basedOn w:val="TableNormal"/>
    <w:next w:val="TableGrid"/>
    <w:uiPriority w:val="59"/>
    <w:rsid w:val="00001B38"/>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D65249"/>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1F7FD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UnresolvedMention">
    <w:name w:val="Unresolved Mention"/>
    <w:basedOn w:val="DefaultParagraphFont"/>
    <w:uiPriority w:val="99"/>
    <w:unhideWhenUsed/>
    <w:rsid w:val="00B505E7"/>
    <w:rPr>
      <w:color w:val="605E5C"/>
      <w:shd w:val="clear" w:color="auto" w:fill="E1DFDD"/>
    </w:rPr>
  </w:style>
  <w:style w:type="character" w:styleId="Mention">
    <w:name w:val="Mention"/>
    <w:basedOn w:val="DefaultParagraphFont"/>
    <w:uiPriority w:val="99"/>
    <w:unhideWhenUsed/>
    <w:rsid w:val="00B505E7"/>
    <w:rPr>
      <w:color w:val="2B579A"/>
      <w:shd w:val="clear" w:color="auto" w:fill="E1DFDD"/>
    </w:rPr>
  </w:style>
  <w:style w:type="table" w:customStyle="1" w:styleId="TableGrid4">
    <w:name w:val="Table Grid4"/>
    <w:basedOn w:val="TableNormal"/>
    <w:next w:val="TableGrid"/>
    <w:uiPriority w:val="39"/>
    <w:rsid w:val="00F40856"/>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7B2CC9"/>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178807">
      <w:bodyDiv w:val="1"/>
      <w:marLeft w:val="0"/>
      <w:marRight w:val="0"/>
      <w:marTop w:val="0"/>
      <w:marBottom w:val="0"/>
      <w:divBdr>
        <w:top w:val="none" w:sz="0" w:space="0" w:color="auto"/>
        <w:left w:val="none" w:sz="0" w:space="0" w:color="auto"/>
        <w:bottom w:val="none" w:sz="0" w:space="0" w:color="auto"/>
        <w:right w:val="none" w:sz="0" w:space="0" w:color="auto"/>
      </w:divBdr>
    </w:div>
    <w:div w:id="99683337">
      <w:bodyDiv w:val="1"/>
      <w:marLeft w:val="0"/>
      <w:marRight w:val="0"/>
      <w:marTop w:val="0"/>
      <w:marBottom w:val="0"/>
      <w:divBdr>
        <w:top w:val="none" w:sz="0" w:space="0" w:color="auto"/>
        <w:left w:val="none" w:sz="0" w:space="0" w:color="auto"/>
        <w:bottom w:val="none" w:sz="0" w:space="0" w:color="auto"/>
        <w:right w:val="none" w:sz="0" w:space="0" w:color="auto"/>
      </w:divBdr>
    </w:div>
    <w:div w:id="114642856">
      <w:bodyDiv w:val="1"/>
      <w:marLeft w:val="0"/>
      <w:marRight w:val="0"/>
      <w:marTop w:val="0"/>
      <w:marBottom w:val="0"/>
      <w:divBdr>
        <w:top w:val="none" w:sz="0" w:space="0" w:color="auto"/>
        <w:left w:val="none" w:sz="0" w:space="0" w:color="auto"/>
        <w:bottom w:val="none" w:sz="0" w:space="0" w:color="auto"/>
        <w:right w:val="none" w:sz="0" w:space="0" w:color="auto"/>
      </w:divBdr>
    </w:div>
    <w:div w:id="253363666">
      <w:bodyDiv w:val="1"/>
      <w:marLeft w:val="0"/>
      <w:marRight w:val="0"/>
      <w:marTop w:val="0"/>
      <w:marBottom w:val="0"/>
      <w:divBdr>
        <w:top w:val="none" w:sz="0" w:space="0" w:color="auto"/>
        <w:left w:val="none" w:sz="0" w:space="0" w:color="auto"/>
        <w:bottom w:val="none" w:sz="0" w:space="0" w:color="auto"/>
        <w:right w:val="none" w:sz="0" w:space="0" w:color="auto"/>
      </w:divBdr>
    </w:div>
    <w:div w:id="769350061">
      <w:bodyDiv w:val="1"/>
      <w:marLeft w:val="0"/>
      <w:marRight w:val="0"/>
      <w:marTop w:val="0"/>
      <w:marBottom w:val="0"/>
      <w:divBdr>
        <w:top w:val="none" w:sz="0" w:space="0" w:color="auto"/>
        <w:left w:val="none" w:sz="0" w:space="0" w:color="auto"/>
        <w:bottom w:val="none" w:sz="0" w:space="0" w:color="auto"/>
        <w:right w:val="none" w:sz="0" w:space="0" w:color="auto"/>
      </w:divBdr>
    </w:div>
    <w:div w:id="1143037545">
      <w:bodyDiv w:val="1"/>
      <w:marLeft w:val="0"/>
      <w:marRight w:val="0"/>
      <w:marTop w:val="0"/>
      <w:marBottom w:val="0"/>
      <w:divBdr>
        <w:top w:val="none" w:sz="0" w:space="0" w:color="auto"/>
        <w:left w:val="none" w:sz="0" w:space="0" w:color="auto"/>
        <w:bottom w:val="none" w:sz="0" w:space="0" w:color="auto"/>
        <w:right w:val="none" w:sz="0" w:space="0" w:color="auto"/>
      </w:divBdr>
    </w:div>
    <w:div w:id="1586302711">
      <w:bodyDiv w:val="1"/>
      <w:marLeft w:val="0"/>
      <w:marRight w:val="0"/>
      <w:marTop w:val="0"/>
      <w:marBottom w:val="0"/>
      <w:divBdr>
        <w:top w:val="none" w:sz="0" w:space="0" w:color="auto"/>
        <w:left w:val="none" w:sz="0" w:space="0" w:color="auto"/>
        <w:bottom w:val="none" w:sz="0" w:space="0" w:color="auto"/>
        <w:right w:val="none" w:sz="0" w:space="0" w:color="auto"/>
      </w:divBdr>
    </w:div>
    <w:div w:id="1821773924">
      <w:bodyDiv w:val="1"/>
      <w:marLeft w:val="0"/>
      <w:marRight w:val="0"/>
      <w:marTop w:val="0"/>
      <w:marBottom w:val="0"/>
      <w:divBdr>
        <w:top w:val="none" w:sz="0" w:space="0" w:color="auto"/>
        <w:left w:val="none" w:sz="0" w:space="0" w:color="auto"/>
        <w:bottom w:val="none" w:sz="0" w:space="0" w:color="auto"/>
        <w:right w:val="none" w:sz="0" w:space="0" w:color="auto"/>
      </w:divBdr>
    </w:div>
    <w:div w:id="20649867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header" Target="header8.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eader" Target="header5.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microsoft.com/office/2011/relationships/people" Target="people.xml"/><Relationship Id="rId5" Type="http://schemas.openxmlformats.org/officeDocument/2006/relationships/customXml" Target="../customXml/item5.xml"/><Relationship Id="rId15" Type="http://schemas.openxmlformats.org/officeDocument/2006/relationships/header" Target="header3.xm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eader" Target="header6.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eader" Target="header9.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fth Edition"/>
</file>

<file path=customXml/item5.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SharedWithUsers xmlns="5067c814-4b34-462c-a21d-c185ff6548d2">
      <UserInfo>
        <DisplayName>Tam, Danny@Energy</DisplayName>
        <AccountId>63</AccountId>
        <AccountType/>
      </UserInfo>
      <UserInfo>
        <DisplayName>Tsan, Bach@Energy</DisplayName>
        <AccountId>362</AccountId>
        <AccountType/>
      </UserInfo>
      <UserInfo>
        <DisplayName>Alhabibi, Haider@Energy</DisplayName>
        <AccountId>224</AccountId>
        <AccountType/>
      </UserInfo>
      <UserInfo>
        <DisplayName>Geiser, Che@Energy</DisplayName>
        <AccountId>225</AccountId>
        <AccountType/>
      </UserInfo>
      <UserInfo>
        <DisplayName>Shewmaker, Michael@Energy</DisplayName>
        <AccountId>13</AccountId>
        <AccountType/>
      </UserInfo>
    </SharedWithUsers>
    <MediaLengthInSeconds xmlns="785685f2-c2e1-4352-89aa-3faca8eaba52" xsi:nil="true"/>
  </documentManagement>
</p:properties>
</file>

<file path=customXml/itemProps1.xml><?xml version="1.0" encoding="utf-8"?>
<ds:datastoreItem xmlns:ds="http://schemas.openxmlformats.org/officeDocument/2006/customXml" ds:itemID="{8BA0DFFD-A49E-483C-8A65-216693B69BE6}">
  <ds:schemaRefs>
    <ds:schemaRef ds:uri="http://schemas.microsoft.com/sharepoint/v3/contenttype/forms"/>
  </ds:schemaRefs>
</ds:datastoreItem>
</file>

<file path=customXml/itemProps2.xml><?xml version="1.0" encoding="utf-8"?>
<ds:datastoreItem xmlns:ds="http://schemas.openxmlformats.org/officeDocument/2006/customXml" ds:itemID="{F2C1CEC9-E7F7-4392-838D-040A0A914220}">
  <ds:schemaRefs>
    <ds:schemaRef ds:uri="http://schemas.openxmlformats.org/officeDocument/2006/bibliography"/>
  </ds:schemaRefs>
</ds:datastoreItem>
</file>

<file path=customXml/itemProps3.xml><?xml version="1.0" encoding="utf-8"?>
<ds:datastoreItem xmlns:ds="http://schemas.openxmlformats.org/officeDocument/2006/customXml" ds:itemID="{506EA2A7-5985-4965-BFAD-B2583146C75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1D32591-579B-4C24-82AB-BBB5D6B8E757}">
  <ds:schemaRefs>
    <ds:schemaRef ds:uri="http://schemas.openxmlformats.org/officeDocument/2006/bibliography"/>
  </ds:schemaRefs>
</ds:datastoreItem>
</file>

<file path=customXml/itemProps5.xml><?xml version="1.0" encoding="utf-8"?>
<ds:datastoreItem xmlns:ds="http://schemas.openxmlformats.org/officeDocument/2006/customXml" ds:itemID="{0544443B-573A-4B98-9EE3-64520FA8B32C}">
  <ds:schemaRefs>
    <ds:schemaRef ds:uri="http://schemas.microsoft.com/office/2006/metadata/properties"/>
    <ds:schemaRef ds:uri="http://schemas.microsoft.com/office/infopath/2007/PartnerControls"/>
    <ds:schemaRef ds:uri="785685f2-c2e1-4352-89aa-3faca8eaba52"/>
    <ds:schemaRef ds:uri="5067c814-4b34-462c-a21d-c185ff6548d2"/>
  </ds:schemaRefs>
</ds:datastoreItem>
</file>

<file path=docProps/app.xml><?xml version="1.0" encoding="utf-8"?>
<Properties xmlns="http://schemas.openxmlformats.org/officeDocument/2006/extended-properties" xmlns:vt="http://schemas.openxmlformats.org/officeDocument/2006/docPropsVTypes">
  <Template>Normal</Template>
  <TotalTime>268</TotalTime>
  <Pages>19</Pages>
  <Words>7512</Words>
  <Characters>42821</Characters>
  <Application>Microsoft Office Word</Application>
  <DocSecurity>0</DocSecurity>
  <Lines>356</Lines>
  <Paragraphs>100</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50233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Shewmaker, Michael@Energy</dc:creator>
  <cp:keywords/>
  <cp:lastModifiedBy>Geiser, Che@Energy</cp:lastModifiedBy>
  <cp:revision>83</cp:revision>
  <cp:lastPrinted>2019-05-10T15:42:00Z</cp:lastPrinted>
  <dcterms:created xsi:type="dcterms:W3CDTF">2022-01-14T04:16:00Z</dcterms:created>
  <dcterms:modified xsi:type="dcterms:W3CDTF">2022-04-17T03:12:00Z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Order">
    <vt:r8>628600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ies>
</file>