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A0242" w14:textId="7C90480D" w:rsidR="003F4247" w:rsidRPr="00857086" w:rsidRDefault="003F4247" w:rsidP="003F4247">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3F4247" w:rsidRPr="00857086" w14:paraId="5A334827" w14:textId="77777777" w:rsidTr="00994FDF">
        <w:trPr>
          <w:trHeight w:val="284"/>
        </w:trPr>
        <w:tc>
          <w:tcPr>
            <w:tcW w:w="5548" w:type="dxa"/>
          </w:tcPr>
          <w:p w14:paraId="6E05993B" w14:textId="77777777" w:rsidR="003F4247" w:rsidRPr="00857086" w:rsidRDefault="003F4247" w:rsidP="00994FD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67D464FE" w14:textId="77777777" w:rsidR="003F4247" w:rsidRPr="00857086" w:rsidRDefault="003F4247" w:rsidP="00994FD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3F4247" w:rsidRPr="00857086" w14:paraId="698D1569" w14:textId="77777777" w:rsidTr="00994FDF">
        <w:trPr>
          <w:trHeight w:val="284"/>
        </w:trPr>
        <w:tc>
          <w:tcPr>
            <w:tcW w:w="5548" w:type="dxa"/>
          </w:tcPr>
          <w:p w14:paraId="7C63DEE0" w14:textId="77777777" w:rsidR="003F4247" w:rsidRPr="00857086" w:rsidRDefault="003F4247"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1E6A27FF" w14:textId="77777777" w:rsidR="003F4247" w:rsidRPr="00857086" w:rsidRDefault="003F4247"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3F4247" w:rsidRPr="00857086" w14:paraId="6E858DFA" w14:textId="77777777" w:rsidTr="00994FDF">
        <w:trPr>
          <w:trHeight w:val="284"/>
        </w:trPr>
        <w:tc>
          <w:tcPr>
            <w:tcW w:w="5548" w:type="dxa"/>
          </w:tcPr>
          <w:p w14:paraId="647B4AB0" w14:textId="77777777" w:rsidR="003F4247" w:rsidRPr="00857086" w:rsidRDefault="003F4247" w:rsidP="00994FD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68ED3134" w14:textId="77777777" w:rsidR="003F4247" w:rsidRPr="00857086" w:rsidRDefault="003F4247" w:rsidP="00994FD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6BAFDB8C" w14:textId="14A493DA" w:rsidR="00C01A5B" w:rsidRDefault="00C01A5B"/>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607B0D08"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F8324D" w:rsidRPr="00D83E48" w14:paraId="444A4BC2"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B483BEC" w14:textId="5A7A52E3" w:rsidR="00F8324D" w:rsidRPr="005B03AD" w:rsidRDefault="00F8324D" w:rsidP="00F8324D">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D2FBEED" w14:textId="3B2ED9A4" w:rsidR="00F8324D" w:rsidRPr="005B03AD" w:rsidRDefault="00F8324D" w:rsidP="00F8324D">
            <w:pPr>
              <w:rPr>
                <w:rFonts w:asciiTheme="minorHAnsi" w:hAnsiTheme="minorHAnsi"/>
                <w:sz w:val="18"/>
                <w:szCs w:val="18"/>
              </w:rPr>
            </w:pPr>
            <w:r w:rsidRPr="007A6D82">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vAlign w:val="center"/>
          </w:tcPr>
          <w:p w14:paraId="3BBC5D0B" w14:textId="77777777" w:rsidR="00F8324D" w:rsidRPr="005B03AD" w:rsidRDefault="00F8324D" w:rsidP="00F8324D">
            <w:pPr>
              <w:rPr>
                <w:rFonts w:asciiTheme="minorHAnsi" w:hAnsiTheme="minorHAnsi"/>
                <w:sz w:val="18"/>
                <w:szCs w:val="18"/>
              </w:rPr>
            </w:pPr>
          </w:p>
        </w:tc>
      </w:tr>
      <w:tr w:rsidR="00F8324D" w:rsidRPr="00D83E48" w14:paraId="65CE9BE4" w14:textId="77777777" w:rsidTr="00E3551F">
        <w:trPr>
          <w:cantSplit/>
          <w:trHeight w:val="144"/>
        </w:trPr>
        <w:tc>
          <w:tcPr>
            <w:tcW w:w="475" w:type="dxa"/>
            <w:vAlign w:val="center"/>
          </w:tcPr>
          <w:p w14:paraId="65CE9BE1" w14:textId="2F2BFD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F8324D" w:rsidRPr="005B03AD" w:rsidRDefault="00F8324D" w:rsidP="00F8324D">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F8324D" w:rsidRPr="005B03AD" w:rsidRDefault="00F8324D" w:rsidP="00F8324D">
            <w:pPr>
              <w:pStyle w:val="ListParagraph"/>
              <w:ind w:left="0"/>
              <w:rPr>
                <w:rFonts w:asciiTheme="minorHAnsi" w:hAnsiTheme="minorHAnsi"/>
                <w:sz w:val="18"/>
                <w:szCs w:val="18"/>
              </w:rPr>
            </w:pPr>
          </w:p>
        </w:tc>
      </w:tr>
      <w:tr w:rsidR="00F8324D" w:rsidRPr="00D83E48" w14:paraId="65CE9BE8" w14:textId="77777777" w:rsidTr="00E3551F">
        <w:trPr>
          <w:cantSplit/>
          <w:trHeight w:val="144"/>
        </w:trPr>
        <w:tc>
          <w:tcPr>
            <w:tcW w:w="475" w:type="dxa"/>
            <w:vAlign w:val="center"/>
          </w:tcPr>
          <w:p w14:paraId="65CE9BE5" w14:textId="45A7D25D"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F8324D" w:rsidRPr="005B03AD" w:rsidRDefault="00F8324D" w:rsidP="00F8324D">
            <w:pPr>
              <w:rPr>
                <w:rFonts w:asciiTheme="minorHAnsi" w:hAnsiTheme="minorHAnsi"/>
                <w:sz w:val="18"/>
                <w:szCs w:val="18"/>
              </w:rPr>
            </w:pPr>
          </w:p>
        </w:tc>
      </w:tr>
      <w:tr w:rsidR="00F8324D" w:rsidRPr="00D83E48" w14:paraId="65CE9BEC" w14:textId="77777777" w:rsidTr="00E3551F">
        <w:trPr>
          <w:cantSplit/>
          <w:trHeight w:val="144"/>
        </w:trPr>
        <w:tc>
          <w:tcPr>
            <w:tcW w:w="475" w:type="dxa"/>
            <w:vAlign w:val="center"/>
          </w:tcPr>
          <w:p w14:paraId="65CE9BE9" w14:textId="523E1798"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F8324D" w:rsidRPr="005B03AD" w:rsidRDefault="00F8324D" w:rsidP="00F8324D">
            <w:pPr>
              <w:rPr>
                <w:rFonts w:asciiTheme="minorHAnsi" w:hAnsiTheme="minorHAnsi"/>
                <w:sz w:val="18"/>
                <w:szCs w:val="18"/>
              </w:rPr>
            </w:pPr>
          </w:p>
        </w:tc>
      </w:tr>
      <w:tr w:rsidR="00F8324D" w:rsidRPr="00D83E48" w14:paraId="65CE9BF0" w14:textId="77777777" w:rsidTr="00E3551F">
        <w:trPr>
          <w:cantSplit/>
          <w:trHeight w:val="144"/>
        </w:trPr>
        <w:tc>
          <w:tcPr>
            <w:tcW w:w="475" w:type="dxa"/>
            <w:vAlign w:val="center"/>
          </w:tcPr>
          <w:p w14:paraId="65CE9BED" w14:textId="331C0BF2"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F8324D" w:rsidRPr="005B03AD" w:rsidRDefault="00F8324D" w:rsidP="00F8324D">
            <w:pPr>
              <w:rPr>
                <w:rFonts w:asciiTheme="minorHAnsi" w:hAnsiTheme="minorHAnsi"/>
                <w:sz w:val="18"/>
                <w:szCs w:val="18"/>
              </w:rPr>
            </w:pPr>
          </w:p>
        </w:tc>
      </w:tr>
      <w:tr w:rsidR="00F8324D" w:rsidRPr="00D83E48" w14:paraId="65CE9BF4" w14:textId="77777777" w:rsidTr="00E3551F">
        <w:trPr>
          <w:cantSplit/>
          <w:trHeight w:val="144"/>
        </w:trPr>
        <w:tc>
          <w:tcPr>
            <w:tcW w:w="475" w:type="dxa"/>
            <w:vAlign w:val="center"/>
          </w:tcPr>
          <w:p w14:paraId="65CE9BF1" w14:textId="560301B4"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F8324D" w:rsidRPr="005B03AD" w:rsidRDefault="00F8324D" w:rsidP="00F8324D">
            <w:pPr>
              <w:rPr>
                <w:rFonts w:asciiTheme="minorHAnsi" w:hAnsiTheme="minorHAnsi"/>
                <w:sz w:val="18"/>
                <w:szCs w:val="18"/>
              </w:rPr>
            </w:pPr>
          </w:p>
        </w:tc>
      </w:tr>
      <w:tr w:rsidR="00F8324D" w:rsidRPr="00D83E48" w14:paraId="65CE9BF8" w14:textId="77777777" w:rsidTr="00E3551F">
        <w:trPr>
          <w:cantSplit/>
          <w:trHeight w:val="144"/>
        </w:trPr>
        <w:tc>
          <w:tcPr>
            <w:tcW w:w="475" w:type="dxa"/>
            <w:vAlign w:val="center"/>
          </w:tcPr>
          <w:p w14:paraId="65CE9BF5" w14:textId="4C6538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F8324D" w:rsidRPr="005B03AD" w:rsidRDefault="00F8324D" w:rsidP="00F8324D">
            <w:pPr>
              <w:pStyle w:val="ListParagraph"/>
              <w:keepNext/>
              <w:ind w:left="0"/>
              <w:rPr>
                <w:rFonts w:asciiTheme="minorHAnsi" w:hAnsiTheme="minorHAnsi"/>
                <w:sz w:val="18"/>
                <w:szCs w:val="18"/>
              </w:rPr>
            </w:pPr>
          </w:p>
        </w:tc>
      </w:tr>
      <w:tr w:rsidR="00F8324D" w:rsidRPr="00D83E48" w14:paraId="65CE9BFC" w14:textId="77777777" w:rsidTr="00E3551F">
        <w:trPr>
          <w:cantSplit/>
          <w:trHeight w:val="144"/>
        </w:trPr>
        <w:tc>
          <w:tcPr>
            <w:tcW w:w="475" w:type="dxa"/>
            <w:vAlign w:val="center"/>
          </w:tcPr>
          <w:p w14:paraId="65CE9BF9" w14:textId="62344AE1" w:rsidR="00F8324D" w:rsidRPr="005B03AD" w:rsidRDefault="00F8324D" w:rsidP="00F8324D">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F8324D" w:rsidRPr="005B03AD" w:rsidRDefault="00F8324D" w:rsidP="00F8324D">
            <w:pPr>
              <w:keepNext/>
              <w:rPr>
                <w:rFonts w:asciiTheme="minorHAnsi" w:hAnsiTheme="minorHAnsi"/>
                <w:sz w:val="18"/>
                <w:szCs w:val="18"/>
              </w:rPr>
            </w:pPr>
          </w:p>
        </w:tc>
      </w:tr>
      <w:tr w:rsidR="00F8324D" w:rsidRPr="00D83E48" w14:paraId="65CE9C00" w14:textId="77777777" w:rsidTr="00E3551F">
        <w:trPr>
          <w:cantSplit/>
          <w:trHeight w:val="144"/>
        </w:trPr>
        <w:tc>
          <w:tcPr>
            <w:tcW w:w="475" w:type="dxa"/>
            <w:vAlign w:val="center"/>
          </w:tcPr>
          <w:p w14:paraId="65CE9BFD" w14:textId="0B297A2D" w:rsidR="00F8324D" w:rsidRPr="005B03AD" w:rsidDel="006E5AE2" w:rsidRDefault="00F8324D" w:rsidP="00F8324D">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F8324D" w:rsidRPr="005B03AD" w:rsidRDefault="00F8324D" w:rsidP="00F8324D">
            <w:pPr>
              <w:keepNext/>
              <w:rPr>
                <w:rFonts w:asciiTheme="minorHAnsi" w:hAnsiTheme="minorHAnsi"/>
                <w:sz w:val="18"/>
                <w:szCs w:val="18"/>
              </w:rPr>
            </w:pPr>
          </w:p>
        </w:tc>
      </w:tr>
      <w:tr w:rsidR="00F8324D" w:rsidRPr="00D83E48" w:rsidDel="002953CC" w14:paraId="07E7E800" w14:textId="31730EBF" w:rsidTr="00E3551F">
        <w:trPr>
          <w:cantSplit/>
          <w:trHeight w:val="144"/>
          <w:del w:id="0" w:author="Alhabibi, Haider@Energy" w:date="2023-11-09T16:05:00Z"/>
        </w:trPr>
        <w:tc>
          <w:tcPr>
            <w:tcW w:w="475" w:type="dxa"/>
            <w:vAlign w:val="center"/>
          </w:tcPr>
          <w:p w14:paraId="3FC7EED0" w14:textId="768BD439" w:rsidR="00F8324D" w:rsidDel="002953CC" w:rsidRDefault="00F8324D" w:rsidP="00F8324D">
            <w:pPr>
              <w:pStyle w:val="FootnoteText"/>
              <w:jc w:val="center"/>
              <w:rPr>
                <w:del w:id="1" w:author="Alhabibi, Haider@Energy" w:date="2023-11-09T16:05:00Z"/>
                <w:rFonts w:asciiTheme="minorHAnsi" w:hAnsiTheme="minorHAnsi"/>
                <w:sz w:val="18"/>
                <w:szCs w:val="18"/>
              </w:rPr>
            </w:pPr>
            <w:del w:id="2" w:author="Alhabibi, Haider@Energy" w:date="2023-11-09T16:05:00Z">
              <w:r w:rsidDel="002953CC">
                <w:rPr>
                  <w:rFonts w:asciiTheme="minorHAnsi" w:hAnsiTheme="minorHAnsi"/>
                  <w:sz w:val="18"/>
                  <w:szCs w:val="18"/>
                </w:rPr>
                <w:delText>12</w:delText>
              </w:r>
            </w:del>
          </w:p>
        </w:tc>
        <w:tc>
          <w:tcPr>
            <w:tcW w:w="4950" w:type="dxa"/>
            <w:vAlign w:val="center"/>
          </w:tcPr>
          <w:p w14:paraId="7421879D" w14:textId="6D59986C" w:rsidR="00F8324D" w:rsidRPr="005B03AD" w:rsidDel="002953CC" w:rsidRDefault="00F8324D" w:rsidP="00F8324D">
            <w:pPr>
              <w:keepNext/>
              <w:rPr>
                <w:del w:id="3" w:author="Alhabibi, Haider@Energy" w:date="2023-11-09T16:05:00Z"/>
                <w:rFonts w:asciiTheme="minorHAnsi" w:hAnsiTheme="minorHAnsi"/>
                <w:sz w:val="18"/>
                <w:szCs w:val="18"/>
              </w:rPr>
            </w:pPr>
            <w:del w:id="4" w:author="Alhabibi, Haider@Energy" w:date="2023-11-09T16:05:00Z">
              <w:r w:rsidDel="002953CC">
                <w:rPr>
                  <w:rFonts w:asciiTheme="minorHAnsi" w:hAnsiTheme="minorHAnsi"/>
                  <w:sz w:val="18"/>
                  <w:szCs w:val="18"/>
                </w:rPr>
                <w:delText>Central Fan Ventilation Cooling System Status</w:delText>
              </w:r>
            </w:del>
          </w:p>
        </w:tc>
        <w:tc>
          <w:tcPr>
            <w:tcW w:w="5605" w:type="dxa"/>
            <w:vAlign w:val="center"/>
          </w:tcPr>
          <w:p w14:paraId="455C7B02" w14:textId="2139620B" w:rsidR="00F8324D" w:rsidRPr="005B03AD" w:rsidDel="002953CC" w:rsidRDefault="00F8324D" w:rsidP="00F8324D">
            <w:pPr>
              <w:keepNext/>
              <w:rPr>
                <w:del w:id="5" w:author="Alhabibi, Haider@Energy" w:date="2023-11-09T16:05:00Z"/>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56F84616" w:rsidR="004F6841" w:rsidRPr="008D103B" w:rsidRDefault="00036F28" w:rsidP="00E3551F">
            <w:pPr>
              <w:rPr>
                <w:rFonts w:asciiTheme="minorHAnsi" w:hAnsiTheme="minorHAnsi"/>
                <w:b/>
              </w:rPr>
            </w:pPr>
            <w:r w:rsidRPr="008D103B">
              <w:rPr>
                <w:rFonts w:asciiTheme="minorHAnsi" w:hAnsiTheme="minorHAnsi"/>
                <w:b/>
              </w:rPr>
              <w:t>MCH-22</w:t>
            </w:r>
            <w:r w:rsidR="000C1368" w:rsidRPr="008D103B">
              <w:rPr>
                <w:rFonts w:asciiTheme="minorHAnsi" w:hAnsiTheme="minorHAnsi"/>
                <w:b/>
              </w:rPr>
              <w:t>d</w:t>
            </w:r>
            <w:r w:rsidRPr="008D103B">
              <w:rPr>
                <w:rFonts w:asciiTheme="minorHAnsi" w:hAnsiTheme="minorHAnsi"/>
                <w:b/>
              </w:rPr>
              <w:t xml:space="preserve"> Forced Air System Fan Efficacy Measurement – Newly Installed Zoned Single-Speed Compressor Systems</w:t>
            </w:r>
            <w:r w:rsidR="000C1368" w:rsidRPr="008D103B">
              <w:rPr>
                <w:rFonts w:asciiTheme="minorHAnsi" w:hAnsiTheme="minorHAnsi"/>
                <w:b/>
              </w:rPr>
              <w:t xml:space="preserve"> with Central Fan Ventilation Cooling</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0DA597B2"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Required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4B92D6E"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Actual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RA3.3.Note: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ll Zonal Control Modes(</w:t>
            </w:r>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0983BA6A" w:rsidR="00E3551F"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4BDE5629" w14:textId="77777777" w:rsidTr="006C4DDC">
        <w:trPr>
          <w:gridAfter w:val="1"/>
          <w:wAfter w:w="5" w:type="pct"/>
          <w:trHeight w:val="144"/>
        </w:trPr>
        <w:tc>
          <w:tcPr>
            <w:tcW w:w="4990" w:type="pct"/>
            <w:gridSpan w:val="3"/>
          </w:tcPr>
          <w:p w14:paraId="65A65607" w14:textId="75771CF0"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393F48F3"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7146477"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545EFCC6" w14:textId="72C5C9DC" w:rsidR="003039CC" w:rsidRPr="00926D9A" w:rsidRDefault="003039CC" w:rsidP="006C4DDC">
            <w:pPr>
              <w:keepNext/>
              <w:rPr>
                <w:rFonts w:asciiTheme="minorHAnsi" w:hAnsiTheme="minorHAnsi"/>
                <w:sz w:val="18"/>
                <w:szCs w:val="18"/>
              </w:rPr>
            </w:pPr>
          </w:p>
        </w:tc>
      </w:tr>
      <w:tr w:rsidR="003039CC" w:rsidRPr="00D83E48"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013A09EC"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A9B6366" w14:textId="2155E5DA" w:rsidR="003039CC" w:rsidRPr="00926D9A" w:rsidRDefault="003039CC" w:rsidP="006C4DDC">
            <w:pPr>
              <w:keepNext/>
              <w:rPr>
                <w:rFonts w:asciiTheme="minorHAnsi" w:hAnsiTheme="minorHAnsi"/>
                <w:sz w:val="18"/>
                <w:szCs w:val="18"/>
              </w:rPr>
            </w:pPr>
          </w:p>
        </w:tc>
      </w:tr>
      <w:tr w:rsidR="003039CC" w:rsidRPr="00D83E48"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3427A7D" w14:textId="40A2424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4841F63" w14:textId="13A5E93E" w:rsidR="003039CC" w:rsidRPr="00926D9A" w:rsidRDefault="003039CC" w:rsidP="006C4DDC">
            <w:pPr>
              <w:keepNext/>
              <w:rPr>
                <w:rFonts w:asciiTheme="minorHAnsi" w:hAnsiTheme="minorHAnsi"/>
                <w:sz w:val="18"/>
                <w:szCs w:val="18"/>
              </w:rPr>
            </w:pPr>
          </w:p>
        </w:tc>
      </w:tr>
      <w:tr w:rsidR="003039CC" w:rsidRPr="00D83E48"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673057C" w14:textId="59210146"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5A64E0C" w14:textId="7153E16D" w:rsidR="003039CC" w:rsidRPr="00926D9A" w:rsidRDefault="003039CC" w:rsidP="006C4DDC">
            <w:pPr>
              <w:keepNext/>
              <w:rPr>
                <w:rFonts w:asciiTheme="minorHAnsi" w:hAnsiTheme="minorHAnsi"/>
                <w:sz w:val="18"/>
                <w:szCs w:val="18"/>
              </w:rPr>
            </w:pPr>
          </w:p>
        </w:tc>
      </w:tr>
      <w:tr w:rsidR="003039CC" w:rsidRPr="00D83E48"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FC6095B"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B61CCC2" w14:textId="4B4ABA05" w:rsidR="003039CC" w:rsidRPr="00926D9A" w:rsidRDefault="003039CC" w:rsidP="006C4DDC">
            <w:pPr>
              <w:keepNext/>
              <w:rPr>
                <w:rFonts w:asciiTheme="minorHAnsi" w:hAnsiTheme="minorHAnsi"/>
                <w:sz w:val="18"/>
                <w:szCs w:val="18"/>
              </w:rPr>
            </w:pPr>
          </w:p>
        </w:tc>
      </w:tr>
    </w:tbl>
    <w:p w14:paraId="353D2E1A" w14:textId="77777777" w:rsidR="003039CC"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65CE9C58" w14:textId="6F109D6A" w:rsidR="00036F28" w:rsidRPr="00207D4B" w:rsidRDefault="006C4DDC" w:rsidP="00036F28">
            <w:pPr>
              <w:keepNext/>
              <w:rPr>
                <w:rFonts w:asciiTheme="minorHAnsi" w:hAnsiTheme="minorHAnsi"/>
                <w:sz w:val="18"/>
                <w:szCs w:val="18"/>
              </w:rPr>
            </w:pPr>
            <w:r>
              <w:rPr>
                <w:rFonts w:asciiTheme="minorHAnsi" w:hAnsiTheme="minorHAnsi"/>
                <w:b/>
                <w:szCs w:val="18"/>
              </w:rPr>
              <w:t>F</w:t>
            </w:r>
            <w:r w:rsidR="00036F28" w:rsidRPr="0036342F">
              <w:rPr>
                <w:rFonts w:asciiTheme="minorHAnsi" w:hAnsiTheme="minorHAnsi"/>
                <w:b/>
                <w:szCs w:val="18"/>
              </w:rPr>
              <w:t>.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6B73DE25" w:rsidR="00036F28" w:rsidRPr="00207D4B" w:rsidRDefault="00036F28" w:rsidP="00BB7006">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B7006">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571E2E59"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B7006">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5634051B"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 xml:space="preserve">Portable </w:t>
            </w:r>
            <w:r w:rsidR="00BB7006">
              <w:rPr>
                <w:rFonts w:asciiTheme="minorHAnsi" w:hAnsiTheme="minorHAnsi"/>
                <w:sz w:val="18"/>
                <w:szCs w:val="18"/>
              </w:rPr>
              <w:t>w</w:t>
            </w:r>
            <w:r w:rsidRPr="00207D4B">
              <w:rPr>
                <w:rFonts w:asciiTheme="minorHAnsi" w:hAnsiTheme="minorHAnsi"/>
                <w:sz w:val="18"/>
                <w:szCs w:val="18"/>
              </w:rPr>
              <w:t>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B7006">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E66531" w:rsidRPr="00006DCF" w14:paraId="29B1ADD2" w14:textId="77777777" w:rsidTr="00994FDF">
        <w:trPr>
          <w:trHeight w:val="206"/>
        </w:trPr>
        <w:tc>
          <w:tcPr>
            <w:tcW w:w="10885" w:type="dxa"/>
            <w:gridSpan w:val="4"/>
            <w:vAlign w:val="center"/>
          </w:tcPr>
          <w:p w14:paraId="1BBC811B" w14:textId="77777777" w:rsidR="00E66531" w:rsidRPr="00006DCF" w:rsidRDefault="00E665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E66531" w:rsidRPr="00006DCF" w14:paraId="067DF19C" w14:textId="77777777" w:rsidTr="00994FDF">
        <w:trPr>
          <w:trHeight w:val="206"/>
        </w:trPr>
        <w:tc>
          <w:tcPr>
            <w:tcW w:w="10885" w:type="dxa"/>
            <w:gridSpan w:val="4"/>
            <w:vAlign w:val="center"/>
          </w:tcPr>
          <w:p w14:paraId="20660FEE" w14:textId="77777777" w:rsidR="00E66531" w:rsidRPr="00006DCF" w:rsidRDefault="00E66531" w:rsidP="00E66531">
            <w:pPr>
              <w:keepNext/>
              <w:numPr>
                <w:ilvl w:val="0"/>
                <w:numId w:val="33"/>
              </w:numPr>
              <w:ind w:left="360" w:hanging="270"/>
              <w:rPr>
                <w:rFonts w:ascii="Calibri" w:hAnsi="Calibri"/>
              </w:rPr>
            </w:pPr>
            <w:r w:rsidRPr="00006DCF">
              <w:rPr>
                <w:rFonts w:ascii="Calibri" w:hAnsi="Calibri"/>
              </w:rPr>
              <w:t>I certify that this Certificate of Installation documentation is accurate and complete.</w:t>
            </w:r>
          </w:p>
        </w:tc>
      </w:tr>
      <w:tr w:rsidR="00E66531" w:rsidRPr="00006DCF" w14:paraId="55A668B1" w14:textId="77777777" w:rsidTr="00994FDF">
        <w:trPr>
          <w:trHeight w:val="360"/>
        </w:trPr>
        <w:tc>
          <w:tcPr>
            <w:tcW w:w="5480" w:type="dxa"/>
            <w:gridSpan w:val="2"/>
          </w:tcPr>
          <w:p w14:paraId="28AAA07A" w14:textId="77777777" w:rsidR="00E66531" w:rsidRPr="00006DCF" w:rsidRDefault="00E66531" w:rsidP="00994FDF">
            <w:pPr>
              <w:keepNext/>
              <w:rPr>
                <w:rFonts w:ascii="Calibri" w:hAnsi="Calibri"/>
              </w:rPr>
            </w:pPr>
            <w:r w:rsidRPr="00006DCF">
              <w:rPr>
                <w:rFonts w:ascii="Calibri" w:hAnsi="Calibri"/>
              </w:rPr>
              <w:t>Documentation Author Name:</w:t>
            </w:r>
          </w:p>
        </w:tc>
        <w:tc>
          <w:tcPr>
            <w:tcW w:w="5405" w:type="dxa"/>
            <w:gridSpan w:val="2"/>
          </w:tcPr>
          <w:p w14:paraId="34DB21A4" w14:textId="77777777" w:rsidR="00E66531" w:rsidRPr="00006DCF" w:rsidRDefault="00E66531" w:rsidP="00994FDF">
            <w:pPr>
              <w:keepNext/>
              <w:rPr>
                <w:rFonts w:ascii="Calibri" w:hAnsi="Calibri"/>
              </w:rPr>
            </w:pPr>
            <w:r w:rsidRPr="00006DCF">
              <w:rPr>
                <w:rFonts w:ascii="Calibri" w:hAnsi="Calibri"/>
              </w:rPr>
              <w:t>Documentation Author Signature:</w:t>
            </w:r>
          </w:p>
        </w:tc>
      </w:tr>
      <w:tr w:rsidR="00E66531" w:rsidRPr="00006DCF" w14:paraId="73E6B32C" w14:textId="77777777" w:rsidTr="00994FDF">
        <w:trPr>
          <w:trHeight w:val="360"/>
        </w:trPr>
        <w:tc>
          <w:tcPr>
            <w:tcW w:w="5480" w:type="dxa"/>
            <w:gridSpan w:val="2"/>
          </w:tcPr>
          <w:p w14:paraId="6C0B3F84" w14:textId="77777777" w:rsidR="00E66531" w:rsidRPr="00006DCF" w:rsidRDefault="00E66531" w:rsidP="00994FDF">
            <w:pPr>
              <w:keepNext/>
              <w:rPr>
                <w:rFonts w:ascii="Calibri" w:hAnsi="Calibri"/>
              </w:rPr>
            </w:pPr>
            <w:r w:rsidRPr="00006DCF">
              <w:rPr>
                <w:rFonts w:ascii="Calibri" w:hAnsi="Calibri"/>
              </w:rPr>
              <w:t>Documentation Author Company Name:</w:t>
            </w:r>
          </w:p>
        </w:tc>
        <w:tc>
          <w:tcPr>
            <w:tcW w:w="5405" w:type="dxa"/>
            <w:gridSpan w:val="2"/>
          </w:tcPr>
          <w:p w14:paraId="06909667" w14:textId="77777777" w:rsidR="00E66531" w:rsidRPr="00006DCF" w:rsidRDefault="00E66531" w:rsidP="00994FDF">
            <w:pPr>
              <w:keepNext/>
              <w:rPr>
                <w:rFonts w:ascii="Calibri" w:hAnsi="Calibri"/>
              </w:rPr>
            </w:pPr>
            <w:r w:rsidRPr="00006DCF">
              <w:rPr>
                <w:rFonts w:ascii="Calibri" w:hAnsi="Calibri"/>
              </w:rPr>
              <w:t>Date Signed:</w:t>
            </w:r>
          </w:p>
        </w:tc>
      </w:tr>
      <w:tr w:rsidR="00E66531" w:rsidRPr="00006DCF" w14:paraId="44E2795D" w14:textId="77777777" w:rsidTr="00994FDF">
        <w:trPr>
          <w:trHeight w:val="360"/>
        </w:trPr>
        <w:tc>
          <w:tcPr>
            <w:tcW w:w="5480" w:type="dxa"/>
            <w:gridSpan w:val="2"/>
          </w:tcPr>
          <w:p w14:paraId="7474A34E" w14:textId="77777777" w:rsidR="00E66531" w:rsidRPr="00006DCF" w:rsidRDefault="00E66531" w:rsidP="00994FDF">
            <w:pPr>
              <w:keepNext/>
              <w:rPr>
                <w:rFonts w:ascii="Calibri" w:hAnsi="Calibri"/>
              </w:rPr>
            </w:pPr>
            <w:r w:rsidRPr="00006DCF">
              <w:rPr>
                <w:rFonts w:ascii="Calibri" w:hAnsi="Calibri"/>
              </w:rPr>
              <w:t>Address:</w:t>
            </w:r>
          </w:p>
        </w:tc>
        <w:tc>
          <w:tcPr>
            <w:tcW w:w="5405" w:type="dxa"/>
            <w:gridSpan w:val="2"/>
          </w:tcPr>
          <w:p w14:paraId="39A9DF26" w14:textId="77777777" w:rsidR="00E66531" w:rsidRPr="00006DCF" w:rsidRDefault="00E66531" w:rsidP="00994FDF">
            <w:pPr>
              <w:keepNext/>
              <w:rPr>
                <w:rFonts w:ascii="Calibri" w:hAnsi="Calibri"/>
              </w:rPr>
            </w:pPr>
            <w:r w:rsidRPr="00006DCF">
              <w:rPr>
                <w:rFonts w:ascii="Calibri" w:hAnsi="Calibri"/>
              </w:rPr>
              <w:t>CEA/HERS Certification Identification (If applicable):</w:t>
            </w:r>
          </w:p>
        </w:tc>
      </w:tr>
      <w:tr w:rsidR="00E66531" w:rsidRPr="00006DCF" w14:paraId="5360F33C" w14:textId="77777777" w:rsidTr="00994FDF">
        <w:trPr>
          <w:trHeight w:val="360"/>
        </w:trPr>
        <w:tc>
          <w:tcPr>
            <w:tcW w:w="5480" w:type="dxa"/>
            <w:gridSpan w:val="2"/>
          </w:tcPr>
          <w:p w14:paraId="3F56C658" w14:textId="77777777" w:rsidR="00E66531" w:rsidRPr="00006DCF" w:rsidRDefault="00E66531" w:rsidP="00994FDF">
            <w:pPr>
              <w:keepNext/>
              <w:rPr>
                <w:rFonts w:ascii="Calibri" w:hAnsi="Calibri"/>
              </w:rPr>
            </w:pPr>
            <w:r w:rsidRPr="00006DCF">
              <w:rPr>
                <w:rFonts w:ascii="Calibri" w:hAnsi="Calibri"/>
              </w:rPr>
              <w:t>City/State/Zip:</w:t>
            </w:r>
          </w:p>
        </w:tc>
        <w:tc>
          <w:tcPr>
            <w:tcW w:w="5405" w:type="dxa"/>
            <w:gridSpan w:val="2"/>
          </w:tcPr>
          <w:p w14:paraId="7F03E479" w14:textId="77777777" w:rsidR="00E66531" w:rsidRPr="00006DCF" w:rsidRDefault="00E66531" w:rsidP="00994FDF">
            <w:pPr>
              <w:keepNext/>
              <w:rPr>
                <w:rFonts w:ascii="Calibri" w:hAnsi="Calibri"/>
              </w:rPr>
            </w:pPr>
            <w:r w:rsidRPr="00006DCF">
              <w:rPr>
                <w:rFonts w:ascii="Calibri" w:hAnsi="Calibri"/>
              </w:rPr>
              <w:t>Phone:</w:t>
            </w:r>
          </w:p>
        </w:tc>
      </w:tr>
      <w:tr w:rsidR="00E66531" w:rsidRPr="00006DCF" w14:paraId="0B8EF655" w14:textId="77777777" w:rsidTr="00994FDF">
        <w:tblPrEx>
          <w:tblCellMar>
            <w:left w:w="115" w:type="dxa"/>
            <w:right w:w="115" w:type="dxa"/>
          </w:tblCellMar>
        </w:tblPrEx>
        <w:trPr>
          <w:trHeight w:val="296"/>
        </w:trPr>
        <w:tc>
          <w:tcPr>
            <w:tcW w:w="10885" w:type="dxa"/>
            <w:gridSpan w:val="4"/>
            <w:vAlign w:val="center"/>
          </w:tcPr>
          <w:p w14:paraId="4960399C" w14:textId="77777777" w:rsidR="00E66531" w:rsidRPr="00006DCF" w:rsidRDefault="00E665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E66531" w:rsidRPr="00006DCF" w14:paraId="1E2F3DD3" w14:textId="77777777" w:rsidTr="00994FDF">
        <w:tblPrEx>
          <w:tblCellMar>
            <w:left w:w="115" w:type="dxa"/>
            <w:right w:w="115" w:type="dxa"/>
          </w:tblCellMar>
        </w:tblPrEx>
        <w:trPr>
          <w:trHeight w:val="504"/>
        </w:trPr>
        <w:tc>
          <w:tcPr>
            <w:tcW w:w="10885" w:type="dxa"/>
            <w:gridSpan w:val="4"/>
          </w:tcPr>
          <w:p w14:paraId="068CDA7F" w14:textId="77777777" w:rsidR="00E66531" w:rsidRPr="00006DCF" w:rsidRDefault="00E66531" w:rsidP="00E62609">
            <w:pPr>
              <w:keepNext/>
              <w:rPr>
                <w:rFonts w:ascii="Calibri" w:hAnsi="Calibri"/>
              </w:rPr>
            </w:pPr>
            <w:r w:rsidRPr="00006DCF">
              <w:rPr>
                <w:rFonts w:ascii="Calibri" w:hAnsi="Calibri"/>
              </w:rPr>
              <w:t>I certify the following under penalty of perjury, under the laws of the State of California:</w:t>
            </w:r>
          </w:p>
          <w:p w14:paraId="64A6F5C7" w14:textId="77777777" w:rsidR="00E66531" w:rsidRPr="00006DCF" w:rsidRDefault="00E66531" w:rsidP="00E66531">
            <w:pPr>
              <w:numPr>
                <w:ilvl w:val="0"/>
                <w:numId w:val="49"/>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742FC39C" w14:textId="77777777" w:rsidR="00E66531" w:rsidRPr="00006DCF" w:rsidRDefault="00E66531" w:rsidP="00E66531">
            <w:pPr>
              <w:numPr>
                <w:ilvl w:val="0"/>
                <w:numId w:val="49"/>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7701C39" w14:textId="77777777" w:rsidR="00E66531" w:rsidRPr="00006DCF" w:rsidRDefault="00E66531" w:rsidP="00E66531">
            <w:pPr>
              <w:numPr>
                <w:ilvl w:val="0"/>
                <w:numId w:val="49"/>
              </w:numPr>
              <w:ind w:left="865" w:hanging="360"/>
              <w:contextualSpacing/>
              <w:rPr>
                <w:rFonts w:asciiTheme="minorHAnsi" w:hAnsiTheme="minorHAnsi" w:cstheme="minorHAnsi"/>
                <w:caps/>
              </w:rPr>
            </w:pPr>
            <w:r w:rsidRPr="00006DCF">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2F7ADEB" w14:textId="77777777" w:rsidR="00E66531" w:rsidRPr="00006DCF" w:rsidRDefault="00E66531" w:rsidP="00E66531">
            <w:pPr>
              <w:numPr>
                <w:ilvl w:val="0"/>
                <w:numId w:val="49"/>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2D7E9D7" w14:textId="77777777" w:rsidR="00E66531" w:rsidRPr="00006DCF" w:rsidRDefault="00E66531" w:rsidP="00E66531">
            <w:pPr>
              <w:numPr>
                <w:ilvl w:val="0"/>
                <w:numId w:val="49"/>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0328BF0" w14:textId="77777777" w:rsidR="00E66531" w:rsidRPr="00006DCF" w:rsidRDefault="00E66531" w:rsidP="00E66531">
            <w:pPr>
              <w:numPr>
                <w:ilvl w:val="0"/>
                <w:numId w:val="49"/>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66531" w:rsidRPr="00006DCF" w14:paraId="4A651EE6" w14:textId="77777777" w:rsidTr="00994FDF">
        <w:tblPrEx>
          <w:tblCellMar>
            <w:left w:w="108" w:type="dxa"/>
            <w:right w:w="108" w:type="dxa"/>
          </w:tblCellMar>
        </w:tblPrEx>
        <w:trPr>
          <w:trHeight w:val="360"/>
        </w:trPr>
        <w:tc>
          <w:tcPr>
            <w:tcW w:w="5214" w:type="dxa"/>
          </w:tcPr>
          <w:p w14:paraId="156384A6" w14:textId="77777777" w:rsidR="00E66531" w:rsidRPr="00006DCF" w:rsidRDefault="00E665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25E4823D" w14:textId="77777777" w:rsidR="00E66531" w:rsidRPr="00006DCF" w:rsidRDefault="00E665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E66531" w:rsidRPr="00006DCF" w14:paraId="350A5FAD" w14:textId="77777777" w:rsidTr="00994FDF">
        <w:tblPrEx>
          <w:tblCellMar>
            <w:left w:w="108" w:type="dxa"/>
            <w:right w:w="108" w:type="dxa"/>
          </w:tblCellMar>
        </w:tblPrEx>
        <w:trPr>
          <w:trHeight w:val="360"/>
        </w:trPr>
        <w:tc>
          <w:tcPr>
            <w:tcW w:w="5214" w:type="dxa"/>
          </w:tcPr>
          <w:p w14:paraId="245F34FF"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  (Installing Subcontractor or General Contractor or Builder/Owner)</w:t>
            </w:r>
          </w:p>
        </w:tc>
        <w:tc>
          <w:tcPr>
            <w:tcW w:w="5671" w:type="dxa"/>
            <w:gridSpan w:val="3"/>
          </w:tcPr>
          <w:p w14:paraId="7380F380"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E66531" w:rsidRPr="00006DCF" w14:paraId="23547665" w14:textId="77777777" w:rsidTr="00994FDF">
        <w:tblPrEx>
          <w:tblCellMar>
            <w:left w:w="108" w:type="dxa"/>
            <w:right w:w="108" w:type="dxa"/>
          </w:tblCellMar>
        </w:tblPrEx>
        <w:trPr>
          <w:trHeight w:val="360"/>
        </w:trPr>
        <w:tc>
          <w:tcPr>
            <w:tcW w:w="5214" w:type="dxa"/>
          </w:tcPr>
          <w:p w14:paraId="6A053228"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64621F37"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E66531" w:rsidRPr="00006DCF" w14:paraId="633569CD" w14:textId="77777777" w:rsidTr="00994FDF">
        <w:tblPrEx>
          <w:tblCellMar>
            <w:left w:w="108" w:type="dxa"/>
            <w:right w:w="108" w:type="dxa"/>
          </w:tblCellMar>
        </w:tblPrEx>
        <w:trPr>
          <w:trHeight w:val="360"/>
        </w:trPr>
        <w:tc>
          <w:tcPr>
            <w:tcW w:w="5214" w:type="dxa"/>
          </w:tcPr>
          <w:p w14:paraId="7A4ECC5E"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3C031D85"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5E905C65"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E66531" w:rsidRPr="00006DCF" w14:paraId="400BD9B4" w14:textId="77777777" w:rsidTr="00994FDF">
        <w:tblPrEx>
          <w:tblCellMar>
            <w:left w:w="108" w:type="dxa"/>
            <w:right w:w="108" w:type="dxa"/>
          </w:tblCellMar>
        </w:tblPrEx>
        <w:trPr>
          <w:trHeight w:val="360"/>
        </w:trPr>
        <w:tc>
          <w:tcPr>
            <w:tcW w:w="5214" w:type="dxa"/>
          </w:tcPr>
          <w:p w14:paraId="1328D8E2"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21150FCC" w14:textId="77777777" w:rsidR="00E66531" w:rsidRPr="00006DCF" w:rsidRDefault="00E665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57222AE3" w:rsidR="003602D0" w:rsidRPr="00710CB9" w:rsidRDefault="00F76F1E" w:rsidP="00710CB9">
      <w:pPr>
        <w:jc w:val="center"/>
        <w:rPr>
          <w:rFonts w:ascii="Calibri" w:hAnsi="Calibri"/>
          <w:b/>
        </w:rPr>
      </w:pPr>
      <w:r>
        <w:rPr>
          <w:rFonts w:ascii="Calibri" w:hAnsi="Calibri"/>
          <w:b/>
        </w:rPr>
        <w:lastRenderedPageBreak/>
        <w:t>LMCI</w:t>
      </w:r>
      <w:r w:rsidR="006F6146" w:rsidRPr="00710CB9">
        <w:rPr>
          <w:rFonts w:ascii="Calibri" w:hAnsi="Calibri"/>
          <w:b/>
        </w:rPr>
        <w:t>-MCH-22</w:t>
      </w:r>
      <w:r w:rsidR="008C64BD">
        <w:rPr>
          <w:rFonts w:ascii="Calibri" w:hAnsi="Calibri"/>
          <w:b/>
        </w:rPr>
        <w:t>d</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54D43967"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 xml:space="preserve">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4" w14:textId="6CAB16AE" w:rsidR="006F6146" w:rsidRPr="00F8324D"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7AD05379" w14:textId="7A92117C" w:rsidR="00F8324D" w:rsidRPr="00F8324D" w:rsidRDefault="00F8324D" w:rsidP="00F8324D">
      <w:pPr>
        <w:numPr>
          <w:ilvl w:val="0"/>
          <w:numId w:val="34"/>
        </w:numPr>
        <w:spacing w:line="276" w:lineRule="auto"/>
        <w:ind w:left="360" w:hanging="360"/>
        <w:contextualSpacing/>
        <w:rPr>
          <w:rFonts w:ascii="Calibri" w:hAnsi="Calibri"/>
          <w:i/>
        </w:rPr>
      </w:pPr>
      <w:r w:rsidRPr="00F8324D">
        <w:rPr>
          <w:rFonts w:asciiTheme="minorHAnsi" w:hAnsiTheme="minorHAnsi"/>
          <w:i/>
        </w:rPr>
        <w:t xml:space="preserve">Indoor Unit Name: </w:t>
      </w:r>
      <w:r w:rsidRPr="00F8324D">
        <w:rPr>
          <w:rFonts w:ascii="Calibri" w:hAnsi="Calibri"/>
        </w:rPr>
        <w:t xml:space="preserve">This field is filled out automatically. It is referenced from the </w:t>
      </w:r>
      <w:r w:rsidR="00F76F1E">
        <w:rPr>
          <w:rFonts w:ascii="Calibri" w:hAnsi="Calibri"/>
        </w:rPr>
        <w:t>LMCI</w:t>
      </w:r>
      <w:r w:rsidRPr="00F8324D">
        <w:rPr>
          <w:rFonts w:ascii="Calibri" w:hAnsi="Calibri"/>
        </w:rPr>
        <w:t>-MCH-23, which must be completed prior to this document.</w:t>
      </w:r>
    </w:p>
    <w:p w14:paraId="65CE9CA5" w14:textId="50B5C10D"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6" w14:textId="67BBE51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7" w14:textId="2E4F92BF"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8" w14:textId="3DBD6D7F"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9" w14:textId="271E7F4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A" w14:textId="5804731F"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B" w14:textId="3DC140EE"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5CE9CAC" w14:textId="39E4CE0B" w:rsidR="006F6146" w:rsidRPr="008D103B"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2451722F" w14:textId="32AA1ABC" w:rsidR="005A044D" w:rsidRPr="00710CB9" w:rsidDel="002953CC" w:rsidRDefault="005A044D" w:rsidP="006F6146">
      <w:pPr>
        <w:numPr>
          <w:ilvl w:val="0"/>
          <w:numId w:val="34"/>
        </w:numPr>
        <w:ind w:left="360" w:hanging="360"/>
        <w:contextualSpacing/>
        <w:rPr>
          <w:del w:id="6" w:author="Alhabibi, Haider@Energy" w:date="2023-11-09T16:05:00Z"/>
          <w:rFonts w:ascii="Calibri" w:hAnsi="Calibri"/>
          <w:i/>
        </w:rPr>
      </w:pPr>
      <w:del w:id="7" w:author="Alhabibi, Haider@Energy" w:date="2023-11-09T16:05:00Z">
        <w:r w:rsidDel="002953CC">
          <w:rPr>
            <w:rFonts w:asciiTheme="minorHAnsi" w:hAnsiTheme="minorHAnsi"/>
            <w:i/>
            <w:szCs w:val="18"/>
          </w:rPr>
          <w:delText xml:space="preserve">Central Fan Ventilation Cooling System Status: </w:delText>
        </w:r>
        <w:r w:rsidRPr="00CB4055" w:rsidDel="002953CC">
          <w:rPr>
            <w:rFonts w:asciiTheme="minorHAnsi" w:hAnsiTheme="minorHAnsi"/>
            <w:szCs w:val="18"/>
          </w:rPr>
          <w:delText>This field is filled out automatically. It is reference</w:delText>
        </w:r>
        <w:r w:rsidDel="002953CC">
          <w:rPr>
            <w:rFonts w:asciiTheme="minorHAnsi" w:hAnsiTheme="minorHAnsi"/>
            <w:szCs w:val="18"/>
          </w:rPr>
          <w:delText>d</w:delText>
        </w:r>
        <w:r w:rsidRPr="00CB4055" w:rsidDel="002953CC">
          <w:rPr>
            <w:rFonts w:asciiTheme="minorHAnsi" w:hAnsiTheme="minorHAnsi"/>
            <w:szCs w:val="18"/>
          </w:rPr>
          <w:delText xml:space="preserve"> from the </w:delText>
        </w:r>
        <w:r w:rsidR="00F76F1E" w:rsidDel="002953CC">
          <w:rPr>
            <w:rFonts w:asciiTheme="minorHAnsi" w:hAnsiTheme="minorHAnsi"/>
            <w:szCs w:val="18"/>
          </w:rPr>
          <w:delText>LMCI</w:delText>
        </w:r>
        <w:r w:rsidRPr="00CB4055" w:rsidDel="002953CC">
          <w:rPr>
            <w:rFonts w:asciiTheme="minorHAnsi" w:hAnsiTheme="minorHAnsi"/>
            <w:szCs w:val="18"/>
          </w:rPr>
          <w:delText>-MCH-23, which must be completed prior to this document.</w:delText>
        </w:r>
      </w:del>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25944C1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 xml:space="preserve">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7DF2024B" w14:textId="4538F377" w:rsidR="004B7DB5" w:rsidRPr="00CB4055" w:rsidRDefault="006F6146" w:rsidP="008D103B">
      <w:pPr>
        <w:numPr>
          <w:ilvl w:val="0"/>
          <w:numId w:val="36"/>
        </w:numPr>
        <w:ind w:left="360" w:hanging="360"/>
        <w:contextualSpacing/>
        <w:rPr>
          <w:rFonts w:ascii="Calibri" w:hAnsi="Calibri"/>
        </w:rPr>
      </w:pPr>
      <w:r w:rsidRPr="00710CB9">
        <w:rPr>
          <w:rFonts w:asciiTheme="minorHAnsi" w:hAnsiTheme="minorHAnsi"/>
          <w:i/>
        </w:rPr>
        <w:t>Required Fan Efficacy (</w:t>
      </w:r>
      <w:r w:rsidR="00364043">
        <w:rPr>
          <w:rFonts w:asciiTheme="minorHAnsi" w:hAnsiTheme="minorHAnsi"/>
          <w:i/>
        </w:rPr>
        <w:t>w</w:t>
      </w:r>
      <w:r w:rsidRPr="00710CB9">
        <w:rPr>
          <w:rFonts w:asciiTheme="minorHAnsi" w:hAnsiTheme="minorHAnsi"/>
          <w:i/>
        </w:rPr>
        <w:t xml:space="preserve">atts/cfm): </w:t>
      </w:r>
      <w:r w:rsidR="004B7DB5" w:rsidRPr="00CB4055">
        <w:rPr>
          <w:rFonts w:ascii="Calibri" w:hAnsi="Calibri"/>
        </w:rPr>
        <w:t xml:space="preserve">This field is filled out automatically and referenced from MCH-01. Values below are used unless higher efficacy values are </w:t>
      </w:r>
      <w:r w:rsidR="008623B6">
        <w:rPr>
          <w:rFonts w:ascii="Calibri" w:hAnsi="Calibri"/>
        </w:rPr>
        <w:t>listed</w:t>
      </w:r>
      <w:r w:rsidR="004B7DB5" w:rsidRPr="00CB4055">
        <w:rPr>
          <w:rFonts w:ascii="Calibri" w:hAnsi="Calibri"/>
        </w:rPr>
        <w:t xml:space="preserve"> on the </w:t>
      </w:r>
      <w:r w:rsidR="00F76F1E">
        <w:rPr>
          <w:rFonts w:ascii="Calibri" w:hAnsi="Calibri"/>
        </w:rPr>
        <w:t>LMCC</w:t>
      </w:r>
      <w:r w:rsidR="004B7DB5" w:rsidRPr="00CB4055">
        <w:rPr>
          <w:rFonts w:ascii="Calibri" w:hAnsi="Calibri"/>
        </w:rPr>
        <w:t xml:space="preserve"> for performance compliance.</w:t>
      </w:r>
    </w:p>
    <w:p w14:paraId="484F05FC" w14:textId="77932202" w:rsidR="004B7DB5" w:rsidRPr="00CB4055" w:rsidRDefault="004B7DB5" w:rsidP="004B7DB5">
      <w:pPr>
        <w:pStyle w:val="ListParagraph"/>
        <w:numPr>
          <w:ilvl w:val="1"/>
          <w:numId w:val="36"/>
        </w:numPr>
        <w:rPr>
          <w:rFonts w:ascii="Calibri" w:hAnsi="Calibri"/>
          <w:i/>
        </w:rPr>
      </w:pPr>
      <w:r>
        <w:rPr>
          <w:rFonts w:ascii="Calibri" w:hAnsi="Calibri"/>
        </w:rPr>
        <w:t>0.62 watt</w:t>
      </w:r>
      <w:r w:rsidR="00364043">
        <w:rPr>
          <w:rFonts w:ascii="Calibri" w:hAnsi="Calibri"/>
        </w:rPr>
        <w:t>s</w:t>
      </w:r>
      <w:r>
        <w:rPr>
          <w:rFonts w:ascii="Calibri" w:hAnsi="Calibri"/>
        </w:rPr>
        <w:t>/cfm for small duct high velocity HP or AC systems</w:t>
      </w:r>
    </w:p>
    <w:p w14:paraId="1AA56F70" w14:textId="368AECC6" w:rsidR="004B7DB5" w:rsidRPr="00CB4055" w:rsidRDefault="004B7DB5" w:rsidP="004B7DB5">
      <w:pPr>
        <w:pStyle w:val="ListParagraph"/>
        <w:numPr>
          <w:ilvl w:val="1"/>
          <w:numId w:val="36"/>
        </w:numPr>
        <w:rPr>
          <w:rFonts w:ascii="Calibri" w:hAnsi="Calibri"/>
          <w:i/>
        </w:rPr>
      </w:pPr>
      <w:r>
        <w:rPr>
          <w:rFonts w:ascii="Calibri" w:hAnsi="Calibri"/>
        </w:rPr>
        <w:t>0.45 watt</w:t>
      </w:r>
      <w:r w:rsidR="00364043">
        <w:rPr>
          <w:rFonts w:ascii="Calibri" w:hAnsi="Calibri"/>
        </w:rPr>
        <w:t>s</w:t>
      </w:r>
      <w:r>
        <w:rPr>
          <w:rFonts w:ascii="Calibri" w:hAnsi="Calibri"/>
        </w:rPr>
        <w:t>/cfm for central gas furnace or packaged gas furnace systems</w:t>
      </w:r>
    </w:p>
    <w:p w14:paraId="65CE9CB4" w14:textId="0464262A" w:rsidR="006F6146" w:rsidRPr="00710CB9" w:rsidRDefault="004B7DB5" w:rsidP="008D103B">
      <w:pPr>
        <w:numPr>
          <w:ilvl w:val="1"/>
          <w:numId w:val="36"/>
        </w:numPr>
        <w:contextualSpacing/>
        <w:rPr>
          <w:rFonts w:ascii="Calibri" w:hAnsi="Calibri"/>
          <w:i/>
        </w:rPr>
      </w:pPr>
      <w:r w:rsidRPr="00CB4055">
        <w:rPr>
          <w:rFonts w:ascii="Calibri" w:hAnsi="Calibri"/>
        </w:rPr>
        <w:t>0.58 watt</w:t>
      </w:r>
      <w:r w:rsidR="00364043">
        <w:rPr>
          <w:rFonts w:ascii="Calibri" w:hAnsi="Calibri"/>
        </w:rPr>
        <w:t>s</w:t>
      </w:r>
      <w:r w:rsidRPr="00CB4055">
        <w:rPr>
          <w:rFonts w:ascii="Calibri" w:hAnsi="Calibri"/>
        </w:rPr>
        <w:t>/cfm for all other systems</w:t>
      </w:r>
    </w:p>
    <w:p w14:paraId="65CE9CB5" w14:textId="65454E3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364043">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8D103B"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8D103B">
      <w:pPr>
        <w:contextualSpacing/>
        <w:rPr>
          <w:rFonts w:ascii="Calibri" w:hAnsi="Calibri"/>
          <w:i/>
        </w:rPr>
      </w:pPr>
    </w:p>
    <w:p w14:paraId="65CE9CB7" w14:textId="43D333E9" w:rsidR="004F6841" w:rsidRDefault="005A044D" w:rsidP="008D103B">
      <w:pPr>
        <w:keepNext/>
        <w:rPr>
          <w:rFonts w:asciiTheme="minorHAnsi" w:hAnsiTheme="minorHAnsi"/>
          <w:b/>
        </w:rPr>
      </w:pPr>
      <w:r w:rsidRPr="008D103B">
        <w:rPr>
          <w:rFonts w:asciiTheme="minorHAnsi" w:hAnsiTheme="minorHAnsi"/>
          <w:b/>
        </w:rPr>
        <w:t xml:space="preserve">Section </w:t>
      </w:r>
      <w:r>
        <w:rPr>
          <w:rFonts w:asciiTheme="minorHAnsi" w:hAnsiTheme="minorHAnsi"/>
          <w:b/>
        </w:rPr>
        <w:t>D</w:t>
      </w:r>
      <w:r w:rsidRPr="008D103B">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8D103B">
      <w:pPr>
        <w:numPr>
          <w:ilvl w:val="0"/>
          <w:numId w:val="47"/>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34E0EA88" w:rsidR="00311DA4" w:rsidRPr="008D103B" w:rsidRDefault="00311DA4" w:rsidP="008D103B">
      <w:pPr>
        <w:numPr>
          <w:ilvl w:val="0"/>
          <w:numId w:val="47"/>
        </w:numPr>
        <w:ind w:left="360" w:hanging="360"/>
        <w:contextualSpacing/>
        <w:rPr>
          <w:rFonts w:ascii="Calibri" w:hAnsi="Calibri"/>
        </w:rPr>
      </w:pPr>
      <w:r w:rsidRPr="008D103B">
        <w:rPr>
          <w:rFonts w:ascii="Calibri" w:hAnsi="Calibri"/>
          <w:i/>
        </w:rPr>
        <w:t>Required Fan Efficacy (Watts/cfm):</w:t>
      </w:r>
      <w:r w:rsidRPr="008D103B">
        <w:rPr>
          <w:rFonts w:ascii="Calibri" w:hAnsi="Calibri"/>
        </w:rPr>
        <w:t xml:space="preserve"> This field is filled out automatically and referenced from MCH-01. Values below are used unless higher efficacy values are </w:t>
      </w:r>
      <w:r w:rsidR="008623B6">
        <w:rPr>
          <w:rFonts w:ascii="Calibri" w:hAnsi="Calibri"/>
        </w:rPr>
        <w:t>listed</w:t>
      </w:r>
      <w:r w:rsidRPr="008D103B">
        <w:rPr>
          <w:rFonts w:ascii="Calibri" w:hAnsi="Calibri"/>
        </w:rPr>
        <w:t xml:space="preserve"> on the </w:t>
      </w:r>
      <w:r w:rsidR="00F76F1E">
        <w:rPr>
          <w:rFonts w:ascii="Calibri" w:hAnsi="Calibri"/>
        </w:rPr>
        <w:t>LMCC</w:t>
      </w:r>
      <w:r w:rsidRPr="008D103B">
        <w:rPr>
          <w:rFonts w:ascii="Calibri" w:hAnsi="Calibri"/>
        </w:rPr>
        <w:t xml:space="preserve"> for performance compliance.</w:t>
      </w:r>
    </w:p>
    <w:p w14:paraId="72866C50" w14:textId="77777777" w:rsidR="00311DA4" w:rsidRPr="00CB4055" w:rsidRDefault="00311DA4" w:rsidP="008D103B">
      <w:pPr>
        <w:pStyle w:val="ListParagraph"/>
        <w:numPr>
          <w:ilvl w:val="1"/>
          <w:numId w:val="47"/>
        </w:numPr>
        <w:rPr>
          <w:rFonts w:ascii="Calibri" w:hAnsi="Calibri"/>
          <w:i/>
        </w:rPr>
      </w:pPr>
      <w:r>
        <w:rPr>
          <w:rFonts w:ascii="Calibri" w:hAnsi="Calibri"/>
        </w:rPr>
        <w:t>0.62 watt/cfm for small duct high velocity HP or AC systems</w:t>
      </w:r>
    </w:p>
    <w:p w14:paraId="4DF24CF9" w14:textId="77777777" w:rsidR="00311DA4" w:rsidRPr="008D103B" w:rsidRDefault="00311DA4" w:rsidP="008D103B">
      <w:pPr>
        <w:pStyle w:val="ListParagraph"/>
        <w:numPr>
          <w:ilvl w:val="1"/>
          <w:numId w:val="47"/>
        </w:numPr>
        <w:rPr>
          <w:rFonts w:ascii="Calibri" w:hAnsi="Calibri"/>
          <w:i/>
        </w:rPr>
      </w:pPr>
      <w:r>
        <w:rPr>
          <w:rFonts w:ascii="Calibri" w:hAnsi="Calibri"/>
        </w:rPr>
        <w:t>0.45 watt/cfm for central gas furnace or packaged gas furnace systems</w:t>
      </w:r>
    </w:p>
    <w:p w14:paraId="5ED16A32" w14:textId="2D8574C8" w:rsidR="005D779B" w:rsidRPr="008D103B" w:rsidRDefault="00311DA4" w:rsidP="008D103B">
      <w:pPr>
        <w:pStyle w:val="ListParagraph"/>
        <w:numPr>
          <w:ilvl w:val="1"/>
          <w:numId w:val="47"/>
        </w:numPr>
        <w:rPr>
          <w:rFonts w:ascii="Calibri" w:hAnsi="Calibri"/>
          <w:i/>
        </w:rPr>
      </w:pPr>
      <w:r w:rsidRPr="008D103B">
        <w:rPr>
          <w:rFonts w:ascii="Calibri" w:hAnsi="Calibri"/>
        </w:rPr>
        <w:lastRenderedPageBreak/>
        <w:t>0.58 watt/cfm for all other systems</w:t>
      </w:r>
    </w:p>
    <w:p w14:paraId="6258BF19" w14:textId="43A7774F" w:rsidR="001802CC" w:rsidRDefault="001802CC" w:rsidP="008D103B">
      <w:pPr>
        <w:numPr>
          <w:ilvl w:val="0"/>
          <w:numId w:val="47"/>
        </w:numPr>
        <w:ind w:left="360" w:hanging="360"/>
        <w:contextualSpacing/>
        <w:rPr>
          <w:rFonts w:ascii="Calibri" w:hAnsi="Calibri"/>
        </w:rPr>
      </w:pPr>
      <w:r w:rsidRPr="008D103B">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8D103B">
      <w:pPr>
        <w:numPr>
          <w:ilvl w:val="0"/>
          <w:numId w:val="47"/>
        </w:numPr>
        <w:ind w:left="360" w:hanging="360"/>
        <w:contextualSpacing/>
        <w:rPr>
          <w:rFonts w:ascii="Calibri" w:hAnsi="Calibri"/>
        </w:rPr>
      </w:pPr>
      <w:r w:rsidRPr="008D103B">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8D103B">
      <w:pPr>
        <w:numPr>
          <w:ilvl w:val="0"/>
          <w:numId w:val="47"/>
        </w:numPr>
        <w:ind w:left="360" w:hanging="360"/>
        <w:contextualSpacing/>
        <w:rPr>
          <w:rFonts w:ascii="Calibri" w:hAnsi="Calibri"/>
        </w:rPr>
      </w:pPr>
      <w:r w:rsidRPr="008D103B">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3923621" w:rsidR="00057DB2" w:rsidRPr="00672473" w:rsidRDefault="00057DB2" w:rsidP="008D103B">
      <w:pPr>
        <w:numPr>
          <w:ilvl w:val="0"/>
          <w:numId w:val="47"/>
        </w:numPr>
        <w:ind w:left="360" w:hanging="360"/>
        <w:contextualSpacing/>
        <w:rPr>
          <w:rFonts w:ascii="Calibri" w:hAnsi="Calibri"/>
        </w:rPr>
      </w:pPr>
      <w:r w:rsidRPr="008D103B">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w:t>
      </w:r>
      <w:r w:rsidR="00F76F1E">
        <w:rPr>
          <w:rFonts w:ascii="Calibri" w:hAnsi="Calibri"/>
        </w:rPr>
        <w:t>LMCI</w:t>
      </w:r>
      <w:r w:rsidR="00672473" w:rsidRPr="00672473">
        <w:rPr>
          <w:rFonts w:ascii="Calibri" w:hAnsi="Calibri"/>
        </w:rPr>
        <w:t>-MCH-23, which must be completed prior to this document.</w:t>
      </w:r>
    </w:p>
    <w:p w14:paraId="4F1AE1DD" w14:textId="724EBC0F" w:rsidR="00057DB2" w:rsidRDefault="00057DB2" w:rsidP="008D103B">
      <w:pPr>
        <w:numPr>
          <w:ilvl w:val="0"/>
          <w:numId w:val="47"/>
        </w:numPr>
        <w:ind w:left="360" w:hanging="360"/>
        <w:contextualSpacing/>
        <w:rPr>
          <w:rFonts w:ascii="Calibri" w:hAnsi="Calibri"/>
        </w:rPr>
      </w:pPr>
      <w:r w:rsidRPr="008D103B">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8D103B">
      <w:pPr>
        <w:numPr>
          <w:ilvl w:val="0"/>
          <w:numId w:val="47"/>
        </w:numPr>
        <w:ind w:left="360" w:hanging="360"/>
        <w:contextualSpacing/>
        <w:rPr>
          <w:rFonts w:ascii="Calibri" w:hAnsi="Calibri"/>
        </w:rPr>
      </w:pPr>
      <w:r w:rsidRPr="008D103B">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52349DF6" w:rsidR="00057DB2" w:rsidRPr="008D103B" w:rsidRDefault="00057DB2" w:rsidP="008D103B">
      <w:pPr>
        <w:numPr>
          <w:ilvl w:val="0"/>
          <w:numId w:val="47"/>
        </w:numPr>
        <w:ind w:left="360" w:hanging="360"/>
        <w:contextualSpacing/>
        <w:rPr>
          <w:rFonts w:ascii="Calibri" w:hAnsi="Calibri"/>
        </w:rPr>
      </w:pPr>
      <w:r w:rsidRPr="008D103B">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407879E4" w14:textId="77777777" w:rsidR="008623B6" w:rsidRDefault="008623B6" w:rsidP="008D103B">
      <w:pPr>
        <w:contextualSpacing/>
        <w:rPr>
          <w:rFonts w:asciiTheme="minorHAnsi" w:hAnsiTheme="minorHAnsi"/>
          <w:b/>
        </w:rPr>
      </w:pPr>
    </w:p>
    <w:p w14:paraId="471C2C2A" w14:textId="403388D7" w:rsidR="006C4DDC" w:rsidRDefault="006C4DDC" w:rsidP="008D103B">
      <w:pPr>
        <w:contextualSpacing/>
        <w:rPr>
          <w:rFonts w:ascii="Calibri" w:hAnsi="Calibri"/>
          <w:b/>
        </w:rPr>
      </w:pPr>
      <w:r w:rsidRPr="008D103B">
        <w:rPr>
          <w:rFonts w:asciiTheme="minorHAnsi" w:hAnsiTheme="minorHAnsi"/>
          <w:b/>
        </w:rPr>
        <w:t>Section E.</w:t>
      </w:r>
      <w:r w:rsidRPr="006C4DDC">
        <w:rPr>
          <w:rFonts w:asciiTheme="minorHAnsi" w:hAnsiTheme="minorHAnsi"/>
          <w:b/>
        </w:rPr>
        <w:t xml:space="preserve"> </w:t>
      </w:r>
      <w:r>
        <w:rPr>
          <w:rFonts w:ascii="Calibri" w:hAnsi="Calibri"/>
          <w:b/>
        </w:rPr>
        <w:t>Central Fan Ventilation Cooling System Fan Efficacy Measurement</w:t>
      </w:r>
    </w:p>
    <w:p w14:paraId="6AE09C6C" w14:textId="1048A180" w:rsidR="0070474F" w:rsidRPr="008D103B" w:rsidRDefault="0070474F" w:rsidP="008D103B">
      <w:pPr>
        <w:numPr>
          <w:ilvl w:val="0"/>
          <w:numId w:val="46"/>
        </w:numPr>
        <w:ind w:left="360" w:hanging="360"/>
        <w:contextualSpacing/>
        <w:rPr>
          <w:rFonts w:ascii="Calibri" w:hAnsi="Calibri"/>
        </w:rPr>
      </w:pPr>
      <w:r w:rsidRPr="00BF666A">
        <w:rPr>
          <w:rFonts w:ascii="Calibri" w:hAnsi="Calibri"/>
          <w:i/>
        </w:rPr>
        <w:t>Actual Tested Watts</w:t>
      </w:r>
      <w:r w:rsidRPr="008D103B">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51575C25" w14:textId="0B3357D9" w:rsidR="0070474F" w:rsidRDefault="0070474F" w:rsidP="008D103B">
      <w:pPr>
        <w:numPr>
          <w:ilvl w:val="0"/>
          <w:numId w:val="46"/>
        </w:numPr>
        <w:ind w:left="360" w:hanging="360"/>
        <w:contextualSpacing/>
        <w:rPr>
          <w:rFonts w:ascii="Calibri" w:hAnsi="Calibri"/>
          <w:i/>
        </w:rPr>
      </w:pPr>
      <w:r w:rsidRPr="0070474F">
        <w:rPr>
          <w:rFonts w:ascii="Calibri" w:hAnsi="Calibri"/>
          <w:i/>
        </w:rPr>
        <w:t>Actual Tested Ventilation Airflow from</w:t>
      </w:r>
      <w:r w:rsidRPr="008D103B">
        <w:rPr>
          <w:rFonts w:ascii="Calibri" w:hAnsi="Calibri"/>
          <w:i/>
        </w:rPr>
        <w:t xml:space="preserve"> </w:t>
      </w:r>
      <w:r>
        <w:rPr>
          <w:rFonts w:ascii="Calibri" w:hAnsi="Calibri"/>
          <w:i/>
        </w:rPr>
        <w:t xml:space="preserve">MCH-23: </w:t>
      </w:r>
      <w:r w:rsidRPr="00710CB9">
        <w:rPr>
          <w:rFonts w:ascii="Calibri" w:hAnsi="Calibri"/>
        </w:rPr>
        <w:t xml:space="preserve">This field is filled out automatically. It is referenced from the </w:t>
      </w:r>
      <w:r w:rsidR="00F76F1E">
        <w:rPr>
          <w:rFonts w:ascii="Calibri" w:hAnsi="Calibri"/>
        </w:rPr>
        <w:t>LMCI</w:t>
      </w:r>
      <w:r w:rsidRPr="00710CB9">
        <w:rPr>
          <w:rFonts w:ascii="Calibri" w:hAnsi="Calibri"/>
        </w:rPr>
        <w:t>-MCH-23, which must be completed prior to this document.</w:t>
      </w:r>
    </w:p>
    <w:p w14:paraId="6DF02181" w14:textId="4BBDDABA" w:rsidR="0070474F" w:rsidRPr="008D103B" w:rsidRDefault="0070474F" w:rsidP="008D103B">
      <w:pPr>
        <w:numPr>
          <w:ilvl w:val="0"/>
          <w:numId w:val="46"/>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008623B6" w:rsidRPr="008623B6">
        <w:t xml:space="preserve"> </w:t>
      </w:r>
      <w:r w:rsidR="008623B6" w:rsidRPr="008623B6">
        <w:rPr>
          <w:rFonts w:ascii="Calibri" w:hAnsi="Calibri"/>
        </w:rPr>
        <w:t xml:space="preserve">Values below are used unless higher efficacy values are listed on the </w:t>
      </w:r>
      <w:r w:rsidR="00F76F1E">
        <w:rPr>
          <w:rFonts w:ascii="Calibri" w:hAnsi="Calibri"/>
        </w:rPr>
        <w:t>LMCC</w:t>
      </w:r>
      <w:r w:rsidR="008623B6" w:rsidRPr="008623B6">
        <w:rPr>
          <w:rFonts w:ascii="Calibri" w:hAnsi="Calibri"/>
        </w:rPr>
        <w:t xml:space="preserve"> for performance compliance.</w:t>
      </w:r>
    </w:p>
    <w:p w14:paraId="1AE3DC09" w14:textId="77777777" w:rsidR="008623B6" w:rsidRDefault="008623B6" w:rsidP="008D103B">
      <w:pPr>
        <w:numPr>
          <w:ilvl w:val="1"/>
          <w:numId w:val="46"/>
        </w:numPr>
        <w:contextualSpacing/>
        <w:rPr>
          <w:rFonts w:ascii="Calibri" w:hAnsi="Calibri"/>
          <w:i/>
        </w:rPr>
      </w:pPr>
      <w:r>
        <w:rPr>
          <w:rFonts w:ascii="Calibri" w:hAnsi="Calibri"/>
        </w:rPr>
        <w:t>0.62 watt/cfm for small duct high velocity HP or AC systems</w:t>
      </w:r>
      <w:r>
        <w:rPr>
          <w:rFonts w:ascii="Calibri" w:hAnsi="Calibri"/>
          <w:i/>
        </w:rPr>
        <w:t xml:space="preserve"> </w:t>
      </w:r>
    </w:p>
    <w:p w14:paraId="1EBB2847" w14:textId="77777777" w:rsidR="008623B6" w:rsidRDefault="008623B6" w:rsidP="008D103B">
      <w:pPr>
        <w:numPr>
          <w:ilvl w:val="1"/>
          <w:numId w:val="46"/>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5473D3B2" w14:textId="2C4E28FB" w:rsidR="008623B6" w:rsidRPr="008D103B" w:rsidRDefault="008623B6" w:rsidP="008D103B">
      <w:pPr>
        <w:numPr>
          <w:ilvl w:val="1"/>
          <w:numId w:val="46"/>
        </w:numPr>
        <w:contextualSpacing/>
        <w:rPr>
          <w:rFonts w:ascii="Calibri" w:hAnsi="Calibri"/>
          <w:i/>
        </w:rPr>
      </w:pPr>
      <w:r w:rsidRPr="00A2424F">
        <w:rPr>
          <w:rFonts w:ascii="Calibri" w:hAnsi="Calibri"/>
        </w:rPr>
        <w:t>0.58 watt/cfm for all other systems</w:t>
      </w:r>
    </w:p>
    <w:p w14:paraId="1E5B4369" w14:textId="455ADA41" w:rsidR="009E0F9E" w:rsidRDefault="00CD4AFC" w:rsidP="008D103B">
      <w:pPr>
        <w:numPr>
          <w:ilvl w:val="0"/>
          <w:numId w:val="46"/>
        </w:numPr>
        <w:ind w:left="360" w:hanging="360"/>
        <w:contextualSpacing/>
        <w:rPr>
          <w:rFonts w:ascii="Calibri" w:hAnsi="Calibri"/>
        </w:rPr>
      </w:pPr>
      <w:r w:rsidRPr="009E0F9E">
        <w:rPr>
          <w:rFonts w:ascii="Calibri" w:hAnsi="Calibri"/>
          <w:i/>
        </w:rPr>
        <w:t>Actual Fan Efficacy:</w:t>
      </w:r>
      <w:r w:rsidR="009E0F9E" w:rsidRPr="009E0F9E">
        <w:rPr>
          <w:rFonts w:ascii="Calibri" w:hAnsi="Calibri"/>
          <w:i/>
        </w:rPr>
        <w:t xml:space="preserve"> </w:t>
      </w:r>
      <w:r w:rsidR="009E0F9E" w:rsidRPr="00710CB9">
        <w:rPr>
          <w:rFonts w:ascii="Calibri" w:hAnsi="Calibri"/>
        </w:rPr>
        <w:t xml:space="preserve">This field is filled out automatically. </w:t>
      </w:r>
      <w:r w:rsidR="009E0F9E">
        <w:rPr>
          <w:rFonts w:ascii="Calibri" w:hAnsi="Calibri"/>
        </w:rPr>
        <w:t>This</w:t>
      </w:r>
      <w:r w:rsidR="009E0F9E" w:rsidRPr="00710CB9">
        <w:rPr>
          <w:rFonts w:ascii="Calibri" w:hAnsi="Calibri"/>
        </w:rPr>
        <w:t xml:space="preserve"> is calculated by dividing the </w:t>
      </w:r>
      <w:r w:rsidR="009E0F9E">
        <w:rPr>
          <w:rFonts w:ascii="Calibri" w:hAnsi="Calibri"/>
        </w:rPr>
        <w:t xml:space="preserve">measured watt draw by the measured </w:t>
      </w:r>
      <w:r w:rsidR="009E0F9E" w:rsidRPr="00710CB9">
        <w:rPr>
          <w:rFonts w:ascii="Calibri" w:hAnsi="Calibri"/>
        </w:rPr>
        <w:t>airflow.</w:t>
      </w:r>
    </w:p>
    <w:p w14:paraId="5E780F66" w14:textId="39DE4073" w:rsidR="009E0F9E" w:rsidRPr="008D103B" w:rsidRDefault="009E0F9E" w:rsidP="008D103B">
      <w:pPr>
        <w:numPr>
          <w:ilvl w:val="0"/>
          <w:numId w:val="46"/>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This field is filled out automatically. The result is based on whether or not the actual fan efficacy meets the required fan efficacy for all zones tested.</w:t>
      </w:r>
    </w:p>
    <w:p w14:paraId="054DAF0E" w14:textId="77777777" w:rsidR="0070474F" w:rsidRPr="00BF666A" w:rsidRDefault="0070474F" w:rsidP="008D103B">
      <w:pPr>
        <w:contextualSpacing/>
        <w:rPr>
          <w:rFonts w:ascii="Calibri" w:hAnsi="Calibri"/>
          <w:b/>
        </w:rPr>
      </w:pPr>
    </w:p>
    <w:p w14:paraId="05C034F3" w14:textId="24006EFE" w:rsidR="006C4DDC" w:rsidRDefault="006C4DDC" w:rsidP="008D103B">
      <w:pPr>
        <w:contextualSpacing/>
        <w:rPr>
          <w:rFonts w:ascii="Calibri" w:hAnsi="Calibri"/>
          <w:b/>
        </w:rPr>
      </w:pPr>
      <w:r>
        <w:rPr>
          <w:rFonts w:ascii="Calibri" w:hAnsi="Calibri"/>
          <w:b/>
        </w:rPr>
        <w:t>Section F. Additional Requirements</w:t>
      </w:r>
    </w:p>
    <w:p w14:paraId="0B4DE890"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19502678"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F18EDAC"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01F2185"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175C8D1"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FAEC9DC" w14:textId="39B65174" w:rsidR="006C4DDC" w:rsidRDefault="006C4DDC" w:rsidP="008D103B">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038FCC4" w14:textId="77777777" w:rsidR="00077E2C" w:rsidRPr="0029461A" w:rsidRDefault="00077E2C" w:rsidP="00077E2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225F9A98" w14:textId="77777777" w:rsidR="00077E2C" w:rsidRPr="008D103B" w:rsidRDefault="00077E2C" w:rsidP="008D103B">
      <w:pPr>
        <w:rPr>
          <w:rFonts w:asciiTheme="minorHAnsi" w:hAnsiTheme="minorHAnsi"/>
        </w:rPr>
      </w:pPr>
    </w:p>
    <w:p w14:paraId="187B3E26" w14:textId="77777777" w:rsidR="005A044D" w:rsidRPr="00311DA4" w:rsidRDefault="005A044D" w:rsidP="008D103B">
      <w:pPr>
        <w:keepNext/>
        <w:rPr>
          <w:rFonts w:ascii="Calibri" w:hAnsi="Calibri"/>
        </w:rPr>
      </w:pPr>
    </w:p>
    <w:p w14:paraId="65CE9CB8" w14:textId="77777777" w:rsidR="003602D0" w:rsidRPr="008D103B" w:rsidRDefault="003602D0" w:rsidP="008D103B">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4B0CBC14"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F76F1E">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42981838"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F76F1E">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0362C463"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CB05B85" w14:textId="4EB42E87" w:rsidR="00F8324D" w:rsidRPr="002C21B2" w:rsidRDefault="00F8324D" w:rsidP="00F8324D">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B3E996" w14:textId="243E9F97" w:rsidR="00F8324D" w:rsidRPr="002C21B2" w:rsidRDefault="00F8324D" w:rsidP="00F8324D">
            <w:pPr>
              <w:rPr>
                <w:rFonts w:asciiTheme="minorHAnsi" w:hAnsiTheme="minorHAnsi"/>
                <w:sz w:val="18"/>
                <w:szCs w:val="18"/>
              </w:rPr>
            </w:pPr>
            <w:r w:rsidRPr="003E3490">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5150B64" w14:textId="5FE5E4B9"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&lt;&lt;auto filled text: referenced from </w:t>
            </w:r>
            <w:r w:rsidR="00F76F1E">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65CE9CC7" w14:textId="77777777" w:rsidTr="00A0534A">
        <w:trPr>
          <w:cantSplit/>
          <w:trHeight w:val="144"/>
        </w:trPr>
        <w:tc>
          <w:tcPr>
            <w:tcW w:w="475" w:type="dxa"/>
            <w:vAlign w:val="center"/>
          </w:tcPr>
          <w:p w14:paraId="65CE9CC4" w14:textId="457FAF5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F8324D" w:rsidRPr="002C21B2" w:rsidRDefault="00F8324D" w:rsidP="00F8324D">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118478E2" w:rsidR="00F8324D" w:rsidRPr="002C21B2" w:rsidRDefault="00F8324D" w:rsidP="00F8324D">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F76F1E">
              <w:rPr>
                <w:rFonts w:asciiTheme="minorHAnsi" w:hAnsiTheme="minorHAnsi"/>
                <w:sz w:val="18"/>
                <w:szCs w:val="18"/>
              </w:rPr>
              <w:t>LMCI</w:t>
            </w:r>
            <w:r>
              <w:rPr>
                <w:rFonts w:asciiTheme="minorHAnsi" w:hAnsiTheme="minorHAnsi"/>
                <w:sz w:val="18"/>
                <w:szCs w:val="18"/>
              </w:rPr>
              <w:t>-MCH23&gt;&gt;</w:t>
            </w:r>
            <w:r w:rsidRPr="002C21B2">
              <w:rPr>
                <w:rFonts w:asciiTheme="minorHAnsi" w:hAnsiTheme="minorHAnsi"/>
                <w:sz w:val="18"/>
                <w:szCs w:val="18"/>
              </w:rPr>
              <w:t xml:space="preserve"> </w:t>
            </w:r>
          </w:p>
        </w:tc>
      </w:tr>
      <w:tr w:rsidR="00F8324D" w:rsidRPr="002C21B2" w14:paraId="65CE9CCB" w14:textId="77777777" w:rsidTr="00A0534A">
        <w:trPr>
          <w:cantSplit/>
          <w:trHeight w:val="144"/>
        </w:trPr>
        <w:tc>
          <w:tcPr>
            <w:tcW w:w="475" w:type="dxa"/>
            <w:vAlign w:val="center"/>
          </w:tcPr>
          <w:p w14:paraId="65CE9CC8" w14:textId="4E763EFF"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F8324D" w:rsidRPr="002C21B2" w:rsidRDefault="00F8324D" w:rsidP="00F8324D">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221E2A41"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14:paraId="65CE9CCF" w14:textId="77777777" w:rsidTr="00A0534A">
        <w:trPr>
          <w:cantSplit/>
          <w:trHeight w:val="144"/>
        </w:trPr>
        <w:tc>
          <w:tcPr>
            <w:tcW w:w="475" w:type="dxa"/>
            <w:vAlign w:val="center"/>
          </w:tcPr>
          <w:p w14:paraId="65CE9CCC" w14:textId="295BA4CA"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F8324D" w:rsidRPr="002C21B2" w:rsidRDefault="00F8324D" w:rsidP="00F8324D">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A47C345"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-MCH23&gt;&gt;</w:t>
            </w:r>
          </w:p>
        </w:tc>
      </w:tr>
      <w:tr w:rsidR="00F8324D" w:rsidRPr="002C21B2" w14:paraId="65CE9CD3" w14:textId="77777777" w:rsidTr="00A0534A">
        <w:trPr>
          <w:cantSplit/>
          <w:trHeight w:val="144"/>
        </w:trPr>
        <w:tc>
          <w:tcPr>
            <w:tcW w:w="475" w:type="dxa"/>
            <w:vAlign w:val="center"/>
          </w:tcPr>
          <w:p w14:paraId="65CE9CD0" w14:textId="3BCD9F4B"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F8324D" w:rsidRPr="002C21B2" w:rsidRDefault="00F8324D" w:rsidP="00F8324D">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2E1B2F18"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-MCH-23&gt;&gt;</w:t>
            </w:r>
          </w:p>
        </w:tc>
      </w:tr>
      <w:tr w:rsidR="00F8324D" w:rsidRPr="002C21B2" w14:paraId="65CE9CD7" w14:textId="77777777" w:rsidTr="00A0534A">
        <w:trPr>
          <w:cantSplit/>
          <w:trHeight w:val="144"/>
        </w:trPr>
        <w:tc>
          <w:tcPr>
            <w:tcW w:w="475" w:type="dxa"/>
            <w:vAlign w:val="center"/>
          </w:tcPr>
          <w:p w14:paraId="65CE9CD4" w14:textId="5A64C5C7"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63EA7D77" w:rsidR="00F8324D" w:rsidRDefault="00F8324D" w:rsidP="00F8324D">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14:paraId="65CE9CDB" w14:textId="77777777" w:rsidTr="00A0534A">
        <w:trPr>
          <w:cantSplit/>
          <w:trHeight w:val="144"/>
        </w:trPr>
        <w:tc>
          <w:tcPr>
            <w:tcW w:w="475" w:type="dxa"/>
            <w:vAlign w:val="center"/>
          </w:tcPr>
          <w:p w14:paraId="65CE9CD8" w14:textId="670452B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35DC1E9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-MCH23&gt;&gt;</w:t>
            </w:r>
          </w:p>
        </w:tc>
      </w:tr>
      <w:tr w:rsidR="00F8324D" w:rsidRPr="002C21B2" w14:paraId="65CE9CDF" w14:textId="77777777" w:rsidTr="00A0534A">
        <w:trPr>
          <w:cantSplit/>
          <w:trHeight w:val="144"/>
        </w:trPr>
        <w:tc>
          <w:tcPr>
            <w:tcW w:w="475" w:type="dxa"/>
            <w:vAlign w:val="center"/>
          </w:tcPr>
          <w:p w14:paraId="65CE9CDC" w14:textId="2BE5EDC7" w:rsidR="00F8324D" w:rsidRPr="002C21B2" w:rsidRDefault="00F8324D" w:rsidP="00F8324D">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588E50F5"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14:paraId="65CE9CE3" w14:textId="77777777" w:rsidTr="00A0534A">
        <w:trPr>
          <w:cantSplit/>
          <w:trHeight w:val="144"/>
        </w:trPr>
        <w:tc>
          <w:tcPr>
            <w:tcW w:w="475" w:type="dxa"/>
            <w:vAlign w:val="center"/>
          </w:tcPr>
          <w:p w14:paraId="65CE9CE0" w14:textId="2EDFC715" w:rsidR="00F8324D" w:rsidRPr="002C21B2" w:rsidDel="006E5AE2" w:rsidRDefault="00F8324D" w:rsidP="00F8324D">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66C4B97E"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F76F1E">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F8324D" w:rsidRPr="002C21B2" w:rsidDel="002953CC" w14:paraId="28C315E8" w14:textId="3891574A" w:rsidTr="00A0534A">
        <w:trPr>
          <w:cantSplit/>
          <w:trHeight w:val="144"/>
          <w:del w:id="8" w:author="Alhabibi, Haider@Energy" w:date="2023-11-09T16:06:00Z"/>
        </w:trPr>
        <w:tc>
          <w:tcPr>
            <w:tcW w:w="475" w:type="dxa"/>
            <w:vAlign w:val="center"/>
          </w:tcPr>
          <w:p w14:paraId="3BD8E905" w14:textId="3391400B" w:rsidR="00F8324D" w:rsidRPr="002C21B2" w:rsidDel="002953CC" w:rsidRDefault="00F8324D" w:rsidP="00F8324D">
            <w:pPr>
              <w:jc w:val="center"/>
              <w:rPr>
                <w:del w:id="9" w:author="Alhabibi, Haider@Energy" w:date="2023-11-09T16:06:00Z"/>
                <w:rFonts w:asciiTheme="minorHAnsi" w:hAnsiTheme="minorHAnsi"/>
                <w:sz w:val="18"/>
                <w:szCs w:val="18"/>
              </w:rPr>
            </w:pPr>
            <w:del w:id="10" w:author="Alhabibi, Haider@Energy" w:date="2023-11-09T16:06:00Z">
              <w:r w:rsidDel="002953CC">
                <w:rPr>
                  <w:rFonts w:asciiTheme="minorHAnsi" w:hAnsiTheme="minorHAnsi"/>
                  <w:sz w:val="18"/>
                  <w:szCs w:val="18"/>
                </w:rPr>
                <w:delText>12</w:delText>
              </w:r>
            </w:del>
          </w:p>
        </w:tc>
        <w:tc>
          <w:tcPr>
            <w:tcW w:w="4950" w:type="dxa"/>
            <w:vAlign w:val="center"/>
          </w:tcPr>
          <w:p w14:paraId="0B703F42" w14:textId="6652BD83" w:rsidR="00F8324D" w:rsidRPr="002C21B2" w:rsidDel="002953CC" w:rsidRDefault="00F8324D" w:rsidP="00F8324D">
            <w:pPr>
              <w:keepNext/>
              <w:rPr>
                <w:del w:id="11" w:author="Alhabibi, Haider@Energy" w:date="2023-11-09T16:06:00Z"/>
                <w:rFonts w:asciiTheme="minorHAnsi" w:hAnsiTheme="minorHAnsi"/>
                <w:sz w:val="18"/>
                <w:szCs w:val="18"/>
              </w:rPr>
            </w:pPr>
            <w:del w:id="12" w:author="Alhabibi, Haider@Energy" w:date="2023-11-09T16:06:00Z">
              <w:r w:rsidRPr="0060069E" w:rsidDel="002953CC">
                <w:rPr>
                  <w:rFonts w:asciiTheme="minorHAnsi" w:hAnsiTheme="minorHAnsi"/>
                  <w:sz w:val="18"/>
                  <w:szCs w:val="18"/>
                </w:rPr>
                <w:delText>Central Fan Ventilation Cooling System Status</w:delText>
              </w:r>
            </w:del>
          </w:p>
        </w:tc>
        <w:tc>
          <w:tcPr>
            <w:tcW w:w="5605" w:type="dxa"/>
            <w:vAlign w:val="center"/>
          </w:tcPr>
          <w:p w14:paraId="6C3783AB" w14:textId="0F3D2A6D" w:rsidR="00F8324D" w:rsidRPr="002C21B2" w:rsidDel="002953CC" w:rsidRDefault="00F8324D" w:rsidP="00F8324D">
            <w:pPr>
              <w:keepNext/>
              <w:rPr>
                <w:del w:id="13" w:author="Alhabibi, Haider@Energy" w:date="2023-11-09T16:06:00Z"/>
                <w:rFonts w:asciiTheme="minorHAnsi" w:hAnsiTheme="minorHAnsi"/>
                <w:sz w:val="18"/>
                <w:szCs w:val="18"/>
              </w:rPr>
            </w:pPr>
            <w:del w:id="14" w:author="Alhabibi, Haider@Energy" w:date="2023-11-09T16:06:00Z">
              <w:r w:rsidRPr="002C21B2" w:rsidDel="002953CC">
                <w:rPr>
                  <w:rFonts w:asciiTheme="minorHAnsi" w:hAnsiTheme="minorHAnsi"/>
                  <w:sz w:val="18"/>
                  <w:szCs w:val="18"/>
                </w:rPr>
                <w:delText xml:space="preserve">&lt;&lt; auto filled text: referenced from </w:delText>
              </w:r>
              <w:r w:rsidR="00F76F1E" w:rsidDel="002953CC">
                <w:rPr>
                  <w:rFonts w:asciiTheme="minorHAnsi" w:hAnsiTheme="minorHAnsi"/>
                  <w:sz w:val="18"/>
                  <w:szCs w:val="18"/>
                </w:rPr>
                <w:delText>LMCI</w:delText>
              </w:r>
              <w:r w:rsidDel="002953CC">
                <w:rPr>
                  <w:rFonts w:asciiTheme="minorHAnsi" w:hAnsiTheme="minorHAnsi"/>
                  <w:sz w:val="18"/>
                  <w:szCs w:val="18"/>
                </w:rPr>
                <w:delText>-MCH23</w:delText>
              </w:r>
              <w:r w:rsidRPr="002C21B2" w:rsidDel="002953CC">
                <w:rPr>
                  <w:rFonts w:asciiTheme="minorHAnsi" w:hAnsiTheme="minorHAnsi"/>
                  <w:sz w:val="18"/>
                  <w:szCs w:val="18"/>
                </w:rPr>
                <w:delText>&gt;&gt;</w:delText>
              </w:r>
            </w:del>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64C83287" w:rsidR="003602D0" w:rsidRPr="00E3551F" w:rsidRDefault="00FE6993" w:rsidP="003E6408">
            <w:pPr>
              <w:keepNext/>
              <w:rPr>
                <w:rFonts w:asciiTheme="minorHAnsi" w:hAnsiTheme="minorHAnsi"/>
                <w:b/>
                <w:sz w:val="18"/>
                <w:szCs w:val="18"/>
              </w:rPr>
            </w:pPr>
            <w:r w:rsidRPr="0004531E">
              <w:rPr>
                <w:rFonts w:asciiTheme="minorHAnsi" w:hAnsiTheme="minorHAnsi"/>
                <w:iCs/>
                <w:sz w:val="18"/>
                <w:szCs w:val="18"/>
              </w:rPr>
              <w:t>&lt;&lt;Static Text - see the top&gt;&gt;</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080314" w:rsidRPr="00D83E48" w14:paraId="65CE9CF3" w14:textId="77777777" w:rsidTr="00E3551F">
        <w:trPr>
          <w:cantSplit/>
          <w:trHeight w:val="144"/>
        </w:trPr>
        <w:tc>
          <w:tcPr>
            <w:tcW w:w="212" w:type="pct"/>
            <w:vAlign w:val="center"/>
          </w:tcPr>
          <w:p w14:paraId="65CE9CEF" w14:textId="77777777" w:rsidR="00080314" w:rsidRPr="00E3551F" w:rsidRDefault="00080314" w:rsidP="00080314">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080314" w:rsidRPr="00E3551F" w:rsidRDefault="00080314" w:rsidP="00080314">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5525FFDF" w14:textId="77777777" w:rsidR="00427BE5" w:rsidRDefault="00427BE5" w:rsidP="00427BE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DD5EC46"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MCH-23a, then display version MCH-22a;</w:t>
            </w:r>
          </w:p>
          <w:p w14:paraId="02D6003E"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MCH-23b, then display version MCH-22b;</w:t>
            </w:r>
          </w:p>
          <w:p w14:paraId="66D3F096" w14:textId="77777777" w:rsidR="00427BE5" w:rsidRDefault="00427BE5" w:rsidP="00427BE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6BC18ED2"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MCH-23f, then display version MCH-22d;</w:t>
            </w:r>
          </w:p>
          <w:p w14:paraId="7B910772" w14:textId="77777777" w:rsidR="00427BE5" w:rsidRDefault="00427BE5" w:rsidP="00427BE5">
            <w:pPr>
              <w:pStyle w:val="ListParagraph"/>
              <w:keepNext/>
              <w:ind w:left="0"/>
              <w:rPr>
                <w:rFonts w:ascii="Calibri" w:hAnsi="Calibri"/>
                <w:sz w:val="18"/>
                <w:szCs w:val="18"/>
              </w:rPr>
            </w:pPr>
          </w:p>
          <w:p w14:paraId="05D795AE"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MCH-23c and A07 = ZonallyControlled and A06 = SingleSpeed, then display MCH-22b; Else display version MCH-22a;</w:t>
            </w:r>
          </w:p>
          <w:p w14:paraId="3A95F207" w14:textId="77777777" w:rsidR="00427BE5" w:rsidRDefault="00427BE5" w:rsidP="00427BE5">
            <w:pPr>
              <w:pStyle w:val="ListParagraph"/>
              <w:keepNext/>
              <w:ind w:left="0"/>
              <w:rPr>
                <w:rFonts w:ascii="Calibri" w:hAnsi="Calibri"/>
                <w:sz w:val="18"/>
                <w:szCs w:val="18"/>
              </w:rPr>
            </w:pPr>
          </w:p>
          <w:p w14:paraId="2572CAC4" w14:textId="7A5C3D15" w:rsidR="00427BE5" w:rsidRDefault="00427BE5" w:rsidP="00427BE5">
            <w:pPr>
              <w:pStyle w:val="ListParagraph"/>
              <w:keepNext/>
              <w:ind w:left="0"/>
              <w:rPr>
                <w:rFonts w:ascii="Calibri" w:hAnsi="Calibri"/>
                <w:sz w:val="18"/>
                <w:szCs w:val="18"/>
              </w:rPr>
            </w:pPr>
            <w:r>
              <w:rPr>
                <w:rFonts w:ascii="Calibri" w:hAnsi="Calibri"/>
                <w:sz w:val="18"/>
                <w:szCs w:val="18"/>
              </w:rPr>
              <w:t>If MCH-23 variant = MCH-23d</w:t>
            </w:r>
            <w:del w:id="15" w:author="Alhabibi, Haider@Energy" w:date="2023-11-09T16:06:00Z">
              <w:r w:rsidDel="002953CC">
                <w:rPr>
                  <w:rFonts w:ascii="Calibri" w:hAnsi="Calibri"/>
                  <w:sz w:val="18"/>
                  <w:szCs w:val="18"/>
                </w:rPr>
                <w:delText xml:space="preserve"> and A1</w:delText>
              </w:r>
              <w:r w:rsidR="00F8324D" w:rsidDel="002953CC">
                <w:rPr>
                  <w:rFonts w:ascii="Calibri" w:hAnsi="Calibri"/>
                  <w:sz w:val="18"/>
                  <w:szCs w:val="18"/>
                </w:rPr>
                <w:delText>2</w:delText>
              </w:r>
              <w:r w:rsidDel="002953CC">
                <w:rPr>
                  <w:rFonts w:ascii="Calibri" w:hAnsi="Calibri"/>
                  <w:sz w:val="18"/>
                  <w:szCs w:val="18"/>
                </w:rPr>
                <w:delText xml:space="preserve"> = ‘</w:delText>
              </w:r>
              <w:r w:rsidDel="002953CC">
                <w:rPr>
                  <w:rFonts w:asciiTheme="minorHAnsi" w:hAnsiTheme="minorHAnsi"/>
                  <w:sz w:val="18"/>
                  <w:szCs w:val="18"/>
                </w:rPr>
                <w:delText>Variable CFVCS’ or ‘Fixed CFVCS’</w:delText>
              </w:r>
            </w:del>
            <w:r>
              <w:rPr>
                <w:rFonts w:asciiTheme="minorHAnsi" w:hAnsiTheme="minorHAnsi"/>
                <w:sz w:val="18"/>
                <w:szCs w:val="18"/>
              </w:rPr>
              <w:t>, then display version MCH-22c; Else display version MCH-22a</w:t>
            </w:r>
          </w:p>
          <w:p w14:paraId="65CE9CF2" w14:textId="34D9F675" w:rsidR="00080314" w:rsidRPr="00E3551F" w:rsidRDefault="00427BE5" w:rsidP="00080314">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522A193A" w:rsidR="004F6841" w:rsidRPr="005B03AD" w:rsidRDefault="003602D0" w:rsidP="008C64BD">
            <w:pPr>
              <w:rPr>
                <w:rFonts w:asciiTheme="minorHAnsi" w:hAnsiTheme="minorHAnsi"/>
                <w:b/>
                <w:sz w:val="18"/>
                <w:szCs w:val="18"/>
              </w:rPr>
            </w:pPr>
            <w:r w:rsidRPr="0036342F">
              <w:rPr>
                <w:rFonts w:asciiTheme="minorHAnsi" w:hAnsiTheme="minorHAnsi"/>
                <w:b/>
                <w:szCs w:val="18"/>
              </w:rPr>
              <w:t>MCH-22</w:t>
            </w:r>
            <w:r w:rsidR="008C64BD">
              <w:rPr>
                <w:rFonts w:asciiTheme="minorHAnsi" w:hAnsiTheme="minorHAnsi"/>
                <w:b/>
                <w:szCs w:val="18"/>
              </w:rPr>
              <w:t>d</w:t>
            </w:r>
            <w:r w:rsidRPr="0036342F">
              <w:rPr>
                <w:rFonts w:asciiTheme="minorHAnsi" w:hAnsiTheme="minorHAnsi"/>
                <w:b/>
                <w:szCs w:val="18"/>
              </w:rPr>
              <w:t xml:space="preserve"> Forced Air System Fan Efficacy Measurement – </w:t>
            </w:r>
            <w:r w:rsidR="008C64BD" w:rsidRPr="008C64BD">
              <w:rPr>
                <w:rFonts w:asciiTheme="minorHAnsi" w:hAnsiTheme="minorHAnsi"/>
                <w:b/>
                <w:szCs w:val="18"/>
              </w:rPr>
              <w:t>Newly Installed Zoned Single-Speed Compressor Systems with Central Fan Ventilation Cooling</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1DBF7932" w:rsidR="003602D0" w:rsidRPr="005B03AD" w:rsidRDefault="00B02BB5" w:rsidP="005B03AD">
            <w:pPr>
              <w:keepNext/>
              <w:rPr>
                <w:rFonts w:asciiTheme="minorHAnsi" w:hAnsiTheme="minorHAnsi"/>
                <w:b/>
                <w:i/>
                <w:sz w:val="18"/>
                <w:szCs w:val="18"/>
              </w:rPr>
            </w:pPr>
            <w:r w:rsidRPr="0004531E">
              <w:rPr>
                <w:rFonts w:asciiTheme="minorHAnsi" w:hAnsiTheme="minorHAnsi"/>
                <w:iCs/>
                <w:sz w:val="18"/>
                <w:szCs w:val="18"/>
              </w:rPr>
              <w:t>&lt;&lt;Static Text - see the top&gt;&gt;</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&lt;&lt;user input, numeric value xx.xx&gt;&gt;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34169E7D"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Required Fan Efficacy (</w:t>
            </w:r>
            <w:r w:rsidR="00337A1A">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C09 – MaximumCoolingWperCFM</w:t>
            </w:r>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Row C09 – MaximumCoolingWperCFM</w:t>
            </w:r>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Row C06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p>
          <w:p w14:paraId="65CE9D0C" w14:textId="01ED6F4D"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CD39EEA" w:rsidR="003602D0" w:rsidRPr="005B03AD" w:rsidRDefault="003602D0" w:rsidP="00364043">
            <w:pPr>
              <w:keepNext/>
              <w:rPr>
                <w:rFonts w:asciiTheme="minorHAnsi" w:hAnsiTheme="minorHAnsi"/>
                <w:sz w:val="18"/>
                <w:szCs w:val="18"/>
              </w:rPr>
            </w:pPr>
            <w:r w:rsidRPr="005B03AD">
              <w:rPr>
                <w:rFonts w:asciiTheme="minorHAnsi" w:hAnsiTheme="minorHAnsi"/>
                <w:sz w:val="18"/>
                <w:szCs w:val="18"/>
              </w:rPr>
              <w:t>Actual Fan Efficacy (</w:t>
            </w:r>
            <w:r w:rsidR="0036404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0333525D" w14:textId="51EC794D" w:rsidR="003300C5" w:rsidRDefault="005B03AD" w:rsidP="003300C5">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952F8D">
              <w:rPr>
                <w:rFonts w:asciiTheme="minorHAnsi" w:hAnsiTheme="minorHAnsi"/>
                <w:sz w:val="18"/>
                <w:szCs w:val="18"/>
              </w:rPr>
              <w:t>C</w:t>
            </w:r>
            <w:r w:rsidRPr="005B03AD">
              <w:rPr>
                <w:rFonts w:asciiTheme="minorHAnsi" w:hAnsiTheme="minorHAnsi"/>
                <w:sz w:val="18"/>
                <w:szCs w:val="18"/>
              </w:rPr>
              <w:t>03≥</w:t>
            </w:r>
            <w:r w:rsidR="00952F8D">
              <w:rPr>
                <w:rFonts w:asciiTheme="minorHAnsi" w:hAnsiTheme="minorHAnsi"/>
                <w:sz w:val="18"/>
                <w:szCs w:val="18"/>
              </w:rPr>
              <w:t>C</w:t>
            </w:r>
            <w:r w:rsidRPr="005B03AD">
              <w:rPr>
                <w:rFonts w:asciiTheme="minorHAnsi" w:hAnsiTheme="minorHAnsi"/>
                <w:sz w:val="18"/>
                <w:szCs w:val="18"/>
              </w:rPr>
              <w:t>04, then display text: system fan efficacy complies</w:t>
            </w:r>
            <w:r w:rsidR="003300C5">
              <w:rPr>
                <w:rFonts w:asciiTheme="minorHAnsi" w:hAnsiTheme="minorHAnsi"/>
                <w:sz w:val="18"/>
                <w:szCs w:val="18"/>
              </w:rPr>
              <w:t>;</w:t>
            </w:r>
          </w:p>
          <w:p w14:paraId="65CE9D14" w14:textId="2EE09E9F" w:rsidR="005B03AD" w:rsidRPr="005B03AD" w:rsidRDefault="005B03AD" w:rsidP="003300C5">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65CE9D18" w14:textId="480D724F" w:rsidR="003602D0" w:rsidRPr="00AF2430" w:rsidRDefault="00FE6993" w:rsidP="00E15FD7">
            <w:pPr>
              <w:keepNext/>
              <w:rPr>
                <w:rFonts w:asciiTheme="minorHAnsi" w:hAnsiTheme="minorHAnsi"/>
                <w:b/>
                <w:sz w:val="18"/>
                <w:szCs w:val="18"/>
              </w:rPr>
            </w:pPr>
            <w:r w:rsidRPr="00FE6993">
              <w:rPr>
                <w:rFonts w:asciiTheme="minorHAnsi" w:hAnsiTheme="minorHAnsi"/>
                <w:sz w:val="18"/>
                <w:szCs w:val="18"/>
              </w:rPr>
              <w:t>&lt;&lt;Static Text - see the top&gt;&gt;</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7F66B04" w:rsidR="003602D0" w:rsidRPr="00AF2430" w:rsidRDefault="003602D0" w:rsidP="00364043">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364043">
              <w:rPr>
                <w:rFonts w:asciiTheme="minorHAnsi" w:hAnsiTheme="minorHAnsi"/>
                <w:sz w:val="18"/>
                <w:szCs w:val="18"/>
              </w:rPr>
              <w:t>w</w:t>
            </w:r>
            <w:r w:rsidRPr="00AF2430">
              <w:rPr>
                <w:rFonts w:asciiTheme="minorHAnsi" w:hAnsiTheme="minorHAnsi"/>
                <w:sz w:val="18"/>
                <w:szCs w:val="18"/>
              </w:rPr>
              <w:t>att</w:t>
            </w:r>
            <w:r w:rsidR="0036404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C09 – MaximumCoolingWperCFM</w:t>
            </w:r>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Row C09 – MaximumCoolingWperCFM</w:t>
            </w:r>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Row C06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37FD329C"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p>
          <w:p w14:paraId="7AFF31A4" w14:textId="77777777" w:rsidR="0060069E" w:rsidRDefault="0060069E" w:rsidP="004F6841">
            <w:pPr>
              <w:keepNext/>
              <w:rPr>
                <w:rFonts w:asciiTheme="minorHAnsi" w:hAnsiTheme="minorHAnsi"/>
                <w:sz w:val="18"/>
                <w:szCs w:val="18"/>
              </w:rPr>
            </w:pPr>
          </w:p>
          <w:p w14:paraId="65CE9D23" w14:textId="384278CE"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input numeric value: xxxx&gt;&gt;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010AC9E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F8324D">
              <w:rPr>
                <w:rFonts w:asciiTheme="minorHAnsi" w:hAnsiTheme="minorHAnsi"/>
                <w:sz w:val="18"/>
                <w:szCs w:val="18"/>
              </w:rPr>
              <w:t xml:space="preserve"> </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26E1A0B7" w:rsidR="003602D0"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7DB64D96" w14:textId="77777777" w:rsidTr="00080314">
        <w:trPr>
          <w:gridAfter w:val="1"/>
          <w:wAfter w:w="5" w:type="pct"/>
          <w:trHeight w:val="144"/>
        </w:trPr>
        <w:tc>
          <w:tcPr>
            <w:tcW w:w="4995" w:type="pct"/>
            <w:gridSpan w:val="3"/>
          </w:tcPr>
          <w:p w14:paraId="721DBCD7" w14:textId="51D7A8FA" w:rsidR="003039CC" w:rsidRPr="00890BB7" w:rsidRDefault="006C4DDC" w:rsidP="006C4DDC">
            <w:pPr>
              <w:keepNext/>
              <w:rPr>
                <w:rFonts w:asciiTheme="minorHAnsi" w:hAnsiTheme="minorHAnsi"/>
                <w:b/>
                <w:szCs w:val="18"/>
              </w:rPr>
            </w:pPr>
            <w:r>
              <w:rPr>
                <w:rFonts w:asciiTheme="minorHAnsi" w:hAnsiTheme="minorHAnsi"/>
                <w:b/>
                <w:szCs w:val="18"/>
              </w:rPr>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79E267D5" w14:textId="70DED52E" w:rsidR="003039CC" w:rsidRPr="00AC34DA" w:rsidRDefault="00B02BB5" w:rsidP="006C4DDC">
            <w:pPr>
              <w:keepNext/>
              <w:rPr>
                <w:rFonts w:asciiTheme="minorHAnsi" w:hAnsiTheme="minorHAnsi"/>
                <w:sz w:val="18"/>
                <w:szCs w:val="18"/>
              </w:rPr>
            </w:pPr>
            <w:r w:rsidRPr="00B02BB5">
              <w:rPr>
                <w:rFonts w:asciiTheme="minorHAnsi" w:hAnsiTheme="minorHAnsi"/>
                <w:sz w:val="18"/>
                <w:szCs w:val="18"/>
              </w:rPr>
              <w:t>&lt;&lt;Static Text - see the top&gt;&gt;</w:t>
            </w:r>
          </w:p>
        </w:tc>
      </w:tr>
      <w:tr w:rsidR="003039CC" w:rsidRPr="00D83E48" w14:paraId="0A54B74F" w14:textId="77777777" w:rsidTr="00080314">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16C5ED"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79B405F0"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&lt;&lt;user input, numeric value xx.xx&gt;&gt;</w:t>
            </w:r>
          </w:p>
        </w:tc>
      </w:tr>
      <w:tr w:rsidR="00080314" w:rsidRPr="00D83E48" w14:paraId="66BE6426" w14:textId="77777777" w:rsidTr="00080314">
        <w:tblPrEx>
          <w:tblCellMar>
            <w:top w:w="0" w:type="dxa"/>
            <w:left w:w="108" w:type="dxa"/>
            <w:bottom w:w="0" w:type="dxa"/>
            <w:right w:w="108" w:type="dxa"/>
          </w:tblCellMar>
        </w:tblPrEx>
        <w:trPr>
          <w:cantSplit/>
          <w:trHeight w:val="144"/>
        </w:trPr>
        <w:tc>
          <w:tcPr>
            <w:tcW w:w="212" w:type="pct"/>
            <w:vAlign w:val="center"/>
          </w:tcPr>
          <w:p w14:paraId="6F09138F" w14:textId="77777777" w:rsidR="00080314" w:rsidRPr="00952AA6" w:rsidRDefault="00080314" w:rsidP="00080314">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A404830" w14:textId="77777777"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1F1E415E" w14:textId="2FA52672"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 xml:space="preserve">Referenced from </w:t>
            </w:r>
            <w:r w:rsidR="00F76F1E">
              <w:rPr>
                <w:rFonts w:asciiTheme="minorHAnsi" w:hAnsiTheme="minorHAnsi"/>
                <w:sz w:val="18"/>
                <w:szCs w:val="18"/>
              </w:rPr>
              <w:t>LMCI</w:t>
            </w:r>
            <w:r>
              <w:rPr>
                <w:rFonts w:asciiTheme="minorHAnsi" w:hAnsiTheme="minorHAnsi"/>
                <w:sz w:val="18"/>
                <w:szCs w:val="18"/>
              </w:rPr>
              <w:t>-MCH-23f F02, ‘Actual System Ventilation Airflow Rate Measurement (cfm)’&gt;&gt;</w:t>
            </w:r>
          </w:p>
        </w:tc>
      </w:tr>
      <w:tr w:rsidR="003039CC" w:rsidRPr="00D83E48" w14:paraId="4C34AE11" w14:textId="77777777" w:rsidTr="00080314">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0D639A1C" w14:textId="1C7E9200"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11BE609" w14:textId="77777777"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&lt;&lt;calculated field:</w:t>
            </w:r>
          </w:p>
          <w:p w14:paraId="6654B425" w14:textId="3F62C009"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 xml:space="preserve">if parent is MCH-01a, then reference value from MCH-01a </w:t>
            </w:r>
            <w:r w:rsidR="00C61BCA" w:rsidRPr="003300C5">
              <w:rPr>
                <w:rFonts w:asciiTheme="minorHAnsi" w:hAnsiTheme="minorHAnsi"/>
                <w:sz w:val="18"/>
                <w:szCs w:val="18"/>
              </w:rPr>
              <w:t>C</w:t>
            </w:r>
            <w:r w:rsidR="00614C5D" w:rsidRPr="003300C5">
              <w:rPr>
                <w:rFonts w:asciiTheme="minorHAnsi" w:hAnsiTheme="minorHAnsi"/>
                <w:sz w:val="18"/>
                <w:szCs w:val="18"/>
              </w:rPr>
              <w:t>11</w:t>
            </w:r>
          </w:p>
          <w:p w14:paraId="5A8FD737" w14:textId="77777777" w:rsidR="003039CC" w:rsidRPr="003300C5" w:rsidRDefault="003039CC" w:rsidP="006C4DDC">
            <w:pPr>
              <w:keepNext/>
              <w:rPr>
                <w:rFonts w:asciiTheme="minorHAnsi" w:hAnsiTheme="minorHAnsi"/>
                <w:sz w:val="18"/>
                <w:szCs w:val="18"/>
              </w:rPr>
            </w:pPr>
          </w:p>
          <w:p w14:paraId="5B4048C6" w14:textId="76D50DB0" w:rsidR="003039CC" w:rsidRPr="003300C5" w:rsidRDefault="003039CC" w:rsidP="00C61BCA">
            <w:pPr>
              <w:keepNext/>
              <w:rPr>
                <w:rFonts w:asciiTheme="minorHAnsi" w:hAnsiTheme="minorHAnsi"/>
                <w:sz w:val="18"/>
                <w:szCs w:val="18"/>
              </w:rPr>
            </w:pPr>
            <w:r w:rsidRPr="003300C5">
              <w:rPr>
                <w:rFonts w:asciiTheme="minorHAnsi" w:hAnsiTheme="minorHAnsi"/>
                <w:sz w:val="18"/>
                <w:szCs w:val="18"/>
              </w:rPr>
              <w:t xml:space="preserve">else if parent is MCH-01d, then reference value from MCH-01d </w:t>
            </w:r>
            <w:r w:rsidR="00C61BCA" w:rsidRPr="003300C5">
              <w:rPr>
                <w:rFonts w:asciiTheme="minorHAnsi" w:hAnsiTheme="minorHAnsi"/>
                <w:sz w:val="18"/>
                <w:szCs w:val="18"/>
              </w:rPr>
              <w:t>C</w:t>
            </w:r>
            <w:r w:rsidR="00614C5D" w:rsidRPr="003300C5">
              <w:rPr>
                <w:rFonts w:asciiTheme="minorHAnsi" w:hAnsiTheme="minorHAnsi"/>
                <w:sz w:val="18"/>
                <w:szCs w:val="18"/>
              </w:rPr>
              <w:t>11</w:t>
            </w:r>
            <w:r w:rsidRPr="003300C5" w:rsidDel="00921FB9">
              <w:rPr>
                <w:rFonts w:asciiTheme="minorHAnsi" w:hAnsiTheme="minorHAnsi"/>
                <w:sz w:val="18"/>
                <w:szCs w:val="18"/>
              </w:rPr>
              <w:t xml:space="preserve"> </w:t>
            </w:r>
            <w:r w:rsidRPr="003300C5">
              <w:rPr>
                <w:rFonts w:asciiTheme="minorHAnsi" w:hAnsiTheme="minorHAnsi"/>
                <w:sz w:val="18"/>
                <w:szCs w:val="18"/>
              </w:rPr>
              <w:t>&gt;&gt;</w:t>
            </w:r>
          </w:p>
        </w:tc>
      </w:tr>
      <w:tr w:rsidR="003039CC" w:rsidRPr="00D83E48" w14:paraId="36E3CD02" w14:textId="77777777" w:rsidTr="00080314">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790151D" w14:textId="6A4BC3CA"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7D86C941" w14:textId="17C5F6C4"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 xml:space="preserve">&lt;&lt;calculated field, row </w:t>
            </w:r>
            <w:r w:rsidR="003300C5">
              <w:rPr>
                <w:rFonts w:asciiTheme="minorHAnsi" w:hAnsiTheme="minorHAnsi"/>
                <w:sz w:val="18"/>
                <w:szCs w:val="18"/>
              </w:rPr>
              <w:t>E</w:t>
            </w:r>
            <w:r w:rsidRPr="00926D9A">
              <w:rPr>
                <w:rFonts w:asciiTheme="minorHAnsi" w:hAnsiTheme="minorHAnsi"/>
                <w:sz w:val="18"/>
                <w:szCs w:val="18"/>
              </w:rPr>
              <w:t>01</w:t>
            </w:r>
            <w:r>
              <w:rPr>
                <w:rFonts w:asciiTheme="minorHAnsi" w:hAnsiTheme="minorHAnsi"/>
                <w:sz w:val="18"/>
                <w:szCs w:val="18"/>
              </w:rPr>
              <w:t xml:space="preserve"> divided by </w:t>
            </w:r>
            <w:r w:rsidRPr="00926D9A">
              <w:rPr>
                <w:rFonts w:asciiTheme="minorHAnsi" w:hAnsiTheme="minorHAnsi"/>
                <w:sz w:val="18"/>
                <w:szCs w:val="18"/>
              </w:rPr>
              <w:t xml:space="preserve">row </w:t>
            </w:r>
            <w:r w:rsidR="003300C5">
              <w:rPr>
                <w:rFonts w:asciiTheme="minorHAnsi" w:hAnsiTheme="minorHAnsi"/>
                <w:sz w:val="18"/>
                <w:szCs w:val="18"/>
              </w:rPr>
              <w:t>E</w:t>
            </w:r>
            <w:r w:rsidRPr="00926D9A">
              <w:rPr>
                <w:rFonts w:asciiTheme="minorHAnsi" w:hAnsiTheme="minorHAnsi"/>
                <w:sz w:val="18"/>
                <w:szCs w:val="18"/>
              </w:rPr>
              <w:t>02&gt;&gt;</w:t>
            </w:r>
          </w:p>
        </w:tc>
      </w:tr>
      <w:tr w:rsidR="003039CC" w:rsidRPr="00D83E48" w14:paraId="77072CB6" w14:textId="77777777" w:rsidTr="00080314">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19D6F0FA"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0D194A6A" w14:textId="532652C9" w:rsidR="003300C5" w:rsidRDefault="003039CC" w:rsidP="003300C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3300C5">
              <w:rPr>
                <w:rFonts w:asciiTheme="minorHAnsi" w:hAnsiTheme="minorHAnsi"/>
                <w:sz w:val="18"/>
                <w:szCs w:val="18"/>
              </w:rPr>
              <w:t>E</w:t>
            </w:r>
            <w:r w:rsidRPr="00926D9A">
              <w:rPr>
                <w:rFonts w:asciiTheme="minorHAnsi" w:hAnsiTheme="minorHAnsi"/>
                <w:sz w:val="18"/>
                <w:szCs w:val="18"/>
              </w:rPr>
              <w:t>03≥</w:t>
            </w:r>
            <w:r w:rsidR="003300C5">
              <w:rPr>
                <w:rFonts w:asciiTheme="minorHAnsi" w:hAnsiTheme="minorHAnsi"/>
                <w:sz w:val="18"/>
                <w:szCs w:val="18"/>
              </w:rPr>
              <w:t>E</w:t>
            </w:r>
            <w:r w:rsidRPr="00926D9A">
              <w:rPr>
                <w:rFonts w:asciiTheme="minorHAnsi" w:hAnsiTheme="minorHAnsi"/>
                <w:sz w:val="18"/>
                <w:szCs w:val="18"/>
              </w:rPr>
              <w:t>04, the display text: system fan efficacy complies</w:t>
            </w:r>
            <w:r w:rsidR="003300C5">
              <w:rPr>
                <w:rFonts w:asciiTheme="minorHAnsi" w:hAnsiTheme="minorHAnsi"/>
                <w:sz w:val="18"/>
                <w:szCs w:val="18"/>
              </w:rPr>
              <w:t>;</w:t>
            </w:r>
          </w:p>
          <w:p w14:paraId="65E75726" w14:textId="042BAE5E"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0F20D048" w14:textId="77777777" w:rsidR="003039CC" w:rsidRPr="0036342F"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3602D0" w:rsidRPr="0036342F" w14:paraId="65CE9D51" w14:textId="77777777" w:rsidTr="00207D4B">
        <w:trPr>
          <w:trHeight w:val="144"/>
        </w:trPr>
        <w:tc>
          <w:tcPr>
            <w:tcW w:w="10998" w:type="dxa"/>
          </w:tcPr>
          <w:p w14:paraId="1B71D3DD" w14:textId="77777777" w:rsidR="003602D0" w:rsidRDefault="006C4DDC" w:rsidP="006C4DDC">
            <w:pPr>
              <w:keepNext/>
              <w:rPr>
                <w:rFonts w:asciiTheme="minorHAnsi" w:hAnsiTheme="minorHAnsi"/>
                <w:b/>
                <w:szCs w:val="18"/>
              </w:rPr>
            </w:pPr>
            <w:r>
              <w:rPr>
                <w:rFonts w:asciiTheme="minorHAnsi" w:hAnsiTheme="minorHAnsi"/>
                <w:b/>
                <w:szCs w:val="18"/>
              </w:rPr>
              <w:lastRenderedPageBreak/>
              <w:t>F</w:t>
            </w:r>
            <w:r w:rsidR="003602D0" w:rsidRPr="0036342F">
              <w:rPr>
                <w:rFonts w:asciiTheme="minorHAnsi" w:hAnsiTheme="minorHAnsi"/>
                <w:b/>
                <w:szCs w:val="18"/>
              </w:rPr>
              <w:t>. Additional Requirements</w:t>
            </w:r>
          </w:p>
          <w:p w14:paraId="65CE9D50" w14:textId="75942EB4" w:rsidR="00B02BB5" w:rsidRPr="0036342F" w:rsidRDefault="00B02BB5" w:rsidP="006C4DDC">
            <w:pPr>
              <w:keepNext/>
              <w:rPr>
                <w:rFonts w:asciiTheme="minorHAnsi" w:hAnsiTheme="minorHAnsi"/>
                <w:b/>
                <w:szCs w:val="18"/>
              </w:rPr>
            </w:pPr>
            <w:r w:rsidRPr="00E45537">
              <w:rPr>
                <w:rFonts w:asciiTheme="minorHAnsi" w:hAnsiTheme="minorHAnsi"/>
                <w:sz w:val="18"/>
                <w:szCs w:val="18"/>
              </w:rPr>
              <w:t>&lt;&lt;Static Text - see the top&gt;&gt;</w:t>
            </w:r>
          </w:p>
        </w:tc>
      </w:tr>
      <w:tr w:rsidR="003602D0" w:rsidRPr="00D83E48" w14:paraId="65CE9D68" w14:textId="77777777" w:rsidTr="00207D4B">
        <w:trPr>
          <w:trHeight w:val="144"/>
        </w:trPr>
        <w:tc>
          <w:tcPr>
            <w:tcW w:w="10998" w:type="dxa"/>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0FBA" w14:textId="77777777" w:rsidR="0057078D" w:rsidRDefault="0057078D">
      <w:r>
        <w:separator/>
      </w:r>
    </w:p>
  </w:endnote>
  <w:endnote w:type="continuationSeparator" w:id="0">
    <w:p w14:paraId="38C4ED4F" w14:textId="77777777" w:rsidR="0057078D" w:rsidRDefault="0057078D">
      <w:r>
        <w:continuationSeparator/>
      </w:r>
    </w:p>
  </w:endnote>
  <w:endnote w:type="continuationNotice" w:id="1">
    <w:p w14:paraId="652CC32D" w14:textId="77777777" w:rsidR="0057078D" w:rsidRDefault="005707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D05C38" w:rsidRPr="00CB64DD" w:rsidRDefault="00D05C38" w:rsidP="0036342F">
    <w:pPr>
      <w:pStyle w:val="Footer"/>
    </w:pPr>
    <w:r w:rsidRPr="00CB64DD">
      <w:t xml:space="preserve">Registration Number:                                                           Registration Date/Time:                                           HERS Provider:                       </w:t>
    </w:r>
  </w:p>
  <w:p w14:paraId="65CE9D8D" w14:textId="18C1A036" w:rsidR="00D05C38" w:rsidRPr="00CB64DD" w:rsidRDefault="00D05C38" w:rsidP="0036342F">
    <w:pPr>
      <w:pStyle w:val="Footer"/>
    </w:pPr>
    <w:r w:rsidRPr="00CB64DD">
      <w:t>CA Building Energy Efficiency Standards - 20</w:t>
    </w:r>
    <w:r w:rsidR="00E77E48">
      <w:t>22</w:t>
    </w:r>
    <w:r w:rsidRPr="00CB64DD">
      <w:t xml:space="preserve"> </w:t>
    </w:r>
    <w:r w:rsidR="00F76F1E" w:rsidRPr="00F76F1E">
      <w:t>Low-</w:t>
    </w:r>
    <w:r w:rsidR="003F4247">
      <w:t>R</w:t>
    </w:r>
    <w:r w:rsidR="00F76F1E" w:rsidRPr="00F76F1E">
      <w:t>ise Multifamily</w:t>
    </w:r>
    <w:r w:rsidRPr="00CB64DD">
      <w:t xml:space="preserve"> Compliance</w:t>
    </w:r>
    <w:r w:rsidRPr="00CB64DD">
      <w:tab/>
    </w:r>
    <w:r>
      <w:t>January 20</w:t>
    </w:r>
    <w:r w:rsidR="007E0453">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D05C38" w:rsidRPr="00CB64DD" w:rsidRDefault="00D05C38" w:rsidP="0036342F">
    <w:pPr>
      <w:pStyle w:val="Footer"/>
    </w:pPr>
    <w:r w:rsidRPr="00CB64DD">
      <w:t xml:space="preserve">Registration Number:                                                           Registration Date/Time:                                           HERS Provider:                       </w:t>
    </w:r>
  </w:p>
  <w:p w14:paraId="65CE9D9E"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48D6D5A3" w:rsidR="00D05C38" w:rsidRPr="00CB64DD" w:rsidRDefault="00D05C38" w:rsidP="0036342F">
    <w:pPr>
      <w:pStyle w:val="Footer"/>
    </w:pPr>
    <w:r w:rsidRPr="00CB64DD">
      <w:t>CA Building Energy Efficiency Standards - 20</w:t>
    </w:r>
    <w:r w:rsidR="007E0453">
      <w:t>22</w:t>
    </w:r>
    <w:r w:rsidRPr="00CB64DD">
      <w:t xml:space="preserve"> </w:t>
    </w:r>
    <w:r w:rsidR="00F76F1E" w:rsidRPr="00F76F1E">
      <w:t>Low-</w:t>
    </w:r>
    <w:r w:rsidR="003F4247">
      <w:t>R</w:t>
    </w:r>
    <w:r w:rsidR="00F76F1E" w:rsidRPr="00F76F1E">
      <w:t>ise Multifamily</w:t>
    </w:r>
    <w:r w:rsidRPr="00CB64DD">
      <w:t xml:space="preserve"> Compliance</w:t>
    </w:r>
    <w:r w:rsidRPr="00CB64DD">
      <w:tab/>
    </w:r>
    <w:r>
      <w:t>January 20</w:t>
    </w:r>
    <w:r w:rsidR="007E0453">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21ABE" w14:textId="77777777" w:rsidR="0057078D" w:rsidRDefault="0057078D">
      <w:r>
        <w:separator/>
      </w:r>
    </w:p>
  </w:footnote>
  <w:footnote w:type="continuationSeparator" w:id="0">
    <w:p w14:paraId="415E2F65" w14:textId="77777777" w:rsidR="0057078D" w:rsidRDefault="0057078D">
      <w:r>
        <w:continuationSeparator/>
      </w:r>
    </w:p>
  </w:footnote>
  <w:footnote w:type="continuationNotice" w:id="1">
    <w:p w14:paraId="07D28C29" w14:textId="77777777" w:rsidR="0057078D" w:rsidRDefault="005707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D05C38" w:rsidRDefault="00000000">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712B6" w14:textId="77777777" w:rsidR="00C01A5B" w:rsidRPr="00B83DFE" w:rsidRDefault="00C01A5B" w:rsidP="00C01A5B">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9264" behindDoc="0" locked="0" layoutInCell="1" allowOverlap="1" wp14:anchorId="73FA68E7" wp14:editId="68974D8B">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3C45C6E1" w14:textId="77777777" w:rsidR="00C01A5B" w:rsidRPr="00B83DFE" w:rsidRDefault="00C01A5B" w:rsidP="00C01A5B">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LMCI-MCH-22-H</w:t>
    </w:r>
  </w:p>
  <w:p w14:paraId="5BEB7BD4" w14:textId="77777777" w:rsidR="00C01A5B" w:rsidRPr="00B83DFE" w:rsidRDefault="00C01A5B" w:rsidP="00C01A5B">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05C38" w:rsidRPr="00F85124" w14:paraId="65CE9D90" w14:textId="77777777">
      <w:trPr>
        <w:cantSplit/>
        <w:trHeight w:val="288"/>
      </w:trPr>
      <w:tc>
        <w:tcPr>
          <w:tcW w:w="3738" w:type="pct"/>
          <w:gridSpan w:val="2"/>
          <w:tcBorders>
            <w:right w:val="nil"/>
          </w:tcBorders>
          <w:vAlign w:val="center"/>
        </w:tcPr>
        <w:p w14:paraId="65CE9D8E" w14:textId="77777777" w:rsidR="00D05C38" w:rsidRPr="00F85124" w:rsidRDefault="00000000"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19A03F3" w:rsidR="00D05C38" w:rsidRPr="00F85124" w:rsidRDefault="00F76F1E" w:rsidP="002E105D">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-MCH-23-H</w:t>
          </w:r>
        </w:p>
      </w:tc>
    </w:tr>
    <w:tr w:rsidR="00D05C38" w:rsidRPr="00F85124" w14:paraId="65CE9D93" w14:textId="77777777">
      <w:trPr>
        <w:cantSplit/>
        <w:trHeight w:val="288"/>
      </w:trPr>
      <w:tc>
        <w:tcPr>
          <w:tcW w:w="2500" w:type="pct"/>
          <w:tcBorders>
            <w:right w:val="nil"/>
          </w:tcBorders>
        </w:tcPr>
        <w:p w14:paraId="65CE9D91"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D05C38" w:rsidRPr="00F85124" w14:paraId="65CE9D97" w14:textId="77777777">
      <w:trPr>
        <w:cantSplit/>
        <w:trHeight w:val="288"/>
      </w:trPr>
      <w:tc>
        <w:tcPr>
          <w:tcW w:w="0" w:type="auto"/>
        </w:tcPr>
        <w:p w14:paraId="65CE9D94" w14:textId="77777777" w:rsidR="00D05C38" w:rsidRPr="00F85124" w:rsidRDefault="00D05C38"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D05C38" w:rsidRPr="00F85124" w:rsidRDefault="00D05C38"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D05C38" w:rsidRPr="00F85124" w:rsidRDefault="00D05C38" w:rsidP="007924C2">
          <w:pPr>
            <w:rPr>
              <w:rFonts w:ascii="Calibri" w:hAnsi="Calibri"/>
              <w:sz w:val="12"/>
              <w:szCs w:val="12"/>
            </w:rPr>
          </w:pPr>
          <w:r w:rsidRPr="00F85124">
            <w:rPr>
              <w:rFonts w:ascii="Calibri" w:hAnsi="Calibri"/>
              <w:sz w:val="12"/>
              <w:szCs w:val="12"/>
            </w:rPr>
            <w:t>Permit Number:</w:t>
          </w:r>
        </w:p>
      </w:tc>
    </w:tr>
    <w:tr w:rsidR="00D05C38" w:rsidRPr="00F85124" w14:paraId="65CE9D9B" w14:textId="77777777">
      <w:trPr>
        <w:cantSplit/>
        <w:trHeight w:val="288"/>
      </w:trPr>
      <w:tc>
        <w:tcPr>
          <w:tcW w:w="0" w:type="auto"/>
        </w:tcPr>
        <w:p w14:paraId="65CE9D98"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D05C38" w:rsidRDefault="00D05C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D05C38" w:rsidRDefault="00000000">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2" w14:textId="77777777">
      <w:trPr>
        <w:cantSplit/>
        <w:trHeight w:val="288"/>
      </w:trPr>
      <w:tc>
        <w:tcPr>
          <w:tcW w:w="4016" w:type="pct"/>
          <w:gridSpan w:val="2"/>
          <w:tcBorders>
            <w:right w:val="nil"/>
          </w:tcBorders>
          <w:vAlign w:val="center"/>
        </w:tcPr>
        <w:p w14:paraId="65CE9DA0" w14:textId="77777777" w:rsidR="00D05C38" w:rsidRPr="00F85124" w:rsidRDefault="00000000" w:rsidP="007924C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3C9668E7" w:rsidR="00D05C38" w:rsidRPr="00F85124" w:rsidRDefault="00F76F1E" w:rsidP="007924C2">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-MCH-22-H</w:t>
          </w:r>
        </w:p>
      </w:tc>
    </w:tr>
    <w:tr w:rsidR="00D05C38" w:rsidRPr="00F85124" w14:paraId="65CE9DA5" w14:textId="77777777">
      <w:trPr>
        <w:cantSplit/>
        <w:trHeight w:val="288"/>
      </w:trPr>
      <w:tc>
        <w:tcPr>
          <w:tcW w:w="2500" w:type="pct"/>
          <w:tcBorders>
            <w:right w:val="nil"/>
          </w:tcBorders>
        </w:tcPr>
        <w:p w14:paraId="65CE9DA3" w14:textId="77777777" w:rsidR="00D05C38" w:rsidRPr="002E105D" w:rsidRDefault="00D05C38"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6AA84B8F"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D05C3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953CC">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D05C38" w:rsidRDefault="00D05C38"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A" w14:textId="77777777">
      <w:trPr>
        <w:cantSplit/>
        <w:trHeight w:val="288"/>
      </w:trPr>
      <w:tc>
        <w:tcPr>
          <w:tcW w:w="4016" w:type="pct"/>
          <w:gridSpan w:val="2"/>
          <w:tcBorders>
            <w:right w:val="nil"/>
          </w:tcBorders>
          <w:vAlign w:val="center"/>
        </w:tcPr>
        <w:p w14:paraId="65CE9DA8" w14:textId="77777777" w:rsidR="00D05C38" w:rsidRPr="00F85124" w:rsidRDefault="00000000"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588A19B6" w:rsidR="00D05C38" w:rsidRPr="00F85124" w:rsidRDefault="00F76F1E" w:rsidP="002E105D">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-MCH-23-H</w:t>
          </w:r>
        </w:p>
      </w:tc>
    </w:tr>
    <w:tr w:rsidR="00D05C38" w:rsidRPr="00F85124" w14:paraId="65CE9DAD" w14:textId="77777777">
      <w:trPr>
        <w:cantSplit/>
        <w:trHeight w:val="288"/>
      </w:trPr>
      <w:tc>
        <w:tcPr>
          <w:tcW w:w="2500" w:type="pct"/>
          <w:tcBorders>
            <w:right w:val="nil"/>
          </w:tcBorders>
        </w:tcPr>
        <w:p w14:paraId="65CE9DAB"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D05C38" w:rsidRDefault="00D05C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D05C38" w:rsidRDefault="00000000">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B3" w14:textId="77777777">
      <w:trPr>
        <w:cantSplit/>
        <w:trHeight w:val="288"/>
      </w:trPr>
      <w:tc>
        <w:tcPr>
          <w:tcW w:w="4016" w:type="pct"/>
          <w:gridSpan w:val="2"/>
          <w:tcBorders>
            <w:right w:val="nil"/>
          </w:tcBorders>
          <w:vAlign w:val="center"/>
        </w:tcPr>
        <w:p w14:paraId="65CE9DB1" w14:textId="77777777" w:rsidR="00D05C38" w:rsidRPr="00F85124" w:rsidRDefault="00000000" w:rsidP="00CB64DD">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D05C38">
            <w:rPr>
              <w:rFonts w:ascii="Calibri" w:hAnsi="Calibri"/>
              <w:b w:val="0"/>
              <w:bCs/>
              <w:sz w:val="20"/>
            </w:rPr>
            <w:t xml:space="preserve">CERTIFICATE OF INSTALLATION – </w:t>
          </w:r>
          <w:r w:rsidR="00D05C38"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45094DE8" w:rsidR="00D05C38" w:rsidRPr="00F85124" w:rsidRDefault="00F76F1E" w:rsidP="007924C2">
          <w:pPr>
            <w:pStyle w:val="Heading1"/>
            <w:jc w:val="right"/>
            <w:rPr>
              <w:rFonts w:ascii="Calibri" w:hAnsi="Calibri"/>
              <w:b w:val="0"/>
              <w:bCs/>
              <w:sz w:val="20"/>
            </w:rPr>
          </w:pPr>
          <w:r>
            <w:rPr>
              <w:rFonts w:ascii="Calibri" w:hAnsi="Calibri"/>
              <w:b w:val="0"/>
              <w:bCs/>
              <w:sz w:val="20"/>
            </w:rPr>
            <w:t>LMCI</w:t>
          </w:r>
          <w:r w:rsidR="00D05C38">
            <w:rPr>
              <w:rFonts w:ascii="Calibri" w:hAnsi="Calibri"/>
              <w:b w:val="0"/>
              <w:bCs/>
              <w:sz w:val="20"/>
            </w:rPr>
            <w:t>-MCH-22-H</w:t>
          </w:r>
        </w:p>
      </w:tc>
    </w:tr>
    <w:tr w:rsidR="00D05C38" w:rsidRPr="00F85124" w14:paraId="65CE9DB6" w14:textId="77777777">
      <w:trPr>
        <w:cantSplit/>
        <w:trHeight w:val="288"/>
      </w:trPr>
      <w:tc>
        <w:tcPr>
          <w:tcW w:w="2500" w:type="pct"/>
          <w:tcBorders>
            <w:right w:val="nil"/>
          </w:tcBorders>
        </w:tcPr>
        <w:p w14:paraId="65CE9DB4" w14:textId="77777777" w:rsidR="00D05C38" w:rsidRPr="002E105D" w:rsidRDefault="00D05C38"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734DCA6E"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12ACF" w:rsidRPr="00612ACF">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953CC">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D05C38" w:rsidRDefault="00D05C38"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D05C38" w:rsidRDefault="00000000">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121264"/>
    <w:multiLevelType w:val="hybridMultilevel"/>
    <w:tmpl w:val="61A2FF1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B002D"/>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CB52F1B"/>
    <w:multiLevelType w:val="hybridMultilevel"/>
    <w:tmpl w:val="C1462CB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77CDA"/>
    <w:multiLevelType w:val="hybridMultilevel"/>
    <w:tmpl w:val="BC848E1C"/>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7C43ABD"/>
    <w:multiLevelType w:val="hybridMultilevel"/>
    <w:tmpl w:val="EFF29D84"/>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2E93713C"/>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98914A8"/>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075C1B"/>
    <w:multiLevelType w:val="hybridMultilevel"/>
    <w:tmpl w:val="C834FF28"/>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9" w15:restartNumberingAfterBreak="0">
    <w:nsid w:val="71483049"/>
    <w:multiLevelType w:val="hybridMultilevel"/>
    <w:tmpl w:val="5830AAF4"/>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0E62C6"/>
    <w:multiLevelType w:val="hybridMultilevel"/>
    <w:tmpl w:val="4552C8B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5" w15:restartNumberingAfterBreak="0">
    <w:nsid w:val="7F3730D4"/>
    <w:multiLevelType w:val="hybridMultilevel"/>
    <w:tmpl w:val="6E24D09C"/>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58772953">
    <w:abstractNumId w:val="1"/>
  </w:num>
  <w:num w:numId="2" w16cid:durableId="1260868303">
    <w:abstractNumId w:val="0"/>
  </w:num>
  <w:num w:numId="3" w16cid:durableId="1937326455">
    <w:abstractNumId w:val="1"/>
  </w:num>
  <w:num w:numId="4" w16cid:durableId="1035035969">
    <w:abstractNumId w:val="0"/>
  </w:num>
  <w:num w:numId="5" w16cid:durableId="1833132857">
    <w:abstractNumId w:val="1"/>
  </w:num>
  <w:num w:numId="6" w16cid:durableId="1324579199">
    <w:abstractNumId w:val="0"/>
  </w:num>
  <w:num w:numId="7" w16cid:durableId="1339578243">
    <w:abstractNumId w:val="1"/>
  </w:num>
  <w:num w:numId="8" w16cid:durableId="1312440290">
    <w:abstractNumId w:val="0"/>
  </w:num>
  <w:num w:numId="9" w16cid:durableId="600265055">
    <w:abstractNumId w:val="1"/>
  </w:num>
  <w:num w:numId="10" w16cid:durableId="1426922094">
    <w:abstractNumId w:val="0"/>
  </w:num>
  <w:num w:numId="11" w16cid:durableId="464351262">
    <w:abstractNumId w:val="0"/>
  </w:num>
  <w:num w:numId="12" w16cid:durableId="1234199394">
    <w:abstractNumId w:val="1"/>
  </w:num>
  <w:num w:numId="13" w16cid:durableId="785084078">
    <w:abstractNumId w:val="11"/>
  </w:num>
  <w:num w:numId="14" w16cid:durableId="16586931">
    <w:abstractNumId w:val="11"/>
  </w:num>
  <w:num w:numId="15" w16cid:durableId="489442142">
    <w:abstractNumId w:val="4"/>
  </w:num>
  <w:num w:numId="16" w16cid:durableId="1891769242">
    <w:abstractNumId w:val="22"/>
  </w:num>
  <w:num w:numId="17" w16cid:durableId="1344437864">
    <w:abstractNumId w:val="17"/>
  </w:num>
  <w:num w:numId="18" w16cid:durableId="1600260573">
    <w:abstractNumId w:val="34"/>
  </w:num>
  <w:num w:numId="19" w16cid:durableId="1776827953">
    <w:abstractNumId w:val="19"/>
  </w:num>
  <w:num w:numId="20" w16cid:durableId="747383160">
    <w:abstractNumId w:val="30"/>
  </w:num>
  <w:num w:numId="21" w16cid:durableId="1594167237">
    <w:abstractNumId w:val="28"/>
  </w:num>
  <w:num w:numId="22" w16cid:durableId="999885368">
    <w:abstractNumId w:val="27"/>
  </w:num>
  <w:num w:numId="23" w16cid:durableId="998114783">
    <w:abstractNumId w:val="8"/>
  </w:num>
  <w:num w:numId="24" w16cid:durableId="1124813156">
    <w:abstractNumId w:val="16"/>
  </w:num>
  <w:num w:numId="25" w16cid:durableId="832719197">
    <w:abstractNumId w:val="31"/>
  </w:num>
  <w:num w:numId="26" w16cid:durableId="206912093">
    <w:abstractNumId w:val="25"/>
  </w:num>
  <w:num w:numId="27" w16cid:durableId="21174633">
    <w:abstractNumId w:val="18"/>
  </w:num>
  <w:num w:numId="28" w16cid:durableId="2064331413">
    <w:abstractNumId w:val="13"/>
  </w:num>
  <w:num w:numId="29" w16cid:durableId="942765111">
    <w:abstractNumId w:val="33"/>
  </w:num>
  <w:num w:numId="30" w16cid:durableId="811678418">
    <w:abstractNumId w:val="9"/>
  </w:num>
  <w:num w:numId="31" w16cid:durableId="367293733">
    <w:abstractNumId w:val="15"/>
  </w:num>
  <w:num w:numId="32" w16cid:durableId="505363683">
    <w:abstractNumId w:val="10"/>
  </w:num>
  <w:num w:numId="33" w16cid:durableId="2060399245">
    <w:abstractNumId w:val="23"/>
  </w:num>
  <w:num w:numId="34" w16cid:durableId="1123963518">
    <w:abstractNumId w:val="6"/>
  </w:num>
  <w:num w:numId="35" w16cid:durableId="990863515">
    <w:abstractNumId w:val="12"/>
  </w:num>
  <w:num w:numId="36" w16cid:durableId="1021779866">
    <w:abstractNumId w:val="35"/>
  </w:num>
  <w:num w:numId="37" w16cid:durableId="864949901">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1896117037">
    <w:abstractNumId w:val="10"/>
    <w:lvlOverride w:ilvl="0">
      <w:startOverride w:val="1"/>
    </w:lvlOverride>
    <w:lvlOverride w:ilvl="1"/>
    <w:lvlOverride w:ilvl="2"/>
    <w:lvlOverride w:ilvl="3"/>
    <w:lvlOverride w:ilvl="4"/>
    <w:lvlOverride w:ilvl="5"/>
    <w:lvlOverride w:ilvl="6"/>
    <w:lvlOverride w:ilvl="7"/>
    <w:lvlOverride w:ilvl="8"/>
  </w:num>
  <w:num w:numId="39" w16cid:durableId="1562136563">
    <w:abstractNumId w:val="24"/>
  </w:num>
  <w:num w:numId="40" w16cid:durableId="1331718272">
    <w:abstractNumId w:val="29"/>
  </w:num>
  <w:num w:numId="41" w16cid:durableId="660157843">
    <w:abstractNumId w:val="7"/>
  </w:num>
  <w:num w:numId="42" w16cid:durableId="1238786062">
    <w:abstractNumId w:val="2"/>
  </w:num>
  <w:num w:numId="43" w16cid:durableId="1893609889">
    <w:abstractNumId w:val="5"/>
  </w:num>
  <w:num w:numId="44" w16cid:durableId="151217201">
    <w:abstractNumId w:val="3"/>
  </w:num>
  <w:num w:numId="45" w16cid:durableId="1794714354">
    <w:abstractNumId w:val="14"/>
  </w:num>
  <w:num w:numId="46" w16cid:durableId="2128500922">
    <w:abstractNumId w:val="32"/>
  </w:num>
  <w:num w:numId="47" w16cid:durableId="1237401497">
    <w:abstractNumId w:val="26"/>
  </w:num>
  <w:num w:numId="48" w16cid:durableId="460458016">
    <w:abstractNumId w:val="21"/>
  </w:num>
  <w:num w:numId="49" w16cid:durableId="416244887">
    <w:abstractNumId w:val="2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531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314"/>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368"/>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6FD"/>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2E6A"/>
    <w:rsid w:val="001A5583"/>
    <w:rsid w:val="001B29A4"/>
    <w:rsid w:val="001B3D76"/>
    <w:rsid w:val="001B5BA4"/>
    <w:rsid w:val="001B60D9"/>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2326"/>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3CC"/>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00C5"/>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247"/>
    <w:rsid w:val="003F49BD"/>
    <w:rsid w:val="003F6A76"/>
    <w:rsid w:val="00401367"/>
    <w:rsid w:val="00404538"/>
    <w:rsid w:val="0041147D"/>
    <w:rsid w:val="00413C34"/>
    <w:rsid w:val="004145CD"/>
    <w:rsid w:val="00415FD0"/>
    <w:rsid w:val="00426AD4"/>
    <w:rsid w:val="00427BE5"/>
    <w:rsid w:val="00430C61"/>
    <w:rsid w:val="00430CEA"/>
    <w:rsid w:val="00432098"/>
    <w:rsid w:val="00433301"/>
    <w:rsid w:val="0043390E"/>
    <w:rsid w:val="0043422C"/>
    <w:rsid w:val="00435279"/>
    <w:rsid w:val="004367A7"/>
    <w:rsid w:val="00440841"/>
    <w:rsid w:val="004416D7"/>
    <w:rsid w:val="00443DA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152E"/>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4F720F"/>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078D"/>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48D2"/>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2ACF"/>
    <w:rsid w:val="00613F4A"/>
    <w:rsid w:val="00614268"/>
    <w:rsid w:val="00614C5D"/>
    <w:rsid w:val="006169F1"/>
    <w:rsid w:val="00616C4D"/>
    <w:rsid w:val="00617B42"/>
    <w:rsid w:val="006200D7"/>
    <w:rsid w:val="006222FF"/>
    <w:rsid w:val="006225F1"/>
    <w:rsid w:val="006227B1"/>
    <w:rsid w:val="00622943"/>
    <w:rsid w:val="00622990"/>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4DDC"/>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0474F"/>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0453"/>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03B"/>
    <w:rsid w:val="008D14C1"/>
    <w:rsid w:val="008D3743"/>
    <w:rsid w:val="008D3813"/>
    <w:rsid w:val="008D464B"/>
    <w:rsid w:val="008D6BC2"/>
    <w:rsid w:val="008E429B"/>
    <w:rsid w:val="008E42D0"/>
    <w:rsid w:val="008E4542"/>
    <w:rsid w:val="008E7E5C"/>
    <w:rsid w:val="008F1900"/>
    <w:rsid w:val="008F1DA0"/>
    <w:rsid w:val="008F3AE7"/>
    <w:rsid w:val="00900C86"/>
    <w:rsid w:val="0090130C"/>
    <w:rsid w:val="00904D03"/>
    <w:rsid w:val="00910674"/>
    <w:rsid w:val="0091105E"/>
    <w:rsid w:val="00911807"/>
    <w:rsid w:val="009119ED"/>
    <w:rsid w:val="00912B16"/>
    <w:rsid w:val="009142F9"/>
    <w:rsid w:val="00915048"/>
    <w:rsid w:val="00915BCF"/>
    <w:rsid w:val="00923AC3"/>
    <w:rsid w:val="00931348"/>
    <w:rsid w:val="0093223E"/>
    <w:rsid w:val="009379DB"/>
    <w:rsid w:val="009412E7"/>
    <w:rsid w:val="00941530"/>
    <w:rsid w:val="00941E17"/>
    <w:rsid w:val="009437C6"/>
    <w:rsid w:val="009461BE"/>
    <w:rsid w:val="00946688"/>
    <w:rsid w:val="00952F8D"/>
    <w:rsid w:val="00954E45"/>
    <w:rsid w:val="00955A9A"/>
    <w:rsid w:val="009561BC"/>
    <w:rsid w:val="009564C7"/>
    <w:rsid w:val="00957C6B"/>
    <w:rsid w:val="00971957"/>
    <w:rsid w:val="00972766"/>
    <w:rsid w:val="009727B8"/>
    <w:rsid w:val="00975385"/>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5F35"/>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B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1A5B"/>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1BCA"/>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AFC"/>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3CC4"/>
    <w:rsid w:val="00D05A28"/>
    <w:rsid w:val="00D05C3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2609"/>
    <w:rsid w:val="00E63BC7"/>
    <w:rsid w:val="00E66531"/>
    <w:rsid w:val="00E719F4"/>
    <w:rsid w:val="00E72366"/>
    <w:rsid w:val="00E72E91"/>
    <w:rsid w:val="00E756C6"/>
    <w:rsid w:val="00E76912"/>
    <w:rsid w:val="00E779B8"/>
    <w:rsid w:val="00E77E4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6F1E"/>
    <w:rsid w:val="00F7769F"/>
    <w:rsid w:val="00F77F99"/>
    <w:rsid w:val="00F81046"/>
    <w:rsid w:val="00F821B1"/>
    <w:rsid w:val="00F8324D"/>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E6993"/>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 w:type="table" w:customStyle="1" w:styleId="TableGrid1">
    <w:name w:val="Table Grid1"/>
    <w:basedOn w:val="TableNormal"/>
    <w:next w:val="TableGrid"/>
    <w:uiPriority w:val="39"/>
    <w:rsid w:val="003F4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B54E13-33E8-4A21-BEC7-5F6E318463FB}">
  <ds:schemaRefs>
    <ds:schemaRef ds:uri="http://schemas.openxmlformats.org/officeDocument/2006/bibliography"/>
  </ds:schemaRefs>
</ds:datastoreItem>
</file>

<file path=customXml/itemProps2.xml><?xml version="1.0" encoding="utf-8"?>
<ds:datastoreItem xmlns:ds="http://schemas.openxmlformats.org/officeDocument/2006/customXml" ds:itemID="{A74B11DB-C5F1-4886-A8F6-551A8E5824D9}">
  <ds:schemaRefs>
    <ds:schemaRef ds:uri="http://schemas.openxmlformats.org/officeDocument/2006/bibliography"/>
  </ds:schemaRefs>
</ds:datastoreItem>
</file>

<file path=customXml/itemProps3.xml><?xml version="1.0" encoding="utf-8"?>
<ds:datastoreItem xmlns:ds="http://schemas.openxmlformats.org/officeDocument/2006/customXml" ds:itemID="{902D64B9-3012-4809-8D10-4480D0B096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CEBA4C-190F-4834-B08F-09C7E23D4181}">
  <ds:schemaRefs>
    <ds:schemaRef ds:uri="http://schemas.microsoft.com/sharepoint/v3/contenttype/forms"/>
  </ds:schemaRefs>
</ds:datastoreItem>
</file>

<file path=customXml/itemProps5.xml><?xml version="1.0" encoding="utf-8"?>
<ds:datastoreItem xmlns:ds="http://schemas.openxmlformats.org/officeDocument/2006/customXml" ds:itemID="{7B33CF04-01B6-4408-8108-5A19A765790F}">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9</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42</cp:revision>
  <dcterms:created xsi:type="dcterms:W3CDTF">2018-10-12T16:12:00Z</dcterms:created>
  <dcterms:modified xsi:type="dcterms:W3CDTF">2023-11-10T00:06:00Z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