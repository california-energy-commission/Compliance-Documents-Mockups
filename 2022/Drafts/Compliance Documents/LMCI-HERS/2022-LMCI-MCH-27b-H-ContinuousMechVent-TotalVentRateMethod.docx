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11016"/>
      </w:tblGrid>
      <w:tr w:rsidR="007056D7" w14:paraId="78291366" w14:textId="77777777" w:rsidTr="003952E1">
        <w:tc>
          <w:tcPr>
            <w:tcW w:w="11016" w:type="dxa"/>
          </w:tcPr>
          <w:p w14:paraId="78291365" w14:textId="1CC12C4F" w:rsidR="007056D7" w:rsidRDefault="007056D7" w:rsidP="003952E1">
            <w:pPr>
              <w:rPr>
                <w:rFonts w:asciiTheme="minorHAnsi" w:hAnsiTheme="minorHAnsi"/>
                <w:sz w:val="18"/>
                <w:szCs w:val="18"/>
              </w:rPr>
            </w:pPr>
            <w:r w:rsidRPr="00CB00C9">
              <w:rPr>
                <w:rFonts w:asciiTheme="minorHAnsi" w:hAnsiTheme="minorHAnsi" w:cs="font78"/>
                <w:sz w:val="18"/>
                <w:szCs w:val="18"/>
              </w:rPr>
              <w:t>Title 24, Part 6, Section 1</w:t>
            </w:r>
            <w:ins w:id="0" w:author="Moua, Cheng@Energy" w:date="2022-02-08T15:31:00Z">
              <w:r w:rsidR="00975816">
                <w:rPr>
                  <w:rFonts w:asciiTheme="minorHAnsi" w:hAnsiTheme="minorHAnsi" w:cs="font78"/>
                  <w:sz w:val="18"/>
                  <w:szCs w:val="18"/>
                </w:rPr>
                <w:t>60.2</w:t>
              </w:r>
            </w:ins>
            <w:ins w:id="1" w:author="Moua, Cheng@Energy" w:date="2022-02-08T15:32:00Z">
              <w:r w:rsidR="00694109">
                <w:rPr>
                  <w:rFonts w:asciiTheme="minorHAnsi" w:hAnsiTheme="minorHAnsi" w:cs="font78"/>
                  <w:sz w:val="18"/>
                  <w:szCs w:val="18"/>
                </w:rPr>
                <w:t>(b)</w:t>
              </w:r>
            </w:ins>
            <w:ins w:id="2" w:author="Moua, Cheng@Energy" w:date="2022-02-08T15:36:00Z">
              <w:r w:rsidR="002103B0">
                <w:rPr>
                  <w:rFonts w:asciiTheme="minorHAnsi" w:hAnsiTheme="minorHAnsi" w:cs="font78"/>
                  <w:sz w:val="18"/>
                  <w:szCs w:val="18"/>
                </w:rPr>
                <w:t>2</w:t>
              </w:r>
            </w:ins>
            <w:del w:id="3" w:author="Moua, Cheng@Energy" w:date="2022-02-08T15:31:00Z">
              <w:r w:rsidRPr="00CB00C9" w:rsidDel="00975816">
                <w:rPr>
                  <w:rFonts w:asciiTheme="minorHAnsi" w:hAnsiTheme="minorHAnsi" w:cs="font78"/>
                  <w:sz w:val="18"/>
                  <w:szCs w:val="18"/>
                </w:rPr>
                <w:delText>50.0</w:delText>
              </w:r>
              <w:r w:rsidRPr="00CB00C9" w:rsidDel="00D34EF4">
                <w:rPr>
                  <w:rFonts w:asciiTheme="minorHAnsi" w:hAnsiTheme="minorHAnsi" w:cs="font78"/>
                  <w:sz w:val="18"/>
                  <w:szCs w:val="18"/>
                </w:rPr>
                <w:delText>(o)</w:delText>
              </w:r>
            </w:del>
            <w:r w:rsidRPr="00CB00C9">
              <w:rPr>
                <w:rFonts w:asciiTheme="minorHAnsi" w:hAnsiTheme="minorHAnsi" w:cs="font78"/>
                <w:sz w:val="18"/>
                <w:szCs w:val="18"/>
              </w:rPr>
              <w:t xml:space="preserve"> </w:t>
            </w:r>
            <w:r w:rsidRPr="00CB00C9">
              <w:rPr>
                <w:rFonts w:asciiTheme="minorHAnsi" w:hAnsiTheme="minorHAnsi" w:cs="font78"/>
                <w:b/>
                <w:bCs/>
                <w:sz w:val="18"/>
                <w:szCs w:val="18"/>
              </w:rPr>
              <w:t xml:space="preserve">Ventilation </w:t>
            </w:r>
            <w:ins w:id="4" w:author="Moua, Cheng@Energy" w:date="2022-02-08T15:32:00Z">
              <w:r w:rsidR="00B836D2">
                <w:rPr>
                  <w:rFonts w:asciiTheme="minorHAnsi" w:hAnsiTheme="minorHAnsi" w:cs="font78"/>
                  <w:b/>
                  <w:bCs/>
                  <w:sz w:val="18"/>
                  <w:szCs w:val="18"/>
                </w:rPr>
                <w:t>and</w:t>
              </w:r>
            </w:ins>
            <w:del w:id="5" w:author="Moua, Cheng@Energy" w:date="2022-02-08T15:32:00Z">
              <w:r w:rsidRPr="00CB00C9" w:rsidDel="00B836D2">
                <w:rPr>
                  <w:rFonts w:asciiTheme="minorHAnsi" w:hAnsiTheme="minorHAnsi" w:cs="font78"/>
                  <w:b/>
                  <w:bCs/>
                  <w:sz w:val="18"/>
                  <w:szCs w:val="18"/>
                </w:rPr>
                <w:delText>for</w:delText>
              </w:r>
            </w:del>
            <w:r w:rsidRPr="00CB00C9">
              <w:rPr>
                <w:rFonts w:asciiTheme="minorHAnsi" w:hAnsiTheme="minorHAnsi" w:cs="font78"/>
                <w:b/>
                <w:bCs/>
                <w:sz w:val="18"/>
                <w:szCs w:val="18"/>
              </w:rPr>
              <w:t xml:space="preserve"> Indoor Air Quality</w:t>
            </w:r>
            <w:ins w:id="6" w:author="Moua, Cheng@Energy" w:date="2022-02-08T15:33:00Z">
              <w:r w:rsidR="00891F0E">
                <w:rPr>
                  <w:rFonts w:asciiTheme="minorHAnsi" w:hAnsiTheme="minorHAnsi" w:cs="font78"/>
                  <w:b/>
                  <w:bCs/>
                  <w:sz w:val="18"/>
                  <w:szCs w:val="18"/>
                </w:rPr>
                <w:t xml:space="preserve"> for Attached Dwelling Units</w:t>
              </w:r>
            </w:ins>
            <w:r w:rsidRPr="00CB00C9">
              <w:rPr>
                <w:rFonts w:asciiTheme="minorHAnsi" w:hAnsiTheme="minorHAnsi" w:cs="font78"/>
                <w:b/>
                <w:bCs/>
                <w:sz w:val="18"/>
                <w:szCs w:val="18"/>
              </w:rPr>
              <w:t xml:space="preserve">. </w:t>
            </w:r>
            <w:r w:rsidRPr="00CB00C9">
              <w:rPr>
                <w:rFonts w:asciiTheme="minorHAnsi" w:hAnsiTheme="minorHAnsi" w:cs="font78"/>
                <w:sz w:val="18"/>
                <w:szCs w:val="18"/>
              </w:rPr>
              <w:t>All dwelling units shall meet the requirements of ANSI/ASHRAE Standard</w:t>
            </w:r>
            <w:ins w:id="7" w:author="Moua, Cheng@Energy" w:date="2022-02-08T15:30:00Z">
              <w:r w:rsidR="00994801">
                <w:rPr>
                  <w:rFonts w:asciiTheme="minorHAnsi" w:hAnsiTheme="minorHAnsi" w:cs="font78"/>
                  <w:sz w:val="18"/>
                  <w:szCs w:val="18"/>
                </w:rPr>
                <w:t xml:space="preserve"> </w:t>
              </w:r>
            </w:ins>
            <w:r w:rsidRPr="00CB00C9">
              <w:rPr>
                <w:rFonts w:asciiTheme="minorHAnsi" w:hAnsiTheme="minorHAnsi" w:cs="font78"/>
                <w:sz w:val="18"/>
                <w:szCs w:val="18"/>
              </w:rPr>
              <w:t>62.2</w:t>
            </w:r>
            <w:r>
              <w:rPr>
                <w:rFonts w:asciiTheme="minorHAnsi" w:hAnsiTheme="minorHAnsi" w:cs="font78"/>
                <w:sz w:val="18"/>
                <w:szCs w:val="18"/>
              </w:rPr>
              <w:t>-201</w:t>
            </w:r>
            <w:ins w:id="8" w:author="Moua, Cheng@Energy" w:date="2022-02-08T15:33:00Z">
              <w:r w:rsidR="00891F0E">
                <w:rPr>
                  <w:rFonts w:asciiTheme="minorHAnsi" w:hAnsiTheme="minorHAnsi" w:cs="font78"/>
                  <w:sz w:val="18"/>
                  <w:szCs w:val="18"/>
                </w:rPr>
                <w:t>9</w:t>
              </w:r>
            </w:ins>
            <w:del w:id="9" w:author="Moua, Cheng@Energy" w:date="2022-02-08T15:33:00Z">
              <w:r w:rsidDel="00891F0E">
                <w:rPr>
                  <w:rFonts w:asciiTheme="minorHAnsi" w:hAnsiTheme="minorHAnsi" w:cs="font78"/>
                  <w:sz w:val="18"/>
                  <w:szCs w:val="18"/>
                </w:rPr>
                <w:delText>6</w:delText>
              </w:r>
            </w:del>
            <w:r w:rsidRPr="00CB00C9">
              <w:rPr>
                <w:rFonts w:asciiTheme="minorHAnsi" w:hAnsiTheme="minorHAnsi" w:cs="font78"/>
                <w:sz w:val="18"/>
                <w:szCs w:val="18"/>
              </w:rPr>
              <w:t xml:space="preserve"> Ventilation and Acceptable Indoor Air Quality in</w:t>
            </w:r>
            <w:del w:id="10" w:author="Moua, Cheng@Energy" w:date="2022-02-08T15:33:00Z">
              <w:r w:rsidRPr="00CB00C9" w:rsidDel="004F1E49">
                <w:rPr>
                  <w:rFonts w:asciiTheme="minorHAnsi" w:hAnsiTheme="minorHAnsi" w:cs="font78"/>
                  <w:sz w:val="18"/>
                  <w:szCs w:val="18"/>
                </w:rPr>
                <w:delText xml:space="preserve"> Low-Rise</w:delText>
              </w:r>
            </w:del>
            <w:r w:rsidRPr="00CB00C9">
              <w:rPr>
                <w:rFonts w:asciiTheme="minorHAnsi" w:hAnsiTheme="minorHAnsi" w:cs="font78"/>
                <w:sz w:val="18"/>
                <w:szCs w:val="18"/>
              </w:rPr>
              <w:t xml:space="preserve"> Residential Buildings</w:t>
            </w:r>
            <w:r>
              <w:rPr>
                <w:rFonts w:asciiTheme="minorHAnsi" w:hAnsiTheme="minorHAnsi" w:cs="font78"/>
                <w:sz w:val="18"/>
                <w:szCs w:val="18"/>
              </w:rPr>
              <w:t xml:space="preserve"> subject to the amendments specified by Title 24, Part 6, Section 1</w:t>
            </w:r>
            <w:ins w:id="11" w:author="Moua, Cheng@Energy" w:date="2022-02-08T15:33:00Z">
              <w:r w:rsidR="004F1E49">
                <w:rPr>
                  <w:rFonts w:asciiTheme="minorHAnsi" w:hAnsiTheme="minorHAnsi" w:cs="font78"/>
                  <w:sz w:val="18"/>
                  <w:szCs w:val="18"/>
                </w:rPr>
                <w:t>60.2(b)</w:t>
              </w:r>
            </w:ins>
            <w:ins w:id="12" w:author="Moua, Cheng@Energy" w:date="2022-02-08T15:34:00Z">
              <w:r w:rsidR="0056594E">
                <w:rPr>
                  <w:rFonts w:asciiTheme="minorHAnsi" w:hAnsiTheme="minorHAnsi" w:cs="font78"/>
                  <w:sz w:val="18"/>
                  <w:szCs w:val="18"/>
                </w:rPr>
                <w:t>2</w:t>
              </w:r>
            </w:ins>
            <w:ins w:id="13" w:author="Moua, Cheng@Energy" w:date="2022-02-08T15:36:00Z">
              <w:r w:rsidR="000A2296">
                <w:rPr>
                  <w:rFonts w:asciiTheme="minorHAnsi" w:hAnsiTheme="minorHAnsi" w:cs="font78"/>
                  <w:sz w:val="18"/>
                  <w:szCs w:val="18"/>
                </w:rPr>
                <w:t>A</w:t>
              </w:r>
            </w:ins>
            <w:del w:id="14" w:author="Moua, Cheng@Energy" w:date="2022-02-08T15:33:00Z">
              <w:r w:rsidDel="004F1E49">
                <w:rPr>
                  <w:rFonts w:asciiTheme="minorHAnsi" w:hAnsiTheme="minorHAnsi" w:cs="font78"/>
                  <w:sz w:val="18"/>
                  <w:szCs w:val="18"/>
                </w:rPr>
                <w:delText>50.0(o)1</w:delText>
              </w:r>
            </w:del>
            <w:r>
              <w:rPr>
                <w:rFonts w:asciiTheme="minorHAnsi" w:hAnsiTheme="minorHAnsi" w:cs="font78"/>
                <w:sz w:val="18"/>
                <w:szCs w:val="18"/>
              </w:rPr>
              <w:t xml:space="preserve"> </w:t>
            </w:r>
          </w:p>
        </w:tc>
      </w:tr>
    </w:tbl>
    <w:p w14:paraId="78291367" w14:textId="77777777" w:rsidR="007056D7" w:rsidRPr="001B7F7E" w:rsidRDefault="007056D7" w:rsidP="007056D7">
      <w:pPr>
        <w:rPr>
          <w:rFonts w:asciiTheme="minorHAnsi" w:hAnsi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799"/>
        <w:gridCol w:w="4629"/>
        <w:gridCol w:w="5588"/>
      </w:tblGrid>
      <w:tr w:rsidR="007056D7" w:rsidRPr="00D2491C" w14:paraId="78291369" w14:textId="77777777" w:rsidTr="00276455">
        <w:tc>
          <w:tcPr>
            <w:tcW w:w="11016" w:type="dxa"/>
            <w:gridSpan w:val="3"/>
          </w:tcPr>
          <w:p w14:paraId="78291368" w14:textId="7A593F92" w:rsidR="007056D7" w:rsidRPr="00F5715E" w:rsidRDefault="007056D7" w:rsidP="003952E1">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500C2C">
              <w:rPr>
                <w:rFonts w:asciiTheme="minorHAnsi" w:hAnsiTheme="minorHAnsi"/>
                <w:b/>
                <w:szCs w:val="18"/>
              </w:rPr>
              <w:t xml:space="preserve">A. </w:t>
            </w:r>
            <w:ins w:id="15" w:author="Moua, Cheng@Energy" w:date="2022-02-08T15:34:00Z">
              <w:r w:rsidR="0056594E">
                <w:rPr>
                  <w:rFonts w:asciiTheme="minorHAnsi" w:hAnsiTheme="minorHAnsi"/>
                  <w:b/>
                  <w:szCs w:val="18"/>
                </w:rPr>
                <w:t>Whole-</w:t>
              </w:r>
            </w:ins>
            <w:r w:rsidRPr="00500C2C">
              <w:rPr>
                <w:rFonts w:asciiTheme="minorHAnsi" w:hAnsiTheme="minorHAnsi"/>
                <w:b/>
                <w:szCs w:val="18"/>
              </w:rPr>
              <w:t>Dwelling Mechanical Ventilation - General Information</w:t>
            </w:r>
          </w:p>
        </w:tc>
      </w:tr>
      <w:tr w:rsidR="007056D7" w:rsidRPr="00D2491C" w14:paraId="7829136D" w14:textId="77777777" w:rsidTr="00276455">
        <w:trPr>
          <w:trHeight w:val="158"/>
        </w:trPr>
        <w:tc>
          <w:tcPr>
            <w:tcW w:w="799" w:type="dxa"/>
            <w:vAlign w:val="center"/>
          </w:tcPr>
          <w:p w14:paraId="7829136A" w14:textId="77777777" w:rsidR="007056D7" w:rsidRPr="00F5715E" w:rsidRDefault="007056D7" w:rsidP="003952E1">
            <w:pPr>
              <w:jc w:val="center"/>
              <w:rPr>
                <w:rFonts w:asciiTheme="minorHAnsi" w:hAnsiTheme="minorHAnsi"/>
                <w:sz w:val="18"/>
                <w:szCs w:val="18"/>
              </w:rPr>
            </w:pPr>
            <w:r>
              <w:rPr>
                <w:rFonts w:asciiTheme="minorHAnsi" w:hAnsiTheme="minorHAnsi"/>
                <w:sz w:val="18"/>
                <w:szCs w:val="18"/>
              </w:rPr>
              <w:t>01</w:t>
            </w:r>
          </w:p>
        </w:tc>
        <w:tc>
          <w:tcPr>
            <w:tcW w:w="4629" w:type="dxa"/>
            <w:vAlign w:val="center"/>
          </w:tcPr>
          <w:p w14:paraId="7829136B" w14:textId="77777777" w:rsidR="007056D7" w:rsidRPr="00F5715E" w:rsidRDefault="007056D7" w:rsidP="003952E1">
            <w:pPr>
              <w:rPr>
                <w:rFonts w:asciiTheme="minorHAnsi" w:hAnsiTheme="minorHAnsi"/>
                <w:sz w:val="18"/>
                <w:szCs w:val="18"/>
              </w:rPr>
            </w:pPr>
            <w:r>
              <w:rPr>
                <w:rFonts w:asciiTheme="minorHAnsi" w:hAnsiTheme="minorHAnsi"/>
                <w:sz w:val="18"/>
                <w:szCs w:val="18"/>
              </w:rPr>
              <w:t>Dwelling Unit Name</w:t>
            </w:r>
          </w:p>
        </w:tc>
        <w:tc>
          <w:tcPr>
            <w:tcW w:w="5588" w:type="dxa"/>
          </w:tcPr>
          <w:p w14:paraId="7829136C" w14:textId="77777777" w:rsidR="007056D7" w:rsidRPr="00F5715E" w:rsidRDefault="007056D7" w:rsidP="003952E1">
            <w:pPr>
              <w:rPr>
                <w:rFonts w:asciiTheme="minorHAnsi" w:hAnsiTheme="minorHAnsi"/>
                <w:sz w:val="18"/>
                <w:szCs w:val="18"/>
              </w:rPr>
            </w:pPr>
          </w:p>
        </w:tc>
      </w:tr>
      <w:tr w:rsidR="007056D7" w:rsidRPr="00D2491C" w14:paraId="78291371" w14:textId="77777777" w:rsidTr="00276455">
        <w:trPr>
          <w:trHeight w:val="158"/>
        </w:trPr>
        <w:tc>
          <w:tcPr>
            <w:tcW w:w="799" w:type="dxa"/>
            <w:vAlign w:val="center"/>
          </w:tcPr>
          <w:p w14:paraId="7829136E" w14:textId="77777777" w:rsidR="007056D7" w:rsidRPr="00F5715E" w:rsidRDefault="007056D7" w:rsidP="003952E1">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2</w:t>
            </w:r>
          </w:p>
        </w:tc>
        <w:tc>
          <w:tcPr>
            <w:tcW w:w="4629" w:type="dxa"/>
            <w:vAlign w:val="center"/>
          </w:tcPr>
          <w:p w14:paraId="7829136F" w14:textId="77777777" w:rsidR="007056D7" w:rsidRPr="00F5715E" w:rsidRDefault="007056D7" w:rsidP="003952E1">
            <w:pPr>
              <w:rPr>
                <w:rFonts w:asciiTheme="minorHAnsi" w:hAnsiTheme="minorHAnsi"/>
                <w:sz w:val="18"/>
                <w:szCs w:val="18"/>
              </w:rPr>
            </w:pPr>
            <w:r w:rsidRPr="00F5715E">
              <w:rPr>
                <w:rFonts w:asciiTheme="minorHAnsi" w:hAnsiTheme="minorHAnsi"/>
                <w:sz w:val="18"/>
                <w:szCs w:val="18"/>
              </w:rPr>
              <w:t>Building Type</w:t>
            </w:r>
          </w:p>
        </w:tc>
        <w:tc>
          <w:tcPr>
            <w:tcW w:w="5588" w:type="dxa"/>
          </w:tcPr>
          <w:p w14:paraId="78291370" w14:textId="77777777" w:rsidR="007056D7" w:rsidRPr="00F5715E" w:rsidRDefault="007056D7" w:rsidP="003952E1">
            <w:pPr>
              <w:rPr>
                <w:rFonts w:asciiTheme="minorHAnsi" w:hAnsiTheme="minorHAnsi"/>
                <w:sz w:val="18"/>
                <w:szCs w:val="18"/>
              </w:rPr>
            </w:pPr>
          </w:p>
        </w:tc>
      </w:tr>
      <w:tr w:rsidR="007056D7" w:rsidRPr="00D2491C" w14:paraId="78291375" w14:textId="77777777" w:rsidTr="00276455">
        <w:trPr>
          <w:trHeight w:val="158"/>
        </w:trPr>
        <w:tc>
          <w:tcPr>
            <w:tcW w:w="799" w:type="dxa"/>
            <w:vAlign w:val="center"/>
          </w:tcPr>
          <w:p w14:paraId="78291372" w14:textId="77777777" w:rsidR="007056D7" w:rsidRPr="00F5715E" w:rsidRDefault="007056D7" w:rsidP="003952E1">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3</w:t>
            </w:r>
          </w:p>
        </w:tc>
        <w:tc>
          <w:tcPr>
            <w:tcW w:w="4629" w:type="dxa"/>
            <w:vAlign w:val="center"/>
          </w:tcPr>
          <w:p w14:paraId="78291373" w14:textId="77777777" w:rsidR="007056D7" w:rsidRPr="00F5715E" w:rsidRDefault="007056D7" w:rsidP="003952E1">
            <w:pPr>
              <w:rPr>
                <w:rFonts w:asciiTheme="minorHAnsi" w:hAnsiTheme="minorHAnsi"/>
                <w:sz w:val="18"/>
                <w:szCs w:val="18"/>
              </w:rPr>
            </w:pPr>
            <w:r w:rsidRPr="00F5715E">
              <w:rPr>
                <w:rFonts w:asciiTheme="minorHAnsi" w:hAnsiTheme="minorHAnsi"/>
                <w:sz w:val="18"/>
                <w:szCs w:val="18"/>
              </w:rPr>
              <w:t xml:space="preserve">Project </w:t>
            </w:r>
            <w:r>
              <w:rPr>
                <w:rFonts w:asciiTheme="minorHAnsi" w:hAnsiTheme="minorHAnsi"/>
                <w:sz w:val="18"/>
                <w:szCs w:val="18"/>
              </w:rPr>
              <w:t>S</w:t>
            </w:r>
            <w:r w:rsidRPr="00F5715E">
              <w:rPr>
                <w:rFonts w:asciiTheme="minorHAnsi" w:hAnsiTheme="minorHAnsi"/>
                <w:sz w:val="18"/>
                <w:szCs w:val="18"/>
              </w:rPr>
              <w:t>cope</w:t>
            </w:r>
          </w:p>
        </w:tc>
        <w:tc>
          <w:tcPr>
            <w:tcW w:w="5588" w:type="dxa"/>
          </w:tcPr>
          <w:p w14:paraId="78291374" w14:textId="77777777" w:rsidR="007056D7" w:rsidRPr="00F5715E" w:rsidRDefault="007056D7" w:rsidP="003952E1">
            <w:pPr>
              <w:rPr>
                <w:rFonts w:asciiTheme="minorHAnsi" w:hAnsiTheme="minorHAnsi"/>
                <w:sz w:val="18"/>
                <w:szCs w:val="18"/>
              </w:rPr>
            </w:pPr>
          </w:p>
        </w:tc>
      </w:tr>
      <w:tr w:rsidR="007056D7" w:rsidRPr="00D2491C" w14:paraId="7829137A" w14:textId="77777777" w:rsidTr="00276455">
        <w:trPr>
          <w:trHeight w:val="158"/>
        </w:trPr>
        <w:tc>
          <w:tcPr>
            <w:tcW w:w="799" w:type="dxa"/>
            <w:vAlign w:val="center"/>
          </w:tcPr>
          <w:p w14:paraId="78291376" w14:textId="77777777" w:rsidR="007056D7" w:rsidRPr="00F5715E" w:rsidRDefault="007056D7" w:rsidP="003952E1">
            <w:pPr>
              <w:jc w:val="center"/>
              <w:rPr>
                <w:rFonts w:asciiTheme="minorHAnsi" w:hAnsiTheme="minorHAnsi"/>
                <w:sz w:val="18"/>
                <w:szCs w:val="18"/>
              </w:rPr>
            </w:pPr>
            <w:r w:rsidRPr="00F5715E">
              <w:rPr>
                <w:rFonts w:asciiTheme="minorHAnsi" w:hAnsiTheme="minorHAnsi"/>
                <w:sz w:val="18"/>
                <w:szCs w:val="18"/>
              </w:rPr>
              <w:t>04</w:t>
            </w:r>
          </w:p>
        </w:tc>
        <w:tc>
          <w:tcPr>
            <w:tcW w:w="4629" w:type="dxa"/>
            <w:vAlign w:val="center"/>
          </w:tcPr>
          <w:p w14:paraId="78291377" w14:textId="77777777" w:rsidR="007056D7" w:rsidRDefault="007056D7" w:rsidP="003952E1">
            <w:pPr>
              <w:rPr>
                <w:rFonts w:asciiTheme="minorHAnsi" w:hAnsiTheme="minorHAnsi"/>
                <w:sz w:val="18"/>
                <w:szCs w:val="18"/>
              </w:rPr>
            </w:pPr>
            <w:r>
              <w:rPr>
                <w:rFonts w:asciiTheme="minorHAnsi" w:hAnsiTheme="minorHAnsi"/>
                <w:sz w:val="18"/>
                <w:szCs w:val="18"/>
              </w:rPr>
              <w:t xml:space="preserve">Total </w:t>
            </w:r>
            <w:r w:rsidRPr="00F5715E">
              <w:rPr>
                <w:rFonts w:asciiTheme="minorHAnsi" w:hAnsiTheme="minorHAnsi"/>
                <w:sz w:val="18"/>
                <w:szCs w:val="18"/>
              </w:rPr>
              <w:t xml:space="preserve">Conditioned </w:t>
            </w:r>
            <w:r>
              <w:rPr>
                <w:rFonts w:asciiTheme="minorHAnsi" w:hAnsiTheme="minorHAnsi"/>
                <w:sz w:val="18"/>
                <w:szCs w:val="18"/>
              </w:rPr>
              <w:t>F</w:t>
            </w:r>
            <w:r w:rsidRPr="00F5715E">
              <w:rPr>
                <w:rFonts w:asciiTheme="minorHAnsi" w:hAnsiTheme="minorHAnsi"/>
                <w:sz w:val="18"/>
                <w:szCs w:val="18"/>
              </w:rPr>
              <w:t xml:space="preserve">loor </w:t>
            </w:r>
            <w:r>
              <w:rPr>
                <w:rFonts w:asciiTheme="minorHAnsi" w:hAnsiTheme="minorHAnsi"/>
                <w:sz w:val="18"/>
                <w:szCs w:val="18"/>
              </w:rPr>
              <w:t>A</w:t>
            </w:r>
            <w:r w:rsidRPr="00F5715E">
              <w:rPr>
                <w:rFonts w:asciiTheme="minorHAnsi" w:hAnsiTheme="minorHAnsi"/>
                <w:sz w:val="18"/>
                <w:szCs w:val="18"/>
              </w:rPr>
              <w:t xml:space="preserve">rea of </w:t>
            </w:r>
            <w:r>
              <w:rPr>
                <w:rFonts w:asciiTheme="minorHAnsi" w:hAnsiTheme="minorHAnsi"/>
                <w:sz w:val="18"/>
                <w:szCs w:val="18"/>
              </w:rPr>
              <w:t>D</w:t>
            </w:r>
            <w:r w:rsidRPr="00F5715E">
              <w:rPr>
                <w:rFonts w:asciiTheme="minorHAnsi" w:hAnsiTheme="minorHAnsi"/>
                <w:sz w:val="18"/>
                <w:szCs w:val="18"/>
              </w:rPr>
              <w:t xml:space="preserve">welling </w:t>
            </w:r>
            <w:r>
              <w:rPr>
                <w:rFonts w:asciiTheme="minorHAnsi" w:hAnsiTheme="minorHAnsi"/>
                <w:sz w:val="18"/>
                <w:szCs w:val="18"/>
              </w:rPr>
              <w:t>U</w:t>
            </w:r>
            <w:r w:rsidRPr="00F5715E">
              <w:rPr>
                <w:rFonts w:asciiTheme="minorHAnsi" w:hAnsiTheme="minorHAnsi"/>
                <w:sz w:val="18"/>
                <w:szCs w:val="18"/>
              </w:rPr>
              <w:t>nit</w:t>
            </w:r>
          </w:p>
          <w:p w14:paraId="78291378" w14:textId="77777777" w:rsidR="007056D7" w:rsidRPr="00F5715E" w:rsidRDefault="007056D7" w:rsidP="003952E1">
            <w:pPr>
              <w:rPr>
                <w:rFonts w:asciiTheme="minorHAnsi" w:hAnsiTheme="minorHAnsi"/>
                <w:sz w:val="18"/>
                <w:szCs w:val="18"/>
              </w:rPr>
            </w:pPr>
            <w:r>
              <w:rPr>
                <w:rFonts w:asciiTheme="minorHAnsi" w:hAnsiTheme="minorHAnsi"/>
                <w:sz w:val="18"/>
                <w:szCs w:val="18"/>
              </w:rPr>
              <w:t>(For addition projects the c</w:t>
            </w:r>
            <w:r w:rsidRPr="00F5715E">
              <w:rPr>
                <w:rFonts w:asciiTheme="minorHAnsi" w:hAnsiTheme="minorHAnsi"/>
                <w:sz w:val="18"/>
                <w:szCs w:val="18"/>
              </w:rPr>
              <w:t>onditioned floor area</w:t>
            </w:r>
            <w:r>
              <w:rPr>
                <w:rFonts w:asciiTheme="minorHAnsi" w:hAnsiTheme="minorHAnsi"/>
                <w:sz w:val="18"/>
                <w:szCs w:val="18"/>
              </w:rPr>
              <w:t xml:space="preserve"> equals existing area plus addition area)  </w:t>
            </w:r>
          </w:p>
        </w:tc>
        <w:tc>
          <w:tcPr>
            <w:tcW w:w="5588" w:type="dxa"/>
          </w:tcPr>
          <w:p w14:paraId="78291379" w14:textId="77777777" w:rsidR="007056D7" w:rsidRPr="00F5715E" w:rsidRDefault="007056D7" w:rsidP="003952E1">
            <w:pPr>
              <w:rPr>
                <w:rFonts w:asciiTheme="minorHAnsi" w:hAnsiTheme="minorHAnsi"/>
                <w:sz w:val="18"/>
                <w:szCs w:val="18"/>
              </w:rPr>
            </w:pPr>
          </w:p>
        </w:tc>
      </w:tr>
      <w:tr w:rsidR="007056D7" w:rsidRPr="00D2491C" w14:paraId="7829137F" w14:textId="77777777" w:rsidTr="00276455">
        <w:trPr>
          <w:trHeight w:val="158"/>
        </w:trPr>
        <w:tc>
          <w:tcPr>
            <w:tcW w:w="799" w:type="dxa"/>
            <w:vAlign w:val="center"/>
          </w:tcPr>
          <w:p w14:paraId="7829137B" w14:textId="77777777" w:rsidR="007056D7" w:rsidRPr="00F5715E" w:rsidRDefault="007056D7" w:rsidP="003952E1">
            <w:pPr>
              <w:jc w:val="center"/>
              <w:rPr>
                <w:rFonts w:asciiTheme="minorHAnsi" w:hAnsiTheme="minorHAnsi"/>
                <w:sz w:val="18"/>
                <w:szCs w:val="18"/>
              </w:rPr>
            </w:pPr>
            <w:r w:rsidRPr="00F5715E">
              <w:rPr>
                <w:rFonts w:asciiTheme="minorHAnsi" w:hAnsiTheme="minorHAnsi"/>
                <w:sz w:val="18"/>
                <w:szCs w:val="18"/>
              </w:rPr>
              <w:t>05</w:t>
            </w:r>
          </w:p>
        </w:tc>
        <w:tc>
          <w:tcPr>
            <w:tcW w:w="4629" w:type="dxa"/>
            <w:vAlign w:val="center"/>
          </w:tcPr>
          <w:p w14:paraId="7829137C" w14:textId="77777777" w:rsidR="007056D7" w:rsidRDefault="007056D7" w:rsidP="003952E1">
            <w:pPr>
              <w:rPr>
                <w:rFonts w:asciiTheme="minorHAnsi" w:hAnsiTheme="minorHAnsi"/>
                <w:sz w:val="18"/>
                <w:szCs w:val="18"/>
              </w:rPr>
            </w:pPr>
            <w:r w:rsidRPr="00F5715E">
              <w:rPr>
                <w:rFonts w:asciiTheme="minorHAnsi" w:hAnsiTheme="minorHAnsi"/>
                <w:sz w:val="18"/>
                <w:szCs w:val="18"/>
              </w:rPr>
              <w:t xml:space="preserve">Number of </w:t>
            </w:r>
            <w:r>
              <w:rPr>
                <w:rFonts w:asciiTheme="minorHAnsi" w:hAnsiTheme="minorHAnsi"/>
                <w:sz w:val="18"/>
                <w:szCs w:val="18"/>
              </w:rPr>
              <w:t>B</w:t>
            </w:r>
            <w:r w:rsidRPr="00F5715E">
              <w:rPr>
                <w:rFonts w:asciiTheme="minorHAnsi" w:hAnsiTheme="minorHAnsi"/>
                <w:sz w:val="18"/>
                <w:szCs w:val="18"/>
              </w:rPr>
              <w:t xml:space="preserve">edrooms in </w:t>
            </w:r>
            <w:r>
              <w:rPr>
                <w:rFonts w:asciiTheme="minorHAnsi" w:hAnsiTheme="minorHAnsi"/>
                <w:sz w:val="18"/>
                <w:szCs w:val="18"/>
              </w:rPr>
              <w:t>D</w:t>
            </w:r>
            <w:r w:rsidRPr="00F5715E">
              <w:rPr>
                <w:rFonts w:asciiTheme="minorHAnsi" w:hAnsiTheme="minorHAnsi"/>
                <w:sz w:val="18"/>
                <w:szCs w:val="18"/>
              </w:rPr>
              <w:t xml:space="preserve">welling </w:t>
            </w:r>
            <w:r>
              <w:rPr>
                <w:rFonts w:asciiTheme="minorHAnsi" w:hAnsiTheme="minorHAnsi"/>
                <w:sz w:val="18"/>
                <w:szCs w:val="18"/>
              </w:rPr>
              <w:t>U</w:t>
            </w:r>
            <w:r w:rsidRPr="00F5715E">
              <w:rPr>
                <w:rFonts w:asciiTheme="minorHAnsi" w:hAnsiTheme="minorHAnsi"/>
                <w:sz w:val="18"/>
                <w:szCs w:val="18"/>
              </w:rPr>
              <w:t>nit</w:t>
            </w:r>
          </w:p>
          <w:p w14:paraId="7829137D" w14:textId="77777777" w:rsidR="007056D7" w:rsidRPr="00F5715E" w:rsidRDefault="007056D7" w:rsidP="003952E1">
            <w:pPr>
              <w:rPr>
                <w:rFonts w:asciiTheme="minorHAnsi" w:hAnsiTheme="minorHAnsi"/>
                <w:sz w:val="18"/>
                <w:szCs w:val="18"/>
              </w:rPr>
            </w:pPr>
            <w:r>
              <w:rPr>
                <w:rFonts w:asciiTheme="minorHAnsi" w:hAnsiTheme="minorHAnsi"/>
                <w:sz w:val="18"/>
                <w:szCs w:val="18"/>
              </w:rPr>
              <w:t>(For addition projects the number of bedrooms equals the existing bedrooms plus addition bedrooms)</w:t>
            </w:r>
          </w:p>
        </w:tc>
        <w:tc>
          <w:tcPr>
            <w:tcW w:w="5588" w:type="dxa"/>
          </w:tcPr>
          <w:p w14:paraId="7829137E" w14:textId="77777777" w:rsidR="007056D7" w:rsidRPr="00F5715E" w:rsidRDefault="007056D7" w:rsidP="003952E1">
            <w:pPr>
              <w:rPr>
                <w:rFonts w:asciiTheme="minorHAnsi" w:hAnsiTheme="minorHAnsi"/>
                <w:sz w:val="18"/>
                <w:szCs w:val="18"/>
              </w:rPr>
            </w:pPr>
          </w:p>
        </w:tc>
      </w:tr>
      <w:tr w:rsidR="007056D7" w:rsidRPr="00D2491C" w14:paraId="782913A0" w14:textId="77777777" w:rsidTr="00276455">
        <w:trPr>
          <w:trHeight w:val="158"/>
        </w:trPr>
        <w:tc>
          <w:tcPr>
            <w:tcW w:w="799" w:type="dxa"/>
            <w:vAlign w:val="center"/>
          </w:tcPr>
          <w:p w14:paraId="7829139D" w14:textId="2D3523A6" w:rsidR="007056D7" w:rsidRPr="00F5715E" w:rsidRDefault="00F37662" w:rsidP="00F37662">
            <w:pPr>
              <w:jc w:val="center"/>
              <w:rPr>
                <w:rFonts w:asciiTheme="minorHAnsi" w:hAnsiTheme="minorHAnsi"/>
                <w:sz w:val="18"/>
                <w:szCs w:val="18"/>
              </w:rPr>
            </w:pPr>
            <w:r>
              <w:rPr>
                <w:rFonts w:asciiTheme="minorHAnsi" w:hAnsiTheme="minorHAnsi" w:cstheme="minorHAnsi"/>
                <w:sz w:val="18"/>
                <w:szCs w:val="18"/>
              </w:rPr>
              <w:t>06</w:t>
            </w:r>
          </w:p>
        </w:tc>
        <w:tc>
          <w:tcPr>
            <w:tcW w:w="4629" w:type="dxa"/>
            <w:vAlign w:val="center"/>
          </w:tcPr>
          <w:p w14:paraId="7829139E" w14:textId="77777777" w:rsidR="007056D7" w:rsidRDefault="007056D7" w:rsidP="003952E1">
            <w:pPr>
              <w:rPr>
                <w:rFonts w:asciiTheme="minorHAnsi" w:hAnsiTheme="minorHAnsi"/>
                <w:sz w:val="18"/>
                <w:szCs w:val="18"/>
              </w:rPr>
            </w:pPr>
            <w:r w:rsidRPr="007A5D38">
              <w:rPr>
                <w:rFonts w:asciiTheme="minorHAnsi" w:hAnsiTheme="minorHAnsi" w:cstheme="minorHAnsi"/>
                <w:sz w:val="18"/>
                <w:szCs w:val="18"/>
              </w:rPr>
              <w:t>Ventilation System Type</w:t>
            </w:r>
          </w:p>
        </w:tc>
        <w:tc>
          <w:tcPr>
            <w:tcW w:w="5588" w:type="dxa"/>
          </w:tcPr>
          <w:p w14:paraId="7829139F" w14:textId="77777777" w:rsidR="007056D7" w:rsidRDefault="007056D7" w:rsidP="003952E1">
            <w:pPr>
              <w:rPr>
                <w:rFonts w:asciiTheme="minorHAnsi" w:hAnsiTheme="minorHAnsi"/>
                <w:sz w:val="18"/>
                <w:szCs w:val="18"/>
              </w:rPr>
            </w:pPr>
          </w:p>
        </w:tc>
      </w:tr>
      <w:tr w:rsidR="007056D7" w:rsidRPr="00D2491C" w14:paraId="782913A4" w14:textId="77777777" w:rsidTr="00276455">
        <w:trPr>
          <w:trHeight w:val="158"/>
        </w:trPr>
        <w:tc>
          <w:tcPr>
            <w:tcW w:w="799" w:type="dxa"/>
            <w:vAlign w:val="center"/>
          </w:tcPr>
          <w:p w14:paraId="782913A1" w14:textId="6F451F23" w:rsidR="007056D7" w:rsidRPr="00F5715E" w:rsidRDefault="00F37662" w:rsidP="00F37662">
            <w:pPr>
              <w:jc w:val="center"/>
              <w:rPr>
                <w:rFonts w:asciiTheme="minorHAnsi" w:hAnsiTheme="minorHAnsi"/>
                <w:sz w:val="18"/>
                <w:szCs w:val="18"/>
              </w:rPr>
            </w:pPr>
            <w:r>
              <w:rPr>
                <w:rFonts w:asciiTheme="minorHAnsi" w:hAnsiTheme="minorHAnsi" w:cstheme="minorHAnsi"/>
                <w:sz w:val="18"/>
                <w:szCs w:val="18"/>
              </w:rPr>
              <w:t>07</w:t>
            </w:r>
          </w:p>
        </w:tc>
        <w:tc>
          <w:tcPr>
            <w:tcW w:w="4629" w:type="dxa"/>
            <w:vAlign w:val="center"/>
          </w:tcPr>
          <w:p w14:paraId="782913A2" w14:textId="77777777" w:rsidR="007056D7" w:rsidRDefault="007056D7" w:rsidP="003952E1">
            <w:pPr>
              <w:rPr>
                <w:rFonts w:asciiTheme="minorHAnsi" w:hAnsiTheme="minorHAnsi"/>
                <w:sz w:val="18"/>
                <w:szCs w:val="18"/>
              </w:rPr>
            </w:pPr>
            <w:r w:rsidRPr="007A5D38">
              <w:rPr>
                <w:rFonts w:asciiTheme="minorHAnsi" w:hAnsiTheme="minorHAnsi" w:cstheme="minorHAnsi"/>
                <w:sz w:val="18"/>
                <w:szCs w:val="18"/>
              </w:rPr>
              <w:t>Ventilation Operation Schedule</w:t>
            </w:r>
          </w:p>
        </w:tc>
        <w:tc>
          <w:tcPr>
            <w:tcW w:w="5588" w:type="dxa"/>
          </w:tcPr>
          <w:p w14:paraId="782913A3" w14:textId="77777777" w:rsidR="007056D7" w:rsidRDefault="007056D7" w:rsidP="003952E1">
            <w:pPr>
              <w:rPr>
                <w:rFonts w:asciiTheme="minorHAnsi" w:hAnsiTheme="minorHAnsi"/>
                <w:sz w:val="18"/>
                <w:szCs w:val="18"/>
              </w:rPr>
            </w:pPr>
          </w:p>
        </w:tc>
      </w:tr>
      <w:tr w:rsidR="007056D7" w:rsidRPr="00D2491C" w14:paraId="782913BD" w14:textId="77777777" w:rsidTr="00276455">
        <w:trPr>
          <w:trHeight w:val="158"/>
        </w:trPr>
        <w:tc>
          <w:tcPr>
            <w:tcW w:w="11016" w:type="dxa"/>
            <w:gridSpan w:val="3"/>
            <w:vAlign w:val="center"/>
          </w:tcPr>
          <w:p w14:paraId="782913BB" w14:textId="77777777" w:rsidR="007056D7" w:rsidRDefault="007056D7" w:rsidP="003952E1">
            <w:pPr>
              <w:rPr>
                <w:rFonts w:asciiTheme="minorHAnsi" w:hAnsiTheme="minorHAnsi"/>
                <w:sz w:val="18"/>
                <w:szCs w:val="18"/>
              </w:rPr>
            </w:pPr>
            <w:r>
              <w:rPr>
                <w:rFonts w:asciiTheme="minorHAnsi" w:hAnsiTheme="minorHAnsi"/>
                <w:sz w:val="18"/>
                <w:szCs w:val="18"/>
              </w:rPr>
              <w:t xml:space="preserve">Note: </w:t>
            </w:r>
          </w:p>
          <w:p w14:paraId="782913BC" w14:textId="77777777" w:rsidR="007056D7" w:rsidRDefault="007056D7" w:rsidP="003952E1">
            <w:pPr>
              <w:rPr>
                <w:rFonts w:asciiTheme="minorHAnsi" w:hAnsiTheme="minorHAnsi"/>
                <w:sz w:val="18"/>
                <w:szCs w:val="18"/>
              </w:rPr>
            </w:pPr>
            <w:r>
              <w:rPr>
                <w:rFonts w:asciiTheme="minorHAnsi" w:hAnsiTheme="minorHAnsi"/>
                <w:sz w:val="18"/>
                <w:szCs w:val="18"/>
              </w:rPr>
              <w:t>Non-dwelling units do not meet the definition for a dwelling unit as defined in Section 100.1(b). Non-dwelling units are not designed to provide independent living facilities and do not provide permanent provisions for living, sleeping, eating, cooking and sanitation.</w:t>
            </w:r>
          </w:p>
        </w:tc>
      </w:tr>
    </w:tbl>
    <w:p w14:paraId="782913BE" w14:textId="77777777" w:rsidR="007056D7" w:rsidRPr="001B7F7E" w:rsidRDefault="007056D7" w:rsidP="007056D7">
      <w:pPr>
        <w:rPr>
          <w:rFonts w:asciiTheme="minorHAnsi" w:hAnsiTheme="minorHAnsi"/>
          <w:sz w:val="18"/>
          <w:szCs w:val="18"/>
        </w:rPr>
      </w:pPr>
    </w:p>
    <w:tbl>
      <w:tblPr>
        <w:tblStyle w:val="TableGrid"/>
        <w:tblW w:w="0" w:type="auto"/>
        <w:tblLook w:val="04A0" w:firstRow="1" w:lastRow="0" w:firstColumn="1" w:lastColumn="0" w:noHBand="0" w:noVBand="1"/>
      </w:tblPr>
      <w:tblGrid>
        <w:gridCol w:w="11016"/>
      </w:tblGrid>
      <w:tr w:rsidR="007056D7" w:rsidRPr="000A18ED" w14:paraId="782913C0" w14:textId="77777777" w:rsidTr="003952E1">
        <w:tc>
          <w:tcPr>
            <w:tcW w:w="11016" w:type="dxa"/>
          </w:tcPr>
          <w:p w14:paraId="782913BF" w14:textId="5CF78FC9" w:rsidR="00D12B47" w:rsidRDefault="007056D7" w:rsidP="00D578D5">
            <w:pPr>
              <w:rPr>
                <w:rFonts w:asciiTheme="minorHAnsi" w:hAnsiTheme="minorHAnsi"/>
                <w:b/>
                <w:szCs w:val="18"/>
              </w:rPr>
            </w:pPr>
            <w:r>
              <w:rPr>
                <w:rFonts w:asciiTheme="minorHAnsi" w:hAnsiTheme="minorHAnsi"/>
                <w:b/>
                <w:szCs w:val="18"/>
              </w:rPr>
              <w:t>MCH-</w:t>
            </w:r>
            <w:r w:rsidRPr="0029047D">
              <w:rPr>
                <w:rFonts w:asciiTheme="minorHAnsi" w:hAnsiTheme="minorHAnsi"/>
                <w:b/>
                <w:szCs w:val="18"/>
              </w:rPr>
              <w:t>27</w:t>
            </w:r>
            <w:r w:rsidR="00D578D5">
              <w:rPr>
                <w:rFonts w:asciiTheme="minorHAnsi" w:hAnsiTheme="minorHAnsi"/>
                <w:b/>
                <w:szCs w:val="18"/>
              </w:rPr>
              <w:t>b</w:t>
            </w:r>
            <w:r>
              <w:rPr>
                <w:rFonts w:asciiTheme="minorHAnsi" w:hAnsiTheme="minorHAnsi"/>
                <w:b/>
                <w:szCs w:val="18"/>
              </w:rPr>
              <w:t xml:space="preserve"> – </w:t>
            </w:r>
            <w:r w:rsidR="008F10D8">
              <w:rPr>
                <w:rFonts w:asciiTheme="minorHAnsi" w:hAnsiTheme="minorHAnsi"/>
                <w:b/>
                <w:szCs w:val="18"/>
              </w:rPr>
              <w:t>Multifamily</w:t>
            </w:r>
            <w:r w:rsidR="007715C6">
              <w:rPr>
                <w:rFonts w:asciiTheme="minorHAnsi" w:hAnsiTheme="minorHAnsi"/>
                <w:b/>
                <w:szCs w:val="18"/>
              </w:rPr>
              <w:t xml:space="preserve"> Ventilation</w:t>
            </w:r>
          </w:p>
        </w:tc>
      </w:tr>
    </w:tbl>
    <w:p w14:paraId="782913C1" w14:textId="77777777" w:rsidR="007056D7" w:rsidRPr="001B7F7E" w:rsidRDefault="007056D7" w:rsidP="007056D7">
      <w:pPr>
        <w:rPr>
          <w:rFonts w:asciiTheme="minorHAnsi" w:hAnsiTheme="minorHAnsi"/>
          <w:b/>
          <w:sz w:val="18"/>
          <w:szCs w:val="18"/>
        </w:rPr>
      </w:pPr>
    </w:p>
    <w:tbl>
      <w:tblPr>
        <w:tblW w:w="5000" w:type="pct"/>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3"/>
        <w:gridCol w:w="4725"/>
        <w:gridCol w:w="5698"/>
      </w:tblGrid>
      <w:tr w:rsidR="007056D7" w:rsidRPr="00CB00C9" w14:paraId="782913CF" w14:textId="77777777" w:rsidTr="00276455">
        <w:tc>
          <w:tcPr>
            <w:tcW w:w="11016" w:type="dxa"/>
            <w:gridSpan w:val="3"/>
          </w:tcPr>
          <w:p w14:paraId="782913CD" w14:textId="77777777" w:rsidR="007056D7" w:rsidRPr="0029047D" w:rsidRDefault="007056D7" w:rsidP="003952E1">
            <w:pPr>
              <w:keepNext/>
              <w:rPr>
                <w:rFonts w:asciiTheme="minorHAnsi" w:hAnsiTheme="minorHAnsi"/>
                <w:b/>
                <w:szCs w:val="18"/>
              </w:rPr>
            </w:pPr>
            <w:r w:rsidRPr="0029047D">
              <w:rPr>
                <w:rFonts w:asciiTheme="minorHAnsi" w:hAnsiTheme="minorHAnsi"/>
                <w:b/>
                <w:szCs w:val="18"/>
              </w:rPr>
              <w:t>B. Ventilation - Total Ventilation Rate</w:t>
            </w:r>
          </w:p>
          <w:p w14:paraId="782913CE" w14:textId="451BCF3F" w:rsidR="007056D7" w:rsidRPr="00CB00C9" w:rsidRDefault="007056D7" w:rsidP="003952E1">
            <w:pPr>
              <w:keepNext/>
              <w:rPr>
                <w:rFonts w:asciiTheme="minorHAnsi" w:hAnsiTheme="minorHAnsi"/>
                <w:sz w:val="18"/>
                <w:szCs w:val="18"/>
              </w:rPr>
            </w:pPr>
            <w:r w:rsidRPr="00CB00C9">
              <w:rPr>
                <w:rFonts w:asciiTheme="minorHAnsi" w:hAnsiTheme="minorHAnsi"/>
                <w:sz w:val="18"/>
                <w:szCs w:val="18"/>
              </w:rPr>
              <w:t>A mechanical supply system, exhaust system, or combination thereof shall provide whole-</w:t>
            </w:r>
            <w:del w:id="16" w:author="Moua, Cheng@Energy" w:date="2022-02-08T15:34:00Z">
              <w:r w:rsidRPr="00CB00C9" w:rsidDel="001B2D32">
                <w:rPr>
                  <w:rFonts w:asciiTheme="minorHAnsi" w:hAnsiTheme="minorHAnsi"/>
                  <w:sz w:val="18"/>
                  <w:szCs w:val="18"/>
                </w:rPr>
                <w:delText xml:space="preserve">building </w:delText>
              </w:r>
            </w:del>
            <w:ins w:id="17" w:author="Moua, Cheng@Energy" w:date="2022-02-08T15:34:00Z">
              <w:r w:rsidR="001B2D32">
                <w:rPr>
                  <w:rFonts w:asciiTheme="minorHAnsi" w:hAnsiTheme="minorHAnsi"/>
                  <w:sz w:val="18"/>
                  <w:szCs w:val="18"/>
                </w:rPr>
                <w:t>dwellin</w:t>
              </w:r>
            </w:ins>
            <w:ins w:id="18" w:author="Moua, Cheng@Energy" w:date="2022-02-08T15:35:00Z">
              <w:r w:rsidR="001B2D32">
                <w:rPr>
                  <w:rFonts w:asciiTheme="minorHAnsi" w:hAnsiTheme="minorHAnsi"/>
                  <w:sz w:val="18"/>
                  <w:szCs w:val="18"/>
                </w:rPr>
                <w:t>g</w:t>
              </w:r>
            </w:ins>
            <w:ins w:id="19" w:author="Moua, Cheng@Energy" w:date="2022-02-08T15:34:00Z">
              <w:r w:rsidR="001B2D32" w:rsidRPr="00CB00C9">
                <w:rPr>
                  <w:rFonts w:asciiTheme="minorHAnsi" w:hAnsiTheme="minorHAnsi"/>
                  <w:sz w:val="18"/>
                  <w:szCs w:val="18"/>
                </w:rPr>
                <w:t xml:space="preserve"> </w:t>
              </w:r>
            </w:ins>
            <w:r w:rsidRPr="00CB00C9">
              <w:rPr>
                <w:rFonts w:asciiTheme="minorHAnsi" w:hAnsiTheme="minorHAnsi"/>
                <w:sz w:val="18"/>
                <w:szCs w:val="18"/>
              </w:rPr>
              <w:t xml:space="preserve">ventilation with outdoor air each hour at no less than the rate in </w:t>
            </w:r>
            <w:del w:id="20" w:author="Tsan, Bach@Energy" w:date="2021-11-04T15:46:00Z">
              <w:r w:rsidDel="004A09BE">
                <w:rPr>
                  <w:rFonts w:asciiTheme="minorHAnsi" w:hAnsiTheme="minorHAnsi"/>
                  <w:sz w:val="18"/>
                  <w:szCs w:val="18"/>
                </w:rPr>
                <w:delText>150.0(o)1Ci</w:delText>
              </w:r>
            </w:del>
            <w:ins w:id="21" w:author="Tsan, Bach@Energy" w:date="2021-11-04T15:46:00Z">
              <w:r w:rsidR="004A09BE">
                <w:rPr>
                  <w:rFonts w:asciiTheme="minorHAnsi" w:hAnsiTheme="minorHAnsi"/>
                  <w:sz w:val="18"/>
                  <w:szCs w:val="18"/>
                </w:rPr>
                <w:t>160.2(b)</w:t>
              </w:r>
            </w:ins>
            <w:ins w:id="22" w:author="Tsan, Bach@Energy" w:date="2021-11-04T15:48:00Z">
              <w:r w:rsidR="000E64C0">
                <w:rPr>
                  <w:rFonts w:asciiTheme="minorHAnsi" w:hAnsiTheme="minorHAnsi"/>
                  <w:sz w:val="18"/>
                  <w:szCs w:val="18"/>
                </w:rPr>
                <w:t>2</w:t>
              </w:r>
            </w:ins>
            <w:ins w:id="23" w:author="Tsan, Bach@Energy" w:date="2021-11-04T15:49:00Z">
              <w:r w:rsidR="00191765">
                <w:rPr>
                  <w:rFonts w:asciiTheme="minorHAnsi" w:hAnsiTheme="minorHAnsi"/>
                  <w:sz w:val="18"/>
                  <w:szCs w:val="18"/>
                </w:rPr>
                <w:t>Aiv</w:t>
              </w:r>
            </w:ins>
          </w:p>
        </w:tc>
      </w:tr>
      <w:tr w:rsidR="007056D7" w:rsidRPr="00CB00C9" w14:paraId="782913D3" w14:textId="77777777" w:rsidTr="00276455">
        <w:tc>
          <w:tcPr>
            <w:tcW w:w="593" w:type="dxa"/>
            <w:vAlign w:val="center"/>
          </w:tcPr>
          <w:p w14:paraId="782913D0" w14:textId="77777777" w:rsidR="007056D7" w:rsidRPr="00CB00C9" w:rsidRDefault="007056D7" w:rsidP="003952E1">
            <w:pPr>
              <w:keepNext/>
              <w:jc w:val="center"/>
              <w:rPr>
                <w:rFonts w:asciiTheme="minorHAnsi" w:hAnsiTheme="minorHAnsi"/>
                <w:sz w:val="18"/>
                <w:szCs w:val="18"/>
              </w:rPr>
            </w:pPr>
            <w:r>
              <w:rPr>
                <w:rFonts w:asciiTheme="minorHAnsi" w:hAnsiTheme="minorHAnsi"/>
                <w:sz w:val="18"/>
                <w:szCs w:val="18"/>
              </w:rPr>
              <w:t>01</w:t>
            </w:r>
          </w:p>
        </w:tc>
        <w:tc>
          <w:tcPr>
            <w:tcW w:w="4725" w:type="dxa"/>
            <w:vAlign w:val="center"/>
          </w:tcPr>
          <w:p w14:paraId="782913D1" w14:textId="77777777" w:rsidR="007056D7" w:rsidRPr="00CB00C9" w:rsidRDefault="007056D7" w:rsidP="003952E1">
            <w:pPr>
              <w:keepNext/>
              <w:rPr>
                <w:rFonts w:asciiTheme="minorHAnsi" w:hAnsiTheme="minorHAnsi"/>
                <w:sz w:val="18"/>
                <w:szCs w:val="18"/>
              </w:rPr>
            </w:pPr>
            <w:r w:rsidRPr="00CB00C9">
              <w:rPr>
                <w:rFonts w:asciiTheme="minorHAnsi" w:hAnsiTheme="minorHAnsi"/>
                <w:sz w:val="18"/>
                <w:szCs w:val="18"/>
              </w:rPr>
              <w:t xml:space="preserve">Total </w:t>
            </w:r>
            <w:r>
              <w:rPr>
                <w:rFonts w:asciiTheme="minorHAnsi" w:hAnsiTheme="minorHAnsi"/>
                <w:sz w:val="18"/>
                <w:szCs w:val="18"/>
              </w:rPr>
              <w:t xml:space="preserve">Required </w:t>
            </w:r>
            <w:r w:rsidRPr="00CB00C9">
              <w:rPr>
                <w:rFonts w:asciiTheme="minorHAnsi" w:hAnsiTheme="minorHAnsi"/>
                <w:sz w:val="18"/>
                <w:szCs w:val="18"/>
              </w:rPr>
              <w:t>Ventilation rate, (Q</w:t>
            </w:r>
            <w:r w:rsidRPr="001D331F">
              <w:rPr>
                <w:rFonts w:asciiTheme="minorHAnsi" w:hAnsiTheme="minorHAnsi"/>
                <w:sz w:val="18"/>
                <w:szCs w:val="18"/>
                <w:vertAlign w:val="subscript"/>
              </w:rPr>
              <w:t>tot</w:t>
            </w:r>
            <w:r w:rsidRPr="00CB00C9">
              <w:rPr>
                <w:rFonts w:asciiTheme="minorHAnsi" w:hAnsiTheme="minorHAnsi"/>
                <w:sz w:val="18"/>
                <w:szCs w:val="18"/>
              </w:rPr>
              <w:t>)</w:t>
            </w:r>
          </w:p>
        </w:tc>
        <w:tc>
          <w:tcPr>
            <w:tcW w:w="5698" w:type="dxa"/>
          </w:tcPr>
          <w:p w14:paraId="782913D2" w14:textId="77777777" w:rsidR="007056D7" w:rsidRPr="007F6151" w:rsidRDefault="007056D7" w:rsidP="003952E1">
            <w:pPr>
              <w:keepNext/>
              <w:rPr>
                <w:rFonts w:asciiTheme="minorHAnsi" w:hAnsiTheme="minorHAnsi"/>
                <w:sz w:val="18"/>
                <w:szCs w:val="18"/>
              </w:rPr>
            </w:pPr>
          </w:p>
        </w:tc>
      </w:tr>
    </w:tbl>
    <w:p w14:paraId="782913EA" w14:textId="77777777" w:rsidR="00EA7933" w:rsidRPr="001B7F7E" w:rsidRDefault="00EA7933">
      <w:pPr>
        <w:rPr>
          <w:rFonts w:asciiTheme="minorHAnsi" w:hAnsiTheme="minorHAnsi" w:cstheme="minorHAnsi"/>
          <w:sz w:val="18"/>
          <w:szCs w:val="18"/>
        </w:rPr>
      </w:pPr>
    </w:p>
    <w:tbl>
      <w:tblPr>
        <w:tblStyle w:val="TableGrid"/>
        <w:tblW w:w="11016" w:type="dxa"/>
        <w:tblLook w:val="04A0" w:firstRow="1" w:lastRow="0" w:firstColumn="1" w:lastColumn="0" w:noHBand="0" w:noVBand="1"/>
      </w:tblPr>
      <w:tblGrid>
        <w:gridCol w:w="2145"/>
        <w:gridCol w:w="2146"/>
        <w:gridCol w:w="2146"/>
        <w:gridCol w:w="2146"/>
        <w:gridCol w:w="2415"/>
        <w:gridCol w:w="18"/>
      </w:tblGrid>
      <w:tr w:rsidR="007056D7" w14:paraId="782913ED" w14:textId="77777777" w:rsidTr="00F36EAC">
        <w:tc>
          <w:tcPr>
            <w:tcW w:w="11016" w:type="dxa"/>
            <w:gridSpan w:val="6"/>
          </w:tcPr>
          <w:p w14:paraId="782913EB" w14:textId="77777777" w:rsidR="007056D7" w:rsidRPr="0029047D" w:rsidRDefault="007056D7" w:rsidP="003952E1">
            <w:pPr>
              <w:keepNext/>
              <w:rPr>
                <w:rFonts w:asciiTheme="minorHAnsi" w:hAnsiTheme="minorHAnsi"/>
                <w:b/>
                <w:szCs w:val="18"/>
              </w:rPr>
            </w:pPr>
            <w:r>
              <w:rPr>
                <w:rFonts w:asciiTheme="minorHAnsi" w:hAnsiTheme="minorHAnsi"/>
                <w:b/>
                <w:szCs w:val="18"/>
              </w:rPr>
              <w:t>C</w:t>
            </w:r>
            <w:r w:rsidRPr="0029047D">
              <w:rPr>
                <w:rFonts w:asciiTheme="minorHAnsi" w:hAnsiTheme="minorHAnsi"/>
                <w:b/>
                <w:szCs w:val="18"/>
              </w:rPr>
              <w:t xml:space="preserve">. </w:t>
            </w:r>
            <w:r>
              <w:rPr>
                <w:rFonts w:asciiTheme="minorHAnsi" w:hAnsiTheme="minorHAnsi"/>
                <w:b/>
                <w:szCs w:val="18"/>
              </w:rPr>
              <w:t xml:space="preserve">Installed </w:t>
            </w:r>
            <w:r w:rsidRPr="0029047D">
              <w:rPr>
                <w:rFonts w:asciiTheme="minorHAnsi" w:hAnsiTheme="minorHAnsi"/>
                <w:b/>
                <w:szCs w:val="18"/>
              </w:rPr>
              <w:t>Ventilation - Total Ventilation Rate</w:t>
            </w:r>
          </w:p>
          <w:p w14:paraId="782913EC" w14:textId="351F919E" w:rsidR="007056D7" w:rsidRDefault="007056D7" w:rsidP="003952E1">
            <w:pPr>
              <w:keepNext/>
              <w:rPr>
                <w:rFonts w:asciiTheme="minorHAnsi" w:hAnsiTheme="minorHAnsi"/>
                <w:szCs w:val="18"/>
              </w:rPr>
            </w:pPr>
            <w:r w:rsidRPr="00CB00C9">
              <w:rPr>
                <w:rFonts w:asciiTheme="minorHAnsi" w:hAnsiTheme="minorHAnsi"/>
                <w:sz w:val="18"/>
                <w:szCs w:val="18"/>
              </w:rPr>
              <w:t>A mechanical supply system, exhaust system, or combination thereof shall provide whole-</w:t>
            </w:r>
            <w:del w:id="24" w:author="Moua, Cheng@Energy" w:date="2022-02-08T15:38:00Z">
              <w:r w:rsidRPr="00CB00C9" w:rsidDel="007F6756">
                <w:rPr>
                  <w:rFonts w:asciiTheme="minorHAnsi" w:hAnsiTheme="minorHAnsi"/>
                  <w:sz w:val="18"/>
                  <w:szCs w:val="18"/>
                </w:rPr>
                <w:delText xml:space="preserve">building </w:delText>
              </w:r>
            </w:del>
            <w:ins w:id="25" w:author="Moua, Cheng@Energy" w:date="2022-02-08T15:38:00Z">
              <w:r w:rsidR="007F6756">
                <w:rPr>
                  <w:rFonts w:asciiTheme="minorHAnsi" w:hAnsiTheme="minorHAnsi"/>
                  <w:sz w:val="18"/>
                  <w:szCs w:val="18"/>
                </w:rPr>
                <w:t>dwelling</w:t>
              </w:r>
              <w:r w:rsidR="007F6756" w:rsidRPr="00CB00C9">
                <w:rPr>
                  <w:rFonts w:asciiTheme="minorHAnsi" w:hAnsiTheme="minorHAnsi"/>
                  <w:sz w:val="18"/>
                  <w:szCs w:val="18"/>
                </w:rPr>
                <w:t xml:space="preserve"> </w:t>
              </w:r>
            </w:ins>
            <w:r w:rsidRPr="00CB00C9">
              <w:rPr>
                <w:rFonts w:asciiTheme="minorHAnsi" w:hAnsiTheme="minorHAnsi"/>
                <w:sz w:val="18"/>
                <w:szCs w:val="18"/>
              </w:rPr>
              <w:t xml:space="preserve">ventilation with outdoor air each hour at no less than the rate in </w:t>
            </w:r>
            <w:ins w:id="26" w:author="Tsan, Bach@Energy" w:date="2021-11-04T15:49:00Z">
              <w:r w:rsidR="00F94225">
                <w:rPr>
                  <w:rFonts w:asciiTheme="minorHAnsi" w:hAnsiTheme="minorHAnsi"/>
                  <w:sz w:val="18"/>
                  <w:szCs w:val="18"/>
                </w:rPr>
                <w:t>160.2(b)2Aiv</w:t>
              </w:r>
            </w:ins>
            <w:del w:id="27" w:author="Tsan, Bach@Energy" w:date="2021-11-04T15:49:00Z">
              <w:r w:rsidDel="00F94225">
                <w:rPr>
                  <w:rFonts w:asciiTheme="minorHAnsi" w:hAnsiTheme="minorHAnsi"/>
                  <w:sz w:val="18"/>
                  <w:szCs w:val="18"/>
                </w:rPr>
                <w:delText>150.0(o)1Ci</w:delText>
              </w:r>
            </w:del>
          </w:p>
        </w:tc>
      </w:tr>
      <w:tr w:rsidR="007056D7" w14:paraId="782913F3" w14:textId="77777777" w:rsidTr="00F36EAC">
        <w:trPr>
          <w:gridAfter w:val="1"/>
          <w:wAfter w:w="18" w:type="dxa"/>
        </w:trPr>
        <w:tc>
          <w:tcPr>
            <w:tcW w:w="2145" w:type="dxa"/>
            <w:vAlign w:val="center"/>
          </w:tcPr>
          <w:p w14:paraId="782913EE" w14:textId="77777777" w:rsidR="007056D7" w:rsidRPr="00BF496A" w:rsidRDefault="007056D7" w:rsidP="003952E1">
            <w:pPr>
              <w:jc w:val="center"/>
              <w:rPr>
                <w:rFonts w:asciiTheme="minorHAnsi" w:hAnsiTheme="minorHAnsi"/>
                <w:sz w:val="18"/>
                <w:szCs w:val="18"/>
              </w:rPr>
            </w:pPr>
            <w:r w:rsidRPr="00BF496A">
              <w:rPr>
                <w:rFonts w:asciiTheme="minorHAnsi" w:hAnsiTheme="minorHAnsi"/>
                <w:sz w:val="18"/>
                <w:szCs w:val="18"/>
              </w:rPr>
              <w:t>01</w:t>
            </w:r>
          </w:p>
        </w:tc>
        <w:tc>
          <w:tcPr>
            <w:tcW w:w="2146" w:type="dxa"/>
            <w:vAlign w:val="center"/>
          </w:tcPr>
          <w:p w14:paraId="782913EF" w14:textId="77777777" w:rsidR="007056D7" w:rsidRPr="00607053" w:rsidRDefault="007056D7" w:rsidP="003952E1">
            <w:pPr>
              <w:jc w:val="center"/>
              <w:rPr>
                <w:rFonts w:asciiTheme="minorHAnsi" w:hAnsiTheme="minorHAnsi"/>
                <w:sz w:val="18"/>
                <w:szCs w:val="18"/>
              </w:rPr>
            </w:pPr>
            <w:r w:rsidRPr="00607053">
              <w:rPr>
                <w:rFonts w:asciiTheme="minorHAnsi" w:hAnsiTheme="minorHAnsi"/>
                <w:sz w:val="18"/>
                <w:szCs w:val="18"/>
              </w:rPr>
              <w:t>02</w:t>
            </w:r>
          </w:p>
        </w:tc>
        <w:tc>
          <w:tcPr>
            <w:tcW w:w="2146" w:type="dxa"/>
            <w:vAlign w:val="center"/>
          </w:tcPr>
          <w:p w14:paraId="782913F0" w14:textId="77777777" w:rsidR="007056D7" w:rsidRPr="00607053" w:rsidRDefault="007056D7" w:rsidP="003952E1">
            <w:pPr>
              <w:jc w:val="center"/>
              <w:rPr>
                <w:rFonts w:asciiTheme="minorHAnsi" w:hAnsiTheme="minorHAnsi"/>
                <w:sz w:val="18"/>
                <w:szCs w:val="18"/>
              </w:rPr>
            </w:pPr>
            <w:r w:rsidRPr="00607053">
              <w:rPr>
                <w:rFonts w:asciiTheme="minorHAnsi" w:hAnsiTheme="minorHAnsi"/>
                <w:sz w:val="18"/>
                <w:szCs w:val="18"/>
              </w:rPr>
              <w:t>03</w:t>
            </w:r>
          </w:p>
        </w:tc>
        <w:tc>
          <w:tcPr>
            <w:tcW w:w="2146" w:type="dxa"/>
            <w:vAlign w:val="center"/>
          </w:tcPr>
          <w:p w14:paraId="782913F1" w14:textId="77777777" w:rsidR="007056D7" w:rsidRPr="00607053" w:rsidRDefault="007056D7" w:rsidP="003952E1">
            <w:pPr>
              <w:jc w:val="center"/>
              <w:rPr>
                <w:rFonts w:asciiTheme="minorHAnsi" w:hAnsiTheme="minorHAnsi"/>
                <w:sz w:val="18"/>
                <w:szCs w:val="18"/>
              </w:rPr>
            </w:pPr>
            <w:r w:rsidRPr="00607053">
              <w:rPr>
                <w:rFonts w:asciiTheme="minorHAnsi" w:hAnsiTheme="minorHAnsi"/>
                <w:sz w:val="18"/>
                <w:szCs w:val="18"/>
              </w:rPr>
              <w:t>04</w:t>
            </w:r>
          </w:p>
        </w:tc>
        <w:tc>
          <w:tcPr>
            <w:tcW w:w="2415" w:type="dxa"/>
            <w:vAlign w:val="center"/>
          </w:tcPr>
          <w:p w14:paraId="782913F2" w14:textId="77777777" w:rsidR="007056D7" w:rsidRPr="00741660" w:rsidRDefault="007056D7" w:rsidP="003952E1">
            <w:pPr>
              <w:jc w:val="center"/>
              <w:rPr>
                <w:rFonts w:asciiTheme="minorHAnsi" w:hAnsiTheme="minorHAnsi"/>
                <w:sz w:val="18"/>
                <w:szCs w:val="18"/>
              </w:rPr>
            </w:pPr>
            <w:r w:rsidRPr="00741660">
              <w:rPr>
                <w:rFonts w:asciiTheme="minorHAnsi" w:hAnsiTheme="minorHAnsi"/>
                <w:sz w:val="18"/>
                <w:szCs w:val="18"/>
              </w:rPr>
              <w:t>05</w:t>
            </w:r>
          </w:p>
        </w:tc>
      </w:tr>
      <w:tr w:rsidR="007056D7" w14:paraId="782913F9" w14:textId="77777777" w:rsidTr="00F36EAC">
        <w:trPr>
          <w:gridAfter w:val="1"/>
          <w:wAfter w:w="18" w:type="dxa"/>
        </w:trPr>
        <w:tc>
          <w:tcPr>
            <w:tcW w:w="2145" w:type="dxa"/>
            <w:vAlign w:val="bottom"/>
          </w:tcPr>
          <w:p w14:paraId="782913F4" w14:textId="77777777" w:rsidR="007056D7" w:rsidRPr="00BF496A" w:rsidRDefault="007056D7" w:rsidP="003952E1">
            <w:pPr>
              <w:jc w:val="center"/>
              <w:rPr>
                <w:rFonts w:asciiTheme="minorHAnsi" w:hAnsiTheme="minorHAnsi"/>
                <w:sz w:val="18"/>
                <w:szCs w:val="18"/>
              </w:rPr>
            </w:pPr>
            <w:r w:rsidRPr="00BF496A">
              <w:rPr>
                <w:rFonts w:asciiTheme="minorHAnsi" w:hAnsiTheme="minorHAnsi"/>
                <w:sz w:val="18"/>
                <w:szCs w:val="18"/>
              </w:rPr>
              <w:t>Fan Name</w:t>
            </w:r>
          </w:p>
        </w:tc>
        <w:tc>
          <w:tcPr>
            <w:tcW w:w="2146" w:type="dxa"/>
            <w:vAlign w:val="bottom"/>
          </w:tcPr>
          <w:p w14:paraId="782913F5" w14:textId="77777777" w:rsidR="007056D7" w:rsidRPr="00BF496A" w:rsidRDefault="007056D7" w:rsidP="003952E1">
            <w:pPr>
              <w:jc w:val="center"/>
              <w:rPr>
                <w:rFonts w:asciiTheme="minorHAnsi" w:hAnsiTheme="minorHAnsi"/>
                <w:sz w:val="18"/>
                <w:szCs w:val="18"/>
              </w:rPr>
            </w:pPr>
            <w:r w:rsidRPr="00BF496A">
              <w:rPr>
                <w:rFonts w:asciiTheme="minorHAnsi" w:hAnsiTheme="minorHAnsi"/>
                <w:sz w:val="18"/>
                <w:szCs w:val="18"/>
              </w:rPr>
              <w:t>Fan Location</w:t>
            </w:r>
          </w:p>
        </w:tc>
        <w:tc>
          <w:tcPr>
            <w:tcW w:w="2146" w:type="dxa"/>
            <w:vAlign w:val="bottom"/>
          </w:tcPr>
          <w:p w14:paraId="782913F6" w14:textId="77777777" w:rsidR="007056D7" w:rsidRPr="00BF496A" w:rsidRDefault="007056D7" w:rsidP="003952E1">
            <w:pPr>
              <w:jc w:val="center"/>
              <w:rPr>
                <w:rFonts w:asciiTheme="minorHAnsi" w:hAnsiTheme="minorHAnsi"/>
                <w:sz w:val="18"/>
                <w:szCs w:val="18"/>
              </w:rPr>
            </w:pPr>
            <w:r w:rsidRPr="00BF496A">
              <w:rPr>
                <w:rFonts w:asciiTheme="minorHAnsi" w:hAnsiTheme="minorHAnsi"/>
                <w:sz w:val="18"/>
                <w:szCs w:val="18"/>
              </w:rPr>
              <w:t>Runtime (Min/Hr)</w:t>
            </w:r>
          </w:p>
        </w:tc>
        <w:tc>
          <w:tcPr>
            <w:tcW w:w="2146" w:type="dxa"/>
            <w:vAlign w:val="bottom"/>
          </w:tcPr>
          <w:p w14:paraId="782913F7" w14:textId="77777777" w:rsidR="007056D7" w:rsidRPr="00BF496A" w:rsidRDefault="007056D7" w:rsidP="003952E1">
            <w:pPr>
              <w:jc w:val="center"/>
              <w:rPr>
                <w:rFonts w:asciiTheme="minorHAnsi" w:hAnsiTheme="minorHAnsi"/>
                <w:sz w:val="18"/>
                <w:szCs w:val="18"/>
              </w:rPr>
            </w:pPr>
            <w:r>
              <w:rPr>
                <w:rFonts w:asciiTheme="minorHAnsi" w:hAnsiTheme="minorHAnsi"/>
                <w:sz w:val="18"/>
                <w:szCs w:val="18"/>
              </w:rPr>
              <w:t xml:space="preserve">Installed Mechanical </w:t>
            </w:r>
            <w:r w:rsidRPr="00CB00C9">
              <w:rPr>
                <w:rFonts w:asciiTheme="minorHAnsi" w:hAnsiTheme="minorHAnsi"/>
                <w:sz w:val="18"/>
                <w:szCs w:val="18"/>
              </w:rPr>
              <w:t>Ventilation Rate</w:t>
            </w:r>
            <w:r>
              <w:rPr>
                <w:rFonts w:asciiTheme="minorHAnsi" w:hAnsiTheme="minorHAnsi"/>
                <w:sz w:val="18"/>
                <w:szCs w:val="18"/>
              </w:rPr>
              <w:t xml:space="preserve"> (CFM)</w:t>
            </w:r>
          </w:p>
        </w:tc>
        <w:tc>
          <w:tcPr>
            <w:tcW w:w="2415" w:type="dxa"/>
            <w:vAlign w:val="bottom"/>
          </w:tcPr>
          <w:p w14:paraId="782913F8" w14:textId="77777777" w:rsidR="007056D7" w:rsidRPr="00BF496A" w:rsidRDefault="007056D7" w:rsidP="003952E1">
            <w:pPr>
              <w:jc w:val="center"/>
              <w:rPr>
                <w:rFonts w:asciiTheme="minorHAnsi" w:hAnsiTheme="minorHAnsi"/>
                <w:sz w:val="18"/>
                <w:szCs w:val="18"/>
              </w:rPr>
            </w:pPr>
            <w:r w:rsidRPr="00BF496A">
              <w:rPr>
                <w:rFonts w:asciiTheme="minorHAnsi" w:hAnsiTheme="minorHAnsi"/>
                <w:sz w:val="18"/>
                <w:szCs w:val="18"/>
              </w:rPr>
              <w:t>Equivalent Continuous Ventilation (CFM)</w:t>
            </w:r>
          </w:p>
        </w:tc>
      </w:tr>
      <w:tr w:rsidR="007056D7" w14:paraId="782913FF" w14:textId="77777777" w:rsidTr="00F36EAC">
        <w:trPr>
          <w:gridAfter w:val="1"/>
          <w:wAfter w:w="18" w:type="dxa"/>
        </w:trPr>
        <w:tc>
          <w:tcPr>
            <w:tcW w:w="2145" w:type="dxa"/>
            <w:vAlign w:val="bottom"/>
          </w:tcPr>
          <w:p w14:paraId="782913FA" w14:textId="77777777" w:rsidR="007056D7" w:rsidRPr="00BF496A" w:rsidRDefault="007056D7" w:rsidP="003952E1">
            <w:pPr>
              <w:jc w:val="center"/>
              <w:rPr>
                <w:rFonts w:asciiTheme="minorHAnsi" w:hAnsiTheme="minorHAnsi"/>
                <w:sz w:val="18"/>
                <w:szCs w:val="18"/>
              </w:rPr>
            </w:pPr>
          </w:p>
        </w:tc>
        <w:tc>
          <w:tcPr>
            <w:tcW w:w="2146" w:type="dxa"/>
            <w:vAlign w:val="bottom"/>
          </w:tcPr>
          <w:p w14:paraId="782913FB" w14:textId="77777777" w:rsidR="007056D7" w:rsidRPr="00BF496A" w:rsidRDefault="007056D7" w:rsidP="003952E1">
            <w:pPr>
              <w:jc w:val="center"/>
              <w:rPr>
                <w:rFonts w:asciiTheme="minorHAnsi" w:hAnsiTheme="minorHAnsi"/>
                <w:sz w:val="18"/>
                <w:szCs w:val="18"/>
              </w:rPr>
            </w:pPr>
          </w:p>
        </w:tc>
        <w:tc>
          <w:tcPr>
            <w:tcW w:w="2146" w:type="dxa"/>
            <w:vAlign w:val="bottom"/>
          </w:tcPr>
          <w:p w14:paraId="782913FC" w14:textId="77777777" w:rsidR="007056D7" w:rsidRPr="00BF496A" w:rsidRDefault="007056D7" w:rsidP="003952E1">
            <w:pPr>
              <w:jc w:val="center"/>
              <w:rPr>
                <w:rFonts w:asciiTheme="minorHAnsi" w:hAnsiTheme="minorHAnsi"/>
                <w:sz w:val="18"/>
                <w:szCs w:val="18"/>
              </w:rPr>
            </w:pPr>
          </w:p>
        </w:tc>
        <w:tc>
          <w:tcPr>
            <w:tcW w:w="2146" w:type="dxa"/>
            <w:vAlign w:val="bottom"/>
          </w:tcPr>
          <w:p w14:paraId="782913FD" w14:textId="77777777" w:rsidR="007056D7" w:rsidRPr="00BF496A" w:rsidRDefault="007056D7" w:rsidP="003952E1">
            <w:pPr>
              <w:jc w:val="center"/>
              <w:rPr>
                <w:rFonts w:asciiTheme="minorHAnsi" w:hAnsiTheme="minorHAnsi"/>
                <w:sz w:val="18"/>
                <w:szCs w:val="18"/>
              </w:rPr>
            </w:pPr>
          </w:p>
        </w:tc>
        <w:tc>
          <w:tcPr>
            <w:tcW w:w="2415" w:type="dxa"/>
            <w:vAlign w:val="bottom"/>
          </w:tcPr>
          <w:p w14:paraId="782913FE" w14:textId="77777777" w:rsidR="007056D7" w:rsidRPr="00BF496A" w:rsidRDefault="007056D7" w:rsidP="003952E1">
            <w:pPr>
              <w:jc w:val="center"/>
              <w:rPr>
                <w:rFonts w:asciiTheme="minorHAnsi" w:hAnsiTheme="minorHAnsi"/>
                <w:sz w:val="18"/>
                <w:szCs w:val="18"/>
              </w:rPr>
            </w:pPr>
          </w:p>
        </w:tc>
      </w:tr>
      <w:tr w:rsidR="007056D7" w14:paraId="78291405" w14:textId="77777777" w:rsidTr="00F36EAC">
        <w:trPr>
          <w:gridAfter w:val="1"/>
          <w:wAfter w:w="18" w:type="dxa"/>
        </w:trPr>
        <w:tc>
          <w:tcPr>
            <w:tcW w:w="2145" w:type="dxa"/>
          </w:tcPr>
          <w:p w14:paraId="78291400" w14:textId="77777777" w:rsidR="007056D7" w:rsidRPr="00BF496A" w:rsidRDefault="007056D7" w:rsidP="003952E1">
            <w:pPr>
              <w:rPr>
                <w:rFonts w:asciiTheme="minorHAnsi" w:hAnsiTheme="minorHAnsi"/>
                <w:sz w:val="18"/>
                <w:szCs w:val="18"/>
              </w:rPr>
            </w:pPr>
          </w:p>
        </w:tc>
        <w:tc>
          <w:tcPr>
            <w:tcW w:w="2146" w:type="dxa"/>
          </w:tcPr>
          <w:p w14:paraId="78291401" w14:textId="77777777" w:rsidR="007056D7" w:rsidRPr="00BF496A" w:rsidRDefault="007056D7" w:rsidP="003952E1">
            <w:pPr>
              <w:rPr>
                <w:rFonts w:asciiTheme="minorHAnsi" w:hAnsiTheme="minorHAnsi"/>
                <w:sz w:val="18"/>
                <w:szCs w:val="18"/>
              </w:rPr>
            </w:pPr>
          </w:p>
        </w:tc>
        <w:tc>
          <w:tcPr>
            <w:tcW w:w="2146" w:type="dxa"/>
          </w:tcPr>
          <w:p w14:paraId="78291402" w14:textId="77777777" w:rsidR="007056D7" w:rsidRPr="00BF496A" w:rsidRDefault="007056D7" w:rsidP="003952E1">
            <w:pPr>
              <w:rPr>
                <w:rFonts w:asciiTheme="minorHAnsi" w:hAnsiTheme="minorHAnsi"/>
                <w:sz w:val="18"/>
                <w:szCs w:val="18"/>
              </w:rPr>
            </w:pPr>
          </w:p>
        </w:tc>
        <w:tc>
          <w:tcPr>
            <w:tcW w:w="2146" w:type="dxa"/>
          </w:tcPr>
          <w:p w14:paraId="78291403" w14:textId="77777777" w:rsidR="007056D7" w:rsidRPr="00BF496A" w:rsidRDefault="007056D7" w:rsidP="003952E1">
            <w:pPr>
              <w:rPr>
                <w:rFonts w:asciiTheme="minorHAnsi" w:hAnsiTheme="minorHAnsi"/>
                <w:sz w:val="18"/>
                <w:szCs w:val="18"/>
              </w:rPr>
            </w:pPr>
          </w:p>
        </w:tc>
        <w:tc>
          <w:tcPr>
            <w:tcW w:w="2415" w:type="dxa"/>
          </w:tcPr>
          <w:p w14:paraId="78291404" w14:textId="77777777" w:rsidR="007056D7" w:rsidRPr="00BF496A" w:rsidRDefault="007056D7" w:rsidP="003952E1">
            <w:pPr>
              <w:rPr>
                <w:rFonts w:asciiTheme="minorHAnsi" w:hAnsiTheme="minorHAnsi"/>
                <w:sz w:val="18"/>
                <w:szCs w:val="18"/>
              </w:rPr>
            </w:pPr>
          </w:p>
        </w:tc>
      </w:tr>
      <w:tr w:rsidR="007056D7" w14:paraId="7829140B" w14:textId="77777777" w:rsidTr="00F36EAC">
        <w:trPr>
          <w:gridAfter w:val="1"/>
          <w:wAfter w:w="18" w:type="dxa"/>
        </w:trPr>
        <w:tc>
          <w:tcPr>
            <w:tcW w:w="2145" w:type="dxa"/>
          </w:tcPr>
          <w:p w14:paraId="78291406" w14:textId="77777777" w:rsidR="007056D7" w:rsidRPr="00BF496A" w:rsidRDefault="007056D7" w:rsidP="003952E1">
            <w:pPr>
              <w:rPr>
                <w:rFonts w:asciiTheme="minorHAnsi" w:hAnsiTheme="minorHAnsi"/>
                <w:sz w:val="18"/>
                <w:szCs w:val="18"/>
              </w:rPr>
            </w:pPr>
          </w:p>
        </w:tc>
        <w:tc>
          <w:tcPr>
            <w:tcW w:w="2146" w:type="dxa"/>
          </w:tcPr>
          <w:p w14:paraId="78291407" w14:textId="77777777" w:rsidR="007056D7" w:rsidRPr="00BF496A" w:rsidRDefault="007056D7" w:rsidP="003952E1">
            <w:pPr>
              <w:rPr>
                <w:rFonts w:asciiTheme="minorHAnsi" w:hAnsiTheme="minorHAnsi"/>
                <w:sz w:val="18"/>
                <w:szCs w:val="18"/>
              </w:rPr>
            </w:pPr>
          </w:p>
        </w:tc>
        <w:tc>
          <w:tcPr>
            <w:tcW w:w="2146" w:type="dxa"/>
          </w:tcPr>
          <w:p w14:paraId="78291408" w14:textId="77777777" w:rsidR="007056D7" w:rsidRPr="00BF496A" w:rsidRDefault="007056D7" w:rsidP="003952E1">
            <w:pPr>
              <w:rPr>
                <w:rFonts w:asciiTheme="minorHAnsi" w:hAnsiTheme="minorHAnsi"/>
                <w:sz w:val="18"/>
                <w:szCs w:val="18"/>
              </w:rPr>
            </w:pPr>
          </w:p>
        </w:tc>
        <w:tc>
          <w:tcPr>
            <w:tcW w:w="2146" w:type="dxa"/>
          </w:tcPr>
          <w:p w14:paraId="78291409" w14:textId="77777777" w:rsidR="007056D7" w:rsidRPr="00BF496A" w:rsidRDefault="007056D7" w:rsidP="003952E1">
            <w:pPr>
              <w:rPr>
                <w:rFonts w:asciiTheme="minorHAnsi" w:hAnsiTheme="minorHAnsi"/>
                <w:sz w:val="18"/>
                <w:szCs w:val="18"/>
              </w:rPr>
            </w:pPr>
          </w:p>
        </w:tc>
        <w:tc>
          <w:tcPr>
            <w:tcW w:w="2415" w:type="dxa"/>
          </w:tcPr>
          <w:p w14:paraId="7829140A" w14:textId="77777777" w:rsidR="007056D7" w:rsidRPr="00BF496A" w:rsidRDefault="007056D7" w:rsidP="003952E1">
            <w:pPr>
              <w:rPr>
                <w:rFonts w:asciiTheme="minorHAnsi" w:hAnsiTheme="minorHAnsi"/>
                <w:sz w:val="18"/>
                <w:szCs w:val="18"/>
              </w:rPr>
            </w:pPr>
          </w:p>
        </w:tc>
      </w:tr>
      <w:tr w:rsidR="007056D7" w14:paraId="7829140F" w14:textId="77777777" w:rsidTr="00F36EAC">
        <w:trPr>
          <w:gridAfter w:val="1"/>
          <w:wAfter w:w="18" w:type="dxa"/>
        </w:trPr>
        <w:tc>
          <w:tcPr>
            <w:tcW w:w="2145" w:type="dxa"/>
            <w:vAlign w:val="bottom"/>
          </w:tcPr>
          <w:p w14:paraId="7829140C" w14:textId="77777777" w:rsidR="007056D7" w:rsidRPr="00BF496A" w:rsidRDefault="007056D7" w:rsidP="003952E1">
            <w:pPr>
              <w:jc w:val="center"/>
              <w:rPr>
                <w:rFonts w:asciiTheme="minorHAnsi" w:hAnsiTheme="minorHAnsi"/>
                <w:sz w:val="18"/>
                <w:szCs w:val="18"/>
              </w:rPr>
            </w:pPr>
            <w:r w:rsidRPr="00BF496A">
              <w:rPr>
                <w:rFonts w:asciiTheme="minorHAnsi" w:hAnsiTheme="minorHAnsi"/>
                <w:sz w:val="18"/>
                <w:szCs w:val="18"/>
              </w:rPr>
              <w:t>06</w:t>
            </w:r>
          </w:p>
        </w:tc>
        <w:tc>
          <w:tcPr>
            <w:tcW w:w="6438" w:type="dxa"/>
            <w:gridSpan w:val="3"/>
            <w:vAlign w:val="bottom"/>
          </w:tcPr>
          <w:p w14:paraId="7829140D" w14:textId="29E8BFC3" w:rsidR="007056D7" w:rsidRPr="00BF496A" w:rsidRDefault="007056D7" w:rsidP="00234ADD">
            <w:pPr>
              <w:rPr>
                <w:rFonts w:asciiTheme="minorHAnsi" w:hAnsiTheme="minorHAnsi"/>
                <w:sz w:val="18"/>
                <w:szCs w:val="18"/>
              </w:rPr>
            </w:pPr>
            <w:r w:rsidRPr="00BF496A">
              <w:rPr>
                <w:rFonts w:asciiTheme="minorHAnsi" w:hAnsiTheme="minorHAnsi"/>
                <w:sz w:val="18"/>
                <w:szCs w:val="18"/>
              </w:rPr>
              <w:t xml:space="preserve">Total </w:t>
            </w:r>
            <w:r w:rsidR="00234ADD">
              <w:rPr>
                <w:rFonts w:asciiTheme="minorHAnsi" w:hAnsiTheme="minorHAnsi"/>
                <w:sz w:val="18"/>
                <w:szCs w:val="18"/>
              </w:rPr>
              <w:t>I</w:t>
            </w:r>
            <w:r w:rsidRPr="00BF496A">
              <w:rPr>
                <w:rFonts w:asciiTheme="minorHAnsi" w:hAnsiTheme="minorHAnsi"/>
                <w:sz w:val="18"/>
                <w:szCs w:val="18"/>
              </w:rPr>
              <w:t xml:space="preserve">nstalled </w:t>
            </w:r>
            <w:r w:rsidR="00234ADD">
              <w:rPr>
                <w:rFonts w:asciiTheme="minorHAnsi" w:hAnsiTheme="minorHAnsi"/>
                <w:sz w:val="18"/>
                <w:szCs w:val="18"/>
              </w:rPr>
              <w:t>Equivalent  C</w:t>
            </w:r>
            <w:r w:rsidRPr="00BF496A">
              <w:rPr>
                <w:rFonts w:asciiTheme="minorHAnsi" w:hAnsiTheme="minorHAnsi"/>
                <w:sz w:val="18"/>
                <w:szCs w:val="18"/>
              </w:rPr>
              <w:t xml:space="preserve">ontinuous Ventilation (CFM) </w:t>
            </w:r>
          </w:p>
        </w:tc>
        <w:tc>
          <w:tcPr>
            <w:tcW w:w="2415" w:type="dxa"/>
          </w:tcPr>
          <w:p w14:paraId="7829140E" w14:textId="77777777" w:rsidR="007056D7" w:rsidRPr="00BF496A" w:rsidRDefault="007056D7" w:rsidP="003952E1">
            <w:pPr>
              <w:rPr>
                <w:rFonts w:asciiTheme="minorHAnsi" w:hAnsiTheme="minorHAnsi"/>
                <w:sz w:val="18"/>
                <w:szCs w:val="18"/>
              </w:rPr>
            </w:pPr>
          </w:p>
        </w:tc>
      </w:tr>
    </w:tbl>
    <w:p w14:paraId="78291410" w14:textId="77777777" w:rsidR="0067683A" w:rsidRDefault="0067683A" w:rsidP="0067683A">
      <w:pPr>
        <w:rPr>
          <w:ins w:id="28" w:author="Moua, Cheng@Energy" w:date="2022-02-10T11:02:00Z"/>
          <w:rFonts w:asciiTheme="minorHAnsi" w:hAnsiTheme="minorHAnsi" w:cstheme="minorHAnsi"/>
          <w:sz w:val="18"/>
          <w:szCs w:val="18"/>
        </w:rPr>
      </w:pPr>
    </w:p>
    <w:tbl>
      <w:tblPr>
        <w:tblStyle w:val="TableGrid"/>
        <w:tblW w:w="0" w:type="auto"/>
        <w:tblLook w:val="04A0" w:firstRow="1" w:lastRow="0" w:firstColumn="1" w:lastColumn="0" w:noHBand="0" w:noVBand="1"/>
        <w:tblPrChange w:id="29" w:author="Moua, Cheng@Energy" w:date="2022-02-10T11:02:00Z">
          <w:tblPr>
            <w:tblStyle w:val="TableGrid"/>
            <w:tblW w:w="0" w:type="auto"/>
            <w:tblLook w:val="04A0" w:firstRow="1" w:lastRow="0" w:firstColumn="1" w:lastColumn="0" w:noHBand="0" w:noVBand="1"/>
          </w:tblPr>
        </w:tblPrChange>
      </w:tblPr>
      <w:tblGrid>
        <w:gridCol w:w="1705"/>
        <w:gridCol w:w="2430"/>
        <w:gridCol w:w="3957"/>
        <w:gridCol w:w="2906"/>
        <w:tblGridChange w:id="30">
          <w:tblGrid>
            <w:gridCol w:w="1705"/>
            <w:gridCol w:w="2430"/>
            <w:gridCol w:w="3957"/>
            <w:gridCol w:w="2698"/>
          </w:tblGrid>
        </w:tblGridChange>
      </w:tblGrid>
      <w:tr w:rsidR="009128F5" w14:paraId="2AC7EB52" w14:textId="77777777" w:rsidTr="009128F5">
        <w:trPr>
          <w:ins w:id="31" w:author="Moua, Cheng@Energy" w:date="2022-02-10T11:02:00Z"/>
        </w:trPr>
        <w:tc>
          <w:tcPr>
            <w:tcW w:w="10998" w:type="dxa"/>
            <w:gridSpan w:val="4"/>
            <w:tcPrChange w:id="32" w:author="Moua, Cheng@Energy" w:date="2022-02-10T11:02:00Z">
              <w:tcPr>
                <w:tcW w:w="10790" w:type="dxa"/>
                <w:gridSpan w:val="4"/>
              </w:tcPr>
            </w:tcPrChange>
          </w:tcPr>
          <w:p w14:paraId="3394FBE3" w14:textId="49638B9E" w:rsidR="009128F5" w:rsidRDefault="00A278CA" w:rsidP="00687AF0">
            <w:pPr>
              <w:rPr>
                <w:ins w:id="33" w:author="Moua, Cheng@Energy" w:date="2022-02-10T11:02:00Z"/>
                <w:rFonts w:asciiTheme="minorHAnsi" w:hAnsiTheme="minorHAnsi" w:cstheme="minorHAnsi"/>
                <w:b/>
                <w:bCs/>
                <w:sz w:val="18"/>
                <w:szCs w:val="18"/>
              </w:rPr>
            </w:pPr>
            <w:ins w:id="34" w:author="Moua, Cheng@Energy" w:date="2022-02-10T11:18:00Z">
              <w:r>
                <w:rPr>
                  <w:rFonts w:asciiTheme="minorHAnsi" w:hAnsiTheme="minorHAnsi" w:cstheme="minorHAnsi"/>
                  <w:b/>
                  <w:bCs/>
                  <w:sz w:val="18"/>
                  <w:szCs w:val="18"/>
                </w:rPr>
                <w:t>C</w:t>
              </w:r>
            </w:ins>
            <w:ins w:id="35" w:author="Moua, Cheng@Energy" w:date="2022-02-10T11:02:00Z">
              <w:r w:rsidR="009128F5">
                <w:rPr>
                  <w:rFonts w:asciiTheme="minorHAnsi" w:hAnsiTheme="minorHAnsi" w:cstheme="minorHAnsi"/>
                  <w:b/>
                  <w:bCs/>
                  <w:sz w:val="18"/>
                  <w:szCs w:val="18"/>
                </w:rPr>
                <w:t xml:space="preserve">2.  </w:t>
              </w:r>
              <w:r w:rsidR="009128F5" w:rsidRPr="0041218C">
                <w:rPr>
                  <w:rFonts w:asciiTheme="minorHAnsi" w:hAnsiTheme="minorHAnsi" w:cstheme="minorHAnsi"/>
                  <w:b/>
                  <w:bCs/>
                  <w:sz w:val="18"/>
                  <w:szCs w:val="18"/>
                </w:rPr>
                <w:t>HRV or ERV</w:t>
              </w:r>
              <w:r w:rsidR="009128F5">
                <w:rPr>
                  <w:rFonts w:asciiTheme="minorHAnsi" w:hAnsiTheme="minorHAnsi" w:cstheme="minorHAnsi"/>
                  <w:b/>
                  <w:bCs/>
                  <w:sz w:val="18"/>
                  <w:szCs w:val="18"/>
                </w:rPr>
                <w:t xml:space="preserve"> serving Individual Dwelling Unit</w:t>
              </w:r>
            </w:ins>
          </w:p>
          <w:p w14:paraId="758FF061" w14:textId="77777777" w:rsidR="009128F5" w:rsidRDefault="009128F5" w:rsidP="009128F5">
            <w:pPr>
              <w:pStyle w:val="ListParagraph"/>
              <w:numPr>
                <w:ilvl w:val="0"/>
                <w:numId w:val="34"/>
              </w:numPr>
              <w:rPr>
                <w:ins w:id="36" w:author="Moua, Cheng@Energy" w:date="2022-02-10T11:02:00Z"/>
                <w:rFonts w:asciiTheme="minorHAnsi" w:hAnsiTheme="minorHAnsi" w:cstheme="minorHAnsi"/>
                <w:sz w:val="18"/>
                <w:szCs w:val="18"/>
              </w:rPr>
            </w:pPr>
            <w:ins w:id="37" w:author="Moua, Cheng@Energy" w:date="2022-02-10T11:02:00Z">
              <w:r w:rsidRPr="00687AF0">
                <w:rPr>
                  <w:rFonts w:asciiTheme="minorHAnsi" w:hAnsiTheme="minorHAnsi" w:cstheme="minorHAnsi"/>
                  <w:sz w:val="18"/>
                  <w:szCs w:val="18"/>
                </w:rPr>
                <w:t xml:space="preserve">Heat or Energy Recovery Systems must have a fan efficacy of ≤ 1.0 W/cfm </w:t>
              </w:r>
              <w:r>
                <w:rPr>
                  <w:rFonts w:asciiTheme="minorHAnsi" w:hAnsiTheme="minorHAnsi" w:cstheme="minorHAnsi"/>
                  <w:sz w:val="18"/>
                  <w:szCs w:val="18"/>
                </w:rPr>
                <w:t xml:space="preserve">in all climate zones </w:t>
              </w:r>
              <w:r w:rsidRPr="00687AF0">
                <w:rPr>
                  <w:rFonts w:asciiTheme="minorHAnsi" w:hAnsiTheme="minorHAnsi" w:cstheme="minorHAnsi"/>
                  <w:sz w:val="18"/>
                  <w:szCs w:val="18"/>
                </w:rPr>
                <w:t>(Section 160.2(b)2Biii)</w:t>
              </w:r>
              <w:r>
                <w:rPr>
                  <w:rFonts w:asciiTheme="minorHAnsi" w:hAnsiTheme="minorHAnsi" w:cstheme="minorHAnsi"/>
                  <w:sz w:val="18"/>
                  <w:szCs w:val="18"/>
                </w:rPr>
                <w:t>.</w:t>
              </w:r>
            </w:ins>
          </w:p>
          <w:p w14:paraId="2E05ACEE" w14:textId="71798442" w:rsidR="00C71E11" w:rsidRPr="00B97864" w:rsidRDefault="009128F5" w:rsidP="00B97864">
            <w:pPr>
              <w:pStyle w:val="ListParagraph"/>
              <w:numPr>
                <w:ilvl w:val="0"/>
                <w:numId w:val="34"/>
              </w:numPr>
              <w:rPr>
                <w:ins w:id="38" w:author="Moua, Cheng@Energy" w:date="2022-02-10T11:02:00Z"/>
                <w:rFonts w:asciiTheme="minorHAnsi" w:hAnsiTheme="minorHAnsi" w:cstheme="minorHAnsi"/>
                <w:sz w:val="18"/>
                <w:szCs w:val="18"/>
                <w:rPrChange w:id="39" w:author="Moua, Cheng@Energy" w:date="2022-02-10T11:18:00Z">
                  <w:rPr>
                    <w:ins w:id="40" w:author="Moua, Cheng@Energy" w:date="2022-02-10T11:02:00Z"/>
                  </w:rPr>
                </w:rPrChange>
              </w:rPr>
            </w:pPr>
            <w:ins w:id="41" w:author="Moua, Cheng@Energy" w:date="2022-02-10T11:02:00Z">
              <w:r>
                <w:rPr>
                  <w:rFonts w:asciiTheme="minorHAnsi" w:hAnsiTheme="minorHAnsi" w:cstheme="minorHAnsi"/>
                  <w:sz w:val="18"/>
                  <w:szCs w:val="18"/>
                </w:rPr>
                <w:t xml:space="preserve">Heat or Energy Recovery Systems must prescriptively have a fan efficacy of </w:t>
              </w:r>
              <w:r w:rsidRPr="00687AF0">
                <w:rPr>
                  <w:rFonts w:asciiTheme="minorHAnsi" w:hAnsiTheme="minorHAnsi" w:cstheme="minorHAnsi"/>
                  <w:sz w:val="18"/>
                  <w:szCs w:val="18"/>
                </w:rPr>
                <w:t xml:space="preserve">≤ </w:t>
              </w:r>
              <w:r>
                <w:rPr>
                  <w:rFonts w:asciiTheme="minorHAnsi" w:hAnsiTheme="minorHAnsi" w:cstheme="minorHAnsi"/>
                  <w:sz w:val="18"/>
                  <w:szCs w:val="18"/>
                </w:rPr>
                <w:t>0.6 W/cfm and a minimum sensible heat recovery of 67% in climate zones 1, 2, and 11-16 (Section 170.2(c)3Biva).</w:t>
              </w:r>
            </w:ins>
          </w:p>
        </w:tc>
      </w:tr>
      <w:tr w:rsidR="009128F5" w14:paraId="6A399A7C" w14:textId="77777777" w:rsidTr="009128F5">
        <w:trPr>
          <w:ins w:id="42" w:author="Moua, Cheng@Energy" w:date="2022-02-10T11:02:00Z"/>
        </w:trPr>
        <w:tc>
          <w:tcPr>
            <w:tcW w:w="1705" w:type="dxa"/>
            <w:tcPrChange w:id="43" w:author="Moua, Cheng@Energy" w:date="2022-02-10T11:02:00Z">
              <w:tcPr>
                <w:tcW w:w="1705" w:type="dxa"/>
              </w:tcPr>
            </w:tcPrChange>
          </w:tcPr>
          <w:p w14:paraId="529B7FDB" w14:textId="77777777" w:rsidR="009128F5" w:rsidRDefault="009128F5" w:rsidP="00687AF0">
            <w:pPr>
              <w:rPr>
                <w:ins w:id="44" w:author="Moua, Cheng@Energy" w:date="2022-02-10T11:02:00Z"/>
                <w:rFonts w:asciiTheme="minorHAnsi" w:hAnsiTheme="minorHAnsi" w:cstheme="minorHAnsi"/>
                <w:sz w:val="18"/>
                <w:szCs w:val="18"/>
              </w:rPr>
            </w:pPr>
            <w:ins w:id="45" w:author="Moua, Cheng@Energy" w:date="2022-02-10T11:02:00Z">
              <w:r>
                <w:rPr>
                  <w:rFonts w:asciiTheme="minorHAnsi" w:hAnsiTheme="minorHAnsi" w:cstheme="minorHAnsi"/>
                  <w:sz w:val="18"/>
                  <w:szCs w:val="18"/>
                </w:rPr>
                <w:t>01</w:t>
              </w:r>
            </w:ins>
          </w:p>
        </w:tc>
        <w:tc>
          <w:tcPr>
            <w:tcW w:w="2430" w:type="dxa"/>
            <w:tcPrChange w:id="46" w:author="Moua, Cheng@Energy" w:date="2022-02-10T11:02:00Z">
              <w:tcPr>
                <w:tcW w:w="2430" w:type="dxa"/>
              </w:tcPr>
            </w:tcPrChange>
          </w:tcPr>
          <w:p w14:paraId="3284D0F2" w14:textId="77777777" w:rsidR="009128F5" w:rsidRDefault="009128F5" w:rsidP="00687AF0">
            <w:pPr>
              <w:rPr>
                <w:ins w:id="47" w:author="Moua, Cheng@Energy" w:date="2022-02-10T11:02:00Z"/>
                <w:rFonts w:asciiTheme="minorHAnsi" w:hAnsiTheme="minorHAnsi" w:cstheme="minorHAnsi"/>
                <w:sz w:val="18"/>
                <w:szCs w:val="18"/>
              </w:rPr>
            </w:pPr>
            <w:ins w:id="48" w:author="Moua, Cheng@Energy" w:date="2022-02-10T11:02:00Z">
              <w:r>
                <w:rPr>
                  <w:rFonts w:asciiTheme="minorHAnsi" w:hAnsiTheme="minorHAnsi" w:cstheme="minorHAnsi"/>
                  <w:sz w:val="18"/>
                  <w:szCs w:val="18"/>
                </w:rPr>
                <w:t>02</w:t>
              </w:r>
            </w:ins>
          </w:p>
        </w:tc>
        <w:tc>
          <w:tcPr>
            <w:tcW w:w="3957" w:type="dxa"/>
            <w:tcPrChange w:id="49" w:author="Moua, Cheng@Energy" w:date="2022-02-10T11:02:00Z">
              <w:tcPr>
                <w:tcW w:w="3957" w:type="dxa"/>
              </w:tcPr>
            </w:tcPrChange>
          </w:tcPr>
          <w:p w14:paraId="2C50AC55" w14:textId="77777777" w:rsidR="009128F5" w:rsidRDefault="009128F5" w:rsidP="00687AF0">
            <w:pPr>
              <w:rPr>
                <w:ins w:id="50" w:author="Moua, Cheng@Energy" w:date="2022-02-10T11:02:00Z"/>
                <w:rFonts w:asciiTheme="minorHAnsi" w:hAnsiTheme="minorHAnsi" w:cstheme="minorHAnsi"/>
                <w:sz w:val="18"/>
                <w:szCs w:val="18"/>
              </w:rPr>
            </w:pPr>
            <w:ins w:id="51" w:author="Moua, Cheng@Energy" w:date="2022-02-10T11:02:00Z">
              <w:r>
                <w:rPr>
                  <w:rFonts w:asciiTheme="minorHAnsi" w:hAnsiTheme="minorHAnsi" w:cstheme="minorHAnsi"/>
                  <w:sz w:val="18"/>
                  <w:szCs w:val="18"/>
                </w:rPr>
                <w:t>03</w:t>
              </w:r>
            </w:ins>
          </w:p>
        </w:tc>
        <w:tc>
          <w:tcPr>
            <w:tcW w:w="2906" w:type="dxa"/>
            <w:tcPrChange w:id="52" w:author="Moua, Cheng@Energy" w:date="2022-02-10T11:02:00Z">
              <w:tcPr>
                <w:tcW w:w="2698" w:type="dxa"/>
              </w:tcPr>
            </w:tcPrChange>
          </w:tcPr>
          <w:p w14:paraId="2DEFF93E" w14:textId="77777777" w:rsidR="009128F5" w:rsidRDefault="009128F5" w:rsidP="00687AF0">
            <w:pPr>
              <w:rPr>
                <w:ins w:id="53" w:author="Moua, Cheng@Energy" w:date="2022-02-10T11:02:00Z"/>
                <w:rFonts w:asciiTheme="minorHAnsi" w:hAnsiTheme="minorHAnsi" w:cstheme="minorHAnsi"/>
                <w:sz w:val="18"/>
                <w:szCs w:val="18"/>
              </w:rPr>
            </w:pPr>
            <w:ins w:id="54" w:author="Moua, Cheng@Energy" w:date="2022-02-10T11:02:00Z">
              <w:r>
                <w:rPr>
                  <w:rFonts w:asciiTheme="minorHAnsi" w:hAnsiTheme="minorHAnsi" w:cstheme="minorHAnsi"/>
                  <w:sz w:val="18"/>
                  <w:szCs w:val="18"/>
                </w:rPr>
                <w:t>04</w:t>
              </w:r>
            </w:ins>
          </w:p>
        </w:tc>
      </w:tr>
      <w:tr w:rsidR="009128F5" w14:paraId="19860792" w14:textId="77777777" w:rsidTr="009128F5">
        <w:trPr>
          <w:ins w:id="55" w:author="Moua, Cheng@Energy" w:date="2022-02-10T11:02:00Z"/>
        </w:trPr>
        <w:tc>
          <w:tcPr>
            <w:tcW w:w="1705" w:type="dxa"/>
            <w:tcPrChange w:id="56" w:author="Moua, Cheng@Energy" w:date="2022-02-10T11:02:00Z">
              <w:tcPr>
                <w:tcW w:w="1705" w:type="dxa"/>
              </w:tcPr>
            </w:tcPrChange>
          </w:tcPr>
          <w:p w14:paraId="3EE87484" w14:textId="77777777" w:rsidR="009128F5" w:rsidRDefault="009128F5" w:rsidP="00687AF0">
            <w:pPr>
              <w:rPr>
                <w:ins w:id="57" w:author="Moua, Cheng@Energy" w:date="2022-02-10T11:02:00Z"/>
                <w:rFonts w:asciiTheme="minorHAnsi" w:hAnsiTheme="minorHAnsi" w:cstheme="minorHAnsi"/>
                <w:sz w:val="18"/>
                <w:szCs w:val="18"/>
              </w:rPr>
            </w:pPr>
            <w:ins w:id="58" w:author="Moua, Cheng@Energy" w:date="2022-02-10T11:02:00Z">
              <w:r>
                <w:rPr>
                  <w:rFonts w:asciiTheme="minorHAnsi" w:hAnsiTheme="minorHAnsi" w:cstheme="minorHAnsi"/>
                  <w:sz w:val="18"/>
                  <w:szCs w:val="18"/>
                </w:rPr>
                <w:t>Manufacturer Make</w:t>
              </w:r>
            </w:ins>
          </w:p>
        </w:tc>
        <w:tc>
          <w:tcPr>
            <w:tcW w:w="2430" w:type="dxa"/>
            <w:tcPrChange w:id="59" w:author="Moua, Cheng@Energy" w:date="2022-02-10T11:02:00Z">
              <w:tcPr>
                <w:tcW w:w="2430" w:type="dxa"/>
              </w:tcPr>
            </w:tcPrChange>
          </w:tcPr>
          <w:p w14:paraId="76CAD440" w14:textId="77777777" w:rsidR="009128F5" w:rsidRDefault="009128F5" w:rsidP="00687AF0">
            <w:pPr>
              <w:rPr>
                <w:ins w:id="60" w:author="Moua, Cheng@Energy" w:date="2022-02-10T11:02:00Z"/>
                <w:rFonts w:asciiTheme="minorHAnsi" w:hAnsiTheme="minorHAnsi" w:cstheme="minorHAnsi"/>
                <w:sz w:val="18"/>
                <w:szCs w:val="18"/>
              </w:rPr>
            </w:pPr>
            <w:ins w:id="61" w:author="Moua, Cheng@Energy" w:date="2022-02-10T11:02:00Z">
              <w:r>
                <w:rPr>
                  <w:rFonts w:asciiTheme="minorHAnsi" w:hAnsiTheme="minorHAnsi" w:cstheme="minorHAnsi"/>
                  <w:sz w:val="18"/>
                  <w:szCs w:val="18"/>
                </w:rPr>
                <w:t>Manufacturer Model Number</w:t>
              </w:r>
            </w:ins>
          </w:p>
        </w:tc>
        <w:tc>
          <w:tcPr>
            <w:tcW w:w="3957" w:type="dxa"/>
            <w:tcPrChange w:id="62" w:author="Moua, Cheng@Energy" w:date="2022-02-10T11:02:00Z">
              <w:tcPr>
                <w:tcW w:w="3957" w:type="dxa"/>
              </w:tcPr>
            </w:tcPrChange>
          </w:tcPr>
          <w:p w14:paraId="5E3D9575" w14:textId="77777777" w:rsidR="009128F5" w:rsidRDefault="009128F5" w:rsidP="00687AF0">
            <w:pPr>
              <w:rPr>
                <w:ins w:id="63" w:author="Moua, Cheng@Energy" w:date="2022-02-10T11:02:00Z"/>
                <w:rFonts w:asciiTheme="minorHAnsi" w:hAnsiTheme="minorHAnsi" w:cstheme="minorHAnsi"/>
                <w:sz w:val="18"/>
                <w:szCs w:val="18"/>
              </w:rPr>
            </w:pPr>
            <w:ins w:id="64" w:author="Moua, Cheng@Energy" w:date="2022-02-10T11:02:00Z">
              <w:r>
                <w:rPr>
                  <w:rFonts w:asciiTheme="minorHAnsi" w:hAnsiTheme="minorHAnsi" w:cstheme="minorHAnsi"/>
                  <w:sz w:val="18"/>
                  <w:szCs w:val="18"/>
                </w:rPr>
                <w:t>Fan Efficacy Performance Rating (W/CFM)</w:t>
              </w:r>
            </w:ins>
          </w:p>
        </w:tc>
        <w:tc>
          <w:tcPr>
            <w:tcW w:w="2906" w:type="dxa"/>
            <w:tcPrChange w:id="65" w:author="Moua, Cheng@Energy" w:date="2022-02-10T11:02:00Z">
              <w:tcPr>
                <w:tcW w:w="2698" w:type="dxa"/>
              </w:tcPr>
            </w:tcPrChange>
          </w:tcPr>
          <w:p w14:paraId="7B9B8D3B" w14:textId="77777777" w:rsidR="009128F5" w:rsidRDefault="009128F5" w:rsidP="00687AF0">
            <w:pPr>
              <w:rPr>
                <w:ins w:id="66" w:author="Moua, Cheng@Energy" w:date="2022-02-10T11:02:00Z"/>
                <w:rFonts w:asciiTheme="minorHAnsi" w:hAnsiTheme="minorHAnsi" w:cstheme="minorHAnsi"/>
                <w:sz w:val="18"/>
                <w:szCs w:val="18"/>
              </w:rPr>
            </w:pPr>
            <w:ins w:id="67" w:author="Moua, Cheng@Energy" w:date="2022-02-10T11:02:00Z">
              <w:r>
                <w:rPr>
                  <w:rFonts w:asciiTheme="minorHAnsi" w:hAnsiTheme="minorHAnsi" w:cstheme="minorHAnsi"/>
                  <w:sz w:val="18"/>
                  <w:szCs w:val="18"/>
                </w:rPr>
                <w:t>Sensible Recovery Efficiency (%)</w:t>
              </w:r>
            </w:ins>
          </w:p>
        </w:tc>
      </w:tr>
      <w:tr w:rsidR="009128F5" w14:paraId="79671EF6" w14:textId="77777777" w:rsidTr="009128F5">
        <w:trPr>
          <w:ins w:id="68" w:author="Moua, Cheng@Energy" w:date="2022-02-10T11:02:00Z"/>
        </w:trPr>
        <w:tc>
          <w:tcPr>
            <w:tcW w:w="1705" w:type="dxa"/>
            <w:tcPrChange w:id="69" w:author="Moua, Cheng@Energy" w:date="2022-02-10T11:02:00Z">
              <w:tcPr>
                <w:tcW w:w="1705" w:type="dxa"/>
              </w:tcPr>
            </w:tcPrChange>
          </w:tcPr>
          <w:p w14:paraId="45DD3EAF" w14:textId="77777777" w:rsidR="009128F5" w:rsidRDefault="009128F5" w:rsidP="00687AF0">
            <w:pPr>
              <w:rPr>
                <w:ins w:id="70" w:author="Moua, Cheng@Energy" w:date="2022-02-10T11:02:00Z"/>
                <w:rFonts w:asciiTheme="minorHAnsi" w:hAnsiTheme="minorHAnsi" w:cstheme="minorHAnsi"/>
                <w:sz w:val="18"/>
                <w:szCs w:val="18"/>
              </w:rPr>
            </w:pPr>
          </w:p>
        </w:tc>
        <w:tc>
          <w:tcPr>
            <w:tcW w:w="2430" w:type="dxa"/>
            <w:tcPrChange w:id="71" w:author="Moua, Cheng@Energy" w:date="2022-02-10T11:02:00Z">
              <w:tcPr>
                <w:tcW w:w="2430" w:type="dxa"/>
              </w:tcPr>
            </w:tcPrChange>
          </w:tcPr>
          <w:p w14:paraId="53BAA6D3" w14:textId="77777777" w:rsidR="009128F5" w:rsidRDefault="009128F5" w:rsidP="00687AF0">
            <w:pPr>
              <w:rPr>
                <w:ins w:id="72" w:author="Moua, Cheng@Energy" w:date="2022-02-10T11:02:00Z"/>
                <w:rFonts w:asciiTheme="minorHAnsi" w:hAnsiTheme="minorHAnsi" w:cstheme="minorHAnsi"/>
                <w:sz w:val="18"/>
                <w:szCs w:val="18"/>
              </w:rPr>
            </w:pPr>
          </w:p>
        </w:tc>
        <w:tc>
          <w:tcPr>
            <w:tcW w:w="3957" w:type="dxa"/>
            <w:tcPrChange w:id="73" w:author="Moua, Cheng@Energy" w:date="2022-02-10T11:02:00Z">
              <w:tcPr>
                <w:tcW w:w="3957" w:type="dxa"/>
              </w:tcPr>
            </w:tcPrChange>
          </w:tcPr>
          <w:p w14:paraId="3A9ED208" w14:textId="77777777" w:rsidR="009128F5" w:rsidRDefault="009128F5" w:rsidP="00687AF0">
            <w:pPr>
              <w:rPr>
                <w:ins w:id="74" w:author="Moua, Cheng@Energy" w:date="2022-02-10T11:02:00Z"/>
                <w:rFonts w:asciiTheme="minorHAnsi" w:hAnsiTheme="minorHAnsi" w:cstheme="minorHAnsi"/>
                <w:sz w:val="18"/>
                <w:szCs w:val="18"/>
              </w:rPr>
            </w:pPr>
          </w:p>
        </w:tc>
        <w:tc>
          <w:tcPr>
            <w:tcW w:w="2906" w:type="dxa"/>
            <w:tcPrChange w:id="75" w:author="Moua, Cheng@Energy" w:date="2022-02-10T11:02:00Z">
              <w:tcPr>
                <w:tcW w:w="2698" w:type="dxa"/>
              </w:tcPr>
            </w:tcPrChange>
          </w:tcPr>
          <w:p w14:paraId="79EC4D87" w14:textId="77777777" w:rsidR="009128F5" w:rsidRDefault="009128F5" w:rsidP="00687AF0">
            <w:pPr>
              <w:rPr>
                <w:ins w:id="76" w:author="Moua, Cheng@Energy" w:date="2022-02-10T11:02:00Z"/>
                <w:rFonts w:asciiTheme="minorHAnsi" w:hAnsiTheme="minorHAnsi" w:cstheme="minorHAnsi"/>
                <w:sz w:val="18"/>
                <w:szCs w:val="18"/>
              </w:rPr>
            </w:pPr>
          </w:p>
        </w:tc>
      </w:tr>
      <w:tr w:rsidR="009128F5" w14:paraId="46928579" w14:textId="77777777" w:rsidTr="009128F5">
        <w:trPr>
          <w:ins w:id="77" w:author="Moua, Cheng@Energy" w:date="2022-02-10T11:02:00Z"/>
        </w:trPr>
        <w:tc>
          <w:tcPr>
            <w:tcW w:w="1705" w:type="dxa"/>
            <w:tcPrChange w:id="78" w:author="Moua, Cheng@Energy" w:date="2022-02-10T11:02:00Z">
              <w:tcPr>
                <w:tcW w:w="1705" w:type="dxa"/>
              </w:tcPr>
            </w:tcPrChange>
          </w:tcPr>
          <w:p w14:paraId="041BCB5E" w14:textId="77777777" w:rsidR="009128F5" w:rsidRDefault="009128F5" w:rsidP="00687AF0">
            <w:pPr>
              <w:rPr>
                <w:ins w:id="79" w:author="Moua, Cheng@Energy" w:date="2022-02-10T11:02:00Z"/>
                <w:rFonts w:asciiTheme="minorHAnsi" w:hAnsiTheme="minorHAnsi" w:cstheme="minorHAnsi"/>
                <w:sz w:val="18"/>
                <w:szCs w:val="18"/>
              </w:rPr>
            </w:pPr>
          </w:p>
        </w:tc>
        <w:tc>
          <w:tcPr>
            <w:tcW w:w="2430" w:type="dxa"/>
            <w:tcPrChange w:id="80" w:author="Moua, Cheng@Energy" w:date="2022-02-10T11:02:00Z">
              <w:tcPr>
                <w:tcW w:w="2430" w:type="dxa"/>
              </w:tcPr>
            </w:tcPrChange>
          </w:tcPr>
          <w:p w14:paraId="39557C56" w14:textId="77777777" w:rsidR="009128F5" w:rsidRDefault="009128F5" w:rsidP="00687AF0">
            <w:pPr>
              <w:rPr>
                <w:ins w:id="81" w:author="Moua, Cheng@Energy" w:date="2022-02-10T11:02:00Z"/>
                <w:rFonts w:asciiTheme="minorHAnsi" w:hAnsiTheme="minorHAnsi" w:cstheme="minorHAnsi"/>
                <w:sz w:val="18"/>
                <w:szCs w:val="18"/>
              </w:rPr>
            </w:pPr>
          </w:p>
        </w:tc>
        <w:tc>
          <w:tcPr>
            <w:tcW w:w="3957" w:type="dxa"/>
            <w:tcPrChange w:id="82" w:author="Moua, Cheng@Energy" w:date="2022-02-10T11:02:00Z">
              <w:tcPr>
                <w:tcW w:w="3957" w:type="dxa"/>
              </w:tcPr>
            </w:tcPrChange>
          </w:tcPr>
          <w:p w14:paraId="1F8FC902" w14:textId="77777777" w:rsidR="009128F5" w:rsidRDefault="009128F5" w:rsidP="00687AF0">
            <w:pPr>
              <w:rPr>
                <w:ins w:id="83" w:author="Moua, Cheng@Energy" w:date="2022-02-10T11:02:00Z"/>
                <w:rFonts w:asciiTheme="minorHAnsi" w:hAnsiTheme="minorHAnsi" w:cstheme="minorHAnsi"/>
                <w:sz w:val="18"/>
                <w:szCs w:val="18"/>
              </w:rPr>
            </w:pPr>
          </w:p>
        </w:tc>
        <w:tc>
          <w:tcPr>
            <w:tcW w:w="2906" w:type="dxa"/>
            <w:tcPrChange w:id="84" w:author="Moua, Cheng@Energy" w:date="2022-02-10T11:02:00Z">
              <w:tcPr>
                <w:tcW w:w="2698" w:type="dxa"/>
              </w:tcPr>
            </w:tcPrChange>
          </w:tcPr>
          <w:p w14:paraId="6A1F1C6E" w14:textId="77777777" w:rsidR="009128F5" w:rsidRDefault="009128F5" w:rsidP="00687AF0">
            <w:pPr>
              <w:rPr>
                <w:ins w:id="85" w:author="Moua, Cheng@Energy" w:date="2022-02-10T11:02:00Z"/>
                <w:rFonts w:asciiTheme="minorHAnsi" w:hAnsiTheme="minorHAnsi" w:cstheme="minorHAnsi"/>
                <w:sz w:val="18"/>
                <w:szCs w:val="18"/>
              </w:rPr>
            </w:pPr>
          </w:p>
        </w:tc>
      </w:tr>
      <w:tr w:rsidR="009128F5" w14:paraId="48C64DFD" w14:textId="77777777" w:rsidTr="009128F5">
        <w:trPr>
          <w:ins w:id="86" w:author="Moua, Cheng@Energy" w:date="2022-02-10T11:02:00Z"/>
        </w:trPr>
        <w:tc>
          <w:tcPr>
            <w:tcW w:w="1705" w:type="dxa"/>
            <w:tcPrChange w:id="87" w:author="Moua, Cheng@Energy" w:date="2022-02-10T11:02:00Z">
              <w:tcPr>
                <w:tcW w:w="1705" w:type="dxa"/>
              </w:tcPr>
            </w:tcPrChange>
          </w:tcPr>
          <w:p w14:paraId="7E1740CE" w14:textId="77777777" w:rsidR="009128F5" w:rsidRDefault="009128F5" w:rsidP="00687AF0">
            <w:pPr>
              <w:rPr>
                <w:ins w:id="88" w:author="Moua, Cheng@Energy" w:date="2022-02-10T11:02:00Z"/>
                <w:rFonts w:asciiTheme="minorHAnsi" w:hAnsiTheme="minorHAnsi" w:cstheme="minorHAnsi"/>
                <w:sz w:val="18"/>
                <w:szCs w:val="18"/>
              </w:rPr>
            </w:pPr>
          </w:p>
        </w:tc>
        <w:tc>
          <w:tcPr>
            <w:tcW w:w="2430" w:type="dxa"/>
            <w:tcPrChange w:id="89" w:author="Moua, Cheng@Energy" w:date="2022-02-10T11:02:00Z">
              <w:tcPr>
                <w:tcW w:w="2430" w:type="dxa"/>
              </w:tcPr>
            </w:tcPrChange>
          </w:tcPr>
          <w:p w14:paraId="5D1E1479" w14:textId="77777777" w:rsidR="009128F5" w:rsidRDefault="009128F5" w:rsidP="00687AF0">
            <w:pPr>
              <w:rPr>
                <w:ins w:id="90" w:author="Moua, Cheng@Energy" w:date="2022-02-10T11:02:00Z"/>
                <w:rFonts w:asciiTheme="minorHAnsi" w:hAnsiTheme="minorHAnsi" w:cstheme="minorHAnsi"/>
                <w:sz w:val="18"/>
                <w:szCs w:val="18"/>
              </w:rPr>
            </w:pPr>
          </w:p>
        </w:tc>
        <w:tc>
          <w:tcPr>
            <w:tcW w:w="3957" w:type="dxa"/>
            <w:tcPrChange w:id="91" w:author="Moua, Cheng@Energy" w:date="2022-02-10T11:02:00Z">
              <w:tcPr>
                <w:tcW w:w="3957" w:type="dxa"/>
              </w:tcPr>
            </w:tcPrChange>
          </w:tcPr>
          <w:p w14:paraId="660446B0" w14:textId="77777777" w:rsidR="009128F5" w:rsidRDefault="009128F5" w:rsidP="00687AF0">
            <w:pPr>
              <w:rPr>
                <w:ins w:id="92" w:author="Moua, Cheng@Energy" w:date="2022-02-10T11:02:00Z"/>
                <w:rFonts w:asciiTheme="minorHAnsi" w:hAnsiTheme="minorHAnsi" w:cstheme="minorHAnsi"/>
                <w:sz w:val="18"/>
                <w:szCs w:val="18"/>
              </w:rPr>
            </w:pPr>
          </w:p>
        </w:tc>
        <w:tc>
          <w:tcPr>
            <w:tcW w:w="2906" w:type="dxa"/>
            <w:tcPrChange w:id="93" w:author="Moua, Cheng@Energy" w:date="2022-02-10T11:02:00Z">
              <w:tcPr>
                <w:tcW w:w="2698" w:type="dxa"/>
              </w:tcPr>
            </w:tcPrChange>
          </w:tcPr>
          <w:p w14:paraId="4D18BAE2" w14:textId="77777777" w:rsidR="009128F5" w:rsidRDefault="009128F5" w:rsidP="00687AF0">
            <w:pPr>
              <w:rPr>
                <w:ins w:id="94" w:author="Moua, Cheng@Energy" w:date="2022-02-10T11:02:00Z"/>
                <w:rFonts w:asciiTheme="minorHAnsi" w:hAnsiTheme="minorHAnsi" w:cstheme="minorHAnsi"/>
                <w:sz w:val="18"/>
                <w:szCs w:val="18"/>
              </w:rPr>
            </w:pPr>
          </w:p>
        </w:tc>
      </w:tr>
    </w:tbl>
    <w:p w14:paraId="30A57F6F" w14:textId="77777777" w:rsidR="009128F5" w:rsidRPr="0067683A" w:rsidRDefault="009128F5">
      <w:pPr>
        <w:rPr>
          <w:ins w:id="95" w:author="Bucaneg, Haile@Energy" w:date="2022-02-09T10:03:00Z"/>
          <w:rFonts w:asciiTheme="minorHAnsi" w:hAnsiTheme="minorHAnsi" w:cstheme="minorHAnsi"/>
          <w:sz w:val="18"/>
          <w:szCs w:val="18"/>
        </w:rPr>
        <w:pPrChange w:id="96" w:author="Moua, Cheng@Energy" w:date="2022-02-10T11:02:00Z">
          <w:pPr>
            <w:ind w:left="-180"/>
          </w:pPr>
        </w:pPrChange>
      </w:pPr>
    </w:p>
    <w:p w14:paraId="656D4233" w14:textId="77777777" w:rsidR="006A7398" w:rsidRPr="001B7F7E" w:rsidRDefault="006A7398" w:rsidP="007056D7">
      <w:pPr>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8"/>
        <w:gridCol w:w="4723"/>
        <w:gridCol w:w="5655"/>
      </w:tblGrid>
      <w:tr w:rsidR="00582D84" w:rsidRPr="00500C2C" w14:paraId="78291412" w14:textId="77777777" w:rsidTr="00BA5D81">
        <w:tc>
          <w:tcPr>
            <w:tcW w:w="11015" w:type="dxa"/>
            <w:gridSpan w:val="3"/>
          </w:tcPr>
          <w:p w14:paraId="78291411" w14:textId="77777777" w:rsidR="00582D84" w:rsidRDefault="00582D84" w:rsidP="00582D84">
            <w:pPr>
              <w:keepNext/>
              <w:rPr>
                <w:rFonts w:asciiTheme="minorHAnsi" w:hAnsiTheme="minorHAnsi"/>
                <w:szCs w:val="18"/>
              </w:rPr>
            </w:pPr>
            <w:r>
              <w:rPr>
                <w:rFonts w:asciiTheme="minorHAnsi" w:hAnsiTheme="minorHAnsi"/>
                <w:b/>
                <w:szCs w:val="18"/>
              </w:rPr>
              <w:t>D</w:t>
            </w:r>
            <w:r w:rsidRPr="00500C2C">
              <w:rPr>
                <w:rFonts w:asciiTheme="minorHAnsi" w:hAnsiTheme="minorHAnsi"/>
                <w:b/>
                <w:szCs w:val="18"/>
              </w:rPr>
              <w:t xml:space="preserve">. </w:t>
            </w:r>
            <w:r>
              <w:rPr>
                <w:rFonts w:asciiTheme="minorHAnsi" w:hAnsiTheme="minorHAnsi"/>
                <w:b/>
                <w:szCs w:val="18"/>
              </w:rPr>
              <w:t>Additional Envelope Requirements</w:t>
            </w:r>
          </w:p>
        </w:tc>
      </w:tr>
      <w:tr w:rsidR="00582D84" w:rsidRPr="00D2491C" w14:paraId="78291416" w14:textId="77777777" w:rsidTr="00BA5D81">
        <w:trPr>
          <w:trHeight w:val="158"/>
        </w:trPr>
        <w:tc>
          <w:tcPr>
            <w:tcW w:w="638" w:type="dxa"/>
            <w:vAlign w:val="center"/>
          </w:tcPr>
          <w:p w14:paraId="78291413" w14:textId="77777777" w:rsidR="00582D84" w:rsidRPr="00D2491C" w:rsidRDefault="00582D84" w:rsidP="00BA5D81">
            <w:pPr>
              <w:keepNext/>
              <w:jc w:val="center"/>
              <w:rPr>
                <w:rFonts w:asciiTheme="minorHAnsi" w:hAnsiTheme="minorHAnsi"/>
                <w:sz w:val="18"/>
                <w:szCs w:val="18"/>
              </w:rPr>
            </w:pPr>
            <w:r w:rsidRPr="00D2491C">
              <w:rPr>
                <w:rFonts w:asciiTheme="minorHAnsi" w:hAnsiTheme="minorHAnsi"/>
                <w:sz w:val="18"/>
                <w:szCs w:val="18"/>
              </w:rPr>
              <w:t>01</w:t>
            </w:r>
          </w:p>
        </w:tc>
        <w:tc>
          <w:tcPr>
            <w:tcW w:w="4723" w:type="dxa"/>
            <w:vAlign w:val="center"/>
          </w:tcPr>
          <w:p w14:paraId="78291414" w14:textId="77777777" w:rsidR="00582D84" w:rsidRPr="00D2491C" w:rsidRDefault="00582D84" w:rsidP="00BA5D81">
            <w:pPr>
              <w:keepNext/>
              <w:rPr>
                <w:rFonts w:asciiTheme="minorHAnsi" w:hAnsiTheme="minorHAnsi"/>
                <w:sz w:val="18"/>
                <w:szCs w:val="18"/>
              </w:rPr>
            </w:pPr>
            <w:r>
              <w:rPr>
                <w:rFonts w:asciiTheme="minorHAnsi" w:hAnsiTheme="minorHAnsi"/>
                <w:sz w:val="18"/>
                <w:szCs w:val="18"/>
              </w:rPr>
              <w:t>Envelope Leakage</w:t>
            </w:r>
          </w:p>
        </w:tc>
        <w:tc>
          <w:tcPr>
            <w:tcW w:w="5654" w:type="dxa"/>
            <w:vAlign w:val="center"/>
          </w:tcPr>
          <w:p w14:paraId="78291415" w14:textId="77777777" w:rsidR="00582D84" w:rsidRPr="00D2491C" w:rsidRDefault="00582D84" w:rsidP="00BA5D81">
            <w:pPr>
              <w:keepNext/>
              <w:rPr>
                <w:rFonts w:asciiTheme="minorHAnsi" w:hAnsiTheme="minorHAnsi"/>
                <w:sz w:val="18"/>
                <w:szCs w:val="18"/>
              </w:rPr>
            </w:pPr>
          </w:p>
        </w:tc>
      </w:tr>
    </w:tbl>
    <w:p w14:paraId="78291417" w14:textId="77777777" w:rsidR="00582D84" w:rsidRPr="001B7F7E" w:rsidRDefault="00582D84" w:rsidP="00582D84">
      <w:pPr>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56"/>
        <w:gridCol w:w="4723"/>
        <w:gridCol w:w="5637"/>
      </w:tblGrid>
      <w:tr w:rsidR="00582D84" w:rsidRPr="00500C2C" w14:paraId="78291419" w14:textId="77777777" w:rsidTr="00BA5D81">
        <w:tc>
          <w:tcPr>
            <w:tcW w:w="11016" w:type="dxa"/>
            <w:gridSpan w:val="3"/>
          </w:tcPr>
          <w:p w14:paraId="78291418" w14:textId="77777777" w:rsidR="00582D84" w:rsidRDefault="00582D84" w:rsidP="00582D84">
            <w:pPr>
              <w:keepNext/>
              <w:rPr>
                <w:rFonts w:asciiTheme="minorHAnsi" w:hAnsiTheme="minorHAnsi"/>
                <w:szCs w:val="18"/>
              </w:rPr>
            </w:pPr>
            <w:r>
              <w:rPr>
                <w:rFonts w:asciiTheme="minorHAnsi" w:hAnsiTheme="minorHAnsi"/>
                <w:b/>
                <w:szCs w:val="18"/>
              </w:rPr>
              <w:lastRenderedPageBreak/>
              <w:t>E</w:t>
            </w:r>
            <w:r w:rsidRPr="00500C2C">
              <w:rPr>
                <w:rFonts w:asciiTheme="minorHAnsi" w:hAnsiTheme="minorHAnsi"/>
                <w:b/>
                <w:szCs w:val="18"/>
              </w:rPr>
              <w:t xml:space="preserve">. </w:t>
            </w:r>
            <w:r>
              <w:rPr>
                <w:rFonts w:asciiTheme="minorHAnsi" w:hAnsiTheme="minorHAnsi"/>
                <w:b/>
                <w:szCs w:val="18"/>
              </w:rPr>
              <w:t>Additional Central Ventilation System Balancing Requirements</w:t>
            </w:r>
          </w:p>
        </w:tc>
      </w:tr>
      <w:tr w:rsidR="00582D84" w:rsidRPr="00D2491C" w14:paraId="7829141D" w14:textId="77777777" w:rsidTr="00BA5D81">
        <w:trPr>
          <w:trHeight w:val="158"/>
        </w:trPr>
        <w:tc>
          <w:tcPr>
            <w:tcW w:w="656" w:type="dxa"/>
            <w:vAlign w:val="center"/>
          </w:tcPr>
          <w:p w14:paraId="7829141A" w14:textId="77777777" w:rsidR="00582D84" w:rsidRDefault="00582D84" w:rsidP="00BA5D81">
            <w:pPr>
              <w:keepNext/>
              <w:jc w:val="center"/>
              <w:rPr>
                <w:rFonts w:asciiTheme="minorHAnsi" w:hAnsiTheme="minorHAnsi"/>
                <w:sz w:val="18"/>
                <w:szCs w:val="18"/>
              </w:rPr>
            </w:pPr>
            <w:r w:rsidRPr="00D2491C">
              <w:rPr>
                <w:rFonts w:asciiTheme="minorHAnsi" w:hAnsiTheme="minorHAnsi"/>
                <w:sz w:val="18"/>
                <w:szCs w:val="18"/>
              </w:rPr>
              <w:t>01</w:t>
            </w:r>
          </w:p>
        </w:tc>
        <w:tc>
          <w:tcPr>
            <w:tcW w:w="4723" w:type="dxa"/>
            <w:vAlign w:val="center"/>
          </w:tcPr>
          <w:p w14:paraId="7829141B" w14:textId="77777777" w:rsidR="00582D84" w:rsidRDefault="00582D84" w:rsidP="00BA5D81">
            <w:pPr>
              <w:keepNext/>
              <w:rPr>
                <w:rFonts w:asciiTheme="minorHAnsi" w:hAnsiTheme="minorHAnsi"/>
                <w:sz w:val="18"/>
                <w:szCs w:val="18"/>
              </w:rPr>
            </w:pPr>
            <w:r>
              <w:rPr>
                <w:rFonts w:asciiTheme="minorHAnsi" w:hAnsiTheme="minorHAnsi"/>
                <w:sz w:val="18"/>
                <w:szCs w:val="18"/>
              </w:rPr>
              <w:t>Maximum Ventilation Flow</w:t>
            </w:r>
            <w:r w:rsidR="007715C6">
              <w:rPr>
                <w:rFonts w:asciiTheme="minorHAnsi" w:hAnsiTheme="minorHAnsi"/>
                <w:sz w:val="18"/>
                <w:szCs w:val="18"/>
              </w:rPr>
              <w:t xml:space="preserve"> (CFM)</w:t>
            </w:r>
          </w:p>
        </w:tc>
        <w:tc>
          <w:tcPr>
            <w:tcW w:w="5637" w:type="dxa"/>
            <w:vAlign w:val="center"/>
          </w:tcPr>
          <w:p w14:paraId="7829141C" w14:textId="77777777" w:rsidR="00582D84" w:rsidRDefault="00582D84" w:rsidP="00BA5D81">
            <w:pPr>
              <w:rPr>
                <w:rFonts w:asciiTheme="minorHAnsi" w:hAnsiTheme="minorHAnsi"/>
                <w:sz w:val="18"/>
                <w:szCs w:val="18"/>
              </w:rPr>
            </w:pPr>
          </w:p>
        </w:tc>
      </w:tr>
    </w:tbl>
    <w:p w14:paraId="7829141E" w14:textId="77777777" w:rsidR="00582D84" w:rsidRPr="001B7F7E" w:rsidRDefault="00582D84" w:rsidP="007056D7">
      <w:pPr>
        <w:rPr>
          <w:rFonts w:asciiTheme="minorHAnsi" w:hAnsiTheme="minorHAnsi" w:cstheme="minorHAnsi"/>
          <w:sz w:val="18"/>
          <w:szCs w:val="18"/>
        </w:rPr>
      </w:pPr>
    </w:p>
    <w:tbl>
      <w:tblPr>
        <w:tblW w:w="499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41"/>
        <w:gridCol w:w="10371"/>
      </w:tblGrid>
      <w:tr w:rsidR="007056D7" w:rsidRPr="00500C2C" w14:paraId="78291420" w14:textId="77777777" w:rsidTr="00276455">
        <w:tc>
          <w:tcPr>
            <w:tcW w:w="11012" w:type="dxa"/>
            <w:gridSpan w:val="2"/>
          </w:tcPr>
          <w:p w14:paraId="7829141F" w14:textId="4F1062A5" w:rsidR="00571B10" w:rsidRDefault="00BA5D81">
            <w:pPr>
              <w:keepNext/>
              <w:rPr>
                <w:rFonts w:asciiTheme="minorHAnsi" w:hAnsiTheme="minorHAnsi"/>
                <w:szCs w:val="18"/>
              </w:rPr>
            </w:pPr>
            <w:r>
              <w:rPr>
                <w:rFonts w:asciiTheme="minorHAnsi" w:hAnsiTheme="minorHAnsi"/>
                <w:b/>
                <w:szCs w:val="18"/>
              </w:rPr>
              <w:t>F</w:t>
            </w:r>
            <w:r w:rsidR="007056D7" w:rsidRPr="00500C2C">
              <w:rPr>
                <w:rFonts w:asciiTheme="minorHAnsi" w:hAnsiTheme="minorHAnsi"/>
                <w:b/>
                <w:szCs w:val="18"/>
              </w:rPr>
              <w:t>. Compliance Statement</w:t>
            </w:r>
            <w:r w:rsidR="007056D7" w:rsidRPr="00500C2C">
              <w:rPr>
                <w:rFonts w:asciiTheme="minorHAnsi" w:hAnsiTheme="minorHAnsi"/>
                <w:szCs w:val="18"/>
              </w:rPr>
              <w:t xml:space="preserve"> </w:t>
            </w:r>
          </w:p>
        </w:tc>
      </w:tr>
      <w:tr w:rsidR="007056D7" w:rsidRPr="00D2491C" w14:paraId="78291423" w14:textId="77777777" w:rsidTr="00276455">
        <w:trPr>
          <w:trHeight w:val="158"/>
        </w:trPr>
        <w:tc>
          <w:tcPr>
            <w:tcW w:w="641" w:type="dxa"/>
            <w:vAlign w:val="center"/>
          </w:tcPr>
          <w:p w14:paraId="78291421" w14:textId="77777777" w:rsidR="007056D7" w:rsidRPr="00D2491C" w:rsidRDefault="007056D7" w:rsidP="003952E1">
            <w:pPr>
              <w:keepNext/>
              <w:jc w:val="center"/>
              <w:rPr>
                <w:rFonts w:asciiTheme="minorHAnsi" w:hAnsiTheme="minorHAnsi"/>
                <w:sz w:val="18"/>
                <w:szCs w:val="18"/>
              </w:rPr>
            </w:pPr>
            <w:r w:rsidRPr="00D2491C">
              <w:rPr>
                <w:rFonts w:asciiTheme="minorHAnsi" w:hAnsiTheme="minorHAnsi"/>
                <w:sz w:val="18"/>
                <w:szCs w:val="18"/>
              </w:rPr>
              <w:t>01</w:t>
            </w:r>
          </w:p>
        </w:tc>
        <w:tc>
          <w:tcPr>
            <w:tcW w:w="10371" w:type="dxa"/>
            <w:vAlign w:val="center"/>
          </w:tcPr>
          <w:p w14:paraId="78291422" w14:textId="77777777" w:rsidR="00D12B47" w:rsidRDefault="00D12B47" w:rsidP="00D12B47">
            <w:pPr>
              <w:keepNext/>
              <w:rPr>
                <w:rFonts w:asciiTheme="minorHAnsi" w:hAnsiTheme="minorHAnsi"/>
                <w:sz w:val="18"/>
                <w:szCs w:val="18"/>
              </w:rPr>
            </w:pPr>
          </w:p>
        </w:tc>
      </w:tr>
    </w:tbl>
    <w:p w14:paraId="671F6207" w14:textId="77777777" w:rsidR="00BB724F" w:rsidRDefault="00BB724F">
      <w:pPr>
        <w:rPr>
          <w:rFonts w:asciiTheme="minorHAnsi" w:hAnsiTheme="minorHAnsi"/>
          <w:sz w:val="18"/>
          <w:szCs w:val="18"/>
        </w:rPr>
      </w:pPr>
      <w:r>
        <w:rPr>
          <w:rFonts w:asciiTheme="minorHAnsi" w:hAnsiTheme="minorHAnsi"/>
          <w:sz w:val="18"/>
          <w:szCs w:val="18"/>
        </w:rPr>
        <w:br w:type="page"/>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CellMar>
          <w:left w:w="72" w:type="dxa"/>
          <w:right w:w="72" w:type="dxa"/>
        </w:tblCellMar>
        <w:tblLook w:val="04A0" w:firstRow="1" w:lastRow="0" w:firstColumn="1" w:lastColumn="0" w:noHBand="0" w:noVBand="1"/>
      </w:tblPr>
      <w:tblGrid>
        <w:gridCol w:w="722"/>
        <w:gridCol w:w="10222"/>
      </w:tblGrid>
      <w:tr w:rsidR="00175418" w14:paraId="301DB899" w14:textId="77777777" w:rsidTr="0000415D">
        <w:trPr>
          <w:cantSplit/>
          <w:trHeight w:val="288"/>
        </w:trPr>
        <w:tc>
          <w:tcPr>
            <w:tcW w:w="10790" w:type="dxa"/>
            <w:gridSpan w:val="2"/>
            <w:tcBorders>
              <w:top w:val="single" w:sz="4" w:space="0" w:color="auto"/>
              <w:left w:val="single" w:sz="4" w:space="0" w:color="auto"/>
              <w:bottom w:val="single" w:sz="4" w:space="0" w:color="auto"/>
              <w:right w:val="single" w:sz="4" w:space="0" w:color="auto"/>
            </w:tcBorders>
            <w:vAlign w:val="center"/>
            <w:hideMark/>
          </w:tcPr>
          <w:p w14:paraId="356CF5C8" w14:textId="7537002A" w:rsidR="00175418" w:rsidRPr="00A75DC5" w:rsidRDefault="00175418" w:rsidP="00175418">
            <w:pPr>
              <w:keepNext/>
              <w:rPr>
                <w:rFonts w:asciiTheme="minorHAnsi" w:hAnsiTheme="minorHAnsi"/>
                <w:b/>
                <w:bCs/>
                <w:szCs w:val="18"/>
              </w:rPr>
            </w:pPr>
            <w:r>
              <w:rPr>
                <w:rFonts w:asciiTheme="minorHAnsi" w:hAnsiTheme="minorHAnsi"/>
                <w:b/>
                <w:bCs/>
                <w:szCs w:val="18"/>
              </w:rPr>
              <w:lastRenderedPageBreak/>
              <w:t>G</w:t>
            </w:r>
            <w:r w:rsidRPr="0029047D">
              <w:rPr>
                <w:rFonts w:asciiTheme="minorHAnsi" w:hAnsiTheme="minorHAnsi"/>
                <w:b/>
                <w:bCs/>
                <w:szCs w:val="18"/>
              </w:rPr>
              <w:t>. Other Requirements</w:t>
            </w:r>
          </w:p>
        </w:tc>
      </w:tr>
      <w:tr w:rsidR="00175418" w14:paraId="4466DFD7" w14:textId="77777777" w:rsidTr="0000415D">
        <w:trPr>
          <w:cantSplit/>
          <w:trHeight w:val="288"/>
        </w:trPr>
        <w:tc>
          <w:tcPr>
            <w:tcW w:w="10790" w:type="dxa"/>
            <w:gridSpan w:val="2"/>
            <w:tcBorders>
              <w:top w:val="single" w:sz="4" w:space="0" w:color="auto"/>
              <w:left w:val="single" w:sz="4" w:space="0" w:color="auto"/>
              <w:bottom w:val="single" w:sz="4" w:space="0" w:color="auto"/>
              <w:right w:val="single" w:sz="4" w:space="0" w:color="auto"/>
            </w:tcBorders>
            <w:vAlign w:val="center"/>
            <w:hideMark/>
          </w:tcPr>
          <w:p w14:paraId="7F3F8F3C" w14:textId="42A52F94" w:rsidR="00175418" w:rsidRPr="00A75DC5" w:rsidRDefault="00175418" w:rsidP="0000415D">
            <w:pPr>
              <w:keepNext/>
              <w:rPr>
                <w:rFonts w:asciiTheme="minorHAnsi" w:hAnsiTheme="minorHAnsi"/>
                <w:b/>
                <w:bCs/>
                <w:szCs w:val="18"/>
              </w:rPr>
            </w:pPr>
            <w:r w:rsidRPr="00A75DC5">
              <w:rPr>
                <w:rFonts w:asciiTheme="minorHAnsi" w:hAnsiTheme="minorHAnsi"/>
                <w:b/>
                <w:bCs/>
                <w:szCs w:val="18"/>
              </w:rPr>
              <w:t>The items listed below (6.1 through 6.</w:t>
            </w:r>
            <w:r>
              <w:rPr>
                <w:rFonts w:asciiTheme="minorHAnsi" w:hAnsiTheme="minorHAnsi"/>
                <w:b/>
                <w:bCs/>
                <w:szCs w:val="18"/>
              </w:rPr>
              <w:t xml:space="preserve">6 and </w:t>
            </w:r>
            <w:r w:rsidRPr="00A75DC5">
              <w:rPr>
                <w:rFonts w:asciiTheme="minorHAnsi" w:hAnsiTheme="minorHAnsi"/>
                <w:b/>
                <w:bCs/>
                <w:szCs w:val="18"/>
              </w:rPr>
              <w:t>6.</w:t>
            </w:r>
            <w:r>
              <w:rPr>
                <w:rFonts w:asciiTheme="minorHAnsi" w:hAnsiTheme="minorHAnsi"/>
                <w:b/>
                <w:bCs/>
                <w:szCs w:val="18"/>
              </w:rPr>
              <w:t>8</w:t>
            </w:r>
            <w:r w:rsidRPr="00A75DC5">
              <w:rPr>
                <w:rFonts w:asciiTheme="minorHAnsi" w:hAnsiTheme="minorHAnsi"/>
                <w:b/>
                <w:bCs/>
                <w:szCs w:val="18"/>
              </w:rPr>
              <w:t xml:space="preserve"> through 6.9) correspond to the information given in ASHRAE 62.2 Section 6 "Other Requirements".  Refer also to Chapter 4.6 of the Residential Compliance Manual (Section 4.6.8) for information describing these "Other Requirements".  The signature of the Responsible Person in the declaration statement below certifies that the building complies with these requirements specified in ASHRAE 62.2 Section 6.1 through 6.9 if applicable.</w:t>
            </w:r>
          </w:p>
        </w:tc>
      </w:tr>
      <w:tr w:rsidR="00175418" w14:paraId="1C0E089B" w14:textId="77777777" w:rsidTr="00276455">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39A61C70" w14:textId="77777777" w:rsidR="00175418" w:rsidRDefault="00175418" w:rsidP="0000415D">
            <w:pPr>
              <w:keepNext/>
              <w:jc w:val="center"/>
              <w:rPr>
                <w:rFonts w:asciiTheme="minorHAnsi" w:hAnsiTheme="minorHAnsi"/>
                <w:sz w:val="18"/>
                <w:szCs w:val="18"/>
              </w:rPr>
            </w:pPr>
            <w:r>
              <w:rPr>
                <w:rFonts w:asciiTheme="minorHAnsi" w:hAnsiTheme="minorHAnsi"/>
                <w:sz w:val="18"/>
                <w:szCs w:val="18"/>
              </w:rPr>
              <w:t>01</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349DCCA8" w14:textId="77777777" w:rsidR="00175418" w:rsidRDefault="00175418" w:rsidP="0000415D">
            <w:pPr>
              <w:pStyle w:val="ListParagraph"/>
              <w:keepNext/>
              <w:numPr>
                <w:ilvl w:val="1"/>
                <w:numId w:val="3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274" w:hanging="274"/>
              <w:rPr>
                <w:rStyle w:val="margin0020notechar"/>
                <w:rFonts w:asciiTheme="minorHAnsi" w:hAnsiTheme="minorHAnsi"/>
                <w:sz w:val="18"/>
                <w:szCs w:val="18"/>
              </w:rPr>
            </w:pPr>
            <w:r w:rsidRPr="00215D5D">
              <w:rPr>
                <w:rFonts w:asciiTheme="minorHAnsi" w:hAnsiTheme="minorHAnsi"/>
                <w:b/>
                <w:sz w:val="18"/>
                <w:szCs w:val="18"/>
              </w:rPr>
              <w:t>Adjacent Spaces and Transfer Air.</w:t>
            </w:r>
            <w:r w:rsidRPr="00215D5D">
              <w:rPr>
                <w:rFonts w:asciiTheme="minorHAnsi" w:hAnsiTheme="minorHAnsi"/>
                <w:sz w:val="18"/>
                <w:szCs w:val="18"/>
              </w:rPr>
              <w:t xml:space="preserve"> </w:t>
            </w:r>
            <w:r>
              <w:rPr>
                <w:rStyle w:val="margin0020notechar"/>
                <w:rFonts w:asciiTheme="minorHAnsi" w:hAnsiTheme="minorHAnsi"/>
                <w:sz w:val="18"/>
                <w:szCs w:val="18"/>
              </w:rPr>
              <w:t xml:space="preserve">Measures shall be taken to minimize air movement across envelope components to dwelling units from adjacent spaces such as garages, unconditioned crawlspaces, unconditioned attics, and other dwelling. </w:t>
            </w:r>
            <w:r w:rsidRPr="00423FB2">
              <w:rPr>
                <w:rStyle w:val="margin0020notechar"/>
                <w:rFonts w:asciiTheme="minorHAnsi" w:hAnsiTheme="minorHAnsi"/>
                <w:sz w:val="18"/>
                <w:szCs w:val="18"/>
              </w:rPr>
              <w:t>Supply and balanced ventilation systems shall be designed and constructed to provide ventilation air directly from the outdoors.</w:t>
            </w:r>
          </w:p>
          <w:p w14:paraId="24C105F3" w14:textId="77777777" w:rsidR="00175418" w:rsidRDefault="00175418" w:rsidP="0000415D">
            <w:pPr>
              <w:pStyle w:val="ListParagraph"/>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763" w:hanging="403"/>
              <w:rPr>
                <w:rFonts w:asciiTheme="minorHAnsi" w:hAnsiTheme="minorHAnsi"/>
                <w:sz w:val="18"/>
                <w:szCs w:val="18"/>
              </w:rPr>
            </w:pPr>
            <w:r w:rsidRPr="00215D5D">
              <w:rPr>
                <w:rFonts w:asciiTheme="minorHAnsi" w:hAnsiTheme="minorHAnsi"/>
                <w:sz w:val="18"/>
                <w:szCs w:val="18"/>
              </w:rPr>
              <w:t>6.</w:t>
            </w:r>
            <w:r>
              <w:rPr>
                <w:rFonts w:asciiTheme="minorHAnsi" w:hAnsiTheme="minorHAnsi"/>
                <w:sz w:val="18"/>
                <w:szCs w:val="18"/>
              </w:rPr>
              <w:t xml:space="preserve">1.1 </w:t>
            </w:r>
            <w:r w:rsidRPr="00215D5D">
              <w:rPr>
                <w:rFonts w:asciiTheme="minorHAnsi" w:hAnsiTheme="minorHAnsi"/>
                <w:b/>
                <w:sz w:val="18"/>
                <w:szCs w:val="18"/>
              </w:rPr>
              <w:t>Compliance for Attached Dwelling Units</w:t>
            </w:r>
            <w:r w:rsidRPr="00792A45">
              <w:rPr>
                <w:rFonts w:asciiTheme="minorHAnsi" w:hAnsiTheme="minorHAnsi"/>
                <w:sz w:val="18"/>
                <w:szCs w:val="18"/>
              </w:rPr>
              <w:t>. One</w:t>
            </w:r>
            <w:r>
              <w:rPr>
                <w:rFonts w:asciiTheme="minorHAnsi" w:hAnsiTheme="minorHAnsi"/>
                <w:sz w:val="18"/>
                <w:szCs w:val="18"/>
              </w:rPr>
              <w:t xml:space="preserve"> </w:t>
            </w:r>
            <w:r w:rsidRPr="00792A45">
              <w:rPr>
                <w:rFonts w:asciiTheme="minorHAnsi" w:hAnsiTheme="minorHAnsi"/>
                <w:sz w:val="18"/>
                <w:szCs w:val="18"/>
              </w:rPr>
              <w:t>method of demonstrating compliance with Section 6.1 shall be</w:t>
            </w:r>
            <w:r>
              <w:rPr>
                <w:rFonts w:asciiTheme="minorHAnsi" w:hAnsiTheme="minorHAnsi"/>
                <w:sz w:val="18"/>
                <w:szCs w:val="18"/>
              </w:rPr>
              <w:t xml:space="preserve"> </w:t>
            </w:r>
            <w:r w:rsidRPr="00792A45">
              <w:rPr>
                <w:rFonts w:asciiTheme="minorHAnsi" w:hAnsiTheme="minorHAnsi"/>
                <w:sz w:val="18"/>
                <w:szCs w:val="18"/>
              </w:rPr>
              <w:t>to verify a leakage rate below a maximum of 0.3 cfm per ft</w:t>
            </w:r>
            <w:r w:rsidRPr="00215D5D">
              <w:rPr>
                <w:rFonts w:asciiTheme="minorHAnsi" w:hAnsiTheme="minorHAnsi"/>
                <w:sz w:val="18"/>
                <w:szCs w:val="18"/>
                <w:vertAlign w:val="superscript"/>
              </w:rPr>
              <w:t>2</w:t>
            </w:r>
            <w:r>
              <w:rPr>
                <w:rFonts w:asciiTheme="minorHAnsi" w:hAnsiTheme="minorHAnsi"/>
                <w:sz w:val="18"/>
                <w:szCs w:val="18"/>
              </w:rPr>
              <w:t xml:space="preserve"> </w:t>
            </w:r>
            <w:r w:rsidRPr="00E00577">
              <w:rPr>
                <w:rFonts w:asciiTheme="minorHAnsi" w:hAnsiTheme="minorHAnsi"/>
                <w:sz w:val="18"/>
                <w:szCs w:val="18"/>
              </w:rPr>
              <w:t>(150 L/s per 100 m2)</w:t>
            </w:r>
            <w:r>
              <w:rPr>
                <w:rFonts w:asciiTheme="minorHAnsi" w:hAnsiTheme="minorHAnsi"/>
                <w:sz w:val="18"/>
                <w:szCs w:val="18"/>
              </w:rPr>
              <w:t xml:space="preserve"> </w:t>
            </w:r>
            <w:r w:rsidRPr="00792A45">
              <w:rPr>
                <w:rFonts w:asciiTheme="minorHAnsi" w:hAnsiTheme="minorHAnsi"/>
                <w:sz w:val="18"/>
                <w:szCs w:val="18"/>
              </w:rPr>
              <w:t>of the dwelling unit envelope area (i.e.,</w:t>
            </w:r>
            <w:r>
              <w:rPr>
                <w:rFonts w:asciiTheme="minorHAnsi" w:hAnsiTheme="minorHAnsi"/>
                <w:sz w:val="18"/>
                <w:szCs w:val="18"/>
              </w:rPr>
              <w:t xml:space="preserve"> </w:t>
            </w:r>
            <w:r w:rsidRPr="00792A45">
              <w:rPr>
                <w:rFonts w:asciiTheme="minorHAnsi" w:hAnsiTheme="minorHAnsi"/>
                <w:sz w:val="18"/>
                <w:szCs w:val="18"/>
              </w:rPr>
              <w:t>the sum of the area of walls between dwelling units, exterior</w:t>
            </w:r>
            <w:r>
              <w:rPr>
                <w:rFonts w:asciiTheme="minorHAnsi" w:hAnsiTheme="minorHAnsi"/>
                <w:sz w:val="18"/>
                <w:szCs w:val="18"/>
              </w:rPr>
              <w:t xml:space="preserve"> </w:t>
            </w:r>
            <w:r w:rsidRPr="00792A45">
              <w:rPr>
                <w:rFonts w:asciiTheme="minorHAnsi" w:hAnsiTheme="minorHAnsi"/>
                <w:sz w:val="18"/>
                <w:szCs w:val="18"/>
              </w:rPr>
              <w:t>walls, ceiling, and floor) at a test pressure of 50 Pa by a blower</w:t>
            </w:r>
            <w:r>
              <w:rPr>
                <w:rFonts w:asciiTheme="minorHAnsi" w:hAnsiTheme="minorHAnsi"/>
                <w:sz w:val="18"/>
                <w:szCs w:val="18"/>
              </w:rPr>
              <w:t xml:space="preserve"> </w:t>
            </w:r>
            <w:r w:rsidRPr="00792A45">
              <w:rPr>
                <w:rFonts w:asciiTheme="minorHAnsi" w:hAnsiTheme="minorHAnsi"/>
                <w:sz w:val="18"/>
                <w:szCs w:val="18"/>
              </w:rPr>
              <w:t>door test conducted in accordance with either ANSI/ASTME779 or ANSI/ASTM-E1827. The test shall be conducted</w:t>
            </w:r>
            <w:r>
              <w:rPr>
                <w:rFonts w:asciiTheme="minorHAnsi" w:hAnsiTheme="minorHAnsi"/>
                <w:sz w:val="18"/>
                <w:szCs w:val="18"/>
              </w:rPr>
              <w:t xml:space="preserve"> </w:t>
            </w:r>
            <w:r w:rsidRPr="00792A45">
              <w:rPr>
                <w:rFonts w:asciiTheme="minorHAnsi" w:hAnsiTheme="minorHAnsi"/>
                <w:sz w:val="18"/>
                <w:szCs w:val="18"/>
              </w:rPr>
              <w:t>with the dwelling unit as if it were exposed to outdoor air on</w:t>
            </w:r>
            <w:r>
              <w:rPr>
                <w:rFonts w:asciiTheme="minorHAnsi" w:hAnsiTheme="minorHAnsi"/>
                <w:sz w:val="18"/>
                <w:szCs w:val="18"/>
              </w:rPr>
              <w:t xml:space="preserve"> </w:t>
            </w:r>
            <w:r w:rsidRPr="00792A45">
              <w:rPr>
                <w:rFonts w:asciiTheme="minorHAnsi" w:hAnsiTheme="minorHAnsi"/>
                <w:sz w:val="18"/>
                <w:szCs w:val="18"/>
              </w:rPr>
              <w:t>all sides, top, and bottom by opening doors and windows of</w:t>
            </w:r>
            <w:r>
              <w:rPr>
                <w:rFonts w:asciiTheme="minorHAnsi" w:hAnsiTheme="minorHAnsi"/>
                <w:sz w:val="18"/>
                <w:szCs w:val="18"/>
              </w:rPr>
              <w:t xml:space="preserve"> </w:t>
            </w:r>
            <w:r w:rsidRPr="00792A45">
              <w:rPr>
                <w:rFonts w:asciiTheme="minorHAnsi" w:hAnsiTheme="minorHAnsi"/>
                <w:sz w:val="18"/>
                <w:szCs w:val="18"/>
              </w:rPr>
              <w:t>adjacent dwelling units.</w:t>
            </w:r>
          </w:p>
        </w:tc>
      </w:tr>
      <w:tr w:rsidR="00175418" w14:paraId="0BE4C354" w14:textId="77777777" w:rsidTr="00276455">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616CE72A" w14:textId="77777777" w:rsidR="00175418" w:rsidRDefault="00175418" w:rsidP="0000415D">
            <w:pPr>
              <w:keepNext/>
              <w:jc w:val="center"/>
              <w:rPr>
                <w:rFonts w:asciiTheme="minorHAnsi" w:hAnsiTheme="minorHAnsi"/>
                <w:sz w:val="18"/>
                <w:szCs w:val="18"/>
              </w:rPr>
            </w:pPr>
            <w:r>
              <w:rPr>
                <w:rFonts w:asciiTheme="minorHAnsi" w:hAnsiTheme="minorHAnsi"/>
                <w:sz w:val="18"/>
                <w:szCs w:val="18"/>
              </w:rPr>
              <w:t>02</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29ED33B0" w14:textId="77777777" w:rsidR="00175418" w:rsidRDefault="00175418" w:rsidP="0000415D">
            <w:pPr>
              <w:keepNext/>
              <w:ind w:left="274" w:hanging="274"/>
            </w:pPr>
            <w:r>
              <w:rPr>
                <w:rFonts w:asciiTheme="minorHAnsi" w:hAnsiTheme="minorHAnsi"/>
                <w:b/>
                <w:sz w:val="18"/>
                <w:szCs w:val="18"/>
              </w:rPr>
              <w:t>6.2 Instructions and Labeling.</w:t>
            </w:r>
            <w:r>
              <w:rPr>
                <w:rFonts w:asciiTheme="minorHAnsi" w:hAnsiTheme="minorHAnsi"/>
                <w:sz w:val="18"/>
                <w:szCs w:val="18"/>
              </w:rPr>
              <w:t xml:space="preserve"> </w:t>
            </w:r>
            <w:r w:rsidRPr="00256541">
              <w:rPr>
                <w:rStyle w:val="margin0020notechar"/>
                <w:rFonts w:asciiTheme="minorHAnsi" w:hAnsiTheme="minorHAnsi"/>
                <w:sz w:val="18"/>
                <w:szCs w:val="18"/>
              </w:rPr>
              <w:t>Information on the ventilation</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design and/or ventilation systems installed, instructions</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on their proper operation to meet the requirements of this</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standard, and instructions detailing any required maintenance</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(similar to that provided</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for HVAC systems) shall be provided</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to the owner and the occupant of the dwelling unit. Controls</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shall be labeled as to their function (unless that function is</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obvious, such as toilet exhaust fan switches). See Section 13</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of ASHRAE Guideline 24</w:t>
            </w:r>
            <w:r>
              <w:rPr>
                <w:rStyle w:val="margin0020notechar"/>
                <w:rFonts w:asciiTheme="minorHAnsi" w:hAnsiTheme="minorHAnsi"/>
                <w:sz w:val="18"/>
                <w:szCs w:val="18"/>
              </w:rPr>
              <w:t xml:space="preserve"> </w:t>
            </w:r>
            <w:r w:rsidRPr="00215D5D">
              <w:rPr>
                <w:rStyle w:val="margin0020notechar"/>
                <w:rFonts w:asciiTheme="minorHAnsi" w:hAnsiTheme="minorHAnsi"/>
                <w:sz w:val="18"/>
                <w:szCs w:val="18"/>
                <w:vertAlign w:val="superscript"/>
              </w:rPr>
              <w:t>5</w:t>
            </w:r>
            <w:r w:rsidRPr="00256541">
              <w:rPr>
                <w:rStyle w:val="margin0020notechar"/>
                <w:rFonts w:asciiTheme="minorHAnsi" w:hAnsiTheme="minorHAnsi"/>
                <w:sz w:val="18"/>
                <w:szCs w:val="18"/>
              </w:rPr>
              <w:t xml:space="preserve"> for information on</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instructions</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and labeling</w:t>
            </w:r>
            <w:r>
              <w:rPr>
                <w:rStyle w:val="margin0020notechar"/>
                <w:rFonts w:asciiTheme="minorHAnsi" w:hAnsiTheme="minorHAnsi"/>
                <w:sz w:val="18"/>
                <w:szCs w:val="18"/>
              </w:rPr>
              <w:t>.</w:t>
            </w:r>
          </w:p>
        </w:tc>
      </w:tr>
      <w:tr w:rsidR="00175418" w14:paraId="65625CDB" w14:textId="77777777" w:rsidTr="00276455">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62261F91" w14:textId="77777777" w:rsidR="00175418" w:rsidRDefault="00175418" w:rsidP="0000415D">
            <w:pPr>
              <w:keepNext/>
              <w:jc w:val="center"/>
              <w:rPr>
                <w:rFonts w:asciiTheme="minorHAnsi" w:hAnsiTheme="minorHAnsi"/>
                <w:sz w:val="18"/>
                <w:szCs w:val="18"/>
              </w:rPr>
            </w:pPr>
            <w:r>
              <w:rPr>
                <w:rFonts w:asciiTheme="minorHAnsi" w:hAnsiTheme="minorHAnsi"/>
                <w:sz w:val="18"/>
                <w:szCs w:val="18"/>
              </w:rPr>
              <w:t>03</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6B95E466" w14:textId="77777777" w:rsidR="00175418" w:rsidRDefault="00175418" w:rsidP="0000415D">
            <w:pPr>
              <w:keepNext/>
              <w:rPr>
                <w:rStyle w:val="margin0020notechar"/>
                <w:rFonts w:asciiTheme="minorHAnsi" w:hAnsiTheme="minorHAnsi"/>
                <w:sz w:val="18"/>
                <w:szCs w:val="18"/>
              </w:rPr>
            </w:pPr>
            <w:r>
              <w:rPr>
                <w:rFonts w:asciiTheme="minorHAnsi" w:hAnsiTheme="minorHAnsi"/>
                <w:b/>
                <w:sz w:val="18"/>
                <w:szCs w:val="18"/>
              </w:rPr>
              <w:t>6.3 Clothes Dryers.</w:t>
            </w:r>
            <w:r>
              <w:rPr>
                <w:rFonts w:asciiTheme="minorHAnsi" w:hAnsiTheme="minorHAnsi"/>
                <w:sz w:val="18"/>
                <w:szCs w:val="18"/>
              </w:rPr>
              <w:t xml:space="preserve"> </w:t>
            </w:r>
            <w:r>
              <w:rPr>
                <w:rStyle w:val="margin0020notechar"/>
                <w:rFonts w:asciiTheme="minorHAnsi" w:hAnsiTheme="minorHAnsi"/>
                <w:sz w:val="18"/>
                <w:szCs w:val="18"/>
              </w:rPr>
              <w:t>Clothes dryers shall be exhausted directly to the outdoors.</w:t>
            </w:r>
          </w:p>
          <w:p w14:paraId="70681E61" w14:textId="77777777" w:rsidR="00175418" w:rsidRDefault="00175418" w:rsidP="0000415D">
            <w:pPr>
              <w:ind w:left="274"/>
              <w:rPr>
                <w:sz w:val="22"/>
              </w:rPr>
            </w:pPr>
            <w:r w:rsidRPr="00215D5D">
              <w:rPr>
                <w:rFonts w:asciiTheme="minorHAnsi" w:hAnsiTheme="minorHAnsi" w:cstheme="minorHAnsi"/>
                <w:sz w:val="18"/>
                <w:szCs w:val="18"/>
              </w:rPr>
              <w:t>Exception: Condensing dryers plumbed to a drain.</w:t>
            </w:r>
          </w:p>
        </w:tc>
      </w:tr>
      <w:tr w:rsidR="00175418" w14:paraId="56B22330" w14:textId="77777777" w:rsidTr="00276455">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099133E0" w14:textId="77777777" w:rsidR="00175418" w:rsidRDefault="00175418" w:rsidP="0000415D">
            <w:pPr>
              <w:keepNext/>
              <w:jc w:val="center"/>
              <w:rPr>
                <w:rFonts w:asciiTheme="minorHAnsi" w:hAnsiTheme="minorHAnsi"/>
                <w:sz w:val="18"/>
                <w:szCs w:val="18"/>
              </w:rPr>
            </w:pPr>
            <w:r>
              <w:rPr>
                <w:rFonts w:asciiTheme="minorHAnsi" w:hAnsiTheme="minorHAnsi"/>
                <w:sz w:val="18"/>
                <w:szCs w:val="18"/>
              </w:rPr>
              <w:t>04</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tcPr>
          <w:p w14:paraId="227FC496" w14:textId="77777777" w:rsidR="00175418" w:rsidRDefault="00175418" w:rsidP="0000415D">
            <w:pPr>
              <w:pStyle w:val="margin0020note"/>
              <w:keepNext/>
              <w:spacing w:before="0" w:beforeAutospacing="0" w:after="0" w:afterAutospacing="0"/>
              <w:ind w:left="274" w:hanging="274"/>
              <w:rPr>
                <w:rFonts w:asciiTheme="minorHAnsi" w:hAnsiTheme="minorHAnsi"/>
                <w:b/>
                <w:sz w:val="18"/>
                <w:szCs w:val="18"/>
              </w:rPr>
            </w:pPr>
            <w:r>
              <w:rPr>
                <w:rFonts w:asciiTheme="minorHAnsi" w:hAnsiTheme="minorHAnsi"/>
                <w:b/>
                <w:sz w:val="18"/>
                <w:szCs w:val="18"/>
              </w:rPr>
              <w:t>6.4 Combustion and Solid-Fuel Burning Appliances.</w:t>
            </w:r>
          </w:p>
          <w:p w14:paraId="1AA5686A" w14:textId="15A51FB4" w:rsidR="00175418" w:rsidRDefault="00175418" w:rsidP="0000415D">
            <w:pPr>
              <w:pStyle w:val="margin0020note"/>
              <w:keepNext/>
              <w:spacing w:before="0" w:beforeAutospacing="0" w:after="0" w:afterAutospacing="0"/>
              <w:ind w:left="763" w:hanging="403"/>
              <w:rPr>
                <w:rStyle w:val="margin0020notechar"/>
                <w:rFonts w:asciiTheme="minorHAnsi" w:hAnsiTheme="minorHAnsi"/>
                <w:sz w:val="18"/>
                <w:szCs w:val="18"/>
              </w:rPr>
            </w:pPr>
            <w:r w:rsidRPr="00215D5D">
              <w:rPr>
                <w:rFonts w:asciiTheme="minorHAnsi" w:hAnsiTheme="minorHAnsi"/>
                <w:sz w:val="18"/>
                <w:szCs w:val="18"/>
              </w:rPr>
              <w:t>6.</w:t>
            </w:r>
            <w:r>
              <w:rPr>
                <w:rFonts w:asciiTheme="minorHAnsi" w:hAnsiTheme="minorHAnsi"/>
                <w:sz w:val="18"/>
                <w:szCs w:val="18"/>
              </w:rPr>
              <w:t xml:space="preserve">4.1 </w:t>
            </w:r>
            <w:r w:rsidRPr="00E00577">
              <w:rPr>
                <w:rStyle w:val="margin0020notechar"/>
                <w:rFonts w:asciiTheme="minorHAnsi" w:hAnsiTheme="minorHAnsi"/>
                <w:sz w:val="18"/>
                <w:szCs w:val="18"/>
              </w:rPr>
              <w:t>Combustion and solid-fuel-burning appliances must be provided</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 xml:space="preserve">with adequate </w:t>
            </w:r>
            <w:r>
              <w:rPr>
                <w:rStyle w:val="margin0020notechar"/>
                <w:rFonts w:asciiTheme="minorHAnsi" w:hAnsiTheme="minorHAnsi"/>
                <w:sz w:val="18"/>
                <w:szCs w:val="18"/>
              </w:rPr>
              <w:t>c</w:t>
            </w:r>
            <w:r w:rsidRPr="00E00577">
              <w:rPr>
                <w:rStyle w:val="margin0020notechar"/>
                <w:rFonts w:asciiTheme="minorHAnsi" w:hAnsiTheme="minorHAnsi"/>
                <w:sz w:val="18"/>
                <w:szCs w:val="18"/>
              </w:rPr>
              <w:t>ombustion and ventilation air and</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installed in accordance with manufacturers’ installation</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instructions</w:t>
            </w:r>
            <w:ins w:id="97" w:author="Moua, Cheng@Energy" w:date="2022-02-08T15:49:00Z">
              <w:r w:rsidR="006174C3">
                <w:rPr>
                  <w:rStyle w:val="margin0020notechar"/>
                  <w:rFonts w:asciiTheme="minorHAnsi" w:hAnsiTheme="minorHAnsi"/>
                  <w:sz w:val="18"/>
                  <w:szCs w:val="18"/>
                </w:rPr>
                <w:t>,</w:t>
              </w:r>
            </w:ins>
            <w:del w:id="98" w:author="Moua, Cheng@Energy" w:date="2022-02-08T15:49:00Z">
              <w:r w:rsidRPr="00E00577" w:rsidDel="006174C3">
                <w:rPr>
                  <w:rStyle w:val="margin0020notechar"/>
                  <w:rFonts w:asciiTheme="minorHAnsi" w:hAnsiTheme="minorHAnsi"/>
                  <w:sz w:val="18"/>
                  <w:szCs w:val="18"/>
                </w:rPr>
                <w:delText>;</w:delText>
              </w:r>
            </w:del>
            <w:r w:rsidRPr="00E00577">
              <w:rPr>
                <w:rStyle w:val="margin0020notechar"/>
                <w:rFonts w:asciiTheme="minorHAnsi" w:hAnsiTheme="minorHAnsi"/>
                <w:sz w:val="18"/>
                <w:szCs w:val="18"/>
              </w:rPr>
              <w:t xml:space="preserve"> </w:t>
            </w:r>
            <w:ins w:id="99" w:author="Moua, Cheng@Energy" w:date="2022-02-08T15:49:00Z">
              <w:r w:rsidR="00A0612A">
                <w:rPr>
                  <w:rStyle w:val="margin0020notechar"/>
                  <w:rFonts w:asciiTheme="minorHAnsi" w:hAnsiTheme="minorHAnsi"/>
                  <w:sz w:val="18"/>
                  <w:szCs w:val="18"/>
                </w:rPr>
                <w:t xml:space="preserve">NFPA 31, </w:t>
              </w:r>
            </w:ins>
            <w:r w:rsidRPr="00E00577">
              <w:rPr>
                <w:rStyle w:val="margin0020notechar"/>
                <w:rFonts w:asciiTheme="minorHAnsi" w:hAnsiTheme="minorHAnsi"/>
                <w:sz w:val="18"/>
                <w:szCs w:val="18"/>
              </w:rPr>
              <w:t xml:space="preserve">NFPA 54/ANSI Z223.1, </w:t>
            </w:r>
            <w:del w:id="100" w:author="Moua, Cheng@Energy" w:date="2022-02-08T15:50:00Z">
              <w:r w:rsidRPr="00215D5D" w:rsidDel="00E17D52">
                <w:rPr>
                  <w:rStyle w:val="margin0020notechar"/>
                  <w:rFonts w:asciiTheme="minorHAnsi" w:hAnsiTheme="minorHAnsi"/>
                  <w:i/>
                  <w:sz w:val="18"/>
                  <w:szCs w:val="18"/>
                </w:rPr>
                <w:delText>National Fuel Gas Code</w:delText>
              </w:r>
              <w:r w:rsidRPr="00E00577" w:rsidDel="00E17D52">
                <w:rPr>
                  <w:rStyle w:val="margin0020notechar"/>
                  <w:rFonts w:asciiTheme="minorHAnsi" w:hAnsiTheme="minorHAnsi"/>
                  <w:sz w:val="18"/>
                  <w:szCs w:val="18"/>
                </w:rPr>
                <w:delText xml:space="preserve">; </w:delText>
              </w:r>
            </w:del>
            <w:del w:id="101" w:author="Moua, Cheng@Energy" w:date="2022-02-08T15:49:00Z">
              <w:r w:rsidRPr="00E00577" w:rsidDel="00E17D52">
                <w:rPr>
                  <w:rStyle w:val="margin0020notechar"/>
                  <w:rFonts w:asciiTheme="minorHAnsi" w:hAnsiTheme="minorHAnsi"/>
                  <w:sz w:val="18"/>
                  <w:szCs w:val="18"/>
                </w:rPr>
                <w:delText>NFP</w:delText>
              </w:r>
              <w:r w:rsidRPr="00E00577" w:rsidDel="00A0612A">
                <w:rPr>
                  <w:rStyle w:val="margin0020notechar"/>
                  <w:rFonts w:asciiTheme="minorHAnsi" w:hAnsiTheme="minorHAnsi"/>
                  <w:sz w:val="18"/>
                  <w:szCs w:val="18"/>
                </w:rPr>
                <w:delText xml:space="preserve">A 31, </w:delText>
              </w:r>
              <w:r w:rsidRPr="00215D5D" w:rsidDel="00A0612A">
                <w:rPr>
                  <w:rStyle w:val="margin0020notechar"/>
                  <w:rFonts w:asciiTheme="minorHAnsi" w:hAnsiTheme="minorHAnsi"/>
                  <w:i/>
                  <w:sz w:val="18"/>
                  <w:szCs w:val="18"/>
                </w:rPr>
                <w:delText>Standard for the Installation of Oil-Burning Equipment</w:delText>
              </w:r>
              <w:r w:rsidRPr="00E00577" w:rsidDel="00A0612A">
                <w:rPr>
                  <w:rStyle w:val="margin0020notechar"/>
                  <w:rFonts w:asciiTheme="minorHAnsi" w:hAnsiTheme="minorHAnsi"/>
                  <w:sz w:val="18"/>
                  <w:szCs w:val="18"/>
                </w:rPr>
                <w:delText>; or</w:delText>
              </w:r>
            </w:del>
            <w:r w:rsidRPr="00E00577">
              <w:rPr>
                <w:rStyle w:val="margin0020notechar"/>
                <w:rFonts w:asciiTheme="minorHAnsi" w:hAnsiTheme="minorHAnsi"/>
                <w:sz w:val="18"/>
                <w:szCs w:val="18"/>
              </w:rPr>
              <w:t xml:space="preserve"> NFPA 211, </w:t>
            </w:r>
            <w:del w:id="102" w:author="Moua, Cheng@Energy" w:date="2022-02-08T15:50:00Z">
              <w:r w:rsidRPr="00215D5D" w:rsidDel="00D95101">
                <w:rPr>
                  <w:rStyle w:val="margin0020notechar"/>
                  <w:rFonts w:asciiTheme="minorHAnsi" w:hAnsiTheme="minorHAnsi"/>
                  <w:i/>
                  <w:sz w:val="18"/>
                  <w:szCs w:val="18"/>
                </w:rPr>
                <w:delText>Standard for Chimneys, Fireplaces, Vents, and Solid-Fuel Burning Appliances</w:delText>
              </w:r>
            </w:del>
            <w:r w:rsidRPr="00E00577">
              <w:rPr>
                <w:rStyle w:val="margin0020notechar"/>
                <w:rFonts w:asciiTheme="minorHAnsi" w:hAnsiTheme="minorHAnsi"/>
                <w:sz w:val="18"/>
                <w:szCs w:val="18"/>
              </w:rPr>
              <w:t>, or other</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equivalent code acceptable to the building official.</w:t>
            </w:r>
          </w:p>
          <w:p w14:paraId="56A36DA4" w14:textId="5CA88972" w:rsidR="00175418" w:rsidRDefault="00175418" w:rsidP="0000415D">
            <w:pPr>
              <w:pStyle w:val="margin0020note"/>
              <w:keepNext/>
              <w:spacing w:before="0" w:beforeAutospacing="0" w:after="0" w:afterAutospacing="0"/>
              <w:ind w:left="763" w:hanging="403"/>
            </w:pPr>
            <w:r w:rsidRPr="00E00577">
              <w:rPr>
                <w:rStyle w:val="margin0020notechar"/>
                <w:rFonts w:asciiTheme="minorHAnsi" w:hAnsiTheme="minorHAnsi"/>
                <w:sz w:val="18"/>
                <w:szCs w:val="18"/>
              </w:rPr>
              <w:t xml:space="preserve"> </w:t>
            </w:r>
            <w:r w:rsidRPr="00215D5D">
              <w:rPr>
                <w:rFonts w:asciiTheme="minorHAnsi" w:hAnsiTheme="minorHAnsi"/>
                <w:sz w:val="18"/>
                <w:szCs w:val="18"/>
              </w:rPr>
              <w:t>6.</w:t>
            </w:r>
            <w:r>
              <w:rPr>
                <w:rFonts w:asciiTheme="minorHAnsi" w:hAnsiTheme="minorHAnsi"/>
                <w:sz w:val="18"/>
                <w:szCs w:val="18"/>
              </w:rPr>
              <w:t xml:space="preserve">4.2 </w:t>
            </w:r>
            <w:r w:rsidRPr="00E00577">
              <w:rPr>
                <w:rStyle w:val="margin0020notechar"/>
                <w:rFonts w:asciiTheme="minorHAnsi" w:hAnsiTheme="minorHAnsi"/>
                <w:sz w:val="18"/>
                <w:szCs w:val="18"/>
              </w:rPr>
              <w:t>Where</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atmospherically vented combustion appliances or solid-fuel</w:t>
            </w:r>
            <w:ins w:id="103" w:author="Moua, Cheng@Energy" w:date="2022-02-08T15:50:00Z">
              <w:r w:rsidR="00D95101">
                <w:rPr>
                  <w:rStyle w:val="margin0020notechar"/>
                  <w:rFonts w:asciiTheme="minorHAnsi" w:hAnsiTheme="minorHAnsi"/>
                  <w:sz w:val="18"/>
                  <w:szCs w:val="18"/>
                </w:rPr>
                <w:t xml:space="preserve"> </w:t>
              </w:r>
            </w:ins>
            <w:r w:rsidRPr="00E00577">
              <w:rPr>
                <w:rStyle w:val="margin0020notechar"/>
                <w:rFonts w:asciiTheme="minorHAnsi" w:hAnsiTheme="minorHAnsi"/>
                <w:sz w:val="18"/>
                <w:szCs w:val="18"/>
              </w:rPr>
              <w:t>burning</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appliances are located inside the pressure boundary,</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the total net exhaust flow of the two largest exhaust fans (not</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including a summer cooling fan intended to be operated only</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when windows or</w:t>
            </w:r>
            <w:r>
              <w:rPr>
                <w:rStyle w:val="margin0020notechar"/>
                <w:rFonts w:asciiTheme="minorHAnsi" w:hAnsiTheme="minorHAnsi"/>
                <w:sz w:val="18"/>
                <w:szCs w:val="18"/>
              </w:rPr>
              <w:t xml:space="preserve"> o</w:t>
            </w:r>
            <w:r w:rsidRPr="00E00577">
              <w:rPr>
                <w:rStyle w:val="margin0020notechar"/>
                <w:rFonts w:asciiTheme="minorHAnsi" w:hAnsiTheme="minorHAnsi"/>
                <w:sz w:val="18"/>
                <w:szCs w:val="18"/>
              </w:rPr>
              <w:t>ther air inlets are open) shall not exceed</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15 cfm per 100 ft2 (75 L/s per 100 m2) of occupiable space</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 xml:space="preserve">when in operation at full </w:t>
            </w:r>
            <w:r>
              <w:rPr>
                <w:rStyle w:val="margin0020notechar"/>
                <w:rFonts w:asciiTheme="minorHAnsi" w:hAnsiTheme="minorHAnsi"/>
                <w:sz w:val="18"/>
                <w:szCs w:val="18"/>
              </w:rPr>
              <w:t>c</w:t>
            </w:r>
            <w:r w:rsidRPr="00E00577">
              <w:rPr>
                <w:rStyle w:val="margin0020notechar"/>
                <w:rFonts w:asciiTheme="minorHAnsi" w:hAnsiTheme="minorHAnsi"/>
                <w:sz w:val="18"/>
                <w:szCs w:val="18"/>
              </w:rPr>
              <w:t>apacity. If the designed total net</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flow exceeds this limit, the net exhaust flow must be reduced</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 xml:space="preserve">by reducing the exhaust flow or </w:t>
            </w:r>
            <w:r>
              <w:rPr>
                <w:rStyle w:val="margin0020notechar"/>
                <w:rFonts w:asciiTheme="minorHAnsi" w:hAnsiTheme="minorHAnsi"/>
                <w:sz w:val="18"/>
                <w:szCs w:val="18"/>
              </w:rPr>
              <w:t>p</w:t>
            </w:r>
            <w:r w:rsidRPr="00E00577">
              <w:rPr>
                <w:rStyle w:val="margin0020notechar"/>
                <w:rFonts w:asciiTheme="minorHAnsi" w:hAnsiTheme="minorHAnsi"/>
                <w:sz w:val="18"/>
                <w:szCs w:val="18"/>
              </w:rPr>
              <w:t>roviding compensating outdoor</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air. Gravity or barometric dampers in nonpowered</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exhaust makeup air systems shall not be used to provide compensating</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outdoor air. Atmospherically vented combustion</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appliances do not include direct-vent appliances</w:t>
            </w:r>
            <w:r>
              <w:rPr>
                <w:rStyle w:val="margin0020notechar"/>
                <w:rFonts w:asciiTheme="minorHAnsi" w:hAnsiTheme="minorHAnsi"/>
                <w:sz w:val="18"/>
                <w:szCs w:val="18"/>
              </w:rPr>
              <w:t xml:space="preserve">. </w:t>
            </w:r>
            <w:r w:rsidRPr="00423FB2">
              <w:rPr>
                <w:rStyle w:val="margin0020notechar"/>
                <w:rFonts w:asciiTheme="minorHAnsi" w:hAnsiTheme="minorHAnsi"/>
                <w:sz w:val="18"/>
                <w:szCs w:val="18"/>
              </w:rPr>
              <w:t>Combustion appliances that pass safety testing performed according to ANSI/BPI-1200</w:t>
            </w:r>
            <w:del w:id="104" w:author="Moua, Cheng@Energy" w:date="2022-02-08T15:51:00Z">
              <w:r w:rsidRPr="00423FB2" w:rsidDel="00236588">
                <w:rPr>
                  <w:rStyle w:val="margin0020notechar"/>
                  <w:rFonts w:asciiTheme="minorHAnsi" w:hAnsiTheme="minorHAnsi"/>
                  <w:sz w:val="18"/>
                  <w:szCs w:val="18"/>
                </w:rPr>
                <w:delText>, S</w:delText>
              </w:r>
            </w:del>
            <w:del w:id="105" w:author="Moua, Cheng@Energy" w:date="2022-02-08T15:50:00Z">
              <w:r w:rsidRPr="00423FB2" w:rsidDel="00236588">
                <w:rPr>
                  <w:rStyle w:val="margin0020notechar"/>
                  <w:rFonts w:asciiTheme="minorHAnsi" w:hAnsiTheme="minorHAnsi"/>
                  <w:sz w:val="18"/>
                  <w:szCs w:val="18"/>
                </w:rPr>
                <w:delText>tandard Practice for Basic Analysis of Buildings,21</w:delText>
              </w:r>
            </w:del>
            <w:r w:rsidRPr="00423FB2">
              <w:rPr>
                <w:rStyle w:val="margin0020notechar"/>
                <w:rFonts w:asciiTheme="minorHAnsi" w:hAnsiTheme="minorHAnsi"/>
                <w:sz w:val="18"/>
                <w:szCs w:val="18"/>
              </w:rPr>
              <w:t xml:space="preserve"> shall be deemed as complying with Section 6.4.2.</w:t>
            </w:r>
          </w:p>
        </w:tc>
      </w:tr>
      <w:tr w:rsidR="00175418" w14:paraId="0463A6C0" w14:textId="77777777" w:rsidTr="00276455">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0AFCD6E3" w14:textId="77777777" w:rsidR="00175418" w:rsidRDefault="00175418" w:rsidP="0000415D">
            <w:pPr>
              <w:keepNext/>
              <w:jc w:val="center"/>
              <w:rPr>
                <w:rFonts w:asciiTheme="minorHAnsi" w:hAnsiTheme="minorHAnsi"/>
                <w:sz w:val="18"/>
                <w:szCs w:val="18"/>
              </w:rPr>
            </w:pPr>
            <w:r>
              <w:rPr>
                <w:rFonts w:asciiTheme="minorHAnsi" w:hAnsiTheme="minorHAnsi"/>
                <w:sz w:val="18"/>
                <w:szCs w:val="18"/>
              </w:rPr>
              <w:t>05</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20CC6BE7" w14:textId="77777777" w:rsidR="00175418" w:rsidRDefault="00175418" w:rsidP="0000415D">
            <w:pPr>
              <w:keepNext/>
              <w:ind w:left="273" w:hanging="273"/>
              <w:rPr>
                <w:rFonts w:asciiTheme="minorHAnsi" w:hAnsiTheme="minorHAnsi"/>
                <w:b/>
                <w:sz w:val="18"/>
                <w:szCs w:val="18"/>
              </w:rPr>
            </w:pPr>
            <w:r>
              <w:rPr>
                <w:rFonts w:asciiTheme="minorHAnsi" w:hAnsiTheme="minorHAnsi"/>
                <w:b/>
                <w:sz w:val="18"/>
                <w:szCs w:val="18"/>
              </w:rPr>
              <w:t>6.5 Air tightness Requirements</w:t>
            </w:r>
          </w:p>
          <w:p w14:paraId="5D54418D" w14:textId="77777777" w:rsidR="00175418" w:rsidRDefault="00175418" w:rsidP="0000415D">
            <w:pPr>
              <w:keepNext/>
              <w:ind w:left="763" w:hanging="403"/>
            </w:pPr>
            <w:r w:rsidRPr="00215D5D">
              <w:rPr>
                <w:rFonts w:asciiTheme="minorHAnsi" w:hAnsiTheme="minorHAnsi"/>
                <w:sz w:val="18"/>
                <w:szCs w:val="18"/>
              </w:rPr>
              <w:t>6.5.1</w:t>
            </w:r>
            <w:r>
              <w:rPr>
                <w:rFonts w:asciiTheme="minorHAnsi" w:hAnsiTheme="minorHAnsi"/>
                <w:b/>
                <w:sz w:val="18"/>
                <w:szCs w:val="18"/>
              </w:rPr>
              <w:t xml:space="preserve"> Garages.</w:t>
            </w:r>
            <w:r>
              <w:t xml:space="preserve"> </w:t>
            </w:r>
            <w:r w:rsidRPr="00215D5D">
              <w:rPr>
                <w:rFonts w:asciiTheme="minorHAnsi" w:hAnsiTheme="minorHAnsi"/>
                <w:sz w:val="18"/>
                <w:szCs w:val="18"/>
              </w:rPr>
              <w:t>When an occupiable space adjoins a</w:t>
            </w:r>
            <w:r>
              <w:rPr>
                <w:rFonts w:asciiTheme="minorHAnsi" w:hAnsiTheme="minorHAnsi"/>
                <w:sz w:val="18"/>
                <w:szCs w:val="18"/>
              </w:rPr>
              <w:t xml:space="preserve"> </w:t>
            </w:r>
            <w:r w:rsidRPr="00215D5D">
              <w:rPr>
                <w:rFonts w:asciiTheme="minorHAnsi" w:hAnsiTheme="minorHAnsi"/>
                <w:sz w:val="18"/>
                <w:szCs w:val="18"/>
              </w:rPr>
              <w:t>garage, the design must prevent migration of contaminants to</w:t>
            </w:r>
            <w:r>
              <w:rPr>
                <w:rFonts w:asciiTheme="minorHAnsi" w:hAnsiTheme="minorHAnsi"/>
                <w:sz w:val="18"/>
                <w:szCs w:val="18"/>
              </w:rPr>
              <w:t xml:space="preserve"> </w:t>
            </w:r>
            <w:r w:rsidRPr="00215D5D">
              <w:rPr>
                <w:rFonts w:asciiTheme="minorHAnsi" w:hAnsiTheme="minorHAnsi"/>
                <w:sz w:val="18"/>
                <w:szCs w:val="18"/>
              </w:rPr>
              <w:t>the adjoining occupiable space. Air seal the walls, ceilings,</w:t>
            </w:r>
            <w:r>
              <w:rPr>
                <w:rFonts w:asciiTheme="minorHAnsi" w:hAnsiTheme="minorHAnsi"/>
                <w:sz w:val="18"/>
                <w:szCs w:val="18"/>
              </w:rPr>
              <w:t xml:space="preserve"> </w:t>
            </w:r>
            <w:r w:rsidRPr="00215D5D">
              <w:rPr>
                <w:rFonts w:asciiTheme="minorHAnsi" w:hAnsiTheme="minorHAnsi"/>
                <w:sz w:val="18"/>
                <w:szCs w:val="18"/>
              </w:rPr>
              <w:t>and floors that separate garages from occupiable space. To be</w:t>
            </w:r>
            <w:r>
              <w:rPr>
                <w:rFonts w:asciiTheme="minorHAnsi" w:hAnsiTheme="minorHAnsi"/>
                <w:sz w:val="18"/>
                <w:szCs w:val="18"/>
              </w:rPr>
              <w:t xml:space="preserve"> </w:t>
            </w:r>
            <w:r w:rsidRPr="00215D5D">
              <w:rPr>
                <w:rFonts w:asciiTheme="minorHAnsi" w:hAnsiTheme="minorHAnsi"/>
                <w:sz w:val="18"/>
                <w:szCs w:val="18"/>
              </w:rPr>
              <w:t>considered air-sealed, all joints, seams, penetrations, openings</w:t>
            </w:r>
            <w:r>
              <w:rPr>
                <w:rFonts w:asciiTheme="minorHAnsi" w:hAnsiTheme="minorHAnsi"/>
                <w:sz w:val="18"/>
                <w:szCs w:val="18"/>
              </w:rPr>
              <w:t xml:space="preserve"> </w:t>
            </w:r>
            <w:r w:rsidRPr="00215D5D">
              <w:rPr>
                <w:rFonts w:asciiTheme="minorHAnsi" w:hAnsiTheme="minorHAnsi"/>
                <w:sz w:val="18"/>
                <w:szCs w:val="18"/>
              </w:rPr>
              <w:t>between door assemblies and their respective jambs and</w:t>
            </w:r>
            <w:r>
              <w:rPr>
                <w:rFonts w:asciiTheme="minorHAnsi" w:hAnsiTheme="minorHAnsi"/>
                <w:sz w:val="18"/>
                <w:szCs w:val="18"/>
              </w:rPr>
              <w:t xml:space="preserve"> </w:t>
            </w:r>
            <w:r w:rsidRPr="00215D5D">
              <w:rPr>
                <w:rFonts w:asciiTheme="minorHAnsi" w:hAnsiTheme="minorHAnsi"/>
                <w:sz w:val="18"/>
                <w:szCs w:val="18"/>
              </w:rPr>
              <w:t>framing, and other sources of air leakage through wall and</w:t>
            </w:r>
            <w:r>
              <w:rPr>
                <w:rFonts w:asciiTheme="minorHAnsi" w:hAnsiTheme="minorHAnsi"/>
                <w:sz w:val="18"/>
                <w:szCs w:val="18"/>
              </w:rPr>
              <w:t xml:space="preserve"> </w:t>
            </w:r>
            <w:r w:rsidRPr="00215D5D">
              <w:rPr>
                <w:rFonts w:asciiTheme="minorHAnsi" w:hAnsiTheme="minorHAnsi"/>
                <w:sz w:val="18"/>
                <w:szCs w:val="18"/>
              </w:rPr>
              <w:t>ceiling assemblies separating the garage from the residence</w:t>
            </w:r>
            <w:r>
              <w:rPr>
                <w:rFonts w:asciiTheme="minorHAnsi" w:hAnsiTheme="minorHAnsi"/>
                <w:sz w:val="18"/>
                <w:szCs w:val="18"/>
              </w:rPr>
              <w:t xml:space="preserve"> </w:t>
            </w:r>
            <w:r w:rsidRPr="00215D5D">
              <w:rPr>
                <w:rFonts w:asciiTheme="minorHAnsi" w:hAnsiTheme="minorHAnsi"/>
                <w:sz w:val="18"/>
                <w:szCs w:val="18"/>
              </w:rPr>
              <w:t>and its attic area shall be caulked, gasketed, weather stripped,</w:t>
            </w:r>
            <w:r>
              <w:rPr>
                <w:rFonts w:asciiTheme="minorHAnsi" w:hAnsiTheme="minorHAnsi"/>
                <w:sz w:val="18"/>
                <w:szCs w:val="18"/>
              </w:rPr>
              <w:t xml:space="preserve"> </w:t>
            </w:r>
            <w:r w:rsidRPr="00215D5D">
              <w:rPr>
                <w:rFonts w:asciiTheme="minorHAnsi" w:hAnsiTheme="minorHAnsi"/>
                <w:sz w:val="18"/>
                <w:szCs w:val="18"/>
              </w:rPr>
              <w:t>wrapped, or otherwise sealed to limit air movement. Doors</w:t>
            </w:r>
            <w:r>
              <w:rPr>
                <w:rFonts w:asciiTheme="minorHAnsi" w:hAnsiTheme="minorHAnsi"/>
                <w:sz w:val="18"/>
                <w:szCs w:val="18"/>
              </w:rPr>
              <w:t xml:space="preserve"> </w:t>
            </w:r>
            <w:r w:rsidRPr="00215D5D">
              <w:rPr>
                <w:rFonts w:asciiTheme="minorHAnsi" w:hAnsiTheme="minorHAnsi"/>
                <w:sz w:val="18"/>
                <w:szCs w:val="18"/>
              </w:rPr>
              <w:t>between garages and occupiable spaces shall be gasketed or</w:t>
            </w:r>
            <w:r>
              <w:rPr>
                <w:rFonts w:asciiTheme="minorHAnsi" w:hAnsiTheme="minorHAnsi"/>
                <w:sz w:val="18"/>
                <w:szCs w:val="18"/>
              </w:rPr>
              <w:t xml:space="preserve"> </w:t>
            </w:r>
            <w:r w:rsidRPr="00215D5D">
              <w:rPr>
                <w:rFonts w:asciiTheme="minorHAnsi" w:hAnsiTheme="minorHAnsi"/>
                <w:sz w:val="18"/>
                <w:szCs w:val="18"/>
              </w:rPr>
              <w:t>made substantially airtight with weather stripping.</w:t>
            </w:r>
          </w:p>
        </w:tc>
      </w:tr>
      <w:tr w:rsidR="00175418" w14:paraId="6EAD08CA" w14:textId="77777777" w:rsidTr="00276455">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7E00D622" w14:textId="77777777" w:rsidR="00175418" w:rsidRDefault="00175418" w:rsidP="0000415D">
            <w:pPr>
              <w:keepNext/>
              <w:jc w:val="center"/>
              <w:rPr>
                <w:rFonts w:asciiTheme="minorHAnsi" w:hAnsiTheme="minorHAnsi"/>
                <w:sz w:val="18"/>
                <w:szCs w:val="18"/>
              </w:rPr>
            </w:pPr>
            <w:r>
              <w:rPr>
                <w:rFonts w:asciiTheme="minorHAnsi" w:hAnsiTheme="minorHAnsi"/>
                <w:sz w:val="18"/>
                <w:szCs w:val="18"/>
              </w:rPr>
              <w:t>06</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0123D403" w14:textId="77777777" w:rsidR="00175418" w:rsidRDefault="00175418" w:rsidP="0000415D">
            <w:pPr>
              <w:keepNext/>
              <w:ind w:left="273" w:hanging="273"/>
              <w:rPr>
                <w:rStyle w:val="margin0020notechar"/>
                <w:rFonts w:asciiTheme="minorHAnsi" w:hAnsiTheme="minorHAnsi"/>
                <w:sz w:val="18"/>
                <w:szCs w:val="18"/>
              </w:rPr>
            </w:pPr>
            <w:r>
              <w:rPr>
                <w:rFonts w:asciiTheme="minorHAnsi" w:hAnsiTheme="minorHAnsi"/>
                <w:b/>
                <w:sz w:val="18"/>
                <w:szCs w:val="18"/>
              </w:rPr>
              <w:t>6.6 Ventilation Opening Area.</w:t>
            </w:r>
            <w:r>
              <w:rPr>
                <w:rFonts w:asciiTheme="minorHAnsi" w:hAnsiTheme="minorHAnsi"/>
                <w:sz w:val="18"/>
                <w:szCs w:val="18"/>
              </w:rPr>
              <w:t xml:space="preserve"> </w:t>
            </w:r>
            <w:r>
              <w:rPr>
                <w:rStyle w:val="margin0020notechar"/>
                <w:rFonts w:asciiTheme="minorHAnsi" w:hAnsiTheme="minorHAnsi"/>
                <w:sz w:val="18"/>
                <w:szCs w:val="18"/>
              </w:rPr>
              <w:t xml:space="preserve">Spaces shall have ventilation openings as listed below. Such openings shall meet the requirements of Section 6.8. </w:t>
            </w:r>
            <w:r w:rsidRPr="00423FB2">
              <w:rPr>
                <w:rStyle w:val="margin0020notechar"/>
                <w:rFonts w:asciiTheme="minorHAnsi" w:hAnsiTheme="minorHAnsi"/>
                <w:sz w:val="18"/>
                <w:szCs w:val="18"/>
              </w:rPr>
              <w:t>Exception: Attached dwelling units and spaces that meet the local ventilation requirements set for bathrooms in Section 5</w:t>
            </w:r>
            <w:r>
              <w:rPr>
                <w:rStyle w:val="margin0020notechar"/>
                <w:rFonts w:asciiTheme="minorHAnsi" w:hAnsiTheme="minorHAnsi"/>
                <w:sz w:val="18"/>
                <w:szCs w:val="18"/>
              </w:rPr>
              <w:t xml:space="preserve"> [of ASHRAE 62.2]</w:t>
            </w:r>
            <w:r w:rsidRPr="00423FB2">
              <w:rPr>
                <w:rStyle w:val="margin0020notechar"/>
                <w:rFonts w:asciiTheme="minorHAnsi" w:hAnsiTheme="minorHAnsi"/>
                <w:sz w:val="18"/>
                <w:szCs w:val="18"/>
              </w:rPr>
              <w:t>.</w:t>
            </w:r>
          </w:p>
          <w:p w14:paraId="56891BBB" w14:textId="77777777" w:rsidR="00175418" w:rsidRDefault="00175418" w:rsidP="0000415D">
            <w:pPr>
              <w:keepNext/>
              <w:ind w:left="763" w:hanging="403"/>
              <w:rPr>
                <w:rFonts w:asciiTheme="minorHAnsi" w:hAnsiTheme="minorHAnsi"/>
                <w:sz w:val="18"/>
                <w:szCs w:val="18"/>
              </w:rPr>
            </w:pPr>
            <w:r w:rsidRPr="006C4B62">
              <w:rPr>
                <w:rFonts w:asciiTheme="minorHAnsi" w:hAnsiTheme="minorHAnsi"/>
                <w:sz w:val="18"/>
                <w:szCs w:val="18"/>
              </w:rPr>
              <w:t>6.</w:t>
            </w:r>
            <w:r>
              <w:rPr>
                <w:rFonts w:asciiTheme="minorHAnsi" w:hAnsiTheme="minorHAnsi"/>
                <w:sz w:val="18"/>
                <w:szCs w:val="18"/>
              </w:rPr>
              <w:t>6</w:t>
            </w:r>
            <w:r w:rsidRPr="006C4B62">
              <w:rPr>
                <w:rFonts w:asciiTheme="minorHAnsi" w:hAnsiTheme="minorHAnsi"/>
                <w:sz w:val="18"/>
                <w:szCs w:val="18"/>
              </w:rPr>
              <w:t>.1</w:t>
            </w:r>
            <w:r>
              <w:rPr>
                <w:rFonts w:asciiTheme="minorHAnsi" w:hAnsiTheme="minorHAnsi"/>
                <w:b/>
                <w:sz w:val="18"/>
                <w:szCs w:val="18"/>
              </w:rPr>
              <w:t xml:space="preserve"> </w:t>
            </w:r>
            <w:r w:rsidRPr="0001108C">
              <w:rPr>
                <w:rFonts w:asciiTheme="minorHAnsi" w:hAnsiTheme="minorHAnsi"/>
                <w:b/>
                <w:sz w:val="18"/>
                <w:szCs w:val="18"/>
              </w:rPr>
              <w:t>Habitable Spaces</w:t>
            </w:r>
            <w:r>
              <w:rPr>
                <w:rFonts w:asciiTheme="minorHAnsi" w:hAnsiTheme="minorHAnsi"/>
                <w:b/>
                <w:sz w:val="18"/>
                <w:szCs w:val="18"/>
              </w:rPr>
              <w:t>.</w:t>
            </w:r>
            <w:r>
              <w:t xml:space="preserve"> </w:t>
            </w:r>
            <w:r w:rsidRPr="0001108C">
              <w:rPr>
                <w:rFonts w:asciiTheme="minorHAnsi" w:hAnsiTheme="minorHAnsi"/>
                <w:sz w:val="18"/>
                <w:szCs w:val="18"/>
              </w:rPr>
              <w:t>Each habitable space shall be provided</w:t>
            </w:r>
            <w:r>
              <w:rPr>
                <w:rFonts w:asciiTheme="minorHAnsi" w:hAnsiTheme="minorHAnsi"/>
                <w:sz w:val="18"/>
                <w:szCs w:val="18"/>
              </w:rPr>
              <w:t xml:space="preserve"> </w:t>
            </w:r>
            <w:r w:rsidRPr="0001108C">
              <w:rPr>
                <w:rFonts w:asciiTheme="minorHAnsi" w:hAnsiTheme="minorHAnsi"/>
                <w:sz w:val="18"/>
                <w:szCs w:val="18"/>
              </w:rPr>
              <w:t>with ventilation openings with an openable area not</w:t>
            </w:r>
            <w:r>
              <w:rPr>
                <w:rFonts w:asciiTheme="minorHAnsi" w:hAnsiTheme="minorHAnsi"/>
                <w:sz w:val="18"/>
                <w:szCs w:val="18"/>
              </w:rPr>
              <w:t xml:space="preserve"> </w:t>
            </w:r>
            <w:r w:rsidRPr="0001108C">
              <w:rPr>
                <w:rFonts w:asciiTheme="minorHAnsi" w:hAnsiTheme="minorHAnsi"/>
                <w:sz w:val="18"/>
                <w:szCs w:val="18"/>
              </w:rPr>
              <w:t>less than 4% of the floor area or less than 5 ft2 (0.5 m2).</w:t>
            </w:r>
          </w:p>
          <w:p w14:paraId="64F9A7F4" w14:textId="77777777" w:rsidR="00175418" w:rsidRDefault="00175418" w:rsidP="0000415D">
            <w:pPr>
              <w:keepNext/>
              <w:ind w:left="763" w:hanging="403"/>
              <w:rPr>
                <w:rFonts w:asciiTheme="minorHAnsi" w:hAnsiTheme="minorHAnsi"/>
                <w:sz w:val="18"/>
                <w:szCs w:val="18"/>
              </w:rPr>
            </w:pPr>
            <w:r w:rsidRPr="0001108C">
              <w:rPr>
                <w:rFonts w:asciiTheme="minorHAnsi" w:hAnsiTheme="minorHAnsi"/>
                <w:sz w:val="18"/>
                <w:szCs w:val="18"/>
              </w:rPr>
              <w:t xml:space="preserve">6.6.2 </w:t>
            </w:r>
            <w:r w:rsidRPr="00215D5D">
              <w:rPr>
                <w:rFonts w:asciiTheme="minorHAnsi" w:hAnsiTheme="minorHAnsi"/>
                <w:b/>
                <w:sz w:val="18"/>
                <w:szCs w:val="18"/>
              </w:rPr>
              <w:t>Toilets and Utility Rooms</w:t>
            </w:r>
            <w:r w:rsidRPr="0001108C">
              <w:rPr>
                <w:rFonts w:asciiTheme="minorHAnsi" w:hAnsiTheme="minorHAnsi"/>
                <w:sz w:val="18"/>
                <w:szCs w:val="18"/>
              </w:rPr>
              <w:t>. Toilets and utility rooms</w:t>
            </w:r>
            <w:r>
              <w:rPr>
                <w:rFonts w:asciiTheme="minorHAnsi" w:hAnsiTheme="minorHAnsi"/>
                <w:sz w:val="18"/>
                <w:szCs w:val="18"/>
              </w:rPr>
              <w:t xml:space="preserve"> </w:t>
            </w:r>
            <w:r w:rsidRPr="0001108C">
              <w:rPr>
                <w:rFonts w:asciiTheme="minorHAnsi" w:hAnsiTheme="minorHAnsi"/>
                <w:sz w:val="18"/>
                <w:szCs w:val="18"/>
              </w:rPr>
              <w:t>shall be provided with ventilation openings with an openable</w:t>
            </w:r>
            <w:r>
              <w:rPr>
                <w:rFonts w:asciiTheme="minorHAnsi" w:hAnsiTheme="minorHAnsi"/>
                <w:sz w:val="18"/>
                <w:szCs w:val="18"/>
              </w:rPr>
              <w:t xml:space="preserve"> </w:t>
            </w:r>
            <w:r w:rsidRPr="0001108C">
              <w:rPr>
                <w:rFonts w:asciiTheme="minorHAnsi" w:hAnsiTheme="minorHAnsi"/>
                <w:sz w:val="18"/>
                <w:szCs w:val="18"/>
              </w:rPr>
              <w:t>area not less than 4% of the room floor area or less than1.5 ft2 (0.15 m2).</w:t>
            </w:r>
          </w:p>
          <w:p w14:paraId="58AD2AD5" w14:textId="77777777" w:rsidR="00175418" w:rsidRDefault="00175418" w:rsidP="0000415D">
            <w:pPr>
              <w:keepNext/>
              <w:ind w:left="763"/>
              <w:rPr>
                <w:rFonts w:asciiTheme="minorHAnsi" w:hAnsiTheme="minorHAnsi"/>
                <w:sz w:val="18"/>
                <w:szCs w:val="18"/>
              </w:rPr>
            </w:pPr>
            <w:r w:rsidRPr="0001108C">
              <w:rPr>
                <w:rFonts w:asciiTheme="minorHAnsi" w:hAnsiTheme="minorHAnsi"/>
                <w:sz w:val="18"/>
                <w:szCs w:val="18"/>
              </w:rPr>
              <w:t>Exceptions:</w:t>
            </w:r>
          </w:p>
          <w:p w14:paraId="06511C80" w14:textId="77777777" w:rsidR="00175418" w:rsidRDefault="00175418" w:rsidP="0000415D">
            <w:pPr>
              <w:keepNext/>
              <w:ind w:left="1397" w:hanging="274"/>
              <w:rPr>
                <w:rFonts w:asciiTheme="minorHAnsi" w:hAnsiTheme="minorHAnsi"/>
                <w:sz w:val="18"/>
                <w:szCs w:val="18"/>
              </w:rPr>
            </w:pPr>
            <w:r w:rsidRPr="0001108C">
              <w:rPr>
                <w:rFonts w:asciiTheme="minorHAnsi" w:hAnsiTheme="minorHAnsi"/>
                <w:sz w:val="18"/>
                <w:szCs w:val="18"/>
              </w:rPr>
              <w:t>1. Utility rooms with a dryer exhaust duct.</w:t>
            </w:r>
          </w:p>
          <w:p w14:paraId="70BF1C49" w14:textId="77777777" w:rsidR="00175418" w:rsidRDefault="00175418" w:rsidP="0000415D">
            <w:pPr>
              <w:keepNext/>
              <w:ind w:left="1397" w:hanging="274"/>
            </w:pPr>
            <w:r w:rsidRPr="0001108C">
              <w:rPr>
                <w:rFonts w:asciiTheme="minorHAnsi" w:hAnsiTheme="minorHAnsi"/>
                <w:sz w:val="18"/>
                <w:szCs w:val="18"/>
              </w:rPr>
              <w:t>2. Toilet compartments in bathrooms.</w:t>
            </w:r>
          </w:p>
        </w:tc>
      </w:tr>
      <w:tr w:rsidR="00175418" w14:paraId="411BADE7" w14:textId="77777777" w:rsidTr="00276455">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7F37195A" w14:textId="77777777" w:rsidR="00175418" w:rsidRDefault="00175418" w:rsidP="0000415D">
            <w:pPr>
              <w:keepNext/>
              <w:jc w:val="center"/>
              <w:rPr>
                <w:rFonts w:asciiTheme="minorHAnsi" w:hAnsiTheme="minorHAnsi"/>
                <w:sz w:val="18"/>
                <w:szCs w:val="18"/>
              </w:rPr>
            </w:pPr>
            <w:r>
              <w:rPr>
                <w:rFonts w:asciiTheme="minorHAnsi" w:hAnsiTheme="minorHAnsi"/>
                <w:sz w:val="18"/>
                <w:szCs w:val="18"/>
              </w:rPr>
              <w:lastRenderedPageBreak/>
              <w:t>07</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7FD48827" w14:textId="77777777" w:rsidR="00175418" w:rsidRDefault="00175418" w:rsidP="0000415D">
            <w:pPr>
              <w:keepNext/>
              <w:ind w:left="274" w:hanging="274"/>
              <w:rPr>
                <w:rStyle w:val="margin0020notechar"/>
                <w:rFonts w:asciiTheme="minorHAnsi" w:hAnsiTheme="minorHAnsi"/>
                <w:sz w:val="18"/>
                <w:szCs w:val="18"/>
              </w:rPr>
            </w:pPr>
            <w:r>
              <w:rPr>
                <w:rFonts w:asciiTheme="minorHAnsi" w:hAnsiTheme="minorHAnsi"/>
                <w:b/>
                <w:sz w:val="18"/>
                <w:szCs w:val="18"/>
              </w:rPr>
              <w:t>6.8 Air Inlets.</w:t>
            </w:r>
            <w:r>
              <w:rPr>
                <w:rFonts w:asciiTheme="minorHAnsi" w:hAnsiTheme="minorHAnsi"/>
                <w:sz w:val="18"/>
                <w:szCs w:val="18"/>
              </w:rPr>
              <w:t xml:space="preserve"> </w:t>
            </w:r>
            <w:r w:rsidRPr="00B07B81">
              <w:rPr>
                <w:rStyle w:val="margin0020notechar"/>
                <w:rFonts w:asciiTheme="minorHAnsi" w:hAnsiTheme="minorHAnsi"/>
                <w:sz w:val="18"/>
                <w:szCs w:val="18"/>
              </w:rPr>
              <w:t>Air inlets that are part of the ventilation</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design shall be located a minimum of 10 ft (3 m) from known</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sources of contamination such as a stack, vent, exhaust hood,</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or vehicle exhaust. The intake shall be placed so that entering</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air is not obstructed by snow, plantings, or other material.</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Forced air inlets shall be provided with rodent/insect screens</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(mesh not larger than 1/2 in. [13 mm]).</w:t>
            </w:r>
          </w:p>
          <w:p w14:paraId="1778471E" w14:textId="77777777" w:rsidR="00175418" w:rsidRDefault="00175418" w:rsidP="0000415D">
            <w:pPr>
              <w:keepNext/>
              <w:ind w:left="548" w:hanging="274"/>
              <w:rPr>
                <w:rStyle w:val="margin0020notechar"/>
                <w:rFonts w:asciiTheme="minorHAnsi" w:hAnsiTheme="minorHAnsi"/>
                <w:sz w:val="18"/>
                <w:szCs w:val="18"/>
              </w:rPr>
            </w:pPr>
            <w:r w:rsidRPr="00B07B81">
              <w:rPr>
                <w:rStyle w:val="margin0020notechar"/>
                <w:rFonts w:asciiTheme="minorHAnsi" w:hAnsiTheme="minorHAnsi"/>
                <w:sz w:val="18"/>
                <w:szCs w:val="18"/>
              </w:rPr>
              <w:t>Exceptions:</w:t>
            </w:r>
          </w:p>
          <w:p w14:paraId="7C4D029E" w14:textId="77777777" w:rsidR="00175418" w:rsidRDefault="00175418" w:rsidP="00276455">
            <w:pPr>
              <w:keepNext/>
              <w:ind w:left="950" w:hanging="187"/>
              <w:rPr>
                <w:rStyle w:val="margin0020notechar"/>
                <w:rFonts w:asciiTheme="minorHAnsi" w:hAnsiTheme="minorHAnsi"/>
                <w:sz w:val="18"/>
                <w:szCs w:val="18"/>
              </w:rPr>
            </w:pPr>
            <w:r w:rsidRPr="00B07B81">
              <w:rPr>
                <w:rStyle w:val="margin0020notechar"/>
                <w:rFonts w:asciiTheme="minorHAnsi" w:hAnsiTheme="minorHAnsi"/>
                <w:sz w:val="18"/>
                <w:szCs w:val="18"/>
              </w:rPr>
              <w:t>1. Ventilation openings in the wall may be as close as a</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stretched-string distance of 3 ft (1 m) from sources of</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contamination exiting through the roof or dryer</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exhausts.</w:t>
            </w:r>
          </w:p>
          <w:p w14:paraId="316A547F" w14:textId="77777777" w:rsidR="00175418" w:rsidRDefault="00175418" w:rsidP="0000415D">
            <w:pPr>
              <w:keepNext/>
              <w:ind w:left="950" w:hanging="187"/>
              <w:rPr>
                <w:rStyle w:val="margin0020notechar"/>
                <w:rFonts w:asciiTheme="minorHAnsi" w:hAnsiTheme="minorHAnsi"/>
                <w:sz w:val="18"/>
                <w:szCs w:val="18"/>
              </w:rPr>
            </w:pPr>
            <w:r w:rsidRPr="00B07B81">
              <w:rPr>
                <w:rStyle w:val="margin0020notechar"/>
                <w:rFonts w:asciiTheme="minorHAnsi" w:hAnsiTheme="minorHAnsi"/>
                <w:sz w:val="18"/>
                <w:szCs w:val="18"/>
              </w:rPr>
              <w:t>2. No minimum separation distance shall be required</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between windows and local exhaust outlets in kitchens</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and bathrooms.</w:t>
            </w:r>
          </w:p>
          <w:p w14:paraId="57385198" w14:textId="77777777" w:rsidR="00175418" w:rsidRDefault="00175418" w:rsidP="00276455">
            <w:pPr>
              <w:keepNext/>
              <w:ind w:left="950" w:hanging="187"/>
              <w:rPr>
                <w:rStyle w:val="margin0020notechar"/>
                <w:rFonts w:asciiTheme="minorHAnsi" w:hAnsiTheme="minorHAnsi"/>
                <w:sz w:val="18"/>
                <w:szCs w:val="18"/>
              </w:rPr>
            </w:pPr>
            <w:r w:rsidRPr="00B07B81">
              <w:rPr>
                <w:rStyle w:val="margin0020notechar"/>
                <w:rFonts w:asciiTheme="minorHAnsi" w:hAnsiTheme="minorHAnsi"/>
                <w:sz w:val="18"/>
                <w:szCs w:val="18"/>
              </w:rPr>
              <w:t>3. Vent terminations covered by and meeting the requirements</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of the National Fuel Gas Code (NFPA 54/ANSI</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Z223.1)7 or equivalent.</w:t>
            </w:r>
          </w:p>
          <w:p w14:paraId="269F1CAC" w14:textId="77777777" w:rsidR="00175418" w:rsidRDefault="00175418" w:rsidP="00276455">
            <w:pPr>
              <w:keepNext/>
              <w:ind w:left="950" w:hanging="187"/>
            </w:pPr>
            <w:r w:rsidRPr="00B07B81">
              <w:rPr>
                <w:rStyle w:val="margin0020notechar"/>
                <w:rFonts w:asciiTheme="minorHAnsi" w:hAnsiTheme="minorHAnsi"/>
                <w:sz w:val="18"/>
                <w:szCs w:val="18"/>
              </w:rPr>
              <w:t>4. Where a combined exhaust/intake termination is used</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to separate intake air from exhaust air originating in a</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living space other than kitchens, no minimum separation</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distance between these two openings is required.</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For these combined terminations, the exhaust air concentration</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within the intake airflow shall not exceed</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10%, as established by the manufacturer.</w:t>
            </w:r>
          </w:p>
        </w:tc>
      </w:tr>
      <w:tr w:rsidR="00175418" w14:paraId="64BADEE5" w14:textId="77777777" w:rsidTr="00276455">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5DEB5254" w14:textId="77777777" w:rsidR="00175418" w:rsidRDefault="00175418" w:rsidP="0000415D">
            <w:pPr>
              <w:keepNext/>
              <w:jc w:val="center"/>
              <w:rPr>
                <w:rFonts w:asciiTheme="minorHAnsi" w:hAnsiTheme="minorHAnsi"/>
                <w:sz w:val="18"/>
                <w:szCs w:val="18"/>
              </w:rPr>
            </w:pPr>
            <w:r>
              <w:rPr>
                <w:rFonts w:asciiTheme="minorHAnsi" w:hAnsiTheme="minorHAnsi"/>
                <w:sz w:val="18"/>
                <w:szCs w:val="18"/>
              </w:rPr>
              <w:t>08</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27C2516F" w14:textId="77777777" w:rsidR="00175418" w:rsidRDefault="00175418" w:rsidP="0000415D">
            <w:pPr>
              <w:autoSpaceDE w:val="0"/>
              <w:autoSpaceDN w:val="0"/>
              <w:adjustRightInd w:val="0"/>
              <w:ind w:left="273" w:hanging="273"/>
            </w:pPr>
            <w:r>
              <w:rPr>
                <w:rFonts w:asciiTheme="minorHAnsi" w:hAnsiTheme="minorHAnsi"/>
                <w:b/>
                <w:sz w:val="18"/>
                <w:szCs w:val="18"/>
              </w:rPr>
              <w:t>6.9 Carbon Monoxide Alarms.</w:t>
            </w:r>
            <w:r>
              <w:t xml:space="preserve"> </w:t>
            </w:r>
            <w:r w:rsidRPr="00A625DC">
              <w:rPr>
                <w:rFonts w:asciiTheme="minorHAnsi" w:hAnsiTheme="minorHAnsi"/>
                <w:sz w:val="18"/>
                <w:szCs w:val="18"/>
              </w:rPr>
              <w:t>A carbon monoxide alarm</w:t>
            </w:r>
            <w:r>
              <w:rPr>
                <w:rFonts w:asciiTheme="minorHAnsi" w:hAnsiTheme="minorHAnsi"/>
                <w:sz w:val="18"/>
                <w:szCs w:val="18"/>
              </w:rPr>
              <w:t xml:space="preserve"> </w:t>
            </w:r>
            <w:r w:rsidRPr="00A625DC">
              <w:rPr>
                <w:rFonts w:asciiTheme="minorHAnsi" w:hAnsiTheme="minorHAnsi"/>
                <w:sz w:val="18"/>
                <w:szCs w:val="18"/>
              </w:rPr>
              <w:t>shall be installed in each dwelling unit in accordance with</w:t>
            </w:r>
            <w:r>
              <w:rPr>
                <w:rFonts w:asciiTheme="minorHAnsi" w:hAnsiTheme="minorHAnsi"/>
                <w:sz w:val="18"/>
                <w:szCs w:val="18"/>
              </w:rPr>
              <w:t xml:space="preserve"> </w:t>
            </w:r>
            <w:r w:rsidRPr="00A625DC">
              <w:rPr>
                <w:rFonts w:asciiTheme="minorHAnsi" w:hAnsiTheme="minorHAnsi"/>
                <w:sz w:val="18"/>
                <w:szCs w:val="18"/>
              </w:rPr>
              <w:t xml:space="preserve">NFPA 720, </w:t>
            </w:r>
            <w:r w:rsidRPr="00215D5D">
              <w:rPr>
                <w:rFonts w:asciiTheme="minorHAnsi" w:hAnsiTheme="minorHAnsi"/>
                <w:i/>
                <w:sz w:val="18"/>
                <w:szCs w:val="18"/>
              </w:rPr>
              <w:t>Standard for the Installation of Carbon Monoxide</w:t>
            </w:r>
            <w:r>
              <w:rPr>
                <w:rFonts w:asciiTheme="minorHAnsi" w:hAnsiTheme="minorHAnsi"/>
                <w:i/>
                <w:sz w:val="18"/>
                <w:szCs w:val="18"/>
              </w:rPr>
              <w:t xml:space="preserve"> </w:t>
            </w:r>
            <w:r w:rsidRPr="00215D5D">
              <w:rPr>
                <w:rFonts w:asciiTheme="minorHAnsi" w:hAnsiTheme="minorHAnsi"/>
                <w:i/>
                <w:sz w:val="18"/>
                <w:szCs w:val="18"/>
              </w:rPr>
              <w:t>(CO) Detection and Warning Equipment</w:t>
            </w:r>
            <w:r w:rsidRPr="00A625DC">
              <w:rPr>
                <w:rFonts w:asciiTheme="minorHAnsi" w:hAnsiTheme="minorHAnsi"/>
                <w:sz w:val="18"/>
                <w:szCs w:val="18"/>
              </w:rPr>
              <w:t>, and shall be consistent</w:t>
            </w:r>
            <w:r>
              <w:rPr>
                <w:rFonts w:asciiTheme="minorHAnsi" w:hAnsiTheme="minorHAnsi"/>
                <w:sz w:val="18"/>
                <w:szCs w:val="18"/>
              </w:rPr>
              <w:t xml:space="preserve"> </w:t>
            </w:r>
            <w:r w:rsidRPr="00A625DC">
              <w:rPr>
                <w:rFonts w:asciiTheme="minorHAnsi" w:hAnsiTheme="minorHAnsi"/>
                <w:sz w:val="18"/>
                <w:szCs w:val="18"/>
              </w:rPr>
              <w:t>with requirements of applicable laws, codes, and standards.</w:t>
            </w:r>
          </w:p>
        </w:tc>
      </w:tr>
      <w:tr w:rsidR="00421B2C" w14:paraId="0B0FFC34" w14:textId="77777777" w:rsidTr="00276455">
        <w:trPr>
          <w:cantSplit/>
          <w:trHeight w:val="158"/>
          <w:ins w:id="106" w:author="Alhabibi, Haider@Energy" w:date="2022-03-30T18:42:00Z"/>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tcPr>
          <w:p w14:paraId="75087BBE" w14:textId="39F53C01" w:rsidR="00421B2C" w:rsidRDefault="00421B2C" w:rsidP="0000415D">
            <w:pPr>
              <w:keepNext/>
              <w:jc w:val="center"/>
              <w:rPr>
                <w:ins w:id="107" w:author="Alhabibi, Haider@Energy" w:date="2022-03-30T18:42:00Z"/>
                <w:rFonts w:asciiTheme="minorHAnsi" w:hAnsiTheme="minorHAnsi"/>
                <w:sz w:val="18"/>
                <w:szCs w:val="18"/>
              </w:rPr>
            </w:pPr>
            <w:ins w:id="108" w:author="Alhabibi, Haider@Energy" w:date="2022-03-30T18:42:00Z">
              <w:r>
                <w:rPr>
                  <w:rFonts w:asciiTheme="minorHAnsi" w:hAnsiTheme="minorHAnsi"/>
                  <w:sz w:val="18"/>
                  <w:szCs w:val="18"/>
                </w:rPr>
                <w:t>09</w:t>
              </w:r>
            </w:ins>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tcPr>
          <w:p w14:paraId="61801E1C" w14:textId="5B302AB0" w:rsidR="00421B2C" w:rsidRDefault="00421B2C" w:rsidP="00421B2C">
            <w:pPr>
              <w:rPr>
                <w:ins w:id="109" w:author="Alhabibi, Haider@Energy" w:date="2022-03-30T18:42:00Z"/>
                <w:rFonts w:asciiTheme="minorHAnsi" w:hAnsiTheme="minorHAnsi"/>
                <w:b/>
                <w:sz w:val="18"/>
                <w:szCs w:val="18"/>
              </w:rPr>
            </w:pPr>
            <w:ins w:id="110" w:author="Alhabibi, Haider@Energy" w:date="2022-03-30T18:42:00Z">
              <w:r w:rsidRPr="00421B2C">
                <w:rPr>
                  <w:rFonts w:asciiTheme="minorHAnsi" w:hAnsiTheme="minorHAnsi"/>
                  <w:sz w:val="18"/>
                  <w:szCs w:val="18"/>
                </w:rPr>
                <w:t>Supply only ventilation systems, makeup air-systems, and supply side balanced systems including HRV/ERV shall be provided with air filters having a designated efficiency equal to or greater than MERV 13 when tested in accordance with ASHRAE Standard 52.2, or a particle size efficiency rating equal to or greater than 50% in the 0.30-1.0 um range and equal to or greater than 85% in the 1.0-3.0 um range when tested in accordance with AHRI Standard 680.</w:t>
              </w:r>
            </w:ins>
          </w:p>
        </w:tc>
      </w:tr>
      <w:tr w:rsidR="00175418" w14:paraId="2F60F5D5" w14:textId="77777777" w:rsidTr="0000415D">
        <w:trPr>
          <w:cantSplit/>
          <w:trHeight w:val="158"/>
        </w:trPr>
        <w:tc>
          <w:tcPr>
            <w:tcW w:w="10790" w:type="dxa"/>
            <w:gridSpan w:val="2"/>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7005F3A5" w14:textId="77777777" w:rsidR="00175418" w:rsidRDefault="00175418" w:rsidP="0000415D">
            <w:pPr>
              <w:keepNext/>
              <w:rPr>
                <w:rFonts w:asciiTheme="minorHAnsi" w:hAnsiTheme="minorHAnsi"/>
                <w:b/>
                <w:bCs/>
                <w:sz w:val="18"/>
                <w:szCs w:val="18"/>
              </w:rPr>
            </w:pPr>
            <w:r>
              <w:rPr>
                <w:rFonts w:asciiTheme="minorHAnsi" w:hAnsiTheme="minorHAnsi"/>
                <w:b/>
                <w:sz w:val="18"/>
                <w:szCs w:val="18"/>
              </w:rPr>
              <w:t xml:space="preserve">The responsible person’s signature on this compliance document affirms that all applicable requirements in this table have been met.  </w:t>
            </w:r>
          </w:p>
        </w:tc>
      </w:tr>
    </w:tbl>
    <w:p w14:paraId="35C3ADA4" w14:textId="77777777" w:rsidR="00175418" w:rsidRDefault="00175418" w:rsidP="00175418"/>
    <w:p w14:paraId="2EE94E70" w14:textId="77777777" w:rsidR="00175418" w:rsidRDefault="00175418" w:rsidP="00175418">
      <w:r>
        <w:br w:type="page"/>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CellMar>
          <w:left w:w="72" w:type="dxa"/>
          <w:right w:w="72" w:type="dxa"/>
        </w:tblCellMar>
        <w:tblLook w:val="0000" w:firstRow="0" w:lastRow="0" w:firstColumn="0" w:lastColumn="0" w:noHBand="0" w:noVBand="0"/>
      </w:tblPr>
      <w:tblGrid>
        <w:gridCol w:w="718"/>
        <w:gridCol w:w="10226"/>
      </w:tblGrid>
      <w:tr w:rsidR="00175418" w:rsidRPr="006C4FD8" w14:paraId="6ED5B962" w14:textId="77777777" w:rsidTr="0000415D">
        <w:trPr>
          <w:cantSplit/>
          <w:trHeight w:val="288"/>
        </w:trPr>
        <w:tc>
          <w:tcPr>
            <w:tcW w:w="10794" w:type="dxa"/>
            <w:gridSpan w:val="2"/>
            <w:tcBorders>
              <w:top w:val="single" w:sz="2" w:space="0" w:color="auto"/>
              <w:left w:val="single" w:sz="2" w:space="0" w:color="auto"/>
              <w:bottom w:val="single" w:sz="2" w:space="0" w:color="auto"/>
              <w:right w:val="single" w:sz="2" w:space="0" w:color="auto"/>
            </w:tcBorders>
            <w:vAlign w:val="center"/>
          </w:tcPr>
          <w:p w14:paraId="1C3D1830" w14:textId="453E9ED1" w:rsidR="00175418" w:rsidRPr="0047390B" w:rsidRDefault="00175418" w:rsidP="00175418">
            <w:pPr>
              <w:rPr>
                <w:rFonts w:asciiTheme="minorHAnsi" w:hAnsiTheme="minorHAnsi" w:cs="Arial"/>
                <w:b/>
                <w:szCs w:val="18"/>
              </w:rPr>
            </w:pPr>
            <w:r>
              <w:rPr>
                <w:rFonts w:asciiTheme="minorHAnsi" w:hAnsiTheme="minorHAnsi" w:cs="Arial"/>
                <w:b/>
                <w:szCs w:val="18"/>
              </w:rPr>
              <w:lastRenderedPageBreak/>
              <w:t>H</w:t>
            </w:r>
            <w:r w:rsidRPr="0047390B">
              <w:rPr>
                <w:rFonts w:asciiTheme="minorHAnsi" w:hAnsiTheme="minorHAnsi" w:cs="Arial"/>
                <w:b/>
                <w:szCs w:val="18"/>
              </w:rPr>
              <w:t>. Air Moving Equipment</w:t>
            </w:r>
          </w:p>
        </w:tc>
      </w:tr>
      <w:tr w:rsidR="00175418" w:rsidRPr="006C4FD8" w14:paraId="6580B133" w14:textId="77777777" w:rsidTr="0000415D">
        <w:trPr>
          <w:cantSplit/>
          <w:trHeight w:val="288"/>
        </w:trPr>
        <w:tc>
          <w:tcPr>
            <w:tcW w:w="10794" w:type="dxa"/>
            <w:gridSpan w:val="2"/>
            <w:tcBorders>
              <w:top w:val="single" w:sz="2" w:space="0" w:color="auto"/>
              <w:left w:val="single" w:sz="2" w:space="0" w:color="auto"/>
              <w:bottom w:val="single" w:sz="2" w:space="0" w:color="auto"/>
              <w:right w:val="single" w:sz="2" w:space="0" w:color="auto"/>
            </w:tcBorders>
            <w:vAlign w:val="center"/>
          </w:tcPr>
          <w:p w14:paraId="1835DD8A" w14:textId="09149BB4" w:rsidR="00175418" w:rsidRPr="0047390B" w:rsidRDefault="00175418" w:rsidP="0000415D">
            <w:pPr>
              <w:rPr>
                <w:rFonts w:asciiTheme="minorHAnsi" w:hAnsiTheme="minorHAnsi" w:cs="Arial"/>
                <w:b/>
                <w:szCs w:val="18"/>
              </w:rPr>
            </w:pPr>
            <w:r w:rsidRPr="0047390B">
              <w:rPr>
                <w:rFonts w:asciiTheme="minorHAnsi" w:hAnsiTheme="minorHAnsi" w:cs="Arial"/>
                <w:b/>
                <w:szCs w:val="18"/>
              </w:rPr>
              <w:t xml:space="preserve">The items listed below (7.1 through 7.4) correspond to the information given in ASHRAE 62.2 Section 7 "Air-Moving Equipment".  Refer also to Chapter </w:t>
            </w:r>
            <w:del w:id="111" w:author="Tsan, Bach@Energy" w:date="2021-11-04T15:51:00Z">
              <w:r w:rsidRPr="0047390B" w:rsidDel="003054C8">
                <w:rPr>
                  <w:rFonts w:asciiTheme="minorHAnsi" w:hAnsiTheme="minorHAnsi" w:cs="Arial"/>
                  <w:b/>
                  <w:szCs w:val="18"/>
                </w:rPr>
                <w:delText>4.6</w:delText>
              </w:r>
            </w:del>
            <w:ins w:id="112" w:author="Tsan, Bach@Energy" w:date="2021-11-04T15:51:00Z">
              <w:r w:rsidR="003054C8">
                <w:rPr>
                  <w:rFonts w:asciiTheme="minorHAnsi" w:hAnsiTheme="minorHAnsi" w:cs="Arial"/>
                  <w:b/>
                  <w:szCs w:val="18"/>
                </w:rPr>
                <w:t>11</w:t>
              </w:r>
            </w:ins>
            <w:r w:rsidRPr="0047390B">
              <w:rPr>
                <w:rFonts w:asciiTheme="minorHAnsi" w:hAnsiTheme="minorHAnsi" w:cs="Arial"/>
                <w:b/>
                <w:szCs w:val="18"/>
              </w:rPr>
              <w:t xml:space="preserve"> of the </w:t>
            </w:r>
            <w:ins w:id="113" w:author="Tsan, Bach@Energy" w:date="2021-11-04T15:51:00Z">
              <w:r w:rsidR="00EB01FA">
                <w:rPr>
                  <w:rFonts w:asciiTheme="minorHAnsi" w:hAnsiTheme="minorHAnsi" w:cs="Arial"/>
                  <w:b/>
                  <w:szCs w:val="18"/>
                </w:rPr>
                <w:t>Non-</w:t>
              </w:r>
            </w:ins>
            <w:r w:rsidRPr="0047390B">
              <w:rPr>
                <w:rFonts w:asciiTheme="minorHAnsi" w:hAnsiTheme="minorHAnsi" w:cs="Arial"/>
                <w:b/>
                <w:szCs w:val="18"/>
              </w:rPr>
              <w:t xml:space="preserve">Residential Compliance Manual (Section </w:t>
            </w:r>
            <w:del w:id="114" w:author="Tsan, Bach@Energy" w:date="2021-11-04T15:51:00Z">
              <w:r w:rsidRPr="0047390B" w:rsidDel="00EB01FA">
                <w:rPr>
                  <w:rFonts w:asciiTheme="minorHAnsi" w:hAnsiTheme="minorHAnsi" w:cs="Arial"/>
                  <w:b/>
                  <w:szCs w:val="18"/>
                </w:rPr>
                <w:delText>4.6.9</w:delText>
              </w:r>
            </w:del>
            <w:ins w:id="115" w:author="Tsan, Bach@Energy" w:date="2021-11-04T15:51:00Z">
              <w:r w:rsidR="00EB01FA">
                <w:rPr>
                  <w:rFonts w:asciiTheme="minorHAnsi" w:hAnsiTheme="minorHAnsi" w:cs="Arial"/>
                  <w:b/>
                  <w:szCs w:val="18"/>
                </w:rPr>
                <w:t>11.</w:t>
              </w:r>
            </w:ins>
            <w:ins w:id="116" w:author="Tsan, Bach@Energy" w:date="2021-11-04T15:52:00Z">
              <w:r w:rsidR="00E41607">
                <w:rPr>
                  <w:rFonts w:asciiTheme="minorHAnsi" w:hAnsiTheme="minorHAnsi" w:cs="Arial"/>
                  <w:b/>
                  <w:szCs w:val="18"/>
                </w:rPr>
                <w:t>4</w:t>
              </w:r>
            </w:ins>
            <w:r w:rsidRPr="0047390B">
              <w:rPr>
                <w:rFonts w:asciiTheme="minorHAnsi" w:hAnsiTheme="minorHAnsi" w:cs="Arial"/>
                <w:b/>
                <w:szCs w:val="18"/>
              </w:rPr>
              <w:t>) for information describing these requirements in more detail.  The signature of the Responsible Person in the declaration statement below certifies that the building complies with these requirements specified in ASHRAE 62.2 Section 7.1 through 7.4 if applicable.</w:t>
            </w:r>
          </w:p>
        </w:tc>
      </w:tr>
      <w:tr w:rsidR="00175418" w:rsidRPr="006C4FD8" w14:paraId="67CA027D" w14:textId="77777777" w:rsidTr="0000415D">
        <w:trPr>
          <w:cantSplit/>
          <w:trHeight w:val="158"/>
        </w:trPr>
        <w:tc>
          <w:tcPr>
            <w:tcW w:w="708" w:type="dxa"/>
            <w:tcBorders>
              <w:top w:val="single" w:sz="4" w:space="0" w:color="auto"/>
              <w:left w:val="single" w:sz="4" w:space="0" w:color="auto"/>
              <w:bottom w:val="single" w:sz="4" w:space="0" w:color="auto"/>
              <w:right w:val="single" w:sz="4" w:space="0" w:color="auto"/>
            </w:tcBorders>
            <w:vAlign w:val="center"/>
          </w:tcPr>
          <w:p w14:paraId="151AE8F7" w14:textId="77777777" w:rsidR="00175418" w:rsidRPr="006C4FD8" w:rsidRDefault="00175418" w:rsidP="0000415D">
            <w:pPr>
              <w:keepNext/>
              <w:jc w:val="center"/>
              <w:rPr>
                <w:rFonts w:asciiTheme="minorHAnsi" w:hAnsiTheme="minorHAnsi"/>
                <w:sz w:val="18"/>
                <w:szCs w:val="18"/>
              </w:rPr>
            </w:pPr>
            <w:r>
              <w:rPr>
                <w:rFonts w:asciiTheme="minorHAnsi" w:hAnsiTheme="minorHAnsi"/>
                <w:sz w:val="18"/>
                <w:szCs w:val="18"/>
              </w:rPr>
              <w:t>0</w:t>
            </w:r>
            <w:r w:rsidRPr="006C4FD8">
              <w:rPr>
                <w:rFonts w:asciiTheme="minorHAnsi" w:hAnsiTheme="minorHAnsi"/>
                <w:sz w:val="18"/>
                <w:szCs w:val="18"/>
              </w:rPr>
              <w:t>1</w:t>
            </w:r>
          </w:p>
        </w:tc>
        <w:tc>
          <w:tcPr>
            <w:tcW w:w="10086" w:type="dxa"/>
            <w:tcBorders>
              <w:top w:val="single" w:sz="4" w:space="0" w:color="auto"/>
              <w:left w:val="single" w:sz="4" w:space="0" w:color="auto"/>
              <w:bottom w:val="single" w:sz="4" w:space="0" w:color="auto"/>
              <w:right w:val="single" w:sz="4" w:space="0" w:color="auto"/>
            </w:tcBorders>
            <w:vAlign w:val="center"/>
          </w:tcPr>
          <w:p w14:paraId="446813BD" w14:textId="60623EA0" w:rsidR="00175418" w:rsidRPr="00DA6319" w:rsidRDefault="00175418" w:rsidP="0000415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252" w:hanging="252"/>
              <w:rPr>
                <w:rFonts w:asciiTheme="minorHAnsi" w:hAnsiTheme="minorHAnsi"/>
                <w:sz w:val="18"/>
                <w:szCs w:val="18"/>
              </w:rPr>
            </w:pPr>
            <w:r w:rsidRPr="00C47060">
              <w:rPr>
                <w:rFonts w:asciiTheme="minorHAnsi" w:hAnsiTheme="minorHAnsi"/>
                <w:b/>
                <w:sz w:val="18"/>
                <w:szCs w:val="18"/>
              </w:rPr>
              <w:t xml:space="preserve">7.1 </w:t>
            </w:r>
            <w:r w:rsidRPr="00C47060">
              <w:rPr>
                <w:rFonts w:asciiTheme="minorHAnsi" w:hAnsiTheme="minorHAnsi"/>
                <w:b/>
                <w:bCs/>
                <w:sz w:val="18"/>
                <w:szCs w:val="18"/>
              </w:rPr>
              <w:t>Selection and Installation</w:t>
            </w:r>
            <w:r w:rsidRPr="00CB00C9">
              <w:rPr>
                <w:rFonts w:asciiTheme="minorHAnsi" w:hAnsiTheme="minorHAnsi"/>
                <w:b/>
                <w:bCs/>
                <w:sz w:val="18"/>
                <w:szCs w:val="18"/>
              </w:rPr>
              <w:t xml:space="preserve">. </w:t>
            </w:r>
            <w:r w:rsidRPr="00276455">
              <w:rPr>
                <w:rFonts w:asciiTheme="minorHAnsi" w:hAnsiTheme="minorHAnsi"/>
                <w:bCs/>
                <w:sz w:val="18"/>
                <w:szCs w:val="18"/>
              </w:rPr>
              <w:t>Ventilation devices and</w:t>
            </w:r>
            <w:r>
              <w:rPr>
                <w:rFonts w:asciiTheme="minorHAnsi" w:hAnsiTheme="minorHAnsi"/>
                <w:bCs/>
                <w:sz w:val="18"/>
                <w:szCs w:val="18"/>
              </w:rPr>
              <w:t xml:space="preserve"> </w:t>
            </w:r>
            <w:r w:rsidRPr="00276455">
              <w:rPr>
                <w:rFonts w:asciiTheme="minorHAnsi" w:hAnsiTheme="minorHAnsi"/>
                <w:bCs/>
                <w:sz w:val="18"/>
                <w:szCs w:val="18"/>
              </w:rPr>
              <w:t>equipment serving individual dwelling units shall be tested in</w:t>
            </w:r>
            <w:r>
              <w:rPr>
                <w:rFonts w:asciiTheme="minorHAnsi" w:hAnsiTheme="minorHAnsi"/>
                <w:bCs/>
                <w:sz w:val="18"/>
                <w:szCs w:val="18"/>
              </w:rPr>
              <w:t xml:space="preserve"> </w:t>
            </w:r>
            <w:r w:rsidRPr="00276455">
              <w:rPr>
                <w:rFonts w:asciiTheme="minorHAnsi" w:hAnsiTheme="minorHAnsi"/>
                <w:bCs/>
                <w:sz w:val="18"/>
                <w:szCs w:val="18"/>
              </w:rPr>
              <w:t>accordance with ANSI/ASHRAE Standard 51/AMCA 210</w:t>
            </w:r>
            <w:del w:id="117" w:author="Moua, Cheng@Energy" w:date="2022-02-08T16:50:00Z">
              <w:r w:rsidRPr="00276455" w:rsidDel="0038597E">
                <w:rPr>
                  <w:rFonts w:asciiTheme="minorHAnsi" w:hAnsiTheme="minorHAnsi"/>
                  <w:bCs/>
                  <w:sz w:val="18"/>
                  <w:szCs w:val="18"/>
                </w:rPr>
                <w:delText>,</w:delText>
              </w:r>
              <w:r w:rsidDel="0038597E">
                <w:rPr>
                  <w:rFonts w:asciiTheme="minorHAnsi" w:hAnsiTheme="minorHAnsi"/>
                  <w:bCs/>
                  <w:sz w:val="18"/>
                  <w:szCs w:val="18"/>
                </w:rPr>
                <w:delText xml:space="preserve"> </w:delText>
              </w:r>
              <w:r w:rsidRPr="00276455" w:rsidDel="0038597E">
                <w:rPr>
                  <w:rFonts w:asciiTheme="minorHAnsi" w:hAnsiTheme="minorHAnsi"/>
                  <w:bCs/>
                  <w:i/>
                  <w:sz w:val="18"/>
                  <w:szCs w:val="18"/>
                </w:rPr>
                <w:delText>Laboratory Methods of Testing Fans for Aerodynamic Performance Rating</w:delText>
              </w:r>
            </w:del>
            <w:r w:rsidRPr="00276455">
              <w:rPr>
                <w:rFonts w:asciiTheme="minorHAnsi" w:hAnsiTheme="minorHAnsi"/>
                <w:bCs/>
                <w:sz w:val="18"/>
                <w:szCs w:val="18"/>
              </w:rPr>
              <w:t xml:space="preserve">, and ANSI/AMCA Standard 300, </w:t>
            </w:r>
            <w:del w:id="118" w:author="Moua, Cheng@Energy" w:date="2022-02-08T16:50:00Z">
              <w:r w:rsidRPr="00276455" w:rsidDel="00CC7AB9">
                <w:rPr>
                  <w:rFonts w:asciiTheme="minorHAnsi" w:hAnsiTheme="minorHAnsi"/>
                  <w:bCs/>
                  <w:i/>
                  <w:sz w:val="18"/>
                  <w:szCs w:val="18"/>
                </w:rPr>
                <w:delText>Reverberant Room Method for Sound Testing of Fans</w:delText>
              </w:r>
              <w:r w:rsidRPr="00276455" w:rsidDel="00CC7AB9">
                <w:rPr>
                  <w:rFonts w:asciiTheme="minorHAnsi" w:hAnsiTheme="minorHAnsi"/>
                  <w:bCs/>
                  <w:sz w:val="18"/>
                  <w:szCs w:val="18"/>
                </w:rPr>
                <w:delText>,</w:delText>
              </w:r>
            </w:del>
            <w:r w:rsidRPr="00276455">
              <w:rPr>
                <w:rFonts w:asciiTheme="minorHAnsi" w:hAnsiTheme="minorHAnsi"/>
                <w:bCs/>
                <w:sz w:val="18"/>
                <w:szCs w:val="18"/>
              </w:rPr>
              <w:t xml:space="preserve"> and rated in</w:t>
            </w:r>
            <w:r>
              <w:rPr>
                <w:rFonts w:asciiTheme="minorHAnsi" w:hAnsiTheme="minorHAnsi"/>
                <w:bCs/>
                <w:sz w:val="18"/>
                <w:szCs w:val="18"/>
              </w:rPr>
              <w:t xml:space="preserve"> </w:t>
            </w:r>
            <w:r w:rsidRPr="00276455">
              <w:rPr>
                <w:rFonts w:asciiTheme="minorHAnsi" w:hAnsiTheme="minorHAnsi"/>
                <w:bCs/>
                <w:sz w:val="18"/>
                <w:szCs w:val="18"/>
              </w:rPr>
              <w:t>accordance with the airflow and sound rating procedures of</w:t>
            </w:r>
            <w:r>
              <w:rPr>
                <w:rFonts w:asciiTheme="minorHAnsi" w:hAnsiTheme="minorHAnsi"/>
                <w:bCs/>
                <w:sz w:val="18"/>
                <w:szCs w:val="18"/>
              </w:rPr>
              <w:t xml:space="preserve"> </w:t>
            </w:r>
            <w:r w:rsidRPr="00276455">
              <w:rPr>
                <w:rFonts w:asciiTheme="minorHAnsi" w:hAnsiTheme="minorHAnsi"/>
                <w:bCs/>
                <w:sz w:val="18"/>
                <w:szCs w:val="18"/>
              </w:rPr>
              <w:t xml:space="preserve">the Home Ventilating Institute (HVI) (HVI 915, </w:t>
            </w:r>
            <w:ins w:id="119" w:author="Moua, Cheng@Energy" w:date="2022-02-08T16:51:00Z">
              <w:r w:rsidR="00586BCC">
                <w:rPr>
                  <w:rFonts w:asciiTheme="minorHAnsi" w:hAnsiTheme="minorHAnsi"/>
                  <w:bCs/>
                  <w:sz w:val="18"/>
                  <w:szCs w:val="18"/>
                </w:rPr>
                <w:t>916, 920</w:t>
              </w:r>
              <w:r w:rsidR="00633B9B">
                <w:rPr>
                  <w:rFonts w:asciiTheme="minorHAnsi" w:hAnsiTheme="minorHAnsi"/>
                  <w:bCs/>
                  <w:sz w:val="18"/>
                  <w:szCs w:val="18"/>
                </w:rPr>
                <w:t>)</w:t>
              </w:r>
            </w:ins>
            <w:del w:id="120" w:author="Moua, Cheng@Energy" w:date="2022-02-08T16:51:00Z">
              <w:r w:rsidRPr="00276455" w:rsidDel="00586BCC">
                <w:rPr>
                  <w:rFonts w:asciiTheme="minorHAnsi" w:hAnsiTheme="minorHAnsi"/>
                  <w:bCs/>
                  <w:i/>
                  <w:sz w:val="18"/>
                  <w:szCs w:val="18"/>
                </w:rPr>
                <w:delText>Loudness Testing and Rating Procedure</w:delText>
              </w:r>
              <w:r w:rsidRPr="00276455" w:rsidDel="00586BCC">
                <w:rPr>
                  <w:rFonts w:asciiTheme="minorHAnsi" w:hAnsiTheme="minorHAnsi"/>
                  <w:bCs/>
                  <w:sz w:val="18"/>
                  <w:szCs w:val="18"/>
                </w:rPr>
                <w:delText xml:space="preserve">; HVI 916, </w:delText>
              </w:r>
              <w:r w:rsidRPr="00276455" w:rsidDel="00586BCC">
                <w:rPr>
                  <w:rFonts w:asciiTheme="minorHAnsi" w:hAnsiTheme="minorHAnsi"/>
                  <w:bCs/>
                  <w:i/>
                  <w:sz w:val="18"/>
                  <w:szCs w:val="18"/>
                </w:rPr>
                <w:delText>Air Flow Test Procedure</w:delText>
              </w:r>
              <w:r w:rsidRPr="00276455" w:rsidDel="00586BCC">
                <w:rPr>
                  <w:rFonts w:asciiTheme="minorHAnsi" w:hAnsiTheme="minorHAnsi"/>
                  <w:bCs/>
                  <w:sz w:val="18"/>
                  <w:szCs w:val="18"/>
                </w:rPr>
                <w:delText xml:space="preserve"> ; and HVI 920, </w:delText>
              </w:r>
              <w:r w:rsidRPr="00276455" w:rsidDel="00586BCC">
                <w:rPr>
                  <w:rFonts w:asciiTheme="minorHAnsi" w:hAnsiTheme="minorHAnsi"/>
                  <w:bCs/>
                  <w:i/>
                  <w:sz w:val="18"/>
                  <w:szCs w:val="18"/>
                </w:rPr>
                <w:delText>Product Performance Certification Procedure Including Verification and Challenge</w:delText>
              </w:r>
              <w:r w:rsidRPr="00276455" w:rsidDel="00586BCC">
                <w:rPr>
                  <w:rFonts w:asciiTheme="minorHAnsi" w:hAnsiTheme="minorHAnsi"/>
                  <w:bCs/>
                  <w:sz w:val="18"/>
                  <w:szCs w:val="18"/>
                </w:rPr>
                <w:delText>)</w:delText>
              </w:r>
            </w:del>
            <w:r w:rsidRPr="00276455">
              <w:rPr>
                <w:rFonts w:asciiTheme="minorHAnsi" w:hAnsiTheme="minorHAnsi"/>
                <w:bCs/>
                <w:sz w:val="18"/>
                <w:szCs w:val="18"/>
              </w:rPr>
              <w:t>.</w:t>
            </w:r>
            <w:r>
              <w:rPr>
                <w:rFonts w:asciiTheme="minorHAnsi" w:hAnsiTheme="minorHAnsi"/>
                <w:bCs/>
                <w:sz w:val="18"/>
                <w:szCs w:val="18"/>
              </w:rPr>
              <w:t xml:space="preserve"> </w:t>
            </w:r>
            <w:r w:rsidRPr="00276455">
              <w:rPr>
                <w:rFonts w:asciiTheme="minorHAnsi" w:hAnsiTheme="minorHAnsi"/>
                <w:bCs/>
                <w:sz w:val="18"/>
                <w:szCs w:val="18"/>
              </w:rPr>
              <w:t>Installations of systems or equipment shall be carried out in</w:t>
            </w:r>
            <w:r>
              <w:rPr>
                <w:rFonts w:asciiTheme="minorHAnsi" w:hAnsiTheme="minorHAnsi"/>
                <w:bCs/>
                <w:sz w:val="18"/>
                <w:szCs w:val="18"/>
              </w:rPr>
              <w:t xml:space="preserve"> </w:t>
            </w:r>
            <w:r w:rsidRPr="00276455">
              <w:rPr>
                <w:rFonts w:asciiTheme="minorHAnsi" w:hAnsiTheme="minorHAnsi"/>
                <w:bCs/>
                <w:sz w:val="18"/>
                <w:szCs w:val="18"/>
              </w:rPr>
              <w:t>accordance with manufacturers’ design requirements and</w:t>
            </w:r>
            <w:r>
              <w:rPr>
                <w:rFonts w:asciiTheme="minorHAnsi" w:hAnsiTheme="minorHAnsi"/>
                <w:bCs/>
                <w:sz w:val="18"/>
                <w:szCs w:val="18"/>
              </w:rPr>
              <w:t xml:space="preserve"> </w:t>
            </w:r>
            <w:r w:rsidRPr="00276455">
              <w:rPr>
                <w:rFonts w:asciiTheme="minorHAnsi" w:hAnsiTheme="minorHAnsi"/>
                <w:bCs/>
                <w:sz w:val="18"/>
                <w:szCs w:val="18"/>
              </w:rPr>
              <w:t>installation instructions.</w:t>
            </w:r>
          </w:p>
        </w:tc>
      </w:tr>
      <w:tr w:rsidR="00175418" w:rsidRPr="006C4FD8" w14:paraId="63712D24" w14:textId="77777777" w:rsidTr="0000415D">
        <w:trPr>
          <w:cantSplit/>
          <w:trHeight w:val="158"/>
        </w:trPr>
        <w:tc>
          <w:tcPr>
            <w:tcW w:w="708" w:type="dxa"/>
            <w:tcBorders>
              <w:top w:val="single" w:sz="4" w:space="0" w:color="auto"/>
              <w:left w:val="single" w:sz="4" w:space="0" w:color="auto"/>
              <w:bottom w:val="single" w:sz="4" w:space="0" w:color="auto"/>
              <w:right w:val="single" w:sz="4" w:space="0" w:color="auto"/>
            </w:tcBorders>
            <w:vAlign w:val="center"/>
          </w:tcPr>
          <w:p w14:paraId="4BCE6487" w14:textId="77777777" w:rsidR="00175418" w:rsidRPr="006C4FD8" w:rsidRDefault="00175418" w:rsidP="0000415D">
            <w:pPr>
              <w:keepNext/>
              <w:jc w:val="center"/>
              <w:rPr>
                <w:rFonts w:asciiTheme="minorHAnsi" w:hAnsiTheme="minorHAnsi"/>
                <w:sz w:val="18"/>
                <w:szCs w:val="18"/>
              </w:rPr>
            </w:pPr>
            <w:r w:rsidRPr="006C4FD8">
              <w:rPr>
                <w:rFonts w:asciiTheme="minorHAnsi" w:hAnsiTheme="minorHAnsi"/>
                <w:sz w:val="18"/>
                <w:szCs w:val="18"/>
              </w:rPr>
              <w:t>02</w:t>
            </w:r>
          </w:p>
        </w:tc>
        <w:tc>
          <w:tcPr>
            <w:tcW w:w="10086" w:type="dxa"/>
            <w:tcBorders>
              <w:top w:val="single" w:sz="4" w:space="0" w:color="auto"/>
              <w:left w:val="single" w:sz="4" w:space="0" w:color="auto"/>
              <w:bottom w:val="single" w:sz="4" w:space="0" w:color="auto"/>
              <w:right w:val="single" w:sz="4" w:space="0" w:color="auto"/>
            </w:tcBorders>
            <w:vAlign w:val="center"/>
          </w:tcPr>
          <w:p w14:paraId="47F37731" w14:textId="77777777" w:rsidR="00175418" w:rsidRDefault="00175418" w:rsidP="0000415D">
            <w:pPr>
              <w:keepNext/>
              <w:autoSpaceDE w:val="0"/>
              <w:autoSpaceDN w:val="0"/>
              <w:adjustRightInd w:val="0"/>
              <w:ind w:left="274" w:hanging="274"/>
              <w:jc w:val="both"/>
              <w:rPr>
                <w:rFonts w:asciiTheme="minorHAnsi" w:hAnsiTheme="minorHAnsi"/>
                <w:bCs/>
                <w:sz w:val="18"/>
                <w:szCs w:val="18"/>
              </w:rPr>
            </w:pPr>
            <w:r w:rsidRPr="00C47060">
              <w:rPr>
                <w:rFonts w:asciiTheme="minorHAnsi" w:hAnsiTheme="minorHAnsi"/>
                <w:b/>
                <w:sz w:val="18"/>
                <w:szCs w:val="18"/>
              </w:rPr>
              <w:t xml:space="preserve">7.2 </w:t>
            </w:r>
            <w:r w:rsidRPr="00C47060">
              <w:rPr>
                <w:rFonts w:asciiTheme="minorHAnsi" w:hAnsiTheme="minorHAnsi"/>
                <w:b/>
                <w:bCs/>
                <w:sz w:val="18"/>
                <w:szCs w:val="18"/>
              </w:rPr>
              <w:t>Sound Ratings for Fans</w:t>
            </w:r>
            <w:r w:rsidRPr="00CB00C9">
              <w:rPr>
                <w:rFonts w:asciiTheme="minorHAnsi" w:hAnsiTheme="minorHAnsi"/>
                <w:b/>
                <w:bCs/>
                <w:sz w:val="18"/>
                <w:szCs w:val="18"/>
              </w:rPr>
              <w:t>.</w:t>
            </w:r>
            <w:r w:rsidRPr="00276455">
              <w:rPr>
                <w:rFonts w:asciiTheme="minorHAnsi" w:hAnsiTheme="minorHAnsi"/>
                <w:bCs/>
                <w:sz w:val="18"/>
                <w:szCs w:val="18"/>
              </w:rPr>
              <w:t xml:space="preserve"> Ventilation fans shall be rated</w:t>
            </w:r>
            <w:r>
              <w:rPr>
                <w:rFonts w:asciiTheme="minorHAnsi" w:hAnsiTheme="minorHAnsi"/>
                <w:bCs/>
                <w:sz w:val="18"/>
                <w:szCs w:val="18"/>
              </w:rPr>
              <w:t xml:space="preserve"> </w:t>
            </w:r>
            <w:r w:rsidRPr="00276455">
              <w:rPr>
                <w:rFonts w:asciiTheme="minorHAnsi" w:hAnsiTheme="minorHAnsi"/>
                <w:bCs/>
                <w:sz w:val="18"/>
                <w:szCs w:val="18"/>
              </w:rPr>
              <w:t>for sound at no less than the minimum airflow rate required</w:t>
            </w:r>
            <w:r>
              <w:rPr>
                <w:rFonts w:asciiTheme="minorHAnsi" w:hAnsiTheme="minorHAnsi"/>
                <w:bCs/>
                <w:sz w:val="18"/>
                <w:szCs w:val="18"/>
              </w:rPr>
              <w:t xml:space="preserve"> </w:t>
            </w:r>
            <w:r w:rsidRPr="00276455">
              <w:rPr>
                <w:rFonts w:asciiTheme="minorHAnsi" w:hAnsiTheme="minorHAnsi"/>
                <w:bCs/>
                <w:sz w:val="18"/>
                <w:szCs w:val="18"/>
              </w:rPr>
              <w:t>by this standard as noted below. These sound ratings shall be</w:t>
            </w:r>
            <w:r>
              <w:rPr>
                <w:rFonts w:asciiTheme="minorHAnsi" w:hAnsiTheme="minorHAnsi"/>
                <w:bCs/>
                <w:sz w:val="18"/>
                <w:szCs w:val="18"/>
              </w:rPr>
              <w:t xml:space="preserve"> </w:t>
            </w:r>
            <w:r w:rsidRPr="00276455">
              <w:rPr>
                <w:rFonts w:asciiTheme="minorHAnsi" w:hAnsiTheme="minorHAnsi"/>
                <w:bCs/>
                <w:sz w:val="18"/>
                <w:szCs w:val="18"/>
              </w:rPr>
              <w:t>at a minimum of 0.1 in. of water (25 Pa) static pressure in</w:t>
            </w:r>
            <w:r>
              <w:rPr>
                <w:rFonts w:asciiTheme="minorHAnsi" w:hAnsiTheme="minorHAnsi"/>
                <w:bCs/>
                <w:sz w:val="18"/>
                <w:szCs w:val="18"/>
              </w:rPr>
              <w:t xml:space="preserve"> </w:t>
            </w:r>
            <w:r w:rsidRPr="00276455">
              <w:rPr>
                <w:rFonts w:asciiTheme="minorHAnsi" w:hAnsiTheme="minorHAnsi"/>
                <w:bCs/>
                <w:sz w:val="18"/>
                <w:szCs w:val="18"/>
              </w:rPr>
              <w:t>accordance with the HVI procedures referenced in Section</w:t>
            </w:r>
            <w:r>
              <w:rPr>
                <w:rFonts w:asciiTheme="minorHAnsi" w:hAnsiTheme="minorHAnsi"/>
                <w:bCs/>
                <w:sz w:val="18"/>
                <w:szCs w:val="18"/>
              </w:rPr>
              <w:t xml:space="preserve"> </w:t>
            </w:r>
            <w:r w:rsidRPr="00276455">
              <w:rPr>
                <w:rFonts w:asciiTheme="minorHAnsi" w:hAnsiTheme="minorHAnsi"/>
                <w:bCs/>
                <w:sz w:val="18"/>
                <w:szCs w:val="18"/>
              </w:rPr>
              <w:t>7.1.</w:t>
            </w:r>
          </w:p>
          <w:p w14:paraId="62307F12" w14:textId="77777777" w:rsidR="00175418" w:rsidRDefault="00175418" w:rsidP="0000415D">
            <w:pPr>
              <w:keepNext/>
              <w:autoSpaceDE w:val="0"/>
              <w:autoSpaceDN w:val="0"/>
              <w:adjustRightInd w:val="0"/>
              <w:ind w:left="292"/>
              <w:jc w:val="both"/>
              <w:rPr>
                <w:rFonts w:asciiTheme="minorHAnsi" w:hAnsiTheme="minorHAnsi"/>
                <w:sz w:val="18"/>
                <w:szCs w:val="18"/>
              </w:rPr>
            </w:pPr>
            <w:r w:rsidRPr="009F1501">
              <w:rPr>
                <w:rFonts w:asciiTheme="minorHAnsi" w:hAnsiTheme="minorHAnsi"/>
                <w:bCs/>
                <w:sz w:val="18"/>
                <w:szCs w:val="18"/>
              </w:rPr>
              <w:t>Exception: HVAC air handlers and remote mounted fans need not meet sound requirements. To be considered for this exception, a remote mounted fan must be mounted outside the habitable spaces, bathrooms, toilets, and hallways, and there must be at least 4 ft (1 m) of ductwork between the fan and the intake grille.</w:t>
            </w:r>
          </w:p>
          <w:p w14:paraId="6814AEBE" w14:textId="77777777" w:rsidR="00175418" w:rsidRDefault="00175418" w:rsidP="00276455">
            <w:pPr>
              <w:keepNext/>
              <w:autoSpaceDE w:val="0"/>
              <w:autoSpaceDN w:val="0"/>
              <w:adjustRightInd w:val="0"/>
              <w:ind w:left="763" w:hanging="403"/>
              <w:jc w:val="both"/>
              <w:rPr>
                <w:rFonts w:asciiTheme="minorHAnsi" w:hAnsiTheme="minorHAnsi"/>
                <w:bCs/>
                <w:sz w:val="18"/>
                <w:szCs w:val="18"/>
              </w:rPr>
            </w:pPr>
            <w:r w:rsidRPr="00DA6319">
              <w:rPr>
                <w:rFonts w:asciiTheme="minorHAnsi" w:hAnsiTheme="minorHAnsi"/>
                <w:bCs/>
                <w:sz w:val="18"/>
                <w:szCs w:val="18"/>
              </w:rPr>
              <w:t>7.2.1</w:t>
            </w:r>
            <w:r w:rsidRPr="003C1C51">
              <w:rPr>
                <w:rFonts w:asciiTheme="minorHAnsi" w:hAnsiTheme="minorHAnsi"/>
                <w:b/>
                <w:bCs/>
                <w:sz w:val="18"/>
                <w:szCs w:val="18"/>
              </w:rPr>
              <w:t xml:space="preserve"> </w:t>
            </w:r>
            <w:r w:rsidRPr="00306C27">
              <w:rPr>
                <w:rFonts w:asciiTheme="minorHAnsi" w:hAnsiTheme="minorHAnsi"/>
                <w:b/>
                <w:bCs/>
                <w:sz w:val="18"/>
                <w:szCs w:val="18"/>
              </w:rPr>
              <w:t>Dwelling-Unit Ventilation or Continuous Local</w:t>
            </w:r>
            <w:r>
              <w:rPr>
                <w:rFonts w:asciiTheme="minorHAnsi" w:hAnsiTheme="minorHAnsi"/>
                <w:b/>
                <w:bCs/>
                <w:sz w:val="18"/>
                <w:szCs w:val="18"/>
              </w:rPr>
              <w:t xml:space="preserve"> </w:t>
            </w:r>
            <w:r w:rsidRPr="00306C27">
              <w:rPr>
                <w:rFonts w:asciiTheme="minorHAnsi" w:hAnsiTheme="minorHAnsi"/>
                <w:b/>
                <w:bCs/>
                <w:sz w:val="18"/>
                <w:szCs w:val="18"/>
              </w:rPr>
              <w:t>Exhaust Fans.</w:t>
            </w:r>
            <w:r w:rsidRPr="00276455">
              <w:rPr>
                <w:rFonts w:asciiTheme="minorHAnsi" w:hAnsiTheme="minorHAnsi"/>
                <w:bCs/>
                <w:sz w:val="18"/>
                <w:szCs w:val="18"/>
              </w:rPr>
              <w:t xml:space="preserve"> These fans shall be rated for sound at a maximum</w:t>
            </w:r>
            <w:r>
              <w:rPr>
                <w:rFonts w:asciiTheme="minorHAnsi" w:hAnsiTheme="minorHAnsi"/>
                <w:bCs/>
                <w:sz w:val="18"/>
                <w:szCs w:val="18"/>
              </w:rPr>
              <w:t xml:space="preserve"> </w:t>
            </w:r>
            <w:r w:rsidRPr="00276455">
              <w:rPr>
                <w:rFonts w:asciiTheme="minorHAnsi" w:hAnsiTheme="minorHAnsi"/>
                <w:bCs/>
                <w:sz w:val="18"/>
                <w:szCs w:val="18"/>
              </w:rPr>
              <w:t>of 1.0 sone.</w:t>
            </w:r>
          </w:p>
          <w:p w14:paraId="6AA4D13B" w14:textId="77777777" w:rsidR="00175418" w:rsidRDefault="00175418" w:rsidP="0000415D">
            <w:pPr>
              <w:keepNext/>
              <w:ind w:left="763" w:hanging="403"/>
              <w:rPr>
                <w:rFonts w:asciiTheme="minorHAnsi" w:hAnsiTheme="minorHAnsi" w:cstheme="minorHAnsi"/>
                <w:sz w:val="18"/>
                <w:szCs w:val="18"/>
              </w:rPr>
            </w:pPr>
            <w:r w:rsidRPr="00DA6319">
              <w:rPr>
                <w:rFonts w:asciiTheme="minorHAnsi" w:hAnsiTheme="minorHAnsi"/>
                <w:bCs/>
                <w:sz w:val="18"/>
                <w:szCs w:val="18"/>
              </w:rPr>
              <w:t>7.2.2</w:t>
            </w:r>
            <w:r w:rsidRPr="003C1C51">
              <w:rPr>
                <w:rFonts w:asciiTheme="minorHAnsi" w:hAnsiTheme="minorHAnsi"/>
                <w:b/>
                <w:bCs/>
                <w:sz w:val="18"/>
                <w:szCs w:val="18"/>
              </w:rPr>
              <w:t xml:space="preserve"> </w:t>
            </w:r>
            <w:r>
              <w:rPr>
                <w:rFonts w:asciiTheme="minorHAnsi" w:hAnsiTheme="minorHAnsi"/>
                <w:b/>
                <w:bCs/>
                <w:sz w:val="18"/>
                <w:szCs w:val="18"/>
              </w:rPr>
              <w:t>Demand-Controlled Local</w:t>
            </w:r>
            <w:r w:rsidRPr="003C1C51">
              <w:rPr>
                <w:rFonts w:asciiTheme="minorHAnsi" w:hAnsiTheme="minorHAnsi"/>
                <w:b/>
                <w:bCs/>
                <w:sz w:val="18"/>
                <w:szCs w:val="18"/>
              </w:rPr>
              <w:t xml:space="preserve"> Exhaust Fans. </w:t>
            </w:r>
            <w:r w:rsidRPr="009920A1">
              <w:rPr>
                <w:rFonts w:asciiTheme="minorHAnsi" w:hAnsiTheme="minorHAnsi" w:cstheme="minorHAnsi"/>
                <w:sz w:val="18"/>
                <w:szCs w:val="18"/>
              </w:rPr>
              <w:t>Bathroom</w:t>
            </w:r>
            <w:r>
              <w:rPr>
                <w:rFonts w:asciiTheme="minorHAnsi" w:hAnsiTheme="minorHAnsi" w:cstheme="minorHAnsi"/>
                <w:sz w:val="18"/>
                <w:szCs w:val="18"/>
              </w:rPr>
              <w:t xml:space="preserve"> </w:t>
            </w:r>
            <w:r w:rsidRPr="009920A1">
              <w:rPr>
                <w:rFonts w:asciiTheme="minorHAnsi" w:hAnsiTheme="minorHAnsi" w:cstheme="minorHAnsi"/>
                <w:sz w:val="18"/>
                <w:szCs w:val="18"/>
              </w:rPr>
              <w:t>exhaust fans used to comply with Section 5.2 shall be</w:t>
            </w:r>
            <w:r>
              <w:rPr>
                <w:rFonts w:asciiTheme="minorHAnsi" w:hAnsiTheme="minorHAnsi" w:cstheme="minorHAnsi"/>
                <w:sz w:val="18"/>
                <w:szCs w:val="18"/>
              </w:rPr>
              <w:t xml:space="preserve"> </w:t>
            </w:r>
            <w:r w:rsidRPr="009920A1">
              <w:rPr>
                <w:rFonts w:asciiTheme="minorHAnsi" w:hAnsiTheme="minorHAnsi" w:cstheme="minorHAnsi"/>
                <w:sz w:val="18"/>
                <w:szCs w:val="18"/>
              </w:rPr>
              <w:t>rated for sound at a maximum of 3 sone. Kitchen exhaust fans</w:t>
            </w:r>
            <w:r>
              <w:rPr>
                <w:rFonts w:asciiTheme="minorHAnsi" w:hAnsiTheme="minorHAnsi" w:cstheme="minorHAnsi"/>
                <w:sz w:val="18"/>
                <w:szCs w:val="18"/>
              </w:rPr>
              <w:t xml:space="preserve"> </w:t>
            </w:r>
            <w:r w:rsidRPr="009920A1">
              <w:rPr>
                <w:rFonts w:asciiTheme="minorHAnsi" w:hAnsiTheme="minorHAnsi" w:cstheme="minorHAnsi"/>
                <w:sz w:val="18"/>
                <w:szCs w:val="18"/>
              </w:rPr>
              <w:t>used to comply with Section 5.2 shall be rated for sound at a</w:t>
            </w:r>
            <w:r>
              <w:rPr>
                <w:rFonts w:asciiTheme="minorHAnsi" w:hAnsiTheme="minorHAnsi" w:cstheme="minorHAnsi"/>
                <w:sz w:val="18"/>
                <w:szCs w:val="18"/>
              </w:rPr>
              <w:t xml:space="preserve"> </w:t>
            </w:r>
            <w:r w:rsidRPr="009920A1">
              <w:rPr>
                <w:rFonts w:asciiTheme="minorHAnsi" w:hAnsiTheme="minorHAnsi" w:cstheme="minorHAnsi"/>
                <w:sz w:val="18"/>
                <w:szCs w:val="18"/>
              </w:rPr>
              <w:t>maximum of 3 sones at one or more airflow settings greater</w:t>
            </w:r>
            <w:r>
              <w:rPr>
                <w:rFonts w:asciiTheme="minorHAnsi" w:hAnsiTheme="minorHAnsi" w:cstheme="minorHAnsi"/>
                <w:sz w:val="18"/>
                <w:szCs w:val="18"/>
              </w:rPr>
              <w:t xml:space="preserve"> </w:t>
            </w:r>
            <w:r w:rsidRPr="009920A1">
              <w:rPr>
                <w:rFonts w:asciiTheme="minorHAnsi" w:hAnsiTheme="minorHAnsi" w:cstheme="minorHAnsi"/>
                <w:sz w:val="18"/>
                <w:szCs w:val="18"/>
              </w:rPr>
              <w:t>than or equal to 100 cfm (47 L/s).</w:t>
            </w:r>
          </w:p>
          <w:p w14:paraId="4FFBADDB" w14:textId="77777777" w:rsidR="00175418" w:rsidRDefault="00175418" w:rsidP="0000415D">
            <w:pPr>
              <w:keepNext/>
              <w:ind w:left="763"/>
              <w:rPr>
                <w:rFonts w:asciiTheme="minorHAnsi" w:hAnsiTheme="minorHAnsi"/>
                <w:sz w:val="18"/>
                <w:szCs w:val="18"/>
              </w:rPr>
            </w:pPr>
            <w:r w:rsidRPr="0001108C">
              <w:rPr>
                <w:rFonts w:asciiTheme="minorHAnsi" w:hAnsiTheme="minorHAnsi"/>
                <w:sz w:val="18"/>
                <w:szCs w:val="18"/>
              </w:rPr>
              <w:t>Exceptions:</w:t>
            </w:r>
          </w:p>
          <w:p w14:paraId="05499A35" w14:textId="77777777" w:rsidR="00175418" w:rsidRDefault="00175418" w:rsidP="0000415D">
            <w:pPr>
              <w:keepNext/>
              <w:ind w:left="763"/>
              <w:rPr>
                <w:rFonts w:asciiTheme="minorHAnsi" w:hAnsiTheme="minorHAnsi"/>
                <w:sz w:val="18"/>
                <w:szCs w:val="18"/>
              </w:rPr>
            </w:pPr>
            <w:r w:rsidRPr="0001108C">
              <w:rPr>
                <w:rFonts w:asciiTheme="minorHAnsi" w:hAnsiTheme="minorHAnsi"/>
                <w:sz w:val="18"/>
                <w:szCs w:val="18"/>
              </w:rPr>
              <w:t xml:space="preserve">1. </w:t>
            </w:r>
            <w:r w:rsidRPr="001706A4">
              <w:rPr>
                <w:rFonts w:asciiTheme="minorHAnsi" w:hAnsiTheme="minorHAnsi"/>
                <w:sz w:val="18"/>
                <w:szCs w:val="18"/>
              </w:rPr>
              <w:t>Fans with a minimum airflow setting exceeding</w:t>
            </w:r>
            <w:r>
              <w:rPr>
                <w:rFonts w:asciiTheme="minorHAnsi" w:hAnsiTheme="minorHAnsi"/>
                <w:sz w:val="18"/>
                <w:szCs w:val="18"/>
              </w:rPr>
              <w:t xml:space="preserve"> </w:t>
            </w:r>
            <w:r w:rsidRPr="001706A4">
              <w:rPr>
                <w:rFonts w:asciiTheme="minorHAnsi" w:hAnsiTheme="minorHAnsi"/>
                <w:sz w:val="18"/>
                <w:szCs w:val="18"/>
              </w:rPr>
              <w:t>400 cfm (189 L/s) need not comply.</w:t>
            </w:r>
          </w:p>
          <w:p w14:paraId="73AD8917" w14:textId="482C3F0A" w:rsidR="00175418" w:rsidRDefault="00175418" w:rsidP="00276455">
            <w:pPr>
              <w:keepNext/>
              <w:autoSpaceDE w:val="0"/>
              <w:autoSpaceDN w:val="0"/>
              <w:adjustRightInd w:val="0"/>
              <w:ind w:left="763"/>
              <w:jc w:val="both"/>
            </w:pPr>
            <w:r w:rsidRPr="0001108C">
              <w:rPr>
                <w:rFonts w:asciiTheme="minorHAnsi" w:hAnsiTheme="minorHAnsi"/>
                <w:sz w:val="18"/>
                <w:szCs w:val="18"/>
              </w:rPr>
              <w:t xml:space="preserve">2. </w:t>
            </w:r>
            <w:r>
              <w:rPr>
                <w:rFonts w:asciiTheme="minorHAnsi" w:hAnsiTheme="minorHAnsi"/>
                <w:sz w:val="18"/>
                <w:szCs w:val="18"/>
              </w:rPr>
              <w:t>Kitchen Range hoods may be rated for sound at the static pressure determined at working speed as specified in HVI 916 section 7</w:t>
            </w:r>
            <w:r w:rsidRPr="0001108C">
              <w:rPr>
                <w:rFonts w:asciiTheme="minorHAnsi" w:hAnsiTheme="minorHAnsi"/>
                <w:sz w:val="18"/>
                <w:szCs w:val="18"/>
              </w:rPr>
              <w:t>.</w:t>
            </w:r>
          </w:p>
        </w:tc>
      </w:tr>
      <w:tr w:rsidR="00175418" w:rsidRPr="006C4FD8" w14:paraId="54A51465" w14:textId="77777777" w:rsidTr="0000415D">
        <w:trPr>
          <w:cantSplit/>
          <w:trHeight w:val="158"/>
        </w:trPr>
        <w:tc>
          <w:tcPr>
            <w:tcW w:w="708" w:type="dxa"/>
            <w:tcBorders>
              <w:top w:val="single" w:sz="4" w:space="0" w:color="auto"/>
              <w:left w:val="single" w:sz="4" w:space="0" w:color="auto"/>
              <w:bottom w:val="single" w:sz="4" w:space="0" w:color="auto"/>
              <w:right w:val="single" w:sz="4" w:space="0" w:color="auto"/>
            </w:tcBorders>
            <w:vAlign w:val="center"/>
          </w:tcPr>
          <w:p w14:paraId="07DDAC9A" w14:textId="77777777" w:rsidR="00175418" w:rsidRPr="006C4FD8" w:rsidRDefault="00175418" w:rsidP="0000415D">
            <w:pPr>
              <w:keepNext/>
              <w:jc w:val="center"/>
              <w:rPr>
                <w:rFonts w:asciiTheme="minorHAnsi" w:hAnsiTheme="minorHAnsi"/>
                <w:sz w:val="18"/>
                <w:szCs w:val="18"/>
              </w:rPr>
            </w:pPr>
            <w:r w:rsidRPr="006C4FD8">
              <w:rPr>
                <w:rFonts w:asciiTheme="minorHAnsi" w:hAnsiTheme="minorHAnsi"/>
                <w:sz w:val="18"/>
                <w:szCs w:val="18"/>
              </w:rPr>
              <w:t>03</w:t>
            </w:r>
          </w:p>
        </w:tc>
        <w:tc>
          <w:tcPr>
            <w:tcW w:w="10086" w:type="dxa"/>
            <w:tcBorders>
              <w:top w:val="single" w:sz="4" w:space="0" w:color="auto"/>
              <w:left w:val="single" w:sz="4" w:space="0" w:color="auto"/>
              <w:bottom w:val="single" w:sz="4" w:space="0" w:color="auto"/>
              <w:right w:val="single" w:sz="4" w:space="0" w:color="auto"/>
            </w:tcBorders>
            <w:vAlign w:val="center"/>
          </w:tcPr>
          <w:p w14:paraId="5E334059" w14:textId="77777777" w:rsidR="00175418" w:rsidRDefault="00175418" w:rsidP="0000415D">
            <w:pPr>
              <w:keepNext/>
              <w:rPr>
                <w:rFonts w:asciiTheme="minorHAnsi" w:hAnsiTheme="minorHAnsi"/>
                <w:b/>
                <w:bCs/>
                <w:sz w:val="18"/>
                <w:szCs w:val="18"/>
              </w:rPr>
            </w:pPr>
            <w:r>
              <w:rPr>
                <w:rFonts w:asciiTheme="minorHAnsi" w:hAnsiTheme="minorHAnsi"/>
                <w:b/>
                <w:sz w:val="18"/>
                <w:szCs w:val="18"/>
              </w:rPr>
              <w:t xml:space="preserve">7.3 </w:t>
            </w:r>
            <w:r w:rsidRPr="00215D5D">
              <w:rPr>
                <w:rFonts w:asciiTheme="minorHAnsi" w:hAnsiTheme="minorHAnsi"/>
                <w:b/>
                <w:sz w:val="18"/>
                <w:szCs w:val="18"/>
              </w:rPr>
              <w:t>Exhaust Ducts</w:t>
            </w:r>
            <w:r w:rsidRPr="00215D5D">
              <w:rPr>
                <w:rFonts w:asciiTheme="minorHAnsi" w:hAnsiTheme="minorHAnsi"/>
                <w:b/>
                <w:bCs/>
                <w:sz w:val="18"/>
                <w:szCs w:val="18"/>
              </w:rPr>
              <w:t>.</w:t>
            </w:r>
          </w:p>
          <w:p w14:paraId="6F387D35" w14:textId="675B7929" w:rsidR="00175418" w:rsidRDefault="00175418" w:rsidP="0000415D">
            <w:pPr>
              <w:keepNext/>
              <w:ind w:left="1123" w:hanging="403"/>
              <w:rPr>
                <w:rFonts w:asciiTheme="minorHAnsi" w:hAnsiTheme="minorHAnsi"/>
                <w:sz w:val="18"/>
                <w:szCs w:val="18"/>
              </w:rPr>
            </w:pPr>
            <w:r w:rsidRPr="00215D5D">
              <w:rPr>
                <w:rFonts w:asciiTheme="minorHAnsi" w:hAnsiTheme="minorHAnsi"/>
                <w:bCs/>
                <w:sz w:val="18"/>
                <w:szCs w:val="18"/>
              </w:rPr>
              <w:t>7.3.1</w:t>
            </w:r>
            <w:r>
              <w:rPr>
                <w:rFonts w:asciiTheme="minorHAnsi" w:hAnsiTheme="minorHAnsi"/>
                <w:b/>
                <w:bCs/>
                <w:sz w:val="18"/>
                <w:szCs w:val="18"/>
              </w:rPr>
              <w:t xml:space="preserve"> </w:t>
            </w:r>
            <w:r w:rsidRPr="00215D5D">
              <w:rPr>
                <w:rFonts w:asciiTheme="minorHAnsi" w:hAnsiTheme="minorHAnsi"/>
                <w:b/>
                <w:bCs/>
                <w:sz w:val="18"/>
                <w:szCs w:val="18"/>
              </w:rPr>
              <w:t xml:space="preserve">Multiple Exhaust Fans Using One Duct. </w:t>
            </w:r>
            <w:r w:rsidRPr="00276455">
              <w:rPr>
                <w:rFonts w:asciiTheme="minorHAnsi" w:hAnsiTheme="minorHAnsi"/>
                <w:bCs/>
                <w:sz w:val="18"/>
                <w:szCs w:val="18"/>
              </w:rPr>
              <w:t>Exhaust</w:t>
            </w:r>
            <w:r>
              <w:rPr>
                <w:rFonts w:asciiTheme="minorHAnsi" w:hAnsiTheme="minorHAnsi"/>
                <w:bCs/>
                <w:sz w:val="18"/>
                <w:szCs w:val="18"/>
              </w:rPr>
              <w:t xml:space="preserve"> </w:t>
            </w:r>
            <w:r w:rsidRPr="00276455">
              <w:rPr>
                <w:rFonts w:asciiTheme="minorHAnsi" w:hAnsiTheme="minorHAnsi"/>
                <w:bCs/>
                <w:sz w:val="18"/>
                <w:szCs w:val="18"/>
              </w:rPr>
              <w:t>fans in separate dwelling units shall not share a common</w:t>
            </w:r>
            <w:r>
              <w:rPr>
                <w:rFonts w:asciiTheme="minorHAnsi" w:hAnsiTheme="minorHAnsi"/>
                <w:bCs/>
                <w:sz w:val="18"/>
                <w:szCs w:val="18"/>
              </w:rPr>
              <w:t xml:space="preserve"> </w:t>
            </w:r>
            <w:r w:rsidRPr="00276455">
              <w:rPr>
                <w:rFonts w:asciiTheme="minorHAnsi" w:hAnsiTheme="minorHAnsi"/>
                <w:bCs/>
                <w:sz w:val="18"/>
                <w:szCs w:val="18"/>
              </w:rPr>
              <w:t>exhaust duct. If more than one of the exhaust fans in a single</w:t>
            </w:r>
            <w:r>
              <w:rPr>
                <w:rFonts w:asciiTheme="minorHAnsi" w:hAnsiTheme="minorHAnsi"/>
                <w:bCs/>
                <w:sz w:val="18"/>
                <w:szCs w:val="18"/>
              </w:rPr>
              <w:t xml:space="preserve"> </w:t>
            </w:r>
            <w:r w:rsidRPr="00276455">
              <w:rPr>
                <w:rFonts w:asciiTheme="minorHAnsi" w:hAnsiTheme="minorHAnsi"/>
                <w:bCs/>
                <w:sz w:val="18"/>
                <w:szCs w:val="18"/>
              </w:rPr>
              <w:t>dwelling unit shares a common exhaust duct, each fan shall</w:t>
            </w:r>
            <w:r>
              <w:rPr>
                <w:rFonts w:asciiTheme="minorHAnsi" w:hAnsiTheme="minorHAnsi"/>
                <w:bCs/>
                <w:sz w:val="18"/>
                <w:szCs w:val="18"/>
              </w:rPr>
              <w:t xml:space="preserve"> </w:t>
            </w:r>
            <w:r w:rsidRPr="00276455">
              <w:rPr>
                <w:rFonts w:asciiTheme="minorHAnsi" w:hAnsiTheme="minorHAnsi"/>
                <w:bCs/>
                <w:sz w:val="18"/>
                <w:szCs w:val="18"/>
              </w:rPr>
              <w:t>be equipped with a backdraft damper to prevent the recirculation</w:t>
            </w:r>
            <w:r>
              <w:rPr>
                <w:rFonts w:asciiTheme="minorHAnsi" w:hAnsiTheme="minorHAnsi"/>
                <w:bCs/>
                <w:sz w:val="18"/>
                <w:szCs w:val="18"/>
              </w:rPr>
              <w:t xml:space="preserve"> </w:t>
            </w:r>
            <w:r w:rsidRPr="00276455">
              <w:rPr>
                <w:rFonts w:asciiTheme="minorHAnsi" w:hAnsiTheme="minorHAnsi"/>
                <w:bCs/>
                <w:sz w:val="18"/>
                <w:szCs w:val="18"/>
              </w:rPr>
              <w:t>of exhaust air from one room to another through the</w:t>
            </w:r>
            <w:r>
              <w:rPr>
                <w:rFonts w:asciiTheme="minorHAnsi" w:hAnsiTheme="minorHAnsi"/>
                <w:bCs/>
                <w:sz w:val="18"/>
                <w:szCs w:val="18"/>
              </w:rPr>
              <w:t xml:space="preserve"> </w:t>
            </w:r>
            <w:r w:rsidRPr="00276455">
              <w:rPr>
                <w:rFonts w:asciiTheme="minorHAnsi" w:hAnsiTheme="minorHAnsi"/>
                <w:bCs/>
                <w:sz w:val="18"/>
                <w:szCs w:val="18"/>
              </w:rPr>
              <w:t>exhaust ducting system</w:t>
            </w:r>
            <w:r w:rsidRPr="00F47345">
              <w:rPr>
                <w:rFonts w:asciiTheme="minorHAnsi" w:hAnsiTheme="minorHAnsi"/>
                <w:b/>
                <w:bCs/>
                <w:sz w:val="18"/>
                <w:szCs w:val="18"/>
              </w:rPr>
              <w:t>.</w:t>
            </w:r>
          </w:p>
          <w:p w14:paraId="65284327" w14:textId="7DE8C7C8" w:rsidR="00175418" w:rsidRPr="00276455" w:rsidRDefault="00175418" w:rsidP="0000415D">
            <w:pPr>
              <w:keepNext/>
              <w:ind w:left="1123" w:hanging="403"/>
              <w:rPr>
                <w:rFonts w:asciiTheme="minorHAnsi" w:hAnsiTheme="minorHAnsi" w:cstheme="minorHAnsi"/>
                <w:sz w:val="18"/>
                <w:szCs w:val="18"/>
              </w:rPr>
            </w:pPr>
            <w:r w:rsidRPr="00215D5D">
              <w:rPr>
                <w:rFonts w:asciiTheme="minorHAnsi" w:hAnsiTheme="minorHAnsi" w:cstheme="minorHAnsi"/>
                <w:sz w:val="18"/>
                <w:szCs w:val="18"/>
              </w:rPr>
              <w:t>7.3.2</w:t>
            </w:r>
            <w:r>
              <w:rPr>
                <w:rFonts w:asciiTheme="minorHAnsi" w:hAnsiTheme="minorHAnsi" w:cstheme="minorHAnsi"/>
                <w:b/>
                <w:sz w:val="18"/>
                <w:szCs w:val="18"/>
              </w:rPr>
              <w:t xml:space="preserve"> </w:t>
            </w:r>
            <w:r w:rsidRPr="00F47345">
              <w:rPr>
                <w:rFonts w:asciiTheme="minorHAnsi" w:hAnsiTheme="minorHAnsi" w:cstheme="minorHAnsi"/>
                <w:b/>
                <w:sz w:val="18"/>
                <w:szCs w:val="18"/>
              </w:rPr>
              <w:t>Single Exhaust Fan Ducted to Multiple Inlets.</w:t>
            </w:r>
            <w:r>
              <w:rPr>
                <w:rFonts w:asciiTheme="minorHAnsi" w:hAnsiTheme="minorHAnsi" w:cstheme="minorHAnsi"/>
                <w:b/>
                <w:sz w:val="18"/>
                <w:szCs w:val="18"/>
              </w:rPr>
              <w:t xml:space="preserve"> </w:t>
            </w:r>
            <w:r w:rsidRPr="00276455">
              <w:rPr>
                <w:rFonts w:asciiTheme="minorHAnsi" w:hAnsiTheme="minorHAnsi" w:cstheme="minorHAnsi"/>
                <w:sz w:val="18"/>
                <w:szCs w:val="18"/>
              </w:rPr>
              <w:t>Where exhaust inlets are commonly ducted across multiple</w:t>
            </w:r>
            <w:r>
              <w:rPr>
                <w:rFonts w:asciiTheme="minorHAnsi" w:hAnsiTheme="minorHAnsi" w:cstheme="minorHAnsi"/>
                <w:sz w:val="18"/>
                <w:szCs w:val="18"/>
              </w:rPr>
              <w:t xml:space="preserve"> </w:t>
            </w:r>
            <w:r w:rsidRPr="00276455">
              <w:rPr>
                <w:rFonts w:asciiTheme="minorHAnsi" w:hAnsiTheme="minorHAnsi" w:cstheme="minorHAnsi"/>
                <w:sz w:val="18"/>
                <w:szCs w:val="18"/>
              </w:rPr>
              <w:t>dwelling units, one or more exhaust fans located downstream</w:t>
            </w:r>
            <w:r>
              <w:rPr>
                <w:rFonts w:asciiTheme="minorHAnsi" w:hAnsiTheme="minorHAnsi" w:cstheme="minorHAnsi"/>
                <w:sz w:val="18"/>
                <w:szCs w:val="18"/>
              </w:rPr>
              <w:t xml:space="preserve"> </w:t>
            </w:r>
            <w:r w:rsidRPr="00276455">
              <w:rPr>
                <w:rFonts w:asciiTheme="minorHAnsi" w:hAnsiTheme="minorHAnsi" w:cstheme="minorHAnsi"/>
                <w:sz w:val="18"/>
                <w:szCs w:val="18"/>
              </w:rPr>
              <w:t>of the exhaust inlets shall be designed and intended to run</w:t>
            </w:r>
            <w:r>
              <w:rPr>
                <w:rFonts w:asciiTheme="minorHAnsi" w:hAnsiTheme="minorHAnsi" w:cstheme="minorHAnsi"/>
                <w:sz w:val="18"/>
                <w:szCs w:val="18"/>
              </w:rPr>
              <w:t xml:space="preserve"> </w:t>
            </w:r>
            <w:r w:rsidRPr="00276455">
              <w:rPr>
                <w:rFonts w:asciiTheme="minorHAnsi" w:hAnsiTheme="minorHAnsi" w:cstheme="minorHAnsi"/>
                <w:sz w:val="18"/>
                <w:szCs w:val="18"/>
              </w:rPr>
              <w:t>continuously, or a system of one or more backdraft dampers</w:t>
            </w:r>
            <w:r>
              <w:rPr>
                <w:rFonts w:asciiTheme="minorHAnsi" w:hAnsiTheme="minorHAnsi" w:cstheme="minorHAnsi"/>
                <w:sz w:val="18"/>
                <w:szCs w:val="18"/>
              </w:rPr>
              <w:t xml:space="preserve"> </w:t>
            </w:r>
            <w:r w:rsidRPr="00276455">
              <w:rPr>
                <w:rFonts w:asciiTheme="minorHAnsi" w:hAnsiTheme="minorHAnsi" w:cstheme="minorHAnsi"/>
                <w:sz w:val="18"/>
                <w:szCs w:val="18"/>
              </w:rPr>
              <w:t>shall be installed to isolate each dwelling unit from the common</w:t>
            </w:r>
            <w:r>
              <w:rPr>
                <w:rFonts w:asciiTheme="minorHAnsi" w:hAnsiTheme="minorHAnsi" w:cstheme="minorHAnsi"/>
                <w:sz w:val="18"/>
                <w:szCs w:val="18"/>
              </w:rPr>
              <w:t xml:space="preserve"> </w:t>
            </w:r>
            <w:r w:rsidRPr="00276455">
              <w:rPr>
                <w:rFonts w:asciiTheme="minorHAnsi" w:hAnsiTheme="minorHAnsi" w:cstheme="minorHAnsi"/>
                <w:sz w:val="18"/>
                <w:szCs w:val="18"/>
              </w:rPr>
              <w:t>duct when the fan is not running</w:t>
            </w:r>
            <w:r>
              <w:rPr>
                <w:rFonts w:asciiTheme="minorHAnsi" w:hAnsiTheme="minorHAnsi" w:cstheme="minorHAnsi"/>
                <w:sz w:val="18"/>
                <w:szCs w:val="18"/>
              </w:rPr>
              <w:t>.</w:t>
            </w:r>
            <w:r w:rsidRPr="00276455">
              <w:rPr>
                <w:rFonts w:asciiTheme="minorHAnsi" w:hAnsiTheme="minorHAnsi" w:cstheme="minorHAnsi"/>
                <w:sz w:val="18"/>
                <w:szCs w:val="18"/>
              </w:rPr>
              <w:t xml:space="preserve"> </w:t>
            </w:r>
          </w:p>
        </w:tc>
      </w:tr>
      <w:tr w:rsidR="00175418" w:rsidRPr="006C4FD8" w14:paraId="66659775" w14:textId="77777777" w:rsidTr="0000415D">
        <w:trPr>
          <w:cantSplit/>
          <w:trHeight w:val="158"/>
        </w:trPr>
        <w:tc>
          <w:tcPr>
            <w:tcW w:w="708" w:type="dxa"/>
            <w:tcBorders>
              <w:top w:val="single" w:sz="4" w:space="0" w:color="auto"/>
              <w:left w:val="single" w:sz="4" w:space="0" w:color="auto"/>
              <w:bottom w:val="single" w:sz="4" w:space="0" w:color="auto"/>
              <w:right w:val="single" w:sz="4" w:space="0" w:color="auto"/>
            </w:tcBorders>
            <w:vAlign w:val="center"/>
          </w:tcPr>
          <w:p w14:paraId="5C0C4FBD" w14:textId="77777777" w:rsidR="00175418" w:rsidRPr="006C4FD8" w:rsidRDefault="00175418" w:rsidP="0000415D">
            <w:pPr>
              <w:keepNext/>
              <w:jc w:val="center"/>
              <w:rPr>
                <w:rFonts w:asciiTheme="minorHAnsi" w:hAnsiTheme="minorHAnsi"/>
                <w:sz w:val="18"/>
                <w:szCs w:val="18"/>
              </w:rPr>
            </w:pPr>
            <w:r>
              <w:rPr>
                <w:rFonts w:asciiTheme="minorHAnsi" w:hAnsiTheme="minorHAnsi"/>
                <w:sz w:val="18"/>
                <w:szCs w:val="18"/>
              </w:rPr>
              <w:t>04</w:t>
            </w:r>
          </w:p>
        </w:tc>
        <w:tc>
          <w:tcPr>
            <w:tcW w:w="10086" w:type="dxa"/>
            <w:tcBorders>
              <w:top w:val="single" w:sz="4" w:space="0" w:color="auto"/>
              <w:left w:val="single" w:sz="4" w:space="0" w:color="auto"/>
              <w:bottom w:val="single" w:sz="4" w:space="0" w:color="auto"/>
              <w:right w:val="single" w:sz="4" w:space="0" w:color="auto"/>
            </w:tcBorders>
            <w:vAlign w:val="center"/>
          </w:tcPr>
          <w:p w14:paraId="5F5BF8D3" w14:textId="77777777" w:rsidR="00175418" w:rsidRDefault="00175418" w:rsidP="0000415D">
            <w:pPr>
              <w:keepNext/>
              <w:ind w:left="274" w:hanging="274"/>
              <w:rPr>
                <w:rFonts w:asciiTheme="minorHAnsi" w:hAnsiTheme="minorHAnsi"/>
                <w:b/>
                <w:sz w:val="18"/>
                <w:szCs w:val="18"/>
              </w:rPr>
            </w:pPr>
            <w:r>
              <w:rPr>
                <w:rFonts w:asciiTheme="minorHAnsi" w:hAnsiTheme="minorHAnsi"/>
                <w:b/>
                <w:sz w:val="18"/>
                <w:szCs w:val="18"/>
              </w:rPr>
              <w:t xml:space="preserve">7.4 </w:t>
            </w:r>
            <w:r w:rsidRPr="00215D5D">
              <w:rPr>
                <w:rFonts w:asciiTheme="minorHAnsi" w:hAnsiTheme="minorHAnsi"/>
                <w:b/>
                <w:sz w:val="18"/>
                <w:szCs w:val="18"/>
              </w:rPr>
              <w:t>Supply Ducts</w:t>
            </w:r>
            <w:r w:rsidRPr="00215D5D">
              <w:rPr>
                <w:rFonts w:asciiTheme="minorHAnsi" w:hAnsiTheme="minorHAnsi"/>
                <w:b/>
                <w:bCs/>
                <w:sz w:val="18"/>
                <w:szCs w:val="18"/>
              </w:rPr>
              <w:t xml:space="preserve">. </w:t>
            </w:r>
            <w:r w:rsidRPr="00215D5D">
              <w:rPr>
                <w:rFonts w:asciiTheme="minorHAnsi" w:hAnsiTheme="minorHAnsi" w:cstheme="minorHAnsi"/>
                <w:sz w:val="18"/>
                <w:szCs w:val="18"/>
              </w:rPr>
              <w:t>Where supply outlets are commonly ducted across multiple dwelling units, one or more supply fans located upstream of all the supply outlets shall be designed and intended to run continuously, or a system of one or more backdraft dampers shall be installed to isolate each dwelling unit from the common duct when the fan is not running.</w:t>
            </w:r>
            <w:r w:rsidRPr="00215D5D">
              <w:rPr>
                <w:rFonts w:asciiTheme="minorHAnsi" w:hAnsiTheme="minorHAnsi" w:cstheme="minorHAnsi"/>
                <w:b/>
                <w:sz w:val="18"/>
                <w:szCs w:val="18"/>
              </w:rPr>
              <w:t xml:space="preserve"> </w:t>
            </w:r>
          </w:p>
        </w:tc>
      </w:tr>
      <w:tr w:rsidR="00175418" w:rsidRPr="006C4FD8" w14:paraId="0AD67DA4" w14:textId="77777777" w:rsidTr="0000415D">
        <w:trPr>
          <w:cantSplit/>
          <w:trHeight w:val="158"/>
        </w:trPr>
        <w:tc>
          <w:tcPr>
            <w:tcW w:w="10794" w:type="dxa"/>
            <w:gridSpan w:val="2"/>
            <w:tcBorders>
              <w:top w:val="single" w:sz="4" w:space="0" w:color="auto"/>
              <w:left w:val="single" w:sz="4" w:space="0" w:color="auto"/>
              <w:bottom w:val="single" w:sz="4" w:space="0" w:color="auto"/>
              <w:right w:val="single" w:sz="4" w:space="0" w:color="auto"/>
            </w:tcBorders>
            <w:vAlign w:val="center"/>
          </w:tcPr>
          <w:p w14:paraId="6270576B" w14:textId="77777777" w:rsidR="00175418" w:rsidRPr="006C4FD8" w:rsidRDefault="00175418" w:rsidP="0000415D">
            <w:pPr>
              <w:keepNext/>
              <w:rPr>
                <w:rFonts w:asciiTheme="minorHAnsi" w:hAnsiTheme="minorHAnsi"/>
                <w:b/>
                <w:bCs/>
                <w:sz w:val="18"/>
                <w:szCs w:val="18"/>
              </w:rPr>
            </w:pPr>
            <w:r w:rsidRPr="0064067F">
              <w:rPr>
                <w:rFonts w:asciiTheme="minorHAnsi" w:hAnsiTheme="minorHAnsi"/>
                <w:b/>
                <w:sz w:val="18"/>
                <w:szCs w:val="18"/>
              </w:rPr>
              <w:t xml:space="preserve">The responsible person’s signature on this compliance document affirms that all applicable requirements in this table have been met.  </w:t>
            </w:r>
          </w:p>
        </w:tc>
      </w:tr>
    </w:tbl>
    <w:p w14:paraId="3C77FDAA" w14:textId="77777777" w:rsidR="00714A79" w:rsidRDefault="00714A79">
      <w:pPr>
        <w:rPr>
          <w:ins w:id="121" w:author="Moua, Cheng@Energy" w:date="2022-02-08T16:37:00Z"/>
          <w:rFonts w:asciiTheme="minorHAnsi" w:hAnsiTheme="minorHAnsi"/>
          <w:sz w:val="18"/>
          <w:szCs w:val="18"/>
        </w:rPr>
      </w:pP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CellMar>
          <w:left w:w="72" w:type="dxa"/>
          <w:right w:w="72" w:type="dxa"/>
        </w:tblCellMar>
        <w:tblLook w:val="0000" w:firstRow="0" w:lastRow="0" w:firstColumn="0" w:lastColumn="0" w:noHBand="0" w:noVBand="0"/>
      </w:tblPr>
      <w:tblGrid>
        <w:gridCol w:w="10944"/>
      </w:tblGrid>
      <w:tr w:rsidR="00714A79" w:rsidRPr="006C4FD8" w:rsidDel="00421B2C" w14:paraId="3EC3881A" w14:textId="437955C0" w:rsidTr="00687AF0">
        <w:trPr>
          <w:cantSplit/>
          <w:trHeight w:val="288"/>
          <w:ins w:id="122" w:author="Moua, Cheng@Energy" w:date="2022-02-08T16:37:00Z"/>
          <w:del w:id="123" w:author="Alhabibi, Haider@Energy" w:date="2022-03-30T18:42:00Z"/>
        </w:trPr>
        <w:tc>
          <w:tcPr>
            <w:tcW w:w="10794" w:type="dxa"/>
            <w:tcBorders>
              <w:top w:val="single" w:sz="2" w:space="0" w:color="auto"/>
              <w:left w:val="single" w:sz="2" w:space="0" w:color="auto"/>
              <w:bottom w:val="single" w:sz="2" w:space="0" w:color="auto"/>
              <w:right w:val="single" w:sz="2" w:space="0" w:color="auto"/>
            </w:tcBorders>
            <w:vAlign w:val="center"/>
          </w:tcPr>
          <w:p w14:paraId="5F00DA4C" w14:textId="343DD74C" w:rsidR="00714A79" w:rsidRPr="0047390B" w:rsidDel="00421B2C" w:rsidRDefault="00B10363" w:rsidP="00687AF0">
            <w:pPr>
              <w:rPr>
                <w:ins w:id="124" w:author="Moua, Cheng@Energy" w:date="2022-02-08T16:37:00Z"/>
                <w:del w:id="125" w:author="Alhabibi, Haider@Energy" w:date="2022-03-30T18:42:00Z"/>
                <w:rFonts w:asciiTheme="minorHAnsi" w:hAnsiTheme="minorHAnsi" w:cs="Arial"/>
                <w:b/>
                <w:szCs w:val="18"/>
              </w:rPr>
            </w:pPr>
            <w:ins w:id="126" w:author="Moua, Cheng@Energy" w:date="2022-02-08T16:38:00Z">
              <w:del w:id="127" w:author="Alhabibi, Haider@Energy" w:date="2022-03-30T18:42:00Z">
                <w:r w:rsidDel="00421B2C">
                  <w:rPr>
                    <w:rFonts w:asciiTheme="minorHAnsi" w:hAnsiTheme="minorHAnsi" w:cs="Arial"/>
                    <w:b/>
                    <w:szCs w:val="18"/>
                  </w:rPr>
                  <w:delText>I</w:delText>
                </w:r>
              </w:del>
            </w:ins>
            <w:ins w:id="128" w:author="Moua, Cheng@Energy" w:date="2022-02-08T16:37:00Z">
              <w:del w:id="129" w:author="Alhabibi, Haider@Energy" w:date="2022-03-30T18:42:00Z">
                <w:r w:rsidR="00714A79" w:rsidDel="00421B2C">
                  <w:rPr>
                    <w:rFonts w:asciiTheme="minorHAnsi" w:hAnsiTheme="minorHAnsi" w:cs="Arial"/>
                    <w:b/>
                    <w:szCs w:val="18"/>
                  </w:rPr>
                  <w:delText>. Air Filter Efficiency</w:delText>
                </w:r>
              </w:del>
            </w:ins>
          </w:p>
        </w:tc>
      </w:tr>
      <w:tr w:rsidR="00714A79" w:rsidRPr="006C4FD8" w:rsidDel="00421B2C" w14:paraId="04DA0B33" w14:textId="146FE2D7" w:rsidTr="00687AF0">
        <w:trPr>
          <w:cantSplit/>
          <w:trHeight w:val="288"/>
          <w:ins w:id="130" w:author="Moua, Cheng@Energy" w:date="2022-02-08T16:37:00Z"/>
          <w:del w:id="131" w:author="Alhabibi, Haider@Energy" w:date="2022-03-30T18:42:00Z"/>
        </w:trPr>
        <w:tc>
          <w:tcPr>
            <w:tcW w:w="10794" w:type="dxa"/>
            <w:tcBorders>
              <w:top w:val="single" w:sz="2" w:space="0" w:color="auto"/>
              <w:left w:val="single" w:sz="2" w:space="0" w:color="auto"/>
              <w:bottom w:val="single" w:sz="2" w:space="0" w:color="auto"/>
              <w:right w:val="single" w:sz="2" w:space="0" w:color="auto"/>
            </w:tcBorders>
            <w:vAlign w:val="center"/>
          </w:tcPr>
          <w:p w14:paraId="6E4915E6" w14:textId="2A3D804D" w:rsidR="00714A79" w:rsidRPr="0047390B" w:rsidDel="00421B2C" w:rsidRDefault="00714A79" w:rsidP="00687AF0">
            <w:pPr>
              <w:rPr>
                <w:ins w:id="132" w:author="Moua, Cheng@Energy" w:date="2022-02-08T16:37:00Z"/>
                <w:del w:id="133" w:author="Alhabibi, Haider@Energy" w:date="2022-03-30T18:42:00Z"/>
                <w:rFonts w:asciiTheme="minorHAnsi" w:hAnsiTheme="minorHAnsi" w:cs="Arial"/>
                <w:b/>
                <w:szCs w:val="18"/>
              </w:rPr>
            </w:pPr>
            <w:ins w:id="134" w:author="Moua, Cheng@Energy" w:date="2022-02-08T16:37:00Z">
              <w:del w:id="135" w:author="Alhabibi, Haider@Energy" w:date="2022-03-30T18:42:00Z">
                <w:r w:rsidDel="00421B2C">
                  <w:rPr>
                    <w:rFonts w:asciiTheme="minorHAnsi" w:hAnsiTheme="minorHAnsi"/>
                    <w:bCs/>
                    <w:sz w:val="18"/>
                    <w:szCs w:val="18"/>
                  </w:rPr>
                  <w:delText>Supply only ventilation systems, makeup air-systems, and supply side balanced systems including HRV/ERV shall be provided with air filters having a designated efficiency equal to or greater than MERV 13 when tested in accordance with ASHRAE Standard 52.2, or a particle size efficiency rating equal to or greater than 50% in the 0.30-1.0 um range and equal to or greater than 85% in the 1.0-3.0 um range when tested in accordance with AHRI Standard 680.</w:delText>
                </w:r>
              </w:del>
            </w:ins>
          </w:p>
        </w:tc>
      </w:tr>
      <w:tr w:rsidR="00714A79" w:rsidRPr="006C4FD8" w:rsidDel="00421B2C" w14:paraId="745418B9" w14:textId="7FE71C06" w:rsidTr="00687AF0">
        <w:trPr>
          <w:cantSplit/>
          <w:trHeight w:val="158"/>
          <w:ins w:id="136" w:author="Moua, Cheng@Energy" w:date="2022-02-08T16:37:00Z"/>
          <w:del w:id="137" w:author="Alhabibi, Haider@Energy" w:date="2022-03-30T18:42:00Z"/>
        </w:trPr>
        <w:tc>
          <w:tcPr>
            <w:tcW w:w="10794" w:type="dxa"/>
            <w:tcBorders>
              <w:top w:val="single" w:sz="4" w:space="0" w:color="auto"/>
              <w:left w:val="single" w:sz="4" w:space="0" w:color="auto"/>
              <w:bottom w:val="single" w:sz="4" w:space="0" w:color="auto"/>
              <w:right w:val="single" w:sz="4" w:space="0" w:color="auto"/>
            </w:tcBorders>
            <w:vAlign w:val="center"/>
          </w:tcPr>
          <w:p w14:paraId="3BEC53B5" w14:textId="6B7B9A9B" w:rsidR="00714A79" w:rsidRPr="006C4FD8" w:rsidDel="00421B2C" w:rsidRDefault="00714A79" w:rsidP="00687AF0">
            <w:pPr>
              <w:keepNext/>
              <w:rPr>
                <w:ins w:id="138" w:author="Moua, Cheng@Energy" w:date="2022-02-08T16:37:00Z"/>
                <w:del w:id="139" w:author="Alhabibi, Haider@Energy" w:date="2022-03-30T18:42:00Z"/>
                <w:rFonts w:asciiTheme="minorHAnsi" w:hAnsiTheme="minorHAnsi"/>
                <w:b/>
                <w:bCs/>
                <w:sz w:val="18"/>
                <w:szCs w:val="18"/>
              </w:rPr>
            </w:pPr>
            <w:ins w:id="140" w:author="Moua, Cheng@Energy" w:date="2022-02-08T16:37:00Z">
              <w:del w:id="141" w:author="Alhabibi, Haider@Energy" w:date="2022-03-30T18:42:00Z">
                <w:r w:rsidRPr="0064067F" w:rsidDel="00421B2C">
                  <w:rPr>
                    <w:rFonts w:asciiTheme="minorHAnsi" w:hAnsiTheme="minorHAnsi"/>
                    <w:b/>
                    <w:sz w:val="18"/>
                    <w:szCs w:val="18"/>
                  </w:rPr>
                  <w:delText xml:space="preserve">The responsible person’s signature on this compliance document affirms that all applicable requirements in this table have been met.  </w:delText>
                </w:r>
              </w:del>
            </w:ins>
          </w:p>
        </w:tc>
      </w:tr>
    </w:tbl>
    <w:p w14:paraId="0A5E2EAC" w14:textId="1B4B8D4A" w:rsidR="00BB724F" w:rsidRDefault="00BB724F">
      <w:pPr>
        <w:rPr>
          <w:rFonts w:asciiTheme="minorHAnsi" w:hAnsiTheme="minorHAnsi"/>
          <w:sz w:val="18"/>
          <w:szCs w:val="18"/>
        </w:rPr>
      </w:pPr>
      <w:r>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BB724F" w:rsidRPr="009E2C1C" w14:paraId="6236F197" w14:textId="77777777" w:rsidTr="00BB724F">
        <w:trPr>
          <w:trHeight w:val="323"/>
        </w:trPr>
        <w:tc>
          <w:tcPr>
            <w:tcW w:w="10950" w:type="dxa"/>
            <w:gridSpan w:val="4"/>
            <w:vAlign w:val="center"/>
          </w:tcPr>
          <w:p w14:paraId="37736D5A" w14:textId="77777777" w:rsidR="00BB724F" w:rsidRPr="009351D2" w:rsidRDefault="00BB724F" w:rsidP="00BB724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Theme="minorHAnsi" w:hAnsiTheme="minorHAnsi" w:cs="Arial"/>
                <w:b/>
                <w:caps/>
                <w:sz w:val="18"/>
                <w:szCs w:val="18"/>
              </w:rPr>
              <w:lastRenderedPageBreak/>
              <w:t>Documentation Author's Declaration Statement</w:t>
            </w:r>
          </w:p>
        </w:tc>
      </w:tr>
      <w:tr w:rsidR="00BB724F" w:rsidRPr="001B14D6" w14:paraId="37B2A3C7" w14:textId="77777777" w:rsidTr="00BB724F">
        <w:trPr>
          <w:trHeight w:val="206"/>
        </w:trPr>
        <w:tc>
          <w:tcPr>
            <w:tcW w:w="10950" w:type="dxa"/>
            <w:gridSpan w:val="4"/>
            <w:vAlign w:val="center"/>
          </w:tcPr>
          <w:p w14:paraId="70DF0AEA" w14:textId="77777777" w:rsidR="00BB724F" w:rsidRPr="00E136A4" w:rsidRDefault="00BB724F" w:rsidP="00BB724F">
            <w:pPr>
              <w:keepNext/>
              <w:numPr>
                <w:ilvl w:val="0"/>
                <w:numId w:val="7"/>
              </w:numPr>
              <w:ind w:left="271" w:hanging="288"/>
              <w:rPr>
                <w:rFonts w:asciiTheme="minorHAnsi" w:hAnsiTheme="minorHAnsi"/>
                <w:sz w:val="18"/>
                <w:szCs w:val="18"/>
              </w:rPr>
            </w:pPr>
            <w:r w:rsidRPr="00E136A4">
              <w:rPr>
                <w:rFonts w:asciiTheme="minorHAnsi" w:hAnsiTheme="minorHAnsi"/>
                <w:sz w:val="18"/>
                <w:szCs w:val="18"/>
              </w:rPr>
              <w:t xml:space="preserve">I certify that this Certificate of </w:t>
            </w:r>
            <w:r>
              <w:rPr>
                <w:rFonts w:asciiTheme="minorHAnsi" w:hAnsiTheme="minorHAnsi"/>
                <w:sz w:val="18"/>
                <w:szCs w:val="18"/>
              </w:rPr>
              <w:t>Installation</w:t>
            </w:r>
            <w:r w:rsidRPr="00E136A4">
              <w:rPr>
                <w:rFonts w:asciiTheme="minorHAnsi" w:hAnsiTheme="minorHAnsi"/>
                <w:sz w:val="18"/>
                <w:szCs w:val="18"/>
              </w:rPr>
              <w:t xml:space="preserve"> documentation is accurate and complete.</w:t>
            </w:r>
          </w:p>
        </w:tc>
      </w:tr>
      <w:tr w:rsidR="00BB724F" w:rsidRPr="00B272DC" w14:paraId="0D0CCBC7" w14:textId="77777777" w:rsidTr="00BB724F">
        <w:trPr>
          <w:trHeight w:val="360"/>
        </w:trPr>
        <w:tc>
          <w:tcPr>
            <w:tcW w:w="5577" w:type="dxa"/>
            <w:gridSpan w:val="2"/>
          </w:tcPr>
          <w:p w14:paraId="5B41CB01" w14:textId="77777777" w:rsidR="00BB724F" w:rsidRPr="00B272DC" w:rsidRDefault="00BB724F" w:rsidP="00BB724F">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Name:</w:t>
            </w:r>
          </w:p>
        </w:tc>
        <w:tc>
          <w:tcPr>
            <w:tcW w:w="5373" w:type="dxa"/>
            <w:gridSpan w:val="2"/>
          </w:tcPr>
          <w:p w14:paraId="0615CAAC" w14:textId="77777777" w:rsidR="00BB724F" w:rsidRPr="00B272DC" w:rsidRDefault="00BB724F" w:rsidP="00BB724F">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Signature:</w:t>
            </w:r>
          </w:p>
        </w:tc>
      </w:tr>
      <w:tr w:rsidR="00BB724F" w:rsidRPr="00B272DC" w14:paraId="2EA40B9C" w14:textId="77777777" w:rsidTr="00BB724F">
        <w:trPr>
          <w:trHeight w:val="360"/>
        </w:trPr>
        <w:tc>
          <w:tcPr>
            <w:tcW w:w="5577" w:type="dxa"/>
            <w:gridSpan w:val="2"/>
          </w:tcPr>
          <w:p w14:paraId="3EF259F9" w14:textId="77777777" w:rsidR="00BB724F" w:rsidRPr="00B272DC" w:rsidRDefault="00BB724F" w:rsidP="00BB724F">
            <w:pPr>
              <w:keepNext/>
              <w:rPr>
                <w:rFonts w:asciiTheme="minorHAnsi" w:hAnsiTheme="minorHAnsi"/>
                <w:sz w:val="14"/>
                <w:szCs w:val="14"/>
              </w:rPr>
            </w:pPr>
            <w:r>
              <w:rPr>
                <w:rFonts w:asciiTheme="minorHAnsi" w:hAnsiTheme="minorHAnsi"/>
                <w:sz w:val="14"/>
                <w:szCs w:val="14"/>
              </w:rPr>
              <w:t>Documentation Author Company Name</w:t>
            </w:r>
            <w:r w:rsidRPr="00B272DC">
              <w:rPr>
                <w:rFonts w:asciiTheme="minorHAnsi" w:hAnsiTheme="minorHAnsi"/>
                <w:sz w:val="14"/>
                <w:szCs w:val="14"/>
              </w:rPr>
              <w:t>:</w:t>
            </w:r>
          </w:p>
        </w:tc>
        <w:tc>
          <w:tcPr>
            <w:tcW w:w="5373" w:type="dxa"/>
            <w:gridSpan w:val="2"/>
          </w:tcPr>
          <w:p w14:paraId="727286A3" w14:textId="77777777" w:rsidR="00BB724F" w:rsidRPr="00B272DC" w:rsidRDefault="00BB724F" w:rsidP="00BB724F">
            <w:pPr>
              <w:keepNext/>
              <w:rPr>
                <w:rFonts w:asciiTheme="minorHAnsi" w:hAnsiTheme="minorHAnsi"/>
                <w:sz w:val="14"/>
                <w:szCs w:val="14"/>
              </w:rPr>
            </w:pPr>
            <w:r w:rsidRPr="00B272DC">
              <w:rPr>
                <w:rFonts w:asciiTheme="minorHAnsi" w:hAnsiTheme="minorHAnsi"/>
                <w:sz w:val="14"/>
                <w:szCs w:val="14"/>
              </w:rPr>
              <w:t>Date</w:t>
            </w:r>
            <w:r>
              <w:rPr>
                <w:rFonts w:asciiTheme="minorHAnsi" w:hAnsiTheme="minorHAnsi"/>
                <w:sz w:val="14"/>
                <w:szCs w:val="14"/>
              </w:rPr>
              <w:t xml:space="preserve"> Signed</w:t>
            </w:r>
            <w:r w:rsidRPr="00B272DC">
              <w:rPr>
                <w:rFonts w:asciiTheme="minorHAnsi" w:hAnsiTheme="minorHAnsi"/>
                <w:sz w:val="14"/>
                <w:szCs w:val="14"/>
              </w:rPr>
              <w:t>:</w:t>
            </w:r>
          </w:p>
        </w:tc>
      </w:tr>
      <w:tr w:rsidR="00BB724F" w:rsidRPr="00B272DC" w14:paraId="5A1841E8" w14:textId="77777777" w:rsidTr="00BB724F">
        <w:trPr>
          <w:trHeight w:val="360"/>
        </w:trPr>
        <w:tc>
          <w:tcPr>
            <w:tcW w:w="5577" w:type="dxa"/>
            <w:gridSpan w:val="2"/>
          </w:tcPr>
          <w:p w14:paraId="665E24D4" w14:textId="77777777" w:rsidR="00BB724F" w:rsidRPr="00B272DC" w:rsidRDefault="00BB724F" w:rsidP="00BB724F">
            <w:pPr>
              <w:keepNext/>
              <w:rPr>
                <w:rFonts w:asciiTheme="minorHAnsi" w:hAnsiTheme="minorHAnsi"/>
                <w:sz w:val="14"/>
                <w:szCs w:val="14"/>
              </w:rPr>
            </w:pPr>
            <w:r w:rsidRPr="00B272DC">
              <w:rPr>
                <w:rFonts w:asciiTheme="minorHAnsi" w:hAnsiTheme="minorHAnsi"/>
                <w:sz w:val="14"/>
                <w:szCs w:val="14"/>
              </w:rPr>
              <w:t>Address:</w:t>
            </w:r>
          </w:p>
        </w:tc>
        <w:tc>
          <w:tcPr>
            <w:tcW w:w="5373" w:type="dxa"/>
            <w:gridSpan w:val="2"/>
          </w:tcPr>
          <w:p w14:paraId="44B7CBF5" w14:textId="77777777" w:rsidR="00BB724F" w:rsidRPr="00B272DC" w:rsidRDefault="00BB724F" w:rsidP="00BB724F">
            <w:pPr>
              <w:keepNext/>
              <w:rPr>
                <w:rFonts w:asciiTheme="minorHAnsi" w:hAnsiTheme="minorHAnsi"/>
                <w:sz w:val="14"/>
                <w:szCs w:val="14"/>
              </w:rPr>
            </w:pPr>
            <w:r w:rsidRPr="00B272DC">
              <w:rPr>
                <w:rFonts w:asciiTheme="minorHAnsi" w:hAnsiTheme="minorHAnsi"/>
                <w:sz w:val="14"/>
                <w:szCs w:val="14"/>
              </w:rPr>
              <w:t>CEA/</w:t>
            </w:r>
            <w:r>
              <w:rPr>
                <w:rFonts w:asciiTheme="minorHAnsi" w:hAnsiTheme="minorHAnsi"/>
                <w:sz w:val="14"/>
                <w:szCs w:val="14"/>
              </w:rPr>
              <w:t>HERS Certification I</w:t>
            </w:r>
            <w:r w:rsidRPr="00B272DC">
              <w:rPr>
                <w:rFonts w:asciiTheme="minorHAnsi" w:hAnsiTheme="minorHAnsi"/>
                <w:sz w:val="14"/>
                <w:szCs w:val="14"/>
              </w:rPr>
              <w:t>dentification (</w:t>
            </w:r>
            <w:r>
              <w:rPr>
                <w:rFonts w:asciiTheme="minorHAnsi" w:hAnsiTheme="minorHAnsi"/>
                <w:sz w:val="14"/>
                <w:szCs w:val="14"/>
              </w:rPr>
              <w:t>i</w:t>
            </w:r>
            <w:r w:rsidRPr="00B272DC">
              <w:rPr>
                <w:rFonts w:asciiTheme="minorHAnsi" w:hAnsiTheme="minorHAnsi"/>
                <w:sz w:val="14"/>
                <w:szCs w:val="14"/>
              </w:rPr>
              <w:t>f applicable):</w:t>
            </w:r>
          </w:p>
        </w:tc>
      </w:tr>
      <w:tr w:rsidR="00BB724F" w:rsidRPr="00B272DC" w14:paraId="209D452E" w14:textId="77777777" w:rsidTr="00BB724F">
        <w:trPr>
          <w:trHeight w:val="360"/>
        </w:trPr>
        <w:tc>
          <w:tcPr>
            <w:tcW w:w="5577" w:type="dxa"/>
            <w:gridSpan w:val="2"/>
          </w:tcPr>
          <w:p w14:paraId="6FA53B31" w14:textId="77777777" w:rsidR="00BB724F" w:rsidRPr="00B272DC" w:rsidRDefault="00BB724F" w:rsidP="00BB724F">
            <w:pPr>
              <w:keepNext/>
              <w:rPr>
                <w:rFonts w:asciiTheme="minorHAnsi" w:hAnsiTheme="minorHAnsi"/>
                <w:sz w:val="14"/>
                <w:szCs w:val="14"/>
              </w:rPr>
            </w:pPr>
            <w:r w:rsidRPr="00B272DC">
              <w:rPr>
                <w:rFonts w:asciiTheme="minorHAnsi" w:hAnsiTheme="minorHAnsi"/>
                <w:sz w:val="14"/>
                <w:szCs w:val="14"/>
              </w:rPr>
              <w:t>City/State/Zip:</w:t>
            </w:r>
          </w:p>
        </w:tc>
        <w:tc>
          <w:tcPr>
            <w:tcW w:w="5373" w:type="dxa"/>
            <w:gridSpan w:val="2"/>
          </w:tcPr>
          <w:p w14:paraId="30DCC5CE" w14:textId="77777777" w:rsidR="00BB724F" w:rsidRPr="00B272DC" w:rsidRDefault="00BB724F" w:rsidP="00BB724F">
            <w:pPr>
              <w:keepNext/>
              <w:rPr>
                <w:rFonts w:asciiTheme="minorHAnsi" w:hAnsiTheme="minorHAnsi"/>
                <w:sz w:val="14"/>
                <w:szCs w:val="14"/>
              </w:rPr>
            </w:pPr>
            <w:r w:rsidRPr="00B272DC">
              <w:rPr>
                <w:rFonts w:asciiTheme="minorHAnsi" w:hAnsiTheme="minorHAnsi"/>
                <w:sz w:val="14"/>
                <w:szCs w:val="14"/>
              </w:rPr>
              <w:t>Phone:</w:t>
            </w:r>
          </w:p>
        </w:tc>
      </w:tr>
      <w:tr w:rsidR="00BB724F" w:rsidRPr="008E6C57" w14:paraId="114A4D45" w14:textId="77777777" w:rsidTr="00BB724F">
        <w:tblPrEx>
          <w:tblCellMar>
            <w:left w:w="115" w:type="dxa"/>
            <w:right w:w="115" w:type="dxa"/>
          </w:tblCellMar>
        </w:tblPrEx>
        <w:trPr>
          <w:trHeight w:val="296"/>
        </w:trPr>
        <w:tc>
          <w:tcPr>
            <w:tcW w:w="10950" w:type="dxa"/>
            <w:gridSpan w:val="4"/>
            <w:vAlign w:val="center"/>
          </w:tcPr>
          <w:p w14:paraId="4C73CB47" w14:textId="77777777" w:rsidR="00BB724F" w:rsidRDefault="00BB724F" w:rsidP="00BB724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cs="Arial"/>
                <w:b/>
                <w:caps/>
                <w:sz w:val="18"/>
                <w:szCs w:val="18"/>
              </w:rPr>
              <w:t xml:space="preserve">Responsible Person's </w:t>
            </w:r>
            <w:r w:rsidRPr="008E6C57">
              <w:rPr>
                <w:rFonts w:asciiTheme="minorHAnsi" w:hAnsiTheme="minorHAnsi" w:cs="Arial"/>
                <w:b/>
                <w:caps/>
                <w:sz w:val="18"/>
                <w:szCs w:val="18"/>
              </w:rPr>
              <w:t>Declaration statement</w:t>
            </w:r>
            <w:r>
              <w:rPr>
                <w:rFonts w:asciiTheme="minorHAnsi" w:hAnsiTheme="minorHAnsi" w:cs="Arial"/>
                <w:b/>
                <w:caps/>
                <w:sz w:val="18"/>
                <w:szCs w:val="18"/>
              </w:rPr>
              <w:t xml:space="preserve">  </w:t>
            </w:r>
          </w:p>
        </w:tc>
      </w:tr>
      <w:tr w:rsidR="00BB724F" w:rsidRPr="008E6C57" w14:paraId="085519A1" w14:textId="77777777" w:rsidTr="00BB724F">
        <w:tblPrEx>
          <w:tblCellMar>
            <w:left w:w="115" w:type="dxa"/>
            <w:right w:w="115" w:type="dxa"/>
          </w:tblCellMar>
        </w:tblPrEx>
        <w:trPr>
          <w:trHeight w:val="504"/>
        </w:trPr>
        <w:tc>
          <w:tcPr>
            <w:tcW w:w="10950" w:type="dxa"/>
            <w:gridSpan w:val="4"/>
          </w:tcPr>
          <w:p w14:paraId="6A8307D0" w14:textId="77777777" w:rsidR="00BB724F" w:rsidRPr="005D3BD0" w:rsidRDefault="00BB724F" w:rsidP="00BB724F">
            <w:pPr>
              <w:pStyle w:val="Heading3"/>
              <w:numPr>
                <w:ilvl w:val="0"/>
                <w:numId w:val="0"/>
              </w:numPr>
              <w:spacing w:before="60"/>
              <w:ind w:right="86"/>
              <w:rPr>
                <w:rFonts w:asciiTheme="minorHAnsi" w:hAnsiTheme="minorHAnsi"/>
                <w:caps/>
                <w:sz w:val="18"/>
                <w:szCs w:val="18"/>
              </w:rPr>
            </w:pPr>
            <w:r w:rsidRPr="005D3BD0">
              <w:rPr>
                <w:rFonts w:asciiTheme="minorHAnsi" w:hAnsiTheme="minorHAnsi"/>
                <w:sz w:val="18"/>
                <w:szCs w:val="18"/>
              </w:rPr>
              <w:t xml:space="preserve">I certify the following under penalty of perjury, under the laws of the State of California: </w:t>
            </w:r>
          </w:p>
          <w:p w14:paraId="3FCF95CC" w14:textId="77777777" w:rsidR="00BB724F" w:rsidRPr="005D3BD0" w:rsidRDefault="00BB724F" w:rsidP="00BB724F">
            <w:pPr>
              <w:pStyle w:val="Heading3"/>
              <w:numPr>
                <w:ilvl w:val="0"/>
                <w:numId w:val="6"/>
              </w:numPr>
              <w:spacing w:before="0"/>
              <w:ind w:right="90"/>
              <w:rPr>
                <w:rFonts w:asciiTheme="minorHAnsi" w:hAnsiTheme="minorHAnsi"/>
                <w:caps/>
                <w:sz w:val="18"/>
                <w:szCs w:val="18"/>
              </w:rPr>
            </w:pPr>
            <w:r w:rsidRPr="005D3BD0">
              <w:rPr>
                <w:rFonts w:asciiTheme="minorHAnsi" w:hAnsiTheme="minorHAnsi"/>
                <w:sz w:val="18"/>
                <w:szCs w:val="18"/>
              </w:rPr>
              <w:t xml:space="preserve">The information provided on this Certificate of Installation is true and correct. </w:t>
            </w:r>
          </w:p>
          <w:p w14:paraId="19B287C8" w14:textId="77777777" w:rsidR="00BB724F" w:rsidRPr="005D3BD0" w:rsidRDefault="00BB724F" w:rsidP="00BB724F">
            <w:pPr>
              <w:pStyle w:val="Heading3"/>
              <w:numPr>
                <w:ilvl w:val="0"/>
                <w:numId w:val="6"/>
              </w:numPr>
              <w:spacing w:before="0"/>
              <w:ind w:right="90"/>
              <w:rPr>
                <w:rFonts w:asciiTheme="minorHAnsi" w:hAnsiTheme="minorHAnsi"/>
                <w:caps/>
                <w:sz w:val="18"/>
                <w:szCs w:val="22"/>
              </w:rPr>
            </w:pPr>
            <w:r w:rsidRPr="005D3BD0">
              <w:rPr>
                <w:rFonts w:asciiTheme="minorHAnsi" w:hAnsiTheme="minorHAnsi"/>
                <w:snapToGrid w:val="0"/>
                <w:sz w:val="18"/>
                <w:szCs w:val="18"/>
              </w:rPr>
              <w:t xml:space="preserve">I am either: a) a responsible person eligible under Division 3 of the Business and Professions Code </w:t>
            </w:r>
            <w:r w:rsidRPr="005D3BD0">
              <w:rPr>
                <w:rFonts w:asciiTheme="minorHAnsi" w:hAnsiTheme="minorHAnsi"/>
                <w:sz w:val="18"/>
                <w:szCs w:val="18"/>
              </w:rPr>
              <w:t xml:space="preserve">in the applicable classification to accept responsibility for the system design, construction, or installation </w:t>
            </w:r>
            <w:r w:rsidRPr="005D3BD0">
              <w:rPr>
                <w:rFonts w:asciiTheme="minorHAnsi" w:hAnsiTheme="minorHAnsi"/>
                <w:snapToGrid w:val="0"/>
                <w:sz w:val="18"/>
                <w:szCs w:val="18"/>
              </w:rPr>
              <w:t xml:space="preserve">of features, materials, components, or manufactured devices </w:t>
            </w:r>
            <w:r w:rsidRPr="005D3BD0">
              <w:rPr>
                <w:rFonts w:asciiTheme="minorHAnsi" w:hAnsiTheme="minorHAnsi"/>
                <w:sz w:val="18"/>
                <w:szCs w:val="18"/>
              </w:rPr>
              <w:t xml:space="preserve">for the scope of work identified on this Certificate of Installation </w:t>
            </w:r>
            <w:r w:rsidRPr="005D3BD0">
              <w:rPr>
                <w:rFonts w:asciiTheme="minorHAnsi" w:hAnsiTheme="minorHAnsi"/>
                <w:snapToGrid w:val="0"/>
                <w:sz w:val="18"/>
                <w:szCs w:val="18"/>
              </w:rPr>
              <w:t>and attest to the declarations in this statement</w:t>
            </w:r>
            <w:r w:rsidRPr="005D3BD0">
              <w:rPr>
                <w:rFonts w:asciiTheme="minorHAnsi" w:hAnsiTheme="minorHAnsi"/>
                <w:sz w:val="18"/>
                <w:szCs w:val="18"/>
              </w:rPr>
              <w:t>, or b) I am an authorized representative of the responsible person and attest to the declarations in this statement on the responsible person’s behalf</w:t>
            </w:r>
            <w:r w:rsidRPr="005D3BD0">
              <w:rPr>
                <w:rFonts w:asciiTheme="minorHAnsi" w:eastAsia="Calibri" w:hAnsiTheme="minorHAnsi"/>
                <w:sz w:val="18"/>
                <w:szCs w:val="18"/>
              </w:rPr>
              <w:t>.</w:t>
            </w:r>
          </w:p>
          <w:p w14:paraId="710FC0DF" w14:textId="77777777" w:rsidR="00BB724F" w:rsidRPr="005D3BD0" w:rsidRDefault="00BB724F" w:rsidP="00BB724F">
            <w:pPr>
              <w:keepNext/>
              <w:numPr>
                <w:ilvl w:val="0"/>
                <w:numId w:val="6"/>
              </w:numPr>
              <w:autoSpaceDE w:val="0"/>
              <w:autoSpaceDN w:val="0"/>
              <w:adjustRightInd w:val="0"/>
              <w:ind w:right="90"/>
              <w:rPr>
                <w:rFonts w:asciiTheme="minorHAnsi" w:hAnsiTheme="minorHAnsi"/>
                <w:sz w:val="18"/>
                <w:szCs w:val="18"/>
              </w:rPr>
            </w:pPr>
            <w:r w:rsidRPr="005D3BD0">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5D3BD0">
              <w:rPr>
                <w:rFonts w:asciiTheme="minorHAnsi" w:eastAsia="Calibri" w:hAnsiTheme="minorHAnsi" w:cs="TimesNewRomanPSMT"/>
                <w:sz w:val="18"/>
                <w:szCs w:val="18"/>
              </w:rPr>
              <w:t>.</w:t>
            </w:r>
          </w:p>
          <w:p w14:paraId="04671437" w14:textId="77777777" w:rsidR="00BB724F" w:rsidRPr="005D3BD0" w:rsidRDefault="00BB724F" w:rsidP="00BB724F">
            <w:pPr>
              <w:pStyle w:val="ListParagraph"/>
              <w:keepNext/>
              <w:numPr>
                <w:ilvl w:val="0"/>
                <w:numId w:val="6"/>
              </w:numPr>
              <w:autoSpaceDE w:val="0"/>
              <w:autoSpaceDN w:val="0"/>
              <w:adjustRightInd w:val="0"/>
              <w:rPr>
                <w:rFonts w:asciiTheme="minorHAnsi" w:hAnsiTheme="minorHAnsi"/>
                <w:sz w:val="18"/>
              </w:rPr>
            </w:pPr>
            <w:r w:rsidRPr="005D3BD0">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017F365C" w14:textId="77777777" w:rsidR="00BB724F" w:rsidRPr="00E74533" w:rsidRDefault="00BB724F" w:rsidP="00BB724F">
            <w:pPr>
              <w:pStyle w:val="ListParagraph"/>
              <w:keepNext/>
              <w:numPr>
                <w:ilvl w:val="0"/>
                <w:numId w:val="6"/>
              </w:numPr>
              <w:autoSpaceDE w:val="0"/>
              <w:autoSpaceDN w:val="0"/>
              <w:adjustRightInd w:val="0"/>
              <w:rPr>
                <w:rFonts w:asciiTheme="minorHAnsi" w:hAnsiTheme="minorHAnsi"/>
                <w:b/>
              </w:rPr>
            </w:pPr>
            <w:r w:rsidRPr="005D3BD0">
              <w:rPr>
                <w:rFonts w:asciiTheme="minorHAnsi" w:hAnsiTheme="minorHAnsi"/>
                <w:sz w:val="18"/>
                <w:szCs w:val="18"/>
              </w:rPr>
              <w:t xml:space="preserve">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  </w:t>
            </w:r>
          </w:p>
        </w:tc>
      </w:tr>
      <w:tr w:rsidR="00BB724F" w:rsidRPr="00B272DC" w14:paraId="3A145AC2" w14:textId="77777777" w:rsidTr="00BB724F">
        <w:tblPrEx>
          <w:tblCellMar>
            <w:left w:w="108" w:type="dxa"/>
            <w:right w:w="108" w:type="dxa"/>
          </w:tblCellMar>
        </w:tblPrEx>
        <w:trPr>
          <w:trHeight w:val="360"/>
        </w:trPr>
        <w:tc>
          <w:tcPr>
            <w:tcW w:w="5307" w:type="dxa"/>
          </w:tcPr>
          <w:p w14:paraId="43C4DD6D" w14:textId="77777777" w:rsidR="00BB724F" w:rsidRPr="00B272DC" w:rsidRDefault="00BB724F" w:rsidP="00BB724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Name:</w:t>
            </w:r>
          </w:p>
        </w:tc>
        <w:tc>
          <w:tcPr>
            <w:tcW w:w="5643" w:type="dxa"/>
            <w:gridSpan w:val="3"/>
          </w:tcPr>
          <w:p w14:paraId="726F7CD1" w14:textId="77777777" w:rsidR="00BB724F" w:rsidRPr="00B272DC" w:rsidRDefault="00BB724F" w:rsidP="00BB724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Signature:</w:t>
            </w:r>
          </w:p>
        </w:tc>
      </w:tr>
      <w:tr w:rsidR="00BB724F" w:rsidRPr="00B272DC" w14:paraId="4B7294E7" w14:textId="77777777" w:rsidTr="00BB724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9EA8FA1" w14:textId="77777777" w:rsidR="00BB724F" w:rsidRPr="00B272DC" w:rsidRDefault="00BB724F" w:rsidP="00BB724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7694F471" w14:textId="77777777" w:rsidR="00BB724F" w:rsidRPr="00B272DC" w:rsidRDefault="00BB724F" w:rsidP="00BB724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Position With Company (Title):</w:t>
            </w:r>
          </w:p>
        </w:tc>
      </w:tr>
      <w:tr w:rsidR="00BB724F" w:rsidRPr="00B272DC" w14:paraId="73DD3238" w14:textId="77777777" w:rsidTr="00BB724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5C73385" w14:textId="77777777" w:rsidR="00BB724F" w:rsidRPr="00B272DC" w:rsidRDefault="00BB724F" w:rsidP="00BB724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46102160" w14:textId="77777777" w:rsidR="00BB724F" w:rsidRPr="00B272DC" w:rsidRDefault="00BB724F" w:rsidP="00BB724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CSLB License:</w:t>
            </w:r>
          </w:p>
        </w:tc>
      </w:tr>
      <w:tr w:rsidR="00BB724F" w:rsidRPr="00B272DC" w14:paraId="3A41C0FC" w14:textId="77777777" w:rsidTr="00BB724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7DC8017" w14:textId="77777777" w:rsidR="00BB724F" w:rsidRPr="00B272DC" w:rsidRDefault="00BB724F" w:rsidP="00BB724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312A9BA4" w14:textId="77777777" w:rsidR="00BB724F" w:rsidRPr="00B272DC" w:rsidRDefault="00BB724F" w:rsidP="00BB724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Phone:</w:t>
            </w:r>
          </w:p>
        </w:tc>
        <w:tc>
          <w:tcPr>
            <w:tcW w:w="2822" w:type="dxa"/>
            <w:tcBorders>
              <w:top w:val="single" w:sz="4" w:space="0" w:color="auto"/>
              <w:left w:val="single" w:sz="4" w:space="0" w:color="auto"/>
              <w:bottom w:val="single" w:sz="4" w:space="0" w:color="auto"/>
              <w:right w:val="single" w:sz="4" w:space="0" w:color="auto"/>
            </w:tcBorders>
          </w:tcPr>
          <w:p w14:paraId="4AA1BFA4" w14:textId="77777777" w:rsidR="00BB724F" w:rsidRPr="00B272DC" w:rsidRDefault="00BB724F" w:rsidP="00BB724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Date Signed:</w:t>
            </w:r>
          </w:p>
        </w:tc>
      </w:tr>
      <w:tr w:rsidR="00BB724F" w:rsidRPr="00B272DC" w14:paraId="09125BEC" w14:textId="77777777" w:rsidTr="00BB724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7954530" w14:textId="77777777" w:rsidR="00BB724F" w:rsidRPr="00B272DC" w:rsidRDefault="00BB724F" w:rsidP="00BB724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B6B55">
              <w:rPr>
                <w:rFonts w:asciiTheme="minorHAnsi" w:hAnsiTheme="minorHAnsi"/>
                <w:sz w:val="14"/>
                <w:szCs w:val="14"/>
              </w:rPr>
              <w:t>Third Party Quality Control Program (TPQCP)</w:t>
            </w:r>
            <w:r>
              <w:rPr>
                <w:rFonts w:asciiTheme="minorHAnsi" w:hAnsiTheme="minorHAnsi"/>
                <w:sz w:val="14"/>
                <w:szCs w:val="14"/>
              </w:rPr>
              <w:t xml:space="preserve"> Status:</w:t>
            </w:r>
          </w:p>
        </w:tc>
        <w:tc>
          <w:tcPr>
            <w:tcW w:w="5643" w:type="dxa"/>
            <w:gridSpan w:val="3"/>
            <w:tcBorders>
              <w:top w:val="single" w:sz="4" w:space="0" w:color="auto"/>
              <w:left w:val="single" w:sz="4" w:space="0" w:color="auto"/>
              <w:bottom w:val="single" w:sz="4" w:space="0" w:color="auto"/>
              <w:right w:val="single" w:sz="4" w:space="0" w:color="auto"/>
            </w:tcBorders>
          </w:tcPr>
          <w:p w14:paraId="048BFA6A" w14:textId="77777777" w:rsidR="00BB724F" w:rsidRPr="00B272DC" w:rsidRDefault="00BB724F" w:rsidP="00BB724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Name of TPQCP (if applicable): </w:t>
            </w:r>
          </w:p>
        </w:tc>
      </w:tr>
    </w:tbl>
    <w:p w14:paraId="09F1C62E" w14:textId="77777777" w:rsidR="00010690" w:rsidRPr="00CB00C9" w:rsidRDefault="00010690" w:rsidP="00B71555">
      <w:pPr>
        <w:contextualSpacing/>
        <w:rPr>
          <w:rFonts w:asciiTheme="minorHAnsi" w:hAnsiTheme="minorHAnsi"/>
          <w:sz w:val="18"/>
          <w:szCs w:val="18"/>
        </w:rPr>
      </w:pPr>
    </w:p>
    <w:p w14:paraId="78291507" w14:textId="77777777" w:rsidR="00D65FA1" w:rsidRDefault="00D65FA1" w:rsidP="00B71555">
      <w:pPr>
        <w:rPr>
          <w:rFonts w:asciiTheme="minorHAnsi" w:hAnsiTheme="minorHAnsi"/>
          <w:sz w:val="18"/>
          <w:szCs w:val="18"/>
        </w:rPr>
        <w:sectPr w:rsidR="00D65FA1" w:rsidSect="00FB7C8C">
          <w:headerReference w:type="even" r:id="rId11"/>
          <w:headerReference w:type="default" r:id="rId12"/>
          <w:footerReference w:type="even" r:id="rId13"/>
          <w:footerReference w:type="default" r:id="rId14"/>
          <w:headerReference w:type="first" r:id="rId15"/>
          <w:footerReference w:type="first" r:id="rId16"/>
          <w:type w:val="continuous"/>
          <w:pgSz w:w="12240" w:h="15840" w:code="1"/>
          <w:pgMar w:top="720" w:right="720" w:bottom="720" w:left="720" w:header="432" w:footer="432" w:gutter="0"/>
          <w:cols w:space="720"/>
          <w:docGrid w:linePitch="272"/>
        </w:sectPr>
      </w:pPr>
    </w:p>
    <w:p w14:paraId="78291508" w14:textId="7C920F90" w:rsidR="00636F83" w:rsidRPr="000A6716" w:rsidRDefault="000A6716" w:rsidP="000A6716">
      <w:pPr>
        <w:jc w:val="center"/>
        <w:rPr>
          <w:rFonts w:asciiTheme="minorHAnsi" w:hAnsiTheme="minorHAnsi"/>
          <w:b/>
          <w:sz w:val="28"/>
          <w:szCs w:val="18"/>
        </w:rPr>
      </w:pPr>
      <w:del w:id="156" w:author="Alhabibi, Haider@Energy" w:date="2022-02-14T16:53:00Z">
        <w:r w:rsidRPr="0029047D" w:rsidDel="00255013">
          <w:rPr>
            <w:rFonts w:asciiTheme="minorHAnsi" w:hAnsiTheme="minorHAnsi"/>
            <w:b/>
            <w:szCs w:val="18"/>
          </w:rPr>
          <w:lastRenderedPageBreak/>
          <w:delText>CF2R</w:delText>
        </w:r>
      </w:del>
      <w:ins w:id="157" w:author="Alhabibi, Haider@Energy" w:date="2022-02-14T16:53:00Z">
        <w:r w:rsidR="00255013">
          <w:rPr>
            <w:rFonts w:asciiTheme="minorHAnsi" w:hAnsiTheme="minorHAnsi"/>
            <w:b/>
            <w:szCs w:val="18"/>
          </w:rPr>
          <w:t>LMCI</w:t>
        </w:r>
      </w:ins>
      <w:r w:rsidRPr="0029047D">
        <w:rPr>
          <w:rFonts w:asciiTheme="minorHAnsi" w:hAnsiTheme="minorHAnsi"/>
          <w:b/>
          <w:szCs w:val="18"/>
        </w:rPr>
        <w:t>-MCH-27</w:t>
      </w:r>
      <w:r w:rsidR="008F10D8">
        <w:rPr>
          <w:rFonts w:asciiTheme="minorHAnsi" w:hAnsiTheme="minorHAnsi"/>
          <w:b/>
          <w:szCs w:val="18"/>
        </w:rPr>
        <w:t>b</w:t>
      </w:r>
      <w:r w:rsidRPr="0029047D">
        <w:rPr>
          <w:rFonts w:asciiTheme="minorHAnsi" w:hAnsiTheme="minorHAnsi"/>
          <w:b/>
          <w:szCs w:val="18"/>
        </w:rPr>
        <w:t>-H User Instructions</w:t>
      </w:r>
    </w:p>
    <w:p w14:paraId="78291509" w14:textId="77777777" w:rsidR="00636F83" w:rsidRDefault="00636F83" w:rsidP="00636F83">
      <w:pPr>
        <w:rPr>
          <w:rFonts w:asciiTheme="minorHAnsi" w:eastAsia="Cambria" w:hAnsiTheme="minorHAnsi"/>
          <w:b/>
          <w:sz w:val="18"/>
          <w:szCs w:val="18"/>
        </w:rPr>
      </w:pPr>
    </w:p>
    <w:p w14:paraId="7829150A" w14:textId="77777777" w:rsidR="00636F83" w:rsidRPr="00D2491C" w:rsidRDefault="00636F83" w:rsidP="00636F83">
      <w:pPr>
        <w:rPr>
          <w:rFonts w:asciiTheme="minorHAnsi" w:eastAsia="Cambria" w:hAnsiTheme="minorHAnsi"/>
          <w:b/>
          <w:sz w:val="18"/>
          <w:szCs w:val="18"/>
        </w:rPr>
      </w:pPr>
      <w:r w:rsidRPr="00D2491C">
        <w:rPr>
          <w:rFonts w:asciiTheme="minorHAnsi" w:eastAsia="Cambria" w:hAnsiTheme="minorHAnsi"/>
          <w:b/>
          <w:sz w:val="18"/>
          <w:szCs w:val="18"/>
        </w:rPr>
        <w:t>Section A. General Information</w:t>
      </w:r>
    </w:p>
    <w:p w14:paraId="7829150B" w14:textId="4D1BD026" w:rsidR="00AE10C0" w:rsidRDefault="00D000F8">
      <w:pPr>
        <w:pStyle w:val="ListParagraph"/>
        <w:numPr>
          <w:ilvl w:val="0"/>
          <w:numId w:val="8"/>
        </w:numPr>
        <w:rPr>
          <w:rFonts w:asciiTheme="minorHAnsi" w:eastAsia="Cambria" w:hAnsiTheme="minorHAnsi"/>
          <w:sz w:val="18"/>
          <w:szCs w:val="18"/>
        </w:rPr>
      </w:pPr>
      <w:r>
        <w:rPr>
          <w:rFonts w:asciiTheme="minorHAnsi" w:hAnsiTheme="minorHAnsi"/>
          <w:sz w:val="18"/>
          <w:szCs w:val="18"/>
        </w:rPr>
        <w:t>Building Unit Name</w:t>
      </w:r>
      <w:r w:rsidR="00495793" w:rsidRPr="00495793">
        <w:rPr>
          <w:rFonts w:asciiTheme="minorHAnsi" w:hAnsiTheme="minorHAnsi"/>
          <w:sz w:val="18"/>
          <w:szCs w:val="18"/>
        </w:rPr>
        <w:t xml:space="preserve">: This field is filled out automatically. It is referenced from the </w:t>
      </w:r>
      <w:del w:id="158" w:author="Alhabibi, Haider@Energy" w:date="2022-02-14T16:53:00Z">
        <w:r w:rsidR="00495793" w:rsidRPr="00495793" w:rsidDel="00255013">
          <w:rPr>
            <w:rFonts w:asciiTheme="minorHAnsi" w:hAnsiTheme="minorHAnsi"/>
            <w:sz w:val="18"/>
            <w:szCs w:val="18"/>
          </w:rPr>
          <w:delText>CF2R</w:delText>
        </w:r>
      </w:del>
      <w:ins w:id="159" w:author="Alhabibi, Haider@Energy" w:date="2022-02-14T16:53:00Z">
        <w:r w:rsidR="00255013">
          <w:rPr>
            <w:rFonts w:asciiTheme="minorHAnsi" w:hAnsiTheme="minorHAnsi"/>
            <w:sz w:val="18"/>
            <w:szCs w:val="18"/>
          </w:rPr>
          <w:t>LMCI</w:t>
        </w:r>
      </w:ins>
      <w:r w:rsidR="00495793" w:rsidRPr="00495793">
        <w:rPr>
          <w:rFonts w:asciiTheme="minorHAnsi" w:hAnsiTheme="minorHAnsi"/>
          <w:sz w:val="18"/>
          <w:szCs w:val="18"/>
        </w:rPr>
        <w:t>-MCH-01, which must be completed prior to this document.</w:t>
      </w:r>
      <w:r w:rsidR="00636F83">
        <w:rPr>
          <w:rFonts w:asciiTheme="minorHAnsi" w:hAnsiTheme="minorHAnsi"/>
          <w:sz w:val="18"/>
          <w:szCs w:val="18"/>
        </w:rPr>
        <w:t xml:space="preserve"> This is the unique identifier for this dwelling unit. Needed mostly for multifamily dwelling units. Ventilation is calculated and provided for each dwelling unit individually.</w:t>
      </w:r>
    </w:p>
    <w:p w14:paraId="7829150C" w14:textId="404ADE3F" w:rsidR="00636F83" w:rsidRDefault="00D000F8" w:rsidP="00636F83">
      <w:pPr>
        <w:numPr>
          <w:ilvl w:val="0"/>
          <w:numId w:val="8"/>
        </w:numPr>
        <w:contextualSpacing/>
        <w:rPr>
          <w:rFonts w:asciiTheme="minorHAnsi" w:eastAsia="Cambria" w:hAnsiTheme="minorHAnsi"/>
          <w:sz w:val="18"/>
          <w:szCs w:val="18"/>
        </w:rPr>
      </w:pPr>
      <w:r>
        <w:rPr>
          <w:rFonts w:asciiTheme="minorHAnsi" w:hAnsiTheme="minorHAnsi"/>
          <w:sz w:val="18"/>
          <w:szCs w:val="18"/>
        </w:rPr>
        <w:t>Building Type</w:t>
      </w:r>
      <w:r w:rsidRPr="009C5721">
        <w:rPr>
          <w:rFonts w:asciiTheme="minorHAnsi" w:hAnsiTheme="minorHAnsi"/>
          <w:sz w:val="18"/>
          <w:szCs w:val="18"/>
        </w:rPr>
        <w:t>: This field is filled out automatically. It is referenced from the</w:t>
      </w:r>
      <w:r w:rsidR="00636F83" w:rsidRPr="00D2491C">
        <w:rPr>
          <w:rFonts w:asciiTheme="minorHAnsi" w:hAnsiTheme="minorHAnsi"/>
          <w:sz w:val="18"/>
          <w:szCs w:val="18"/>
        </w:rPr>
        <w:t xml:space="preserve"> </w:t>
      </w:r>
      <w:del w:id="160" w:author="Alhabibi, Haider@Energy" w:date="2022-02-14T16:50:00Z">
        <w:r w:rsidR="00636F83" w:rsidRPr="0083189F" w:rsidDel="00255013">
          <w:rPr>
            <w:rFonts w:asciiTheme="minorHAnsi" w:hAnsiTheme="minorHAnsi"/>
            <w:sz w:val="18"/>
            <w:szCs w:val="18"/>
          </w:rPr>
          <w:delText>CF1R</w:delText>
        </w:r>
      </w:del>
      <w:ins w:id="161" w:author="Alhabibi, Haider@Energy" w:date="2022-02-14T16:50:00Z">
        <w:r w:rsidR="00255013">
          <w:rPr>
            <w:rFonts w:asciiTheme="minorHAnsi" w:hAnsiTheme="minorHAnsi"/>
            <w:sz w:val="18"/>
            <w:szCs w:val="18"/>
          </w:rPr>
          <w:t>LMCC</w:t>
        </w:r>
      </w:ins>
      <w:r w:rsidR="00636F83">
        <w:rPr>
          <w:rFonts w:asciiTheme="minorHAnsi" w:hAnsiTheme="minorHAnsi"/>
          <w:sz w:val="18"/>
          <w:szCs w:val="18"/>
        </w:rPr>
        <w:t>.</w:t>
      </w:r>
      <w:r w:rsidR="00636F83" w:rsidRPr="00D2491C">
        <w:rPr>
          <w:rFonts w:asciiTheme="minorHAnsi" w:hAnsiTheme="minorHAnsi"/>
          <w:sz w:val="18"/>
          <w:szCs w:val="18"/>
        </w:rPr>
        <w:t xml:space="preserve"> </w:t>
      </w:r>
      <w:r w:rsidR="00AF584B">
        <w:rPr>
          <w:rFonts w:asciiTheme="minorHAnsi" w:hAnsiTheme="minorHAnsi"/>
          <w:sz w:val="18"/>
          <w:szCs w:val="18"/>
        </w:rPr>
        <w:t xml:space="preserve">Values </w:t>
      </w:r>
      <w:r w:rsidR="00452446">
        <w:rPr>
          <w:rFonts w:asciiTheme="minorHAnsi" w:eastAsia="Cambria" w:hAnsiTheme="minorHAnsi"/>
          <w:sz w:val="18"/>
          <w:szCs w:val="18"/>
        </w:rPr>
        <w:t xml:space="preserve">are </w:t>
      </w:r>
      <w:del w:id="162" w:author="Alhabibi, Haider@Energy" w:date="2021-11-17T22:13:00Z">
        <w:r w:rsidR="00452446" w:rsidDel="001501E2">
          <w:rPr>
            <w:rFonts w:asciiTheme="minorHAnsi" w:eastAsia="Cambria" w:hAnsiTheme="minorHAnsi"/>
            <w:sz w:val="18"/>
            <w:szCs w:val="18"/>
          </w:rPr>
          <w:delText>“</w:delText>
        </w:r>
        <w:r w:rsidR="00452446" w:rsidDel="003143EA">
          <w:rPr>
            <w:rFonts w:asciiTheme="minorHAnsi" w:eastAsia="Cambria" w:hAnsiTheme="minorHAnsi"/>
            <w:sz w:val="18"/>
            <w:szCs w:val="18"/>
          </w:rPr>
          <w:delText>Single F</w:delText>
        </w:r>
        <w:r w:rsidR="00636F83" w:rsidRPr="00D2491C" w:rsidDel="003143EA">
          <w:rPr>
            <w:rFonts w:asciiTheme="minorHAnsi" w:eastAsia="Cambria" w:hAnsiTheme="minorHAnsi"/>
            <w:sz w:val="18"/>
            <w:szCs w:val="18"/>
          </w:rPr>
          <w:delText>amily</w:delText>
        </w:r>
        <w:r w:rsidR="00AF584B" w:rsidDel="003143EA">
          <w:rPr>
            <w:rFonts w:asciiTheme="minorHAnsi" w:eastAsia="Cambria" w:hAnsiTheme="minorHAnsi"/>
            <w:sz w:val="18"/>
            <w:szCs w:val="18"/>
          </w:rPr>
          <w:delText xml:space="preserve"> </w:delText>
        </w:r>
        <w:r w:rsidR="00452446" w:rsidDel="003143EA">
          <w:rPr>
            <w:rFonts w:asciiTheme="minorHAnsi" w:eastAsia="Cambria" w:hAnsiTheme="minorHAnsi"/>
            <w:sz w:val="18"/>
            <w:szCs w:val="18"/>
          </w:rPr>
          <w:delText>A</w:delText>
        </w:r>
        <w:r w:rsidR="00AF584B" w:rsidDel="003143EA">
          <w:rPr>
            <w:rFonts w:asciiTheme="minorHAnsi" w:eastAsia="Cambria" w:hAnsiTheme="minorHAnsi"/>
            <w:sz w:val="18"/>
            <w:szCs w:val="18"/>
          </w:rPr>
          <w:delText>ttached</w:delText>
        </w:r>
        <w:r w:rsidR="00636F83" w:rsidRPr="00D2491C" w:rsidDel="003143EA">
          <w:rPr>
            <w:rFonts w:asciiTheme="minorHAnsi" w:eastAsia="Cambria" w:hAnsiTheme="minorHAnsi"/>
            <w:sz w:val="18"/>
            <w:szCs w:val="18"/>
          </w:rPr>
          <w:delText>”</w:delText>
        </w:r>
        <w:r w:rsidR="00AF584B" w:rsidDel="003143EA">
          <w:rPr>
            <w:rFonts w:asciiTheme="minorHAnsi" w:eastAsia="Cambria" w:hAnsiTheme="minorHAnsi"/>
            <w:sz w:val="18"/>
            <w:szCs w:val="18"/>
          </w:rPr>
          <w:delText xml:space="preserve">, </w:delText>
        </w:r>
        <w:r w:rsidR="00AF584B" w:rsidRPr="00D2491C" w:rsidDel="003143EA">
          <w:rPr>
            <w:rFonts w:asciiTheme="minorHAnsi" w:eastAsia="Cambria" w:hAnsiTheme="minorHAnsi"/>
            <w:sz w:val="18"/>
            <w:szCs w:val="18"/>
          </w:rPr>
          <w:delText>“</w:delText>
        </w:r>
        <w:r w:rsidR="00452446" w:rsidDel="003143EA">
          <w:rPr>
            <w:rFonts w:asciiTheme="minorHAnsi" w:eastAsia="Cambria" w:hAnsiTheme="minorHAnsi"/>
            <w:sz w:val="18"/>
            <w:szCs w:val="18"/>
          </w:rPr>
          <w:delText>S</w:delText>
        </w:r>
        <w:r w:rsidR="00AF584B" w:rsidRPr="00D2491C" w:rsidDel="003143EA">
          <w:rPr>
            <w:rFonts w:asciiTheme="minorHAnsi" w:eastAsia="Cambria" w:hAnsiTheme="minorHAnsi"/>
            <w:sz w:val="18"/>
            <w:szCs w:val="18"/>
          </w:rPr>
          <w:delText xml:space="preserve">ingle </w:delText>
        </w:r>
        <w:r w:rsidR="00452446" w:rsidDel="003143EA">
          <w:rPr>
            <w:rFonts w:asciiTheme="minorHAnsi" w:eastAsia="Cambria" w:hAnsiTheme="minorHAnsi"/>
            <w:sz w:val="18"/>
            <w:szCs w:val="18"/>
          </w:rPr>
          <w:delText>F</w:delText>
        </w:r>
        <w:r w:rsidR="00AF584B" w:rsidRPr="00D2491C" w:rsidDel="003143EA">
          <w:rPr>
            <w:rFonts w:asciiTheme="minorHAnsi" w:eastAsia="Cambria" w:hAnsiTheme="minorHAnsi"/>
            <w:sz w:val="18"/>
            <w:szCs w:val="18"/>
          </w:rPr>
          <w:delText>amily</w:delText>
        </w:r>
        <w:r w:rsidR="00AF584B" w:rsidDel="003143EA">
          <w:rPr>
            <w:rFonts w:asciiTheme="minorHAnsi" w:eastAsia="Cambria" w:hAnsiTheme="minorHAnsi"/>
            <w:sz w:val="18"/>
            <w:szCs w:val="18"/>
          </w:rPr>
          <w:delText xml:space="preserve"> </w:delText>
        </w:r>
        <w:r w:rsidR="00452446" w:rsidDel="003143EA">
          <w:rPr>
            <w:rFonts w:asciiTheme="minorHAnsi" w:eastAsia="Cambria" w:hAnsiTheme="minorHAnsi"/>
            <w:sz w:val="18"/>
            <w:szCs w:val="18"/>
          </w:rPr>
          <w:delText>D</w:delText>
        </w:r>
        <w:r w:rsidR="00AF584B" w:rsidDel="003143EA">
          <w:rPr>
            <w:rFonts w:asciiTheme="minorHAnsi" w:eastAsia="Cambria" w:hAnsiTheme="minorHAnsi"/>
            <w:sz w:val="18"/>
            <w:szCs w:val="18"/>
          </w:rPr>
          <w:delText>etached</w:delText>
        </w:r>
        <w:r w:rsidR="00AF584B" w:rsidRPr="00D2491C" w:rsidDel="003143EA">
          <w:rPr>
            <w:rFonts w:asciiTheme="minorHAnsi" w:eastAsia="Cambria" w:hAnsiTheme="minorHAnsi"/>
            <w:sz w:val="18"/>
            <w:szCs w:val="18"/>
          </w:rPr>
          <w:delText>”</w:delText>
        </w:r>
        <w:r w:rsidR="00636F83" w:rsidRPr="00D2491C" w:rsidDel="003143EA">
          <w:rPr>
            <w:rFonts w:asciiTheme="minorHAnsi" w:eastAsia="Cambria" w:hAnsiTheme="minorHAnsi"/>
            <w:sz w:val="18"/>
            <w:szCs w:val="18"/>
          </w:rPr>
          <w:delText xml:space="preserve"> and </w:delText>
        </w:r>
      </w:del>
      <w:r w:rsidR="00636F83" w:rsidRPr="00D2491C">
        <w:rPr>
          <w:rFonts w:asciiTheme="minorHAnsi" w:eastAsia="Cambria" w:hAnsiTheme="minorHAnsi"/>
          <w:sz w:val="18"/>
          <w:szCs w:val="18"/>
        </w:rPr>
        <w:t>“</w:t>
      </w:r>
      <w:r w:rsidR="00452446">
        <w:rPr>
          <w:rFonts w:asciiTheme="minorHAnsi" w:eastAsia="Cambria" w:hAnsiTheme="minorHAnsi"/>
          <w:sz w:val="18"/>
          <w:szCs w:val="18"/>
        </w:rPr>
        <w:t>M</w:t>
      </w:r>
      <w:r w:rsidR="00636F83" w:rsidRPr="00D2491C">
        <w:rPr>
          <w:rFonts w:asciiTheme="minorHAnsi" w:eastAsia="Cambria" w:hAnsiTheme="minorHAnsi"/>
          <w:sz w:val="18"/>
          <w:szCs w:val="18"/>
        </w:rPr>
        <w:t>ultifamily”</w:t>
      </w:r>
      <w:r w:rsidR="00636F83">
        <w:rPr>
          <w:rFonts w:asciiTheme="minorHAnsi" w:eastAsia="Cambria" w:hAnsiTheme="minorHAnsi"/>
          <w:sz w:val="18"/>
          <w:szCs w:val="18"/>
        </w:rPr>
        <w:t>.</w:t>
      </w:r>
      <w:r w:rsidR="00AF584B">
        <w:rPr>
          <w:rFonts w:asciiTheme="minorHAnsi" w:eastAsia="Cambria" w:hAnsiTheme="minorHAnsi"/>
          <w:sz w:val="18"/>
          <w:szCs w:val="18"/>
        </w:rPr>
        <w:t xml:space="preserve"> User is allowed to overwrite imported value with “</w:t>
      </w:r>
      <w:r w:rsidR="00452446">
        <w:rPr>
          <w:rFonts w:asciiTheme="minorHAnsi" w:eastAsia="Cambria" w:hAnsiTheme="minorHAnsi"/>
          <w:sz w:val="18"/>
          <w:szCs w:val="18"/>
        </w:rPr>
        <w:t>N</w:t>
      </w:r>
      <w:r w:rsidR="00AF584B">
        <w:rPr>
          <w:rFonts w:asciiTheme="minorHAnsi" w:eastAsia="Cambria" w:hAnsiTheme="minorHAnsi"/>
          <w:sz w:val="18"/>
          <w:szCs w:val="18"/>
        </w:rPr>
        <w:t>on-dwelling unit</w:t>
      </w:r>
      <w:r>
        <w:rPr>
          <w:rFonts w:asciiTheme="minorHAnsi" w:eastAsia="Cambria" w:hAnsiTheme="minorHAnsi"/>
          <w:sz w:val="18"/>
          <w:szCs w:val="18"/>
        </w:rPr>
        <w:t>”</w:t>
      </w:r>
      <w:r w:rsidR="00AF584B">
        <w:rPr>
          <w:rFonts w:asciiTheme="minorHAnsi" w:eastAsia="Cambria" w:hAnsiTheme="minorHAnsi"/>
          <w:sz w:val="18"/>
          <w:szCs w:val="18"/>
        </w:rPr>
        <w:t xml:space="preserve"> selection</w:t>
      </w:r>
      <w:r>
        <w:rPr>
          <w:rFonts w:asciiTheme="minorHAnsi" w:eastAsia="Cambria" w:hAnsiTheme="minorHAnsi"/>
          <w:sz w:val="18"/>
          <w:szCs w:val="18"/>
        </w:rPr>
        <w:t>.</w:t>
      </w:r>
    </w:p>
    <w:p w14:paraId="7829150D" w14:textId="7887B549" w:rsidR="00CF3ECE" w:rsidRPr="00CF3ECE" w:rsidRDefault="00D000F8" w:rsidP="00636F83">
      <w:pPr>
        <w:numPr>
          <w:ilvl w:val="0"/>
          <w:numId w:val="8"/>
        </w:numPr>
        <w:contextualSpacing/>
        <w:rPr>
          <w:rFonts w:asciiTheme="minorHAnsi" w:eastAsia="Cambria" w:hAnsiTheme="minorHAnsi"/>
          <w:sz w:val="18"/>
          <w:szCs w:val="18"/>
        </w:rPr>
      </w:pPr>
      <w:r>
        <w:rPr>
          <w:rFonts w:asciiTheme="minorHAnsi" w:hAnsiTheme="minorHAnsi"/>
          <w:sz w:val="18"/>
          <w:szCs w:val="18"/>
        </w:rPr>
        <w:t>Project Scope</w:t>
      </w:r>
      <w:r w:rsidRPr="009C5721">
        <w:rPr>
          <w:rFonts w:asciiTheme="minorHAnsi" w:hAnsiTheme="minorHAnsi"/>
          <w:sz w:val="18"/>
          <w:szCs w:val="18"/>
        </w:rPr>
        <w:t>: This field is filled out automatically. It is referenced from the</w:t>
      </w:r>
      <w:r w:rsidRPr="00D2491C">
        <w:rPr>
          <w:rFonts w:asciiTheme="minorHAnsi" w:hAnsiTheme="minorHAnsi"/>
          <w:sz w:val="18"/>
          <w:szCs w:val="18"/>
        </w:rPr>
        <w:t xml:space="preserve"> </w:t>
      </w:r>
      <w:del w:id="163" w:author="Alhabibi, Haider@Energy" w:date="2022-02-14T16:50:00Z">
        <w:r w:rsidRPr="0083189F" w:rsidDel="00255013">
          <w:rPr>
            <w:rFonts w:asciiTheme="minorHAnsi" w:hAnsiTheme="minorHAnsi"/>
            <w:sz w:val="18"/>
            <w:szCs w:val="18"/>
          </w:rPr>
          <w:delText>CF1R</w:delText>
        </w:r>
      </w:del>
      <w:ins w:id="164" w:author="Alhabibi, Haider@Energy" w:date="2022-02-14T16:50:00Z">
        <w:r w:rsidR="00255013">
          <w:rPr>
            <w:rFonts w:asciiTheme="minorHAnsi" w:hAnsiTheme="minorHAnsi"/>
            <w:sz w:val="18"/>
            <w:szCs w:val="18"/>
          </w:rPr>
          <w:t>LMCC</w:t>
        </w:r>
      </w:ins>
      <w:r>
        <w:rPr>
          <w:rFonts w:asciiTheme="minorHAnsi" w:hAnsiTheme="minorHAnsi"/>
          <w:sz w:val="18"/>
          <w:szCs w:val="18"/>
        </w:rPr>
        <w:t>.</w:t>
      </w:r>
    </w:p>
    <w:p w14:paraId="7829150E" w14:textId="3022AB31" w:rsidR="00CF3ECE" w:rsidRPr="00CF3ECE" w:rsidRDefault="00495793" w:rsidP="00CF3ECE">
      <w:pPr>
        <w:pStyle w:val="ListParagraph"/>
        <w:numPr>
          <w:ilvl w:val="0"/>
          <w:numId w:val="21"/>
        </w:numPr>
        <w:rPr>
          <w:rFonts w:asciiTheme="minorHAnsi" w:hAnsiTheme="minorHAnsi"/>
          <w:sz w:val="18"/>
          <w:szCs w:val="18"/>
        </w:rPr>
      </w:pPr>
      <w:r w:rsidRPr="00495793">
        <w:rPr>
          <w:rFonts w:asciiTheme="minorHAnsi" w:hAnsiTheme="minorHAnsi"/>
          <w:sz w:val="18"/>
          <w:szCs w:val="18"/>
        </w:rPr>
        <w:t xml:space="preserve">If parent document is the </w:t>
      </w:r>
      <w:del w:id="165" w:author="Alhabibi, Haider@Energy" w:date="2022-02-14T16:50:00Z">
        <w:r w:rsidRPr="0083189F" w:rsidDel="00255013">
          <w:rPr>
            <w:rFonts w:asciiTheme="minorHAnsi" w:hAnsiTheme="minorHAnsi"/>
            <w:sz w:val="18"/>
            <w:szCs w:val="18"/>
          </w:rPr>
          <w:delText>CF1R</w:delText>
        </w:r>
      </w:del>
      <w:ins w:id="166" w:author="Alhabibi, Haider@Energy" w:date="2022-02-14T16:50:00Z">
        <w:r w:rsidR="00255013">
          <w:rPr>
            <w:rFonts w:asciiTheme="minorHAnsi" w:hAnsiTheme="minorHAnsi"/>
            <w:sz w:val="18"/>
            <w:szCs w:val="18"/>
          </w:rPr>
          <w:t>LMCC</w:t>
        </w:r>
      </w:ins>
      <w:r w:rsidRPr="0083189F">
        <w:rPr>
          <w:rFonts w:asciiTheme="minorHAnsi" w:hAnsiTheme="minorHAnsi"/>
          <w:sz w:val="18"/>
          <w:szCs w:val="18"/>
        </w:rPr>
        <w:t>-PRF-01</w:t>
      </w:r>
      <w:r w:rsidRPr="00495793">
        <w:rPr>
          <w:rFonts w:asciiTheme="minorHAnsi" w:hAnsiTheme="minorHAnsi"/>
          <w:sz w:val="18"/>
          <w:szCs w:val="18"/>
        </w:rPr>
        <w:t xml:space="preserve">, values are </w:t>
      </w:r>
      <w:r w:rsidR="00CF3ECE">
        <w:rPr>
          <w:rFonts w:asciiTheme="minorHAnsi" w:hAnsiTheme="minorHAnsi"/>
          <w:sz w:val="18"/>
          <w:szCs w:val="18"/>
        </w:rPr>
        <w:t>“</w:t>
      </w:r>
      <w:r w:rsidR="00CF3ECE" w:rsidRPr="00CF3ECE">
        <w:rPr>
          <w:rFonts w:asciiTheme="minorHAnsi" w:hAnsiTheme="minorHAnsi"/>
          <w:sz w:val="18"/>
          <w:szCs w:val="18"/>
        </w:rPr>
        <w:t>Newly Constructed</w:t>
      </w:r>
      <w:r w:rsidR="00CF3ECE">
        <w:rPr>
          <w:rFonts w:asciiTheme="minorHAnsi" w:hAnsiTheme="minorHAnsi"/>
          <w:sz w:val="18"/>
          <w:szCs w:val="18"/>
        </w:rPr>
        <w:t>”</w:t>
      </w:r>
      <w:r w:rsidR="00CF3ECE" w:rsidRPr="00CF3ECE">
        <w:rPr>
          <w:rFonts w:asciiTheme="minorHAnsi" w:hAnsiTheme="minorHAnsi"/>
          <w:sz w:val="18"/>
          <w:szCs w:val="18"/>
        </w:rPr>
        <w:t xml:space="preserve">, </w:t>
      </w:r>
      <w:r w:rsidR="00CF3ECE">
        <w:rPr>
          <w:rFonts w:asciiTheme="minorHAnsi" w:hAnsiTheme="minorHAnsi"/>
          <w:sz w:val="18"/>
          <w:szCs w:val="18"/>
        </w:rPr>
        <w:t>“</w:t>
      </w:r>
      <w:r w:rsidR="00CF3ECE" w:rsidRPr="00CF3ECE">
        <w:rPr>
          <w:rFonts w:asciiTheme="minorHAnsi" w:hAnsiTheme="minorHAnsi"/>
          <w:sz w:val="18"/>
          <w:szCs w:val="18"/>
        </w:rPr>
        <w:t>Newly Constructed (Addition Alone)</w:t>
      </w:r>
      <w:r w:rsidR="00CF3ECE">
        <w:rPr>
          <w:rFonts w:asciiTheme="minorHAnsi" w:hAnsiTheme="minorHAnsi"/>
          <w:sz w:val="18"/>
          <w:szCs w:val="18"/>
        </w:rPr>
        <w:t>”</w:t>
      </w:r>
      <w:r w:rsidR="00CF3ECE" w:rsidRPr="00CF3ECE">
        <w:rPr>
          <w:rFonts w:asciiTheme="minorHAnsi" w:hAnsiTheme="minorHAnsi"/>
          <w:sz w:val="18"/>
          <w:szCs w:val="18"/>
        </w:rPr>
        <w:t xml:space="preserve"> and</w:t>
      </w:r>
      <w:r w:rsidR="00CF3ECE">
        <w:rPr>
          <w:rFonts w:asciiTheme="minorHAnsi" w:hAnsiTheme="minorHAnsi"/>
          <w:sz w:val="18"/>
          <w:szCs w:val="18"/>
        </w:rPr>
        <w:t xml:space="preserve"> “</w:t>
      </w:r>
      <w:r w:rsidR="00CF3ECE" w:rsidRPr="00CF3ECE">
        <w:rPr>
          <w:rFonts w:asciiTheme="minorHAnsi" w:hAnsiTheme="minorHAnsi"/>
          <w:sz w:val="18"/>
          <w:szCs w:val="18"/>
        </w:rPr>
        <w:t>Addition and /or Alteration</w:t>
      </w:r>
      <w:r w:rsidR="00CF3ECE">
        <w:rPr>
          <w:rFonts w:asciiTheme="minorHAnsi" w:hAnsiTheme="minorHAnsi"/>
          <w:sz w:val="18"/>
          <w:szCs w:val="18"/>
        </w:rPr>
        <w:t>”</w:t>
      </w:r>
    </w:p>
    <w:p w14:paraId="7829150F" w14:textId="77777777" w:rsidR="00CF3ECE" w:rsidRPr="00CF3ECE" w:rsidRDefault="00CF3ECE" w:rsidP="00CF3ECE">
      <w:pPr>
        <w:pStyle w:val="ListParagraph"/>
        <w:numPr>
          <w:ilvl w:val="0"/>
          <w:numId w:val="21"/>
        </w:numPr>
        <w:rPr>
          <w:rFonts w:asciiTheme="minorHAnsi" w:hAnsiTheme="minorHAnsi"/>
          <w:sz w:val="18"/>
          <w:szCs w:val="18"/>
        </w:rPr>
      </w:pPr>
      <w:r>
        <w:rPr>
          <w:rFonts w:asciiTheme="minorHAnsi" w:hAnsiTheme="minorHAnsi"/>
          <w:sz w:val="18"/>
          <w:szCs w:val="18"/>
        </w:rPr>
        <w:t>I</w:t>
      </w:r>
      <w:r w:rsidRPr="00CF3ECE">
        <w:rPr>
          <w:rFonts w:asciiTheme="minorHAnsi" w:hAnsiTheme="minorHAnsi"/>
          <w:sz w:val="18"/>
          <w:szCs w:val="18"/>
        </w:rPr>
        <w:t xml:space="preserve">f parent document is </w:t>
      </w:r>
      <w:r w:rsidRPr="0083189F">
        <w:rPr>
          <w:rFonts w:asciiTheme="minorHAnsi" w:hAnsiTheme="minorHAnsi"/>
          <w:sz w:val="18"/>
          <w:szCs w:val="18"/>
        </w:rPr>
        <w:t>CF1R-NCB-01</w:t>
      </w:r>
      <w:r w:rsidRPr="00CF3ECE">
        <w:rPr>
          <w:rFonts w:asciiTheme="minorHAnsi" w:hAnsiTheme="minorHAnsi"/>
          <w:sz w:val="18"/>
          <w:szCs w:val="18"/>
        </w:rPr>
        <w:t xml:space="preserve">, </w:t>
      </w:r>
      <w:r>
        <w:rPr>
          <w:rFonts w:asciiTheme="minorHAnsi" w:hAnsiTheme="minorHAnsi"/>
          <w:sz w:val="18"/>
          <w:szCs w:val="18"/>
        </w:rPr>
        <w:t>values are “</w:t>
      </w:r>
      <w:r w:rsidRPr="00CF3ECE">
        <w:rPr>
          <w:rFonts w:asciiTheme="minorHAnsi" w:hAnsiTheme="minorHAnsi"/>
          <w:sz w:val="18"/>
          <w:szCs w:val="18"/>
        </w:rPr>
        <w:t>Newly Constructed</w:t>
      </w:r>
      <w:r>
        <w:rPr>
          <w:rFonts w:asciiTheme="minorHAnsi" w:hAnsiTheme="minorHAnsi"/>
          <w:sz w:val="18"/>
          <w:szCs w:val="18"/>
        </w:rPr>
        <w:t>”</w:t>
      </w:r>
      <w:r w:rsidRPr="00CF3ECE">
        <w:rPr>
          <w:rFonts w:asciiTheme="minorHAnsi" w:hAnsiTheme="minorHAnsi"/>
          <w:sz w:val="18"/>
          <w:szCs w:val="18"/>
        </w:rPr>
        <w:t xml:space="preserve"> and </w:t>
      </w:r>
      <w:r>
        <w:rPr>
          <w:rFonts w:asciiTheme="minorHAnsi" w:hAnsiTheme="minorHAnsi"/>
          <w:sz w:val="18"/>
          <w:szCs w:val="18"/>
        </w:rPr>
        <w:t>“</w:t>
      </w:r>
      <w:r w:rsidRPr="00CF3ECE">
        <w:rPr>
          <w:rFonts w:asciiTheme="minorHAnsi" w:hAnsiTheme="minorHAnsi"/>
          <w:sz w:val="18"/>
          <w:szCs w:val="18"/>
        </w:rPr>
        <w:t>Newly Constructed (Addition Alone)</w:t>
      </w:r>
      <w:r>
        <w:rPr>
          <w:rFonts w:asciiTheme="minorHAnsi" w:hAnsiTheme="minorHAnsi"/>
          <w:sz w:val="18"/>
          <w:szCs w:val="18"/>
        </w:rPr>
        <w:t>”</w:t>
      </w:r>
    </w:p>
    <w:p w14:paraId="78291510" w14:textId="1A47270F" w:rsidR="00AE10C0" w:rsidRDefault="00CF3ECE">
      <w:pPr>
        <w:pStyle w:val="ListParagraph"/>
        <w:numPr>
          <w:ilvl w:val="0"/>
          <w:numId w:val="21"/>
        </w:numPr>
        <w:rPr>
          <w:rFonts w:asciiTheme="minorHAnsi" w:eastAsia="Cambria" w:hAnsiTheme="minorHAnsi"/>
          <w:sz w:val="18"/>
          <w:szCs w:val="18"/>
        </w:rPr>
      </w:pPr>
      <w:r>
        <w:rPr>
          <w:rFonts w:asciiTheme="minorHAnsi" w:hAnsiTheme="minorHAnsi"/>
          <w:sz w:val="18"/>
          <w:szCs w:val="18"/>
        </w:rPr>
        <w:t>I</w:t>
      </w:r>
      <w:r w:rsidRPr="00CF3ECE">
        <w:rPr>
          <w:rFonts w:asciiTheme="minorHAnsi" w:hAnsiTheme="minorHAnsi"/>
          <w:sz w:val="18"/>
          <w:szCs w:val="18"/>
        </w:rPr>
        <w:t xml:space="preserve">f parent document is </w:t>
      </w:r>
      <w:r w:rsidRPr="0083189F">
        <w:rPr>
          <w:rFonts w:asciiTheme="minorHAnsi" w:hAnsiTheme="minorHAnsi"/>
          <w:sz w:val="18"/>
          <w:szCs w:val="18"/>
        </w:rPr>
        <w:t>CF1R-ADD-01</w:t>
      </w:r>
      <w:r w:rsidRPr="00CF3ECE">
        <w:rPr>
          <w:rFonts w:asciiTheme="minorHAnsi" w:hAnsiTheme="minorHAnsi"/>
          <w:sz w:val="18"/>
          <w:szCs w:val="18"/>
        </w:rPr>
        <w:t xml:space="preserve">, </w:t>
      </w:r>
      <w:r>
        <w:rPr>
          <w:rFonts w:asciiTheme="minorHAnsi" w:hAnsiTheme="minorHAnsi"/>
          <w:sz w:val="18"/>
          <w:szCs w:val="18"/>
        </w:rPr>
        <w:t>values are “</w:t>
      </w:r>
      <w:r w:rsidRPr="00CF3ECE">
        <w:rPr>
          <w:rFonts w:asciiTheme="minorHAnsi" w:hAnsiTheme="minorHAnsi"/>
          <w:sz w:val="18"/>
          <w:szCs w:val="18"/>
        </w:rPr>
        <w:t>ADU Addition &lt; 300 ft</w:t>
      </w:r>
      <w:r w:rsidRPr="00B54159">
        <w:rPr>
          <w:rFonts w:asciiTheme="minorHAnsi" w:hAnsiTheme="minorHAnsi"/>
          <w:sz w:val="18"/>
          <w:szCs w:val="18"/>
          <w:vertAlign w:val="superscript"/>
        </w:rPr>
        <w:t>2</w:t>
      </w:r>
      <w:r>
        <w:rPr>
          <w:rFonts w:asciiTheme="minorHAnsi" w:hAnsiTheme="minorHAnsi"/>
          <w:sz w:val="18"/>
          <w:szCs w:val="18"/>
        </w:rPr>
        <w:t>”</w:t>
      </w:r>
      <w:r w:rsidRPr="00CF3ECE">
        <w:rPr>
          <w:rFonts w:asciiTheme="minorHAnsi" w:hAnsiTheme="minorHAnsi"/>
          <w:sz w:val="18"/>
          <w:szCs w:val="18"/>
        </w:rPr>
        <w:t>,</w:t>
      </w:r>
      <w:r>
        <w:rPr>
          <w:rFonts w:asciiTheme="minorHAnsi" w:hAnsiTheme="minorHAnsi"/>
          <w:sz w:val="18"/>
          <w:szCs w:val="18"/>
        </w:rPr>
        <w:t>”</w:t>
      </w:r>
      <w:r w:rsidRPr="00CF3ECE">
        <w:rPr>
          <w:rFonts w:asciiTheme="minorHAnsi" w:hAnsiTheme="minorHAnsi"/>
          <w:sz w:val="18"/>
          <w:szCs w:val="18"/>
        </w:rPr>
        <w:t xml:space="preserve"> ADU Addition &gt; 300 to &lt; 400 ft</w:t>
      </w:r>
      <w:r w:rsidR="00B54159" w:rsidRPr="00B54159">
        <w:rPr>
          <w:rFonts w:asciiTheme="minorHAnsi" w:hAnsiTheme="minorHAnsi"/>
          <w:sz w:val="18"/>
          <w:szCs w:val="18"/>
          <w:vertAlign w:val="superscript"/>
        </w:rPr>
        <w:t>2</w:t>
      </w:r>
      <w:r>
        <w:rPr>
          <w:rFonts w:asciiTheme="minorHAnsi" w:hAnsiTheme="minorHAnsi"/>
          <w:sz w:val="18"/>
          <w:szCs w:val="18"/>
        </w:rPr>
        <w:t>”</w:t>
      </w:r>
      <w:r w:rsidRPr="00CF3ECE">
        <w:rPr>
          <w:rFonts w:asciiTheme="minorHAnsi" w:hAnsiTheme="minorHAnsi"/>
          <w:sz w:val="18"/>
          <w:szCs w:val="18"/>
        </w:rPr>
        <w:t>,</w:t>
      </w:r>
      <w:r>
        <w:rPr>
          <w:rFonts w:asciiTheme="minorHAnsi" w:hAnsiTheme="minorHAnsi"/>
          <w:sz w:val="18"/>
          <w:szCs w:val="18"/>
        </w:rPr>
        <w:t>”</w:t>
      </w:r>
      <w:r w:rsidRPr="00CF3ECE">
        <w:rPr>
          <w:rFonts w:asciiTheme="minorHAnsi" w:hAnsiTheme="minorHAnsi"/>
          <w:sz w:val="18"/>
          <w:szCs w:val="18"/>
        </w:rPr>
        <w:t xml:space="preserve"> ADU Addition &gt; 400 to &lt; 700 ft</w:t>
      </w:r>
      <w:r w:rsidR="00B54159" w:rsidRPr="00B54159">
        <w:rPr>
          <w:rFonts w:asciiTheme="minorHAnsi" w:hAnsiTheme="minorHAnsi"/>
          <w:sz w:val="18"/>
          <w:szCs w:val="18"/>
          <w:vertAlign w:val="superscript"/>
        </w:rPr>
        <w:t>2</w:t>
      </w:r>
      <w:r>
        <w:rPr>
          <w:rFonts w:asciiTheme="minorHAnsi" w:hAnsiTheme="minorHAnsi"/>
          <w:sz w:val="18"/>
          <w:szCs w:val="18"/>
        </w:rPr>
        <w:t xml:space="preserve">” </w:t>
      </w:r>
      <w:r w:rsidRPr="00CF3ECE">
        <w:rPr>
          <w:rFonts w:asciiTheme="minorHAnsi" w:hAnsiTheme="minorHAnsi"/>
          <w:sz w:val="18"/>
          <w:szCs w:val="18"/>
        </w:rPr>
        <w:t xml:space="preserve">and </w:t>
      </w:r>
      <w:r>
        <w:rPr>
          <w:rFonts w:asciiTheme="minorHAnsi" w:hAnsiTheme="minorHAnsi"/>
          <w:sz w:val="18"/>
          <w:szCs w:val="18"/>
        </w:rPr>
        <w:t>“</w:t>
      </w:r>
      <w:r w:rsidRPr="00CF3ECE">
        <w:rPr>
          <w:rFonts w:asciiTheme="minorHAnsi" w:hAnsiTheme="minorHAnsi"/>
          <w:sz w:val="18"/>
          <w:szCs w:val="18"/>
        </w:rPr>
        <w:t>ADU Addition &gt; 700 to &lt; 1000 ft</w:t>
      </w:r>
      <w:r w:rsidRPr="00452446">
        <w:rPr>
          <w:rFonts w:asciiTheme="minorHAnsi" w:hAnsiTheme="minorHAnsi"/>
          <w:sz w:val="18"/>
          <w:szCs w:val="18"/>
          <w:vertAlign w:val="superscript"/>
        </w:rPr>
        <w:t>2</w:t>
      </w:r>
      <w:r>
        <w:rPr>
          <w:rFonts w:asciiTheme="minorHAnsi" w:hAnsiTheme="minorHAnsi"/>
          <w:sz w:val="18"/>
          <w:szCs w:val="18"/>
        </w:rPr>
        <w:t>”</w:t>
      </w:r>
      <w:r w:rsidR="00495793" w:rsidRPr="00495793">
        <w:rPr>
          <w:rFonts w:asciiTheme="minorHAnsi" w:hAnsiTheme="minorHAnsi"/>
          <w:sz w:val="18"/>
          <w:szCs w:val="18"/>
        </w:rPr>
        <w:t>.</w:t>
      </w:r>
    </w:p>
    <w:p w14:paraId="78291511" w14:textId="7B4D34BC" w:rsidR="00636F83" w:rsidRPr="00DE1FB9" w:rsidRDefault="004354D4" w:rsidP="00636F83">
      <w:pPr>
        <w:numPr>
          <w:ilvl w:val="0"/>
          <w:numId w:val="8"/>
        </w:numPr>
        <w:contextualSpacing/>
        <w:rPr>
          <w:rFonts w:asciiTheme="minorHAnsi" w:eastAsia="Cambria" w:hAnsiTheme="minorHAnsi"/>
          <w:sz w:val="18"/>
          <w:szCs w:val="18"/>
        </w:rPr>
      </w:pPr>
      <w:r>
        <w:rPr>
          <w:rFonts w:asciiTheme="minorHAnsi" w:hAnsiTheme="minorHAnsi"/>
          <w:sz w:val="18"/>
          <w:szCs w:val="18"/>
        </w:rPr>
        <w:t xml:space="preserve">Total </w:t>
      </w:r>
      <w:r w:rsidRPr="00F5715E">
        <w:rPr>
          <w:rFonts w:asciiTheme="minorHAnsi" w:hAnsiTheme="minorHAnsi"/>
          <w:sz w:val="18"/>
          <w:szCs w:val="18"/>
        </w:rPr>
        <w:t xml:space="preserve">Conditioned </w:t>
      </w:r>
      <w:r>
        <w:rPr>
          <w:rFonts w:asciiTheme="minorHAnsi" w:hAnsiTheme="minorHAnsi"/>
          <w:sz w:val="18"/>
          <w:szCs w:val="18"/>
        </w:rPr>
        <w:t>F</w:t>
      </w:r>
      <w:r w:rsidRPr="00F5715E">
        <w:rPr>
          <w:rFonts w:asciiTheme="minorHAnsi" w:hAnsiTheme="minorHAnsi"/>
          <w:sz w:val="18"/>
          <w:szCs w:val="18"/>
        </w:rPr>
        <w:t xml:space="preserve">loor </w:t>
      </w:r>
      <w:r>
        <w:rPr>
          <w:rFonts w:asciiTheme="minorHAnsi" w:hAnsiTheme="minorHAnsi"/>
          <w:sz w:val="18"/>
          <w:szCs w:val="18"/>
        </w:rPr>
        <w:t>A</w:t>
      </w:r>
      <w:r w:rsidRPr="00F5715E">
        <w:rPr>
          <w:rFonts w:asciiTheme="minorHAnsi" w:hAnsiTheme="minorHAnsi"/>
          <w:sz w:val="18"/>
          <w:szCs w:val="18"/>
        </w:rPr>
        <w:t xml:space="preserve">rea of </w:t>
      </w:r>
      <w:r>
        <w:rPr>
          <w:rFonts w:asciiTheme="minorHAnsi" w:hAnsiTheme="minorHAnsi"/>
          <w:sz w:val="18"/>
          <w:szCs w:val="18"/>
        </w:rPr>
        <w:t>D</w:t>
      </w:r>
      <w:r w:rsidRPr="00F5715E">
        <w:rPr>
          <w:rFonts w:asciiTheme="minorHAnsi" w:hAnsiTheme="minorHAnsi"/>
          <w:sz w:val="18"/>
          <w:szCs w:val="18"/>
        </w:rPr>
        <w:t xml:space="preserve">welling </w:t>
      </w:r>
      <w:r>
        <w:rPr>
          <w:rFonts w:asciiTheme="minorHAnsi" w:hAnsiTheme="minorHAnsi"/>
          <w:sz w:val="18"/>
          <w:szCs w:val="18"/>
        </w:rPr>
        <w:t>U</w:t>
      </w:r>
      <w:r w:rsidRPr="00F5715E">
        <w:rPr>
          <w:rFonts w:asciiTheme="minorHAnsi" w:hAnsiTheme="minorHAnsi"/>
          <w:sz w:val="18"/>
          <w:szCs w:val="18"/>
        </w:rPr>
        <w:t>nit</w:t>
      </w:r>
      <w:r>
        <w:rPr>
          <w:rFonts w:asciiTheme="minorHAnsi" w:hAnsiTheme="minorHAnsi"/>
          <w:sz w:val="18"/>
          <w:szCs w:val="18"/>
        </w:rPr>
        <w:t xml:space="preserve">: </w:t>
      </w:r>
      <w:r w:rsidRPr="009C5721">
        <w:rPr>
          <w:rFonts w:asciiTheme="minorHAnsi" w:hAnsiTheme="minorHAnsi"/>
          <w:sz w:val="18"/>
          <w:szCs w:val="18"/>
        </w:rPr>
        <w:t xml:space="preserve">This field is filled out automatically. It is referenced from the </w:t>
      </w:r>
      <w:del w:id="167" w:author="Alhabibi, Haider@Energy" w:date="2022-02-14T16:53:00Z">
        <w:r w:rsidRPr="0083189F" w:rsidDel="00255013">
          <w:rPr>
            <w:rFonts w:asciiTheme="minorHAnsi" w:hAnsiTheme="minorHAnsi"/>
            <w:sz w:val="18"/>
            <w:szCs w:val="18"/>
          </w:rPr>
          <w:delText>CF2R</w:delText>
        </w:r>
      </w:del>
      <w:ins w:id="168" w:author="Alhabibi, Haider@Energy" w:date="2022-02-14T16:53:00Z">
        <w:r w:rsidR="00255013">
          <w:rPr>
            <w:rFonts w:asciiTheme="minorHAnsi" w:hAnsiTheme="minorHAnsi"/>
            <w:sz w:val="18"/>
            <w:szCs w:val="18"/>
          </w:rPr>
          <w:t>LMCI</w:t>
        </w:r>
      </w:ins>
      <w:r w:rsidRPr="0083189F">
        <w:rPr>
          <w:rFonts w:asciiTheme="minorHAnsi" w:hAnsiTheme="minorHAnsi"/>
          <w:sz w:val="18"/>
          <w:szCs w:val="18"/>
        </w:rPr>
        <w:t>-MCH-01</w:t>
      </w:r>
      <w:r>
        <w:rPr>
          <w:rFonts w:asciiTheme="minorHAnsi" w:hAnsiTheme="minorHAnsi"/>
          <w:sz w:val="18"/>
          <w:szCs w:val="18"/>
        </w:rPr>
        <w:t>.</w:t>
      </w:r>
      <w:r w:rsidRPr="00D2491C" w:rsidDel="00D32EB3">
        <w:rPr>
          <w:rFonts w:asciiTheme="minorHAnsi" w:hAnsiTheme="minorHAnsi"/>
          <w:sz w:val="18"/>
          <w:szCs w:val="18"/>
        </w:rPr>
        <w:t xml:space="preserve"> </w:t>
      </w:r>
    </w:p>
    <w:p w14:paraId="78291512" w14:textId="06C30A49" w:rsidR="00636F83" w:rsidRPr="00DE1FB9" w:rsidRDefault="0069465C" w:rsidP="00636F83">
      <w:pPr>
        <w:numPr>
          <w:ilvl w:val="0"/>
          <w:numId w:val="8"/>
        </w:numPr>
        <w:contextualSpacing/>
        <w:rPr>
          <w:rFonts w:asciiTheme="minorHAnsi" w:eastAsia="Cambria" w:hAnsiTheme="minorHAnsi"/>
          <w:sz w:val="18"/>
          <w:szCs w:val="18"/>
        </w:rPr>
      </w:pPr>
      <w:r>
        <w:rPr>
          <w:rFonts w:asciiTheme="minorHAnsi" w:hAnsiTheme="minorHAnsi"/>
          <w:sz w:val="18"/>
          <w:szCs w:val="18"/>
        </w:rPr>
        <w:t xml:space="preserve">Number of Bedrooms in Dwelling Unit: </w:t>
      </w:r>
      <w:r w:rsidRPr="009C5721">
        <w:rPr>
          <w:rFonts w:asciiTheme="minorHAnsi" w:hAnsiTheme="minorHAnsi"/>
          <w:sz w:val="18"/>
          <w:szCs w:val="18"/>
        </w:rPr>
        <w:t xml:space="preserve">This field is filled out automatically. It is referenced from the </w:t>
      </w:r>
      <w:del w:id="169" w:author="Alhabibi, Haider@Energy" w:date="2022-02-14T16:53:00Z">
        <w:r w:rsidRPr="009C5721" w:rsidDel="00255013">
          <w:rPr>
            <w:rFonts w:asciiTheme="minorHAnsi" w:hAnsiTheme="minorHAnsi"/>
            <w:sz w:val="18"/>
            <w:szCs w:val="18"/>
          </w:rPr>
          <w:delText>CF2R</w:delText>
        </w:r>
      </w:del>
      <w:ins w:id="170" w:author="Alhabibi, Haider@Energy" w:date="2022-02-14T16:53:00Z">
        <w:r w:rsidR="00255013">
          <w:rPr>
            <w:rFonts w:asciiTheme="minorHAnsi" w:hAnsiTheme="minorHAnsi"/>
            <w:sz w:val="18"/>
            <w:szCs w:val="18"/>
          </w:rPr>
          <w:t>LMCI</w:t>
        </w:r>
      </w:ins>
      <w:r w:rsidRPr="009C5721">
        <w:rPr>
          <w:rFonts w:asciiTheme="minorHAnsi" w:hAnsiTheme="minorHAnsi"/>
          <w:sz w:val="18"/>
          <w:szCs w:val="18"/>
        </w:rPr>
        <w:t>-MCH-01</w:t>
      </w:r>
      <w:r>
        <w:rPr>
          <w:rFonts w:asciiTheme="minorHAnsi" w:hAnsiTheme="minorHAnsi"/>
          <w:sz w:val="18"/>
          <w:szCs w:val="18"/>
        </w:rPr>
        <w:t>.</w:t>
      </w:r>
    </w:p>
    <w:p w14:paraId="78291524" w14:textId="77777777" w:rsidR="00CE3C37" w:rsidRDefault="00CE3C37" w:rsidP="00CE3C37">
      <w:pPr>
        <w:numPr>
          <w:ilvl w:val="0"/>
          <w:numId w:val="8"/>
        </w:numPr>
        <w:contextualSpacing/>
        <w:rPr>
          <w:rFonts w:asciiTheme="minorHAnsi" w:eastAsia="Cambria" w:hAnsiTheme="minorHAnsi"/>
          <w:sz w:val="18"/>
          <w:szCs w:val="18"/>
        </w:rPr>
      </w:pPr>
      <w:r>
        <w:rPr>
          <w:rFonts w:asciiTheme="minorHAnsi" w:eastAsia="Cambria" w:hAnsiTheme="minorHAnsi"/>
          <w:sz w:val="18"/>
          <w:szCs w:val="18"/>
        </w:rPr>
        <w:t>Ventilation system Type: This may be filled out automatically or be user input.</w:t>
      </w:r>
    </w:p>
    <w:p w14:paraId="78291525" w14:textId="1665C6EE" w:rsidR="00CE3C37" w:rsidRPr="00CE3C37" w:rsidRDefault="00CE3C37" w:rsidP="00CE3C37">
      <w:pPr>
        <w:pStyle w:val="ListParagraph"/>
        <w:numPr>
          <w:ilvl w:val="0"/>
          <w:numId w:val="23"/>
        </w:numPr>
        <w:rPr>
          <w:rFonts w:asciiTheme="minorHAnsi" w:eastAsia="Cambria" w:hAnsiTheme="minorHAnsi"/>
          <w:sz w:val="18"/>
          <w:szCs w:val="18"/>
        </w:rPr>
      </w:pPr>
      <w:r w:rsidRPr="009C5721">
        <w:rPr>
          <w:rFonts w:asciiTheme="minorHAnsi" w:hAnsiTheme="minorHAnsi"/>
          <w:sz w:val="18"/>
          <w:szCs w:val="18"/>
        </w:rPr>
        <w:t xml:space="preserve">If parent document is the </w:t>
      </w:r>
      <w:del w:id="171" w:author="Alhabibi, Haider@Energy" w:date="2022-02-14T16:51:00Z">
        <w:r w:rsidRPr="0083189F" w:rsidDel="00255013">
          <w:rPr>
            <w:rFonts w:asciiTheme="minorHAnsi" w:hAnsiTheme="minorHAnsi"/>
            <w:sz w:val="18"/>
            <w:szCs w:val="18"/>
          </w:rPr>
          <w:delText>CF1R</w:delText>
        </w:r>
      </w:del>
      <w:ins w:id="172" w:author="Alhabibi, Haider@Energy" w:date="2022-02-14T16:51:00Z">
        <w:r w:rsidR="00255013">
          <w:rPr>
            <w:rFonts w:asciiTheme="minorHAnsi" w:hAnsiTheme="minorHAnsi"/>
            <w:sz w:val="18"/>
            <w:szCs w:val="18"/>
          </w:rPr>
          <w:t>LMCC</w:t>
        </w:r>
      </w:ins>
      <w:r w:rsidRPr="0083189F">
        <w:rPr>
          <w:rFonts w:asciiTheme="minorHAnsi" w:hAnsiTheme="minorHAnsi"/>
          <w:sz w:val="18"/>
          <w:szCs w:val="18"/>
        </w:rPr>
        <w:t>-PRF-01</w:t>
      </w:r>
      <w:r>
        <w:rPr>
          <w:rFonts w:asciiTheme="minorHAnsi" w:hAnsiTheme="minorHAnsi"/>
          <w:sz w:val="18"/>
          <w:szCs w:val="18"/>
        </w:rPr>
        <w:t>, the value will be filled out automatically.</w:t>
      </w:r>
    </w:p>
    <w:p w14:paraId="78291526" w14:textId="77777777" w:rsidR="00CE3C37" w:rsidRPr="003E1B97" w:rsidRDefault="001C61BF" w:rsidP="00CE3C37">
      <w:pPr>
        <w:pStyle w:val="ListParagraph"/>
        <w:numPr>
          <w:ilvl w:val="0"/>
          <w:numId w:val="23"/>
        </w:numPr>
        <w:rPr>
          <w:rFonts w:asciiTheme="minorHAnsi" w:eastAsia="Cambria" w:hAnsiTheme="minorHAnsi"/>
          <w:sz w:val="18"/>
          <w:szCs w:val="18"/>
        </w:rPr>
      </w:pPr>
      <w:r>
        <w:rPr>
          <w:rFonts w:asciiTheme="minorHAnsi" w:hAnsiTheme="minorHAnsi"/>
          <w:sz w:val="18"/>
          <w:szCs w:val="18"/>
        </w:rPr>
        <w:t>If b</w:t>
      </w:r>
      <w:r w:rsidR="00CE3C37">
        <w:rPr>
          <w:rFonts w:asciiTheme="minorHAnsi" w:hAnsiTheme="minorHAnsi"/>
          <w:sz w:val="18"/>
          <w:szCs w:val="18"/>
        </w:rPr>
        <w:t>uilding type is equal to Non-dwelling unit, an N/A value will be filled out automatically.</w:t>
      </w:r>
    </w:p>
    <w:p w14:paraId="78291527" w14:textId="77777777" w:rsidR="00CE3C37" w:rsidRPr="00E32596" w:rsidRDefault="00CE3C37" w:rsidP="00CE3C37">
      <w:pPr>
        <w:pStyle w:val="ListParagraph"/>
        <w:numPr>
          <w:ilvl w:val="0"/>
          <w:numId w:val="23"/>
        </w:numPr>
        <w:rPr>
          <w:rFonts w:asciiTheme="minorHAnsi" w:eastAsia="Cambria" w:hAnsiTheme="minorHAnsi"/>
          <w:sz w:val="18"/>
          <w:szCs w:val="18"/>
        </w:rPr>
      </w:pPr>
      <w:r w:rsidRPr="00CE3C37">
        <w:rPr>
          <w:rFonts w:asciiTheme="minorHAnsi" w:hAnsiTheme="minorHAnsi"/>
          <w:sz w:val="18"/>
          <w:szCs w:val="18"/>
        </w:rPr>
        <w:t xml:space="preserve">If parent document is the </w:t>
      </w:r>
      <w:r w:rsidRPr="0083189F">
        <w:rPr>
          <w:rFonts w:asciiTheme="minorHAnsi" w:hAnsiTheme="minorHAnsi"/>
          <w:sz w:val="18"/>
          <w:szCs w:val="18"/>
        </w:rPr>
        <w:t>CF1R-NCB</w:t>
      </w:r>
      <w:r w:rsidRPr="00CE3C37">
        <w:rPr>
          <w:rFonts w:asciiTheme="minorHAnsi" w:hAnsiTheme="minorHAnsi"/>
          <w:sz w:val="18"/>
          <w:szCs w:val="18"/>
        </w:rPr>
        <w:t xml:space="preserve"> or </w:t>
      </w:r>
      <w:r w:rsidRPr="0083189F">
        <w:rPr>
          <w:rFonts w:asciiTheme="minorHAnsi" w:hAnsiTheme="minorHAnsi"/>
          <w:sz w:val="18"/>
          <w:szCs w:val="18"/>
        </w:rPr>
        <w:t>CF1R-ADD</w:t>
      </w:r>
      <w:r w:rsidRPr="00CE3C37">
        <w:rPr>
          <w:rFonts w:asciiTheme="minorHAnsi" w:hAnsiTheme="minorHAnsi"/>
          <w:sz w:val="18"/>
          <w:szCs w:val="18"/>
        </w:rPr>
        <w:t xml:space="preserve">, user selects from list of </w:t>
      </w:r>
      <w:r w:rsidRPr="00CE3C37">
        <w:rPr>
          <w:rFonts w:asciiTheme="minorHAnsi" w:hAnsiTheme="minorHAnsi" w:cstheme="minorHAnsi"/>
          <w:sz w:val="18"/>
          <w:szCs w:val="18"/>
        </w:rPr>
        <w:t xml:space="preserve">Supply, Exhaust, </w:t>
      </w:r>
      <w:r w:rsidR="00802732" w:rsidRPr="00802732">
        <w:rPr>
          <w:rFonts w:asciiTheme="minorHAnsi" w:hAnsiTheme="minorHAnsi" w:cstheme="minorHAnsi"/>
          <w:sz w:val="18"/>
          <w:szCs w:val="18"/>
        </w:rPr>
        <w:t>Balanced, Balanced – ERV, Balanced – HRV, Central Fan Integrated (CFI), Central Ventilation System – Supply</w:t>
      </w:r>
      <w:r w:rsidR="001C61BF">
        <w:rPr>
          <w:rFonts w:asciiTheme="minorHAnsi" w:hAnsiTheme="minorHAnsi" w:cstheme="minorHAnsi"/>
          <w:sz w:val="18"/>
          <w:szCs w:val="18"/>
        </w:rPr>
        <w:t xml:space="preserve"> and </w:t>
      </w:r>
      <w:r w:rsidR="00802732" w:rsidRPr="00802732">
        <w:rPr>
          <w:rFonts w:asciiTheme="minorHAnsi" w:hAnsiTheme="minorHAnsi" w:cstheme="minorHAnsi"/>
          <w:sz w:val="18"/>
          <w:szCs w:val="18"/>
        </w:rPr>
        <w:t>Central Ventilation System – Exhaust and Central Ventilation System Balanced</w:t>
      </w:r>
      <w:r w:rsidRPr="00E32596">
        <w:rPr>
          <w:rFonts w:asciiTheme="minorHAnsi" w:hAnsiTheme="minorHAnsi"/>
          <w:sz w:val="18"/>
          <w:szCs w:val="18"/>
        </w:rPr>
        <w:t xml:space="preserve">. </w:t>
      </w:r>
    </w:p>
    <w:p w14:paraId="7829152C" w14:textId="77777777" w:rsidR="00CE3C37" w:rsidRPr="00E32596" w:rsidRDefault="00802732" w:rsidP="00CE3C37">
      <w:pPr>
        <w:numPr>
          <w:ilvl w:val="0"/>
          <w:numId w:val="8"/>
        </w:numPr>
        <w:contextualSpacing/>
        <w:rPr>
          <w:rFonts w:asciiTheme="minorHAnsi" w:eastAsia="Cambria" w:hAnsiTheme="minorHAnsi"/>
          <w:sz w:val="18"/>
          <w:szCs w:val="18"/>
        </w:rPr>
      </w:pPr>
      <w:r>
        <w:rPr>
          <w:rFonts w:asciiTheme="minorHAnsi" w:eastAsia="Cambria" w:hAnsiTheme="minorHAnsi"/>
          <w:sz w:val="18"/>
          <w:szCs w:val="18"/>
        </w:rPr>
        <w:t>Ventilation operation schedule: This may be filled out automatically or be user input.</w:t>
      </w:r>
    </w:p>
    <w:p w14:paraId="7829152D" w14:textId="77777777" w:rsidR="00CE3C37" w:rsidRPr="00E32596" w:rsidRDefault="001C61BF" w:rsidP="00CE3C37">
      <w:pPr>
        <w:pStyle w:val="ListParagraph"/>
        <w:numPr>
          <w:ilvl w:val="0"/>
          <w:numId w:val="23"/>
        </w:numPr>
        <w:rPr>
          <w:rFonts w:asciiTheme="minorHAnsi" w:eastAsia="Cambria" w:hAnsiTheme="minorHAnsi"/>
          <w:sz w:val="18"/>
          <w:szCs w:val="18"/>
        </w:rPr>
      </w:pPr>
      <w:r>
        <w:rPr>
          <w:rFonts w:asciiTheme="minorHAnsi" w:hAnsiTheme="minorHAnsi"/>
          <w:sz w:val="18"/>
          <w:szCs w:val="18"/>
        </w:rPr>
        <w:t>If b</w:t>
      </w:r>
      <w:r w:rsidR="00802732">
        <w:rPr>
          <w:rFonts w:asciiTheme="minorHAnsi" w:hAnsiTheme="minorHAnsi"/>
          <w:sz w:val="18"/>
          <w:szCs w:val="18"/>
        </w:rPr>
        <w:t>uilding type is equal to Non-dwelling unit, an N/A value will be filled out automatically.</w:t>
      </w:r>
    </w:p>
    <w:p w14:paraId="7829152E" w14:textId="77777777" w:rsidR="00A768FF" w:rsidRPr="00E32596" w:rsidRDefault="00802732" w:rsidP="00A768FF">
      <w:pPr>
        <w:pStyle w:val="ListParagraph"/>
        <w:numPr>
          <w:ilvl w:val="0"/>
          <w:numId w:val="23"/>
        </w:numPr>
        <w:rPr>
          <w:rFonts w:asciiTheme="minorHAnsi" w:hAnsiTheme="minorHAnsi" w:cstheme="minorHAnsi"/>
          <w:sz w:val="18"/>
          <w:szCs w:val="18"/>
        </w:rPr>
      </w:pPr>
      <w:r>
        <w:rPr>
          <w:rFonts w:asciiTheme="minorHAnsi" w:hAnsiTheme="minorHAnsi"/>
          <w:sz w:val="18"/>
          <w:szCs w:val="18"/>
        </w:rPr>
        <w:t xml:space="preserve">User selects from list of </w:t>
      </w:r>
      <w:r w:rsidRPr="00802732">
        <w:rPr>
          <w:rFonts w:asciiTheme="minorHAnsi" w:hAnsiTheme="minorHAnsi" w:cstheme="minorHAnsi"/>
          <w:sz w:val="18"/>
          <w:szCs w:val="18"/>
        </w:rPr>
        <w:t>Continuous, Short-Term Average, Scheduled and Real-time Control.</w:t>
      </w:r>
    </w:p>
    <w:p w14:paraId="7829152F" w14:textId="77777777" w:rsidR="00E32596" w:rsidRPr="00E32596" w:rsidRDefault="00802732" w:rsidP="00A768FF">
      <w:pPr>
        <w:pStyle w:val="ListParagraph"/>
        <w:numPr>
          <w:ilvl w:val="0"/>
          <w:numId w:val="23"/>
        </w:numPr>
        <w:rPr>
          <w:rFonts w:asciiTheme="minorHAnsi" w:hAnsiTheme="minorHAnsi" w:cstheme="minorHAnsi"/>
          <w:sz w:val="18"/>
          <w:szCs w:val="18"/>
        </w:rPr>
      </w:pPr>
      <w:r w:rsidRPr="00802732">
        <w:rPr>
          <w:rFonts w:asciiTheme="minorHAnsi" w:hAnsiTheme="minorHAnsi" w:cstheme="minorHAnsi"/>
          <w:sz w:val="18"/>
          <w:szCs w:val="18"/>
        </w:rPr>
        <w:t>Note if “Ventilation System Type” (A11) = Central Fan Integrated &amp; “Ventilation Operation Schedule” (A12</w:t>
      </w:r>
      <w:r w:rsidR="001C61BF" w:rsidRPr="00802732">
        <w:rPr>
          <w:rFonts w:asciiTheme="minorHAnsi" w:hAnsiTheme="minorHAnsi" w:cstheme="minorHAnsi"/>
          <w:sz w:val="18"/>
          <w:szCs w:val="18"/>
        </w:rPr>
        <w:t>) =</w:t>
      </w:r>
      <w:r w:rsidRPr="00802732">
        <w:rPr>
          <w:rFonts w:asciiTheme="minorHAnsi" w:hAnsiTheme="minorHAnsi" w:cstheme="minorHAnsi"/>
          <w:sz w:val="18"/>
          <w:szCs w:val="18"/>
        </w:rPr>
        <w:t xml:space="preserve"> Continuous; then user will not be allowed to proceed.</w:t>
      </w:r>
    </w:p>
    <w:p w14:paraId="7829153A" w14:textId="77777777" w:rsidR="00670A84" w:rsidRPr="00505DD6" w:rsidRDefault="00670A84" w:rsidP="00505DD6">
      <w:pPr>
        <w:rPr>
          <w:rFonts w:asciiTheme="minorHAnsi" w:eastAsia="Cambria" w:hAnsiTheme="minorHAnsi" w:cstheme="minorHAnsi"/>
          <w:b/>
          <w:sz w:val="18"/>
          <w:szCs w:val="18"/>
        </w:rPr>
      </w:pPr>
    </w:p>
    <w:p w14:paraId="7829153B" w14:textId="77777777" w:rsidR="00636F83" w:rsidRPr="005C0AC1" w:rsidRDefault="00636F83" w:rsidP="00636F83">
      <w:pPr>
        <w:rPr>
          <w:rFonts w:asciiTheme="minorHAnsi" w:eastAsia="Cambria" w:hAnsiTheme="minorHAnsi"/>
          <w:b/>
          <w:sz w:val="18"/>
          <w:szCs w:val="18"/>
          <w:highlight w:val="yellow"/>
          <w:rPrChange w:id="173" w:author="Tsan, Bach@Energy" w:date="2021-11-04T15:52:00Z">
            <w:rPr>
              <w:rFonts w:asciiTheme="minorHAnsi" w:eastAsia="Cambria" w:hAnsiTheme="minorHAnsi"/>
              <w:b/>
              <w:sz w:val="18"/>
              <w:szCs w:val="18"/>
            </w:rPr>
          </w:rPrChange>
        </w:rPr>
      </w:pPr>
      <w:r w:rsidRPr="005C0AC1">
        <w:rPr>
          <w:rFonts w:asciiTheme="minorHAnsi" w:eastAsia="Cambria" w:hAnsiTheme="minorHAnsi"/>
          <w:b/>
          <w:sz w:val="18"/>
          <w:szCs w:val="18"/>
          <w:highlight w:val="yellow"/>
          <w:rPrChange w:id="174" w:author="Tsan, Bach@Energy" w:date="2021-11-04T15:52:00Z">
            <w:rPr>
              <w:rFonts w:asciiTheme="minorHAnsi" w:eastAsia="Cambria" w:hAnsiTheme="minorHAnsi"/>
              <w:b/>
              <w:sz w:val="18"/>
              <w:szCs w:val="18"/>
            </w:rPr>
          </w:rPrChange>
        </w:rPr>
        <w:t>Section B. Whole Building Continuous Ventilation – Total Ventilation Rate Method</w:t>
      </w:r>
    </w:p>
    <w:p w14:paraId="7829153E" w14:textId="50869DC5" w:rsidR="00636F83" w:rsidRPr="005C0AC1" w:rsidRDefault="00636F83" w:rsidP="00A768FF">
      <w:pPr>
        <w:numPr>
          <w:ilvl w:val="0"/>
          <w:numId w:val="9"/>
        </w:numPr>
        <w:contextualSpacing/>
        <w:rPr>
          <w:rFonts w:asciiTheme="minorHAnsi" w:eastAsia="Cambria" w:hAnsiTheme="minorHAnsi"/>
          <w:sz w:val="18"/>
          <w:szCs w:val="18"/>
          <w:highlight w:val="yellow"/>
          <w:rPrChange w:id="175" w:author="Tsan, Bach@Energy" w:date="2021-11-04T15:52:00Z">
            <w:rPr>
              <w:rFonts w:asciiTheme="minorHAnsi" w:eastAsia="Cambria" w:hAnsiTheme="minorHAnsi"/>
              <w:sz w:val="18"/>
              <w:szCs w:val="18"/>
            </w:rPr>
          </w:rPrChange>
        </w:rPr>
      </w:pPr>
      <w:r w:rsidRPr="005C0AC1">
        <w:rPr>
          <w:rFonts w:asciiTheme="minorHAnsi" w:eastAsia="Cambria" w:hAnsiTheme="minorHAnsi"/>
          <w:sz w:val="18"/>
          <w:szCs w:val="18"/>
          <w:highlight w:val="yellow"/>
          <w:rPrChange w:id="176" w:author="Tsan, Bach@Energy" w:date="2021-11-04T15:52:00Z">
            <w:rPr>
              <w:rFonts w:asciiTheme="minorHAnsi" w:eastAsia="Cambria" w:hAnsiTheme="minorHAnsi"/>
              <w:sz w:val="18"/>
              <w:szCs w:val="18"/>
            </w:rPr>
          </w:rPrChange>
        </w:rPr>
        <w:t>This value is automatically calculated using equation</w:t>
      </w:r>
      <w:r w:rsidR="00A768FF" w:rsidRPr="005C0AC1">
        <w:rPr>
          <w:rFonts w:asciiTheme="minorHAnsi" w:eastAsia="Cambria" w:hAnsiTheme="minorHAnsi"/>
          <w:sz w:val="18"/>
          <w:szCs w:val="18"/>
          <w:highlight w:val="yellow"/>
          <w:rPrChange w:id="177" w:author="Tsan, Bach@Energy" w:date="2021-11-04T15:52:00Z">
            <w:rPr>
              <w:rFonts w:asciiTheme="minorHAnsi" w:eastAsia="Cambria" w:hAnsiTheme="minorHAnsi"/>
              <w:sz w:val="18"/>
              <w:szCs w:val="18"/>
            </w:rPr>
          </w:rPrChange>
        </w:rPr>
        <w:t xml:space="preserve"> </w:t>
      </w:r>
      <w:ins w:id="178" w:author="Tsan, Bach@Energy" w:date="2021-11-04T15:53:00Z">
        <w:r w:rsidR="00B7557F" w:rsidRPr="00B7557F">
          <w:rPr>
            <w:rFonts w:asciiTheme="minorHAnsi" w:eastAsia="Cambria" w:hAnsiTheme="minorHAnsi"/>
            <w:sz w:val="18"/>
            <w:szCs w:val="18"/>
          </w:rPr>
          <w:t>160.2</w:t>
        </w:r>
      </w:ins>
      <w:ins w:id="179" w:author="Moua, Cheng@Energy" w:date="2022-02-08T15:41:00Z">
        <w:r w:rsidR="0046696E">
          <w:rPr>
            <w:rFonts w:asciiTheme="minorHAnsi" w:eastAsia="Cambria" w:hAnsiTheme="minorHAnsi"/>
            <w:sz w:val="18"/>
            <w:szCs w:val="18"/>
          </w:rPr>
          <w:t>-B</w:t>
        </w:r>
      </w:ins>
      <w:ins w:id="180" w:author="Tsan, Bach@Energy" w:date="2021-11-04T15:53:00Z">
        <w:del w:id="181" w:author="Moua, Cheng@Energy" w:date="2022-02-08T15:41:00Z">
          <w:r w:rsidR="00B7557F" w:rsidRPr="00B7557F" w:rsidDel="00104BA2">
            <w:rPr>
              <w:rFonts w:asciiTheme="minorHAnsi" w:eastAsia="Cambria" w:hAnsiTheme="minorHAnsi"/>
              <w:sz w:val="18"/>
              <w:szCs w:val="18"/>
            </w:rPr>
            <w:delText>(b)2Ai</w:delText>
          </w:r>
          <w:r w:rsidR="00992112" w:rsidDel="00104BA2">
            <w:rPr>
              <w:rFonts w:asciiTheme="minorHAnsi" w:eastAsia="Cambria" w:hAnsiTheme="minorHAnsi"/>
              <w:sz w:val="18"/>
              <w:szCs w:val="18"/>
            </w:rPr>
            <w:delText>v</w:delText>
          </w:r>
        </w:del>
      </w:ins>
      <w:del w:id="182" w:author="Tsan, Bach@Energy" w:date="2021-11-04T15:53:00Z">
        <w:r w:rsidR="00A768FF" w:rsidRPr="005C0AC1" w:rsidDel="00B7557F">
          <w:rPr>
            <w:rFonts w:asciiTheme="minorHAnsi" w:eastAsia="Cambria" w:hAnsiTheme="minorHAnsi"/>
            <w:sz w:val="18"/>
            <w:szCs w:val="18"/>
            <w:highlight w:val="yellow"/>
            <w:rPrChange w:id="183" w:author="Tsan, Bach@Energy" w:date="2021-11-04T15:52:00Z">
              <w:rPr>
                <w:rFonts w:asciiTheme="minorHAnsi" w:eastAsia="Cambria" w:hAnsiTheme="minorHAnsi"/>
                <w:sz w:val="18"/>
                <w:szCs w:val="18"/>
              </w:rPr>
            </w:rPrChange>
          </w:rPr>
          <w:delText xml:space="preserve">150.0-B </w:delText>
        </w:r>
      </w:del>
      <w:r w:rsidR="00A768FF" w:rsidRPr="005C0AC1">
        <w:rPr>
          <w:rFonts w:asciiTheme="minorHAnsi" w:eastAsia="Cambria" w:hAnsiTheme="minorHAnsi"/>
          <w:sz w:val="18"/>
          <w:szCs w:val="18"/>
          <w:highlight w:val="yellow"/>
          <w:rPrChange w:id="184" w:author="Tsan, Bach@Energy" w:date="2021-11-04T15:52:00Z">
            <w:rPr>
              <w:rFonts w:asciiTheme="minorHAnsi" w:eastAsia="Cambria" w:hAnsiTheme="minorHAnsi"/>
              <w:sz w:val="18"/>
              <w:szCs w:val="18"/>
            </w:rPr>
          </w:rPrChange>
        </w:rPr>
        <w:t>from the Energy Standards</w:t>
      </w:r>
      <w:r w:rsidRPr="005C0AC1">
        <w:rPr>
          <w:rFonts w:asciiTheme="minorHAnsi" w:eastAsia="Cambria" w:hAnsiTheme="minorHAnsi"/>
          <w:sz w:val="18"/>
          <w:szCs w:val="18"/>
          <w:highlight w:val="yellow"/>
          <w:rPrChange w:id="185" w:author="Tsan, Bach@Energy" w:date="2021-11-04T15:52:00Z">
            <w:rPr>
              <w:rFonts w:asciiTheme="minorHAnsi" w:eastAsia="Cambria" w:hAnsiTheme="minorHAnsi"/>
              <w:sz w:val="18"/>
              <w:szCs w:val="18"/>
            </w:rPr>
          </w:rPrChange>
        </w:rPr>
        <w:t>.</w:t>
      </w:r>
    </w:p>
    <w:p w14:paraId="7829154D" w14:textId="4102CEFE" w:rsidR="00EA7933" w:rsidRDefault="00EA7933" w:rsidP="00276455">
      <w:pPr>
        <w:contextualSpacing/>
        <w:rPr>
          <w:rFonts w:asciiTheme="minorHAnsi" w:eastAsia="Cambria" w:hAnsiTheme="minorHAnsi"/>
          <w:sz w:val="18"/>
          <w:szCs w:val="18"/>
        </w:rPr>
      </w:pPr>
    </w:p>
    <w:p w14:paraId="78291894" w14:textId="77777777" w:rsidR="00CA4DB1" w:rsidRDefault="00CA4DB1" w:rsidP="00CA4DB1">
      <w:pPr>
        <w:rPr>
          <w:rFonts w:asciiTheme="minorHAnsi" w:eastAsia="Cambria" w:hAnsiTheme="minorHAnsi"/>
          <w:b/>
          <w:sz w:val="18"/>
          <w:szCs w:val="18"/>
        </w:rPr>
      </w:pPr>
      <w:r w:rsidRPr="00EE71C1">
        <w:rPr>
          <w:rFonts w:asciiTheme="minorHAnsi" w:eastAsia="Cambria" w:hAnsiTheme="minorHAnsi"/>
          <w:b/>
          <w:sz w:val="18"/>
          <w:szCs w:val="18"/>
        </w:rPr>
        <w:t xml:space="preserve">Section </w:t>
      </w:r>
      <w:r>
        <w:rPr>
          <w:rFonts w:asciiTheme="minorHAnsi" w:eastAsia="Cambria" w:hAnsiTheme="minorHAnsi"/>
          <w:b/>
          <w:sz w:val="18"/>
          <w:szCs w:val="18"/>
        </w:rPr>
        <w:t>C</w:t>
      </w:r>
      <w:r w:rsidRPr="00EE71C1">
        <w:rPr>
          <w:rFonts w:asciiTheme="minorHAnsi" w:eastAsia="Cambria" w:hAnsiTheme="minorHAnsi"/>
          <w:b/>
          <w:sz w:val="18"/>
          <w:szCs w:val="18"/>
        </w:rPr>
        <w:t xml:space="preserve">. </w:t>
      </w:r>
      <w:r w:rsidR="00F46A43">
        <w:rPr>
          <w:rFonts w:asciiTheme="minorHAnsi" w:eastAsia="Cambria" w:hAnsiTheme="minorHAnsi"/>
          <w:b/>
          <w:sz w:val="18"/>
          <w:szCs w:val="18"/>
        </w:rPr>
        <w:t>Installed Ventilation</w:t>
      </w:r>
      <w:r w:rsidRPr="00EE71C1">
        <w:rPr>
          <w:rFonts w:asciiTheme="minorHAnsi" w:eastAsia="Cambria" w:hAnsiTheme="minorHAnsi"/>
          <w:b/>
          <w:sz w:val="18"/>
          <w:szCs w:val="18"/>
        </w:rPr>
        <w:t xml:space="preserve"> – </w:t>
      </w:r>
      <w:r>
        <w:rPr>
          <w:rFonts w:asciiTheme="minorHAnsi" w:eastAsia="Cambria" w:hAnsiTheme="minorHAnsi"/>
          <w:b/>
          <w:sz w:val="18"/>
          <w:szCs w:val="18"/>
        </w:rPr>
        <w:t xml:space="preserve">Total </w:t>
      </w:r>
      <w:r w:rsidRPr="00EE71C1">
        <w:rPr>
          <w:rFonts w:asciiTheme="minorHAnsi" w:eastAsia="Cambria" w:hAnsiTheme="minorHAnsi"/>
          <w:b/>
          <w:sz w:val="18"/>
          <w:szCs w:val="18"/>
        </w:rPr>
        <w:t>Ventilation Rate Method</w:t>
      </w:r>
    </w:p>
    <w:p w14:paraId="78291895" w14:textId="77777777" w:rsidR="00F46A43" w:rsidRDefault="00F46A43" w:rsidP="00F46A43">
      <w:pPr>
        <w:pStyle w:val="ListParagraph"/>
        <w:numPr>
          <w:ilvl w:val="0"/>
          <w:numId w:val="30"/>
        </w:numPr>
        <w:rPr>
          <w:rFonts w:asciiTheme="minorHAnsi" w:eastAsia="Cambria" w:hAnsiTheme="minorHAnsi"/>
          <w:sz w:val="18"/>
          <w:szCs w:val="18"/>
        </w:rPr>
      </w:pPr>
      <w:r>
        <w:rPr>
          <w:rFonts w:asciiTheme="minorHAnsi" w:eastAsia="Cambria" w:hAnsiTheme="minorHAnsi"/>
          <w:sz w:val="18"/>
          <w:szCs w:val="18"/>
        </w:rPr>
        <w:t xml:space="preserve">User input text </w:t>
      </w:r>
      <w:r w:rsidR="006B7D08">
        <w:rPr>
          <w:rFonts w:asciiTheme="minorHAnsi" w:eastAsia="Cambria" w:hAnsiTheme="minorHAnsi"/>
          <w:sz w:val="18"/>
          <w:szCs w:val="18"/>
        </w:rPr>
        <w:t>identifying the fan name for each installed ventilation fan</w:t>
      </w:r>
      <w:r>
        <w:rPr>
          <w:rFonts w:asciiTheme="minorHAnsi" w:eastAsia="Cambria" w:hAnsiTheme="minorHAnsi"/>
          <w:sz w:val="18"/>
          <w:szCs w:val="18"/>
        </w:rPr>
        <w:t>.</w:t>
      </w:r>
    </w:p>
    <w:p w14:paraId="78291896" w14:textId="77777777" w:rsidR="00F46A43" w:rsidRDefault="00F46A43" w:rsidP="00F46A43">
      <w:pPr>
        <w:pStyle w:val="ListParagraph"/>
        <w:numPr>
          <w:ilvl w:val="0"/>
          <w:numId w:val="30"/>
        </w:numPr>
        <w:rPr>
          <w:rFonts w:asciiTheme="minorHAnsi" w:eastAsia="Cambria" w:hAnsiTheme="minorHAnsi"/>
          <w:sz w:val="18"/>
          <w:szCs w:val="18"/>
        </w:rPr>
      </w:pPr>
      <w:r>
        <w:rPr>
          <w:rFonts w:asciiTheme="minorHAnsi" w:eastAsia="Cambria" w:hAnsiTheme="minorHAnsi"/>
          <w:sz w:val="18"/>
          <w:szCs w:val="18"/>
        </w:rPr>
        <w:t xml:space="preserve">User input text </w:t>
      </w:r>
      <w:r w:rsidR="006B7D08">
        <w:rPr>
          <w:rFonts w:asciiTheme="minorHAnsi" w:eastAsia="Cambria" w:hAnsiTheme="minorHAnsi"/>
          <w:sz w:val="18"/>
          <w:szCs w:val="18"/>
        </w:rPr>
        <w:t xml:space="preserve">identifying the </w:t>
      </w:r>
      <w:r>
        <w:rPr>
          <w:rFonts w:asciiTheme="minorHAnsi" w:eastAsia="Cambria" w:hAnsiTheme="minorHAnsi"/>
          <w:sz w:val="18"/>
          <w:szCs w:val="18"/>
        </w:rPr>
        <w:t>fan location</w:t>
      </w:r>
      <w:r w:rsidR="006B7D08">
        <w:rPr>
          <w:rFonts w:asciiTheme="minorHAnsi" w:eastAsia="Cambria" w:hAnsiTheme="minorHAnsi"/>
          <w:sz w:val="18"/>
          <w:szCs w:val="18"/>
        </w:rPr>
        <w:t xml:space="preserve"> for each installed ventilation fan</w:t>
      </w:r>
      <w:r>
        <w:rPr>
          <w:rFonts w:asciiTheme="minorHAnsi" w:eastAsia="Cambria" w:hAnsiTheme="minorHAnsi"/>
          <w:sz w:val="18"/>
          <w:szCs w:val="18"/>
        </w:rPr>
        <w:t>.</w:t>
      </w:r>
    </w:p>
    <w:p w14:paraId="78291897" w14:textId="77777777" w:rsidR="00F46A43" w:rsidRDefault="00F46A43" w:rsidP="00F46A43">
      <w:pPr>
        <w:pStyle w:val="ListParagraph"/>
        <w:numPr>
          <w:ilvl w:val="0"/>
          <w:numId w:val="30"/>
        </w:numPr>
        <w:rPr>
          <w:rFonts w:asciiTheme="minorHAnsi" w:eastAsia="Cambria" w:hAnsiTheme="minorHAnsi"/>
          <w:sz w:val="18"/>
          <w:szCs w:val="18"/>
        </w:rPr>
      </w:pPr>
      <w:r>
        <w:rPr>
          <w:rFonts w:asciiTheme="minorHAnsi" w:eastAsia="Cambria" w:hAnsiTheme="minorHAnsi"/>
          <w:sz w:val="18"/>
          <w:szCs w:val="18"/>
        </w:rPr>
        <w:t>Runtime (Min/Hr)</w:t>
      </w:r>
      <w:r w:rsidRPr="00F46A43">
        <w:rPr>
          <w:rFonts w:asciiTheme="minorHAnsi" w:eastAsia="Cambria" w:hAnsiTheme="minorHAnsi"/>
          <w:sz w:val="18"/>
          <w:szCs w:val="18"/>
        </w:rPr>
        <w:t>: This value may be filled out automatically or be user input.</w:t>
      </w:r>
    </w:p>
    <w:p w14:paraId="78291898" w14:textId="635CCA64" w:rsidR="00F46A43" w:rsidRDefault="00F46A43" w:rsidP="00F46A43">
      <w:pPr>
        <w:pStyle w:val="ListParagraph"/>
        <w:numPr>
          <w:ilvl w:val="0"/>
          <w:numId w:val="29"/>
        </w:numPr>
        <w:rPr>
          <w:rFonts w:asciiTheme="minorHAnsi" w:eastAsia="Cambria" w:hAnsiTheme="minorHAnsi"/>
          <w:sz w:val="18"/>
          <w:szCs w:val="18"/>
        </w:rPr>
      </w:pPr>
      <w:r>
        <w:rPr>
          <w:rFonts w:asciiTheme="minorHAnsi" w:eastAsia="Cambria" w:hAnsiTheme="minorHAnsi"/>
          <w:sz w:val="18"/>
          <w:szCs w:val="18"/>
        </w:rPr>
        <w:t xml:space="preserve">If ventilation operation schedule from section </w:t>
      </w:r>
      <w:r w:rsidR="00B54159">
        <w:rPr>
          <w:rFonts w:asciiTheme="minorHAnsi" w:eastAsia="Cambria" w:hAnsiTheme="minorHAnsi"/>
          <w:sz w:val="18"/>
          <w:szCs w:val="18"/>
        </w:rPr>
        <w:t>A</w:t>
      </w:r>
      <w:r>
        <w:rPr>
          <w:rFonts w:asciiTheme="minorHAnsi" w:eastAsia="Cambria" w:hAnsiTheme="minorHAnsi"/>
          <w:sz w:val="18"/>
          <w:szCs w:val="18"/>
        </w:rPr>
        <w:t xml:space="preserve"> = </w:t>
      </w:r>
      <w:r w:rsidR="006B7D08">
        <w:rPr>
          <w:rFonts w:asciiTheme="minorHAnsi" w:eastAsia="Cambria" w:hAnsiTheme="minorHAnsi"/>
          <w:sz w:val="18"/>
          <w:szCs w:val="18"/>
        </w:rPr>
        <w:t>“</w:t>
      </w:r>
      <w:r>
        <w:rPr>
          <w:rFonts w:asciiTheme="minorHAnsi" w:eastAsia="Cambria" w:hAnsiTheme="minorHAnsi"/>
          <w:sz w:val="18"/>
          <w:szCs w:val="18"/>
        </w:rPr>
        <w:t>continuous</w:t>
      </w:r>
      <w:r w:rsidR="006B7D08">
        <w:rPr>
          <w:rFonts w:asciiTheme="minorHAnsi" w:eastAsia="Cambria" w:hAnsiTheme="minorHAnsi"/>
          <w:sz w:val="18"/>
          <w:szCs w:val="18"/>
        </w:rPr>
        <w:t>”</w:t>
      </w:r>
      <w:r>
        <w:rPr>
          <w:rFonts w:asciiTheme="minorHAnsi" w:eastAsia="Cambria" w:hAnsiTheme="minorHAnsi"/>
          <w:sz w:val="18"/>
          <w:szCs w:val="18"/>
        </w:rPr>
        <w:t>, then value of 60 will be automatically entered.</w:t>
      </w:r>
    </w:p>
    <w:p w14:paraId="78291899" w14:textId="642E8E25" w:rsidR="006B7D08" w:rsidRDefault="00F46A43" w:rsidP="006B7D08">
      <w:pPr>
        <w:pStyle w:val="ListParagraph"/>
        <w:numPr>
          <w:ilvl w:val="0"/>
          <w:numId w:val="29"/>
        </w:numPr>
        <w:rPr>
          <w:rFonts w:asciiTheme="minorHAnsi" w:eastAsia="Cambria" w:hAnsiTheme="minorHAnsi"/>
          <w:sz w:val="18"/>
          <w:szCs w:val="18"/>
        </w:rPr>
      </w:pPr>
      <w:r>
        <w:rPr>
          <w:rFonts w:asciiTheme="minorHAnsi" w:eastAsia="Cambria" w:hAnsiTheme="minorHAnsi"/>
          <w:sz w:val="18"/>
          <w:szCs w:val="18"/>
        </w:rPr>
        <w:t xml:space="preserve">If ventilation operation schedule from section </w:t>
      </w:r>
      <w:r w:rsidR="00B54159">
        <w:rPr>
          <w:rFonts w:asciiTheme="minorHAnsi" w:eastAsia="Cambria" w:hAnsiTheme="minorHAnsi"/>
          <w:sz w:val="18"/>
          <w:szCs w:val="18"/>
        </w:rPr>
        <w:t>A</w:t>
      </w:r>
      <w:r>
        <w:rPr>
          <w:rFonts w:asciiTheme="minorHAnsi" w:eastAsia="Cambria" w:hAnsiTheme="minorHAnsi"/>
          <w:sz w:val="18"/>
          <w:szCs w:val="18"/>
        </w:rPr>
        <w:t xml:space="preserve"> = </w:t>
      </w:r>
      <w:r w:rsidR="006B7D08">
        <w:rPr>
          <w:rFonts w:asciiTheme="minorHAnsi" w:eastAsia="Cambria" w:hAnsiTheme="minorHAnsi"/>
          <w:sz w:val="18"/>
          <w:szCs w:val="18"/>
        </w:rPr>
        <w:t>“</w:t>
      </w:r>
      <w:r>
        <w:rPr>
          <w:rFonts w:asciiTheme="minorHAnsi" w:eastAsia="Cambria" w:hAnsiTheme="minorHAnsi"/>
          <w:sz w:val="18"/>
          <w:szCs w:val="18"/>
        </w:rPr>
        <w:t>short</w:t>
      </w:r>
      <w:r w:rsidR="006B7D08">
        <w:rPr>
          <w:rFonts w:asciiTheme="minorHAnsi" w:eastAsia="Cambria" w:hAnsiTheme="minorHAnsi"/>
          <w:sz w:val="18"/>
          <w:szCs w:val="18"/>
        </w:rPr>
        <w:t xml:space="preserve"> </w:t>
      </w:r>
      <w:r>
        <w:rPr>
          <w:rFonts w:asciiTheme="minorHAnsi" w:eastAsia="Cambria" w:hAnsiTheme="minorHAnsi"/>
          <w:sz w:val="18"/>
          <w:szCs w:val="18"/>
        </w:rPr>
        <w:t>term average</w:t>
      </w:r>
      <w:r w:rsidR="006B7D08">
        <w:rPr>
          <w:rFonts w:asciiTheme="minorHAnsi" w:eastAsia="Cambria" w:hAnsiTheme="minorHAnsi"/>
          <w:sz w:val="18"/>
          <w:szCs w:val="18"/>
        </w:rPr>
        <w:t>”</w:t>
      </w:r>
      <w:r>
        <w:rPr>
          <w:rFonts w:asciiTheme="minorHAnsi" w:eastAsia="Cambria" w:hAnsiTheme="minorHAnsi"/>
          <w:sz w:val="18"/>
          <w:szCs w:val="18"/>
        </w:rPr>
        <w:t>, then user enter value of</w:t>
      </w:r>
      <w:r w:rsidR="006B7D08">
        <w:rPr>
          <w:rFonts w:asciiTheme="minorHAnsi" w:eastAsia="Cambria" w:hAnsiTheme="minorHAnsi"/>
          <w:sz w:val="18"/>
          <w:szCs w:val="18"/>
        </w:rPr>
        <w:t xml:space="preserve"> less than or equal to </w:t>
      </w:r>
      <w:r>
        <w:rPr>
          <w:rFonts w:asciiTheme="minorHAnsi" w:eastAsia="Cambria" w:hAnsiTheme="minorHAnsi"/>
          <w:sz w:val="18"/>
          <w:szCs w:val="18"/>
        </w:rPr>
        <w:t>60</w:t>
      </w:r>
      <w:r w:rsidR="006849B6">
        <w:rPr>
          <w:rFonts w:asciiTheme="minorHAnsi" w:eastAsia="Cambria" w:hAnsiTheme="minorHAnsi"/>
          <w:sz w:val="18"/>
          <w:szCs w:val="18"/>
        </w:rPr>
        <w:t xml:space="preserve"> for each installed ventilation fan.</w:t>
      </w:r>
    </w:p>
    <w:p w14:paraId="7829189A" w14:textId="77777777" w:rsidR="006B7D08" w:rsidRDefault="006B7D08" w:rsidP="00F46A43">
      <w:pPr>
        <w:pStyle w:val="ListParagraph"/>
        <w:numPr>
          <w:ilvl w:val="0"/>
          <w:numId w:val="30"/>
        </w:numPr>
        <w:rPr>
          <w:rFonts w:asciiTheme="minorHAnsi" w:eastAsia="Cambria" w:hAnsiTheme="minorHAnsi"/>
          <w:sz w:val="18"/>
          <w:szCs w:val="18"/>
        </w:rPr>
      </w:pPr>
      <w:r>
        <w:rPr>
          <w:rFonts w:asciiTheme="minorHAnsi" w:eastAsia="Cambria" w:hAnsiTheme="minorHAnsi"/>
          <w:sz w:val="18"/>
          <w:szCs w:val="18"/>
        </w:rPr>
        <w:t xml:space="preserve">User </w:t>
      </w:r>
      <w:r w:rsidR="00F967F2">
        <w:rPr>
          <w:rFonts w:asciiTheme="minorHAnsi" w:eastAsia="Cambria" w:hAnsiTheme="minorHAnsi"/>
          <w:sz w:val="18"/>
          <w:szCs w:val="18"/>
        </w:rPr>
        <w:t xml:space="preserve">to </w:t>
      </w:r>
      <w:r>
        <w:rPr>
          <w:rFonts w:asciiTheme="minorHAnsi" w:eastAsia="Cambria" w:hAnsiTheme="minorHAnsi"/>
          <w:sz w:val="18"/>
          <w:szCs w:val="18"/>
        </w:rPr>
        <w:t xml:space="preserve">enter CFM value from test </w:t>
      </w:r>
      <w:r w:rsidR="00F967F2">
        <w:rPr>
          <w:rFonts w:asciiTheme="minorHAnsi" w:eastAsia="Cambria" w:hAnsiTheme="minorHAnsi"/>
          <w:sz w:val="18"/>
          <w:szCs w:val="18"/>
        </w:rPr>
        <w:t xml:space="preserve">procedures described in </w:t>
      </w:r>
      <w:r w:rsidRPr="00992112">
        <w:rPr>
          <w:rFonts w:asciiTheme="minorHAnsi" w:eastAsia="Cambria" w:hAnsiTheme="minorHAnsi"/>
          <w:sz w:val="18"/>
          <w:szCs w:val="18"/>
          <w:highlight w:val="yellow"/>
          <w:rPrChange w:id="186" w:author="Tsan, Bach@Energy" w:date="2021-11-04T15:53:00Z">
            <w:rPr>
              <w:rFonts w:asciiTheme="minorHAnsi" w:eastAsia="Cambria" w:hAnsiTheme="minorHAnsi"/>
              <w:sz w:val="18"/>
              <w:szCs w:val="18"/>
            </w:rPr>
          </w:rPrChange>
        </w:rPr>
        <w:t>RA3.</w:t>
      </w:r>
      <w:r w:rsidR="00F967F2" w:rsidRPr="00992112">
        <w:rPr>
          <w:rFonts w:asciiTheme="minorHAnsi" w:eastAsia="Cambria" w:hAnsiTheme="minorHAnsi"/>
          <w:sz w:val="18"/>
          <w:szCs w:val="18"/>
          <w:highlight w:val="yellow"/>
          <w:rPrChange w:id="187" w:author="Tsan, Bach@Energy" w:date="2021-11-04T15:53:00Z">
            <w:rPr>
              <w:rFonts w:asciiTheme="minorHAnsi" w:eastAsia="Cambria" w:hAnsiTheme="minorHAnsi"/>
              <w:sz w:val="18"/>
              <w:szCs w:val="18"/>
            </w:rPr>
          </w:rPrChange>
        </w:rPr>
        <w:t>7.4</w:t>
      </w:r>
      <w:r w:rsidR="00F967F2">
        <w:rPr>
          <w:rFonts w:asciiTheme="minorHAnsi" w:eastAsia="Cambria" w:hAnsiTheme="minorHAnsi"/>
          <w:sz w:val="18"/>
          <w:szCs w:val="18"/>
        </w:rPr>
        <w:t xml:space="preserve"> for e</w:t>
      </w:r>
      <w:r>
        <w:rPr>
          <w:rFonts w:asciiTheme="minorHAnsi" w:eastAsia="Cambria" w:hAnsiTheme="minorHAnsi"/>
          <w:sz w:val="18"/>
          <w:szCs w:val="18"/>
        </w:rPr>
        <w:t>ach installed ventilation fan</w:t>
      </w:r>
      <w:r w:rsidR="006849B6">
        <w:rPr>
          <w:rFonts w:asciiTheme="minorHAnsi" w:eastAsia="Cambria" w:hAnsiTheme="minorHAnsi"/>
          <w:sz w:val="18"/>
          <w:szCs w:val="18"/>
        </w:rPr>
        <w:t>.</w:t>
      </w:r>
    </w:p>
    <w:p w14:paraId="7829189B" w14:textId="77777777" w:rsidR="006849B6" w:rsidRDefault="006849B6" w:rsidP="00F46A43">
      <w:pPr>
        <w:pStyle w:val="ListParagraph"/>
        <w:numPr>
          <w:ilvl w:val="0"/>
          <w:numId w:val="30"/>
        </w:numPr>
        <w:rPr>
          <w:rFonts w:asciiTheme="minorHAnsi" w:eastAsia="Cambria" w:hAnsiTheme="minorHAnsi"/>
          <w:sz w:val="18"/>
          <w:szCs w:val="18"/>
        </w:rPr>
      </w:pPr>
      <w:r>
        <w:rPr>
          <w:rFonts w:asciiTheme="minorHAnsi" w:eastAsia="Cambria" w:hAnsiTheme="minorHAnsi"/>
          <w:sz w:val="18"/>
          <w:szCs w:val="18"/>
        </w:rPr>
        <w:t>Equivalent continuous ventilation CFM is automatically calculated for each ventilation fan.</w:t>
      </w:r>
    </w:p>
    <w:p w14:paraId="7829189C" w14:textId="7E65A7C6" w:rsidR="00571B10" w:rsidRDefault="00264FF9">
      <w:pPr>
        <w:pStyle w:val="ListParagraph"/>
        <w:numPr>
          <w:ilvl w:val="0"/>
          <w:numId w:val="30"/>
        </w:numPr>
        <w:rPr>
          <w:rFonts w:asciiTheme="minorHAnsi" w:eastAsia="Cambria" w:hAnsiTheme="minorHAnsi"/>
          <w:sz w:val="18"/>
          <w:szCs w:val="18"/>
        </w:rPr>
      </w:pPr>
      <w:r>
        <w:rPr>
          <w:rFonts w:asciiTheme="minorHAnsi" w:eastAsia="Cambria" w:hAnsiTheme="minorHAnsi"/>
          <w:sz w:val="18"/>
          <w:szCs w:val="18"/>
        </w:rPr>
        <w:t xml:space="preserve">Total installed </w:t>
      </w:r>
      <w:r w:rsidR="00234ADD">
        <w:rPr>
          <w:rFonts w:asciiTheme="minorHAnsi" w:eastAsia="Cambria" w:hAnsiTheme="minorHAnsi"/>
          <w:sz w:val="18"/>
          <w:szCs w:val="18"/>
        </w:rPr>
        <w:t xml:space="preserve">equivalent </w:t>
      </w:r>
      <w:r>
        <w:rPr>
          <w:rFonts w:asciiTheme="minorHAnsi" w:eastAsia="Cambria" w:hAnsiTheme="minorHAnsi"/>
          <w:sz w:val="18"/>
          <w:szCs w:val="18"/>
        </w:rPr>
        <w:t>continuous ventilation CFM is automatically calculated based on the installed ventilation fans.</w:t>
      </w:r>
    </w:p>
    <w:p w14:paraId="7829189D" w14:textId="1EF172B0" w:rsidR="004D1E0E" w:rsidRDefault="004D1E0E">
      <w:pPr>
        <w:rPr>
          <w:ins w:id="188" w:author="Moua, Cheng@Energy" w:date="2022-02-10T11:39:00Z"/>
          <w:rFonts w:asciiTheme="minorHAnsi" w:eastAsia="Cambria" w:hAnsiTheme="minorHAnsi"/>
          <w:sz w:val="18"/>
          <w:szCs w:val="18"/>
        </w:rPr>
      </w:pPr>
    </w:p>
    <w:p w14:paraId="78709CC8" w14:textId="77777777" w:rsidR="006D045E" w:rsidRDefault="00934582" w:rsidP="00662A79">
      <w:pPr>
        <w:rPr>
          <w:rFonts w:asciiTheme="minorHAnsi" w:eastAsia="Cambria" w:hAnsiTheme="minorHAnsi"/>
          <w:b/>
          <w:bCs/>
          <w:sz w:val="18"/>
          <w:szCs w:val="18"/>
        </w:rPr>
      </w:pPr>
      <w:ins w:id="189" w:author="Moua, Cheng@Energy" w:date="2022-02-10T11:39:00Z">
        <w:r w:rsidRPr="00301FCC">
          <w:rPr>
            <w:rFonts w:asciiTheme="minorHAnsi" w:eastAsia="Cambria" w:hAnsiTheme="minorHAnsi"/>
            <w:b/>
            <w:bCs/>
            <w:sz w:val="18"/>
            <w:szCs w:val="18"/>
          </w:rPr>
          <w:t xml:space="preserve">Section C2. </w:t>
        </w:r>
        <w:r w:rsidR="00017641" w:rsidRPr="00301FCC">
          <w:rPr>
            <w:rFonts w:asciiTheme="minorHAnsi" w:eastAsia="Cambria" w:hAnsiTheme="minorHAnsi"/>
            <w:b/>
            <w:bCs/>
            <w:sz w:val="18"/>
            <w:szCs w:val="18"/>
          </w:rPr>
          <w:t>HRV or ERV serving Individual Dwelling Unit</w:t>
        </w:r>
      </w:ins>
    </w:p>
    <w:p w14:paraId="676D427B" w14:textId="4C5F208D" w:rsidR="008D75D7" w:rsidRDefault="00336A84" w:rsidP="006D045E">
      <w:pPr>
        <w:pStyle w:val="ListParagraph"/>
        <w:numPr>
          <w:ilvl w:val="0"/>
          <w:numId w:val="35"/>
        </w:numPr>
        <w:ind w:left="360"/>
        <w:rPr>
          <w:ins w:id="190" w:author="Moua, Cheng@Energy" w:date="2022-02-10T11:43:00Z"/>
          <w:rFonts w:asciiTheme="minorHAnsi" w:eastAsia="Cambria" w:hAnsiTheme="minorHAnsi"/>
          <w:sz w:val="18"/>
          <w:szCs w:val="18"/>
        </w:rPr>
      </w:pPr>
      <w:ins w:id="191" w:author="Moua, Cheng@Energy" w:date="2022-02-10T11:41:00Z">
        <w:r>
          <w:rPr>
            <w:rFonts w:asciiTheme="minorHAnsi" w:eastAsia="Cambria" w:hAnsiTheme="minorHAnsi"/>
            <w:sz w:val="18"/>
            <w:szCs w:val="18"/>
          </w:rPr>
          <w:t xml:space="preserve">User </w:t>
        </w:r>
        <w:r w:rsidR="00DE4A98">
          <w:rPr>
            <w:rFonts w:asciiTheme="minorHAnsi" w:eastAsia="Cambria" w:hAnsiTheme="minorHAnsi"/>
            <w:sz w:val="18"/>
            <w:szCs w:val="18"/>
          </w:rPr>
          <w:t xml:space="preserve">input </w:t>
        </w:r>
      </w:ins>
      <w:ins w:id="192" w:author="Moua, Cheng@Energy" w:date="2022-02-10T11:42:00Z">
        <w:r w:rsidR="00A8322D">
          <w:rPr>
            <w:rFonts w:asciiTheme="minorHAnsi" w:eastAsia="Cambria" w:hAnsiTheme="minorHAnsi"/>
            <w:sz w:val="18"/>
            <w:szCs w:val="18"/>
          </w:rPr>
          <w:t>manufacturer make</w:t>
        </w:r>
        <w:r w:rsidR="003F518D">
          <w:rPr>
            <w:rFonts w:asciiTheme="minorHAnsi" w:eastAsia="Cambria" w:hAnsiTheme="minorHAnsi"/>
            <w:sz w:val="18"/>
            <w:szCs w:val="18"/>
          </w:rPr>
          <w:t xml:space="preserve"> of the installed equipment from the manufactur</w:t>
        </w:r>
      </w:ins>
      <w:ins w:id="193" w:author="Moua, Cheng@Energy" w:date="2022-02-10T11:43:00Z">
        <w:r w:rsidR="008D75D7">
          <w:rPr>
            <w:rFonts w:asciiTheme="minorHAnsi" w:eastAsia="Cambria" w:hAnsiTheme="minorHAnsi"/>
            <w:sz w:val="18"/>
            <w:szCs w:val="18"/>
          </w:rPr>
          <w:t>er nameplate.</w:t>
        </w:r>
      </w:ins>
    </w:p>
    <w:p w14:paraId="58E97F7F" w14:textId="77777777" w:rsidR="003C2D2C" w:rsidRDefault="008D75D7" w:rsidP="00017641">
      <w:pPr>
        <w:pStyle w:val="ListParagraph"/>
        <w:numPr>
          <w:ilvl w:val="0"/>
          <w:numId w:val="35"/>
        </w:numPr>
        <w:ind w:left="360"/>
        <w:rPr>
          <w:ins w:id="194" w:author="Moua, Cheng@Energy" w:date="2022-02-10T11:44:00Z"/>
          <w:rFonts w:asciiTheme="minorHAnsi" w:eastAsia="Cambria" w:hAnsiTheme="minorHAnsi"/>
          <w:sz w:val="18"/>
          <w:szCs w:val="18"/>
        </w:rPr>
      </w:pPr>
      <w:ins w:id="195" w:author="Moua, Cheng@Energy" w:date="2022-02-10T11:43:00Z">
        <w:r>
          <w:rPr>
            <w:rFonts w:asciiTheme="minorHAnsi" w:eastAsia="Cambria" w:hAnsiTheme="minorHAnsi"/>
            <w:sz w:val="18"/>
            <w:szCs w:val="18"/>
          </w:rPr>
          <w:t>User input model number of the installed equipme</w:t>
        </w:r>
        <w:r w:rsidR="00B63E1E">
          <w:rPr>
            <w:rFonts w:asciiTheme="minorHAnsi" w:eastAsia="Cambria" w:hAnsiTheme="minorHAnsi"/>
            <w:sz w:val="18"/>
            <w:szCs w:val="18"/>
          </w:rPr>
          <w:t>nt from the manufacturer nam</w:t>
        </w:r>
      </w:ins>
      <w:ins w:id="196" w:author="Moua, Cheng@Energy" w:date="2022-02-10T11:44:00Z">
        <w:r w:rsidR="003C2D2C">
          <w:rPr>
            <w:rFonts w:asciiTheme="minorHAnsi" w:eastAsia="Cambria" w:hAnsiTheme="minorHAnsi"/>
            <w:sz w:val="18"/>
            <w:szCs w:val="18"/>
          </w:rPr>
          <w:t xml:space="preserve">eplate. </w:t>
        </w:r>
      </w:ins>
    </w:p>
    <w:p w14:paraId="6266468B" w14:textId="77777777" w:rsidR="00591267" w:rsidRDefault="00211305" w:rsidP="00017641">
      <w:pPr>
        <w:pStyle w:val="ListParagraph"/>
        <w:numPr>
          <w:ilvl w:val="0"/>
          <w:numId w:val="35"/>
        </w:numPr>
        <w:ind w:left="360"/>
        <w:rPr>
          <w:ins w:id="197" w:author="Moua, Cheng@Energy" w:date="2022-02-10T11:48:00Z"/>
          <w:rFonts w:asciiTheme="minorHAnsi" w:eastAsia="Cambria" w:hAnsiTheme="minorHAnsi"/>
          <w:sz w:val="18"/>
          <w:szCs w:val="18"/>
        </w:rPr>
      </w:pPr>
      <w:ins w:id="198" w:author="Moua, Cheng@Energy" w:date="2022-02-10T11:45:00Z">
        <w:r>
          <w:rPr>
            <w:rFonts w:asciiTheme="minorHAnsi" w:eastAsia="Cambria" w:hAnsiTheme="minorHAnsi"/>
            <w:sz w:val="18"/>
            <w:szCs w:val="18"/>
          </w:rPr>
          <w:t xml:space="preserve">User input </w:t>
        </w:r>
        <w:r w:rsidR="00730AC6">
          <w:rPr>
            <w:rFonts w:asciiTheme="minorHAnsi" w:eastAsia="Cambria" w:hAnsiTheme="minorHAnsi"/>
            <w:sz w:val="18"/>
            <w:szCs w:val="18"/>
          </w:rPr>
          <w:t xml:space="preserve">the </w:t>
        </w:r>
      </w:ins>
      <w:ins w:id="199" w:author="Moua, Cheng@Energy" w:date="2022-02-10T11:46:00Z">
        <w:r w:rsidR="009C43B4">
          <w:rPr>
            <w:rFonts w:asciiTheme="minorHAnsi" w:eastAsia="Cambria" w:hAnsiTheme="minorHAnsi"/>
            <w:sz w:val="18"/>
            <w:szCs w:val="18"/>
          </w:rPr>
          <w:t xml:space="preserve">fan efficacy performance rating (W/CFM) </w:t>
        </w:r>
        <w:r w:rsidR="000F45AF">
          <w:rPr>
            <w:rFonts w:asciiTheme="minorHAnsi" w:eastAsia="Cambria" w:hAnsiTheme="minorHAnsi"/>
            <w:sz w:val="18"/>
            <w:szCs w:val="18"/>
          </w:rPr>
          <w:t xml:space="preserve">for the installed equipment </w:t>
        </w:r>
      </w:ins>
      <w:ins w:id="200" w:author="Moua, Cheng@Energy" w:date="2022-02-10T11:47:00Z">
        <w:r w:rsidR="00147376">
          <w:rPr>
            <w:rFonts w:asciiTheme="minorHAnsi" w:eastAsia="Cambria" w:hAnsiTheme="minorHAnsi"/>
            <w:sz w:val="18"/>
            <w:szCs w:val="18"/>
          </w:rPr>
          <w:t>as determined by RA3.7.4.4.</w:t>
        </w:r>
      </w:ins>
    </w:p>
    <w:p w14:paraId="5E62A29E" w14:textId="16A3C5D9" w:rsidR="00017641" w:rsidRDefault="00591267" w:rsidP="00017641">
      <w:pPr>
        <w:pStyle w:val="ListParagraph"/>
        <w:numPr>
          <w:ilvl w:val="0"/>
          <w:numId w:val="35"/>
        </w:numPr>
        <w:ind w:left="360"/>
        <w:rPr>
          <w:ins w:id="201" w:author="Moua, Cheng@Energy" w:date="2022-02-10T12:03:00Z"/>
          <w:rFonts w:asciiTheme="minorHAnsi" w:eastAsia="Cambria" w:hAnsiTheme="minorHAnsi"/>
          <w:sz w:val="18"/>
          <w:szCs w:val="18"/>
        </w:rPr>
      </w:pPr>
      <w:ins w:id="202" w:author="Moua, Cheng@Energy" w:date="2022-02-10T11:48:00Z">
        <w:r>
          <w:rPr>
            <w:rFonts w:asciiTheme="minorHAnsi" w:eastAsia="Cambria" w:hAnsiTheme="minorHAnsi"/>
            <w:sz w:val="18"/>
            <w:szCs w:val="18"/>
          </w:rPr>
          <w:t>User input the sensible reco</w:t>
        </w:r>
        <w:r w:rsidR="00E75363">
          <w:rPr>
            <w:rFonts w:asciiTheme="minorHAnsi" w:eastAsia="Cambria" w:hAnsiTheme="minorHAnsi"/>
            <w:sz w:val="18"/>
            <w:szCs w:val="18"/>
          </w:rPr>
          <w:t xml:space="preserve">very efficiency performance rating (%) </w:t>
        </w:r>
      </w:ins>
      <w:ins w:id="203" w:author="Moua, Cheng@Energy" w:date="2022-02-10T11:49:00Z">
        <w:r w:rsidR="00E75363">
          <w:rPr>
            <w:rFonts w:asciiTheme="minorHAnsi" w:eastAsia="Cambria" w:hAnsiTheme="minorHAnsi"/>
            <w:sz w:val="18"/>
            <w:szCs w:val="18"/>
          </w:rPr>
          <w:t xml:space="preserve">for the installed equipment </w:t>
        </w:r>
      </w:ins>
      <w:ins w:id="204" w:author="Moua, Cheng@Energy" w:date="2022-02-10T12:02:00Z">
        <w:r w:rsidR="009A0D9F">
          <w:rPr>
            <w:rFonts w:asciiTheme="minorHAnsi" w:eastAsia="Cambria" w:hAnsiTheme="minorHAnsi"/>
            <w:sz w:val="18"/>
            <w:szCs w:val="18"/>
          </w:rPr>
          <w:t>as determined by RA3.7.4.4.</w:t>
        </w:r>
      </w:ins>
    </w:p>
    <w:p w14:paraId="23E9CB1C" w14:textId="77777777" w:rsidR="009A0D9F" w:rsidRPr="00301FCC" w:rsidRDefault="009A0D9F" w:rsidP="00301FCC">
      <w:pPr>
        <w:pStyle w:val="ListParagraph"/>
        <w:ind w:left="360"/>
        <w:rPr>
          <w:rFonts w:asciiTheme="minorHAnsi" w:eastAsia="Cambria" w:hAnsiTheme="minorHAnsi"/>
          <w:sz w:val="18"/>
          <w:szCs w:val="18"/>
        </w:rPr>
      </w:pPr>
    </w:p>
    <w:p w14:paraId="7829189E" w14:textId="77777777" w:rsidR="00CA3598" w:rsidRDefault="00CA3598" w:rsidP="00CA3598">
      <w:pPr>
        <w:rPr>
          <w:rFonts w:asciiTheme="minorHAnsi" w:eastAsia="Cambria" w:hAnsiTheme="minorHAnsi"/>
          <w:b/>
          <w:sz w:val="18"/>
          <w:szCs w:val="18"/>
        </w:rPr>
      </w:pPr>
      <w:r w:rsidRPr="00EE71C1">
        <w:rPr>
          <w:rFonts w:asciiTheme="minorHAnsi" w:eastAsia="Cambria" w:hAnsiTheme="minorHAnsi"/>
          <w:b/>
          <w:sz w:val="18"/>
          <w:szCs w:val="18"/>
        </w:rPr>
        <w:t xml:space="preserve">Section </w:t>
      </w:r>
      <w:r>
        <w:rPr>
          <w:rFonts w:asciiTheme="minorHAnsi" w:eastAsia="Cambria" w:hAnsiTheme="minorHAnsi"/>
          <w:b/>
          <w:sz w:val="18"/>
          <w:szCs w:val="18"/>
        </w:rPr>
        <w:t>D</w:t>
      </w:r>
      <w:r w:rsidRPr="00EE71C1">
        <w:rPr>
          <w:rFonts w:asciiTheme="minorHAnsi" w:eastAsia="Cambria" w:hAnsiTheme="minorHAnsi"/>
          <w:b/>
          <w:sz w:val="18"/>
          <w:szCs w:val="18"/>
        </w:rPr>
        <w:t>.</w:t>
      </w:r>
      <w:r w:rsidRPr="00CA3598">
        <w:rPr>
          <w:rFonts w:asciiTheme="minorHAnsi" w:eastAsia="Cambria" w:hAnsiTheme="minorHAnsi"/>
          <w:b/>
          <w:sz w:val="18"/>
          <w:szCs w:val="18"/>
        </w:rPr>
        <w:t xml:space="preserve"> Additional Envelope Requirements</w:t>
      </w:r>
    </w:p>
    <w:p w14:paraId="7829189F" w14:textId="38593370" w:rsidR="00571B10" w:rsidRDefault="00CA3598">
      <w:pPr>
        <w:pStyle w:val="ListParagraph"/>
        <w:numPr>
          <w:ilvl w:val="0"/>
          <w:numId w:val="32"/>
        </w:numPr>
        <w:rPr>
          <w:rFonts w:asciiTheme="minorHAnsi" w:eastAsia="Cambria" w:hAnsiTheme="minorHAnsi"/>
          <w:sz w:val="18"/>
          <w:szCs w:val="18"/>
        </w:rPr>
      </w:pPr>
      <w:r>
        <w:rPr>
          <w:rFonts w:asciiTheme="minorHAnsi" w:hAnsiTheme="minorHAnsi"/>
          <w:sz w:val="18"/>
          <w:szCs w:val="18"/>
        </w:rPr>
        <w:t>Envelope Leakage</w:t>
      </w:r>
      <w:r w:rsidRPr="00495793">
        <w:rPr>
          <w:rFonts w:asciiTheme="minorHAnsi" w:hAnsiTheme="minorHAnsi"/>
          <w:sz w:val="18"/>
          <w:szCs w:val="18"/>
        </w:rPr>
        <w:t xml:space="preserve">: This field is filled out automatically. It is referenced from the </w:t>
      </w:r>
      <w:del w:id="205" w:author="Tsan, Bach@Energy" w:date="2021-11-10T11:27:00Z">
        <w:r w:rsidRPr="00495793" w:rsidDel="00E77C79">
          <w:rPr>
            <w:rFonts w:asciiTheme="minorHAnsi" w:hAnsiTheme="minorHAnsi"/>
            <w:sz w:val="18"/>
            <w:szCs w:val="18"/>
          </w:rPr>
          <w:delText>CF2R</w:delText>
        </w:r>
      </w:del>
      <w:ins w:id="206" w:author="Tsan, Bach@Energy" w:date="2021-11-10T11:27:00Z">
        <w:r w:rsidR="00E77C79">
          <w:rPr>
            <w:rFonts w:asciiTheme="minorHAnsi" w:hAnsiTheme="minorHAnsi"/>
            <w:sz w:val="18"/>
            <w:szCs w:val="18"/>
          </w:rPr>
          <w:t>LM</w:t>
        </w:r>
        <w:r w:rsidR="008F445C">
          <w:rPr>
            <w:rFonts w:asciiTheme="minorHAnsi" w:hAnsiTheme="minorHAnsi"/>
            <w:sz w:val="18"/>
            <w:szCs w:val="18"/>
          </w:rPr>
          <w:t>CI</w:t>
        </w:r>
      </w:ins>
      <w:r w:rsidRPr="00495793">
        <w:rPr>
          <w:rFonts w:asciiTheme="minorHAnsi" w:hAnsiTheme="minorHAnsi"/>
          <w:sz w:val="18"/>
          <w:szCs w:val="18"/>
        </w:rPr>
        <w:t>-MCH-</w:t>
      </w:r>
      <w:r>
        <w:rPr>
          <w:rFonts w:asciiTheme="minorHAnsi" w:hAnsiTheme="minorHAnsi"/>
          <w:sz w:val="18"/>
          <w:szCs w:val="18"/>
        </w:rPr>
        <w:t>24</w:t>
      </w:r>
      <w:r w:rsidRPr="00495793">
        <w:rPr>
          <w:rFonts w:asciiTheme="minorHAnsi" w:hAnsiTheme="minorHAnsi"/>
          <w:sz w:val="18"/>
          <w:szCs w:val="18"/>
        </w:rPr>
        <w:t>, which must be completed prior to this document.</w:t>
      </w:r>
    </w:p>
    <w:p w14:paraId="782918A0" w14:textId="77777777" w:rsidR="00571B10" w:rsidRDefault="00571B10">
      <w:pPr>
        <w:rPr>
          <w:rFonts w:asciiTheme="minorHAnsi" w:eastAsia="Cambria" w:hAnsiTheme="minorHAnsi"/>
          <w:sz w:val="18"/>
          <w:szCs w:val="18"/>
        </w:rPr>
      </w:pPr>
    </w:p>
    <w:p w14:paraId="782918A1" w14:textId="77777777" w:rsidR="00CA3598" w:rsidRDefault="00CA3598" w:rsidP="00CA3598">
      <w:pPr>
        <w:rPr>
          <w:rFonts w:asciiTheme="minorHAnsi" w:eastAsia="Cambria" w:hAnsiTheme="minorHAnsi"/>
          <w:b/>
          <w:sz w:val="18"/>
          <w:szCs w:val="18"/>
        </w:rPr>
      </w:pPr>
      <w:r w:rsidRPr="00EE71C1">
        <w:rPr>
          <w:rFonts w:asciiTheme="minorHAnsi" w:eastAsia="Cambria" w:hAnsiTheme="minorHAnsi"/>
          <w:b/>
          <w:sz w:val="18"/>
          <w:szCs w:val="18"/>
        </w:rPr>
        <w:t xml:space="preserve">Section </w:t>
      </w:r>
      <w:r>
        <w:rPr>
          <w:rFonts w:asciiTheme="minorHAnsi" w:eastAsia="Cambria" w:hAnsiTheme="minorHAnsi"/>
          <w:b/>
          <w:sz w:val="18"/>
          <w:szCs w:val="18"/>
        </w:rPr>
        <w:t>E</w:t>
      </w:r>
      <w:r w:rsidRPr="00EE71C1">
        <w:rPr>
          <w:rFonts w:asciiTheme="minorHAnsi" w:eastAsia="Cambria" w:hAnsiTheme="minorHAnsi"/>
          <w:b/>
          <w:sz w:val="18"/>
          <w:szCs w:val="18"/>
        </w:rPr>
        <w:t>.</w:t>
      </w:r>
      <w:r w:rsidR="007715C6" w:rsidRPr="007715C6">
        <w:t xml:space="preserve"> </w:t>
      </w:r>
      <w:r w:rsidR="007715C6" w:rsidRPr="007715C6">
        <w:rPr>
          <w:rFonts w:asciiTheme="minorHAnsi" w:eastAsia="Cambria" w:hAnsiTheme="minorHAnsi"/>
          <w:b/>
          <w:sz w:val="18"/>
          <w:szCs w:val="18"/>
        </w:rPr>
        <w:t>Additional Central Ventilation System Balancing Requirements</w:t>
      </w:r>
    </w:p>
    <w:p w14:paraId="782918A2" w14:textId="77777777" w:rsidR="00571B10" w:rsidRDefault="00264FF9">
      <w:pPr>
        <w:pStyle w:val="ListParagraph"/>
        <w:numPr>
          <w:ilvl w:val="0"/>
          <w:numId w:val="33"/>
        </w:numPr>
        <w:rPr>
          <w:rFonts w:asciiTheme="minorHAnsi" w:eastAsia="Cambria" w:hAnsiTheme="minorHAnsi"/>
          <w:sz w:val="18"/>
          <w:szCs w:val="18"/>
        </w:rPr>
      </w:pPr>
      <w:r>
        <w:rPr>
          <w:rFonts w:asciiTheme="minorHAnsi" w:hAnsiTheme="minorHAnsi"/>
          <w:sz w:val="18"/>
          <w:szCs w:val="18"/>
        </w:rPr>
        <w:t>Maximum Ventilation Flow (CFM): This field is filled out automatically calculated.</w:t>
      </w:r>
    </w:p>
    <w:p w14:paraId="782918A3" w14:textId="77777777" w:rsidR="00571B10" w:rsidRDefault="00571B10">
      <w:pPr>
        <w:pStyle w:val="ListParagraph"/>
        <w:ind w:left="360"/>
        <w:rPr>
          <w:ins w:id="207" w:author="Alhabibi, Haider@Energy" w:date="2022-03-30T18:47:00Z"/>
          <w:rFonts w:asciiTheme="minorHAnsi" w:eastAsia="Cambria" w:hAnsiTheme="minorHAnsi"/>
          <w:sz w:val="18"/>
          <w:szCs w:val="18"/>
        </w:rPr>
      </w:pPr>
    </w:p>
    <w:p w14:paraId="6E4BAB2A" w14:textId="77777777" w:rsidR="00BC7947" w:rsidRDefault="00A36CB7" w:rsidP="00A36CB7">
      <w:pPr>
        <w:rPr>
          <w:ins w:id="208" w:author="Alhabibi, Haider@Energy" w:date="2022-03-30T19:12:00Z"/>
          <w:rFonts w:ascii="Calibri" w:hAnsi="Calibri"/>
          <w:b/>
          <w:szCs w:val="18"/>
        </w:rPr>
      </w:pPr>
      <w:bookmarkStart w:id="209" w:name="_Hlk99471162"/>
      <w:ins w:id="210" w:author="Alhabibi, Haider@Energy" w:date="2022-03-30T19:11:00Z">
        <w:r w:rsidRPr="001036B8">
          <w:rPr>
            <w:rFonts w:ascii="Calibri" w:hAnsi="Calibri"/>
            <w:b/>
          </w:rPr>
          <w:t xml:space="preserve">Section </w:t>
        </w:r>
        <w:r>
          <w:rPr>
            <w:rFonts w:ascii="Calibri" w:hAnsi="Calibri"/>
            <w:b/>
          </w:rPr>
          <w:t>F</w:t>
        </w:r>
        <w:r w:rsidRPr="001036B8">
          <w:rPr>
            <w:rFonts w:ascii="Calibri" w:hAnsi="Calibri"/>
            <w:b/>
          </w:rPr>
          <w:t xml:space="preserve">. </w:t>
        </w:r>
      </w:ins>
      <w:ins w:id="211" w:author="Alhabibi, Haider@Energy" w:date="2022-03-30T19:12:00Z">
        <w:r w:rsidR="00BC7947" w:rsidRPr="003202A5">
          <w:rPr>
            <w:rFonts w:ascii="Calibri" w:hAnsi="Calibri"/>
            <w:b/>
            <w:bCs/>
          </w:rPr>
          <w:t>Compliance Statement</w:t>
        </w:r>
        <w:r w:rsidR="00BC7947" w:rsidRPr="00903938">
          <w:rPr>
            <w:rFonts w:ascii="Calibri" w:hAnsi="Calibri"/>
            <w:b/>
            <w:szCs w:val="18"/>
          </w:rPr>
          <w:t xml:space="preserve"> </w:t>
        </w:r>
      </w:ins>
    </w:p>
    <w:p w14:paraId="7ECD1547" w14:textId="0F395069" w:rsidR="00A36CB7" w:rsidRDefault="003202A5" w:rsidP="00A36CB7">
      <w:pPr>
        <w:rPr>
          <w:ins w:id="212" w:author="Alhabibi, Haider@Energy" w:date="2022-03-30T19:11:00Z"/>
          <w:rFonts w:ascii="Calibri" w:hAnsi="Calibri"/>
        </w:rPr>
      </w:pPr>
      <w:ins w:id="213" w:author="Alhabibi, Haider@Energy" w:date="2022-03-30T19:14:00Z">
        <w:r w:rsidRPr="003202A5">
          <w:rPr>
            <w:rFonts w:ascii="Calibri" w:hAnsi="Calibri"/>
            <w:bCs/>
            <w:szCs w:val="18"/>
          </w:rPr>
          <w:t>1.</w:t>
        </w:r>
        <w:r>
          <w:rPr>
            <w:rFonts w:ascii="Calibri" w:hAnsi="Calibri"/>
            <w:b/>
            <w:szCs w:val="18"/>
          </w:rPr>
          <w:t xml:space="preserve"> </w:t>
        </w:r>
      </w:ins>
      <w:ins w:id="214" w:author="Alhabibi, Haider@Energy" w:date="2022-03-30T19:11:00Z">
        <w:r w:rsidR="00A36CB7" w:rsidRPr="001036B8">
          <w:rPr>
            <w:rFonts w:ascii="Calibri" w:hAnsi="Calibri"/>
          </w:rPr>
          <w:t>Compliance Statement: This field is filled out automatically</w:t>
        </w:r>
      </w:ins>
    </w:p>
    <w:p w14:paraId="59416654" w14:textId="77777777" w:rsidR="00A36CB7" w:rsidRDefault="00A36CB7" w:rsidP="00A36CB7">
      <w:pPr>
        <w:rPr>
          <w:ins w:id="215" w:author="Alhabibi, Haider@Energy" w:date="2022-03-30T19:11:00Z"/>
          <w:rFonts w:asciiTheme="minorHAnsi" w:eastAsia="Cambria" w:hAnsiTheme="minorHAnsi"/>
          <w:b/>
          <w:sz w:val="18"/>
          <w:szCs w:val="18"/>
        </w:rPr>
      </w:pPr>
    </w:p>
    <w:p w14:paraId="7A22283B" w14:textId="24196F3C" w:rsidR="008D64B0" w:rsidRPr="00653CE6" w:rsidRDefault="008D64B0" w:rsidP="008D64B0">
      <w:pPr>
        <w:rPr>
          <w:ins w:id="216" w:author="Alhabibi, Haider@Energy" w:date="2022-03-30T18:47:00Z"/>
          <w:rFonts w:asciiTheme="minorHAnsi" w:eastAsia="Cambria" w:hAnsiTheme="minorHAnsi"/>
          <w:sz w:val="18"/>
          <w:szCs w:val="18"/>
        </w:rPr>
      </w:pPr>
      <w:ins w:id="217" w:author="Alhabibi, Haider@Energy" w:date="2022-03-30T18:47:00Z">
        <w:r w:rsidRPr="00653CE6">
          <w:rPr>
            <w:rFonts w:asciiTheme="minorHAnsi" w:eastAsia="Cambria" w:hAnsiTheme="minorHAnsi"/>
            <w:b/>
            <w:sz w:val="18"/>
            <w:szCs w:val="18"/>
          </w:rPr>
          <w:t>Section G Additional Requirements for Compliance</w:t>
        </w:r>
      </w:ins>
    </w:p>
    <w:p w14:paraId="0B6E4C4F" w14:textId="77777777" w:rsidR="008D64B0" w:rsidRPr="00653CE6" w:rsidRDefault="008D64B0" w:rsidP="008D64B0">
      <w:pPr>
        <w:numPr>
          <w:ilvl w:val="0"/>
          <w:numId w:val="36"/>
        </w:numPr>
        <w:rPr>
          <w:ins w:id="218" w:author="Alhabibi, Haider@Energy" w:date="2022-03-30T18:47:00Z"/>
          <w:rFonts w:asciiTheme="minorHAnsi" w:eastAsia="Cambria" w:hAnsiTheme="minorHAnsi"/>
          <w:sz w:val="18"/>
          <w:szCs w:val="18"/>
        </w:rPr>
      </w:pPr>
      <w:ins w:id="219" w:author="Alhabibi, Haider@Energy" w:date="2022-03-30T18:47:00Z">
        <w:r w:rsidRPr="00653CE6">
          <w:rPr>
            <w:rFonts w:asciiTheme="minorHAnsi" w:eastAsia="Cambria" w:hAnsiTheme="minorHAnsi"/>
            <w:sz w:val="18"/>
            <w:szCs w:val="18"/>
          </w:rPr>
          <w:t>This field must be a true statement (or not applicable) for the system to comply.</w:t>
        </w:r>
      </w:ins>
    </w:p>
    <w:p w14:paraId="21722354" w14:textId="77777777" w:rsidR="008D64B0" w:rsidRPr="00653CE6" w:rsidRDefault="008D64B0" w:rsidP="008D64B0">
      <w:pPr>
        <w:numPr>
          <w:ilvl w:val="0"/>
          <w:numId w:val="36"/>
        </w:numPr>
        <w:rPr>
          <w:ins w:id="220" w:author="Alhabibi, Haider@Energy" w:date="2022-03-30T18:47:00Z"/>
          <w:rFonts w:asciiTheme="minorHAnsi" w:eastAsia="Cambria" w:hAnsiTheme="minorHAnsi"/>
          <w:sz w:val="18"/>
          <w:szCs w:val="18"/>
        </w:rPr>
      </w:pPr>
      <w:ins w:id="221" w:author="Alhabibi, Haider@Energy" w:date="2022-03-30T18:47:00Z">
        <w:r w:rsidRPr="00653CE6">
          <w:rPr>
            <w:rFonts w:asciiTheme="minorHAnsi" w:eastAsia="Cambria" w:hAnsiTheme="minorHAnsi"/>
            <w:sz w:val="18"/>
            <w:szCs w:val="18"/>
          </w:rPr>
          <w:lastRenderedPageBreak/>
          <w:t>This field must be a true statement (or not applicable) for the system to comply.</w:t>
        </w:r>
      </w:ins>
    </w:p>
    <w:p w14:paraId="32C222EF" w14:textId="77777777" w:rsidR="008D64B0" w:rsidRPr="00653CE6" w:rsidRDefault="008D64B0" w:rsidP="008D64B0">
      <w:pPr>
        <w:numPr>
          <w:ilvl w:val="0"/>
          <w:numId w:val="36"/>
        </w:numPr>
        <w:rPr>
          <w:ins w:id="222" w:author="Alhabibi, Haider@Energy" w:date="2022-03-30T18:47:00Z"/>
          <w:rFonts w:asciiTheme="minorHAnsi" w:eastAsia="Cambria" w:hAnsiTheme="minorHAnsi"/>
          <w:sz w:val="18"/>
          <w:szCs w:val="18"/>
        </w:rPr>
      </w:pPr>
      <w:ins w:id="223" w:author="Alhabibi, Haider@Energy" w:date="2022-03-30T18:47:00Z">
        <w:r w:rsidRPr="00653CE6">
          <w:rPr>
            <w:rFonts w:asciiTheme="minorHAnsi" w:eastAsia="Cambria" w:hAnsiTheme="minorHAnsi"/>
            <w:sz w:val="18"/>
            <w:szCs w:val="18"/>
          </w:rPr>
          <w:t>This field must be a true statement (or not applicable) for the system to comply.</w:t>
        </w:r>
      </w:ins>
    </w:p>
    <w:p w14:paraId="5CC3075C" w14:textId="77777777" w:rsidR="008D64B0" w:rsidRPr="00653CE6" w:rsidRDefault="008D64B0" w:rsidP="008D64B0">
      <w:pPr>
        <w:numPr>
          <w:ilvl w:val="0"/>
          <w:numId w:val="36"/>
        </w:numPr>
        <w:rPr>
          <w:ins w:id="224" w:author="Alhabibi, Haider@Energy" w:date="2022-03-30T18:47:00Z"/>
          <w:rFonts w:asciiTheme="minorHAnsi" w:eastAsia="Cambria" w:hAnsiTheme="minorHAnsi"/>
          <w:sz w:val="18"/>
          <w:szCs w:val="18"/>
        </w:rPr>
      </w:pPr>
      <w:ins w:id="225" w:author="Alhabibi, Haider@Energy" w:date="2022-03-30T18:47:00Z">
        <w:r w:rsidRPr="00653CE6">
          <w:rPr>
            <w:rFonts w:asciiTheme="minorHAnsi" w:eastAsia="Cambria" w:hAnsiTheme="minorHAnsi"/>
            <w:sz w:val="18"/>
            <w:szCs w:val="18"/>
          </w:rPr>
          <w:t>This field must be a true statement (or not applicable) for the system to comply.</w:t>
        </w:r>
      </w:ins>
    </w:p>
    <w:bookmarkEnd w:id="209"/>
    <w:p w14:paraId="40FE3AC6" w14:textId="77777777" w:rsidR="008D64B0" w:rsidRPr="00653CE6" w:rsidRDefault="008D64B0" w:rsidP="008D64B0">
      <w:pPr>
        <w:numPr>
          <w:ilvl w:val="0"/>
          <w:numId w:val="36"/>
        </w:numPr>
        <w:rPr>
          <w:ins w:id="226" w:author="Alhabibi, Haider@Energy" w:date="2022-03-30T18:47:00Z"/>
          <w:rFonts w:asciiTheme="minorHAnsi" w:eastAsia="Cambria" w:hAnsiTheme="minorHAnsi"/>
          <w:sz w:val="18"/>
          <w:szCs w:val="18"/>
        </w:rPr>
      </w:pPr>
      <w:ins w:id="227" w:author="Alhabibi, Haider@Energy" w:date="2022-03-30T18:47:00Z">
        <w:r w:rsidRPr="00653CE6">
          <w:rPr>
            <w:rFonts w:asciiTheme="minorHAnsi" w:eastAsia="Cambria" w:hAnsiTheme="minorHAnsi"/>
            <w:sz w:val="18"/>
            <w:szCs w:val="18"/>
          </w:rPr>
          <w:t>This field must be a true statement (or not applicable) for the system to comply</w:t>
        </w:r>
      </w:ins>
    </w:p>
    <w:p w14:paraId="74219C69" w14:textId="77777777" w:rsidR="008D64B0" w:rsidRPr="00653CE6" w:rsidRDefault="008D64B0" w:rsidP="008D64B0">
      <w:pPr>
        <w:numPr>
          <w:ilvl w:val="0"/>
          <w:numId w:val="36"/>
        </w:numPr>
        <w:rPr>
          <w:ins w:id="228" w:author="Alhabibi, Haider@Energy" w:date="2022-03-30T18:47:00Z"/>
          <w:rFonts w:asciiTheme="minorHAnsi" w:eastAsia="Cambria" w:hAnsiTheme="minorHAnsi"/>
          <w:sz w:val="18"/>
          <w:szCs w:val="18"/>
        </w:rPr>
      </w:pPr>
      <w:ins w:id="229" w:author="Alhabibi, Haider@Energy" w:date="2022-03-30T18:47:00Z">
        <w:r w:rsidRPr="00653CE6">
          <w:rPr>
            <w:rFonts w:asciiTheme="minorHAnsi" w:eastAsia="Cambria" w:hAnsiTheme="minorHAnsi"/>
            <w:sz w:val="18"/>
            <w:szCs w:val="18"/>
          </w:rPr>
          <w:t>This field must be a true statement (or not applicable) for the system to comply</w:t>
        </w:r>
      </w:ins>
    </w:p>
    <w:p w14:paraId="487A6A38" w14:textId="77777777" w:rsidR="008D64B0" w:rsidRPr="00653CE6" w:rsidRDefault="008D64B0" w:rsidP="008D64B0">
      <w:pPr>
        <w:numPr>
          <w:ilvl w:val="0"/>
          <w:numId w:val="36"/>
        </w:numPr>
        <w:rPr>
          <w:ins w:id="230" w:author="Alhabibi, Haider@Energy" w:date="2022-03-30T18:47:00Z"/>
          <w:rFonts w:asciiTheme="minorHAnsi" w:eastAsia="Cambria" w:hAnsiTheme="minorHAnsi"/>
          <w:sz w:val="18"/>
          <w:szCs w:val="18"/>
        </w:rPr>
      </w:pPr>
      <w:ins w:id="231" w:author="Alhabibi, Haider@Energy" w:date="2022-03-30T18:47:00Z">
        <w:r w:rsidRPr="00653CE6">
          <w:rPr>
            <w:rFonts w:asciiTheme="minorHAnsi" w:eastAsia="Cambria" w:hAnsiTheme="minorHAnsi"/>
            <w:sz w:val="18"/>
            <w:szCs w:val="18"/>
          </w:rPr>
          <w:t>This field must be a true statement (or not applicable) for the system to comply</w:t>
        </w:r>
      </w:ins>
    </w:p>
    <w:p w14:paraId="1B49CCC6" w14:textId="77777777" w:rsidR="008D64B0" w:rsidRPr="00653CE6" w:rsidRDefault="008D64B0" w:rsidP="008D64B0">
      <w:pPr>
        <w:numPr>
          <w:ilvl w:val="0"/>
          <w:numId w:val="36"/>
        </w:numPr>
        <w:rPr>
          <w:ins w:id="232" w:author="Alhabibi, Haider@Energy" w:date="2022-03-30T18:47:00Z"/>
          <w:rFonts w:asciiTheme="minorHAnsi" w:eastAsia="Cambria" w:hAnsiTheme="minorHAnsi"/>
          <w:sz w:val="18"/>
          <w:szCs w:val="18"/>
        </w:rPr>
      </w:pPr>
      <w:ins w:id="233" w:author="Alhabibi, Haider@Energy" w:date="2022-03-30T18:47:00Z">
        <w:r w:rsidRPr="00653CE6">
          <w:rPr>
            <w:rFonts w:asciiTheme="minorHAnsi" w:eastAsia="Cambria" w:hAnsiTheme="minorHAnsi"/>
            <w:sz w:val="18"/>
            <w:szCs w:val="18"/>
          </w:rPr>
          <w:t>This field must be a true statement (or not applicable) for the system to comply</w:t>
        </w:r>
      </w:ins>
    </w:p>
    <w:p w14:paraId="79418704" w14:textId="77777777" w:rsidR="008D64B0" w:rsidRPr="00653CE6" w:rsidRDefault="008D64B0" w:rsidP="008D64B0">
      <w:pPr>
        <w:numPr>
          <w:ilvl w:val="0"/>
          <w:numId w:val="36"/>
        </w:numPr>
        <w:rPr>
          <w:ins w:id="234" w:author="Alhabibi, Haider@Energy" w:date="2022-03-30T18:47:00Z"/>
          <w:rFonts w:asciiTheme="minorHAnsi" w:eastAsia="Cambria" w:hAnsiTheme="minorHAnsi"/>
          <w:sz w:val="18"/>
          <w:szCs w:val="18"/>
        </w:rPr>
      </w:pPr>
      <w:ins w:id="235" w:author="Alhabibi, Haider@Energy" w:date="2022-03-30T18:47:00Z">
        <w:r w:rsidRPr="00653CE6">
          <w:rPr>
            <w:rFonts w:asciiTheme="minorHAnsi" w:eastAsia="Cambria" w:hAnsiTheme="minorHAnsi"/>
            <w:sz w:val="18"/>
            <w:szCs w:val="18"/>
          </w:rPr>
          <w:t>This field must be a true statement (or not applicable) for the system to comply</w:t>
        </w:r>
      </w:ins>
    </w:p>
    <w:p w14:paraId="61E5A268" w14:textId="77777777" w:rsidR="008D64B0" w:rsidRPr="00653CE6" w:rsidRDefault="008D64B0" w:rsidP="008D64B0">
      <w:pPr>
        <w:ind w:left="360"/>
        <w:rPr>
          <w:ins w:id="236" w:author="Alhabibi, Haider@Energy" w:date="2022-03-30T18:47:00Z"/>
          <w:rFonts w:asciiTheme="minorHAnsi" w:eastAsia="Cambria" w:hAnsiTheme="minorHAnsi"/>
          <w:sz w:val="18"/>
          <w:szCs w:val="18"/>
        </w:rPr>
      </w:pPr>
    </w:p>
    <w:p w14:paraId="508C5CE7" w14:textId="77777777" w:rsidR="00CE6477" w:rsidRPr="00653CE6" w:rsidRDefault="00CE6477" w:rsidP="00CE6477">
      <w:pPr>
        <w:rPr>
          <w:ins w:id="237" w:author="Alhabibi, Haider@Energy" w:date="2022-03-30T18:48:00Z"/>
          <w:rFonts w:asciiTheme="minorHAnsi" w:eastAsia="Cambria" w:hAnsiTheme="minorHAnsi"/>
          <w:sz w:val="18"/>
          <w:szCs w:val="18"/>
        </w:rPr>
      </w:pPr>
      <w:ins w:id="238" w:author="Alhabibi, Haider@Energy" w:date="2022-03-30T18:48:00Z">
        <w:r w:rsidRPr="00653CE6">
          <w:rPr>
            <w:rFonts w:asciiTheme="minorHAnsi" w:eastAsia="Cambria" w:hAnsiTheme="minorHAnsi"/>
            <w:b/>
            <w:sz w:val="18"/>
            <w:szCs w:val="18"/>
          </w:rPr>
          <w:t>Section H Additional Requirements for Compliance</w:t>
        </w:r>
      </w:ins>
    </w:p>
    <w:p w14:paraId="33D4F7C4" w14:textId="77777777" w:rsidR="00CE6477" w:rsidRPr="00653CE6" w:rsidRDefault="00CE6477" w:rsidP="00CE6477">
      <w:pPr>
        <w:numPr>
          <w:ilvl w:val="0"/>
          <w:numId w:val="37"/>
        </w:numPr>
        <w:rPr>
          <w:ins w:id="239" w:author="Alhabibi, Haider@Energy" w:date="2022-03-30T18:48:00Z"/>
          <w:rFonts w:asciiTheme="minorHAnsi" w:eastAsia="Cambria" w:hAnsiTheme="minorHAnsi"/>
          <w:sz w:val="18"/>
          <w:szCs w:val="18"/>
        </w:rPr>
      </w:pPr>
      <w:ins w:id="240" w:author="Alhabibi, Haider@Energy" w:date="2022-03-30T18:48:00Z">
        <w:r w:rsidRPr="00653CE6">
          <w:rPr>
            <w:rFonts w:asciiTheme="minorHAnsi" w:eastAsia="Cambria" w:hAnsiTheme="minorHAnsi"/>
            <w:sz w:val="18"/>
            <w:szCs w:val="18"/>
          </w:rPr>
          <w:t>This field must be a true statement (or not applicable) for the system to comply.</w:t>
        </w:r>
      </w:ins>
    </w:p>
    <w:p w14:paraId="0C31D89F" w14:textId="77777777" w:rsidR="00CE6477" w:rsidRPr="00653CE6" w:rsidRDefault="00CE6477" w:rsidP="00CE6477">
      <w:pPr>
        <w:numPr>
          <w:ilvl w:val="0"/>
          <w:numId w:val="37"/>
        </w:numPr>
        <w:rPr>
          <w:ins w:id="241" w:author="Alhabibi, Haider@Energy" w:date="2022-03-30T18:48:00Z"/>
          <w:rFonts w:asciiTheme="minorHAnsi" w:eastAsia="Cambria" w:hAnsiTheme="minorHAnsi"/>
          <w:sz w:val="18"/>
          <w:szCs w:val="18"/>
        </w:rPr>
      </w:pPr>
      <w:ins w:id="242" w:author="Alhabibi, Haider@Energy" w:date="2022-03-30T18:48:00Z">
        <w:r w:rsidRPr="00653CE6">
          <w:rPr>
            <w:rFonts w:asciiTheme="minorHAnsi" w:eastAsia="Cambria" w:hAnsiTheme="minorHAnsi"/>
            <w:sz w:val="18"/>
            <w:szCs w:val="18"/>
          </w:rPr>
          <w:t>This field must be a true statement (or not applicable) for the system to comply.</w:t>
        </w:r>
      </w:ins>
    </w:p>
    <w:p w14:paraId="6F500B00" w14:textId="77777777" w:rsidR="00CE6477" w:rsidRPr="00653CE6" w:rsidRDefault="00CE6477" w:rsidP="00CE6477">
      <w:pPr>
        <w:numPr>
          <w:ilvl w:val="0"/>
          <w:numId w:val="37"/>
        </w:numPr>
        <w:rPr>
          <w:ins w:id="243" w:author="Alhabibi, Haider@Energy" w:date="2022-03-30T18:48:00Z"/>
          <w:rFonts w:asciiTheme="minorHAnsi" w:eastAsia="Cambria" w:hAnsiTheme="minorHAnsi"/>
          <w:sz w:val="18"/>
          <w:szCs w:val="18"/>
        </w:rPr>
      </w:pPr>
      <w:ins w:id="244" w:author="Alhabibi, Haider@Energy" w:date="2022-03-30T18:48:00Z">
        <w:r w:rsidRPr="00653CE6">
          <w:rPr>
            <w:rFonts w:asciiTheme="minorHAnsi" w:eastAsia="Cambria" w:hAnsiTheme="minorHAnsi"/>
            <w:sz w:val="18"/>
            <w:szCs w:val="18"/>
          </w:rPr>
          <w:t>This field must be a true statement (or not applicable) for the system to comply.</w:t>
        </w:r>
      </w:ins>
    </w:p>
    <w:p w14:paraId="6CC2E487" w14:textId="77777777" w:rsidR="00CE6477" w:rsidRPr="00653CE6" w:rsidRDefault="00CE6477" w:rsidP="00CE6477">
      <w:pPr>
        <w:numPr>
          <w:ilvl w:val="0"/>
          <w:numId w:val="37"/>
        </w:numPr>
        <w:rPr>
          <w:ins w:id="245" w:author="Alhabibi, Haider@Energy" w:date="2022-03-30T18:48:00Z"/>
          <w:rFonts w:asciiTheme="minorHAnsi" w:eastAsia="Cambria" w:hAnsiTheme="minorHAnsi"/>
          <w:sz w:val="18"/>
          <w:szCs w:val="18"/>
        </w:rPr>
      </w:pPr>
      <w:ins w:id="246" w:author="Alhabibi, Haider@Energy" w:date="2022-03-30T18:48:00Z">
        <w:r w:rsidRPr="00653CE6">
          <w:rPr>
            <w:rFonts w:asciiTheme="minorHAnsi" w:eastAsia="Cambria" w:hAnsiTheme="minorHAnsi"/>
            <w:sz w:val="18"/>
            <w:szCs w:val="18"/>
          </w:rPr>
          <w:t>This field must be a true statement (or not applicable) for the system to comply.</w:t>
        </w:r>
      </w:ins>
    </w:p>
    <w:p w14:paraId="4BFF1E96" w14:textId="4DD71D50" w:rsidR="008D64B0" w:rsidDel="00CE6477" w:rsidRDefault="008D64B0" w:rsidP="008D64B0">
      <w:pPr>
        <w:pStyle w:val="ListParagraph"/>
        <w:ind w:left="360"/>
        <w:rPr>
          <w:del w:id="247" w:author="Alhabibi, Haider@Energy" w:date="2022-03-30T18:48:00Z"/>
          <w:rFonts w:asciiTheme="minorHAnsi" w:eastAsia="Cambria" w:hAnsiTheme="minorHAnsi"/>
          <w:sz w:val="18"/>
          <w:szCs w:val="18"/>
        </w:rPr>
      </w:pPr>
    </w:p>
    <w:p w14:paraId="782918A4" w14:textId="77777777" w:rsidR="00571B10" w:rsidRPr="00276455" w:rsidRDefault="00571B10" w:rsidP="00CA3598">
      <w:pPr>
        <w:rPr>
          <w:rFonts w:asciiTheme="minorHAnsi" w:eastAsia="Cambria" w:hAnsiTheme="minorHAnsi"/>
          <w:sz w:val="18"/>
          <w:szCs w:val="18"/>
        </w:rPr>
        <w:sectPr w:rsidR="00571B10" w:rsidRPr="00276455" w:rsidSect="00FB7C8C">
          <w:headerReference w:type="even" r:id="rId17"/>
          <w:headerReference w:type="default" r:id="rId18"/>
          <w:footerReference w:type="default" r:id="rId19"/>
          <w:headerReference w:type="first" r:id="rId20"/>
          <w:pgSz w:w="12240" w:h="15840" w:code="1"/>
          <w:pgMar w:top="720" w:right="720" w:bottom="720" w:left="720" w:header="576" w:footer="576" w:gutter="0"/>
          <w:pgNumType w:start="1"/>
          <w:cols w:space="720"/>
          <w:docGrid w:linePitch="272"/>
        </w:sectPr>
      </w:pPr>
    </w:p>
    <w:tbl>
      <w:tblPr>
        <w:tblStyle w:val="TableGrid"/>
        <w:tblW w:w="0" w:type="auto"/>
        <w:tblLook w:val="04A0" w:firstRow="1" w:lastRow="0" w:firstColumn="1" w:lastColumn="0" w:noHBand="0" w:noVBand="1"/>
      </w:tblPr>
      <w:tblGrid>
        <w:gridCol w:w="11016"/>
      </w:tblGrid>
      <w:tr w:rsidR="0096325C" w14:paraId="782918A6" w14:textId="77777777" w:rsidTr="0096325C">
        <w:tc>
          <w:tcPr>
            <w:tcW w:w="11016" w:type="dxa"/>
          </w:tcPr>
          <w:p w14:paraId="782918A5" w14:textId="136EF421" w:rsidR="0096325C" w:rsidRDefault="0096325C" w:rsidP="00D27AE0">
            <w:pPr>
              <w:rPr>
                <w:rFonts w:asciiTheme="minorHAnsi" w:hAnsiTheme="minorHAnsi"/>
                <w:sz w:val="18"/>
                <w:szCs w:val="18"/>
              </w:rPr>
            </w:pPr>
            <w:r w:rsidRPr="009D1699">
              <w:rPr>
                <w:rFonts w:asciiTheme="minorHAnsi" w:hAnsiTheme="minorHAnsi" w:cs="font78"/>
                <w:sz w:val="18"/>
                <w:szCs w:val="18"/>
                <w:highlight w:val="yellow"/>
                <w:rPrChange w:id="255" w:author="Tsan, Bach@Energy" w:date="2021-11-04T15:54:00Z">
                  <w:rPr>
                    <w:rFonts w:asciiTheme="minorHAnsi" w:hAnsiTheme="minorHAnsi" w:cs="font78"/>
                    <w:sz w:val="18"/>
                    <w:szCs w:val="18"/>
                  </w:rPr>
                </w:rPrChange>
              </w:rPr>
              <w:lastRenderedPageBreak/>
              <w:t>Title 24, Part 6, Section</w:t>
            </w:r>
            <w:ins w:id="256" w:author="Tsan, Bach@Energy" w:date="2021-11-10T11:30:00Z">
              <w:r w:rsidR="00371A42">
                <w:rPr>
                  <w:rFonts w:asciiTheme="minorHAnsi" w:hAnsiTheme="minorHAnsi" w:cs="font78"/>
                  <w:sz w:val="18"/>
                  <w:szCs w:val="18"/>
                  <w:highlight w:val="yellow"/>
                </w:rPr>
                <w:t xml:space="preserve"> </w:t>
              </w:r>
              <w:r w:rsidR="00693D6A">
                <w:rPr>
                  <w:rFonts w:asciiTheme="minorHAnsi" w:hAnsiTheme="minorHAnsi" w:cs="font78"/>
                  <w:sz w:val="18"/>
                  <w:szCs w:val="18"/>
                  <w:highlight w:val="yellow"/>
                </w:rPr>
                <w:t>160.2</w:t>
              </w:r>
            </w:ins>
            <w:ins w:id="257" w:author="Tsan, Bach@Energy" w:date="2021-11-10T11:31:00Z">
              <w:r w:rsidR="00114BE4">
                <w:rPr>
                  <w:rFonts w:asciiTheme="minorHAnsi" w:hAnsiTheme="minorHAnsi" w:cs="font78"/>
                  <w:sz w:val="18"/>
                  <w:szCs w:val="18"/>
                  <w:highlight w:val="yellow"/>
                </w:rPr>
                <w:t>(b)2</w:t>
              </w:r>
              <w:del w:id="258" w:author="Moua, Cheng@Energy" w:date="2022-02-08T15:42:00Z">
                <w:r w:rsidR="00F25F29" w:rsidDel="005302FB">
                  <w:rPr>
                    <w:rFonts w:asciiTheme="minorHAnsi" w:hAnsiTheme="minorHAnsi" w:cs="font78"/>
                    <w:sz w:val="18"/>
                    <w:szCs w:val="18"/>
                    <w:highlight w:val="yellow"/>
                  </w:rPr>
                  <w:delText>iv</w:delText>
                </w:r>
              </w:del>
            </w:ins>
            <w:del w:id="259" w:author="Tsan, Bach@Energy" w:date="2021-11-10T11:30:00Z">
              <w:r w:rsidRPr="009D1699" w:rsidDel="00371A42">
                <w:rPr>
                  <w:rFonts w:asciiTheme="minorHAnsi" w:hAnsiTheme="minorHAnsi" w:cs="font78"/>
                  <w:sz w:val="18"/>
                  <w:szCs w:val="18"/>
                  <w:highlight w:val="yellow"/>
                  <w:rPrChange w:id="260" w:author="Tsan, Bach@Energy" w:date="2021-11-04T15:54:00Z">
                    <w:rPr>
                      <w:rFonts w:asciiTheme="minorHAnsi" w:hAnsiTheme="minorHAnsi" w:cs="font78"/>
                      <w:sz w:val="18"/>
                      <w:szCs w:val="18"/>
                    </w:rPr>
                  </w:rPrChange>
                </w:rPr>
                <w:delText xml:space="preserve"> 1</w:delText>
              </w:r>
            </w:del>
            <w:del w:id="261" w:author="Tsan, Bach@Energy" w:date="2021-11-10T11:29:00Z">
              <w:r w:rsidRPr="009D1699" w:rsidDel="00371A42">
                <w:rPr>
                  <w:rFonts w:asciiTheme="minorHAnsi" w:hAnsiTheme="minorHAnsi" w:cs="font78"/>
                  <w:sz w:val="18"/>
                  <w:szCs w:val="18"/>
                  <w:highlight w:val="yellow"/>
                  <w:rPrChange w:id="262" w:author="Tsan, Bach@Energy" w:date="2021-11-04T15:54:00Z">
                    <w:rPr>
                      <w:rFonts w:asciiTheme="minorHAnsi" w:hAnsiTheme="minorHAnsi" w:cs="font78"/>
                      <w:sz w:val="18"/>
                      <w:szCs w:val="18"/>
                    </w:rPr>
                  </w:rPrChange>
                </w:rPr>
                <w:delText>50</w:delText>
              </w:r>
            </w:del>
            <w:del w:id="263" w:author="Tsan, Bach@Energy" w:date="2021-11-10T11:30:00Z">
              <w:r w:rsidRPr="009D1699" w:rsidDel="00371A42">
                <w:rPr>
                  <w:rFonts w:asciiTheme="minorHAnsi" w:hAnsiTheme="minorHAnsi" w:cs="font78"/>
                  <w:sz w:val="18"/>
                  <w:szCs w:val="18"/>
                  <w:highlight w:val="yellow"/>
                  <w:rPrChange w:id="264" w:author="Tsan, Bach@Energy" w:date="2021-11-04T15:54:00Z">
                    <w:rPr>
                      <w:rFonts w:asciiTheme="minorHAnsi" w:hAnsiTheme="minorHAnsi" w:cs="font78"/>
                      <w:sz w:val="18"/>
                      <w:szCs w:val="18"/>
                    </w:rPr>
                  </w:rPrChange>
                </w:rPr>
                <w:delText>.0(o)</w:delText>
              </w:r>
            </w:del>
            <w:r w:rsidRPr="00CB00C9">
              <w:rPr>
                <w:rFonts w:asciiTheme="minorHAnsi" w:hAnsiTheme="minorHAnsi" w:cs="font78"/>
                <w:sz w:val="18"/>
                <w:szCs w:val="18"/>
              </w:rPr>
              <w:t xml:space="preserve"> </w:t>
            </w:r>
            <w:r w:rsidRPr="00CB00C9">
              <w:rPr>
                <w:rFonts w:asciiTheme="minorHAnsi" w:hAnsiTheme="minorHAnsi" w:cs="font78"/>
                <w:b/>
                <w:bCs/>
                <w:sz w:val="18"/>
                <w:szCs w:val="18"/>
              </w:rPr>
              <w:t xml:space="preserve">Ventilation </w:t>
            </w:r>
            <w:ins w:id="265" w:author="Moua, Cheng@Energy" w:date="2022-02-08T15:42:00Z">
              <w:r w:rsidR="00A52AD9">
                <w:rPr>
                  <w:rFonts w:asciiTheme="minorHAnsi" w:hAnsiTheme="minorHAnsi" w:cs="font78"/>
                  <w:b/>
                  <w:bCs/>
                  <w:sz w:val="18"/>
                  <w:szCs w:val="18"/>
                </w:rPr>
                <w:t>and</w:t>
              </w:r>
            </w:ins>
            <w:del w:id="266" w:author="Moua, Cheng@Energy" w:date="2022-02-08T15:42:00Z">
              <w:r w:rsidRPr="00CB00C9" w:rsidDel="00A52AD9">
                <w:rPr>
                  <w:rFonts w:asciiTheme="minorHAnsi" w:hAnsiTheme="minorHAnsi" w:cs="font78"/>
                  <w:b/>
                  <w:bCs/>
                  <w:sz w:val="18"/>
                  <w:szCs w:val="18"/>
                </w:rPr>
                <w:delText>for</w:delText>
              </w:r>
            </w:del>
            <w:r w:rsidRPr="00CB00C9">
              <w:rPr>
                <w:rFonts w:asciiTheme="minorHAnsi" w:hAnsiTheme="minorHAnsi" w:cs="font78"/>
                <w:b/>
                <w:bCs/>
                <w:sz w:val="18"/>
                <w:szCs w:val="18"/>
              </w:rPr>
              <w:t xml:space="preserve"> Indoor Air Quality</w:t>
            </w:r>
            <w:ins w:id="267" w:author="Moua, Cheng@Energy" w:date="2022-02-08T15:42:00Z">
              <w:r w:rsidR="00A52AD9">
                <w:rPr>
                  <w:rFonts w:asciiTheme="minorHAnsi" w:hAnsiTheme="minorHAnsi" w:cs="font78"/>
                  <w:b/>
                  <w:bCs/>
                  <w:sz w:val="18"/>
                  <w:szCs w:val="18"/>
                </w:rPr>
                <w:t xml:space="preserve"> for Attached Dwelling Units</w:t>
              </w:r>
            </w:ins>
            <w:r w:rsidRPr="00CB00C9">
              <w:rPr>
                <w:rFonts w:asciiTheme="minorHAnsi" w:hAnsiTheme="minorHAnsi" w:cs="font78"/>
                <w:b/>
                <w:bCs/>
                <w:sz w:val="18"/>
                <w:szCs w:val="18"/>
              </w:rPr>
              <w:t xml:space="preserve">. </w:t>
            </w:r>
            <w:r w:rsidRPr="00CB00C9">
              <w:rPr>
                <w:rFonts w:asciiTheme="minorHAnsi" w:hAnsiTheme="minorHAnsi" w:cs="font78"/>
                <w:sz w:val="18"/>
                <w:szCs w:val="18"/>
              </w:rPr>
              <w:t>All dwelling units shall meet the requirements of ANSI/ASHRAE Standard</w:t>
            </w:r>
            <w:ins w:id="268" w:author="Moua, Cheng@Energy" w:date="2022-02-08T15:42:00Z">
              <w:r w:rsidR="00A52AD9">
                <w:rPr>
                  <w:rFonts w:asciiTheme="minorHAnsi" w:hAnsiTheme="minorHAnsi" w:cs="font78"/>
                  <w:sz w:val="18"/>
                  <w:szCs w:val="18"/>
                </w:rPr>
                <w:t xml:space="preserve"> </w:t>
              </w:r>
            </w:ins>
            <w:r w:rsidRPr="00CB00C9">
              <w:rPr>
                <w:rFonts w:asciiTheme="minorHAnsi" w:hAnsiTheme="minorHAnsi" w:cs="font78"/>
                <w:sz w:val="18"/>
                <w:szCs w:val="18"/>
              </w:rPr>
              <w:t>62.2</w:t>
            </w:r>
            <w:r w:rsidR="00700338">
              <w:rPr>
                <w:rFonts w:asciiTheme="minorHAnsi" w:hAnsiTheme="minorHAnsi" w:cs="font78"/>
                <w:sz w:val="18"/>
                <w:szCs w:val="18"/>
              </w:rPr>
              <w:t>-201</w:t>
            </w:r>
            <w:ins w:id="269" w:author="Tsan, Bach@Energy" w:date="2021-11-10T11:31:00Z">
              <w:r w:rsidR="00F25F29">
                <w:rPr>
                  <w:rFonts w:asciiTheme="minorHAnsi" w:hAnsiTheme="minorHAnsi" w:cs="font78"/>
                  <w:sz w:val="18"/>
                  <w:szCs w:val="18"/>
                </w:rPr>
                <w:t>9</w:t>
              </w:r>
            </w:ins>
            <w:del w:id="270" w:author="Tsan, Bach@Energy" w:date="2021-11-10T11:31:00Z">
              <w:r w:rsidR="00700338" w:rsidDel="00F25F29">
                <w:rPr>
                  <w:rFonts w:asciiTheme="minorHAnsi" w:hAnsiTheme="minorHAnsi" w:cs="font78"/>
                  <w:sz w:val="18"/>
                  <w:szCs w:val="18"/>
                </w:rPr>
                <w:delText>6</w:delText>
              </w:r>
            </w:del>
            <w:r w:rsidRPr="00CB00C9">
              <w:rPr>
                <w:rFonts w:asciiTheme="minorHAnsi" w:hAnsiTheme="minorHAnsi" w:cs="font78"/>
                <w:sz w:val="18"/>
                <w:szCs w:val="18"/>
              </w:rPr>
              <w:t xml:space="preserve"> Ventilation and Acceptable Indoor Air Quality in</w:t>
            </w:r>
            <w:del w:id="271" w:author="Moua, Cheng@Energy" w:date="2022-02-08T15:42:00Z">
              <w:r w:rsidRPr="00CB00C9" w:rsidDel="00A52AD9">
                <w:rPr>
                  <w:rFonts w:asciiTheme="minorHAnsi" w:hAnsiTheme="minorHAnsi" w:cs="font78"/>
                  <w:sz w:val="18"/>
                  <w:szCs w:val="18"/>
                </w:rPr>
                <w:delText xml:space="preserve"> Low-Rise</w:delText>
              </w:r>
            </w:del>
            <w:r w:rsidRPr="00CB00C9">
              <w:rPr>
                <w:rFonts w:asciiTheme="minorHAnsi" w:hAnsiTheme="minorHAnsi" w:cs="font78"/>
                <w:sz w:val="18"/>
                <w:szCs w:val="18"/>
              </w:rPr>
              <w:t xml:space="preserve"> Residential Buildings</w:t>
            </w:r>
            <w:r w:rsidR="00D27AE0">
              <w:rPr>
                <w:rFonts w:asciiTheme="minorHAnsi" w:hAnsiTheme="minorHAnsi" w:cs="font78"/>
                <w:sz w:val="18"/>
                <w:szCs w:val="18"/>
              </w:rPr>
              <w:t xml:space="preserve"> subject to the amendments specified by Title 24, Part 6, Section </w:t>
            </w:r>
            <w:del w:id="272" w:author="Tsan, Bach@Energy" w:date="2021-11-10T11:32:00Z">
              <w:r w:rsidR="00D27AE0" w:rsidDel="00302891">
                <w:rPr>
                  <w:rFonts w:asciiTheme="minorHAnsi" w:hAnsiTheme="minorHAnsi" w:cs="font78"/>
                  <w:sz w:val="18"/>
                  <w:szCs w:val="18"/>
                </w:rPr>
                <w:delText>150.0(o)1</w:delText>
              </w:r>
            </w:del>
            <w:ins w:id="273" w:author="Tsan, Bach@Energy" w:date="2021-11-10T11:32:00Z">
              <w:r w:rsidR="00302891">
                <w:rPr>
                  <w:rFonts w:asciiTheme="minorHAnsi" w:hAnsiTheme="minorHAnsi" w:cs="font78"/>
                  <w:sz w:val="18"/>
                  <w:szCs w:val="18"/>
                </w:rPr>
                <w:t>160.2</w:t>
              </w:r>
            </w:ins>
            <w:ins w:id="274" w:author="Tsan, Bach@Energy" w:date="2021-11-10T11:34:00Z">
              <w:r w:rsidR="008237A8">
                <w:rPr>
                  <w:rFonts w:asciiTheme="minorHAnsi" w:hAnsiTheme="minorHAnsi" w:cs="font78"/>
                  <w:sz w:val="18"/>
                  <w:szCs w:val="18"/>
                </w:rPr>
                <w:t>(b)2</w:t>
              </w:r>
            </w:ins>
            <w:ins w:id="275" w:author="Moua, Cheng@Energy" w:date="2022-02-08T15:43:00Z">
              <w:r w:rsidR="00573E9C">
                <w:rPr>
                  <w:rFonts w:asciiTheme="minorHAnsi" w:hAnsiTheme="minorHAnsi" w:cs="font78"/>
                  <w:sz w:val="18"/>
                  <w:szCs w:val="18"/>
                </w:rPr>
                <w:t>A</w:t>
              </w:r>
            </w:ins>
            <w:del w:id="276" w:author="Moua, Cheng@Energy" w:date="2022-02-08T15:43:00Z">
              <w:r w:rsidR="00052480" w:rsidDel="00573E9C">
                <w:rPr>
                  <w:rFonts w:asciiTheme="minorHAnsi" w:hAnsiTheme="minorHAnsi" w:cs="font78"/>
                  <w:sz w:val="18"/>
                  <w:szCs w:val="18"/>
                </w:rPr>
                <w:delText xml:space="preserve"> </w:delText>
              </w:r>
            </w:del>
          </w:p>
        </w:tc>
      </w:tr>
    </w:tbl>
    <w:p w14:paraId="782918A7" w14:textId="77777777" w:rsidR="002A1F1B" w:rsidRPr="001B7F7E" w:rsidRDefault="002A1F1B" w:rsidP="00D65FA1">
      <w:pPr>
        <w:rPr>
          <w:rFonts w:asciiTheme="minorHAnsi" w:hAnsiTheme="minorHAnsi"/>
          <w:sz w:val="18"/>
          <w:szCs w:val="18"/>
        </w:rPr>
      </w:pPr>
    </w:p>
    <w:tbl>
      <w:tblPr>
        <w:tblpPr w:leftFromText="180" w:rightFromText="180" w:vertAnchor="text" w:tblpXSpec="righ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Change w:id="277" w:author="Alhabibi, Haider@Energy" w:date="2022-02-14T16:56:00Z">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PrChange>
      </w:tblPr>
      <w:tblGrid>
        <w:gridCol w:w="799"/>
        <w:gridCol w:w="4615"/>
        <w:gridCol w:w="5602"/>
        <w:tblGridChange w:id="278">
          <w:tblGrid>
            <w:gridCol w:w="799"/>
            <w:gridCol w:w="4615"/>
            <w:gridCol w:w="5602"/>
          </w:tblGrid>
        </w:tblGridChange>
      </w:tblGrid>
      <w:tr w:rsidR="002A1F1B" w:rsidRPr="00D2491C" w14:paraId="782918A9" w14:textId="77777777" w:rsidTr="00856C47">
        <w:tc>
          <w:tcPr>
            <w:tcW w:w="11016" w:type="dxa"/>
            <w:gridSpan w:val="3"/>
            <w:tcPrChange w:id="279" w:author="Alhabibi, Haider@Energy" w:date="2022-02-14T16:56:00Z">
              <w:tcPr>
                <w:tcW w:w="11016" w:type="dxa"/>
                <w:gridSpan w:val="3"/>
              </w:tcPr>
            </w:tcPrChange>
          </w:tcPr>
          <w:p w14:paraId="782918A8" w14:textId="71649481" w:rsidR="002A1F1B" w:rsidRPr="00F5715E" w:rsidRDefault="002A1F1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500C2C">
              <w:rPr>
                <w:rFonts w:asciiTheme="minorHAnsi" w:hAnsiTheme="minorHAnsi"/>
                <w:b/>
                <w:szCs w:val="18"/>
              </w:rPr>
              <w:t xml:space="preserve">A. </w:t>
            </w:r>
            <w:ins w:id="280" w:author="Moua, Cheng@Energy" w:date="2022-02-08T15:43:00Z">
              <w:r w:rsidR="00573E9C">
                <w:rPr>
                  <w:rFonts w:asciiTheme="minorHAnsi" w:hAnsiTheme="minorHAnsi"/>
                  <w:b/>
                  <w:szCs w:val="18"/>
                </w:rPr>
                <w:t>Whole-</w:t>
              </w:r>
            </w:ins>
            <w:r w:rsidRPr="00500C2C">
              <w:rPr>
                <w:rFonts w:asciiTheme="minorHAnsi" w:hAnsiTheme="minorHAnsi"/>
                <w:b/>
                <w:szCs w:val="18"/>
              </w:rPr>
              <w:t>Dwelling Mechanical Ventilation - General Information</w:t>
            </w:r>
          </w:p>
        </w:tc>
      </w:tr>
      <w:tr w:rsidR="002A1F1B" w:rsidRPr="00D2491C" w14:paraId="782918AD" w14:textId="77777777" w:rsidTr="00856C47">
        <w:trPr>
          <w:trHeight w:val="158"/>
          <w:trPrChange w:id="281" w:author="Alhabibi, Haider@Energy" w:date="2022-02-14T16:56:00Z">
            <w:trPr>
              <w:trHeight w:val="158"/>
            </w:trPr>
          </w:trPrChange>
        </w:trPr>
        <w:tc>
          <w:tcPr>
            <w:tcW w:w="799" w:type="dxa"/>
            <w:vAlign w:val="center"/>
            <w:tcPrChange w:id="282" w:author="Alhabibi, Haider@Energy" w:date="2022-02-14T16:56:00Z">
              <w:tcPr>
                <w:tcW w:w="799" w:type="dxa"/>
                <w:vAlign w:val="center"/>
              </w:tcPr>
            </w:tcPrChange>
          </w:tcPr>
          <w:p w14:paraId="782918AA" w14:textId="77777777" w:rsidR="002A1F1B" w:rsidRPr="00F5715E" w:rsidRDefault="002A1F1B">
            <w:pPr>
              <w:jc w:val="center"/>
              <w:rPr>
                <w:rFonts w:asciiTheme="minorHAnsi" w:hAnsiTheme="minorHAnsi"/>
                <w:sz w:val="18"/>
                <w:szCs w:val="18"/>
              </w:rPr>
            </w:pPr>
            <w:r>
              <w:rPr>
                <w:rFonts w:asciiTheme="minorHAnsi" w:hAnsiTheme="minorHAnsi"/>
                <w:sz w:val="18"/>
                <w:szCs w:val="18"/>
              </w:rPr>
              <w:t>01</w:t>
            </w:r>
          </w:p>
        </w:tc>
        <w:tc>
          <w:tcPr>
            <w:tcW w:w="4615" w:type="dxa"/>
            <w:vAlign w:val="center"/>
            <w:tcPrChange w:id="283" w:author="Alhabibi, Haider@Energy" w:date="2022-02-14T16:56:00Z">
              <w:tcPr>
                <w:tcW w:w="4615" w:type="dxa"/>
                <w:vAlign w:val="center"/>
              </w:tcPr>
            </w:tcPrChange>
          </w:tcPr>
          <w:p w14:paraId="782918AB" w14:textId="77777777" w:rsidR="002A1F1B" w:rsidRPr="00F5715E" w:rsidRDefault="002A1F1B">
            <w:pPr>
              <w:rPr>
                <w:rFonts w:asciiTheme="minorHAnsi" w:hAnsiTheme="minorHAnsi"/>
                <w:sz w:val="18"/>
                <w:szCs w:val="18"/>
              </w:rPr>
            </w:pPr>
            <w:r>
              <w:rPr>
                <w:rFonts w:asciiTheme="minorHAnsi" w:hAnsiTheme="minorHAnsi"/>
                <w:sz w:val="18"/>
                <w:szCs w:val="18"/>
              </w:rPr>
              <w:t>Dwelling Unit Name</w:t>
            </w:r>
          </w:p>
        </w:tc>
        <w:tc>
          <w:tcPr>
            <w:tcW w:w="5602" w:type="dxa"/>
            <w:tcMar>
              <w:left w:w="72" w:type="dxa"/>
              <w:right w:w="72" w:type="dxa"/>
            </w:tcMar>
            <w:tcPrChange w:id="284" w:author="Alhabibi, Haider@Energy" w:date="2022-02-14T16:56:00Z">
              <w:tcPr>
                <w:tcW w:w="5602" w:type="dxa"/>
                <w:tcMar>
                  <w:left w:w="72" w:type="dxa"/>
                  <w:right w:w="72" w:type="dxa"/>
                </w:tcMar>
              </w:tcPr>
            </w:tcPrChange>
          </w:tcPr>
          <w:p w14:paraId="782918AC" w14:textId="4C9F7240" w:rsidR="002A1F1B" w:rsidRPr="00F5715E" w:rsidRDefault="002A1F1B">
            <w:pPr>
              <w:rPr>
                <w:rFonts w:asciiTheme="minorHAnsi" w:hAnsiTheme="minorHAnsi"/>
                <w:sz w:val="18"/>
                <w:szCs w:val="18"/>
              </w:rPr>
            </w:pPr>
            <w:r w:rsidRPr="009D1699">
              <w:rPr>
                <w:rFonts w:asciiTheme="minorHAnsi" w:hAnsiTheme="minorHAnsi"/>
                <w:sz w:val="18"/>
                <w:szCs w:val="18"/>
                <w:highlight w:val="yellow"/>
                <w:rPrChange w:id="285" w:author="Tsan, Bach@Energy" w:date="2021-11-04T15:54:00Z">
                  <w:rPr>
                    <w:rFonts w:asciiTheme="minorHAnsi" w:hAnsiTheme="minorHAnsi"/>
                    <w:sz w:val="18"/>
                    <w:szCs w:val="18"/>
                  </w:rPr>
                </w:rPrChange>
              </w:rPr>
              <w:t xml:space="preserve">&lt;&lt;calculated field, referenced data from </w:t>
            </w:r>
            <w:r w:rsidR="00B47A76" w:rsidRPr="009D1699">
              <w:rPr>
                <w:rFonts w:asciiTheme="minorHAnsi" w:hAnsiTheme="minorHAnsi" w:cstheme="minorHAnsi"/>
                <w:sz w:val="18"/>
                <w:szCs w:val="18"/>
                <w:highlight w:val="yellow"/>
                <w:rPrChange w:id="286" w:author="Tsan, Bach@Energy" w:date="2021-11-04T15:54:00Z">
                  <w:rPr>
                    <w:rFonts w:asciiTheme="minorHAnsi" w:hAnsiTheme="minorHAnsi" w:cstheme="minorHAnsi"/>
                    <w:sz w:val="18"/>
                    <w:szCs w:val="18"/>
                  </w:rPr>
                </w:rPrChange>
              </w:rPr>
              <w:t>MCH-01, “Dwelling Unit Name” (A01)</w:t>
            </w:r>
            <w:r w:rsidRPr="009D1699">
              <w:rPr>
                <w:rFonts w:asciiTheme="minorHAnsi" w:hAnsiTheme="minorHAnsi"/>
                <w:sz w:val="18"/>
                <w:szCs w:val="18"/>
                <w:highlight w:val="yellow"/>
                <w:rPrChange w:id="287" w:author="Tsan, Bach@Energy" w:date="2021-11-04T15:54:00Z">
                  <w:rPr>
                    <w:rFonts w:asciiTheme="minorHAnsi" w:hAnsiTheme="minorHAnsi"/>
                    <w:sz w:val="18"/>
                    <w:szCs w:val="18"/>
                  </w:rPr>
                </w:rPrChange>
              </w:rPr>
              <w:t>.&gt;&gt;</w:t>
            </w:r>
          </w:p>
        </w:tc>
      </w:tr>
      <w:tr w:rsidR="002A1F1B" w:rsidRPr="00D2491C" w14:paraId="782918B1" w14:textId="77777777" w:rsidTr="00856C47">
        <w:trPr>
          <w:trHeight w:val="158"/>
          <w:trPrChange w:id="288" w:author="Alhabibi, Haider@Energy" w:date="2022-02-14T16:56:00Z">
            <w:trPr>
              <w:trHeight w:val="158"/>
            </w:trPr>
          </w:trPrChange>
        </w:trPr>
        <w:tc>
          <w:tcPr>
            <w:tcW w:w="799" w:type="dxa"/>
            <w:vAlign w:val="center"/>
            <w:tcPrChange w:id="289" w:author="Alhabibi, Haider@Energy" w:date="2022-02-14T16:56:00Z">
              <w:tcPr>
                <w:tcW w:w="799" w:type="dxa"/>
                <w:vAlign w:val="center"/>
              </w:tcPr>
            </w:tcPrChange>
          </w:tcPr>
          <w:p w14:paraId="782918AE" w14:textId="77777777" w:rsidR="002A1F1B" w:rsidRPr="00F5715E" w:rsidRDefault="002A1F1B">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2</w:t>
            </w:r>
          </w:p>
        </w:tc>
        <w:tc>
          <w:tcPr>
            <w:tcW w:w="4615" w:type="dxa"/>
            <w:vAlign w:val="center"/>
            <w:tcPrChange w:id="290" w:author="Alhabibi, Haider@Energy" w:date="2022-02-14T16:56:00Z">
              <w:tcPr>
                <w:tcW w:w="4615" w:type="dxa"/>
                <w:vAlign w:val="center"/>
              </w:tcPr>
            </w:tcPrChange>
          </w:tcPr>
          <w:p w14:paraId="782918AF" w14:textId="77777777" w:rsidR="002A1F1B" w:rsidRPr="00F5715E" w:rsidRDefault="002A1F1B">
            <w:pPr>
              <w:rPr>
                <w:rFonts w:asciiTheme="minorHAnsi" w:hAnsiTheme="minorHAnsi"/>
                <w:sz w:val="18"/>
                <w:szCs w:val="18"/>
              </w:rPr>
            </w:pPr>
            <w:r w:rsidRPr="00F5715E">
              <w:rPr>
                <w:rFonts w:asciiTheme="minorHAnsi" w:hAnsiTheme="minorHAnsi"/>
                <w:sz w:val="18"/>
                <w:szCs w:val="18"/>
              </w:rPr>
              <w:t>Building Type</w:t>
            </w:r>
          </w:p>
        </w:tc>
        <w:tc>
          <w:tcPr>
            <w:tcW w:w="5602" w:type="dxa"/>
            <w:tcMar>
              <w:left w:w="72" w:type="dxa"/>
              <w:right w:w="72" w:type="dxa"/>
            </w:tcMar>
            <w:tcPrChange w:id="291" w:author="Alhabibi, Haider@Energy" w:date="2022-02-14T16:56:00Z">
              <w:tcPr>
                <w:tcW w:w="5602" w:type="dxa"/>
                <w:tcMar>
                  <w:left w:w="72" w:type="dxa"/>
                  <w:right w:w="72" w:type="dxa"/>
                </w:tcMar>
              </w:tcPr>
            </w:tcPrChange>
          </w:tcPr>
          <w:p w14:paraId="782918B0" w14:textId="6BB4922D" w:rsidR="002A1F1B" w:rsidRPr="00F5715E" w:rsidRDefault="00912920">
            <w:pPr>
              <w:rPr>
                <w:rFonts w:asciiTheme="minorHAnsi" w:hAnsiTheme="minorHAnsi"/>
                <w:sz w:val="18"/>
                <w:szCs w:val="18"/>
              </w:rPr>
            </w:pPr>
            <w:r w:rsidRPr="007A5D38">
              <w:rPr>
                <w:rFonts w:asciiTheme="minorHAnsi" w:hAnsiTheme="minorHAnsi" w:cstheme="minorHAnsi"/>
                <w:sz w:val="18"/>
                <w:szCs w:val="18"/>
              </w:rPr>
              <w:t xml:space="preserve">&lt;&lt; calculated field, referenced data from </w:t>
            </w:r>
            <w:del w:id="292" w:author="Alhabibi, Haider@Energy" w:date="2022-02-14T16:51:00Z">
              <w:r w:rsidRPr="00A83C10" w:rsidDel="00255013">
                <w:rPr>
                  <w:rFonts w:asciiTheme="minorHAnsi" w:hAnsiTheme="minorHAnsi" w:cstheme="minorHAnsi"/>
                  <w:sz w:val="18"/>
                  <w:szCs w:val="18"/>
                  <w:highlight w:val="yellow"/>
                  <w:rPrChange w:id="293" w:author="Alhabibi, Haider@Energy" w:date="2021-11-17T22:11:00Z">
                    <w:rPr>
                      <w:rFonts w:asciiTheme="minorHAnsi" w:hAnsiTheme="minorHAnsi" w:cstheme="minorHAnsi"/>
                      <w:sz w:val="18"/>
                      <w:szCs w:val="18"/>
                    </w:rPr>
                  </w:rPrChange>
                </w:rPr>
                <w:delText>CF1R</w:delText>
              </w:r>
            </w:del>
            <w:ins w:id="294" w:author="Alhabibi, Haider@Energy" w:date="2022-02-14T16:51:00Z">
              <w:r w:rsidR="00255013">
                <w:rPr>
                  <w:rFonts w:asciiTheme="minorHAnsi" w:hAnsiTheme="minorHAnsi" w:cstheme="minorHAnsi"/>
                  <w:sz w:val="18"/>
                  <w:szCs w:val="18"/>
                  <w:highlight w:val="yellow"/>
                </w:rPr>
                <w:t>LMCC</w:t>
              </w:r>
            </w:ins>
            <w:r w:rsidRPr="007A5D38">
              <w:rPr>
                <w:rFonts w:asciiTheme="minorHAnsi" w:hAnsiTheme="minorHAnsi" w:cstheme="minorHAnsi"/>
                <w:sz w:val="18"/>
                <w:szCs w:val="18"/>
              </w:rPr>
              <w:t xml:space="preserve">, allowed values = multifamily, </w:t>
            </w:r>
            <w:del w:id="295" w:author="Alhabibi, Haider@Energy" w:date="2021-11-17T22:12:00Z">
              <w:r w:rsidRPr="00C32D98" w:rsidDel="006264F0">
                <w:rPr>
                  <w:rFonts w:asciiTheme="minorHAnsi" w:hAnsiTheme="minorHAnsi" w:cstheme="minorHAnsi"/>
                  <w:sz w:val="18"/>
                  <w:szCs w:val="18"/>
                  <w:highlight w:val="yellow"/>
                  <w:rPrChange w:id="296" w:author="Alhabibi, Haider@Energy" w:date="2021-11-14T19:02:00Z">
                    <w:rPr>
                      <w:rFonts w:asciiTheme="minorHAnsi" w:hAnsiTheme="minorHAnsi" w:cstheme="minorHAnsi"/>
                      <w:sz w:val="18"/>
                      <w:szCs w:val="18"/>
                    </w:rPr>
                  </w:rPrChange>
                </w:rPr>
                <w:delText>single family detached</w:delText>
              </w:r>
              <w:r w:rsidRPr="007A5D38" w:rsidDel="006264F0">
                <w:rPr>
                  <w:rFonts w:asciiTheme="minorHAnsi" w:hAnsiTheme="minorHAnsi" w:cstheme="minorHAnsi"/>
                  <w:sz w:val="18"/>
                  <w:szCs w:val="18"/>
                </w:rPr>
                <w:delText xml:space="preserve">, </w:delText>
              </w:r>
              <w:r w:rsidRPr="00C32D98" w:rsidDel="006264F0">
                <w:rPr>
                  <w:rFonts w:asciiTheme="minorHAnsi" w:hAnsiTheme="minorHAnsi" w:cstheme="minorHAnsi"/>
                  <w:sz w:val="18"/>
                  <w:szCs w:val="18"/>
                  <w:highlight w:val="yellow"/>
                  <w:rPrChange w:id="297" w:author="Alhabibi, Haider@Energy" w:date="2021-11-14T19:02:00Z">
                    <w:rPr>
                      <w:rFonts w:asciiTheme="minorHAnsi" w:hAnsiTheme="minorHAnsi" w:cstheme="minorHAnsi"/>
                      <w:sz w:val="18"/>
                      <w:szCs w:val="18"/>
                    </w:rPr>
                  </w:rPrChange>
                </w:rPr>
                <w:delText>single family attached</w:delText>
              </w:r>
            </w:del>
            <w:r w:rsidRPr="007A5D38">
              <w:rPr>
                <w:rFonts w:asciiTheme="minorHAnsi" w:hAnsiTheme="minorHAnsi" w:cstheme="minorHAnsi"/>
                <w:sz w:val="18"/>
                <w:szCs w:val="18"/>
              </w:rPr>
              <w:t xml:space="preserve"> or allow user to pick:</w:t>
            </w:r>
            <w:r w:rsidRPr="007A5D38">
              <w:rPr>
                <w:rFonts w:asciiTheme="minorHAnsi" w:hAnsiTheme="minorHAnsi" w:cstheme="minorHAnsi"/>
                <w:sz w:val="18"/>
                <w:szCs w:val="18"/>
              </w:rPr>
              <w:br/>
              <w:t>**Non-dwelling unit&gt;&gt;</w:t>
            </w:r>
          </w:p>
        </w:tc>
      </w:tr>
      <w:tr w:rsidR="002A1F1B" w:rsidRPr="00D2491C" w14:paraId="782918B8" w14:textId="77777777" w:rsidTr="00856C47">
        <w:trPr>
          <w:trHeight w:val="158"/>
          <w:trPrChange w:id="298" w:author="Alhabibi, Haider@Energy" w:date="2022-02-14T16:56:00Z">
            <w:trPr>
              <w:trHeight w:val="158"/>
            </w:trPr>
          </w:trPrChange>
        </w:trPr>
        <w:tc>
          <w:tcPr>
            <w:tcW w:w="799" w:type="dxa"/>
            <w:vAlign w:val="center"/>
            <w:tcPrChange w:id="299" w:author="Alhabibi, Haider@Energy" w:date="2022-02-14T16:56:00Z">
              <w:tcPr>
                <w:tcW w:w="799" w:type="dxa"/>
                <w:vAlign w:val="center"/>
              </w:tcPr>
            </w:tcPrChange>
          </w:tcPr>
          <w:p w14:paraId="782918B2" w14:textId="77777777" w:rsidR="002A1F1B" w:rsidRPr="00F5715E" w:rsidRDefault="002A1F1B">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3</w:t>
            </w:r>
          </w:p>
        </w:tc>
        <w:tc>
          <w:tcPr>
            <w:tcW w:w="4615" w:type="dxa"/>
            <w:vAlign w:val="center"/>
            <w:tcPrChange w:id="300" w:author="Alhabibi, Haider@Energy" w:date="2022-02-14T16:56:00Z">
              <w:tcPr>
                <w:tcW w:w="4615" w:type="dxa"/>
                <w:vAlign w:val="center"/>
              </w:tcPr>
            </w:tcPrChange>
          </w:tcPr>
          <w:p w14:paraId="782918B3" w14:textId="77777777" w:rsidR="002A1F1B" w:rsidRPr="00F5715E" w:rsidRDefault="002A1F1B">
            <w:pPr>
              <w:rPr>
                <w:rFonts w:asciiTheme="minorHAnsi" w:hAnsiTheme="minorHAnsi"/>
                <w:sz w:val="18"/>
                <w:szCs w:val="18"/>
              </w:rPr>
            </w:pPr>
            <w:r w:rsidRPr="00F5715E">
              <w:rPr>
                <w:rFonts w:asciiTheme="minorHAnsi" w:hAnsiTheme="minorHAnsi"/>
                <w:sz w:val="18"/>
                <w:szCs w:val="18"/>
              </w:rPr>
              <w:t xml:space="preserve">Project </w:t>
            </w:r>
            <w:r>
              <w:rPr>
                <w:rFonts w:asciiTheme="minorHAnsi" w:hAnsiTheme="minorHAnsi"/>
                <w:sz w:val="18"/>
                <w:szCs w:val="18"/>
              </w:rPr>
              <w:t>S</w:t>
            </w:r>
            <w:r w:rsidRPr="00F5715E">
              <w:rPr>
                <w:rFonts w:asciiTheme="minorHAnsi" w:hAnsiTheme="minorHAnsi"/>
                <w:sz w:val="18"/>
                <w:szCs w:val="18"/>
              </w:rPr>
              <w:t>cope</w:t>
            </w:r>
          </w:p>
        </w:tc>
        <w:tc>
          <w:tcPr>
            <w:tcW w:w="5602" w:type="dxa"/>
            <w:tcMar>
              <w:left w:w="72" w:type="dxa"/>
              <w:right w:w="72" w:type="dxa"/>
            </w:tcMar>
            <w:tcPrChange w:id="301" w:author="Alhabibi, Haider@Energy" w:date="2022-02-14T16:56:00Z">
              <w:tcPr>
                <w:tcW w:w="5602" w:type="dxa"/>
                <w:tcMar>
                  <w:left w:w="72" w:type="dxa"/>
                  <w:right w:w="72" w:type="dxa"/>
                </w:tcMar>
              </w:tcPr>
            </w:tcPrChange>
          </w:tcPr>
          <w:p w14:paraId="782918B4" w14:textId="547E2C38" w:rsidR="00912920" w:rsidRPr="007A5D38" w:rsidRDefault="00912920">
            <w:pPr>
              <w:rPr>
                <w:rFonts w:asciiTheme="minorHAnsi" w:hAnsiTheme="minorHAnsi" w:cstheme="minorHAnsi"/>
                <w:sz w:val="18"/>
                <w:szCs w:val="18"/>
              </w:rPr>
            </w:pPr>
            <w:r w:rsidRPr="007A5D38">
              <w:rPr>
                <w:rFonts w:asciiTheme="minorHAnsi" w:hAnsiTheme="minorHAnsi" w:cstheme="minorHAnsi"/>
                <w:sz w:val="18"/>
                <w:szCs w:val="18"/>
              </w:rPr>
              <w:t xml:space="preserve">&lt;&lt; calculated field, referenced data from </w:t>
            </w:r>
            <w:del w:id="302" w:author="Alhabibi, Haider@Energy" w:date="2022-02-14T16:51:00Z">
              <w:r w:rsidRPr="007A5D38" w:rsidDel="00255013">
                <w:rPr>
                  <w:rFonts w:asciiTheme="minorHAnsi" w:hAnsiTheme="minorHAnsi" w:cstheme="minorHAnsi"/>
                  <w:sz w:val="18"/>
                  <w:szCs w:val="18"/>
                </w:rPr>
                <w:delText>CF1R</w:delText>
              </w:r>
            </w:del>
            <w:ins w:id="303" w:author="Alhabibi, Haider@Energy" w:date="2022-02-14T16:51:00Z">
              <w:r w:rsidR="00255013">
                <w:rPr>
                  <w:rFonts w:asciiTheme="minorHAnsi" w:hAnsiTheme="minorHAnsi" w:cstheme="minorHAnsi"/>
                  <w:sz w:val="18"/>
                  <w:szCs w:val="18"/>
                </w:rPr>
                <w:t>LMCC</w:t>
              </w:r>
            </w:ins>
            <w:r w:rsidRPr="007A5D38">
              <w:rPr>
                <w:rFonts w:asciiTheme="minorHAnsi" w:hAnsiTheme="minorHAnsi" w:cstheme="minorHAnsi"/>
                <w:sz w:val="18"/>
                <w:szCs w:val="18"/>
              </w:rPr>
              <w:t>;</w:t>
            </w:r>
          </w:p>
          <w:p w14:paraId="782918B5" w14:textId="74E157FB" w:rsidR="00912920" w:rsidRPr="007A5D38" w:rsidRDefault="00912920">
            <w:pPr>
              <w:rPr>
                <w:rFonts w:asciiTheme="minorHAnsi" w:hAnsiTheme="minorHAnsi" w:cstheme="minorHAnsi"/>
                <w:sz w:val="18"/>
                <w:szCs w:val="18"/>
              </w:rPr>
            </w:pPr>
            <w:r w:rsidRPr="007A5D38">
              <w:rPr>
                <w:rFonts w:asciiTheme="minorHAnsi" w:hAnsiTheme="minorHAnsi" w:cstheme="minorHAnsi"/>
                <w:sz w:val="18"/>
                <w:szCs w:val="18"/>
              </w:rPr>
              <w:t xml:space="preserve">If parent document is </w:t>
            </w:r>
            <w:del w:id="304" w:author="Alhabibi, Haider@Energy" w:date="2022-02-14T16:51:00Z">
              <w:r w:rsidRPr="007A5D38" w:rsidDel="00255013">
                <w:rPr>
                  <w:rFonts w:asciiTheme="minorHAnsi" w:hAnsiTheme="minorHAnsi" w:cstheme="minorHAnsi"/>
                  <w:sz w:val="18"/>
                  <w:szCs w:val="18"/>
                </w:rPr>
                <w:delText>CF1R</w:delText>
              </w:r>
            </w:del>
            <w:ins w:id="305" w:author="Alhabibi, Haider@Energy" w:date="2022-02-14T16:51:00Z">
              <w:r w:rsidR="00255013">
                <w:rPr>
                  <w:rFonts w:asciiTheme="minorHAnsi" w:hAnsiTheme="minorHAnsi" w:cstheme="minorHAnsi"/>
                  <w:sz w:val="18"/>
                  <w:szCs w:val="18"/>
                </w:rPr>
                <w:t>LMCC</w:t>
              </w:r>
            </w:ins>
            <w:r w:rsidRPr="007A5D38">
              <w:rPr>
                <w:rFonts w:asciiTheme="minorHAnsi" w:hAnsiTheme="minorHAnsi" w:cstheme="minorHAnsi"/>
                <w:sz w:val="18"/>
                <w:szCs w:val="18"/>
              </w:rPr>
              <w:t>-PRF-01, allowed values = Newly Constructed, Newly Constructed (Addition Alone), and Addition and /or Alteration;</w:t>
            </w:r>
          </w:p>
          <w:p w14:paraId="782918B6" w14:textId="77777777" w:rsidR="00912920" w:rsidRPr="007A5D38" w:rsidRDefault="00912920">
            <w:pPr>
              <w:rPr>
                <w:rFonts w:asciiTheme="minorHAnsi" w:hAnsiTheme="minorHAnsi" w:cstheme="minorHAnsi"/>
                <w:sz w:val="18"/>
                <w:szCs w:val="18"/>
              </w:rPr>
            </w:pPr>
            <w:r w:rsidRPr="007A5D38">
              <w:rPr>
                <w:rFonts w:asciiTheme="minorHAnsi" w:hAnsiTheme="minorHAnsi" w:cstheme="minorHAnsi"/>
                <w:sz w:val="18"/>
                <w:szCs w:val="18"/>
              </w:rPr>
              <w:t xml:space="preserve">Else if parent document is </w:t>
            </w:r>
            <w:r w:rsidRPr="00160FC6">
              <w:rPr>
                <w:rFonts w:asciiTheme="minorHAnsi" w:hAnsiTheme="minorHAnsi" w:cstheme="minorHAnsi"/>
                <w:sz w:val="18"/>
                <w:szCs w:val="18"/>
                <w:highlight w:val="yellow"/>
              </w:rPr>
              <w:t>CF1R-NCB-01</w:t>
            </w:r>
            <w:r w:rsidRPr="007A5D38">
              <w:rPr>
                <w:rFonts w:asciiTheme="minorHAnsi" w:hAnsiTheme="minorHAnsi" w:cstheme="minorHAnsi"/>
                <w:sz w:val="18"/>
                <w:szCs w:val="18"/>
              </w:rPr>
              <w:t>, allowed values = Newly Constructed and Newly Constructed (Addition Alone);</w:t>
            </w:r>
          </w:p>
          <w:p w14:paraId="782918B7" w14:textId="6E25976A" w:rsidR="002A1F1B" w:rsidRPr="00F5715E" w:rsidRDefault="00912920">
            <w:pPr>
              <w:rPr>
                <w:rFonts w:asciiTheme="minorHAnsi" w:hAnsiTheme="minorHAnsi"/>
                <w:sz w:val="18"/>
                <w:szCs w:val="18"/>
              </w:rPr>
            </w:pPr>
            <w:r w:rsidRPr="007A5D38">
              <w:rPr>
                <w:rFonts w:asciiTheme="minorHAnsi" w:hAnsiTheme="minorHAnsi" w:cstheme="minorHAnsi"/>
                <w:sz w:val="18"/>
                <w:szCs w:val="18"/>
              </w:rPr>
              <w:t xml:space="preserve">Else if parent document is </w:t>
            </w:r>
            <w:r w:rsidRPr="00117703">
              <w:rPr>
                <w:rFonts w:asciiTheme="minorHAnsi" w:hAnsiTheme="minorHAnsi" w:cstheme="minorHAnsi"/>
                <w:sz w:val="18"/>
                <w:szCs w:val="18"/>
                <w:highlight w:val="yellow"/>
              </w:rPr>
              <w:t>CF1R-ADD-01</w:t>
            </w:r>
            <w:r w:rsidRPr="007A5D38">
              <w:rPr>
                <w:rFonts w:asciiTheme="minorHAnsi" w:hAnsiTheme="minorHAnsi" w:cstheme="minorHAnsi"/>
                <w:sz w:val="18"/>
                <w:szCs w:val="18"/>
              </w:rPr>
              <w:t>, allowed values = ADU Addition &lt; 300 ft</w:t>
            </w:r>
            <w:r w:rsidR="00B54159">
              <w:rPr>
                <w:rFonts w:asciiTheme="minorHAnsi" w:hAnsiTheme="minorHAnsi" w:cstheme="minorHAnsi"/>
                <w:sz w:val="18"/>
                <w:szCs w:val="18"/>
              </w:rPr>
              <w:t>^</w:t>
            </w:r>
            <w:r w:rsidRPr="007A5D38">
              <w:rPr>
                <w:rFonts w:asciiTheme="minorHAnsi" w:hAnsiTheme="minorHAnsi" w:cstheme="minorHAnsi"/>
                <w:sz w:val="18"/>
                <w:szCs w:val="18"/>
              </w:rPr>
              <w:t>2, ADU Addition &gt; 300 to &lt; 400 ft</w:t>
            </w:r>
            <w:r w:rsidR="00B54159">
              <w:rPr>
                <w:rFonts w:asciiTheme="minorHAnsi" w:hAnsiTheme="minorHAnsi" w:cstheme="minorHAnsi"/>
                <w:sz w:val="18"/>
                <w:szCs w:val="18"/>
              </w:rPr>
              <w:t>^</w:t>
            </w:r>
            <w:r w:rsidRPr="007A5D38">
              <w:rPr>
                <w:rFonts w:asciiTheme="minorHAnsi" w:hAnsiTheme="minorHAnsi" w:cstheme="minorHAnsi"/>
                <w:sz w:val="18"/>
                <w:szCs w:val="18"/>
              </w:rPr>
              <w:t>2, ADU Addition &gt; 400 to &lt; 700 ft</w:t>
            </w:r>
            <w:r w:rsidR="00B54159">
              <w:rPr>
                <w:rFonts w:asciiTheme="minorHAnsi" w:hAnsiTheme="minorHAnsi" w:cstheme="minorHAnsi"/>
                <w:sz w:val="18"/>
                <w:szCs w:val="18"/>
              </w:rPr>
              <w:t>^</w:t>
            </w:r>
            <w:r w:rsidRPr="007A5D38">
              <w:rPr>
                <w:rFonts w:asciiTheme="minorHAnsi" w:hAnsiTheme="minorHAnsi" w:cstheme="minorHAnsi"/>
                <w:sz w:val="18"/>
                <w:szCs w:val="18"/>
              </w:rPr>
              <w:t>2, and ADU Addition &gt; 700 to &lt; 1000 ft</w:t>
            </w:r>
            <w:r w:rsidR="00B54159">
              <w:rPr>
                <w:rFonts w:asciiTheme="minorHAnsi" w:hAnsiTheme="minorHAnsi" w:cstheme="minorHAnsi"/>
                <w:sz w:val="18"/>
                <w:szCs w:val="18"/>
              </w:rPr>
              <w:t>^</w:t>
            </w:r>
            <w:r w:rsidRPr="007A5D38">
              <w:rPr>
                <w:rFonts w:asciiTheme="minorHAnsi" w:hAnsiTheme="minorHAnsi" w:cstheme="minorHAnsi"/>
                <w:sz w:val="18"/>
                <w:szCs w:val="18"/>
              </w:rPr>
              <w:t>2</w:t>
            </w:r>
            <w:r w:rsidRPr="007A5D38">
              <w:rPr>
                <w:rFonts w:asciiTheme="minorHAnsi" w:hAnsiTheme="minorHAnsi" w:cstheme="minorHAnsi"/>
                <w:sz w:val="18"/>
                <w:szCs w:val="18"/>
                <w:u w:val="single"/>
              </w:rPr>
              <w:t>&gt;&gt;</w:t>
            </w:r>
          </w:p>
        </w:tc>
      </w:tr>
      <w:tr w:rsidR="002A1F1B" w:rsidRPr="00D2491C" w14:paraId="782918BD" w14:textId="77777777" w:rsidTr="00856C47">
        <w:trPr>
          <w:trHeight w:val="158"/>
          <w:trPrChange w:id="306" w:author="Alhabibi, Haider@Energy" w:date="2022-02-14T16:56:00Z">
            <w:trPr>
              <w:trHeight w:val="158"/>
            </w:trPr>
          </w:trPrChange>
        </w:trPr>
        <w:tc>
          <w:tcPr>
            <w:tcW w:w="799" w:type="dxa"/>
            <w:vAlign w:val="center"/>
            <w:tcPrChange w:id="307" w:author="Alhabibi, Haider@Energy" w:date="2022-02-14T16:56:00Z">
              <w:tcPr>
                <w:tcW w:w="799" w:type="dxa"/>
                <w:vAlign w:val="center"/>
              </w:tcPr>
            </w:tcPrChange>
          </w:tcPr>
          <w:p w14:paraId="782918B9" w14:textId="77777777" w:rsidR="002A1F1B" w:rsidRPr="00F5715E" w:rsidRDefault="002A1F1B">
            <w:pPr>
              <w:jc w:val="center"/>
              <w:rPr>
                <w:rFonts w:asciiTheme="minorHAnsi" w:hAnsiTheme="minorHAnsi"/>
                <w:sz w:val="18"/>
                <w:szCs w:val="18"/>
              </w:rPr>
            </w:pPr>
            <w:r w:rsidRPr="00F5715E">
              <w:rPr>
                <w:rFonts w:asciiTheme="minorHAnsi" w:hAnsiTheme="minorHAnsi"/>
                <w:sz w:val="18"/>
                <w:szCs w:val="18"/>
              </w:rPr>
              <w:t>04</w:t>
            </w:r>
          </w:p>
        </w:tc>
        <w:tc>
          <w:tcPr>
            <w:tcW w:w="4615" w:type="dxa"/>
            <w:vAlign w:val="center"/>
            <w:tcPrChange w:id="308" w:author="Alhabibi, Haider@Energy" w:date="2022-02-14T16:56:00Z">
              <w:tcPr>
                <w:tcW w:w="4615" w:type="dxa"/>
                <w:vAlign w:val="center"/>
              </w:tcPr>
            </w:tcPrChange>
          </w:tcPr>
          <w:p w14:paraId="782918BA" w14:textId="77777777" w:rsidR="002A1F1B" w:rsidRDefault="002A1F1B">
            <w:pPr>
              <w:rPr>
                <w:rFonts w:asciiTheme="minorHAnsi" w:hAnsiTheme="minorHAnsi"/>
                <w:sz w:val="18"/>
                <w:szCs w:val="18"/>
              </w:rPr>
            </w:pPr>
            <w:r>
              <w:rPr>
                <w:rFonts w:asciiTheme="minorHAnsi" w:hAnsiTheme="minorHAnsi"/>
                <w:sz w:val="18"/>
                <w:szCs w:val="18"/>
              </w:rPr>
              <w:t xml:space="preserve">Total </w:t>
            </w:r>
            <w:r w:rsidRPr="00F5715E">
              <w:rPr>
                <w:rFonts w:asciiTheme="minorHAnsi" w:hAnsiTheme="minorHAnsi"/>
                <w:sz w:val="18"/>
                <w:szCs w:val="18"/>
              </w:rPr>
              <w:t xml:space="preserve">Conditioned </w:t>
            </w:r>
            <w:r>
              <w:rPr>
                <w:rFonts w:asciiTheme="minorHAnsi" w:hAnsiTheme="minorHAnsi"/>
                <w:sz w:val="18"/>
                <w:szCs w:val="18"/>
              </w:rPr>
              <w:t>F</w:t>
            </w:r>
            <w:r w:rsidRPr="00F5715E">
              <w:rPr>
                <w:rFonts w:asciiTheme="minorHAnsi" w:hAnsiTheme="minorHAnsi"/>
                <w:sz w:val="18"/>
                <w:szCs w:val="18"/>
              </w:rPr>
              <w:t xml:space="preserve">loor </w:t>
            </w:r>
            <w:r>
              <w:rPr>
                <w:rFonts w:asciiTheme="minorHAnsi" w:hAnsiTheme="minorHAnsi"/>
                <w:sz w:val="18"/>
                <w:szCs w:val="18"/>
              </w:rPr>
              <w:t>A</w:t>
            </w:r>
            <w:r w:rsidRPr="00F5715E">
              <w:rPr>
                <w:rFonts w:asciiTheme="minorHAnsi" w:hAnsiTheme="minorHAnsi"/>
                <w:sz w:val="18"/>
                <w:szCs w:val="18"/>
              </w:rPr>
              <w:t xml:space="preserve">rea of </w:t>
            </w:r>
            <w:r>
              <w:rPr>
                <w:rFonts w:asciiTheme="minorHAnsi" w:hAnsiTheme="minorHAnsi"/>
                <w:sz w:val="18"/>
                <w:szCs w:val="18"/>
              </w:rPr>
              <w:t>D</w:t>
            </w:r>
            <w:r w:rsidRPr="00F5715E">
              <w:rPr>
                <w:rFonts w:asciiTheme="minorHAnsi" w:hAnsiTheme="minorHAnsi"/>
                <w:sz w:val="18"/>
                <w:szCs w:val="18"/>
              </w:rPr>
              <w:t xml:space="preserve">welling </w:t>
            </w:r>
            <w:r>
              <w:rPr>
                <w:rFonts w:asciiTheme="minorHAnsi" w:hAnsiTheme="minorHAnsi"/>
                <w:sz w:val="18"/>
                <w:szCs w:val="18"/>
              </w:rPr>
              <w:t>U</w:t>
            </w:r>
            <w:r w:rsidRPr="00F5715E">
              <w:rPr>
                <w:rFonts w:asciiTheme="minorHAnsi" w:hAnsiTheme="minorHAnsi"/>
                <w:sz w:val="18"/>
                <w:szCs w:val="18"/>
              </w:rPr>
              <w:t>nit</w:t>
            </w:r>
          </w:p>
          <w:p w14:paraId="782918BB" w14:textId="77777777" w:rsidR="002A1F1B" w:rsidRPr="00F5715E" w:rsidRDefault="002A1F1B">
            <w:pPr>
              <w:rPr>
                <w:rFonts w:asciiTheme="minorHAnsi" w:hAnsiTheme="minorHAnsi"/>
                <w:sz w:val="18"/>
                <w:szCs w:val="18"/>
              </w:rPr>
            </w:pPr>
            <w:r>
              <w:rPr>
                <w:rFonts w:asciiTheme="minorHAnsi" w:hAnsiTheme="minorHAnsi"/>
                <w:sz w:val="18"/>
                <w:szCs w:val="18"/>
              </w:rPr>
              <w:t>(For addition projects the c</w:t>
            </w:r>
            <w:r w:rsidRPr="00F5715E">
              <w:rPr>
                <w:rFonts w:asciiTheme="minorHAnsi" w:hAnsiTheme="minorHAnsi"/>
                <w:sz w:val="18"/>
                <w:szCs w:val="18"/>
              </w:rPr>
              <w:t>onditioned floor area</w:t>
            </w:r>
            <w:r>
              <w:rPr>
                <w:rFonts w:asciiTheme="minorHAnsi" w:hAnsiTheme="minorHAnsi"/>
                <w:sz w:val="18"/>
                <w:szCs w:val="18"/>
              </w:rPr>
              <w:t xml:space="preserve"> equals existing area plus addition area)  </w:t>
            </w:r>
          </w:p>
        </w:tc>
        <w:tc>
          <w:tcPr>
            <w:tcW w:w="5602" w:type="dxa"/>
            <w:tcMar>
              <w:left w:w="72" w:type="dxa"/>
              <w:right w:w="72" w:type="dxa"/>
            </w:tcMar>
            <w:tcPrChange w:id="309" w:author="Alhabibi, Haider@Energy" w:date="2022-02-14T16:56:00Z">
              <w:tcPr>
                <w:tcW w:w="5602" w:type="dxa"/>
                <w:tcMar>
                  <w:left w:w="72" w:type="dxa"/>
                  <w:right w:w="72" w:type="dxa"/>
                </w:tcMar>
              </w:tcPr>
            </w:tcPrChange>
          </w:tcPr>
          <w:p w14:paraId="782918BC" w14:textId="77607399" w:rsidR="002A1F1B" w:rsidRPr="00F5715E" w:rsidRDefault="002A1F1B">
            <w:pPr>
              <w:rPr>
                <w:rFonts w:asciiTheme="minorHAnsi" w:hAnsiTheme="minorHAnsi"/>
                <w:sz w:val="18"/>
                <w:szCs w:val="18"/>
              </w:rPr>
            </w:pPr>
            <w:r>
              <w:rPr>
                <w:rFonts w:asciiTheme="minorHAnsi" w:hAnsiTheme="minorHAnsi"/>
                <w:sz w:val="18"/>
                <w:szCs w:val="18"/>
              </w:rPr>
              <w:t>&lt;&lt;calculated field: reference</w:t>
            </w:r>
            <w:r w:rsidR="00B47A76">
              <w:rPr>
                <w:rFonts w:asciiTheme="minorHAnsi" w:hAnsiTheme="minorHAnsi"/>
                <w:sz w:val="18"/>
                <w:szCs w:val="18"/>
              </w:rPr>
              <w:t>d</w:t>
            </w:r>
            <w:r>
              <w:rPr>
                <w:rFonts w:asciiTheme="minorHAnsi" w:hAnsiTheme="minorHAnsi"/>
                <w:sz w:val="18"/>
                <w:szCs w:val="18"/>
              </w:rPr>
              <w:t xml:space="preserve"> from MCH-01</w:t>
            </w:r>
            <w:r w:rsidR="00B47A76">
              <w:rPr>
                <w:rFonts w:asciiTheme="minorHAnsi" w:hAnsiTheme="minorHAnsi" w:cstheme="minorHAnsi"/>
                <w:sz w:val="18"/>
                <w:szCs w:val="18"/>
              </w:rPr>
              <w:t>, “</w:t>
            </w:r>
            <w:r w:rsidR="00B47A76" w:rsidRPr="00295655">
              <w:rPr>
                <w:rFonts w:ascii="Calibri" w:hAnsi="Calibri"/>
                <w:sz w:val="18"/>
                <w:szCs w:val="18"/>
              </w:rPr>
              <w:t xml:space="preserve">Dwelling Unit </w:t>
            </w:r>
            <w:r w:rsidR="00B47A76">
              <w:rPr>
                <w:rFonts w:ascii="Calibri" w:hAnsi="Calibri"/>
                <w:sz w:val="18"/>
                <w:szCs w:val="18"/>
              </w:rPr>
              <w:t xml:space="preserve">Total </w:t>
            </w:r>
            <w:r w:rsidR="00B47A76" w:rsidRPr="00295655">
              <w:rPr>
                <w:rFonts w:ascii="Calibri" w:hAnsi="Calibri"/>
                <w:sz w:val="18"/>
                <w:szCs w:val="18"/>
              </w:rPr>
              <w:t>Conditioned Floor Area (ft</w:t>
            </w:r>
            <w:r w:rsidR="00B47A76" w:rsidRPr="00F9147E">
              <w:rPr>
                <w:rFonts w:ascii="Calibri" w:hAnsi="Calibri"/>
                <w:sz w:val="18"/>
                <w:szCs w:val="18"/>
                <w:vertAlign w:val="superscript"/>
              </w:rPr>
              <w:t>2</w:t>
            </w:r>
            <w:r w:rsidR="00B47A76" w:rsidRPr="00295655">
              <w:rPr>
                <w:rFonts w:ascii="Calibri" w:hAnsi="Calibri"/>
                <w:sz w:val="18"/>
                <w:szCs w:val="18"/>
              </w:rPr>
              <w:t>)</w:t>
            </w:r>
            <w:r w:rsidR="00B47A76">
              <w:rPr>
                <w:rFonts w:ascii="Calibri" w:hAnsi="Calibri"/>
                <w:sz w:val="18"/>
                <w:szCs w:val="18"/>
              </w:rPr>
              <w:t>” (A03)</w:t>
            </w:r>
            <w:r w:rsidRPr="00384FF9">
              <w:rPr>
                <w:rFonts w:asciiTheme="minorHAnsi" w:hAnsiTheme="minorHAnsi"/>
                <w:sz w:val="18"/>
                <w:szCs w:val="18"/>
              </w:rPr>
              <w:t xml:space="preserve"> </w:t>
            </w:r>
            <w:r>
              <w:rPr>
                <w:rFonts w:asciiTheme="minorHAnsi" w:hAnsiTheme="minorHAnsi"/>
                <w:sz w:val="18"/>
                <w:szCs w:val="18"/>
              </w:rPr>
              <w:t>&gt;&gt;</w:t>
            </w:r>
          </w:p>
        </w:tc>
      </w:tr>
      <w:tr w:rsidR="002A1F1B" w:rsidRPr="00D2491C" w14:paraId="782918C2" w14:textId="77777777" w:rsidTr="00856C47">
        <w:trPr>
          <w:trHeight w:val="158"/>
          <w:trPrChange w:id="310" w:author="Alhabibi, Haider@Energy" w:date="2022-02-14T16:56:00Z">
            <w:trPr>
              <w:trHeight w:val="158"/>
            </w:trPr>
          </w:trPrChange>
        </w:trPr>
        <w:tc>
          <w:tcPr>
            <w:tcW w:w="799" w:type="dxa"/>
            <w:vAlign w:val="center"/>
            <w:tcPrChange w:id="311" w:author="Alhabibi, Haider@Energy" w:date="2022-02-14T16:56:00Z">
              <w:tcPr>
                <w:tcW w:w="799" w:type="dxa"/>
                <w:vAlign w:val="center"/>
              </w:tcPr>
            </w:tcPrChange>
          </w:tcPr>
          <w:p w14:paraId="782918BE" w14:textId="77777777" w:rsidR="002A1F1B" w:rsidRPr="00F5715E" w:rsidRDefault="002A1F1B">
            <w:pPr>
              <w:jc w:val="center"/>
              <w:rPr>
                <w:rFonts w:asciiTheme="minorHAnsi" w:hAnsiTheme="minorHAnsi"/>
                <w:sz w:val="18"/>
                <w:szCs w:val="18"/>
              </w:rPr>
            </w:pPr>
            <w:r w:rsidRPr="00F5715E">
              <w:rPr>
                <w:rFonts w:asciiTheme="minorHAnsi" w:hAnsiTheme="minorHAnsi"/>
                <w:sz w:val="18"/>
                <w:szCs w:val="18"/>
              </w:rPr>
              <w:t>05</w:t>
            </w:r>
          </w:p>
        </w:tc>
        <w:tc>
          <w:tcPr>
            <w:tcW w:w="4615" w:type="dxa"/>
            <w:vAlign w:val="center"/>
            <w:tcPrChange w:id="312" w:author="Alhabibi, Haider@Energy" w:date="2022-02-14T16:56:00Z">
              <w:tcPr>
                <w:tcW w:w="4615" w:type="dxa"/>
                <w:vAlign w:val="center"/>
              </w:tcPr>
            </w:tcPrChange>
          </w:tcPr>
          <w:p w14:paraId="782918BF" w14:textId="77777777" w:rsidR="002A1F1B" w:rsidRDefault="002A1F1B">
            <w:pPr>
              <w:rPr>
                <w:rFonts w:asciiTheme="minorHAnsi" w:hAnsiTheme="minorHAnsi"/>
                <w:sz w:val="18"/>
                <w:szCs w:val="18"/>
              </w:rPr>
            </w:pPr>
            <w:r w:rsidRPr="00F5715E">
              <w:rPr>
                <w:rFonts w:asciiTheme="minorHAnsi" w:hAnsiTheme="minorHAnsi"/>
                <w:sz w:val="18"/>
                <w:szCs w:val="18"/>
              </w:rPr>
              <w:t xml:space="preserve">Number of </w:t>
            </w:r>
            <w:r>
              <w:rPr>
                <w:rFonts w:asciiTheme="minorHAnsi" w:hAnsiTheme="minorHAnsi"/>
                <w:sz w:val="18"/>
                <w:szCs w:val="18"/>
              </w:rPr>
              <w:t>B</w:t>
            </w:r>
            <w:r w:rsidRPr="00F5715E">
              <w:rPr>
                <w:rFonts w:asciiTheme="minorHAnsi" w:hAnsiTheme="minorHAnsi"/>
                <w:sz w:val="18"/>
                <w:szCs w:val="18"/>
              </w:rPr>
              <w:t xml:space="preserve">edrooms in </w:t>
            </w:r>
            <w:r>
              <w:rPr>
                <w:rFonts w:asciiTheme="minorHAnsi" w:hAnsiTheme="minorHAnsi"/>
                <w:sz w:val="18"/>
                <w:szCs w:val="18"/>
              </w:rPr>
              <w:t>D</w:t>
            </w:r>
            <w:r w:rsidRPr="00F5715E">
              <w:rPr>
                <w:rFonts w:asciiTheme="minorHAnsi" w:hAnsiTheme="minorHAnsi"/>
                <w:sz w:val="18"/>
                <w:szCs w:val="18"/>
              </w:rPr>
              <w:t xml:space="preserve">welling </w:t>
            </w:r>
            <w:r>
              <w:rPr>
                <w:rFonts w:asciiTheme="minorHAnsi" w:hAnsiTheme="minorHAnsi"/>
                <w:sz w:val="18"/>
                <w:szCs w:val="18"/>
              </w:rPr>
              <w:t>U</w:t>
            </w:r>
            <w:r w:rsidRPr="00F5715E">
              <w:rPr>
                <w:rFonts w:asciiTheme="minorHAnsi" w:hAnsiTheme="minorHAnsi"/>
                <w:sz w:val="18"/>
                <w:szCs w:val="18"/>
              </w:rPr>
              <w:t>nit</w:t>
            </w:r>
          </w:p>
          <w:p w14:paraId="782918C0" w14:textId="77777777" w:rsidR="002A1F1B" w:rsidRPr="00F5715E" w:rsidRDefault="002A1F1B">
            <w:pPr>
              <w:rPr>
                <w:rFonts w:asciiTheme="minorHAnsi" w:hAnsiTheme="minorHAnsi"/>
                <w:sz w:val="18"/>
                <w:szCs w:val="18"/>
              </w:rPr>
            </w:pPr>
            <w:r>
              <w:rPr>
                <w:rFonts w:asciiTheme="minorHAnsi" w:hAnsiTheme="minorHAnsi"/>
                <w:sz w:val="18"/>
                <w:szCs w:val="18"/>
              </w:rPr>
              <w:t>(For addition projects the number of bedrooms equals the existing bedrooms plus addition bedrooms)</w:t>
            </w:r>
          </w:p>
        </w:tc>
        <w:tc>
          <w:tcPr>
            <w:tcW w:w="5602" w:type="dxa"/>
            <w:tcMar>
              <w:left w:w="72" w:type="dxa"/>
              <w:right w:w="72" w:type="dxa"/>
            </w:tcMar>
            <w:tcPrChange w:id="313" w:author="Alhabibi, Haider@Energy" w:date="2022-02-14T16:56:00Z">
              <w:tcPr>
                <w:tcW w:w="5602" w:type="dxa"/>
                <w:tcMar>
                  <w:left w:w="72" w:type="dxa"/>
                  <w:right w:w="72" w:type="dxa"/>
                </w:tcMar>
              </w:tcPr>
            </w:tcPrChange>
          </w:tcPr>
          <w:p w14:paraId="782918C1" w14:textId="4A3FB7A2" w:rsidR="002A1F1B" w:rsidRPr="00F5715E" w:rsidRDefault="002A1F1B">
            <w:pPr>
              <w:rPr>
                <w:rFonts w:asciiTheme="minorHAnsi" w:hAnsiTheme="minorHAnsi"/>
                <w:sz w:val="18"/>
                <w:szCs w:val="18"/>
              </w:rPr>
            </w:pPr>
            <w:r w:rsidRPr="006121C5">
              <w:rPr>
                <w:rFonts w:asciiTheme="minorHAnsi" w:hAnsiTheme="minorHAnsi"/>
                <w:sz w:val="18"/>
                <w:szCs w:val="18"/>
              </w:rPr>
              <w:t>&lt;&lt;calculated field: reference</w:t>
            </w:r>
            <w:r w:rsidR="00B47A76">
              <w:rPr>
                <w:rFonts w:asciiTheme="minorHAnsi" w:hAnsiTheme="minorHAnsi"/>
                <w:sz w:val="18"/>
                <w:szCs w:val="18"/>
              </w:rPr>
              <w:t>d</w:t>
            </w:r>
            <w:r w:rsidRPr="006121C5">
              <w:rPr>
                <w:rFonts w:asciiTheme="minorHAnsi" w:hAnsiTheme="minorHAnsi"/>
                <w:sz w:val="18"/>
                <w:szCs w:val="18"/>
              </w:rPr>
              <w:t xml:space="preserve"> from MCH-01</w:t>
            </w:r>
            <w:r w:rsidR="00B47A76" w:rsidRPr="007A5D38">
              <w:rPr>
                <w:rFonts w:asciiTheme="minorHAnsi" w:hAnsiTheme="minorHAnsi" w:cstheme="minorHAnsi"/>
                <w:sz w:val="18"/>
                <w:szCs w:val="18"/>
              </w:rPr>
              <w:t>,</w:t>
            </w:r>
            <w:r w:rsidR="00B47A76">
              <w:rPr>
                <w:rFonts w:asciiTheme="minorHAnsi" w:hAnsiTheme="minorHAnsi" w:cstheme="minorHAnsi"/>
                <w:sz w:val="18"/>
                <w:szCs w:val="18"/>
              </w:rPr>
              <w:t xml:space="preserve"> “</w:t>
            </w:r>
            <w:r w:rsidR="00B47A76">
              <w:rPr>
                <w:rFonts w:ascii="Calibri" w:hAnsi="Calibri"/>
                <w:sz w:val="18"/>
                <w:szCs w:val="18"/>
              </w:rPr>
              <w:t>Dwelling Unit Number of Bedrooms” (A09);</w:t>
            </w:r>
            <w:r w:rsidR="00B47A76" w:rsidRPr="007A5D38">
              <w:rPr>
                <w:rFonts w:asciiTheme="minorHAnsi" w:hAnsiTheme="minorHAnsi" w:cstheme="minorHAnsi"/>
                <w:sz w:val="18"/>
                <w:szCs w:val="18"/>
              </w:rPr>
              <w:t xml:space="preserve"> if value from MCH-01 = 0 replace with 1</w:t>
            </w:r>
            <w:r w:rsidRPr="009D121A">
              <w:rPr>
                <w:rFonts w:asciiTheme="minorHAnsi" w:hAnsiTheme="minorHAnsi"/>
                <w:sz w:val="18"/>
                <w:szCs w:val="18"/>
              </w:rPr>
              <w:t>&gt;&gt;</w:t>
            </w:r>
          </w:p>
        </w:tc>
      </w:tr>
      <w:tr w:rsidR="00EE3065" w:rsidRPr="00D2491C" w14:paraId="782918FB" w14:textId="77777777" w:rsidTr="00856C47">
        <w:trPr>
          <w:trHeight w:val="158"/>
          <w:trPrChange w:id="314" w:author="Alhabibi, Haider@Energy" w:date="2022-02-14T16:56:00Z">
            <w:trPr>
              <w:trHeight w:val="158"/>
            </w:trPr>
          </w:trPrChange>
        </w:trPr>
        <w:tc>
          <w:tcPr>
            <w:tcW w:w="799" w:type="dxa"/>
            <w:vAlign w:val="center"/>
            <w:tcPrChange w:id="315" w:author="Alhabibi, Haider@Energy" w:date="2022-02-14T16:56:00Z">
              <w:tcPr>
                <w:tcW w:w="799" w:type="dxa"/>
                <w:vAlign w:val="center"/>
              </w:tcPr>
            </w:tcPrChange>
          </w:tcPr>
          <w:p w14:paraId="782918EE" w14:textId="294800D2" w:rsidR="00EE3065" w:rsidRPr="00F5715E" w:rsidRDefault="00F37662">
            <w:pPr>
              <w:jc w:val="center"/>
              <w:rPr>
                <w:rFonts w:asciiTheme="minorHAnsi" w:hAnsiTheme="minorHAnsi"/>
                <w:sz w:val="18"/>
                <w:szCs w:val="18"/>
              </w:rPr>
            </w:pPr>
            <w:r>
              <w:rPr>
                <w:rFonts w:asciiTheme="minorHAnsi" w:hAnsiTheme="minorHAnsi" w:cstheme="minorHAnsi"/>
                <w:sz w:val="18"/>
                <w:szCs w:val="18"/>
              </w:rPr>
              <w:t>06</w:t>
            </w:r>
          </w:p>
        </w:tc>
        <w:tc>
          <w:tcPr>
            <w:tcW w:w="4615" w:type="dxa"/>
            <w:vAlign w:val="center"/>
            <w:tcPrChange w:id="316" w:author="Alhabibi, Haider@Energy" w:date="2022-02-14T16:56:00Z">
              <w:tcPr>
                <w:tcW w:w="4615" w:type="dxa"/>
                <w:vAlign w:val="center"/>
              </w:tcPr>
            </w:tcPrChange>
          </w:tcPr>
          <w:p w14:paraId="782918EF" w14:textId="77777777" w:rsidR="00EE3065" w:rsidRDefault="00EE3065">
            <w:pPr>
              <w:rPr>
                <w:rFonts w:asciiTheme="minorHAnsi" w:hAnsiTheme="minorHAnsi"/>
                <w:sz w:val="18"/>
                <w:szCs w:val="18"/>
              </w:rPr>
            </w:pPr>
            <w:r w:rsidRPr="007A5D38">
              <w:rPr>
                <w:rFonts w:asciiTheme="minorHAnsi" w:hAnsiTheme="minorHAnsi" w:cstheme="minorHAnsi"/>
                <w:sz w:val="18"/>
                <w:szCs w:val="18"/>
              </w:rPr>
              <w:t>Ventilation System Type</w:t>
            </w:r>
          </w:p>
        </w:tc>
        <w:tc>
          <w:tcPr>
            <w:tcW w:w="5602" w:type="dxa"/>
            <w:tcMar>
              <w:left w:w="72" w:type="dxa"/>
              <w:right w:w="72" w:type="dxa"/>
            </w:tcMar>
            <w:tcPrChange w:id="317" w:author="Alhabibi, Haider@Energy" w:date="2022-02-14T16:56:00Z">
              <w:tcPr>
                <w:tcW w:w="5602" w:type="dxa"/>
                <w:tcMar>
                  <w:left w:w="72" w:type="dxa"/>
                  <w:right w:w="72" w:type="dxa"/>
                </w:tcMar>
              </w:tcPr>
            </w:tcPrChange>
          </w:tcPr>
          <w:p w14:paraId="782918F0" w14:textId="67B96BAA" w:rsidR="00EE3065" w:rsidRPr="007A5D38" w:rsidRDefault="00EE3065">
            <w:pPr>
              <w:rPr>
                <w:rFonts w:asciiTheme="minorHAnsi" w:hAnsiTheme="minorHAnsi" w:cstheme="minorHAnsi"/>
                <w:sz w:val="18"/>
                <w:szCs w:val="18"/>
              </w:rPr>
            </w:pPr>
            <w:r w:rsidRPr="007A5D38">
              <w:rPr>
                <w:rFonts w:asciiTheme="minorHAnsi" w:hAnsiTheme="minorHAnsi" w:cstheme="minorHAnsi"/>
                <w:sz w:val="18"/>
                <w:szCs w:val="18"/>
              </w:rPr>
              <w:t xml:space="preserve">&lt;&lt; calculated value if registered </w:t>
            </w:r>
            <w:del w:id="318" w:author="Alhabibi, Haider@Energy" w:date="2022-02-14T16:51:00Z">
              <w:r w:rsidRPr="007A5D38" w:rsidDel="00255013">
                <w:rPr>
                  <w:rFonts w:asciiTheme="minorHAnsi" w:hAnsiTheme="minorHAnsi" w:cstheme="minorHAnsi"/>
                  <w:sz w:val="18"/>
                  <w:szCs w:val="18"/>
                </w:rPr>
                <w:delText>CF1R</w:delText>
              </w:r>
            </w:del>
            <w:ins w:id="319" w:author="Alhabibi, Haider@Energy" w:date="2022-02-14T16:51:00Z">
              <w:r w:rsidR="00255013">
                <w:rPr>
                  <w:rFonts w:asciiTheme="minorHAnsi" w:hAnsiTheme="minorHAnsi" w:cstheme="minorHAnsi"/>
                  <w:sz w:val="18"/>
                  <w:szCs w:val="18"/>
                </w:rPr>
                <w:t>LMCC</w:t>
              </w:r>
            </w:ins>
            <w:r w:rsidRPr="007A5D38">
              <w:rPr>
                <w:rFonts w:asciiTheme="minorHAnsi" w:hAnsiTheme="minorHAnsi" w:cstheme="minorHAnsi"/>
                <w:sz w:val="18"/>
                <w:szCs w:val="18"/>
              </w:rPr>
              <w:t xml:space="preserve"> form equals </w:t>
            </w:r>
            <w:del w:id="320" w:author="Alhabibi, Haider@Energy" w:date="2022-02-14T16:51:00Z">
              <w:r w:rsidRPr="007A5D38" w:rsidDel="00255013">
                <w:rPr>
                  <w:rFonts w:asciiTheme="minorHAnsi" w:hAnsiTheme="minorHAnsi" w:cstheme="minorHAnsi"/>
                  <w:sz w:val="18"/>
                  <w:szCs w:val="18"/>
                </w:rPr>
                <w:delText>CF1R</w:delText>
              </w:r>
            </w:del>
            <w:ins w:id="321" w:author="Alhabibi, Haider@Energy" w:date="2022-02-14T16:51:00Z">
              <w:r w:rsidR="00255013">
                <w:rPr>
                  <w:rFonts w:asciiTheme="minorHAnsi" w:hAnsiTheme="minorHAnsi" w:cstheme="minorHAnsi"/>
                  <w:sz w:val="18"/>
                  <w:szCs w:val="18"/>
                </w:rPr>
                <w:t>LMCC</w:t>
              </w:r>
            </w:ins>
            <w:r w:rsidRPr="007A5D38">
              <w:rPr>
                <w:rFonts w:asciiTheme="minorHAnsi" w:hAnsiTheme="minorHAnsi" w:cstheme="minorHAnsi"/>
                <w:sz w:val="18"/>
                <w:szCs w:val="18"/>
              </w:rPr>
              <w:t xml:space="preserve">-PRF-01, reference data from </w:t>
            </w:r>
            <w:del w:id="322" w:author="Alhabibi, Haider@Energy" w:date="2022-02-14T16:51:00Z">
              <w:r w:rsidRPr="007A5D38" w:rsidDel="00255013">
                <w:rPr>
                  <w:rFonts w:asciiTheme="minorHAnsi" w:hAnsiTheme="minorHAnsi" w:cstheme="minorHAnsi"/>
                  <w:sz w:val="18"/>
                  <w:szCs w:val="18"/>
                </w:rPr>
                <w:delText>CF1R</w:delText>
              </w:r>
            </w:del>
            <w:ins w:id="323" w:author="Alhabibi, Haider@Energy" w:date="2022-02-14T16:51:00Z">
              <w:r w:rsidR="00255013">
                <w:rPr>
                  <w:rFonts w:asciiTheme="minorHAnsi" w:hAnsiTheme="minorHAnsi" w:cstheme="minorHAnsi"/>
                  <w:sz w:val="18"/>
                  <w:szCs w:val="18"/>
                </w:rPr>
                <w:t>LMCC</w:t>
              </w:r>
            </w:ins>
            <w:r w:rsidRPr="007A5D38">
              <w:rPr>
                <w:rFonts w:asciiTheme="minorHAnsi" w:hAnsiTheme="minorHAnsi" w:cstheme="minorHAnsi"/>
                <w:sz w:val="18"/>
                <w:szCs w:val="18"/>
              </w:rPr>
              <w:t>;</w:t>
            </w:r>
            <w:r w:rsidRPr="007A5D38">
              <w:rPr>
                <w:rFonts w:asciiTheme="minorHAnsi" w:hAnsiTheme="minorHAnsi" w:cstheme="minorHAnsi"/>
                <w:sz w:val="18"/>
                <w:szCs w:val="18"/>
              </w:rPr>
              <w:br/>
              <w:t xml:space="preserve">else if registered </w:t>
            </w:r>
            <w:del w:id="324" w:author="Alhabibi, Haider@Energy" w:date="2022-02-14T16:51:00Z">
              <w:r w:rsidRPr="007A5D38" w:rsidDel="00255013">
                <w:rPr>
                  <w:rFonts w:asciiTheme="minorHAnsi" w:hAnsiTheme="minorHAnsi" w:cstheme="minorHAnsi"/>
                  <w:sz w:val="18"/>
                  <w:szCs w:val="18"/>
                </w:rPr>
                <w:delText>CF1R</w:delText>
              </w:r>
            </w:del>
            <w:ins w:id="325" w:author="Alhabibi, Haider@Energy" w:date="2022-02-14T16:51:00Z">
              <w:r w:rsidR="00255013">
                <w:rPr>
                  <w:rFonts w:asciiTheme="minorHAnsi" w:hAnsiTheme="minorHAnsi" w:cstheme="minorHAnsi"/>
                  <w:sz w:val="18"/>
                  <w:szCs w:val="18"/>
                </w:rPr>
                <w:t>LMCC</w:t>
              </w:r>
            </w:ins>
            <w:r w:rsidRPr="007A5D38">
              <w:rPr>
                <w:rFonts w:asciiTheme="minorHAnsi" w:hAnsiTheme="minorHAnsi" w:cstheme="minorHAnsi"/>
                <w:sz w:val="18"/>
                <w:szCs w:val="18"/>
              </w:rPr>
              <w:t xml:space="preserve"> form equals CF1R-NCB-01 or CF1R-ADD-01, user pick one from list:  </w:t>
            </w:r>
          </w:p>
          <w:p w14:paraId="782918F1" w14:textId="77777777" w:rsidR="00EE3065" w:rsidRDefault="00EE3065">
            <w:pPr>
              <w:rPr>
                <w:rFonts w:asciiTheme="minorHAnsi" w:hAnsiTheme="minorHAnsi" w:cstheme="minorHAnsi"/>
                <w:sz w:val="18"/>
                <w:szCs w:val="18"/>
              </w:rPr>
            </w:pPr>
            <w:r w:rsidRPr="007A5D38">
              <w:rPr>
                <w:rFonts w:asciiTheme="minorHAnsi" w:hAnsiTheme="minorHAnsi" w:cstheme="minorHAnsi"/>
                <w:sz w:val="18"/>
                <w:szCs w:val="18"/>
              </w:rPr>
              <w:t>**Supply</w:t>
            </w:r>
          </w:p>
          <w:p w14:paraId="782918F2" w14:textId="77777777" w:rsidR="00EE3065" w:rsidRPr="007A5D38" w:rsidRDefault="00EE3065">
            <w:pPr>
              <w:rPr>
                <w:rFonts w:asciiTheme="minorHAnsi" w:hAnsiTheme="minorHAnsi" w:cstheme="minorHAnsi"/>
                <w:sz w:val="18"/>
                <w:szCs w:val="18"/>
              </w:rPr>
            </w:pPr>
            <w:r>
              <w:rPr>
                <w:rFonts w:asciiTheme="minorHAnsi" w:hAnsiTheme="minorHAnsi" w:cstheme="minorHAnsi"/>
                <w:sz w:val="18"/>
                <w:szCs w:val="18"/>
              </w:rPr>
              <w:t>**Exhaust</w:t>
            </w:r>
            <w:r w:rsidRPr="007A5D38">
              <w:rPr>
                <w:rFonts w:asciiTheme="minorHAnsi" w:hAnsiTheme="minorHAnsi" w:cstheme="minorHAnsi"/>
                <w:sz w:val="18"/>
                <w:szCs w:val="18"/>
              </w:rPr>
              <w:t>;</w:t>
            </w:r>
            <w:r>
              <w:rPr>
                <w:rFonts w:asciiTheme="minorHAnsi" w:hAnsiTheme="minorHAnsi" w:cstheme="minorHAnsi"/>
                <w:sz w:val="18"/>
                <w:szCs w:val="18"/>
              </w:rPr>
              <w:t xml:space="preserve"> or</w:t>
            </w:r>
          </w:p>
          <w:p w14:paraId="782918F3" w14:textId="77777777" w:rsidR="00EE3065" w:rsidRPr="00D12B47" w:rsidRDefault="00EE3065">
            <w:pPr>
              <w:rPr>
                <w:rFonts w:asciiTheme="minorHAnsi" w:hAnsiTheme="minorHAnsi" w:cstheme="minorHAnsi"/>
                <w:sz w:val="18"/>
                <w:szCs w:val="18"/>
              </w:rPr>
            </w:pPr>
            <w:r w:rsidRPr="00D12B47">
              <w:rPr>
                <w:rFonts w:asciiTheme="minorHAnsi" w:hAnsiTheme="minorHAnsi" w:cstheme="minorHAnsi"/>
                <w:sz w:val="18"/>
                <w:szCs w:val="18"/>
              </w:rPr>
              <w:t>**Balanced; or</w:t>
            </w:r>
          </w:p>
          <w:p w14:paraId="782918F4" w14:textId="77777777" w:rsidR="00EE3065" w:rsidRPr="00D12B47" w:rsidRDefault="00EE3065">
            <w:pPr>
              <w:rPr>
                <w:rFonts w:asciiTheme="minorHAnsi" w:hAnsiTheme="minorHAnsi" w:cstheme="minorHAnsi"/>
                <w:sz w:val="18"/>
                <w:szCs w:val="18"/>
              </w:rPr>
            </w:pPr>
            <w:r w:rsidRPr="00D12B47">
              <w:rPr>
                <w:rFonts w:asciiTheme="minorHAnsi" w:hAnsiTheme="minorHAnsi" w:cstheme="minorHAnsi"/>
                <w:sz w:val="18"/>
                <w:szCs w:val="18"/>
              </w:rPr>
              <w:t>**Balanced – ERV; or</w:t>
            </w:r>
          </w:p>
          <w:p w14:paraId="782918F5" w14:textId="77777777" w:rsidR="00EE3065" w:rsidRPr="00D12B47" w:rsidRDefault="00EE3065">
            <w:pPr>
              <w:rPr>
                <w:rFonts w:asciiTheme="minorHAnsi" w:hAnsiTheme="minorHAnsi" w:cstheme="minorHAnsi"/>
                <w:sz w:val="18"/>
                <w:szCs w:val="18"/>
              </w:rPr>
            </w:pPr>
            <w:r w:rsidRPr="00D12B47">
              <w:rPr>
                <w:rFonts w:asciiTheme="minorHAnsi" w:hAnsiTheme="minorHAnsi" w:cstheme="minorHAnsi"/>
                <w:sz w:val="18"/>
                <w:szCs w:val="18"/>
              </w:rPr>
              <w:t>**Balanced – HRV; or</w:t>
            </w:r>
          </w:p>
          <w:p w14:paraId="782918F6" w14:textId="77777777" w:rsidR="00EE3065" w:rsidRPr="00D12B47" w:rsidRDefault="00EE3065">
            <w:pPr>
              <w:rPr>
                <w:rFonts w:asciiTheme="minorHAnsi" w:hAnsiTheme="minorHAnsi" w:cstheme="minorHAnsi"/>
                <w:sz w:val="18"/>
                <w:szCs w:val="18"/>
              </w:rPr>
            </w:pPr>
            <w:r w:rsidRPr="00D12B47">
              <w:rPr>
                <w:rFonts w:asciiTheme="minorHAnsi" w:hAnsiTheme="minorHAnsi" w:cstheme="minorHAnsi"/>
                <w:sz w:val="18"/>
                <w:szCs w:val="18"/>
              </w:rPr>
              <w:t>**Central Fan Integrated (CFI); or</w:t>
            </w:r>
          </w:p>
          <w:p w14:paraId="782918F7" w14:textId="77777777" w:rsidR="00EE3065" w:rsidRPr="00D12B47" w:rsidRDefault="00EE3065">
            <w:pPr>
              <w:rPr>
                <w:rFonts w:asciiTheme="minorHAnsi" w:hAnsiTheme="minorHAnsi" w:cstheme="minorHAnsi"/>
                <w:sz w:val="18"/>
                <w:szCs w:val="18"/>
              </w:rPr>
            </w:pPr>
            <w:r w:rsidRPr="00D12B47">
              <w:rPr>
                <w:rFonts w:asciiTheme="minorHAnsi" w:hAnsiTheme="minorHAnsi" w:cstheme="minorHAnsi"/>
                <w:sz w:val="18"/>
                <w:szCs w:val="18"/>
              </w:rPr>
              <w:t>**Central Ventilation System – Supply; or</w:t>
            </w:r>
          </w:p>
          <w:p w14:paraId="782918F8" w14:textId="77777777" w:rsidR="00EE3065" w:rsidRPr="00D12B47" w:rsidRDefault="00EE3065">
            <w:pPr>
              <w:rPr>
                <w:rFonts w:asciiTheme="minorHAnsi" w:hAnsiTheme="minorHAnsi" w:cstheme="minorHAnsi"/>
                <w:sz w:val="18"/>
                <w:szCs w:val="18"/>
              </w:rPr>
            </w:pPr>
            <w:r w:rsidRPr="00D12B47">
              <w:rPr>
                <w:rFonts w:asciiTheme="minorHAnsi" w:hAnsiTheme="minorHAnsi" w:cstheme="minorHAnsi"/>
                <w:sz w:val="18"/>
                <w:szCs w:val="18"/>
              </w:rPr>
              <w:t>**Central Ventilation System – Exhaust; or</w:t>
            </w:r>
          </w:p>
          <w:p w14:paraId="782918F9" w14:textId="77777777" w:rsidR="00EE3065" w:rsidRPr="00D12B47" w:rsidRDefault="00EE3065">
            <w:pPr>
              <w:rPr>
                <w:rFonts w:asciiTheme="minorHAnsi" w:hAnsiTheme="minorHAnsi" w:cstheme="minorHAnsi"/>
                <w:sz w:val="18"/>
                <w:szCs w:val="18"/>
              </w:rPr>
            </w:pPr>
            <w:r w:rsidRPr="00D12B47">
              <w:rPr>
                <w:rFonts w:asciiTheme="minorHAnsi" w:hAnsiTheme="minorHAnsi" w:cstheme="minorHAnsi"/>
                <w:sz w:val="18"/>
                <w:szCs w:val="18"/>
              </w:rPr>
              <w:t>**Central Ventilation System – Balanced</w:t>
            </w:r>
          </w:p>
          <w:p w14:paraId="782918FA" w14:textId="77777777" w:rsidR="00EE3065" w:rsidRDefault="00EE3065">
            <w:pPr>
              <w:rPr>
                <w:rFonts w:asciiTheme="minorHAnsi" w:hAnsiTheme="minorHAnsi"/>
                <w:sz w:val="18"/>
                <w:szCs w:val="18"/>
              </w:rPr>
            </w:pPr>
            <w:r w:rsidRPr="007A5D38">
              <w:rPr>
                <w:rFonts w:asciiTheme="minorHAnsi" w:hAnsiTheme="minorHAnsi" w:cstheme="minorHAnsi"/>
                <w:sz w:val="18"/>
                <w:szCs w:val="18"/>
                <w:u w:val="single"/>
              </w:rPr>
              <w:t>Else if “Building Type” (A02) = “Non-dwelling unit” then value = N/A&gt;&gt;</w:t>
            </w:r>
          </w:p>
        </w:tc>
      </w:tr>
      <w:tr w:rsidR="00EE3065" w:rsidRPr="00D2491C" w14:paraId="78291903" w14:textId="77777777" w:rsidTr="00856C47">
        <w:trPr>
          <w:trHeight w:val="158"/>
          <w:trPrChange w:id="326" w:author="Alhabibi, Haider@Energy" w:date="2022-02-14T16:56:00Z">
            <w:trPr>
              <w:trHeight w:val="158"/>
            </w:trPr>
          </w:trPrChange>
        </w:trPr>
        <w:tc>
          <w:tcPr>
            <w:tcW w:w="799" w:type="dxa"/>
            <w:vAlign w:val="center"/>
            <w:tcPrChange w:id="327" w:author="Alhabibi, Haider@Energy" w:date="2022-02-14T16:56:00Z">
              <w:tcPr>
                <w:tcW w:w="799" w:type="dxa"/>
                <w:vAlign w:val="center"/>
              </w:tcPr>
            </w:tcPrChange>
          </w:tcPr>
          <w:p w14:paraId="782918FC" w14:textId="627ACD01" w:rsidR="00EE3065" w:rsidRPr="00F5715E" w:rsidRDefault="00F37662">
            <w:pPr>
              <w:jc w:val="center"/>
              <w:rPr>
                <w:rFonts w:asciiTheme="minorHAnsi" w:hAnsiTheme="minorHAnsi"/>
                <w:sz w:val="18"/>
                <w:szCs w:val="18"/>
              </w:rPr>
            </w:pPr>
            <w:r>
              <w:rPr>
                <w:rFonts w:asciiTheme="minorHAnsi" w:hAnsiTheme="minorHAnsi" w:cstheme="minorHAnsi"/>
                <w:sz w:val="18"/>
                <w:szCs w:val="18"/>
              </w:rPr>
              <w:t>07</w:t>
            </w:r>
          </w:p>
        </w:tc>
        <w:tc>
          <w:tcPr>
            <w:tcW w:w="4615" w:type="dxa"/>
            <w:vAlign w:val="center"/>
            <w:tcPrChange w:id="328" w:author="Alhabibi, Haider@Energy" w:date="2022-02-14T16:56:00Z">
              <w:tcPr>
                <w:tcW w:w="4615" w:type="dxa"/>
                <w:vAlign w:val="center"/>
              </w:tcPr>
            </w:tcPrChange>
          </w:tcPr>
          <w:p w14:paraId="782918FD" w14:textId="77777777" w:rsidR="00EE3065" w:rsidRDefault="00EE3065">
            <w:pPr>
              <w:rPr>
                <w:rFonts w:asciiTheme="minorHAnsi" w:hAnsiTheme="minorHAnsi"/>
                <w:sz w:val="18"/>
                <w:szCs w:val="18"/>
              </w:rPr>
            </w:pPr>
            <w:r w:rsidRPr="007A5D38">
              <w:rPr>
                <w:rFonts w:asciiTheme="minorHAnsi" w:hAnsiTheme="minorHAnsi" w:cstheme="minorHAnsi"/>
                <w:sz w:val="18"/>
                <w:szCs w:val="18"/>
              </w:rPr>
              <w:t>Ventilation Operation Schedule</w:t>
            </w:r>
          </w:p>
        </w:tc>
        <w:tc>
          <w:tcPr>
            <w:tcW w:w="5602" w:type="dxa"/>
            <w:tcMar>
              <w:left w:w="72" w:type="dxa"/>
              <w:right w:w="72" w:type="dxa"/>
            </w:tcMar>
            <w:tcPrChange w:id="329" w:author="Alhabibi, Haider@Energy" w:date="2022-02-14T16:56:00Z">
              <w:tcPr>
                <w:tcW w:w="5602" w:type="dxa"/>
                <w:tcMar>
                  <w:left w:w="72" w:type="dxa"/>
                  <w:right w:w="72" w:type="dxa"/>
                </w:tcMar>
              </w:tcPr>
            </w:tcPrChange>
          </w:tcPr>
          <w:p w14:paraId="782918FE" w14:textId="77777777" w:rsidR="00EE3065" w:rsidRPr="00D12B47" w:rsidRDefault="00EE3065">
            <w:pPr>
              <w:rPr>
                <w:rFonts w:asciiTheme="minorHAnsi" w:hAnsiTheme="minorHAnsi" w:cstheme="minorHAnsi"/>
                <w:sz w:val="18"/>
                <w:szCs w:val="18"/>
              </w:rPr>
            </w:pPr>
            <w:r w:rsidRPr="007A5D38">
              <w:rPr>
                <w:rFonts w:asciiTheme="minorHAnsi" w:hAnsiTheme="minorHAnsi" w:cstheme="minorHAnsi"/>
                <w:sz w:val="18"/>
                <w:szCs w:val="18"/>
              </w:rPr>
              <w:t xml:space="preserve">&lt;&lt; </w:t>
            </w:r>
            <w:r w:rsidRPr="00D12B47">
              <w:rPr>
                <w:rFonts w:asciiTheme="minorHAnsi" w:hAnsiTheme="minorHAnsi" w:cstheme="minorHAnsi"/>
                <w:sz w:val="18"/>
                <w:szCs w:val="18"/>
              </w:rPr>
              <w:t>if “Building Type” (A02) = “Non-dwelling unit”, then value = N/A;</w:t>
            </w:r>
            <w:r w:rsidRPr="00D12B47">
              <w:rPr>
                <w:rFonts w:asciiTheme="minorHAnsi" w:hAnsiTheme="minorHAnsi" w:cstheme="minorHAnsi"/>
                <w:sz w:val="18"/>
                <w:szCs w:val="18"/>
              </w:rPr>
              <w:br/>
              <w:t>Else allow user to choose from list:</w:t>
            </w:r>
            <w:r w:rsidRPr="00D12B47">
              <w:rPr>
                <w:rFonts w:asciiTheme="minorHAnsi" w:hAnsiTheme="minorHAnsi" w:cstheme="minorHAnsi"/>
                <w:sz w:val="18"/>
                <w:szCs w:val="18"/>
              </w:rPr>
              <w:br/>
              <w:t>**Continuous; or</w:t>
            </w:r>
          </w:p>
          <w:p w14:paraId="78291901" w14:textId="2684BFC3" w:rsidR="00EE3065" w:rsidRPr="00D12B47" w:rsidRDefault="00EE3065">
            <w:pPr>
              <w:rPr>
                <w:rFonts w:asciiTheme="minorHAnsi" w:hAnsiTheme="minorHAnsi" w:cstheme="minorHAnsi"/>
                <w:sz w:val="18"/>
                <w:szCs w:val="18"/>
              </w:rPr>
            </w:pPr>
            <w:r w:rsidRPr="00D12B47">
              <w:rPr>
                <w:rFonts w:asciiTheme="minorHAnsi" w:hAnsiTheme="minorHAnsi" w:cstheme="minorHAnsi"/>
                <w:sz w:val="18"/>
                <w:szCs w:val="18"/>
              </w:rPr>
              <w:t xml:space="preserve">**Short-Term Average; </w:t>
            </w:r>
            <w:r w:rsidRPr="00D12B47">
              <w:rPr>
                <w:rFonts w:asciiTheme="minorHAnsi" w:hAnsiTheme="minorHAnsi" w:cstheme="minorHAnsi"/>
                <w:sz w:val="18"/>
                <w:szCs w:val="18"/>
              </w:rPr>
              <w:br/>
            </w:r>
            <w:r w:rsidR="00EA1C0F">
              <w:rPr>
                <w:rFonts w:asciiTheme="minorHAnsi" w:hAnsiTheme="minorHAnsi" w:cstheme="minorHAnsi"/>
                <w:sz w:val="18"/>
                <w:szCs w:val="18"/>
              </w:rPr>
              <w:t xml:space="preserve">Else </w:t>
            </w:r>
            <w:r w:rsidRPr="00D12B47">
              <w:rPr>
                <w:rFonts w:asciiTheme="minorHAnsi" w:hAnsiTheme="minorHAnsi" w:cstheme="minorHAnsi"/>
                <w:sz w:val="18"/>
                <w:szCs w:val="18"/>
              </w:rPr>
              <w:t>if “Ventilation System Type” (</w:t>
            </w:r>
            <w:r w:rsidR="00757E24" w:rsidRPr="00D12B47">
              <w:rPr>
                <w:rFonts w:asciiTheme="minorHAnsi" w:hAnsiTheme="minorHAnsi" w:cstheme="minorHAnsi"/>
                <w:sz w:val="18"/>
                <w:szCs w:val="18"/>
              </w:rPr>
              <w:t>A</w:t>
            </w:r>
            <w:r w:rsidR="00757E24">
              <w:rPr>
                <w:rFonts w:asciiTheme="minorHAnsi" w:hAnsiTheme="minorHAnsi" w:cstheme="minorHAnsi"/>
                <w:sz w:val="18"/>
                <w:szCs w:val="18"/>
              </w:rPr>
              <w:t>06</w:t>
            </w:r>
            <w:r w:rsidRPr="00D12B47">
              <w:rPr>
                <w:rFonts w:asciiTheme="minorHAnsi" w:hAnsiTheme="minorHAnsi" w:cstheme="minorHAnsi"/>
                <w:sz w:val="18"/>
                <w:szCs w:val="18"/>
              </w:rPr>
              <w:t>) = Central Fan Integrated &amp; “Ventilation Operation Schedule” (</w:t>
            </w:r>
            <w:r w:rsidR="00757E24" w:rsidRPr="00D12B47">
              <w:rPr>
                <w:rFonts w:asciiTheme="minorHAnsi" w:hAnsiTheme="minorHAnsi" w:cstheme="minorHAnsi"/>
                <w:sz w:val="18"/>
                <w:szCs w:val="18"/>
              </w:rPr>
              <w:t>A</w:t>
            </w:r>
            <w:r w:rsidR="00757E24">
              <w:rPr>
                <w:rFonts w:asciiTheme="minorHAnsi" w:hAnsiTheme="minorHAnsi" w:cstheme="minorHAnsi"/>
                <w:sz w:val="18"/>
                <w:szCs w:val="18"/>
              </w:rPr>
              <w:t>07</w:t>
            </w:r>
            <w:r w:rsidRPr="00D12B47">
              <w:rPr>
                <w:rFonts w:asciiTheme="minorHAnsi" w:hAnsiTheme="minorHAnsi" w:cstheme="minorHAnsi"/>
                <w:sz w:val="18"/>
                <w:szCs w:val="18"/>
              </w:rPr>
              <w:t>)= Continuous; then display:</w:t>
            </w:r>
          </w:p>
          <w:p w14:paraId="78291902" w14:textId="77777777" w:rsidR="00EE3065" w:rsidRDefault="00EE3065">
            <w:pPr>
              <w:rPr>
                <w:rFonts w:asciiTheme="minorHAnsi" w:hAnsiTheme="minorHAnsi"/>
                <w:sz w:val="18"/>
                <w:szCs w:val="18"/>
              </w:rPr>
            </w:pPr>
            <w:r w:rsidRPr="007A5D38">
              <w:rPr>
                <w:rFonts w:asciiTheme="minorHAnsi" w:hAnsiTheme="minorHAnsi" w:cstheme="minorHAnsi"/>
                <w:sz w:val="18"/>
                <w:szCs w:val="18"/>
              </w:rPr>
              <w:t>“Central Fan Integrated Ventilation System Not Allowed to Operate Continuously</w:t>
            </w:r>
            <w:r w:rsidRPr="007A5D38">
              <w:rPr>
                <w:rFonts w:asciiTheme="minorHAnsi" w:hAnsiTheme="minorHAnsi" w:cstheme="minorHAnsi"/>
                <w:b/>
                <w:sz w:val="18"/>
                <w:szCs w:val="18"/>
              </w:rPr>
              <w:t xml:space="preserve"> - Do Not Proceed”&gt;&gt;</w:t>
            </w:r>
          </w:p>
        </w:tc>
      </w:tr>
      <w:tr w:rsidR="00EE3065" w:rsidRPr="00D2491C" w14:paraId="7829192D" w14:textId="77777777" w:rsidTr="00856C47">
        <w:trPr>
          <w:trHeight w:val="158"/>
          <w:trPrChange w:id="330" w:author="Alhabibi, Haider@Energy" w:date="2022-02-14T16:56:00Z">
            <w:trPr>
              <w:trHeight w:val="158"/>
            </w:trPr>
          </w:trPrChange>
        </w:trPr>
        <w:tc>
          <w:tcPr>
            <w:tcW w:w="799" w:type="dxa"/>
            <w:vAlign w:val="center"/>
            <w:tcPrChange w:id="331" w:author="Alhabibi, Haider@Energy" w:date="2022-02-14T16:56:00Z">
              <w:tcPr>
                <w:tcW w:w="799" w:type="dxa"/>
                <w:vAlign w:val="center"/>
              </w:tcPr>
            </w:tcPrChange>
          </w:tcPr>
          <w:p w14:paraId="7829191B" w14:textId="5C3F8DD4" w:rsidR="00EE3065" w:rsidRDefault="00F37662">
            <w:pPr>
              <w:jc w:val="center"/>
              <w:rPr>
                <w:rFonts w:asciiTheme="minorHAnsi" w:hAnsiTheme="minorHAnsi"/>
                <w:sz w:val="18"/>
                <w:szCs w:val="18"/>
              </w:rPr>
            </w:pPr>
            <w:r>
              <w:rPr>
                <w:rFonts w:asciiTheme="minorHAnsi" w:hAnsiTheme="minorHAnsi" w:cstheme="minorHAnsi"/>
                <w:sz w:val="18"/>
                <w:szCs w:val="18"/>
              </w:rPr>
              <w:t>08</w:t>
            </w:r>
          </w:p>
        </w:tc>
        <w:tc>
          <w:tcPr>
            <w:tcW w:w="4615" w:type="dxa"/>
            <w:vAlign w:val="center"/>
            <w:tcPrChange w:id="332" w:author="Alhabibi, Haider@Energy" w:date="2022-02-14T16:56:00Z">
              <w:tcPr>
                <w:tcW w:w="4615" w:type="dxa"/>
                <w:vAlign w:val="center"/>
              </w:tcPr>
            </w:tcPrChange>
          </w:tcPr>
          <w:p w14:paraId="7829191C" w14:textId="77777777" w:rsidR="00EE3065" w:rsidRPr="007A5D38" w:rsidRDefault="00EE3065">
            <w:pPr>
              <w:rPr>
                <w:rFonts w:asciiTheme="minorHAnsi" w:hAnsiTheme="minorHAnsi" w:cstheme="minorHAnsi"/>
                <w:sz w:val="18"/>
                <w:szCs w:val="18"/>
              </w:rPr>
            </w:pPr>
            <w:r w:rsidRPr="007A5D38">
              <w:rPr>
                <w:rFonts w:asciiTheme="minorHAnsi" w:hAnsiTheme="minorHAnsi" w:cstheme="minorHAnsi"/>
                <w:sz w:val="18"/>
                <w:szCs w:val="18"/>
              </w:rPr>
              <w:t>determine compliance method for this document; display applicable tables below;</w:t>
            </w:r>
          </w:p>
          <w:p w14:paraId="7829191D" w14:textId="77777777" w:rsidR="00EE3065" w:rsidRPr="004F4818" w:rsidRDefault="00EE3065">
            <w:pPr>
              <w:rPr>
                <w:rFonts w:asciiTheme="minorHAnsi" w:hAnsiTheme="minorHAnsi"/>
                <w:sz w:val="18"/>
                <w:szCs w:val="18"/>
              </w:rPr>
            </w:pPr>
            <w:r w:rsidRPr="007A5D38">
              <w:rPr>
                <w:rFonts w:asciiTheme="minorHAnsi" w:hAnsiTheme="minorHAnsi" w:cstheme="minorHAnsi"/>
                <w:sz w:val="18"/>
                <w:szCs w:val="18"/>
              </w:rPr>
              <w:t>(this row not visible to user)</w:t>
            </w:r>
          </w:p>
        </w:tc>
        <w:tc>
          <w:tcPr>
            <w:tcW w:w="5602" w:type="dxa"/>
            <w:tcMar>
              <w:left w:w="72" w:type="dxa"/>
              <w:right w:w="72" w:type="dxa"/>
            </w:tcMar>
            <w:tcPrChange w:id="333" w:author="Alhabibi, Haider@Energy" w:date="2022-02-14T16:56:00Z">
              <w:tcPr>
                <w:tcW w:w="5602" w:type="dxa"/>
                <w:tcMar>
                  <w:left w:w="72" w:type="dxa"/>
                  <w:right w:w="72" w:type="dxa"/>
                </w:tcMar>
              </w:tcPr>
            </w:tcPrChange>
          </w:tcPr>
          <w:p w14:paraId="7829191E" w14:textId="77777777" w:rsidR="00EE3065" w:rsidRPr="007A5D38" w:rsidRDefault="00EE3065">
            <w:pPr>
              <w:rPr>
                <w:rFonts w:asciiTheme="minorHAnsi" w:hAnsiTheme="minorHAnsi" w:cstheme="minorHAnsi"/>
                <w:sz w:val="18"/>
                <w:szCs w:val="18"/>
              </w:rPr>
            </w:pPr>
            <w:r w:rsidRPr="007A5D38">
              <w:rPr>
                <w:rFonts w:asciiTheme="minorHAnsi" w:hAnsiTheme="minorHAnsi" w:cstheme="minorHAnsi"/>
                <w:sz w:val="18"/>
                <w:szCs w:val="18"/>
              </w:rPr>
              <w:t>&lt;&lt;calculated field:</w:t>
            </w:r>
          </w:p>
          <w:p w14:paraId="7829191F" w14:textId="4A7715AC" w:rsidR="00EE3065" w:rsidRPr="00D12B47" w:rsidDel="008237A8" w:rsidRDefault="00EE3065">
            <w:pPr>
              <w:rPr>
                <w:del w:id="334" w:author="Tsan, Bach@Energy" w:date="2021-11-10T11:34:00Z"/>
                <w:rFonts w:asciiTheme="minorHAnsi" w:hAnsiTheme="minorHAnsi" w:cstheme="minorHAnsi"/>
                <w:sz w:val="18"/>
                <w:szCs w:val="18"/>
              </w:rPr>
            </w:pPr>
            <w:del w:id="335" w:author="Tsan, Bach@Energy" w:date="2021-11-10T11:34:00Z">
              <w:r w:rsidRPr="00D12B47" w:rsidDel="008237A8">
                <w:rPr>
                  <w:rFonts w:asciiTheme="minorHAnsi" w:hAnsiTheme="minorHAnsi" w:cstheme="minorHAnsi"/>
                  <w:sz w:val="18"/>
                  <w:szCs w:val="18"/>
                </w:rPr>
                <w:delText>if “Building Type” (A02) = Single Family Detached or Single Family Attached and “Ventilation System Type” (A</w:delText>
              </w:r>
              <w:r w:rsidR="00B54159" w:rsidDel="008237A8">
                <w:rPr>
                  <w:rFonts w:asciiTheme="minorHAnsi" w:hAnsiTheme="minorHAnsi" w:cstheme="minorHAnsi"/>
                  <w:sz w:val="18"/>
                  <w:szCs w:val="18"/>
                </w:rPr>
                <w:delText>06</w:delText>
              </w:r>
              <w:r w:rsidRPr="00D12B47" w:rsidDel="008237A8">
                <w:rPr>
                  <w:rFonts w:asciiTheme="minorHAnsi" w:hAnsiTheme="minorHAnsi" w:cstheme="minorHAnsi"/>
                  <w:sz w:val="18"/>
                  <w:szCs w:val="18"/>
                </w:rPr>
                <w:delText>) = Supply, Exhaust, Balanced, Balanced – ERV, Balanced – HRV, or Central Fan Integrated and “Ventilation Operation Schedule (A</w:delText>
              </w:r>
              <w:r w:rsidR="00B54159" w:rsidDel="008237A8">
                <w:rPr>
                  <w:rFonts w:asciiTheme="minorHAnsi" w:hAnsiTheme="minorHAnsi" w:cstheme="minorHAnsi"/>
                  <w:sz w:val="18"/>
                  <w:szCs w:val="18"/>
                </w:rPr>
                <w:delText>07</w:delText>
              </w:r>
              <w:r w:rsidRPr="00D12B47" w:rsidDel="008237A8">
                <w:rPr>
                  <w:rFonts w:asciiTheme="minorHAnsi" w:hAnsiTheme="minorHAnsi" w:cstheme="minorHAnsi"/>
                  <w:sz w:val="18"/>
                  <w:szCs w:val="18"/>
                </w:rPr>
                <w:delText>) = Continuous, or Short-Term Average then display method:</w:delText>
              </w:r>
            </w:del>
          </w:p>
          <w:p w14:paraId="78291920" w14:textId="43296492" w:rsidR="00EE3065" w:rsidRPr="00D12B47" w:rsidDel="008237A8" w:rsidRDefault="00EE3065">
            <w:pPr>
              <w:rPr>
                <w:del w:id="336" w:author="Tsan, Bach@Energy" w:date="2021-11-10T11:34:00Z"/>
                <w:rFonts w:asciiTheme="minorHAnsi" w:hAnsiTheme="minorHAnsi" w:cstheme="minorHAnsi"/>
                <w:b/>
                <w:sz w:val="18"/>
                <w:szCs w:val="18"/>
              </w:rPr>
            </w:pPr>
            <w:del w:id="337" w:author="Tsan, Bach@Energy" w:date="2021-11-10T11:34:00Z">
              <w:r w:rsidRPr="00D12B47" w:rsidDel="008237A8">
                <w:rPr>
                  <w:rFonts w:asciiTheme="minorHAnsi" w:hAnsiTheme="minorHAnsi" w:cstheme="minorHAnsi"/>
                  <w:b/>
                  <w:sz w:val="18"/>
                  <w:szCs w:val="18"/>
                </w:rPr>
                <w:delText>**27a – Single Family Attached/Detached Ventilation;</w:delText>
              </w:r>
            </w:del>
          </w:p>
          <w:p w14:paraId="78291929" w14:textId="133658B3" w:rsidR="00EE3065" w:rsidRPr="00D12B47" w:rsidDel="008237A8" w:rsidRDefault="00EE3065">
            <w:pPr>
              <w:rPr>
                <w:del w:id="338" w:author="Tsan, Bach@Energy" w:date="2021-11-10T11:34:00Z"/>
                <w:rFonts w:asciiTheme="minorHAnsi" w:hAnsiTheme="minorHAnsi" w:cstheme="minorHAnsi"/>
                <w:sz w:val="18"/>
                <w:szCs w:val="18"/>
              </w:rPr>
            </w:pPr>
            <w:del w:id="339" w:author="Tsan, Bach@Energy" w:date="2021-11-10T11:34:00Z">
              <w:r w:rsidRPr="00D12B47" w:rsidDel="008237A8">
                <w:rPr>
                  <w:rFonts w:asciiTheme="minorHAnsi" w:hAnsiTheme="minorHAnsi" w:cstheme="minorHAnsi"/>
                  <w:sz w:val="18"/>
                  <w:szCs w:val="18"/>
                </w:rPr>
                <w:delText>Else if “Building Type” (A02) = Single Family Detached, Single Family Attached, or Multifamily and “Ventilation System Type” (</w:delText>
              </w:r>
              <w:r w:rsidR="007B18E3" w:rsidRPr="00D12B47" w:rsidDel="008237A8">
                <w:rPr>
                  <w:rFonts w:asciiTheme="minorHAnsi" w:hAnsiTheme="minorHAnsi" w:cstheme="minorHAnsi"/>
                  <w:sz w:val="18"/>
                  <w:szCs w:val="18"/>
                </w:rPr>
                <w:delText>A</w:delText>
              </w:r>
              <w:r w:rsidR="007B18E3" w:rsidDel="008237A8">
                <w:rPr>
                  <w:rFonts w:asciiTheme="minorHAnsi" w:hAnsiTheme="minorHAnsi" w:cstheme="minorHAnsi"/>
                  <w:sz w:val="18"/>
                  <w:szCs w:val="18"/>
                </w:rPr>
                <w:delText>06</w:delText>
              </w:r>
              <w:r w:rsidRPr="00D12B47" w:rsidDel="008237A8">
                <w:rPr>
                  <w:rFonts w:asciiTheme="minorHAnsi" w:hAnsiTheme="minorHAnsi" w:cstheme="minorHAnsi"/>
                  <w:sz w:val="18"/>
                  <w:szCs w:val="18"/>
                </w:rPr>
                <w:delText>) = Supply, Exhaust, Balanced, Balanced – ERV, Balanced – HRV and “Ventilation Operation Schedule (A</w:delText>
              </w:r>
              <w:r w:rsidR="00B54159" w:rsidDel="008237A8">
                <w:rPr>
                  <w:rFonts w:asciiTheme="minorHAnsi" w:hAnsiTheme="minorHAnsi" w:cstheme="minorHAnsi"/>
                  <w:sz w:val="18"/>
                  <w:szCs w:val="18"/>
                </w:rPr>
                <w:delText>07</w:delText>
              </w:r>
              <w:r w:rsidRPr="00D12B47" w:rsidDel="008237A8">
                <w:rPr>
                  <w:rFonts w:asciiTheme="minorHAnsi" w:hAnsiTheme="minorHAnsi" w:cstheme="minorHAnsi"/>
                  <w:sz w:val="18"/>
                  <w:szCs w:val="18"/>
                </w:rPr>
                <w:delText>) = Scheduled or Real-Time Control, then display method:</w:delText>
              </w:r>
            </w:del>
          </w:p>
          <w:p w14:paraId="7829192A" w14:textId="7E64CFA3" w:rsidR="00EE3065" w:rsidDel="008237A8" w:rsidRDefault="00EE3065">
            <w:pPr>
              <w:rPr>
                <w:del w:id="340" w:author="Tsan, Bach@Energy" w:date="2021-11-10T11:34:00Z"/>
                <w:rFonts w:asciiTheme="minorHAnsi" w:hAnsiTheme="minorHAnsi" w:cstheme="minorHAnsi"/>
                <w:b/>
                <w:sz w:val="18"/>
                <w:szCs w:val="18"/>
              </w:rPr>
            </w:pPr>
            <w:del w:id="341" w:author="Tsan, Bach@Energy" w:date="2021-11-10T11:34:00Z">
              <w:r w:rsidRPr="00D12B47" w:rsidDel="008237A8">
                <w:rPr>
                  <w:rFonts w:asciiTheme="minorHAnsi" w:hAnsiTheme="minorHAnsi" w:cstheme="minorHAnsi"/>
                  <w:b/>
                  <w:sz w:val="18"/>
                  <w:szCs w:val="18"/>
                </w:rPr>
                <w:delText>**27</w:delText>
              </w:r>
              <w:r w:rsidR="007715C6" w:rsidDel="008237A8">
                <w:rPr>
                  <w:rFonts w:asciiTheme="minorHAnsi" w:hAnsiTheme="minorHAnsi" w:cstheme="minorHAnsi"/>
                  <w:b/>
                  <w:sz w:val="18"/>
                  <w:szCs w:val="18"/>
                </w:rPr>
                <w:delText>c</w:delText>
              </w:r>
              <w:r w:rsidRPr="00D12B47" w:rsidDel="008237A8">
                <w:rPr>
                  <w:rFonts w:asciiTheme="minorHAnsi" w:hAnsiTheme="minorHAnsi" w:cstheme="minorHAnsi"/>
                  <w:b/>
                  <w:sz w:val="18"/>
                  <w:szCs w:val="18"/>
                </w:rPr>
                <w:delText xml:space="preserve"> – Scheduled or Real-Time Control Ventilation System;</w:delText>
              </w:r>
            </w:del>
          </w:p>
          <w:p w14:paraId="376DCC8B" w14:textId="36B59B6F" w:rsidR="00C54B23" w:rsidRPr="00D12B47" w:rsidRDefault="00C54B23">
            <w:pPr>
              <w:rPr>
                <w:rFonts w:asciiTheme="minorHAnsi" w:hAnsiTheme="minorHAnsi" w:cstheme="minorHAnsi"/>
                <w:sz w:val="18"/>
                <w:szCs w:val="18"/>
              </w:rPr>
            </w:pPr>
            <w:del w:id="342" w:author="Alhabibi, Haider@Energy" w:date="2021-11-17T22:09:00Z">
              <w:r w:rsidRPr="00D12B47" w:rsidDel="00EE5089">
                <w:rPr>
                  <w:rFonts w:asciiTheme="minorHAnsi" w:hAnsiTheme="minorHAnsi" w:cstheme="minorHAnsi"/>
                  <w:sz w:val="18"/>
                  <w:szCs w:val="18"/>
                </w:rPr>
                <w:lastRenderedPageBreak/>
                <w:delText>Else if</w:delText>
              </w:r>
            </w:del>
            <w:r w:rsidRPr="00D12B47">
              <w:rPr>
                <w:rFonts w:asciiTheme="minorHAnsi" w:hAnsiTheme="minorHAnsi" w:cstheme="minorHAnsi"/>
                <w:sz w:val="18"/>
                <w:szCs w:val="18"/>
              </w:rPr>
              <w:t xml:space="preserve"> “Building Type” (A02) = Multifamily</w:t>
            </w:r>
            <w:r w:rsidR="001755A8">
              <w:rPr>
                <w:rFonts w:asciiTheme="minorHAnsi" w:hAnsiTheme="minorHAnsi" w:cstheme="minorHAnsi"/>
                <w:sz w:val="18"/>
                <w:szCs w:val="18"/>
              </w:rPr>
              <w:t xml:space="preserve"> </w:t>
            </w:r>
            <w:r w:rsidR="001755A8" w:rsidRPr="00F156EB">
              <w:rPr>
                <w:rFonts w:ascii="Calibri" w:eastAsia="Calibri" w:hAnsi="Calibri"/>
                <w:sz w:val="18"/>
                <w:szCs w:val="18"/>
              </w:rPr>
              <w:t>and</w:t>
            </w:r>
            <w:r w:rsidR="001755A8" w:rsidRPr="00F156EB">
              <w:rPr>
                <w:rFonts w:ascii="Calibri" w:eastAsia="Calibri" w:hAnsi="Calibri"/>
                <w:sz w:val="22"/>
                <w:szCs w:val="22"/>
              </w:rPr>
              <w:t xml:space="preserve"> </w:t>
            </w:r>
            <w:r w:rsidR="001755A8" w:rsidRPr="00F156EB">
              <w:rPr>
                <w:rFonts w:ascii="Calibri" w:eastAsia="Calibri" w:hAnsi="Calibri" w:cs="Calibri"/>
                <w:sz w:val="18"/>
                <w:szCs w:val="18"/>
              </w:rPr>
              <w:t xml:space="preserve">“Ventilation System Type” (A06) = </w:t>
            </w:r>
            <w:r w:rsidR="0098648D">
              <w:rPr>
                <w:rFonts w:ascii="Calibri" w:eastAsia="Calibri" w:hAnsi="Calibri" w:cs="Calibri"/>
                <w:sz w:val="18"/>
                <w:szCs w:val="18"/>
              </w:rPr>
              <w:t xml:space="preserve">Supply, Exhaust, Balanced, Balanced – ERV, Balanced – HRV, Central Fan Integrated (CFI), </w:t>
            </w:r>
            <w:r w:rsidR="001755A8" w:rsidRPr="00F156EB">
              <w:rPr>
                <w:rFonts w:ascii="Calibri" w:eastAsia="Calibri" w:hAnsi="Calibri" w:cs="Calibri"/>
                <w:sz w:val="18"/>
                <w:szCs w:val="18"/>
              </w:rPr>
              <w:t>Central Ventilation System – Supply</w:t>
            </w:r>
            <w:r w:rsidR="001755A8" w:rsidRPr="00F156EB">
              <w:rPr>
                <w:rFonts w:ascii="Calibri" w:eastAsia="Calibri" w:hAnsi="Calibri"/>
                <w:sz w:val="18"/>
                <w:szCs w:val="18"/>
              </w:rPr>
              <w:t>, Central Ventilation System – Exhaust, or Central Ventilation System – Balanced</w:t>
            </w:r>
            <w:r w:rsidRPr="00D12B47">
              <w:rPr>
                <w:rFonts w:asciiTheme="minorHAnsi" w:hAnsiTheme="minorHAnsi" w:cstheme="minorHAnsi"/>
                <w:sz w:val="18"/>
                <w:szCs w:val="18"/>
              </w:rPr>
              <w:t>, then display method:</w:t>
            </w:r>
          </w:p>
          <w:p w14:paraId="0A4CD4FB" w14:textId="3F8A54A6" w:rsidR="00C54B23" w:rsidRPr="00D12B47" w:rsidRDefault="00C54B23">
            <w:pPr>
              <w:rPr>
                <w:rFonts w:asciiTheme="minorHAnsi" w:hAnsiTheme="minorHAnsi" w:cstheme="minorHAnsi"/>
                <w:b/>
                <w:sz w:val="18"/>
                <w:szCs w:val="18"/>
              </w:rPr>
            </w:pPr>
            <w:r w:rsidRPr="00D12B47">
              <w:rPr>
                <w:rFonts w:asciiTheme="minorHAnsi" w:hAnsiTheme="minorHAnsi" w:cstheme="minorHAnsi"/>
                <w:b/>
                <w:sz w:val="18"/>
                <w:szCs w:val="18"/>
              </w:rPr>
              <w:t>**27b – Multifamily</w:t>
            </w:r>
            <w:del w:id="343" w:author="Alhabibi, Haider@Energy" w:date="2021-11-17T22:10:00Z">
              <w:r w:rsidRPr="00D12B47" w:rsidDel="001419D9">
                <w:rPr>
                  <w:rFonts w:asciiTheme="minorHAnsi" w:hAnsiTheme="minorHAnsi" w:cstheme="minorHAnsi"/>
                  <w:b/>
                  <w:sz w:val="18"/>
                  <w:szCs w:val="18"/>
                </w:rPr>
                <w:delText>;</w:delText>
              </w:r>
            </w:del>
            <w:ins w:id="344" w:author="Alhabibi, Haider@Energy" w:date="2021-11-17T22:10:00Z">
              <w:r w:rsidR="00A83C10">
                <w:rPr>
                  <w:rFonts w:asciiTheme="minorHAnsi" w:hAnsiTheme="minorHAnsi" w:cstheme="minorHAnsi"/>
                  <w:b/>
                  <w:sz w:val="18"/>
                  <w:szCs w:val="18"/>
                </w:rPr>
                <w:t>&gt;&gt;</w:t>
              </w:r>
            </w:ins>
          </w:p>
          <w:p w14:paraId="7829192B" w14:textId="21429FC6" w:rsidR="00EE3065" w:rsidRPr="00D12B47" w:rsidDel="008237A8" w:rsidRDefault="00EE3065">
            <w:pPr>
              <w:rPr>
                <w:del w:id="345" w:author="Tsan, Bach@Energy" w:date="2021-11-10T11:34:00Z"/>
                <w:rFonts w:asciiTheme="minorHAnsi" w:hAnsiTheme="minorHAnsi" w:cstheme="minorHAnsi"/>
                <w:sz w:val="18"/>
                <w:szCs w:val="18"/>
              </w:rPr>
            </w:pPr>
            <w:del w:id="346" w:author="Tsan, Bach@Energy" w:date="2021-11-10T11:34:00Z">
              <w:r w:rsidRPr="00D12B47" w:rsidDel="008237A8">
                <w:rPr>
                  <w:rFonts w:asciiTheme="minorHAnsi" w:hAnsiTheme="minorHAnsi" w:cstheme="minorHAnsi"/>
                  <w:sz w:val="18"/>
                  <w:szCs w:val="18"/>
                </w:rPr>
                <w:delText>if “Building Type” (A02)= “Non-dwelling unit”;  then display method:</w:delText>
              </w:r>
            </w:del>
          </w:p>
          <w:p w14:paraId="7829192C" w14:textId="1B318828" w:rsidR="00571B10" w:rsidRDefault="00EE3065">
            <w:pPr>
              <w:rPr>
                <w:rFonts w:asciiTheme="minorHAnsi" w:hAnsiTheme="minorHAnsi" w:cstheme="minorHAnsi"/>
                <w:sz w:val="18"/>
                <w:szCs w:val="18"/>
              </w:rPr>
            </w:pPr>
            <w:del w:id="347" w:author="Tsan, Bach@Energy" w:date="2021-11-10T11:34:00Z">
              <w:r w:rsidRPr="00D12B47" w:rsidDel="008237A8">
                <w:rPr>
                  <w:rFonts w:asciiTheme="minorHAnsi" w:hAnsiTheme="minorHAnsi" w:cstheme="minorHAnsi"/>
                  <w:b/>
                  <w:sz w:val="18"/>
                  <w:szCs w:val="18"/>
                </w:rPr>
                <w:delText>**27</w:delText>
              </w:r>
              <w:r w:rsidR="007715C6" w:rsidDel="008237A8">
                <w:rPr>
                  <w:rFonts w:asciiTheme="minorHAnsi" w:hAnsiTheme="minorHAnsi" w:cstheme="minorHAnsi"/>
                  <w:b/>
                  <w:sz w:val="18"/>
                  <w:szCs w:val="18"/>
                </w:rPr>
                <w:delText>d</w:delText>
              </w:r>
              <w:r w:rsidRPr="00D12B47" w:rsidDel="008237A8">
                <w:rPr>
                  <w:rFonts w:asciiTheme="minorHAnsi" w:hAnsiTheme="minorHAnsi" w:cstheme="minorHAnsi"/>
                  <w:b/>
                  <w:sz w:val="18"/>
                  <w:szCs w:val="18"/>
                </w:rPr>
                <w:delText xml:space="preserve"> – Non-dwelling unit&gt;&gt;</w:delText>
              </w:r>
            </w:del>
          </w:p>
        </w:tc>
      </w:tr>
      <w:tr w:rsidR="009F64F6" w:rsidRPr="00D2491C" w14:paraId="3D121CEC" w14:textId="77777777" w:rsidTr="00856C47">
        <w:trPr>
          <w:trHeight w:val="158"/>
          <w:trPrChange w:id="348" w:author="Alhabibi, Haider@Energy" w:date="2022-02-14T16:56:00Z">
            <w:trPr>
              <w:trHeight w:val="158"/>
            </w:trPr>
          </w:trPrChange>
        </w:trPr>
        <w:tc>
          <w:tcPr>
            <w:tcW w:w="799" w:type="dxa"/>
            <w:vAlign w:val="center"/>
            <w:tcPrChange w:id="349" w:author="Alhabibi, Haider@Energy" w:date="2022-02-14T16:56:00Z">
              <w:tcPr>
                <w:tcW w:w="799" w:type="dxa"/>
                <w:vAlign w:val="center"/>
              </w:tcPr>
            </w:tcPrChange>
          </w:tcPr>
          <w:p w14:paraId="68C7B538" w14:textId="24E49300" w:rsidR="009F64F6" w:rsidRDefault="009F64F6">
            <w:pPr>
              <w:jc w:val="center"/>
              <w:rPr>
                <w:rFonts w:asciiTheme="minorHAnsi" w:hAnsiTheme="minorHAnsi" w:cstheme="minorHAnsi"/>
                <w:sz w:val="18"/>
                <w:szCs w:val="18"/>
              </w:rPr>
            </w:pPr>
            <w:r>
              <w:rPr>
                <w:rFonts w:asciiTheme="minorHAnsi" w:hAnsiTheme="minorHAnsi" w:cstheme="minorHAnsi"/>
                <w:sz w:val="18"/>
                <w:szCs w:val="18"/>
              </w:rPr>
              <w:lastRenderedPageBreak/>
              <w:t>09</w:t>
            </w:r>
          </w:p>
        </w:tc>
        <w:tc>
          <w:tcPr>
            <w:tcW w:w="4615" w:type="dxa"/>
            <w:vAlign w:val="center"/>
            <w:tcPrChange w:id="350" w:author="Alhabibi, Haider@Energy" w:date="2022-02-14T16:56:00Z">
              <w:tcPr>
                <w:tcW w:w="4615" w:type="dxa"/>
                <w:vAlign w:val="center"/>
              </w:tcPr>
            </w:tcPrChange>
          </w:tcPr>
          <w:p w14:paraId="50800540" w14:textId="6FE83D8A" w:rsidR="009F64F6" w:rsidRPr="007A5D38" w:rsidRDefault="009F64F6">
            <w:pPr>
              <w:rPr>
                <w:rFonts w:asciiTheme="minorHAnsi" w:hAnsiTheme="minorHAnsi" w:cstheme="minorHAnsi"/>
                <w:sz w:val="18"/>
                <w:szCs w:val="18"/>
              </w:rPr>
            </w:pPr>
            <w:r>
              <w:rPr>
                <w:rFonts w:asciiTheme="minorHAnsi" w:hAnsiTheme="minorHAnsi" w:cstheme="minorHAnsi"/>
                <w:sz w:val="18"/>
                <w:szCs w:val="18"/>
              </w:rPr>
              <w:t>Climate Zone (this row is not visible to the user)</w:t>
            </w:r>
          </w:p>
        </w:tc>
        <w:tc>
          <w:tcPr>
            <w:tcW w:w="5602" w:type="dxa"/>
            <w:tcMar>
              <w:left w:w="72" w:type="dxa"/>
              <w:right w:w="72" w:type="dxa"/>
            </w:tcMar>
            <w:tcPrChange w:id="351" w:author="Alhabibi, Haider@Energy" w:date="2022-02-14T16:56:00Z">
              <w:tcPr>
                <w:tcW w:w="5602" w:type="dxa"/>
                <w:tcMar>
                  <w:left w:w="72" w:type="dxa"/>
                  <w:right w:w="72" w:type="dxa"/>
                </w:tcMar>
              </w:tcPr>
            </w:tcPrChange>
          </w:tcPr>
          <w:p w14:paraId="5A565545" w14:textId="65FD7CA7" w:rsidR="009F64F6" w:rsidRPr="007A5D38" w:rsidRDefault="009F64F6">
            <w:pPr>
              <w:rPr>
                <w:rFonts w:asciiTheme="minorHAnsi" w:hAnsiTheme="minorHAnsi" w:cstheme="minorHAnsi"/>
                <w:sz w:val="18"/>
                <w:szCs w:val="18"/>
              </w:rPr>
            </w:pPr>
            <w:r>
              <w:rPr>
                <w:rFonts w:asciiTheme="minorHAnsi" w:hAnsiTheme="minorHAnsi" w:cstheme="minorHAnsi"/>
                <w:sz w:val="18"/>
                <w:szCs w:val="18"/>
              </w:rPr>
              <w:t xml:space="preserve">&lt;&lt;value from </w:t>
            </w:r>
            <w:del w:id="352" w:author="Alhabibi, Haider@Energy" w:date="2022-02-14T16:51:00Z">
              <w:r w:rsidRPr="00A83C10" w:rsidDel="00255013">
                <w:rPr>
                  <w:rFonts w:asciiTheme="minorHAnsi" w:hAnsiTheme="minorHAnsi" w:cstheme="minorHAnsi"/>
                  <w:sz w:val="18"/>
                  <w:szCs w:val="18"/>
                  <w:highlight w:val="yellow"/>
                  <w:rPrChange w:id="353" w:author="Alhabibi, Haider@Energy" w:date="2021-11-17T22:11:00Z">
                    <w:rPr>
                      <w:rFonts w:asciiTheme="minorHAnsi" w:hAnsiTheme="minorHAnsi" w:cstheme="minorHAnsi"/>
                      <w:sz w:val="18"/>
                      <w:szCs w:val="18"/>
                    </w:rPr>
                  </w:rPrChange>
                </w:rPr>
                <w:delText>CF1R</w:delText>
              </w:r>
            </w:del>
            <w:ins w:id="354" w:author="Alhabibi, Haider@Energy" w:date="2022-02-14T16:51:00Z">
              <w:r w:rsidR="00255013">
                <w:rPr>
                  <w:rFonts w:asciiTheme="minorHAnsi" w:hAnsiTheme="minorHAnsi" w:cstheme="minorHAnsi"/>
                  <w:sz w:val="18"/>
                  <w:szCs w:val="18"/>
                  <w:highlight w:val="yellow"/>
                </w:rPr>
                <w:t>LMCC</w:t>
              </w:r>
            </w:ins>
            <w:r>
              <w:rPr>
                <w:rFonts w:asciiTheme="minorHAnsi" w:hAnsiTheme="minorHAnsi" w:cstheme="minorHAnsi"/>
                <w:sz w:val="18"/>
                <w:szCs w:val="18"/>
              </w:rPr>
              <w:t>&gt;&gt;</w:t>
            </w:r>
          </w:p>
        </w:tc>
      </w:tr>
      <w:tr w:rsidR="009F64F6" w:rsidRPr="00D2491C" w14:paraId="78291944" w14:textId="77777777" w:rsidTr="00856C47">
        <w:trPr>
          <w:trHeight w:val="158"/>
          <w:trPrChange w:id="355" w:author="Alhabibi, Haider@Energy" w:date="2022-02-14T16:56:00Z">
            <w:trPr>
              <w:trHeight w:val="158"/>
            </w:trPr>
          </w:trPrChange>
        </w:trPr>
        <w:tc>
          <w:tcPr>
            <w:tcW w:w="11016" w:type="dxa"/>
            <w:gridSpan w:val="3"/>
            <w:vAlign w:val="center"/>
            <w:tcPrChange w:id="356" w:author="Alhabibi, Haider@Energy" w:date="2022-02-14T16:56:00Z">
              <w:tcPr>
                <w:tcW w:w="11016" w:type="dxa"/>
                <w:gridSpan w:val="3"/>
                <w:vAlign w:val="center"/>
              </w:tcPr>
            </w:tcPrChange>
          </w:tcPr>
          <w:p w14:paraId="78291942" w14:textId="77777777" w:rsidR="009F64F6" w:rsidRDefault="009F64F6">
            <w:pPr>
              <w:rPr>
                <w:rFonts w:asciiTheme="minorHAnsi" w:hAnsiTheme="minorHAnsi"/>
                <w:sz w:val="18"/>
                <w:szCs w:val="18"/>
              </w:rPr>
            </w:pPr>
            <w:r>
              <w:rPr>
                <w:rFonts w:asciiTheme="minorHAnsi" w:hAnsiTheme="minorHAnsi"/>
                <w:sz w:val="18"/>
                <w:szCs w:val="18"/>
              </w:rPr>
              <w:t xml:space="preserve">Note: </w:t>
            </w:r>
          </w:p>
          <w:p w14:paraId="78291943" w14:textId="77777777" w:rsidR="009F64F6" w:rsidRDefault="009F64F6">
            <w:pPr>
              <w:rPr>
                <w:rFonts w:asciiTheme="minorHAnsi" w:hAnsiTheme="minorHAnsi"/>
                <w:sz w:val="18"/>
                <w:szCs w:val="18"/>
              </w:rPr>
            </w:pPr>
            <w:r>
              <w:rPr>
                <w:rFonts w:asciiTheme="minorHAnsi" w:hAnsiTheme="minorHAnsi"/>
                <w:sz w:val="18"/>
                <w:szCs w:val="18"/>
              </w:rPr>
              <w:t>Non-dwelling units do not meet the definition for a dwelling unit as defined in Section 100.1(b). Non-dwelling units are not designed to provide independent living facilities and do not provide permanent provisions for living, sleeping, eating, cooking and sanitation.</w:t>
            </w:r>
          </w:p>
        </w:tc>
      </w:tr>
    </w:tbl>
    <w:p w14:paraId="78291945" w14:textId="54448B73" w:rsidR="005A2B97" w:rsidRPr="001B7F7E" w:rsidRDefault="00856C47" w:rsidP="00D65FA1">
      <w:pPr>
        <w:rPr>
          <w:rFonts w:asciiTheme="minorHAnsi" w:hAnsiTheme="minorHAnsi"/>
          <w:sz w:val="18"/>
          <w:szCs w:val="18"/>
        </w:rPr>
      </w:pPr>
      <w:ins w:id="357" w:author="Alhabibi, Haider@Energy" w:date="2022-02-14T16:56:00Z">
        <w:r>
          <w:rPr>
            <w:rFonts w:asciiTheme="minorHAnsi" w:hAnsiTheme="minorHAnsi"/>
            <w:sz w:val="18"/>
            <w:szCs w:val="18"/>
          </w:rPr>
          <w:br w:type="textWrapping" w:clear="all"/>
        </w:r>
      </w:ins>
    </w:p>
    <w:tbl>
      <w:tblPr>
        <w:tblStyle w:val="TableGrid"/>
        <w:tblW w:w="0" w:type="auto"/>
        <w:tblLook w:val="04A0" w:firstRow="1" w:lastRow="0" w:firstColumn="1" w:lastColumn="0" w:noHBand="0" w:noVBand="1"/>
      </w:tblPr>
      <w:tblGrid>
        <w:gridCol w:w="11016"/>
      </w:tblGrid>
      <w:tr w:rsidR="003F49B9" w14:paraId="78291947" w14:textId="77777777" w:rsidTr="003F49B9">
        <w:tc>
          <w:tcPr>
            <w:tcW w:w="11016" w:type="dxa"/>
          </w:tcPr>
          <w:p w14:paraId="78291946" w14:textId="2E0ED3E5" w:rsidR="00571B10" w:rsidRDefault="0029047D">
            <w:pPr>
              <w:rPr>
                <w:rFonts w:asciiTheme="minorHAnsi" w:hAnsiTheme="minorHAnsi"/>
                <w:sz w:val="18"/>
                <w:szCs w:val="18"/>
              </w:rPr>
            </w:pPr>
            <w:r>
              <w:rPr>
                <w:rFonts w:asciiTheme="minorHAnsi" w:hAnsiTheme="minorHAnsi"/>
                <w:b/>
                <w:szCs w:val="18"/>
              </w:rPr>
              <w:t>MCH-</w:t>
            </w:r>
            <w:r w:rsidR="003F49B9" w:rsidRPr="0029047D">
              <w:rPr>
                <w:rFonts w:asciiTheme="minorHAnsi" w:hAnsiTheme="minorHAnsi"/>
                <w:b/>
                <w:szCs w:val="18"/>
              </w:rPr>
              <w:t>27</w:t>
            </w:r>
            <w:r w:rsidR="008F10D8">
              <w:rPr>
                <w:rFonts w:asciiTheme="minorHAnsi" w:hAnsiTheme="minorHAnsi"/>
                <w:b/>
                <w:szCs w:val="18"/>
              </w:rPr>
              <w:t>b</w:t>
            </w:r>
            <w:r w:rsidR="00DD4B3B">
              <w:rPr>
                <w:rFonts w:asciiTheme="minorHAnsi" w:hAnsiTheme="minorHAnsi"/>
                <w:b/>
                <w:szCs w:val="18"/>
              </w:rPr>
              <w:t xml:space="preserve"> </w:t>
            </w:r>
            <w:r w:rsidR="003C565D">
              <w:rPr>
                <w:rFonts w:asciiTheme="minorHAnsi" w:hAnsiTheme="minorHAnsi"/>
                <w:b/>
                <w:szCs w:val="18"/>
              </w:rPr>
              <w:t>–</w:t>
            </w:r>
            <w:r w:rsidR="00DD4B3B">
              <w:rPr>
                <w:rFonts w:asciiTheme="minorHAnsi" w:hAnsiTheme="minorHAnsi"/>
                <w:b/>
                <w:szCs w:val="18"/>
              </w:rPr>
              <w:t xml:space="preserve"> </w:t>
            </w:r>
            <w:r w:rsidR="008F10D8">
              <w:rPr>
                <w:rFonts w:asciiTheme="minorHAnsi" w:hAnsiTheme="minorHAnsi"/>
                <w:b/>
                <w:szCs w:val="18"/>
              </w:rPr>
              <w:t>Multifamily</w:t>
            </w:r>
            <w:r w:rsidR="007715C6">
              <w:rPr>
                <w:rFonts w:asciiTheme="minorHAnsi" w:hAnsiTheme="minorHAnsi"/>
                <w:b/>
                <w:szCs w:val="18"/>
              </w:rPr>
              <w:t xml:space="preserve"> </w:t>
            </w:r>
            <w:r w:rsidR="008F10D8" w:rsidRPr="008F10D8">
              <w:rPr>
                <w:rFonts w:asciiTheme="minorHAnsi" w:hAnsiTheme="minorHAnsi"/>
                <w:b/>
                <w:szCs w:val="18"/>
              </w:rPr>
              <w:t>Ventilation</w:t>
            </w:r>
          </w:p>
        </w:tc>
      </w:tr>
    </w:tbl>
    <w:p w14:paraId="78291948" w14:textId="77777777" w:rsidR="00A11558" w:rsidRDefault="00A11558">
      <w:pPr>
        <w:rPr>
          <w:rFonts w:asciiTheme="minorHAnsi" w:hAnsiTheme="minorHAnsi" w:cstheme="minorHAnsi"/>
        </w:rPr>
      </w:pPr>
    </w:p>
    <w:tbl>
      <w:tblPr>
        <w:tblW w:w="5000" w:type="pct"/>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3"/>
        <w:gridCol w:w="4725"/>
        <w:gridCol w:w="5698"/>
      </w:tblGrid>
      <w:tr w:rsidR="00F51F71" w:rsidRPr="00CB00C9" w14:paraId="78291956" w14:textId="77777777" w:rsidTr="008F10D8">
        <w:tc>
          <w:tcPr>
            <w:tcW w:w="11016" w:type="dxa"/>
            <w:gridSpan w:val="3"/>
          </w:tcPr>
          <w:p w14:paraId="78291954" w14:textId="77777777" w:rsidR="00F51F71" w:rsidRPr="0029047D" w:rsidRDefault="00F51F71" w:rsidP="003A7CD3">
            <w:pPr>
              <w:keepNext/>
              <w:rPr>
                <w:rFonts w:asciiTheme="minorHAnsi" w:hAnsiTheme="minorHAnsi"/>
                <w:b/>
                <w:szCs w:val="18"/>
              </w:rPr>
            </w:pPr>
            <w:r w:rsidRPr="0029047D">
              <w:rPr>
                <w:rFonts w:asciiTheme="minorHAnsi" w:hAnsiTheme="minorHAnsi"/>
                <w:b/>
                <w:szCs w:val="18"/>
              </w:rPr>
              <w:t>B. Ventilation - Total Ventilation Rate</w:t>
            </w:r>
          </w:p>
          <w:p w14:paraId="78291955" w14:textId="609824F7" w:rsidR="00F51F71" w:rsidRPr="00CB00C9" w:rsidRDefault="00F51F71" w:rsidP="003A7CD3">
            <w:pPr>
              <w:keepNext/>
              <w:rPr>
                <w:rFonts w:asciiTheme="minorHAnsi" w:hAnsiTheme="minorHAnsi"/>
                <w:sz w:val="18"/>
                <w:szCs w:val="18"/>
              </w:rPr>
            </w:pPr>
            <w:r w:rsidRPr="00CB00C9">
              <w:rPr>
                <w:rFonts w:asciiTheme="minorHAnsi" w:hAnsiTheme="minorHAnsi"/>
                <w:sz w:val="18"/>
                <w:szCs w:val="18"/>
              </w:rPr>
              <w:t>A mechanical supply system, exhaust system, or combination thereof shall provide whole-</w:t>
            </w:r>
            <w:del w:id="358" w:author="Moua, Cheng@Energy" w:date="2022-02-08T15:44:00Z">
              <w:r w:rsidRPr="00CB00C9" w:rsidDel="009D2BE7">
                <w:rPr>
                  <w:rFonts w:asciiTheme="minorHAnsi" w:hAnsiTheme="minorHAnsi"/>
                  <w:sz w:val="18"/>
                  <w:szCs w:val="18"/>
                </w:rPr>
                <w:delText xml:space="preserve">building </w:delText>
              </w:r>
            </w:del>
            <w:ins w:id="359" w:author="Moua, Cheng@Energy" w:date="2022-02-08T15:44:00Z">
              <w:r w:rsidR="009D2BE7">
                <w:rPr>
                  <w:rFonts w:asciiTheme="minorHAnsi" w:hAnsiTheme="minorHAnsi"/>
                  <w:sz w:val="18"/>
                  <w:szCs w:val="18"/>
                </w:rPr>
                <w:t>dwelling</w:t>
              </w:r>
              <w:r w:rsidR="009D2BE7" w:rsidRPr="00CB00C9">
                <w:rPr>
                  <w:rFonts w:asciiTheme="minorHAnsi" w:hAnsiTheme="minorHAnsi"/>
                  <w:sz w:val="18"/>
                  <w:szCs w:val="18"/>
                </w:rPr>
                <w:t xml:space="preserve"> </w:t>
              </w:r>
            </w:ins>
            <w:r w:rsidRPr="00CB00C9">
              <w:rPr>
                <w:rFonts w:asciiTheme="minorHAnsi" w:hAnsiTheme="minorHAnsi"/>
                <w:sz w:val="18"/>
                <w:szCs w:val="18"/>
              </w:rPr>
              <w:t xml:space="preserve">ventilation with outdoor air each hour at no less than the rate in </w:t>
            </w:r>
            <w:del w:id="360" w:author="Tsan, Bach@Energy" w:date="2021-11-10T11:36:00Z">
              <w:r w:rsidDel="00F824AC">
                <w:rPr>
                  <w:rFonts w:asciiTheme="minorHAnsi" w:hAnsiTheme="minorHAnsi"/>
                  <w:sz w:val="18"/>
                  <w:szCs w:val="18"/>
                </w:rPr>
                <w:delText>150.0(o)1Ci</w:delText>
              </w:r>
            </w:del>
            <w:ins w:id="361" w:author="Tsan, Bach@Energy" w:date="2021-11-10T11:36:00Z">
              <w:r w:rsidR="00F824AC">
                <w:rPr>
                  <w:rFonts w:asciiTheme="minorHAnsi" w:hAnsiTheme="minorHAnsi"/>
                  <w:sz w:val="18"/>
                  <w:szCs w:val="18"/>
                </w:rPr>
                <w:t>160.2</w:t>
              </w:r>
            </w:ins>
            <w:ins w:id="362" w:author="Tsan, Bach@Energy" w:date="2021-11-10T11:37:00Z">
              <w:r w:rsidR="0054361D">
                <w:rPr>
                  <w:rFonts w:asciiTheme="minorHAnsi" w:hAnsiTheme="minorHAnsi"/>
                  <w:sz w:val="18"/>
                  <w:szCs w:val="18"/>
                </w:rPr>
                <w:t>(b)</w:t>
              </w:r>
            </w:ins>
            <w:ins w:id="363" w:author="Moua, Cheng@Energy" w:date="2022-02-08T15:45:00Z">
              <w:r w:rsidR="00FC77DD">
                <w:rPr>
                  <w:rFonts w:asciiTheme="minorHAnsi" w:hAnsiTheme="minorHAnsi"/>
                  <w:sz w:val="18"/>
                  <w:szCs w:val="18"/>
                </w:rPr>
                <w:t>2A</w:t>
              </w:r>
            </w:ins>
            <w:ins w:id="364" w:author="Tsan, Bach@Energy" w:date="2021-11-10T11:37:00Z">
              <w:r w:rsidR="00782E65">
                <w:rPr>
                  <w:rFonts w:asciiTheme="minorHAnsi" w:hAnsiTheme="minorHAnsi"/>
                  <w:sz w:val="18"/>
                  <w:szCs w:val="18"/>
                </w:rPr>
                <w:t>iv</w:t>
              </w:r>
            </w:ins>
          </w:p>
        </w:tc>
      </w:tr>
      <w:tr w:rsidR="00F51F71" w:rsidRPr="00CB00C9" w14:paraId="7829195A" w14:textId="77777777" w:rsidTr="008F10D8">
        <w:tc>
          <w:tcPr>
            <w:tcW w:w="593" w:type="dxa"/>
            <w:vAlign w:val="center"/>
          </w:tcPr>
          <w:p w14:paraId="78291957" w14:textId="77777777" w:rsidR="00F51F71" w:rsidRPr="00CB00C9" w:rsidRDefault="00F51F71" w:rsidP="003A7CD3">
            <w:pPr>
              <w:keepNext/>
              <w:jc w:val="center"/>
              <w:rPr>
                <w:rFonts w:asciiTheme="minorHAnsi" w:hAnsiTheme="minorHAnsi"/>
                <w:sz w:val="18"/>
                <w:szCs w:val="18"/>
              </w:rPr>
            </w:pPr>
            <w:r>
              <w:rPr>
                <w:rFonts w:asciiTheme="minorHAnsi" w:hAnsiTheme="minorHAnsi"/>
                <w:sz w:val="18"/>
                <w:szCs w:val="18"/>
              </w:rPr>
              <w:t>01</w:t>
            </w:r>
          </w:p>
        </w:tc>
        <w:tc>
          <w:tcPr>
            <w:tcW w:w="4725" w:type="dxa"/>
            <w:vAlign w:val="center"/>
          </w:tcPr>
          <w:p w14:paraId="78291958" w14:textId="77777777" w:rsidR="00F51F71" w:rsidRPr="00CB00C9" w:rsidRDefault="00F51F71" w:rsidP="003A7CD3">
            <w:pPr>
              <w:keepNext/>
              <w:rPr>
                <w:rFonts w:asciiTheme="minorHAnsi" w:hAnsiTheme="minorHAnsi"/>
                <w:sz w:val="18"/>
                <w:szCs w:val="18"/>
              </w:rPr>
            </w:pPr>
            <w:r w:rsidRPr="00CB00C9">
              <w:rPr>
                <w:rFonts w:asciiTheme="minorHAnsi" w:hAnsiTheme="minorHAnsi"/>
                <w:sz w:val="18"/>
                <w:szCs w:val="18"/>
              </w:rPr>
              <w:t xml:space="preserve">Total </w:t>
            </w:r>
            <w:r>
              <w:rPr>
                <w:rFonts w:asciiTheme="minorHAnsi" w:hAnsiTheme="minorHAnsi"/>
                <w:sz w:val="18"/>
                <w:szCs w:val="18"/>
              </w:rPr>
              <w:t xml:space="preserve">Required </w:t>
            </w:r>
            <w:r w:rsidRPr="00CB00C9">
              <w:rPr>
                <w:rFonts w:asciiTheme="minorHAnsi" w:hAnsiTheme="minorHAnsi"/>
                <w:sz w:val="18"/>
                <w:szCs w:val="18"/>
              </w:rPr>
              <w:t>Ventilation rate, (Q</w:t>
            </w:r>
            <w:r w:rsidRPr="001D331F">
              <w:rPr>
                <w:rFonts w:asciiTheme="minorHAnsi" w:hAnsiTheme="minorHAnsi"/>
                <w:sz w:val="18"/>
                <w:szCs w:val="18"/>
                <w:vertAlign w:val="subscript"/>
              </w:rPr>
              <w:t>tot</w:t>
            </w:r>
            <w:r w:rsidRPr="00CB00C9">
              <w:rPr>
                <w:rFonts w:asciiTheme="minorHAnsi" w:hAnsiTheme="minorHAnsi"/>
                <w:sz w:val="18"/>
                <w:szCs w:val="18"/>
              </w:rPr>
              <w:t>)</w:t>
            </w:r>
          </w:p>
        </w:tc>
        <w:tc>
          <w:tcPr>
            <w:tcW w:w="5698" w:type="dxa"/>
          </w:tcPr>
          <w:p w14:paraId="78291959" w14:textId="6CAE50D3" w:rsidR="00F51F71" w:rsidRPr="007F6151" w:rsidRDefault="00F51F71" w:rsidP="00B54159">
            <w:pPr>
              <w:keepNext/>
              <w:rPr>
                <w:rFonts w:asciiTheme="minorHAnsi" w:hAnsiTheme="minorHAnsi"/>
                <w:sz w:val="18"/>
                <w:szCs w:val="18"/>
              </w:rPr>
            </w:pPr>
            <w:r>
              <w:rPr>
                <w:rFonts w:asciiTheme="minorHAnsi" w:hAnsiTheme="minorHAnsi"/>
                <w:sz w:val="18"/>
                <w:szCs w:val="18"/>
              </w:rPr>
              <w:t>&lt;</w:t>
            </w:r>
            <w:r w:rsidRPr="00CB00C9">
              <w:rPr>
                <w:rFonts w:asciiTheme="minorHAnsi" w:hAnsiTheme="minorHAnsi"/>
                <w:sz w:val="18"/>
                <w:szCs w:val="18"/>
              </w:rPr>
              <w:t xml:space="preserve">&lt;calculated </w:t>
            </w:r>
            <w:r>
              <w:rPr>
                <w:rFonts w:asciiTheme="minorHAnsi" w:hAnsiTheme="minorHAnsi"/>
                <w:sz w:val="18"/>
                <w:szCs w:val="18"/>
              </w:rPr>
              <w:t>field, numer</w:t>
            </w:r>
            <w:r w:rsidRPr="00C3222B">
              <w:rPr>
                <w:rFonts w:asciiTheme="minorHAnsi" w:hAnsiTheme="minorHAnsi"/>
                <w:sz w:val="18"/>
                <w:szCs w:val="18"/>
              </w:rPr>
              <w:t xml:space="preserve">ic: (use equation </w:t>
            </w:r>
            <w:r w:rsidR="00B54159">
              <w:rPr>
                <w:rFonts w:asciiTheme="minorHAnsi" w:hAnsiTheme="minorHAnsi"/>
                <w:sz w:val="18"/>
                <w:szCs w:val="18"/>
              </w:rPr>
              <w:t>1</w:t>
            </w:r>
            <w:ins w:id="365" w:author="Moua, Cheng@Energy" w:date="2022-02-08T15:45:00Z">
              <w:r w:rsidR="00FC77DD">
                <w:rPr>
                  <w:rFonts w:asciiTheme="minorHAnsi" w:hAnsiTheme="minorHAnsi"/>
                  <w:sz w:val="18"/>
                  <w:szCs w:val="18"/>
                </w:rPr>
                <w:t>60.2</w:t>
              </w:r>
            </w:ins>
            <w:del w:id="366" w:author="Moua, Cheng@Energy" w:date="2022-02-08T15:45:00Z">
              <w:r w:rsidR="00B54159" w:rsidDel="00FC77DD">
                <w:rPr>
                  <w:rFonts w:asciiTheme="minorHAnsi" w:hAnsiTheme="minorHAnsi"/>
                  <w:sz w:val="18"/>
                  <w:szCs w:val="18"/>
                </w:rPr>
                <w:delText>50.0</w:delText>
              </w:r>
            </w:del>
            <w:r w:rsidR="00B54159">
              <w:rPr>
                <w:rFonts w:asciiTheme="minorHAnsi" w:hAnsiTheme="minorHAnsi"/>
                <w:sz w:val="18"/>
                <w:szCs w:val="18"/>
              </w:rPr>
              <w:t>-B</w:t>
            </w:r>
            <w:r w:rsidRPr="00C3222B">
              <w:rPr>
                <w:rFonts w:asciiTheme="minorHAnsi" w:hAnsiTheme="minorHAnsi"/>
                <w:sz w:val="18"/>
                <w:szCs w:val="18"/>
              </w:rPr>
              <w:t xml:space="preserve">): </w:t>
            </w:r>
            <w:r>
              <w:rPr>
                <w:rFonts w:asciiTheme="minorHAnsi" w:hAnsiTheme="minorHAnsi"/>
                <w:sz w:val="18"/>
                <w:szCs w:val="18"/>
              </w:rPr>
              <w:t>[(0.03</w:t>
            </w:r>
            <w:r w:rsidRPr="00D2491C">
              <w:rPr>
                <w:rFonts w:asciiTheme="minorHAnsi" w:hAnsiTheme="minorHAnsi"/>
                <w:sz w:val="18"/>
                <w:szCs w:val="18"/>
              </w:rPr>
              <w:t xml:space="preserve"> </w:t>
            </w:r>
            <w:r>
              <w:rPr>
                <w:rFonts w:asciiTheme="minorHAnsi" w:hAnsiTheme="minorHAnsi"/>
                <w:sz w:val="18"/>
                <w:szCs w:val="18"/>
              </w:rPr>
              <w:t>*</w:t>
            </w:r>
            <w:r w:rsidRPr="00D2491C">
              <w:rPr>
                <w:rFonts w:asciiTheme="minorHAnsi" w:hAnsiTheme="minorHAnsi"/>
                <w:sz w:val="18"/>
                <w:szCs w:val="18"/>
              </w:rPr>
              <w:t xml:space="preserve"> </w:t>
            </w:r>
            <w:r w:rsidR="001238D0">
              <w:rPr>
                <w:rFonts w:asciiTheme="minorHAnsi" w:hAnsiTheme="minorHAnsi"/>
                <w:sz w:val="18"/>
                <w:szCs w:val="18"/>
              </w:rPr>
              <w:t>“</w:t>
            </w:r>
            <w:r>
              <w:rPr>
                <w:rFonts w:asciiTheme="minorHAnsi" w:hAnsiTheme="minorHAnsi"/>
                <w:sz w:val="18"/>
                <w:szCs w:val="18"/>
              </w:rPr>
              <w:t xml:space="preserve">Total </w:t>
            </w:r>
            <w:r w:rsidRPr="00F5715E">
              <w:rPr>
                <w:rFonts w:asciiTheme="minorHAnsi" w:hAnsiTheme="minorHAnsi"/>
                <w:sz w:val="18"/>
                <w:szCs w:val="18"/>
              </w:rPr>
              <w:t xml:space="preserve">Conditioned </w:t>
            </w:r>
            <w:r>
              <w:rPr>
                <w:rFonts w:asciiTheme="minorHAnsi" w:hAnsiTheme="minorHAnsi"/>
                <w:sz w:val="18"/>
                <w:szCs w:val="18"/>
              </w:rPr>
              <w:t>F</w:t>
            </w:r>
            <w:r w:rsidRPr="00F5715E">
              <w:rPr>
                <w:rFonts w:asciiTheme="minorHAnsi" w:hAnsiTheme="minorHAnsi"/>
                <w:sz w:val="18"/>
                <w:szCs w:val="18"/>
              </w:rPr>
              <w:t xml:space="preserve">loor </w:t>
            </w:r>
            <w:r>
              <w:rPr>
                <w:rFonts w:asciiTheme="minorHAnsi" w:hAnsiTheme="minorHAnsi"/>
                <w:sz w:val="18"/>
                <w:szCs w:val="18"/>
              </w:rPr>
              <w:t>A</w:t>
            </w:r>
            <w:r w:rsidRPr="00F5715E">
              <w:rPr>
                <w:rFonts w:asciiTheme="minorHAnsi" w:hAnsiTheme="minorHAnsi"/>
                <w:sz w:val="18"/>
                <w:szCs w:val="18"/>
              </w:rPr>
              <w:t xml:space="preserve">rea of </w:t>
            </w:r>
            <w:r>
              <w:rPr>
                <w:rFonts w:asciiTheme="minorHAnsi" w:hAnsiTheme="minorHAnsi"/>
                <w:sz w:val="18"/>
                <w:szCs w:val="18"/>
              </w:rPr>
              <w:t>D</w:t>
            </w:r>
            <w:r w:rsidRPr="00F5715E">
              <w:rPr>
                <w:rFonts w:asciiTheme="minorHAnsi" w:hAnsiTheme="minorHAnsi"/>
                <w:sz w:val="18"/>
                <w:szCs w:val="18"/>
              </w:rPr>
              <w:t xml:space="preserve">welling </w:t>
            </w:r>
            <w:r>
              <w:rPr>
                <w:rFonts w:asciiTheme="minorHAnsi" w:hAnsiTheme="minorHAnsi"/>
                <w:sz w:val="18"/>
                <w:szCs w:val="18"/>
              </w:rPr>
              <w:t>U</w:t>
            </w:r>
            <w:r w:rsidRPr="00F5715E">
              <w:rPr>
                <w:rFonts w:asciiTheme="minorHAnsi" w:hAnsiTheme="minorHAnsi"/>
                <w:sz w:val="18"/>
                <w:szCs w:val="18"/>
              </w:rPr>
              <w:t>nit</w:t>
            </w:r>
            <w:r w:rsidR="001238D0">
              <w:rPr>
                <w:rFonts w:asciiTheme="minorHAnsi" w:hAnsiTheme="minorHAnsi"/>
                <w:sz w:val="18"/>
                <w:szCs w:val="18"/>
              </w:rPr>
              <w:t>”</w:t>
            </w:r>
            <w:r w:rsidRPr="00D2491C" w:rsidDel="004F0D78">
              <w:rPr>
                <w:rFonts w:asciiTheme="minorHAnsi" w:hAnsiTheme="minorHAnsi"/>
                <w:sz w:val="18"/>
                <w:szCs w:val="18"/>
              </w:rPr>
              <w:t xml:space="preserve"> </w:t>
            </w:r>
            <w:r>
              <w:rPr>
                <w:rFonts w:asciiTheme="minorHAnsi" w:hAnsiTheme="minorHAnsi"/>
                <w:sz w:val="18"/>
                <w:szCs w:val="18"/>
              </w:rPr>
              <w:t>(</w:t>
            </w:r>
            <w:r w:rsidRPr="00D2491C">
              <w:rPr>
                <w:rFonts w:asciiTheme="minorHAnsi" w:hAnsiTheme="minorHAnsi"/>
                <w:sz w:val="18"/>
                <w:szCs w:val="18"/>
              </w:rPr>
              <w:t>A0</w:t>
            </w:r>
            <w:r>
              <w:rPr>
                <w:rFonts w:asciiTheme="minorHAnsi" w:hAnsiTheme="minorHAnsi"/>
                <w:sz w:val="18"/>
                <w:szCs w:val="18"/>
              </w:rPr>
              <w:t>4))</w:t>
            </w:r>
            <w:r w:rsidRPr="00D2491C">
              <w:rPr>
                <w:rFonts w:asciiTheme="minorHAnsi" w:hAnsiTheme="minorHAnsi"/>
                <w:sz w:val="18"/>
                <w:szCs w:val="18"/>
              </w:rPr>
              <w:t xml:space="preserve"> + </w:t>
            </w:r>
            <w:r>
              <w:rPr>
                <w:rFonts w:asciiTheme="minorHAnsi" w:hAnsiTheme="minorHAnsi"/>
                <w:sz w:val="18"/>
                <w:szCs w:val="18"/>
              </w:rPr>
              <w:t>(</w:t>
            </w:r>
            <w:r w:rsidRPr="00D2491C">
              <w:rPr>
                <w:rFonts w:asciiTheme="minorHAnsi" w:hAnsiTheme="minorHAnsi"/>
                <w:sz w:val="18"/>
                <w:szCs w:val="18"/>
              </w:rPr>
              <w:t>7.5</w:t>
            </w:r>
            <w:r>
              <w:rPr>
                <w:rFonts w:asciiTheme="minorHAnsi" w:hAnsiTheme="minorHAnsi"/>
                <w:sz w:val="18"/>
                <w:szCs w:val="18"/>
              </w:rPr>
              <w:t>*</w:t>
            </w:r>
            <w:r w:rsidRPr="00D2491C">
              <w:rPr>
                <w:rFonts w:asciiTheme="minorHAnsi" w:hAnsiTheme="minorHAnsi"/>
                <w:sz w:val="18"/>
                <w:szCs w:val="18"/>
              </w:rPr>
              <w:t>(</w:t>
            </w:r>
            <w:r w:rsidR="001238D0">
              <w:rPr>
                <w:rFonts w:asciiTheme="minorHAnsi" w:hAnsiTheme="minorHAnsi"/>
                <w:sz w:val="18"/>
                <w:szCs w:val="18"/>
              </w:rPr>
              <w:t>“</w:t>
            </w:r>
            <w:r w:rsidR="001238D0" w:rsidRPr="00F5715E">
              <w:rPr>
                <w:rFonts w:asciiTheme="minorHAnsi" w:hAnsiTheme="minorHAnsi"/>
                <w:sz w:val="18"/>
                <w:szCs w:val="18"/>
              </w:rPr>
              <w:t xml:space="preserve">Number of </w:t>
            </w:r>
            <w:r w:rsidR="001238D0">
              <w:rPr>
                <w:rFonts w:asciiTheme="minorHAnsi" w:hAnsiTheme="minorHAnsi"/>
                <w:sz w:val="18"/>
                <w:szCs w:val="18"/>
              </w:rPr>
              <w:t>B</w:t>
            </w:r>
            <w:r w:rsidR="001238D0" w:rsidRPr="00F5715E">
              <w:rPr>
                <w:rFonts w:asciiTheme="minorHAnsi" w:hAnsiTheme="minorHAnsi"/>
                <w:sz w:val="18"/>
                <w:szCs w:val="18"/>
              </w:rPr>
              <w:t xml:space="preserve">edrooms in </w:t>
            </w:r>
            <w:r w:rsidR="001238D0">
              <w:rPr>
                <w:rFonts w:asciiTheme="minorHAnsi" w:hAnsiTheme="minorHAnsi"/>
                <w:sz w:val="18"/>
                <w:szCs w:val="18"/>
              </w:rPr>
              <w:t>D</w:t>
            </w:r>
            <w:r w:rsidR="001238D0" w:rsidRPr="00F5715E">
              <w:rPr>
                <w:rFonts w:asciiTheme="minorHAnsi" w:hAnsiTheme="minorHAnsi"/>
                <w:sz w:val="18"/>
                <w:szCs w:val="18"/>
              </w:rPr>
              <w:t xml:space="preserve">welling </w:t>
            </w:r>
            <w:r w:rsidR="001238D0">
              <w:rPr>
                <w:rFonts w:asciiTheme="minorHAnsi" w:hAnsiTheme="minorHAnsi"/>
                <w:sz w:val="18"/>
                <w:szCs w:val="18"/>
              </w:rPr>
              <w:t>U</w:t>
            </w:r>
            <w:r w:rsidR="001238D0" w:rsidRPr="00F5715E">
              <w:rPr>
                <w:rFonts w:asciiTheme="minorHAnsi" w:hAnsiTheme="minorHAnsi"/>
                <w:sz w:val="18"/>
                <w:szCs w:val="18"/>
              </w:rPr>
              <w:t>nit</w:t>
            </w:r>
            <w:r w:rsidR="001238D0">
              <w:rPr>
                <w:rFonts w:asciiTheme="minorHAnsi" w:hAnsiTheme="minorHAnsi"/>
                <w:sz w:val="18"/>
                <w:szCs w:val="18"/>
              </w:rPr>
              <w:t>”</w:t>
            </w:r>
            <w:r w:rsidR="001238D0" w:rsidRPr="00D2491C">
              <w:rPr>
                <w:rFonts w:asciiTheme="minorHAnsi" w:hAnsiTheme="minorHAnsi"/>
                <w:sz w:val="18"/>
                <w:szCs w:val="18"/>
              </w:rPr>
              <w:t xml:space="preserve"> </w:t>
            </w:r>
            <w:r w:rsidR="001238D0">
              <w:rPr>
                <w:rFonts w:asciiTheme="minorHAnsi" w:hAnsiTheme="minorHAnsi"/>
                <w:sz w:val="18"/>
                <w:szCs w:val="18"/>
              </w:rPr>
              <w:t>(</w:t>
            </w:r>
            <w:r w:rsidRPr="00D2491C">
              <w:rPr>
                <w:rFonts w:asciiTheme="minorHAnsi" w:hAnsiTheme="minorHAnsi"/>
                <w:sz w:val="18"/>
                <w:szCs w:val="18"/>
              </w:rPr>
              <w:t>A0</w:t>
            </w:r>
            <w:r>
              <w:rPr>
                <w:rFonts w:asciiTheme="minorHAnsi" w:hAnsiTheme="minorHAnsi"/>
                <w:sz w:val="18"/>
                <w:szCs w:val="18"/>
              </w:rPr>
              <w:t>5</w:t>
            </w:r>
            <w:r w:rsidR="001238D0">
              <w:rPr>
                <w:rFonts w:asciiTheme="minorHAnsi" w:hAnsiTheme="minorHAnsi"/>
                <w:sz w:val="18"/>
                <w:szCs w:val="18"/>
              </w:rPr>
              <w:t>)</w:t>
            </w:r>
            <w:r w:rsidRPr="00D2491C">
              <w:rPr>
                <w:rFonts w:asciiTheme="minorHAnsi" w:hAnsiTheme="minorHAnsi"/>
                <w:sz w:val="18"/>
                <w:szCs w:val="18"/>
              </w:rPr>
              <w:t xml:space="preserve"> + 1)</w:t>
            </w:r>
            <w:r>
              <w:rPr>
                <w:rFonts w:asciiTheme="minorHAnsi" w:hAnsiTheme="minorHAnsi"/>
                <w:sz w:val="18"/>
                <w:szCs w:val="18"/>
              </w:rPr>
              <w:t>]</w:t>
            </w:r>
            <w:r w:rsidRPr="00D2491C">
              <w:rPr>
                <w:rFonts w:asciiTheme="minorHAnsi" w:hAnsiTheme="minorHAnsi"/>
                <w:sz w:val="18"/>
                <w:szCs w:val="18"/>
              </w:rPr>
              <w:t>, (cfm)</w:t>
            </w:r>
            <w:r w:rsidRPr="00C3222B">
              <w:rPr>
                <w:rFonts w:asciiTheme="minorHAnsi" w:hAnsiTheme="minorHAnsi"/>
                <w:sz w:val="18"/>
                <w:szCs w:val="18"/>
              </w:rPr>
              <w:t xml:space="preserve">. </w:t>
            </w:r>
            <w:r>
              <w:rPr>
                <w:rFonts w:asciiTheme="minorHAnsi" w:hAnsiTheme="minorHAnsi"/>
                <w:sz w:val="18"/>
                <w:szCs w:val="18"/>
              </w:rPr>
              <w:t>&gt;&gt;</w:t>
            </w:r>
          </w:p>
        </w:tc>
      </w:tr>
    </w:tbl>
    <w:p w14:paraId="78291978" w14:textId="77777777" w:rsidR="00D12B47" w:rsidRPr="001B7F7E" w:rsidRDefault="00D12B47">
      <w:pPr>
        <w:rPr>
          <w:rFonts w:asciiTheme="minorHAnsi" w:hAnsiTheme="minorHAnsi" w:cstheme="minorHAnsi"/>
          <w:sz w:val="18"/>
          <w:szCs w:val="18"/>
        </w:rPr>
      </w:pPr>
    </w:p>
    <w:tbl>
      <w:tblPr>
        <w:tblStyle w:val="TableGrid"/>
        <w:tblW w:w="11015" w:type="dxa"/>
        <w:tblLook w:val="04A0" w:firstRow="1" w:lastRow="0" w:firstColumn="1" w:lastColumn="0" w:noHBand="0" w:noVBand="1"/>
      </w:tblPr>
      <w:tblGrid>
        <w:gridCol w:w="2203"/>
        <w:gridCol w:w="2203"/>
        <w:gridCol w:w="2203"/>
        <w:gridCol w:w="2203"/>
        <w:gridCol w:w="2203"/>
      </w:tblGrid>
      <w:tr w:rsidR="00BA5D81" w14:paraId="7829197C" w14:textId="77777777" w:rsidTr="00BA5D81">
        <w:tc>
          <w:tcPr>
            <w:tcW w:w="11015" w:type="dxa"/>
            <w:gridSpan w:val="5"/>
          </w:tcPr>
          <w:p w14:paraId="7829197A" w14:textId="77777777" w:rsidR="00BA5D81" w:rsidRPr="0029047D" w:rsidRDefault="00BA5D81" w:rsidP="00BA5D81">
            <w:pPr>
              <w:keepNext/>
              <w:rPr>
                <w:rFonts w:asciiTheme="minorHAnsi" w:hAnsiTheme="minorHAnsi"/>
                <w:b/>
                <w:szCs w:val="18"/>
              </w:rPr>
            </w:pPr>
            <w:r>
              <w:rPr>
                <w:rFonts w:asciiTheme="minorHAnsi" w:hAnsiTheme="minorHAnsi"/>
                <w:b/>
                <w:szCs w:val="18"/>
              </w:rPr>
              <w:t>C</w:t>
            </w:r>
            <w:r w:rsidRPr="0029047D">
              <w:rPr>
                <w:rFonts w:asciiTheme="minorHAnsi" w:hAnsiTheme="minorHAnsi"/>
                <w:b/>
                <w:szCs w:val="18"/>
              </w:rPr>
              <w:t xml:space="preserve">. </w:t>
            </w:r>
            <w:r>
              <w:rPr>
                <w:rFonts w:asciiTheme="minorHAnsi" w:hAnsiTheme="minorHAnsi"/>
                <w:b/>
                <w:szCs w:val="18"/>
              </w:rPr>
              <w:t xml:space="preserve">Installed </w:t>
            </w:r>
            <w:r w:rsidRPr="0029047D">
              <w:rPr>
                <w:rFonts w:asciiTheme="minorHAnsi" w:hAnsiTheme="minorHAnsi"/>
                <w:b/>
                <w:szCs w:val="18"/>
              </w:rPr>
              <w:t>Ventilation - Total Ventilation Rate</w:t>
            </w:r>
          </w:p>
          <w:p w14:paraId="7829197B" w14:textId="5507AF4D" w:rsidR="00BA5D81" w:rsidRDefault="00BA5D81" w:rsidP="00BA5D81">
            <w:pPr>
              <w:keepNext/>
              <w:rPr>
                <w:rFonts w:asciiTheme="minorHAnsi" w:hAnsiTheme="minorHAnsi"/>
                <w:szCs w:val="18"/>
              </w:rPr>
            </w:pPr>
            <w:r w:rsidRPr="00CB00C9">
              <w:rPr>
                <w:rFonts w:asciiTheme="minorHAnsi" w:hAnsiTheme="minorHAnsi"/>
                <w:sz w:val="18"/>
                <w:szCs w:val="18"/>
              </w:rPr>
              <w:t>A mechanical supply system, exhaust system, or combination thereof shall provide whole-</w:t>
            </w:r>
            <w:del w:id="367" w:author="Moua, Cheng@Energy" w:date="2022-02-08T15:44:00Z">
              <w:r w:rsidRPr="00CB00C9" w:rsidDel="009D2BE7">
                <w:rPr>
                  <w:rFonts w:asciiTheme="minorHAnsi" w:hAnsiTheme="minorHAnsi"/>
                  <w:sz w:val="18"/>
                  <w:szCs w:val="18"/>
                </w:rPr>
                <w:delText xml:space="preserve">building </w:delText>
              </w:r>
            </w:del>
            <w:ins w:id="368" w:author="Moua, Cheng@Energy" w:date="2022-02-08T15:44:00Z">
              <w:r w:rsidR="009D2BE7">
                <w:rPr>
                  <w:rFonts w:asciiTheme="minorHAnsi" w:hAnsiTheme="minorHAnsi"/>
                  <w:sz w:val="18"/>
                  <w:szCs w:val="18"/>
                </w:rPr>
                <w:t>dwel</w:t>
              </w:r>
            </w:ins>
            <w:ins w:id="369" w:author="Moua, Cheng@Energy" w:date="2022-02-08T15:45:00Z">
              <w:r w:rsidR="009D2BE7">
                <w:rPr>
                  <w:rFonts w:asciiTheme="minorHAnsi" w:hAnsiTheme="minorHAnsi"/>
                  <w:sz w:val="18"/>
                  <w:szCs w:val="18"/>
                </w:rPr>
                <w:t>ling</w:t>
              </w:r>
            </w:ins>
            <w:ins w:id="370" w:author="Moua, Cheng@Energy" w:date="2022-02-08T15:44:00Z">
              <w:r w:rsidR="009D2BE7" w:rsidRPr="00CB00C9">
                <w:rPr>
                  <w:rFonts w:asciiTheme="minorHAnsi" w:hAnsiTheme="minorHAnsi"/>
                  <w:sz w:val="18"/>
                  <w:szCs w:val="18"/>
                </w:rPr>
                <w:t xml:space="preserve"> </w:t>
              </w:r>
            </w:ins>
            <w:r w:rsidRPr="00CB00C9">
              <w:rPr>
                <w:rFonts w:asciiTheme="minorHAnsi" w:hAnsiTheme="minorHAnsi"/>
                <w:sz w:val="18"/>
                <w:szCs w:val="18"/>
              </w:rPr>
              <w:t xml:space="preserve">ventilation with outdoor air each hour at no less than the rate in </w:t>
            </w:r>
            <w:ins w:id="371" w:author="Tsan, Bach@Energy" w:date="2021-11-10T11:37:00Z">
              <w:r w:rsidR="007D285A">
                <w:rPr>
                  <w:rFonts w:asciiTheme="minorHAnsi" w:hAnsiTheme="minorHAnsi"/>
                  <w:sz w:val="18"/>
                  <w:szCs w:val="18"/>
                </w:rPr>
                <w:t>160.2(b)</w:t>
              </w:r>
            </w:ins>
            <w:ins w:id="372" w:author="Moua, Cheng@Energy" w:date="2022-02-08T15:45:00Z">
              <w:r w:rsidR="00F45EC4">
                <w:rPr>
                  <w:rFonts w:asciiTheme="minorHAnsi" w:hAnsiTheme="minorHAnsi"/>
                  <w:sz w:val="18"/>
                  <w:szCs w:val="18"/>
                </w:rPr>
                <w:t>2A</w:t>
              </w:r>
            </w:ins>
            <w:ins w:id="373" w:author="Tsan, Bach@Energy" w:date="2021-11-10T11:37:00Z">
              <w:r w:rsidR="007D285A">
                <w:rPr>
                  <w:rFonts w:asciiTheme="minorHAnsi" w:hAnsiTheme="minorHAnsi"/>
                  <w:sz w:val="18"/>
                  <w:szCs w:val="18"/>
                </w:rPr>
                <w:t>iv</w:t>
              </w:r>
            </w:ins>
            <w:del w:id="374" w:author="Tsan, Bach@Energy" w:date="2021-11-10T11:37:00Z">
              <w:r w:rsidDel="007D285A">
                <w:rPr>
                  <w:rFonts w:asciiTheme="minorHAnsi" w:hAnsiTheme="minorHAnsi"/>
                  <w:sz w:val="18"/>
                  <w:szCs w:val="18"/>
                </w:rPr>
                <w:delText>150.0(o)1Ci</w:delText>
              </w:r>
            </w:del>
          </w:p>
        </w:tc>
      </w:tr>
      <w:tr w:rsidR="00BA5D81" w14:paraId="78291982" w14:textId="77777777" w:rsidTr="00BA5D81">
        <w:tc>
          <w:tcPr>
            <w:tcW w:w="2203" w:type="dxa"/>
            <w:vAlign w:val="center"/>
          </w:tcPr>
          <w:p w14:paraId="7829197D" w14:textId="77777777" w:rsidR="00BA5D81" w:rsidRPr="00BF496A" w:rsidRDefault="00BA5D81" w:rsidP="00BA5D81">
            <w:pPr>
              <w:jc w:val="center"/>
              <w:rPr>
                <w:rFonts w:asciiTheme="minorHAnsi" w:hAnsiTheme="minorHAnsi"/>
                <w:sz w:val="18"/>
                <w:szCs w:val="18"/>
              </w:rPr>
            </w:pPr>
            <w:r w:rsidRPr="00BF496A">
              <w:rPr>
                <w:rFonts w:asciiTheme="minorHAnsi" w:hAnsiTheme="minorHAnsi"/>
                <w:sz w:val="18"/>
                <w:szCs w:val="18"/>
              </w:rPr>
              <w:t>01</w:t>
            </w:r>
          </w:p>
        </w:tc>
        <w:tc>
          <w:tcPr>
            <w:tcW w:w="2203" w:type="dxa"/>
            <w:vAlign w:val="center"/>
          </w:tcPr>
          <w:p w14:paraId="7829197E" w14:textId="77777777" w:rsidR="00BA5D81" w:rsidRPr="00607053" w:rsidRDefault="00BA5D81" w:rsidP="00BA5D81">
            <w:pPr>
              <w:jc w:val="center"/>
              <w:rPr>
                <w:rFonts w:asciiTheme="minorHAnsi" w:hAnsiTheme="minorHAnsi"/>
                <w:sz w:val="18"/>
                <w:szCs w:val="18"/>
              </w:rPr>
            </w:pPr>
            <w:r w:rsidRPr="00607053">
              <w:rPr>
                <w:rFonts w:asciiTheme="minorHAnsi" w:hAnsiTheme="minorHAnsi"/>
                <w:sz w:val="18"/>
                <w:szCs w:val="18"/>
              </w:rPr>
              <w:t>02</w:t>
            </w:r>
          </w:p>
        </w:tc>
        <w:tc>
          <w:tcPr>
            <w:tcW w:w="2203" w:type="dxa"/>
            <w:vAlign w:val="center"/>
          </w:tcPr>
          <w:p w14:paraId="7829197F" w14:textId="77777777" w:rsidR="00BA5D81" w:rsidRPr="00607053" w:rsidRDefault="00BA5D81" w:rsidP="00BA5D81">
            <w:pPr>
              <w:jc w:val="center"/>
              <w:rPr>
                <w:rFonts w:asciiTheme="minorHAnsi" w:hAnsiTheme="minorHAnsi"/>
                <w:sz w:val="18"/>
                <w:szCs w:val="18"/>
              </w:rPr>
            </w:pPr>
            <w:r w:rsidRPr="00607053">
              <w:rPr>
                <w:rFonts w:asciiTheme="minorHAnsi" w:hAnsiTheme="minorHAnsi"/>
                <w:sz w:val="18"/>
                <w:szCs w:val="18"/>
              </w:rPr>
              <w:t>03</w:t>
            </w:r>
          </w:p>
        </w:tc>
        <w:tc>
          <w:tcPr>
            <w:tcW w:w="2203" w:type="dxa"/>
            <w:vAlign w:val="center"/>
          </w:tcPr>
          <w:p w14:paraId="78291980" w14:textId="77777777" w:rsidR="00BA5D81" w:rsidRPr="00607053" w:rsidRDefault="00BA5D81" w:rsidP="00BA5D81">
            <w:pPr>
              <w:jc w:val="center"/>
              <w:rPr>
                <w:rFonts w:asciiTheme="minorHAnsi" w:hAnsiTheme="minorHAnsi"/>
                <w:sz w:val="18"/>
                <w:szCs w:val="18"/>
              </w:rPr>
            </w:pPr>
            <w:r w:rsidRPr="00607053">
              <w:rPr>
                <w:rFonts w:asciiTheme="minorHAnsi" w:hAnsiTheme="minorHAnsi"/>
                <w:sz w:val="18"/>
                <w:szCs w:val="18"/>
              </w:rPr>
              <w:t>04</w:t>
            </w:r>
          </w:p>
        </w:tc>
        <w:tc>
          <w:tcPr>
            <w:tcW w:w="2203" w:type="dxa"/>
            <w:vAlign w:val="center"/>
          </w:tcPr>
          <w:p w14:paraId="78291981" w14:textId="77777777" w:rsidR="00BA5D81" w:rsidRPr="00741660" w:rsidRDefault="00BA5D81" w:rsidP="00BA5D81">
            <w:pPr>
              <w:jc w:val="center"/>
              <w:rPr>
                <w:rFonts w:asciiTheme="minorHAnsi" w:hAnsiTheme="minorHAnsi"/>
                <w:sz w:val="18"/>
                <w:szCs w:val="18"/>
              </w:rPr>
            </w:pPr>
            <w:r w:rsidRPr="00741660">
              <w:rPr>
                <w:rFonts w:asciiTheme="minorHAnsi" w:hAnsiTheme="minorHAnsi"/>
                <w:sz w:val="18"/>
                <w:szCs w:val="18"/>
              </w:rPr>
              <w:t>05</w:t>
            </w:r>
          </w:p>
        </w:tc>
      </w:tr>
      <w:tr w:rsidR="00BA5D81" w14:paraId="78291988" w14:textId="77777777" w:rsidTr="00BA5D81">
        <w:tc>
          <w:tcPr>
            <w:tcW w:w="2203" w:type="dxa"/>
            <w:vAlign w:val="bottom"/>
          </w:tcPr>
          <w:p w14:paraId="78291983" w14:textId="77777777" w:rsidR="00BA5D81" w:rsidRPr="00BF496A" w:rsidRDefault="00BA5D81" w:rsidP="00BA5D81">
            <w:pPr>
              <w:jc w:val="center"/>
              <w:rPr>
                <w:rFonts w:asciiTheme="minorHAnsi" w:hAnsiTheme="minorHAnsi"/>
                <w:sz w:val="18"/>
                <w:szCs w:val="18"/>
              </w:rPr>
            </w:pPr>
            <w:r w:rsidRPr="00BF496A">
              <w:rPr>
                <w:rFonts w:asciiTheme="minorHAnsi" w:hAnsiTheme="minorHAnsi"/>
                <w:sz w:val="18"/>
                <w:szCs w:val="18"/>
              </w:rPr>
              <w:t>Fan Name</w:t>
            </w:r>
          </w:p>
        </w:tc>
        <w:tc>
          <w:tcPr>
            <w:tcW w:w="2203" w:type="dxa"/>
            <w:vAlign w:val="bottom"/>
          </w:tcPr>
          <w:p w14:paraId="78291984" w14:textId="77777777" w:rsidR="00BA5D81" w:rsidRPr="00BF496A" w:rsidRDefault="00BA5D81" w:rsidP="00BA5D81">
            <w:pPr>
              <w:jc w:val="center"/>
              <w:rPr>
                <w:rFonts w:asciiTheme="minorHAnsi" w:hAnsiTheme="minorHAnsi"/>
                <w:sz w:val="18"/>
                <w:szCs w:val="18"/>
              </w:rPr>
            </w:pPr>
            <w:r w:rsidRPr="00BF496A">
              <w:rPr>
                <w:rFonts w:asciiTheme="minorHAnsi" w:hAnsiTheme="minorHAnsi"/>
                <w:sz w:val="18"/>
                <w:szCs w:val="18"/>
              </w:rPr>
              <w:t>Fan Location</w:t>
            </w:r>
          </w:p>
        </w:tc>
        <w:tc>
          <w:tcPr>
            <w:tcW w:w="2203" w:type="dxa"/>
            <w:vAlign w:val="bottom"/>
          </w:tcPr>
          <w:p w14:paraId="78291985" w14:textId="77777777" w:rsidR="00BA5D81" w:rsidRPr="00BF496A" w:rsidRDefault="00BA5D81" w:rsidP="00BA5D81">
            <w:pPr>
              <w:jc w:val="center"/>
              <w:rPr>
                <w:rFonts w:asciiTheme="minorHAnsi" w:hAnsiTheme="minorHAnsi"/>
                <w:sz w:val="18"/>
                <w:szCs w:val="18"/>
              </w:rPr>
            </w:pPr>
            <w:r w:rsidRPr="00BF496A">
              <w:rPr>
                <w:rFonts w:asciiTheme="minorHAnsi" w:hAnsiTheme="minorHAnsi"/>
                <w:sz w:val="18"/>
                <w:szCs w:val="18"/>
              </w:rPr>
              <w:t>Runtime (Min/Hr)</w:t>
            </w:r>
          </w:p>
        </w:tc>
        <w:tc>
          <w:tcPr>
            <w:tcW w:w="2203" w:type="dxa"/>
            <w:vAlign w:val="bottom"/>
          </w:tcPr>
          <w:p w14:paraId="78291986" w14:textId="77777777" w:rsidR="00BA5D81" w:rsidRPr="00BF496A" w:rsidRDefault="00BA5D81" w:rsidP="00BA5D81">
            <w:pPr>
              <w:jc w:val="center"/>
              <w:rPr>
                <w:rFonts w:asciiTheme="minorHAnsi" w:hAnsiTheme="minorHAnsi"/>
                <w:sz w:val="18"/>
                <w:szCs w:val="18"/>
              </w:rPr>
            </w:pPr>
            <w:r>
              <w:rPr>
                <w:rFonts w:asciiTheme="minorHAnsi" w:hAnsiTheme="minorHAnsi"/>
                <w:sz w:val="18"/>
                <w:szCs w:val="18"/>
              </w:rPr>
              <w:t xml:space="preserve">Installed Mechanical </w:t>
            </w:r>
            <w:r w:rsidRPr="00CB00C9">
              <w:rPr>
                <w:rFonts w:asciiTheme="minorHAnsi" w:hAnsiTheme="minorHAnsi"/>
                <w:sz w:val="18"/>
                <w:szCs w:val="18"/>
              </w:rPr>
              <w:t>Ventilation Rate</w:t>
            </w:r>
            <w:r>
              <w:rPr>
                <w:rFonts w:asciiTheme="minorHAnsi" w:hAnsiTheme="minorHAnsi"/>
                <w:sz w:val="18"/>
                <w:szCs w:val="18"/>
              </w:rPr>
              <w:t xml:space="preserve"> (CFM)</w:t>
            </w:r>
          </w:p>
        </w:tc>
        <w:tc>
          <w:tcPr>
            <w:tcW w:w="2203" w:type="dxa"/>
            <w:vAlign w:val="bottom"/>
          </w:tcPr>
          <w:p w14:paraId="78291987" w14:textId="77777777" w:rsidR="00BA5D81" w:rsidRPr="00BF496A" w:rsidRDefault="00BA5D81" w:rsidP="00BA5D81">
            <w:pPr>
              <w:jc w:val="center"/>
              <w:rPr>
                <w:rFonts w:asciiTheme="minorHAnsi" w:hAnsiTheme="minorHAnsi"/>
                <w:sz w:val="18"/>
                <w:szCs w:val="18"/>
              </w:rPr>
            </w:pPr>
            <w:r w:rsidRPr="00BF496A">
              <w:rPr>
                <w:rFonts w:asciiTheme="minorHAnsi" w:hAnsiTheme="minorHAnsi"/>
                <w:sz w:val="18"/>
                <w:szCs w:val="18"/>
              </w:rPr>
              <w:t>Equivalent Continuous Ventilation (CFM)</w:t>
            </w:r>
          </w:p>
        </w:tc>
      </w:tr>
      <w:tr w:rsidR="00BA5D81" w14:paraId="78291990" w14:textId="77777777" w:rsidTr="00BA5D81">
        <w:tc>
          <w:tcPr>
            <w:tcW w:w="2203" w:type="dxa"/>
            <w:vAlign w:val="bottom"/>
          </w:tcPr>
          <w:p w14:paraId="78291989" w14:textId="77777777" w:rsidR="00BA5D81" w:rsidRPr="00BF496A" w:rsidRDefault="00BA5D81" w:rsidP="00BA5D81">
            <w:pPr>
              <w:jc w:val="center"/>
              <w:rPr>
                <w:rFonts w:asciiTheme="minorHAnsi" w:hAnsiTheme="minorHAnsi"/>
                <w:sz w:val="18"/>
                <w:szCs w:val="18"/>
              </w:rPr>
            </w:pPr>
            <w:r w:rsidRPr="00BF496A">
              <w:rPr>
                <w:rFonts w:asciiTheme="minorHAnsi" w:hAnsiTheme="minorHAnsi" w:cstheme="minorHAnsi"/>
                <w:sz w:val="18"/>
                <w:szCs w:val="18"/>
              </w:rPr>
              <w:t>&lt;&lt; user input, text&gt;&gt;</w:t>
            </w:r>
          </w:p>
        </w:tc>
        <w:tc>
          <w:tcPr>
            <w:tcW w:w="2203" w:type="dxa"/>
            <w:vAlign w:val="bottom"/>
          </w:tcPr>
          <w:p w14:paraId="7829198A" w14:textId="77777777" w:rsidR="00BA5D81" w:rsidRPr="00BF496A" w:rsidRDefault="00BA5D81" w:rsidP="00BA5D81">
            <w:pPr>
              <w:jc w:val="center"/>
              <w:rPr>
                <w:rFonts w:asciiTheme="minorHAnsi" w:hAnsiTheme="minorHAnsi"/>
                <w:sz w:val="18"/>
                <w:szCs w:val="18"/>
              </w:rPr>
            </w:pPr>
            <w:r w:rsidRPr="00BF496A">
              <w:rPr>
                <w:rFonts w:asciiTheme="minorHAnsi" w:hAnsiTheme="minorHAnsi" w:cstheme="minorHAnsi"/>
                <w:sz w:val="18"/>
                <w:szCs w:val="18"/>
              </w:rPr>
              <w:t>&lt;&lt;user input, text&gt;&gt;</w:t>
            </w:r>
          </w:p>
        </w:tc>
        <w:tc>
          <w:tcPr>
            <w:tcW w:w="2203" w:type="dxa"/>
            <w:vAlign w:val="bottom"/>
          </w:tcPr>
          <w:p w14:paraId="7829198B" w14:textId="4EE1ECF8" w:rsidR="00BA5D81" w:rsidRPr="00BF496A" w:rsidRDefault="00BA5D81" w:rsidP="00BA5D81">
            <w:pPr>
              <w:jc w:val="center"/>
              <w:rPr>
                <w:rFonts w:asciiTheme="minorHAnsi" w:hAnsiTheme="minorHAnsi" w:cstheme="minorHAnsi"/>
                <w:sz w:val="18"/>
                <w:szCs w:val="18"/>
              </w:rPr>
            </w:pPr>
            <w:r w:rsidRPr="00BF496A">
              <w:rPr>
                <w:rFonts w:asciiTheme="minorHAnsi" w:hAnsiTheme="minorHAnsi" w:cstheme="minorHAnsi"/>
                <w:sz w:val="18"/>
                <w:szCs w:val="18"/>
              </w:rPr>
              <w:t>&lt;&lt;calculated field: if value in “Ventilation Operation Schedule” (</w:t>
            </w:r>
            <w:r w:rsidR="00427B25">
              <w:rPr>
                <w:rFonts w:asciiTheme="minorHAnsi" w:hAnsiTheme="minorHAnsi" w:cstheme="minorHAnsi"/>
                <w:sz w:val="18"/>
                <w:szCs w:val="18"/>
              </w:rPr>
              <w:t>A07</w:t>
            </w:r>
            <w:r w:rsidRPr="00BF496A">
              <w:rPr>
                <w:rFonts w:asciiTheme="minorHAnsi" w:hAnsiTheme="minorHAnsi" w:cstheme="minorHAnsi"/>
                <w:sz w:val="18"/>
                <w:szCs w:val="18"/>
              </w:rPr>
              <w:t>) equals Continuous, then value equals 60;</w:t>
            </w:r>
          </w:p>
          <w:p w14:paraId="7829198C" w14:textId="77777777" w:rsidR="00BA5D81" w:rsidRPr="00BF496A" w:rsidRDefault="00BA5D81" w:rsidP="00BA5D81">
            <w:pPr>
              <w:jc w:val="center"/>
              <w:rPr>
                <w:rFonts w:asciiTheme="minorHAnsi" w:hAnsiTheme="minorHAnsi" w:cstheme="minorHAnsi"/>
                <w:sz w:val="18"/>
                <w:szCs w:val="18"/>
              </w:rPr>
            </w:pPr>
          </w:p>
          <w:p w14:paraId="7829198D" w14:textId="133C0E1F" w:rsidR="00BA5D81" w:rsidRPr="00BF496A" w:rsidRDefault="00BA5D81" w:rsidP="00427B25">
            <w:pPr>
              <w:jc w:val="center"/>
              <w:rPr>
                <w:rFonts w:asciiTheme="minorHAnsi" w:hAnsiTheme="minorHAnsi"/>
                <w:sz w:val="18"/>
                <w:szCs w:val="18"/>
              </w:rPr>
            </w:pPr>
            <w:r w:rsidRPr="00BF496A">
              <w:rPr>
                <w:rFonts w:asciiTheme="minorHAnsi" w:hAnsiTheme="minorHAnsi" w:cstheme="minorHAnsi"/>
                <w:sz w:val="18"/>
                <w:szCs w:val="18"/>
              </w:rPr>
              <w:t>Else if value in “Ventilation Operation Schedule” (</w:t>
            </w:r>
            <w:r w:rsidR="00427B25">
              <w:rPr>
                <w:rFonts w:asciiTheme="minorHAnsi" w:hAnsiTheme="minorHAnsi" w:cstheme="minorHAnsi"/>
                <w:sz w:val="18"/>
                <w:szCs w:val="18"/>
              </w:rPr>
              <w:t>A07</w:t>
            </w:r>
            <w:r w:rsidRPr="00BF496A">
              <w:rPr>
                <w:rFonts w:asciiTheme="minorHAnsi" w:hAnsiTheme="minorHAnsi" w:cstheme="minorHAnsi"/>
                <w:sz w:val="18"/>
                <w:szCs w:val="18"/>
              </w:rPr>
              <w:t>) equals Short Term Average ,then user input value positive integer ≤ 60&gt;&gt;</w:t>
            </w:r>
          </w:p>
        </w:tc>
        <w:tc>
          <w:tcPr>
            <w:tcW w:w="2203" w:type="dxa"/>
            <w:vAlign w:val="bottom"/>
          </w:tcPr>
          <w:p w14:paraId="7829198E" w14:textId="77777777" w:rsidR="00BA5D81" w:rsidRPr="00BF496A" w:rsidRDefault="00BA5D81" w:rsidP="00BA5D81">
            <w:pPr>
              <w:jc w:val="center"/>
              <w:rPr>
                <w:rFonts w:asciiTheme="minorHAnsi" w:hAnsiTheme="minorHAnsi"/>
                <w:sz w:val="18"/>
                <w:szCs w:val="18"/>
              </w:rPr>
            </w:pPr>
            <w:r w:rsidRPr="00BF496A">
              <w:rPr>
                <w:rFonts w:asciiTheme="minorHAnsi" w:hAnsiTheme="minorHAnsi" w:cstheme="minorHAnsi"/>
                <w:sz w:val="18"/>
                <w:szCs w:val="18"/>
              </w:rPr>
              <w:t>&lt;&lt; user input,</w:t>
            </w:r>
            <w:r>
              <w:rPr>
                <w:rFonts w:asciiTheme="minorHAnsi" w:hAnsiTheme="minorHAnsi" w:cstheme="minorHAnsi"/>
                <w:sz w:val="18"/>
                <w:szCs w:val="18"/>
              </w:rPr>
              <w:t xml:space="preserve"> positive integer</w:t>
            </w:r>
            <w:r w:rsidRPr="00BF496A">
              <w:rPr>
                <w:rFonts w:asciiTheme="minorHAnsi" w:hAnsiTheme="minorHAnsi" w:cstheme="minorHAnsi"/>
                <w:sz w:val="18"/>
                <w:szCs w:val="18"/>
              </w:rPr>
              <w:t>&gt;&gt;</w:t>
            </w:r>
          </w:p>
        </w:tc>
        <w:tc>
          <w:tcPr>
            <w:tcW w:w="2203" w:type="dxa"/>
            <w:vAlign w:val="bottom"/>
          </w:tcPr>
          <w:p w14:paraId="7829198F" w14:textId="09E3BF74" w:rsidR="00BA5D81" w:rsidRPr="00BF496A" w:rsidRDefault="00BA5D81" w:rsidP="00BA5D81">
            <w:pPr>
              <w:jc w:val="center"/>
              <w:rPr>
                <w:rFonts w:asciiTheme="minorHAnsi" w:hAnsiTheme="minorHAnsi"/>
                <w:sz w:val="18"/>
                <w:szCs w:val="18"/>
              </w:rPr>
            </w:pPr>
            <w:r w:rsidRPr="00BF496A">
              <w:rPr>
                <w:rFonts w:asciiTheme="minorHAnsi" w:hAnsiTheme="minorHAnsi"/>
                <w:sz w:val="18"/>
                <w:szCs w:val="18"/>
              </w:rPr>
              <w:t>&lt;&lt;calculated field, value = (</w:t>
            </w:r>
            <w:r>
              <w:rPr>
                <w:rFonts w:asciiTheme="minorHAnsi" w:hAnsiTheme="minorHAnsi"/>
                <w:sz w:val="18"/>
                <w:szCs w:val="18"/>
              </w:rPr>
              <w:t>“</w:t>
            </w:r>
            <w:r w:rsidRPr="00BF496A">
              <w:rPr>
                <w:rFonts w:asciiTheme="minorHAnsi" w:hAnsiTheme="minorHAnsi"/>
                <w:sz w:val="18"/>
                <w:szCs w:val="18"/>
              </w:rPr>
              <w:t>Runtime (Min/Hr)</w:t>
            </w:r>
            <w:r>
              <w:rPr>
                <w:rFonts w:asciiTheme="minorHAnsi" w:hAnsiTheme="minorHAnsi"/>
                <w:sz w:val="18"/>
                <w:szCs w:val="18"/>
              </w:rPr>
              <w:t>” (C</w:t>
            </w:r>
            <w:r w:rsidRPr="00BF496A">
              <w:rPr>
                <w:rFonts w:asciiTheme="minorHAnsi" w:hAnsiTheme="minorHAnsi"/>
                <w:sz w:val="18"/>
                <w:szCs w:val="18"/>
              </w:rPr>
              <w:t>03</w:t>
            </w:r>
            <w:r>
              <w:rPr>
                <w:rFonts w:asciiTheme="minorHAnsi" w:hAnsiTheme="minorHAnsi"/>
                <w:sz w:val="18"/>
                <w:szCs w:val="18"/>
              </w:rPr>
              <w:t>)</w:t>
            </w:r>
            <w:r w:rsidRPr="00BF496A">
              <w:rPr>
                <w:rFonts w:asciiTheme="minorHAnsi" w:hAnsiTheme="minorHAnsi"/>
                <w:sz w:val="18"/>
                <w:szCs w:val="18"/>
              </w:rPr>
              <w:t xml:space="preserve"> * </w:t>
            </w:r>
            <w:r>
              <w:rPr>
                <w:rFonts w:asciiTheme="minorHAnsi" w:hAnsiTheme="minorHAnsi"/>
                <w:sz w:val="18"/>
                <w:szCs w:val="18"/>
              </w:rPr>
              <w:t>“</w:t>
            </w:r>
            <w:r w:rsidR="00AD4907" w:rsidRPr="00AD4907">
              <w:rPr>
                <w:rFonts w:asciiTheme="minorHAnsi" w:hAnsiTheme="minorHAnsi"/>
                <w:sz w:val="18"/>
                <w:szCs w:val="18"/>
              </w:rPr>
              <w:t xml:space="preserve">Installed Mechanical Ventilation Rate </w:t>
            </w:r>
            <w:r w:rsidRPr="00BF496A">
              <w:rPr>
                <w:rFonts w:asciiTheme="minorHAnsi" w:hAnsiTheme="minorHAnsi"/>
                <w:sz w:val="18"/>
                <w:szCs w:val="18"/>
              </w:rPr>
              <w:t>(CFM)</w:t>
            </w:r>
            <w:r>
              <w:rPr>
                <w:rFonts w:asciiTheme="minorHAnsi" w:hAnsiTheme="minorHAnsi"/>
                <w:sz w:val="18"/>
                <w:szCs w:val="18"/>
              </w:rPr>
              <w:t>” (C</w:t>
            </w:r>
            <w:r w:rsidRPr="00BF496A">
              <w:rPr>
                <w:rFonts w:asciiTheme="minorHAnsi" w:hAnsiTheme="minorHAnsi"/>
                <w:sz w:val="18"/>
                <w:szCs w:val="18"/>
              </w:rPr>
              <w:t>04</w:t>
            </w:r>
            <w:r>
              <w:rPr>
                <w:rFonts w:asciiTheme="minorHAnsi" w:hAnsiTheme="minorHAnsi"/>
                <w:sz w:val="18"/>
                <w:szCs w:val="18"/>
              </w:rPr>
              <w:t>)</w:t>
            </w:r>
            <w:r w:rsidRPr="00BF496A">
              <w:rPr>
                <w:rFonts w:asciiTheme="minorHAnsi" w:hAnsiTheme="minorHAnsi"/>
                <w:sz w:val="18"/>
                <w:szCs w:val="18"/>
              </w:rPr>
              <w:t>) / 60 (CFM)&gt;&gt;</w:t>
            </w:r>
          </w:p>
        </w:tc>
      </w:tr>
      <w:tr w:rsidR="00BA5D81" w14:paraId="78291996" w14:textId="77777777" w:rsidTr="00BA5D81">
        <w:tc>
          <w:tcPr>
            <w:tcW w:w="2203" w:type="dxa"/>
          </w:tcPr>
          <w:p w14:paraId="78291991" w14:textId="77777777" w:rsidR="00BA5D81" w:rsidRPr="00BF496A" w:rsidRDefault="00BA5D81" w:rsidP="00BA5D81">
            <w:pPr>
              <w:rPr>
                <w:rFonts w:asciiTheme="minorHAnsi" w:hAnsiTheme="minorHAnsi"/>
                <w:sz w:val="18"/>
                <w:szCs w:val="18"/>
              </w:rPr>
            </w:pPr>
          </w:p>
        </w:tc>
        <w:tc>
          <w:tcPr>
            <w:tcW w:w="2203" w:type="dxa"/>
          </w:tcPr>
          <w:p w14:paraId="78291992" w14:textId="77777777" w:rsidR="00BA5D81" w:rsidRPr="00BF496A" w:rsidRDefault="00BA5D81" w:rsidP="00BA5D81">
            <w:pPr>
              <w:rPr>
                <w:rFonts w:asciiTheme="minorHAnsi" w:hAnsiTheme="minorHAnsi"/>
                <w:sz w:val="18"/>
                <w:szCs w:val="18"/>
              </w:rPr>
            </w:pPr>
          </w:p>
        </w:tc>
        <w:tc>
          <w:tcPr>
            <w:tcW w:w="2203" w:type="dxa"/>
          </w:tcPr>
          <w:p w14:paraId="78291993" w14:textId="77777777" w:rsidR="00BA5D81" w:rsidRPr="00BF496A" w:rsidRDefault="00BA5D81" w:rsidP="00BA5D81">
            <w:pPr>
              <w:rPr>
                <w:rFonts w:asciiTheme="minorHAnsi" w:hAnsiTheme="minorHAnsi"/>
                <w:sz w:val="18"/>
                <w:szCs w:val="18"/>
              </w:rPr>
            </w:pPr>
          </w:p>
        </w:tc>
        <w:tc>
          <w:tcPr>
            <w:tcW w:w="2203" w:type="dxa"/>
          </w:tcPr>
          <w:p w14:paraId="78291994" w14:textId="77777777" w:rsidR="00BA5D81" w:rsidRPr="00BF496A" w:rsidRDefault="00BA5D81" w:rsidP="00BA5D81">
            <w:pPr>
              <w:rPr>
                <w:rFonts w:asciiTheme="minorHAnsi" w:hAnsiTheme="minorHAnsi"/>
                <w:sz w:val="18"/>
                <w:szCs w:val="18"/>
              </w:rPr>
            </w:pPr>
          </w:p>
        </w:tc>
        <w:tc>
          <w:tcPr>
            <w:tcW w:w="2203" w:type="dxa"/>
          </w:tcPr>
          <w:p w14:paraId="78291995" w14:textId="77777777" w:rsidR="00BA5D81" w:rsidRPr="00BF496A" w:rsidRDefault="00BA5D81" w:rsidP="00BA5D81">
            <w:pPr>
              <w:rPr>
                <w:rFonts w:asciiTheme="minorHAnsi" w:hAnsiTheme="minorHAnsi"/>
                <w:sz w:val="18"/>
                <w:szCs w:val="18"/>
              </w:rPr>
            </w:pPr>
          </w:p>
        </w:tc>
      </w:tr>
      <w:tr w:rsidR="00BA5D81" w14:paraId="7829199C" w14:textId="77777777" w:rsidTr="00BA5D81">
        <w:tc>
          <w:tcPr>
            <w:tcW w:w="2203" w:type="dxa"/>
          </w:tcPr>
          <w:p w14:paraId="78291997" w14:textId="77777777" w:rsidR="00BA5D81" w:rsidRPr="00BF496A" w:rsidRDefault="00BA5D81" w:rsidP="00BA5D81">
            <w:pPr>
              <w:rPr>
                <w:rFonts w:asciiTheme="minorHAnsi" w:hAnsiTheme="minorHAnsi"/>
                <w:sz w:val="18"/>
                <w:szCs w:val="18"/>
              </w:rPr>
            </w:pPr>
          </w:p>
        </w:tc>
        <w:tc>
          <w:tcPr>
            <w:tcW w:w="2203" w:type="dxa"/>
          </w:tcPr>
          <w:p w14:paraId="78291998" w14:textId="77777777" w:rsidR="00BA5D81" w:rsidRPr="00BF496A" w:rsidRDefault="00BA5D81" w:rsidP="00BA5D81">
            <w:pPr>
              <w:rPr>
                <w:rFonts w:asciiTheme="minorHAnsi" w:hAnsiTheme="minorHAnsi"/>
                <w:sz w:val="18"/>
                <w:szCs w:val="18"/>
              </w:rPr>
            </w:pPr>
          </w:p>
        </w:tc>
        <w:tc>
          <w:tcPr>
            <w:tcW w:w="2203" w:type="dxa"/>
          </w:tcPr>
          <w:p w14:paraId="78291999" w14:textId="77777777" w:rsidR="00BA5D81" w:rsidRPr="00BF496A" w:rsidRDefault="00BA5D81" w:rsidP="00BA5D81">
            <w:pPr>
              <w:rPr>
                <w:rFonts w:asciiTheme="minorHAnsi" w:hAnsiTheme="minorHAnsi"/>
                <w:sz w:val="18"/>
                <w:szCs w:val="18"/>
              </w:rPr>
            </w:pPr>
          </w:p>
        </w:tc>
        <w:tc>
          <w:tcPr>
            <w:tcW w:w="2203" w:type="dxa"/>
          </w:tcPr>
          <w:p w14:paraId="7829199A" w14:textId="77777777" w:rsidR="00BA5D81" w:rsidRPr="00BF496A" w:rsidRDefault="00BA5D81" w:rsidP="00BA5D81">
            <w:pPr>
              <w:rPr>
                <w:rFonts w:asciiTheme="minorHAnsi" w:hAnsiTheme="minorHAnsi"/>
                <w:sz w:val="18"/>
                <w:szCs w:val="18"/>
              </w:rPr>
            </w:pPr>
          </w:p>
        </w:tc>
        <w:tc>
          <w:tcPr>
            <w:tcW w:w="2203" w:type="dxa"/>
          </w:tcPr>
          <w:p w14:paraId="7829199B" w14:textId="77777777" w:rsidR="00BA5D81" w:rsidRPr="00BF496A" w:rsidRDefault="00BA5D81" w:rsidP="00BA5D81">
            <w:pPr>
              <w:rPr>
                <w:rFonts w:asciiTheme="minorHAnsi" w:hAnsiTheme="minorHAnsi"/>
                <w:sz w:val="18"/>
                <w:szCs w:val="18"/>
              </w:rPr>
            </w:pPr>
          </w:p>
        </w:tc>
      </w:tr>
      <w:tr w:rsidR="00BA5D81" w14:paraId="782919A0" w14:textId="77777777" w:rsidTr="00BA5D81">
        <w:tc>
          <w:tcPr>
            <w:tcW w:w="2203" w:type="dxa"/>
            <w:vAlign w:val="bottom"/>
          </w:tcPr>
          <w:p w14:paraId="7829199D" w14:textId="77777777" w:rsidR="00BA5D81" w:rsidRPr="00BF496A" w:rsidRDefault="00BA5D81" w:rsidP="00BA5D81">
            <w:pPr>
              <w:jc w:val="center"/>
              <w:rPr>
                <w:rFonts w:asciiTheme="minorHAnsi" w:hAnsiTheme="minorHAnsi"/>
                <w:sz w:val="18"/>
                <w:szCs w:val="18"/>
              </w:rPr>
            </w:pPr>
            <w:r w:rsidRPr="00BF496A">
              <w:rPr>
                <w:rFonts w:asciiTheme="minorHAnsi" w:hAnsiTheme="minorHAnsi"/>
                <w:sz w:val="18"/>
                <w:szCs w:val="18"/>
              </w:rPr>
              <w:t>06</w:t>
            </w:r>
          </w:p>
        </w:tc>
        <w:tc>
          <w:tcPr>
            <w:tcW w:w="6609" w:type="dxa"/>
            <w:gridSpan w:val="3"/>
            <w:vAlign w:val="bottom"/>
          </w:tcPr>
          <w:p w14:paraId="7829199E" w14:textId="668C0AE6" w:rsidR="00BA5D81" w:rsidRPr="00BF496A" w:rsidRDefault="00BA5D81" w:rsidP="00234ADD">
            <w:pPr>
              <w:rPr>
                <w:rFonts w:asciiTheme="minorHAnsi" w:hAnsiTheme="minorHAnsi"/>
                <w:sz w:val="18"/>
                <w:szCs w:val="18"/>
              </w:rPr>
            </w:pPr>
            <w:r w:rsidRPr="00BF496A">
              <w:rPr>
                <w:rFonts w:asciiTheme="minorHAnsi" w:hAnsiTheme="minorHAnsi"/>
                <w:sz w:val="18"/>
                <w:szCs w:val="18"/>
              </w:rPr>
              <w:t xml:space="preserve">Total </w:t>
            </w:r>
            <w:r w:rsidR="00234ADD">
              <w:rPr>
                <w:rFonts w:asciiTheme="minorHAnsi" w:hAnsiTheme="minorHAnsi"/>
                <w:sz w:val="18"/>
                <w:szCs w:val="18"/>
              </w:rPr>
              <w:t>I</w:t>
            </w:r>
            <w:r w:rsidRPr="00BF496A">
              <w:rPr>
                <w:rFonts w:asciiTheme="minorHAnsi" w:hAnsiTheme="minorHAnsi"/>
                <w:sz w:val="18"/>
                <w:szCs w:val="18"/>
              </w:rPr>
              <w:t xml:space="preserve">nstalled </w:t>
            </w:r>
            <w:r w:rsidR="00234ADD">
              <w:rPr>
                <w:rFonts w:asciiTheme="minorHAnsi" w:hAnsiTheme="minorHAnsi"/>
                <w:sz w:val="18"/>
                <w:szCs w:val="18"/>
              </w:rPr>
              <w:t xml:space="preserve">Equivalent </w:t>
            </w:r>
            <w:r w:rsidRPr="00BF496A">
              <w:rPr>
                <w:rFonts w:asciiTheme="minorHAnsi" w:hAnsiTheme="minorHAnsi"/>
                <w:sz w:val="18"/>
                <w:szCs w:val="18"/>
              </w:rPr>
              <w:t xml:space="preserve">Continuous Ventilation (CFM) </w:t>
            </w:r>
          </w:p>
        </w:tc>
        <w:tc>
          <w:tcPr>
            <w:tcW w:w="2203" w:type="dxa"/>
          </w:tcPr>
          <w:p w14:paraId="7829199F" w14:textId="77777777" w:rsidR="00BA5D81" w:rsidRPr="00BF496A" w:rsidRDefault="00BA5D81" w:rsidP="00BA5D81">
            <w:pPr>
              <w:rPr>
                <w:rFonts w:asciiTheme="minorHAnsi" w:hAnsiTheme="minorHAnsi"/>
                <w:sz w:val="18"/>
                <w:szCs w:val="18"/>
              </w:rPr>
            </w:pPr>
            <w:r w:rsidRPr="00BF496A">
              <w:rPr>
                <w:rFonts w:asciiTheme="minorHAnsi" w:hAnsiTheme="minorHAnsi"/>
                <w:sz w:val="18"/>
                <w:szCs w:val="18"/>
              </w:rPr>
              <w:t xml:space="preserve">&lt;&lt;calculated field, value = </w:t>
            </w:r>
            <w:r>
              <w:rPr>
                <w:rFonts w:asciiTheme="minorHAnsi" w:hAnsiTheme="minorHAnsi"/>
                <w:sz w:val="18"/>
                <w:szCs w:val="18"/>
              </w:rPr>
              <w:t>sum of values in column “</w:t>
            </w:r>
            <w:r w:rsidRPr="00BF496A">
              <w:rPr>
                <w:rFonts w:asciiTheme="minorHAnsi" w:hAnsiTheme="minorHAnsi"/>
                <w:sz w:val="18"/>
                <w:szCs w:val="18"/>
              </w:rPr>
              <w:t>Equivalent Continuous Ventilation (CFM)</w:t>
            </w:r>
            <w:r>
              <w:rPr>
                <w:rFonts w:asciiTheme="minorHAnsi" w:hAnsiTheme="minorHAnsi"/>
                <w:sz w:val="18"/>
                <w:szCs w:val="18"/>
              </w:rPr>
              <w:t>”</w:t>
            </w:r>
            <w:r w:rsidRPr="00BF496A">
              <w:rPr>
                <w:rFonts w:asciiTheme="minorHAnsi" w:hAnsiTheme="minorHAnsi"/>
                <w:sz w:val="18"/>
                <w:szCs w:val="18"/>
              </w:rPr>
              <w:t xml:space="preserve"> (</w:t>
            </w:r>
            <w:r>
              <w:rPr>
                <w:rFonts w:asciiTheme="minorHAnsi" w:hAnsiTheme="minorHAnsi"/>
                <w:sz w:val="18"/>
                <w:szCs w:val="18"/>
              </w:rPr>
              <w:t>C</w:t>
            </w:r>
            <w:r w:rsidRPr="00BF496A">
              <w:rPr>
                <w:rFonts w:asciiTheme="minorHAnsi" w:hAnsiTheme="minorHAnsi"/>
                <w:sz w:val="18"/>
                <w:szCs w:val="18"/>
              </w:rPr>
              <w:t>0</w:t>
            </w:r>
            <w:r>
              <w:rPr>
                <w:rFonts w:asciiTheme="minorHAnsi" w:hAnsiTheme="minorHAnsi"/>
                <w:sz w:val="18"/>
                <w:szCs w:val="18"/>
              </w:rPr>
              <w:t>5)</w:t>
            </w:r>
            <w:r w:rsidRPr="00BF496A">
              <w:rPr>
                <w:rFonts w:asciiTheme="minorHAnsi" w:hAnsiTheme="minorHAnsi"/>
                <w:sz w:val="18"/>
                <w:szCs w:val="18"/>
              </w:rPr>
              <w:t>&gt;&gt;</w:t>
            </w:r>
          </w:p>
        </w:tc>
      </w:tr>
    </w:tbl>
    <w:p w14:paraId="782919A1" w14:textId="77777777" w:rsidR="0067683A" w:rsidRPr="0067683A" w:rsidRDefault="0067683A" w:rsidP="0067683A">
      <w:pPr>
        <w:rPr>
          <w:ins w:id="375" w:author="Bucaneg, Haile@Energy" w:date="2022-02-09T10:28:00Z"/>
          <w:rFonts w:asciiTheme="minorHAnsi" w:hAnsiTheme="minorHAnsi" w:cstheme="minorHAnsi"/>
          <w:sz w:val="18"/>
          <w:szCs w:val="18"/>
        </w:rPr>
      </w:pPr>
    </w:p>
    <w:tbl>
      <w:tblPr>
        <w:tblStyle w:val="TableGrid"/>
        <w:tblW w:w="0" w:type="auto"/>
        <w:tblLook w:val="04A0" w:firstRow="1" w:lastRow="0" w:firstColumn="1" w:lastColumn="0" w:noHBand="0" w:noVBand="1"/>
      </w:tblPr>
      <w:tblGrid>
        <w:gridCol w:w="1705"/>
        <w:gridCol w:w="2430"/>
        <w:gridCol w:w="3957"/>
        <w:gridCol w:w="2906"/>
      </w:tblGrid>
      <w:tr w:rsidR="00C62D47" w14:paraId="584343C8" w14:textId="77777777" w:rsidTr="44DA99E8">
        <w:trPr>
          <w:ins w:id="376" w:author="Moua, Cheng@Energy" w:date="2022-02-10T12:05:00Z"/>
        </w:trPr>
        <w:tc>
          <w:tcPr>
            <w:tcW w:w="10998" w:type="dxa"/>
            <w:gridSpan w:val="4"/>
          </w:tcPr>
          <w:p w14:paraId="7CBCE68C" w14:textId="77777777" w:rsidR="00C62D47" w:rsidRDefault="00C62D47" w:rsidP="00687AF0">
            <w:pPr>
              <w:rPr>
                <w:ins w:id="377" w:author="Moua, Cheng@Energy" w:date="2022-02-10T12:05:00Z"/>
                <w:rFonts w:asciiTheme="minorHAnsi" w:hAnsiTheme="minorHAnsi" w:cstheme="minorHAnsi"/>
                <w:b/>
                <w:bCs/>
                <w:sz w:val="18"/>
                <w:szCs w:val="18"/>
              </w:rPr>
            </w:pPr>
            <w:ins w:id="378" w:author="Moua, Cheng@Energy" w:date="2022-02-10T12:05:00Z">
              <w:r>
                <w:rPr>
                  <w:rFonts w:asciiTheme="minorHAnsi" w:hAnsiTheme="minorHAnsi" w:cstheme="minorHAnsi"/>
                  <w:b/>
                  <w:bCs/>
                  <w:sz w:val="18"/>
                  <w:szCs w:val="18"/>
                </w:rPr>
                <w:t xml:space="preserve">C2.  </w:t>
              </w:r>
              <w:r w:rsidRPr="0041218C">
                <w:rPr>
                  <w:rFonts w:asciiTheme="minorHAnsi" w:hAnsiTheme="minorHAnsi" w:cstheme="minorHAnsi"/>
                  <w:b/>
                  <w:bCs/>
                  <w:sz w:val="18"/>
                  <w:szCs w:val="18"/>
                </w:rPr>
                <w:t>HRV or ERV</w:t>
              </w:r>
              <w:r>
                <w:rPr>
                  <w:rFonts w:asciiTheme="minorHAnsi" w:hAnsiTheme="minorHAnsi" w:cstheme="minorHAnsi"/>
                  <w:b/>
                  <w:bCs/>
                  <w:sz w:val="18"/>
                  <w:szCs w:val="18"/>
                </w:rPr>
                <w:t xml:space="preserve"> serving Individual Dwelling Unit</w:t>
              </w:r>
            </w:ins>
          </w:p>
          <w:p w14:paraId="75E59486" w14:textId="77777777" w:rsidR="00C62D47" w:rsidRDefault="00C62D47" w:rsidP="00687AF0">
            <w:pPr>
              <w:pStyle w:val="ListParagraph"/>
              <w:numPr>
                <w:ilvl w:val="0"/>
                <w:numId w:val="34"/>
              </w:numPr>
              <w:rPr>
                <w:ins w:id="379" w:author="Moua, Cheng@Energy" w:date="2022-02-10T12:05:00Z"/>
                <w:rFonts w:asciiTheme="minorHAnsi" w:hAnsiTheme="minorHAnsi" w:cstheme="minorHAnsi"/>
                <w:sz w:val="18"/>
                <w:szCs w:val="18"/>
              </w:rPr>
            </w:pPr>
            <w:ins w:id="380" w:author="Moua, Cheng@Energy" w:date="2022-02-10T12:05:00Z">
              <w:r w:rsidRPr="00687AF0">
                <w:rPr>
                  <w:rFonts w:asciiTheme="minorHAnsi" w:hAnsiTheme="minorHAnsi" w:cstheme="minorHAnsi"/>
                  <w:sz w:val="18"/>
                  <w:szCs w:val="18"/>
                </w:rPr>
                <w:t xml:space="preserve">Heat or Energy Recovery Systems must have a fan efficacy of ≤ 1.0 W/cfm </w:t>
              </w:r>
              <w:r>
                <w:rPr>
                  <w:rFonts w:asciiTheme="minorHAnsi" w:hAnsiTheme="minorHAnsi" w:cstheme="minorHAnsi"/>
                  <w:sz w:val="18"/>
                  <w:szCs w:val="18"/>
                </w:rPr>
                <w:t xml:space="preserve">in all climate zones </w:t>
              </w:r>
              <w:r w:rsidRPr="00687AF0">
                <w:rPr>
                  <w:rFonts w:asciiTheme="minorHAnsi" w:hAnsiTheme="minorHAnsi" w:cstheme="minorHAnsi"/>
                  <w:sz w:val="18"/>
                  <w:szCs w:val="18"/>
                </w:rPr>
                <w:t>(Section 160.2(b)2Biii)</w:t>
              </w:r>
              <w:r>
                <w:rPr>
                  <w:rFonts w:asciiTheme="minorHAnsi" w:hAnsiTheme="minorHAnsi" w:cstheme="minorHAnsi"/>
                  <w:sz w:val="18"/>
                  <w:szCs w:val="18"/>
                </w:rPr>
                <w:t>.</w:t>
              </w:r>
            </w:ins>
          </w:p>
          <w:p w14:paraId="037FC8B4" w14:textId="77777777" w:rsidR="00C62D47" w:rsidRPr="00687AF0" w:rsidRDefault="00C62D47" w:rsidP="00687AF0">
            <w:pPr>
              <w:pStyle w:val="ListParagraph"/>
              <w:numPr>
                <w:ilvl w:val="0"/>
                <w:numId w:val="34"/>
              </w:numPr>
              <w:rPr>
                <w:ins w:id="381" w:author="Moua, Cheng@Energy" w:date="2022-02-10T12:05:00Z"/>
                <w:rFonts w:asciiTheme="minorHAnsi" w:hAnsiTheme="minorHAnsi" w:cstheme="minorHAnsi"/>
                <w:sz w:val="18"/>
                <w:szCs w:val="18"/>
              </w:rPr>
            </w:pPr>
            <w:ins w:id="382" w:author="Moua, Cheng@Energy" w:date="2022-02-10T12:05:00Z">
              <w:r>
                <w:rPr>
                  <w:rFonts w:asciiTheme="minorHAnsi" w:hAnsiTheme="minorHAnsi" w:cstheme="minorHAnsi"/>
                  <w:sz w:val="18"/>
                  <w:szCs w:val="18"/>
                </w:rPr>
                <w:t xml:space="preserve">Heat or Energy Recovery Systems must prescriptively have a fan efficacy of </w:t>
              </w:r>
              <w:r w:rsidRPr="00687AF0">
                <w:rPr>
                  <w:rFonts w:asciiTheme="minorHAnsi" w:hAnsiTheme="minorHAnsi" w:cstheme="minorHAnsi"/>
                  <w:sz w:val="18"/>
                  <w:szCs w:val="18"/>
                </w:rPr>
                <w:t xml:space="preserve">≤ </w:t>
              </w:r>
              <w:r>
                <w:rPr>
                  <w:rFonts w:asciiTheme="minorHAnsi" w:hAnsiTheme="minorHAnsi" w:cstheme="minorHAnsi"/>
                  <w:sz w:val="18"/>
                  <w:szCs w:val="18"/>
                </w:rPr>
                <w:t>0.6 W/cfm and a minimum sensible heat recovery of 67% in climate zones 1, 2, and 11-16 (Section 170.2(c)3Biva).</w:t>
              </w:r>
            </w:ins>
          </w:p>
        </w:tc>
      </w:tr>
      <w:tr w:rsidR="00C62D47" w14:paraId="17D4F7DD" w14:textId="77777777" w:rsidTr="44DA99E8">
        <w:trPr>
          <w:ins w:id="383" w:author="Moua, Cheng@Energy" w:date="2022-02-10T12:05:00Z"/>
        </w:trPr>
        <w:tc>
          <w:tcPr>
            <w:tcW w:w="1705" w:type="dxa"/>
          </w:tcPr>
          <w:p w14:paraId="278C37CF" w14:textId="77777777" w:rsidR="00C62D47" w:rsidRDefault="00C62D47" w:rsidP="00687AF0">
            <w:pPr>
              <w:rPr>
                <w:ins w:id="384" w:author="Moua, Cheng@Energy" w:date="2022-02-10T12:05:00Z"/>
                <w:rFonts w:asciiTheme="minorHAnsi" w:hAnsiTheme="minorHAnsi" w:cstheme="minorHAnsi"/>
                <w:sz w:val="18"/>
                <w:szCs w:val="18"/>
              </w:rPr>
            </w:pPr>
            <w:ins w:id="385" w:author="Moua, Cheng@Energy" w:date="2022-02-10T12:05:00Z">
              <w:r>
                <w:rPr>
                  <w:rFonts w:asciiTheme="minorHAnsi" w:hAnsiTheme="minorHAnsi" w:cstheme="minorHAnsi"/>
                  <w:sz w:val="18"/>
                  <w:szCs w:val="18"/>
                </w:rPr>
                <w:t>01</w:t>
              </w:r>
            </w:ins>
          </w:p>
        </w:tc>
        <w:tc>
          <w:tcPr>
            <w:tcW w:w="2430" w:type="dxa"/>
          </w:tcPr>
          <w:p w14:paraId="4945C61B" w14:textId="77777777" w:rsidR="00C62D47" w:rsidRDefault="00C62D47" w:rsidP="00687AF0">
            <w:pPr>
              <w:rPr>
                <w:ins w:id="386" w:author="Moua, Cheng@Energy" w:date="2022-02-10T12:05:00Z"/>
                <w:rFonts w:asciiTheme="minorHAnsi" w:hAnsiTheme="minorHAnsi" w:cstheme="minorHAnsi"/>
                <w:sz w:val="18"/>
                <w:szCs w:val="18"/>
              </w:rPr>
            </w:pPr>
            <w:ins w:id="387" w:author="Moua, Cheng@Energy" w:date="2022-02-10T12:05:00Z">
              <w:r>
                <w:rPr>
                  <w:rFonts w:asciiTheme="minorHAnsi" w:hAnsiTheme="minorHAnsi" w:cstheme="minorHAnsi"/>
                  <w:sz w:val="18"/>
                  <w:szCs w:val="18"/>
                </w:rPr>
                <w:t>02</w:t>
              </w:r>
            </w:ins>
          </w:p>
        </w:tc>
        <w:tc>
          <w:tcPr>
            <w:tcW w:w="3957" w:type="dxa"/>
          </w:tcPr>
          <w:p w14:paraId="14CDE5B5" w14:textId="77777777" w:rsidR="00C62D47" w:rsidRDefault="00C62D47" w:rsidP="00687AF0">
            <w:pPr>
              <w:rPr>
                <w:ins w:id="388" w:author="Moua, Cheng@Energy" w:date="2022-02-10T12:05:00Z"/>
                <w:rFonts w:asciiTheme="minorHAnsi" w:hAnsiTheme="minorHAnsi" w:cstheme="minorHAnsi"/>
                <w:sz w:val="18"/>
                <w:szCs w:val="18"/>
              </w:rPr>
            </w:pPr>
            <w:ins w:id="389" w:author="Moua, Cheng@Energy" w:date="2022-02-10T12:05:00Z">
              <w:r>
                <w:rPr>
                  <w:rFonts w:asciiTheme="minorHAnsi" w:hAnsiTheme="minorHAnsi" w:cstheme="minorHAnsi"/>
                  <w:sz w:val="18"/>
                  <w:szCs w:val="18"/>
                </w:rPr>
                <w:t>03</w:t>
              </w:r>
            </w:ins>
          </w:p>
        </w:tc>
        <w:tc>
          <w:tcPr>
            <w:tcW w:w="2906" w:type="dxa"/>
          </w:tcPr>
          <w:p w14:paraId="39F219CF" w14:textId="77777777" w:rsidR="00C62D47" w:rsidRDefault="00C62D47" w:rsidP="00687AF0">
            <w:pPr>
              <w:rPr>
                <w:ins w:id="390" w:author="Moua, Cheng@Energy" w:date="2022-02-10T12:05:00Z"/>
                <w:rFonts w:asciiTheme="minorHAnsi" w:hAnsiTheme="minorHAnsi" w:cstheme="minorHAnsi"/>
                <w:sz w:val="18"/>
                <w:szCs w:val="18"/>
              </w:rPr>
            </w:pPr>
            <w:ins w:id="391" w:author="Moua, Cheng@Energy" w:date="2022-02-10T12:05:00Z">
              <w:r>
                <w:rPr>
                  <w:rFonts w:asciiTheme="minorHAnsi" w:hAnsiTheme="minorHAnsi" w:cstheme="minorHAnsi"/>
                  <w:sz w:val="18"/>
                  <w:szCs w:val="18"/>
                </w:rPr>
                <w:t>04</w:t>
              </w:r>
            </w:ins>
          </w:p>
        </w:tc>
      </w:tr>
      <w:tr w:rsidR="00C62D47" w14:paraId="25E4A592" w14:textId="77777777" w:rsidTr="44DA99E8">
        <w:trPr>
          <w:ins w:id="392" w:author="Moua, Cheng@Energy" w:date="2022-02-10T12:05:00Z"/>
        </w:trPr>
        <w:tc>
          <w:tcPr>
            <w:tcW w:w="1705" w:type="dxa"/>
          </w:tcPr>
          <w:p w14:paraId="60358EB5" w14:textId="77777777" w:rsidR="00C62D47" w:rsidRDefault="00C62D47" w:rsidP="00687AF0">
            <w:pPr>
              <w:rPr>
                <w:ins w:id="393" w:author="Moua, Cheng@Energy" w:date="2022-02-10T12:05:00Z"/>
                <w:rFonts w:asciiTheme="minorHAnsi" w:hAnsiTheme="minorHAnsi" w:cstheme="minorHAnsi"/>
                <w:sz w:val="18"/>
                <w:szCs w:val="18"/>
              </w:rPr>
            </w:pPr>
            <w:ins w:id="394" w:author="Moua, Cheng@Energy" w:date="2022-02-10T12:05:00Z">
              <w:r>
                <w:rPr>
                  <w:rFonts w:asciiTheme="minorHAnsi" w:hAnsiTheme="minorHAnsi" w:cstheme="minorHAnsi"/>
                  <w:sz w:val="18"/>
                  <w:szCs w:val="18"/>
                </w:rPr>
                <w:t>Manufacturer Make</w:t>
              </w:r>
            </w:ins>
          </w:p>
        </w:tc>
        <w:tc>
          <w:tcPr>
            <w:tcW w:w="2430" w:type="dxa"/>
          </w:tcPr>
          <w:p w14:paraId="01B0A327" w14:textId="77777777" w:rsidR="00C62D47" w:rsidRDefault="00C62D47" w:rsidP="00687AF0">
            <w:pPr>
              <w:rPr>
                <w:ins w:id="395" w:author="Moua, Cheng@Energy" w:date="2022-02-10T12:05:00Z"/>
                <w:rFonts w:asciiTheme="minorHAnsi" w:hAnsiTheme="minorHAnsi" w:cstheme="minorHAnsi"/>
                <w:sz w:val="18"/>
                <w:szCs w:val="18"/>
              </w:rPr>
            </w:pPr>
            <w:ins w:id="396" w:author="Moua, Cheng@Energy" w:date="2022-02-10T12:05:00Z">
              <w:r>
                <w:rPr>
                  <w:rFonts w:asciiTheme="minorHAnsi" w:hAnsiTheme="minorHAnsi" w:cstheme="minorHAnsi"/>
                  <w:sz w:val="18"/>
                  <w:szCs w:val="18"/>
                </w:rPr>
                <w:t>Manufacturer Model Number</w:t>
              </w:r>
            </w:ins>
          </w:p>
        </w:tc>
        <w:tc>
          <w:tcPr>
            <w:tcW w:w="3957" w:type="dxa"/>
          </w:tcPr>
          <w:p w14:paraId="706FCA22" w14:textId="77777777" w:rsidR="00C62D47" w:rsidRDefault="00C62D47" w:rsidP="00687AF0">
            <w:pPr>
              <w:rPr>
                <w:ins w:id="397" w:author="Moua, Cheng@Energy" w:date="2022-02-10T12:05:00Z"/>
                <w:rFonts w:asciiTheme="minorHAnsi" w:hAnsiTheme="minorHAnsi" w:cstheme="minorHAnsi"/>
                <w:sz w:val="18"/>
                <w:szCs w:val="18"/>
              </w:rPr>
            </w:pPr>
            <w:ins w:id="398" w:author="Moua, Cheng@Energy" w:date="2022-02-10T12:05:00Z">
              <w:r>
                <w:rPr>
                  <w:rFonts w:asciiTheme="minorHAnsi" w:hAnsiTheme="minorHAnsi" w:cstheme="minorHAnsi"/>
                  <w:sz w:val="18"/>
                  <w:szCs w:val="18"/>
                </w:rPr>
                <w:t>Fan Efficacy Performance Rating (W/CFM)</w:t>
              </w:r>
            </w:ins>
          </w:p>
        </w:tc>
        <w:tc>
          <w:tcPr>
            <w:tcW w:w="2906" w:type="dxa"/>
          </w:tcPr>
          <w:p w14:paraId="0BAA78B0" w14:textId="77777777" w:rsidR="00C62D47" w:rsidRDefault="00C62D47" w:rsidP="00687AF0">
            <w:pPr>
              <w:rPr>
                <w:ins w:id="399" w:author="Moua, Cheng@Energy" w:date="2022-02-10T12:05:00Z"/>
                <w:rFonts w:asciiTheme="minorHAnsi" w:hAnsiTheme="minorHAnsi" w:cstheme="minorHAnsi"/>
                <w:sz w:val="18"/>
                <w:szCs w:val="18"/>
              </w:rPr>
            </w:pPr>
            <w:ins w:id="400" w:author="Moua, Cheng@Energy" w:date="2022-02-10T12:05:00Z">
              <w:r>
                <w:rPr>
                  <w:rFonts w:asciiTheme="minorHAnsi" w:hAnsiTheme="minorHAnsi" w:cstheme="minorHAnsi"/>
                  <w:sz w:val="18"/>
                  <w:szCs w:val="18"/>
                </w:rPr>
                <w:t>Sensible Recovery Efficiency (%)</w:t>
              </w:r>
            </w:ins>
          </w:p>
        </w:tc>
      </w:tr>
      <w:tr w:rsidR="00C62D47" w14:paraId="3CD41B83" w14:textId="77777777" w:rsidTr="44DA99E8">
        <w:trPr>
          <w:ins w:id="401" w:author="Moua, Cheng@Energy" w:date="2022-02-10T12:05:00Z"/>
        </w:trPr>
        <w:tc>
          <w:tcPr>
            <w:tcW w:w="1705" w:type="dxa"/>
          </w:tcPr>
          <w:p w14:paraId="4FB09D44" w14:textId="071C6F8F" w:rsidR="00C62D47" w:rsidRDefault="00935734" w:rsidP="00687AF0">
            <w:pPr>
              <w:rPr>
                <w:ins w:id="402" w:author="Moua, Cheng@Energy" w:date="2022-02-10T12:05:00Z"/>
                <w:rFonts w:asciiTheme="minorHAnsi" w:hAnsiTheme="minorHAnsi" w:cstheme="minorHAnsi"/>
                <w:sz w:val="18"/>
                <w:szCs w:val="18"/>
              </w:rPr>
            </w:pPr>
            <w:ins w:id="403" w:author="Moua, Cheng@Energy" w:date="2022-02-10T12:05:00Z">
              <w:r w:rsidRPr="00BF496A">
                <w:rPr>
                  <w:rFonts w:asciiTheme="minorHAnsi" w:hAnsiTheme="minorHAnsi" w:cstheme="minorHAnsi"/>
                  <w:sz w:val="18"/>
                  <w:szCs w:val="18"/>
                </w:rPr>
                <w:t>&lt;&lt; user input, text&gt;&gt;</w:t>
              </w:r>
            </w:ins>
          </w:p>
        </w:tc>
        <w:tc>
          <w:tcPr>
            <w:tcW w:w="2430" w:type="dxa"/>
          </w:tcPr>
          <w:p w14:paraId="458E21A1" w14:textId="4B33AEB3" w:rsidR="00C62D47" w:rsidRDefault="00935734" w:rsidP="00687AF0">
            <w:pPr>
              <w:rPr>
                <w:ins w:id="404" w:author="Moua, Cheng@Energy" w:date="2022-02-10T12:05:00Z"/>
                <w:rFonts w:asciiTheme="minorHAnsi" w:hAnsiTheme="minorHAnsi" w:cstheme="minorHAnsi"/>
                <w:sz w:val="18"/>
                <w:szCs w:val="18"/>
              </w:rPr>
            </w:pPr>
            <w:ins w:id="405" w:author="Moua, Cheng@Energy" w:date="2022-02-10T12:06:00Z">
              <w:r w:rsidRPr="00BF496A">
                <w:rPr>
                  <w:rFonts w:asciiTheme="minorHAnsi" w:hAnsiTheme="minorHAnsi" w:cstheme="minorHAnsi"/>
                  <w:sz w:val="18"/>
                  <w:szCs w:val="18"/>
                </w:rPr>
                <w:t>&lt;&lt; user input, text&gt;&gt;</w:t>
              </w:r>
            </w:ins>
          </w:p>
        </w:tc>
        <w:tc>
          <w:tcPr>
            <w:tcW w:w="3957" w:type="dxa"/>
          </w:tcPr>
          <w:p w14:paraId="7961F900" w14:textId="12463163" w:rsidR="001B73EC" w:rsidRDefault="00572663" w:rsidP="44DA99E8">
            <w:pPr>
              <w:rPr>
                <w:ins w:id="406" w:author="Shewmaker, Michael@Energy" w:date="2022-03-08T16:11:00Z"/>
                <w:rFonts w:asciiTheme="minorHAnsi" w:hAnsiTheme="minorHAnsi" w:cstheme="minorBidi"/>
                <w:sz w:val="18"/>
                <w:szCs w:val="18"/>
              </w:rPr>
            </w:pPr>
            <w:ins w:id="407" w:author="Moua, Cheng@Energy" w:date="2022-02-10T12:07:00Z">
              <w:r w:rsidRPr="44DA99E8">
                <w:rPr>
                  <w:rFonts w:asciiTheme="minorHAnsi" w:hAnsiTheme="minorHAnsi" w:cstheme="minorBidi"/>
                  <w:sz w:val="18"/>
                  <w:szCs w:val="18"/>
                </w:rPr>
                <w:t>&lt;&lt; user input, text</w:t>
              </w:r>
            </w:ins>
            <w:ins w:id="408" w:author="Alhabibi, Haider@Energy" w:date="2022-03-09T14:58:00Z">
              <w:r w:rsidRPr="44DA99E8">
                <w:rPr>
                  <w:rFonts w:asciiTheme="minorHAnsi" w:hAnsiTheme="minorHAnsi" w:cstheme="minorBidi"/>
                  <w:sz w:val="18"/>
                  <w:szCs w:val="18"/>
                </w:rPr>
                <w:t>&gt;&gt;</w:t>
              </w:r>
            </w:ins>
          </w:p>
          <w:p w14:paraId="255C924F" w14:textId="77777777" w:rsidR="001B73EC" w:rsidRDefault="001B73EC" w:rsidP="00687AF0">
            <w:pPr>
              <w:rPr>
                <w:ins w:id="409" w:author="Shewmaker, Michael@Energy" w:date="2022-03-08T16:11:00Z"/>
                <w:rFonts w:asciiTheme="minorHAnsi" w:hAnsiTheme="minorHAnsi" w:cstheme="minorHAnsi"/>
                <w:sz w:val="18"/>
                <w:szCs w:val="18"/>
              </w:rPr>
            </w:pPr>
          </w:p>
          <w:p w14:paraId="7AA58637" w14:textId="77777777" w:rsidR="001B73EC" w:rsidRDefault="001B73EC" w:rsidP="00687AF0">
            <w:pPr>
              <w:rPr>
                <w:ins w:id="410" w:author="Shewmaker, Michael@Energy" w:date="2022-03-08T16:11:00Z"/>
                <w:rFonts w:asciiTheme="minorHAnsi" w:hAnsiTheme="minorHAnsi" w:cstheme="minorHAnsi"/>
                <w:sz w:val="18"/>
                <w:szCs w:val="18"/>
              </w:rPr>
            </w:pPr>
            <w:ins w:id="411" w:author="Shewmaker, Michael@Energy" w:date="2022-03-08T16:11:00Z">
              <w:r>
                <w:rPr>
                  <w:rFonts w:asciiTheme="minorHAnsi" w:hAnsiTheme="minorHAnsi" w:cstheme="minorHAnsi"/>
                  <w:sz w:val="18"/>
                  <w:szCs w:val="18"/>
                </w:rPr>
                <w:t>Range check:</w:t>
              </w:r>
            </w:ins>
          </w:p>
          <w:p w14:paraId="78ACF4DA" w14:textId="12E88509" w:rsidR="00C62D47" w:rsidRDefault="00EC3CA9" w:rsidP="00687AF0">
            <w:pPr>
              <w:rPr>
                <w:ins w:id="412" w:author="Moua, Cheng@Energy" w:date="2022-02-10T12:05:00Z"/>
                <w:rFonts w:asciiTheme="minorHAnsi" w:hAnsiTheme="minorHAnsi" w:cstheme="minorHAnsi"/>
                <w:sz w:val="18"/>
                <w:szCs w:val="18"/>
              </w:rPr>
            </w:pPr>
            <w:ins w:id="413" w:author="Shewmaker, Michael@Energy" w:date="2022-03-08T16:11:00Z">
              <w:r>
                <w:rPr>
                  <w:rFonts w:asciiTheme="minorHAnsi" w:hAnsiTheme="minorHAnsi" w:cstheme="minorHAnsi"/>
                  <w:sz w:val="18"/>
                  <w:szCs w:val="18"/>
                </w:rPr>
                <w:t xml:space="preserve">User entered value must be ≤ 0.6 if </w:t>
              </w:r>
            </w:ins>
            <w:ins w:id="414" w:author="Shewmaker, Michael@Energy" w:date="2022-03-08T16:12:00Z">
              <w:r w:rsidR="00DF08A8">
                <w:rPr>
                  <w:rFonts w:asciiTheme="minorHAnsi" w:hAnsiTheme="minorHAnsi" w:cstheme="minorHAnsi"/>
                  <w:sz w:val="18"/>
                  <w:szCs w:val="18"/>
                </w:rPr>
                <w:t xml:space="preserve">complying prescriptively in climate zones 1, 2, </w:t>
              </w:r>
              <w:r w:rsidR="006079CB">
                <w:rPr>
                  <w:rFonts w:asciiTheme="minorHAnsi" w:hAnsiTheme="minorHAnsi" w:cstheme="minorHAnsi"/>
                  <w:sz w:val="18"/>
                  <w:szCs w:val="18"/>
                </w:rPr>
                <w:t xml:space="preserve">and </w:t>
              </w:r>
              <w:r w:rsidR="00DF08A8">
                <w:rPr>
                  <w:rFonts w:asciiTheme="minorHAnsi" w:hAnsiTheme="minorHAnsi" w:cstheme="minorHAnsi"/>
                  <w:sz w:val="18"/>
                  <w:szCs w:val="18"/>
                </w:rPr>
                <w:t>11-</w:t>
              </w:r>
              <w:r w:rsidR="006079CB">
                <w:rPr>
                  <w:rFonts w:asciiTheme="minorHAnsi" w:hAnsiTheme="minorHAnsi" w:cstheme="minorHAnsi"/>
                  <w:sz w:val="18"/>
                  <w:szCs w:val="18"/>
                </w:rPr>
                <w:t>16; else value must be ≤ 1.0</w:t>
              </w:r>
            </w:ins>
            <w:ins w:id="415" w:author="Moua, Cheng@Energy" w:date="2022-02-10T12:07:00Z">
              <w:r w:rsidR="00572663" w:rsidRPr="00BF496A">
                <w:rPr>
                  <w:rFonts w:asciiTheme="minorHAnsi" w:hAnsiTheme="minorHAnsi" w:cstheme="minorHAnsi"/>
                  <w:sz w:val="18"/>
                  <w:szCs w:val="18"/>
                </w:rPr>
                <w:t>&gt;&gt;</w:t>
              </w:r>
            </w:ins>
          </w:p>
        </w:tc>
        <w:tc>
          <w:tcPr>
            <w:tcW w:w="2906" w:type="dxa"/>
          </w:tcPr>
          <w:p w14:paraId="20FFEE25" w14:textId="10780AF1" w:rsidR="0032125D" w:rsidRDefault="00572663" w:rsidP="74510F86">
            <w:pPr>
              <w:rPr>
                <w:ins w:id="416" w:author="Shewmaker, Michael@Energy" w:date="2022-03-08T16:13:00Z"/>
                <w:rFonts w:asciiTheme="minorHAnsi" w:hAnsiTheme="minorHAnsi" w:cstheme="minorBidi"/>
                <w:sz w:val="18"/>
                <w:szCs w:val="18"/>
              </w:rPr>
            </w:pPr>
            <w:ins w:id="417" w:author="Moua, Cheng@Energy" w:date="2022-02-10T12:07:00Z">
              <w:r w:rsidRPr="44DA99E8">
                <w:rPr>
                  <w:rFonts w:asciiTheme="minorHAnsi" w:hAnsiTheme="minorHAnsi" w:cstheme="minorBidi"/>
                  <w:sz w:val="18"/>
                  <w:szCs w:val="18"/>
                </w:rPr>
                <w:t>&lt;&lt; user input, text</w:t>
              </w:r>
            </w:ins>
            <w:ins w:id="418" w:author="Alhabibi, Haider@Energy" w:date="2022-03-09T14:59:00Z">
              <w:r w:rsidRPr="44DA99E8">
                <w:rPr>
                  <w:rFonts w:asciiTheme="minorHAnsi" w:hAnsiTheme="minorHAnsi" w:cstheme="minorBidi"/>
                  <w:sz w:val="18"/>
                  <w:szCs w:val="18"/>
                </w:rPr>
                <w:t>&gt;&gt;</w:t>
              </w:r>
            </w:ins>
          </w:p>
          <w:p w14:paraId="155FB36C" w14:textId="77777777" w:rsidR="0032125D" w:rsidRDefault="0032125D" w:rsidP="0032125D">
            <w:pPr>
              <w:rPr>
                <w:ins w:id="419" w:author="Shewmaker, Michael@Energy" w:date="2022-03-08T16:13:00Z"/>
                <w:rFonts w:asciiTheme="minorHAnsi" w:hAnsiTheme="minorHAnsi" w:cstheme="minorHAnsi"/>
                <w:sz w:val="18"/>
                <w:szCs w:val="18"/>
              </w:rPr>
            </w:pPr>
            <w:ins w:id="420" w:author="Shewmaker, Michael@Energy" w:date="2022-03-08T16:13:00Z">
              <w:r>
                <w:rPr>
                  <w:rFonts w:asciiTheme="minorHAnsi" w:hAnsiTheme="minorHAnsi" w:cstheme="minorHAnsi"/>
                  <w:sz w:val="18"/>
                  <w:szCs w:val="18"/>
                </w:rPr>
                <w:t>Range check:</w:t>
              </w:r>
            </w:ins>
          </w:p>
          <w:p w14:paraId="1E3A4775" w14:textId="26A00517" w:rsidR="00C62D47" w:rsidRDefault="0032125D" w:rsidP="0032125D">
            <w:pPr>
              <w:rPr>
                <w:ins w:id="421" w:author="Moua, Cheng@Energy" w:date="2022-02-10T12:05:00Z"/>
                <w:rFonts w:asciiTheme="minorHAnsi" w:hAnsiTheme="minorHAnsi" w:cstheme="minorHAnsi"/>
                <w:sz w:val="18"/>
                <w:szCs w:val="18"/>
              </w:rPr>
            </w:pPr>
            <w:ins w:id="422" w:author="Shewmaker, Michael@Energy" w:date="2022-03-08T16:13:00Z">
              <w:r>
                <w:rPr>
                  <w:rFonts w:asciiTheme="minorHAnsi" w:hAnsiTheme="minorHAnsi" w:cstheme="minorHAnsi"/>
                  <w:sz w:val="18"/>
                  <w:szCs w:val="18"/>
                </w:rPr>
                <w:t>User entered value must be ≥</w:t>
              </w:r>
              <w:r w:rsidR="00D067A4">
                <w:rPr>
                  <w:rFonts w:asciiTheme="minorHAnsi" w:hAnsiTheme="minorHAnsi" w:cstheme="minorHAnsi"/>
                  <w:sz w:val="18"/>
                  <w:szCs w:val="18"/>
                </w:rPr>
                <w:t xml:space="preserve"> 67%</w:t>
              </w:r>
              <w:r>
                <w:rPr>
                  <w:rFonts w:asciiTheme="minorHAnsi" w:hAnsiTheme="minorHAnsi" w:cstheme="minorHAnsi"/>
                  <w:sz w:val="18"/>
                  <w:szCs w:val="18"/>
                </w:rPr>
                <w:t xml:space="preserve"> if complying prescriptively in climate zones 1, 2, and 11-16; else </w:t>
              </w:r>
            </w:ins>
            <w:ins w:id="423" w:author="Shewmaker, Michael@Energy" w:date="2022-03-08T16:14:00Z">
              <w:r w:rsidR="003E79FD">
                <w:rPr>
                  <w:rFonts w:asciiTheme="minorHAnsi" w:hAnsiTheme="minorHAnsi" w:cstheme="minorHAnsi"/>
                  <w:sz w:val="18"/>
                  <w:szCs w:val="18"/>
                </w:rPr>
                <w:t>no restriction</w:t>
              </w:r>
            </w:ins>
            <w:ins w:id="424" w:author="Moua, Cheng@Energy" w:date="2022-02-10T12:07:00Z">
              <w:r w:rsidR="00572663" w:rsidRPr="00BF496A">
                <w:rPr>
                  <w:rFonts w:asciiTheme="minorHAnsi" w:hAnsiTheme="minorHAnsi" w:cstheme="minorHAnsi"/>
                  <w:sz w:val="18"/>
                  <w:szCs w:val="18"/>
                </w:rPr>
                <w:t>&gt;&gt;</w:t>
              </w:r>
            </w:ins>
          </w:p>
        </w:tc>
      </w:tr>
      <w:tr w:rsidR="00C62D47" w14:paraId="59D45BBD" w14:textId="77777777" w:rsidTr="44DA99E8">
        <w:trPr>
          <w:ins w:id="425" w:author="Moua, Cheng@Energy" w:date="2022-02-10T12:05:00Z"/>
        </w:trPr>
        <w:tc>
          <w:tcPr>
            <w:tcW w:w="1705" w:type="dxa"/>
          </w:tcPr>
          <w:p w14:paraId="3030396C" w14:textId="77777777" w:rsidR="00C62D47" w:rsidRDefault="00C62D47" w:rsidP="00687AF0">
            <w:pPr>
              <w:rPr>
                <w:ins w:id="426" w:author="Moua, Cheng@Energy" w:date="2022-02-10T12:05:00Z"/>
                <w:rFonts w:asciiTheme="minorHAnsi" w:hAnsiTheme="minorHAnsi" w:cstheme="minorHAnsi"/>
                <w:sz w:val="18"/>
                <w:szCs w:val="18"/>
              </w:rPr>
            </w:pPr>
          </w:p>
        </w:tc>
        <w:tc>
          <w:tcPr>
            <w:tcW w:w="2430" w:type="dxa"/>
          </w:tcPr>
          <w:p w14:paraId="4517ACFD" w14:textId="77777777" w:rsidR="00C62D47" w:rsidRDefault="00C62D47" w:rsidP="00687AF0">
            <w:pPr>
              <w:rPr>
                <w:ins w:id="427" w:author="Moua, Cheng@Energy" w:date="2022-02-10T12:05:00Z"/>
                <w:rFonts w:asciiTheme="minorHAnsi" w:hAnsiTheme="minorHAnsi" w:cstheme="minorHAnsi"/>
                <w:sz w:val="18"/>
                <w:szCs w:val="18"/>
              </w:rPr>
            </w:pPr>
          </w:p>
        </w:tc>
        <w:tc>
          <w:tcPr>
            <w:tcW w:w="3957" w:type="dxa"/>
          </w:tcPr>
          <w:p w14:paraId="38544E10" w14:textId="77777777" w:rsidR="00C62D47" w:rsidRDefault="00C62D47" w:rsidP="00687AF0">
            <w:pPr>
              <w:rPr>
                <w:ins w:id="428" w:author="Moua, Cheng@Energy" w:date="2022-02-10T12:05:00Z"/>
                <w:rFonts w:asciiTheme="minorHAnsi" w:hAnsiTheme="minorHAnsi" w:cstheme="minorHAnsi"/>
                <w:sz w:val="18"/>
                <w:szCs w:val="18"/>
              </w:rPr>
            </w:pPr>
          </w:p>
        </w:tc>
        <w:tc>
          <w:tcPr>
            <w:tcW w:w="2906" w:type="dxa"/>
          </w:tcPr>
          <w:p w14:paraId="154381B9" w14:textId="77777777" w:rsidR="00C62D47" w:rsidRDefault="00C62D47" w:rsidP="00687AF0">
            <w:pPr>
              <w:rPr>
                <w:ins w:id="429" w:author="Moua, Cheng@Energy" w:date="2022-02-10T12:05:00Z"/>
                <w:rFonts w:asciiTheme="minorHAnsi" w:hAnsiTheme="minorHAnsi" w:cstheme="minorHAnsi"/>
                <w:sz w:val="18"/>
                <w:szCs w:val="18"/>
              </w:rPr>
            </w:pPr>
          </w:p>
        </w:tc>
      </w:tr>
      <w:tr w:rsidR="00C62D47" w14:paraId="1937AC79" w14:textId="77777777" w:rsidTr="44DA99E8">
        <w:trPr>
          <w:ins w:id="430" w:author="Moua, Cheng@Energy" w:date="2022-02-10T12:05:00Z"/>
        </w:trPr>
        <w:tc>
          <w:tcPr>
            <w:tcW w:w="1705" w:type="dxa"/>
          </w:tcPr>
          <w:p w14:paraId="42D05114" w14:textId="77777777" w:rsidR="00C62D47" w:rsidRDefault="00C62D47" w:rsidP="00687AF0">
            <w:pPr>
              <w:rPr>
                <w:ins w:id="431" w:author="Moua, Cheng@Energy" w:date="2022-02-10T12:05:00Z"/>
                <w:rFonts w:asciiTheme="minorHAnsi" w:hAnsiTheme="minorHAnsi" w:cstheme="minorHAnsi"/>
                <w:sz w:val="18"/>
                <w:szCs w:val="18"/>
              </w:rPr>
            </w:pPr>
          </w:p>
        </w:tc>
        <w:tc>
          <w:tcPr>
            <w:tcW w:w="2430" w:type="dxa"/>
          </w:tcPr>
          <w:p w14:paraId="4CC349ED" w14:textId="77777777" w:rsidR="00C62D47" w:rsidRDefault="00C62D47" w:rsidP="00687AF0">
            <w:pPr>
              <w:rPr>
                <w:ins w:id="432" w:author="Moua, Cheng@Energy" w:date="2022-02-10T12:05:00Z"/>
                <w:rFonts w:asciiTheme="minorHAnsi" w:hAnsiTheme="minorHAnsi" w:cstheme="minorHAnsi"/>
                <w:sz w:val="18"/>
                <w:szCs w:val="18"/>
              </w:rPr>
            </w:pPr>
          </w:p>
        </w:tc>
        <w:tc>
          <w:tcPr>
            <w:tcW w:w="3957" w:type="dxa"/>
          </w:tcPr>
          <w:p w14:paraId="7AF7E4E2" w14:textId="77777777" w:rsidR="00C62D47" w:rsidRDefault="00C62D47" w:rsidP="00687AF0">
            <w:pPr>
              <w:rPr>
                <w:ins w:id="433" w:author="Moua, Cheng@Energy" w:date="2022-02-10T12:05:00Z"/>
                <w:rFonts w:asciiTheme="minorHAnsi" w:hAnsiTheme="minorHAnsi" w:cstheme="minorHAnsi"/>
                <w:sz w:val="18"/>
                <w:szCs w:val="18"/>
              </w:rPr>
            </w:pPr>
          </w:p>
        </w:tc>
        <w:tc>
          <w:tcPr>
            <w:tcW w:w="2906" w:type="dxa"/>
          </w:tcPr>
          <w:p w14:paraId="13149F80" w14:textId="77777777" w:rsidR="00C62D47" w:rsidRDefault="00C62D47" w:rsidP="00687AF0">
            <w:pPr>
              <w:rPr>
                <w:ins w:id="434" w:author="Moua, Cheng@Energy" w:date="2022-02-10T12:05:00Z"/>
                <w:rFonts w:asciiTheme="minorHAnsi" w:hAnsiTheme="minorHAnsi" w:cstheme="minorHAnsi"/>
                <w:sz w:val="18"/>
                <w:szCs w:val="18"/>
              </w:rPr>
            </w:pPr>
          </w:p>
        </w:tc>
      </w:tr>
    </w:tbl>
    <w:p w14:paraId="48863DE7" w14:textId="0EA88C1D" w:rsidR="00CA5EC1" w:rsidRDefault="00CA5EC1" w:rsidP="00C62D47">
      <w:pPr>
        <w:ind w:left="-90"/>
        <w:rPr>
          <w:ins w:id="435" w:author="Moua, Cheng@Energy" w:date="2022-02-10T12:05:00Z"/>
          <w:rFonts w:asciiTheme="minorHAnsi" w:hAnsiTheme="minorHAnsi" w:cstheme="minorHAnsi"/>
          <w:sz w:val="18"/>
          <w:szCs w:val="18"/>
        </w:rPr>
      </w:pPr>
    </w:p>
    <w:p w14:paraId="7313F293" w14:textId="77777777" w:rsidR="00C62D47" w:rsidRPr="001B7F7E" w:rsidRDefault="00C62D47">
      <w:pPr>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8"/>
        <w:gridCol w:w="4723"/>
        <w:gridCol w:w="5655"/>
      </w:tblGrid>
      <w:tr w:rsidR="00E51FB8" w:rsidRPr="00500C2C" w14:paraId="782919A4" w14:textId="77777777" w:rsidTr="00E51FB8">
        <w:tc>
          <w:tcPr>
            <w:tcW w:w="11015" w:type="dxa"/>
            <w:gridSpan w:val="3"/>
          </w:tcPr>
          <w:p w14:paraId="782919A2" w14:textId="77777777" w:rsidR="0040533A" w:rsidRDefault="00EA1C0F" w:rsidP="0040533A">
            <w:pPr>
              <w:keepNext/>
              <w:rPr>
                <w:rFonts w:asciiTheme="minorHAnsi" w:hAnsiTheme="minorHAnsi"/>
                <w:b/>
                <w:szCs w:val="18"/>
              </w:rPr>
            </w:pPr>
            <w:r>
              <w:rPr>
                <w:rFonts w:asciiTheme="minorHAnsi" w:hAnsiTheme="minorHAnsi"/>
                <w:b/>
                <w:szCs w:val="18"/>
              </w:rPr>
              <w:t>D</w:t>
            </w:r>
            <w:r w:rsidRPr="00500C2C">
              <w:rPr>
                <w:rFonts w:asciiTheme="minorHAnsi" w:hAnsiTheme="minorHAnsi"/>
                <w:b/>
                <w:szCs w:val="18"/>
              </w:rPr>
              <w:t xml:space="preserve">. </w:t>
            </w:r>
            <w:r w:rsidR="0040533A">
              <w:rPr>
                <w:rFonts w:asciiTheme="minorHAnsi" w:hAnsiTheme="minorHAnsi"/>
                <w:b/>
                <w:szCs w:val="18"/>
              </w:rPr>
              <w:t>Additional Envelope Requirements</w:t>
            </w:r>
          </w:p>
          <w:p w14:paraId="782919A3" w14:textId="1E31E5E1" w:rsidR="00E51FB8" w:rsidRDefault="00CE7AF2">
            <w:pPr>
              <w:rPr>
                <w:rFonts w:asciiTheme="minorHAnsi" w:hAnsiTheme="minorHAnsi"/>
                <w:szCs w:val="18"/>
              </w:rPr>
            </w:pPr>
            <w:r w:rsidRPr="00233996">
              <w:rPr>
                <w:rFonts w:ascii="Calibri" w:hAnsi="Calibri"/>
                <w:sz w:val="18"/>
                <w:szCs w:val="18"/>
              </w:rPr>
              <w:t xml:space="preserve">&lt;&lt;if </w:t>
            </w:r>
            <w:r w:rsidRPr="007A5D38">
              <w:rPr>
                <w:rFonts w:asciiTheme="minorHAnsi" w:hAnsiTheme="minorHAnsi" w:cstheme="minorHAnsi"/>
                <w:sz w:val="18"/>
                <w:szCs w:val="18"/>
              </w:rPr>
              <w:t>Ventilation System Type</w:t>
            </w:r>
            <w:r w:rsidRPr="00233996">
              <w:rPr>
                <w:rFonts w:ascii="Calibri" w:hAnsi="Calibri"/>
                <w:sz w:val="18"/>
                <w:szCs w:val="18"/>
              </w:rPr>
              <w:t xml:space="preserve"> </w:t>
            </w:r>
            <w:r>
              <w:rPr>
                <w:rFonts w:ascii="Calibri" w:hAnsi="Calibri"/>
                <w:sz w:val="18"/>
                <w:szCs w:val="18"/>
              </w:rPr>
              <w:t>(A</w:t>
            </w:r>
            <w:r w:rsidR="00B54159">
              <w:rPr>
                <w:rFonts w:ascii="Calibri" w:hAnsi="Calibri"/>
                <w:sz w:val="18"/>
                <w:szCs w:val="18"/>
              </w:rPr>
              <w:t>06</w:t>
            </w:r>
            <w:r>
              <w:rPr>
                <w:rFonts w:ascii="Calibri" w:hAnsi="Calibri"/>
                <w:sz w:val="18"/>
                <w:szCs w:val="18"/>
              </w:rPr>
              <w:t xml:space="preserve">) equals </w:t>
            </w:r>
            <w:r w:rsidRPr="007A5D38">
              <w:rPr>
                <w:rFonts w:asciiTheme="minorHAnsi" w:hAnsiTheme="minorHAnsi" w:cstheme="minorHAnsi"/>
                <w:sz w:val="18"/>
                <w:szCs w:val="18"/>
              </w:rPr>
              <w:t>Supply</w:t>
            </w:r>
            <w:r>
              <w:rPr>
                <w:rFonts w:asciiTheme="minorHAnsi" w:hAnsiTheme="minorHAnsi" w:cstheme="minorHAnsi"/>
                <w:sz w:val="18"/>
                <w:szCs w:val="18"/>
              </w:rPr>
              <w:t xml:space="preserve">, Exhaust, </w:t>
            </w:r>
            <w:r w:rsidRPr="00D12B47">
              <w:rPr>
                <w:rFonts w:asciiTheme="minorHAnsi" w:hAnsiTheme="minorHAnsi" w:cstheme="minorHAnsi"/>
                <w:sz w:val="18"/>
                <w:szCs w:val="18"/>
              </w:rPr>
              <w:t>Central Fan Integrated (CFI)</w:t>
            </w:r>
            <w:r>
              <w:rPr>
                <w:rFonts w:asciiTheme="minorHAnsi" w:hAnsiTheme="minorHAnsi" w:cstheme="minorHAnsi"/>
                <w:sz w:val="18"/>
                <w:szCs w:val="18"/>
              </w:rPr>
              <w:t xml:space="preserve">, </w:t>
            </w:r>
            <w:r w:rsidRPr="00D12B47">
              <w:rPr>
                <w:rFonts w:asciiTheme="minorHAnsi" w:hAnsiTheme="minorHAnsi" w:cstheme="minorHAnsi"/>
                <w:sz w:val="18"/>
                <w:szCs w:val="18"/>
              </w:rPr>
              <w:t>Central Ventilation System – Supply</w:t>
            </w:r>
            <w:r>
              <w:rPr>
                <w:rFonts w:asciiTheme="minorHAnsi" w:hAnsiTheme="minorHAnsi" w:cstheme="minorHAnsi"/>
                <w:sz w:val="18"/>
                <w:szCs w:val="18"/>
              </w:rPr>
              <w:t xml:space="preserve"> or </w:t>
            </w:r>
            <w:r w:rsidRPr="00D12B47">
              <w:rPr>
                <w:rFonts w:asciiTheme="minorHAnsi" w:hAnsiTheme="minorHAnsi" w:cstheme="minorHAnsi"/>
                <w:sz w:val="18"/>
                <w:szCs w:val="18"/>
              </w:rPr>
              <w:t>Central Ventilation System – Exhaust</w:t>
            </w:r>
            <w:r>
              <w:rPr>
                <w:rFonts w:asciiTheme="minorHAnsi" w:hAnsiTheme="minorHAnsi" w:cstheme="minorHAnsi"/>
                <w:sz w:val="18"/>
                <w:szCs w:val="18"/>
              </w:rPr>
              <w:t xml:space="preserve"> then display Table D;</w:t>
            </w:r>
            <w:r w:rsidR="00B41DAB">
              <w:rPr>
                <w:rFonts w:asciiTheme="minorHAnsi" w:hAnsiTheme="minorHAnsi" w:cstheme="minorHAnsi"/>
                <w:sz w:val="18"/>
                <w:szCs w:val="18"/>
              </w:rPr>
              <w:t xml:space="preserve"> </w:t>
            </w:r>
            <w:r>
              <w:rPr>
                <w:rFonts w:ascii="Calibri" w:hAnsi="Calibri"/>
                <w:sz w:val="18"/>
                <w:szCs w:val="18"/>
              </w:rPr>
              <w:t xml:space="preserve">Else </w:t>
            </w:r>
            <w:r w:rsidR="00B41DAB" w:rsidRPr="00233996">
              <w:rPr>
                <w:rFonts w:ascii="Calibri" w:hAnsi="Calibri"/>
                <w:sz w:val="18"/>
                <w:szCs w:val="18"/>
              </w:rPr>
              <w:t>display the section does not apply message</w:t>
            </w:r>
            <w:r w:rsidR="00B41DAB">
              <w:rPr>
                <w:rFonts w:ascii="Calibri" w:hAnsi="Calibri"/>
                <w:sz w:val="18"/>
                <w:szCs w:val="18"/>
              </w:rPr>
              <w:t>&gt;&gt;</w:t>
            </w:r>
          </w:p>
        </w:tc>
      </w:tr>
      <w:tr w:rsidR="00E51FB8" w:rsidRPr="00D2491C" w14:paraId="782919A8" w14:textId="77777777" w:rsidTr="00E51FB8">
        <w:trPr>
          <w:trHeight w:val="158"/>
        </w:trPr>
        <w:tc>
          <w:tcPr>
            <w:tcW w:w="638" w:type="dxa"/>
            <w:vAlign w:val="center"/>
          </w:tcPr>
          <w:p w14:paraId="782919A5" w14:textId="77777777" w:rsidR="00EA1C0F" w:rsidRPr="00D2491C" w:rsidRDefault="00EA1C0F" w:rsidP="00E51FB8">
            <w:pPr>
              <w:keepNext/>
              <w:jc w:val="center"/>
              <w:rPr>
                <w:rFonts w:asciiTheme="minorHAnsi" w:hAnsiTheme="minorHAnsi"/>
                <w:sz w:val="18"/>
                <w:szCs w:val="18"/>
              </w:rPr>
            </w:pPr>
            <w:r w:rsidRPr="00D2491C">
              <w:rPr>
                <w:rFonts w:asciiTheme="minorHAnsi" w:hAnsiTheme="minorHAnsi"/>
                <w:sz w:val="18"/>
                <w:szCs w:val="18"/>
              </w:rPr>
              <w:t>01</w:t>
            </w:r>
          </w:p>
        </w:tc>
        <w:tc>
          <w:tcPr>
            <w:tcW w:w="4723" w:type="dxa"/>
            <w:vAlign w:val="center"/>
          </w:tcPr>
          <w:p w14:paraId="782919A6" w14:textId="77777777" w:rsidR="00EA1C0F" w:rsidRPr="00D2491C" w:rsidRDefault="0040533A" w:rsidP="0040533A">
            <w:pPr>
              <w:keepNext/>
              <w:rPr>
                <w:rFonts w:asciiTheme="minorHAnsi" w:hAnsiTheme="minorHAnsi"/>
                <w:sz w:val="18"/>
                <w:szCs w:val="18"/>
              </w:rPr>
            </w:pPr>
            <w:r>
              <w:rPr>
                <w:rFonts w:asciiTheme="minorHAnsi" w:hAnsiTheme="minorHAnsi"/>
                <w:sz w:val="18"/>
                <w:szCs w:val="18"/>
              </w:rPr>
              <w:t>Envelope Leakage</w:t>
            </w:r>
          </w:p>
        </w:tc>
        <w:tc>
          <w:tcPr>
            <w:tcW w:w="5654" w:type="dxa"/>
            <w:vAlign w:val="center"/>
          </w:tcPr>
          <w:p w14:paraId="782919A7" w14:textId="0D88526E" w:rsidR="00EA1C0F" w:rsidRPr="00D2491C" w:rsidRDefault="0040533A" w:rsidP="0040533A">
            <w:pPr>
              <w:keepNext/>
              <w:rPr>
                <w:rFonts w:asciiTheme="minorHAnsi" w:hAnsiTheme="minorHAnsi"/>
                <w:sz w:val="18"/>
                <w:szCs w:val="18"/>
              </w:rPr>
            </w:pPr>
            <w:r w:rsidRPr="007A5D38">
              <w:rPr>
                <w:rFonts w:asciiTheme="minorHAnsi" w:hAnsiTheme="minorHAnsi" w:cstheme="minorHAnsi"/>
                <w:sz w:val="18"/>
                <w:szCs w:val="18"/>
              </w:rPr>
              <w:t xml:space="preserve">&lt;&lt; calculated field, referenced data from </w:t>
            </w:r>
            <w:del w:id="436" w:author="Alhabibi, Haider@Energy" w:date="2022-02-14T16:52:00Z">
              <w:r w:rsidRPr="007A5D38" w:rsidDel="00255013">
                <w:rPr>
                  <w:rFonts w:asciiTheme="minorHAnsi" w:hAnsiTheme="minorHAnsi" w:cstheme="minorHAnsi"/>
                  <w:sz w:val="18"/>
                  <w:szCs w:val="18"/>
                </w:rPr>
                <w:delText>CF</w:delText>
              </w:r>
              <w:r w:rsidDel="00255013">
                <w:rPr>
                  <w:rFonts w:asciiTheme="minorHAnsi" w:hAnsiTheme="minorHAnsi" w:cstheme="minorHAnsi"/>
                  <w:sz w:val="18"/>
                  <w:szCs w:val="18"/>
                </w:rPr>
                <w:delText>2</w:delText>
              </w:r>
              <w:r w:rsidRPr="007A5D38" w:rsidDel="00255013">
                <w:rPr>
                  <w:rFonts w:asciiTheme="minorHAnsi" w:hAnsiTheme="minorHAnsi" w:cstheme="minorHAnsi"/>
                  <w:sz w:val="18"/>
                  <w:szCs w:val="18"/>
                </w:rPr>
                <w:delText>R</w:delText>
              </w:r>
            </w:del>
            <w:ins w:id="437" w:author="Alhabibi, Haider@Energy" w:date="2022-02-14T16:52:00Z">
              <w:r w:rsidR="00255013">
                <w:rPr>
                  <w:rFonts w:asciiTheme="minorHAnsi" w:hAnsiTheme="minorHAnsi" w:cstheme="minorHAnsi"/>
                  <w:sz w:val="18"/>
                  <w:szCs w:val="18"/>
                </w:rPr>
                <w:t>LMCI</w:t>
              </w:r>
            </w:ins>
            <w:r>
              <w:rPr>
                <w:rFonts w:asciiTheme="minorHAnsi" w:hAnsiTheme="minorHAnsi" w:cstheme="minorHAnsi"/>
                <w:sz w:val="18"/>
                <w:szCs w:val="18"/>
              </w:rPr>
              <w:t>-MCH-24&gt;&gt;</w:t>
            </w:r>
          </w:p>
        </w:tc>
      </w:tr>
    </w:tbl>
    <w:p w14:paraId="782919A9" w14:textId="77777777" w:rsidR="00EA1C0F" w:rsidRPr="001B7F7E" w:rsidRDefault="00EA1C0F">
      <w:pPr>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56"/>
        <w:gridCol w:w="4723"/>
        <w:gridCol w:w="5637"/>
      </w:tblGrid>
      <w:tr w:rsidR="00B41DAB" w:rsidRPr="00500C2C" w14:paraId="782919AC" w14:textId="77777777" w:rsidTr="00E51FB8">
        <w:tc>
          <w:tcPr>
            <w:tcW w:w="11016" w:type="dxa"/>
            <w:gridSpan w:val="3"/>
          </w:tcPr>
          <w:p w14:paraId="782919AA" w14:textId="77777777" w:rsidR="00B41DAB" w:rsidRDefault="00B41DAB" w:rsidP="00E51FB8">
            <w:pPr>
              <w:keepNext/>
              <w:rPr>
                <w:rFonts w:asciiTheme="minorHAnsi" w:hAnsiTheme="minorHAnsi"/>
                <w:b/>
                <w:szCs w:val="18"/>
              </w:rPr>
            </w:pPr>
            <w:r>
              <w:rPr>
                <w:rFonts w:asciiTheme="minorHAnsi" w:hAnsiTheme="minorHAnsi"/>
                <w:b/>
                <w:szCs w:val="18"/>
              </w:rPr>
              <w:t>E</w:t>
            </w:r>
            <w:r w:rsidRPr="00500C2C">
              <w:rPr>
                <w:rFonts w:asciiTheme="minorHAnsi" w:hAnsiTheme="minorHAnsi"/>
                <w:b/>
                <w:szCs w:val="18"/>
              </w:rPr>
              <w:t xml:space="preserve">. </w:t>
            </w:r>
            <w:r>
              <w:rPr>
                <w:rFonts w:asciiTheme="minorHAnsi" w:hAnsiTheme="minorHAnsi"/>
                <w:b/>
                <w:szCs w:val="18"/>
              </w:rPr>
              <w:t xml:space="preserve">Additional Central </w:t>
            </w:r>
            <w:r w:rsidR="00E730EA">
              <w:rPr>
                <w:rFonts w:asciiTheme="minorHAnsi" w:hAnsiTheme="minorHAnsi"/>
                <w:b/>
                <w:szCs w:val="18"/>
              </w:rPr>
              <w:t>V</w:t>
            </w:r>
            <w:r>
              <w:rPr>
                <w:rFonts w:asciiTheme="minorHAnsi" w:hAnsiTheme="minorHAnsi"/>
                <w:b/>
                <w:szCs w:val="18"/>
              </w:rPr>
              <w:t>entilation System</w:t>
            </w:r>
            <w:r w:rsidR="00E730EA">
              <w:rPr>
                <w:rFonts w:asciiTheme="minorHAnsi" w:hAnsiTheme="minorHAnsi"/>
                <w:b/>
                <w:szCs w:val="18"/>
              </w:rPr>
              <w:t xml:space="preserve"> Balancing </w:t>
            </w:r>
            <w:r>
              <w:rPr>
                <w:rFonts w:asciiTheme="minorHAnsi" w:hAnsiTheme="minorHAnsi"/>
                <w:b/>
                <w:szCs w:val="18"/>
              </w:rPr>
              <w:t>Requirements</w:t>
            </w:r>
          </w:p>
          <w:p w14:paraId="782919AB" w14:textId="0322B8F2" w:rsidR="00E51FB8" w:rsidRDefault="00B41DAB">
            <w:pPr>
              <w:rPr>
                <w:rFonts w:asciiTheme="minorHAnsi" w:hAnsiTheme="minorHAnsi"/>
                <w:szCs w:val="18"/>
              </w:rPr>
            </w:pPr>
            <w:r w:rsidRPr="00233996">
              <w:rPr>
                <w:rFonts w:ascii="Calibri" w:hAnsi="Calibri"/>
                <w:sz w:val="18"/>
                <w:szCs w:val="18"/>
              </w:rPr>
              <w:t xml:space="preserve">&lt;&lt;if </w:t>
            </w:r>
            <w:r w:rsidRPr="007A5D38">
              <w:rPr>
                <w:rFonts w:asciiTheme="minorHAnsi" w:hAnsiTheme="minorHAnsi" w:cstheme="minorHAnsi"/>
                <w:sz w:val="18"/>
                <w:szCs w:val="18"/>
              </w:rPr>
              <w:t>Ventilation System Type</w:t>
            </w:r>
            <w:r w:rsidRPr="00233996">
              <w:rPr>
                <w:rFonts w:ascii="Calibri" w:hAnsi="Calibri"/>
                <w:sz w:val="18"/>
                <w:szCs w:val="18"/>
              </w:rPr>
              <w:t xml:space="preserve"> </w:t>
            </w:r>
            <w:r>
              <w:rPr>
                <w:rFonts w:ascii="Calibri" w:hAnsi="Calibri"/>
                <w:sz w:val="18"/>
                <w:szCs w:val="18"/>
              </w:rPr>
              <w:t>(A</w:t>
            </w:r>
            <w:r w:rsidR="00B54159">
              <w:rPr>
                <w:rFonts w:ascii="Calibri" w:hAnsi="Calibri"/>
                <w:sz w:val="18"/>
                <w:szCs w:val="18"/>
              </w:rPr>
              <w:t>06</w:t>
            </w:r>
            <w:r>
              <w:rPr>
                <w:rFonts w:ascii="Calibri" w:hAnsi="Calibri"/>
                <w:sz w:val="18"/>
                <w:szCs w:val="18"/>
              </w:rPr>
              <w:t xml:space="preserve">) equals </w:t>
            </w:r>
            <w:r w:rsidRPr="00D12B47">
              <w:rPr>
                <w:rFonts w:asciiTheme="minorHAnsi" w:hAnsiTheme="minorHAnsi" w:cstheme="minorHAnsi"/>
                <w:sz w:val="18"/>
                <w:szCs w:val="18"/>
              </w:rPr>
              <w:t>Central Ventilation System – Supply</w:t>
            </w:r>
            <w:r>
              <w:rPr>
                <w:rFonts w:asciiTheme="minorHAnsi" w:hAnsiTheme="minorHAnsi" w:cstheme="minorHAnsi"/>
                <w:sz w:val="18"/>
                <w:szCs w:val="18"/>
              </w:rPr>
              <w:t xml:space="preserve">, </w:t>
            </w:r>
            <w:r w:rsidRPr="00D12B47">
              <w:rPr>
                <w:rFonts w:asciiTheme="minorHAnsi" w:hAnsiTheme="minorHAnsi" w:cstheme="minorHAnsi"/>
                <w:sz w:val="18"/>
                <w:szCs w:val="18"/>
              </w:rPr>
              <w:t>Central Ventilation System – Exhaust</w:t>
            </w:r>
            <w:r>
              <w:rPr>
                <w:rFonts w:asciiTheme="minorHAnsi" w:hAnsiTheme="minorHAnsi" w:cstheme="minorHAnsi"/>
                <w:sz w:val="18"/>
                <w:szCs w:val="18"/>
              </w:rPr>
              <w:t xml:space="preserve"> or </w:t>
            </w:r>
            <w:r w:rsidRPr="00D12B47">
              <w:rPr>
                <w:rFonts w:asciiTheme="minorHAnsi" w:hAnsiTheme="minorHAnsi" w:cstheme="minorHAnsi"/>
                <w:sz w:val="18"/>
                <w:szCs w:val="18"/>
              </w:rPr>
              <w:t>Central Ventilation System – Balanced</w:t>
            </w:r>
            <w:r>
              <w:rPr>
                <w:rFonts w:asciiTheme="minorHAnsi" w:hAnsiTheme="minorHAnsi" w:cstheme="minorHAnsi"/>
                <w:sz w:val="18"/>
                <w:szCs w:val="18"/>
              </w:rPr>
              <w:t xml:space="preserve"> then display Table E; </w:t>
            </w:r>
            <w:r>
              <w:rPr>
                <w:rFonts w:ascii="Calibri" w:hAnsi="Calibri"/>
                <w:sz w:val="18"/>
                <w:szCs w:val="18"/>
              </w:rPr>
              <w:t xml:space="preserve">Else </w:t>
            </w:r>
            <w:r w:rsidRPr="00233996">
              <w:rPr>
                <w:rFonts w:ascii="Calibri" w:hAnsi="Calibri"/>
                <w:sz w:val="18"/>
                <w:szCs w:val="18"/>
              </w:rPr>
              <w:t>display the section does not apply message</w:t>
            </w:r>
            <w:r>
              <w:rPr>
                <w:rFonts w:ascii="Calibri" w:hAnsi="Calibri"/>
                <w:sz w:val="18"/>
                <w:szCs w:val="18"/>
              </w:rPr>
              <w:t>&gt;&gt;</w:t>
            </w:r>
          </w:p>
        </w:tc>
      </w:tr>
      <w:tr w:rsidR="00B41DAB" w:rsidRPr="00D2491C" w14:paraId="782919B0" w14:textId="77777777" w:rsidTr="00E51FB8">
        <w:trPr>
          <w:trHeight w:val="158"/>
        </w:trPr>
        <w:tc>
          <w:tcPr>
            <w:tcW w:w="656" w:type="dxa"/>
            <w:vAlign w:val="center"/>
          </w:tcPr>
          <w:p w14:paraId="782919AD" w14:textId="77777777" w:rsidR="00E51FB8" w:rsidRDefault="00B41DAB">
            <w:pPr>
              <w:keepNext/>
              <w:jc w:val="center"/>
              <w:rPr>
                <w:rFonts w:asciiTheme="minorHAnsi" w:hAnsiTheme="minorHAnsi"/>
                <w:sz w:val="18"/>
                <w:szCs w:val="18"/>
              </w:rPr>
            </w:pPr>
            <w:r w:rsidRPr="00D2491C">
              <w:rPr>
                <w:rFonts w:asciiTheme="minorHAnsi" w:hAnsiTheme="minorHAnsi"/>
                <w:sz w:val="18"/>
                <w:szCs w:val="18"/>
              </w:rPr>
              <w:t>01</w:t>
            </w:r>
          </w:p>
        </w:tc>
        <w:tc>
          <w:tcPr>
            <w:tcW w:w="4723" w:type="dxa"/>
            <w:vAlign w:val="center"/>
          </w:tcPr>
          <w:p w14:paraId="782919AE" w14:textId="77777777" w:rsidR="00E51FB8" w:rsidRDefault="00E730EA">
            <w:pPr>
              <w:keepNext/>
              <w:rPr>
                <w:rFonts w:asciiTheme="minorHAnsi" w:hAnsiTheme="minorHAnsi"/>
                <w:sz w:val="18"/>
                <w:szCs w:val="18"/>
              </w:rPr>
            </w:pPr>
            <w:r>
              <w:rPr>
                <w:rFonts w:asciiTheme="minorHAnsi" w:hAnsiTheme="minorHAnsi"/>
                <w:sz w:val="18"/>
                <w:szCs w:val="18"/>
              </w:rPr>
              <w:t xml:space="preserve">Maximum Ventilation </w:t>
            </w:r>
            <w:r w:rsidR="005E6F8D">
              <w:rPr>
                <w:rFonts w:asciiTheme="minorHAnsi" w:hAnsiTheme="minorHAnsi"/>
                <w:sz w:val="18"/>
                <w:szCs w:val="18"/>
              </w:rPr>
              <w:t>Flow</w:t>
            </w:r>
            <w:r w:rsidR="007715C6">
              <w:rPr>
                <w:rFonts w:asciiTheme="minorHAnsi" w:hAnsiTheme="minorHAnsi"/>
                <w:sz w:val="18"/>
                <w:szCs w:val="18"/>
              </w:rPr>
              <w:t xml:space="preserve"> (CFM)</w:t>
            </w:r>
          </w:p>
        </w:tc>
        <w:tc>
          <w:tcPr>
            <w:tcW w:w="5637" w:type="dxa"/>
            <w:vAlign w:val="center"/>
          </w:tcPr>
          <w:p w14:paraId="782919AF" w14:textId="4E60E379" w:rsidR="00E51FB8" w:rsidRDefault="00B41DAB" w:rsidP="0000415D">
            <w:pPr>
              <w:rPr>
                <w:rFonts w:asciiTheme="minorHAnsi" w:hAnsiTheme="minorHAnsi"/>
                <w:sz w:val="18"/>
                <w:szCs w:val="18"/>
              </w:rPr>
            </w:pPr>
            <w:r w:rsidRPr="007A5D38">
              <w:rPr>
                <w:rFonts w:asciiTheme="minorHAnsi" w:hAnsiTheme="minorHAnsi" w:cstheme="minorHAnsi"/>
                <w:sz w:val="18"/>
                <w:szCs w:val="18"/>
              </w:rPr>
              <w:t>&lt;&lt;</w:t>
            </w:r>
            <w:r w:rsidR="00E730EA">
              <w:rPr>
                <w:rFonts w:asciiTheme="minorHAnsi" w:hAnsiTheme="minorHAnsi"/>
                <w:sz w:val="18"/>
                <w:szCs w:val="18"/>
              </w:rPr>
              <w:t xml:space="preserve">calculated field, </w:t>
            </w:r>
            <w:r w:rsidR="005E6F8D">
              <w:rPr>
                <w:rFonts w:asciiTheme="minorHAnsi" w:hAnsiTheme="minorHAnsi"/>
                <w:sz w:val="18"/>
                <w:szCs w:val="18"/>
              </w:rPr>
              <w:t>“</w:t>
            </w:r>
            <w:r w:rsidR="0000415D" w:rsidRPr="00CB00C9">
              <w:rPr>
                <w:rFonts w:asciiTheme="minorHAnsi" w:hAnsiTheme="minorHAnsi"/>
                <w:sz w:val="18"/>
                <w:szCs w:val="18"/>
              </w:rPr>
              <w:t xml:space="preserve">Total </w:t>
            </w:r>
            <w:r w:rsidR="0000415D">
              <w:rPr>
                <w:rFonts w:asciiTheme="minorHAnsi" w:hAnsiTheme="minorHAnsi"/>
                <w:sz w:val="18"/>
                <w:szCs w:val="18"/>
              </w:rPr>
              <w:t xml:space="preserve">Required </w:t>
            </w:r>
            <w:r w:rsidR="0000415D" w:rsidRPr="00CB00C9">
              <w:rPr>
                <w:rFonts w:asciiTheme="minorHAnsi" w:hAnsiTheme="minorHAnsi"/>
                <w:sz w:val="18"/>
                <w:szCs w:val="18"/>
              </w:rPr>
              <w:t>Ventilation rate</w:t>
            </w:r>
            <w:r w:rsidR="0000415D">
              <w:rPr>
                <w:rFonts w:asciiTheme="minorHAnsi" w:hAnsiTheme="minorHAnsi"/>
                <w:sz w:val="18"/>
                <w:szCs w:val="18"/>
              </w:rPr>
              <w:t>”</w:t>
            </w:r>
            <w:r w:rsidR="005E6F8D">
              <w:rPr>
                <w:rFonts w:asciiTheme="minorHAnsi" w:hAnsiTheme="minorHAnsi"/>
                <w:sz w:val="18"/>
                <w:szCs w:val="18"/>
              </w:rPr>
              <w:t xml:space="preserve"> (B0</w:t>
            </w:r>
            <w:r w:rsidR="0000415D">
              <w:rPr>
                <w:rFonts w:asciiTheme="minorHAnsi" w:hAnsiTheme="minorHAnsi"/>
                <w:sz w:val="18"/>
                <w:szCs w:val="18"/>
              </w:rPr>
              <w:t>1</w:t>
            </w:r>
            <w:r w:rsidR="005E6F8D">
              <w:rPr>
                <w:rFonts w:asciiTheme="minorHAnsi" w:hAnsiTheme="minorHAnsi"/>
                <w:sz w:val="18"/>
                <w:szCs w:val="18"/>
              </w:rPr>
              <w:t xml:space="preserve">) </w:t>
            </w:r>
            <w:r w:rsidR="00E730EA">
              <w:rPr>
                <w:rFonts w:asciiTheme="minorHAnsi" w:hAnsiTheme="minorHAnsi"/>
                <w:sz w:val="18"/>
                <w:szCs w:val="18"/>
              </w:rPr>
              <w:t xml:space="preserve">* </w:t>
            </w:r>
            <w:r w:rsidR="005E6F8D">
              <w:rPr>
                <w:rFonts w:asciiTheme="minorHAnsi" w:hAnsiTheme="minorHAnsi"/>
                <w:sz w:val="18"/>
                <w:szCs w:val="18"/>
              </w:rPr>
              <w:t>1.20</w:t>
            </w:r>
            <w:r>
              <w:rPr>
                <w:rFonts w:asciiTheme="minorHAnsi" w:hAnsiTheme="minorHAnsi" w:cstheme="minorHAnsi"/>
                <w:sz w:val="18"/>
                <w:szCs w:val="18"/>
              </w:rPr>
              <w:t>&gt;&gt;</w:t>
            </w:r>
          </w:p>
        </w:tc>
      </w:tr>
    </w:tbl>
    <w:p w14:paraId="782919B1" w14:textId="04A70932" w:rsidR="00B41DAB" w:rsidRPr="001B7F7E" w:rsidRDefault="00B41DAB">
      <w:pPr>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56"/>
        <w:gridCol w:w="10360"/>
      </w:tblGrid>
      <w:tr w:rsidR="001238D0" w14:paraId="1B3CBB5B" w14:textId="77777777" w:rsidTr="00452446">
        <w:tc>
          <w:tcPr>
            <w:tcW w:w="11016" w:type="dxa"/>
            <w:gridSpan w:val="2"/>
          </w:tcPr>
          <w:p w14:paraId="090B8D69" w14:textId="28AE65DF" w:rsidR="001238D0" w:rsidRDefault="001238D0" w:rsidP="001238D0">
            <w:pPr>
              <w:keepNext/>
              <w:rPr>
                <w:rFonts w:asciiTheme="minorHAnsi" w:hAnsiTheme="minorHAnsi"/>
                <w:szCs w:val="18"/>
              </w:rPr>
            </w:pPr>
            <w:r>
              <w:rPr>
                <w:rFonts w:asciiTheme="minorHAnsi" w:hAnsiTheme="minorHAnsi"/>
                <w:b/>
                <w:szCs w:val="18"/>
              </w:rPr>
              <w:t>F</w:t>
            </w:r>
            <w:r w:rsidRPr="00500C2C">
              <w:rPr>
                <w:rFonts w:asciiTheme="minorHAnsi" w:hAnsiTheme="minorHAnsi"/>
                <w:b/>
                <w:szCs w:val="18"/>
              </w:rPr>
              <w:t xml:space="preserve">. </w:t>
            </w:r>
            <w:r>
              <w:rPr>
                <w:rFonts w:asciiTheme="minorHAnsi" w:hAnsiTheme="minorHAnsi"/>
                <w:b/>
                <w:szCs w:val="18"/>
              </w:rPr>
              <w:t>Compliance Statement</w:t>
            </w:r>
          </w:p>
        </w:tc>
      </w:tr>
      <w:tr w:rsidR="001238D0" w14:paraId="092443C2" w14:textId="77777777" w:rsidTr="00452446">
        <w:trPr>
          <w:trHeight w:val="158"/>
        </w:trPr>
        <w:tc>
          <w:tcPr>
            <w:tcW w:w="656" w:type="dxa"/>
            <w:vAlign w:val="center"/>
          </w:tcPr>
          <w:p w14:paraId="03EC4D1B" w14:textId="77777777" w:rsidR="001238D0" w:rsidRDefault="001238D0" w:rsidP="00452446">
            <w:pPr>
              <w:keepNext/>
              <w:jc w:val="center"/>
              <w:rPr>
                <w:rFonts w:asciiTheme="minorHAnsi" w:hAnsiTheme="minorHAnsi"/>
                <w:sz w:val="18"/>
                <w:szCs w:val="18"/>
              </w:rPr>
            </w:pPr>
            <w:r w:rsidRPr="00D2491C">
              <w:rPr>
                <w:rFonts w:asciiTheme="minorHAnsi" w:hAnsiTheme="minorHAnsi"/>
                <w:sz w:val="18"/>
                <w:szCs w:val="18"/>
              </w:rPr>
              <w:t>01</w:t>
            </w:r>
          </w:p>
        </w:tc>
        <w:tc>
          <w:tcPr>
            <w:tcW w:w="10360" w:type="dxa"/>
            <w:vAlign w:val="center"/>
          </w:tcPr>
          <w:p w14:paraId="52E3BB68" w14:textId="628A16FF" w:rsidR="001238D0" w:rsidRDefault="001238D0" w:rsidP="001238D0">
            <w:pPr>
              <w:keepNext/>
              <w:rPr>
                <w:rFonts w:asciiTheme="minorHAnsi" w:hAnsiTheme="minorHAnsi"/>
                <w:sz w:val="18"/>
                <w:szCs w:val="18"/>
              </w:rPr>
            </w:pPr>
            <w:r w:rsidRPr="00D2491C">
              <w:rPr>
                <w:rFonts w:asciiTheme="minorHAnsi" w:hAnsiTheme="minorHAnsi"/>
                <w:sz w:val="18"/>
                <w:szCs w:val="18"/>
              </w:rPr>
              <w:t>&lt;&lt;</w:t>
            </w:r>
            <w:r w:rsidRPr="00C27BAB">
              <w:rPr>
                <w:rFonts w:asciiTheme="minorHAnsi" w:hAnsiTheme="minorHAnsi"/>
                <w:sz w:val="18"/>
                <w:szCs w:val="18"/>
              </w:rPr>
              <w:t>I</w:t>
            </w:r>
            <w:r>
              <w:rPr>
                <w:rFonts w:asciiTheme="minorHAnsi" w:hAnsiTheme="minorHAnsi"/>
                <w:sz w:val="18"/>
                <w:szCs w:val="18"/>
              </w:rPr>
              <w:t>f</w:t>
            </w:r>
            <w:r w:rsidRPr="00C27BAB">
              <w:rPr>
                <w:rFonts w:asciiTheme="minorHAnsi" w:hAnsiTheme="minorHAnsi"/>
                <w:sz w:val="18"/>
                <w:szCs w:val="18"/>
              </w:rPr>
              <w:t xml:space="preserve"> </w:t>
            </w:r>
            <w:r>
              <w:rPr>
                <w:rFonts w:asciiTheme="minorHAnsi" w:hAnsiTheme="minorHAnsi"/>
                <w:sz w:val="18"/>
                <w:szCs w:val="18"/>
              </w:rPr>
              <w:t>‘Building Type” (</w:t>
            </w:r>
            <w:r w:rsidRPr="00C27BAB">
              <w:rPr>
                <w:rFonts w:asciiTheme="minorHAnsi" w:hAnsiTheme="minorHAnsi"/>
                <w:sz w:val="18"/>
                <w:szCs w:val="18"/>
              </w:rPr>
              <w:t>A02</w:t>
            </w:r>
            <w:r>
              <w:rPr>
                <w:rFonts w:asciiTheme="minorHAnsi" w:hAnsiTheme="minorHAnsi"/>
                <w:sz w:val="18"/>
                <w:szCs w:val="18"/>
              </w:rPr>
              <w:t>)</w:t>
            </w:r>
            <w:r w:rsidRPr="00C27BAB">
              <w:rPr>
                <w:rFonts w:asciiTheme="minorHAnsi" w:hAnsiTheme="minorHAnsi"/>
                <w:sz w:val="18"/>
                <w:szCs w:val="18"/>
              </w:rPr>
              <w:t xml:space="preserve"> = ‘Non-dwelling Unit’ then display text: “Building Passes</w:t>
            </w:r>
            <w:r>
              <w:rPr>
                <w:rFonts w:asciiTheme="minorHAnsi" w:hAnsiTheme="minorHAnsi"/>
                <w:sz w:val="18"/>
                <w:szCs w:val="18"/>
              </w:rPr>
              <w:t>”;</w:t>
            </w:r>
          </w:p>
          <w:p w14:paraId="66A11092" w14:textId="77777777" w:rsidR="00505DD6" w:rsidRDefault="00505DD6" w:rsidP="001238D0">
            <w:pPr>
              <w:keepNext/>
              <w:rPr>
                <w:rFonts w:asciiTheme="minorHAnsi" w:hAnsiTheme="minorHAnsi"/>
                <w:sz w:val="18"/>
                <w:szCs w:val="18"/>
              </w:rPr>
            </w:pPr>
          </w:p>
          <w:p w14:paraId="05997960" w14:textId="7603672E" w:rsidR="001238D0" w:rsidRDefault="001238D0" w:rsidP="001238D0">
            <w:pPr>
              <w:rPr>
                <w:rFonts w:asciiTheme="minorHAnsi" w:hAnsiTheme="minorHAnsi"/>
                <w:sz w:val="18"/>
                <w:szCs w:val="18"/>
              </w:rPr>
            </w:pPr>
            <w:r>
              <w:rPr>
                <w:rFonts w:asciiTheme="minorHAnsi" w:hAnsiTheme="minorHAnsi"/>
                <w:sz w:val="18"/>
                <w:szCs w:val="18"/>
              </w:rPr>
              <w:t xml:space="preserve">Else if the </w:t>
            </w:r>
            <w:r w:rsidR="00505DD6">
              <w:rPr>
                <w:rFonts w:asciiTheme="minorHAnsi" w:hAnsiTheme="minorHAnsi"/>
                <w:sz w:val="18"/>
                <w:szCs w:val="18"/>
              </w:rPr>
              <w:t>“</w:t>
            </w:r>
            <w:r w:rsidRPr="007A5D38">
              <w:rPr>
                <w:rFonts w:asciiTheme="minorHAnsi" w:hAnsiTheme="minorHAnsi" w:cstheme="minorHAnsi"/>
                <w:sz w:val="18"/>
                <w:szCs w:val="18"/>
              </w:rPr>
              <w:t>Ventilation System Type</w:t>
            </w:r>
            <w:r w:rsidR="00505DD6">
              <w:rPr>
                <w:rFonts w:asciiTheme="minorHAnsi" w:hAnsiTheme="minorHAnsi" w:cstheme="minorHAnsi"/>
                <w:sz w:val="18"/>
                <w:szCs w:val="18"/>
              </w:rPr>
              <w:t>”</w:t>
            </w:r>
            <w:r w:rsidRPr="00233996">
              <w:rPr>
                <w:rFonts w:ascii="Calibri" w:hAnsi="Calibri"/>
                <w:sz w:val="18"/>
                <w:szCs w:val="18"/>
              </w:rPr>
              <w:t xml:space="preserve"> </w:t>
            </w:r>
            <w:r>
              <w:rPr>
                <w:rFonts w:ascii="Calibri" w:hAnsi="Calibri"/>
                <w:sz w:val="18"/>
                <w:szCs w:val="18"/>
              </w:rPr>
              <w:t>(A</w:t>
            </w:r>
            <w:r w:rsidR="00505DD6">
              <w:rPr>
                <w:rFonts w:ascii="Calibri" w:hAnsi="Calibri"/>
                <w:sz w:val="18"/>
                <w:szCs w:val="18"/>
              </w:rPr>
              <w:t>06</w:t>
            </w:r>
            <w:r>
              <w:rPr>
                <w:rFonts w:ascii="Calibri" w:hAnsi="Calibri"/>
                <w:sz w:val="18"/>
                <w:szCs w:val="18"/>
              </w:rPr>
              <w:t xml:space="preserve">) equals </w:t>
            </w:r>
            <w:r w:rsidRPr="00D12B47">
              <w:rPr>
                <w:rFonts w:asciiTheme="minorHAnsi" w:hAnsiTheme="minorHAnsi" w:cstheme="minorHAnsi"/>
                <w:sz w:val="18"/>
                <w:szCs w:val="18"/>
              </w:rPr>
              <w:t>Balanced</w:t>
            </w:r>
            <w:r>
              <w:rPr>
                <w:rFonts w:asciiTheme="minorHAnsi" w:hAnsiTheme="minorHAnsi" w:cstheme="minorHAnsi"/>
                <w:sz w:val="18"/>
                <w:szCs w:val="18"/>
              </w:rPr>
              <w:t xml:space="preserve">, </w:t>
            </w:r>
            <w:r w:rsidRPr="00D12B47">
              <w:rPr>
                <w:rFonts w:asciiTheme="minorHAnsi" w:hAnsiTheme="minorHAnsi" w:cstheme="minorHAnsi"/>
                <w:sz w:val="18"/>
                <w:szCs w:val="18"/>
              </w:rPr>
              <w:t>Balanced – ERV</w:t>
            </w:r>
            <w:r>
              <w:rPr>
                <w:rFonts w:asciiTheme="minorHAnsi" w:hAnsiTheme="minorHAnsi" w:cstheme="minorHAnsi"/>
                <w:sz w:val="18"/>
                <w:szCs w:val="18"/>
              </w:rPr>
              <w:t xml:space="preserve"> or </w:t>
            </w:r>
            <w:r w:rsidRPr="00D12B47">
              <w:rPr>
                <w:rFonts w:asciiTheme="minorHAnsi" w:hAnsiTheme="minorHAnsi" w:cstheme="minorHAnsi"/>
                <w:sz w:val="18"/>
                <w:szCs w:val="18"/>
              </w:rPr>
              <w:t>Balanced – HRV</w:t>
            </w:r>
            <w:r>
              <w:rPr>
                <w:rFonts w:asciiTheme="minorHAnsi" w:hAnsiTheme="minorHAnsi" w:cstheme="minorHAnsi"/>
                <w:sz w:val="18"/>
                <w:szCs w:val="18"/>
              </w:rPr>
              <w:t xml:space="preserve"> and the </w:t>
            </w:r>
            <w:r>
              <w:rPr>
                <w:rFonts w:asciiTheme="minorHAnsi" w:hAnsiTheme="minorHAnsi"/>
                <w:sz w:val="18"/>
                <w:szCs w:val="18"/>
              </w:rPr>
              <w:t xml:space="preserve">“Total Installed </w:t>
            </w:r>
            <w:r w:rsidR="000840B5">
              <w:rPr>
                <w:rFonts w:asciiTheme="minorHAnsi" w:hAnsiTheme="minorHAnsi"/>
                <w:sz w:val="18"/>
                <w:szCs w:val="18"/>
              </w:rPr>
              <w:t xml:space="preserve">Equivalent </w:t>
            </w:r>
            <w:r w:rsidR="00505DD6">
              <w:rPr>
                <w:rFonts w:asciiTheme="minorHAnsi" w:hAnsiTheme="minorHAnsi"/>
                <w:sz w:val="18"/>
                <w:szCs w:val="18"/>
              </w:rPr>
              <w:t>Continuous</w:t>
            </w:r>
            <w:r>
              <w:rPr>
                <w:rFonts w:asciiTheme="minorHAnsi" w:hAnsiTheme="minorHAnsi"/>
                <w:sz w:val="18"/>
                <w:szCs w:val="18"/>
              </w:rPr>
              <w:t xml:space="preserve"> Ventilation” (C06) </w:t>
            </w:r>
            <w:r>
              <w:rPr>
                <w:rFonts w:asciiTheme="minorHAnsi" w:hAnsiTheme="minorHAnsi" w:cstheme="minorHAnsi"/>
                <w:sz w:val="18"/>
                <w:szCs w:val="18"/>
              </w:rPr>
              <w:t>≥</w:t>
            </w:r>
            <w:r>
              <w:rPr>
                <w:rFonts w:asciiTheme="minorHAnsi" w:hAnsiTheme="minorHAnsi"/>
                <w:sz w:val="18"/>
                <w:szCs w:val="18"/>
              </w:rPr>
              <w:t xml:space="preserve"> “</w:t>
            </w:r>
            <w:r w:rsidR="00505DD6">
              <w:rPr>
                <w:rFonts w:asciiTheme="minorHAnsi" w:hAnsiTheme="minorHAnsi"/>
                <w:sz w:val="18"/>
                <w:szCs w:val="18"/>
              </w:rPr>
              <w:t xml:space="preserve">Total </w:t>
            </w:r>
            <w:r>
              <w:rPr>
                <w:rFonts w:asciiTheme="minorHAnsi" w:hAnsiTheme="minorHAnsi"/>
                <w:sz w:val="18"/>
                <w:szCs w:val="18"/>
              </w:rPr>
              <w:t>Required Ventilation Rate” (B0</w:t>
            </w:r>
            <w:r w:rsidR="00505DD6">
              <w:rPr>
                <w:rFonts w:asciiTheme="minorHAnsi" w:hAnsiTheme="minorHAnsi"/>
                <w:sz w:val="18"/>
                <w:szCs w:val="18"/>
              </w:rPr>
              <w:t>1</w:t>
            </w:r>
            <w:r>
              <w:rPr>
                <w:rFonts w:asciiTheme="minorHAnsi" w:hAnsiTheme="minorHAnsi"/>
                <w:sz w:val="18"/>
                <w:szCs w:val="18"/>
              </w:rPr>
              <w:t>), then display text: "Building Passes Mechanical Ventilation Rate</w:t>
            </w:r>
            <w:r w:rsidDel="001E1FD4">
              <w:rPr>
                <w:rFonts w:asciiTheme="minorHAnsi" w:hAnsiTheme="minorHAnsi"/>
                <w:sz w:val="18"/>
                <w:szCs w:val="18"/>
              </w:rPr>
              <w:t xml:space="preserve"> </w:t>
            </w:r>
            <w:r>
              <w:rPr>
                <w:rFonts w:asciiTheme="minorHAnsi" w:hAnsiTheme="minorHAnsi"/>
                <w:sz w:val="18"/>
                <w:szCs w:val="18"/>
              </w:rPr>
              <w:t>Test”</w:t>
            </w:r>
          </w:p>
          <w:p w14:paraId="6BD1FD43" w14:textId="53FF8F24" w:rsidR="001238D0" w:rsidRDefault="001238D0" w:rsidP="001238D0">
            <w:pPr>
              <w:rPr>
                <w:rFonts w:asciiTheme="minorHAnsi" w:hAnsiTheme="minorHAnsi"/>
                <w:sz w:val="18"/>
                <w:szCs w:val="18"/>
              </w:rPr>
            </w:pPr>
            <w:r>
              <w:rPr>
                <w:rFonts w:asciiTheme="minorHAnsi" w:hAnsiTheme="minorHAnsi"/>
                <w:sz w:val="18"/>
                <w:szCs w:val="18"/>
              </w:rPr>
              <w:t xml:space="preserve">Else if the </w:t>
            </w:r>
            <w:r w:rsidR="00505DD6">
              <w:rPr>
                <w:rFonts w:asciiTheme="minorHAnsi" w:hAnsiTheme="minorHAnsi"/>
                <w:sz w:val="18"/>
                <w:szCs w:val="18"/>
              </w:rPr>
              <w:t>“</w:t>
            </w:r>
            <w:r w:rsidRPr="007A5D38">
              <w:rPr>
                <w:rFonts w:asciiTheme="minorHAnsi" w:hAnsiTheme="minorHAnsi" w:cstheme="minorHAnsi"/>
                <w:sz w:val="18"/>
                <w:szCs w:val="18"/>
              </w:rPr>
              <w:t>Ventilation System Type</w:t>
            </w:r>
            <w:r w:rsidR="00505DD6">
              <w:rPr>
                <w:rFonts w:asciiTheme="minorHAnsi" w:hAnsiTheme="minorHAnsi" w:cstheme="minorHAnsi"/>
                <w:sz w:val="18"/>
                <w:szCs w:val="18"/>
              </w:rPr>
              <w:t>”</w:t>
            </w:r>
            <w:r w:rsidRPr="00233996">
              <w:rPr>
                <w:rFonts w:ascii="Calibri" w:hAnsi="Calibri"/>
                <w:sz w:val="18"/>
                <w:szCs w:val="18"/>
              </w:rPr>
              <w:t xml:space="preserve"> </w:t>
            </w:r>
            <w:r>
              <w:rPr>
                <w:rFonts w:ascii="Calibri" w:hAnsi="Calibri"/>
                <w:sz w:val="18"/>
                <w:szCs w:val="18"/>
              </w:rPr>
              <w:t>(A</w:t>
            </w:r>
            <w:r w:rsidR="00505DD6">
              <w:rPr>
                <w:rFonts w:ascii="Calibri" w:hAnsi="Calibri"/>
                <w:sz w:val="18"/>
                <w:szCs w:val="18"/>
              </w:rPr>
              <w:t>06</w:t>
            </w:r>
            <w:r>
              <w:rPr>
                <w:rFonts w:ascii="Calibri" w:hAnsi="Calibri"/>
                <w:sz w:val="18"/>
                <w:szCs w:val="18"/>
              </w:rPr>
              <w:t xml:space="preserve">) equals </w:t>
            </w:r>
            <w:r w:rsidRPr="00D12B47">
              <w:rPr>
                <w:rFonts w:asciiTheme="minorHAnsi" w:hAnsiTheme="minorHAnsi" w:cstheme="minorHAnsi"/>
                <w:sz w:val="18"/>
                <w:szCs w:val="18"/>
              </w:rPr>
              <w:t>Central Ventilation System – Balanced</w:t>
            </w:r>
            <w:r>
              <w:rPr>
                <w:rFonts w:asciiTheme="minorHAnsi" w:hAnsiTheme="minorHAnsi" w:cstheme="minorHAnsi"/>
                <w:sz w:val="18"/>
                <w:szCs w:val="18"/>
              </w:rPr>
              <w:t xml:space="preserve"> and the </w:t>
            </w:r>
            <w:r w:rsidR="00505DD6">
              <w:rPr>
                <w:rFonts w:asciiTheme="minorHAnsi" w:hAnsiTheme="minorHAnsi"/>
                <w:sz w:val="18"/>
                <w:szCs w:val="18"/>
              </w:rPr>
              <w:t xml:space="preserve">“Total Installed </w:t>
            </w:r>
            <w:r w:rsidR="000840B5">
              <w:rPr>
                <w:rFonts w:asciiTheme="minorHAnsi" w:hAnsiTheme="minorHAnsi"/>
                <w:sz w:val="18"/>
                <w:szCs w:val="18"/>
              </w:rPr>
              <w:t xml:space="preserve">Equivalent </w:t>
            </w:r>
            <w:r w:rsidR="00505DD6">
              <w:rPr>
                <w:rFonts w:asciiTheme="minorHAnsi" w:hAnsiTheme="minorHAnsi"/>
                <w:sz w:val="18"/>
                <w:szCs w:val="18"/>
              </w:rPr>
              <w:t>Continuous Ventilation” (C06)</w:t>
            </w:r>
            <w:r>
              <w:rPr>
                <w:rFonts w:asciiTheme="minorHAnsi" w:hAnsiTheme="minorHAnsi"/>
                <w:sz w:val="18"/>
                <w:szCs w:val="18"/>
              </w:rPr>
              <w:t xml:space="preserve"> </w:t>
            </w:r>
            <w:r>
              <w:rPr>
                <w:rFonts w:asciiTheme="minorHAnsi" w:hAnsiTheme="minorHAnsi" w:cstheme="minorHAnsi"/>
                <w:sz w:val="18"/>
                <w:szCs w:val="18"/>
              </w:rPr>
              <w:t>≥</w:t>
            </w:r>
            <w:r>
              <w:rPr>
                <w:rFonts w:asciiTheme="minorHAnsi" w:hAnsiTheme="minorHAnsi"/>
                <w:sz w:val="18"/>
                <w:szCs w:val="18"/>
              </w:rPr>
              <w:t xml:space="preserve"> </w:t>
            </w:r>
            <w:r w:rsidR="00505DD6">
              <w:rPr>
                <w:rFonts w:asciiTheme="minorHAnsi" w:hAnsiTheme="minorHAnsi"/>
                <w:sz w:val="18"/>
                <w:szCs w:val="18"/>
              </w:rPr>
              <w:t>“Total Required Ventilation Rate” (B01)</w:t>
            </w:r>
            <w:r>
              <w:rPr>
                <w:rFonts w:asciiTheme="minorHAnsi" w:hAnsiTheme="minorHAnsi"/>
                <w:sz w:val="18"/>
                <w:szCs w:val="18"/>
              </w:rPr>
              <w:t xml:space="preserve"> and the “</w:t>
            </w:r>
            <w:r w:rsidR="000840B5">
              <w:rPr>
                <w:rFonts w:asciiTheme="minorHAnsi" w:hAnsiTheme="minorHAnsi"/>
                <w:sz w:val="18"/>
                <w:szCs w:val="18"/>
              </w:rPr>
              <w:t>Total Installed Equivalent Continuous Ventilation</w:t>
            </w:r>
            <w:r>
              <w:rPr>
                <w:rFonts w:asciiTheme="minorHAnsi" w:hAnsiTheme="minorHAnsi"/>
                <w:sz w:val="18"/>
                <w:szCs w:val="18"/>
              </w:rPr>
              <w:t xml:space="preserve">” (C06) </w:t>
            </w:r>
            <w:r>
              <w:rPr>
                <w:rFonts w:asciiTheme="minorHAnsi" w:hAnsiTheme="minorHAnsi" w:cstheme="minorHAnsi"/>
                <w:sz w:val="18"/>
                <w:szCs w:val="18"/>
              </w:rPr>
              <w:t>≤ “</w:t>
            </w:r>
            <w:r>
              <w:rPr>
                <w:rFonts w:asciiTheme="minorHAnsi" w:hAnsiTheme="minorHAnsi"/>
                <w:sz w:val="18"/>
                <w:szCs w:val="18"/>
              </w:rPr>
              <w:t>Maximum Ventilation Flow” (E01), then display text: "Building Passes Mechanical Ventilation Rate</w:t>
            </w:r>
            <w:r w:rsidDel="001E1FD4">
              <w:rPr>
                <w:rFonts w:asciiTheme="minorHAnsi" w:hAnsiTheme="minorHAnsi"/>
                <w:sz w:val="18"/>
                <w:szCs w:val="18"/>
              </w:rPr>
              <w:t xml:space="preserve"> </w:t>
            </w:r>
            <w:r>
              <w:rPr>
                <w:rFonts w:asciiTheme="minorHAnsi" w:hAnsiTheme="minorHAnsi"/>
                <w:sz w:val="18"/>
                <w:szCs w:val="18"/>
              </w:rPr>
              <w:t>Test”</w:t>
            </w:r>
          </w:p>
          <w:p w14:paraId="71EDE5AD" w14:textId="6D971CBE" w:rsidR="001238D0" w:rsidRDefault="001238D0" w:rsidP="001238D0">
            <w:pPr>
              <w:rPr>
                <w:rFonts w:asciiTheme="minorHAnsi" w:hAnsiTheme="minorHAnsi"/>
                <w:sz w:val="18"/>
                <w:szCs w:val="18"/>
              </w:rPr>
            </w:pPr>
            <w:r>
              <w:rPr>
                <w:rFonts w:asciiTheme="minorHAnsi" w:hAnsiTheme="minorHAnsi"/>
                <w:sz w:val="18"/>
                <w:szCs w:val="18"/>
              </w:rPr>
              <w:t xml:space="preserve">Else if the </w:t>
            </w:r>
            <w:r w:rsidR="00505DD6">
              <w:rPr>
                <w:rFonts w:asciiTheme="minorHAnsi" w:hAnsiTheme="minorHAnsi"/>
                <w:sz w:val="18"/>
                <w:szCs w:val="18"/>
              </w:rPr>
              <w:t>“</w:t>
            </w:r>
            <w:r w:rsidRPr="007A5D38">
              <w:rPr>
                <w:rFonts w:asciiTheme="minorHAnsi" w:hAnsiTheme="minorHAnsi" w:cstheme="minorHAnsi"/>
                <w:sz w:val="18"/>
                <w:szCs w:val="18"/>
              </w:rPr>
              <w:t>Ventilation System Type</w:t>
            </w:r>
            <w:r w:rsidR="00505DD6">
              <w:rPr>
                <w:rFonts w:asciiTheme="minorHAnsi" w:hAnsiTheme="minorHAnsi" w:cstheme="minorHAnsi"/>
                <w:sz w:val="18"/>
                <w:szCs w:val="18"/>
              </w:rPr>
              <w:t>”</w:t>
            </w:r>
            <w:r w:rsidRPr="00233996">
              <w:rPr>
                <w:rFonts w:ascii="Calibri" w:hAnsi="Calibri"/>
                <w:sz w:val="18"/>
                <w:szCs w:val="18"/>
              </w:rPr>
              <w:t xml:space="preserve"> </w:t>
            </w:r>
            <w:r>
              <w:rPr>
                <w:rFonts w:ascii="Calibri" w:hAnsi="Calibri"/>
                <w:sz w:val="18"/>
                <w:szCs w:val="18"/>
              </w:rPr>
              <w:t>(A</w:t>
            </w:r>
            <w:r w:rsidR="00505DD6">
              <w:rPr>
                <w:rFonts w:ascii="Calibri" w:hAnsi="Calibri"/>
                <w:sz w:val="18"/>
                <w:szCs w:val="18"/>
              </w:rPr>
              <w:t>06</w:t>
            </w:r>
            <w:r>
              <w:rPr>
                <w:rFonts w:ascii="Calibri" w:hAnsi="Calibri"/>
                <w:sz w:val="18"/>
                <w:szCs w:val="18"/>
              </w:rPr>
              <w:t xml:space="preserve">) equals </w:t>
            </w:r>
            <w:r w:rsidRPr="007A5D38">
              <w:rPr>
                <w:rFonts w:asciiTheme="minorHAnsi" w:hAnsiTheme="minorHAnsi" w:cstheme="minorHAnsi"/>
                <w:sz w:val="18"/>
                <w:szCs w:val="18"/>
              </w:rPr>
              <w:t>Supply</w:t>
            </w:r>
            <w:r>
              <w:rPr>
                <w:rFonts w:asciiTheme="minorHAnsi" w:hAnsiTheme="minorHAnsi" w:cstheme="minorHAnsi"/>
                <w:sz w:val="18"/>
                <w:szCs w:val="18"/>
              </w:rPr>
              <w:t xml:space="preserve">, Exhaust, </w:t>
            </w:r>
            <w:r w:rsidRPr="00D12B47">
              <w:rPr>
                <w:rFonts w:asciiTheme="minorHAnsi" w:hAnsiTheme="minorHAnsi" w:cstheme="minorHAnsi"/>
                <w:sz w:val="18"/>
                <w:szCs w:val="18"/>
              </w:rPr>
              <w:t>Central Fan Integrated (CFI)</w:t>
            </w:r>
            <w:r>
              <w:rPr>
                <w:rFonts w:asciiTheme="minorHAnsi" w:hAnsiTheme="minorHAnsi" w:cstheme="minorHAnsi"/>
                <w:sz w:val="18"/>
                <w:szCs w:val="18"/>
              </w:rPr>
              <w:t xml:space="preserve"> and the </w:t>
            </w:r>
            <w:r w:rsidR="000840B5">
              <w:rPr>
                <w:rFonts w:asciiTheme="minorHAnsi" w:hAnsiTheme="minorHAnsi" w:cstheme="minorHAnsi"/>
                <w:sz w:val="18"/>
                <w:szCs w:val="18"/>
              </w:rPr>
              <w:t>“</w:t>
            </w:r>
            <w:r w:rsidR="000840B5">
              <w:rPr>
                <w:rFonts w:asciiTheme="minorHAnsi" w:hAnsiTheme="minorHAnsi"/>
                <w:sz w:val="18"/>
                <w:szCs w:val="18"/>
              </w:rPr>
              <w:t>Total Installed Equivalent Continuous Ventilation”</w:t>
            </w:r>
            <w:r>
              <w:rPr>
                <w:rFonts w:asciiTheme="minorHAnsi" w:hAnsiTheme="minorHAnsi"/>
                <w:sz w:val="18"/>
                <w:szCs w:val="18"/>
              </w:rPr>
              <w:t xml:space="preserve"> (C06) </w:t>
            </w:r>
            <w:r>
              <w:rPr>
                <w:rFonts w:asciiTheme="minorHAnsi" w:hAnsiTheme="minorHAnsi" w:cstheme="minorHAnsi"/>
                <w:sz w:val="18"/>
                <w:szCs w:val="18"/>
              </w:rPr>
              <w:t>≥</w:t>
            </w:r>
            <w:r>
              <w:rPr>
                <w:rFonts w:asciiTheme="minorHAnsi" w:hAnsiTheme="minorHAnsi"/>
                <w:sz w:val="18"/>
                <w:szCs w:val="18"/>
              </w:rPr>
              <w:t xml:space="preserve"> </w:t>
            </w:r>
            <w:r w:rsidR="000840B5">
              <w:rPr>
                <w:rFonts w:asciiTheme="minorHAnsi" w:hAnsiTheme="minorHAnsi"/>
                <w:sz w:val="18"/>
                <w:szCs w:val="18"/>
              </w:rPr>
              <w:t>“Total Required Ventilation Rate” (B01)</w:t>
            </w:r>
            <w:r>
              <w:rPr>
                <w:rFonts w:asciiTheme="minorHAnsi" w:hAnsiTheme="minorHAnsi"/>
                <w:sz w:val="18"/>
                <w:szCs w:val="18"/>
              </w:rPr>
              <w:t>, and if “Envelope Leakage”</w:t>
            </w:r>
            <w:r w:rsidR="000840B5">
              <w:rPr>
                <w:rFonts w:asciiTheme="minorHAnsi" w:hAnsiTheme="minorHAnsi"/>
                <w:sz w:val="18"/>
                <w:szCs w:val="18"/>
              </w:rPr>
              <w:t xml:space="preserve"> </w:t>
            </w:r>
            <w:r>
              <w:rPr>
                <w:rFonts w:asciiTheme="minorHAnsi" w:hAnsiTheme="minorHAnsi"/>
                <w:sz w:val="18"/>
                <w:szCs w:val="18"/>
              </w:rPr>
              <w:t>(</w:t>
            </w:r>
            <w:r w:rsidR="00B54159">
              <w:rPr>
                <w:rFonts w:asciiTheme="minorHAnsi" w:hAnsiTheme="minorHAnsi"/>
                <w:sz w:val="18"/>
                <w:szCs w:val="18"/>
              </w:rPr>
              <w:t>D</w:t>
            </w:r>
            <w:r>
              <w:rPr>
                <w:rFonts w:asciiTheme="minorHAnsi" w:hAnsiTheme="minorHAnsi"/>
                <w:sz w:val="18"/>
                <w:szCs w:val="18"/>
              </w:rPr>
              <w:t xml:space="preserve">01) </w:t>
            </w:r>
            <w:r w:rsidR="000840B5">
              <w:rPr>
                <w:rFonts w:asciiTheme="minorHAnsi" w:hAnsiTheme="minorHAnsi" w:cstheme="minorHAnsi"/>
                <w:sz w:val="18"/>
                <w:szCs w:val="18"/>
              </w:rPr>
              <w:t>≤</w:t>
            </w:r>
            <w:r>
              <w:rPr>
                <w:rFonts w:asciiTheme="minorHAnsi" w:hAnsiTheme="minorHAnsi"/>
                <w:sz w:val="18"/>
                <w:szCs w:val="18"/>
              </w:rPr>
              <w:t xml:space="preserve"> </w:t>
            </w:r>
            <w:r w:rsidR="00FE7ABA">
              <w:rPr>
                <w:rFonts w:asciiTheme="minorHAnsi" w:hAnsiTheme="minorHAnsi"/>
                <w:sz w:val="18"/>
                <w:szCs w:val="18"/>
              </w:rPr>
              <w:t xml:space="preserve">“Target dwelling unit compartmentalization leakage” (taken from </w:t>
            </w:r>
            <w:del w:id="438" w:author="Alhabibi, Haider@Energy" w:date="2022-02-14T16:52:00Z">
              <w:r w:rsidR="00FE7ABA" w:rsidDel="00255013">
                <w:rPr>
                  <w:rFonts w:asciiTheme="minorHAnsi" w:hAnsiTheme="minorHAnsi"/>
                  <w:sz w:val="18"/>
                  <w:szCs w:val="18"/>
                </w:rPr>
                <w:delText>CF2R</w:delText>
              </w:r>
            </w:del>
            <w:ins w:id="439" w:author="Alhabibi, Haider@Energy" w:date="2022-02-14T16:52:00Z">
              <w:r w:rsidR="00255013">
                <w:rPr>
                  <w:rFonts w:asciiTheme="minorHAnsi" w:hAnsiTheme="minorHAnsi"/>
                  <w:sz w:val="18"/>
                  <w:szCs w:val="18"/>
                </w:rPr>
                <w:t>LMCI</w:t>
              </w:r>
            </w:ins>
            <w:r w:rsidR="00FE7ABA">
              <w:rPr>
                <w:rFonts w:asciiTheme="minorHAnsi" w:hAnsiTheme="minorHAnsi"/>
                <w:sz w:val="18"/>
                <w:szCs w:val="18"/>
              </w:rPr>
              <w:t xml:space="preserve">-MCH-24), </w:t>
            </w:r>
            <w:r>
              <w:rPr>
                <w:rFonts w:asciiTheme="minorHAnsi" w:hAnsiTheme="minorHAnsi"/>
                <w:sz w:val="18"/>
                <w:szCs w:val="18"/>
              </w:rPr>
              <w:t>then display text: "Building Passes Mechanical Ventilation Rate</w:t>
            </w:r>
            <w:r w:rsidDel="001E1FD4">
              <w:rPr>
                <w:rFonts w:asciiTheme="minorHAnsi" w:hAnsiTheme="minorHAnsi"/>
                <w:sz w:val="18"/>
                <w:szCs w:val="18"/>
              </w:rPr>
              <w:t xml:space="preserve"> </w:t>
            </w:r>
            <w:r>
              <w:rPr>
                <w:rFonts w:asciiTheme="minorHAnsi" w:hAnsiTheme="minorHAnsi"/>
                <w:sz w:val="18"/>
                <w:szCs w:val="18"/>
              </w:rPr>
              <w:t>Test”</w:t>
            </w:r>
          </w:p>
          <w:p w14:paraId="4E91253E" w14:textId="1D452D32" w:rsidR="001238D0" w:rsidRDefault="001238D0" w:rsidP="001238D0">
            <w:pPr>
              <w:rPr>
                <w:rFonts w:asciiTheme="minorHAnsi" w:hAnsiTheme="minorHAnsi"/>
                <w:sz w:val="18"/>
                <w:szCs w:val="18"/>
              </w:rPr>
            </w:pPr>
            <w:r>
              <w:rPr>
                <w:rFonts w:asciiTheme="minorHAnsi" w:hAnsiTheme="minorHAnsi"/>
                <w:sz w:val="18"/>
                <w:szCs w:val="18"/>
              </w:rPr>
              <w:t xml:space="preserve">Else if the </w:t>
            </w:r>
            <w:r w:rsidR="00505DD6">
              <w:rPr>
                <w:rFonts w:asciiTheme="minorHAnsi" w:hAnsiTheme="minorHAnsi"/>
                <w:sz w:val="18"/>
                <w:szCs w:val="18"/>
              </w:rPr>
              <w:t>“</w:t>
            </w:r>
            <w:r w:rsidRPr="007A5D38">
              <w:rPr>
                <w:rFonts w:asciiTheme="minorHAnsi" w:hAnsiTheme="minorHAnsi" w:cstheme="minorHAnsi"/>
                <w:sz w:val="18"/>
                <w:szCs w:val="18"/>
              </w:rPr>
              <w:t>Ventilation System Type</w:t>
            </w:r>
            <w:r w:rsidR="00505DD6">
              <w:rPr>
                <w:rFonts w:asciiTheme="minorHAnsi" w:hAnsiTheme="minorHAnsi" w:cstheme="minorHAnsi"/>
                <w:sz w:val="18"/>
                <w:szCs w:val="18"/>
              </w:rPr>
              <w:t>”</w:t>
            </w:r>
            <w:r w:rsidRPr="00233996">
              <w:rPr>
                <w:rFonts w:ascii="Calibri" w:hAnsi="Calibri"/>
                <w:sz w:val="18"/>
                <w:szCs w:val="18"/>
              </w:rPr>
              <w:t xml:space="preserve"> </w:t>
            </w:r>
            <w:r>
              <w:rPr>
                <w:rFonts w:ascii="Calibri" w:hAnsi="Calibri"/>
                <w:sz w:val="18"/>
                <w:szCs w:val="18"/>
              </w:rPr>
              <w:t>(A</w:t>
            </w:r>
            <w:r w:rsidR="00505DD6">
              <w:rPr>
                <w:rFonts w:ascii="Calibri" w:hAnsi="Calibri"/>
                <w:sz w:val="18"/>
                <w:szCs w:val="18"/>
              </w:rPr>
              <w:t>06</w:t>
            </w:r>
            <w:r>
              <w:rPr>
                <w:rFonts w:ascii="Calibri" w:hAnsi="Calibri"/>
                <w:sz w:val="18"/>
                <w:szCs w:val="18"/>
              </w:rPr>
              <w:t xml:space="preserve">) equals </w:t>
            </w:r>
            <w:r w:rsidRPr="00D12B47">
              <w:rPr>
                <w:rFonts w:asciiTheme="minorHAnsi" w:hAnsiTheme="minorHAnsi" w:cstheme="minorHAnsi"/>
                <w:sz w:val="18"/>
                <w:szCs w:val="18"/>
              </w:rPr>
              <w:t>Central Ventilation System – Supply</w:t>
            </w:r>
            <w:r>
              <w:rPr>
                <w:rFonts w:asciiTheme="minorHAnsi" w:hAnsiTheme="minorHAnsi" w:cstheme="minorHAnsi"/>
                <w:sz w:val="18"/>
                <w:szCs w:val="18"/>
              </w:rPr>
              <w:t xml:space="preserve"> or </w:t>
            </w:r>
            <w:r w:rsidRPr="00D12B47">
              <w:rPr>
                <w:rFonts w:asciiTheme="minorHAnsi" w:hAnsiTheme="minorHAnsi" w:cstheme="minorHAnsi"/>
                <w:sz w:val="18"/>
                <w:szCs w:val="18"/>
              </w:rPr>
              <w:t>Central Ventilation System – Exhaust</w:t>
            </w:r>
            <w:r>
              <w:rPr>
                <w:rFonts w:asciiTheme="minorHAnsi" w:hAnsiTheme="minorHAnsi" w:cstheme="minorHAnsi"/>
                <w:sz w:val="18"/>
                <w:szCs w:val="18"/>
              </w:rPr>
              <w:t xml:space="preserve"> and the </w:t>
            </w:r>
            <w:r w:rsidR="000840B5">
              <w:rPr>
                <w:rFonts w:asciiTheme="minorHAnsi" w:hAnsiTheme="minorHAnsi" w:cstheme="minorHAnsi"/>
                <w:sz w:val="18"/>
                <w:szCs w:val="18"/>
              </w:rPr>
              <w:t>“</w:t>
            </w:r>
            <w:r w:rsidR="000840B5">
              <w:rPr>
                <w:rFonts w:asciiTheme="minorHAnsi" w:hAnsiTheme="minorHAnsi"/>
                <w:sz w:val="18"/>
                <w:szCs w:val="18"/>
              </w:rPr>
              <w:t>Total Installed Equivalent Continuous Ventilation”</w:t>
            </w:r>
            <w:r>
              <w:rPr>
                <w:rFonts w:asciiTheme="minorHAnsi" w:hAnsiTheme="minorHAnsi"/>
                <w:sz w:val="18"/>
                <w:szCs w:val="18"/>
              </w:rPr>
              <w:t xml:space="preserve"> (C06) </w:t>
            </w:r>
            <w:r>
              <w:rPr>
                <w:rFonts w:asciiTheme="minorHAnsi" w:hAnsiTheme="minorHAnsi" w:cstheme="minorHAnsi"/>
                <w:sz w:val="18"/>
                <w:szCs w:val="18"/>
              </w:rPr>
              <w:t>≥</w:t>
            </w:r>
            <w:r>
              <w:rPr>
                <w:rFonts w:asciiTheme="minorHAnsi" w:hAnsiTheme="minorHAnsi"/>
                <w:sz w:val="18"/>
                <w:szCs w:val="18"/>
              </w:rPr>
              <w:t xml:space="preserve"> </w:t>
            </w:r>
            <w:r w:rsidR="000840B5">
              <w:rPr>
                <w:rFonts w:asciiTheme="minorHAnsi" w:hAnsiTheme="minorHAnsi"/>
                <w:sz w:val="18"/>
                <w:szCs w:val="18"/>
              </w:rPr>
              <w:t>“Total Required Ventilation Rate” (B01)</w:t>
            </w:r>
            <w:r>
              <w:rPr>
                <w:rFonts w:asciiTheme="minorHAnsi" w:hAnsiTheme="minorHAnsi"/>
                <w:sz w:val="18"/>
                <w:szCs w:val="18"/>
              </w:rPr>
              <w:t>, and if “Envelope Leakage”(</w:t>
            </w:r>
            <w:r w:rsidR="00FE7ABA">
              <w:rPr>
                <w:rFonts w:asciiTheme="minorHAnsi" w:hAnsiTheme="minorHAnsi"/>
                <w:sz w:val="18"/>
                <w:szCs w:val="18"/>
              </w:rPr>
              <w:t>D</w:t>
            </w:r>
            <w:r>
              <w:rPr>
                <w:rFonts w:asciiTheme="minorHAnsi" w:hAnsiTheme="minorHAnsi"/>
                <w:sz w:val="18"/>
                <w:szCs w:val="18"/>
              </w:rPr>
              <w:t xml:space="preserve">01) </w:t>
            </w:r>
            <w:r>
              <w:rPr>
                <w:rFonts w:asciiTheme="minorHAnsi" w:hAnsiTheme="minorHAnsi" w:cstheme="minorHAnsi"/>
                <w:sz w:val="18"/>
                <w:szCs w:val="18"/>
              </w:rPr>
              <w:t>≤</w:t>
            </w:r>
            <w:r>
              <w:rPr>
                <w:rFonts w:asciiTheme="minorHAnsi" w:hAnsiTheme="minorHAnsi"/>
                <w:sz w:val="18"/>
                <w:szCs w:val="18"/>
              </w:rPr>
              <w:t xml:space="preserve"> </w:t>
            </w:r>
            <w:r w:rsidR="00FE7ABA">
              <w:rPr>
                <w:rFonts w:asciiTheme="minorHAnsi" w:hAnsiTheme="minorHAnsi"/>
                <w:sz w:val="18"/>
                <w:szCs w:val="18"/>
              </w:rPr>
              <w:t xml:space="preserve">“Target dwelling unit compartmentalization leakage” (taken from </w:t>
            </w:r>
            <w:del w:id="440" w:author="Alhabibi, Haider@Energy" w:date="2022-02-14T16:52:00Z">
              <w:r w:rsidR="00FE7ABA" w:rsidDel="00255013">
                <w:rPr>
                  <w:rFonts w:asciiTheme="minorHAnsi" w:hAnsiTheme="minorHAnsi"/>
                  <w:sz w:val="18"/>
                  <w:szCs w:val="18"/>
                </w:rPr>
                <w:delText>CF2R</w:delText>
              </w:r>
            </w:del>
            <w:ins w:id="441" w:author="Alhabibi, Haider@Energy" w:date="2022-02-14T16:52:00Z">
              <w:r w:rsidR="00255013">
                <w:rPr>
                  <w:rFonts w:asciiTheme="minorHAnsi" w:hAnsiTheme="minorHAnsi"/>
                  <w:sz w:val="18"/>
                  <w:szCs w:val="18"/>
                </w:rPr>
                <w:t>LMCI</w:t>
              </w:r>
            </w:ins>
            <w:r w:rsidR="00FE7ABA">
              <w:rPr>
                <w:rFonts w:asciiTheme="minorHAnsi" w:hAnsiTheme="minorHAnsi"/>
                <w:sz w:val="18"/>
                <w:szCs w:val="18"/>
              </w:rPr>
              <w:t>-MCH-24),</w:t>
            </w:r>
            <w:r>
              <w:rPr>
                <w:rFonts w:asciiTheme="minorHAnsi" w:hAnsiTheme="minorHAnsi"/>
                <w:sz w:val="18"/>
                <w:szCs w:val="18"/>
              </w:rPr>
              <w:t xml:space="preserve"> and the </w:t>
            </w:r>
            <w:r w:rsidR="000840B5">
              <w:rPr>
                <w:rFonts w:asciiTheme="minorHAnsi" w:hAnsiTheme="minorHAnsi" w:cstheme="minorHAnsi"/>
                <w:sz w:val="18"/>
                <w:szCs w:val="18"/>
              </w:rPr>
              <w:t>“</w:t>
            </w:r>
            <w:r w:rsidR="000840B5">
              <w:rPr>
                <w:rFonts w:asciiTheme="minorHAnsi" w:hAnsiTheme="minorHAnsi"/>
                <w:sz w:val="18"/>
                <w:szCs w:val="18"/>
              </w:rPr>
              <w:t>Total Installed Equivalent Continuous Ventilation” (C06)</w:t>
            </w:r>
            <w:r>
              <w:rPr>
                <w:rFonts w:asciiTheme="minorHAnsi" w:hAnsiTheme="minorHAnsi"/>
                <w:sz w:val="18"/>
                <w:szCs w:val="18"/>
              </w:rPr>
              <w:t xml:space="preserve"> </w:t>
            </w:r>
            <w:r>
              <w:rPr>
                <w:rFonts w:asciiTheme="minorHAnsi" w:hAnsiTheme="minorHAnsi" w:cstheme="minorHAnsi"/>
                <w:sz w:val="18"/>
                <w:szCs w:val="18"/>
              </w:rPr>
              <w:t>≤ “</w:t>
            </w:r>
            <w:r>
              <w:rPr>
                <w:rFonts w:asciiTheme="minorHAnsi" w:hAnsiTheme="minorHAnsi"/>
                <w:sz w:val="18"/>
                <w:szCs w:val="18"/>
              </w:rPr>
              <w:t>Maximum Ventilation Flow” (E01), then display text: "Building Passes Mechanical Ventilation Rate</w:t>
            </w:r>
            <w:r w:rsidDel="001E1FD4">
              <w:rPr>
                <w:rFonts w:asciiTheme="minorHAnsi" w:hAnsiTheme="minorHAnsi"/>
                <w:sz w:val="18"/>
                <w:szCs w:val="18"/>
              </w:rPr>
              <w:t xml:space="preserve"> </w:t>
            </w:r>
            <w:r>
              <w:rPr>
                <w:rFonts w:asciiTheme="minorHAnsi" w:hAnsiTheme="minorHAnsi"/>
                <w:sz w:val="18"/>
                <w:szCs w:val="18"/>
              </w:rPr>
              <w:t>Test”</w:t>
            </w:r>
          </w:p>
          <w:p w14:paraId="69AC1165" w14:textId="42C87BCE" w:rsidR="001238D0" w:rsidRDefault="001238D0" w:rsidP="001238D0">
            <w:pPr>
              <w:rPr>
                <w:rFonts w:asciiTheme="minorHAnsi" w:hAnsiTheme="minorHAnsi"/>
                <w:sz w:val="18"/>
                <w:szCs w:val="18"/>
              </w:rPr>
            </w:pPr>
            <w:r>
              <w:rPr>
                <w:rFonts w:asciiTheme="minorHAnsi" w:hAnsiTheme="minorHAnsi"/>
                <w:sz w:val="18"/>
                <w:szCs w:val="18"/>
              </w:rPr>
              <w:t>Else display text: "Building Fails Mechanical Ventilation Rate Test"</w:t>
            </w:r>
            <w:r w:rsidRPr="00D2491C">
              <w:rPr>
                <w:rFonts w:asciiTheme="minorHAnsi" w:hAnsiTheme="minorHAnsi"/>
                <w:sz w:val="18"/>
                <w:szCs w:val="18"/>
              </w:rPr>
              <w:t>&gt;&gt;</w:t>
            </w:r>
          </w:p>
        </w:tc>
      </w:tr>
    </w:tbl>
    <w:p w14:paraId="258F5749" w14:textId="77777777" w:rsidR="00BB724F" w:rsidRDefault="00BB724F">
      <w:pPr>
        <w:rPr>
          <w:rFonts w:asciiTheme="minorHAnsi" w:hAnsiTheme="minorHAnsi"/>
          <w:sz w:val="18"/>
          <w:szCs w:val="18"/>
        </w:rPr>
      </w:pPr>
      <w:r>
        <w:rPr>
          <w:rFonts w:asciiTheme="minorHAnsi" w:hAnsiTheme="minorHAnsi"/>
          <w:sz w:val="18"/>
          <w:szCs w:val="18"/>
        </w:rPr>
        <w:br w:type="page"/>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CellMar>
          <w:left w:w="72" w:type="dxa"/>
          <w:right w:w="72" w:type="dxa"/>
        </w:tblCellMar>
        <w:tblLook w:val="04A0" w:firstRow="1" w:lastRow="0" w:firstColumn="1" w:lastColumn="0" w:noHBand="0" w:noVBand="1"/>
      </w:tblPr>
      <w:tblGrid>
        <w:gridCol w:w="722"/>
        <w:gridCol w:w="10222"/>
      </w:tblGrid>
      <w:tr w:rsidR="00175418" w14:paraId="6206A6B4" w14:textId="77777777" w:rsidTr="0000415D">
        <w:trPr>
          <w:cantSplit/>
          <w:trHeight w:val="288"/>
        </w:trPr>
        <w:tc>
          <w:tcPr>
            <w:tcW w:w="10790" w:type="dxa"/>
            <w:gridSpan w:val="2"/>
            <w:tcBorders>
              <w:top w:val="single" w:sz="4" w:space="0" w:color="auto"/>
              <w:left w:val="single" w:sz="4" w:space="0" w:color="auto"/>
              <w:bottom w:val="single" w:sz="4" w:space="0" w:color="auto"/>
              <w:right w:val="single" w:sz="4" w:space="0" w:color="auto"/>
            </w:tcBorders>
            <w:vAlign w:val="center"/>
            <w:hideMark/>
          </w:tcPr>
          <w:p w14:paraId="43A3126D" w14:textId="77777777" w:rsidR="00175418" w:rsidRPr="00A75DC5" w:rsidRDefault="00175418" w:rsidP="0000415D">
            <w:pPr>
              <w:keepNext/>
              <w:rPr>
                <w:rFonts w:asciiTheme="minorHAnsi" w:hAnsiTheme="minorHAnsi"/>
                <w:b/>
                <w:bCs/>
                <w:szCs w:val="18"/>
              </w:rPr>
            </w:pPr>
            <w:r>
              <w:rPr>
                <w:rFonts w:asciiTheme="minorHAnsi" w:hAnsiTheme="minorHAnsi"/>
                <w:b/>
                <w:bCs/>
                <w:szCs w:val="18"/>
              </w:rPr>
              <w:lastRenderedPageBreak/>
              <w:t>G</w:t>
            </w:r>
            <w:r w:rsidRPr="0029047D">
              <w:rPr>
                <w:rFonts w:asciiTheme="minorHAnsi" w:hAnsiTheme="minorHAnsi"/>
                <w:b/>
                <w:bCs/>
                <w:szCs w:val="18"/>
              </w:rPr>
              <w:t>. Other Requirements</w:t>
            </w:r>
          </w:p>
        </w:tc>
      </w:tr>
      <w:tr w:rsidR="00175418" w14:paraId="1DD06D26" w14:textId="77777777" w:rsidTr="0000415D">
        <w:trPr>
          <w:cantSplit/>
          <w:trHeight w:val="288"/>
        </w:trPr>
        <w:tc>
          <w:tcPr>
            <w:tcW w:w="10790" w:type="dxa"/>
            <w:gridSpan w:val="2"/>
            <w:tcBorders>
              <w:top w:val="single" w:sz="4" w:space="0" w:color="auto"/>
              <w:left w:val="single" w:sz="4" w:space="0" w:color="auto"/>
              <w:bottom w:val="single" w:sz="4" w:space="0" w:color="auto"/>
              <w:right w:val="single" w:sz="4" w:space="0" w:color="auto"/>
            </w:tcBorders>
            <w:vAlign w:val="center"/>
            <w:hideMark/>
          </w:tcPr>
          <w:p w14:paraId="34362FB1" w14:textId="7B9A41D3" w:rsidR="00175418" w:rsidRPr="00A75DC5" w:rsidRDefault="00175418" w:rsidP="0000415D">
            <w:pPr>
              <w:keepNext/>
              <w:rPr>
                <w:rFonts w:asciiTheme="minorHAnsi" w:hAnsiTheme="minorHAnsi"/>
                <w:b/>
                <w:bCs/>
                <w:szCs w:val="18"/>
              </w:rPr>
            </w:pPr>
            <w:r w:rsidRPr="00A75DC5">
              <w:rPr>
                <w:rFonts w:asciiTheme="minorHAnsi" w:hAnsiTheme="minorHAnsi"/>
                <w:b/>
                <w:bCs/>
                <w:szCs w:val="18"/>
              </w:rPr>
              <w:t>The items listed below (6.1 through 6.</w:t>
            </w:r>
            <w:r>
              <w:rPr>
                <w:rFonts w:asciiTheme="minorHAnsi" w:hAnsiTheme="minorHAnsi"/>
                <w:b/>
                <w:bCs/>
                <w:szCs w:val="18"/>
              </w:rPr>
              <w:t xml:space="preserve">6 and </w:t>
            </w:r>
            <w:r w:rsidRPr="00A75DC5">
              <w:rPr>
                <w:rFonts w:asciiTheme="minorHAnsi" w:hAnsiTheme="minorHAnsi"/>
                <w:b/>
                <w:bCs/>
                <w:szCs w:val="18"/>
              </w:rPr>
              <w:t>6.</w:t>
            </w:r>
            <w:r>
              <w:rPr>
                <w:rFonts w:asciiTheme="minorHAnsi" w:hAnsiTheme="minorHAnsi"/>
                <w:b/>
                <w:bCs/>
                <w:szCs w:val="18"/>
              </w:rPr>
              <w:t>8</w:t>
            </w:r>
            <w:r w:rsidRPr="00A75DC5">
              <w:rPr>
                <w:rFonts w:asciiTheme="minorHAnsi" w:hAnsiTheme="minorHAnsi"/>
                <w:b/>
                <w:bCs/>
                <w:szCs w:val="18"/>
              </w:rPr>
              <w:t xml:space="preserve"> through 6.9) correspond to the information given in ASHRAE 62.2 Section 6 "Other Requirements".  Refer also to Chapter 4.6 of the Residential Compliance Manual (Section 4.6.8) for information describing these "Other Requirements".  The signature of the Responsible Person in the declaration statement below certifies that the building complies with these requirements specified in ASHRAE 62.2 Section 6.1 through 6.9 if applicable.</w:t>
            </w:r>
          </w:p>
        </w:tc>
      </w:tr>
      <w:tr w:rsidR="00175418" w14:paraId="1A127D92" w14:textId="77777777" w:rsidTr="00276455">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5FF80818" w14:textId="77777777" w:rsidR="00175418" w:rsidRDefault="00175418" w:rsidP="0000415D">
            <w:pPr>
              <w:keepNext/>
              <w:jc w:val="center"/>
              <w:rPr>
                <w:rFonts w:asciiTheme="minorHAnsi" w:hAnsiTheme="minorHAnsi"/>
                <w:sz w:val="18"/>
                <w:szCs w:val="18"/>
              </w:rPr>
            </w:pPr>
            <w:r>
              <w:rPr>
                <w:rFonts w:asciiTheme="minorHAnsi" w:hAnsiTheme="minorHAnsi"/>
                <w:sz w:val="18"/>
                <w:szCs w:val="18"/>
              </w:rPr>
              <w:t>01</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495B70E3" w14:textId="77777777" w:rsidR="00175418" w:rsidRDefault="00175418" w:rsidP="0000415D">
            <w:pPr>
              <w:pStyle w:val="ListParagraph"/>
              <w:keepNext/>
              <w:numPr>
                <w:ilvl w:val="1"/>
                <w:numId w:val="3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274" w:hanging="274"/>
              <w:rPr>
                <w:rStyle w:val="margin0020notechar"/>
                <w:rFonts w:asciiTheme="minorHAnsi" w:hAnsiTheme="minorHAnsi"/>
                <w:sz w:val="18"/>
                <w:szCs w:val="18"/>
              </w:rPr>
            </w:pPr>
            <w:r w:rsidRPr="00215D5D">
              <w:rPr>
                <w:rFonts w:asciiTheme="minorHAnsi" w:hAnsiTheme="minorHAnsi"/>
                <w:b/>
                <w:sz w:val="18"/>
                <w:szCs w:val="18"/>
              </w:rPr>
              <w:t>Adjacent Spaces and Transfer Air.</w:t>
            </w:r>
            <w:r w:rsidRPr="00215D5D">
              <w:rPr>
                <w:rFonts w:asciiTheme="minorHAnsi" w:hAnsiTheme="minorHAnsi"/>
                <w:sz w:val="18"/>
                <w:szCs w:val="18"/>
              </w:rPr>
              <w:t xml:space="preserve"> </w:t>
            </w:r>
            <w:r>
              <w:rPr>
                <w:rStyle w:val="margin0020notechar"/>
                <w:rFonts w:asciiTheme="minorHAnsi" w:hAnsiTheme="minorHAnsi"/>
                <w:sz w:val="18"/>
                <w:szCs w:val="18"/>
              </w:rPr>
              <w:t xml:space="preserve">Measures shall be taken to minimize air movement across envelope components to dwelling units from adjacent spaces such as garages, unconditioned crawlspaces, unconditioned attics, and other dwelling. </w:t>
            </w:r>
            <w:r w:rsidRPr="00423FB2">
              <w:rPr>
                <w:rStyle w:val="margin0020notechar"/>
                <w:rFonts w:asciiTheme="minorHAnsi" w:hAnsiTheme="minorHAnsi"/>
                <w:sz w:val="18"/>
                <w:szCs w:val="18"/>
              </w:rPr>
              <w:t>Supply and balanced ventilation systems shall be designed and constructed to provide ventilation air directly from the outdoors.</w:t>
            </w:r>
          </w:p>
          <w:p w14:paraId="54068B15" w14:textId="77777777" w:rsidR="00175418" w:rsidRDefault="00175418" w:rsidP="0000415D">
            <w:pPr>
              <w:pStyle w:val="ListParagraph"/>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763" w:hanging="403"/>
              <w:rPr>
                <w:rFonts w:asciiTheme="minorHAnsi" w:hAnsiTheme="minorHAnsi"/>
                <w:sz w:val="18"/>
                <w:szCs w:val="18"/>
              </w:rPr>
            </w:pPr>
            <w:r w:rsidRPr="00215D5D">
              <w:rPr>
                <w:rFonts w:asciiTheme="minorHAnsi" w:hAnsiTheme="minorHAnsi"/>
                <w:sz w:val="18"/>
                <w:szCs w:val="18"/>
              </w:rPr>
              <w:t>6.</w:t>
            </w:r>
            <w:r>
              <w:rPr>
                <w:rFonts w:asciiTheme="minorHAnsi" w:hAnsiTheme="minorHAnsi"/>
                <w:sz w:val="18"/>
                <w:szCs w:val="18"/>
              </w:rPr>
              <w:t xml:space="preserve">1.1 </w:t>
            </w:r>
            <w:r w:rsidRPr="00215D5D">
              <w:rPr>
                <w:rFonts w:asciiTheme="minorHAnsi" w:hAnsiTheme="minorHAnsi"/>
                <w:b/>
                <w:sz w:val="18"/>
                <w:szCs w:val="18"/>
              </w:rPr>
              <w:t>Compliance for Attached Dwelling Units</w:t>
            </w:r>
            <w:r w:rsidRPr="00792A45">
              <w:rPr>
                <w:rFonts w:asciiTheme="minorHAnsi" w:hAnsiTheme="minorHAnsi"/>
                <w:sz w:val="18"/>
                <w:szCs w:val="18"/>
              </w:rPr>
              <w:t>. One</w:t>
            </w:r>
            <w:r>
              <w:rPr>
                <w:rFonts w:asciiTheme="minorHAnsi" w:hAnsiTheme="minorHAnsi"/>
                <w:sz w:val="18"/>
                <w:szCs w:val="18"/>
              </w:rPr>
              <w:t xml:space="preserve"> </w:t>
            </w:r>
            <w:r w:rsidRPr="00792A45">
              <w:rPr>
                <w:rFonts w:asciiTheme="minorHAnsi" w:hAnsiTheme="minorHAnsi"/>
                <w:sz w:val="18"/>
                <w:szCs w:val="18"/>
              </w:rPr>
              <w:t>method of demonstrating compliance with Section 6.1 shall be</w:t>
            </w:r>
            <w:r>
              <w:rPr>
                <w:rFonts w:asciiTheme="minorHAnsi" w:hAnsiTheme="minorHAnsi"/>
                <w:sz w:val="18"/>
                <w:szCs w:val="18"/>
              </w:rPr>
              <w:t xml:space="preserve"> </w:t>
            </w:r>
            <w:r w:rsidRPr="00792A45">
              <w:rPr>
                <w:rFonts w:asciiTheme="minorHAnsi" w:hAnsiTheme="minorHAnsi"/>
                <w:sz w:val="18"/>
                <w:szCs w:val="18"/>
              </w:rPr>
              <w:t>to verify a leakage rate below a maximum of 0.3 cfm per ft</w:t>
            </w:r>
            <w:r w:rsidRPr="00215D5D">
              <w:rPr>
                <w:rFonts w:asciiTheme="minorHAnsi" w:hAnsiTheme="minorHAnsi"/>
                <w:sz w:val="18"/>
                <w:szCs w:val="18"/>
                <w:vertAlign w:val="superscript"/>
              </w:rPr>
              <w:t>2</w:t>
            </w:r>
            <w:r>
              <w:rPr>
                <w:rFonts w:asciiTheme="minorHAnsi" w:hAnsiTheme="minorHAnsi"/>
                <w:sz w:val="18"/>
                <w:szCs w:val="18"/>
              </w:rPr>
              <w:t xml:space="preserve"> </w:t>
            </w:r>
            <w:r w:rsidRPr="00E00577">
              <w:rPr>
                <w:rFonts w:asciiTheme="minorHAnsi" w:hAnsiTheme="minorHAnsi"/>
                <w:sz w:val="18"/>
                <w:szCs w:val="18"/>
              </w:rPr>
              <w:t>(150 L/s per 100 m2)</w:t>
            </w:r>
            <w:r>
              <w:rPr>
                <w:rFonts w:asciiTheme="minorHAnsi" w:hAnsiTheme="minorHAnsi"/>
                <w:sz w:val="18"/>
                <w:szCs w:val="18"/>
              </w:rPr>
              <w:t xml:space="preserve"> </w:t>
            </w:r>
            <w:r w:rsidRPr="00792A45">
              <w:rPr>
                <w:rFonts w:asciiTheme="minorHAnsi" w:hAnsiTheme="minorHAnsi"/>
                <w:sz w:val="18"/>
                <w:szCs w:val="18"/>
              </w:rPr>
              <w:t>of the dwelling unit envelope area (i.e.,</w:t>
            </w:r>
            <w:r>
              <w:rPr>
                <w:rFonts w:asciiTheme="minorHAnsi" w:hAnsiTheme="minorHAnsi"/>
                <w:sz w:val="18"/>
                <w:szCs w:val="18"/>
              </w:rPr>
              <w:t xml:space="preserve"> </w:t>
            </w:r>
            <w:r w:rsidRPr="00792A45">
              <w:rPr>
                <w:rFonts w:asciiTheme="minorHAnsi" w:hAnsiTheme="minorHAnsi"/>
                <w:sz w:val="18"/>
                <w:szCs w:val="18"/>
              </w:rPr>
              <w:t>the sum of the area of walls between dwelling units, exterior</w:t>
            </w:r>
            <w:r>
              <w:rPr>
                <w:rFonts w:asciiTheme="minorHAnsi" w:hAnsiTheme="minorHAnsi"/>
                <w:sz w:val="18"/>
                <w:szCs w:val="18"/>
              </w:rPr>
              <w:t xml:space="preserve"> </w:t>
            </w:r>
            <w:r w:rsidRPr="00792A45">
              <w:rPr>
                <w:rFonts w:asciiTheme="minorHAnsi" w:hAnsiTheme="minorHAnsi"/>
                <w:sz w:val="18"/>
                <w:szCs w:val="18"/>
              </w:rPr>
              <w:t>walls, ceiling, and floor) at a test pressure of 50 Pa by a blower</w:t>
            </w:r>
            <w:r>
              <w:rPr>
                <w:rFonts w:asciiTheme="minorHAnsi" w:hAnsiTheme="minorHAnsi"/>
                <w:sz w:val="18"/>
                <w:szCs w:val="18"/>
              </w:rPr>
              <w:t xml:space="preserve"> </w:t>
            </w:r>
            <w:r w:rsidRPr="00792A45">
              <w:rPr>
                <w:rFonts w:asciiTheme="minorHAnsi" w:hAnsiTheme="minorHAnsi"/>
                <w:sz w:val="18"/>
                <w:szCs w:val="18"/>
              </w:rPr>
              <w:t>door test conducted in accordance with either ANSI/ASTME779 or ANSI/ASTM-E1827. The test shall be conducted</w:t>
            </w:r>
            <w:r>
              <w:rPr>
                <w:rFonts w:asciiTheme="minorHAnsi" w:hAnsiTheme="minorHAnsi"/>
                <w:sz w:val="18"/>
                <w:szCs w:val="18"/>
              </w:rPr>
              <w:t xml:space="preserve"> </w:t>
            </w:r>
            <w:r w:rsidRPr="00792A45">
              <w:rPr>
                <w:rFonts w:asciiTheme="minorHAnsi" w:hAnsiTheme="minorHAnsi"/>
                <w:sz w:val="18"/>
                <w:szCs w:val="18"/>
              </w:rPr>
              <w:t>with the dwelling unit as if it were exposed to outdoor air on</w:t>
            </w:r>
            <w:r>
              <w:rPr>
                <w:rFonts w:asciiTheme="minorHAnsi" w:hAnsiTheme="minorHAnsi"/>
                <w:sz w:val="18"/>
                <w:szCs w:val="18"/>
              </w:rPr>
              <w:t xml:space="preserve"> </w:t>
            </w:r>
            <w:r w:rsidRPr="00792A45">
              <w:rPr>
                <w:rFonts w:asciiTheme="minorHAnsi" w:hAnsiTheme="minorHAnsi"/>
                <w:sz w:val="18"/>
                <w:szCs w:val="18"/>
              </w:rPr>
              <w:t>all sides, top, and bottom by opening doors and windows of</w:t>
            </w:r>
            <w:r>
              <w:rPr>
                <w:rFonts w:asciiTheme="minorHAnsi" w:hAnsiTheme="minorHAnsi"/>
                <w:sz w:val="18"/>
                <w:szCs w:val="18"/>
              </w:rPr>
              <w:t xml:space="preserve"> </w:t>
            </w:r>
            <w:r w:rsidRPr="00792A45">
              <w:rPr>
                <w:rFonts w:asciiTheme="minorHAnsi" w:hAnsiTheme="minorHAnsi"/>
                <w:sz w:val="18"/>
                <w:szCs w:val="18"/>
              </w:rPr>
              <w:t>adjacent dwelling units.</w:t>
            </w:r>
          </w:p>
        </w:tc>
      </w:tr>
      <w:tr w:rsidR="00175418" w14:paraId="00ABB184" w14:textId="77777777" w:rsidTr="00276455">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526814D1" w14:textId="77777777" w:rsidR="00175418" w:rsidRDefault="00175418" w:rsidP="0000415D">
            <w:pPr>
              <w:keepNext/>
              <w:jc w:val="center"/>
              <w:rPr>
                <w:rFonts w:asciiTheme="minorHAnsi" w:hAnsiTheme="minorHAnsi"/>
                <w:sz w:val="18"/>
                <w:szCs w:val="18"/>
              </w:rPr>
            </w:pPr>
            <w:r>
              <w:rPr>
                <w:rFonts w:asciiTheme="minorHAnsi" w:hAnsiTheme="minorHAnsi"/>
                <w:sz w:val="18"/>
                <w:szCs w:val="18"/>
              </w:rPr>
              <w:t>02</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7DF37A67" w14:textId="77777777" w:rsidR="00175418" w:rsidRDefault="00175418" w:rsidP="0000415D">
            <w:pPr>
              <w:keepNext/>
              <w:ind w:left="274" w:hanging="274"/>
            </w:pPr>
            <w:r>
              <w:rPr>
                <w:rFonts w:asciiTheme="minorHAnsi" w:hAnsiTheme="minorHAnsi"/>
                <w:b/>
                <w:sz w:val="18"/>
                <w:szCs w:val="18"/>
              </w:rPr>
              <w:t>6.2 Instructions and Labeling.</w:t>
            </w:r>
            <w:r>
              <w:rPr>
                <w:rFonts w:asciiTheme="minorHAnsi" w:hAnsiTheme="minorHAnsi"/>
                <w:sz w:val="18"/>
                <w:szCs w:val="18"/>
              </w:rPr>
              <w:t xml:space="preserve"> </w:t>
            </w:r>
            <w:r w:rsidRPr="00256541">
              <w:rPr>
                <w:rStyle w:val="margin0020notechar"/>
                <w:rFonts w:asciiTheme="minorHAnsi" w:hAnsiTheme="minorHAnsi"/>
                <w:sz w:val="18"/>
                <w:szCs w:val="18"/>
              </w:rPr>
              <w:t>Information on the ventilation</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design and/or ventilation systems installed, instructions</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on their proper operation to meet the requirements of this</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standard, and instructions detailing any required maintenance</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(similar to that provided</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for HVAC systems) shall be provided</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to the owner and the occupant of the dwelling unit. Controls</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shall be labeled as to their function (unless that function is</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obvious, such as toilet exhaust fan switches). See Section 13</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of ASHRAE Guideline 24</w:t>
            </w:r>
            <w:r>
              <w:rPr>
                <w:rStyle w:val="margin0020notechar"/>
                <w:rFonts w:asciiTheme="minorHAnsi" w:hAnsiTheme="minorHAnsi"/>
                <w:sz w:val="18"/>
                <w:szCs w:val="18"/>
              </w:rPr>
              <w:t xml:space="preserve"> </w:t>
            </w:r>
            <w:r w:rsidRPr="00215D5D">
              <w:rPr>
                <w:rStyle w:val="margin0020notechar"/>
                <w:rFonts w:asciiTheme="minorHAnsi" w:hAnsiTheme="minorHAnsi"/>
                <w:sz w:val="18"/>
                <w:szCs w:val="18"/>
                <w:vertAlign w:val="superscript"/>
              </w:rPr>
              <w:t>5</w:t>
            </w:r>
            <w:r w:rsidRPr="00256541">
              <w:rPr>
                <w:rStyle w:val="margin0020notechar"/>
                <w:rFonts w:asciiTheme="minorHAnsi" w:hAnsiTheme="minorHAnsi"/>
                <w:sz w:val="18"/>
                <w:szCs w:val="18"/>
              </w:rPr>
              <w:t xml:space="preserve"> for information on</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instructions</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and labeling</w:t>
            </w:r>
            <w:r>
              <w:rPr>
                <w:rStyle w:val="margin0020notechar"/>
                <w:rFonts w:asciiTheme="minorHAnsi" w:hAnsiTheme="minorHAnsi"/>
                <w:sz w:val="18"/>
                <w:szCs w:val="18"/>
              </w:rPr>
              <w:t>.</w:t>
            </w:r>
          </w:p>
        </w:tc>
      </w:tr>
      <w:tr w:rsidR="00175418" w14:paraId="23774663" w14:textId="77777777" w:rsidTr="00276455">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55C5BE3D" w14:textId="77777777" w:rsidR="00175418" w:rsidRDefault="00175418" w:rsidP="0000415D">
            <w:pPr>
              <w:keepNext/>
              <w:jc w:val="center"/>
              <w:rPr>
                <w:rFonts w:asciiTheme="minorHAnsi" w:hAnsiTheme="minorHAnsi"/>
                <w:sz w:val="18"/>
                <w:szCs w:val="18"/>
              </w:rPr>
            </w:pPr>
            <w:r>
              <w:rPr>
                <w:rFonts w:asciiTheme="minorHAnsi" w:hAnsiTheme="minorHAnsi"/>
                <w:sz w:val="18"/>
                <w:szCs w:val="18"/>
              </w:rPr>
              <w:t>03</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1E20073A" w14:textId="77777777" w:rsidR="00175418" w:rsidRDefault="00175418" w:rsidP="0000415D">
            <w:pPr>
              <w:keepNext/>
              <w:rPr>
                <w:rStyle w:val="margin0020notechar"/>
                <w:rFonts w:asciiTheme="minorHAnsi" w:hAnsiTheme="minorHAnsi"/>
                <w:sz w:val="18"/>
                <w:szCs w:val="18"/>
              </w:rPr>
            </w:pPr>
            <w:r>
              <w:rPr>
                <w:rFonts w:asciiTheme="minorHAnsi" w:hAnsiTheme="minorHAnsi"/>
                <w:b/>
                <w:sz w:val="18"/>
                <w:szCs w:val="18"/>
              </w:rPr>
              <w:t>6.3 Clothes Dryers.</w:t>
            </w:r>
            <w:r>
              <w:rPr>
                <w:rFonts w:asciiTheme="minorHAnsi" w:hAnsiTheme="minorHAnsi"/>
                <w:sz w:val="18"/>
                <w:szCs w:val="18"/>
              </w:rPr>
              <w:t xml:space="preserve"> </w:t>
            </w:r>
            <w:r>
              <w:rPr>
                <w:rStyle w:val="margin0020notechar"/>
                <w:rFonts w:asciiTheme="minorHAnsi" w:hAnsiTheme="minorHAnsi"/>
                <w:sz w:val="18"/>
                <w:szCs w:val="18"/>
              </w:rPr>
              <w:t>Clothes dryers shall be exhausted directly to the outdoors.</w:t>
            </w:r>
          </w:p>
          <w:p w14:paraId="4DC1EB93" w14:textId="77777777" w:rsidR="00175418" w:rsidRDefault="00175418" w:rsidP="0000415D">
            <w:pPr>
              <w:ind w:left="274"/>
              <w:rPr>
                <w:sz w:val="22"/>
              </w:rPr>
            </w:pPr>
            <w:r w:rsidRPr="00215D5D">
              <w:rPr>
                <w:rFonts w:asciiTheme="minorHAnsi" w:hAnsiTheme="minorHAnsi" w:cstheme="minorHAnsi"/>
                <w:sz w:val="18"/>
                <w:szCs w:val="18"/>
              </w:rPr>
              <w:t>Exception: Condensing dryers plumbed to a drain.</w:t>
            </w:r>
          </w:p>
        </w:tc>
      </w:tr>
      <w:tr w:rsidR="00175418" w14:paraId="5ED564BB" w14:textId="77777777" w:rsidTr="00276455">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31D41197" w14:textId="77777777" w:rsidR="00175418" w:rsidRDefault="00175418" w:rsidP="0000415D">
            <w:pPr>
              <w:keepNext/>
              <w:jc w:val="center"/>
              <w:rPr>
                <w:rFonts w:asciiTheme="minorHAnsi" w:hAnsiTheme="minorHAnsi"/>
                <w:sz w:val="18"/>
                <w:szCs w:val="18"/>
              </w:rPr>
            </w:pPr>
            <w:r>
              <w:rPr>
                <w:rFonts w:asciiTheme="minorHAnsi" w:hAnsiTheme="minorHAnsi"/>
                <w:sz w:val="18"/>
                <w:szCs w:val="18"/>
              </w:rPr>
              <w:t>04</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tcPr>
          <w:p w14:paraId="2FB3AE97" w14:textId="77777777" w:rsidR="00175418" w:rsidRDefault="00175418" w:rsidP="0000415D">
            <w:pPr>
              <w:pStyle w:val="margin0020note"/>
              <w:keepNext/>
              <w:spacing w:before="0" w:beforeAutospacing="0" w:after="0" w:afterAutospacing="0"/>
              <w:ind w:left="274" w:hanging="274"/>
              <w:rPr>
                <w:rFonts w:asciiTheme="minorHAnsi" w:hAnsiTheme="minorHAnsi"/>
                <w:b/>
                <w:sz w:val="18"/>
                <w:szCs w:val="18"/>
              </w:rPr>
            </w:pPr>
            <w:r>
              <w:rPr>
                <w:rFonts w:asciiTheme="minorHAnsi" w:hAnsiTheme="minorHAnsi"/>
                <w:b/>
                <w:sz w:val="18"/>
                <w:szCs w:val="18"/>
              </w:rPr>
              <w:t>6.4 Combustion and Solid-Fuel Burning Appliances.</w:t>
            </w:r>
          </w:p>
          <w:p w14:paraId="1B3D9D71" w14:textId="35910F1B" w:rsidR="00175418" w:rsidRDefault="00175418" w:rsidP="0000415D">
            <w:pPr>
              <w:pStyle w:val="margin0020note"/>
              <w:keepNext/>
              <w:spacing w:before="0" w:beforeAutospacing="0" w:after="0" w:afterAutospacing="0"/>
              <w:ind w:left="763" w:hanging="403"/>
              <w:rPr>
                <w:rStyle w:val="margin0020notechar"/>
                <w:rFonts w:asciiTheme="minorHAnsi" w:hAnsiTheme="minorHAnsi"/>
                <w:sz w:val="18"/>
                <w:szCs w:val="18"/>
              </w:rPr>
            </w:pPr>
            <w:r w:rsidRPr="00215D5D">
              <w:rPr>
                <w:rFonts w:asciiTheme="minorHAnsi" w:hAnsiTheme="minorHAnsi"/>
                <w:sz w:val="18"/>
                <w:szCs w:val="18"/>
              </w:rPr>
              <w:t>6.</w:t>
            </w:r>
            <w:r>
              <w:rPr>
                <w:rFonts w:asciiTheme="minorHAnsi" w:hAnsiTheme="minorHAnsi"/>
                <w:sz w:val="18"/>
                <w:szCs w:val="18"/>
              </w:rPr>
              <w:t xml:space="preserve">4.1 </w:t>
            </w:r>
            <w:r w:rsidRPr="00E00577">
              <w:rPr>
                <w:rStyle w:val="margin0020notechar"/>
                <w:rFonts w:asciiTheme="minorHAnsi" w:hAnsiTheme="minorHAnsi"/>
                <w:sz w:val="18"/>
                <w:szCs w:val="18"/>
              </w:rPr>
              <w:t>Combustion and solid-fuel-burning appliances must be provided</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 xml:space="preserve">with adequate </w:t>
            </w:r>
            <w:r>
              <w:rPr>
                <w:rStyle w:val="margin0020notechar"/>
                <w:rFonts w:asciiTheme="minorHAnsi" w:hAnsiTheme="minorHAnsi"/>
                <w:sz w:val="18"/>
                <w:szCs w:val="18"/>
              </w:rPr>
              <w:t>c</w:t>
            </w:r>
            <w:r w:rsidRPr="00E00577">
              <w:rPr>
                <w:rStyle w:val="margin0020notechar"/>
                <w:rFonts w:asciiTheme="minorHAnsi" w:hAnsiTheme="minorHAnsi"/>
                <w:sz w:val="18"/>
                <w:szCs w:val="18"/>
              </w:rPr>
              <w:t>ombustion and ventilation air and</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installed in accordance with manufacturers’ installation</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instructions</w:t>
            </w:r>
            <w:ins w:id="442" w:author="Moua, Cheng@Energy" w:date="2022-02-10T12:26:00Z">
              <w:r w:rsidR="00CE42E4">
                <w:rPr>
                  <w:rStyle w:val="margin0020notechar"/>
                  <w:rFonts w:asciiTheme="minorHAnsi" w:hAnsiTheme="minorHAnsi"/>
                  <w:sz w:val="18"/>
                  <w:szCs w:val="18"/>
                </w:rPr>
                <w:t>,</w:t>
              </w:r>
            </w:ins>
            <w:del w:id="443" w:author="Moua, Cheng@Energy" w:date="2022-02-10T12:26:00Z">
              <w:r w:rsidRPr="00E00577" w:rsidDel="00CE42E4">
                <w:rPr>
                  <w:rStyle w:val="margin0020notechar"/>
                  <w:rFonts w:asciiTheme="minorHAnsi" w:hAnsiTheme="minorHAnsi"/>
                  <w:sz w:val="18"/>
                  <w:szCs w:val="18"/>
                </w:rPr>
                <w:delText>;</w:delText>
              </w:r>
            </w:del>
            <w:r w:rsidRPr="00E00577">
              <w:rPr>
                <w:rStyle w:val="margin0020notechar"/>
                <w:rFonts w:asciiTheme="minorHAnsi" w:hAnsiTheme="minorHAnsi"/>
                <w:sz w:val="18"/>
                <w:szCs w:val="18"/>
              </w:rPr>
              <w:t xml:space="preserve"> </w:t>
            </w:r>
            <w:ins w:id="444" w:author="Moua, Cheng@Energy" w:date="2022-02-10T12:27:00Z">
              <w:r w:rsidR="00CF1543">
                <w:rPr>
                  <w:rStyle w:val="margin0020notechar"/>
                  <w:rFonts w:asciiTheme="minorHAnsi" w:hAnsiTheme="minorHAnsi"/>
                  <w:sz w:val="18"/>
                  <w:szCs w:val="18"/>
                </w:rPr>
                <w:t xml:space="preserve">NFPA 31, </w:t>
              </w:r>
            </w:ins>
            <w:r w:rsidRPr="00E00577">
              <w:rPr>
                <w:rStyle w:val="margin0020notechar"/>
                <w:rFonts w:asciiTheme="minorHAnsi" w:hAnsiTheme="minorHAnsi"/>
                <w:sz w:val="18"/>
                <w:szCs w:val="18"/>
              </w:rPr>
              <w:t xml:space="preserve">NFPA 54/ANSI Z223.1, </w:t>
            </w:r>
            <w:del w:id="445" w:author="Moua, Cheng@Energy" w:date="2022-02-10T12:27:00Z">
              <w:r w:rsidRPr="00215D5D" w:rsidDel="00CF1543">
                <w:rPr>
                  <w:rStyle w:val="margin0020notechar"/>
                  <w:rFonts w:asciiTheme="minorHAnsi" w:hAnsiTheme="minorHAnsi"/>
                  <w:i/>
                  <w:sz w:val="18"/>
                  <w:szCs w:val="18"/>
                </w:rPr>
                <w:delText>National Fuel Gas Code</w:delText>
              </w:r>
              <w:r w:rsidRPr="00E00577" w:rsidDel="00CF1543">
                <w:rPr>
                  <w:rStyle w:val="margin0020notechar"/>
                  <w:rFonts w:asciiTheme="minorHAnsi" w:hAnsiTheme="minorHAnsi"/>
                  <w:sz w:val="18"/>
                  <w:szCs w:val="18"/>
                </w:rPr>
                <w:delText xml:space="preserve">; NFPA 31, </w:delText>
              </w:r>
              <w:r w:rsidRPr="00215D5D" w:rsidDel="00CF1543">
                <w:rPr>
                  <w:rStyle w:val="margin0020notechar"/>
                  <w:rFonts w:asciiTheme="minorHAnsi" w:hAnsiTheme="minorHAnsi"/>
                  <w:i/>
                  <w:sz w:val="18"/>
                  <w:szCs w:val="18"/>
                </w:rPr>
                <w:delText>Standard for the Installation of Oil-Burning Equipment</w:delText>
              </w:r>
              <w:r w:rsidRPr="00E00577" w:rsidDel="00CF1543">
                <w:rPr>
                  <w:rStyle w:val="margin0020notechar"/>
                  <w:rFonts w:asciiTheme="minorHAnsi" w:hAnsiTheme="minorHAnsi"/>
                  <w:sz w:val="18"/>
                  <w:szCs w:val="18"/>
                </w:rPr>
                <w:delText xml:space="preserve">; </w:delText>
              </w:r>
            </w:del>
            <w:r w:rsidRPr="00E00577">
              <w:rPr>
                <w:rStyle w:val="margin0020notechar"/>
                <w:rFonts w:asciiTheme="minorHAnsi" w:hAnsiTheme="minorHAnsi"/>
                <w:sz w:val="18"/>
                <w:szCs w:val="18"/>
              </w:rPr>
              <w:t xml:space="preserve">or NFPA 211, </w:t>
            </w:r>
            <w:del w:id="446" w:author="Moua, Cheng@Energy" w:date="2022-02-10T12:27:00Z">
              <w:r w:rsidRPr="00215D5D" w:rsidDel="00CF1543">
                <w:rPr>
                  <w:rStyle w:val="margin0020notechar"/>
                  <w:rFonts w:asciiTheme="minorHAnsi" w:hAnsiTheme="minorHAnsi"/>
                  <w:i/>
                  <w:sz w:val="18"/>
                  <w:szCs w:val="18"/>
                </w:rPr>
                <w:delText>Standard for Chimneys, Fireplaces, Vents, and Solid-Fuel Burning Appliances</w:delText>
              </w:r>
            </w:del>
            <w:r w:rsidRPr="00E00577">
              <w:rPr>
                <w:rStyle w:val="margin0020notechar"/>
                <w:rFonts w:asciiTheme="minorHAnsi" w:hAnsiTheme="minorHAnsi"/>
                <w:sz w:val="18"/>
                <w:szCs w:val="18"/>
              </w:rPr>
              <w:t>, or other</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equivalent code acceptable to the building official.</w:t>
            </w:r>
          </w:p>
          <w:p w14:paraId="25CDAF93" w14:textId="6F6284E8" w:rsidR="00175418" w:rsidRDefault="00175418" w:rsidP="0000415D">
            <w:pPr>
              <w:pStyle w:val="margin0020note"/>
              <w:keepNext/>
              <w:spacing w:before="0" w:beforeAutospacing="0" w:after="0" w:afterAutospacing="0"/>
              <w:ind w:left="763" w:hanging="403"/>
            </w:pPr>
            <w:r w:rsidRPr="00E00577">
              <w:rPr>
                <w:rStyle w:val="margin0020notechar"/>
                <w:rFonts w:asciiTheme="minorHAnsi" w:hAnsiTheme="minorHAnsi"/>
                <w:sz w:val="18"/>
                <w:szCs w:val="18"/>
              </w:rPr>
              <w:t xml:space="preserve"> </w:t>
            </w:r>
            <w:r w:rsidRPr="00215D5D">
              <w:rPr>
                <w:rFonts w:asciiTheme="minorHAnsi" w:hAnsiTheme="minorHAnsi"/>
                <w:sz w:val="18"/>
                <w:szCs w:val="18"/>
              </w:rPr>
              <w:t>6.</w:t>
            </w:r>
            <w:r>
              <w:rPr>
                <w:rFonts w:asciiTheme="minorHAnsi" w:hAnsiTheme="minorHAnsi"/>
                <w:sz w:val="18"/>
                <w:szCs w:val="18"/>
              </w:rPr>
              <w:t xml:space="preserve">4.2 </w:t>
            </w:r>
            <w:r w:rsidRPr="00E00577">
              <w:rPr>
                <w:rStyle w:val="margin0020notechar"/>
                <w:rFonts w:asciiTheme="minorHAnsi" w:hAnsiTheme="minorHAnsi"/>
                <w:sz w:val="18"/>
                <w:szCs w:val="18"/>
              </w:rPr>
              <w:t>Where</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atmospherically vented combustion appliances or solid-fuel</w:t>
            </w:r>
            <w:ins w:id="447" w:author="Moua, Cheng@Energy" w:date="2022-02-10T12:27:00Z">
              <w:r w:rsidR="00294CB3">
                <w:rPr>
                  <w:rStyle w:val="margin0020notechar"/>
                  <w:rFonts w:asciiTheme="minorHAnsi" w:hAnsiTheme="minorHAnsi"/>
                  <w:sz w:val="18"/>
                  <w:szCs w:val="18"/>
                </w:rPr>
                <w:t xml:space="preserve"> </w:t>
              </w:r>
            </w:ins>
            <w:r w:rsidRPr="00E00577">
              <w:rPr>
                <w:rStyle w:val="margin0020notechar"/>
                <w:rFonts w:asciiTheme="minorHAnsi" w:hAnsiTheme="minorHAnsi"/>
                <w:sz w:val="18"/>
                <w:szCs w:val="18"/>
              </w:rPr>
              <w:t>burning</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appliances are located inside the pressure boundary,</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the total net exhaust flow of the two largest exhaust fans (not</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including a summer cooling fan intended to be operated only</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when windows or</w:t>
            </w:r>
            <w:r>
              <w:rPr>
                <w:rStyle w:val="margin0020notechar"/>
                <w:rFonts w:asciiTheme="minorHAnsi" w:hAnsiTheme="minorHAnsi"/>
                <w:sz w:val="18"/>
                <w:szCs w:val="18"/>
              </w:rPr>
              <w:t xml:space="preserve"> o</w:t>
            </w:r>
            <w:r w:rsidRPr="00E00577">
              <w:rPr>
                <w:rStyle w:val="margin0020notechar"/>
                <w:rFonts w:asciiTheme="minorHAnsi" w:hAnsiTheme="minorHAnsi"/>
                <w:sz w:val="18"/>
                <w:szCs w:val="18"/>
              </w:rPr>
              <w:t>ther air inlets are open) shall not exceed</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15 cfm per 100 ft2 (75 L/s per 100 m2) of occupiable space</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 xml:space="preserve">when in operation at full </w:t>
            </w:r>
            <w:r>
              <w:rPr>
                <w:rStyle w:val="margin0020notechar"/>
                <w:rFonts w:asciiTheme="minorHAnsi" w:hAnsiTheme="minorHAnsi"/>
                <w:sz w:val="18"/>
                <w:szCs w:val="18"/>
              </w:rPr>
              <w:t>c</w:t>
            </w:r>
            <w:r w:rsidRPr="00E00577">
              <w:rPr>
                <w:rStyle w:val="margin0020notechar"/>
                <w:rFonts w:asciiTheme="minorHAnsi" w:hAnsiTheme="minorHAnsi"/>
                <w:sz w:val="18"/>
                <w:szCs w:val="18"/>
              </w:rPr>
              <w:t>apacity. If the designed total net</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flow exceeds this limit, the net exhaust flow must be reduced</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 xml:space="preserve">by reducing the exhaust flow or </w:t>
            </w:r>
            <w:r>
              <w:rPr>
                <w:rStyle w:val="margin0020notechar"/>
                <w:rFonts w:asciiTheme="minorHAnsi" w:hAnsiTheme="minorHAnsi"/>
                <w:sz w:val="18"/>
                <w:szCs w:val="18"/>
              </w:rPr>
              <w:t>p</w:t>
            </w:r>
            <w:r w:rsidRPr="00E00577">
              <w:rPr>
                <w:rStyle w:val="margin0020notechar"/>
                <w:rFonts w:asciiTheme="minorHAnsi" w:hAnsiTheme="minorHAnsi"/>
                <w:sz w:val="18"/>
                <w:szCs w:val="18"/>
              </w:rPr>
              <w:t>roviding compensating outdoor</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air. Gravity or barometric dampers in nonpowered</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exhaust makeup air systems shall not be used to provide compensating</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outdoor air. Atmospherically vented combustion</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appliances do not include direct-vent appliances</w:t>
            </w:r>
            <w:r>
              <w:rPr>
                <w:rStyle w:val="margin0020notechar"/>
                <w:rFonts w:asciiTheme="minorHAnsi" w:hAnsiTheme="minorHAnsi"/>
                <w:sz w:val="18"/>
                <w:szCs w:val="18"/>
              </w:rPr>
              <w:t xml:space="preserve">. </w:t>
            </w:r>
            <w:r w:rsidRPr="00423FB2">
              <w:rPr>
                <w:rStyle w:val="margin0020notechar"/>
                <w:rFonts w:asciiTheme="minorHAnsi" w:hAnsiTheme="minorHAnsi"/>
                <w:sz w:val="18"/>
                <w:szCs w:val="18"/>
              </w:rPr>
              <w:t xml:space="preserve">Combustion appliances that pass safety testing performed according to ANSI/BPI-1200, </w:t>
            </w:r>
            <w:del w:id="448" w:author="Moua, Cheng@Energy" w:date="2022-02-10T12:27:00Z">
              <w:r w:rsidRPr="00423FB2" w:rsidDel="00294CB3">
                <w:rPr>
                  <w:rStyle w:val="margin0020notechar"/>
                  <w:rFonts w:asciiTheme="minorHAnsi" w:hAnsiTheme="minorHAnsi"/>
                  <w:sz w:val="18"/>
                  <w:szCs w:val="18"/>
                </w:rPr>
                <w:delText xml:space="preserve">Standard Practice for Basic Analysis of Buildings,21 </w:delText>
              </w:r>
            </w:del>
            <w:r w:rsidRPr="00423FB2">
              <w:rPr>
                <w:rStyle w:val="margin0020notechar"/>
                <w:rFonts w:asciiTheme="minorHAnsi" w:hAnsiTheme="minorHAnsi"/>
                <w:sz w:val="18"/>
                <w:szCs w:val="18"/>
              </w:rPr>
              <w:t>shall be deemed as complying with Section 6.4.2.</w:t>
            </w:r>
          </w:p>
        </w:tc>
      </w:tr>
      <w:tr w:rsidR="00175418" w14:paraId="090F01F0" w14:textId="77777777" w:rsidTr="00276455">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3B863AF7" w14:textId="77777777" w:rsidR="00175418" w:rsidRDefault="00175418" w:rsidP="0000415D">
            <w:pPr>
              <w:keepNext/>
              <w:jc w:val="center"/>
              <w:rPr>
                <w:rFonts w:asciiTheme="minorHAnsi" w:hAnsiTheme="minorHAnsi"/>
                <w:sz w:val="18"/>
                <w:szCs w:val="18"/>
              </w:rPr>
            </w:pPr>
            <w:r>
              <w:rPr>
                <w:rFonts w:asciiTheme="minorHAnsi" w:hAnsiTheme="minorHAnsi"/>
                <w:sz w:val="18"/>
                <w:szCs w:val="18"/>
              </w:rPr>
              <w:t>05</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2790F830" w14:textId="77777777" w:rsidR="00175418" w:rsidRDefault="00175418" w:rsidP="0000415D">
            <w:pPr>
              <w:keepNext/>
              <w:ind w:left="273" w:hanging="273"/>
              <w:rPr>
                <w:rFonts w:asciiTheme="minorHAnsi" w:hAnsiTheme="minorHAnsi"/>
                <w:b/>
                <w:sz w:val="18"/>
                <w:szCs w:val="18"/>
              </w:rPr>
            </w:pPr>
            <w:r>
              <w:rPr>
                <w:rFonts w:asciiTheme="minorHAnsi" w:hAnsiTheme="minorHAnsi"/>
                <w:b/>
                <w:sz w:val="18"/>
                <w:szCs w:val="18"/>
              </w:rPr>
              <w:t>6.5 Air tightness Requirements</w:t>
            </w:r>
          </w:p>
          <w:p w14:paraId="7F8E16D6" w14:textId="77777777" w:rsidR="00175418" w:rsidRDefault="00175418" w:rsidP="0000415D">
            <w:pPr>
              <w:keepNext/>
              <w:ind w:left="763" w:hanging="403"/>
            </w:pPr>
            <w:r w:rsidRPr="00215D5D">
              <w:rPr>
                <w:rFonts w:asciiTheme="minorHAnsi" w:hAnsiTheme="minorHAnsi"/>
                <w:sz w:val="18"/>
                <w:szCs w:val="18"/>
              </w:rPr>
              <w:t>6.5.1</w:t>
            </w:r>
            <w:r>
              <w:rPr>
                <w:rFonts w:asciiTheme="minorHAnsi" w:hAnsiTheme="minorHAnsi"/>
                <w:b/>
                <w:sz w:val="18"/>
                <w:szCs w:val="18"/>
              </w:rPr>
              <w:t xml:space="preserve"> Garages.</w:t>
            </w:r>
            <w:r>
              <w:t xml:space="preserve"> </w:t>
            </w:r>
            <w:r w:rsidRPr="00215D5D">
              <w:rPr>
                <w:rFonts w:asciiTheme="minorHAnsi" w:hAnsiTheme="minorHAnsi"/>
                <w:sz w:val="18"/>
                <w:szCs w:val="18"/>
              </w:rPr>
              <w:t>When an occupiable space adjoins a</w:t>
            </w:r>
            <w:r>
              <w:rPr>
                <w:rFonts w:asciiTheme="minorHAnsi" w:hAnsiTheme="minorHAnsi"/>
                <w:sz w:val="18"/>
                <w:szCs w:val="18"/>
              </w:rPr>
              <w:t xml:space="preserve"> </w:t>
            </w:r>
            <w:r w:rsidRPr="00215D5D">
              <w:rPr>
                <w:rFonts w:asciiTheme="minorHAnsi" w:hAnsiTheme="minorHAnsi"/>
                <w:sz w:val="18"/>
                <w:szCs w:val="18"/>
              </w:rPr>
              <w:t>garage, the design must prevent migration of contaminants to</w:t>
            </w:r>
            <w:r>
              <w:rPr>
                <w:rFonts w:asciiTheme="minorHAnsi" w:hAnsiTheme="minorHAnsi"/>
                <w:sz w:val="18"/>
                <w:szCs w:val="18"/>
              </w:rPr>
              <w:t xml:space="preserve"> </w:t>
            </w:r>
            <w:r w:rsidRPr="00215D5D">
              <w:rPr>
                <w:rFonts w:asciiTheme="minorHAnsi" w:hAnsiTheme="minorHAnsi"/>
                <w:sz w:val="18"/>
                <w:szCs w:val="18"/>
              </w:rPr>
              <w:t>the adjoining occupiable space. Air seal the walls, ceilings,</w:t>
            </w:r>
            <w:r>
              <w:rPr>
                <w:rFonts w:asciiTheme="minorHAnsi" w:hAnsiTheme="minorHAnsi"/>
                <w:sz w:val="18"/>
                <w:szCs w:val="18"/>
              </w:rPr>
              <w:t xml:space="preserve"> </w:t>
            </w:r>
            <w:r w:rsidRPr="00215D5D">
              <w:rPr>
                <w:rFonts w:asciiTheme="minorHAnsi" w:hAnsiTheme="minorHAnsi"/>
                <w:sz w:val="18"/>
                <w:szCs w:val="18"/>
              </w:rPr>
              <w:t>and floors that separate garages from occupiable space. To be</w:t>
            </w:r>
            <w:r>
              <w:rPr>
                <w:rFonts w:asciiTheme="minorHAnsi" w:hAnsiTheme="minorHAnsi"/>
                <w:sz w:val="18"/>
                <w:szCs w:val="18"/>
              </w:rPr>
              <w:t xml:space="preserve"> </w:t>
            </w:r>
            <w:r w:rsidRPr="00215D5D">
              <w:rPr>
                <w:rFonts w:asciiTheme="minorHAnsi" w:hAnsiTheme="minorHAnsi"/>
                <w:sz w:val="18"/>
                <w:szCs w:val="18"/>
              </w:rPr>
              <w:t>considered air-sealed, all joints, seams, penetrations, openings</w:t>
            </w:r>
            <w:r>
              <w:rPr>
                <w:rFonts w:asciiTheme="minorHAnsi" w:hAnsiTheme="minorHAnsi"/>
                <w:sz w:val="18"/>
                <w:szCs w:val="18"/>
              </w:rPr>
              <w:t xml:space="preserve"> </w:t>
            </w:r>
            <w:r w:rsidRPr="00215D5D">
              <w:rPr>
                <w:rFonts w:asciiTheme="minorHAnsi" w:hAnsiTheme="minorHAnsi"/>
                <w:sz w:val="18"/>
                <w:szCs w:val="18"/>
              </w:rPr>
              <w:t>between door assemblies and their respective jambs and</w:t>
            </w:r>
            <w:r>
              <w:rPr>
                <w:rFonts w:asciiTheme="minorHAnsi" w:hAnsiTheme="minorHAnsi"/>
                <w:sz w:val="18"/>
                <w:szCs w:val="18"/>
              </w:rPr>
              <w:t xml:space="preserve"> </w:t>
            </w:r>
            <w:r w:rsidRPr="00215D5D">
              <w:rPr>
                <w:rFonts w:asciiTheme="minorHAnsi" w:hAnsiTheme="minorHAnsi"/>
                <w:sz w:val="18"/>
                <w:szCs w:val="18"/>
              </w:rPr>
              <w:t>framing, and other sources of air leakage through wall and</w:t>
            </w:r>
            <w:r>
              <w:rPr>
                <w:rFonts w:asciiTheme="minorHAnsi" w:hAnsiTheme="minorHAnsi"/>
                <w:sz w:val="18"/>
                <w:szCs w:val="18"/>
              </w:rPr>
              <w:t xml:space="preserve"> </w:t>
            </w:r>
            <w:r w:rsidRPr="00215D5D">
              <w:rPr>
                <w:rFonts w:asciiTheme="minorHAnsi" w:hAnsiTheme="minorHAnsi"/>
                <w:sz w:val="18"/>
                <w:szCs w:val="18"/>
              </w:rPr>
              <w:t>ceiling assemblies separating the garage from the residence</w:t>
            </w:r>
            <w:r>
              <w:rPr>
                <w:rFonts w:asciiTheme="minorHAnsi" w:hAnsiTheme="minorHAnsi"/>
                <w:sz w:val="18"/>
                <w:szCs w:val="18"/>
              </w:rPr>
              <w:t xml:space="preserve"> </w:t>
            </w:r>
            <w:r w:rsidRPr="00215D5D">
              <w:rPr>
                <w:rFonts w:asciiTheme="minorHAnsi" w:hAnsiTheme="minorHAnsi"/>
                <w:sz w:val="18"/>
                <w:szCs w:val="18"/>
              </w:rPr>
              <w:t>and its attic area shall be caulked, gasketed, weather stripped,</w:t>
            </w:r>
            <w:r>
              <w:rPr>
                <w:rFonts w:asciiTheme="minorHAnsi" w:hAnsiTheme="minorHAnsi"/>
                <w:sz w:val="18"/>
                <w:szCs w:val="18"/>
              </w:rPr>
              <w:t xml:space="preserve"> </w:t>
            </w:r>
            <w:r w:rsidRPr="00215D5D">
              <w:rPr>
                <w:rFonts w:asciiTheme="minorHAnsi" w:hAnsiTheme="minorHAnsi"/>
                <w:sz w:val="18"/>
                <w:szCs w:val="18"/>
              </w:rPr>
              <w:t>wrapped, or otherwise sealed to limit air movement. Doors</w:t>
            </w:r>
            <w:r>
              <w:rPr>
                <w:rFonts w:asciiTheme="minorHAnsi" w:hAnsiTheme="minorHAnsi"/>
                <w:sz w:val="18"/>
                <w:szCs w:val="18"/>
              </w:rPr>
              <w:t xml:space="preserve"> </w:t>
            </w:r>
            <w:r w:rsidRPr="00215D5D">
              <w:rPr>
                <w:rFonts w:asciiTheme="minorHAnsi" w:hAnsiTheme="minorHAnsi"/>
                <w:sz w:val="18"/>
                <w:szCs w:val="18"/>
              </w:rPr>
              <w:t>between garages and occupiable spaces shall be gasketed or</w:t>
            </w:r>
            <w:r>
              <w:rPr>
                <w:rFonts w:asciiTheme="minorHAnsi" w:hAnsiTheme="minorHAnsi"/>
                <w:sz w:val="18"/>
                <w:szCs w:val="18"/>
              </w:rPr>
              <w:t xml:space="preserve"> </w:t>
            </w:r>
            <w:r w:rsidRPr="00215D5D">
              <w:rPr>
                <w:rFonts w:asciiTheme="minorHAnsi" w:hAnsiTheme="minorHAnsi"/>
                <w:sz w:val="18"/>
                <w:szCs w:val="18"/>
              </w:rPr>
              <w:t>made substantially airtight with weather stripping.</w:t>
            </w:r>
          </w:p>
        </w:tc>
      </w:tr>
      <w:tr w:rsidR="00175418" w14:paraId="633E1F6C" w14:textId="77777777" w:rsidTr="00276455">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1FCA00C6" w14:textId="77777777" w:rsidR="00175418" w:rsidRDefault="00175418" w:rsidP="0000415D">
            <w:pPr>
              <w:keepNext/>
              <w:jc w:val="center"/>
              <w:rPr>
                <w:rFonts w:asciiTheme="minorHAnsi" w:hAnsiTheme="minorHAnsi"/>
                <w:sz w:val="18"/>
                <w:szCs w:val="18"/>
              </w:rPr>
            </w:pPr>
            <w:r>
              <w:rPr>
                <w:rFonts w:asciiTheme="minorHAnsi" w:hAnsiTheme="minorHAnsi"/>
                <w:sz w:val="18"/>
                <w:szCs w:val="18"/>
              </w:rPr>
              <w:t>06</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238C6254" w14:textId="77777777" w:rsidR="00175418" w:rsidRDefault="00175418" w:rsidP="0000415D">
            <w:pPr>
              <w:keepNext/>
              <w:ind w:left="273" w:hanging="273"/>
              <w:rPr>
                <w:rStyle w:val="margin0020notechar"/>
                <w:rFonts w:asciiTheme="minorHAnsi" w:hAnsiTheme="minorHAnsi"/>
                <w:sz w:val="18"/>
                <w:szCs w:val="18"/>
              </w:rPr>
            </w:pPr>
            <w:r>
              <w:rPr>
                <w:rFonts w:asciiTheme="minorHAnsi" w:hAnsiTheme="minorHAnsi"/>
                <w:b/>
                <w:sz w:val="18"/>
                <w:szCs w:val="18"/>
              </w:rPr>
              <w:t>6.6 Ventilation Opening Area.</w:t>
            </w:r>
            <w:r>
              <w:rPr>
                <w:rFonts w:asciiTheme="minorHAnsi" w:hAnsiTheme="minorHAnsi"/>
                <w:sz w:val="18"/>
                <w:szCs w:val="18"/>
              </w:rPr>
              <w:t xml:space="preserve"> </w:t>
            </w:r>
            <w:r>
              <w:rPr>
                <w:rStyle w:val="margin0020notechar"/>
                <w:rFonts w:asciiTheme="minorHAnsi" w:hAnsiTheme="minorHAnsi"/>
                <w:sz w:val="18"/>
                <w:szCs w:val="18"/>
              </w:rPr>
              <w:t xml:space="preserve">Spaces shall have ventilation openings as listed below. Such openings shall meet the requirements of Section 6.8. </w:t>
            </w:r>
            <w:r w:rsidRPr="00423FB2">
              <w:rPr>
                <w:rStyle w:val="margin0020notechar"/>
                <w:rFonts w:asciiTheme="minorHAnsi" w:hAnsiTheme="minorHAnsi"/>
                <w:sz w:val="18"/>
                <w:szCs w:val="18"/>
              </w:rPr>
              <w:t>Exception: Attached dwelling units and spaces that meet the local ventilation requirements set for bathrooms in Section 5</w:t>
            </w:r>
            <w:r>
              <w:rPr>
                <w:rStyle w:val="margin0020notechar"/>
                <w:rFonts w:asciiTheme="minorHAnsi" w:hAnsiTheme="minorHAnsi"/>
                <w:sz w:val="18"/>
                <w:szCs w:val="18"/>
              </w:rPr>
              <w:t xml:space="preserve"> [of ASHRAE 62.2]</w:t>
            </w:r>
            <w:r w:rsidRPr="00423FB2">
              <w:rPr>
                <w:rStyle w:val="margin0020notechar"/>
                <w:rFonts w:asciiTheme="minorHAnsi" w:hAnsiTheme="minorHAnsi"/>
                <w:sz w:val="18"/>
                <w:szCs w:val="18"/>
              </w:rPr>
              <w:t>.</w:t>
            </w:r>
          </w:p>
          <w:p w14:paraId="5BA50568" w14:textId="77777777" w:rsidR="00175418" w:rsidRDefault="00175418" w:rsidP="0000415D">
            <w:pPr>
              <w:keepNext/>
              <w:ind w:left="763" w:hanging="403"/>
              <w:rPr>
                <w:rFonts w:asciiTheme="minorHAnsi" w:hAnsiTheme="minorHAnsi"/>
                <w:sz w:val="18"/>
                <w:szCs w:val="18"/>
              </w:rPr>
            </w:pPr>
            <w:r w:rsidRPr="006C4B62">
              <w:rPr>
                <w:rFonts w:asciiTheme="minorHAnsi" w:hAnsiTheme="minorHAnsi"/>
                <w:sz w:val="18"/>
                <w:szCs w:val="18"/>
              </w:rPr>
              <w:t>6.</w:t>
            </w:r>
            <w:r>
              <w:rPr>
                <w:rFonts w:asciiTheme="minorHAnsi" w:hAnsiTheme="minorHAnsi"/>
                <w:sz w:val="18"/>
                <w:szCs w:val="18"/>
              </w:rPr>
              <w:t>6</w:t>
            </w:r>
            <w:r w:rsidRPr="006C4B62">
              <w:rPr>
                <w:rFonts w:asciiTheme="minorHAnsi" w:hAnsiTheme="minorHAnsi"/>
                <w:sz w:val="18"/>
                <w:szCs w:val="18"/>
              </w:rPr>
              <w:t>.1</w:t>
            </w:r>
            <w:r>
              <w:rPr>
                <w:rFonts w:asciiTheme="minorHAnsi" w:hAnsiTheme="minorHAnsi"/>
                <w:b/>
                <w:sz w:val="18"/>
                <w:szCs w:val="18"/>
              </w:rPr>
              <w:t xml:space="preserve"> </w:t>
            </w:r>
            <w:r w:rsidRPr="0001108C">
              <w:rPr>
                <w:rFonts w:asciiTheme="minorHAnsi" w:hAnsiTheme="minorHAnsi"/>
                <w:b/>
                <w:sz w:val="18"/>
                <w:szCs w:val="18"/>
              </w:rPr>
              <w:t>Habitable Spaces</w:t>
            </w:r>
            <w:r>
              <w:rPr>
                <w:rFonts w:asciiTheme="minorHAnsi" w:hAnsiTheme="minorHAnsi"/>
                <w:b/>
                <w:sz w:val="18"/>
                <w:szCs w:val="18"/>
              </w:rPr>
              <w:t>.</w:t>
            </w:r>
            <w:r>
              <w:t xml:space="preserve"> </w:t>
            </w:r>
            <w:r w:rsidRPr="0001108C">
              <w:rPr>
                <w:rFonts w:asciiTheme="minorHAnsi" w:hAnsiTheme="minorHAnsi"/>
                <w:sz w:val="18"/>
                <w:szCs w:val="18"/>
              </w:rPr>
              <w:t>Each habitable space shall be provided</w:t>
            </w:r>
            <w:r>
              <w:rPr>
                <w:rFonts w:asciiTheme="minorHAnsi" w:hAnsiTheme="minorHAnsi"/>
                <w:sz w:val="18"/>
                <w:szCs w:val="18"/>
              </w:rPr>
              <w:t xml:space="preserve"> </w:t>
            </w:r>
            <w:r w:rsidRPr="0001108C">
              <w:rPr>
                <w:rFonts w:asciiTheme="minorHAnsi" w:hAnsiTheme="minorHAnsi"/>
                <w:sz w:val="18"/>
                <w:szCs w:val="18"/>
              </w:rPr>
              <w:t>with ventilation openings with an openable area not</w:t>
            </w:r>
            <w:r>
              <w:rPr>
                <w:rFonts w:asciiTheme="minorHAnsi" w:hAnsiTheme="minorHAnsi"/>
                <w:sz w:val="18"/>
                <w:szCs w:val="18"/>
              </w:rPr>
              <w:t xml:space="preserve"> </w:t>
            </w:r>
            <w:r w:rsidRPr="0001108C">
              <w:rPr>
                <w:rFonts w:asciiTheme="minorHAnsi" w:hAnsiTheme="minorHAnsi"/>
                <w:sz w:val="18"/>
                <w:szCs w:val="18"/>
              </w:rPr>
              <w:t>less than 4% of the floor area or less than 5 ft2 (0.5 m2).</w:t>
            </w:r>
          </w:p>
          <w:p w14:paraId="64CD5F44" w14:textId="77777777" w:rsidR="00175418" w:rsidRDefault="00175418" w:rsidP="0000415D">
            <w:pPr>
              <w:keepNext/>
              <w:ind w:left="763" w:hanging="403"/>
              <w:rPr>
                <w:rFonts w:asciiTheme="minorHAnsi" w:hAnsiTheme="minorHAnsi"/>
                <w:sz w:val="18"/>
                <w:szCs w:val="18"/>
              </w:rPr>
            </w:pPr>
            <w:r w:rsidRPr="0001108C">
              <w:rPr>
                <w:rFonts w:asciiTheme="minorHAnsi" w:hAnsiTheme="minorHAnsi"/>
                <w:sz w:val="18"/>
                <w:szCs w:val="18"/>
              </w:rPr>
              <w:t xml:space="preserve">6.6.2 </w:t>
            </w:r>
            <w:r w:rsidRPr="00215D5D">
              <w:rPr>
                <w:rFonts w:asciiTheme="minorHAnsi" w:hAnsiTheme="minorHAnsi"/>
                <w:b/>
                <w:sz w:val="18"/>
                <w:szCs w:val="18"/>
              </w:rPr>
              <w:t>Toilets and Utility Rooms</w:t>
            </w:r>
            <w:r w:rsidRPr="0001108C">
              <w:rPr>
                <w:rFonts w:asciiTheme="minorHAnsi" w:hAnsiTheme="minorHAnsi"/>
                <w:sz w:val="18"/>
                <w:szCs w:val="18"/>
              </w:rPr>
              <w:t>. Toilets and utility rooms</w:t>
            </w:r>
            <w:r>
              <w:rPr>
                <w:rFonts w:asciiTheme="minorHAnsi" w:hAnsiTheme="minorHAnsi"/>
                <w:sz w:val="18"/>
                <w:szCs w:val="18"/>
              </w:rPr>
              <w:t xml:space="preserve"> </w:t>
            </w:r>
            <w:r w:rsidRPr="0001108C">
              <w:rPr>
                <w:rFonts w:asciiTheme="minorHAnsi" w:hAnsiTheme="minorHAnsi"/>
                <w:sz w:val="18"/>
                <w:szCs w:val="18"/>
              </w:rPr>
              <w:t>shall be provided with ventilation openings with an openable</w:t>
            </w:r>
            <w:r>
              <w:rPr>
                <w:rFonts w:asciiTheme="minorHAnsi" w:hAnsiTheme="minorHAnsi"/>
                <w:sz w:val="18"/>
                <w:szCs w:val="18"/>
              </w:rPr>
              <w:t xml:space="preserve"> </w:t>
            </w:r>
            <w:r w:rsidRPr="0001108C">
              <w:rPr>
                <w:rFonts w:asciiTheme="minorHAnsi" w:hAnsiTheme="minorHAnsi"/>
                <w:sz w:val="18"/>
                <w:szCs w:val="18"/>
              </w:rPr>
              <w:t>area not less than 4% of the room floor area or less than1.5 ft2 (0.15 m2).</w:t>
            </w:r>
          </w:p>
          <w:p w14:paraId="35CC908A" w14:textId="77777777" w:rsidR="00175418" w:rsidRDefault="00175418" w:rsidP="0000415D">
            <w:pPr>
              <w:keepNext/>
              <w:ind w:left="763"/>
              <w:rPr>
                <w:rFonts w:asciiTheme="minorHAnsi" w:hAnsiTheme="minorHAnsi"/>
                <w:sz w:val="18"/>
                <w:szCs w:val="18"/>
              </w:rPr>
            </w:pPr>
            <w:r w:rsidRPr="0001108C">
              <w:rPr>
                <w:rFonts w:asciiTheme="minorHAnsi" w:hAnsiTheme="minorHAnsi"/>
                <w:sz w:val="18"/>
                <w:szCs w:val="18"/>
              </w:rPr>
              <w:t>Exceptions:</w:t>
            </w:r>
          </w:p>
          <w:p w14:paraId="03D1DA00" w14:textId="77777777" w:rsidR="00175418" w:rsidRDefault="00175418" w:rsidP="0000415D">
            <w:pPr>
              <w:keepNext/>
              <w:ind w:left="1397" w:hanging="274"/>
              <w:rPr>
                <w:rFonts w:asciiTheme="minorHAnsi" w:hAnsiTheme="minorHAnsi"/>
                <w:sz w:val="18"/>
                <w:szCs w:val="18"/>
              </w:rPr>
            </w:pPr>
            <w:r w:rsidRPr="0001108C">
              <w:rPr>
                <w:rFonts w:asciiTheme="minorHAnsi" w:hAnsiTheme="minorHAnsi"/>
                <w:sz w:val="18"/>
                <w:szCs w:val="18"/>
              </w:rPr>
              <w:t>1. Utility rooms with a dryer exhaust duct.</w:t>
            </w:r>
          </w:p>
          <w:p w14:paraId="24A4D9A4" w14:textId="77777777" w:rsidR="00175418" w:rsidRDefault="00175418" w:rsidP="0000415D">
            <w:pPr>
              <w:keepNext/>
              <w:ind w:left="1397" w:hanging="274"/>
            </w:pPr>
            <w:r w:rsidRPr="0001108C">
              <w:rPr>
                <w:rFonts w:asciiTheme="minorHAnsi" w:hAnsiTheme="minorHAnsi"/>
                <w:sz w:val="18"/>
                <w:szCs w:val="18"/>
              </w:rPr>
              <w:t>2. Toilet compartments in bathrooms.</w:t>
            </w:r>
          </w:p>
        </w:tc>
      </w:tr>
      <w:tr w:rsidR="00175418" w14:paraId="7AF89E21" w14:textId="77777777" w:rsidTr="00276455">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614870F0" w14:textId="77777777" w:rsidR="00175418" w:rsidRDefault="00175418" w:rsidP="0000415D">
            <w:pPr>
              <w:keepNext/>
              <w:jc w:val="center"/>
              <w:rPr>
                <w:rFonts w:asciiTheme="minorHAnsi" w:hAnsiTheme="minorHAnsi"/>
                <w:sz w:val="18"/>
                <w:szCs w:val="18"/>
              </w:rPr>
            </w:pPr>
            <w:r>
              <w:rPr>
                <w:rFonts w:asciiTheme="minorHAnsi" w:hAnsiTheme="minorHAnsi"/>
                <w:sz w:val="18"/>
                <w:szCs w:val="18"/>
              </w:rPr>
              <w:lastRenderedPageBreak/>
              <w:t>07</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332186F2" w14:textId="77777777" w:rsidR="00175418" w:rsidRDefault="00175418" w:rsidP="0000415D">
            <w:pPr>
              <w:keepNext/>
              <w:ind w:left="274" w:hanging="274"/>
              <w:rPr>
                <w:rStyle w:val="margin0020notechar"/>
                <w:rFonts w:asciiTheme="minorHAnsi" w:hAnsiTheme="minorHAnsi"/>
                <w:sz w:val="18"/>
                <w:szCs w:val="18"/>
              </w:rPr>
            </w:pPr>
            <w:r>
              <w:rPr>
                <w:rFonts w:asciiTheme="minorHAnsi" w:hAnsiTheme="minorHAnsi"/>
                <w:b/>
                <w:sz w:val="18"/>
                <w:szCs w:val="18"/>
              </w:rPr>
              <w:t>6.8 Air Inlets.</w:t>
            </w:r>
            <w:r>
              <w:rPr>
                <w:rFonts w:asciiTheme="minorHAnsi" w:hAnsiTheme="minorHAnsi"/>
                <w:sz w:val="18"/>
                <w:szCs w:val="18"/>
              </w:rPr>
              <w:t xml:space="preserve"> </w:t>
            </w:r>
            <w:r w:rsidRPr="00B07B81">
              <w:rPr>
                <w:rStyle w:val="margin0020notechar"/>
                <w:rFonts w:asciiTheme="minorHAnsi" w:hAnsiTheme="minorHAnsi"/>
                <w:sz w:val="18"/>
                <w:szCs w:val="18"/>
              </w:rPr>
              <w:t>Air inlets that are part of the ventilation</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design shall be located a minimum of 10 ft (3 m) from known</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sources of contamination such as a stack, vent, exhaust hood,</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or vehicle exhaust. The intake shall be placed so that entering</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air is not obstructed by snow, plantings, or other material.</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Forced air inlets shall be provided with rodent/insect screens</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(mesh not larger than 1/2 in. [13 mm]).</w:t>
            </w:r>
          </w:p>
          <w:p w14:paraId="2842D100" w14:textId="77777777" w:rsidR="00175418" w:rsidRDefault="00175418" w:rsidP="0000415D">
            <w:pPr>
              <w:keepNext/>
              <w:ind w:left="548" w:hanging="274"/>
              <w:rPr>
                <w:rStyle w:val="margin0020notechar"/>
                <w:rFonts w:asciiTheme="minorHAnsi" w:hAnsiTheme="minorHAnsi"/>
                <w:sz w:val="18"/>
                <w:szCs w:val="18"/>
              </w:rPr>
            </w:pPr>
            <w:r w:rsidRPr="00B07B81">
              <w:rPr>
                <w:rStyle w:val="margin0020notechar"/>
                <w:rFonts w:asciiTheme="minorHAnsi" w:hAnsiTheme="minorHAnsi"/>
                <w:sz w:val="18"/>
                <w:szCs w:val="18"/>
              </w:rPr>
              <w:t>Exceptions:</w:t>
            </w:r>
          </w:p>
          <w:p w14:paraId="2658B3BC" w14:textId="77777777" w:rsidR="00175418" w:rsidRDefault="00175418" w:rsidP="00276455">
            <w:pPr>
              <w:keepNext/>
              <w:ind w:left="950" w:hanging="187"/>
              <w:rPr>
                <w:rStyle w:val="margin0020notechar"/>
                <w:rFonts w:asciiTheme="minorHAnsi" w:hAnsiTheme="minorHAnsi"/>
                <w:sz w:val="18"/>
                <w:szCs w:val="18"/>
              </w:rPr>
            </w:pPr>
            <w:r w:rsidRPr="00B07B81">
              <w:rPr>
                <w:rStyle w:val="margin0020notechar"/>
                <w:rFonts w:asciiTheme="minorHAnsi" w:hAnsiTheme="minorHAnsi"/>
                <w:sz w:val="18"/>
                <w:szCs w:val="18"/>
              </w:rPr>
              <w:t>1. Ventilation openings in the wall may be as close as a</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stretched-string distance of 3 ft (1 m) from sources of</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contamination exiting through the roof or dryer</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exhausts.</w:t>
            </w:r>
          </w:p>
          <w:p w14:paraId="33F3F8C2" w14:textId="77777777" w:rsidR="00175418" w:rsidRDefault="00175418" w:rsidP="0000415D">
            <w:pPr>
              <w:keepNext/>
              <w:ind w:left="950" w:hanging="187"/>
              <w:rPr>
                <w:rStyle w:val="margin0020notechar"/>
                <w:rFonts w:asciiTheme="minorHAnsi" w:hAnsiTheme="minorHAnsi"/>
                <w:sz w:val="18"/>
                <w:szCs w:val="18"/>
              </w:rPr>
            </w:pPr>
            <w:r w:rsidRPr="00B07B81">
              <w:rPr>
                <w:rStyle w:val="margin0020notechar"/>
                <w:rFonts w:asciiTheme="minorHAnsi" w:hAnsiTheme="minorHAnsi"/>
                <w:sz w:val="18"/>
                <w:szCs w:val="18"/>
              </w:rPr>
              <w:t>2. No minimum separation distance shall be required</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between windows and local exhaust outlets in kitchens</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and bathrooms.</w:t>
            </w:r>
          </w:p>
          <w:p w14:paraId="319AEC91" w14:textId="77777777" w:rsidR="00175418" w:rsidRDefault="00175418" w:rsidP="00276455">
            <w:pPr>
              <w:keepNext/>
              <w:ind w:left="950" w:hanging="187"/>
              <w:rPr>
                <w:rStyle w:val="margin0020notechar"/>
                <w:rFonts w:asciiTheme="minorHAnsi" w:hAnsiTheme="minorHAnsi"/>
                <w:sz w:val="18"/>
                <w:szCs w:val="18"/>
              </w:rPr>
            </w:pPr>
            <w:r w:rsidRPr="00B07B81">
              <w:rPr>
                <w:rStyle w:val="margin0020notechar"/>
                <w:rFonts w:asciiTheme="minorHAnsi" w:hAnsiTheme="minorHAnsi"/>
                <w:sz w:val="18"/>
                <w:szCs w:val="18"/>
              </w:rPr>
              <w:t>3. Vent terminations covered by and meeting the requirements</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of the National Fuel Gas Code (NFPA 54/ANSI</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Z223.1)7 or equivalent.</w:t>
            </w:r>
          </w:p>
          <w:p w14:paraId="1F723219" w14:textId="77777777" w:rsidR="00175418" w:rsidRDefault="00175418" w:rsidP="00276455">
            <w:pPr>
              <w:keepNext/>
              <w:ind w:left="950" w:hanging="187"/>
            </w:pPr>
            <w:r w:rsidRPr="00B07B81">
              <w:rPr>
                <w:rStyle w:val="margin0020notechar"/>
                <w:rFonts w:asciiTheme="minorHAnsi" w:hAnsiTheme="minorHAnsi"/>
                <w:sz w:val="18"/>
                <w:szCs w:val="18"/>
              </w:rPr>
              <w:t>4. Where a combined exhaust/intake termination is used</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to separate intake air from exhaust air originating in a</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living space other than kitchens, no minimum separation</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distance between these two openings is required.</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For these combined terminations, the exhaust air concentration</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within the intake airflow shall not exceed</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10%, as established by the manufacturer.</w:t>
            </w:r>
          </w:p>
        </w:tc>
      </w:tr>
      <w:tr w:rsidR="00175418" w14:paraId="7A7A7685" w14:textId="77777777" w:rsidTr="00276455">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2ED748E8" w14:textId="77777777" w:rsidR="00175418" w:rsidRDefault="00175418" w:rsidP="0000415D">
            <w:pPr>
              <w:keepNext/>
              <w:jc w:val="center"/>
              <w:rPr>
                <w:rFonts w:asciiTheme="minorHAnsi" w:hAnsiTheme="minorHAnsi"/>
                <w:sz w:val="18"/>
                <w:szCs w:val="18"/>
              </w:rPr>
            </w:pPr>
            <w:r>
              <w:rPr>
                <w:rFonts w:asciiTheme="minorHAnsi" w:hAnsiTheme="minorHAnsi"/>
                <w:sz w:val="18"/>
                <w:szCs w:val="18"/>
              </w:rPr>
              <w:t>08</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1414BBEF" w14:textId="77777777" w:rsidR="00175418" w:rsidRDefault="00175418" w:rsidP="0000415D">
            <w:pPr>
              <w:autoSpaceDE w:val="0"/>
              <w:autoSpaceDN w:val="0"/>
              <w:adjustRightInd w:val="0"/>
              <w:ind w:left="273" w:hanging="273"/>
            </w:pPr>
            <w:r>
              <w:rPr>
                <w:rFonts w:asciiTheme="minorHAnsi" w:hAnsiTheme="minorHAnsi"/>
                <w:b/>
                <w:sz w:val="18"/>
                <w:szCs w:val="18"/>
              </w:rPr>
              <w:t>6.9 Carbon Monoxide Alarms.</w:t>
            </w:r>
            <w:r>
              <w:t xml:space="preserve"> </w:t>
            </w:r>
            <w:r w:rsidRPr="00A625DC">
              <w:rPr>
                <w:rFonts w:asciiTheme="minorHAnsi" w:hAnsiTheme="minorHAnsi"/>
                <w:sz w:val="18"/>
                <w:szCs w:val="18"/>
              </w:rPr>
              <w:t>A carbon monoxide alarm</w:t>
            </w:r>
            <w:r>
              <w:rPr>
                <w:rFonts w:asciiTheme="minorHAnsi" w:hAnsiTheme="minorHAnsi"/>
                <w:sz w:val="18"/>
                <w:szCs w:val="18"/>
              </w:rPr>
              <w:t xml:space="preserve"> </w:t>
            </w:r>
            <w:r w:rsidRPr="00A625DC">
              <w:rPr>
                <w:rFonts w:asciiTheme="minorHAnsi" w:hAnsiTheme="minorHAnsi"/>
                <w:sz w:val="18"/>
                <w:szCs w:val="18"/>
              </w:rPr>
              <w:t>shall be installed in each dwelling unit in accordance with</w:t>
            </w:r>
            <w:r>
              <w:rPr>
                <w:rFonts w:asciiTheme="minorHAnsi" w:hAnsiTheme="minorHAnsi"/>
                <w:sz w:val="18"/>
                <w:szCs w:val="18"/>
              </w:rPr>
              <w:t xml:space="preserve"> </w:t>
            </w:r>
            <w:r w:rsidRPr="00A625DC">
              <w:rPr>
                <w:rFonts w:asciiTheme="minorHAnsi" w:hAnsiTheme="minorHAnsi"/>
                <w:sz w:val="18"/>
                <w:szCs w:val="18"/>
              </w:rPr>
              <w:t xml:space="preserve">NFPA 720, </w:t>
            </w:r>
            <w:r w:rsidRPr="00215D5D">
              <w:rPr>
                <w:rFonts w:asciiTheme="minorHAnsi" w:hAnsiTheme="minorHAnsi"/>
                <w:i/>
                <w:sz w:val="18"/>
                <w:szCs w:val="18"/>
              </w:rPr>
              <w:t>Standard for the Installation of Carbon Monoxide</w:t>
            </w:r>
            <w:r>
              <w:rPr>
                <w:rFonts w:asciiTheme="minorHAnsi" w:hAnsiTheme="minorHAnsi"/>
                <w:i/>
                <w:sz w:val="18"/>
                <w:szCs w:val="18"/>
              </w:rPr>
              <w:t xml:space="preserve"> </w:t>
            </w:r>
            <w:r w:rsidRPr="00215D5D">
              <w:rPr>
                <w:rFonts w:asciiTheme="minorHAnsi" w:hAnsiTheme="minorHAnsi"/>
                <w:i/>
                <w:sz w:val="18"/>
                <w:szCs w:val="18"/>
              </w:rPr>
              <w:t>(CO) Detection and Warning Equipment</w:t>
            </w:r>
            <w:r w:rsidRPr="00A625DC">
              <w:rPr>
                <w:rFonts w:asciiTheme="minorHAnsi" w:hAnsiTheme="minorHAnsi"/>
                <w:sz w:val="18"/>
                <w:szCs w:val="18"/>
              </w:rPr>
              <w:t>, and shall be consistent</w:t>
            </w:r>
            <w:r>
              <w:rPr>
                <w:rFonts w:asciiTheme="minorHAnsi" w:hAnsiTheme="minorHAnsi"/>
                <w:sz w:val="18"/>
                <w:szCs w:val="18"/>
              </w:rPr>
              <w:t xml:space="preserve"> </w:t>
            </w:r>
            <w:r w:rsidRPr="00A625DC">
              <w:rPr>
                <w:rFonts w:asciiTheme="minorHAnsi" w:hAnsiTheme="minorHAnsi"/>
                <w:sz w:val="18"/>
                <w:szCs w:val="18"/>
              </w:rPr>
              <w:t>with requirements of applicable laws, codes, and standards.</w:t>
            </w:r>
          </w:p>
        </w:tc>
      </w:tr>
      <w:tr w:rsidR="00326678" w14:paraId="5E1C69E3" w14:textId="77777777" w:rsidTr="00276455">
        <w:trPr>
          <w:cantSplit/>
          <w:trHeight w:val="158"/>
          <w:ins w:id="449" w:author="Alhabibi, Haider@Energy" w:date="2022-03-30T18:41:00Z"/>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tcPr>
          <w:p w14:paraId="7FA10499" w14:textId="78CF89AC" w:rsidR="00326678" w:rsidRDefault="00421B2C" w:rsidP="0000415D">
            <w:pPr>
              <w:keepNext/>
              <w:jc w:val="center"/>
              <w:rPr>
                <w:ins w:id="450" w:author="Alhabibi, Haider@Energy" w:date="2022-03-30T18:41:00Z"/>
                <w:rFonts w:asciiTheme="minorHAnsi" w:hAnsiTheme="minorHAnsi"/>
                <w:sz w:val="18"/>
                <w:szCs w:val="18"/>
              </w:rPr>
            </w:pPr>
            <w:ins w:id="451" w:author="Alhabibi, Haider@Energy" w:date="2022-03-30T18:41:00Z">
              <w:r>
                <w:rPr>
                  <w:rFonts w:asciiTheme="minorHAnsi" w:hAnsiTheme="minorHAnsi"/>
                  <w:sz w:val="18"/>
                  <w:szCs w:val="18"/>
                </w:rPr>
                <w:t>09</w:t>
              </w:r>
            </w:ins>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tcPr>
          <w:p w14:paraId="5F3A6408" w14:textId="2952642F" w:rsidR="00326678" w:rsidRDefault="00421B2C" w:rsidP="00421B2C">
            <w:pPr>
              <w:rPr>
                <w:ins w:id="452" w:author="Alhabibi, Haider@Energy" w:date="2022-03-30T18:41:00Z"/>
                <w:rFonts w:asciiTheme="minorHAnsi" w:hAnsiTheme="minorHAnsi"/>
                <w:b/>
                <w:sz w:val="18"/>
                <w:szCs w:val="18"/>
              </w:rPr>
            </w:pPr>
            <w:ins w:id="453" w:author="Alhabibi, Haider@Energy" w:date="2022-03-30T18:41:00Z">
              <w:r w:rsidRPr="00421B2C">
                <w:rPr>
                  <w:rFonts w:asciiTheme="minorHAnsi" w:hAnsiTheme="minorHAnsi"/>
                  <w:sz w:val="18"/>
                  <w:szCs w:val="18"/>
                </w:rPr>
                <w:t>Supply only ventilation systems, makeup air-systems, and supply side balanced systems including HRV/ERV shall be provided with air filters having a designated efficiency equal to or greater than MERV 13 when tested in accordance with ASHRAE Standard 52.2, or a particle size efficiency rating equal to or greater than 50% in the 0.30-1.0 um range and equal to or greater than 85% in the 1.0-3.0 um range when tested in accordance with AHRI Standard 680.</w:t>
              </w:r>
            </w:ins>
          </w:p>
        </w:tc>
      </w:tr>
      <w:tr w:rsidR="00175418" w14:paraId="745FB6B4" w14:textId="77777777" w:rsidTr="0000415D">
        <w:trPr>
          <w:cantSplit/>
          <w:trHeight w:val="158"/>
        </w:trPr>
        <w:tc>
          <w:tcPr>
            <w:tcW w:w="10790" w:type="dxa"/>
            <w:gridSpan w:val="2"/>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4721BD15" w14:textId="77777777" w:rsidR="00175418" w:rsidRDefault="00175418" w:rsidP="0000415D">
            <w:pPr>
              <w:keepNext/>
              <w:rPr>
                <w:rFonts w:asciiTheme="minorHAnsi" w:hAnsiTheme="minorHAnsi"/>
                <w:b/>
                <w:bCs/>
                <w:sz w:val="18"/>
                <w:szCs w:val="18"/>
              </w:rPr>
            </w:pPr>
            <w:r>
              <w:rPr>
                <w:rFonts w:asciiTheme="minorHAnsi" w:hAnsiTheme="minorHAnsi"/>
                <w:b/>
                <w:sz w:val="18"/>
                <w:szCs w:val="18"/>
              </w:rPr>
              <w:t xml:space="preserve">The responsible person’s signature on this compliance document affirms that all applicable requirements in this table have been met.  </w:t>
            </w:r>
          </w:p>
        </w:tc>
      </w:tr>
    </w:tbl>
    <w:p w14:paraId="16F0FCB2" w14:textId="77777777" w:rsidR="00175418" w:rsidRDefault="00175418" w:rsidP="00175418"/>
    <w:p w14:paraId="361B0252" w14:textId="77777777" w:rsidR="00175418" w:rsidRDefault="00175418" w:rsidP="00175418">
      <w:r>
        <w:br w:type="page"/>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CellMar>
          <w:left w:w="72" w:type="dxa"/>
          <w:right w:w="72" w:type="dxa"/>
        </w:tblCellMar>
        <w:tblLook w:val="0000" w:firstRow="0" w:lastRow="0" w:firstColumn="0" w:lastColumn="0" w:noHBand="0" w:noVBand="0"/>
      </w:tblPr>
      <w:tblGrid>
        <w:gridCol w:w="718"/>
        <w:gridCol w:w="10226"/>
      </w:tblGrid>
      <w:tr w:rsidR="00175418" w:rsidRPr="006C4FD8" w14:paraId="0F18B453" w14:textId="77777777" w:rsidTr="0000415D">
        <w:trPr>
          <w:cantSplit/>
          <w:trHeight w:val="288"/>
        </w:trPr>
        <w:tc>
          <w:tcPr>
            <w:tcW w:w="10794" w:type="dxa"/>
            <w:gridSpan w:val="2"/>
            <w:tcBorders>
              <w:top w:val="single" w:sz="2" w:space="0" w:color="auto"/>
              <w:left w:val="single" w:sz="2" w:space="0" w:color="auto"/>
              <w:bottom w:val="single" w:sz="2" w:space="0" w:color="auto"/>
              <w:right w:val="single" w:sz="2" w:space="0" w:color="auto"/>
            </w:tcBorders>
            <w:vAlign w:val="center"/>
          </w:tcPr>
          <w:p w14:paraId="1594F8C7" w14:textId="77777777" w:rsidR="00175418" w:rsidRPr="0047390B" w:rsidRDefault="00175418" w:rsidP="0000415D">
            <w:pPr>
              <w:rPr>
                <w:rFonts w:asciiTheme="minorHAnsi" w:hAnsiTheme="minorHAnsi" w:cs="Arial"/>
                <w:b/>
                <w:szCs w:val="18"/>
              </w:rPr>
            </w:pPr>
            <w:r>
              <w:rPr>
                <w:rFonts w:asciiTheme="minorHAnsi" w:hAnsiTheme="minorHAnsi" w:cs="Arial"/>
                <w:b/>
                <w:szCs w:val="18"/>
              </w:rPr>
              <w:lastRenderedPageBreak/>
              <w:t>H</w:t>
            </w:r>
            <w:r w:rsidRPr="0047390B">
              <w:rPr>
                <w:rFonts w:asciiTheme="minorHAnsi" w:hAnsiTheme="minorHAnsi" w:cs="Arial"/>
                <w:b/>
                <w:szCs w:val="18"/>
              </w:rPr>
              <w:t>. Air Moving Equipment</w:t>
            </w:r>
          </w:p>
        </w:tc>
      </w:tr>
      <w:tr w:rsidR="00175418" w:rsidRPr="006C4FD8" w14:paraId="14685EA4" w14:textId="77777777" w:rsidTr="0000415D">
        <w:trPr>
          <w:cantSplit/>
          <w:trHeight w:val="288"/>
        </w:trPr>
        <w:tc>
          <w:tcPr>
            <w:tcW w:w="10794" w:type="dxa"/>
            <w:gridSpan w:val="2"/>
            <w:tcBorders>
              <w:top w:val="single" w:sz="2" w:space="0" w:color="auto"/>
              <w:left w:val="single" w:sz="2" w:space="0" w:color="auto"/>
              <w:bottom w:val="single" w:sz="2" w:space="0" w:color="auto"/>
              <w:right w:val="single" w:sz="2" w:space="0" w:color="auto"/>
            </w:tcBorders>
            <w:vAlign w:val="center"/>
          </w:tcPr>
          <w:p w14:paraId="41CA9950" w14:textId="637B7918" w:rsidR="00175418" w:rsidRPr="0047390B" w:rsidRDefault="00175418" w:rsidP="0000415D">
            <w:pPr>
              <w:rPr>
                <w:rFonts w:asciiTheme="minorHAnsi" w:hAnsiTheme="minorHAnsi" w:cs="Arial"/>
                <w:b/>
                <w:szCs w:val="18"/>
              </w:rPr>
            </w:pPr>
            <w:r w:rsidRPr="0047390B">
              <w:rPr>
                <w:rFonts w:asciiTheme="minorHAnsi" w:hAnsiTheme="minorHAnsi" w:cs="Arial"/>
                <w:b/>
                <w:szCs w:val="18"/>
              </w:rPr>
              <w:t xml:space="preserve">The items listed below (7.1 through 7.4) correspond to the information given in ASHRAE 62.2 Section 7 "Air-Moving Equipment".  Refer also to Chapter </w:t>
            </w:r>
            <w:ins w:id="454" w:author="Moua, Cheng@Energy" w:date="2022-02-10T12:28:00Z">
              <w:r w:rsidR="00F03ACF">
                <w:rPr>
                  <w:rFonts w:asciiTheme="minorHAnsi" w:hAnsiTheme="minorHAnsi" w:cs="Arial"/>
                  <w:b/>
                  <w:szCs w:val="18"/>
                </w:rPr>
                <w:t>11</w:t>
              </w:r>
            </w:ins>
            <w:del w:id="455" w:author="Moua, Cheng@Energy" w:date="2022-02-10T12:28:00Z">
              <w:r w:rsidRPr="0047390B" w:rsidDel="00F03ACF">
                <w:rPr>
                  <w:rFonts w:asciiTheme="minorHAnsi" w:hAnsiTheme="minorHAnsi" w:cs="Arial"/>
                  <w:b/>
                  <w:szCs w:val="18"/>
                </w:rPr>
                <w:delText>4.6</w:delText>
              </w:r>
            </w:del>
            <w:r w:rsidRPr="0047390B">
              <w:rPr>
                <w:rFonts w:asciiTheme="minorHAnsi" w:hAnsiTheme="minorHAnsi" w:cs="Arial"/>
                <w:b/>
                <w:szCs w:val="18"/>
              </w:rPr>
              <w:t xml:space="preserve"> of the </w:t>
            </w:r>
            <w:ins w:id="456" w:author="Moua, Cheng@Energy" w:date="2022-02-10T12:28:00Z">
              <w:r w:rsidR="00F03ACF">
                <w:rPr>
                  <w:rFonts w:asciiTheme="minorHAnsi" w:hAnsiTheme="minorHAnsi" w:cs="Arial"/>
                  <w:b/>
                  <w:szCs w:val="18"/>
                </w:rPr>
                <w:t>Nonr</w:t>
              </w:r>
            </w:ins>
            <w:del w:id="457" w:author="Moua, Cheng@Energy" w:date="2022-02-10T12:28:00Z">
              <w:r w:rsidRPr="0047390B" w:rsidDel="00F03ACF">
                <w:rPr>
                  <w:rFonts w:asciiTheme="minorHAnsi" w:hAnsiTheme="minorHAnsi" w:cs="Arial"/>
                  <w:b/>
                  <w:szCs w:val="18"/>
                </w:rPr>
                <w:delText>R</w:delText>
              </w:r>
            </w:del>
            <w:r w:rsidRPr="0047390B">
              <w:rPr>
                <w:rFonts w:asciiTheme="minorHAnsi" w:hAnsiTheme="minorHAnsi" w:cs="Arial"/>
                <w:b/>
                <w:szCs w:val="18"/>
              </w:rPr>
              <w:t xml:space="preserve">esidential Compliance Manual (Section </w:t>
            </w:r>
            <w:ins w:id="458" w:author="Moua, Cheng@Energy" w:date="2022-02-10T12:28:00Z">
              <w:r w:rsidR="00F03ACF">
                <w:rPr>
                  <w:rFonts w:asciiTheme="minorHAnsi" w:hAnsiTheme="minorHAnsi" w:cs="Arial"/>
                  <w:b/>
                  <w:szCs w:val="18"/>
                </w:rPr>
                <w:t>11.4</w:t>
              </w:r>
            </w:ins>
            <w:del w:id="459" w:author="Moua, Cheng@Energy" w:date="2022-02-10T12:28:00Z">
              <w:r w:rsidRPr="0047390B" w:rsidDel="00F03ACF">
                <w:rPr>
                  <w:rFonts w:asciiTheme="minorHAnsi" w:hAnsiTheme="minorHAnsi" w:cs="Arial"/>
                  <w:b/>
                  <w:szCs w:val="18"/>
                </w:rPr>
                <w:delText>4.6.9</w:delText>
              </w:r>
            </w:del>
            <w:r w:rsidRPr="0047390B">
              <w:rPr>
                <w:rFonts w:asciiTheme="minorHAnsi" w:hAnsiTheme="minorHAnsi" w:cs="Arial"/>
                <w:b/>
                <w:szCs w:val="18"/>
              </w:rPr>
              <w:t>) for information describing these requirements in more detail.  The signature of the Responsible Person in the declaration statement below certifies that the building complies with these requirements specified in ASHRAE 62.2 Section 7.1 through 7.4 if applicable.</w:t>
            </w:r>
          </w:p>
        </w:tc>
      </w:tr>
      <w:tr w:rsidR="00175418" w:rsidRPr="006C4FD8" w14:paraId="4C255B39" w14:textId="77777777" w:rsidTr="0000415D">
        <w:trPr>
          <w:cantSplit/>
          <w:trHeight w:val="158"/>
        </w:trPr>
        <w:tc>
          <w:tcPr>
            <w:tcW w:w="708" w:type="dxa"/>
            <w:tcBorders>
              <w:top w:val="single" w:sz="4" w:space="0" w:color="auto"/>
              <w:left w:val="single" w:sz="4" w:space="0" w:color="auto"/>
              <w:bottom w:val="single" w:sz="4" w:space="0" w:color="auto"/>
              <w:right w:val="single" w:sz="4" w:space="0" w:color="auto"/>
            </w:tcBorders>
            <w:vAlign w:val="center"/>
          </w:tcPr>
          <w:p w14:paraId="0303857C" w14:textId="77777777" w:rsidR="00175418" w:rsidRPr="006C4FD8" w:rsidRDefault="00175418" w:rsidP="0000415D">
            <w:pPr>
              <w:keepNext/>
              <w:jc w:val="center"/>
              <w:rPr>
                <w:rFonts w:asciiTheme="minorHAnsi" w:hAnsiTheme="minorHAnsi"/>
                <w:sz w:val="18"/>
                <w:szCs w:val="18"/>
              </w:rPr>
            </w:pPr>
            <w:r>
              <w:rPr>
                <w:rFonts w:asciiTheme="minorHAnsi" w:hAnsiTheme="minorHAnsi"/>
                <w:sz w:val="18"/>
                <w:szCs w:val="18"/>
              </w:rPr>
              <w:t>0</w:t>
            </w:r>
            <w:r w:rsidRPr="006C4FD8">
              <w:rPr>
                <w:rFonts w:asciiTheme="minorHAnsi" w:hAnsiTheme="minorHAnsi"/>
                <w:sz w:val="18"/>
                <w:szCs w:val="18"/>
              </w:rPr>
              <w:t>1</w:t>
            </w:r>
          </w:p>
        </w:tc>
        <w:tc>
          <w:tcPr>
            <w:tcW w:w="10086" w:type="dxa"/>
            <w:tcBorders>
              <w:top w:val="single" w:sz="4" w:space="0" w:color="auto"/>
              <w:left w:val="single" w:sz="4" w:space="0" w:color="auto"/>
              <w:bottom w:val="single" w:sz="4" w:space="0" w:color="auto"/>
              <w:right w:val="single" w:sz="4" w:space="0" w:color="auto"/>
            </w:tcBorders>
            <w:vAlign w:val="center"/>
          </w:tcPr>
          <w:p w14:paraId="39249999" w14:textId="18087305" w:rsidR="00175418" w:rsidRPr="00DA6319" w:rsidRDefault="00175418" w:rsidP="0000415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252" w:hanging="252"/>
              <w:rPr>
                <w:rFonts w:asciiTheme="minorHAnsi" w:hAnsiTheme="minorHAnsi"/>
                <w:sz w:val="18"/>
                <w:szCs w:val="18"/>
              </w:rPr>
            </w:pPr>
            <w:r w:rsidRPr="00C47060">
              <w:rPr>
                <w:rFonts w:asciiTheme="minorHAnsi" w:hAnsiTheme="minorHAnsi"/>
                <w:b/>
                <w:sz w:val="18"/>
                <w:szCs w:val="18"/>
              </w:rPr>
              <w:t xml:space="preserve">7.1 </w:t>
            </w:r>
            <w:r w:rsidRPr="00C47060">
              <w:rPr>
                <w:rFonts w:asciiTheme="minorHAnsi" w:hAnsiTheme="minorHAnsi"/>
                <w:b/>
                <w:bCs/>
                <w:sz w:val="18"/>
                <w:szCs w:val="18"/>
              </w:rPr>
              <w:t>Selection and Installation</w:t>
            </w:r>
            <w:r w:rsidRPr="00CB00C9">
              <w:rPr>
                <w:rFonts w:asciiTheme="minorHAnsi" w:hAnsiTheme="minorHAnsi"/>
                <w:b/>
                <w:bCs/>
                <w:sz w:val="18"/>
                <w:szCs w:val="18"/>
              </w:rPr>
              <w:t xml:space="preserve">. </w:t>
            </w:r>
            <w:r w:rsidRPr="00276455">
              <w:rPr>
                <w:rFonts w:asciiTheme="minorHAnsi" w:hAnsiTheme="minorHAnsi"/>
                <w:bCs/>
                <w:sz w:val="18"/>
                <w:szCs w:val="18"/>
              </w:rPr>
              <w:t>Ventilation devices and</w:t>
            </w:r>
            <w:r>
              <w:rPr>
                <w:rFonts w:asciiTheme="minorHAnsi" w:hAnsiTheme="minorHAnsi"/>
                <w:bCs/>
                <w:sz w:val="18"/>
                <w:szCs w:val="18"/>
              </w:rPr>
              <w:t xml:space="preserve"> </w:t>
            </w:r>
            <w:r w:rsidRPr="00276455">
              <w:rPr>
                <w:rFonts w:asciiTheme="minorHAnsi" w:hAnsiTheme="minorHAnsi"/>
                <w:bCs/>
                <w:sz w:val="18"/>
                <w:szCs w:val="18"/>
              </w:rPr>
              <w:t>equipment serving individual dwelling units shall be tested in</w:t>
            </w:r>
            <w:r>
              <w:rPr>
                <w:rFonts w:asciiTheme="minorHAnsi" w:hAnsiTheme="minorHAnsi"/>
                <w:bCs/>
                <w:sz w:val="18"/>
                <w:szCs w:val="18"/>
              </w:rPr>
              <w:t xml:space="preserve"> </w:t>
            </w:r>
            <w:r w:rsidRPr="00276455">
              <w:rPr>
                <w:rFonts w:asciiTheme="minorHAnsi" w:hAnsiTheme="minorHAnsi"/>
                <w:bCs/>
                <w:sz w:val="18"/>
                <w:szCs w:val="18"/>
              </w:rPr>
              <w:t>accordance with ANSI/ASHRAE Standard 51/AMCA 210</w:t>
            </w:r>
            <w:del w:id="460" w:author="Moua, Cheng@Energy" w:date="2022-02-10T12:28:00Z">
              <w:r w:rsidRPr="00276455" w:rsidDel="00F03ACF">
                <w:rPr>
                  <w:rFonts w:asciiTheme="minorHAnsi" w:hAnsiTheme="minorHAnsi"/>
                  <w:bCs/>
                  <w:sz w:val="18"/>
                  <w:szCs w:val="18"/>
                </w:rPr>
                <w:delText>,</w:delText>
              </w:r>
              <w:r w:rsidDel="00F03ACF">
                <w:rPr>
                  <w:rFonts w:asciiTheme="minorHAnsi" w:hAnsiTheme="minorHAnsi"/>
                  <w:bCs/>
                  <w:sz w:val="18"/>
                  <w:szCs w:val="18"/>
                </w:rPr>
                <w:delText xml:space="preserve"> </w:delText>
              </w:r>
              <w:r w:rsidRPr="00276455" w:rsidDel="00F03ACF">
                <w:rPr>
                  <w:rFonts w:asciiTheme="minorHAnsi" w:hAnsiTheme="minorHAnsi"/>
                  <w:bCs/>
                  <w:i/>
                  <w:sz w:val="18"/>
                  <w:szCs w:val="18"/>
                </w:rPr>
                <w:delText>Laboratory Methods of Testing Fans for Aerodynamic Performance Rating</w:delText>
              </w:r>
            </w:del>
            <w:r w:rsidRPr="00276455">
              <w:rPr>
                <w:rFonts w:asciiTheme="minorHAnsi" w:hAnsiTheme="minorHAnsi"/>
                <w:bCs/>
                <w:sz w:val="18"/>
                <w:szCs w:val="18"/>
              </w:rPr>
              <w:t xml:space="preserve">, and ANSI/AMCA Standard 300, </w:t>
            </w:r>
            <w:del w:id="461" w:author="Moua, Cheng@Energy" w:date="2022-02-10T12:29:00Z">
              <w:r w:rsidRPr="00276455" w:rsidDel="00F03ACF">
                <w:rPr>
                  <w:rFonts w:asciiTheme="minorHAnsi" w:hAnsiTheme="minorHAnsi"/>
                  <w:bCs/>
                  <w:i/>
                  <w:sz w:val="18"/>
                  <w:szCs w:val="18"/>
                </w:rPr>
                <w:delText>Reverberant Room Method for Sound Testing of Fans</w:delText>
              </w:r>
              <w:r w:rsidRPr="00276455" w:rsidDel="00F03ACF">
                <w:rPr>
                  <w:rFonts w:asciiTheme="minorHAnsi" w:hAnsiTheme="minorHAnsi"/>
                  <w:bCs/>
                  <w:sz w:val="18"/>
                  <w:szCs w:val="18"/>
                </w:rPr>
                <w:delText xml:space="preserve">, </w:delText>
              </w:r>
            </w:del>
            <w:r w:rsidRPr="00276455">
              <w:rPr>
                <w:rFonts w:asciiTheme="minorHAnsi" w:hAnsiTheme="minorHAnsi"/>
                <w:bCs/>
                <w:sz w:val="18"/>
                <w:szCs w:val="18"/>
              </w:rPr>
              <w:t>and rated in</w:t>
            </w:r>
            <w:r>
              <w:rPr>
                <w:rFonts w:asciiTheme="minorHAnsi" w:hAnsiTheme="minorHAnsi"/>
                <w:bCs/>
                <w:sz w:val="18"/>
                <w:szCs w:val="18"/>
              </w:rPr>
              <w:t xml:space="preserve"> </w:t>
            </w:r>
            <w:r w:rsidRPr="00276455">
              <w:rPr>
                <w:rFonts w:asciiTheme="minorHAnsi" w:hAnsiTheme="minorHAnsi"/>
                <w:bCs/>
                <w:sz w:val="18"/>
                <w:szCs w:val="18"/>
              </w:rPr>
              <w:t>accordance with the airflow and sound rating procedures of</w:t>
            </w:r>
            <w:r>
              <w:rPr>
                <w:rFonts w:asciiTheme="minorHAnsi" w:hAnsiTheme="minorHAnsi"/>
                <w:bCs/>
                <w:sz w:val="18"/>
                <w:szCs w:val="18"/>
              </w:rPr>
              <w:t xml:space="preserve"> </w:t>
            </w:r>
            <w:r w:rsidRPr="00276455">
              <w:rPr>
                <w:rFonts w:asciiTheme="minorHAnsi" w:hAnsiTheme="minorHAnsi"/>
                <w:bCs/>
                <w:sz w:val="18"/>
                <w:szCs w:val="18"/>
              </w:rPr>
              <w:t xml:space="preserve">the Home Ventilating Institute (HVI) (HVI 915, </w:t>
            </w:r>
            <w:ins w:id="462" w:author="Moua, Cheng@Energy" w:date="2022-02-10T12:29:00Z">
              <w:r w:rsidR="00BE3983">
                <w:rPr>
                  <w:rFonts w:asciiTheme="minorHAnsi" w:hAnsiTheme="minorHAnsi"/>
                  <w:bCs/>
                  <w:sz w:val="18"/>
                  <w:szCs w:val="18"/>
                </w:rPr>
                <w:t>916, 920)</w:t>
              </w:r>
            </w:ins>
            <w:del w:id="463" w:author="Moua, Cheng@Energy" w:date="2022-02-10T12:29:00Z">
              <w:r w:rsidRPr="00276455" w:rsidDel="00BE3983">
                <w:rPr>
                  <w:rFonts w:asciiTheme="minorHAnsi" w:hAnsiTheme="minorHAnsi"/>
                  <w:bCs/>
                  <w:i/>
                  <w:sz w:val="18"/>
                  <w:szCs w:val="18"/>
                </w:rPr>
                <w:delText>Loudness Testing and Rating Procedure</w:delText>
              </w:r>
              <w:r w:rsidRPr="00276455" w:rsidDel="00BE3983">
                <w:rPr>
                  <w:rFonts w:asciiTheme="minorHAnsi" w:hAnsiTheme="minorHAnsi"/>
                  <w:bCs/>
                  <w:sz w:val="18"/>
                  <w:szCs w:val="18"/>
                </w:rPr>
                <w:delText xml:space="preserve">; HVI 916, </w:delText>
              </w:r>
              <w:r w:rsidRPr="00276455" w:rsidDel="00BE3983">
                <w:rPr>
                  <w:rFonts w:asciiTheme="minorHAnsi" w:hAnsiTheme="minorHAnsi"/>
                  <w:bCs/>
                  <w:i/>
                  <w:sz w:val="18"/>
                  <w:szCs w:val="18"/>
                </w:rPr>
                <w:delText>Air Flow Test Procedure</w:delText>
              </w:r>
              <w:r w:rsidRPr="00276455" w:rsidDel="00BE3983">
                <w:rPr>
                  <w:rFonts w:asciiTheme="minorHAnsi" w:hAnsiTheme="minorHAnsi"/>
                  <w:bCs/>
                  <w:sz w:val="18"/>
                  <w:szCs w:val="18"/>
                </w:rPr>
                <w:delText xml:space="preserve"> ; and HVI 920, </w:delText>
              </w:r>
              <w:r w:rsidRPr="00276455" w:rsidDel="00BE3983">
                <w:rPr>
                  <w:rFonts w:asciiTheme="minorHAnsi" w:hAnsiTheme="minorHAnsi"/>
                  <w:bCs/>
                  <w:i/>
                  <w:sz w:val="18"/>
                  <w:szCs w:val="18"/>
                </w:rPr>
                <w:delText>Product Performance Certification Procedure Including Verification and Challenge</w:delText>
              </w:r>
              <w:r w:rsidRPr="00276455" w:rsidDel="00BE3983">
                <w:rPr>
                  <w:rFonts w:asciiTheme="minorHAnsi" w:hAnsiTheme="minorHAnsi"/>
                  <w:bCs/>
                  <w:sz w:val="18"/>
                  <w:szCs w:val="18"/>
                </w:rPr>
                <w:delText>).</w:delText>
              </w:r>
            </w:del>
            <w:ins w:id="464" w:author="Moua, Cheng@Energy" w:date="2022-02-10T12:29:00Z">
              <w:r w:rsidR="00BE3983">
                <w:rPr>
                  <w:rFonts w:asciiTheme="minorHAnsi" w:hAnsiTheme="minorHAnsi"/>
                  <w:bCs/>
                  <w:i/>
                  <w:sz w:val="18"/>
                  <w:szCs w:val="18"/>
                </w:rPr>
                <w:t>.</w:t>
              </w:r>
            </w:ins>
            <w:r>
              <w:rPr>
                <w:rFonts w:asciiTheme="minorHAnsi" w:hAnsiTheme="minorHAnsi"/>
                <w:bCs/>
                <w:sz w:val="18"/>
                <w:szCs w:val="18"/>
              </w:rPr>
              <w:t xml:space="preserve"> </w:t>
            </w:r>
            <w:r w:rsidRPr="00276455">
              <w:rPr>
                <w:rFonts w:asciiTheme="minorHAnsi" w:hAnsiTheme="minorHAnsi"/>
                <w:bCs/>
                <w:sz w:val="18"/>
                <w:szCs w:val="18"/>
              </w:rPr>
              <w:t>Installations of systems or equipment shall be carried out in</w:t>
            </w:r>
            <w:r>
              <w:rPr>
                <w:rFonts w:asciiTheme="minorHAnsi" w:hAnsiTheme="minorHAnsi"/>
                <w:bCs/>
                <w:sz w:val="18"/>
                <w:szCs w:val="18"/>
              </w:rPr>
              <w:t xml:space="preserve"> </w:t>
            </w:r>
            <w:r w:rsidRPr="00276455">
              <w:rPr>
                <w:rFonts w:asciiTheme="minorHAnsi" w:hAnsiTheme="minorHAnsi"/>
                <w:bCs/>
                <w:sz w:val="18"/>
                <w:szCs w:val="18"/>
              </w:rPr>
              <w:t>accordance with manufacturers’ design requirements and</w:t>
            </w:r>
            <w:r>
              <w:rPr>
                <w:rFonts w:asciiTheme="minorHAnsi" w:hAnsiTheme="minorHAnsi"/>
                <w:bCs/>
                <w:sz w:val="18"/>
                <w:szCs w:val="18"/>
              </w:rPr>
              <w:t xml:space="preserve"> </w:t>
            </w:r>
            <w:r w:rsidRPr="00276455">
              <w:rPr>
                <w:rFonts w:asciiTheme="minorHAnsi" w:hAnsiTheme="minorHAnsi"/>
                <w:bCs/>
                <w:sz w:val="18"/>
                <w:szCs w:val="18"/>
              </w:rPr>
              <w:t>installation instructions.</w:t>
            </w:r>
          </w:p>
        </w:tc>
      </w:tr>
      <w:tr w:rsidR="00175418" w:rsidRPr="006C4FD8" w14:paraId="70C91AC4" w14:textId="77777777" w:rsidTr="0000415D">
        <w:trPr>
          <w:cantSplit/>
          <w:trHeight w:val="158"/>
        </w:trPr>
        <w:tc>
          <w:tcPr>
            <w:tcW w:w="708" w:type="dxa"/>
            <w:tcBorders>
              <w:top w:val="single" w:sz="4" w:space="0" w:color="auto"/>
              <w:left w:val="single" w:sz="4" w:space="0" w:color="auto"/>
              <w:bottom w:val="single" w:sz="4" w:space="0" w:color="auto"/>
              <w:right w:val="single" w:sz="4" w:space="0" w:color="auto"/>
            </w:tcBorders>
            <w:vAlign w:val="center"/>
          </w:tcPr>
          <w:p w14:paraId="502985FA" w14:textId="77777777" w:rsidR="00175418" w:rsidRPr="006C4FD8" w:rsidRDefault="00175418" w:rsidP="0000415D">
            <w:pPr>
              <w:keepNext/>
              <w:jc w:val="center"/>
              <w:rPr>
                <w:rFonts w:asciiTheme="minorHAnsi" w:hAnsiTheme="minorHAnsi"/>
                <w:sz w:val="18"/>
                <w:szCs w:val="18"/>
              </w:rPr>
            </w:pPr>
            <w:r w:rsidRPr="006C4FD8">
              <w:rPr>
                <w:rFonts w:asciiTheme="minorHAnsi" w:hAnsiTheme="minorHAnsi"/>
                <w:sz w:val="18"/>
                <w:szCs w:val="18"/>
              </w:rPr>
              <w:t>02</w:t>
            </w:r>
          </w:p>
        </w:tc>
        <w:tc>
          <w:tcPr>
            <w:tcW w:w="10086" w:type="dxa"/>
            <w:tcBorders>
              <w:top w:val="single" w:sz="4" w:space="0" w:color="auto"/>
              <w:left w:val="single" w:sz="4" w:space="0" w:color="auto"/>
              <w:bottom w:val="single" w:sz="4" w:space="0" w:color="auto"/>
              <w:right w:val="single" w:sz="4" w:space="0" w:color="auto"/>
            </w:tcBorders>
            <w:vAlign w:val="center"/>
          </w:tcPr>
          <w:p w14:paraId="6405B3B7" w14:textId="77777777" w:rsidR="00175418" w:rsidRDefault="00175418" w:rsidP="0000415D">
            <w:pPr>
              <w:keepNext/>
              <w:autoSpaceDE w:val="0"/>
              <w:autoSpaceDN w:val="0"/>
              <w:adjustRightInd w:val="0"/>
              <w:ind w:left="274" w:hanging="274"/>
              <w:jc w:val="both"/>
              <w:rPr>
                <w:rFonts w:asciiTheme="minorHAnsi" w:hAnsiTheme="minorHAnsi"/>
                <w:bCs/>
                <w:sz w:val="18"/>
                <w:szCs w:val="18"/>
              </w:rPr>
            </w:pPr>
            <w:r w:rsidRPr="00C47060">
              <w:rPr>
                <w:rFonts w:asciiTheme="minorHAnsi" w:hAnsiTheme="minorHAnsi"/>
                <w:b/>
                <w:sz w:val="18"/>
                <w:szCs w:val="18"/>
              </w:rPr>
              <w:t xml:space="preserve">7.2 </w:t>
            </w:r>
            <w:r w:rsidRPr="00C47060">
              <w:rPr>
                <w:rFonts w:asciiTheme="minorHAnsi" w:hAnsiTheme="minorHAnsi"/>
                <w:b/>
                <w:bCs/>
                <w:sz w:val="18"/>
                <w:szCs w:val="18"/>
              </w:rPr>
              <w:t>Sound Ratings for Fans</w:t>
            </w:r>
            <w:r w:rsidRPr="00CB00C9">
              <w:rPr>
                <w:rFonts w:asciiTheme="minorHAnsi" w:hAnsiTheme="minorHAnsi"/>
                <w:b/>
                <w:bCs/>
                <w:sz w:val="18"/>
                <w:szCs w:val="18"/>
              </w:rPr>
              <w:t>.</w:t>
            </w:r>
            <w:r w:rsidRPr="00276455">
              <w:rPr>
                <w:rFonts w:asciiTheme="minorHAnsi" w:hAnsiTheme="minorHAnsi"/>
                <w:bCs/>
                <w:sz w:val="18"/>
                <w:szCs w:val="18"/>
              </w:rPr>
              <w:t xml:space="preserve"> Ventilation fans shall be rated</w:t>
            </w:r>
            <w:r>
              <w:rPr>
                <w:rFonts w:asciiTheme="minorHAnsi" w:hAnsiTheme="minorHAnsi"/>
                <w:bCs/>
                <w:sz w:val="18"/>
                <w:szCs w:val="18"/>
              </w:rPr>
              <w:t xml:space="preserve"> </w:t>
            </w:r>
            <w:r w:rsidRPr="00276455">
              <w:rPr>
                <w:rFonts w:asciiTheme="minorHAnsi" w:hAnsiTheme="minorHAnsi"/>
                <w:bCs/>
                <w:sz w:val="18"/>
                <w:szCs w:val="18"/>
              </w:rPr>
              <w:t>for sound at no less than the minimum airflow rate required</w:t>
            </w:r>
            <w:r>
              <w:rPr>
                <w:rFonts w:asciiTheme="minorHAnsi" w:hAnsiTheme="minorHAnsi"/>
                <w:bCs/>
                <w:sz w:val="18"/>
                <w:szCs w:val="18"/>
              </w:rPr>
              <w:t xml:space="preserve"> </w:t>
            </w:r>
            <w:r w:rsidRPr="00276455">
              <w:rPr>
                <w:rFonts w:asciiTheme="minorHAnsi" w:hAnsiTheme="minorHAnsi"/>
                <w:bCs/>
                <w:sz w:val="18"/>
                <w:szCs w:val="18"/>
              </w:rPr>
              <w:t>by this standard as noted below. These sound ratings shall be</w:t>
            </w:r>
            <w:r>
              <w:rPr>
                <w:rFonts w:asciiTheme="minorHAnsi" w:hAnsiTheme="minorHAnsi"/>
                <w:bCs/>
                <w:sz w:val="18"/>
                <w:szCs w:val="18"/>
              </w:rPr>
              <w:t xml:space="preserve"> </w:t>
            </w:r>
            <w:r w:rsidRPr="00276455">
              <w:rPr>
                <w:rFonts w:asciiTheme="minorHAnsi" w:hAnsiTheme="minorHAnsi"/>
                <w:bCs/>
                <w:sz w:val="18"/>
                <w:szCs w:val="18"/>
              </w:rPr>
              <w:t>at a minimum of 0.1 in. of water (25 Pa) static pressure in</w:t>
            </w:r>
            <w:r>
              <w:rPr>
                <w:rFonts w:asciiTheme="minorHAnsi" w:hAnsiTheme="minorHAnsi"/>
                <w:bCs/>
                <w:sz w:val="18"/>
                <w:szCs w:val="18"/>
              </w:rPr>
              <w:t xml:space="preserve"> </w:t>
            </w:r>
            <w:r w:rsidRPr="00276455">
              <w:rPr>
                <w:rFonts w:asciiTheme="minorHAnsi" w:hAnsiTheme="minorHAnsi"/>
                <w:bCs/>
                <w:sz w:val="18"/>
                <w:szCs w:val="18"/>
              </w:rPr>
              <w:t>accordance with the HVI procedures referenced in Section</w:t>
            </w:r>
            <w:r>
              <w:rPr>
                <w:rFonts w:asciiTheme="minorHAnsi" w:hAnsiTheme="minorHAnsi"/>
                <w:bCs/>
                <w:sz w:val="18"/>
                <w:szCs w:val="18"/>
              </w:rPr>
              <w:t xml:space="preserve"> </w:t>
            </w:r>
            <w:r w:rsidRPr="00276455">
              <w:rPr>
                <w:rFonts w:asciiTheme="minorHAnsi" w:hAnsiTheme="minorHAnsi"/>
                <w:bCs/>
                <w:sz w:val="18"/>
                <w:szCs w:val="18"/>
              </w:rPr>
              <w:t>7.1.</w:t>
            </w:r>
          </w:p>
          <w:p w14:paraId="49CC62E6" w14:textId="77777777" w:rsidR="00175418" w:rsidRDefault="00175418" w:rsidP="0000415D">
            <w:pPr>
              <w:keepNext/>
              <w:autoSpaceDE w:val="0"/>
              <w:autoSpaceDN w:val="0"/>
              <w:adjustRightInd w:val="0"/>
              <w:ind w:left="292"/>
              <w:jc w:val="both"/>
              <w:rPr>
                <w:rFonts w:asciiTheme="minorHAnsi" w:hAnsiTheme="minorHAnsi"/>
                <w:sz w:val="18"/>
                <w:szCs w:val="18"/>
              </w:rPr>
            </w:pPr>
            <w:r w:rsidRPr="009F1501">
              <w:rPr>
                <w:rFonts w:asciiTheme="minorHAnsi" w:hAnsiTheme="minorHAnsi"/>
                <w:bCs/>
                <w:sz w:val="18"/>
                <w:szCs w:val="18"/>
              </w:rPr>
              <w:t>Exception: HVAC air handlers and remote mounted fans need not meet sound requirements. To be considered for this exception, a remote mounted fan must be mounted outside the habitable spaces, bathrooms, toilets, and hallways, and there must be at least 4 ft (1 m) of ductwork between the fan and the intake grille.</w:t>
            </w:r>
          </w:p>
          <w:p w14:paraId="75B7ECC4" w14:textId="77777777" w:rsidR="00175418" w:rsidRDefault="00175418" w:rsidP="00276455">
            <w:pPr>
              <w:keepNext/>
              <w:autoSpaceDE w:val="0"/>
              <w:autoSpaceDN w:val="0"/>
              <w:adjustRightInd w:val="0"/>
              <w:ind w:left="763" w:hanging="403"/>
              <w:jc w:val="both"/>
              <w:rPr>
                <w:rFonts w:asciiTheme="minorHAnsi" w:hAnsiTheme="minorHAnsi"/>
                <w:bCs/>
                <w:sz w:val="18"/>
                <w:szCs w:val="18"/>
              </w:rPr>
            </w:pPr>
            <w:r w:rsidRPr="00DA6319">
              <w:rPr>
                <w:rFonts w:asciiTheme="minorHAnsi" w:hAnsiTheme="minorHAnsi"/>
                <w:bCs/>
                <w:sz w:val="18"/>
                <w:szCs w:val="18"/>
              </w:rPr>
              <w:t>7.2.1</w:t>
            </w:r>
            <w:r w:rsidRPr="003C1C51">
              <w:rPr>
                <w:rFonts w:asciiTheme="minorHAnsi" w:hAnsiTheme="minorHAnsi"/>
                <w:b/>
                <w:bCs/>
                <w:sz w:val="18"/>
                <w:szCs w:val="18"/>
              </w:rPr>
              <w:t xml:space="preserve"> </w:t>
            </w:r>
            <w:r w:rsidRPr="00306C27">
              <w:rPr>
                <w:rFonts w:asciiTheme="minorHAnsi" w:hAnsiTheme="minorHAnsi"/>
                <w:b/>
                <w:bCs/>
                <w:sz w:val="18"/>
                <w:szCs w:val="18"/>
              </w:rPr>
              <w:t>Dwelling-Unit Ventilation or Continuous Local</w:t>
            </w:r>
            <w:r>
              <w:rPr>
                <w:rFonts w:asciiTheme="minorHAnsi" w:hAnsiTheme="minorHAnsi"/>
                <w:b/>
                <w:bCs/>
                <w:sz w:val="18"/>
                <w:szCs w:val="18"/>
              </w:rPr>
              <w:t xml:space="preserve"> </w:t>
            </w:r>
            <w:r w:rsidRPr="00306C27">
              <w:rPr>
                <w:rFonts w:asciiTheme="minorHAnsi" w:hAnsiTheme="minorHAnsi"/>
                <w:b/>
                <w:bCs/>
                <w:sz w:val="18"/>
                <w:szCs w:val="18"/>
              </w:rPr>
              <w:t>Exhaust Fans.</w:t>
            </w:r>
            <w:r w:rsidRPr="00276455">
              <w:rPr>
                <w:rFonts w:asciiTheme="minorHAnsi" w:hAnsiTheme="minorHAnsi"/>
                <w:bCs/>
                <w:sz w:val="18"/>
                <w:szCs w:val="18"/>
              </w:rPr>
              <w:t xml:space="preserve"> These fans shall be rated for sound at a maximum</w:t>
            </w:r>
            <w:r>
              <w:rPr>
                <w:rFonts w:asciiTheme="minorHAnsi" w:hAnsiTheme="minorHAnsi"/>
                <w:bCs/>
                <w:sz w:val="18"/>
                <w:szCs w:val="18"/>
              </w:rPr>
              <w:t xml:space="preserve"> </w:t>
            </w:r>
            <w:r w:rsidRPr="00276455">
              <w:rPr>
                <w:rFonts w:asciiTheme="minorHAnsi" w:hAnsiTheme="minorHAnsi"/>
                <w:bCs/>
                <w:sz w:val="18"/>
                <w:szCs w:val="18"/>
              </w:rPr>
              <w:t>of 1.0 sone.</w:t>
            </w:r>
          </w:p>
          <w:p w14:paraId="0B6DB6EB" w14:textId="77777777" w:rsidR="00175418" w:rsidRDefault="00175418" w:rsidP="0000415D">
            <w:pPr>
              <w:keepNext/>
              <w:ind w:left="763" w:hanging="403"/>
              <w:rPr>
                <w:rFonts w:asciiTheme="minorHAnsi" w:hAnsiTheme="minorHAnsi" w:cstheme="minorHAnsi"/>
                <w:sz w:val="18"/>
                <w:szCs w:val="18"/>
              </w:rPr>
            </w:pPr>
            <w:r w:rsidRPr="00DA6319">
              <w:rPr>
                <w:rFonts w:asciiTheme="minorHAnsi" w:hAnsiTheme="minorHAnsi"/>
                <w:bCs/>
                <w:sz w:val="18"/>
                <w:szCs w:val="18"/>
              </w:rPr>
              <w:t>7.2.2</w:t>
            </w:r>
            <w:r w:rsidRPr="003C1C51">
              <w:rPr>
                <w:rFonts w:asciiTheme="minorHAnsi" w:hAnsiTheme="minorHAnsi"/>
                <w:b/>
                <w:bCs/>
                <w:sz w:val="18"/>
                <w:szCs w:val="18"/>
              </w:rPr>
              <w:t xml:space="preserve"> </w:t>
            </w:r>
            <w:r>
              <w:rPr>
                <w:rFonts w:asciiTheme="minorHAnsi" w:hAnsiTheme="minorHAnsi"/>
                <w:b/>
                <w:bCs/>
                <w:sz w:val="18"/>
                <w:szCs w:val="18"/>
              </w:rPr>
              <w:t>Demand-Controlled Local</w:t>
            </w:r>
            <w:r w:rsidRPr="003C1C51">
              <w:rPr>
                <w:rFonts w:asciiTheme="minorHAnsi" w:hAnsiTheme="minorHAnsi"/>
                <w:b/>
                <w:bCs/>
                <w:sz w:val="18"/>
                <w:szCs w:val="18"/>
              </w:rPr>
              <w:t xml:space="preserve"> Exhaust Fans. </w:t>
            </w:r>
            <w:r w:rsidRPr="009920A1">
              <w:rPr>
                <w:rFonts w:asciiTheme="minorHAnsi" w:hAnsiTheme="minorHAnsi" w:cstheme="minorHAnsi"/>
                <w:sz w:val="18"/>
                <w:szCs w:val="18"/>
              </w:rPr>
              <w:t>Bathroom</w:t>
            </w:r>
            <w:r>
              <w:rPr>
                <w:rFonts w:asciiTheme="minorHAnsi" w:hAnsiTheme="minorHAnsi" w:cstheme="minorHAnsi"/>
                <w:sz w:val="18"/>
                <w:szCs w:val="18"/>
              </w:rPr>
              <w:t xml:space="preserve"> </w:t>
            </w:r>
            <w:r w:rsidRPr="009920A1">
              <w:rPr>
                <w:rFonts w:asciiTheme="minorHAnsi" w:hAnsiTheme="minorHAnsi" w:cstheme="minorHAnsi"/>
                <w:sz w:val="18"/>
                <w:szCs w:val="18"/>
              </w:rPr>
              <w:t>exhaust fans used to comply with Section 5.2 shall be</w:t>
            </w:r>
            <w:r>
              <w:rPr>
                <w:rFonts w:asciiTheme="minorHAnsi" w:hAnsiTheme="minorHAnsi" w:cstheme="minorHAnsi"/>
                <w:sz w:val="18"/>
                <w:szCs w:val="18"/>
              </w:rPr>
              <w:t xml:space="preserve"> </w:t>
            </w:r>
            <w:r w:rsidRPr="009920A1">
              <w:rPr>
                <w:rFonts w:asciiTheme="minorHAnsi" w:hAnsiTheme="minorHAnsi" w:cstheme="minorHAnsi"/>
                <w:sz w:val="18"/>
                <w:szCs w:val="18"/>
              </w:rPr>
              <w:t>rated for sound at a maximum of 3 sone. Kitchen exhaust fans</w:t>
            </w:r>
            <w:r>
              <w:rPr>
                <w:rFonts w:asciiTheme="minorHAnsi" w:hAnsiTheme="minorHAnsi" w:cstheme="minorHAnsi"/>
                <w:sz w:val="18"/>
                <w:szCs w:val="18"/>
              </w:rPr>
              <w:t xml:space="preserve"> </w:t>
            </w:r>
            <w:r w:rsidRPr="009920A1">
              <w:rPr>
                <w:rFonts w:asciiTheme="minorHAnsi" w:hAnsiTheme="minorHAnsi" w:cstheme="minorHAnsi"/>
                <w:sz w:val="18"/>
                <w:szCs w:val="18"/>
              </w:rPr>
              <w:t>used to comply with Section 5.2 shall be rated for sound at a</w:t>
            </w:r>
            <w:r>
              <w:rPr>
                <w:rFonts w:asciiTheme="minorHAnsi" w:hAnsiTheme="minorHAnsi" w:cstheme="minorHAnsi"/>
                <w:sz w:val="18"/>
                <w:szCs w:val="18"/>
              </w:rPr>
              <w:t xml:space="preserve"> </w:t>
            </w:r>
            <w:r w:rsidRPr="009920A1">
              <w:rPr>
                <w:rFonts w:asciiTheme="minorHAnsi" w:hAnsiTheme="minorHAnsi" w:cstheme="minorHAnsi"/>
                <w:sz w:val="18"/>
                <w:szCs w:val="18"/>
              </w:rPr>
              <w:t>maximum of 3 sones at one or more airflow settings greater</w:t>
            </w:r>
            <w:r>
              <w:rPr>
                <w:rFonts w:asciiTheme="minorHAnsi" w:hAnsiTheme="minorHAnsi" w:cstheme="minorHAnsi"/>
                <w:sz w:val="18"/>
                <w:szCs w:val="18"/>
              </w:rPr>
              <w:t xml:space="preserve"> </w:t>
            </w:r>
            <w:r w:rsidRPr="009920A1">
              <w:rPr>
                <w:rFonts w:asciiTheme="minorHAnsi" w:hAnsiTheme="minorHAnsi" w:cstheme="minorHAnsi"/>
                <w:sz w:val="18"/>
                <w:szCs w:val="18"/>
              </w:rPr>
              <w:t>than or equal to 100 cfm (47 L/s).</w:t>
            </w:r>
          </w:p>
          <w:p w14:paraId="0B0F06FA" w14:textId="77777777" w:rsidR="00175418" w:rsidRDefault="00175418" w:rsidP="0000415D">
            <w:pPr>
              <w:keepNext/>
              <w:ind w:left="763"/>
              <w:rPr>
                <w:rFonts w:asciiTheme="minorHAnsi" w:hAnsiTheme="minorHAnsi"/>
                <w:sz w:val="18"/>
                <w:szCs w:val="18"/>
              </w:rPr>
            </w:pPr>
            <w:r w:rsidRPr="0001108C">
              <w:rPr>
                <w:rFonts w:asciiTheme="minorHAnsi" w:hAnsiTheme="minorHAnsi"/>
                <w:sz w:val="18"/>
                <w:szCs w:val="18"/>
              </w:rPr>
              <w:t>Exceptions:</w:t>
            </w:r>
          </w:p>
          <w:p w14:paraId="5A8B61BC" w14:textId="77777777" w:rsidR="00175418" w:rsidRDefault="00175418" w:rsidP="0000415D">
            <w:pPr>
              <w:keepNext/>
              <w:ind w:left="763"/>
              <w:rPr>
                <w:rFonts w:asciiTheme="minorHAnsi" w:hAnsiTheme="minorHAnsi"/>
                <w:sz w:val="18"/>
                <w:szCs w:val="18"/>
              </w:rPr>
            </w:pPr>
            <w:r w:rsidRPr="0001108C">
              <w:rPr>
                <w:rFonts w:asciiTheme="minorHAnsi" w:hAnsiTheme="minorHAnsi"/>
                <w:sz w:val="18"/>
                <w:szCs w:val="18"/>
              </w:rPr>
              <w:t xml:space="preserve">1. </w:t>
            </w:r>
            <w:r w:rsidRPr="001706A4">
              <w:rPr>
                <w:rFonts w:asciiTheme="minorHAnsi" w:hAnsiTheme="minorHAnsi"/>
                <w:sz w:val="18"/>
                <w:szCs w:val="18"/>
              </w:rPr>
              <w:t>Fans with a minimum airflow setting exceeding</w:t>
            </w:r>
            <w:r>
              <w:rPr>
                <w:rFonts w:asciiTheme="minorHAnsi" w:hAnsiTheme="minorHAnsi"/>
                <w:sz w:val="18"/>
                <w:szCs w:val="18"/>
              </w:rPr>
              <w:t xml:space="preserve"> </w:t>
            </w:r>
            <w:r w:rsidRPr="001706A4">
              <w:rPr>
                <w:rFonts w:asciiTheme="minorHAnsi" w:hAnsiTheme="minorHAnsi"/>
                <w:sz w:val="18"/>
                <w:szCs w:val="18"/>
              </w:rPr>
              <w:t>400 cfm (189 L/s) need not comply.</w:t>
            </w:r>
          </w:p>
          <w:p w14:paraId="30315CFD" w14:textId="10C48C02" w:rsidR="00175418" w:rsidRDefault="00175418" w:rsidP="00276455">
            <w:pPr>
              <w:keepNext/>
              <w:autoSpaceDE w:val="0"/>
              <w:autoSpaceDN w:val="0"/>
              <w:adjustRightInd w:val="0"/>
              <w:ind w:left="763"/>
              <w:jc w:val="both"/>
            </w:pPr>
            <w:r w:rsidRPr="0001108C">
              <w:rPr>
                <w:rFonts w:asciiTheme="minorHAnsi" w:hAnsiTheme="minorHAnsi"/>
                <w:sz w:val="18"/>
                <w:szCs w:val="18"/>
              </w:rPr>
              <w:t xml:space="preserve">2. </w:t>
            </w:r>
            <w:r>
              <w:rPr>
                <w:rFonts w:asciiTheme="minorHAnsi" w:hAnsiTheme="minorHAnsi"/>
                <w:sz w:val="18"/>
                <w:szCs w:val="18"/>
              </w:rPr>
              <w:t>Kitchen Range hoods may be rated for sound at the static pressure determined at working speed as specified in HVI 916 section 7</w:t>
            </w:r>
            <w:r w:rsidRPr="0001108C">
              <w:rPr>
                <w:rFonts w:asciiTheme="minorHAnsi" w:hAnsiTheme="minorHAnsi"/>
                <w:sz w:val="18"/>
                <w:szCs w:val="18"/>
              </w:rPr>
              <w:t>.</w:t>
            </w:r>
          </w:p>
        </w:tc>
      </w:tr>
      <w:tr w:rsidR="00175418" w:rsidRPr="006C4FD8" w14:paraId="00340667" w14:textId="77777777" w:rsidTr="0000415D">
        <w:trPr>
          <w:cantSplit/>
          <w:trHeight w:val="158"/>
        </w:trPr>
        <w:tc>
          <w:tcPr>
            <w:tcW w:w="708" w:type="dxa"/>
            <w:tcBorders>
              <w:top w:val="single" w:sz="4" w:space="0" w:color="auto"/>
              <w:left w:val="single" w:sz="4" w:space="0" w:color="auto"/>
              <w:bottom w:val="single" w:sz="4" w:space="0" w:color="auto"/>
              <w:right w:val="single" w:sz="4" w:space="0" w:color="auto"/>
            </w:tcBorders>
            <w:vAlign w:val="center"/>
          </w:tcPr>
          <w:p w14:paraId="6E14CEA1" w14:textId="77777777" w:rsidR="00175418" w:rsidRPr="006C4FD8" w:rsidRDefault="00175418" w:rsidP="0000415D">
            <w:pPr>
              <w:keepNext/>
              <w:jc w:val="center"/>
              <w:rPr>
                <w:rFonts w:asciiTheme="minorHAnsi" w:hAnsiTheme="minorHAnsi"/>
                <w:sz w:val="18"/>
                <w:szCs w:val="18"/>
              </w:rPr>
            </w:pPr>
            <w:r w:rsidRPr="006C4FD8">
              <w:rPr>
                <w:rFonts w:asciiTheme="minorHAnsi" w:hAnsiTheme="minorHAnsi"/>
                <w:sz w:val="18"/>
                <w:szCs w:val="18"/>
              </w:rPr>
              <w:t>03</w:t>
            </w:r>
          </w:p>
        </w:tc>
        <w:tc>
          <w:tcPr>
            <w:tcW w:w="10086" w:type="dxa"/>
            <w:tcBorders>
              <w:top w:val="single" w:sz="4" w:space="0" w:color="auto"/>
              <w:left w:val="single" w:sz="4" w:space="0" w:color="auto"/>
              <w:bottom w:val="single" w:sz="4" w:space="0" w:color="auto"/>
              <w:right w:val="single" w:sz="4" w:space="0" w:color="auto"/>
            </w:tcBorders>
            <w:vAlign w:val="center"/>
          </w:tcPr>
          <w:p w14:paraId="2F47F964" w14:textId="77777777" w:rsidR="00175418" w:rsidRDefault="00175418" w:rsidP="0000415D">
            <w:pPr>
              <w:keepNext/>
              <w:rPr>
                <w:rFonts w:asciiTheme="minorHAnsi" w:hAnsiTheme="minorHAnsi"/>
                <w:b/>
                <w:bCs/>
                <w:sz w:val="18"/>
                <w:szCs w:val="18"/>
              </w:rPr>
            </w:pPr>
            <w:r>
              <w:rPr>
                <w:rFonts w:asciiTheme="minorHAnsi" w:hAnsiTheme="minorHAnsi"/>
                <w:b/>
                <w:sz w:val="18"/>
                <w:szCs w:val="18"/>
              </w:rPr>
              <w:t xml:space="preserve">7.3 </w:t>
            </w:r>
            <w:r w:rsidRPr="00215D5D">
              <w:rPr>
                <w:rFonts w:asciiTheme="minorHAnsi" w:hAnsiTheme="minorHAnsi"/>
                <w:b/>
                <w:sz w:val="18"/>
                <w:szCs w:val="18"/>
              </w:rPr>
              <w:t>Exhaust Ducts</w:t>
            </w:r>
            <w:r w:rsidRPr="00215D5D">
              <w:rPr>
                <w:rFonts w:asciiTheme="minorHAnsi" w:hAnsiTheme="minorHAnsi"/>
                <w:b/>
                <w:bCs/>
                <w:sz w:val="18"/>
                <w:szCs w:val="18"/>
              </w:rPr>
              <w:t>.</w:t>
            </w:r>
          </w:p>
          <w:p w14:paraId="77373164" w14:textId="19B1A394" w:rsidR="00175418" w:rsidRDefault="00175418" w:rsidP="0000415D">
            <w:pPr>
              <w:keepNext/>
              <w:ind w:left="1123" w:hanging="403"/>
              <w:rPr>
                <w:rFonts w:asciiTheme="minorHAnsi" w:hAnsiTheme="minorHAnsi"/>
                <w:sz w:val="18"/>
                <w:szCs w:val="18"/>
              </w:rPr>
            </w:pPr>
            <w:r w:rsidRPr="00215D5D">
              <w:rPr>
                <w:rFonts w:asciiTheme="minorHAnsi" w:hAnsiTheme="minorHAnsi"/>
                <w:bCs/>
                <w:sz w:val="18"/>
                <w:szCs w:val="18"/>
              </w:rPr>
              <w:t>7.3.1</w:t>
            </w:r>
            <w:r>
              <w:rPr>
                <w:rFonts w:asciiTheme="minorHAnsi" w:hAnsiTheme="minorHAnsi"/>
                <w:b/>
                <w:bCs/>
                <w:sz w:val="18"/>
                <w:szCs w:val="18"/>
              </w:rPr>
              <w:t xml:space="preserve"> </w:t>
            </w:r>
            <w:r w:rsidRPr="00215D5D">
              <w:rPr>
                <w:rFonts w:asciiTheme="minorHAnsi" w:hAnsiTheme="minorHAnsi"/>
                <w:b/>
                <w:bCs/>
                <w:sz w:val="18"/>
                <w:szCs w:val="18"/>
              </w:rPr>
              <w:t xml:space="preserve">Multiple Exhaust Fans Using One Duct. </w:t>
            </w:r>
            <w:r w:rsidRPr="00276455">
              <w:rPr>
                <w:rFonts w:asciiTheme="minorHAnsi" w:hAnsiTheme="minorHAnsi"/>
                <w:bCs/>
                <w:sz w:val="18"/>
                <w:szCs w:val="18"/>
              </w:rPr>
              <w:t>Exhaust</w:t>
            </w:r>
            <w:r>
              <w:rPr>
                <w:rFonts w:asciiTheme="minorHAnsi" w:hAnsiTheme="minorHAnsi"/>
                <w:bCs/>
                <w:sz w:val="18"/>
                <w:szCs w:val="18"/>
              </w:rPr>
              <w:t xml:space="preserve"> </w:t>
            </w:r>
            <w:r w:rsidRPr="00276455">
              <w:rPr>
                <w:rFonts w:asciiTheme="minorHAnsi" w:hAnsiTheme="minorHAnsi"/>
                <w:bCs/>
                <w:sz w:val="18"/>
                <w:szCs w:val="18"/>
              </w:rPr>
              <w:t>fans in separate dwelling units shall not share a common</w:t>
            </w:r>
            <w:r>
              <w:rPr>
                <w:rFonts w:asciiTheme="minorHAnsi" w:hAnsiTheme="minorHAnsi"/>
                <w:bCs/>
                <w:sz w:val="18"/>
                <w:szCs w:val="18"/>
              </w:rPr>
              <w:t xml:space="preserve"> </w:t>
            </w:r>
            <w:r w:rsidRPr="00276455">
              <w:rPr>
                <w:rFonts w:asciiTheme="minorHAnsi" w:hAnsiTheme="minorHAnsi"/>
                <w:bCs/>
                <w:sz w:val="18"/>
                <w:szCs w:val="18"/>
              </w:rPr>
              <w:t>exhaust duct. If more than one of the exhaust fans in a single</w:t>
            </w:r>
            <w:r>
              <w:rPr>
                <w:rFonts w:asciiTheme="minorHAnsi" w:hAnsiTheme="minorHAnsi"/>
                <w:bCs/>
                <w:sz w:val="18"/>
                <w:szCs w:val="18"/>
              </w:rPr>
              <w:t xml:space="preserve"> </w:t>
            </w:r>
            <w:r w:rsidRPr="00276455">
              <w:rPr>
                <w:rFonts w:asciiTheme="minorHAnsi" w:hAnsiTheme="minorHAnsi"/>
                <w:bCs/>
                <w:sz w:val="18"/>
                <w:szCs w:val="18"/>
              </w:rPr>
              <w:t>dwelling unit shares a common exhaust duct, each fan shall</w:t>
            </w:r>
            <w:r>
              <w:rPr>
                <w:rFonts w:asciiTheme="minorHAnsi" w:hAnsiTheme="minorHAnsi"/>
                <w:bCs/>
                <w:sz w:val="18"/>
                <w:szCs w:val="18"/>
              </w:rPr>
              <w:t xml:space="preserve"> </w:t>
            </w:r>
            <w:r w:rsidRPr="00276455">
              <w:rPr>
                <w:rFonts w:asciiTheme="minorHAnsi" w:hAnsiTheme="minorHAnsi"/>
                <w:bCs/>
                <w:sz w:val="18"/>
                <w:szCs w:val="18"/>
              </w:rPr>
              <w:t>be equipped with a backdraft damper to prevent the recirculation</w:t>
            </w:r>
            <w:r>
              <w:rPr>
                <w:rFonts w:asciiTheme="minorHAnsi" w:hAnsiTheme="minorHAnsi"/>
                <w:bCs/>
                <w:sz w:val="18"/>
                <w:szCs w:val="18"/>
              </w:rPr>
              <w:t xml:space="preserve"> </w:t>
            </w:r>
            <w:r w:rsidRPr="00276455">
              <w:rPr>
                <w:rFonts w:asciiTheme="minorHAnsi" w:hAnsiTheme="minorHAnsi"/>
                <w:bCs/>
                <w:sz w:val="18"/>
                <w:szCs w:val="18"/>
              </w:rPr>
              <w:t>of exhaust air from one room to another through the</w:t>
            </w:r>
            <w:r>
              <w:rPr>
                <w:rFonts w:asciiTheme="minorHAnsi" w:hAnsiTheme="minorHAnsi"/>
                <w:bCs/>
                <w:sz w:val="18"/>
                <w:szCs w:val="18"/>
              </w:rPr>
              <w:t xml:space="preserve"> </w:t>
            </w:r>
            <w:r w:rsidRPr="00276455">
              <w:rPr>
                <w:rFonts w:asciiTheme="minorHAnsi" w:hAnsiTheme="minorHAnsi"/>
                <w:bCs/>
                <w:sz w:val="18"/>
                <w:szCs w:val="18"/>
              </w:rPr>
              <w:t>exhaust ducting system</w:t>
            </w:r>
            <w:r w:rsidRPr="00F47345">
              <w:rPr>
                <w:rFonts w:asciiTheme="minorHAnsi" w:hAnsiTheme="minorHAnsi"/>
                <w:b/>
                <w:bCs/>
                <w:sz w:val="18"/>
                <w:szCs w:val="18"/>
              </w:rPr>
              <w:t>.</w:t>
            </w:r>
          </w:p>
          <w:p w14:paraId="1B6EAEC9" w14:textId="6C5079AD" w:rsidR="00175418" w:rsidRPr="00276455" w:rsidRDefault="00175418" w:rsidP="0000415D">
            <w:pPr>
              <w:keepNext/>
              <w:ind w:left="1123" w:hanging="403"/>
              <w:rPr>
                <w:rFonts w:asciiTheme="minorHAnsi" w:hAnsiTheme="minorHAnsi" w:cstheme="minorHAnsi"/>
                <w:sz w:val="18"/>
                <w:szCs w:val="18"/>
              </w:rPr>
            </w:pPr>
            <w:r w:rsidRPr="00215D5D">
              <w:rPr>
                <w:rFonts w:asciiTheme="minorHAnsi" w:hAnsiTheme="minorHAnsi" w:cstheme="minorHAnsi"/>
                <w:sz w:val="18"/>
                <w:szCs w:val="18"/>
              </w:rPr>
              <w:t>7.3.2</w:t>
            </w:r>
            <w:r>
              <w:rPr>
                <w:rFonts w:asciiTheme="minorHAnsi" w:hAnsiTheme="minorHAnsi" w:cstheme="minorHAnsi"/>
                <w:b/>
                <w:sz w:val="18"/>
                <w:szCs w:val="18"/>
              </w:rPr>
              <w:t xml:space="preserve"> </w:t>
            </w:r>
            <w:r w:rsidRPr="00F47345">
              <w:rPr>
                <w:rFonts w:asciiTheme="minorHAnsi" w:hAnsiTheme="minorHAnsi" w:cstheme="minorHAnsi"/>
                <w:b/>
                <w:sz w:val="18"/>
                <w:szCs w:val="18"/>
              </w:rPr>
              <w:t>Single Exhaust Fan Ducted to Multiple Inlets.</w:t>
            </w:r>
            <w:r>
              <w:rPr>
                <w:rFonts w:asciiTheme="minorHAnsi" w:hAnsiTheme="minorHAnsi" w:cstheme="minorHAnsi"/>
                <w:b/>
                <w:sz w:val="18"/>
                <w:szCs w:val="18"/>
              </w:rPr>
              <w:t xml:space="preserve"> </w:t>
            </w:r>
            <w:r w:rsidRPr="00276455">
              <w:rPr>
                <w:rFonts w:asciiTheme="minorHAnsi" w:hAnsiTheme="minorHAnsi" w:cstheme="minorHAnsi"/>
                <w:sz w:val="18"/>
                <w:szCs w:val="18"/>
              </w:rPr>
              <w:t>Where exhaust inlets are commonly ducted across multiple</w:t>
            </w:r>
            <w:r>
              <w:rPr>
                <w:rFonts w:asciiTheme="minorHAnsi" w:hAnsiTheme="minorHAnsi" w:cstheme="minorHAnsi"/>
                <w:sz w:val="18"/>
                <w:szCs w:val="18"/>
              </w:rPr>
              <w:t xml:space="preserve"> </w:t>
            </w:r>
            <w:r w:rsidRPr="00276455">
              <w:rPr>
                <w:rFonts w:asciiTheme="minorHAnsi" w:hAnsiTheme="minorHAnsi" w:cstheme="minorHAnsi"/>
                <w:sz w:val="18"/>
                <w:szCs w:val="18"/>
              </w:rPr>
              <w:t>dwelling units, one or more exhaust fans located downstream</w:t>
            </w:r>
            <w:r>
              <w:rPr>
                <w:rFonts w:asciiTheme="minorHAnsi" w:hAnsiTheme="minorHAnsi" w:cstheme="minorHAnsi"/>
                <w:sz w:val="18"/>
                <w:szCs w:val="18"/>
              </w:rPr>
              <w:t xml:space="preserve"> </w:t>
            </w:r>
            <w:r w:rsidRPr="00276455">
              <w:rPr>
                <w:rFonts w:asciiTheme="minorHAnsi" w:hAnsiTheme="minorHAnsi" w:cstheme="minorHAnsi"/>
                <w:sz w:val="18"/>
                <w:szCs w:val="18"/>
              </w:rPr>
              <w:t>of the exhaust inlets shall be designed and intended to run</w:t>
            </w:r>
            <w:r>
              <w:rPr>
                <w:rFonts w:asciiTheme="minorHAnsi" w:hAnsiTheme="minorHAnsi" w:cstheme="minorHAnsi"/>
                <w:sz w:val="18"/>
                <w:szCs w:val="18"/>
              </w:rPr>
              <w:t xml:space="preserve"> </w:t>
            </w:r>
            <w:r w:rsidRPr="00276455">
              <w:rPr>
                <w:rFonts w:asciiTheme="minorHAnsi" w:hAnsiTheme="minorHAnsi" w:cstheme="minorHAnsi"/>
                <w:sz w:val="18"/>
                <w:szCs w:val="18"/>
              </w:rPr>
              <w:t>continuously, or a system of one or more backdraft dampers</w:t>
            </w:r>
            <w:r>
              <w:rPr>
                <w:rFonts w:asciiTheme="minorHAnsi" w:hAnsiTheme="minorHAnsi" w:cstheme="minorHAnsi"/>
                <w:sz w:val="18"/>
                <w:szCs w:val="18"/>
              </w:rPr>
              <w:t xml:space="preserve"> </w:t>
            </w:r>
            <w:r w:rsidRPr="00276455">
              <w:rPr>
                <w:rFonts w:asciiTheme="minorHAnsi" w:hAnsiTheme="minorHAnsi" w:cstheme="minorHAnsi"/>
                <w:sz w:val="18"/>
                <w:szCs w:val="18"/>
              </w:rPr>
              <w:t>shall be installed to isolate each dwelling unit from the common</w:t>
            </w:r>
            <w:r>
              <w:rPr>
                <w:rFonts w:asciiTheme="minorHAnsi" w:hAnsiTheme="minorHAnsi" w:cstheme="minorHAnsi"/>
                <w:sz w:val="18"/>
                <w:szCs w:val="18"/>
              </w:rPr>
              <w:t xml:space="preserve"> </w:t>
            </w:r>
            <w:r w:rsidRPr="00276455">
              <w:rPr>
                <w:rFonts w:asciiTheme="minorHAnsi" w:hAnsiTheme="minorHAnsi" w:cstheme="minorHAnsi"/>
                <w:sz w:val="18"/>
                <w:szCs w:val="18"/>
              </w:rPr>
              <w:t>duct when the fan is not running</w:t>
            </w:r>
            <w:r>
              <w:rPr>
                <w:rFonts w:asciiTheme="minorHAnsi" w:hAnsiTheme="minorHAnsi" w:cstheme="minorHAnsi"/>
                <w:sz w:val="18"/>
                <w:szCs w:val="18"/>
              </w:rPr>
              <w:t>.</w:t>
            </w:r>
            <w:r w:rsidRPr="00276455">
              <w:rPr>
                <w:rFonts w:asciiTheme="minorHAnsi" w:hAnsiTheme="minorHAnsi" w:cstheme="minorHAnsi"/>
                <w:sz w:val="18"/>
                <w:szCs w:val="18"/>
              </w:rPr>
              <w:t xml:space="preserve"> </w:t>
            </w:r>
          </w:p>
        </w:tc>
      </w:tr>
      <w:tr w:rsidR="00175418" w:rsidRPr="006C4FD8" w14:paraId="1628E6CB" w14:textId="77777777" w:rsidTr="0000415D">
        <w:trPr>
          <w:cantSplit/>
          <w:trHeight w:val="158"/>
        </w:trPr>
        <w:tc>
          <w:tcPr>
            <w:tcW w:w="708" w:type="dxa"/>
            <w:tcBorders>
              <w:top w:val="single" w:sz="4" w:space="0" w:color="auto"/>
              <w:left w:val="single" w:sz="4" w:space="0" w:color="auto"/>
              <w:bottom w:val="single" w:sz="4" w:space="0" w:color="auto"/>
              <w:right w:val="single" w:sz="4" w:space="0" w:color="auto"/>
            </w:tcBorders>
            <w:vAlign w:val="center"/>
          </w:tcPr>
          <w:p w14:paraId="66E6456D" w14:textId="77777777" w:rsidR="00175418" w:rsidRPr="006C4FD8" w:rsidRDefault="00175418" w:rsidP="0000415D">
            <w:pPr>
              <w:keepNext/>
              <w:jc w:val="center"/>
              <w:rPr>
                <w:rFonts w:asciiTheme="minorHAnsi" w:hAnsiTheme="minorHAnsi"/>
                <w:sz w:val="18"/>
                <w:szCs w:val="18"/>
              </w:rPr>
            </w:pPr>
            <w:r>
              <w:rPr>
                <w:rFonts w:asciiTheme="minorHAnsi" w:hAnsiTheme="minorHAnsi"/>
                <w:sz w:val="18"/>
                <w:szCs w:val="18"/>
              </w:rPr>
              <w:t>04</w:t>
            </w:r>
          </w:p>
        </w:tc>
        <w:tc>
          <w:tcPr>
            <w:tcW w:w="10086" w:type="dxa"/>
            <w:tcBorders>
              <w:top w:val="single" w:sz="4" w:space="0" w:color="auto"/>
              <w:left w:val="single" w:sz="4" w:space="0" w:color="auto"/>
              <w:bottom w:val="single" w:sz="4" w:space="0" w:color="auto"/>
              <w:right w:val="single" w:sz="4" w:space="0" w:color="auto"/>
            </w:tcBorders>
            <w:vAlign w:val="center"/>
          </w:tcPr>
          <w:p w14:paraId="2B0266A7" w14:textId="77777777" w:rsidR="00175418" w:rsidRDefault="00175418" w:rsidP="0000415D">
            <w:pPr>
              <w:keepNext/>
              <w:ind w:left="274" w:hanging="274"/>
              <w:rPr>
                <w:rFonts w:asciiTheme="minorHAnsi" w:hAnsiTheme="minorHAnsi"/>
                <w:b/>
                <w:sz w:val="18"/>
                <w:szCs w:val="18"/>
              </w:rPr>
            </w:pPr>
            <w:r>
              <w:rPr>
                <w:rFonts w:asciiTheme="minorHAnsi" w:hAnsiTheme="minorHAnsi"/>
                <w:b/>
                <w:sz w:val="18"/>
                <w:szCs w:val="18"/>
              </w:rPr>
              <w:t xml:space="preserve">7.4 </w:t>
            </w:r>
            <w:r w:rsidRPr="00215D5D">
              <w:rPr>
                <w:rFonts w:asciiTheme="minorHAnsi" w:hAnsiTheme="minorHAnsi"/>
                <w:b/>
                <w:sz w:val="18"/>
                <w:szCs w:val="18"/>
              </w:rPr>
              <w:t>Supply Ducts</w:t>
            </w:r>
            <w:r w:rsidRPr="00215D5D">
              <w:rPr>
                <w:rFonts w:asciiTheme="minorHAnsi" w:hAnsiTheme="minorHAnsi"/>
                <w:b/>
                <w:bCs/>
                <w:sz w:val="18"/>
                <w:szCs w:val="18"/>
              </w:rPr>
              <w:t xml:space="preserve">. </w:t>
            </w:r>
            <w:r w:rsidRPr="00215D5D">
              <w:rPr>
                <w:rFonts w:asciiTheme="minorHAnsi" w:hAnsiTheme="minorHAnsi" w:cstheme="minorHAnsi"/>
                <w:sz w:val="18"/>
                <w:szCs w:val="18"/>
              </w:rPr>
              <w:t>Where supply outlets are commonly ducted across multiple dwelling units, one or more supply fans located upstream of all the supply outlets shall be designed and intended to run continuously, or a system of one or more backdraft dampers shall be installed to isolate each dwelling unit from the common duct when the fan is not running.</w:t>
            </w:r>
            <w:r w:rsidRPr="00215D5D">
              <w:rPr>
                <w:rFonts w:asciiTheme="minorHAnsi" w:hAnsiTheme="minorHAnsi" w:cstheme="minorHAnsi"/>
                <w:b/>
                <w:sz w:val="18"/>
                <w:szCs w:val="18"/>
              </w:rPr>
              <w:t xml:space="preserve"> </w:t>
            </w:r>
          </w:p>
        </w:tc>
      </w:tr>
      <w:tr w:rsidR="00175418" w:rsidRPr="006C4FD8" w14:paraId="12B73035" w14:textId="77777777" w:rsidTr="0000415D">
        <w:trPr>
          <w:cantSplit/>
          <w:trHeight w:val="158"/>
        </w:trPr>
        <w:tc>
          <w:tcPr>
            <w:tcW w:w="10794" w:type="dxa"/>
            <w:gridSpan w:val="2"/>
            <w:tcBorders>
              <w:top w:val="single" w:sz="4" w:space="0" w:color="auto"/>
              <w:left w:val="single" w:sz="4" w:space="0" w:color="auto"/>
              <w:bottom w:val="single" w:sz="4" w:space="0" w:color="auto"/>
              <w:right w:val="single" w:sz="4" w:space="0" w:color="auto"/>
            </w:tcBorders>
            <w:vAlign w:val="center"/>
          </w:tcPr>
          <w:p w14:paraId="3A2AB038" w14:textId="77777777" w:rsidR="00175418" w:rsidRPr="006C4FD8" w:rsidRDefault="00175418" w:rsidP="0000415D">
            <w:pPr>
              <w:keepNext/>
              <w:rPr>
                <w:rFonts w:asciiTheme="minorHAnsi" w:hAnsiTheme="minorHAnsi"/>
                <w:b/>
                <w:bCs/>
                <w:sz w:val="18"/>
                <w:szCs w:val="18"/>
              </w:rPr>
            </w:pPr>
            <w:r w:rsidRPr="0064067F">
              <w:rPr>
                <w:rFonts w:asciiTheme="minorHAnsi" w:hAnsiTheme="minorHAnsi"/>
                <w:b/>
                <w:sz w:val="18"/>
                <w:szCs w:val="18"/>
              </w:rPr>
              <w:t xml:space="preserve">The responsible person’s signature on this compliance document affirms that all applicable requirements in this table have been met.  </w:t>
            </w:r>
          </w:p>
        </w:tc>
      </w:tr>
    </w:tbl>
    <w:p w14:paraId="25170BC0" w14:textId="77777777" w:rsidR="00B10363" w:rsidRDefault="00B10363">
      <w:pPr>
        <w:rPr>
          <w:ins w:id="465" w:author="Moua, Cheng@Energy" w:date="2022-02-08T16:38:00Z"/>
          <w:rFonts w:asciiTheme="minorHAnsi" w:hAnsiTheme="minorHAnsi" w:cstheme="minorHAnsi"/>
        </w:rPr>
      </w:pP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CellMar>
          <w:left w:w="72" w:type="dxa"/>
          <w:right w:w="72" w:type="dxa"/>
        </w:tblCellMar>
        <w:tblLook w:val="0000" w:firstRow="0" w:lastRow="0" w:firstColumn="0" w:lastColumn="0" w:noHBand="0" w:noVBand="0"/>
      </w:tblPr>
      <w:tblGrid>
        <w:gridCol w:w="10944"/>
      </w:tblGrid>
      <w:tr w:rsidR="00B10363" w:rsidRPr="006C4FD8" w:rsidDel="00421B2C" w14:paraId="7259CF91" w14:textId="0DA72467" w:rsidTr="00687AF0">
        <w:trPr>
          <w:cantSplit/>
          <w:trHeight w:val="288"/>
          <w:ins w:id="466" w:author="Moua, Cheng@Energy" w:date="2022-02-08T16:38:00Z"/>
          <w:del w:id="467" w:author="Alhabibi, Haider@Energy" w:date="2022-03-30T18:42:00Z"/>
        </w:trPr>
        <w:tc>
          <w:tcPr>
            <w:tcW w:w="10794" w:type="dxa"/>
            <w:tcBorders>
              <w:top w:val="single" w:sz="2" w:space="0" w:color="auto"/>
              <w:left w:val="single" w:sz="2" w:space="0" w:color="auto"/>
              <w:bottom w:val="single" w:sz="2" w:space="0" w:color="auto"/>
              <w:right w:val="single" w:sz="2" w:space="0" w:color="auto"/>
            </w:tcBorders>
            <w:vAlign w:val="center"/>
          </w:tcPr>
          <w:p w14:paraId="46F64FA2" w14:textId="23FBCAFD" w:rsidR="00B10363" w:rsidRPr="0047390B" w:rsidDel="00421B2C" w:rsidRDefault="00B10363" w:rsidP="00687AF0">
            <w:pPr>
              <w:rPr>
                <w:ins w:id="468" w:author="Moua, Cheng@Energy" w:date="2022-02-08T16:38:00Z"/>
                <w:del w:id="469" w:author="Alhabibi, Haider@Energy" w:date="2022-03-30T18:42:00Z"/>
                <w:rFonts w:asciiTheme="minorHAnsi" w:hAnsiTheme="minorHAnsi" w:cs="Arial"/>
                <w:b/>
                <w:szCs w:val="18"/>
              </w:rPr>
            </w:pPr>
            <w:ins w:id="470" w:author="Moua, Cheng@Energy" w:date="2022-02-08T16:38:00Z">
              <w:del w:id="471" w:author="Alhabibi, Haider@Energy" w:date="2022-03-30T18:42:00Z">
                <w:r w:rsidDel="00421B2C">
                  <w:rPr>
                    <w:rFonts w:asciiTheme="minorHAnsi" w:hAnsiTheme="minorHAnsi" w:cs="Arial"/>
                    <w:b/>
                    <w:szCs w:val="18"/>
                  </w:rPr>
                  <w:delText>H. Air Filter Efficiency</w:delText>
                </w:r>
              </w:del>
            </w:ins>
          </w:p>
        </w:tc>
      </w:tr>
      <w:tr w:rsidR="00B10363" w:rsidRPr="006C4FD8" w:rsidDel="00421B2C" w14:paraId="2493AFF0" w14:textId="12223371" w:rsidTr="00687AF0">
        <w:trPr>
          <w:cantSplit/>
          <w:trHeight w:val="288"/>
          <w:ins w:id="472" w:author="Moua, Cheng@Energy" w:date="2022-02-08T16:38:00Z"/>
          <w:del w:id="473" w:author="Alhabibi, Haider@Energy" w:date="2022-03-30T18:42:00Z"/>
        </w:trPr>
        <w:tc>
          <w:tcPr>
            <w:tcW w:w="10794" w:type="dxa"/>
            <w:tcBorders>
              <w:top w:val="single" w:sz="2" w:space="0" w:color="auto"/>
              <w:left w:val="single" w:sz="2" w:space="0" w:color="auto"/>
              <w:bottom w:val="single" w:sz="2" w:space="0" w:color="auto"/>
              <w:right w:val="single" w:sz="2" w:space="0" w:color="auto"/>
            </w:tcBorders>
            <w:vAlign w:val="center"/>
          </w:tcPr>
          <w:p w14:paraId="7A7CE615" w14:textId="26AB3BCF" w:rsidR="00B10363" w:rsidRPr="0047390B" w:rsidDel="00421B2C" w:rsidRDefault="00B10363" w:rsidP="00687AF0">
            <w:pPr>
              <w:rPr>
                <w:ins w:id="474" w:author="Moua, Cheng@Energy" w:date="2022-02-08T16:38:00Z"/>
                <w:del w:id="475" w:author="Alhabibi, Haider@Energy" w:date="2022-03-30T18:42:00Z"/>
                <w:rFonts w:asciiTheme="minorHAnsi" w:hAnsiTheme="minorHAnsi" w:cs="Arial"/>
                <w:b/>
                <w:szCs w:val="18"/>
              </w:rPr>
            </w:pPr>
            <w:ins w:id="476" w:author="Moua, Cheng@Energy" w:date="2022-02-08T16:38:00Z">
              <w:del w:id="477" w:author="Alhabibi, Haider@Energy" w:date="2022-03-30T18:42:00Z">
                <w:r w:rsidDel="00421B2C">
                  <w:rPr>
                    <w:rFonts w:asciiTheme="minorHAnsi" w:hAnsiTheme="minorHAnsi"/>
                    <w:bCs/>
                    <w:sz w:val="18"/>
                    <w:szCs w:val="18"/>
                  </w:rPr>
                  <w:delText>Supply only ventilation systems, makeup air-systems, and supply side balanced systems including HRV/ERV shall be provided with air filters having a designated efficiency equal to or greater than MERV 13 when tested in accordance with ASHRAE Standard 52.2, or a particle size efficiency rating equal to or greater than 50% in the 0.30-1.0 um range and equal to or greater than 85% in the 1.0-3.0 um range when tested in accordance with AHRI Standard 680.</w:delText>
                </w:r>
              </w:del>
            </w:ins>
          </w:p>
        </w:tc>
      </w:tr>
      <w:tr w:rsidR="00B10363" w:rsidRPr="006C4FD8" w:rsidDel="00421B2C" w14:paraId="08315DAC" w14:textId="353B59D0" w:rsidTr="00687AF0">
        <w:trPr>
          <w:cantSplit/>
          <w:trHeight w:val="158"/>
          <w:ins w:id="478" w:author="Moua, Cheng@Energy" w:date="2022-02-08T16:38:00Z"/>
          <w:del w:id="479" w:author="Alhabibi, Haider@Energy" w:date="2022-03-30T18:42:00Z"/>
        </w:trPr>
        <w:tc>
          <w:tcPr>
            <w:tcW w:w="10794" w:type="dxa"/>
            <w:tcBorders>
              <w:top w:val="single" w:sz="4" w:space="0" w:color="auto"/>
              <w:left w:val="single" w:sz="4" w:space="0" w:color="auto"/>
              <w:bottom w:val="single" w:sz="4" w:space="0" w:color="auto"/>
              <w:right w:val="single" w:sz="4" w:space="0" w:color="auto"/>
            </w:tcBorders>
            <w:vAlign w:val="center"/>
          </w:tcPr>
          <w:p w14:paraId="50D14ADA" w14:textId="66325D8A" w:rsidR="00B10363" w:rsidRPr="006C4FD8" w:rsidDel="00421B2C" w:rsidRDefault="00B10363" w:rsidP="00687AF0">
            <w:pPr>
              <w:keepNext/>
              <w:rPr>
                <w:ins w:id="480" w:author="Moua, Cheng@Energy" w:date="2022-02-08T16:38:00Z"/>
                <w:del w:id="481" w:author="Alhabibi, Haider@Energy" w:date="2022-03-30T18:42:00Z"/>
                <w:rFonts w:asciiTheme="minorHAnsi" w:hAnsiTheme="minorHAnsi"/>
                <w:b/>
                <w:bCs/>
                <w:sz w:val="18"/>
                <w:szCs w:val="18"/>
              </w:rPr>
            </w:pPr>
            <w:ins w:id="482" w:author="Moua, Cheng@Energy" w:date="2022-02-08T16:38:00Z">
              <w:del w:id="483" w:author="Alhabibi, Haider@Energy" w:date="2022-03-30T18:42:00Z">
                <w:r w:rsidRPr="0064067F" w:rsidDel="00421B2C">
                  <w:rPr>
                    <w:rFonts w:asciiTheme="minorHAnsi" w:hAnsiTheme="minorHAnsi"/>
                    <w:b/>
                    <w:sz w:val="18"/>
                    <w:szCs w:val="18"/>
                  </w:rPr>
                  <w:delText xml:space="preserve">The responsible person’s signature on this compliance document affirms that all applicable requirements in this table have been met.  </w:delText>
                </w:r>
              </w:del>
            </w:ins>
          </w:p>
        </w:tc>
      </w:tr>
    </w:tbl>
    <w:p w14:paraId="2D2226CF" w14:textId="08C5BE02" w:rsidR="001B7F7E" w:rsidRDefault="001B7F7E">
      <w:pPr>
        <w:rPr>
          <w:rFonts w:asciiTheme="minorHAnsi" w:hAnsiTheme="minorHAnsi" w:cstheme="minorHAnsi"/>
        </w:rPr>
      </w:pPr>
      <w:r>
        <w:rPr>
          <w:rFonts w:asciiTheme="minorHAnsi" w:hAnsiTheme="minorHAnsi" w:cstheme="minorHAnsi"/>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BB724F" w:rsidRPr="009E2C1C" w14:paraId="34BCF1E6" w14:textId="77777777" w:rsidTr="00BB724F">
        <w:trPr>
          <w:trHeight w:val="323"/>
        </w:trPr>
        <w:tc>
          <w:tcPr>
            <w:tcW w:w="10950" w:type="dxa"/>
            <w:gridSpan w:val="4"/>
            <w:vAlign w:val="center"/>
          </w:tcPr>
          <w:p w14:paraId="6C7A8E96" w14:textId="77777777" w:rsidR="00BB724F" w:rsidRPr="009351D2" w:rsidRDefault="00BB724F" w:rsidP="00BB724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Theme="minorHAnsi" w:hAnsiTheme="minorHAnsi" w:cs="Arial"/>
                <w:b/>
                <w:caps/>
                <w:sz w:val="18"/>
                <w:szCs w:val="18"/>
              </w:rPr>
              <w:lastRenderedPageBreak/>
              <w:t>Documentation Author's Declaration Statement</w:t>
            </w:r>
          </w:p>
        </w:tc>
      </w:tr>
      <w:tr w:rsidR="00BB724F" w:rsidRPr="001B14D6" w14:paraId="375C1192" w14:textId="77777777" w:rsidTr="00BB724F">
        <w:trPr>
          <w:trHeight w:val="206"/>
        </w:trPr>
        <w:tc>
          <w:tcPr>
            <w:tcW w:w="10950" w:type="dxa"/>
            <w:gridSpan w:val="4"/>
            <w:vAlign w:val="center"/>
          </w:tcPr>
          <w:p w14:paraId="4F98E37D" w14:textId="77777777" w:rsidR="00BB724F" w:rsidRPr="00E136A4" w:rsidRDefault="00BB724F" w:rsidP="00BB724F">
            <w:pPr>
              <w:keepNext/>
              <w:numPr>
                <w:ilvl w:val="0"/>
                <w:numId w:val="7"/>
              </w:numPr>
              <w:ind w:left="271" w:hanging="288"/>
              <w:rPr>
                <w:rFonts w:asciiTheme="minorHAnsi" w:hAnsiTheme="minorHAnsi"/>
                <w:sz w:val="18"/>
                <w:szCs w:val="18"/>
              </w:rPr>
            </w:pPr>
            <w:r w:rsidRPr="00E136A4">
              <w:rPr>
                <w:rFonts w:asciiTheme="minorHAnsi" w:hAnsiTheme="minorHAnsi"/>
                <w:sz w:val="18"/>
                <w:szCs w:val="18"/>
              </w:rPr>
              <w:t xml:space="preserve">I certify that this Certificate of </w:t>
            </w:r>
            <w:r>
              <w:rPr>
                <w:rFonts w:asciiTheme="minorHAnsi" w:hAnsiTheme="minorHAnsi"/>
                <w:sz w:val="18"/>
                <w:szCs w:val="18"/>
              </w:rPr>
              <w:t>Installation</w:t>
            </w:r>
            <w:r w:rsidRPr="00E136A4">
              <w:rPr>
                <w:rFonts w:asciiTheme="minorHAnsi" w:hAnsiTheme="minorHAnsi"/>
                <w:sz w:val="18"/>
                <w:szCs w:val="18"/>
              </w:rPr>
              <w:t xml:space="preserve"> documentation is accurate and complete.</w:t>
            </w:r>
          </w:p>
        </w:tc>
      </w:tr>
      <w:tr w:rsidR="00BB724F" w:rsidRPr="00B272DC" w14:paraId="5775B73F" w14:textId="77777777" w:rsidTr="00BB724F">
        <w:trPr>
          <w:trHeight w:val="360"/>
        </w:trPr>
        <w:tc>
          <w:tcPr>
            <w:tcW w:w="5577" w:type="dxa"/>
            <w:gridSpan w:val="2"/>
          </w:tcPr>
          <w:p w14:paraId="621ADBBD" w14:textId="77777777" w:rsidR="00BB724F" w:rsidRPr="00B272DC" w:rsidRDefault="00BB724F" w:rsidP="00BB724F">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Name:</w:t>
            </w:r>
          </w:p>
        </w:tc>
        <w:tc>
          <w:tcPr>
            <w:tcW w:w="5373" w:type="dxa"/>
            <w:gridSpan w:val="2"/>
          </w:tcPr>
          <w:p w14:paraId="3B6CC95D" w14:textId="77777777" w:rsidR="00BB724F" w:rsidRPr="00B272DC" w:rsidRDefault="00BB724F" w:rsidP="00BB724F">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Signature:</w:t>
            </w:r>
          </w:p>
        </w:tc>
      </w:tr>
      <w:tr w:rsidR="00BB724F" w:rsidRPr="00B272DC" w14:paraId="5DC58576" w14:textId="77777777" w:rsidTr="00BB724F">
        <w:trPr>
          <w:trHeight w:val="360"/>
        </w:trPr>
        <w:tc>
          <w:tcPr>
            <w:tcW w:w="5577" w:type="dxa"/>
            <w:gridSpan w:val="2"/>
          </w:tcPr>
          <w:p w14:paraId="5A03CA25" w14:textId="77777777" w:rsidR="00BB724F" w:rsidRPr="00B272DC" w:rsidRDefault="00BB724F" w:rsidP="00BB724F">
            <w:pPr>
              <w:keepNext/>
              <w:rPr>
                <w:rFonts w:asciiTheme="minorHAnsi" w:hAnsiTheme="minorHAnsi"/>
                <w:sz w:val="14"/>
                <w:szCs w:val="14"/>
              </w:rPr>
            </w:pPr>
            <w:r>
              <w:rPr>
                <w:rFonts w:asciiTheme="minorHAnsi" w:hAnsiTheme="minorHAnsi"/>
                <w:sz w:val="14"/>
                <w:szCs w:val="14"/>
              </w:rPr>
              <w:t>Documentation Author Company Name</w:t>
            </w:r>
            <w:r w:rsidRPr="00B272DC">
              <w:rPr>
                <w:rFonts w:asciiTheme="minorHAnsi" w:hAnsiTheme="minorHAnsi"/>
                <w:sz w:val="14"/>
                <w:szCs w:val="14"/>
              </w:rPr>
              <w:t>:</w:t>
            </w:r>
          </w:p>
        </w:tc>
        <w:tc>
          <w:tcPr>
            <w:tcW w:w="5373" w:type="dxa"/>
            <w:gridSpan w:val="2"/>
          </w:tcPr>
          <w:p w14:paraId="5E6EDA9C" w14:textId="77777777" w:rsidR="00BB724F" w:rsidRPr="00B272DC" w:rsidRDefault="00BB724F" w:rsidP="00BB724F">
            <w:pPr>
              <w:keepNext/>
              <w:rPr>
                <w:rFonts w:asciiTheme="minorHAnsi" w:hAnsiTheme="minorHAnsi"/>
                <w:sz w:val="14"/>
                <w:szCs w:val="14"/>
              </w:rPr>
            </w:pPr>
            <w:r w:rsidRPr="00B272DC">
              <w:rPr>
                <w:rFonts w:asciiTheme="minorHAnsi" w:hAnsiTheme="minorHAnsi"/>
                <w:sz w:val="14"/>
                <w:szCs w:val="14"/>
              </w:rPr>
              <w:t>Date</w:t>
            </w:r>
            <w:r>
              <w:rPr>
                <w:rFonts w:asciiTheme="minorHAnsi" w:hAnsiTheme="minorHAnsi"/>
                <w:sz w:val="14"/>
                <w:szCs w:val="14"/>
              </w:rPr>
              <w:t xml:space="preserve"> Signed</w:t>
            </w:r>
            <w:r w:rsidRPr="00B272DC">
              <w:rPr>
                <w:rFonts w:asciiTheme="minorHAnsi" w:hAnsiTheme="minorHAnsi"/>
                <w:sz w:val="14"/>
                <w:szCs w:val="14"/>
              </w:rPr>
              <w:t>:</w:t>
            </w:r>
          </w:p>
        </w:tc>
      </w:tr>
      <w:tr w:rsidR="00BB724F" w:rsidRPr="00B272DC" w14:paraId="460C05D4" w14:textId="77777777" w:rsidTr="00BB724F">
        <w:trPr>
          <w:trHeight w:val="360"/>
        </w:trPr>
        <w:tc>
          <w:tcPr>
            <w:tcW w:w="5577" w:type="dxa"/>
            <w:gridSpan w:val="2"/>
          </w:tcPr>
          <w:p w14:paraId="7D9DE431" w14:textId="77777777" w:rsidR="00BB724F" w:rsidRPr="00B272DC" w:rsidRDefault="00BB724F" w:rsidP="00BB724F">
            <w:pPr>
              <w:keepNext/>
              <w:rPr>
                <w:rFonts w:asciiTheme="minorHAnsi" w:hAnsiTheme="minorHAnsi"/>
                <w:sz w:val="14"/>
                <w:szCs w:val="14"/>
              </w:rPr>
            </w:pPr>
            <w:r w:rsidRPr="00B272DC">
              <w:rPr>
                <w:rFonts w:asciiTheme="minorHAnsi" w:hAnsiTheme="minorHAnsi"/>
                <w:sz w:val="14"/>
                <w:szCs w:val="14"/>
              </w:rPr>
              <w:t>Address:</w:t>
            </w:r>
          </w:p>
        </w:tc>
        <w:tc>
          <w:tcPr>
            <w:tcW w:w="5373" w:type="dxa"/>
            <w:gridSpan w:val="2"/>
          </w:tcPr>
          <w:p w14:paraId="2D483452" w14:textId="77777777" w:rsidR="00BB724F" w:rsidRPr="00B272DC" w:rsidRDefault="00BB724F" w:rsidP="00BB724F">
            <w:pPr>
              <w:keepNext/>
              <w:rPr>
                <w:rFonts w:asciiTheme="minorHAnsi" w:hAnsiTheme="minorHAnsi"/>
                <w:sz w:val="14"/>
                <w:szCs w:val="14"/>
              </w:rPr>
            </w:pPr>
            <w:r w:rsidRPr="00B272DC">
              <w:rPr>
                <w:rFonts w:asciiTheme="minorHAnsi" w:hAnsiTheme="minorHAnsi"/>
                <w:sz w:val="14"/>
                <w:szCs w:val="14"/>
              </w:rPr>
              <w:t>CEA/</w:t>
            </w:r>
            <w:r>
              <w:rPr>
                <w:rFonts w:asciiTheme="minorHAnsi" w:hAnsiTheme="minorHAnsi"/>
                <w:sz w:val="14"/>
                <w:szCs w:val="14"/>
              </w:rPr>
              <w:t>HERS Certification I</w:t>
            </w:r>
            <w:r w:rsidRPr="00B272DC">
              <w:rPr>
                <w:rFonts w:asciiTheme="minorHAnsi" w:hAnsiTheme="minorHAnsi"/>
                <w:sz w:val="14"/>
                <w:szCs w:val="14"/>
              </w:rPr>
              <w:t>dentification (</w:t>
            </w:r>
            <w:r>
              <w:rPr>
                <w:rFonts w:asciiTheme="minorHAnsi" w:hAnsiTheme="minorHAnsi"/>
                <w:sz w:val="14"/>
                <w:szCs w:val="14"/>
              </w:rPr>
              <w:t>i</w:t>
            </w:r>
            <w:r w:rsidRPr="00B272DC">
              <w:rPr>
                <w:rFonts w:asciiTheme="minorHAnsi" w:hAnsiTheme="minorHAnsi"/>
                <w:sz w:val="14"/>
                <w:szCs w:val="14"/>
              </w:rPr>
              <w:t>f applicable):</w:t>
            </w:r>
          </w:p>
        </w:tc>
      </w:tr>
      <w:tr w:rsidR="00BB724F" w:rsidRPr="00B272DC" w14:paraId="20EAA4E1" w14:textId="77777777" w:rsidTr="00BB724F">
        <w:trPr>
          <w:trHeight w:val="360"/>
        </w:trPr>
        <w:tc>
          <w:tcPr>
            <w:tcW w:w="5577" w:type="dxa"/>
            <w:gridSpan w:val="2"/>
          </w:tcPr>
          <w:p w14:paraId="56488043" w14:textId="77777777" w:rsidR="00BB724F" w:rsidRPr="00B272DC" w:rsidRDefault="00BB724F" w:rsidP="00BB724F">
            <w:pPr>
              <w:keepNext/>
              <w:rPr>
                <w:rFonts w:asciiTheme="minorHAnsi" w:hAnsiTheme="minorHAnsi"/>
                <w:sz w:val="14"/>
                <w:szCs w:val="14"/>
              </w:rPr>
            </w:pPr>
            <w:r w:rsidRPr="00B272DC">
              <w:rPr>
                <w:rFonts w:asciiTheme="minorHAnsi" w:hAnsiTheme="minorHAnsi"/>
                <w:sz w:val="14"/>
                <w:szCs w:val="14"/>
              </w:rPr>
              <w:t>City/State/Zip:</w:t>
            </w:r>
          </w:p>
        </w:tc>
        <w:tc>
          <w:tcPr>
            <w:tcW w:w="5373" w:type="dxa"/>
            <w:gridSpan w:val="2"/>
          </w:tcPr>
          <w:p w14:paraId="366D79E9" w14:textId="77777777" w:rsidR="00BB724F" w:rsidRPr="00B272DC" w:rsidRDefault="00BB724F" w:rsidP="00BB724F">
            <w:pPr>
              <w:keepNext/>
              <w:rPr>
                <w:rFonts w:asciiTheme="minorHAnsi" w:hAnsiTheme="minorHAnsi"/>
                <w:sz w:val="14"/>
                <w:szCs w:val="14"/>
              </w:rPr>
            </w:pPr>
            <w:r w:rsidRPr="00B272DC">
              <w:rPr>
                <w:rFonts w:asciiTheme="minorHAnsi" w:hAnsiTheme="minorHAnsi"/>
                <w:sz w:val="14"/>
                <w:szCs w:val="14"/>
              </w:rPr>
              <w:t>Phone:</w:t>
            </w:r>
          </w:p>
        </w:tc>
      </w:tr>
      <w:tr w:rsidR="00BB724F" w:rsidRPr="008E6C57" w14:paraId="52F0FB4D" w14:textId="77777777" w:rsidTr="00BB724F">
        <w:tblPrEx>
          <w:tblCellMar>
            <w:left w:w="115" w:type="dxa"/>
            <w:right w:w="115" w:type="dxa"/>
          </w:tblCellMar>
        </w:tblPrEx>
        <w:trPr>
          <w:trHeight w:val="296"/>
        </w:trPr>
        <w:tc>
          <w:tcPr>
            <w:tcW w:w="10950" w:type="dxa"/>
            <w:gridSpan w:val="4"/>
            <w:vAlign w:val="center"/>
          </w:tcPr>
          <w:p w14:paraId="64C41F48" w14:textId="77777777" w:rsidR="00BB724F" w:rsidRDefault="00BB724F" w:rsidP="00BB724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cs="Arial"/>
                <w:b/>
                <w:caps/>
                <w:sz w:val="18"/>
                <w:szCs w:val="18"/>
              </w:rPr>
              <w:t xml:space="preserve">Responsible Person's </w:t>
            </w:r>
            <w:r w:rsidRPr="008E6C57">
              <w:rPr>
                <w:rFonts w:asciiTheme="minorHAnsi" w:hAnsiTheme="minorHAnsi" w:cs="Arial"/>
                <w:b/>
                <w:caps/>
                <w:sz w:val="18"/>
                <w:szCs w:val="18"/>
              </w:rPr>
              <w:t>Declaration statement</w:t>
            </w:r>
            <w:r>
              <w:rPr>
                <w:rFonts w:asciiTheme="minorHAnsi" w:hAnsiTheme="minorHAnsi" w:cs="Arial"/>
                <w:b/>
                <w:caps/>
                <w:sz w:val="18"/>
                <w:szCs w:val="18"/>
              </w:rPr>
              <w:t xml:space="preserve">  </w:t>
            </w:r>
          </w:p>
        </w:tc>
      </w:tr>
      <w:tr w:rsidR="00BB724F" w:rsidRPr="008E6C57" w14:paraId="2DDE77A0" w14:textId="77777777" w:rsidTr="00BB724F">
        <w:tblPrEx>
          <w:tblCellMar>
            <w:left w:w="115" w:type="dxa"/>
            <w:right w:w="115" w:type="dxa"/>
          </w:tblCellMar>
        </w:tblPrEx>
        <w:trPr>
          <w:trHeight w:val="504"/>
        </w:trPr>
        <w:tc>
          <w:tcPr>
            <w:tcW w:w="10950" w:type="dxa"/>
            <w:gridSpan w:val="4"/>
          </w:tcPr>
          <w:p w14:paraId="01E59344" w14:textId="77777777" w:rsidR="00BB724F" w:rsidRPr="005D3BD0" w:rsidRDefault="00BB724F" w:rsidP="00BB724F">
            <w:pPr>
              <w:pStyle w:val="Heading3"/>
              <w:numPr>
                <w:ilvl w:val="0"/>
                <w:numId w:val="0"/>
              </w:numPr>
              <w:spacing w:before="60"/>
              <w:ind w:right="86"/>
              <w:rPr>
                <w:rFonts w:asciiTheme="minorHAnsi" w:hAnsiTheme="minorHAnsi"/>
                <w:caps/>
                <w:sz w:val="18"/>
                <w:szCs w:val="18"/>
              </w:rPr>
            </w:pPr>
            <w:r w:rsidRPr="005D3BD0">
              <w:rPr>
                <w:rFonts w:asciiTheme="minorHAnsi" w:hAnsiTheme="minorHAnsi"/>
                <w:sz w:val="18"/>
                <w:szCs w:val="18"/>
              </w:rPr>
              <w:t xml:space="preserve">I certify the following under penalty of perjury, under the laws of the State of California: </w:t>
            </w:r>
          </w:p>
          <w:p w14:paraId="5F4F4675" w14:textId="77777777" w:rsidR="00BB724F" w:rsidRPr="005D3BD0" w:rsidRDefault="00BB724F" w:rsidP="00BB724F">
            <w:pPr>
              <w:pStyle w:val="Heading3"/>
              <w:numPr>
                <w:ilvl w:val="0"/>
                <w:numId w:val="6"/>
              </w:numPr>
              <w:spacing w:before="0"/>
              <w:ind w:right="90"/>
              <w:rPr>
                <w:rFonts w:asciiTheme="minorHAnsi" w:hAnsiTheme="minorHAnsi"/>
                <w:caps/>
                <w:sz w:val="18"/>
                <w:szCs w:val="18"/>
              </w:rPr>
            </w:pPr>
            <w:r w:rsidRPr="005D3BD0">
              <w:rPr>
                <w:rFonts w:asciiTheme="minorHAnsi" w:hAnsiTheme="minorHAnsi"/>
                <w:sz w:val="18"/>
                <w:szCs w:val="18"/>
              </w:rPr>
              <w:t xml:space="preserve">The information provided on this Certificate of Installation is true and correct. </w:t>
            </w:r>
          </w:p>
          <w:p w14:paraId="7F4EDD87" w14:textId="77777777" w:rsidR="00BB724F" w:rsidRPr="005D3BD0" w:rsidRDefault="00BB724F" w:rsidP="00BB724F">
            <w:pPr>
              <w:pStyle w:val="Heading3"/>
              <w:numPr>
                <w:ilvl w:val="0"/>
                <w:numId w:val="6"/>
              </w:numPr>
              <w:spacing w:before="0"/>
              <w:ind w:right="90"/>
              <w:rPr>
                <w:rFonts w:asciiTheme="minorHAnsi" w:hAnsiTheme="minorHAnsi"/>
                <w:caps/>
                <w:sz w:val="18"/>
                <w:szCs w:val="22"/>
              </w:rPr>
            </w:pPr>
            <w:r w:rsidRPr="005D3BD0">
              <w:rPr>
                <w:rFonts w:asciiTheme="minorHAnsi" w:hAnsiTheme="minorHAnsi"/>
                <w:snapToGrid w:val="0"/>
                <w:sz w:val="18"/>
                <w:szCs w:val="18"/>
              </w:rPr>
              <w:t xml:space="preserve">I am either: a) a responsible person eligible under Division 3 of the Business and Professions Code </w:t>
            </w:r>
            <w:r w:rsidRPr="005D3BD0">
              <w:rPr>
                <w:rFonts w:asciiTheme="minorHAnsi" w:hAnsiTheme="minorHAnsi"/>
                <w:sz w:val="18"/>
                <w:szCs w:val="18"/>
              </w:rPr>
              <w:t xml:space="preserve">in the applicable classification to accept responsibility for the system design, construction, or installation </w:t>
            </w:r>
            <w:r w:rsidRPr="005D3BD0">
              <w:rPr>
                <w:rFonts w:asciiTheme="minorHAnsi" w:hAnsiTheme="minorHAnsi"/>
                <w:snapToGrid w:val="0"/>
                <w:sz w:val="18"/>
                <w:szCs w:val="18"/>
              </w:rPr>
              <w:t xml:space="preserve">of features, materials, components, or manufactured devices </w:t>
            </w:r>
            <w:r w:rsidRPr="005D3BD0">
              <w:rPr>
                <w:rFonts w:asciiTheme="minorHAnsi" w:hAnsiTheme="minorHAnsi"/>
                <w:sz w:val="18"/>
                <w:szCs w:val="18"/>
              </w:rPr>
              <w:t xml:space="preserve">for the scope of work identified on this Certificate of Installation </w:t>
            </w:r>
            <w:r w:rsidRPr="005D3BD0">
              <w:rPr>
                <w:rFonts w:asciiTheme="minorHAnsi" w:hAnsiTheme="minorHAnsi"/>
                <w:snapToGrid w:val="0"/>
                <w:sz w:val="18"/>
                <w:szCs w:val="18"/>
              </w:rPr>
              <w:t>and attest to the declarations in this statement</w:t>
            </w:r>
            <w:r w:rsidRPr="005D3BD0">
              <w:rPr>
                <w:rFonts w:asciiTheme="minorHAnsi" w:hAnsiTheme="minorHAnsi"/>
                <w:sz w:val="18"/>
                <w:szCs w:val="18"/>
              </w:rPr>
              <w:t>, or b) I am an authorized representative of the responsible person and attest to the declarations in this statement on the responsible person’s behalf</w:t>
            </w:r>
            <w:r w:rsidRPr="005D3BD0">
              <w:rPr>
                <w:rFonts w:asciiTheme="minorHAnsi" w:eastAsia="Calibri" w:hAnsiTheme="minorHAnsi"/>
                <w:sz w:val="18"/>
                <w:szCs w:val="18"/>
              </w:rPr>
              <w:t>.</w:t>
            </w:r>
          </w:p>
          <w:p w14:paraId="0F9591E3" w14:textId="77777777" w:rsidR="00BB724F" w:rsidRPr="005D3BD0" w:rsidRDefault="00BB724F" w:rsidP="00BB724F">
            <w:pPr>
              <w:keepNext/>
              <w:numPr>
                <w:ilvl w:val="0"/>
                <w:numId w:val="6"/>
              </w:numPr>
              <w:autoSpaceDE w:val="0"/>
              <w:autoSpaceDN w:val="0"/>
              <w:adjustRightInd w:val="0"/>
              <w:ind w:right="90"/>
              <w:rPr>
                <w:rFonts w:asciiTheme="minorHAnsi" w:hAnsiTheme="minorHAnsi"/>
                <w:sz w:val="18"/>
                <w:szCs w:val="18"/>
              </w:rPr>
            </w:pPr>
            <w:r w:rsidRPr="005D3BD0">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5D3BD0">
              <w:rPr>
                <w:rFonts w:asciiTheme="minorHAnsi" w:eastAsia="Calibri" w:hAnsiTheme="minorHAnsi" w:cs="TimesNewRomanPSMT"/>
                <w:sz w:val="18"/>
                <w:szCs w:val="18"/>
              </w:rPr>
              <w:t>.</w:t>
            </w:r>
          </w:p>
          <w:p w14:paraId="780A5F18" w14:textId="77777777" w:rsidR="00BB724F" w:rsidRPr="005D3BD0" w:rsidRDefault="00BB724F" w:rsidP="00BB724F">
            <w:pPr>
              <w:pStyle w:val="ListParagraph"/>
              <w:keepNext/>
              <w:numPr>
                <w:ilvl w:val="0"/>
                <w:numId w:val="6"/>
              </w:numPr>
              <w:autoSpaceDE w:val="0"/>
              <w:autoSpaceDN w:val="0"/>
              <w:adjustRightInd w:val="0"/>
              <w:rPr>
                <w:rFonts w:asciiTheme="minorHAnsi" w:hAnsiTheme="minorHAnsi"/>
                <w:sz w:val="18"/>
              </w:rPr>
            </w:pPr>
            <w:r w:rsidRPr="005D3BD0">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40EF0D4F" w14:textId="77777777" w:rsidR="00BB724F" w:rsidRPr="00E74533" w:rsidRDefault="00BB724F" w:rsidP="00BB724F">
            <w:pPr>
              <w:pStyle w:val="ListParagraph"/>
              <w:keepNext/>
              <w:numPr>
                <w:ilvl w:val="0"/>
                <w:numId w:val="6"/>
              </w:numPr>
              <w:autoSpaceDE w:val="0"/>
              <w:autoSpaceDN w:val="0"/>
              <w:adjustRightInd w:val="0"/>
              <w:rPr>
                <w:rFonts w:asciiTheme="minorHAnsi" w:hAnsiTheme="minorHAnsi"/>
                <w:b/>
              </w:rPr>
            </w:pPr>
            <w:r w:rsidRPr="005D3BD0">
              <w:rPr>
                <w:rFonts w:asciiTheme="minorHAnsi" w:hAnsiTheme="minorHAnsi"/>
                <w:sz w:val="18"/>
                <w:szCs w:val="18"/>
              </w:rPr>
              <w:t xml:space="preserve">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  </w:t>
            </w:r>
          </w:p>
        </w:tc>
      </w:tr>
      <w:tr w:rsidR="00BB724F" w:rsidRPr="00B272DC" w14:paraId="5EC2016A" w14:textId="77777777" w:rsidTr="00BB724F">
        <w:tblPrEx>
          <w:tblCellMar>
            <w:left w:w="108" w:type="dxa"/>
            <w:right w:w="108" w:type="dxa"/>
          </w:tblCellMar>
        </w:tblPrEx>
        <w:trPr>
          <w:trHeight w:val="360"/>
        </w:trPr>
        <w:tc>
          <w:tcPr>
            <w:tcW w:w="5307" w:type="dxa"/>
          </w:tcPr>
          <w:p w14:paraId="4AA00C7E" w14:textId="77777777" w:rsidR="00BB724F" w:rsidRPr="00B272DC" w:rsidRDefault="00BB724F" w:rsidP="00BB724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Name:</w:t>
            </w:r>
          </w:p>
        </w:tc>
        <w:tc>
          <w:tcPr>
            <w:tcW w:w="5643" w:type="dxa"/>
            <w:gridSpan w:val="3"/>
          </w:tcPr>
          <w:p w14:paraId="790C0FAB" w14:textId="77777777" w:rsidR="00BB724F" w:rsidRPr="00B272DC" w:rsidRDefault="00BB724F" w:rsidP="00BB724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Signature:</w:t>
            </w:r>
          </w:p>
        </w:tc>
      </w:tr>
      <w:tr w:rsidR="00BB724F" w:rsidRPr="00B272DC" w14:paraId="0C3A93C3" w14:textId="77777777" w:rsidTr="00BB724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3BD27BB" w14:textId="77777777" w:rsidR="00BB724F" w:rsidRPr="00B272DC" w:rsidRDefault="00BB724F" w:rsidP="00BB724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1AAA242D" w14:textId="77777777" w:rsidR="00BB724F" w:rsidRPr="00B272DC" w:rsidRDefault="00BB724F" w:rsidP="00BB724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Position With Company (Title):</w:t>
            </w:r>
          </w:p>
        </w:tc>
      </w:tr>
      <w:tr w:rsidR="00BB724F" w:rsidRPr="00B272DC" w14:paraId="6239F66F" w14:textId="77777777" w:rsidTr="00BB724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E436945" w14:textId="77777777" w:rsidR="00BB724F" w:rsidRPr="00B272DC" w:rsidRDefault="00BB724F" w:rsidP="00BB724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3B2A5635" w14:textId="77777777" w:rsidR="00BB724F" w:rsidRPr="00B272DC" w:rsidRDefault="00BB724F" w:rsidP="00BB724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CSLB License:</w:t>
            </w:r>
          </w:p>
        </w:tc>
      </w:tr>
      <w:tr w:rsidR="00BB724F" w:rsidRPr="00B272DC" w14:paraId="27ECE86A" w14:textId="77777777" w:rsidTr="00BB724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4AFEF97" w14:textId="77777777" w:rsidR="00BB724F" w:rsidRPr="00B272DC" w:rsidRDefault="00BB724F" w:rsidP="00BB724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4C8769F1" w14:textId="77777777" w:rsidR="00BB724F" w:rsidRPr="00B272DC" w:rsidRDefault="00BB724F" w:rsidP="00BB724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Phone:</w:t>
            </w:r>
          </w:p>
        </w:tc>
        <w:tc>
          <w:tcPr>
            <w:tcW w:w="2822" w:type="dxa"/>
            <w:tcBorders>
              <w:top w:val="single" w:sz="4" w:space="0" w:color="auto"/>
              <w:left w:val="single" w:sz="4" w:space="0" w:color="auto"/>
              <w:bottom w:val="single" w:sz="4" w:space="0" w:color="auto"/>
              <w:right w:val="single" w:sz="4" w:space="0" w:color="auto"/>
            </w:tcBorders>
          </w:tcPr>
          <w:p w14:paraId="01F82696" w14:textId="77777777" w:rsidR="00BB724F" w:rsidRPr="00B272DC" w:rsidRDefault="00BB724F" w:rsidP="00BB724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Date Signed:</w:t>
            </w:r>
          </w:p>
        </w:tc>
      </w:tr>
      <w:tr w:rsidR="00BB724F" w:rsidRPr="00B272DC" w14:paraId="36B49AD2" w14:textId="77777777" w:rsidTr="00BB724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69CEC86" w14:textId="77777777" w:rsidR="00BB724F" w:rsidRPr="00B272DC" w:rsidRDefault="00BB724F" w:rsidP="00BB724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B6B55">
              <w:rPr>
                <w:rFonts w:asciiTheme="minorHAnsi" w:hAnsiTheme="minorHAnsi"/>
                <w:sz w:val="14"/>
                <w:szCs w:val="14"/>
              </w:rPr>
              <w:t>Third Party Quality Control Program (TPQCP)</w:t>
            </w:r>
            <w:r>
              <w:rPr>
                <w:rFonts w:asciiTheme="minorHAnsi" w:hAnsiTheme="minorHAnsi"/>
                <w:sz w:val="14"/>
                <w:szCs w:val="14"/>
              </w:rPr>
              <w:t xml:space="preserve"> Status:</w:t>
            </w:r>
          </w:p>
        </w:tc>
        <w:tc>
          <w:tcPr>
            <w:tcW w:w="5643" w:type="dxa"/>
            <w:gridSpan w:val="3"/>
            <w:tcBorders>
              <w:top w:val="single" w:sz="4" w:space="0" w:color="auto"/>
              <w:left w:val="single" w:sz="4" w:space="0" w:color="auto"/>
              <w:bottom w:val="single" w:sz="4" w:space="0" w:color="auto"/>
              <w:right w:val="single" w:sz="4" w:space="0" w:color="auto"/>
            </w:tcBorders>
          </w:tcPr>
          <w:p w14:paraId="0D2A9C23" w14:textId="77777777" w:rsidR="00BB724F" w:rsidRPr="00B272DC" w:rsidRDefault="00BB724F" w:rsidP="00BB724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Name of TPQCP (if applicable): </w:t>
            </w:r>
          </w:p>
        </w:tc>
      </w:tr>
    </w:tbl>
    <w:p w14:paraId="78291A9E" w14:textId="77777777" w:rsidR="00571B10" w:rsidRDefault="00571B10" w:rsidP="00010690">
      <w:pPr>
        <w:rPr>
          <w:rFonts w:asciiTheme="minorHAnsi" w:hAnsiTheme="minorHAnsi"/>
          <w:sz w:val="18"/>
          <w:szCs w:val="18"/>
        </w:rPr>
      </w:pPr>
    </w:p>
    <w:sectPr w:rsidR="00571B10" w:rsidSect="00FB7C8C">
      <w:headerReference w:type="even" r:id="rId21"/>
      <w:headerReference w:type="default" r:id="rId22"/>
      <w:footerReference w:type="default" r:id="rId23"/>
      <w:headerReference w:type="first" r:id="rId24"/>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73ABB5" w14:textId="77777777" w:rsidR="00196A09" w:rsidRDefault="00196A09">
      <w:r>
        <w:separator/>
      </w:r>
    </w:p>
  </w:endnote>
  <w:endnote w:type="continuationSeparator" w:id="0">
    <w:p w14:paraId="3608415F" w14:textId="77777777" w:rsidR="00196A09" w:rsidRDefault="00196A09">
      <w:r>
        <w:continuationSeparator/>
      </w:r>
    </w:p>
  </w:endnote>
  <w:endnote w:type="continuationNotice" w:id="1">
    <w:p w14:paraId="7D3D0EE6" w14:textId="77777777" w:rsidR="00196A09" w:rsidRDefault="00196A0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ont78">
    <w:altName w:val="Cambria"/>
    <w:panose1 w:val="00000000000000000000"/>
    <w:charset w:val="4D"/>
    <w:family w:val="auto"/>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700E53" w14:textId="77777777" w:rsidR="00856C47" w:rsidRDefault="00856C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BD" w14:textId="77777777" w:rsidR="001A3DC7" w:rsidRPr="009213E6" w:rsidRDefault="001A3DC7" w:rsidP="009213E6">
    <w:pPr>
      <w:pStyle w:val="Footer"/>
      <w:rPr>
        <w:b/>
      </w:rPr>
    </w:pPr>
    <w:r w:rsidRPr="009213E6">
      <w:t xml:space="preserve">Registration Number:                                            Registration Date/Time:                                                    HERS Provider:                                   </w:t>
    </w:r>
  </w:p>
  <w:p w14:paraId="78291ABE" w14:textId="28E74138" w:rsidR="001A3DC7" w:rsidRPr="009213E6" w:rsidRDefault="001A3DC7" w:rsidP="009213E6">
    <w:pPr>
      <w:pStyle w:val="Footer"/>
    </w:pPr>
    <w:r w:rsidRPr="009213E6">
      <w:t>CA Building Energy Efficiency Standards - 20</w:t>
    </w:r>
    <w:ins w:id="148" w:author="Moua, Cheng@Energy" w:date="2022-02-08T15:37:00Z">
      <w:r w:rsidR="009741D4">
        <w:t>22</w:t>
      </w:r>
    </w:ins>
    <w:del w:id="149" w:author="Moua, Cheng@Energy" w:date="2022-02-08T15:37:00Z">
      <w:r w:rsidRPr="009213E6" w:rsidDel="009741D4">
        <w:delText>1</w:delText>
      </w:r>
      <w:r w:rsidDel="009741D4">
        <w:delText>9</w:delText>
      </w:r>
    </w:del>
    <w:r w:rsidRPr="009213E6">
      <w:t xml:space="preserve"> </w:t>
    </w:r>
    <w:ins w:id="150" w:author="Alhabibi, Haider@Energy" w:date="2022-02-23T08:08:00Z">
      <w:r w:rsidR="00984743" w:rsidRPr="00984743">
        <w:t>Low-rise Multifamily</w:t>
      </w:r>
    </w:ins>
    <w:del w:id="151" w:author="Alhabibi, Haider@Energy" w:date="2022-02-23T08:08:00Z">
      <w:r w:rsidRPr="009213E6" w:rsidDel="00984743">
        <w:delText>Residential</w:delText>
      </w:r>
    </w:del>
    <w:r w:rsidRPr="009213E6">
      <w:t xml:space="preserve"> Compliance</w:t>
    </w:r>
    <w:r w:rsidRPr="009213E6">
      <w:tab/>
    </w:r>
    <w:del w:id="152" w:author="Moua, Cheng@Energy" w:date="2022-02-08T15:37:00Z">
      <w:r w:rsidR="00A716E7" w:rsidDel="00501DB9">
        <w:delText xml:space="preserve">March </w:delText>
      </w:r>
    </w:del>
    <w:ins w:id="153" w:author="Moua, Cheng@Energy" w:date="2022-02-08T15:37:00Z">
      <w:r w:rsidR="00501DB9">
        <w:t xml:space="preserve">XXXX </w:t>
      </w:r>
    </w:ins>
    <w:r w:rsidR="007F7389">
      <w:t>202</w:t>
    </w:r>
    <w:ins w:id="154" w:author="Moua, Cheng@Energy" w:date="2022-02-08T15:37:00Z">
      <w:r w:rsidR="009741D4">
        <w:t>2</w:t>
      </w:r>
    </w:ins>
    <w:del w:id="155" w:author="Moua, Cheng@Energy" w:date="2022-02-08T15:37:00Z">
      <w:r w:rsidR="007F7389" w:rsidDel="009741D4">
        <w:delText>0</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5EDBD" w14:textId="77777777" w:rsidR="00856C47" w:rsidRDefault="00856C4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C8" w14:textId="0A1C463A" w:rsidR="001A3DC7" w:rsidRPr="009213E6" w:rsidRDefault="001A3DC7" w:rsidP="009213E6">
    <w:pPr>
      <w:pStyle w:val="Footer"/>
    </w:pPr>
    <w:r w:rsidRPr="009213E6">
      <w:t xml:space="preserve">CA Building Energy Efficiency Standards - </w:t>
    </w:r>
    <w:del w:id="250" w:author="Alhabibi, Haider@Energy" w:date="2022-02-23T08:08:00Z">
      <w:r w:rsidRPr="009213E6" w:rsidDel="00984743">
        <w:delText>201</w:delText>
      </w:r>
      <w:r w:rsidDel="00984743">
        <w:delText>9</w:delText>
      </w:r>
      <w:r w:rsidRPr="009213E6" w:rsidDel="00984743">
        <w:delText xml:space="preserve"> </w:delText>
      </w:r>
    </w:del>
    <w:ins w:id="251" w:author="Alhabibi, Haider@Energy" w:date="2022-02-23T08:08:00Z">
      <w:r w:rsidR="00984743" w:rsidRPr="009213E6">
        <w:t>20</w:t>
      </w:r>
      <w:r w:rsidR="00984743">
        <w:t>22</w:t>
      </w:r>
      <w:r w:rsidR="00984743" w:rsidRPr="009213E6">
        <w:t xml:space="preserve"> </w:t>
      </w:r>
      <w:r w:rsidR="00984743" w:rsidRPr="00984743">
        <w:t>Low-rise Multifamily</w:t>
      </w:r>
    </w:ins>
    <w:del w:id="252" w:author="Alhabibi, Haider@Energy" w:date="2022-02-23T08:08:00Z">
      <w:r w:rsidRPr="009213E6" w:rsidDel="00984743">
        <w:delText>Residential</w:delText>
      </w:r>
    </w:del>
    <w:r w:rsidRPr="009213E6">
      <w:t xml:space="preserve"> Compliance</w:t>
    </w:r>
    <w:r w:rsidRPr="009213E6">
      <w:tab/>
    </w:r>
    <w:r w:rsidR="00A716E7">
      <w:t xml:space="preserve">March </w:t>
    </w:r>
    <w:del w:id="253" w:author="Alhabibi, Haider@Energy" w:date="2022-02-23T08:08:00Z">
      <w:r w:rsidR="007F7389" w:rsidDel="00984743">
        <w:delText>2020</w:delText>
      </w:r>
    </w:del>
    <w:ins w:id="254" w:author="Alhabibi, Haider@Energy" w:date="2022-02-23T08:08:00Z">
      <w:r w:rsidR="00984743">
        <w:t>2022</w:t>
      </w:r>
    </w:ins>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D2" w14:textId="116F0F6C" w:rsidR="001A3DC7" w:rsidRPr="00A165EE" w:rsidRDefault="001A3DC7" w:rsidP="009213E6">
    <w:pPr>
      <w:pStyle w:val="Footer"/>
      <w:rPr>
        <w:b/>
      </w:rPr>
    </w:pPr>
    <w:r w:rsidRPr="00A165EE">
      <w:t xml:space="preserve">CA Building Energy Efficiency Standards - </w:t>
    </w:r>
    <w:del w:id="486" w:author="Alhabibi, Haider@Energy" w:date="2022-02-23T08:09:00Z">
      <w:r w:rsidRPr="00A165EE" w:rsidDel="00984743">
        <w:delText>201</w:delText>
      </w:r>
      <w:r w:rsidDel="00984743">
        <w:delText>9</w:delText>
      </w:r>
      <w:r w:rsidRPr="00A165EE" w:rsidDel="00984743">
        <w:delText xml:space="preserve"> </w:delText>
      </w:r>
    </w:del>
    <w:ins w:id="487" w:author="Alhabibi, Haider@Energy" w:date="2022-02-23T08:09:00Z">
      <w:r w:rsidR="00984743">
        <w:t>2022</w:t>
      </w:r>
      <w:r w:rsidR="00984743" w:rsidRPr="00A165EE">
        <w:t xml:space="preserve"> </w:t>
      </w:r>
      <w:r w:rsidR="00984743" w:rsidRPr="00984743">
        <w:t>Low-rise Multifamily</w:t>
      </w:r>
    </w:ins>
    <w:del w:id="488" w:author="Alhabibi, Haider@Energy" w:date="2022-02-23T08:09:00Z">
      <w:r w:rsidRPr="00A165EE" w:rsidDel="00984743">
        <w:delText>Residential</w:delText>
      </w:r>
    </w:del>
    <w:r w:rsidRPr="00A165EE">
      <w:t xml:space="preserve"> Compliance</w:t>
    </w:r>
    <w:r w:rsidRPr="00A165EE">
      <w:tab/>
    </w:r>
    <w:r w:rsidR="00A716E7">
      <w:t>March</w:t>
    </w:r>
    <w:r>
      <w:t xml:space="preserve"> </w:t>
    </w:r>
    <w:del w:id="489" w:author="Alhabibi, Haider@Energy" w:date="2022-02-23T08:09:00Z">
      <w:r w:rsidR="007F7389" w:rsidDel="00984743">
        <w:delText>2020</w:delText>
      </w:r>
    </w:del>
    <w:ins w:id="490" w:author="Alhabibi, Haider@Energy" w:date="2022-02-23T08:09:00Z">
      <w:r w:rsidR="00984743">
        <w:t>2022</w:t>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459D43" w14:textId="77777777" w:rsidR="00196A09" w:rsidRDefault="00196A09">
      <w:r>
        <w:separator/>
      </w:r>
    </w:p>
  </w:footnote>
  <w:footnote w:type="continuationSeparator" w:id="0">
    <w:p w14:paraId="688EE93F" w14:textId="77777777" w:rsidR="00196A09" w:rsidRDefault="00196A09">
      <w:r>
        <w:continuationSeparator/>
      </w:r>
    </w:p>
  </w:footnote>
  <w:footnote w:type="continuationNotice" w:id="1">
    <w:p w14:paraId="3534E4B0" w14:textId="77777777" w:rsidR="00196A09" w:rsidRDefault="00196A0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AA" w14:textId="77777777" w:rsidR="001A3DC7" w:rsidRDefault="00196A09">
    <w:pPr>
      <w:pStyle w:val="Header"/>
    </w:pPr>
    <w:r>
      <w:rPr>
        <w:noProof/>
      </w:rPr>
      <w:pict w14:anchorId="78291A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4" o:spid="_x0000_s2050"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AB" w14:textId="77777777" w:rsidR="001A3DC7" w:rsidRPr="007770C5" w:rsidRDefault="00196A09" w:rsidP="00352336">
    <w:pPr>
      <w:suppressAutoHyphens/>
      <w:ind w:left="-90"/>
      <w:rPr>
        <w:rFonts w:ascii="Arial" w:hAnsi="Arial" w:cs="Arial"/>
        <w:sz w:val="14"/>
        <w:szCs w:val="14"/>
      </w:rPr>
    </w:pPr>
    <w:r>
      <w:rPr>
        <w:rFonts w:ascii="Arial" w:hAnsi="Arial" w:cs="Arial"/>
        <w:noProof/>
        <w:sz w:val="14"/>
        <w:szCs w:val="14"/>
      </w:rPr>
      <w:pict w14:anchorId="78291A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5" o:spid="_x0000_s2051" type="#_x0000_t75" style="position:absolute;left:0;text-align:left;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1A3DC7" w:rsidRPr="007770C5">
      <w:rPr>
        <w:rFonts w:ascii="Arial" w:hAnsi="Arial" w:cs="Arial"/>
        <w:sz w:val="14"/>
        <w:szCs w:val="14"/>
      </w:rPr>
      <w:t>STATE OF CALIFORNIA</w:t>
    </w:r>
  </w:p>
  <w:p w14:paraId="78291AAC" w14:textId="77777777" w:rsidR="001A3DC7" w:rsidRPr="007770C5" w:rsidRDefault="001A3DC7" w:rsidP="00352336">
    <w:pPr>
      <w:suppressAutoHyphens/>
      <w:ind w:left="-90"/>
      <w:rPr>
        <w:rFonts w:ascii="Arial" w:hAnsi="Arial" w:cs="Arial"/>
        <w:b/>
        <w:sz w:val="24"/>
        <w:szCs w:val="24"/>
      </w:rPr>
    </w:pPr>
    <w:r w:rsidRPr="0029047D">
      <w:rPr>
        <w:rFonts w:ascii="Arial" w:hAnsi="Arial" w:cs="Arial"/>
        <w:noProof/>
        <w:sz w:val="14"/>
        <w:szCs w:val="14"/>
      </w:rPr>
      <w:drawing>
        <wp:anchor distT="0" distB="0" distL="114300" distR="114300" simplePos="0" relativeHeight="251658240" behindDoc="0" locked="0" layoutInCell="1" allowOverlap="1" wp14:anchorId="78291AD6" wp14:editId="78291AD7">
          <wp:simplePos x="0" y="0"/>
          <wp:positionH relativeFrom="margin">
            <wp:posOffset>6618605</wp:posOffset>
          </wp:positionH>
          <wp:positionV relativeFrom="margin">
            <wp:posOffset>-1212850</wp:posOffset>
          </wp:positionV>
          <wp:extent cx="308610" cy="270510"/>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2" cstate="print">
                    <a:extLst>
                      <a:ext uri="{28A0092B-C50C-407E-A947-70E740481C1C}">
                        <a14:useLocalDpi xmlns:a14="http://schemas.microsoft.com/office/drawing/2010/main" val="0"/>
                      </a:ext>
                    </a:extLst>
                  </a:blip>
                  <a:stretch>
                    <a:fillRect/>
                  </a:stretch>
                </pic:blipFill>
                <pic:spPr bwMode="auto">
                  <a:xfrm>
                    <a:off x="0" y="0"/>
                    <a:ext cx="308610" cy="270510"/>
                  </a:xfrm>
                  <a:prstGeom prst="rect">
                    <a:avLst/>
                  </a:prstGeom>
                  <a:noFill/>
                  <a:ln w="9525">
                    <a:noFill/>
                    <a:miter lim="800000"/>
                    <a:headEnd/>
                    <a:tailEnd/>
                  </a:ln>
                </pic:spPr>
              </pic:pic>
            </a:graphicData>
          </a:graphic>
        </wp:anchor>
      </w:drawing>
    </w:r>
    <w:r>
      <w:rPr>
        <w:rFonts w:ascii="Arial" w:hAnsi="Arial" w:cs="Arial"/>
        <w:b/>
        <w:sz w:val="24"/>
        <w:szCs w:val="24"/>
      </w:rPr>
      <w:t>INDOOR AIR QUALITY AND MECHANICAL VENTILATION</w:t>
    </w:r>
  </w:p>
  <w:p w14:paraId="78291AAD" w14:textId="4ED88D61" w:rsidR="001A3DC7" w:rsidRPr="007770C5" w:rsidRDefault="001A3DC7" w:rsidP="00352336">
    <w:pPr>
      <w:suppressAutoHyphens/>
      <w:ind w:left="-90"/>
      <w:rPr>
        <w:rFonts w:ascii="Arial" w:hAnsi="Arial" w:cs="Arial"/>
        <w:sz w:val="14"/>
        <w:szCs w:val="14"/>
      </w:rPr>
    </w:pPr>
    <w:r>
      <w:rPr>
        <w:rFonts w:ascii="Arial" w:hAnsi="Arial" w:cs="Arial"/>
        <w:sz w:val="14"/>
        <w:szCs w:val="14"/>
      </w:rPr>
      <w:t>CEC-</w:t>
    </w:r>
    <w:del w:id="142" w:author="Alhabibi, Haider@Energy" w:date="2021-11-17T22:25:00Z">
      <w:r w:rsidDel="005C2797">
        <w:rPr>
          <w:rFonts w:ascii="Arial" w:hAnsi="Arial" w:cs="Arial"/>
          <w:sz w:val="14"/>
          <w:szCs w:val="14"/>
        </w:rPr>
        <w:delText>CF2R</w:delText>
      </w:r>
    </w:del>
    <w:ins w:id="143" w:author="Alhabibi, Haider@Energy" w:date="2021-11-17T22:25:00Z">
      <w:r w:rsidR="005C2797">
        <w:rPr>
          <w:rFonts w:ascii="Arial" w:hAnsi="Arial" w:cs="Arial"/>
          <w:sz w:val="14"/>
          <w:szCs w:val="14"/>
        </w:rPr>
        <w:t>LMCI</w:t>
      </w:r>
    </w:ins>
    <w:r>
      <w:rPr>
        <w:rFonts w:ascii="Arial" w:hAnsi="Arial" w:cs="Arial"/>
        <w:sz w:val="14"/>
        <w:szCs w:val="14"/>
      </w:rPr>
      <w:t>-MCH-27b-H</w:t>
    </w:r>
    <w:r w:rsidRPr="007770C5">
      <w:rPr>
        <w:rFonts w:ascii="Arial" w:hAnsi="Arial" w:cs="Arial"/>
        <w:sz w:val="14"/>
        <w:szCs w:val="14"/>
      </w:rPr>
      <w:t xml:space="preserve"> (Revised</w:t>
    </w:r>
    <w:r>
      <w:rPr>
        <w:rFonts w:ascii="Arial" w:hAnsi="Arial" w:cs="Arial"/>
        <w:sz w:val="14"/>
        <w:szCs w:val="14"/>
      </w:rPr>
      <w:t xml:space="preserve"> 0</w:t>
    </w:r>
    <w:r w:rsidR="00A716E7">
      <w:rPr>
        <w:rFonts w:ascii="Arial" w:hAnsi="Arial" w:cs="Arial"/>
        <w:sz w:val="14"/>
        <w:szCs w:val="14"/>
      </w:rPr>
      <w:t>3</w:t>
    </w:r>
    <w:r>
      <w:rPr>
        <w:rFonts w:ascii="Arial" w:hAnsi="Arial" w:cs="Arial"/>
        <w:sz w:val="14"/>
        <w:szCs w:val="14"/>
      </w:rPr>
      <w:t>/</w:t>
    </w:r>
    <w:ins w:id="144" w:author="Alhabibi, Haider@Energy" w:date="2021-08-24T15:52:00Z">
      <w:r w:rsidR="005F1296">
        <w:rPr>
          <w:rFonts w:ascii="Arial" w:hAnsi="Arial" w:cs="Arial"/>
          <w:sz w:val="14"/>
          <w:szCs w:val="14"/>
        </w:rPr>
        <w:t>22</w:t>
      </w:r>
    </w:ins>
    <w:del w:id="145" w:author="Alhabibi, Haider@Energy" w:date="2021-08-24T15:52:00Z">
      <w:r w:rsidR="007F7389" w:rsidDel="005F1296">
        <w:rPr>
          <w:rFonts w:ascii="Arial" w:hAnsi="Arial" w:cs="Arial"/>
          <w:sz w:val="14"/>
          <w:szCs w:val="14"/>
        </w:rPr>
        <w:delText>20</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55"/>
      <w:gridCol w:w="3531"/>
      <w:gridCol w:w="2475"/>
    </w:tblGrid>
    <w:tr w:rsidR="001A3DC7" w:rsidRPr="00F85124" w14:paraId="78291AB0" w14:textId="77777777" w:rsidTr="0013183D">
      <w:trPr>
        <w:cantSplit/>
        <w:trHeight w:val="288"/>
      </w:trPr>
      <w:tc>
        <w:tcPr>
          <w:tcW w:w="3881" w:type="pct"/>
          <w:gridSpan w:val="2"/>
          <w:tcBorders>
            <w:bottom w:val="single" w:sz="4" w:space="0" w:color="auto"/>
            <w:right w:val="nil"/>
          </w:tcBorders>
          <w:vAlign w:val="center"/>
        </w:tcPr>
        <w:p w14:paraId="78291AAE" w14:textId="77777777" w:rsidR="001A3DC7" w:rsidRPr="00D65FA1" w:rsidRDefault="001A3DC7" w:rsidP="0013183D">
          <w:pPr>
            <w:pStyle w:val="Style17"/>
            <w:rPr>
              <w:b/>
              <w:sz w:val="20"/>
            </w:rPr>
          </w:pPr>
          <w:r w:rsidRPr="00D65FA1">
            <w:rPr>
              <w:sz w:val="20"/>
            </w:rPr>
            <w:t>CERTIFICATE OF INSTALLATION</w:t>
          </w:r>
        </w:p>
      </w:tc>
      <w:tc>
        <w:tcPr>
          <w:tcW w:w="1119" w:type="pct"/>
          <w:tcBorders>
            <w:left w:val="nil"/>
            <w:bottom w:val="single" w:sz="4" w:space="0" w:color="auto"/>
          </w:tcBorders>
          <w:tcMar>
            <w:left w:w="115" w:type="dxa"/>
            <w:right w:w="115" w:type="dxa"/>
          </w:tcMar>
          <w:vAlign w:val="center"/>
        </w:tcPr>
        <w:p w14:paraId="78291AAF" w14:textId="2FBAB610" w:rsidR="001A3DC7" w:rsidRPr="00D65FA1" w:rsidRDefault="001A3DC7" w:rsidP="007F6151">
          <w:pPr>
            <w:pStyle w:val="Style18"/>
            <w:rPr>
              <w:b/>
              <w:sz w:val="20"/>
            </w:rPr>
          </w:pPr>
          <w:del w:id="146" w:author="Alhabibi, Haider@Energy" w:date="2021-11-17T22:36:00Z">
            <w:r w:rsidRPr="00D65FA1" w:rsidDel="0091198A">
              <w:rPr>
                <w:sz w:val="20"/>
              </w:rPr>
              <w:delText>CF2R</w:delText>
            </w:r>
          </w:del>
          <w:ins w:id="147" w:author="Alhabibi, Haider@Energy" w:date="2021-11-17T22:36:00Z">
            <w:r w:rsidR="0091198A">
              <w:rPr>
                <w:sz w:val="20"/>
              </w:rPr>
              <w:t>LMCI</w:t>
            </w:r>
          </w:ins>
          <w:r w:rsidRPr="00D65FA1">
            <w:rPr>
              <w:sz w:val="20"/>
            </w:rPr>
            <w:t>-MCH-27</w:t>
          </w:r>
          <w:r>
            <w:rPr>
              <w:sz w:val="20"/>
            </w:rPr>
            <w:t>-H</w:t>
          </w:r>
        </w:p>
      </w:tc>
    </w:tr>
    <w:tr w:rsidR="001A3DC7" w:rsidRPr="00F85124" w14:paraId="78291AB3" w14:textId="77777777" w:rsidTr="0013183D">
      <w:trPr>
        <w:cantSplit/>
        <w:trHeight w:val="288"/>
      </w:trPr>
      <w:tc>
        <w:tcPr>
          <w:tcW w:w="2285" w:type="pct"/>
          <w:tcBorders>
            <w:right w:val="nil"/>
          </w:tcBorders>
        </w:tcPr>
        <w:p w14:paraId="78291AB1" w14:textId="77777777" w:rsidR="001A3DC7" w:rsidRPr="00F85124" w:rsidRDefault="001A3DC7" w:rsidP="0013183D">
          <w:pPr>
            <w:pStyle w:val="Style19"/>
            <w:rPr>
              <w:sz w:val="12"/>
              <w:szCs w:val="12"/>
            </w:rPr>
          </w:pPr>
          <w:r w:rsidRPr="00505A99">
            <w:t>Indoor Air Quality and Mechanical Ventilation</w:t>
          </w:r>
        </w:p>
      </w:tc>
      <w:tc>
        <w:tcPr>
          <w:tcW w:w="2715" w:type="pct"/>
          <w:gridSpan w:val="2"/>
          <w:tcBorders>
            <w:left w:val="nil"/>
          </w:tcBorders>
        </w:tcPr>
        <w:p w14:paraId="78291AB2" w14:textId="5D4A3C71" w:rsidR="001A3DC7" w:rsidRPr="00F85124" w:rsidRDefault="001A3DC7" w:rsidP="0013183D">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A716E7" w:rsidRPr="00A716E7">
            <w:rPr>
              <w:rFonts w:asciiTheme="minorHAnsi" w:hAnsiTheme="minorHAnsi"/>
              <w:bCs/>
              <w:noProof/>
            </w:rPr>
            <w:t>5</w:t>
          </w:r>
          <w:r>
            <w:rPr>
              <w:rFonts w:asciiTheme="minorHAnsi" w:hAnsiTheme="minorHAnsi"/>
              <w:bCs/>
              <w:noProof/>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BB30EE">
            <w:rPr>
              <w:rFonts w:asciiTheme="minorHAnsi" w:hAnsiTheme="minorHAnsi"/>
              <w:bCs/>
              <w:noProof/>
            </w:rPr>
            <w:t>6</w:t>
          </w:r>
          <w:r>
            <w:rPr>
              <w:rFonts w:asciiTheme="minorHAnsi" w:hAnsiTheme="minorHAnsi"/>
              <w:bCs/>
              <w:noProof/>
            </w:rPr>
            <w:fldChar w:fldCharType="end"/>
          </w:r>
          <w:r w:rsidRPr="00F85124">
            <w:rPr>
              <w:rFonts w:asciiTheme="minorHAnsi" w:hAnsiTheme="minorHAnsi"/>
              <w:bCs/>
            </w:rPr>
            <w:t>)</w:t>
          </w:r>
        </w:p>
      </w:tc>
    </w:tr>
    <w:tr w:rsidR="001A3DC7" w:rsidRPr="00F85124" w14:paraId="78291AB7" w14:textId="77777777" w:rsidTr="0013183D">
      <w:trPr>
        <w:cantSplit/>
        <w:trHeight w:val="288"/>
      </w:trPr>
      <w:tc>
        <w:tcPr>
          <w:tcW w:w="0" w:type="auto"/>
        </w:tcPr>
        <w:p w14:paraId="78291AB4" w14:textId="77777777" w:rsidR="001A3DC7" w:rsidRPr="00F85124" w:rsidRDefault="001A3DC7" w:rsidP="0013183D">
          <w:pPr>
            <w:pStyle w:val="Style20"/>
          </w:pPr>
          <w:r w:rsidRPr="00F85124">
            <w:t>Project Name:</w:t>
          </w:r>
        </w:p>
      </w:tc>
      <w:tc>
        <w:tcPr>
          <w:tcW w:w="1596" w:type="pct"/>
        </w:tcPr>
        <w:p w14:paraId="78291AB5" w14:textId="77777777" w:rsidR="001A3DC7" w:rsidRPr="00F85124" w:rsidRDefault="001A3DC7" w:rsidP="0013183D">
          <w:pPr>
            <w:pStyle w:val="Style20"/>
          </w:pPr>
          <w:r w:rsidRPr="00F85124">
            <w:t>Enforcement Agency:</w:t>
          </w:r>
        </w:p>
      </w:tc>
      <w:tc>
        <w:tcPr>
          <w:tcW w:w="1119" w:type="pct"/>
        </w:tcPr>
        <w:p w14:paraId="78291AB6" w14:textId="77777777" w:rsidR="001A3DC7" w:rsidRPr="00F85124" w:rsidRDefault="001A3DC7" w:rsidP="0013183D">
          <w:pPr>
            <w:pStyle w:val="Style20"/>
          </w:pPr>
          <w:r w:rsidRPr="00F85124">
            <w:t>Permit Number:</w:t>
          </w:r>
        </w:p>
      </w:tc>
    </w:tr>
    <w:tr w:rsidR="001A3DC7" w:rsidRPr="00F85124" w14:paraId="78291ABB" w14:textId="77777777" w:rsidTr="0013183D">
      <w:trPr>
        <w:cantSplit/>
        <w:trHeight w:val="288"/>
      </w:trPr>
      <w:tc>
        <w:tcPr>
          <w:tcW w:w="0" w:type="auto"/>
        </w:tcPr>
        <w:p w14:paraId="78291AB8" w14:textId="77777777" w:rsidR="001A3DC7" w:rsidRPr="00F85124" w:rsidRDefault="001A3DC7" w:rsidP="0013183D">
          <w:pPr>
            <w:pStyle w:val="Style20"/>
            <w:rPr>
              <w:vertAlign w:val="superscript"/>
            </w:rPr>
          </w:pPr>
          <w:r w:rsidRPr="00F85124">
            <w:t>Dwelling Address:</w:t>
          </w:r>
        </w:p>
      </w:tc>
      <w:tc>
        <w:tcPr>
          <w:tcW w:w="1596" w:type="pct"/>
        </w:tcPr>
        <w:p w14:paraId="78291AB9" w14:textId="77777777" w:rsidR="001A3DC7" w:rsidRPr="00F85124" w:rsidRDefault="001A3DC7" w:rsidP="0013183D">
          <w:pPr>
            <w:pStyle w:val="Style20"/>
            <w:rPr>
              <w:vertAlign w:val="superscript"/>
            </w:rPr>
          </w:pPr>
          <w:r w:rsidRPr="00F85124">
            <w:t>City</w:t>
          </w:r>
          <w:r>
            <w:t>:</w:t>
          </w:r>
        </w:p>
      </w:tc>
      <w:tc>
        <w:tcPr>
          <w:tcW w:w="1119" w:type="pct"/>
        </w:tcPr>
        <w:p w14:paraId="78291ABA" w14:textId="77777777" w:rsidR="001A3DC7" w:rsidRPr="00F85124" w:rsidRDefault="001A3DC7" w:rsidP="0013183D">
          <w:pPr>
            <w:pStyle w:val="Style20"/>
            <w:rPr>
              <w:vertAlign w:val="superscript"/>
            </w:rPr>
          </w:pPr>
          <w:r w:rsidRPr="00F85124">
            <w:t>Zip Code</w:t>
          </w:r>
          <w:r>
            <w:t>:</w:t>
          </w:r>
        </w:p>
      </w:tc>
    </w:tr>
  </w:tbl>
  <w:p w14:paraId="78291ABC" w14:textId="77777777" w:rsidR="001A3DC7" w:rsidRDefault="001A3DC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BF" w14:textId="77777777" w:rsidR="001A3DC7" w:rsidRDefault="00196A09">
    <w:pPr>
      <w:pStyle w:val="Header"/>
    </w:pPr>
    <w:r>
      <w:rPr>
        <w:noProof/>
      </w:rPr>
      <w:pict w14:anchorId="78291A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3" o:spid="_x0000_s2049"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C0" w14:textId="77777777" w:rsidR="001A3DC7" w:rsidRDefault="00196A09">
    <w:pPr>
      <w:pStyle w:val="Header"/>
    </w:pPr>
    <w:r>
      <w:rPr>
        <w:noProof/>
      </w:rPr>
      <w:pict w14:anchorId="78291A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7" o:spid="_x0000_s2053"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55"/>
      <w:gridCol w:w="3531"/>
      <w:gridCol w:w="2475"/>
    </w:tblGrid>
    <w:tr w:rsidR="001A3DC7" w:rsidRPr="00F85124" w14:paraId="78291AC3" w14:textId="77777777" w:rsidTr="00023A98">
      <w:trPr>
        <w:cantSplit/>
        <w:trHeight w:val="288"/>
      </w:trPr>
      <w:tc>
        <w:tcPr>
          <w:tcW w:w="3881" w:type="pct"/>
          <w:gridSpan w:val="2"/>
          <w:tcBorders>
            <w:bottom w:val="single" w:sz="4" w:space="0" w:color="auto"/>
            <w:right w:val="nil"/>
          </w:tcBorders>
          <w:vAlign w:val="center"/>
        </w:tcPr>
        <w:p w14:paraId="78291AC1" w14:textId="77777777" w:rsidR="001A3DC7" w:rsidRPr="00927918" w:rsidRDefault="001A3DC7" w:rsidP="00023A98">
          <w:pPr>
            <w:pStyle w:val="Style17"/>
            <w:rPr>
              <w:b/>
              <w:sz w:val="20"/>
            </w:rPr>
          </w:pPr>
          <w:r w:rsidRPr="00927918">
            <w:rPr>
              <w:sz w:val="20"/>
            </w:rPr>
            <w:t>CERTIFICATE OF INSTALLATION</w:t>
          </w:r>
          <w:r w:rsidRPr="0053106D">
            <w:rPr>
              <w:sz w:val="20"/>
            </w:rPr>
            <w:t xml:space="preserve"> </w:t>
          </w:r>
          <w:r>
            <w:rPr>
              <w:sz w:val="20"/>
            </w:rPr>
            <w:t xml:space="preserve">- </w:t>
          </w:r>
          <w:r w:rsidRPr="0053106D">
            <w:rPr>
              <w:sz w:val="20"/>
            </w:rPr>
            <w:t>USER INSTRUCTIONS</w:t>
          </w:r>
        </w:p>
      </w:tc>
      <w:tc>
        <w:tcPr>
          <w:tcW w:w="1119" w:type="pct"/>
          <w:tcBorders>
            <w:left w:val="nil"/>
            <w:bottom w:val="single" w:sz="4" w:space="0" w:color="auto"/>
          </w:tcBorders>
          <w:tcMar>
            <w:left w:w="115" w:type="dxa"/>
            <w:right w:w="115" w:type="dxa"/>
          </w:tcMar>
          <w:vAlign w:val="center"/>
        </w:tcPr>
        <w:p w14:paraId="78291AC2" w14:textId="18F275B6" w:rsidR="001A3DC7" w:rsidRPr="00927918" w:rsidRDefault="001A3DC7" w:rsidP="00D85A3A">
          <w:pPr>
            <w:pStyle w:val="Style18"/>
            <w:rPr>
              <w:b/>
              <w:sz w:val="20"/>
            </w:rPr>
          </w:pPr>
          <w:del w:id="248" w:author="Alhabibi, Haider@Energy" w:date="2022-02-23T08:07:00Z">
            <w:r w:rsidRPr="00927918" w:rsidDel="008C3FB8">
              <w:rPr>
                <w:sz w:val="20"/>
              </w:rPr>
              <w:delText>CF2R</w:delText>
            </w:r>
          </w:del>
          <w:ins w:id="249" w:author="Alhabibi, Haider@Energy" w:date="2022-02-23T08:07:00Z">
            <w:r w:rsidR="008C3FB8">
              <w:rPr>
                <w:sz w:val="20"/>
              </w:rPr>
              <w:t>LMCI</w:t>
            </w:r>
          </w:ins>
          <w:r w:rsidRPr="00927918">
            <w:rPr>
              <w:sz w:val="20"/>
            </w:rPr>
            <w:t>-MCH-27</w:t>
          </w:r>
          <w:r>
            <w:rPr>
              <w:sz w:val="20"/>
            </w:rPr>
            <w:t>-H</w:t>
          </w:r>
        </w:p>
      </w:tc>
    </w:tr>
    <w:tr w:rsidR="001A3DC7" w:rsidRPr="00F85124" w14:paraId="78291AC6" w14:textId="77777777" w:rsidTr="00023A98">
      <w:trPr>
        <w:cantSplit/>
        <w:trHeight w:val="288"/>
      </w:trPr>
      <w:tc>
        <w:tcPr>
          <w:tcW w:w="2285" w:type="pct"/>
          <w:tcBorders>
            <w:right w:val="nil"/>
          </w:tcBorders>
        </w:tcPr>
        <w:p w14:paraId="78291AC4" w14:textId="77777777" w:rsidR="001A3DC7" w:rsidRPr="00F85124" w:rsidRDefault="001A3DC7" w:rsidP="008F10D8">
          <w:pPr>
            <w:pStyle w:val="Style19"/>
            <w:rPr>
              <w:sz w:val="12"/>
              <w:szCs w:val="12"/>
            </w:rPr>
          </w:pPr>
          <w:r w:rsidRPr="00505A99">
            <w:t>Indoor Air Quality and Mechanical Ventilation</w:t>
          </w:r>
          <w:r>
            <w:t xml:space="preserve"> – MCH-27b</w:t>
          </w:r>
        </w:p>
      </w:tc>
      <w:tc>
        <w:tcPr>
          <w:tcW w:w="2715" w:type="pct"/>
          <w:gridSpan w:val="2"/>
          <w:tcBorders>
            <w:left w:val="nil"/>
          </w:tcBorders>
        </w:tcPr>
        <w:p w14:paraId="78291AC5" w14:textId="4E13C9E1" w:rsidR="001A3DC7" w:rsidRPr="00F85124" w:rsidRDefault="001A3DC7" w:rsidP="00023A98">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A716E7" w:rsidRPr="00A716E7">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BB30EE">
            <w:rPr>
              <w:rFonts w:asciiTheme="minorHAnsi" w:hAnsiTheme="minorHAnsi"/>
              <w:bCs/>
              <w:noProof/>
            </w:rPr>
            <w:t>2</w:t>
          </w:r>
          <w:r>
            <w:rPr>
              <w:rFonts w:asciiTheme="minorHAnsi" w:hAnsiTheme="minorHAnsi"/>
              <w:bCs/>
              <w:noProof/>
            </w:rPr>
            <w:fldChar w:fldCharType="end"/>
          </w:r>
          <w:r w:rsidRPr="00F85124">
            <w:rPr>
              <w:rFonts w:asciiTheme="minorHAnsi" w:hAnsiTheme="minorHAnsi"/>
              <w:bCs/>
            </w:rPr>
            <w:t>)</w:t>
          </w:r>
        </w:p>
      </w:tc>
    </w:tr>
  </w:tbl>
  <w:p w14:paraId="78291AC7" w14:textId="77777777" w:rsidR="001A3DC7" w:rsidRDefault="00196A09" w:rsidP="00D65FA1">
    <w:pPr>
      <w:pStyle w:val="Header"/>
    </w:pPr>
    <w:r>
      <w:rPr>
        <w:noProof/>
      </w:rPr>
      <w:pict w14:anchorId="78291A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8" o:spid="_x0000_s2059"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C9" w14:textId="77777777" w:rsidR="001A3DC7" w:rsidRDefault="00196A09">
    <w:pPr>
      <w:pStyle w:val="Header"/>
    </w:pPr>
    <w:r>
      <w:rPr>
        <w:noProof/>
      </w:rPr>
      <w:pict w14:anchorId="78291A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6" o:spid="_x0000_s2052"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CA" w14:textId="77777777" w:rsidR="001A3DC7" w:rsidRDefault="00196A09">
    <w:pPr>
      <w:pStyle w:val="Header"/>
    </w:pPr>
    <w:r>
      <w:rPr>
        <w:noProof/>
      </w:rPr>
      <w:pict w14:anchorId="78291A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10" o:spid="_x0000_s2056"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55"/>
      <w:gridCol w:w="3531"/>
      <w:gridCol w:w="2475"/>
    </w:tblGrid>
    <w:tr w:rsidR="001A3DC7" w:rsidRPr="00F85124" w14:paraId="78291ACD" w14:textId="77777777" w:rsidTr="00023A98">
      <w:trPr>
        <w:cantSplit/>
        <w:trHeight w:val="288"/>
      </w:trPr>
      <w:tc>
        <w:tcPr>
          <w:tcW w:w="3881" w:type="pct"/>
          <w:gridSpan w:val="2"/>
          <w:tcBorders>
            <w:bottom w:val="single" w:sz="4" w:space="0" w:color="auto"/>
            <w:right w:val="nil"/>
          </w:tcBorders>
          <w:vAlign w:val="center"/>
        </w:tcPr>
        <w:p w14:paraId="78291ACB" w14:textId="77777777" w:rsidR="001A3DC7" w:rsidRPr="00D65FA1" w:rsidRDefault="001A3DC7" w:rsidP="00023A98">
          <w:pPr>
            <w:pStyle w:val="Style17"/>
            <w:rPr>
              <w:b/>
              <w:sz w:val="20"/>
            </w:rPr>
          </w:pPr>
          <w:r w:rsidRPr="00D65FA1">
            <w:rPr>
              <w:sz w:val="20"/>
            </w:rPr>
            <w:t>CERTIFICATE OF INSTALLATION</w:t>
          </w:r>
          <w:r>
            <w:rPr>
              <w:sz w:val="20"/>
            </w:rPr>
            <w:t xml:space="preserve"> – DATA FIELD DEFINITIONS AND CALCULATIONS</w:t>
          </w:r>
        </w:p>
      </w:tc>
      <w:tc>
        <w:tcPr>
          <w:tcW w:w="1119" w:type="pct"/>
          <w:tcBorders>
            <w:left w:val="nil"/>
            <w:bottom w:val="single" w:sz="4" w:space="0" w:color="auto"/>
          </w:tcBorders>
          <w:tcMar>
            <w:left w:w="115" w:type="dxa"/>
            <w:right w:w="115" w:type="dxa"/>
          </w:tcMar>
          <w:vAlign w:val="center"/>
        </w:tcPr>
        <w:p w14:paraId="78291ACC" w14:textId="4C6EB1CE" w:rsidR="001A3DC7" w:rsidRPr="00D65FA1" w:rsidRDefault="001A3DC7" w:rsidP="00D85A3A">
          <w:pPr>
            <w:pStyle w:val="Style18"/>
            <w:rPr>
              <w:b/>
              <w:sz w:val="20"/>
            </w:rPr>
          </w:pPr>
          <w:del w:id="484" w:author="Alhabibi, Haider@Energy" w:date="2022-02-14T16:54:00Z">
            <w:r w:rsidRPr="00D65FA1" w:rsidDel="00965020">
              <w:rPr>
                <w:sz w:val="20"/>
              </w:rPr>
              <w:delText>CF2R</w:delText>
            </w:r>
          </w:del>
          <w:ins w:id="485" w:author="Alhabibi, Haider@Energy" w:date="2022-02-14T16:54:00Z">
            <w:r w:rsidR="00965020">
              <w:rPr>
                <w:sz w:val="20"/>
              </w:rPr>
              <w:t>LMCI</w:t>
            </w:r>
          </w:ins>
          <w:r w:rsidRPr="00D65FA1">
            <w:rPr>
              <w:sz w:val="20"/>
            </w:rPr>
            <w:t>-MCH-27</w:t>
          </w:r>
          <w:r>
            <w:rPr>
              <w:sz w:val="20"/>
            </w:rPr>
            <w:t>-H</w:t>
          </w:r>
        </w:p>
      </w:tc>
    </w:tr>
    <w:tr w:rsidR="001A3DC7" w:rsidRPr="00F85124" w14:paraId="78291AD0" w14:textId="77777777" w:rsidTr="00023A98">
      <w:trPr>
        <w:cantSplit/>
        <w:trHeight w:val="288"/>
      </w:trPr>
      <w:tc>
        <w:tcPr>
          <w:tcW w:w="2285" w:type="pct"/>
          <w:tcBorders>
            <w:right w:val="nil"/>
          </w:tcBorders>
        </w:tcPr>
        <w:p w14:paraId="78291ACE" w14:textId="77777777" w:rsidR="001A3DC7" w:rsidRPr="00F85124" w:rsidRDefault="001A3DC7" w:rsidP="008F10D8">
          <w:pPr>
            <w:pStyle w:val="Style19"/>
            <w:rPr>
              <w:sz w:val="12"/>
              <w:szCs w:val="12"/>
            </w:rPr>
          </w:pPr>
          <w:r w:rsidRPr="00505A99">
            <w:t>Indoor Air Quality and Mechanical Ventilation</w:t>
          </w:r>
          <w:r>
            <w:t xml:space="preserve"> – MCH-27b</w:t>
          </w:r>
        </w:p>
      </w:tc>
      <w:tc>
        <w:tcPr>
          <w:tcW w:w="2715" w:type="pct"/>
          <w:gridSpan w:val="2"/>
          <w:tcBorders>
            <w:left w:val="nil"/>
          </w:tcBorders>
        </w:tcPr>
        <w:p w14:paraId="78291ACF" w14:textId="13D348DE" w:rsidR="001A3DC7" w:rsidRPr="00F85124" w:rsidRDefault="001A3DC7" w:rsidP="00023A98">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A716E7" w:rsidRPr="00A716E7">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BB30EE">
            <w:rPr>
              <w:rFonts w:asciiTheme="minorHAnsi" w:hAnsiTheme="minorHAnsi"/>
              <w:bCs/>
              <w:noProof/>
            </w:rPr>
            <w:t>7</w:t>
          </w:r>
          <w:r>
            <w:rPr>
              <w:rFonts w:asciiTheme="minorHAnsi" w:hAnsiTheme="minorHAnsi"/>
              <w:bCs/>
              <w:noProof/>
            </w:rPr>
            <w:fldChar w:fldCharType="end"/>
          </w:r>
          <w:r w:rsidRPr="00F85124">
            <w:rPr>
              <w:rFonts w:asciiTheme="minorHAnsi" w:hAnsiTheme="minorHAnsi"/>
              <w:bCs/>
            </w:rPr>
            <w:t>)</w:t>
          </w:r>
        </w:p>
      </w:tc>
    </w:tr>
  </w:tbl>
  <w:p w14:paraId="78291AD1" w14:textId="77777777" w:rsidR="001A3DC7" w:rsidRDefault="00196A09" w:rsidP="007F6151">
    <w:pPr>
      <w:pStyle w:val="Header"/>
    </w:pPr>
    <w:r>
      <w:rPr>
        <w:noProof/>
      </w:rPr>
      <w:pict w14:anchorId="78291A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11" o:spid="_x0000_s2058"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D3" w14:textId="77777777" w:rsidR="001A3DC7" w:rsidRDefault="00196A09">
    <w:pPr>
      <w:pStyle w:val="Header"/>
    </w:pPr>
    <w:r>
      <w:rPr>
        <w:noProof/>
      </w:rPr>
      <w:pict w14:anchorId="78291A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9" o:spid="_x0000_s2055"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1EA0C50"/>
    <w:multiLevelType w:val="hybridMultilevel"/>
    <w:tmpl w:val="B59CAF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50E09A5"/>
    <w:multiLevelType w:val="hybridMultilevel"/>
    <w:tmpl w:val="43CEBF0A"/>
    <w:lvl w:ilvl="0" w:tplc="04090001">
      <w:start w:val="1"/>
      <w:numFmt w:val="bullet"/>
      <w:lvlText w:val=""/>
      <w:lvlJc w:val="left"/>
      <w:pPr>
        <w:ind w:left="1163" w:hanging="360"/>
      </w:pPr>
      <w:rPr>
        <w:rFonts w:ascii="Symbol" w:hAnsi="Symbol" w:hint="default"/>
      </w:rPr>
    </w:lvl>
    <w:lvl w:ilvl="1" w:tplc="04090003" w:tentative="1">
      <w:start w:val="1"/>
      <w:numFmt w:val="bullet"/>
      <w:lvlText w:val="o"/>
      <w:lvlJc w:val="left"/>
      <w:pPr>
        <w:ind w:left="1883" w:hanging="360"/>
      </w:pPr>
      <w:rPr>
        <w:rFonts w:ascii="Courier New" w:hAnsi="Courier New" w:cs="Courier New" w:hint="default"/>
      </w:rPr>
    </w:lvl>
    <w:lvl w:ilvl="2" w:tplc="04090005" w:tentative="1">
      <w:start w:val="1"/>
      <w:numFmt w:val="bullet"/>
      <w:lvlText w:val=""/>
      <w:lvlJc w:val="left"/>
      <w:pPr>
        <w:ind w:left="2603" w:hanging="360"/>
      </w:pPr>
      <w:rPr>
        <w:rFonts w:ascii="Wingdings" w:hAnsi="Wingdings" w:hint="default"/>
      </w:rPr>
    </w:lvl>
    <w:lvl w:ilvl="3" w:tplc="04090001" w:tentative="1">
      <w:start w:val="1"/>
      <w:numFmt w:val="bullet"/>
      <w:lvlText w:val=""/>
      <w:lvlJc w:val="left"/>
      <w:pPr>
        <w:ind w:left="3323" w:hanging="360"/>
      </w:pPr>
      <w:rPr>
        <w:rFonts w:ascii="Symbol" w:hAnsi="Symbol" w:hint="default"/>
      </w:rPr>
    </w:lvl>
    <w:lvl w:ilvl="4" w:tplc="04090003" w:tentative="1">
      <w:start w:val="1"/>
      <w:numFmt w:val="bullet"/>
      <w:lvlText w:val="o"/>
      <w:lvlJc w:val="left"/>
      <w:pPr>
        <w:ind w:left="4043" w:hanging="360"/>
      </w:pPr>
      <w:rPr>
        <w:rFonts w:ascii="Courier New" w:hAnsi="Courier New" w:cs="Courier New" w:hint="default"/>
      </w:rPr>
    </w:lvl>
    <w:lvl w:ilvl="5" w:tplc="04090005" w:tentative="1">
      <w:start w:val="1"/>
      <w:numFmt w:val="bullet"/>
      <w:lvlText w:val=""/>
      <w:lvlJc w:val="left"/>
      <w:pPr>
        <w:ind w:left="4763" w:hanging="360"/>
      </w:pPr>
      <w:rPr>
        <w:rFonts w:ascii="Wingdings" w:hAnsi="Wingdings" w:hint="default"/>
      </w:rPr>
    </w:lvl>
    <w:lvl w:ilvl="6" w:tplc="04090001" w:tentative="1">
      <w:start w:val="1"/>
      <w:numFmt w:val="bullet"/>
      <w:lvlText w:val=""/>
      <w:lvlJc w:val="left"/>
      <w:pPr>
        <w:ind w:left="5483" w:hanging="360"/>
      </w:pPr>
      <w:rPr>
        <w:rFonts w:ascii="Symbol" w:hAnsi="Symbol" w:hint="default"/>
      </w:rPr>
    </w:lvl>
    <w:lvl w:ilvl="7" w:tplc="04090003" w:tentative="1">
      <w:start w:val="1"/>
      <w:numFmt w:val="bullet"/>
      <w:lvlText w:val="o"/>
      <w:lvlJc w:val="left"/>
      <w:pPr>
        <w:ind w:left="6203" w:hanging="360"/>
      </w:pPr>
      <w:rPr>
        <w:rFonts w:ascii="Courier New" w:hAnsi="Courier New" w:cs="Courier New" w:hint="default"/>
      </w:rPr>
    </w:lvl>
    <w:lvl w:ilvl="8" w:tplc="04090005" w:tentative="1">
      <w:start w:val="1"/>
      <w:numFmt w:val="bullet"/>
      <w:lvlText w:val=""/>
      <w:lvlJc w:val="left"/>
      <w:pPr>
        <w:ind w:left="6923" w:hanging="360"/>
      </w:pPr>
      <w:rPr>
        <w:rFonts w:ascii="Wingdings" w:hAnsi="Wingdings" w:hint="default"/>
      </w:rPr>
    </w:lvl>
  </w:abstractNum>
  <w:abstractNum w:abstractNumId="4"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5" w15:restartNumberingAfterBreak="0">
    <w:nsid w:val="12074152"/>
    <w:multiLevelType w:val="hybridMultilevel"/>
    <w:tmpl w:val="D1289E72"/>
    <w:lvl w:ilvl="0" w:tplc="582E32D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75711A1"/>
    <w:multiLevelType w:val="hybridMultilevel"/>
    <w:tmpl w:val="1A2EC9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A317326"/>
    <w:multiLevelType w:val="hybridMultilevel"/>
    <w:tmpl w:val="ADA03F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C30BC1"/>
    <w:multiLevelType w:val="hybridMultilevel"/>
    <w:tmpl w:val="C3FE6B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3D72DE3"/>
    <w:multiLevelType w:val="hybridMultilevel"/>
    <w:tmpl w:val="D1289E72"/>
    <w:lvl w:ilvl="0" w:tplc="582E32D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1" w15:restartNumberingAfterBreak="0">
    <w:nsid w:val="28A201A2"/>
    <w:multiLevelType w:val="hybridMultilevel"/>
    <w:tmpl w:val="CB8690F4"/>
    <w:lvl w:ilvl="0" w:tplc="739A78D6">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 w15:restartNumberingAfterBreak="0">
    <w:nsid w:val="2B1D2344"/>
    <w:multiLevelType w:val="hybridMultilevel"/>
    <w:tmpl w:val="5164BE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163657B"/>
    <w:multiLevelType w:val="hybridMultilevel"/>
    <w:tmpl w:val="B71C3B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6E52C92"/>
    <w:multiLevelType w:val="hybridMultilevel"/>
    <w:tmpl w:val="4F804B22"/>
    <w:lvl w:ilvl="0" w:tplc="04090019">
      <w:start w:val="1"/>
      <w:numFmt w:val="lowerLetter"/>
      <w:lvlText w:val="%1."/>
      <w:lvlJc w:val="left"/>
      <w:pPr>
        <w:ind w:left="1111" w:hanging="360"/>
      </w:pPr>
    </w:lvl>
    <w:lvl w:ilvl="1" w:tplc="04090019" w:tentative="1">
      <w:start w:val="1"/>
      <w:numFmt w:val="lowerLetter"/>
      <w:lvlText w:val="%2."/>
      <w:lvlJc w:val="left"/>
      <w:pPr>
        <w:ind w:left="1831" w:hanging="360"/>
      </w:pPr>
    </w:lvl>
    <w:lvl w:ilvl="2" w:tplc="0409001B" w:tentative="1">
      <w:start w:val="1"/>
      <w:numFmt w:val="lowerRoman"/>
      <w:lvlText w:val="%3."/>
      <w:lvlJc w:val="right"/>
      <w:pPr>
        <w:ind w:left="2551" w:hanging="180"/>
      </w:pPr>
    </w:lvl>
    <w:lvl w:ilvl="3" w:tplc="0409000F" w:tentative="1">
      <w:start w:val="1"/>
      <w:numFmt w:val="decimal"/>
      <w:lvlText w:val="%4."/>
      <w:lvlJc w:val="left"/>
      <w:pPr>
        <w:ind w:left="3271" w:hanging="360"/>
      </w:pPr>
    </w:lvl>
    <w:lvl w:ilvl="4" w:tplc="04090019" w:tentative="1">
      <w:start w:val="1"/>
      <w:numFmt w:val="lowerLetter"/>
      <w:lvlText w:val="%5."/>
      <w:lvlJc w:val="left"/>
      <w:pPr>
        <w:ind w:left="3991" w:hanging="360"/>
      </w:pPr>
    </w:lvl>
    <w:lvl w:ilvl="5" w:tplc="0409001B" w:tentative="1">
      <w:start w:val="1"/>
      <w:numFmt w:val="lowerRoman"/>
      <w:lvlText w:val="%6."/>
      <w:lvlJc w:val="right"/>
      <w:pPr>
        <w:ind w:left="4711" w:hanging="180"/>
      </w:pPr>
    </w:lvl>
    <w:lvl w:ilvl="6" w:tplc="0409000F" w:tentative="1">
      <w:start w:val="1"/>
      <w:numFmt w:val="decimal"/>
      <w:lvlText w:val="%7."/>
      <w:lvlJc w:val="left"/>
      <w:pPr>
        <w:ind w:left="5431" w:hanging="360"/>
      </w:pPr>
    </w:lvl>
    <w:lvl w:ilvl="7" w:tplc="04090019" w:tentative="1">
      <w:start w:val="1"/>
      <w:numFmt w:val="lowerLetter"/>
      <w:lvlText w:val="%8."/>
      <w:lvlJc w:val="left"/>
      <w:pPr>
        <w:ind w:left="6151" w:hanging="360"/>
      </w:pPr>
    </w:lvl>
    <w:lvl w:ilvl="8" w:tplc="0409001B" w:tentative="1">
      <w:start w:val="1"/>
      <w:numFmt w:val="lowerRoman"/>
      <w:lvlText w:val="%9."/>
      <w:lvlJc w:val="right"/>
      <w:pPr>
        <w:ind w:left="6871" w:hanging="180"/>
      </w:pPr>
    </w:lvl>
  </w:abstractNum>
  <w:abstractNum w:abstractNumId="15" w15:restartNumberingAfterBreak="0">
    <w:nsid w:val="3BB4221A"/>
    <w:multiLevelType w:val="hybridMultilevel"/>
    <w:tmpl w:val="E7A8B8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E3A7AFE"/>
    <w:multiLevelType w:val="hybridMultilevel"/>
    <w:tmpl w:val="629442F8"/>
    <w:lvl w:ilvl="0" w:tplc="04090005">
      <w:start w:val="1"/>
      <w:numFmt w:val="bullet"/>
      <w:lvlText w:val=""/>
      <w:lvlJc w:val="left"/>
      <w:pPr>
        <w:ind w:left="744" w:hanging="360"/>
      </w:pPr>
      <w:rPr>
        <w:rFonts w:ascii="Wingdings" w:hAnsi="Wingdings" w:hint="default"/>
      </w:rPr>
    </w:lvl>
    <w:lvl w:ilvl="1" w:tplc="04090003" w:tentative="1">
      <w:start w:val="1"/>
      <w:numFmt w:val="bullet"/>
      <w:lvlText w:val="o"/>
      <w:lvlJc w:val="left"/>
      <w:pPr>
        <w:ind w:left="1464" w:hanging="360"/>
      </w:pPr>
      <w:rPr>
        <w:rFonts w:ascii="Courier New" w:hAnsi="Courier New" w:cs="Courier New" w:hint="default"/>
      </w:rPr>
    </w:lvl>
    <w:lvl w:ilvl="2" w:tplc="04090005" w:tentative="1">
      <w:start w:val="1"/>
      <w:numFmt w:val="bullet"/>
      <w:lvlText w:val=""/>
      <w:lvlJc w:val="left"/>
      <w:pPr>
        <w:ind w:left="2184" w:hanging="360"/>
      </w:pPr>
      <w:rPr>
        <w:rFonts w:ascii="Wingdings" w:hAnsi="Wingdings" w:hint="default"/>
      </w:rPr>
    </w:lvl>
    <w:lvl w:ilvl="3" w:tplc="04090001" w:tentative="1">
      <w:start w:val="1"/>
      <w:numFmt w:val="bullet"/>
      <w:lvlText w:val=""/>
      <w:lvlJc w:val="left"/>
      <w:pPr>
        <w:ind w:left="2904" w:hanging="360"/>
      </w:pPr>
      <w:rPr>
        <w:rFonts w:ascii="Symbol" w:hAnsi="Symbol" w:hint="default"/>
      </w:rPr>
    </w:lvl>
    <w:lvl w:ilvl="4" w:tplc="04090003" w:tentative="1">
      <w:start w:val="1"/>
      <w:numFmt w:val="bullet"/>
      <w:lvlText w:val="o"/>
      <w:lvlJc w:val="left"/>
      <w:pPr>
        <w:ind w:left="3624" w:hanging="360"/>
      </w:pPr>
      <w:rPr>
        <w:rFonts w:ascii="Courier New" w:hAnsi="Courier New" w:cs="Courier New" w:hint="default"/>
      </w:rPr>
    </w:lvl>
    <w:lvl w:ilvl="5" w:tplc="04090005" w:tentative="1">
      <w:start w:val="1"/>
      <w:numFmt w:val="bullet"/>
      <w:lvlText w:val=""/>
      <w:lvlJc w:val="left"/>
      <w:pPr>
        <w:ind w:left="4344" w:hanging="360"/>
      </w:pPr>
      <w:rPr>
        <w:rFonts w:ascii="Wingdings" w:hAnsi="Wingdings" w:hint="default"/>
      </w:rPr>
    </w:lvl>
    <w:lvl w:ilvl="6" w:tplc="04090001" w:tentative="1">
      <w:start w:val="1"/>
      <w:numFmt w:val="bullet"/>
      <w:lvlText w:val=""/>
      <w:lvlJc w:val="left"/>
      <w:pPr>
        <w:ind w:left="5064" w:hanging="360"/>
      </w:pPr>
      <w:rPr>
        <w:rFonts w:ascii="Symbol" w:hAnsi="Symbol" w:hint="default"/>
      </w:rPr>
    </w:lvl>
    <w:lvl w:ilvl="7" w:tplc="04090003" w:tentative="1">
      <w:start w:val="1"/>
      <w:numFmt w:val="bullet"/>
      <w:lvlText w:val="o"/>
      <w:lvlJc w:val="left"/>
      <w:pPr>
        <w:ind w:left="5784" w:hanging="360"/>
      </w:pPr>
      <w:rPr>
        <w:rFonts w:ascii="Courier New" w:hAnsi="Courier New" w:cs="Courier New" w:hint="default"/>
      </w:rPr>
    </w:lvl>
    <w:lvl w:ilvl="8" w:tplc="04090005" w:tentative="1">
      <w:start w:val="1"/>
      <w:numFmt w:val="bullet"/>
      <w:lvlText w:val=""/>
      <w:lvlJc w:val="left"/>
      <w:pPr>
        <w:ind w:left="6504" w:hanging="360"/>
      </w:pPr>
      <w:rPr>
        <w:rFonts w:ascii="Wingdings" w:hAnsi="Wingdings" w:hint="default"/>
      </w:rPr>
    </w:lvl>
  </w:abstractNum>
  <w:abstractNum w:abstractNumId="17" w15:restartNumberingAfterBreak="0">
    <w:nsid w:val="3E667D05"/>
    <w:multiLevelType w:val="hybridMultilevel"/>
    <w:tmpl w:val="47AC0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DC416A"/>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1B3090A"/>
    <w:multiLevelType w:val="hybridMultilevel"/>
    <w:tmpl w:val="45646626"/>
    <w:lvl w:ilvl="0" w:tplc="38F43DEA">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1" w15:restartNumberingAfterBreak="0">
    <w:nsid w:val="609916F5"/>
    <w:multiLevelType w:val="hybridMultilevel"/>
    <w:tmpl w:val="0D4445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29371CD"/>
    <w:multiLevelType w:val="hybridMultilevel"/>
    <w:tmpl w:val="9042A8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76D18BA"/>
    <w:multiLevelType w:val="hybridMultilevel"/>
    <w:tmpl w:val="ADB6CE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82F1AEC"/>
    <w:multiLevelType w:val="hybridMultilevel"/>
    <w:tmpl w:val="23CE06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A9937E7"/>
    <w:multiLevelType w:val="hybridMultilevel"/>
    <w:tmpl w:val="E2FEDC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6" w15:restartNumberingAfterBreak="0">
    <w:nsid w:val="6FA73BE5"/>
    <w:multiLevelType w:val="hybridMultilevel"/>
    <w:tmpl w:val="0BD07A3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FC23E52"/>
    <w:multiLevelType w:val="hybridMultilevel"/>
    <w:tmpl w:val="777C562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8" w15:restartNumberingAfterBreak="0">
    <w:nsid w:val="7543685D"/>
    <w:multiLevelType w:val="hybridMultilevel"/>
    <w:tmpl w:val="E65E5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57854B1"/>
    <w:multiLevelType w:val="hybridMultilevel"/>
    <w:tmpl w:val="AEA816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79D1746"/>
    <w:multiLevelType w:val="hybridMultilevel"/>
    <w:tmpl w:val="0066A4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A46175E"/>
    <w:multiLevelType w:val="hybridMultilevel"/>
    <w:tmpl w:val="E9E0BC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D021550"/>
    <w:multiLevelType w:val="hybridMultilevel"/>
    <w:tmpl w:val="74241098"/>
    <w:lvl w:ilvl="0" w:tplc="027CC5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D9A50EE"/>
    <w:multiLevelType w:val="hybridMultilevel"/>
    <w:tmpl w:val="23CE06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0"/>
  </w:num>
  <w:num w:numId="2">
    <w:abstractNumId w:val="4"/>
  </w:num>
  <w:num w:numId="3">
    <w:abstractNumId w:val="19"/>
  </w:num>
  <w:num w:numId="4">
    <w:abstractNumId w:val="1"/>
  </w:num>
  <w:num w:numId="5">
    <w:abstractNumId w:val="0"/>
  </w:num>
  <w:num w:numId="6">
    <w:abstractNumId w:val="9"/>
  </w:num>
  <w:num w:numId="7">
    <w:abstractNumId w:val="20"/>
  </w:num>
  <w:num w:numId="8">
    <w:abstractNumId w:val="22"/>
  </w:num>
  <w:num w:numId="9">
    <w:abstractNumId w:val="8"/>
  </w:num>
  <w:num w:numId="10">
    <w:abstractNumId w:val="14"/>
  </w:num>
  <w:num w:numId="11">
    <w:abstractNumId w:val="29"/>
  </w:num>
  <w:num w:numId="12">
    <w:abstractNumId w:val="16"/>
  </w:num>
  <w:num w:numId="13">
    <w:abstractNumId w:val="11"/>
  </w:num>
  <w:num w:numId="14">
    <w:abstractNumId w:val="18"/>
  </w:num>
  <w:num w:numId="15">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9"/>
  </w:num>
  <w:num w:numId="17">
    <w:abstractNumId w:val="9"/>
  </w:num>
  <w:num w:numId="18">
    <w:abstractNumId w:val="5"/>
  </w:num>
  <w:num w:numId="19">
    <w:abstractNumId w:val="7"/>
  </w:num>
  <w:num w:numId="20">
    <w:abstractNumId w:val="32"/>
  </w:num>
  <w:num w:numId="21">
    <w:abstractNumId w:val="12"/>
  </w:num>
  <w:num w:numId="22">
    <w:abstractNumId w:val="15"/>
  </w:num>
  <w:num w:numId="23">
    <w:abstractNumId w:val="31"/>
  </w:num>
  <w:num w:numId="24">
    <w:abstractNumId w:val="3"/>
  </w:num>
  <w:num w:numId="25">
    <w:abstractNumId w:val="2"/>
  </w:num>
  <w:num w:numId="26">
    <w:abstractNumId w:val="30"/>
  </w:num>
  <w:num w:numId="27">
    <w:abstractNumId w:val="13"/>
  </w:num>
  <w:num w:numId="28">
    <w:abstractNumId w:val="21"/>
  </w:num>
  <w:num w:numId="29">
    <w:abstractNumId w:val="23"/>
  </w:num>
  <w:num w:numId="30">
    <w:abstractNumId w:val="26"/>
  </w:num>
  <w:num w:numId="31">
    <w:abstractNumId w:val="6"/>
  </w:num>
  <w:num w:numId="32">
    <w:abstractNumId w:val="33"/>
  </w:num>
  <w:num w:numId="33">
    <w:abstractNumId w:val="24"/>
  </w:num>
  <w:num w:numId="34">
    <w:abstractNumId w:val="28"/>
  </w:num>
  <w:num w:numId="35">
    <w:abstractNumId w:val="17"/>
  </w:num>
  <w:num w:numId="36">
    <w:abstractNumId w:val="25"/>
  </w:num>
  <w:num w:numId="37">
    <w:abstractNumId w:val="27"/>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oua, Cheng@Energy">
    <w15:presenceInfo w15:providerId="AD" w15:userId="S::Cheng.Moua@energy.ca.gov::0a7b5eaa-32b5-460c-b817-ff0d5e5e693f"/>
  </w15:person>
  <w15:person w15:author="Tsan, Bach@Energy">
    <w15:presenceInfo w15:providerId="AD" w15:userId="S::Bach.Tsan@energy.ca.gov::12b90a9a-310a-4ea4-8d41-6bc490e058d0"/>
  </w15:person>
  <w15:person w15:author="Bucaneg, Haile@Energy">
    <w15:presenceInfo w15:providerId="AD" w15:userId="S::Haile.Bucaneg@energy.ca.gov::6da82fe0-f71f-47c0-a9da-67c18fe92ba1"/>
  </w15:person>
  <w15:person w15:author="Alhabibi, Haider@Energy">
    <w15:presenceInfo w15:providerId="AD" w15:userId="S::Haider.Alhabibi@energy.ca.gov::9decb8d2-95ad-4b7d-9bf6-d4373f69254c"/>
  </w15:person>
  <w15:person w15:author="Shewmaker, Michael@Energy">
    <w15:presenceInfo w15:providerId="AD" w15:userId="S::michael.shewmaker@energy.ca.gov::cb82df3a-38ca-44c6-b621-0d2fa43533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removeDateAndTime/>
  <w:activeWritingStyle w:appName="MSWord" w:lang="en-US" w:vendorID="64" w:dllVersion="0" w:nlCheck="1" w:checkStyle="0"/>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0"/>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777B2F"/>
    <w:rsid w:val="00002EE0"/>
    <w:rsid w:val="0000415D"/>
    <w:rsid w:val="0001052E"/>
    <w:rsid w:val="00010690"/>
    <w:rsid w:val="00010C95"/>
    <w:rsid w:val="000165F9"/>
    <w:rsid w:val="00017641"/>
    <w:rsid w:val="00020B01"/>
    <w:rsid w:val="00023A98"/>
    <w:rsid w:val="00026B59"/>
    <w:rsid w:val="00031FF2"/>
    <w:rsid w:val="000320C3"/>
    <w:rsid w:val="00035135"/>
    <w:rsid w:val="00037F93"/>
    <w:rsid w:val="00041453"/>
    <w:rsid w:val="00044B4F"/>
    <w:rsid w:val="000452DE"/>
    <w:rsid w:val="00045AF9"/>
    <w:rsid w:val="00052480"/>
    <w:rsid w:val="0006136B"/>
    <w:rsid w:val="0006325B"/>
    <w:rsid w:val="00063541"/>
    <w:rsid w:val="00064F42"/>
    <w:rsid w:val="00065AA8"/>
    <w:rsid w:val="00066D87"/>
    <w:rsid w:val="00067802"/>
    <w:rsid w:val="00070E18"/>
    <w:rsid w:val="000753FB"/>
    <w:rsid w:val="00077287"/>
    <w:rsid w:val="000840B5"/>
    <w:rsid w:val="00093A7F"/>
    <w:rsid w:val="00094357"/>
    <w:rsid w:val="0009608C"/>
    <w:rsid w:val="00097FDE"/>
    <w:rsid w:val="000A01E6"/>
    <w:rsid w:val="000A18ED"/>
    <w:rsid w:val="000A2296"/>
    <w:rsid w:val="000A60FB"/>
    <w:rsid w:val="000A6716"/>
    <w:rsid w:val="000A7A62"/>
    <w:rsid w:val="000B1B45"/>
    <w:rsid w:val="000C0B3F"/>
    <w:rsid w:val="000C31D2"/>
    <w:rsid w:val="000C4C1B"/>
    <w:rsid w:val="000C4D97"/>
    <w:rsid w:val="000C6B12"/>
    <w:rsid w:val="000D01A4"/>
    <w:rsid w:val="000D065E"/>
    <w:rsid w:val="000D0C09"/>
    <w:rsid w:val="000D4776"/>
    <w:rsid w:val="000E0347"/>
    <w:rsid w:val="000E2FAB"/>
    <w:rsid w:val="000E64C0"/>
    <w:rsid w:val="000F2727"/>
    <w:rsid w:val="000F3711"/>
    <w:rsid w:val="000F45AF"/>
    <w:rsid w:val="000F685B"/>
    <w:rsid w:val="000F7AAF"/>
    <w:rsid w:val="00103283"/>
    <w:rsid w:val="00104BA2"/>
    <w:rsid w:val="001051B9"/>
    <w:rsid w:val="001079E1"/>
    <w:rsid w:val="00114BE4"/>
    <w:rsid w:val="00117703"/>
    <w:rsid w:val="00121986"/>
    <w:rsid w:val="00121AEA"/>
    <w:rsid w:val="00122AF2"/>
    <w:rsid w:val="001238D0"/>
    <w:rsid w:val="001257F7"/>
    <w:rsid w:val="001260CF"/>
    <w:rsid w:val="00126516"/>
    <w:rsid w:val="00127A5E"/>
    <w:rsid w:val="0013183D"/>
    <w:rsid w:val="00131E30"/>
    <w:rsid w:val="00135299"/>
    <w:rsid w:val="00141821"/>
    <w:rsid w:val="001419D9"/>
    <w:rsid w:val="001456B0"/>
    <w:rsid w:val="0014582E"/>
    <w:rsid w:val="00147376"/>
    <w:rsid w:val="001501E2"/>
    <w:rsid w:val="00160FC6"/>
    <w:rsid w:val="00163FB5"/>
    <w:rsid w:val="00164B1B"/>
    <w:rsid w:val="00170A93"/>
    <w:rsid w:val="00171627"/>
    <w:rsid w:val="00174B78"/>
    <w:rsid w:val="00175418"/>
    <w:rsid w:val="001755A8"/>
    <w:rsid w:val="00182C60"/>
    <w:rsid w:val="001837A7"/>
    <w:rsid w:val="001844F5"/>
    <w:rsid w:val="00184FDB"/>
    <w:rsid w:val="00191765"/>
    <w:rsid w:val="00192313"/>
    <w:rsid w:val="001947AA"/>
    <w:rsid w:val="00196A09"/>
    <w:rsid w:val="001A3C85"/>
    <w:rsid w:val="001A3DC7"/>
    <w:rsid w:val="001A6444"/>
    <w:rsid w:val="001B1FE6"/>
    <w:rsid w:val="001B2D32"/>
    <w:rsid w:val="001B335E"/>
    <w:rsid w:val="001B37A2"/>
    <w:rsid w:val="001B6972"/>
    <w:rsid w:val="001B73EC"/>
    <w:rsid w:val="001B7F7E"/>
    <w:rsid w:val="001C0809"/>
    <w:rsid w:val="001C4226"/>
    <w:rsid w:val="001C61BF"/>
    <w:rsid w:val="001C624C"/>
    <w:rsid w:val="001D331F"/>
    <w:rsid w:val="001D6F5D"/>
    <w:rsid w:val="001E2BE1"/>
    <w:rsid w:val="001E3C1B"/>
    <w:rsid w:val="001F0D07"/>
    <w:rsid w:val="001F4318"/>
    <w:rsid w:val="001F4A5C"/>
    <w:rsid w:val="001F4AF6"/>
    <w:rsid w:val="001F5AAA"/>
    <w:rsid w:val="002011BC"/>
    <w:rsid w:val="00202A63"/>
    <w:rsid w:val="00202E7F"/>
    <w:rsid w:val="00204C45"/>
    <w:rsid w:val="002061D9"/>
    <w:rsid w:val="002103B0"/>
    <w:rsid w:val="00211305"/>
    <w:rsid w:val="00212114"/>
    <w:rsid w:val="0021359B"/>
    <w:rsid w:val="00213B87"/>
    <w:rsid w:val="00222DEB"/>
    <w:rsid w:val="00223BFD"/>
    <w:rsid w:val="00232C1C"/>
    <w:rsid w:val="00234ADD"/>
    <w:rsid w:val="00236588"/>
    <w:rsid w:val="00237379"/>
    <w:rsid w:val="00246307"/>
    <w:rsid w:val="002477FB"/>
    <w:rsid w:val="002501AE"/>
    <w:rsid w:val="00255013"/>
    <w:rsid w:val="00260F33"/>
    <w:rsid w:val="00264FF9"/>
    <w:rsid w:val="0026531F"/>
    <w:rsid w:val="002679C3"/>
    <w:rsid w:val="00276455"/>
    <w:rsid w:val="00276E1F"/>
    <w:rsid w:val="00287424"/>
    <w:rsid w:val="0029047D"/>
    <w:rsid w:val="0029154A"/>
    <w:rsid w:val="00294CB3"/>
    <w:rsid w:val="00297916"/>
    <w:rsid w:val="00297F13"/>
    <w:rsid w:val="002A1F1B"/>
    <w:rsid w:val="002A3EBD"/>
    <w:rsid w:val="002A4574"/>
    <w:rsid w:val="002A458E"/>
    <w:rsid w:val="002C03F1"/>
    <w:rsid w:val="002C4695"/>
    <w:rsid w:val="002C490A"/>
    <w:rsid w:val="002D0D46"/>
    <w:rsid w:val="002D1C94"/>
    <w:rsid w:val="002D5AF6"/>
    <w:rsid w:val="002D69FC"/>
    <w:rsid w:val="002F25BB"/>
    <w:rsid w:val="002F5EFB"/>
    <w:rsid w:val="002F679F"/>
    <w:rsid w:val="00301FCC"/>
    <w:rsid w:val="0030200E"/>
    <w:rsid w:val="00302891"/>
    <w:rsid w:val="003048C8"/>
    <w:rsid w:val="003054C8"/>
    <w:rsid w:val="003143EA"/>
    <w:rsid w:val="003202A5"/>
    <w:rsid w:val="0032125D"/>
    <w:rsid w:val="00324825"/>
    <w:rsid w:val="00326678"/>
    <w:rsid w:val="00326D40"/>
    <w:rsid w:val="00332461"/>
    <w:rsid w:val="00335ED3"/>
    <w:rsid w:val="003363E8"/>
    <w:rsid w:val="00336A84"/>
    <w:rsid w:val="00341EBD"/>
    <w:rsid w:val="003426B7"/>
    <w:rsid w:val="00350756"/>
    <w:rsid w:val="00352336"/>
    <w:rsid w:val="00353923"/>
    <w:rsid w:val="00354C00"/>
    <w:rsid w:val="00355C2A"/>
    <w:rsid w:val="003563E7"/>
    <w:rsid w:val="003573E4"/>
    <w:rsid w:val="00362ECD"/>
    <w:rsid w:val="0036351A"/>
    <w:rsid w:val="00370F90"/>
    <w:rsid w:val="00371A42"/>
    <w:rsid w:val="00377144"/>
    <w:rsid w:val="0038173A"/>
    <w:rsid w:val="003837C9"/>
    <w:rsid w:val="00383B32"/>
    <w:rsid w:val="0038597E"/>
    <w:rsid w:val="003952E1"/>
    <w:rsid w:val="003A3A65"/>
    <w:rsid w:val="003A3D8D"/>
    <w:rsid w:val="003A6A70"/>
    <w:rsid w:val="003A7CD3"/>
    <w:rsid w:val="003B0F50"/>
    <w:rsid w:val="003B4853"/>
    <w:rsid w:val="003B4F74"/>
    <w:rsid w:val="003B6CB0"/>
    <w:rsid w:val="003C2D2C"/>
    <w:rsid w:val="003C565D"/>
    <w:rsid w:val="003C5C44"/>
    <w:rsid w:val="003D0A5A"/>
    <w:rsid w:val="003D30A5"/>
    <w:rsid w:val="003D6F47"/>
    <w:rsid w:val="003E3948"/>
    <w:rsid w:val="003E79FD"/>
    <w:rsid w:val="003E7FF4"/>
    <w:rsid w:val="003F2391"/>
    <w:rsid w:val="003F49B9"/>
    <w:rsid w:val="003F518D"/>
    <w:rsid w:val="003F5246"/>
    <w:rsid w:val="00403EC2"/>
    <w:rsid w:val="0040533A"/>
    <w:rsid w:val="004062CF"/>
    <w:rsid w:val="004069BA"/>
    <w:rsid w:val="00411580"/>
    <w:rsid w:val="004152D0"/>
    <w:rsid w:val="00415EC5"/>
    <w:rsid w:val="00421B2C"/>
    <w:rsid w:val="00423E8B"/>
    <w:rsid w:val="00423FE5"/>
    <w:rsid w:val="00427B25"/>
    <w:rsid w:val="00431F8D"/>
    <w:rsid w:val="004351D2"/>
    <w:rsid w:val="004354D4"/>
    <w:rsid w:val="00444E93"/>
    <w:rsid w:val="00445E71"/>
    <w:rsid w:val="0044729E"/>
    <w:rsid w:val="004509C4"/>
    <w:rsid w:val="0045236C"/>
    <w:rsid w:val="00452446"/>
    <w:rsid w:val="004575B2"/>
    <w:rsid w:val="00457E76"/>
    <w:rsid w:val="00465DA8"/>
    <w:rsid w:val="0046696E"/>
    <w:rsid w:val="00467A82"/>
    <w:rsid w:val="00467D51"/>
    <w:rsid w:val="004726CC"/>
    <w:rsid w:val="004772E1"/>
    <w:rsid w:val="00481F89"/>
    <w:rsid w:val="00484240"/>
    <w:rsid w:val="00490895"/>
    <w:rsid w:val="004913AF"/>
    <w:rsid w:val="00494031"/>
    <w:rsid w:val="004947F6"/>
    <w:rsid w:val="00495793"/>
    <w:rsid w:val="0049664A"/>
    <w:rsid w:val="004A09BE"/>
    <w:rsid w:val="004A27C6"/>
    <w:rsid w:val="004A3B1A"/>
    <w:rsid w:val="004B12CA"/>
    <w:rsid w:val="004B6E84"/>
    <w:rsid w:val="004C3F98"/>
    <w:rsid w:val="004C4DA0"/>
    <w:rsid w:val="004C5AC8"/>
    <w:rsid w:val="004C65CB"/>
    <w:rsid w:val="004D1B4B"/>
    <w:rsid w:val="004D1E0E"/>
    <w:rsid w:val="004D376C"/>
    <w:rsid w:val="004E0BF4"/>
    <w:rsid w:val="004E4AFD"/>
    <w:rsid w:val="004E4F83"/>
    <w:rsid w:val="004E5751"/>
    <w:rsid w:val="004F0D78"/>
    <w:rsid w:val="004F1E49"/>
    <w:rsid w:val="004F2569"/>
    <w:rsid w:val="00501DB9"/>
    <w:rsid w:val="00502543"/>
    <w:rsid w:val="00502D64"/>
    <w:rsid w:val="00505A99"/>
    <w:rsid w:val="00505DD6"/>
    <w:rsid w:val="005066B1"/>
    <w:rsid w:val="00507633"/>
    <w:rsid w:val="00511464"/>
    <w:rsid w:val="00517694"/>
    <w:rsid w:val="00517C75"/>
    <w:rsid w:val="00521E1D"/>
    <w:rsid w:val="005302FB"/>
    <w:rsid w:val="005322E7"/>
    <w:rsid w:val="005405B0"/>
    <w:rsid w:val="005410ED"/>
    <w:rsid w:val="0054256A"/>
    <w:rsid w:val="0054361D"/>
    <w:rsid w:val="005518CD"/>
    <w:rsid w:val="0056594E"/>
    <w:rsid w:val="00571B10"/>
    <w:rsid w:val="00572663"/>
    <w:rsid w:val="00573D96"/>
    <w:rsid w:val="00573E9C"/>
    <w:rsid w:val="00582D84"/>
    <w:rsid w:val="00584D67"/>
    <w:rsid w:val="00586BCC"/>
    <w:rsid w:val="00591267"/>
    <w:rsid w:val="005A21B1"/>
    <w:rsid w:val="005A2B97"/>
    <w:rsid w:val="005B10BA"/>
    <w:rsid w:val="005B3BDF"/>
    <w:rsid w:val="005B46A4"/>
    <w:rsid w:val="005C0AC1"/>
    <w:rsid w:val="005C2797"/>
    <w:rsid w:val="005D3BD0"/>
    <w:rsid w:val="005D410F"/>
    <w:rsid w:val="005D51CC"/>
    <w:rsid w:val="005D66CB"/>
    <w:rsid w:val="005E1615"/>
    <w:rsid w:val="005E2F74"/>
    <w:rsid w:val="005E6F8D"/>
    <w:rsid w:val="005F1296"/>
    <w:rsid w:val="005F61B2"/>
    <w:rsid w:val="0060116F"/>
    <w:rsid w:val="00603925"/>
    <w:rsid w:val="00603E19"/>
    <w:rsid w:val="006079CB"/>
    <w:rsid w:val="00616DC2"/>
    <w:rsid w:val="006174C3"/>
    <w:rsid w:val="006222BF"/>
    <w:rsid w:val="006264F0"/>
    <w:rsid w:val="006312CE"/>
    <w:rsid w:val="00632B52"/>
    <w:rsid w:val="00633B9B"/>
    <w:rsid w:val="006368EF"/>
    <w:rsid w:val="00636F83"/>
    <w:rsid w:val="0064067F"/>
    <w:rsid w:val="00640CBD"/>
    <w:rsid w:val="00644DA5"/>
    <w:rsid w:val="0064587C"/>
    <w:rsid w:val="00646B22"/>
    <w:rsid w:val="006610B8"/>
    <w:rsid w:val="0066221E"/>
    <w:rsid w:val="00662A79"/>
    <w:rsid w:val="00665B38"/>
    <w:rsid w:val="00665F31"/>
    <w:rsid w:val="00670A84"/>
    <w:rsid w:val="0067683A"/>
    <w:rsid w:val="00681623"/>
    <w:rsid w:val="006849B6"/>
    <w:rsid w:val="00693D6A"/>
    <w:rsid w:val="00694109"/>
    <w:rsid w:val="0069465C"/>
    <w:rsid w:val="00697E52"/>
    <w:rsid w:val="006A05A6"/>
    <w:rsid w:val="006A206B"/>
    <w:rsid w:val="006A4533"/>
    <w:rsid w:val="006A5191"/>
    <w:rsid w:val="006A54D2"/>
    <w:rsid w:val="006A7398"/>
    <w:rsid w:val="006B4ABA"/>
    <w:rsid w:val="006B7D08"/>
    <w:rsid w:val="006C3CB1"/>
    <w:rsid w:val="006D045E"/>
    <w:rsid w:val="006D0675"/>
    <w:rsid w:val="006D0A26"/>
    <w:rsid w:val="006D6FE1"/>
    <w:rsid w:val="006E0082"/>
    <w:rsid w:val="006E3552"/>
    <w:rsid w:val="006F20AA"/>
    <w:rsid w:val="006F5261"/>
    <w:rsid w:val="00700338"/>
    <w:rsid w:val="007043ED"/>
    <w:rsid w:val="007056D7"/>
    <w:rsid w:val="00707DEC"/>
    <w:rsid w:val="00714A79"/>
    <w:rsid w:val="00717558"/>
    <w:rsid w:val="0072157A"/>
    <w:rsid w:val="00730AC6"/>
    <w:rsid w:val="00731786"/>
    <w:rsid w:val="00736621"/>
    <w:rsid w:val="00753879"/>
    <w:rsid w:val="00757E24"/>
    <w:rsid w:val="00761552"/>
    <w:rsid w:val="00762E40"/>
    <w:rsid w:val="0076770D"/>
    <w:rsid w:val="00771100"/>
    <w:rsid w:val="007715C6"/>
    <w:rsid w:val="00777B2F"/>
    <w:rsid w:val="00782E65"/>
    <w:rsid w:val="00783CAF"/>
    <w:rsid w:val="00786052"/>
    <w:rsid w:val="0078705F"/>
    <w:rsid w:val="007873CC"/>
    <w:rsid w:val="0079128F"/>
    <w:rsid w:val="00791629"/>
    <w:rsid w:val="00795E0C"/>
    <w:rsid w:val="007A093B"/>
    <w:rsid w:val="007A4BBF"/>
    <w:rsid w:val="007A5D38"/>
    <w:rsid w:val="007B18E3"/>
    <w:rsid w:val="007C522D"/>
    <w:rsid w:val="007D220D"/>
    <w:rsid w:val="007D285A"/>
    <w:rsid w:val="007D3387"/>
    <w:rsid w:val="007D4CA3"/>
    <w:rsid w:val="007E1719"/>
    <w:rsid w:val="007E5494"/>
    <w:rsid w:val="007F32B2"/>
    <w:rsid w:val="007F6151"/>
    <w:rsid w:val="007F6756"/>
    <w:rsid w:val="007F7389"/>
    <w:rsid w:val="007F7CDC"/>
    <w:rsid w:val="00800C91"/>
    <w:rsid w:val="00802060"/>
    <w:rsid w:val="00802732"/>
    <w:rsid w:val="00802F5A"/>
    <w:rsid w:val="00806304"/>
    <w:rsid w:val="0082197D"/>
    <w:rsid w:val="008236A7"/>
    <w:rsid w:val="008237A8"/>
    <w:rsid w:val="00827F4B"/>
    <w:rsid w:val="00830150"/>
    <w:rsid w:val="0083189F"/>
    <w:rsid w:val="00837423"/>
    <w:rsid w:val="008378BF"/>
    <w:rsid w:val="008472E3"/>
    <w:rsid w:val="0085658C"/>
    <w:rsid w:val="00856C47"/>
    <w:rsid w:val="00866E5E"/>
    <w:rsid w:val="00873389"/>
    <w:rsid w:val="00883B90"/>
    <w:rsid w:val="00883FBC"/>
    <w:rsid w:val="00891BB5"/>
    <w:rsid w:val="00891F0E"/>
    <w:rsid w:val="008951AB"/>
    <w:rsid w:val="008978A7"/>
    <w:rsid w:val="008A0EE5"/>
    <w:rsid w:val="008A46CE"/>
    <w:rsid w:val="008A77FE"/>
    <w:rsid w:val="008B7043"/>
    <w:rsid w:val="008C3FB8"/>
    <w:rsid w:val="008C5AD3"/>
    <w:rsid w:val="008C702A"/>
    <w:rsid w:val="008D037B"/>
    <w:rsid w:val="008D19C2"/>
    <w:rsid w:val="008D2AD1"/>
    <w:rsid w:val="008D457D"/>
    <w:rsid w:val="008D64B0"/>
    <w:rsid w:val="008D75D7"/>
    <w:rsid w:val="008D7DBB"/>
    <w:rsid w:val="008E74BE"/>
    <w:rsid w:val="008F10D8"/>
    <w:rsid w:val="008F445C"/>
    <w:rsid w:val="008F5AD6"/>
    <w:rsid w:val="008F77B0"/>
    <w:rsid w:val="009062EA"/>
    <w:rsid w:val="009062F2"/>
    <w:rsid w:val="00911368"/>
    <w:rsid w:val="0091198A"/>
    <w:rsid w:val="0091235F"/>
    <w:rsid w:val="0091285E"/>
    <w:rsid w:val="009128F5"/>
    <w:rsid w:val="00912920"/>
    <w:rsid w:val="00912F68"/>
    <w:rsid w:val="009213E6"/>
    <w:rsid w:val="00925EA3"/>
    <w:rsid w:val="009318BA"/>
    <w:rsid w:val="009325D2"/>
    <w:rsid w:val="00932E1C"/>
    <w:rsid w:val="009335C5"/>
    <w:rsid w:val="00934582"/>
    <w:rsid w:val="00935734"/>
    <w:rsid w:val="009369F2"/>
    <w:rsid w:val="00951BB7"/>
    <w:rsid w:val="009528FF"/>
    <w:rsid w:val="00954811"/>
    <w:rsid w:val="00954E27"/>
    <w:rsid w:val="0096325C"/>
    <w:rsid w:val="00965020"/>
    <w:rsid w:val="00966F67"/>
    <w:rsid w:val="00972E73"/>
    <w:rsid w:val="009741D4"/>
    <w:rsid w:val="00975816"/>
    <w:rsid w:val="00984743"/>
    <w:rsid w:val="00985A80"/>
    <w:rsid w:val="0098648D"/>
    <w:rsid w:val="00990CEB"/>
    <w:rsid w:val="00992112"/>
    <w:rsid w:val="00992AE0"/>
    <w:rsid w:val="00994801"/>
    <w:rsid w:val="00995212"/>
    <w:rsid w:val="0099586D"/>
    <w:rsid w:val="0099732B"/>
    <w:rsid w:val="009A0D9F"/>
    <w:rsid w:val="009A4F12"/>
    <w:rsid w:val="009A4F6D"/>
    <w:rsid w:val="009A708E"/>
    <w:rsid w:val="009B1087"/>
    <w:rsid w:val="009B1D56"/>
    <w:rsid w:val="009C43B4"/>
    <w:rsid w:val="009C448C"/>
    <w:rsid w:val="009C7275"/>
    <w:rsid w:val="009D1699"/>
    <w:rsid w:val="009D2BE7"/>
    <w:rsid w:val="009D3A78"/>
    <w:rsid w:val="009D4C4A"/>
    <w:rsid w:val="009D6D23"/>
    <w:rsid w:val="009E7A2F"/>
    <w:rsid w:val="009F2009"/>
    <w:rsid w:val="009F41D2"/>
    <w:rsid w:val="009F4FC9"/>
    <w:rsid w:val="009F64F6"/>
    <w:rsid w:val="00A0612A"/>
    <w:rsid w:val="00A064F6"/>
    <w:rsid w:val="00A07478"/>
    <w:rsid w:val="00A106C7"/>
    <w:rsid w:val="00A11558"/>
    <w:rsid w:val="00A12A04"/>
    <w:rsid w:val="00A203AF"/>
    <w:rsid w:val="00A26E22"/>
    <w:rsid w:val="00A278CA"/>
    <w:rsid w:val="00A31477"/>
    <w:rsid w:val="00A35518"/>
    <w:rsid w:val="00A35980"/>
    <w:rsid w:val="00A36CB7"/>
    <w:rsid w:val="00A377D9"/>
    <w:rsid w:val="00A4665D"/>
    <w:rsid w:val="00A47560"/>
    <w:rsid w:val="00A52AD9"/>
    <w:rsid w:val="00A56F73"/>
    <w:rsid w:val="00A6101B"/>
    <w:rsid w:val="00A635C0"/>
    <w:rsid w:val="00A648E4"/>
    <w:rsid w:val="00A716E7"/>
    <w:rsid w:val="00A729CA"/>
    <w:rsid w:val="00A768FF"/>
    <w:rsid w:val="00A8322D"/>
    <w:rsid w:val="00A83C10"/>
    <w:rsid w:val="00A91295"/>
    <w:rsid w:val="00AA039E"/>
    <w:rsid w:val="00AA157A"/>
    <w:rsid w:val="00AA4AC4"/>
    <w:rsid w:val="00AA5BE8"/>
    <w:rsid w:val="00AA686E"/>
    <w:rsid w:val="00AA7267"/>
    <w:rsid w:val="00AB4A68"/>
    <w:rsid w:val="00AB4B57"/>
    <w:rsid w:val="00AB55F0"/>
    <w:rsid w:val="00AC01B4"/>
    <w:rsid w:val="00AC0F91"/>
    <w:rsid w:val="00AC2089"/>
    <w:rsid w:val="00AC36B4"/>
    <w:rsid w:val="00AC7866"/>
    <w:rsid w:val="00AC79A0"/>
    <w:rsid w:val="00AD1A32"/>
    <w:rsid w:val="00AD4907"/>
    <w:rsid w:val="00AE10C0"/>
    <w:rsid w:val="00AE5DAC"/>
    <w:rsid w:val="00AE6DE8"/>
    <w:rsid w:val="00AF584B"/>
    <w:rsid w:val="00B10363"/>
    <w:rsid w:val="00B2128D"/>
    <w:rsid w:val="00B2607A"/>
    <w:rsid w:val="00B3284C"/>
    <w:rsid w:val="00B35703"/>
    <w:rsid w:val="00B37E3B"/>
    <w:rsid w:val="00B41DAB"/>
    <w:rsid w:val="00B41FFD"/>
    <w:rsid w:val="00B461A4"/>
    <w:rsid w:val="00B47A76"/>
    <w:rsid w:val="00B54159"/>
    <w:rsid w:val="00B573A6"/>
    <w:rsid w:val="00B63E1E"/>
    <w:rsid w:val="00B71555"/>
    <w:rsid w:val="00B753CB"/>
    <w:rsid w:val="00B7557F"/>
    <w:rsid w:val="00B836D2"/>
    <w:rsid w:val="00B85083"/>
    <w:rsid w:val="00B866CA"/>
    <w:rsid w:val="00B87430"/>
    <w:rsid w:val="00B8765B"/>
    <w:rsid w:val="00B9070D"/>
    <w:rsid w:val="00B91C90"/>
    <w:rsid w:val="00B96332"/>
    <w:rsid w:val="00B97159"/>
    <w:rsid w:val="00B97864"/>
    <w:rsid w:val="00BA3C37"/>
    <w:rsid w:val="00BA4F7A"/>
    <w:rsid w:val="00BA4F86"/>
    <w:rsid w:val="00BA5D81"/>
    <w:rsid w:val="00BA6D7A"/>
    <w:rsid w:val="00BB30EE"/>
    <w:rsid w:val="00BB7005"/>
    <w:rsid w:val="00BB724F"/>
    <w:rsid w:val="00BC2AE6"/>
    <w:rsid w:val="00BC564F"/>
    <w:rsid w:val="00BC64DA"/>
    <w:rsid w:val="00BC7947"/>
    <w:rsid w:val="00BD285F"/>
    <w:rsid w:val="00BE3983"/>
    <w:rsid w:val="00BF340F"/>
    <w:rsid w:val="00BF54E0"/>
    <w:rsid w:val="00C013F8"/>
    <w:rsid w:val="00C01E1A"/>
    <w:rsid w:val="00C03396"/>
    <w:rsid w:val="00C053EF"/>
    <w:rsid w:val="00C135F2"/>
    <w:rsid w:val="00C16F33"/>
    <w:rsid w:val="00C16F9A"/>
    <w:rsid w:val="00C1794E"/>
    <w:rsid w:val="00C21469"/>
    <w:rsid w:val="00C23D5F"/>
    <w:rsid w:val="00C27BAB"/>
    <w:rsid w:val="00C3222B"/>
    <w:rsid w:val="00C32D98"/>
    <w:rsid w:val="00C4096F"/>
    <w:rsid w:val="00C44A28"/>
    <w:rsid w:val="00C44D97"/>
    <w:rsid w:val="00C474C1"/>
    <w:rsid w:val="00C47AD8"/>
    <w:rsid w:val="00C5055B"/>
    <w:rsid w:val="00C513DF"/>
    <w:rsid w:val="00C53F9A"/>
    <w:rsid w:val="00C5445F"/>
    <w:rsid w:val="00C54B23"/>
    <w:rsid w:val="00C56E30"/>
    <w:rsid w:val="00C61703"/>
    <w:rsid w:val="00C62719"/>
    <w:rsid w:val="00C62D47"/>
    <w:rsid w:val="00C62D48"/>
    <w:rsid w:val="00C64DBF"/>
    <w:rsid w:val="00C670C4"/>
    <w:rsid w:val="00C71ABD"/>
    <w:rsid w:val="00C71E11"/>
    <w:rsid w:val="00C76888"/>
    <w:rsid w:val="00C77E0A"/>
    <w:rsid w:val="00C91598"/>
    <w:rsid w:val="00C9288D"/>
    <w:rsid w:val="00CA3598"/>
    <w:rsid w:val="00CA4DB1"/>
    <w:rsid w:val="00CA4FE4"/>
    <w:rsid w:val="00CA5EC1"/>
    <w:rsid w:val="00CA740A"/>
    <w:rsid w:val="00CB00C9"/>
    <w:rsid w:val="00CB14DD"/>
    <w:rsid w:val="00CB22EC"/>
    <w:rsid w:val="00CB3374"/>
    <w:rsid w:val="00CB62E7"/>
    <w:rsid w:val="00CC5F3A"/>
    <w:rsid w:val="00CC7AB9"/>
    <w:rsid w:val="00CD6B8A"/>
    <w:rsid w:val="00CE24C1"/>
    <w:rsid w:val="00CE3C37"/>
    <w:rsid w:val="00CE3D5B"/>
    <w:rsid w:val="00CE42E4"/>
    <w:rsid w:val="00CE6477"/>
    <w:rsid w:val="00CE7AF2"/>
    <w:rsid w:val="00CF0F79"/>
    <w:rsid w:val="00CF0FC6"/>
    <w:rsid w:val="00CF1543"/>
    <w:rsid w:val="00CF3857"/>
    <w:rsid w:val="00CF3ECE"/>
    <w:rsid w:val="00CF4E00"/>
    <w:rsid w:val="00D000F8"/>
    <w:rsid w:val="00D0506C"/>
    <w:rsid w:val="00D067A4"/>
    <w:rsid w:val="00D0728E"/>
    <w:rsid w:val="00D12B47"/>
    <w:rsid w:val="00D13372"/>
    <w:rsid w:val="00D1405D"/>
    <w:rsid w:val="00D23BBC"/>
    <w:rsid w:val="00D2532B"/>
    <w:rsid w:val="00D25693"/>
    <w:rsid w:val="00D26DCF"/>
    <w:rsid w:val="00D27AE0"/>
    <w:rsid w:val="00D329E4"/>
    <w:rsid w:val="00D32EB3"/>
    <w:rsid w:val="00D34EF4"/>
    <w:rsid w:val="00D35D3C"/>
    <w:rsid w:val="00D431C2"/>
    <w:rsid w:val="00D434B0"/>
    <w:rsid w:val="00D45E88"/>
    <w:rsid w:val="00D47D0D"/>
    <w:rsid w:val="00D52984"/>
    <w:rsid w:val="00D546E0"/>
    <w:rsid w:val="00D54DA1"/>
    <w:rsid w:val="00D578D5"/>
    <w:rsid w:val="00D611EF"/>
    <w:rsid w:val="00D6244D"/>
    <w:rsid w:val="00D62717"/>
    <w:rsid w:val="00D642FF"/>
    <w:rsid w:val="00D65FA1"/>
    <w:rsid w:val="00D66BC0"/>
    <w:rsid w:val="00D67E5B"/>
    <w:rsid w:val="00D71F67"/>
    <w:rsid w:val="00D72293"/>
    <w:rsid w:val="00D82368"/>
    <w:rsid w:val="00D84059"/>
    <w:rsid w:val="00D85A3A"/>
    <w:rsid w:val="00D85C84"/>
    <w:rsid w:val="00D95101"/>
    <w:rsid w:val="00D951D1"/>
    <w:rsid w:val="00DA445F"/>
    <w:rsid w:val="00DA744C"/>
    <w:rsid w:val="00DB3BB0"/>
    <w:rsid w:val="00DC2AD0"/>
    <w:rsid w:val="00DC7F00"/>
    <w:rsid w:val="00DD2592"/>
    <w:rsid w:val="00DD4B3B"/>
    <w:rsid w:val="00DE0501"/>
    <w:rsid w:val="00DE4A98"/>
    <w:rsid w:val="00DE4D94"/>
    <w:rsid w:val="00DE79CE"/>
    <w:rsid w:val="00DF08A8"/>
    <w:rsid w:val="00DF4E35"/>
    <w:rsid w:val="00E0210D"/>
    <w:rsid w:val="00E0224C"/>
    <w:rsid w:val="00E04D85"/>
    <w:rsid w:val="00E06B35"/>
    <w:rsid w:val="00E168DF"/>
    <w:rsid w:val="00E17D52"/>
    <w:rsid w:val="00E22DBA"/>
    <w:rsid w:val="00E32596"/>
    <w:rsid w:val="00E326DF"/>
    <w:rsid w:val="00E3328B"/>
    <w:rsid w:val="00E35A2C"/>
    <w:rsid w:val="00E37C19"/>
    <w:rsid w:val="00E41607"/>
    <w:rsid w:val="00E5118D"/>
    <w:rsid w:val="00E51FB8"/>
    <w:rsid w:val="00E54A96"/>
    <w:rsid w:val="00E658A8"/>
    <w:rsid w:val="00E70737"/>
    <w:rsid w:val="00E730EA"/>
    <w:rsid w:val="00E731B9"/>
    <w:rsid w:val="00E74FA7"/>
    <w:rsid w:val="00E75363"/>
    <w:rsid w:val="00E77C79"/>
    <w:rsid w:val="00E8191F"/>
    <w:rsid w:val="00E84254"/>
    <w:rsid w:val="00E84F79"/>
    <w:rsid w:val="00E860B2"/>
    <w:rsid w:val="00E94DBE"/>
    <w:rsid w:val="00E9761F"/>
    <w:rsid w:val="00EA0552"/>
    <w:rsid w:val="00EA1C0F"/>
    <w:rsid w:val="00EA7933"/>
    <w:rsid w:val="00EB01FA"/>
    <w:rsid w:val="00EB1DEC"/>
    <w:rsid w:val="00EB3465"/>
    <w:rsid w:val="00EB34A0"/>
    <w:rsid w:val="00EB40E3"/>
    <w:rsid w:val="00EC0A97"/>
    <w:rsid w:val="00EC18D4"/>
    <w:rsid w:val="00EC36AD"/>
    <w:rsid w:val="00EC3CA9"/>
    <w:rsid w:val="00ED2264"/>
    <w:rsid w:val="00ED7383"/>
    <w:rsid w:val="00EE1876"/>
    <w:rsid w:val="00EE2126"/>
    <w:rsid w:val="00EE3065"/>
    <w:rsid w:val="00EE3CED"/>
    <w:rsid w:val="00EE5089"/>
    <w:rsid w:val="00EE6757"/>
    <w:rsid w:val="00EF05FF"/>
    <w:rsid w:val="00EF64A5"/>
    <w:rsid w:val="00F03ACF"/>
    <w:rsid w:val="00F111F9"/>
    <w:rsid w:val="00F1220E"/>
    <w:rsid w:val="00F16766"/>
    <w:rsid w:val="00F212A9"/>
    <w:rsid w:val="00F25F29"/>
    <w:rsid w:val="00F33AAA"/>
    <w:rsid w:val="00F36EAC"/>
    <w:rsid w:val="00F37662"/>
    <w:rsid w:val="00F45EC4"/>
    <w:rsid w:val="00F464CD"/>
    <w:rsid w:val="00F46A43"/>
    <w:rsid w:val="00F51091"/>
    <w:rsid w:val="00F51F71"/>
    <w:rsid w:val="00F52A83"/>
    <w:rsid w:val="00F557F6"/>
    <w:rsid w:val="00F635DD"/>
    <w:rsid w:val="00F66EC8"/>
    <w:rsid w:val="00F824AC"/>
    <w:rsid w:val="00F836EF"/>
    <w:rsid w:val="00F86E28"/>
    <w:rsid w:val="00F94006"/>
    <w:rsid w:val="00F94225"/>
    <w:rsid w:val="00F967F2"/>
    <w:rsid w:val="00FA76EA"/>
    <w:rsid w:val="00FB5CF1"/>
    <w:rsid w:val="00FB7489"/>
    <w:rsid w:val="00FB7C8C"/>
    <w:rsid w:val="00FC25CF"/>
    <w:rsid w:val="00FC5CD6"/>
    <w:rsid w:val="00FC77DD"/>
    <w:rsid w:val="00FD0B67"/>
    <w:rsid w:val="00FD4D9A"/>
    <w:rsid w:val="00FD7AB5"/>
    <w:rsid w:val="00FE476A"/>
    <w:rsid w:val="00FE7ABA"/>
    <w:rsid w:val="00FF0A39"/>
    <w:rsid w:val="00FF5B89"/>
    <w:rsid w:val="44DA99E8"/>
    <w:rsid w:val="74510F86"/>
  </w:rsids>
  <m:mathPr>
    <m:mathFont m:val="Cambria Math"/>
    <m:brkBin m:val="before"/>
    <m:brkBinSub m:val="--"/>
    <m:smallFrac/>
    <m:dispDef/>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1"/>
    </o:shapelayout>
  </w:shapeDefaults>
  <w:decimalSymbol w:val="."/>
  <w:listSeparator w:val=","/>
  <w14:docId w14:val="78291365"/>
  <w15:docId w15:val="{9977AB44-E01D-4EBE-A672-4F87CDDC5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3A3D8D"/>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3A3D8D"/>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9213E6"/>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semiHidden/>
    <w:rsid w:val="00777B2F"/>
  </w:style>
  <w:style w:type="paragraph" w:styleId="CommentSubject">
    <w:name w:val="annotation subject"/>
    <w:basedOn w:val="CommentText"/>
    <w:next w:val="CommentText"/>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uiPriority w:val="99"/>
    <w:semiHidden/>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C313B0"/>
    <w:rPr>
      <w:i/>
      <w:iCs/>
    </w:rPr>
  </w:style>
  <w:style w:type="character" w:customStyle="1" w:styleId="FooterChar">
    <w:name w:val="Footer Char"/>
    <w:basedOn w:val="DefaultParagraphFont"/>
    <w:link w:val="Footer"/>
    <w:uiPriority w:val="99"/>
    <w:rsid w:val="009213E6"/>
    <w:rPr>
      <w:rFonts w:asciiTheme="minorHAnsi" w:hAnsiTheme="minorHAnsi"/>
    </w:rPr>
  </w:style>
  <w:style w:type="paragraph" w:customStyle="1" w:styleId="ColorfulShading-Accent11">
    <w:name w:val="Colorful Shading - Accent 11"/>
    <w:hidden/>
    <w:uiPriority w:val="99"/>
    <w:semiHidden/>
    <w:rsid w:val="000804EA"/>
  </w:style>
  <w:style w:type="character" w:customStyle="1" w:styleId="Heading3Char">
    <w:name w:val="Heading 3 Char"/>
    <w:aliases w:val="h3 Char,h31 Char,h32 Char"/>
    <w:basedOn w:val="DefaultParagraphFont"/>
    <w:link w:val="Heading3"/>
    <w:rsid w:val="001F7FD8"/>
    <w:rPr>
      <w:rFonts w:ascii="Arial Black" w:hAnsi="Arial Black"/>
      <w:sz w:val="22"/>
    </w:rPr>
  </w:style>
  <w:style w:type="paragraph" w:customStyle="1" w:styleId="ColorfulList-Accent11">
    <w:name w:val="Colorful List - Accent 11"/>
    <w:basedOn w:val="Normal"/>
    <w:uiPriority w:val="34"/>
    <w:qFormat/>
    <w:rsid w:val="001F7FD8"/>
    <w:pPr>
      <w:ind w:left="720"/>
      <w:contextualSpacing/>
    </w:pPr>
  </w:style>
  <w:style w:type="character" w:customStyle="1" w:styleId="Heading1Char">
    <w:name w:val="Heading 1 Char"/>
    <w:basedOn w:val="DefaultParagraphFont"/>
    <w:link w:val="Heading1"/>
    <w:rsid w:val="008D0FBB"/>
    <w:rPr>
      <w:b/>
      <w:sz w:val="30"/>
    </w:rPr>
  </w:style>
  <w:style w:type="character" w:customStyle="1" w:styleId="CommentTextChar">
    <w:name w:val="Comment Text Char"/>
    <w:basedOn w:val="DefaultParagraphFont"/>
    <w:link w:val="CommentText"/>
    <w:uiPriority w:val="99"/>
    <w:semiHidden/>
    <w:rsid w:val="0042588D"/>
  </w:style>
  <w:style w:type="character" w:customStyle="1" w:styleId="HeaderChar">
    <w:name w:val="Header Char"/>
    <w:basedOn w:val="DefaultParagraphFont"/>
    <w:link w:val="Header"/>
    <w:uiPriority w:val="99"/>
    <w:rsid w:val="00505A99"/>
  </w:style>
  <w:style w:type="paragraph" w:customStyle="1" w:styleId="Style17">
    <w:name w:val="Style17"/>
    <w:basedOn w:val="Heading1"/>
    <w:link w:val="Style17Char"/>
    <w:qFormat/>
    <w:rsid w:val="00505A99"/>
    <w:rPr>
      <w:rFonts w:asciiTheme="minorHAnsi" w:hAnsiTheme="minorHAnsi"/>
      <w:b w:val="0"/>
      <w:bCs/>
    </w:rPr>
  </w:style>
  <w:style w:type="paragraph" w:customStyle="1" w:styleId="Style18">
    <w:name w:val="Style18"/>
    <w:basedOn w:val="Heading1"/>
    <w:link w:val="Style18Char"/>
    <w:qFormat/>
    <w:rsid w:val="00505A99"/>
    <w:pPr>
      <w:jc w:val="right"/>
    </w:pPr>
    <w:rPr>
      <w:rFonts w:asciiTheme="minorHAnsi" w:hAnsiTheme="minorHAnsi"/>
      <w:b w:val="0"/>
      <w:bCs/>
    </w:rPr>
  </w:style>
  <w:style w:type="character" w:customStyle="1" w:styleId="Style17Char">
    <w:name w:val="Style17 Char"/>
    <w:basedOn w:val="Heading1Char"/>
    <w:link w:val="Style17"/>
    <w:rsid w:val="00505A99"/>
    <w:rPr>
      <w:rFonts w:asciiTheme="minorHAnsi" w:hAnsiTheme="minorHAnsi"/>
      <w:b w:val="0"/>
      <w:bCs/>
      <w:sz w:val="30"/>
    </w:rPr>
  </w:style>
  <w:style w:type="paragraph" w:customStyle="1" w:styleId="Style19">
    <w:name w:val="Style19"/>
    <w:basedOn w:val="Normal"/>
    <w:link w:val="Style19Char"/>
    <w:qFormat/>
    <w:rsid w:val="00505A99"/>
    <w:pPr>
      <w:tabs>
        <w:tab w:val="right" w:pos="10543"/>
      </w:tabs>
    </w:pPr>
    <w:rPr>
      <w:rFonts w:asciiTheme="minorHAnsi" w:hAnsiTheme="minorHAnsi"/>
      <w:bCs/>
    </w:rPr>
  </w:style>
  <w:style w:type="character" w:customStyle="1" w:styleId="Style18Char">
    <w:name w:val="Style18 Char"/>
    <w:basedOn w:val="Heading1Char"/>
    <w:link w:val="Style18"/>
    <w:rsid w:val="00505A99"/>
    <w:rPr>
      <w:rFonts w:asciiTheme="minorHAnsi" w:hAnsiTheme="minorHAnsi"/>
      <w:b w:val="0"/>
      <w:bCs/>
      <w:sz w:val="30"/>
    </w:rPr>
  </w:style>
  <w:style w:type="paragraph" w:customStyle="1" w:styleId="Style20">
    <w:name w:val="Style20"/>
    <w:basedOn w:val="Normal"/>
    <w:link w:val="Style20Char"/>
    <w:qFormat/>
    <w:rsid w:val="00505A99"/>
    <w:rPr>
      <w:rFonts w:asciiTheme="minorHAnsi" w:hAnsiTheme="minorHAnsi"/>
      <w:sz w:val="12"/>
      <w:szCs w:val="12"/>
    </w:rPr>
  </w:style>
  <w:style w:type="character" w:customStyle="1" w:styleId="Style19Char">
    <w:name w:val="Style19 Char"/>
    <w:basedOn w:val="DefaultParagraphFont"/>
    <w:link w:val="Style19"/>
    <w:rsid w:val="00505A99"/>
    <w:rPr>
      <w:rFonts w:asciiTheme="minorHAnsi" w:hAnsiTheme="minorHAnsi"/>
      <w:bCs/>
    </w:rPr>
  </w:style>
  <w:style w:type="character" w:customStyle="1" w:styleId="Style20Char">
    <w:name w:val="Style20 Char"/>
    <w:basedOn w:val="DefaultParagraphFont"/>
    <w:link w:val="Style20"/>
    <w:rsid w:val="00505A99"/>
    <w:rPr>
      <w:rFonts w:asciiTheme="minorHAnsi" w:hAnsiTheme="minorHAnsi"/>
      <w:sz w:val="12"/>
      <w:szCs w:val="12"/>
    </w:rPr>
  </w:style>
  <w:style w:type="paragraph" w:styleId="ListParagraph">
    <w:name w:val="List Paragraph"/>
    <w:basedOn w:val="Normal"/>
    <w:uiPriority w:val="34"/>
    <w:qFormat/>
    <w:rsid w:val="00C64DBF"/>
    <w:pPr>
      <w:ind w:left="720"/>
      <w:contextualSpacing/>
    </w:pPr>
  </w:style>
  <w:style w:type="character" w:customStyle="1" w:styleId="margin0020notechar">
    <w:name w:val="margin_0020note__char"/>
    <w:basedOn w:val="DefaultParagraphFont"/>
    <w:rsid w:val="000F7AAF"/>
  </w:style>
  <w:style w:type="paragraph" w:customStyle="1" w:styleId="margin0020note">
    <w:name w:val="margin_0020note"/>
    <w:basedOn w:val="Normal"/>
    <w:rsid w:val="000F7AAF"/>
    <w:pPr>
      <w:spacing w:before="100" w:beforeAutospacing="1" w:after="100" w:afterAutospacing="1"/>
    </w:pPr>
    <w:rPr>
      <w:sz w:val="24"/>
      <w:szCs w:val="24"/>
    </w:rPr>
  </w:style>
  <w:style w:type="paragraph" w:styleId="Revision">
    <w:name w:val="Revision"/>
    <w:hidden/>
    <w:rsid w:val="000A6716"/>
  </w:style>
  <w:style w:type="character" w:styleId="PlaceholderText">
    <w:name w:val="Placeholder Text"/>
    <w:basedOn w:val="DefaultParagraphFont"/>
    <w:rsid w:val="0099732B"/>
    <w:rPr>
      <w:color w:val="808080"/>
    </w:rPr>
  </w:style>
  <w:style w:type="character" w:styleId="Mention">
    <w:name w:val="Mention"/>
    <w:basedOn w:val="DefaultParagraphFont"/>
    <w:uiPriority w:val="99"/>
    <w:unhideWhenUsed/>
    <w:rsid w:val="0067683A"/>
    <w:rPr>
      <w:color w:val="2B579A"/>
      <w:shd w:val="clear" w:color="auto" w:fill="E1DFDD"/>
    </w:rPr>
  </w:style>
  <w:style w:type="character" w:styleId="UnresolvedMention">
    <w:name w:val="Unresolved Mention"/>
    <w:basedOn w:val="DefaultParagraphFont"/>
    <w:uiPriority w:val="99"/>
    <w:unhideWhenUsed/>
    <w:rsid w:val="003E79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46840">
      <w:bodyDiv w:val="1"/>
      <w:marLeft w:val="0"/>
      <w:marRight w:val="0"/>
      <w:marTop w:val="0"/>
      <w:marBottom w:val="0"/>
      <w:divBdr>
        <w:top w:val="none" w:sz="0" w:space="0" w:color="auto"/>
        <w:left w:val="none" w:sz="0" w:space="0" w:color="auto"/>
        <w:bottom w:val="none" w:sz="0" w:space="0" w:color="auto"/>
        <w:right w:val="none" w:sz="0" w:space="0" w:color="auto"/>
      </w:divBdr>
    </w:div>
    <w:div w:id="45642250">
      <w:bodyDiv w:val="1"/>
      <w:marLeft w:val="0"/>
      <w:marRight w:val="0"/>
      <w:marTop w:val="0"/>
      <w:marBottom w:val="0"/>
      <w:divBdr>
        <w:top w:val="none" w:sz="0" w:space="0" w:color="auto"/>
        <w:left w:val="none" w:sz="0" w:space="0" w:color="auto"/>
        <w:bottom w:val="none" w:sz="0" w:space="0" w:color="auto"/>
        <w:right w:val="none" w:sz="0" w:space="0" w:color="auto"/>
      </w:divBdr>
    </w:div>
    <w:div w:id="1216962718">
      <w:bodyDiv w:val="1"/>
      <w:marLeft w:val="0"/>
      <w:marRight w:val="0"/>
      <w:marTop w:val="0"/>
      <w:marBottom w:val="0"/>
      <w:divBdr>
        <w:top w:val="none" w:sz="0" w:space="0" w:color="auto"/>
        <w:left w:val="none" w:sz="0" w:space="0" w:color="auto"/>
        <w:bottom w:val="none" w:sz="0" w:space="0" w:color="auto"/>
        <w:right w:val="none" w:sz="0" w:space="0" w:color="auto"/>
      </w:divBdr>
    </w:div>
    <w:div w:id="1451901546">
      <w:bodyDiv w:val="1"/>
      <w:marLeft w:val="0"/>
      <w:marRight w:val="0"/>
      <w:marTop w:val="0"/>
      <w:marBottom w:val="0"/>
      <w:divBdr>
        <w:top w:val="none" w:sz="0" w:space="0" w:color="auto"/>
        <w:left w:val="none" w:sz="0" w:space="0" w:color="auto"/>
        <w:bottom w:val="none" w:sz="0" w:space="0" w:color="auto"/>
        <w:right w:val="none" w:sz="0" w:space="0" w:color="auto"/>
      </w:divBdr>
    </w:div>
    <w:div w:id="1489323042">
      <w:bodyDiv w:val="1"/>
      <w:marLeft w:val="0"/>
      <w:marRight w:val="0"/>
      <w:marTop w:val="0"/>
      <w:marBottom w:val="0"/>
      <w:divBdr>
        <w:top w:val="none" w:sz="0" w:space="0" w:color="auto"/>
        <w:left w:val="none" w:sz="0" w:space="0" w:color="auto"/>
        <w:bottom w:val="none" w:sz="0" w:space="0" w:color="auto"/>
        <w:right w:val="none" w:sz="0" w:space="0" w:color="auto"/>
      </w:divBdr>
    </w:div>
    <w:div w:id="1626884860">
      <w:bodyDiv w:val="1"/>
      <w:marLeft w:val="0"/>
      <w:marRight w:val="0"/>
      <w:marTop w:val="0"/>
      <w:marBottom w:val="0"/>
      <w:divBdr>
        <w:top w:val="none" w:sz="0" w:space="0" w:color="auto"/>
        <w:left w:val="none" w:sz="0" w:space="0" w:color="auto"/>
        <w:bottom w:val="none" w:sz="0" w:space="0" w:color="auto"/>
        <w:right w:val="none" w:sz="0" w:space="0" w:color="auto"/>
      </w:divBdr>
    </w:div>
    <w:div w:id="1780761142">
      <w:bodyDiv w:val="1"/>
      <w:marLeft w:val="0"/>
      <w:marRight w:val="0"/>
      <w:marTop w:val="0"/>
      <w:marBottom w:val="0"/>
      <w:divBdr>
        <w:top w:val="none" w:sz="0" w:space="0" w:color="auto"/>
        <w:left w:val="none" w:sz="0" w:space="0" w:color="auto"/>
        <w:bottom w:val="none" w:sz="0" w:space="0" w:color="auto"/>
        <w:right w:val="none" w:sz="0" w:space="0" w:color="auto"/>
      </w:divBdr>
    </w:div>
    <w:div w:id="1853566093">
      <w:bodyDiv w:val="1"/>
      <w:marLeft w:val="0"/>
      <w:marRight w:val="0"/>
      <w:marTop w:val="0"/>
      <w:marBottom w:val="0"/>
      <w:divBdr>
        <w:top w:val="none" w:sz="0" w:space="0" w:color="auto"/>
        <w:left w:val="none" w:sz="0" w:space="0" w:color="auto"/>
        <w:bottom w:val="none" w:sz="0" w:space="0" w:color="auto"/>
        <w:right w:val="none" w:sz="0" w:space="0" w:color="auto"/>
      </w:divBdr>
    </w:div>
    <w:div w:id="2029132783">
      <w:bodyDiv w:val="1"/>
      <w:marLeft w:val="0"/>
      <w:marRight w:val="0"/>
      <w:marTop w:val="0"/>
      <w:marBottom w:val="0"/>
      <w:divBdr>
        <w:top w:val="none" w:sz="0" w:space="0" w:color="auto"/>
        <w:left w:val="none" w:sz="0" w:space="0" w:color="auto"/>
        <w:bottom w:val="none" w:sz="0" w:space="0" w:color="auto"/>
        <w:right w:val="none" w:sz="0" w:space="0" w:color="auto"/>
      </w:divBdr>
    </w:div>
    <w:div w:id="2099130635">
      <w:bodyDiv w:val="1"/>
      <w:marLeft w:val="0"/>
      <w:marRight w:val="0"/>
      <w:marTop w:val="0"/>
      <w:marBottom w:val="0"/>
      <w:divBdr>
        <w:top w:val="none" w:sz="0" w:space="0" w:color="auto"/>
        <w:left w:val="none" w:sz="0" w:space="0" w:color="auto"/>
        <w:bottom w:val="none" w:sz="0" w:space="0" w:color="auto"/>
        <w:right w:val="none" w:sz="0" w:space="0" w:color="auto"/>
      </w:divBdr>
    </w:div>
    <w:div w:id="212573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9.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8.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oawc xmlns="785685f2-c2e1-4352-89aa-3faca8eaba52" xsi:nil="true"/>
    <sipv xmlns="785685f2-c2e1-4352-89aa-3faca8eaba52" xsi:nil="true"/>
    <_x0074_mv6 xmlns="785685f2-c2e1-4352-89aa-3faca8eaba52">
      <UserInfo>
        <DisplayName/>
        <AccountId xsi:nil="true"/>
        <AccountType/>
      </UserInfo>
    </_x0074_mv6>
    <b26d xmlns="785685f2-c2e1-4352-89aa-3faca8eaba52" xsi:nil="true"/>
    <DateCCOReviewed xmlns="785685f2-c2e1-4352-89aa-3faca8eaba52" xsi:nil="true"/>
    <CCOReviewr xmlns="785685f2-c2e1-4352-89aa-3faca8eaba5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2C67500-E463-4091-9546-58F8086C6FC1}">
  <ds:schemaRefs>
    <ds:schemaRef ds:uri="http://schemas.openxmlformats.org/officeDocument/2006/bibliography"/>
  </ds:schemaRefs>
</ds:datastoreItem>
</file>

<file path=customXml/itemProps2.xml><?xml version="1.0" encoding="utf-8"?>
<ds:datastoreItem xmlns:ds="http://schemas.openxmlformats.org/officeDocument/2006/customXml" ds:itemID="{F302A2CF-B8AD-45E1-9E25-40351E34FAFE}">
  <ds:schemaRefs>
    <ds:schemaRef ds:uri="http://schemas.microsoft.com/office/2006/metadata/properties"/>
    <ds:schemaRef ds:uri="http://schemas.microsoft.com/office/infopath/2007/PartnerControls"/>
    <ds:schemaRef ds:uri="785685f2-c2e1-4352-89aa-3faca8eaba52"/>
  </ds:schemaRefs>
</ds:datastoreItem>
</file>

<file path=customXml/itemProps3.xml><?xml version="1.0" encoding="utf-8"?>
<ds:datastoreItem xmlns:ds="http://schemas.openxmlformats.org/officeDocument/2006/customXml" ds:itemID="{C9B8FF1E-9B70-4CE2-9BE5-2C89A9E59F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83ADBED-261E-4B17-BCFA-E3DAD3DBC5F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15</Pages>
  <Words>6822</Words>
  <Characters>38892</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45623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Shewmaker, Michael@Energy</dc:creator>
  <cp:keywords/>
  <cp:lastModifiedBy>Alhabibi, Haider@Energy</cp:lastModifiedBy>
  <cp:revision>218</cp:revision>
  <cp:lastPrinted>2018-11-28T15:42:00Z</cp:lastPrinted>
  <dcterms:created xsi:type="dcterms:W3CDTF">2018-11-25T20:04:00Z</dcterms:created>
  <dcterms:modified xsi:type="dcterms:W3CDTF">2022-03-31T02:59:00Z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