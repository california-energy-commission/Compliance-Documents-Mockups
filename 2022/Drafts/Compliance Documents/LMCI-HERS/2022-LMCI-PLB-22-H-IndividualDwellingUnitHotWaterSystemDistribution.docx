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7"/>
        <w:gridCol w:w="907"/>
        <w:gridCol w:w="1049"/>
        <w:gridCol w:w="915"/>
        <w:gridCol w:w="1025"/>
        <w:gridCol w:w="645"/>
        <w:gridCol w:w="670"/>
        <w:gridCol w:w="720"/>
        <w:gridCol w:w="1172"/>
        <w:gridCol w:w="1170"/>
        <w:gridCol w:w="900"/>
        <w:gridCol w:w="896"/>
      </w:tblGrid>
      <w:tr w:rsidR="00F349F6" w:rsidRPr="009E01FE" w14:paraId="230DD579" w14:textId="390F5C85" w:rsidTr="5114436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5E7C2E85" w:rsidR="00F349F6" w:rsidRPr="008733ED" w:rsidRDefault="00F349F6" w:rsidP="51144363">
            <w:pPr>
              <w:keepNext/>
              <w:tabs>
                <w:tab w:val="left" w:pos="2160"/>
                <w:tab w:val="left" w:pos="2700"/>
                <w:tab w:val="left" w:pos="3420"/>
                <w:tab w:val="left" w:pos="3780"/>
                <w:tab w:val="left" w:pos="5760"/>
                <w:tab w:val="left" w:pos="7212"/>
              </w:tabs>
              <w:spacing w:after="0" w:line="240" w:lineRule="auto"/>
              <w:rPr>
                <w:rFonts w:asciiTheme="minorHAnsi" w:hAnsiTheme="minorHAnsi" w:cstheme="minorBidi"/>
                <w:b/>
                <w:bCs/>
                <w:sz w:val="20"/>
                <w:szCs w:val="20"/>
              </w:rPr>
            </w:pPr>
            <w:r w:rsidRPr="51144363">
              <w:rPr>
                <w:rFonts w:asciiTheme="minorHAnsi" w:hAnsiTheme="minorHAnsi" w:cstheme="minorBidi"/>
                <w:b/>
                <w:bCs/>
                <w:sz w:val="20"/>
                <w:szCs w:val="20"/>
              </w:rPr>
              <w:t xml:space="preserve">A. Design HERS Verified Dwelling Unit Water Heating Systems Information </w:t>
            </w:r>
            <w:ins w:id="0" w:author="Alhabibi, Haider@Energy" w:date="2022-01-25T13:25:00Z">
              <w:r w:rsidR="00711F85" w:rsidRPr="51144363">
                <w:rPr>
                  <w:rFonts w:asciiTheme="minorHAnsi" w:hAnsiTheme="minorHAnsi" w:cstheme="minorBidi"/>
                  <w:b/>
                  <w:bCs/>
                  <w:sz w:val="20"/>
                  <w:szCs w:val="20"/>
                </w:rPr>
                <w:t>(other than HPWH)</w:t>
              </w:r>
            </w:ins>
          </w:p>
          <w:p w14:paraId="1D5D2685" w14:textId="420E6A84"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ins w:id="1" w:author="Alhabibi, Haider@Energy" w:date="2022-01-25T13:25:00Z">
              <w:r w:rsidR="002130B3">
                <w:rPr>
                  <w:rFonts w:asciiTheme="minorHAnsi" w:eastAsia="Times New Roman" w:hAnsiTheme="minorHAnsi" w:cstheme="minorHAnsi"/>
                  <w:sz w:val="20"/>
                  <w:szCs w:val="20"/>
                </w:rPr>
                <w:t xml:space="preserve">features of </w:t>
              </w:r>
            </w:ins>
            <w:r w:rsidRPr="00236F4B">
              <w:rPr>
                <w:rFonts w:asciiTheme="minorHAnsi" w:eastAsia="Times New Roman" w:hAnsiTheme="minorHAnsi" w:cstheme="minorHAnsi"/>
                <w:sz w:val="18"/>
                <w:szCs w:val="20"/>
              </w:rPr>
              <w:t xml:space="preserve">the water heating system(s) </w:t>
            </w:r>
            <w:del w:id="2" w:author="Alhabibi, Haider@Energy" w:date="2022-01-25T13:25:00Z">
              <w:r w:rsidRPr="00236F4B" w:rsidDel="00963B61">
                <w:rPr>
                  <w:rFonts w:asciiTheme="minorHAnsi" w:eastAsia="Times New Roman" w:hAnsiTheme="minorHAnsi" w:cstheme="minorHAnsi"/>
                  <w:sz w:val="18"/>
                  <w:szCs w:val="20"/>
                </w:rPr>
                <w:delText xml:space="preserve">features </w:delText>
              </w:r>
            </w:del>
            <w:ins w:id="3" w:author="Alhabibi, Haider@Energy" w:date="2022-01-25T13:25:00Z">
              <w:r w:rsidR="00963B61">
                <w:rPr>
                  <w:rFonts w:asciiTheme="minorHAnsi" w:eastAsia="Times New Roman" w:hAnsiTheme="minorHAnsi" w:cstheme="minorHAnsi"/>
                  <w:sz w:val="20"/>
                  <w:szCs w:val="20"/>
                </w:rPr>
                <w:t xml:space="preserve">other than </w:t>
              </w:r>
              <w:r w:rsidR="00963B61" w:rsidRPr="00E40C70">
                <w:rPr>
                  <w:rFonts w:asciiTheme="minorHAnsi" w:eastAsia="Times New Roman" w:hAnsiTheme="minorHAnsi" w:cstheme="minorHAnsi"/>
                  <w:b/>
                  <w:bCs/>
                  <w:sz w:val="20"/>
                  <w:szCs w:val="20"/>
                </w:rPr>
                <w:t>HPWH</w:t>
              </w:r>
              <w:r w:rsidR="00963B61">
                <w:rPr>
                  <w:rFonts w:asciiTheme="minorHAnsi" w:eastAsia="Times New Roman" w:hAnsiTheme="minorHAnsi" w:cstheme="minorHAnsi"/>
                  <w:sz w:val="20"/>
                  <w:szCs w:val="20"/>
                </w:rPr>
                <w:t xml:space="preserve"> system</w:t>
              </w:r>
              <w:r w:rsidR="00963B61" w:rsidRPr="00236F4B">
                <w:rPr>
                  <w:rFonts w:asciiTheme="minorHAnsi" w:eastAsia="Times New Roman" w:hAnsiTheme="minorHAnsi" w:cstheme="minorHAnsi"/>
                  <w:sz w:val="18"/>
                  <w:szCs w:val="20"/>
                </w:rPr>
                <w:t xml:space="preserve"> </w:t>
              </w:r>
            </w:ins>
            <w:r w:rsidRPr="00236F4B">
              <w:rPr>
                <w:rFonts w:asciiTheme="minorHAnsi" w:eastAsia="Times New Roman" w:hAnsiTheme="minorHAnsi" w:cstheme="minorHAnsi"/>
                <w:sz w:val="18"/>
                <w:szCs w:val="20"/>
              </w:rPr>
              <w:t xml:space="preserve">specified on the registered </w:t>
            </w:r>
            <w:del w:id="4" w:author="Alhabibi, Haider@Energy" w:date="2022-02-24T12:41:00Z">
              <w:r w:rsidRPr="00236F4B">
                <w:rPr>
                  <w:rFonts w:asciiTheme="minorHAnsi" w:eastAsia="Times New Roman" w:hAnsiTheme="minorHAnsi" w:cstheme="minorHAnsi"/>
                  <w:sz w:val="18"/>
                  <w:szCs w:val="20"/>
                </w:rPr>
                <w:delText>CF1R</w:delText>
              </w:r>
            </w:del>
            <w:ins w:id="5" w:author="Alhabibi, Haider@Energy" w:date="2022-02-24T12:41:00Z">
              <w:r w:rsidR="00C96D7C">
                <w:rPr>
                  <w:rFonts w:asciiTheme="minorHAnsi" w:eastAsia="Times New Roman" w:hAnsiTheme="minorHAnsi" w:cstheme="minorHAnsi"/>
                  <w:sz w:val="18"/>
                  <w:szCs w:val="20"/>
                </w:rPr>
                <w:t>LMCC</w:t>
              </w:r>
            </w:ins>
            <w:r w:rsidRPr="00236F4B">
              <w:rPr>
                <w:rFonts w:asciiTheme="minorHAnsi" w:eastAsia="Times New Roman" w:hAnsiTheme="minorHAnsi" w:cstheme="minorHAnsi"/>
                <w:sz w:val="18"/>
                <w:szCs w:val="20"/>
              </w:rPr>
              <w:t xml:space="preserve"> compliance document for this project.</w:t>
            </w:r>
          </w:p>
        </w:tc>
      </w:tr>
      <w:tr w:rsidR="002E1D83" w:rsidRPr="009E01FE" w14:paraId="73A56B1E" w14:textId="199B8BBE" w:rsidTr="51144363">
        <w:trPr>
          <w:cantSplit/>
          <w:trHeight w:val="277"/>
          <w:jc w:val="center"/>
        </w:trPr>
        <w:tc>
          <w:tcPr>
            <w:tcW w:w="413" w:type="pct"/>
            <w:tcBorders>
              <w:top w:val="single" w:sz="4" w:space="0" w:color="auto"/>
              <w:left w:val="single" w:sz="4" w:space="0" w:color="auto"/>
              <w:bottom w:val="single" w:sz="4" w:space="0" w:color="auto"/>
              <w:right w:val="single" w:sz="4" w:space="0" w:color="auto"/>
            </w:tcBorders>
          </w:tcPr>
          <w:p w14:paraId="1885D35D" w14:textId="506133EC"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64C34BDC" w14:textId="2B8E960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78" w:type="pct"/>
            <w:tcBorders>
              <w:top w:val="single" w:sz="4" w:space="0" w:color="auto"/>
              <w:left w:val="single" w:sz="4" w:space="0" w:color="auto"/>
              <w:bottom w:val="single" w:sz="4" w:space="0" w:color="auto"/>
              <w:right w:val="single" w:sz="4" w:space="0" w:color="auto"/>
            </w:tcBorders>
            <w:vAlign w:val="center"/>
          </w:tcPr>
          <w:p w14:paraId="33422D03" w14:textId="181F6E1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417" w:type="pct"/>
            <w:tcBorders>
              <w:top w:val="single" w:sz="4" w:space="0" w:color="auto"/>
              <w:left w:val="single" w:sz="4" w:space="0" w:color="auto"/>
              <w:bottom w:val="single" w:sz="4" w:space="0" w:color="auto"/>
              <w:right w:val="single" w:sz="4" w:space="0" w:color="auto"/>
            </w:tcBorders>
            <w:vAlign w:val="center"/>
          </w:tcPr>
          <w:p w14:paraId="0CC589C2" w14:textId="08CECAB0"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67" w:type="pct"/>
            <w:tcBorders>
              <w:top w:val="single" w:sz="4" w:space="0" w:color="auto"/>
              <w:left w:val="single" w:sz="4" w:space="0" w:color="auto"/>
              <w:bottom w:val="single" w:sz="4" w:space="0" w:color="auto"/>
              <w:right w:val="single" w:sz="4" w:space="0" w:color="auto"/>
            </w:tcBorders>
            <w:vAlign w:val="center"/>
          </w:tcPr>
          <w:p w14:paraId="11429DC3" w14:textId="0042781D"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294" w:type="pct"/>
            <w:tcBorders>
              <w:top w:val="single" w:sz="4" w:space="0" w:color="auto"/>
              <w:left w:val="single" w:sz="4" w:space="0" w:color="auto"/>
              <w:bottom w:val="single" w:sz="4" w:space="0" w:color="auto"/>
              <w:right w:val="single" w:sz="4" w:space="0" w:color="auto"/>
            </w:tcBorders>
            <w:vAlign w:val="center"/>
          </w:tcPr>
          <w:p w14:paraId="43AB03DA" w14:textId="1106B08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5" w:type="pct"/>
            <w:tcBorders>
              <w:top w:val="single" w:sz="4" w:space="0" w:color="auto"/>
              <w:left w:val="single" w:sz="4" w:space="0" w:color="auto"/>
              <w:bottom w:val="single" w:sz="4" w:space="0" w:color="auto"/>
              <w:right w:val="single" w:sz="4" w:space="0" w:color="auto"/>
            </w:tcBorders>
            <w:vAlign w:val="center"/>
          </w:tcPr>
          <w:p w14:paraId="12BF9D03" w14:textId="48AEE32A"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5BF73542" w14:textId="784DAC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34" w:type="pct"/>
            <w:tcBorders>
              <w:top w:val="single" w:sz="4" w:space="0" w:color="auto"/>
              <w:left w:val="single" w:sz="4" w:space="0" w:color="auto"/>
              <w:bottom w:val="single" w:sz="4" w:space="0" w:color="auto"/>
              <w:right w:val="single" w:sz="4" w:space="0" w:color="auto"/>
            </w:tcBorders>
          </w:tcPr>
          <w:p w14:paraId="35C31585" w14:textId="56D948BD"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09</w:t>
            </w:r>
          </w:p>
        </w:tc>
        <w:tc>
          <w:tcPr>
            <w:tcW w:w="533" w:type="pct"/>
            <w:tcBorders>
              <w:top w:val="single" w:sz="4" w:space="0" w:color="auto"/>
              <w:left w:val="single" w:sz="4" w:space="0" w:color="auto"/>
              <w:bottom w:val="single" w:sz="4" w:space="0" w:color="auto"/>
              <w:right w:val="single" w:sz="4" w:space="0" w:color="auto"/>
            </w:tcBorders>
          </w:tcPr>
          <w:p w14:paraId="181D626A" w14:textId="68C8714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3A5540D8" w14:textId="6CAE5282"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10" w:type="pct"/>
            <w:tcBorders>
              <w:top w:val="single" w:sz="4" w:space="0" w:color="auto"/>
              <w:left w:val="single" w:sz="4" w:space="0" w:color="auto"/>
              <w:bottom w:val="single" w:sz="4" w:space="0" w:color="auto"/>
              <w:right w:val="single" w:sz="4" w:space="0" w:color="auto"/>
            </w:tcBorders>
          </w:tcPr>
          <w:p w14:paraId="7F4CC02D" w14:textId="76A03B63" w:rsidR="00F349F6"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1D83" w:rsidRPr="009E01FE" w14:paraId="26464F8A" w14:textId="3E757B7A" w:rsidTr="51144363">
        <w:trPr>
          <w:cantSplit/>
          <w:trHeight w:val="288"/>
          <w:jc w:val="center"/>
        </w:trPr>
        <w:tc>
          <w:tcPr>
            <w:tcW w:w="413" w:type="pct"/>
            <w:tcBorders>
              <w:top w:val="single" w:sz="4" w:space="0" w:color="auto"/>
              <w:left w:val="single" w:sz="4" w:space="0" w:color="auto"/>
              <w:bottom w:val="single" w:sz="4" w:space="0" w:color="auto"/>
              <w:right w:val="single" w:sz="4" w:space="0" w:color="auto"/>
            </w:tcBorders>
            <w:vAlign w:val="bottom"/>
          </w:tcPr>
          <w:p w14:paraId="62B01F6F" w14:textId="3C11D68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2C0B5722" w14:textId="610A496F"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78" w:type="pct"/>
            <w:tcBorders>
              <w:top w:val="single" w:sz="4" w:space="0" w:color="auto"/>
              <w:left w:val="single" w:sz="4" w:space="0" w:color="auto"/>
              <w:bottom w:val="single" w:sz="4" w:space="0" w:color="auto"/>
              <w:right w:val="single" w:sz="4" w:space="0" w:color="auto"/>
            </w:tcBorders>
            <w:vAlign w:val="bottom"/>
          </w:tcPr>
          <w:p w14:paraId="4A1A894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711E93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67" w:type="pct"/>
            <w:tcBorders>
              <w:top w:val="single" w:sz="4" w:space="0" w:color="auto"/>
              <w:left w:val="single" w:sz="4" w:space="0" w:color="auto"/>
              <w:bottom w:val="single" w:sz="4" w:space="0" w:color="auto"/>
              <w:right w:val="single" w:sz="4" w:space="0" w:color="auto"/>
            </w:tcBorders>
            <w:vAlign w:val="bottom"/>
          </w:tcPr>
          <w:p w14:paraId="052C1309" w14:textId="4231D2D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of</w:t>
            </w:r>
            <w:r w:rsidR="002E1D83">
              <w:rPr>
                <w:rFonts w:asciiTheme="minorHAnsi" w:eastAsia="Times New Roman" w:hAnsiTheme="minorHAnsi" w:cstheme="minorHAnsi"/>
                <w:sz w:val="18"/>
                <w:szCs w:val="20"/>
              </w:rPr>
              <w:t xml:space="preserve"> Like (or </w:t>
            </w:r>
            <w:proofErr w:type="gramStart"/>
            <w:r w:rsidR="002E1D83">
              <w:rPr>
                <w:rFonts w:asciiTheme="minorHAnsi" w:eastAsia="Times New Roman" w:hAnsiTheme="minorHAnsi" w:cstheme="minorHAnsi"/>
                <w:sz w:val="18"/>
                <w:szCs w:val="20"/>
              </w:rPr>
              <w:t xml:space="preserve">Identical) </w:t>
            </w:r>
            <w:r w:rsidRPr="00236F4B">
              <w:rPr>
                <w:rFonts w:asciiTheme="minorHAnsi" w:eastAsia="Times New Roman" w:hAnsiTheme="minorHAnsi" w:cstheme="minorHAnsi"/>
                <w:sz w:val="18"/>
                <w:szCs w:val="20"/>
              </w:rPr>
              <w:t xml:space="preserve"> Water</w:t>
            </w:r>
            <w:proofErr w:type="gramEnd"/>
            <w:r w:rsidRPr="00236F4B">
              <w:rPr>
                <w:rFonts w:asciiTheme="minorHAnsi" w:eastAsia="Times New Roman" w:hAnsiTheme="minorHAnsi" w:cstheme="minorHAnsi"/>
                <w:sz w:val="18"/>
                <w:szCs w:val="20"/>
              </w:rPr>
              <w:t xml:space="preserve"> Heaters in System</w:t>
            </w:r>
          </w:p>
        </w:tc>
        <w:tc>
          <w:tcPr>
            <w:tcW w:w="294" w:type="pct"/>
            <w:tcBorders>
              <w:top w:val="single" w:sz="4" w:space="0" w:color="auto"/>
              <w:left w:val="single" w:sz="4" w:space="0" w:color="auto"/>
              <w:bottom w:val="single" w:sz="4" w:space="0" w:color="auto"/>
              <w:right w:val="single" w:sz="4" w:space="0" w:color="auto"/>
            </w:tcBorders>
            <w:vAlign w:val="bottom"/>
          </w:tcPr>
          <w:p w14:paraId="06E2FB18"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05" w:type="pct"/>
            <w:tcBorders>
              <w:top w:val="single" w:sz="4" w:space="0" w:color="auto"/>
              <w:left w:val="single" w:sz="4" w:space="0" w:color="auto"/>
              <w:bottom w:val="single" w:sz="4" w:space="0" w:color="auto"/>
              <w:right w:val="single" w:sz="4" w:space="0" w:color="auto"/>
            </w:tcBorders>
            <w:vAlign w:val="bottom"/>
          </w:tcPr>
          <w:p w14:paraId="4CC76B6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196F7A20"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34" w:type="pct"/>
            <w:tcBorders>
              <w:top w:val="single" w:sz="4" w:space="0" w:color="auto"/>
              <w:left w:val="single" w:sz="4" w:space="0" w:color="auto"/>
              <w:bottom w:val="single" w:sz="4" w:space="0" w:color="auto"/>
              <w:right w:val="single" w:sz="4" w:space="0" w:color="auto"/>
            </w:tcBorders>
            <w:vAlign w:val="bottom"/>
          </w:tcPr>
          <w:p w14:paraId="64ACEA33"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Central DHW System Distribution</w:t>
            </w:r>
          </w:p>
        </w:tc>
        <w:tc>
          <w:tcPr>
            <w:tcW w:w="533" w:type="pct"/>
            <w:tcBorders>
              <w:top w:val="single" w:sz="4" w:space="0" w:color="auto"/>
              <w:left w:val="single" w:sz="4" w:space="0" w:color="auto"/>
              <w:bottom w:val="single" w:sz="4" w:space="0" w:color="auto"/>
              <w:right w:val="single" w:sz="4" w:space="0" w:color="auto"/>
            </w:tcBorders>
            <w:vAlign w:val="bottom"/>
          </w:tcPr>
          <w:p w14:paraId="58A198C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4A6F7DA9"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32349509" w14:textId="6B416834"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Compact </w:t>
            </w:r>
            <w:proofErr w:type="spellStart"/>
            <w:r w:rsidRPr="00236F4B">
              <w:rPr>
                <w:rFonts w:asciiTheme="minorHAnsi" w:eastAsia="Times New Roman" w:hAnsiTheme="minorHAnsi" w:cstheme="minorHAnsi"/>
                <w:sz w:val="18"/>
                <w:szCs w:val="20"/>
              </w:rPr>
              <w:t>Dist</w:t>
            </w:r>
            <w:r>
              <w:rPr>
                <w:rFonts w:asciiTheme="minorHAnsi" w:eastAsia="Times New Roman" w:hAnsiTheme="minorHAnsi" w:cstheme="minorHAnsi"/>
                <w:sz w:val="18"/>
                <w:szCs w:val="20"/>
              </w:rPr>
              <w:t>rib</w:t>
            </w:r>
            <w:proofErr w:type="spellEnd"/>
            <w:r>
              <w:rPr>
                <w:rFonts w:asciiTheme="minorHAnsi" w:eastAsia="Times New Roman" w:hAnsiTheme="minorHAnsi" w:cstheme="minorHAnsi"/>
                <w:sz w:val="18"/>
                <w:szCs w:val="20"/>
              </w:rPr>
              <w:t>.</w:t>
            </w:r>
          </w:p>
        </w:tc>
        <w:tc>
          <w:tcPr>
            <w:tcW w:w="410" w:type="pct"/>
            <w:tcBorders>
              <w:top w:val="single" w:sz="4" w:space="0" w:color="auto"/>
              <w:left w:val="single" w:sz="4" w:space="0" w:color="auto"/>
              <w:bottom w:val="single" w:sz="4" w:space="0" w:color="auto"/>
              <w:right w:val="single" w:sz="4" w:space="0" w:color="auto"/>
            </w:tcBorders>
            <w:vAlign w:val="bottom"/>
          </w:tcPr>
          <w:p w14:paraId="3C0EDE59" w14:textId="717B4841"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5D4DAF0C" w14:textId="2174CCCF" w:rsidTr="51144363">
        <w:trPr>
          <w:cantSplit/>
          <w:trHeight w:val="246"/>
          <w:jc w:val="center"/>
        </w:trPr>
        <w:tc>
          <w:tcPr>
            <w:tcW w:w="413" w:type="pct"/>
            <w:tcBorders>
              <w:top w:val="single" w:sz="4" w:space="0" w:color="auto"/>
              <w:left w:val="single" w:sz="4" w:space="0" w:color="auto"/>
              <w:bottom w:val="single" w:sz="4" w:space="0" w:color="auto"/>
              <w:right w:val="single" w:sz="4" w:space="0" w:color="auto"/>
            </w:tcBorders>
          </w:tcPr>
          <w:p w14:paraId="7A5694AD"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2662FBB" w14:textId="19B2C5AF"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8" w:type="pct"/>
            <w:tcBorders>
              <w:top w:val="single" w:sz="4" w:space="0" w:color="auto"/>
              <w:left w:val="single" w:sz="4" w:space="0" w:color="auto"/>
              <w:bottom w:val="single" w:sz="4" w:space="0" w:color="auto"/>
              <w:right w:val="single" w:sz="4" w:space="0" w:color="auto"/>
            </w:tcBorders>
            <w:vAlign w:val="center"/>
          </w:tcPr>
          <w:p w14:paraId="5542078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6127A3C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8C2EC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4" w:type="pct"/>
            <w:tcBorders>
              <w:top w:val="single" w:sz="4" w:space="0" w:color="auto"/>
              <w:left w:val="single" w:sz="4" w:space="0" w:color="auto"/>
              <w:bottom w:val="single" w:sz="4" w:space="0" w:color="auto"/>
              <w:right w:val="single" w:sz="4" w:space="0" w:color="auto"/>
            </w:tcBorders>
            <w:vAlign w:val="center"/>
          </w:tcPr>
          <w:p w14:paraId="78E671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BA2358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D836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tcPr>
          <w:p w14:paraId="2AD6885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3" w:type="pct"/>
            <w:tcBorders>
              <w:top w:val="single" w:sz="4" w:space="0" w:color="auto"/>
              <w:left w:val="single" w:sz="4" w:space="0" w:color="auto"/>
              <w:bottom w:val="single" w:sz="4" w:space="0" w:color="auto"/>
              <w:right w:val="single" w:sz="4" w:space="0" w:color="auto"/>
            </w:tcBorders>
          </w:tcPr>
          <w:p w14:paraId="033A4D5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6EB628F2"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18E1D7D3"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8C00B59" w14:textId="2B217D17" w:rsidTr="51144363">
        <w:trPr>
          <w:cantSplit/>
          <w:trHeight w:val="255"/>
          <w:jc w:val="center"/>
        </w:trPr>
        <w:tc>
          <w:tcPr>
            <w:tcW w:w="413" w:type="pct"/>
            <w:tcBorders>
              <w:top w:val="single" w:sz="4" w:space="0" w:color="auto"/>
              <w:left w:val="single" w:sz="4" w:space="0" w:color="auto"/>
              <w:bottom w:val="single" w:sz="4" w:space="0" w:color="auto"/>
              <w:right w:val="single" w:sz="4" w:space="0" w:color="auto"/>
            </w:tcBorders>
          </w:tcPr>
          <w:p w14:paraId="2291091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084135C1" w14:textId="6692A3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8" w:type="pct"/>
            <w:tcBorders>
              <w:top w:val="single" w:sz="4" w:space="0" w:color="auto"/>
              <w:left w:val="single" w:sz="4" w:space="0" w:color="auto"/>
              <w:bottom w:val="single" w:sz="4" w:space="0" w:color="auto"/>
              <w:right w:val="single" w:sz="4" w:space="0" w:color="auto"/>
            </w:tcBorders>
            <w:vAlign w:val="center"/>
          </w:tcPr>
          <w:p w14:paraId="48B7F12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53AB15F2"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575C8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4" w:type="pct"/>
            <w:tcBorders>
              <w:top w:val="single" w:sz="4" w:space="0" w:color="auto"/>
              <w:left w:val="single" w:sz="4" w:space="0" w:color="auto"/>
              <w:bottom w:val="single" w:sz="4" w:space="0" w:color="auto"/>
              <w:right w:val="single" w:sz="4" w:space="0" w:color="auto"/>
            </w:tcBorders>
            <w:vAlign w:val="center"/>
          </w:tcPr>
          <w:p w14:paraId="7290D35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90957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366F871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4" w:type="pct"/>
            <w:tcBorders>
              <w:top w:val="single" w:sz="4" w:space="0" w:color="auto"/>
              <w:left w:val="single" w:sz="4" w:space="0" w:color="auto"/>
              <w:bottom w:val="single" w:sz="4" w:space="0" w:color="auto"/>
              <w:right w:val="single" w:sz="4" w:space="0" w:color="auto"/>
            </w:tcBorders>
          </w:tcPr>
          <w:p w14:paraId="6F9F8920"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3" w:type="pct"/>
            <w:tcBorders>
              <w:top w:val="single" w:sz="4" w:space="0" w:color="auto"/>
              <w:left w:val="single" w:sz="4" w:space="0" w:color="auto"/>
              <w:bottom w:val="single" w:sz="4" w:space="0" w:color="auto"/>
              <w:right w:val="single" w:sz="4" w:space="0" w:color="auto"/>
            </w:tcBorders>
          </w:tcPr>
          <w:p w14:paraId="565C7AC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4DFCCC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EC8A11D"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36E6BF0" w14:textId="77777777" w:rsidR="003C527B" w:rsidRDefault="003C527B" w:rsidP="00D879CA">
      <w:pPr>
        <w:spacing w:after="0" w:line="240" w:lineRule="auto"/>
        <w:rPr>
          <w:ins w:id="6" w:author="Alhabibi, Haider@Energy" w:date="2022-01-25T12:14:00Z"/>
          <w:rFonts w:asciiTheme="minorHAnsi" w:hAnsiTheme="minorHAnsi" w:cstheme="minorHAnsi"/>
          <w:sz w:val="18"/>
          <w:szCs w:val="18"/>
        </w:rPr>
      </w:pPr>
    </w:p>
    <w:tbl>
      <w:tblPr>
        <w:tblStyle w:val="TableGrid4"/>
        <w:tblW w:w="10980" w:type="dxa"/>
        <w:tblInd w:w="-95" w:type="dxa"/>
        <w:tblLook w:val="04A0" w:firstRow="1" w:lastRow="0" w:firstColumn="1" w:lastColumn="0" w:noHBand="0" w:noVBand="1"/>
      </w:tblPr>
      <w:tblGrid>
        <w:gridCol w:w="1043"/>
        <w:gridCol w:w="998"/>
        <w:gridCol w:w="1184"/>
        <w:gridCol w:w="1077"/>
        <w:gridCol w:w="1345"/>
        <w:gridCol w:w="1035"/>
        <w:gridCol w:w="1224"/>
        <w:gridCol w:w="1084"/>
        <w:gridCol w:w="972"/>
        <w:gridCol w:w="1018"/>
        <w:tblGridChange w:id="7">
          <w:tblGrid>
            <w:gridCol w:w="475"/>
            <w:gridCol w:w="1102"/>
            <w:gridCol w:w="1063"/>
            <w:gridCol w:w="1235"/>
            <w:gridCol w:w="1131"/>
            <w:gridCol w:w="1498"/>
            <w:gridCol w:w="1064"/>
            <w:gridCol w:w="1266"/>
            <w:gridCol w:w="1084"/>
            <w:gridCol w:w="997"/>
            <w:gridCol w:w="65"/>
            <w:gridCol w:w="2012"/>
          </w:tblGrid>
        </w:tblGridChange>
      </w:tblGrid>
      <w:tr w:rsidR="00380122" w:rsidRPr="00F40856" w14:paraId="786CF86D" w14:textId="77777777" w:rsidTr="009B4CC1">
        <w:trPr>
          <w:ins w:id="8" w:author="Alhabibi, Haider@Energy" w:date="2022-01-25T16:24:00Z"/>
        </w:trPr>
        <w:tc>
          <w:tcPr>
            <w:tcW w:w="10980" w:type="dxa"/>
            <w:gridSpan w:val="10"/>
          </w:tcPr>
          <w:p w14:paraId="6DBA899D" w14:textId="4F03643C" w:rsidR="00380122" w:rsidRPr="00EB4154" w:rsidRDefault="00380122" w:rsidP="009C6DB3">
            <w:pPr>
              <w:spacing w:after="0" w:line="240" w:lineRule="auto"/>
              <w:rPr>
                <w:ins w:id="9" w:author="Alhabibi, Haider@Energy" w:date="2022-01-25T16:24:00Z"/>
                <w:rFonts w:cstheme="minorHAnsi"/>
                <w:b/>
                <w:bCs/>
                <w:sz w:val="20"/>
                <w:szCs w:val="20"/>
              </w:rPr>
            </w:pPr>
            <w:ins w:id="10" w:author="Alhabibi, Haider@Energy" w:date="2022-01-25T16:24:00Z">
              <w:r>
                <w:rPr>
                  <w:rFonts w:cstheme="minorHAnsi"/>
                  <w:b/>
                  <w:bCs/>
                  <w:sz w:val="20"/>
                  <w:szCs w:val="20"/>
                </w:rPr>
                <w:t>A2</w:t>
              </w:r>
              <w:r w:rsidRPr="00EB4154">
                <w:rPr>
                  <w:rFonts w:cstheme="minorHAnsi"/>
                  <w:b/>
                  <w:bCs/>
                  <w:sz w:val="20"/>
                  <w:szCs w:val="20"/>
                </w:rPr>
                <w:t xml:space="preserve">. Design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HPWH</w:t>
              </w:r>
              <w:r w:rsidRPr="00EB4154">
                <w:rPr>
                  <w:rFonts w:cstheme="minorHAnsi"/>
                  <w:b/>
                  <w:bCs/>
                  <w:sz w:val="20"/>
                  <w:szCs w:val="20"/>
                </w:rPr>
                <w:t xml:space="preserve"> System Information</w:t>
              </w:r>
            </w:ins>
          </w:p>
          <w:p w14:paraId="283E486B" w14:textId="0B2FF312" w:rsidR="00380122" w:rsidRPr="00F40856" w:rsidRDefault="00380122" w:rsidP="009C6DB3">
            <w:pPr>
              <w:spacing w:after="0" w:line="240" w:lineRule="auto"/>
              <w:rPr>
                <w:ins w:id="11" w:author="Alhabibi, Haider@Energy" w:date="2022-01-25T16:24:00Z"/>
                <w:rFonts w:cstheme="minorHAnsi"/>
                <w:sz w:val="20"/>
                <w:szCs w:val="20"/>
              </w:rPr>
            </w:pPr>
            <w:ins w:id="12" w:author="Alhabibi, Haider@Energy" w:date="2022-01-25T16:24:00Z">
              <w:r w:rsidRPr="00F40856">
                <w:rPr>
                  <w:rFonts w:cstheme="minorHAnsi"/>
                  <w:sz w:val="18"/>
                  <w:szCs w:val="20"/>
                </w:rPr>
                <w:t xml:space="preserve">This table reports the water heating system(s) that were specified on the registered </w:t>
              </w:r>
            </w:ins>
            <w:ins w:id="13" w:author="Alhabibi, Haider@Energy" w:date="2022-02-24T12:41:00Z">
              <w:r>
                <w:rPr>
                  <w:rFonts w:cstheme="minorHAnsi"/>
                  <w:sz w:val="18"/>
                  <w:szCs w:val="20"/>
                </w:rPr>
                <w:t>LMCC</w:t>
              </w:r>
            </w:ins>
            <w:ins w:id="14" w:author="Alhabibi, Haider@Energy" w:date="2022-01-25T16:24:00Z">
              <w:r w:rsidRPr="00F40856">
                <w:rPr>
                  <w:rFonts w:cstheme="minorHAnsi"/>
                  <w:sz w:val="18"/>
                  <w:szCs w:val="20"/>
                </w:rPr>
                <w:t xml:space="preserve"> compliance document for this project.</w:t>
              </w:r>
            </w:ins>
          </w:p>
        </w:tc>
      </w:tr>
      <w:tr w:rsidR="006266EB" w:rsidRPr="00F40856" w14:paraId="0FACB7CA" w14:textId="77777777" w:rsidTr="00380122">
        <w:tblPrEx>
          <w:tblW w:w="10980" w:type="dxa"/>
          <w:tblInd w:w="-95" w:type="dxa"/>
          <w:tblPrExChange w:id="15" w:author="Alhabibi, Haider@Energy" w:date="2022-03-07T13:25:00Z">
            <w:tblPrEx>
              <w:tblW w:w="12517" w:type="dxa"/>
              <w:tblInd w:w="-95" w:type="dxa"/>
            </w:tblPrEx>
          </w:tblPrExChange>
        </w:tblPrEx>
        <w:trPr>
          <w:ins w:id="16" w:author="Alhabibi, Haider@Energy" w:date="2022-01-25T16:24:00Z"/>
          <w:trPrChange w:id="17" w:author="Alhabibi, Haider@Energy" w:date="2022-03-07T13:25:00Z">
            <w:trPr>
              <w:gridBefore w:val="1"/>
            </w:trPr>
          </w:trPrChange>
        </w:trPr>
        <w:tc>
          <w:tcPr>
            <w:tcW w:w="1043" w:type="dxa"/>
            <w:tcBorders>
              <w:top w:val="single" w:sz="4" w:space="0" w:color="auto"/>
              <w:left w:val="single" w:sz="4" w:space="0" w:color="auto"/>
              <w:bottom w:val="single" w:sz="4" w:space="0" w:color="auto"/>
              <w:right w:val="single" w:sz="4" w:space="0" w:color="auto"/>
            </w:tcBorders>
            <w:tcPrChange w:id="18" w:author="Alhabibi, Haider@Energy" w:date="2022-03-07T13:25:00Z">
              <w:tcPr>
                <w:tcW w:w="1102" w:type="dxa"/>
                <w:tcBorders>
                  <w:top w:val="single" w:sz="4" w:space="0" w:color="auto"/>
                  <w:left w:val="single" w:sz="4" w:space="0" w:color="auto"/>
                  <w:bottom w:val="single" w:sz="4" w:space="0" w:color="auto"/>
                  <w:right w:val="single" w:sz="4" w:space="0" w:color="auto"/>
                </w:tcBorders>
              </w:tcPr>
            </w:tcPrChange>
          </w:tcPr>
          <w:p w14:paraId="07835959" w14:textId="77777777" w:rsidR="006266EB" w:rsidRPr="00F40856" w:rsidRDefault="006266EB" w:rsidP="009C6DB3">
            <w:pPr>
              <w:spacing w:after="0" w:line="240" w:lineRule="auto"/>
              <w:jc w:val="center"/>
              <w:rPr>
                <w:ins w:id="19" w:author="Alhabibi, Haider@Energy" w:date="2022-01-25T16:24:00Z"/>
                <w:rFonts w:cstheme="minorHAnsi"/>
                <w:sz w:val="18"/>
                <w:szCs w:val="20"/>
              </w:rPr>
            </w:pPr>
            <w:ins w:id="20" w:author="Alhabibi, Haider@Energy" w:date="2022-01-25T16:24:00Z">
              <w:r w:rsidRPr="00F40856">
                <w:rPr>
                  <w:rFonts w:cstheme="minorHAnsi"/>
                  <w:sz w:val="18"/>
                  <w:szCs w:val="18"/>
                </w:rPr>
                <w:t>01</w:t>
              </w:r>
            </w:ins>
          </w:p>
        </w:tc>
        <w:tc>
          <w:tcPr>
            <w:tcW w:w="998" w:type="dxa"/>
            <w:vAlign w:val="bottom"/>
            <w:tcPrChange w:id="21" w:author="Alhabibi, Haider@Energy" w:date="2022-03-07T13:25:00Z">
              <w:tcPr>
                <w:tcW w:w="1063" w:type="dxa"/>
                <w:vAlign w:val="bottom"/>
              </w:tcPr>
            </w:tcPrChange>
          </w:tcPr>
          <w:p w14:paraId="55076699" w14:textId="77777777" w:rsidR="006266EB" w:rsidRPr="00F40856" w:rsidRDefault="006266EB" w:rsidP="009C6DB3">
            <w:pPr>
              <w:spacing w:after="0" w:line="240" w:lineRule="auto"/>
              <w:jc w:val="center"/>
              <w:rPr>
                <w:ins w:id="22" w:author="Alhabibi, Haider@Energy" w:date="2022-01-25T16:24:00Z"/>
                <w:rFonts w:cstheme="minorHAnsi"/>
                <w:sz w:val="18"/>
                <w:szCs w:val="20"/>
              </w:rPr>
            </w:pPr>
            <w:ins w:id="23" w:author="Alhabibi, Haider@Energy" w:date="2022-01-25T16:24:00Z">
              <w:r w:rsidRPr="00F40856">
                <w:rPr>
                  <w:rFonts w:cstheme="minorHAnsi"/>
                  <w:sz w:val="18"/>
                  <w:szCs w:val="20"/>
                </w:rPr>
                <w:t>02</w:t>
              </w:r>
            </w:ins>
          </w:p>
        </w:tc>
        <w:tc>
          <w:tcPr>
            <w:tcW w:w="1184" w:type="dxa"/>
            <w:vAlign w:val="bottom"/>
            <w:tcPrChange w:id="24" w:author="Alhabibi, Haider@Energy" w:date="2022-03-07T13:25:00Z">
              <w:tcPr>
                <w:tcW w:w="1235" w:type="dxa"/>
                <w:vAlign w:val="bottom"/>
              </w:tcPr>
            </w:tcPrChange>
          </w:tcPr>
          <w:p w14:paraId="17F7EF6D" w14:textId="77777777" w:rsidR="006266EB" w:rsidRPr="00F40856" w:rsidRDefault="006266EB" w:rsidP="009C6DB3">
            <w:pPr>
              <w:spacing w:after="0" w:line="240" w:lineRule="auto"/>
              <w:jc w:val="center"/>
              <w:rPr>
                <w:ins w:id="25" w:author="Alhabibi, Haider@Energy" w:date="2022-01-25T16:24:00Z"/>
                <w:rFonts w:cstheme="minorHAnsi"/>
                <w:sz w:val="18"/>
                <w:szCs w:val="20"/>
              </w:rPr>
            </w:pPr>
            <w:ins w:id="26" w:author="Alhabibi, Haider@Energy" w:date="2022-01-25T16:24:00Z">
              <w:r w:rsidRPr="00F40856">
                <w:rPr>
                  <w:rFonts w:cstheme="minorHAnsi"/>
                  <w:sz w:val="18"/>
                  <w:szCs w:val="20"/>
                </w:rPr>
                <w:t>03</w:t>
              </w:r>
            </w:ins>
          </w:p>
        </w:tc>
        <w:tc>
          <w:tcPr>
            <w:tcW w:w="1077" w:type="dxa"/>
            <w:tcPrChange w:id="27" w:author="Alhabibi, Haider@Energy" w:date="2022-03-07T13:25:00Z">
              <w:tcPr>
                <w:tcW w:w="1131" w:type="dxa"/>
              </w:tcPr>
            </w:tcPrChange>
          </w:tcPr>
          <w:p w14:paraId="1DA8D508" w14:textId="77777777" w:rsidR="006266EB" w:rsidRPr="00F40856" w:rsidRDefault="006266EB" w:rsidP="009C6DB3">
            <w:pPr>
              <w:spacing w:after="0" w:line="240" w:lineRule="auto"/>
              <w:jc w:val="center"/>
              <w:rPr>
                <w:ins w:id="28" w:author="Alhabibi, Haider@Energy" w:date="2022-01-25T16:24:00Z"/>
                <w:rFonts w:cstheme="minorHAnsi"/>
                <w:sz w:val="18"/>
                <w:szCs w:val="20"/>
              </w:rPr>
            </w:pPr>
            <w:ins w:id="29" w:author="Alhabibi, Haider@Energy" w:date="2022-01-25T16:24:00Z">
              <w:r w:rsidRPr="00F40856">
                <w:rPr>
                  <w:rFonts w:cstheme="minorHAnsi"/>
                  <w:sz w:val="18"/>
                  <w:szCs w:val="20"/>
                </w:rPr>
                <w:t>04</w:t>
              </w:r>
            </w:ins>
          </w:p>
        </w:tc>
        <w:tc>
          <w:tcPr>
            <w:tcW w:w="1345" w:type="dxa"/>
            <w:tcPrChange w:id="30" w:author="Alhabibi, Haider@Energy" w:date="2022-03-07T13:25:00Z">
              <w:tcPr>
                <w:tcW w:w="1498" w:type="dxa"/>
              </w:tcPr>
            </w:tcPrChange>
          </w:tcPr>
          <w:p w14:paraId="710162BA" w14:textId="77777777" w:rsidR="006266EB" w:rsidRPr="00F40856" w:rsidRDefault="006266EB" w:rsidP="009C6DB3">
            <w:pPr>
              <w:spacing w:after="0" w:line="240" w:lineRule="auto"/>
              <w:jc w:val="center"/>
              <w:rPr>
                <w:ins w:id="31" w:author="Alhabibi, Haider@Energy" w:date="2022-01-25T16:24:00Z"/>
                <w:rFonts w:cstheme="minorHAnsi"/>
                <w:sz w:val="18"/>
                <w:szCs w:val="20"/>
              </w:rPr>
            </w:pPr>
            <w:ins w:id="32" w:author="Alhabibi, Haider@Energy" w:date="2022-01-25T16:24:00Z">
              <w:r w:rsidRPr="00F40856">
                <w:rPr>
                  <w:rFonts w:cstheme="minorHAnsi"/>
                  <w:sz w:val="18"/>
                  <w:szCs w:val="20"/>
                </w:rPr>
                <w:t>05</w:t>
              </w:r>
            </w:ins>
          </w:p>
        </w:tc>
        <w:tc>
          <w:tcPr>
            <w:tcW w:w="1035" w:type="dxa"/>
            <w:tcPrChange w:id="33" w:author="Alhabibi, Haider@Energy" w:date="2022-03-07T13:25:00Z">
              <w:tcPr>
                <w:tcW w:w="1064" w:type="dxa"/>
              </w:tcPr>
            </w:tcPrChange>
          </w:tcPr>
          <w:p w14:paraId="5D357D11" w14:textId="77777777" w:rsidR="006266EB" w:rsidRPr="00F40856" w:rsidRDefault="006266EB" w:rsidP="009C6DB3">
            <w:pPr>
              <w:spacing w:after="0" w:line="240" w:lineRule="auto"/>
              <w:jc w:val="center"/>
              <w:rPr>
                <w:ins w:id="34" w:author="Alhabibi, Haider@Energy" w:date="2022-01-25T16:24:00Z"/>
                <w:rFonts w:cstheme="minorHAnsi"/>
                <w:sz w:val="18"/>
                <w:szCs w:val="20"/>
              </w:rPr>
            </w:pPr>
            <w:ins w:id="35" w:author="Alhabibi, Haider@Energy" w:date="2022-01-25T16:24:00Z">
              <w:r w:rsidRPr="00F40856">
                <w:rPr>
                  <w:rFonts w:cstheme="minorHAnsi"/>
                  <w:sz w:val="18"/>
                  <w:szCs w:val="20"/>
                </w:rPr>
                <w:t>06</w:t>
              </w:r>
            </w:ins>
          </w:p>
        </w:tc>
        <w:tc>
          <w:tcPr>
            <w:tcW w:w="1224" w:type="dxa"/>
            <w:tcPrChange w:id="36" w:author="Alhabibi, Haider@Energy" w:date="2022-03-07T13:25:00Z">
              <w:tcPr>
                <w:tcW w:w="1266" w:type="dxa"/>
              </w:tcPr>
            </w:tcPrChange>
          </w:tcPr>
          <w:p w14:paraId="680BECFC" w14:textId="77777777" w:rsidR="006266EB" w:rsidRPr="00F40856" w:rsidRDefault="006266EB" w:rsidP="009C6DB3">
            <w:pPr>
              <w:spacing w:after="0" w:line="240" w:lineRule="auto"/>
              <w:jc w:val="center"/>
              <w:rPr>
                <w:ins w:id="37" w:author="Alhabibi, Haider@Energy" w:date="2022-01-25T16:24:00Z"/>
                <w:rFonts w:cstheme="minorHAnsi"/>
                <w:sz w:val="18"/>
                <w:szCs w:val="20"/>
              </w:rPr>
            </w:pPr>
            <w:ins w:id="38" w:author="Alhabibi, Haider@Energy" w:date="2022-01-25T16:24:00Z">
              <w:r w:rsidRPr="00F40856">
                <w:rPr>
                  <w:rFonts w:cstheme="minorHAnsi"/>
                  <w:sz w:val="18"/>
                  <w:szCs w:val="20"/>
                </w:rPr>
                <w:t>07</w:t>
              </w:r>
            </w:ins>
          </w:p>
        </w:tc>
        <w:tc>
          <w:tcPr>
            <w:tcW w:w="1084" w:type="dxa"/>
            <w:tcPrChange w:id="39" w:author="Alhabibi, Haider@Energy" w:date="2022-03-07T13:25:00Z">
              <w:tcPr>
                <w:tcW w:w="1084" w:type="dxa"/>
              </w:tcPr>
            </w:tcPrChange>
          </w:tcPr>
          <w:p w14:paraId="2C8F6A65" w14:textId="77777777" w:rsidR="006266EB" w:rsidRPr="00F40856" w:rsidRDefault="006266EB" w:rsidP="009C6DB3">
            <w:pPr>
              <w:spacing w:after="0" w:line="240" w:lineRule="auto"/>
              <w:jc w:val="center"/>
              <w:rPr>
                <w:ins w:id="40" w:author="Alhabibi, Haider@Energy" w:date="2022-01-25T16:24:00Z"/>
                <w:rFonts w:cstheme="minorHAnsi"/>
                <w:sz w:val="18"/>
                <w:szCs w:val="20"/>
              </w:rPr>
            </w:pPr>
            <w:ins w:id="41" w:author="Alhabibi, Haider@Energy" w:date="2022-01-25T16:24:00Z">
              <w:r w:rsidRPr="00F40856">
                <w:rPr>
                  <w:rFonts w:cstheme="minorHAnsi"/>
                  <w:sz w:val="18"/>
                  <w:szCs w:val="20"/>
                </w:rPr>
                <w:t>08</w:t>
              </w:r>
            </w:ins>
          </w:p>
        </w:tc>
        <w:tc>
          <w:tcPr>
            <w:tcW w:w="972" w:type="dxa"/>
            <w:tcPrChange w:id="42" w:author="Alhabibi, Haider@Energy" w:date="2022-03-07T13:25:00Z">
              <w:tcPr>
                <w:tcW w:w="997" w:type="dxa"/>
              </w:tcPr>
            </w:tcPrChange>
          </w:tcPr>
          <w:p w14:paraId="205D7329" w14:textId="33A8D6A0" w:rsidR="006266EB" w:rsidRPr="00F40856" w:rsidRDefault="00553489" w:rsidP="009C6DB3">
            <w:pPr>
              <w:spacing w:after="0" w:line="240" w:lineRule="auto"/>
              <w:jc w:val="center"/>
              <w:rPr>
                <w:ins w:id="43" w:author="Alhabibi, Haider@Energy" w:date="2022-03-07T13:24:00Z"/>
                <w:rFonts w:cstheme="minorHAnsi"/>
                <w:sz w:val="18"/>
                <w:szCs w:val="20"/>
              </w:rPr>
            </w:pPr>
            <w:ins w:id="44" w:author="Alhabibi, Haider@Energy" w:date="2022-03-07T13:25:00Z">
              <w:r>
                <w:rPr>
                  <w:rFonts w:cstheme="minorHAnsi"/>
                  <w:sz w:val="18"/>
                  <w:szCs w:val="20"/>
                </w:rPr>
                <w:t>09</w:t>
              </w:r>
            </w:ins>
          </w:p>
        </w:tc>
        <w:tc>
          <w:tcPr>
            <w:tcW w:w="1018" w:type="dxa"/>
            <w:tcPrChange w:id="45" w:author="Alhabibi, Haider@Energy" w:date="2022-03-07T13:25:00Z">
              <w:tcPr>
                <w:tcW w:w="2077" w:type="dxa"/>
                <w:gridSpan w:val="2"/>
              </w:tcPr>
            </w:tcPrChange>
          </w:tcPr>
          <w:p w14:paraId="14F17F48" w14:textId="64BD9834" w:rsidR="006266EB" w:rsidRPr="00F40856" w:rsidRDefault="00553489" w:rsidP="009C6DB3">
            <w:pPr>
              <w:spacing w:after="0" w:line="240" w:lineRule="auto"/>
              <w:jc w:val="center"/>
              <w:rPr>
                <w:ins w:id="46" w:author="Alhabibi, Haider@Energy" w:date="2022-01-25T16:24:00Z"/>
                <w:rFonts w:cstheme="minorHAnsi"/>
                <w:sz w:val="18"/>
                <w:szCs w:val="20"/>
              </w:rPr>
            </w:pPr>
            <w:ins w:id="47" w:author="Alhabibi, Haider@Energy" w:date="2022-03-07T13:25:00Z">
              <w:r>
                <w:rPr>
                  <w:rFonts w:cstheme="minorHAnsi"/>
                  <w:sz w:val="18"/>
                  <w:szCs w:val="20"/>
                </w:rPr>
                <w:t>10</w:t>
              </w:r>
            </w:ins>
          </w:p>
        </w:tc>
      </w:tr>
      <w:tr w:rsidR="006266EB" w:rsidRPr="00F40856" w14:paraId="0674DF25" w14:textId="77777777" w:rsidTr="00380122">
        <w:tblPrEx>
          <w:tblW w:w="10980" w:type="dxa"/>
          <w:tblInd w:w="-95" w:type="dxa"/>
          <w:tblPrExChange w:id="48" w:author="Alhabibi, Haider@Energy" w:date="2022-03-07T13:25:00Z">
            <w:tblPrEx>
              <w:tblW w:w="12517" w:type="dxa"/>
              <w:tblInd w:w="-95" w:type="dxa"/>
            </w:tblPrEx>
          </w:tblPrExChange>
        </w:tblPrEx>
        <w:trPr>
          <w:ins w:id="49" w:author="Alhabibi, Haider@Energy" w:date="2022-01-25T16:24:00Z"/>
          <w:trPrChange w:id="50" w:author="Alhabibi, Haider@Energy" w:date="2022-03-07T13:25:00Z">
            <w:trPr>
              <w:gridBefore w:val="1"/>
            </w:trPr>
          </w:trPrChange>
        </w:trPr>
        <w:tc>
          <w:tcPr>
            <w:tcW w:w="1043" w:type="dxa"/>
            <w:tcBorders>
              <w:top w:val="single" w:sz="4" w:space="0" w:color="auto"/>
              <w:left w:val="single" w:sz="4" w:space="0" w:color="auto"/>
              <w:bottom w:val="single" w:sz="4" w:space="0" w:color="auto"/>
              <w:right w:val="single" w:sz="4" w:space="0" w:color="auto"/>
            </w:tcBorders>
            <w:vAlign w:val="bottom"/>
            <w:tcPrChange w:id="51" w:author="Alhabibi, Haider@Energy" w:date="2022-03-07T13:25:00Z">
              <w:tcPr>
                <w:tcW w:w="1102" w:type="dxa"/>
                <w:tcBorders>
                  <w:top w:val="single" w:sz="4" w:space="0" w:color="auto"/>
                  <w:left w:val="single" w:sz="4" w:space="0" w:color="auto"/>
                  <w:bottom w:val="single" w:sz="4" w:space="0" w:color="auto"/>
                  <w:right w:val="single" w:sz="4" w:space="0" w:color="auto"/>
                </w:tcBorders>
                <w:vAlign w:val="bottom"/>
              </w:tcPr>
            </w:tcPrChange>
          </w:tcPr>
          <w:p w14:paraId="7013708F"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ins w:id="52" w:author="Alhabibi, Haider@Energy" w:date="2022-01-25T16:24:00Z"/>
                <w:rFonts w:cstheme="minorHAnsi"/>
                <w:sz w:val="18"/>
                <w:szCs w:val="20"/>
              </w:rPr>
            </w:pPr>
            <w:ins w:id="53" w:author="Alhabibi, Haider@Energy" w:date="2022-01-25T16:24:00Z">
              <w:r w:rsidRPr="00F40856">
                <w:rPr>
                  <w:rFonts w:cstheme="minorHAnsi"/>
                  <w:sz w:val="18"/>
                  <w:szCs w:val="18"/>
                </w:rPr>
                <w:t>Dwelling Unit Name</w:t>
              </w:r>
            </w:ins>
          </w:p>
        </w:tc>
        <w:tc>
          <w:tcPr>
            <w:tcW w:w="998" w:type="dxa"/>
            <w:vAlign w:val="bottom"/>
            <w:tcPrChange w:id="54" w:author="Alhabibi, Haider@Energy" w:date="2022-03-07T13:25:00Z">
              <w:tcPr>
                <w:tcW w:w="1063" w:type="dxa"/>
                <w:vAlign w:val="bottom"/>
              </w:tcPr>
            </w:tcPrChange>
          </w:tcPr>
          <w:p w14:paraId="34D21649"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ins w:id="55" w:author="Alhabibi, Haider@Energy" w:date="2022-01-25T16:24:00Z"/>
                <w:rFonts w:cstheme="minorHAnsi"/>
                <w:sz w:val="18"/>
                <w:szCs w:val="20"/>
              </w:rPr>
            </w:pPr>
            <w:ins w:id="56" w:author="Alhabibi, Haider@Energy" w:date="2022-01-25T16:24:00Z">
              <w:r w:rsidRPr="00F40856">
                <w:rPr>
                  <w:rFonts w:cstheme="minorHAnsi"/>
                  <w:sz w:val="18"/>
                  <w:szCs w:val="20"/>
                </w:rPr>
                <w:t>Water Heating System ID</w:t>
              </w:r>
            </w:ins>
          </w:p>
          <w:p w14:paraId="7AADBD91" w14:textId="77777777" w:rsidR="006266EB" w:rsidRPr="00F40856" w:rsidRDefault="006266EB" w:rsidP="009C6DB3">
            <w:pPr>
              <w:spacing w:after="0" w:line="240" w:lineRule="auto"/>
              <w:jc w:val="center"/>
              <w:rPr>
                <w:ins w:id="57" w:author="Alhabibi, Haider@Energy" w:date="2022-01-25T16:24:00Z"/>
                <w:rFonts w:cstheme="minorHAnsi"/>
                <w:sz w:val="18"/>
                <w:szCs w:val="20"/>
              </w:rPr>
            </w:pPr>
            <w:ins w:id="58" w:author="Alhabibi, Haider@Energy" w:date="2022-01-25T16:24:00Z">
              <w:r w:rsidRPr="00F40856">
                <w:rPr>
                  <w:rFonts w:cstheme="minorHAnsi"/>
                  <w:sz w:val="18"/>
                  <w:szCs w:val="20"/>
                </w:rPr>
                <w:t>or Name</w:t>
              </w:r>
            </w:ins>
          </w:p>
        </w:tc>
        <w:tc>
          <w:tcPr>
            <w:tcW w:w="1184" w:type="dxa"/>
            <w:vAlign w:val="bottom"/>
            <w:tcPrChange w:id="59" w:author="Alhabibi, Haider@Energy" w:date="2022-03-07T13:25:00Z">
              <w:tcPr>
                <w:tcW w:w="1235" w:type="dxa"/>
                <w:vAlign w:val="bottom"/>
              </w:tcPr>
            </w:tcPrChange>
          </w:tcPr>
          <w:p w14:paraId="764E55B7"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ins w:id="60" w:author="Alhabibi, Haider@Energy" w:date="2022-01-25T16:24:00Z"/>
                <w:rFonts w:cstheme="minorHAnsi"/>
                <w:sz w:val="18"/>
                <w:szCs w:val="20"/>
              </w:rPr>
            </w:pPr>
            <w:ins w:id="61" w:author="Alhabibi, Haider@Energy" w:date="2022-01-25T16:24:00Z">
              <w:r w:rsidRPr="00F40856">
                <w:rPr>
                  <w:rFonts w:cstheme="minorHAnsi"/>
                  <w:sz w:val="18"/>
                  <w:szCs w:val="20"/>
                </w:rPr>
                <w:t>Modeled Equipment</w:t>
              </w:r>
            </w:ins>
          </w:p>
          <w:p w14:paraId="363B3901" w14:textId="77777777" w:rsidR="006266EB" w:rsidRPr="00F40856" w:rsidRDefault="006266EB" w:rsidP="009C6DB3">
            <w:pPr>
              <w:spacing w:after="0" w:line="240" w:lineRule="auto"/>
              <w:jc w:val="center"/>
              <w:rPr>
                <w:ins w:id="62" w:author="Alhabibi, Haider@Energy" w:date="2022-01-25T16:24:00Z"/>
                <w:rFonts w:cstheme="minorHAnsi"/>
                <w:sz w:val="18"/>
                <w:szCs w:val="20"/>
              </w:rPr>
            </w:pPr>
            <w:ins w:id="63" w:author="Alhabibi, Haider@Energy" w:date="2022-01-25T16:24:00Z">
              <w:r w:rsidRPr="00F40856">
                <w:rPr>
                  <w:rFonts w:cstheme="minorHAnsi"/>
                  <w:sz w:val="18"/>
                  <w:szCs w:val="20"/>
                </w:rPr>
                <w:t>Make and Model</w:t>
              </w:r>
            </w:ins>
          </w:p>
        </w:tc>
        <w:tc>
          <w:tcPr>
            <w:tcW w:w="1077" w:type="dxa"/>
            <w:vAlign w:val="bottom"/>
            <w:tcPrChange w:id="64" w:author="Alhabibi, Haider@Energy" w:date="2022-03-07T13:25:00Z">
              <w:tcPr>
                <w:tcW w:w="1131" w:type="dxa"/>
                <w:vAlign w:val="bottom"/>
              </w:tcPr>
            </w:tcPrChange>
          </w:tcPr>
          <w:p w14:paraId="1906A805"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ins w:id="65" w:author="Alhabibi, Haider@Energy" w:date="2022-01-25T16:24:00Z"/>
                <w:rFonts w:cstheme="minorHAnsi"/>
                <w:sz w:val="18"/>
                <w:szCs w:val="20"/>
              </w:rPr>
            </w:pPr>
            <w:ins w:id="66" w:author="Alhabibi, Haider@Energy" w:date="2022-01-25T16:24:00Z">
              <w:r w:rsidRPr="00F40856">
                <w:rPr>
                  <w:rFonts w:cstheme="minorHAnsi"/>
                  <w:sz w:val="18"/>
                  <w:szCs w:val="20"/>
                </w:rPr>
                <w:t xml:space="preserve"># </w:t>
              </w:r>
              <w:proofErr w:type="gramStart"/>
              <w:r w:rsidRPr="00F40856">
                <w:rPr>
                  <w:rFonts w:cstheme="minorHAnsi"/>
                  <w:sz w:val="18"/>
                  <w:szCs w:val="20"/>
                </w:rPr>
                <w:t>of</w:t>
              </w:r>
              <w:proofErr w:type="gramEnd"/>
              <w:r w:rsidRPr="00F40856">
                <w:rPr>
                  <w:rFonts w:cstheme="minorHAnsi"/>
                  <w:sz w:val="18"/>
                  <w:szCs w:val="20"/>
                </w:rPr>
                <w:t xml:space="preserve"> Like (or Identical) Water Heaters in System</w:t>
              </w:r>
            </w:ins>
          </w:p>
        </w:tc>
        <w:tc>
          <w:tcPr>
            <w:tcW w:w="1345" w:type="dxa"/>
            <w:vAlign w:val="bottom"/>
            <w:tcPrChange w:id="67" w:author="Alhabibi, Haider@Energy" w:date="2022-03-07T13:25:00Z">
              <w:tcPr>
                <w:tcW w:w="1498" w:type="dxa"/>
                <w:vAlign w:val="bottom"/>
              </w:tcPr>
            </w:tcPrChange>
          </w:tcPr>
          <w:p w14:paraId="2F687453"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ins w:id="68" w:author="Alhabibi, Haider@Energy" w:date="2022-01-25T16:24:00Z"/>
                <w:rFonts w:cstheme="minorHAnsi"/>
                <w:sz w:val="18"/>
                <w:szCs w:val="20"/>
              </w:rPr>
            </w:pPr>
            <w:ins w:id="69" w:author="Alhabibi, Haider@Energy" w:date="2022-01-25T16:24:00Z">
              <w:r w:rsidRPr="00F40856">
                <w:rPr>
                  <w:rFonts w:cstheme="minorHAnsi"/>
                  <w:sz w:val="18"/>
                  <w:szCs w:val="20"/>
                </w:rPr>
                <w:t>Tank Location</w:t>
              </w:r>
            </w:ins>
          </w:p>
        </w:tc>
        <w:tc>
          <w:tcPr>
            <w:tcW w:w="1035" w:type="dxa"/>
            <w:vAlign w:val="bottom"/>
            <w:tcPrChange w:id="70" w:author="Alhabibi, Haider@Energy" w:date="2022-03-07T13:25:00Z">
              <w:tcPr>
                <w:tcW w:w="1064" w:type="dxa"/>
                <w:vAlign w:val="bottom"/>
              </w:tcPr>
            </w:tcPrChange>
          </w:tcPr>
          <w:p w14:paraId="554369F2"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ins w:id="71" w:author="Alhabibi, Haider@Energy" w:date="2022-01-25T16:24:00Z"/>
                <w:rFonts w:cstheme="minorHAnsi"/>
                <w:sz w:val="18"/>
                <w:szCs w:val="20"/>
              </w:rPr>
            </w:pPr>
            <w:ins w:id="72" w:author="Alhabibi, Haider@Energy" w:date="2022-01-25T16:24:00Z">
              <w:r w:rsidRPr="00F40856">
                <w:rPr>
                  <w:rFonts w:cstheme="minorHAnsi"/>
                  <w:sz w:val="18"/>
                  <w:szCs w:val="20"/>
                </w:rPr>
                <w:t>Exterior Tank Insulation R-value</w:t>
              </w:r>
            </w:ins>
          </w:p>
        </w:tc>
        <w:tc>
          <w:tcPr>
            <w:tcW w:w="1224" w:type="dxa"/>
            <w:vAlign w:val="bottom"/>
            <w:tcPrChange w:id="73" w:author="Alhabibi, Haider@Energy" w:date="2022-03-07T13:25:00Z">
              <w:tcPr>
                <w:tcW w:w="1266" w:type="dxa"/>
                <w:vAlign w:val="bottom"/>
              </w:tcPr>
            </w:tcPrChange>
          </w:tcPr>
          <w:p w14:paraId="164441EF"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ins w:id="74" w:author="Alhabibi, Haider@Energy" w:date="2022-01-25T16:24:00Z"/>
                <w:rFonts w:cstheme="minorHAnsi"/>
                <w:sz w:val="18"/>
                <w:szCs w:val="20"/>
              </w:rPr>
            </w:pPr>
            <w:ins w:id="75" w:author="Alhabibi, Haider@Energy" w:date="2022-01-25T16:24:00Z">
              <w:r w:rsidRPr="00F40856">
                <w:rPr>
                  <w:rFonts w:cstheme="minorHAnsi"/>
                  <w:sz w:val="18"/>
                  <w:szCs w:val="20"/>
                </w:rPr>
                <w:t>Dwelling Unit DHW System Distribution Type</w:t>
              </w:r>
            </w:ins>
          </w:p>
        </w:tc>
        <w:tc>
          <w:tcPr>
            <w:tcW w:w="1084" w:type="dxa"/>
            <w:vAlign w:val="bottom"/>
            <w:tcPrChange w:id="76" w:author="Alhabibi, Haider@Energy" w:date="2022-03-07T13:25:00Z">
              <w:tcPr>
                <w:tcW w:w="1084" w:type="dxa"/>
                <w:vAlign w:val="bottom"/>
              </w:tcPr>
            </w:tcPrChange>
          </w:tcPr>
          <w:p w14:paraId="53A21935"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ins w:id="77" w:author="Alhabibi, Haider@Energy" w:date="2022-01-25T16:24:00Z"/>
                <w:rFonts w:cstheme="minorHAnsi"/>
                <w:sz w:val="18"/>
                <w:szCs w:val="20"/>
              </w:rPr>
            </w:pPr>
            <w:ins w:id="78" w:author="Alhabibi, Haider@Energy" w:date="2022-01-25T16:24:00Z">
              <w:r w:rsidRPr="00F40856">
                <w:rPr>
                  <w:rFonts w:cstheme="minorHAnsi"/>
                  <w:sz w:val="18"/>
                  <w:szCs w:val="20"/>
                </w:rPr>
                <w:t>Compact Distribution</w:t>
              </w:r>
            </w:ins>
          </w:p>
        </w:tc>
        <w:tc>
          <w:tcPr>
            <w:tcW w:w="972" w:type="dxa"/>
            <w:vAlign w:val="bottom"/>
            <w:tcPrChange w:id="79" w:author="Alhabibi, Haider@Energy" w:date="2022-03-07T13:25:00Z">
              <w:tcPr>
                <w:tcW w:w="997" w:type="dxa"/>
              </w:tcPr>
            </w:tcPrChange>
          </w:tcPr>
          <w:p w14:paraId="7C780396" w14:textId="1F1ED8EC" w:rsidR="006266EB" w:rsidRPr="00F40856" w:rsidRDefault="00553489" w:rsidP="00553489">
            <w:pPr>
              <w:tabs>
                <w:tab w:val="left" w:pos="2160"/>
                <w:tab w:val="left" w:pos="2700"/>
                <w:tab w:val="left" w:pos="3420"/>
                <w:tab w:val="left" w:pos="3780"/>
                <w:tab w:val="left" w:pos="5760"/>
                <w:tab w:val="left" w:pos="7212"/>
              </w:tabs>
              <w:spacing w:after="0" w:line="240" w:lineRule="auto"/>
              <w:jc w:val="center"/>
              <w:rPr>
                <w:ins w:id="80" w:author="Alhabibi, Haider@Energy" w:date="2022-03-07T13:24:00Z"/>
                <w:rFonts w:cstheme="minorHAnsi"/>
                <w:sz w:val="18"/>
                <w:szCs w:val="20"/>
              </w:rPr>
            </w:pPr>
            <w:ins w:id="81" w:author="Alhabibi, Haider@Energy" w:date="2022-03-07T13:25:00Z">
              <w:r w:rsidRPr="00553489">
                <w:rPr>
                  <w:rFonts w:cstheme="minorHAnsi"/>
                  <w:sz w:val="18"/>
                  <w:szCs w:val="20"/>
                </w:rPr>
                <w:t>Drain Water Heat Recovery</w:t>
              </w:r>
            </w:ins>
          </w:p>
        </w:tc>
        <w:tc>
          <w:tcPr>
            <w:tcW w:w="1018" w:type="dxa"/>
            <w:vAlign w:val="bottom"/>
            <w:tcPrChange w:id="82" w:author="Alhabibi, Haider@Energy" w:date="2022-03-07T13:25:00Z">
              <w:tcPr>
                <w:tcW w:w="2077" w:type="dxa"/>
                <w:gridSpan w:val="2"/>
                <w:vAlign w:val="bottom"/>
              </w:tcPr>
            </w:tcPrChange>
          </w:tcPr>
          <w:p w14:paraId="0CADE69D" w14:textId="35C5B330"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ins w:id="83" w:author="Alhabibi, Haider@Energy" w:date="2022-01-25T16:24:00Z"/>
                <w:rFonts w:cstheme="minorHAnsi"/>
                <w:sz w:val="18"/>
                <w:szCs w:val="20"/>
              </w:rPr>
            </w:pPr>
            <w:ins w:id="84" w:author="Alhabibi, Haider@Energy" w:date="2022-01-25T16:24:00Z">
              <w:r w:rsidRPr="00F40856">
                <w:rPr>
                  <w:rFonts w:cstheme="minorHAnsi"/>
                  <w:sz w:val="18"/>
                  <w:szCs w:val="20"/>
                </w:rPr>
                <w:t>Simulated Equipment Make and Model</w:t>
              </w:r>
            </w:ins>
          </w:p>
        </w:tc>
      </w:tr>
      <w:tr w:rsidR="006266EB" w:rsidRPr="00F40856" w14:paraId="04E58E39" w14:textId="77777777" w:rsidTr="00380122">
        <w:tblPrEx>
          <w:tblW w:w="10980" w:type="dxa"/>
          <w:tblInd w:w="-95" w:type="dxa"/>
          <w:tblPrExChange w:id="85" w:author="Alhabibi, Haider@Energy" w:date="2022-03-07T13:25:00Z">
            <w:tblPrEx>
              <w:tblW w:w="12517" w:type="dxa"/>
              <w:tblInd w:w="-95" w:type="dxa"/>
            </w:tblPrEx>
          </w:tblPrExChange>
        </w:tblPrEx>
        <w:trPr>
          <w:ins w:id="86" w:author="Alhabibi, Haider@Energy" w:date="2022-01-25T16:24:00Z"/>
          <w:trPrChange w:id="87" w:author="Alhabibi, Haider@Energy" w:date="2022-03-07T13:25:00Z">
            <w:trPr>
              <w:gridBefore w:val="1"/>
            </w:trPr>
          </w:trPrChange>
        </w:trPr>
        <w:tc>
          <w:tcPr>
            <w:tcW w:w="1043" w:type="dxa"/>
            <w:tcPrChange w:id="88" w:author="Alhabibi, Haider@Energy" w:date="2022-03-07T13:25:00Z">
              <w:tcPr>
                <w:tcW w:w="1102" w:type="dxa"/>
              </w:tcPr>
            </w:tcPrChange>
          </w:tcPr>
          <w:p w14:paraId="4CA13434" w14:textId="77777777" w:rsidR="006266EB" w:rsidRPr="00F40856" w:rsidRDefault="006266EB" w:rsidP="009C6DB3">
            <w:pPr>
              <w:spacing w:after="0" w:line="240" w:lineRule="auto"/>
              <w:rPr>
                <w:ins w:id="89" w:author="Alhabibi, Haider@Energy" w:date="2022-01-25T16:24:00Z"/>
                <w:rFonts w:cstheme="minorHAnsi"/>
                <w:sz w:val="20"/>
                <w:szCs w:val="20"/>
              </w:rPr>
            </w:pPr>
          </w:p>
        </w:tc>
        <w:tc>
          <w:tcPr>
            <w:tcW w:w="998" w:type="dxa"/>
            <w:tcPrChange w:id="90" w:author="Alhabibi, Haider@Energy" w:date="2022-03-07T13:25:00Z">
              <w:tcPr>
                <w:tcW w:w="1063" w:type="dxa"/>
              </w:tcPr>
            </w:tcPrChange>
          </w:tcPr>
          <w:p w14:paraId="5F5C9DB5" w14:textId="77777777" w:rsidR="006266EB" w:rsidRPr="00F40856" w:rsidRDefault="006266EB" w:rsidP="009C6DB3">
            <w:pPr>
              <w:spacing w:after="0" w:line="240" w:lineRule="auto"/>
              <w:rPr>
                <w:ins w:id="91" w:author="Alhabibi, Haider@Energy" w:date="2022-01-25T16:24:00Z"/>
                <w:rFonts w:cstheme="minorHAnsi"/>
                <w:sz w:val="20"/>
                <w:szCs w:val="20"/>
              </w:rPr>
            </w:pPr>
          </w:p>
        </w:tc>
        <w:tc>
          <w:tcPr>
            <w:tcW w:w="1184" w:type="dxa"/>
            <w:tcPrChange w:id="92" w:author="Alhabibi, Haider@Energy" w:date="2022-03-07T13:25:00Z">
              <w:tcPr>
                <w:tcW w:w="1235" w:type="dxa"/>
              </w:tcPr>
            </w:tcPrChange>
          </w:tcPr>
          <w:p w14:paraId="7F1B1B64" w14:textId="77777777" w:rsidR="006266EB" w:rsidRPr="00F40856" w:rsidRDefault="006266EB" w:rsidP="009C6DB3">
            <w:pPr>
              <w:spacing w:after="0" w:line="240" w:lineRule="auto"/>
              <w:rPr>
                <w:ins w:id="93" w:author="Alhabibi, Haider@Energy" w:date="2022-01-25T16:24:00Z"/>
                <w:rFonts w:cstheme="minorHAnsi"/>
                <w:sz w:val="20"/>
                <w:szCs w:val="20"/>
              </w:rPr>
            </w:pPr>
          </w:p>
        </w:tc>
        <w:tc>
          <w:tcPr>
            <w:tcW w:w="1077" w:type="dxa"/>
            <w:tcPrChange w:id="94" w:author="Alhabibi, Haider@Energy" w:date="2022-03-07T13:25:00Z">
              <w:tcPr>
                <w:tcW w:w="1131" w:type="dxa"/>
              </w:tcPr>
            </w:tcPrChange>
          </w:tcPr>
          <w:p w14:paraId="4DF6C815" w14:textId="77777777" w:rsidR="006266EB" w:rsidRPr="00F40856" w:rsidRDefault="006266EB" w:rsidP="009C6DB3">
            <w:pPr>
              <w:spacing w:after="0" w:line="240" w:lineRule="auto"/>
              <w:rPr>
                <w:ins w:id="95" w:author="Alhabibi, Haider@Energy" w:date="2022-01-25T16:24:00Z"/>
                <w:rFonts w:cstheme="minorHAnsi"/>
                <w:sz w:val="20"/>
                <w:szCs w:val="20"/>
              </w:rPr>
            </w:pPr>
          </w:p>
        </w:tc>
        <w:tc>
          <w:tcPr>
            <w:tcW w:w="1345" w:type="dxa"/>
            <w:tcPrChange w:id="96" w:author="Alhabibi, Haider@Energy" w:date="2022-03-07T13:25:00Z">
              <w:tcPr>
                <w:tcW w:w="1498" w:type="dxa"/>
              </w:tcPr>
            </w:tcPrChange>
          </w:tcPr>
          <w:p w14:paraId="0F66B81B" w14:textId="77777777" w:rsidR="006266EB" w:rsidRPr="00F40856" w:rsidRDefault="006266EB" w:rsidP="009C6DB3">
            <w:pPr>
              <w:spacing w:after="0" w:line="240" w:lineRule="auto"/>
              <w:rPr>
                <w:ins w:id="97" w:author="Alhabibi, Haider@Energy" w:date="2022-01-25T16:24:00Z"/>
                <w:rFonts w:cstheme="minorHAnsi"/>
                <w:sz w:val="20"/>
                <w:szCs w:val="20"/>
              </w:rPr>
            </w:pPr>
          </w:p>
        </w:tc>
        <w:tc>
          <w:tcPr>
            <w:tcW w:w="1035" w:type="dxa"/>
            <w:tcPrChange w:id="98" w:author="Alhabibi, Haider@Energy" w:date="2022-03-07T13:25:00Z">
              <w:tcPr>
                <w:tcW w:w="1064" w:type="dxa"/>
              </w:tcPr>
            </w:tcPrChange>
          </w:tcPr>
          <w:p w14:paraId="72B19B8D" w14:textId="77777777" w:rsidR="006266EB" w:rsidRPr="00F40856" w:rsidRDefault="006266EB" w:rsidP="009C6DB3">
            <w:pPr>
              <w:spacing w:after="0" w:line="240" w:lineRule="auto"/>
              <w:rPr>
                <w:ins w:id="99" w:author="Alhabibi, Haider@Energy" w:date="2022-01-25T16:24:00Z"/>
                <w:rFonts w:cstheme="minorHAnsi"/>
                <w:sz w:val="20"/>
                <w:szCs w:val="20"/>
              </w:rPr>
            </w:pPr>
          </w:p>
        </w:tc>
        <w:tc>
          <w:tcPr>
            <w:tcW w:w="1224" w:type="dxa"/>
            <w:tcPrChange w:id="100" w:author="Alhabibi, Haider@Energy" w:date="2022-03-07T13:25:00Z">
              <w:tcPr>
                <w:tcW w:w="1266" w:type="dxa"/>
              </w:tcPr>
            </w:tcPrChange>
          </w:tcPr>
          <w:p w14:paraId="22A975D2" w14:textId="77777777" w:rsidR="006266EB" w:rsidRPr="00F40856" w:rsidRDefault="006266EB" w:rsidP="009C6DB3">
            <w:pPr>
              <w:spacing w:after="0" w:line="240" w:lineRule="auto"/>
              <w:rPr>
                <w:ins w:id="101" w:author="Alhabibi, Haider@Energy" w:date="2022-01-25T16:24:00Z"/>
                <w:rFonts w:cstheme="minorHAnsi"/>
                <w:sz w:val="20"/>
                <w:szCs w:val="20"/>
              </w:rPr>
            </w:pPr>
          </w:p>
        </w:tc>
        <w:tc>
          <w:tcPr>
            <w:tcW w:w="1084" w:type="dxa"/>
            <w:tcPrChange w:id="102" w:author="Alhabibi, Haider@Energy" w:date="2022-03-07T13:25:00Z">
              <w:tcPr>
                <w:tcW w:w="1084" w:type="dxa"/>
              </w:tcPr>
            </w:tcPrChange>
          </w:tcPr>
          <w:p w14:paraId="5A19CE08" w14:textId="77777777" w:rsidR="006266EB" w:rsidRPr="00F40856" w:rsidRDefault="006266EB" w:rsidP="009C6DB3">
            <w:pPr>
              <w:spacing w:after="0" w:line="240" w:lineRule="auto"/>
              <w:rPr>
                <w:ins w:id="103" w:author="Alhabibi, Haider@Energy" w:date="2022-01-25T16:24:00Z"/>
                <w:rFonts w:cstheme="minorHAnsi"/>
                <w:sz w:val="20"/>
                <w:szCs w:val="20"/>
              </w:rPr>
            </w:pPr>
          </w:p>
        </w:tc>
        <w:tc>
          <w:tcPr>
            <w:tcW w:w="972" w:type="dxa"/>
            <w:tcPrChange w:id="104" w:author="Alhabibi, Haider@Energy" w:date="2022-03-07T13:25:00Z">
              <w:tcPr>
                <w:tcW w:w="997" w:type="dxa"/>
              </w:tcPr>
            </w:tcPrChange>
          </w:tcPr>
          <w:p w14:paraId="6B7DBB1E" w14:textId="77777777" w:rsidR="006266EB" w:rsidRPr="00F40856" w:rsidRDefault="006266EB" w:rsidP="009C6DB3">
            <w:pPr>
              <w:spacing w:after="0" w:line="240" w:lineRule="auto"/>
              <w:rPr>
                <w:ins w:id="105" w:author="Alhabibi, Haider@Energy" w:date="2022-03-07T13:24:00Z"/>
                <w:rFonts w:cstheme="minorHAnsi"/>
                <w:sz w:val="20"/>
                <w:szCs w:val="20"/>
              </w:rPr>
            </w:pPr>
          </w:p>
        </w:tc>
        <w:tc>
          <w:tcPr>
            <w:tcW w:w="1018" w:type="dxa"/>
            <w:tcPrChange w:id="106" w:author="Alhabibi, Haider@Energy" w:date="2022-03-07T13:25:00Z">
              <w:tcPr>
                <w:tcW w:w="2077" w:type="dxa"/>
                <w:gridSpan w:val="2"/>
              </w:tcPr>
            </w:tcPrChange>
          </w:tcPr>
          <w:p w14:paraId="2B01F375" w14:textId="70EA66FC" w:rsidR="006266EB" w:rsidRPr="00F40856" w:rsidRDefault="006266EB" w:rsidP="009C6DB3">
            <w:pPr>
              <w:spacing w:after="0" w:line="240" w:lineRule="auto"/>
              <w:rPr>
                <w:ins w:id="107" w:author="Alhabibi, Haider@Energy" w:date="2022-01-25T16:24:00Z"/>
                <w:rFonts w:cstheme="minorHAnsi"/>
                <w:sz w:val="20"/>
                <w:szCs w:val="20"/>
              </w:rPr>
            </w:pPr>
          </w:p>
        </w:tc>
      </w:tr>
      <w:tr w:rsidR="006266EB" w:rsidRPr="00F40856" w14:paraId="2F4818A2" w14:textId="77777777" w:rsidTr="00380122">
        <w:tblPrEx>
          <w:tblW w:w="10980" w:type="dxa"/>
          <w:tblInd w:w="-95" w:type="dxa"/>
          <w:tblPrExChange w:id="108" w:author="Alhabibi, Haider@Energy" w:date="2022-03-07T13:25:00Z">
            <w:tblPrEx>
              <w:tblW w:w="12517" w:type="dxa"/>
              <w:tblInd w:w="-95" w:type="dxa"/>
            </w:tblPrEx>
          </w:tblPrExChange>
        </w:tblPrEx>
        <w:trPr>
          <w:ins w:id="109" w:author="Alhabibi, Haider@Energy" w:date="2022-01-25T16:24:00Z"/>
          <w:trPrChange w:id="110" w:author="Alhabibi, Haider@Energy" w:date="2022-03-07T13:25:00Z">
            <w:trPr>
              <w:gridBefore w:val="1"/>
            </w:trPr>
          </w:trPrChange>
        </w:trPr>
        <w:tc>
          <w:tcPr>
            <w:tcW w:w="1043" w:type="dxa"/>
            <w:tcPrChange w:id="111" w:author="Alhabibi, Haider@Energy" w:date="2022-03-07T13:25:00Z">
              <w:tcPr>
                <w:tcW w:w="1102" w:type="dxa"/>
              </w:tcPr>
            </w:tcPrChange>
          </w:tcPr>
          <w:p w14:paraId="758DD574" w14:textId="77777777" w:rsidR="006266EB" w:rsidRPr="00F40856" w:rsidRDefault="006266EB" w:rsidP="009C6DB3">
            <w:pPr>
              <w:spacing w:after="0" w:line="240" w:lineRule="auto"/>
              <w:rPr>
                <w:ins w:id="112" w:author="Alhabibi, Haider@Energy" w:date="2022-01-25T16:24:00Z"/>
                <w:rFonts w:cstheme="minorHAnsi"/>
                <w:sz w:val="20"/>
                <w:szCs w:val="20"/>
              </w:rPr>
            </w:pPr>
          </w:p>
        </w:tc>
        <w:tc>
          <w:tcPr>
            <w:tcW w:w="998" w:type="dxa"/>
            <w:tcPrChange w:id="113" w:author="Alhabibi, Haider@Energy" w:date="2022-03-07T13:25:00Z">
              <w:tcPr>
                <w:tcW w:w="1063" w:type="dxa"/>
              </w:tcPr>
            </w:tcPrChange>
          </w:tcPr>
          <w:p w14:paraId="5D42BE8C" w14:textId="77777777" w:rsidR="006266EB" w:rsidRPr="00F40856" w:rsidRDefault="006266EB" w:rsidP="009C6DB3">
            <w:pPr>
              <w:spacing w:after="0" w:line="240" w:lineRule="auto"/>
              <w:rPr>
                <w:ins w:id="114" w:author="Alhabibi, Haider@Energy" w:date="2022-01-25T16:24:00Z"/>
                <w:rFonts w:cstheme="minorHAnsi"/>
                <w:sz w:val="20"/>
                <w:szCs w:val="20"/>
              </w:rPr>
            </w:pPr>
          </w:p>
        </w:tc>
        <w:tc>
          <w:tcPr>
            <w:tcW w:w="1184" w:type="dxa"/>
            <w:tcPrChange w:id="115" w:author="Alhabibi, Haider@Energy" w:date="2022-03-07T13:25:00Z">
              <w:tcPr>
                <w:tcW w:w="1235" w:type="dxa"/>
              </w:tcPr>
            </w:tcPrChange>
          </w:tcPr>
          <w:p w14:paraId="6494E0FE" w14:textId="77777777" w:rsidR="006266EB" w:rsidRPr="00F40856" w:rsidRDefault="006266EB" w:rsidP="009C6DB3">
            <w:pPr>
              <w:spacing w:after="0" w:line="240" w:lineRule="auto"/>
              <w:rPr>
                <w:ins w:id="116" w:author="Alhabibi, Haider@Energy" w:date="2022-01-25T16:24:00Z"/>
                <w:rFonts w:cstheme="minorHAnsi"/>
                <w:sz w:val="20"/>
                <w:szCs w:val="20"/>
              </w:rPr>
            </w:pPr>
          </w:p>
        </w:tc>
        <w:tc>
          <w:tcPr>
            <w:tcW w:w="1077" w:type="dxa"/>
            <w:tcPrChange w:id="117" w:author="Alhabibi, Haider@Energy" w:date="2022-03-07T13:25:00Z">
              <w:tcPr>
                <w:tcW w:w="1131" w:type="dxa"/>
              </w:tcPr>
            </w:tcPrChange>
          </w:tcPr>
          <w:p w14:paraId="3E884BD6" w14:textId="77777777" w:rsidR="006266EB" w:rsidRPr="00F40856" w:rsidRDefault="006266EB" w:rsidP="009C6DB3">
            <w:pPr>
              <w:spacing w:after="0" w:line="240" w:lineRule="auto"/>
              <w:rPr>
                <w:ins w:id="118" w:author="Alhabibi, Haider@Energy" w:date="2022-01-25T16:24:00Z"/>
                <w:rFonts w:cstheme="minorHAnsi"/>
                <w:sz w:val="20"/>
                <w:szCs w:val="20"/>
              </w:rPr>
            </w:pPr>
          </w:p>
        </w:tc>
        <w:tc>
          <w:tcPr>
            <w:tcW w:w="1345" w:type="dxa"/>
            <w:tcPrChange w:id="119" w:author="Alhabibi, Haider@Energy" w:date="2022-03-07T13:25:00Z">
              <w:tcPr>
                <w:tcW w:w="1498" w:type="dxa"/>
              </w:tcPr>
            </w:tcPrChange>
          </w:tcPr>
          <w:p w14:paraId="0DD2293C" w14:textId="77777777" w:rsidR="006266EB" w:rsidRPr="00F40856" w:rsidRDefault="006266EB" w:rsidP="009C6DB3">
            <w:pPr>
              <w:spacing w:after="0" w:line="240" w:lineRule="auto"/>
              <w:rPr>
                <w:ins w:id="120" w:author="Alhabibi, Haider@Energy" w:date="2022-01-25T16:24:00Z"/>
                <w:rFonts w:cstheme="minorHAnsi"/>
                <w:sz w:val="20"/>
                <w:szCs w:val="20"/>
              </w:rPr>
            </w:pPr>
          </w:p>
        </w:tc>
        <w:tc>
          <w:tcPr>
            <w:tcW w:w="1035" w:type="dxa"/>
            <w:tcPrChange w:id="121" w:author="Alhabibi, Haider@Energy" w:date="2022-03-07T13:25:00Z">
              <w:tcPr>
                <w:tcW w:w="1064" w:type="dxa"/>
              </w:tcPr>
            </w:tcPrChange>
          </w:tcPr>
          <w:p w14:paraId="5284AA21" w14:textId="77777777" w:rsidR="006266EB" w:rsidRPr="00F40856" w:rsidRDefault="006266EB" w:rsidP="009C6DB3">
            <w:pPr>
              <w:spacing w:after="0" w:line="240" w:lineRule="auto"/>
              <w:rPr>
                <w:ins w:id="122" w:author="Alhabibi, Haider@Energy" w:date="2022-01-25T16:24:00Z"/>
                <w:rFonts w:cstheme="minorHAnsi"/>
                <w:sz w:val="20"/>
                <w:szCs w:val="20"/>
              </w:rPr>
            </w:pPr>
          </w:p>
        </w:tc>
        <w:tc>
          <w:tcPr>
            <w:tcW w:w="1224" w:type="dxa"/>
            <w:tcPrChange w:id="123" w:author="Alhabibi, Haider@Energy" w:date="2022-03-07T13:25:00Z">
              <w:tcPr>
                <w:tcW w:w="1266" w:type="dxa"/>
              </w:tcPr>
            </w:tcPrChange>
          </w:tcPr>
          <w:p w14:paraId="467F8AD5" w14:textId="77777777" w:rsidR="006266EB" w:rsidRPr="00F40856" w:rsidRDefault="006266EB" w:rsidP="009C6DB3">
            <w:pPr>
              <w:spacing w:after="0" w:line="240" w:lineRule="auto"/>
              <w:rPr>
                <w:ins w:id="124" w:author="Alhabibi, Haider@Energy" w:date="2022-01-25T16:24:00Z"/>
                <w:rFonts w:cstheme="minorHAnsi"/>
                <w:sz w:val="20"/>
                <w:szCs w:val="20"/>
              </w:rPr>
            </w:pPr>
          </w:p>
        </w:tc>
        <w:tc>
          <w:tcPr>
            <w:tcW w:w="1084" w:type="dxa"/>
            <w:tcPrChange w:id="125" w:author="Alhabibi, Haider@Energy" w:date="2022-03-07T13:25:00Z">
              <w:tcPr>
                <w:tcW w:w="1084" w:type="dxa"/>
              </w:tcPr>
            </w:tcPrChange>
          </w:tcPr>
          <w:p w14:paraId="25FDD4DD" w14:textId="77777777" w:rsidR="006266EB" w:rsidRPr="00F40856" w:rsidRDefault="006266EB" w:rsidP="009C6DB3">
            <w:pPr>
              <w:spacing w:after="0" w:line="240" w:lineRule="auto"/>
              <w:rPr>
                <w:ins w:id="126" w:author="Alhabibi, Haider@Energy" w:date="2022-01-25T16:24:00Z"/>
                <w:rFonts w:cstheme="minorHAnsi"/>
                <w:sz w:val="20"/>
                <w:szCs w:val="20"/>
              </w:rPr>
            </w:pPr>
          </w:p>
        </w:tc>
        <w:tc>
          <w:tcPr>
            <w:tcW w:w="972" w:type="dxa"/>
            <w:tcPrChange w:id="127" w:author="Alhabibi, Haider@Energy" w:date="2022-03-07T13:25:00Z">
              <w:tcPr>
                <w:tcW w:w="997" w:type="dxa"/>
              </w:tcPr>
            </w:tcPrChange>
          </w:tcPr>
          <w:p w14:paraId="3945751B" w14:textId="77777777" w:rsidR="006266EB" w:rsidRPr="00F40856" w:rsidRDefault="006266EB" w:rsidP="009C6DB3">
            <w:pPr>
              <w:spacing w:after="0" w:line="240" w:lineRule="auto"/>
              <w:rPr>
                <w:ins w:id="128" w:author="Alhabibi, Haider@Energy" w:date="2022-03-07T13:24:00Z"/>
                <w:rFonts w:cstheme="minorHAnsi"/>
                <w:sz w:val="20"/>
                <w:szCs w:val="20"/>
              </w:rPr>
            </w:pPr>
          </w:p>
        </w:tc>
        <w:tc>
          <w:tcPr>
            <w:tcW w:w="1018" w:type="dxa"/>
            <w:tcPrChange w:id="129" w:author="Alhabibi, Haider@Energy" w:date="2022-03-07T13:25:00Z">
              <w:tcPr>
                <w:tcW w:w="2077" w:type="dxa"/>
                <w:gridSpan w:val="2"/>
              </w:tcPr>
            </w:tcPrChange>
          </w:tcPr>
          <w:p w14:paraId="15DBE0B4" w14:textId="270300E1" w:rsidR="006266EB" w:rsidRPr="00F40856" w:rsidRDefault="006266EB" w:rsidP="009C6DB3">
            <w:pPr>
              <w:spacing w:after="0" w:line="240" w:lineRule="auto"/>
              <w:rPr>
                <w:ins w:id="130" w:author="Alhabibi, Haider@Energy" w:date="2022-01-25T16:24:00Z"/>
                <w:rFonts w:cstheme="minorHAnsi"/>
                <w:sz w:val="20"/>
                <w:szCs w:val="20"/>
              </w:rPr>
            </w:pPr>
          </w:p>
        </w:tc>
      </w:tr>
    </w:tbl>
    <w:p w14:paraId="267B7FDC" w14:textId="423E8D51" w:rsidR="008555DE" w:rsidDel="008444C9" w:rsidRDefault="008555DE" w:rsidP="00D879CA">
      <w:pPr>
        <w:spacing w:after="0" w:line="240" w:lineRule="auto"/>
        <w:rPr>
          <w:del w:id="131" w:author="Alhabibi, Haider@Energy" w:date="2022-01-25T13:08:00Z"/>
          <w:rFonts w:asciiTheme="minorHAnsi" w:hAnsiTheme="minorHAnsi" w:cstheme="minorHAnsi"/>
          <w:sz w:val="18"/>
          <w:szCs w:val="18"/>
        </w:rPr>
      </w:pPr>
    </w:p>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0"/>
        <w:gridCol w:w="907"/>
        <w:gridCol w:w="979"/>
        <w:gridCol w:w="810"/>
        <w:gridCol w:w="1080"/>
        <w:gridCol w:w="764"/>
        <w:gridCol w:w="678"/>
        <w:gridCol w:w="720"/>
        <w:gridCol w:w="1188"/>
        <w:gridCol w:w="1148"/>
        <w:gridCol w:w="900"/>
        <w:gridCol w:w="902"/>
      </w:tblGrid>
      <w:tr w:rsidR="00F349F6" w:rsidRPr="009E01FE" w14:paraId="47428C92" w14:textId="13539CC9" w:rsidTr="002E1D8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180FC765" w:rsidR="00F349F6" w:rsidRPr="00B33DFF"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Dwelling Unit Water Heating Systems Information</w:t>
            </w:r>
            <w:ins w:id="132" w:author="Alhabibi, Haider@Energy" w:date="2022-03-07T13:28:00Z">
              <w:r w:rsidR="00A864F6">
                <w:t xml:space="preserve"> (</w:t>
              </w:r>
              <w:r w:rsidR="00A864F6" w:rsidRPr="00A864F6">
                <w:rPr>
                  <w:rFonts w:asciiTheme="minorHAnsi" w:hAnsiTheme="minorHAnsi" w:cstheme="minorHAnsi"/>
                  <w:b/>
                  <w:sz w:val="20"/>
                  <w:szCs w:val="20"/>
                </w:rPr>
                <w:t>other than HPWH</w:t>
              </w:r>
              <w:r w:rsidR="00A864F6">
                <w:rPr>
                  <w:rFonts w:asciiTheme="minorHAnsi" w:hAnsiTheme="minorHAnsi" w:cstheme="minorHAnsi"/>
                  <w:b/>
                  <w:sz w:val="20"/>
                  <w:szCs w:val="20"/>
                </w:rPr>
                <w:t>)</w:t>
              </w:r>
            </w:ins>
            <w:del w:id="133" w:author="Alhabibi, Haider@Energy" w:date="2022-03-07T13:28:00Z">
              <w:r w:rsidRPr="008733ED" w:rsidDel="00A864F6">
                <w:rPr>
                  <w:rFonts w:asciiTheme="minorHAnsi" w:hAnsiTheme="minorHAnsi" w:cstheme="minorHAnsi"/>
                  <w:b/>
                  <w:sz w:val="20"/>
                  <w:szCs w:val="20"/>
                </w:rPr>
                <w:delText xml:space="preserve"> </w:delText>
              </w:r>
            </w:del>
          </w:p>
          <w:p w14:paraId="09B27B34" w14:textId="30E27034"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ins w:id="134" w:author="Alhabibi, Haider@Energy" w:date="2022-01-25T13:27:00Z">
              <w:r w:rsidR="00B70C68">
                <w:rPr>
                  <w:rFonts w:asciiTheme="minorHAnsi" w:eastAsia="Times New Roman" w:hAnsiTheme="minorHAnsi" w:cstheme="minorHAnsi"/>
                  <w:sz w:val="20"/>
                  <w:szCs w:val="20"/>
                </w:rPr>
                <w:t>features</w:t>
              </w:r>
              <w:r w:rsidR="00B70C68" w:rsidRPr="00236F4B">
                <w:rPr>
                  <w:rFonts w:asciiTheme="minorHAnsi" w:eastAsia="Times New Roman" w:hAnsiTheme="minorHAnsi" w:cstheme="minorHAnsi"/>
                  <w:sz w:val="18"/>
                  <w:szCs w:val="20"/>
                </w:rPr>
                <w:t xml:space="preserve"> </w:t>
              </w:r>
            </w:ins>
            <w:ins w:id="135" w:author="Alhabibi, Haider@Energy" w:date="2022-03-07T13:19:00Z">
              <w:r w:rsidR="00EB0AA5">
                <w:rPr>
                  <w:rFonts w:asciiTheme="minorHAnsi" w:eastAsia="Times New Roman" w:hAnsiTheme="minorHAnsi" w:cstheme="minorHAnsi"/>
                  <w:sz w:val="18"/>
                  <w:szCs w:val="20"/>
                </w:rPr>
                <w:t xml:space="preserve">of </w:t>
              </w:r>
            </w:ins>
            <w:r w:rsidRPr="00236F4B">
              <w:rPr>
                <w:rFonts w:asciiTheme="minorHAnsi" w:eastAsia="Times New Roman" w:hAnsiTheme="minorHAnsi" w:cstheme="minorHAnsi"/>
                <w:sz w:val="18"/>
                <w:szCs w:val="20"/>
              </w:rPr>
              <w:t xml:space="preserve">the water heating system </w:t>
            </w:r>
            <w:del w:id="136" w:author="Alhabibi, Haider@Energy" w:date="2022-01-25T13:27:00Z">
              <w:r w:rsidRPr="00236F4B" w:rsidDel="009B229B">
                <w:rPr>
                  <w:rFonts w:asciiTheme="minorHAnsi" w:eastAsia="Times New Roman" w:hAnsiTheme="minorHAnsi" w:cstheme="minorHAnsi"/>
                  <w:sz w:val="18"/>
                  <w:szCs w:val="20"/>
                </w:rPr>
                <w:delText xml:space="preserve">features </w:delText>
              </w:r>
            </w:del>
            <w:ins w:id="137" w:author="Alhabibi, Haider@Energy" w:date="2022-01-25T13:27:00Z">
              <w:r w:rsidR="009B229B">
                <w:rPr>
                  <w:rFonts w:asciiTheme="minorHAnsi" w:eastAsia="Times New Roman" w:hAnsiTheme="minorHAnsi" w:cstheme="minorHAnsi"/>
                  <w:sz w:val="20"/>
                  <w:szCs w:val="20"/>
                </w:rPr>
                <w:t xml:space="preserve">other than </w:t>
              </w:r>
              <w:r w:rsidR="009B229B">
                <w:rPr>
                  <w:rFonts w:cstheme="minorHAnsi"/>
                  <w:b/>
                  <w:bCs/>
                  <w:sz w:val="20"/>
                  <w:szCs w:val="20"/>
                </w:rPr>
                <w:t>HPWH</w:t>
              </w:r>
              <w:r w:rsidR="009B229B" w:rsidRPr="005828AE">
                <w:rPr>
                  <w:rFonts w:asciiTheme="minorHAnsi" w:eastAsia="Times New Roman" w:hAnsiTheme="minorHAnsi" w:cstheme="minorHAnsi"/>
                  <w:sz w:val="20"/>
                  <w:szCs w:val="20"/>
                </w:rPr>
                <w:t xml:space="preserve"> </w:t>
              </w:r>
              <w:r w:rsidR="009B229B">
                <w:rPr>
                  <w:rFonts w:asciiTheme="minorHAnsi" w:eastAsia="Times New Roman" w:hAnsiTheme="minorHAnsi" w:cstheme="minorHAnsi"/>
                  <w:sz w:val="20"/>
                  <w:szCs w:val="20"/>
                </w:rPr>
                <w:t>systems</w:t>
              </w:r>
              <w:r w:rsidR="009B229B" w:rsidRPr="00236F4B">
                <w:rPr>
                  <w:rFonts w:asciiTheme="minorHAnsi" w:eastAsia="Times New Roman" w:hAnsiTheme="minorHAnsi" w:cstheme="minorHAnsi"/>
                  <w:sz w:val="18"/>
                  <w:szCs w:val="20"/>
                </w:rPr>
                <w:t xml:space="preserve"> </w:t>
              </w:r>
            </w:ins>
            <w:r w:rsidRPr="00236F4B">
              <w:rPr>
                <w:rFonts w:asciiTheme="minorHAnsi" w:eastAsia="Times New Roman" w:hAnsiTheme="minorHAnsi" w:cstheme="minorHAnsi"/>
                <w:sz w:val="18"/>
                <w:szCs w:val="20"/>
              </w:rPr>
              <w:t>installed in this project.</w:t>
            </w:r>
          </w:p>
        </w:tc>
      </w:tr>
      <w:tr w:rsidR="002E1D83" w:rsidRPr="009E01FE" w14:paraId="5E10FB82" w14:textId="1F2D2580" w:rsidTr="009B229B">
        <w:trPr>
          <w:cantSplit/>
          <w:trHeight w:val="277"/>
          <w:jc w:val="center"/>
        </w:trPr>
        <w:tc>
          <w:tcPr>
            <w:tcW w:w="410" w:type="pct"/>
            <w:tcBorders>
              <w:top w:val="single" w:sz="4" w:space="0" w:color="auto"/>
              <w:left w:val="single" w:sz="4" w:space="0" w:color="auto"/>
              <w:bottom w:val="single" w:sz="4" w:space="0" w:color="auto"/>
              <w:right w:val="single" w:sz="4" w:space="0" w:color="auto"/>
            </w:tcBorders>
          </w:tcPr>
          <w:p w14:paraId="75323EDC" w14:textId="19DFB56D"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5F178F62" w14:textId="7C13300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46" w:type="pct"/>
            <w:tcBorders>
              <w:top w:val="single" w:sz="4" w:space="0" w:color="auto"/>
              <w:left w:val="single" w:sz="4" w:space="0" w:color="auto"/>
              <w:bottom w:val="single" w:sz="4" w:space="0" w:color="auto"/>
              <w:right w:val="single" w:sz="4" w:space="0" w:color="auto"/>
            </w:tcBorders>
            <w:vAlign w:val="center"/>
          </w:tcPr>
          <w:p w14:paraId="25E49458" w14:textId="0726B8D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369" w:type="pct"/>
            <w:tcBorders>
              <w:top w:val="single" w:sz="4" w:space="0" w:color="auto"/>
              <w:left w:val="single" w:sz="4" w:space="0" w:color="auto"/>
              <w:bottom w:val="single" w:sz="4" w:space="0" w:color="auto"/>
              <w:right w:val="single" w:sz="4" w:space="0" w:color="auto"/>
            </w:tcBorders>
            <w:vAlign w:val="center"/>
          </w:tcPr>
          <w:p w14:paraId="4D1BC378" w14:textId="738DD56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492" w:type="pct"/>
            <w:tcBorders>
              <w:top w:val="single" w:sz="4" w:space="0" w:color="auto"/>
              <w:left w:val="single" w:sz="4" w:space="0" w:color="auto"/>
              <w:bottom w:val="single" w:sz="4" w:space="0" w:color="auto"/>
              <w:right w:val="single" w:sz="4" w:space="0" w:color="auto"/>
            </w:tcBorders>
            <w:vAlign w:val="center"/>
          </w:tcPr>
          <w:p w14:paraId="3D26A1B8" w14:textId="23411E0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348" w:type="pct"/>
            <w:tcBorders>
              <w:top w:val="single" w:sz="4" w:space="0" w:color="auto"/>
              <w:left w:val="single" w:sz="4" w:space="0" w:color="auto"/>
              <w:bottom w:val="single" w:sz="4" w:space="0" w:color="auto"/>
              <w:right w:val="single" w:sz="4" w:space="0" w:color="auto"/>
            </w:tcBorders>
            <w:vAlign w:val="center"/>
          </w:tcPr>
          <w:p w14:paraId="0E16E27E" w14:textId="14298FD8"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9" w:type="pct"/>
            <w:tcBorders>
              <w:top w:val="single" w:sz="4" w:space="0" w:color="auto"/>
              <w:left w:val="single" w:sz="4" w:space="0" w:color="auto"/>
              <w:bottom w:val="single" w:sz="4" w:space="0" w:color="auto"/>
              <w:right w:val="single" w:sz="4" w:space="0" w:color="auto"/>
            </w:tcBorders>
            <w:vAlign w:val="center"/>
          </w:tcPr>
          <w:p w14:paraId="1EFBBCAA" w14:textId="198005C5"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3A8184C6" w14:textId="5F6A2829"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541" w:type="pct"/>
            <w:tcBorders>
              <w:top w:val="single" w:sz="4" w:space="0" w:color="auto"/>
              <w:left w:val="single" w:sz="4" w:space="0" w:color="auto"/>
              <w:bottom w:val="single" w:sz="4" w:space="0" w:color="auto"/>
              <w:right w:val="single" w:sz="4" w:space="0" w:color="auto"/>
            </w:tcBorders>
          </w:tcPr>
          <w:p w14:paraId="15CF708E" w14:textId="0693A5AF"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09</w:t>
            </w:r>
          </w:p>
        </w:tc>
        <w:tc>
          <w:tcPr>
            <w:tcW w:w="523" w:type="pct"/>
            <w:tcBorders>
              <w:top w:val="single" w:sz="4" w:space="0" w:color="auto"/>
              <w:left w:val="single" w:sz="4" w:space="0" w:color="auto"/>
              <w:bottom w:val="single" w:sz="4" w:space="0" w:color="auto"/>
              <w:right w:val="single" w:sz="4" w:space="0" w:color="auto"/>
            </w:tcBorders>
          </w:tcPr>
          <w:p w14:paraId="521DBC25" w14:textId="6947D68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59C7B8FF" w14:textId="03FEF755"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11" w:type="pct"/>
            <w:tcBorders>
              <w:top w:val="single" w:sz="4" w:space="0" w:color="auto"/>
              <w:left w:val="single" w:sz="4" w:space="0" w:color="auto"/>
              <w:bottom w:val="single" w:sz="4" w:space="0" w:color="auto"/>
              <w:right w:val="single" w:sz="4" w:space="0" w:color="auto"/>
            </w:tcBorders>
          </w:tcPr>
          <w:p w14:paraId="22046E67" w14:textId="67632103" w:rsidR="00F349F6"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2E1D83" w:rsidRPr="009E01FE" w14:paraId="285571F4" w14:textId="1F0C2329" w:rsidTr="009B229B">
        <w:trPr>
          <w:cantSplit/>
          <w:trHeight w:val="288"/>
          <w:jc w:val="center"/>
        </w:trPr>
        <w:tc>
          <w:tcPr>
            <w:tcW w:w="410" w:type="pct"/>
            <w:tcBorders>
              <w:top w:val="single" w:sz="4" w:space="0" w:color="auto"/>
              <w:left w:val="single" w:sz="4" w:space="0" w:color="auto"/>
              <w:bottom w:val="single" w:sz="4" w:space="0" w:color="auto"/>
              <w:right w:val="single" w:sz="4" w:space="0" w:color="auto"/>
            </w:tcBorders>
            <w:vAlign w:val="bottom"/>
          </w:tcPr>
          <w:p w14:paraId="2BDEA299" w14:textId="363FE50C"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4C8D8125" w14:textId="23A27E93"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46" w:type="pct"/>
            <w:tcBorders>
              <w:top w:val="single" w:sz="4" w:space="0" w:color="auto"/>
              <w:left w:val="single" w:sz="4" w:space="0" w:color="auto"/>
              <w:bottom w:val="single" w:sz="4" w:space="0" w:color="auto"/>
              <w:right w:val="single" w:sz="4" w:space="0" w:color="auto"/>
            </w:tcBorders>
            <w:vAlign w:val="bottom"/>
          </w:tcPr>
          <w:p w14:paraId="6BA036E4"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369" w:type="pct"/>
            <w:tcBorders>
              <w:top w:val="single" w:sz="4" w:space="0" w:color="auto"/>
              <w:left w:val="single" w:sz="4" w:space="0" w:color="auto"/>
              <w:bottom w:val="single" w:sz="4" w:space="0" w:color="auto"/>
              <w:right w:val="single" w:sz="4" w:space="0" w:color="auto"/>
            </w:tcBorders>
            <w:vAlign w:val="bottom"/>
          </w:tcPr>
          <w:p w14:paraId="7C66A97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92" w:type="pct"/>
            <w:tcBorders>
              <w:top w:val="single" w:sz="4" w:space="0" w:color="auto"/>
              <w:left w:val="single" w:sz="4" w:space="0" w:color="auto"/>
              <w:bottom w:val="single" w:sz="4" w:space="0" w:color="auto"/>
              <w:right w:val="single" w:sz="4" w:space="0" w:color="auto"/>
            </w:tcBorders>
            <w:vAlign w:val="bottom"/>
          </w:tcPr>
          <w:p w14:paraId="0980E02E" w14:textId="6C09F1F5"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 </w:t>
            </w:r>
            <w:proofErr w:type="gramStart"/>
            <w:r w:rsidRPr="00236F4B">
              <w:rPr>
                <w:rFonts w:asciiTheme="minorHAnsi" w:eastAsia="Times New Roman" w:hAnsiTheme="minorHAnsi" w:cstheme="minorHAnsi"/>
                <w:sz w:val="18"/>
                <w:szCs w:val="20"/>
              </w:rPr>
              <w:t>of</w:t>
            </w:r>
            <w:proofErr w:type="gramEnd"/>
            <w:r w:rsidRPr="00236F4B">
              <w:rPr>
                <w:rFonts w:asciiTheme="minorHAnsi" w:eastAsia="Times New Roman" w:hAnsiTheme="minorHAnsi" w:cstheme="minorHAnsi"/>
                <w:sz w:val="18"/>
                <w:szCs w:val="20"/>
              </w:rPr>
              <w:t xml:space="preserve"> </w:t>
            </w:r>
            <w:r w:rsidR="002E1D83">
              <w:rPr>
                <w:rFonts w:asciiTheme="minorHAnsi" w:eastAsia="Times New Roman" w:hAnsiTheme="minorHAnsi" w:cstheme="minorHAnsi"/>
                <w:sz w:val="18"/>
                <w:szCs w:val="20"/>
              </w:rPr>
              <w:t xml:space="preserve">Like (or Identical) </w:t>
            </w:r>
            <w:r w:rsidRPr="00236F4B">
              <w:rPr>
                <w:rFonts w:asciiTheme="minorHAnsi" w:eastAsia="Times New Roman" w:hAnsiTheme="minorHAnsi" w:cstheme="minorHAnsi"/>
                <w:sz w:val="18"/>
                <w:szCs w:val="20"/>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3024E801"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09" w:type="pct"/>
            <w:tcBorders>
              <w:top w:val="single" w:sz="4" w:space="0" w:color="auto"/>
              <w:left w:val="single" w:sz="4" w:space="0" w:color="auto"/>
              <w:bottom w:val="single" w:sz="4" w:space="0" w:color="auto"/>
              <w:right w:val="single" w:sz="4" w:space="0" w:color="auto"/>
            </w:tcBorders>
            <w:vAlign w:val="bottom"/>
          </w:tcPr>
          <w:p w14:paraId="12E5370C"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7E7D822D"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41" w:type="pct"/>
            <w:tcBorders>
              <w:top w:val="single" w:sz="4" w:space="0" w:color="auto"/>
              <w:left w:val="single" w:sz="4" w:space="0" w:color="auto"/>
              <w:bottom w:val="single" w:sz="4" w:space="0" w:color="auto"/>
              <w:right w:val="single" w:sz="4" w:space="0" w:color="auto"/>
            </w:tcBorders>
            <w:vAlign w:val="bottom"/>
          </w:tcPr>
          <w:p w14:paraId="2FF7E8B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Central DHW System Distribution</w:t>
            </w:r>
          </w:p>
        </w:tc>
        <w:tc>
          <w:tcPr>
            <w:tcW w:w="523" w:type="pct"/>
            <w:tcBorders>
              <w:top w:val="single" w:sz="4" w:space="0" w:color="auto"/>
              <w:left w:val="single" w:sz="4" w:space="0" w:color="auto"/>
              <w:bottom w:val="single" w:sz="4" w:space="0" w:color="auto"/>
              <w:right w:val="single" w:sz="4" w:space="0" w:color="auto"/>
            </w:tcBorders>
            <w:vAlign w:val="bottom"/>
          </w:tcPr>
          <w:p w14:paraId="54A8862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603085A6"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40842392" w14:textId="143E47F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Compact </w:t>
            </w:r>
            <w:proofErr w:type="spellStart"/>
            <w:r w:rsidRPr="00236F4B">
              <w:rPr>
                <w:rFonts w:asciiTheme="minorHAnsi" w:eastAsia="Times New Roman" w:hAnsiTheme="minorHAnsi" w:cstheme="minorHAnsi"/>
                <w:sz w:val="18"/>
                <w:szCs w:val="20"/>
              </w:rPr>
              <w:t>Dist</w:t>
            </w:r>
            <w:r>
              <w:rPr>
                <w:rFonts w:asciiTheme="minorHAnsi" w:eastAsia="Times New Roman" w:hAnsiTheme="minorHAnsi" w:cstheme="minorHAnsi"/>
                <w:sz w:val="18"/>
                <w:szCs w:val="20"/>
              </w:rPr>
              <w:t>rib</w:t>
            </w:r>
            <w:proofErr w:type="spellEnd"/>
            <w:r>
              <w:rPr>
                <w:rFonts w:asciiTheme="minorHAnsi" w:eastAsia="Times New Roman" w:hAnsiTheme="minorHAnsi" w:cstheme="minorHAnsi"/>
                <w:sz w:val="18"/>
                <w:szCs w:val="20"/>
              </w:rPr>
              <w:t>.</w:t>
            </w:r>
          </w:p>
        </w:tc>
        <w:tc>
          <w:tcPr>
            <w:tcW w:w="411" w:type="pct"/>
            <w:tcBorders>
              <w:top w:val="single" w:sz="4" w:space="0" w:color="auto"/>
              <w:left w:val="single" w:sz="4" w:space="0" w:color="auto"/>
              <w:bottom w:val="single" w:sz="4" w:space="0" w:color="auto"/>
              <w:right w:val="single" w:sz="4" w:space="0" w:color="auto"/>
            </w:tcBorders>
            <w:vAlign w:val="bottom"/>
          </w:tcPr>
          <w:p w14:paraId="2FADA926" w14:textId="05845C62"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6B02B3CA" w14:textId="343ED4B2" w:rsidTr="009B229B">
        <w:trPr>
          <w:cantSplit/>
          <w:trHeight w:val="246"/>
          <w:jc w:val="center"/>
        </w:trPr>
        <w:tc>
          <w:tcPr>
            <w:tcW w:w="410" w:type="pct"/>
            <w:tcBorders>
              <w:top w:val="single" w:sz="4" w:space="0" w:color="auto"/>
              <w:left w:val="single" w:sz="4" w:space="0" w:color="auto"/>
              <w:bottom w:val="single" w:sz="4" w:space="0" w:color="auto"/>
              <w:right w:val="single" w:sz="4" w:space="0" w:color="auto"/>
            </w:tcBorders>
          </w:tcPr>
          <w:p w14:paraId="7152FD5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1017647" w14:textId="17108F3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60237D6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9" w:type="pct"/>
            <w:tcBorders>
              <w:top w:val="single" w:sz="4" w:space="0" w:color="auto"/>
              <w:left w:val="single" w:sz="4" w:space="0" w:color="auto"/>
              <w:bottom w:val="single" w:sz="4" w:space="0" w:color="auto"/>
              <w:right w:val="single" w:sz="4" w:space="0" w:color="auto"/>
            </w:tcBorders>
            <w:vAlign w:val="center"/>
          </w:tcPr>
          <w:p w14:paraId="4C8F8D59"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2" w:type="pct"/>
            <w:tcBorders>
              <w:top w:val="single" w:sz="4" w:space="0" w:color="auto"/>
              <w:left w:val="single" w:sz="4" w:space="0" w:color="auto"/>
              <w:bottom w:val="single" w:sz="4" w:space="0" w:color="auto"/>
              <w:right w:val="single" w:sz="4" w:space="0" w:color="auto"/>
            </w:tcBorders>
            <w:vAlign w:val="center"/>
          </w:tcPr>
          <w:p w14:paraId="3A2E658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8" w:type="pct"/>
            <w:tcBorders>
              <w:top w:val="single" w:sz="4" w:space="0" w:color="auto"/>
              <w:left w:val="single" w:sz="4" w:space="0" w:color="auto"/>
              <w:bottom w:val="single" w:sz="4" w:space="0" w:color="auto"/>
              <w:right w:val="single" w:sz="4" w:space="0" w:color="auto"/>
            </w:tcBorders>
            <w:vAlign w:val="center"/>
          </w:tcPr>
          <w:p w14:paraId="20F8B4F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004457C8"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84F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633FA68A"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3" w:type="pct"/>
            <w:tcBorders>
              <w:top w:val="single" w:sz="4" w:space="0" w:color="auto"/>
              <w:left w:val="single" w:sz="4" w:space="0" w:color="auto"/>
              <w:bottom w:val="single" w:sz="4" w:space="0" w:color="auto"/>
              <w:right w:val="single" w:sz="4" w:space="0" w:color="auto"/>
            </w:tcBorders>
          </w:tcPr>
          <w:p w14:paraId="1BE4E2B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6DA2D2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1" w:type="pct"/>
            <w:tcBorders>
              <w:top w:val="single" w:sz="4" w:space="0" w:color="auto"/>
              <w:left w:val="single" w:sz="4" w:space="0" w:color="auto"/>
              <w:bottom w:val="single" w:sz="4" w:space="0" w:color="auto"/>
              <w:right w:val="single" w:sz="4" w:space="0" w:color="auto"/>
            </w:tcBorders>
          </w:tcPr>
          <w:p w14:paraId="69728BD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66E83F2" w14:textId="6A6C0634" w:rsidTr="009B229B">
        <w:trPr>
          <w:cantSplit/>
          <w:trHeight w:val="255"/>
          <w:jc w:val="center"/>
        </w:trPr>
        <w:tc>
          <w:tcPr>
            <w:tcW w:w="410" w:type="pct"/>
            <w:tcBorders>
              <w:top w:val="single" w:sz="4" w:space="0" w:color="auto"/>
              <w:left w:val="single" w:sz="4" w:space="0" w:color="auto"/>
              <w:bottom w:val="single" w:sz="4" w:space="0" w:color="auto"/>
              <w:right w:val="single" w:sz="4" w:space="0" w:color="auto"/>
            </w:tcBorders>
          </w:tcPr>
          <w:p w14:paraId="4230A19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61B833EF" w14:textId="17CD833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72AD32D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9" w:type="pct"/>
            <w:tcBorders>
              <w:top w:val="single" w:sz="4" w:space="0" w:color="auto"/>
              <w:left w:val="single" w:sz="4" w:space="0" w:color="auto"/>
              <w:bottom w:val="single" w:sz="4" w:space="0" w:color="auto"/>
              <w:right w:val="single" w:sz="4" w:space="0" w:color="auto"/>
            </w:tcBorders>
            <w:vAlign w:val="center"/>
          </w:tcPr>
          <w:p w14:paraId="7985165B"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2" w:type="pct"/>
            <w:tcBorders>
              <w:top w:val="single" w:sz="4" w:space="0" w:color="auto"/>
              <w:left w:val="single" w:sz="4" w:space="0" w:color="auto"/>
              <w:bottom w:val="single" w:sz="4" w:space="0" w:color="auto"/>
              <w:right w:val="single" w:sz="4" w:space="0" w:color="auto"/>
            </w:tcBorders>
            <w:vAlign w:val="center"/>
          </w:tcPr>
          <w:p w14:paraId="01B7ABC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8" w:type="pct"/>
            <w:tcBorders>
              <w:top w:val="single" w:sz="4" w:space="0" w:color="auto"/>
              <w:left w:val="single" w:sz="4" w:space="0" w:color="auto"/>
              <w:bottom w:val="single" w:sz="4" w:space="0" w:color="auto"/>
              <w:right w:val="single" w:sz="4" w:space="0" w:color="auto"/>
            </w:tcBorders>
            <w:vAlign w:val="center"/>
          </w:tcPr>
          <w:p w14:paraId="7E44C6F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2F926A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1EFB17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21B85B6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3" w:type="pct"/>
            <w:tcBorders>
              <w:top w:val="single" w:sz="4" w:space="0" w:color="auto"/>
              <w:left w:val="single" w:sz="4" w:space="0" w:color="auto"/>
              <w:bottom w:val="single" w:sz="4" w:space="0" w:color="auto"/>
              <w:right w:val="single" w:sz="4" w:space="0" w:color="auto"/>
            </w:tcBorders>
          </w:tcPr>
          <w:p w14:paraId="389848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45270EC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1" w:type="pct"/>
            <w:tcBorders>
              <w:top w:val="single" w:sz="4" w:space="0" w:color="auto"/>
              <w:left w:val="single" w:sz="4" w:space="0" w:color="auto"/>
              <w:bottom w:val="single" w:sz="4" w:space="0" w:color="auto"/>
              <w:right w:val="single" w:sz="4" w:space="0" w:color="auto"/>
            </w:tcBorders>
          </w:tcPr>
          <w:p w14:paraId="4D36FB31"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478B9CA9" w:rsidR="007A73AF" w:rsidRDefault="007A73AF" w:rsidP="00D879CA">
      <w:pPr>
        <w:spacing w:after="0" w:line="240" w:lineRule="auto"/>
        <w:rPr>
          <w:ins w:id="138" w:author="Alhabibi, Haider@Energy" w:date="2022-01-25T13:28:00Z"/>
          <w:rFonts w:asciiTheme="minorHAnsi" w:hAnsiTheme="minorHAnsi" w:cstheme="minorHAnsi"/>
          <w:sz w:val="18"/>
          <w:szCs w:val="18"/>
        </w:rPr>
      </w:pPr>
    </w:p>
    <w:p w14:paraId="7BEB79F5" w14:textId="77777777" w:rsidR="009070C1" w:rsidRDefault="007C69DF" w:rsidP="007C69DF">
      <w:pPr>
        <w:spacing w:after="0" w:line="240" w:lineRule="auto"/>
        <w:ind w:left="-180"/>
        <w:rPr>
          <w:ins w:id="139" w:author="Alhabibi, Haider@Energy" w:date="2022-01-25T13:28:00Z"/>
          <w:rFonts w:asciiTheme="minorHAnsi" w:hAnsiTheme="minorHAnsi" w:cstheme="minorHAnsi"/>
          <w:sz w:val="18"/>
          <w:szCs w:val="18"/>
        </w:rPr>
      </w:pPr>
      <w:ins w:id="140" w:author="Alhabibi, Haider@Energy" w:date="2022-01-25T13:28:00Z">
        <w:r>
          <w:rPr>
            <w:rFonts w:asciiTheme="minorHAnsi" w:hAnsiTheme="minorHAnsi" w:cstheme="minorHAnsi"/>
            <w:sz w:val="18"/>
            <w:szCs w:val="18"/>
          </w:rPr>
          <w:t xml:space="preserve"> </w:t>
        </w:r>
      </w:ins>
    </w:p>
    <w:tbl>
      <w:tblPr>
        <w:tblStyle w:val="TableGrid5"/>
        <w:tblW w:w="10980" w:type="dxa"/>
        <w:tblInd w:w="-95" w:type="dxa"/>
        <w:tblLayout w:type="fixed"/>
        <w:tblLook w:val="04A0" w:firstRow="1" w:lastRow="0" w:firstColumn="1" w:lastColumn="0" w:noHBand="0" w:noVBand="1"/>
      </w:tblPr>
      <w:tblGrid>
        <w:gridCol w:w="1220"/>
        <w:gridCol w:w="1220"/>
        <w:gridCol w:w="1220"/>
        <w:gridCol w:w="1220"/>
        <w:gridCol w:w="1220"/>
        <w:gridCol w:w="1220"/>
        <w:gridCol w:w="1220"/>
        <w:gridCol w:w="1220"/>
        <w:gridCol w:w="1220"/>
        <w:tblGridChange w:id="141">
          <w:tblGrid>
            <w:gridCol w:w="475"/>
            <w:gridCol w:w="1260"/>
            <w:gridCol w:w="990"/>
            <w:gridCol w:w="1380"/>
            <w:gridCol w:w="1230"/>
            <w:gridCol w:w="1260"/>
            <w:gridCol w:w="1350"/>
            <w:gridCol w:w="1584"/>
            <w:gridCol w:w="1451"/>
            <w:gridCol w:w="475"/>
            <w:gridCol w:w="1926"/>
          </w:tblGrid>
        </w:tblGridChange>
      </w:tblGrid>
      <w:tr w:rsidR="003C259A" w:rsidRPr="007B2CC9" w14:paraId="386BC9AE" w14:textId="27540C1F" w:rsidTr="004D3E37">
        <w:trPr>
          <w:trHeight w:val="467"/>
          <w:ins w:id="142" w:author="Alhabibi, Haider@Energy" w:date="2022-01-25T16:25:00Z"/>
        </w:trPr>
        <w:tc>
          <w:tcPr>
            <w:tcW w:w="10980" w:type="dxa"/>
            <w:gridSpan w:val="9"/>
          </w:tcPr>
          <w:p w14:paraId="7B81D946" w14:textId="77777777" w:rsidR="003C259A" w:rsidRPr="00EB4154" w:rsidRDefault="003C259A" w:rsidP="009C6DB3">
            <w:pPr>
              <w:spacing w:after="0" w:line="240" w:lineRule="auto"/>
              <w:rPr>
                <w:ins w:id="143" w:author="Alhabibi, Haider@Energy" w:date="2022-01-25T16:25:00Z"/>
                <w:rFonts w:cstheme="minorHAnsi"/>
                <w:b/>
                <w:bCs/>
                <w:sz w:val="20"/>
                <w:szCs w:val="20"/>
              </w:rPr>
            </w:pPr>
            <w:ins w:id="144" w:author="Alhabibi, Haider@Energy" w:date="2022-01-25T16:25:00Z">
              <w:r>
                <w:rPr>
                  <w:rFonts w:cstheme="minorHAnsi"/>
                  <w:b/>
                  <w:bCs/>
                  <w:sz w:val="20"/>
                  <w:szCs w:val="20"/>
                </w:rPr>
                <w:t>B2</w:t>
              </w:r>
              <w:r w:rsidRPr="00EB4154">
                <w:rPr>
                  <w:rFonts w:cstheme="minorHAnsi"/>
                  <w:b/>
                  <w:bCs/>
                  <w:sz w:val="20"/>
                  <w:szCs w:val="20"/>
                </w:rPr>
                <w:t xml:space="preserve">. Installed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 xml:space="preserve">HPWH </w:t>
              </w:r>
              <w:r w:rsidRPr="00EB4154">
                <w:rPr>
                  <w:rFonts w:cstheme="minorHAnsi"/>
                  <w:b/>
                  <w:bCs/>
                  <w:sz w:val="20"/>
                  <w:szCs w:val="20"/>
                </w:rPr>
                <w:t>System Information</w:t>
              </w:r>
            </w:ins>
          </w:p>
          <w:p w14:paraId="5E61CB5D" w14:textId="642865AD" w:rsidR="003C259A" w:rsidRDefault="003C259A" w:rsidP="009C6DB3">
            <w:pPr>
              <w:spacing w:after="0" w:line="240" w:lineRule="auto"/>
              <w:rPr>
                <w:ins w:id="145" w:author="Alhabibi, Haider@Energy" w:date="2022-03-07T13:29:00Z"/>
                <w:rFonts w:cstheme="minorHAnsi"/>
                <w:b/>
                <w:bCs/>
                <w:sz w:val="20"/>
                <w:szCs w:val="20"/>
              </w:rPr>
            </w:pPr>
            <w:ins w:id="146" w:author="Alhabibi, Haider@Energy" w:date="2022-01-25T16:25:00Z">
              <w:r w:rsidRPr="007B2CC9">
                <w:rPr>
                  <w:rFonts w:cstheme="minorHAnsi"/>
                  <w:sz w:val="18"/>
                  <w:szCs w:val="20"/>
                </w:rPr>
                <w:t>This table reports the water heating system(s) installed in this project.</w:t>
              </w:r>
            </w:ins>
          </w:p>
        </w:tc>
      </w:tr>
      <w:tr w:rsidR="002F5EE4" w:rsidRPr="007B2CC9" w14:paraId="57F6A5E1" w14:textId="3B170887" w:rsidTr="00F627A3">
        <w:tblPrEx>
          <w:tblW w:w="10980" w:type="dxa"/>
          <w:tblInd w:w="-95" w:type="dxa"/>
          <w:tblLayout w:type="fixed"/>
          <w:tblPrExChange w:id="147" w:author="Alhabibi, Haider@Energy" w:date="2022-03-07T13:31:00Z">
            <w:tblPrEx>
              <w:tblW w:w="10980" w:type="dxa"/>
              <w:tblInd w:w="-95" w:type="dxa"/>
              <w:tblLayout w:type="fixed"/>
            </w:tblPrEx>
          </w:tblPrExChange>
        </w:tblPrEx>
        <w:trPr>
          <w:trHeight w:val="211"/>
          <w:ins w:id="148" w:author="Alhabibi, Haider@Energy" w:date="2022-01-25T16:25:00Z"/>
          <w:trPrChange w:id="149" w:author="Alhabibi, Haider@Energy" w:date="2022-03-07T13:31:00Z">
            <w:trPr>
              <w:gridBefore w:val="1"/>
              <w:trHeight w:val="211"/>
            </w:trPr>
          </w:trPrChange>
        </w:trPr>
        <w:tc>
          <w:tcPr>
            <w:tcW w:w="1220" w:type="dxa"/>
            <w:tcBorders>
              <w:top w:val="single" w:sz="4" w:space="0" w:color="auto"/>
              <w:left w:val="single" w:sz="4" w:space="0" w:color="auto"/>
              <w:bottom w:val="single" w:sz="4" w:space="0" w:color="auto"/>
              <w:right w:val="single" w:sz="4" w:space="0" w:color="auto"/>
            </w:tcBorders>
            <w:tcPrChange w:id="150" w:author="Alhabibi, Haider@Energy" w:date="2022-03-07T13:31:00Z">
              <w:tcPr>
                <w:tcW w:w="1260" w:type="dxa"/>
                <w:tcBorders>
                  <w:top w:val="single" w:sz="4" w:space="0" w:color="auto"/>
                  <w:left w:val="single" w:sz="4" w:space="0" w:color="auto"/>
                  <w:bottom w:val="single" w:sz="4" w:space="0" w:color="auto"/>
                  <w:right w:val="single" w:sz="4" w:space="0" w:color="auto"/>
                </w:tcBorders>
              </w:tcPr>
            </w:tcPrChange>
          </w:tcPr>
          <w:p w14:paraId="1A24EF5B" w14:textId="77777777" w:rsidR="002F5EE4" w:rsidRPr="007B2CC9" w:rsidRDefault="002F5EE4" w:rsidP="002F5EE4">
            <w:pPr>
              <w:spacing w:after="0" w:line="240" w:lineRule="auto"/>
              <w:jc w:val="center"/>
              <w:rPr>
                <w:ins w:id="151" w:author="Alhabibi, Haider@Energy" w:date="2022-01-25T16:25:00Z"/>
                <w:rFonts w:cstheme="minorHAnsi"/>
                <w:sz w:val="18"/>
                <w:szCs w:val="20"/>
              </w:rPr>
            </w:pPr>
            <w:ins w:id="152" w:author="Alhabibi, Haider@Energy" w:date="2022-01-25T16:25:00Z">
              <w:r w:rsidRPr="007B2CC9">
                <w:rPr>
                  <w:rFonts w:cstheme="minorHAnsi"/>
                  <w:sz w:val="18"/>
                  <w:szCs w:val="20"/>
                </w:rPr>
                <w:t>01</w:t>
              </w:r>
            </w:ins>
          </w:p>
        </w:tc>
        <w:tc>
          <w:tcPr>
            <w:tcW w:w="1220" w:type="dxa"/>
            <w:vAlign w:val="bottom"/>
            <w:tcPrChange w:id="153" w:author="Alhabibi, Haider@Energy" w:date="2022-03-07T13:31:00Z">
              <w:tcPr>
                <w:tcW w:w="990" w:type="dxa"/>
                <w:vAlign w:val="bottom"/>
              </w:tcPr>
            </w:tcPrChange>
          </w:tcPr>
          <w:p w14:paraId="15FF330E" w14:textId="77777777" w:rsidR="002F5EE4" w:rsidRPr="007B2CC9" w:rsidRDefault="002F5EE4" w:rsidP="002F5EE4">
            <w:pPr>
              <w:spacing w:after="0" w:line="240" w:lineRule="auto"/>
              <w:jc w:val="center"/>
              <w:rPr>
                <w:ins w:id="154" w:author="Alhabibi, Haider@Energy" w:date="2022-01-25T16:25:00Z"/>
                <w:rFonts w:cstheme="minorHAnsi"/>
                <w:sz w:val="18"/>
                <w:szCs w:val="20"/>
              </w:rPr>
            </w:pPr>
            <w:ins w:id="155" w:author="Alhabibi, Haider@Energy" w:date="2022-01-25T16:25:00Z">
              <w:r w:rsidRPr="007B2CC9">
                <w:rPr>
                  <w:rFonts w:cstheme="minorHAnsi"/>
                  <w:sz w:val="18"/>
                  <w:szCs w:val="20"/>
                </w:rPr>
                <w:t>02</w:t>
              </w:r>
            </w:ins>
          </w:p>
        </w:tc>
        <w:tc>
          <w:tcPr>
            <w:tcW w:w="1220" w:type="dxa"/>
            <w:vAlign w:val="bottom"/>
            <w:tcPrChange w:id="156" w:author="Alhabibi, Haider@Energy" w:date="2022-03-07T13:31:00Z">
              <w:tcPr>
                <w:tcW w:w="1380" w:type="dxa"/>
                <w:vAlign w:val="bottom"/>
              </w:tcPr>
            </w:tcPrChange>
          </w:tcPr>
          <w:p w14:paraId="7A564E04" w14:textId="77777777" w:rsidR="002F5EE4" w:rsidRPr="007B2CC9" w:rsidRDefault="002F5EE4" w:rsidP="002F5EE4">
            <w:pPr>
              <w:spacing w:after="0" w:line="240" w:lineRule="auto"/>
              <w:jc w:val="center"/>
              <w:rPr>
                <w:ins w:id="157" w:author="Alhabibi, Haider@Energy" w:date="2022-01-25T16:25:00Z"/>
                <w:rFonts w:cstheme="minorHAnsi"/>
                <w:sz w:val="18"/>
                <w:szCs w:val="20"/>
              </w:rPr>
            </w:pPr>
            <w:ins w:id="158" w:author="Alhabibi, Haider@Energy" w:date="2022-01-25T16:25:00Z">
              <w:r w:rsidRPr="007B2CC9">
                <w:rPr>
                  <w:rFonts w:cstheme="minorHAnsi"/>
                  <w:sz w:val="18"/>
                  <w:szCs w:val="20"/>
                </w:rPr>
                <w:t>03</w:t>
              </w:r>
            </w:ins>
          </w:p>
        </w:tc>
        <w:tc>
          <w:tcPr>
            <w:tcW w:w="1220" w:type="dxa"/>
            <w:tcPrChange w:id="159" w:author="Alhabibi, Haider@Energy" w:date="2022-03-07T13:31:00Z">
              <w:tcPr>
                <w:tcW w:w="1230" w:type="dxa"/>
              </w:tcPr>
            </w:tcPrChange>
          </w:tcPr>
          <w:p w14:paraId="5BFBD68E" w14:textId="77777777" w:rsidR="002F5EE4" w:rsidRPr="007B2CC9" w:rsidRDefault="002F5EE4" w:rsidP="002F5EE4">
            <w:pPr>
              <w:spacing w:after="0" w:line="240" w:lineRule="auto"/>
              <w:jc w:val="center"/>
              <w:rPr>
                <w:ins w:id="160" w:author="Alhabibi, Haider@Energy" w:date="2022-01-25T16:25:00Z"/>
                <w:rFonts w:cstheme="minorHAnsi"/>
                <w:sz w:val="18"/>
                <w:szCs w:val="20"/>
              </w:rPr>
            </w:pPr>
            <w:ins w:id="161" w:author="Alhabibi, Haider@Energy" w:date="2022-01-25T16:25:00Z">
              <w:r w:rsidRPr="007B2CC9">
                <w:rPr>
                  <w:rFonts w:cstheme="minorHAnsi"/>
                  <w:sz w:val="18"/>
                  <w:szCs w:val="20"/>
                </w:rPr>
                <w:t>04</w:t>
              </w:r>
            </w:ins>
          </w:p>
        </w:tc>
        <w:tc>
          <w:tcPr>
            <w:tcW w:w="1220" w:type="dxa"/>
            <w:tcPrChange w:id="162" w:author="Alhabibi, Haider@Energy" w:date="2022-03-07T13:31:00Z">
              <w:tcPr>
                <w:tcW w:w="1260" w:type="dxa"/>
              </w:tcPr>
            </w:tcPrChange>
          </w:tcPr>
          <w:p w14:paraId="6762DD06" w14:textId="77777777" w:rsidR="002F5EE4" w:rsidRPr="007B2CC9" w:rsidRDefault="002F5EE4" w:rsidP="002F5EE4">
            <w:pPr>
              <w:spacing w:after="0" w:line="240" w:lineRule="auto"/>
              <w:jc w:val="center"/>
              <w:rPr>
                <w:ins w:id="163" w:author="Alhabibi, Haider@Energy" w:date="2022-01-25T16:25:00Z"/>
                <w:rFonts w:cstheme="minorHAnsi"/>
                <w:sz w:val="18"/>
                <w:szCs w:val="20"/>
              </w:rPr>
            </w:pPr>
            <w:ins w:id="164" w:author="Alhabibi, Haider@Energy" w:date="2022-01-25T16:25:00Z">
              <w:r w:rsidRPr="007B2CC9">
                <w:rPr>
                  <w:rFonts w:cstheme="minorHAnsi"/>
                  <w:sz w:val="18"/>
                  <w:szCs w:val="20"/>
                </w:rPr>
                <w:t>05</w:t>
              </w:r>
            </w:ins>
          </w:p>
        </w:tc>
        <w:tc>
          <w:tcPr>
            <w:tcW w:w="1220" w:type="dxa"/>
            <w:tcPrChange w:id="165" w:author="Alhabibi, Haider@Energy" w:date="2022-03-07T13:31:00Z">
              <w:tcPr>
                <w:tcW w:w="1350" w:type="dxa"/>
              </w:tcPr>
            </w:tcPrChange>
          </w:tcPr>
          <w:p w14:paraId="56C62E68" w14:textId="77777777" w:rsidR="002F5EE4" w:rsidRPr="007B2CC9" w:rsidRDefault="002F5EE4" w:rsidP="002F5EE4">
            <w:pPr>
              <w:spacing w:after="0" w:line="240" w:lineRule="auto"/>
              <w:jc w:val="center"/>
              <w:rPr>
                <w:ins w:id="166" w:author="Alhabibi, Haider@Energy" w:date="2022-01-25T16:25:00Z"/>
                <w:rFonts w:cstheme="minorHAnsi"/>
                <w:sz w:val="18"/>
                <w:szCs w:val="20"/>
              </w:rPr>
            </w:pPr>
            <w:ins w:id="167" w:author="Alhabibi, Haider@Energy" w:date="2022-01-25T16:25:00Z">
              <w:r w:rsidRPr="007B2CC9">
                <w:rPr>
                  <w:rFonts w:cstheme="minorHAnsi"/>
                  <w:sz w:val="18"/>
                  <w:szCs w:val="20"/>
                </w:rPr>
                <w:t>06</w:t>
              </w:r>
            </w:ins>
          </w:p>
        </w:tc>
        <w:tc>
          <w:tcPr>
            <w:tcW w:w="1220" w:type="dxa"/>
            <w:tcPrChange w:id="168" w:author="Alhabibi, Haider@Energy" w:date="2022-03-07T13:31:00Z">
              <w:tcPr>
                <w:tcW w:w="1584" w:type="dxa"/>
              </w:tcPr>
            </w:tcPrChange>
          </w:tcPr>
          <w:p w14:paraId="0BEF35F5" w14:textId="77777777" w:rsidR="002F5EE4" w:rsidRPr="007B2CC9" w:rsidRDefault="002F5EE4" w:rsidP="002F5EE4">
            <w:pPr>
              <w:spacing w:after="0" w:line="240" w:lineRule="auto"/>
              <w:jc w:val="center"/>
              <w:rPr>
                <w:ins w:id="169" w:author="Alhabibi, Haider@Energy" w:date="2022-01-25T16:25:00Z"/>
                <w:rFonts w:cstheme="minorHAnsi"/>
                <w:sz w:val="18"/>
                <w:szCs w:val="20"/>
              </w:rPr>
            </w:pPr>
            <w:ins w:id="170" w:author="Alhabibi, Haider@Energy" w:date="2022-01-25T16:25:00Z">
              <w:r w:rsidRPr="007B2CC9">
                <w:rPr>
                  <w:rFonts w:cstheme="minorHAnsi"/>
                  <w:sz w:val="18"/>
                  <w:szCs w:val="20"/>
                </w:rPr>
                <w:t>07</w:t>
              </w:r>
            </w:ins>
          </w:p>
        </w:tc>
        <w:tc>
          <w:tcPr>
            <w:tcW w:w="1220" w:type="dxa"/>
            <w:tcPrChange w:id="171" w:author="Alhabibi, Haider@Energy" w:date="2022-03-07T13:31:00Z">
              <w:tcPr>
                <w:tcW w:w="1926" w:type="dxa"/>
                <w:gridSpan w:val="2"/>
              </w:tcPr>
            </w:tcPrChange>
          </w:tcPr>
          <w:p w14:paraId="72F5BA3D" w14:textId="77777777" w:rsidR="002F5EE4" w:rsidRPr="007B2CC9" w:rsidRDefault="002F5EE4" w:rsidP="002F5EE4">
            <w:pPr>
              <w:spacing w:after="0" w:line="240" w:lineRule="auto"/>
              <w:jc w:val="center"/>
              <w:rPr>
                <w:ins w:id="172" w:author="Alhabibi, Haider@Energy" w:date="2022-01-25T16:25:00Z"/>
                <w:rFonts w:cstheme="minorHAnsi"/>
                <w:sz w:val="18"/>
                <w:szCs w:val="20"/>
              </w:rPr>
            </w:pPr>
            <w:ins w:id="173" w:author="Alhabibi, Haider@Energy" w:date="2022-01-25T16:25:00Z">
              <w:r w:rsidRPr="007B2CC9">
                <w:rPr>
                  <w:rFonts w:cstheme="minorHAnsi"/>
                  <w:sz w:val="18"/>
                  <w:szCs w:val="20"/>
                </w:rPr>
                <w:t>08</w:t>
              </w:r>
            </w:ins>
          </w:p>
        </w:tc>
        <w:tc>
          <w:tcPr>
            <w:tcW w:w="1220" w:type="dxa"/>
            <w:tcPrChange w:id="174" w:author="Alhabibi, Haider@Energy" w:date="2022-03-07T13:31:00Z">
              <w:tcPr>
                <w:tcW w:w="1926" w:type="dxa"/>
              </w:tcPr>
            </w:tcPrChange>
          </w:tcPr>
          <w:p w14:paraId="7DAEF96F" w14:textId="1C87BA36" w:rsidR="002F5EE4" w:rsidRPr="007B2CC9" w:rsidRDefault="002F5EE4" w:rsidP="002F5EE4">
            <w:pPr>
              <w:spacing w:after="0" w:line="240" w:lineRule="auto"/>
              <w:jc w:val="center"/>
              <w:rPr>
                <w:ins w:id="175" w:author="Alhabibi, Haider@Energy" w:date="2022-03-07T13:29:00Z"/>
                <w:rFonts w:cstheme="minorHAnsi"/>
                <w:sz w:val="18"/>
                <w:szCs w:val="20"/>
              </w:rPr>
            </w:pPr>
            <w:ins w:id="176" w:author="Alhabibi, Haider@Energy" w:date="2022-03-07T13:29:00Z">
              <w:r w:rsidRPr="008C1142">
                <w:rPr>
                  <w:rFonts w:eastAsia="Times New Roman" w:cstheme="minorHAnsi"/>
                  <w:sz w:val="16"/>
                  <w:szCs w:val="20"/>
                </w:rPr>
                <w:t>09</w:t>
              </w:r>
            </w:ins>
          </w:p>
        </w:tc>
      </w:tr>
      <w:tr w:rsidR="002F5EE4" w:rsidRPr="007B2CC9" w14:paraId="4DBD9CDF" w14:textId="6EB852AF" w:rsidTr="00F627A3">
        <w:tblPrEx>
          <w:tblW w:w="10980" w:type="dxa"/>
          <w:tblInd w:w="-95" w:type="dxa"/>
          <w:tblLayout w:type="fixed"/>
          <w:tblPrExChange w:id="177" w:author="Alhabibi, Haider@Energy" w:date="2022-03-07T13:31:00Z">
            <w:tblPrEx>
              <w:tblW w:w="10980" w:type="dxa"/>
              <w:tblInd w:w="-95" w:type="dxa"/>
              <w:tblLayout w:type="fixed"/>
            </w:tblPrEx>
          </w:tblPrExChange>
        </w:tblPrEx>
        <w:trPr>
          <w:trHeight w:val="1538"/>
          <w:ins w:id="178" w:author="Alhabibi, Haider@Energy" w:date="2022-01-25T16:25:00Z"/>
          <w:trPrChange w:id="179" w:author="Alhabibi, Haider@Energy" w:date="2022-03-07T13:31:00Z">
            <w:trPr>
              <w:gridBefore w:val="1"/>
              <w:trHeight w:val="1538"/>
            </w:trPr>
          </w:trPrChange>
        </w:trPr>
        <w:tc>
          <w:tcPr>
            <w:tcW w:w="1220" w:type="dxa"/>
            <w:tcBorders>
              <w:top w:val="single" w:sz="4" w:space="0" w:color="auto"/>
              <w:left w:val="single" w:sz="4" w:space="0" w:color="auto"/>
              <w:bottom w:val="single" w:sz="4" w:space="0" w:color="auto"/>
              <w:right w:val="single" w:sz="4" w:space="0" w:color="auto"/>
            </w:tcBorders>
            <w:vAlign w:val="bottom"/>
            <w:tcPrChange w:id="180" w:author="Alhabibi, Haider@Energy" w:date="2022-03-07T13:31:00Z">
              <w:tcPr>
                <w:tcW w:w="1260" w:type="dxa"/>
                <w:tcBorders>
                  <w:top w:val="single" w:sz="4" w:space="0" w:color="auto"/>
                  <w:left w:val="single" w:sz="4" w:space="0" w:color="auto"/>
                  <w:bottom w:val="single" w:sz="4" w:space="0" w:color="auto"/>
                  <w:right w:val="single" w:sz="4" w:space="0" w:color="auto"/>
                </w:tcBorders>
                <w:vAlign w:val="bottom"/>
              </w:tcPr>
            </w:tcPrChange>
          </w:tcPr>
          <w:p w14:paraId="2C467BFC"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ins w:id="181" w:author="Alhabibi, Haider@Energy" w:date="2022-01-25T16:25:00Z"/>
                <w:rFonts w:cstheme="minorHAnsi"/>
                <w:sz w:val="18"/>
                <w:szCs w:val="20"/>
              </w:rPr>
            </w:pPr>
            <w:ins w:id="182" w:author="Alhabibi, Haider@Energy" w:date="2022-01-25T16:25:00Z">
              <w:r w:rsidRPr="007B2CC9">
                <w:rPr>
                  <w:rFonts w:cstheme="minorHAnsi"/>
                  <w:sz w:val="18"/>
                  <w:szCs w:val="20"/>
                </w:rPr>
                <w:t>Dwelling Unit Name</w:t>
              </w:r>
            </w:ins>
          </w:p>
        </w:tc>
        <w:tc>
          <w:tcPr>
            <w:tcW w:w="1220" w:type="dxa"/>
            <w:vAlign w:val="bottom"/>
            <w:tcPrChange w:id="183" w:author="Alhabibi, Haider@Energy" w:date="2022-03-07T13:31:00Z">
              <w:tcPr>
                <w:tcW w:w="990" w:type="dxa"/>
                <w:vAlign w:val="bottom"/>
              </w:tcPr>
            </w:tcPrChange>
          </w:tcPr>
          <w:p w14:paraId="270F44D2"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ins w:id="184" w:author="Alhabibi, Haider@Energy" w:date="2022-01-25T16:25:00Z"/>
                <w:rFonts w:cstheme="minorHAnsi"/>
                <w:sz w:val="18"/>
                <w:szCs w:val="20"/>
              </w:rPr>
            </w:pPr>
            <w:ins w:id="185" w:author="Alhabibi, Haider@Energy" w:date="2022-01-25T16:25:00Z">
              <w:r w:rsidRPr="007B2CC9">
                <w:rPr>
                  <w:rFonts w:cstheme="minorHAnsi"/>
                  <w:sz w:val="18"/>
                  <w:szCs w:val="20"/>
                </w:rPr>
                <w:t>Water Heating System ID</w:t>
              </w:r>
            </w:ins>
          </w:p>
          <w:p w14:paraId="0FCFF0B4" w14:textId="77777777" w:rsidR="002F5EE4" w:rsidRPr="007B2CC9" w:rsidRDefault="002F5EE4" w:rsidP="002F5EE4">
            <w:pPr>
              <w:spacing w:after="0" w:line="240" w:lineRule="auto"/>
              <w:jc w:val="center"/>
              <w:rPr>
                <w:ins w:id="186" w:author="Alhabibi, Haider@Energy" w:date="2022-01-25T16:25:00Z"/>
                <w:rFonts w:cstheme="minorHAnsi"/>
                <w:sz w:val="18"/>
                <w:szCs w:val="20"/>
              </w:rPr>
            </w:pPr>
            <w:ins w:id="187" w:author="Alhabibi, Haider@Energy" w:date="2022-01-25T16:25:00Z">
              <w:r w:rsidRPr="007B2CC9">
                <w:rPr>
                  <w:rFonts w:cstheme="minorHAnsi"/>
                  <w:sz w:val="18"/>
                  <w:szCs w:val="20"/>
                </w:rPr>
                <w:t>or Name</w:t>
              </w:r>
            </w:ins>
          </w:p>
        </w:tc>
        <w:tc>
          <w:tcPr>
            <w:tcW w:w="1220" w:type="dxa"/>
            <w:vAlign w:val="bottom"/>
            <w:tcPrChange w:id="188" w:author="Alhabibi, Haider@Energy" w:date="2022-03-07T13:31:00Z">
              <w:tcPr>
                <w:tcW w:w="1380" w:type="dxa"/>
                <w:vAlign w:val="bottom"/>
              </w:tcPr>
            </w:tcPrChange>
          </w:tcPr>
          <w:p w14:paraId="3751D6A6"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ins w:id="189" w:author="Alhabibi, Haider@Energy" w:date="2022-01-25T16:25:00Z"/>
                <w:rFonts w:cstheme="minorHAnsi"/>
                <w:sz w:val="18"/>
                <w:szCs w:val="20"/>
              </w:rPr>
            </w:pPr>
            <w:ins w:id="190" w:author="Alhabibi, Haider@Energy" w:date="2022-01-25T16:25:00Z">
              <w:r w:rsidRPr="007B2CC9">
                <w:rPr>
                  <w:rFonts w:cstheme="minorHAnsi"/>
                  <w:sz w:val="18"/>
                  <w:szCs w:val="20"/>
                </w:rPr>
                <w:t>Modeled Equipment</w:t>
              </w:r>
            </w:ins>
          </w:p>
          <w:p w14:paraId="59A46D0E" w14:textId="77777777" w:rsidR="002F5EE4" w:rsidRPr="007B2CC9" w:rsidRDefault="002F5EE4" w:rsidP="002F5EE4">
            <w:pPr>
              <w:spacing w:after="0" w:line="240" w:lineRule="auto"/>
              <w:jc w:val="center"/>
              <w:rPr>
                <w:ins w:id="191" w:author="Alhabibi, Haider@Energy" w:date="2022-01-25T16:25:00Z"/>
                <w:rFonts w:cstheme="minorHAnsi"/>
                <w:sz w:val="18"/>
                <w:szCs w:val="20"/>
              </w:rPr>
            </w:pPr>
            <w:ins w:id="192" w:author="Alhabibi, Haider@Energy" w:date="2022-01-25T16:25:00Z">
              <w:r w:rsidRPr="007B2CC9">
                <w:rPr>
                  <w:rFonts w:cstheme="minorHAnsi"/>
                  <w:sz w:val="18"/>
                  <w:szCs w:val="20"/>
                </w:rPr>
                <w:t>Make and Model</w:t>
              </w:r>
            </w:ins>
          </w:p>
        </w:tc>
        <w:tc>
          <w:tcPr>
            <w:tcW w:w="1220" w:type="dxa"/>
            <w:vAlign w:val="bottom"/>
            <w:tcPrChange w:id="193" w:author="Alhabibi, Haider@Energy" w:date="2022-03-07T13:31:00Z">
              <w:tcPr>
                <w:tcW w:w="1230" w:type="dxa"/>
                <w:vAlign w:val="bottom"/>
              </w:tcPr>
            </w:tcPrChange>
          </w:tcPr>
          <w:p w14:paraId="13F88842"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ins w:id="194" w:author="Alhabibi, Haider@Energy" w:date="2022-01-25T16:25:00Z"/>
                <w:rFonts w:cstheme="minorHAnsi"/>
                <w:sz w:val="18"/>
                <w:szCs w:val="20"/>
              </w:rPr>
            </w:pPr>
            <w:ins w:id="195" w:author="Alhabibi, Haider@Energy" w:date="2022-01-25T16:25:00Z">
              <w:r w:rsidRPr="007B2CC9">
                <w:rPr>
                  <w:rFonts w:cstheme="minorHAnsi"/>
                  <w:sz w:val="18"/>
                  <w:szCs w:val="20"/>
                </w:rPr>
                <w:t xml:space="preserve"># </w:t>
              </w:r>
              <w:proofErr w:type="gramStart"/>
              <w:r w:rsidRPr="007B2CC9">
                <w:rPr>
                  <w:rFonts w:cstheme="minorHAnsi"/>
                  <w:sz w:val="18"/>
                  <w:szCs w:val="20"/>
                </w:rPr>
                <w:t>of</w:t>
              </w:r>
              <w:proofErr w:type="gramEnd"/>
              <w:r w:rsidRPr="007B2CC9">
                <w:rPr>
                  <w:rFonts w:cstheme="minorHAnsi"/>
                  <w:sz w:val="18"/>
                  <w:szCs w:val="20"/>
                </w:rPr>
                <w:t xml:space="preserve"> Like (or Identical) Water Heaters in System</w:t>
              </w:r>
            </w:ins>
          </w:p>
        </w:tc>
        <w:tc>
          <w:tcPr>
            <w:tcW w:w="1220" w:type="dxa"/>
            <w:vAlign w:val="bottom"/>
            <w:tcPrChange w:id="196" w:author="Alhabibi, Haider@Energy" w:date="2022-03-07T13:31:00Z">
              <w:tcPr>
                <w:tcW w:w="1260" w:type="dxa"/>
                <w:vAlign w:val="bottom"/>
              </w:tcPr>
            </w:tcPrChange>
          </w:tcPr>
          <w:p w14:paraId="408FFB1B"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ins w:id="197" w:author="Alhabibi, Haider@Energy" w:date="2022-01-25T16:25:00Z"/>
                <w:rFonts w:cstheme="minorHAnsi"/>
                <w:sz w:val="18"/>
                <w:szCs w:val="20"/>
              </w:rPr>
            </w:pPr>
            <w:ins w:id="198" w:author="Alhabibi, Haider@Energy" w:date="2022-01-25T16:25:00Z">
              <w:r w:rsidRPr="007B2CC9">
                <w:rPr>
                  <w:rFonts w:cstheme="minorHAnsi"/>
                  <w:sz w:val="18"/>
                  <w:szCs w:val="20"/>
                </w:rPr>
                <w:t>Tank Location</w:t>
              </w:r>
            </w:ins>
          </w:p>
        </w:tc>
        <w:tc>
          <w:tcPr>
            <w:tcW w:w="1220" w:type="dxa"/>
            <w:vAlign w:val="bottom"/>
            <w:tcPrChange w:id="199" w:author="Alhabibi, Haider@Energy" w:date="2022-03-07T13:31:00Z">
              <w:tcPr>
                <w:tcW w:w="1350" w:type="dxa"/>
                <w:vAlign w:val="bottom"/>
              </w:tcPr>
            </w:tcPrChange>
          </w:tcPr>
          <w:p w14:paraId="6EA11E50"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ins w:id="200" w:author="Alhabibi, Haider@Energy" w:date="2022-01-25T16:25:00Z"/>
                <w:rFonts w:cstheme="minorHAnsi"/>
                <w:sz w:val="18"/>
                <w:szCs w:val="20"/>
              </w:rPr>
            </w:pPr>
            <w:ins w:id="201" w:author="Alhabibi, Haider@Energy" w:date="2022-01-25T16:25:00Z">
              <w:r w:rsidRPr="007B2CC9">
                <w:rPr>
                  <w:rFonts w:cstheme="minorHAnsi"/>
                  <w:sz w:val="18"/>
                  <w:szCs w:val="20"/>
                </w:rPr>
                <w:t>Exterior Tank Insulation R-value</w:t>
              </w:r>
            </w:ins>
          </w:p>
        </w:tc>
        <w:tc>
          <w:tcPr>
            <w:tcW w:w="1220" w:type="dxa"/>
            <w:vAlign w:val="bottom"/>
            <w:tcPrChange w:id="202" w:author="Alhabibi, Haider@Energy" w:date="2022-03-07T13:31:00Z">
              <w:tcPr>
                <w:tcW w:w="1584" w:type="dxa"/>
                <w:vAlign w:val="bottom"/>
              </w:tcPr>
            </w:tcPrChange>
          </w:tcPr>
          <w:p w14:paraId="3614C54B"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ins w:id="203" w:author="Alhabibi, Haider@Energy" w:date="2022-01-25T16:25:00Z"/>
                <w:rFonts w:cstheme="minorHAnsi"/>
                <w:sz w:val="18"/>
                <w:szCs w:val="20"/>
              </w:rPr>
            </w:pPr>
            <w:ins w:id="204" w:author="Alhabibi, Haider@Energy" w:date="2022-01-25T16:25:00Z">
              <w:r w:rsidRPr="007B2CC9">
                <w:rPr>
                  <w:rFonts w:cstheme="minorHAnsi"/>
                  <w:sz w:val="18"/>
                  <w:szCs w:val="20"/>
                </w:rPr>
                <w:t>Dwelling Unit DHW System Distribution Type</w:t>
              </w:r>
            </w:ins>
          </w:p>
        </w:tc>
        <w:tc>
          <w:tcPr>
            <w:tcW w:w="1220" w:type="dxa"/>
            <w:vAlign w:val="bottom"/>
            <w:tcPrChange w:id="205" w:author="Alhabibi, Haider@Energy" w:date="2022-03-07T13:31:00Z">
              <w:tcPr>
                <w:tcW w:w="1926" w:type="dxa"/>
                <w:gridSpan w:val="2"/>
                <w:vAlign w:val="bottom"/>
              </w:tcPr>
            </w:tcPrChange>
          </w:tcPr>
          <w:p w14:paraId="55E1AD2E"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ins w:id="206" w:author="Alhabibi, Haider@Energy" w:date="2022-01-25T16:25:00Z"/>
                <w:rFonts w:cstheme="minorHAnsi"/>
                <w:sz w:val="18"/>
                <w:szCs w:val="20"/>
              </w:rPr>
            </w:pPr>
            <w:ins w:id="207" w:author="Alhabibi, Haider@Energy" w:date="2022-01-25T16:25:00Z">
              <w:r w:rsidRPr="007B2CC9">
                <w:rPr>
                  <w:rFonts w:cstheme="minorHAnsi"/>
                  <w:sz w:val="18"/>
                  <w:szCs w:val="20"/>
                </w:rPr>
                <w:t>Compact Distribution</w:t>
              </w:r>
            </w:ins>
          </w:p>
        </w:tc>
        <w:tc>
          <w:tcPr>
            <w:tcW w:w="1220" w:type="dxa"/>
            <w:vAlign w:val="bottom"/>
            <w:tcPrChange w:id="208" w:author="Alhabibi, Haider@Energy" w:date="2022-03-07T13:31:00Z">
              <w:tcPr>
                <w:tcW w:w="1926" w:type="dxa"/>
              </w:tcPr>
            </w:tcPrChange>
          </w:tcPr>
          <w:p w14:paraId="3048FE62" w14:textId="1DFF6556"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ins w:id="209" w:author="Alhabibi, Haider@Energy" w:date="2022-03-07T13:29:00Z"/>
                <w:rFonts w:cstheme="minorHAnsi"/>
                <w:sz w:val="18"/>
                <w:szCs w:val="20"/>
              </w:rPr>
            </w:pPr>
            <w:ins w:id="210" w:author="Alhabibi, Haider@Energy" w:date="2022-03-07T13:29:00Z">
              <w:r w:rsidRPr="008C1142">
                <w:rPr>
                  <w:rFonts w:eastAsia="Times New Roman" w:cstheme="minorHAnsi"/>
                  <w:sz w:val="18"/>
                  <w:szCs w:val="20"/>
                </w:rPr>
                <w:t>Drain Water Heat Recovery</w:t>
              </w:r>
            </w:ins>
          </w:p>
        </w:tc>
      </w:tr>
      <w:tr w:rsidR="002F5EE4" w:rsidRPr="007B2CC9" w14:paraId="3971C247" w14:textId="4462A1EE" w:rsidTr="00F627A3">
        <w:tblPrEx>
          <w:tblW w:w="10980" w:type="dxa"/>
          <w:tblInd w:w="-95" w:type="dxa"/>
          <w:tblLayout w:type="fixed"/>
          <w:tblPrExChange w:id="211" w:author="Alhabibi, Haider@Energy" w:date="2022-03-07T13:31:00Z">
            <w:tblPrEx>
              <w:tblW w:w="10980" w:type="dxa"/>
              <w:tblInd w:w="-95" w:type="dxa"/>
              <w:tblLayout w:type="fixed"/>
            </w:tblPrEx>
          </w:tblPrExChange>
        </w:tblPrEx>
        <w:trPr>
          <w:trHeight w:val="226"/>
          <w:ins w:id="212" w:author="Alhabibi, Haider@Energy" w:date="2022-01-25T16:25:00Z"/>
          <w:trPrChange w:id="213" w:author="Alhabibi, Haider@Energy" w:date="2022-03-07T13:31:00Z">
            <w:trPr>
              <w:gridBefore w:val="1"/>
              <w:trHeight w:val="226"/>
            </w:trPr>
          </w:trPrChange>
        </w:trPr>
        <w:tc>
          <w:tcPr>
            <w:tcW w:w="1220" w:type="dxa"/>
            <w:tcPrChange w:id="214" w:author="Alhabibi, Haider@Energy" w:date="2022-03-07T13:31:00Z">
              <w:tcPr>
                <w:tcW w:w="1260" w:type="dxa"/>
              </w:tcPr>
            </w:tcPrChange>
          </w:tcPr>
          <w:p w14:paraId="7E37E4B5" w14:textId="77777777" w:rsidR="002F5EE4" w:rsidRPr="007B2CC9" w:rsidRDefault="002F5EE4" w:rsidP="002F5EE4">
            <w:pPr>
              <w:spacing w:after="0" w:line="240" w:lineRule="auto"/>
              <w:rPr>
                <w:ins w:id="215" w:author="Alhabibi, Haider@Energy" w:date="2022-01-25T16:25:00Z"/>
                <w:rFonts w:cstheme="minorHAnsi"/>
                <w:sz w:val="20"/>
                <w:szCs w:val="20"/>
              </w:rPr>
            </w:pPr>
          </w:p>
        </w:tc>
        <w:tc>
          <w:tcPr>
            <w:tcW w:w="1220" w:type="dxa"/>
            <w:tcPrChange w:id="216" w:author="Alhabibi, Haider@Energy" w:date="2022-03-07T13:31:00Z">
              <w:tcPr>
                <w:tcW w:w="990" w:type="dxa"/>
              </w:tcPr>
            </w:tcPrChange>
          </w:tcPr>
          <w:p w14:paraId="414E01D1" w14:textId="77777777" w:rsidR="002F5EE4" w:rsidRPr="007B2CC9" w:rsidRDefault="002F5EE4" w:rsidP="002F5EE4">
            <w:pPr>
              <w:spacing w:after="0" w:line="240" w:lineRule="auto"/>
              <w:rPr>
                <w:ins w:id="217" w:author="Alhabibi, Haider@Energy" w:date="2022-01-25T16:25:00Z"/>
                <w:rFonts w:cstheme="minorHAnsi"/>
                <w:sz w:val="20"/>
                <w:szCs w:val="20"/>
              </w:rPr>
            </w:pPr>
          </w:p>
        </w:tc>
        <w:tc>
          <w:tcPr>
            <w:tcW w:w="1220" w:type="dxa"/>
            <w:tcPrChange w:id="218" w:author="Alhabibi, Haider@Energy" w:date="2022-03-07T13:31:00Z">
              <w:tcPr>
                <w:tcW w:w="1380" w:type="dxa"/>
              </w:tcPr>
            </w:tcPrChange>
          </w:tcPr>
          <w:p w14:paraId="68A897C0" w14:textId="77777777" w:rsidR="002F5EE4" w:rsidRPr="007B2CC9" w:rsidRDefault="002F5EE4" w:rsidP="002F5EE4">
            <w:pPr>
              <w:spacing w:after="0" w:line="240" w:lineRule="auto"/>
              <w:rPr>
                <w:ins w:id="219" w:author="Alhabibi, Haider@Energy" w:date="2022-01-25T16:25:00Z"/>
                <w:rFonts w:cstheme="minorHAnsi"/>
                <w:sz w:val="20"/>
                <w:szCs w:val="20"/>
              </w:rPr>
            </w:pPr>
          </w:p>
        </w:tc>
        <w:tc>
          <w:tcPr>
            <w:tcW w:w="1220" w:type="dxa"/>
            <w:tcPrChange w:id="220" w:author="Alhabibi, Haider@Energy" w:date="2022-03-07T13:31:00Z">
              <w:tcPr>
                <w:tcW w:w="1230" w:type="dxa"/>
              </w:tcPr>
            </w:tcPrChange>
          </w:tcPr>
          <w:p w14:paraId="26D27F03" w14:textId="77777777" w:rsidR="002F5EE4" w:rsidRPr="007B2CC9" w:rsidRDefault="002F5EE4" w:rsidP="002F5EE4">
            <w:pPr>
              <w:spacing w:after="0" w:line="240" w:lineRule="auto"/>
              <w:rPr>
                <w:ins w:id="221" w:author="Alhabibi, Haider@Energy" w:date="2022-01-25T16:25:00Z"/>
                <w:rFonts w:cstheme="minorHAnsi"/>
                <w:sz w:val="20"/>
                <w:szCs w:val="20"/>
              </w:rPr>
            </w:pPr>
          </w:p>
        </w:tc>
        <w:tc>
          <w:tcPr>
            <w:tcW w:w="1220" w:type="dxa"/>
            <w:tcPrChange w:id="222" w:author="Alhabibi, Haider@Energy" w:date="2022-03-07T13:31:00Z">
              <w:tcPr>
                <w:tcW w:w="1260" w:type="dxa"/>
              </w:tcPr>
            </w:tcPrChange>
          </w:tcPr>
          <w:p w14:paraId="745F5CE5" w14:textId="77777777" w:rsidR="002F5EE4" w:rsidRPr="007B2CC9" w:rsidRDefault="002F5EE4" w:rsidP="002F5EE4">
            <w:pPr>
              <w:spacing w:after="0" w:line="240" w:lineRule="auto"/>
              <w:rPr>
                <w:ins w:id="223" w:author="Alhabibi, Haider@Energy" w:date="2022-01-25T16:25:00Z"/>
                <w:rFonts w:cstheme="minorHAnsi"/>
                <w:sz w:val="20"/>
                <w:szCs w:val="20"/>
              </w:rPr>
            </w:pPr>
          </w:p>
        </w:tc>
        <w:tc>
          <w:tcPr>
            <w:tcW w:w="1220" w:type="dxa"/>
            <w:tcPrChange w:id="224" w:author="Alhabibi, Haider@Energy" w:date="2022-03-07T13:31:00Z">
              <w:tcPr>
                <w:tcW w:w="1350" w:type="dxa"/>
              </w:tcPr>
            </w:tcPrChange>
          </w:tcPr>
          <w:p w14:paraId="097BAFFC" w14:textId="77777777" w:rsidR="002F5EE4" w:rsidRPr="007B2CC9" w:rsidRDefault="002F5EE4" w:rsidP="002F5EE4">
            <w:pPr>
              <w:spacing w:after="0" w:line="240" w:lineRule="auto"/>
              <w:rPr>
                <w:ins w:id="225" w:author="Alhabibi, Haider@Energy" w:date="2022-01-25T16:25:00Z"/>
                <w:rFonts w:cstheme="minorHAnsi"/>
                <w:sz w:val="20"/>
                <w:szCs w:val="20"/>
              </w:rPr>
            </w:pPr>
          </w:p>
        </w:tc>
        <w:tc>
          <w:tcPr>
            <w:tcW w:w="1220" w:type="dxa"/>
            <w:tcPrChange w:id="226" w:author="Alhabibi, Haider@Energy" w:date="2022-03-07T13:31:00Z">
              <w:tcPr>
                <w:tcW w:w="1584" w:type="dxa"/>
              </w:tcPr>
            </w:tcPrChange>
          </w:tcPr>
          <w:p w14:paraId="691B1483" w14:textId="77777777" w:rsidR="002F5EE4" w:rsidRPr="007B2CC9" w:rsidRDefault="002F5EE4" w:rsidP="002F5EE4">
            <w:pPr>
              <w:spacing w:after="0" w:line="240" w:lineRule="auto"/>
              <w:rPr>
                <w:ins w:id="227" w:author="Alhabibi, Haider@Energy" w:date="2022-01-25T16:25:00Z"/>
                <w:rFonts w:cstheme="minorHAnsi"/>
                <w:sz w:val="20"/>
                <w:szCs w:val="20"/>
              </w:rPr>
            </w:pPr>
          </w:p>
        </w:tc>
        <w:tc>
          <w:tcPr>
            <w:tcW w:w="1220" w:type="dxa"/>
            <w:tcPrChange w:id="228" w:author="Alhabibi, Haider@Energy" w:date="2022-03-07T13:31:00Z">
              <w:tcPr>
                <w:tcW w:w="1926" w:type="dxa"/>
                <w:gridSpan w:val="2"/>
              </w:tcPr>
            </w:tcPrChange>
          </w:tcPr>
          <w:p w14:paraId="4EEEC7BF" w14:textId="77777777" w:rsidR="002F5EE4" w:rsidRPr="007B2CC9" w:rsidRDefault="002F5EE4" w:rsidP="002F5EE4">
            <w:pPr>
              <w:spacing w:after="0" w:line="240" w:lineRule="auto"/>
              <w:rPr>
                <w:ins w:id="229" w:author="Alhabibi, Haider@Energy" w:date="2022-01-25T16:25:00Z"/>
                <w:rFonts w:cstheme="minorHAnsi"/>
                <w:sz w:val="20"/>
                <w:szCs w:val="20"/>
              </w:rPr>
            </w:pPr>
          </w:p>
        </w:tc>
        <w:tc>
          <w:tcPr>
            <w:tcW w:w="1220" w:type="dxa"/>
            <w:tcPrChange w:id="230" w:author="Alhabibi, Haider@Energy" w:date="2022-03-07T13:31:00Z">
              <w:tcPr>
                <w:tcW w:w="1926" w:type="dxa"/>
              </w:tcPr>
            </w:tcPrChange>
          </w:tcPr>
          <w:p w14:paraId="16EAF28B" w14:textId="77777777" w:rsidR="002F5EE4" w:rsidRPr="007B2CC9" w:rsidRDefault="002F5EE4" w:rsidP="002F5EE4">
            <w:pPr>
              <w:spacing w:after="0" w:line="240" w:lineRule="auto"/>
              <w:rPr>
                <w:ins w:id="231" w:author="Alhabibi, Haider@Energy" w:date="2022-03-07T13:29:00Z"/>
                <w:rFonts w:cstheme="minorHAnsi"/>
                <w:sz w:val="20"/>
                <w:szCs w:val="20"/>
              </w:rPr>
            </w:pPr>
          </w:p>
        </w:tc>
      </w:tr>
      <w:tr w:rsidR="002F5EE4" w:rsidRPr="007B2CC9" w14:paraId="2D79A802" w14:textId="0685B22A" w:rsidTr="00F627A3">
        <w:tblPrEx>
          <w:tblW w:w="10980" w:type="dxa"/>
          <w:tblInd w:w="-95" w:type="dxa"/>
          <w:tblLayout w:type="fixed"/>
          <w:tblPrExChange w:id="232" w:author="Alhabibi, Haider@Energy" w:date="2022-03-07T13:31:00Z">
            <w:tblPrEx>
              <w:tblW w:w="10980" w:type="dxa"/>
              <w:tblInd w:w="-95" w:type="dxa"/>
              <w:tblLayout w:type="fixed"/>
            </w:tblPrEx>
          </w:tblPrExChange>
        </w:tblPrEx>
        <w:trPr>
          <w:trHeight w:val="226"/>
          <w:ins w:id="233" w:author="Alhabibi, Haider@Energy" w:date="2022-01-25T16:25:00Z"/>
          <w:trPrChange w:id="234" w:author="Alhabibi, Haider@Energy" w:date="2022-03-07T13:31:00Z">
            <w:trPr>
              <w:gridBefore w:val="1"/>
              <w:trHeight w:val="226"/>
            </w:trPr>
          </w:trPrChange>
        </w:trPr>
        <w:tc>
          <w:tcPr>
            <w:tcW w:w="1220" w:type="dxa"/>
            <w:tcPrChange w:id="235" w:author="Alhabibi, Haider@Energy" w:date="2022-03-07T13:31:00Z">
              <w:tcPr>
                <w:tcW w:w="1260" w:type="dxa"/>
              </w:tcPr>
            </w:tcPrChange>
          </w:tcPr>
          <w:p w14:paraId="5C36FA1A" w14:textId="77777777" w:rsidR="002F5EE4" w:rsidRPr="007B2CC9" w:rsidRDefault="002F5EE4" w:rsidP="002F5EE4">
            <w:pPr>
              <w:spacing w:after="0" w:line="240" w:lineRule="auto"/>
              <w:rPr>
                <w:ins w:id="236" w:author="Alhabibi, Haider@Energy" w:date="2022-01-25T16:25:00Z"/>
                <w:rFonts w:cstheme="minorHAnsi"/>
                <w:sz w:val="20"/>
                <w:szCs w:val="20"/>
              </w:rPr>
            </w:pPr>
          </w:p>
        </w:tc>
        <w:tc>
          <w:tcPr>
            <w:tcW w:w="1220" w:type="dxa"/>
            <w:tcPrChange w:id="237" w:author="Alhabibi, Haider@Energy" w:date="2022-03-07T13:31:00Z">
              <w:tcPr>
                <w:tcW w:w="990" w:type="dxa"/>
              </w:tcPr>
            </w:tcPrChange>
          </w:tcPr>
          <w:p w14:paraId="4425AF41" w14:textId="77777777" w:rsidR="002F5EE4" w:rsidRPr="007B2CC9" w:rsidRDefault="002F5EE4" w:rsidP="002F5EE4">
            <w:pPr>
              <w:spacing w:after="0" w:line="240" w:lineRule="auto"/>
              <w:rPr>
                <w:ins w:id="238" w:author="Alhabibi, Haider@Energy" w:date="2022-01-25T16:25:00Z"/>
                <w:rFonts w:cstheme="minorHAnsi"/>
                <w:sz w:val="20"/>
                <w:szCs w:val="20"/>
              </w:rPr>
            </w:pPr>
          </w:p>
        </w:tc>
        <w:tc>
          <w:tcPr>
            <w:tcW w:w="1220" w:type="dxa"/>
            <w:tcPrChange w:id="239" w:author="Alhabibi, Haider@Energy" w:date="2022-03-07T13:31:00Z">
              <w:tcPr>
                <w:tcW w:w="1380" w:type="dxa"/>
              </w:tcPr>
            </w:tcPrChange>
          </w:tcPr>
          <w:p w14:paraId="74C13B75" w14:textId="77777777" w:rsidR="002F5EE4" w:rsidRPr="007B2CC9" w:rsidRDefault="002F5EE4" w:rsidP="002F5EE4">
            <w:pPr>
              <w:spacing w:after="0" w:line="240" w:lineRule="auto"/>
              <w:rPr>
                <w:ins w:id="240" w:author="Alhabibi, Haider@Energy" w:date="2022-01-25T16:25:00Z"/>
                <w:rFonts w:cstheme="minorHAnsi"/>
                <w:sz w:val="20"/>
                <w:szCs w:val="20"/>
              </w:rPr>
            </w:pPr>
          </w:p>
        </w:tc>
        <w:tc>
          <w:tcPr>
            <w:tcW w:w="1220" w:type="dxa"/>
            <w:tcPrChange w:id="241" w:author="Alhabibi, Haider@Energy" w:date="2022-03-07T13:31:00Z">
              <w:tcPr>
                <w:tcW w:w="1230" w:type="dxa"/>
              </w:tcPr>
            </w:tcPrChange>
          </w:tcPr>
          <w:p w14:paraId="3412F875" w14:textId="77777777" w:rsidR="002F5EE4" w:rsidRPr="007B2CC9" w:rsidRDefault="002F5EE4" w:rsidP="002F5EE4">
            <w:pPr>
              <w:spacing w:after="0" w:line="240" w:lineRule="auto"/>
              <w:rPr>
                <w:ins w:id="242" w:author="Alhabibi, Haider@Energy" w:date="2022-01-25T16:25:00Z"/>
                <w:rFonts w:cstheme="minorHAnsi"/>
                <w:sz w:val="20"/>
                <w:szCs w:val="20"/>
              </w:rPr>
            </w:pPr>
          </w:p>
        </w:tc>
        <w:tc>
          <w:tcPr>
            <w:tcW w:w="1220" w:type="dxa"/>
            <w:tcPrChange w:id="243" w:author="Alhabibi, Haider@Energy" w:date="2022-03-07T13:31:00Z">
              <w:tcPr>
                <w:tcW w:w="1260" w:type="dxa"/>
              </w:tcPr>
            </w:tcPrChange>
          </w:tcPr>
          <w:p w14:paraId="56D26B35" w14:textId="77777777" w:rsidR="002F5EE4" w:rsidRPr="007B2CC9" w:rsidRDefault="002F5EE4" w:rsidP="002F5EE4">
            <w:pPr>
              <w:spacing w:after="0" w:line="240" w:lineRule="auto"/>
              <w:rPr>
                <w:ins w:id="244" w:author="Alhabibi, Haider@Energy" w:date="2022-01-25T16:25:00Z"/>
                <w:rFonts w:cstheme="minorHAnsi"/>
                <w:sz w:val="20"/>
                <w:szCs w:val="20"/>
              </w:rPr>
            </w:pPr>
          </w:p>
        </w:tc>
        <w:tc>
          <w:tcPr>
            <w:tcW w:w="1220" w:type="dxa"/>
            <w:tcPrChange w:id="245" w:author="Alhabibi, Haider@Energy" w:date="2022-03-07T13:31:00Z">
              <w:tcPr>
                <w:tcW w:w="1350" w:type="dxa"/>
              </w:tcPr>
            </w:tcPrChange>
          </w:tcPr>
          <w:p w14:paraId="6167ADC3" w14:textId="77777777" w:rsidR="002F5EE4" w:rsidRPr="007B2CC9" w:rsidRDefault="002F5EE4" w:rsidP="002F5EE4">
            <w:pPr>
              <w:spacing w:after="0" w:line="240" w:lineRule="auto"/>
              <w:rPr>
                <w:ins w:id="246" w:author="Alhabibi, Haider@Energy" w:date="2022-01-25T16:25:00Z"/>
                <w:rFonts w:cstheme="minorHAnsi"/>
                <w:sz w:val="20"/>
                <w:szCs w:val="20"/>
              </w:rPr>
            </w:pPr>
          </w:p>
        </w:tc>
        <w:tc>
          <w:tcPr>
            <w:tcW w:w="1220" w:type="dxa"/>
            <w:tcPrChange w:id="247" w:author="Alhabibi, Haider@Energy" w:date="2022-03-07T13:31:00Z">
              <w:tcPr>
                <w:tcW w:w="1584" w:type="dxa"/>
              </w:tcPr>
            </w:tcPrChange>
          </w:tcPr>
          <w:p w14:paraId="6182060D" w14:textId="77777777" w:rsidR="002F5EE4" w:rsidRPr="007B2CC9" w:rsidRDefault="002F5EE4" w:rsidP="002F5EE4">
            <w:pPr>
              <w:spacing w:after="0" w:line="240" w:lineRule="auto"/>
              <w:rPr>
                <w:ins w:id="248" w:author="Alhabibi, Haider@Energy" w:date="2022-01-25T16:25:00Z"/>
                <w:rFonts w:cstheme="minorHAnsi"/>
                <w:sz w:val="20"/>
                <w:szCs w:val="20"/>
              </w:rPr>
            </w:pPr>
          </w:p>
        </w:tc>
        <w:tc>
          <w:tcPr>
            <w:tcW w:w="1220" w:type="dxa"/>
            <w:tcPrChange w:id="249" w:author="Alhabibi, Haider@Energy" w:date="2022-03-07T13:31:00Z">
              <w:tcPr>
                <w:tcW w:w="1926" w:type="dxa"/>
                <w:gridSpan w:val="2"/>
              </w:tcPr>
            </w:tcPrChange>
          </w:tcPr>
          <w:p w14:paraId="542F165C" w14:textId="77777777" w:rsidR="002F5EE4" w:rsidRPr="007B2CC9" w:rsidRDefault="002F5EE4" w:rsidP="002F5EE4">
            <w:pPr>
              <w:spacing w:after="0" w:line="240" w:lineRule="auto"/>
              <w:rPr>
                <w:ins w:id="250" w:author="Alhabibi, Haider@Energy" w:date="2022-01-25T16:25:00Z"/>
                <w:rFonts w:cstheme="minorHAnsi"/>
                <w:sz w:val="20"/>
                <w:szCs w:val="20"/>
              </w:rPr>
            </w:pPr>
          </w:p>
        </w:tc>
        <w:tc>
          <w:tcPr>
            <w:tcW w:w="1220" w:type="dxa"/>
            <w:tcPrChange w:id="251" w:author="Alhabibi, Haider@Energy" w:date="2022-03-07T13:31:00Z">
              <w:tcPr>
                <w:tcW w:w="1926" w:type="dxa"/>
              </w:tcPr>
            </w:tcPrChange>
          </w:tcPr>
          <w:p w14:paraId="52109DF1" w14:textId="77777777" w:rsidR="002F5EE4" w:rsidRPr="007B2CC9" w:rsidRDefault="002F5EE4" w:rsidP="002F5EE4">
            <w:pPr>
              <w:spacing w:after="0" w:line="240" w:lineRule="auto"/>
              <w:rPr>
                <w:ins w:id="252" w:author="Alhabibi, Haider@Energy" w:date="2022-03-07T13:29:00Z"/>
                <w:rFonts w:cstheme="minorHAnsi"/>
                <w:sz w:val="20"/>
                <w:szCs w:val="20"/>
              </w:rPr>
            </w:pPr>
          </w:p>
        </w:tc>
      </w:tr>
    </w:tbl>
    <w:p w14:paraId="5205E72B" w14:textId="2D5A4A91" w:rsidR="007C69DF" w:rsidRDefault="007C69DF" w:rsidP="007C69DF">
      <w:pPr>
        <w:spacing w:after="0" w:line="240" w:lineRule="auto"/>
        <w:ind w:left="-180"/>
        <w:rPr>
          <w:ins w:id="253" w:author="Alhabibi, Haider@Energy" w:date="2022-01-25T13:28:00Z"/>
          <w:rFonts w:asciiTheme="minorHAnsi" w:hAnsiTheme="minorHAnsi" w:cstheme="minorHAnsi"/>
          <w:sz w:val="18"/>
          <w:szCs w:val="18"/>
        </w:rPr>
      </w:pPr>
    </w:p>
    <w:p w14:paraId="0B83EB8C" w14:textId="77777777" w:rsidR="009070C1" w:rsidRDefault="009070C1" w:rsidP="007C69DF">
      <w:pPr>
        <w:spacing w:after="0" w:line="240" w:lineRule="auto"/>
        <w:ind w:left="-180"/>
        <w:rPr>
          <w:ins w:id="254" w:author="Alhabibi, Haider@Energy" w:date="2021-12-12T22:08:00Z"/>
          <w:rFonts w:asciiTheme="minorHAnsi" w:hAnsiTheme="minorHAnsi" w:cstheme="minorHAnsi"/>
          <w:sz w:val="18"/>
          <w:szCs w:val="18"/>
        </w:rPr>
      </w:pPr>
    </w:p>
    <w:p w14:paraId="07DC19FB" w14:textId="755B9264" w:rsidR="001C4BC8" w:rsidRDefault="001C4BC8" w:rsidP="00D879CA">
      <w:pPr>
        <w:spacing w:after="0" w:line="240" w:lineRule="auto"/>
        <w:rPr>
          <w:ins w:id="255" w:author="Alhabibi, Haider@Energy" w:date="2021-12-12T22:08:00Z"/>
          <w:rFonts w:asciiTheme="minorHAnsi" w:hAnsiTheme="minorHAnsi" w:cstheme="minorHAnsi"/>
          <w:sz w:val="18"/>
          <w:szCs w:val="18"/>
        </w:rPr>
      </w:pPr>
    </w:p>
    <w:p w14:paraId="550BF73E" w14:textId="0C4CCBD8" w:rsidR="001C4BC8" w:rsidRDefault="001C4BC8" w:rsidP="00D879CA">
      <w:pPr>
        <w:spacing w:after="0" w:line="240" w:lineRule="auto"/>
        <w:rPr>
          <w:ins w:id="256" w:author="Alhabibi, Haider@Energy" w:date="2021-12-12T22:08:00Z"/>
          <w:rFonts w:asciiTheme="minorHAnsi" w:hAnsiTheme="minorHAnsi" w:cstheme="minorHAnsi"/>
          <w:sz w:val="18"/>
          <w:szCs w:val="18"/>
        </w:rPr>
      </w:pPr>
    </w:p>
    <w:p w14:paraId="7934E552" w14:textId="77777777" w:rsidR="007867D1" w:rsidRDefault="007867D1" w:rsidP="00D879CA">
      <w:pPr>
        <w:spacing w:after="0" w:line="240" w:lineRule="auto"/>
        <w:rPr>
          <w:rFonts w:asciiTheme="minorHAnsi" w:hAnsiTheme="minorHAnsi" w:cstheme="minorHAnsi"/>
          <w:sz w:val="18"/>
          <w:szCs w:val="18"/>
        </w:rPr>
      </w:pPr>
    </w:p>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9E01FE" w14:paraId="40BDA61B" w14:textId="40EEB287" w:rsidTr="00236F4B">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1312CA83"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bookmarkStart w:id="257" w:name="_Hlk94016759"/>
            <w:r>
              <w:rPr>
                <w:rFonts w:asciiTheme="minorHAnsi" w:hAnsiTheme="minorHAnsi" w:cstheme="minorHAnsi"/>
                <w:b/>
                <w:sz w:val="20"/>
                <w:szCs w:val="20"/>
              </w:rPr>
              <w:t>C</w:t>
            </w:r>
            <w:r w:rsidRPr="008733ED">
              <w:rPr>
                <w:rFonts w:asciiTheme="minorHAnsi" w:hAnsiTheme="minorHAnsi" w:cstheme="minorHAnsi"/>
                <w:b/>
                <w:sz w:val="20"/>
                <w:szCs w:val="20"/>
              </w:rPr>
              <w:t xml:space="preserve">. Design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33DD02B5" w14:textId="3AF1D0C5" w:rsidR="007A73AF" w:rsidRPr="008733ED"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the water heater(s) efficiency features specified on the registered </w:t>
            </w:r>
            <w:del w:id="258" w:author="Alhabibi, Haider@Energy" w:date="2022-02-24T12:41:00Z">
              <w:r w:rsidRPr="00236F4B">
                <w:rPr>
                  <w:rFonts w:asciiTheme="minorHAnsi" w:eastAsia="Times New Roman" w:hAnsiTheme="minorHAnsi" w:cstheme="minorHAnsi"/>
                  <w:sz w:val="18"/>
                  <w:szCs w:val="20"/>
                </w:rPr>
                <w:delText>CF1R</w:delText>
              </w:r>
            </w:del>
            <w:ins w:id="259" w:author="Alhabibi, Haider@Energy" w:date="2022-02-24T12:41:00Z">
              <w:r w:rsidR="00C96D7C">
                <w:rPr>
                  <w:rFonts w:asciiTheme="minorHAnsi" w:eastAsia="Times New Roman" w:hAnsiTheme="minorHAnsi" w:cstheme="minorHAnsi"/>
                  <w:sz w:val="18"/>
                  <w:szCs w:val="20"/>
                </w:rPr>
                <w:t>LMCC</w:t>
              </w:r>
            </w:ins>
            <w:r w:rsidRPr="00236F4B">
              <w:rPr>
                <w:rFonts w:asciiTheme="minorHAnsi" w:eastAsia="Times New Roman" w:hAnsiTheme="minorHAnsi" w:cstheme="minorHAnsi"/>
                <w:sz w:val="18"/>
                <w:szCs w:val="20"/>
              </w:rPr>
              <w:t xml:space="preserve"> compliance document for this project. (Not needed for central systems)</w:t>
            </w:r>
          </w:p>
        </w:tc>
      </w:tr>
      <w:tr w:rsidR="007A73AF" w:rsidRPr="009E01FE" w14:paraId="6B676368" w14:textId="7066483F"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2043B3D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605828C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312178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6C14783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685467F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092538FD"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407F59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9E01FE" w14:paraId="290A51D1" w14:textId="61ECC085"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1EEE8C5B"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408B2F1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369A4964"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32EC24D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A9EA95E" w14:textId="57FE58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94E46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552BEFCE" w14:textId="5394D6F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F01814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169DC548" w14:textId="1006FC9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77145423" w:rsidR="007A73AF" w:rsidRPr="00236F4B" w:rsidRDefault="007A73AF" w:rsidP="00293E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9E01FE" w14:paraId="25F4FB53" w14:textId="408D959C"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52A2874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402BB9C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6882059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5F1D61F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054376E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08363F2A"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2421D24D"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9E01FE" w14:paraId="6972E575" w14:textId="71E6A389"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12B1600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39BCFA8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21E2EF2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19FE2954"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468433C9"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58C38FAB"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616B714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bookmarkEnd w:id="257"/>
    </w:tbl>
    <w:p w14:paraId="796C95BE" w14:textId="17699395" w:rsidR="00D7513B" w:rsidRPr="00236F4B"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46"/>
        <w:gridCol w:w="1146"/>
        <w:gridCol w:w="1232"/>
        <w:gridCol w:w="1411"/>
        <w:gridCol w:w="3103"/>
      </w:tblGrid>
      <w:tr w:rsidR="007A73AF" w:rsidRPr="008733ED" w14:paraId="7B74D56E" w14:textId="3D1D907A" w:rsidTr="007A73AF">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5DAB9D91" w14:textId="3BF12E34"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8733ED">
              <w:rPr>
                <w:rFonts w:asciiTheme="minorHAnsi" w:hAnsiTheme="minorHAnsi" w:cstheme="minorHAnsi"/>
                <w:b/>
                <w:sz w:val="20"/>
                <w:szCs w:val="20"/>
              </w:rPr>
              <w:t xml:space="preserve">. </w:t>
            </w:r>
            <w:r>
              <w:rPr>
                <w:rFonts w:asciiTheme="minorHAnsi" w:hAnsiTheme="minorHAnsi" w:cstheme="minorHAnsi"/>
                <w:b/>
                <w:sz w:val="20"/>
                <w:szCs w:val="20"/>
              </w:rPr>
              <w:t>Installed</w:t>
            </w:r>
            <w:r w:rsidRPr="008733ED">
              <w:rPr>
                <w:rFonts w:asciiTheme="minorHAnsi" w:hAnsiTheme="minorHAnsi" w:cstheme="minorHAnsi"/>
                <w:b/>
                <w:sz w:val="20"/>
                <w:szCs w:val="20"/>
              </w:rPr>
              <w:t xml:space="preserve">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1BC8A529" w14:textId="08D060C8" w:rsidR="007A73AF" w:rsidRPr="008733ED" w:rsidRDefault="007A73AF" w:rsidP="00CC1AF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the water heater(s) efficiency features </w:t>
            </w:r>
            <w:r w:rsidR="00CC1AFA">
              <w:rPr>
                <w:rFonts w:asciiTheme="minorHAnsi" w:eastAsia="Times New Roman" w:hAnsiTheme="minorHAnsi" w:cstheme="minorHAnsi"/>
                <w:sz w:val="18"/>
                <w:szCs w:val="20"/>
              </w:rPr>
              <w:t>installed in</w:t>
            </w:r>
            <w:r w:rsidRPr="00236F4B">
              <w:rPr>
                <w:rFonts w:asciiTheme="minorHAnsi" w:eastAsia="Times New Roman" w:hAnsiTheme="minorHAnsi" w:cstheme="minorHAnsi"/>
                <w:sz w:val="18"/>
                <w:szCs w:val="20"/>
              </w:rPr>
              <w:t xml:space="preserve"> this project.</w:t>
            </w:r>
            <w:r w:rsidRPr="00236F4B">
              <w:rPr>
                <w:sz w:val="20"/>
              </w:rPr>
              <w:t xml:space="preserve"> </w:t>
            </w:r>
            <w:r w:rsidRPr="00236F4B">
              <w:rPr>
                <w:rFonts w:asciiTheme="minorHAnsi" w:eastAsia="Times New Roman" w:hAnsiTheme="minorHAnsi" w:cstheme="minorHAnsi"/>
                <w:sz w:val="18"/>
                <w:szCs w:val="20"/>
              </w:rPr>
              <w:t>(Not needed for central systems)</w:t>
            </w:r>
          </w:p>
        </w:tc>
      </w:tr>
      <w:tr w:rsidR="007A73AF" w:rsidRPr="00095904" w14:paraId="7D819574" w14:textId="12DB8D4A"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55CEAB3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2E862FD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31" w:type="pct"/>
            <w:tcBorders>
              <w:top w:val="single" w:sz="4" w:space="0" w:color="auto"/>
              <w:left w:val="single" w:sz="4" w:space="0" w:color="auto"/>
              <w:bottom w:val="single" w:sz="4" w:space="0" w:color="auto"/>
              <w:right w:val="single" w:sz="4" w:space="0" w:color="auto"/>
            </w:tcBorders>
            <w:vAlign w:val="center"/>
          </w:tcPr>
          <w:p w14:paraId="7D15B2F8" w14:textId="6DF1C0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2A06F65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1447C1C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5DDB4C1E"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54D88E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095904" w14:paraId="58AAB9AA" w14:textId="20B7B8AE"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13A00D5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6290C3E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3D72E452" w14:textId="43512C9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50F226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D0D0122" w14:textId="4DE5691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407B11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0277DC7A" w14:textId="49E237B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1CFBBA1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20250F90" w14:textId="1037E56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3B9D6851"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095904" w14:paraId="1F458609" w14:textId="63BF4606"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4334A91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564825A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208A3086" w14:textId="28D893D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17AD613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1779CA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14C271F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0299DCF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095904" w14:paraId="0D246455" w14:textId="117E26DC"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3BEE40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3E3CBD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0DAEA3" w14:textId="3B4E148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3D76F93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18441305"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069A5E58"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6B21F9EF"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236F4B"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2F18C2" w14:paraId="0F7F442B" w14:textId="77777777" w:rsidTr="00236F4B">
        <w:trPr>
          <w:trHeight w:val="144"/>
        </w:trPr>
        <w:tc>
          <w:tcPr>
            <w:tcW w:w="10998" w:type="dxa"/>
            <w:gridSpan w:val="3"/>
            <w:tcBorders>
              <w:top w:val="single" w:sz="4" w:space="0" w:color="auto"/>
              <w:bottom w:val="single" w:sz="4" w:space="0" w:color="auto"/>
            </w:tcBorders>
            <w:vAlign w:val="center"/>
          </w:tcPr>
          <w:p w14:paraId="0F7F442A" w14:textId="457870B7" w:rsidR="0094138E" w:rsidRPr="00236F4B"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Pr>
                <w:rFonts w:asciiTheme="minorHAnsi" w:hAnsiTheme="minorHAnsi" w:cstheme="minorHAnsi"/>
                <w:b/>
                <w:sz w:val="20"/>
                <w:szCs w:val="18"/>
              </w:rPr>
              <w:t>E</w:t>
            </w:r>
            <w:r w:rsidR="0094138E" w:rsidRPr="005C69A2">
              <w:rPr>
                <w:rFonts w:asciiTheme="minorHAnsi" w:hAnsiTheme="minorHAnsi" w:cstheme="minorHAnsi"/>
                <w:b/>
                <w:sz w:val="20"/>
                <w:szCs w:val="18"/>
              </w:rPr>
              <w:t>. Installed Water Heater Manufacturer Information</w:t>
            </w:r>
          </w:p>
        </w:tc>
      </w:tr>
      <w:tr w:rsidR="0094138E" w:rsidRPr="002F18C2" w14:paraId="0F7F442F" w14:textId="77777777" w:rsidTr="00236F4B">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03</w:t>
            </w:r>
          </w:p>
        </w:tc>
      </w:tr>
      <w:tr w:rsidR="0094138E" w:rsidRPr="002F18C2" w14:paraId="0F7F4433"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Model Number</w:t>
            </w:r>
          </w:p>
        </w:tc>
      </w:tr>
      <w:tr w:rsidR="0094138E" w:rsidRPr="002F18C2" w14:paraId="0F7F4437"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2F18C2" w14:paraId="0F7F443B"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9"/>
        <w:gridCol w:w="10181"/>
      </w:tblGrid>
      <w:tr w:rsidR="006C36EE" w:rsidRPr="002F18C2" w14:paraId="06394A1D" w14:textId="77777777" w:rsidTr="00E879AA">
        <w:trPr>
          <w:trHeight w:val="144"/>
        </w:trPr>
        <w:tc>
          <w:tcPr>
            <w:tcW w:w="11016" w:type="dxa"/>
            <w:gridSpan w:val="2"/>
            <w:tcBorders>
              <w:top w:val="single" w:sz="4" w:space="0" w:color="auto"/>
              <w:left w:val="single" w:sz="4" w:space="0" w:color="auto"/>
              <w:bottom w:val="single" w:sz="4" w:space="0" w:color="auto"/>
              <w:right w:val="single" w:sz="4" w:space="0" w:color="auto"/>
            </w:tcBorders>
          </w:tcPr>
          <w:p w14:paraId="6EF9F502" w14:textId="3134EABA" w:rsidR="006C36EE" w:rsidRPr="00935470" w:rsidRDefault="006C36EE" w:rsidP="00E879AA">
            <w:pPr>
              <w:keepNext/>
              <w:spacing w:after="0" w:line="240" w:lineRule="auto"/>
              <w:rPr>
                <w:rFonts w:asciiTheme="minorHAnsi" w:eastAsiaTheme="minorEastAsia" w:hAnsiTheme="minorHAnsi" w:cstheme="minorHAnsi"/>
                <w:sz w:val="20"/>
                <w:szCs w:val="18"/>
              </w:rPr>
            </w:pPr>
            <w:r>
              <w:rPr>
                <w:rFonts w:asciiTheme="minorHAnsi" w:eastAsiaTheme="minorEastAsia" w:hAnsiTheme="minorHAnsi" w:cstheme="minorHAnsi"/>
                <w:b/>
                <w:sz w:val="20"/>
                <w:szCs w:val="18"/>
              </w:rPr>
              <w:lastRenderedPageBreak/>
              <w:t>F</w:t>
            </w:r>
            <w:r w:rsidRPr="00583B52">
              <w:rPr>
                <w:rFonts w:asciiTheme="minorHAnsi" w:eastAsiaTheme="minorEastAsia" w:hAnsiTheme="minorHAnsi" w:cstheme="minorHAnsi"/>
                <w:b/>
                <w:sz w:val="20"/>
                <w:szCs w:val="18"/>
              </w:rPr>
              <w:t xml:space="preserve">. </w:t>
            </w:r>
            <w:r w:rsidRPr="00935470">
              <w:rPr>
                <w:rFonts w:asciiTheme="minorHAnsi" w:eastAsiaTheme="minorEastAsia" w:hAnsiTheme="minorHAnsi" w:cstheme="minorHAnsi"/>
                <w:b/>
                <w:sz w:val="20"/>
                <w:szCs w:val="18"/>
              </w:rPr>
              <w:t xml:space="preserve">Mandatory Measures for </w:t>
            </w:r>
            <w:r>
              <w:rPr>
                <w:rFonts w:asciiTheme="minorHAnsi" w:eastAsiaTheme="minorEastAsia" w:hAnsiTheme="minorHAnsi" w:cstheme="minorHAnsi"/>
                <w:b/>
                <w:sz w:val="20"/>
                <w:szCs w:val="18"/>
              </w:rPr>
              <w:t>all</w:t>
            </w:r>
            <w:r w:rsidRPr="00935470">
              <w:rPr>
                <w:rFonts w:asciiTheme="minorHAnsi" w:eastAsiaTheme="minorEastAsia" w:hAnsiTheme="minorHAnsi" w:cstheme="minorHAnsi"/>
                <w:b/>
                <w:sz w:val="20"/>
                <w:szCs w:val="18"/>
              </w:rPr>
              <w:t xml:space="preserve"> </w:t>
            </w:r>
            <w:r>
              <w:rPr>
                <w:rFonts w:asciiTheme="minorHAnsi" w:eastAsiaTheme="minorEastAsia" w:hAnsiTheme="minorHAnsi" w:cstheme="minorHAnsi"/>
                <w:b/>
                <w:sz w:val="20"/>
                <w:szCs w:val="18"/>
              </w:rPr>
              <w:t>Domestic H</w:t>
            </w:r>
            <w:r w:rsidR="005D11BC">
              <w:rPr>
                <w:rFonts w:asciiTheme="minorHAnsi" w:eastAsiaTheme="minorEastAsia" w:hAnsiTheme="minorHAnsi" w:cstheme="minorHAnsi"/>
                <w:b/>
                <w:sz w:val="20"/>
                <w:szCs w:val="18"/>
              </w:rPr>
              <w:t>ot Water Distribution Systems</w:t>
            </w:r>
          </w:p>
        </w:tc>
      </w:tr>
      <w:tr w:rsidR="006C36EE" w:rsidRPr="002F18C2" w14:paraId="7523B6E8" w14:textId="77777777" w:rsidTr="00E879AA">
        <w:trPr>
          <w:trHeight w:val="144"/>
          <w:tblHeader/>
        </w:trPr>
        <w:tc>
          <w:tcPr>
            <w:tcW w:w="615" w:type="dxa"/>
            <w:vAlign w:val="center"/>
          </w:tcPr>
          <w:p w14:paraId="5EDCDBBA"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01</w:t>
            </w:r>
          </w:p>
        </w:tc>
        <w:tc>
          <w:tcPr>
            <w:tcW w:w="10401" w:type="dxa"/>
            <w:vAlign w:val="center"/>
          </w:tcPr>
          <w:p w14:paraId="59E65A51"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2F18C2" w14:paraId="7640BCAF" w14:textId="77777777" w:rsidTr="00E879AA">
        <w:trPr>
          <w:trHeight w:val="144"/>
          <w:tblHeader/>
        </w:trPr>
        <w:tc>
          <w:tcPr>
            <w:tcW w:w="615" w:type="dxa"/>
            <w:vAlign w:val="center"/>
          </w:tcPr>
          <w:p w14:paraId="762CC82E"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02</w:t>
            </w:r>
          </w:p>
        </w:tc>
        <w:tc>
          <w:tcPr>
            <w:tcW w:w="10401" w:type="dxa"/>
            <w:vAlign w:val="center"/>
          </w:tcPr>
          <w:p w14:paraId="2F088E1D" w14:textId="52FC6B71"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 xml:space="preserve">Unfired </w:t>
            </w:r>
            <w:r w:rsidR="00293EE6">
              <w:rPr>
                <w:rFonts w:asciiTheme="minorHAnsi" w:eastAsiaTheme="minorEastAsia" w:hAnsiTheme="minorHAnsi" w:cstheme="minorHAnsi"/>
                <w:sz w:val="18"/>
                <w:szCs w:val="18"/>
              </w:rPr>
              <w:t>s</w:t>
            </w:r>
            <w:r w:rsidRPr="00542719">
              <w:rPr>
                <w:rFonts w:asciiTheme="minorHAnsi" w:eastAsiaTheme="minorEastAsia" w:hAnsiTheme="minorHAnsi" w:cstheme="minorHAnsi"/>
                <w:sz w:val="18"/>
                <w:szCs w:val="18"/>
              </w:rPr>
              <w:t xml:space="preserve">torage </w:t>
            </w:r>
            <w:r w:rsidR="00293EE6">
              <w:rPr>
                <w:rFonts w:asciiTheme="minorHAnsi" w:eastAsiaTheme="minorEastAsia" w:hAnsiTheme="minorHAnsi" w:cstheme="minorHAnsi"/>
                <w:sz w:val="18"/>
                <w:szCs w:val="18"/>
              </w:rPr>
              <w:t>t</w:t>
            </w:r>
            <w:r w:rsidRPr="00542719">
              <w:rPr>
                <w:rFonts w:asciiTheme="minorHAnsi" w:eastAsiaTheme="minorEastAsia" w:hAnsiTheme="minorHAnsi" w:cstheme="minorHAnsi"/>
                <w:sz w:val="18"/>
                <w:szCs w:val="18"/>
              </w:rPr>
              <w:t>anks are insulated with an external R-</w:t>
            </w:r>
            <w:del w:id="260" w:author="Tam, Danny@Energy" w:date="2021-11-05T15:20:00Z">
              <w:r w:rsidRPr="00542719" w:rsidDel="00676572">
                <w:rPr>
                  <w:rFonts w:asciiTheme="minorHAnsi" w:eastAsiaTheme="minorEastAsia" w:hAnsiTheme="minorHAnsi" w:cstheme="minorHAnsi"/>
                  <w:sz w:val="18"/>
                  <w:szCs w:val="18"/>
                </w:rPr>
                <w:delText xml:space="preserve">12 </w:delText>
              </w:r>
            </w:del>
            <w:ins w:id="261" w:author="Tam, Danny@Energy" w:date="2021-11-05T15:20:00Z">
              <w:r w:rsidR="00676572">
                <w:rPr>
                  <w:rFonts w:asciiTheme="minorHAnsi" w:eastAsiaTheme="minorEastAsia" w:hAnsiTheme="minorHAnsi" w:cstheme="minorHAnsi"/>
                  <w:sz w:val="18"/>
                  <w:szCs w:val="18"/>
                </w:rPr>
                <w:t>3.5</w:t>
              </w:r>
              <w:r w:rsidR="00676572" w:rsidRPr="00542719">
                <w:rPr>
                  <w:rFonts w:asciiTheme="minorHAnsi" w:eastAsiaTheme="minorEastAsia" w:hAnsiTheme="minorHAnsi" w:cstheme="minorHAnsi"/>
                  <w:sz w:val="18"/>
                  <w:szCs w:val="18"/>
                </w:rPr>
                <w:t xml:space="preserve"> </w:t>
              </w:r>
            </w:ins>
            <w:r w:rsidRPr="00542719">
              <w:rPr>
                <w:rFonts w:asciiTheme="minorHAnsi" w:eastAsiaTheme="minorEastAsia" w:hAnsiTheme="minorHAnsi" w:cstheme="minorHAnsi"/>
                <w:sz w:val="18"/>
                <w:szCs w:val="18"/>
              </w:rPr>
              <w:t>or combination of R-16 internal and external Insulation. (Section 110.3(c)4).</w:t>
            </w:r>
          </w:p>
        </w:tc>
      </w:tr>
      <w:tr w:rsidR="006C36EE" w:rsidRPr="002F18C2" w14:paraId="60043560" w14:textId="77777777" w:rsidTr="00E879AA">
        <w:trPr>
          <w:trHeight w:val="144"/>
        </w:trPr>
        <w:tc>
          <w:tcPr>
            <w:tcW w:w="615" w:type="dxa"/>
            <w:vAlign w:val="center"/>
          </w:tcPr>
          <w:p w14:paraId="2C9370B9" w14:textId="77777777" w:rsidR="006C36EE" w:rsidRPr="00583B52" w:rsidRDefault="006C36EE" w:rsidP="00E879AA">
            <w:pPr>
              <w:keepNext/>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03</w:t>
            </w:r>
          </w:p>
        </w:tc>
        <w:tc>
          <w:tcPr>
            <w:tcW w:w="10401" w:type="dxa"/>
            <w:vAlign w:val="center"/>
          </w:tcPr>
          <w:p w14:paraId="2F583975" w14:textId="047183E9" w:rsidR="006C36EE" w:rsidRPr="00542719" w:rsidDel="00676572" w:rsidRDefault="006C36EE" w:rsidP="00E879AA">
            <w:pPr>
              <w:keepNext/>
              <w:autoSpaceDE w:val="0"/>
              <w:autoSpaceDN w:val="0"/>
              <w:adjustRightInd w:val="0"/>
              <w:spacing w:after="0" w:line="240" w:lineRule="auto"/>
              <w:rPr>
                <w:del w:id="262" w:author="Tam, Danny@Energy" w:date="2021-11-05T15:20:00Z"/>
                <w:rFonts w:asciiTheme="minorHAnsi" w:eastAsiaTheme="minorEastAsia" w:hAnsiTheme="minorHAnsi" w:cstheme="minorHAnsi"/>
                <w:b/>
                <w:bCs/>
                <w:sz w:val="18"/>
                <w:szCs w:val="18"/>
              </w:rPr>
            </w:pPr>
            <w:r w:rsidRPr="00542719">
              <w:rPr>
                <w:rFonts w:asciiTheme="minorHAnsi" w:eastAsiaTheme="minorEastAsia" w:hAnsiTheme="minorHAnsi" w:cstheme="minorHAnsi"/>
                <w:bCs/>
                <w:sz w:val="18"/>
                <w:szCs w:val="18"/>
              </w:rPr>
              <w:t xml:space="preserve">All domestic hot water piping shall be insulated as specified in Section 609.11 of the California Plumbing Code. </w:t>
            </w:r>
            <w:del w:id="263" w:author="Tam, Danny@Energy" w:date="2021-11-05T15:20:00Z">
              <w:r w:rsidRPr="00542719" w:rsidDel="00676572">
                <w:rPr>
                  <w:rFonts w:asciiTheme="minorHAnsi" w:eastAsiaTheme="minorEastAsia" w:hAnsiTheme="minorHAnsi" w:cstheme="minorHAnsi"/>
                  <w:bCs/>
                  <w:sz w:val="18"/>
                  <w:szCs w:val="18"/>
                </w:rPr>
                <w:delText>In addition, the following piping conditions shall have a minimum insulation wall thickness of 1 inch or a min</w:delText>
              </w:r>
              <w:r w:rsidR="00A956FB" w:rsidDel="00676572">
                <w:rPr>
                  <w:rFonts w:asciiTheme="minorHAnsi" w:eastAsiaTheme="minorEastAsia" w:hAnsiTheme="minorHAnsi" w:cstheme="minorHAnsi"/>
                  <w:bCs/>
                  <w:sz w:val="18"/>
                  <w:szCs w:val="18"/>
                </w:rPr>
                <w:delText xml:space="preserve">imum insulation R-value of 7.7 </w:delText>
              </w:r>
              <w:r w:rsidRPr="00542719" w:rsidDel="00676572">
                <w:rPr>
                  <w:rFonts w:asciiTheme="minorHAnsi" w:eastAsiaTheme="minorEastAsia" w:hAnsiTheme="minorHAnsi" w:cstheme="minorHAnsi"/>
                  <w:bCs/>
                  <w:sz w:val="18"/>
                  <w:szCs w:val="18"/>
                </w:rPr>
                <w:delText>(RA4.4.1)</w:delText>
              </w:r>
            </w:del>
          </w:p>
          <w:p w14:paraId="66A10595" w14:textId="0DFEE57D" w:rsidR="006C36EE" w:rsidRPr="00542719" w:rsidDel="00676572" w:rsidRDefault="006C36EE">
            <w:pPr>
              <w:keepNext/>
              <w:autoSpaceDE w:val="0"/>
              <w:autoSpaceDN w:val="0"/>
              <w:adjustRightInd w:val="0"/>
              <w:spacing w:after="0" w:line="240" w:lineRule="auto"/>
              <w:rPr>
                <w:del w:id="264" w:author="Tam, Danny@Energy" w:date="2021-11-05T15:20:00Z"/>
                <w:rFonts w:asciiTheme="minorHAnsi" w:eastAsia="Times New Roman" w:hAnsiTheme="minorHAnsi" w:cstheme="minorHAnsi"/>
                <w:b/>
                <w:bCs/>
                <w:sz w:val="18"/>
                <w:szCs w:val="18"/>
              </w:rPr>
              <w:pPrChange w:id="265" w:author="Tam, Danny@Energy" w:date="2021-11-05T15:20:00Z">
                <w:pPr>
                  <w:keepNext/>
                  <w:numPr>
                    <w:ilvl w:val="1"/>
                    <w:numId w:val="12"/>
                  </w:numPr>
                  <w:autoSpaceDE w:val="0"/>
                  <w:autoSpaceDN w:val="0"/>
                  <w:adjustRightInd w:val="0"/>
                  <w:spacing w:after="0" w:line="240" w:lineRule="auto"/>
                  <w:ind w:left="1440" w:hanging="360"/>
                  <w:contextualSpacing/>
                </w:pPr>
              </w:pPrChange>
            </w:pPr>
            <w:del w:id="266" w:author="Tam, Danny@Energy" w:date="2021-11-05T15:20:00Z">
              <w:r w:rsidRPr="00542719" w:rsidDel="00676572">
                <w:rPr>
                  <w:rFonts w:asciiTheme="minorHAnsi" w:eastAsia="Times New Roman" w:hAnsiTheme="minorHAnsi" w:cstheme="minorHAnsi"/>
                  <w:bCs/>
                  <w:sz w:val="18"/>
                  <w:szCs w:val="18"/>
                </w:rPr>
                <w:delText>The first 5 feet (1.5 meters) of cold water pipes from the storage tank.</w:delText>
              </w:r>
            </w:del>
          </w:p>
          <w:p w14:paraId="4A601B4A" w14:textId="281AADE3" w:rsidR="006C36EE" w:rsidRPr="00542719" w:rsidDel="00676572" w:rsidRDefault="006C36EE" w:rsidP="00E26207">
            <w:pPr>
              <w:keepNext/>
              <w:numPr>
                <w:ilvl w:val="1"/>
                <w:numId w:val="12"/>
              </w:numPr>
              <w:autoSpaceDE w:val="0"/>
              <w:autoSpaceDN w:val="0"/>
              <w:adjustRightInd w:val="0"/>
              <w:spacing w:after="0" w:line="240" w:lineRule="auto"/>
              <w:contextualSpacing/>
              <w:rPr>
                <w:del w:id="267" w:author="Tam, Danny@Energy" w:date="2021-11-05T15:20:00Z"/>
                <w:rFonts w:asciiTheme="minorHAnsi" w:eastAsia="Times New Roman" w:hAnsiTheme="minorHAnsi" w:cstheme="minorHAnsi"/>
                <w:b/>
                <w:bCs/>
                <w:sz w:val="18"/>
                <w:szCs w:val="18"/>
              </w:rPr>
            </w:pPr>
            <w:del w:id="268" w:author="Tam, Danny@Energy" w:date="2021-11-05T15:20:00Z">
              <w:r w:rsidRPr="00542719" w:rsidDel="00676572">
                <w:rPr>
                  <w:rFonts w:asciiTheme="minorHAnsi" w:eastAsia="Times New Roman" w:hAnsiTheme="minorHAnsi" w:cstheme="minorHAnsi"/>
                  <w:bCs/>
                  <w:sz w:val="18"/>
                  <w:szCs w:val="18"/>
                </w:rPr>
                <w:delText>All piping with a nominal diameter of 3/4 inch (19 millimeter) and less than 1 inch.</w:delText>
              </w:r>
            </w:del>
          </w:p>
          <w:p w14:paraId="6403D0E1" w14:textId="2FAFF4AD" w:rsidR="006C36EE" w:rsidRPr="003F5E03" w:rsidDel="00676572" w:rsidRDefault="006C36EE" w:rsidP="00E26207">
            <w:pPr>
              <w:keepNext/>
              <w:numPr>
                <w:ilvl w:val="1"/>
                <w:numId w:val="12"/>
              </w:numPr>
              <w:autoSpaceDE w:val="0"/>
              <w:autoSpaceDN w:val="0"/>
              <w:adjustRightInd w:val="0"/>
              <w:spacing w:after="0" w:line="240" w:lineRule="auto"/>
              <w:contextualSpacing/>
              <w:rPr>
                <w:del w:id="269" w:author="Tam, Danny@Energy" w:date="2021-11-05T15:20:00Z"/>
                <w:rFonts w:asciiTheme="minorHAnsi" w:eastAsia="Times New Roman" w:hAnsiTheme="minorHAnsi" w:cstheme="minorHAnsi"/>
                <w:b/>
                <w:bCs/>
                <w:sz w:val="18"/>
                <w:szCs w:val="18"/>
              </w:rPr>
            </w:pPr>
            <w:del w:id="270" w:author="Tam, Danny@Energy" w:date="2021-11-05T15:20:00Z">
              <w:r w:rsidRPr="00542719" w:rsidDel="00676572">
                <w:rPr>
                  <w:rFonts w:asciiTheme="minorHAnsi" w:eastAsia="Times New Roman" w:hAnsiTheme="minorHAnsi" w:cstheme="minorHAnsi"/>
                  <w:bCs/>
                  <w:sz w:val="18"/>
                  <w:szCs w:val="18"/>
                </w:rPr>
                <w:delText>All hot water piping from the heating source to the kitchen fixtures.</w:delText>
              </w:r>
            </w:del>
          </w:p>
          <w:p w14:paraId="7C393648" w14:textId="7E8D62D9" w:rsidR="003F5E03" w:rsidRPr="003F5E03" w:rsidDel="00676572" w:rsidRDefault="003F5E03" w:rsidP="00E26207">
            <w:pPr>
              <w:keepNext/>
              <w:numPr>
                <w:ilvl w:val="1"/>
                <w:numId w:val="12"/>
              </w:numPr>
              <w:autoSpaceDE w:val="0"/>
              <w:autoSpaceDN w:val="0"/>
              <w:adjustRightInd w:val="0"/>
              <w:spacing w:after="0" w:line="240" w:lineRule="auto"/>
              <w:contextualSpacing/>
              <w:rPr>
                <w:del w:id="271" w:author="Tam, Danny@Energy" w:date="2021-11-05T15:20:00Z"/>
                <w:rFonts w:asciiTheme="minorHAnsi" w:eastAsia="Times New Roman" w:hAnsiTheme="minorHAnsi" w:cstheme="minorHAnsi"/>
                <w:b/>
                <w:bCs/>
                <w:sz w:val="18"/>
                <w:szCs w:val="18"/>
              </w:rPr>
            </w:pPr>
            <w:del w:id="272" w:author="Tam, Danny@Energy" w:date="2021-11-05T15:20:00Z">
              <w:r w:rsidRPr="00542719" w:rsidDel="00676572">
                <w:rPr>
                  <w:rFonts w:asciiTheme="minorHAnsi" w:eastAsia="Times New Roman" w:hAnsiTheme="minorHAnsi" w:cstheme="minorHAnsi"/>
                  <w:bCs/>
                  <w:sz w:val="18"/>
                  <w:szCs w:val="18"/>
                </w:rPr>
                <w:delText>Piping from the heating source to storage tank or between tanks</w:delText>
              </w:r>
              <w:r w:rsidDel="00676572">
                <w:rPr>
                  <w:rFonts w:asciiTheme="minorHAnsi" w:eastAsia="Times New Roman" w:hAnsiTheme="minorHAnsi" w:cstheme="minorHAnsi"/>
                  <w:bCs/>
                  <w:sz w:val="18"/>
                  <w:szCs w:val="18"/>
                </w:rPr>
                <w:delText>.</w:delText>
              </w:r>
            </w:del>
          </w:p>
          <w:p w14:paraId="3A5F8BB0" w14:textId="1849F2AD" w:rsidR="003F5E03" w:rsidRPr="00542719" w:rsidDel="00676572" w:rsidRDefault="003F5E03" w:rsidP="00E26207">
            <w:pPr>
              <w:keepNext/>
              <w:numPr>
                <w:ilvl w:val="1"/>
                <w:numId w:val="12"/>
              </w:numPr>
              <w:autoSpaceDE w:val="0"/>
              <w:autoSpaceDN w:val="0"/>
              <w:adjustRightInd w:val="0"/>
              <w:spacing w:after="0" w:line="240" w:lineRule="auto"/>
              <w:contextualSpacing/>
              <w:rPr>
                <w:del w:id="273" w:author="Tam, Danny@Energy" w:date="2021-11-05T15:20:00Z"/>
                <w:rFonts w:asciiTheme="minorHAnsi" w:eastAsia="Times New Roman" w:hAnsiTheme="minorHAnsi" w:cstheme="minorHAnsi"/>
                <w:b/>
                <w:bCs/>
                <w:sz w:val="18"/>
                <w:szCs w:val="18"/>
              </w:rPr>
            </w:pPr>
            <w:del w:id="274" w:author="Tam, Danny@Energy" w:date="2021-11-05T15:20:00Z">
              <w:r w:rsidDel="00676572">
                <w:rPr>
                  <w:rFonts w:asciiTheme="minorHAnsi" w:eastAsia="Times New Roman" w:hAnsiTheme="minorHAnsi" w:cstheme="minorHAnsi"/>
                  <w:bCs/>
                  <w:sz w:val="18"/>
                  <w:szCs w:val="18"/>
                </w:rPr>
                <w:delText>All piping associated with a recirculation system.</w:delText>
              </w:r>
            </w:del>
          </w:p>
          <w:p w14:paraId="01713044" w14:textId="6BD1015D" w:rsidR="006C36EE" w:rsidRPr="00542719" w:rsidRDefault="006C36EE">
            <w:pPr>
              <w:keepNext/>
              <w:autoSpaceDE w:val="0"/>
              <w:autoSpaceDN w:val="0"/>
              <w:adjustRightInd w:val="0"/>
              <w:spacing w:after="0" w:line="240" w:lineRule="auto"/>
              <w:ind w:left="1080"/>
              <w:contextualSpacing/>
              <w:rPr>
                <w:rFonts w:asciiTheme="minorHAnsi" w:eastAsia="Times New Roman" w:hAnsiTheme="minorHAnsi" w:cstheme="minorHAnsi"/>
                <w:b/>
                <w:bCs/>
                <w:sz w:val="18"/>
                <w:szCs w:val="18"/>
              </w:rPr>
              <w:pPrChange w:id="275" w:author="Alhabibi, Haider@Energy" w:date="2021-12-31T13:20:00Z">
                <w:pPr>
                  <w:keepNext/>
                  <w:numPr>
                    <w:ilvl w:val="1"/>
                    <w:numId w:val="12"/>
                  </w:numPr>
                  <w:autoSpaceDE w:val="0"/>
                  <w:autoSpaceDN w:val="0"/>
                  <w:adjustRightInd w:val="0"/>
                  <w:spacing w:after="0" w:line="240" w:lineRule="auto"/>
                  <w:ind w:left="1440" w:hanging="360"/>
                  <w:contextualSpacing/>
                </w:pPr>
              </w:pPrChange>
            </w:pPr>
            <w:del w:id="276" w:author="Tam, Danny@Energy" w:date="2021-11-05T15:20:00Z">
              <w:r w:rsidRPr="00542719" w:rsidDel="00676572">
                <w:rPr>
                  <w:rFonts w:asciiTheme="minorHAnsi" w:eastAsia="Times New Roman" w:hAnsiTheme="minorHAnsi" w:cstheme="minorHAnsi"/>
                  <w:bCs/>
                  <w:sz w:val="18"/>
                  <w:szCs w:val="18"/>
                </w:rPr>
                <w:delText>All underground piping</w:delText>
              </w:r>
              <w:r w:rsidRPr="004B5988" w:rsidDel="00676572">
                <w:rPr>
                  <w:rFonts w:asciiTheme="minorHAnsi" w:eastAsia="Times New Roman" w:hAnsiTheme="minorHAnsi" w:cstheme="minorHAnsi"/>
                  <w:bCs/>
                  <w:sz w:val="18"/>
                  <w:szCs w:val="18"/>
                </w:rPr>
                <w:delText>.</w:delText>
              </w:r>
            </w:del>
          </w:p>
          <w:p w14:paraId="6E556316" w14:textId="1FA08AFC" w:rsidR="006C36EE" w:rsidRPr="00542719" w:rsidRDefault="006C36EE" w:rsidP="00E26207">
            <w:pPr>
              <w:keepNext/>
              <w:numPr>
                <w:ilvl w:val="1"/>
                <w:numId w:val="10"/>
              </w:numPr>
              <w:autoSpaceDE w:val="0"/>
              <w:autoSpaceDN w:val="0"/>
              <w:adjustRightInd w:val="0"/>
              <w:spacing w:after="0" w:line="240" w:lineRule="auto"/>
              <w:ind w:left="286" w:hanging="268"/>
              <w:contextualSpacing/>
              <w:rPr>
                <w:rFonts w:asciiTheme="minorHAnsi" w:eastAsia="Times New Roman" w:hAnsiTheme="minorHAnsi" w:cstheme="minorHAnsi"/>
                <w:bCs/>
                <w:sz w:val="18"/>
                <w:szCs w:val="18"/>
              </w:rPr>
            </w:pPr>
            <w:r w:rsidRPr="004B5988">
              <w:rPr>
                <w:rFonts w:asciiTheme="minorHAnsi" w:eastAsia="Times New Roman" w:hAnsiTheme="minorHAnsi" w:cstheme="minorHAnsi"/>
                <w:bCs/>
                <w:sz w:val="18"/>
                <w:szCs w:val="18"/>
              </w:rPr>
              <w:t>Insulation buried below grade must be installed in a waterproof and non-crushable casing or sleeve.</w:t>
            </w:r>
          </w:p>
          <w:p w14:paraId="6307F6D8" w14:textId="7340952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that penetrates framing members shall not be required to have pipe insulation for the dista</w:t>
            </w:r>
            <w:r w:rsidR="003F5E03">
              <w:rPr>
                <w:rFonts w:asciiTheme="minorHAnsi" w:eastAsia="Times New Roman" w:hAnsiTheme="minorHAnsi" w:cstheme="minorHAnsi"/>
                <w:bCs/>
                <w:sz w:val="18"/>
                <w:szCs w:val="18"/>
              </w:rPr>
              <w:t xml:space="preserve">nce of the framing </w:t>
            </w:r>
            <w:proofErr w:type="spellStart"/>
            <w:proofErr w:type="gramStart"/>
            <w:r w:rsidR="003F5E03">
              <w:rPr>
                <w:rFonts w:asciiTheme="minorHAnsi" w:eastAsia="Times New Roman" w:hAnsiTheme="minorHAnsi" w:cstheme="minorHAnsi"/>
                <w:bCs/>
                <w:sz w:val="18"/>
                <w:szCs w:val="18"/>
              </w:rPr>
              <w:t>penetration.</w:t>
            </w:r>
            <w:r w:rsidRPr="00542719">
              <w:rPr>
                <w:rFonts w:asciiTheme="minorHAnsi" w:eastAsia="Times New Roman" w:hAnsiTheme="minorHAnsi" w:cstheme="minorHAnsi"/>
                <w:bCs/>
                <w:sz w:val="18"/>
                <w:szCs w:val="18"/>
              </w:rPr>
              <w:t>Piping</w:t>
            </w:r>
            <w:proofErr w:type="spellEnd"/>
            <w:proofErr w:type="gramEnd"/>
            <w:r w:rsidRPr="00542719">
              <w:rPr>
                <w:rFonts w:asciiTheme="minorHAnsi" w:eastAsia="Times New Roman" w:hAnsiTheme="minorHAnsi" w:cstheme="minorHAnsi"/>
                <w:bCs/>
                <w:sz w:val="18"/>
                <w:szCs w:val="18"/>
              </w:rPr>
              <w:t xml:space="preserve"> that penetrates metal framing shall use grommets, plugs, wrapping or other insulating material to assure that no contact is made with the metal framing. Insulation shall butt securely against all framing members. </w:t>
            </w:r>
          </w:p>
          <w:p w14:paraId="4395B4CE" w14:textId="7E849E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installed in interior or exterior walls that is </w:t>
            </w:r>
            <w:proofErr w:type="gramStart"/>
            <w:r w:rsidRPr="00542719">
              <w:rPr>
                <w:rFonts w:asciiTheme="minorHAnsi" w:eastAsia="Times New Roman" w:hAnsiTheme="minorHAnsi" w:cstheme="minorHAnsi"/>
                <w:bCs/>
                <w:sz w:val="18"/>
                <w:szCs w:val="18"/>
              </w:rPr>
              <w:t>surrounded on all sides</w:t>
            </w:r>
            <w:proofErr w:type="gramEnd"/>
            <w:r w:rsidRPr="00542719">
              <w:rPr>
                <w:rFonts w:asciiTheme="minorHAnsi" w:eastAsia="Times New Roman" w:hAnsiTheme="minorHAnsi" w:cstheme="minorHAnsi"/>
                <w:bCs/>
                <w:sz w:val="18"/>
                <w:szCs w:val="18"/>
              </w:rPr>
              <w:t xml:space="preserve"> by at least 1 inch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insulation.</w:t>
            </w:r>
          </w:p>
          <w:p w14:paraId="614611BC" w14:textId="6D1E2B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installed in crawlspace with a minimum of 1 </w:t>
            </w:r>
            <w:proofErr w:type="gramStart"/>
            <w:r w:rsidRPr="00542719">
              <w:rPr>
                <w:rFonts w:asciiTheme="minorHAnsi" w:eastAsia="Times New Roman" w:hAnsiTheme="minorHAnsi" w:cstheme="minorHAnsi"/>
                <w:bCs/>
                <w:sz w:val="18"/>
                <w:szCs w:val="18"/>
              </w:rPr>
              <w:t>inches</w:t>
            </w:r>
            <w:proofErr w:type="gramEnd"/>
            <w:r w:rsidRPr="00542719">
              <w:rPr>
                <w:rFonts w:asciiTheme="minorHAnsi" w:eastAsia="Times New Roman" w:hAnsiTheme="minorHAnsi" w:cstheme="minorHAnsi"/>
                <w:bCs/>
                <w:sz w:val="18"/>
                <w:szCs w:val="18"/>
              </w:rPr>
              <w:t xml:space="preserve">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crawlspace insulation above and below.</w:t>
            </w:r>
          </w:p>
          <w:p w14:paraId="58233D66" w14:textId="58DEF539"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attics with a minimum of 4 inches (10 cm) of attic insulation on top</w:t>
            </w:r>
            <w:r w:rsidR="00293EE6">
              <w:rPr>
                <w:rFonts w:asciiTheme="minorHAnsi" w:eastAsia="Times New Roman" w:hAnsiTheme="minorHAnsi" w:cstheme="minorHAnsi"/>
                <w:bCs/>
                <w:sz w:val="18"/>
                <w:szCs w:val="18"/>
              </w:rPr>
              <w:t>.</w:t>
            </w:r>
          </w:p>
          <w:p w14:paraId="5AF765AB" w14:textId="77777777"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Pipe insulation shall fit </w:t>
            </w:r>
            <w:proofErr w:type="gramStart"/>
            <w:r w:rsidRPr="00542719">
              <w:rPr>
                <w:rFonts w:asciiTheme="minorHAnsi" w:eastAsia="Times New Roman" w:hAnsiTheme="minorHAnsi" w:cstheme="minorHAnsi"/>
                <w:bCs/>
                <w:sz w:val="18"/>
                <w:szCs w:val="18"/>
              </w:rPr>
              <w:t>tightly</w:t>
            </w:r>
            <w:proofErr w:type="gramEnd"/>
            <w:r w:rsidRPr="00542719">
              <w:rPr>
                <w:rFonts w:asciiTheme="minorHAnsi" w:eastAsia="Times New Roman" w:hAnsiTheme="minorHAnsi" w:cstheme="minorHAnsi"/>
                <w:bCs/>
                <w:sz w:val="18"/>
                <w:szCs w:val="18"/>
              </w:rPr>
              <w:t xml:space="preserve"> and all elbows and tees shall be fully insulated.</w:t>
            </w:r>
          </w:p>
        </w:tc>
      </w:tr>
      <w:tr w:rsidR="006C36EE" w:rsidRPr="002F18C2" w14:paraId="591364E0" w14:textId="77777777" w:rsidTr="00E879AA">
        <w:trPr>
          <w:trHeight w:val="144"/>
          <w:tblHeader/>
        </w:trPr>
        <w:tc>
          <w:tcPr>
            <w:tcW w:w="615" w:type="dxa"/>
            <w:vAlign w:val="center"/>
          </w:tcPr>
          <w:p w14:paraId="1C807F11"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583B52">
              <w:rPr>
                <w:rFonts w:asciiTheme="minorHAnsi" w:eastAsiaTheme="minorEastAsia" w:hAnsiTheme="minorHAnsi" w:cstheme="minorHAnsi"/>
                <w:sz w:val="20"/>
                <w:szCs w:val="18"/>
              </w:rPr>
              <w:t>04</w:t>
            </w:r>
          </w:p>
        </w:tc>
        <w:tc>
          <w:tcPr>
            <w:tcW w:w="10401" w:type="dxa"/>
            <w:vAlign w:val="center"/>
          </w:tcPr>
          <w:p w14:paraId="089764D4" w14:textId="72986411" w:rsidR="006C36EE"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277" w:author="Tam, Danny@Energy" w:date="2021-11-08T09:22:00Z"/>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For Gas or Propane Water Heaters:  Ensure </w:t>
            </w:r>
            <w:ins w:id="278" w:author="Tam, Danny@Energy" w:date="2021-11-08T09:23:00Z">
              <w:r w:rsidR="00BF603C" w:rsidRPr="00BF603C">
                <w:rPr>
                  <w:rFonts w:asciiTheme="minorHAnsi" w:eastAsia="Times New Roman" w:hAnsiTheme="minorHAnsi" w:cstheme="minorHAnsi"/>
                  <w:sz w:val="18"/>
                  <w:szCs w:val="18"/>
                </w:rPr>
                <w:t xml:space="preserve">either a </w:t>
              </w:r>
              <w:r w:rsidR="00BF603C" w:rsidRPr="00BF603C">
                <w:rPr>
                  <w:rFonts w:asciiTheme="minorHAnsi" w:eastAsia="Times New Roman" w:hAnsiTheme="minorHAnsi" w:cstheme="minorHAnsi"/>
                  <w:b/>
                  <w:bCs/>
                  <w:sz w:val="18"/>
                  <w:szCs w:val="18"/>
                </w:rPr>
                <w:t>or</w:t>
              </w:r>
              <w:r w:rsidR="00BF603C" w:rsidRPr="00BF603C">
                <w:rPr>
                  <w:rFonts w:asciiTheme="minorHAnsi" w:eastAsia="Times New Roman" w:hAnsiTheme="minorHAnsi" w:cstheme="minorHAnsi"/>
                  <w:sz w:val="18"/>
                  <w:szCs w:val="18"/>
                </w:rPr>
                <w:t xml:space="preserve"> b</w:t>
              </w:r>
            </w:ins>
            <w:del w:id="279" w:author="Tam, Danny@Energy" w:date="2021-11-08T09:23:00Z">
              <w:r w:rsidRPr="00542719" w:rsidDel="00BF603C">
                <w:rPr>
                  <w:rFonts w:asciiTheme="minorHAnsi" w:eastAsia="Times New Roman" w:hAnsiTheme="minorHAnsi" w:cstheme="minorHAnsi"/>
                  <w:sz w:val="18"/>
                  <w:szCs w:val="18"/>
                </w:rPr>
                <w:delText>the following</w:delText>
              </w:r>
            </w:del>
            <w:r w:rsidRPr="00542719">
              <w:rPr>
                <w:rFonts w:asciiTheme="minorHAnsi" w:eastAsia="Times New Roman" w:hAnsiTheme="minorHAnsi" w:cstheme="minorHAnsi"/>
                <w:sz w:val="18"/>
                <w:szCs w:val="18"/>
              </w:rPr>
              <w:t xml:space="preserve"> are installed (Section 150.0(n))</w:t>
            </w:r>
          </w:p>
          <w:p w14:paraId="2CF6D7DC" w14:textId="77777777" w:rsidR="00BF603C" w:rsidRPr="00E96E3C" w:rsidRDefault="00BF603C" w:rsidP="00BF603C">
            <w:pPr>
              <w:pStyle w:val="ListParagraph"/>
              <w:keepNext/>
              <w:numPr>
                <w:ilvl w:val="0"/>
                <w:numId w:val="1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280" w:author="Tam, Danny@Energy" w:date="2021-11-08T09:22:00Z"/>
                <w:rFonts w:asciiTheme="minorHAnsi" w:eastAsia="Times New Roman" w:hAnsiTheme="minorHAnsi" w:cstheme="minorHAnsi"/>
                <w:sz w:val="18"/>
                <w:szCs w:val="18"/>
              </w:rPr>
            </w:pPr>
            <w:ins w:id="281" w:author="Tam, Danny@Energy" w:date="2021-11-08T09:22:00Z">
              <w:r w:rsidRPr="00E96E3C">
                <w:rPr>
                  <w:rFonts w:asciiTheme="minorHAnsi" w:eastAsia="Times New Roman" w:hAnsiTheme="minorHAnsi" w:cstheme="minorHAnsi"/>
                  <w:sz w:val="18"/>
                  <w:szCs w:val="18"/>
                </w:rPr>
                <w:t>designated space at least 2.5 feet by 2.5 feet and 7 feet tall within 3 feet from the water heater</w:t>
              </w:r>
            </w:ins>
          </w:p>
          <w:p w14:paraId="2DFB9203" w14:textId="77777777" w:rsidR="00BF603C" w:rsidRPr="00542719" w:rsidRDefault="00BF603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p>
          <w:p w14:paraId="3303CE97" w14:textId="2B02943F"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dedicated 125V, 20A electrical receptacle connected to the electric panel with a 120/240V 3 conductor, 10 AWG copper branch circuit, within 3 feet from the water heater and</w:t>
            </w:r>
            <w:r w:rsidR="00293EE6">
              <w:rPr>
                <w:rFonts w:asciiTheme="minorHAnsi" w:eastAsia="Times New Roman" w:hAnsiTheme="minorHAnsi" w:cstheme="minorHAnsi"/>
                <w:sz w:val="18"/>
                <w:szCs w:val="18"/>
              </w:rPr>
              <w:t xml:space="preserve"> is</w:t>
            </w:r>
            <w:r w:rsidRPr="00542719">
              <w:rPr>
                <w:rFonts w:asciiTheme="minorHAnsi" w:eastAsia="Times New Roman" w:hAnsiTheme="minorHAnsi" w:cstheme="minorHAnsi"/>
                <w:sz w:val="18"/>
                <w:szCs w:val="18"/>
              </w:rPr>
              <w:t xml:space="preserve"> accessible with no </w:t>
            </w:r>
            <w:proofErr w:type="gramStart"/>
            <w:r w:rsidRPr="00542719">
              <w:rPr>
                <w:rFonts w:asciiTheme="minorHAnsi" w:eastAsia="Times New Roman" w:hAnsiTheme="minorHAnsi" w:cstheme="minorHAnsi"/>
                <w:sz w:val="18"/>
                <w:szCs w:val="18"/>
              </w:rPr>
              <w:t>obstructions;</w:t>
            </w:r>
            <w:proofErr w:type="gramEnd"/>
          </w:p>
          <w:p w14:paraId="34194BD3" w14:textId="6D009B91"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The conductor shall be labeled with the </w:t>
            </w:r>
            <w:r w:rsidR="00293EE6">
              <w:rPr>
                <w:rFonts w:asciiTheme="minorHAnsi" w:eastAsia="Times New Roman" w:hAnsiTheme="minorHAnsi" w:cstheme="minorHAnsi"/>
                <w:sz w:val="18"/>
                <w:szCs w:val="18"/>
              </w:rPr>
              <w:t>word</w:t>
            </w:r>
            <w:r w:rsidR="00293EE6" w:rsidRPr="00542719">
              <w:rPr>
                <w:rFonts w:asciiTheme="minorHAnsi" w:eastAsia="Times New Roman" w:hAnsiTheme="minorHAnsi" w:cstheme="minorHAnsi"/>
                <w:sz w:val="18"/>
                <w:szCs w:val="18"/>
              </w:rPr>
              <w:t xml:space="preserve"> </w:t>
            </w:r>
            <w:r w:rsidRPr="00542719">
              <w:rPr>
                <w:rFonts w:asciiTheme="minorHAnsi" w:eastAsia="Times New Roman" w:hAnsiTheme="minorHAnsi" w:cstheme="minorHAnsi"/>
                <w:sz w:val="18"/>
                <w:szCs w:val="18"/>
              </w:rPr>
              <w:t>“Spare” on both ends; and</w:t>
            </w:r>
          </w:p>
          <w:p w14:paraId="497EB6BE" w14:textId="4B5D0874"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1D356FBE" w14:textId="7E6D98B0" w:rsidR="006C36EE" w:rsidRPr="00542719" w:rsidDel="00BF603C"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del w:id="282" w:author="Tam, Danny@Energy" w:date="2021-11-08T09:24:00Z"/>
                <w:rFonts w:asciiTheme="minorHAnsi" w:eastAsia="Times New Roman" w:hAnsiTheme="minorHAnsi" w:cstheme="minorHAnsi"/>
                <w:sz w:val="18"/>
                <w:szCs w:val="18"/>
              </w:rPr>
            </w:pPr>
            <w:del w:id="283" w:author="Tam, Danny@Energy" w:date="2021-11-08T09:24:00Z">
              <w:r w:rsidRPr="00542719" w:rsidDel="00BF603C">
                <w:rPr>
                  <w:rFonts w:asciiTheme="minorHAnsi" w:eastAsia="Times New Roman" w:hAnsiTheme="minorHAnsi" w:cstheme="minorHAnsi"/>
                  <w:sz w:val="18"/>
                  <w:szCs w:val="18"/>
                </w:rPr>
                <w:delText>A Category III or IV vent, or a Type B vent with straight pipe between outside and water heater</w:delText>
              </w:r>
              <w:r w:rsidR="00293EE6" w:rsidDel="00BF603C">
                <w:rPr>
                  <w:rFonts w:asciiTheme="minorHAnsi" w:eastAsia="Times New Roman" w:hAnsiTheme="minorHAnsi" w:cstheme="minorHAnsi"/>
                  <w:sz w:val="18"/>
                  <w:szCs w:val="18"/>
                </w:rPr>
                <w:delText>.</w:delText>
              </w:r>
            </w:del>
          </w:p>
          <w:p w14:paraId="260C81E6" w14:textId="6A7E1068"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A condensate </w:t>
            </w:r>
            <w:proofErr w:type="gramStart"/>
            <w:r w:rsidRPr="00542719">
              <w:rPr>
                <w:rFonts w:asciiTheme="minorHAnsi" w:eastAsia="Times New Roman" w:hAnsiTheme="minorHAnsi" w:cstheme="minorHAnsi"/>
                <w:sz w:val="18"/>
                <w:szCs w:val="18"/>
              </w:rPr>
              <w:t>drain</w:t>
            </w:r>
            <w:proofErr w:type="gramEnd"/>
            <w:r w:rsidRPr="00542719">
              <w:rPr>
                <w:rFonts w:asciiTheme="minorHAnsi" w:eastAsia="Times New Roman" w:hAnsiTheme="minorHAnsi" w:cstheme="minorHAnsi"/>
                <w:sz w:val="18"/>
                <w:szCs w:val="18"/>
              </w:rPr>
              <w:t xml:space="preserve"> no more than 2 inches higher than the base on water heater for natural draining</w:t>
            </w:r>
            <w:r w:rsidR="00293EE6">
              <w:rPr>
                <w:rFonts w:asciiTheme="minorHAnsi" w:eastAsia="Times New Roman" w:hAnsiTheme="minorHAnsi" w:cstheme="minorHAnsi"/>
                <w:sz w:val="18"/>
                <w:szCs w:val="18"/>
              </w:rPr>
              <w:t>.</w:t>
            </w:r>
          </w:p>
          <w:p w14:paraId="24CD7C15" w14:textId="77777777" w:rsidR="006C36EE" w:rsidRDefault="006C36EE" w:rsidP="00BF603C">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ins w:id="284" w:author="Tam, Danny@Energy" w:date="2021-11-08T09:24:00Z"/>
                <w:rFonts w:asciiTheme="minorHAnsi" w:eastAsia="Times New Roman" w:hAnsiTheme="minorHAnsi" w:cstheme="minorHAnsi"/>
                <w:sz w:val="18"/>
                <w:szCs w:val="18"/>
              </w:rPr>
            </w:pPr>
            <w:del w:id="285" w:author="Tam, Danny@Energy" w:date="2021-11-08T09:24:00Z">
              <w:r w:rsidRPr="00542719" w:rsidDel="00BF603C">
                <w:rPr>
                  <w:rFonts w:asciiTheme="minorHAnsi" w:eastAsia="Times New Roman" w:hAnsiTheme="minorHAnsi" w:cstheme="minorHAnsi"/>
                  <w:sz w:val="18"/>
                  <w:szCs w:val="18"/>
                </w:rPr>
                <w:delText>A gas supply line with capacity of at least 200,000 Btu/hr</w:delText>
              </w:r>
              <w:r w:rsidR="00293EE6" w:rsidDel="00BF603C">
                <w:rPr>
                  <w:rFonts w:asciiTheme="minorHAnsi" w:eastAsia="Times New Roman" w:hAnsiTheme="minorHAnsi" w:cstheme="minorHAnsi"/>
                  <w:sz w:val="18"/>
                  <w:szCs w:val="18"/>
                </w:rPr>
                <w:delText>.</w:delText>
              </w:r>
            </w:del>
          </w:p>
          <w:p w14:paraId="35ACEA6A" w14:textId="0A8CA372" w:rsidR="00524349" w:rsidRPr="004736BD" w:rsidRDefault="00524349" w:rsidP="00524349">
            <w:pPr>
              <w:pStyle w:val="ListParagraph"/>
              <w:keepNext/>
              <w:numPr>
                <w:ilvl w:val="0"/>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286" w:author="Tam, Danny@Energy" w:date="2021-11-08T09:24:00Z"/>
                <w:rFonts w:asciiTheme="minorHAnsi" w:eastAsia="Times New Roman" w:hAnsiTheme="minorHAnsi" w:cstheme="minorHAnsi"/>
                <w:sz w:val="18"/>
                <w:szCs w:val="18"/>
              </w:rPr>
            </w:pPr>
            <w:ins w:id="287" w:author="Tam, Danny@Energy" w:date="2021-11-08T09:24:00Z">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w:t>
              </w:r>
            </w:ins>
            <w:ins w:id="288" w:author="Tam, Danny@Energy" w:date="2021-11-08T09:32:00Z">
              <w:r w:rsidR="00E7429A">
                <w:rPr>
                  <w:rFonts w:asciiTheme="minorHAnsi" w:eastAsia="Times New Roman" w:hAnsiTheme="minorHAnsi" w:cstheme="minorHAnsi"/>
                  <w:sz w:val="18"/>
                  <w:szCs w:val="18"/>
                </w:rPr>
                <w:t>from the water heater</w:t>
              </w:r>
            </w:ins>
          </w:p>
          <w:p w14:paraId="45A9C4B7" w14:textId="77777777" w:rsidR="00524349" w:rsidRPr="004B6B6C" w:rsidRDefault="00524349" w:rsidP="00524349">
            <w:pPr>
              <w:numPr>
                <w:ilvl w:val="0"/>
                <w:numId w:val="19"/>
              </w:numPr>
              <w:tabs>
                <w:tab w:val="left" w:pos="916"/>
              </w:tabs>
              <w:kinsoku w:val="0"/>
              <w:overflowPunct w:val="0"/>
              <w:autoSpaceDE w:val="0"/>
              <w:autoSpaceDN w:val="0"/>
              <w:adjustRightInd w:val="0"/>
              <w:spacing w:after="0" w:line="203" w:lineRule="exact"/>
              <w:ind w:left="1231" w:hanging="270"/>
              <w:rPr>
                <w:ins w:id="289" w:author="Tam, Danny@Energy" w:date="2021-11-08T09:24:00Z"/>
                <w:rFonts w:cs="Calibri"/>
                <w:sz w:val="20"/>
                <w:szCs w:val="20"/>
              </w:rPr>
            </w:pPr>
            <w:ins w:id="290" w:author="Tam, Danny@Energy" w:date="2021-11-08T09:24:00Z">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ins>
          </w:p>
          <w:p w14:paraId="1CEC8303" w14:textId="77777777" w:rsidR="00524349" w:rsidRPr="004736BD" w:rsidRDefault="00524349" w:rsidP="00524349">
            <w:pPr>
              <w:pStyle w:val="ListParagraph"/>
              <w:numPr>
                <w:ilvl w:val="0"/>
                <w:numId w:val="19"/>
              </w:numPr>
              <w:kinsoku w:val="0"/>
              <w:overflowPunct w:val="0"/>
              <w:autoSpaceDE w:val="0"/>
              <w:autoSpaceDN w:val="0"/>
              <w:adjustRightInd w:val="0"/>
              <w:spacing w:after="0" w:line="240" w:lineRule="auto"/>
              <w:ind w:left="1231" w:right="293" w:hanging="270"/>
              <w:rPr>
                <w:ins w:id="291" w:author="Tam, Danny@Energy" w:date="2021-11-08T09:24:00Z"/>
                <w:rFonts w:cs="Calibri"/>
                <w:sz w:val="20"/>
                <w:szCs w:val="20"/>
              </w:rPr>
            </w:pPr>
            <w:ins w:id="292" w:author="Tam, Danny@Energy" w:date="2021-11-08T09:24:00Z">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ins>
          </w:p>
          <w:p w14:paraId="386ADE76"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6" w:hanging="270"/>
              <w:rPr>
                <w:ins w:id="293" w:author="Tam, Danny@Energy" w:date="2021-11-08T09:24:00Z"/>
                <w:rFonts w:cs="Calibri"/>
                <w:sz w:val="20"/>
                <w:szCs w:val="20"/>
              </w:rPr>
            </w:pPr>
            <w:ins w:id="294" w:author="Tam, Danny@Energy" w:date="2021-11-08T09:2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ins>
          </w:p>
          <w:p w14:paraId="76E51C92"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0" w:after="0" w:line="240" w:lineRule="auto"/>
              <w:ind w:left="1231" w:right="311" w:hanging="270"/>
              <w:rPr>
                <w:ins w:id="295" w:author="Tam, Danny@Energy" w:date="2021-11-08T09:24:00Z"/>
                <w:rFonts w:cs="Calibri"/>
                <w:sz w:val="20"/>
                <w:szCs w:val="20"/>
              </w:rPr>
            </w:pPr>
            <w:ins w:id="296" w:author="Tam, Danny@Energy" w:date="2021-11-08T09:24:00Z">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ins>
          </w:p>
          <w:p w14:paraId="4E8606B9"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1" w:after="0" w:line="240" w:lineRule="auto"/>
              <w:ind w:left="1231" w:right="503" w:hanging="270"/>
              <w:rPr>
                <w:ins w:id="297" w:author="Tam, Danny@Energy" w:date="2021-11-08T09:24:00Z"/>
                <w:rFonts w:cs="Calibri"/>
                <w:sz w:val="20"/>
                <w:szCs w:val="20"/>
              </w:rPr>
            </w:pPr>
            <w:ins w:id="298" w:author="Tam, Danny@Energy" w:date="2021-11-08T09:2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ins>
          </w:p>
          <w:p w14:paraId="06BCC073"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2" w:hanging="270"/>
              <w:rPr>
                <w:ins w:id="299" w:author="Tam, Danny@Energy" w:date="2021-11-08T09:24:00Z"/>
                <w:rFonts w:cs="Calibri"/>
                <w:sz w:val="20"/>
                <w:szCs w:val="20"/>
              </w:rPr>
            </w:pPr>
            <w:ins w:id="300" w:author="Tam, Danny@Energy" w:date="2021-11-08T09:24:00Z">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ins>
          </w:p>
          <w:p w14:paraId="48E01F08" w14:textId="122FBC12" w:rsidR="00524349" w:rsidRPr="000477C3" w:rsidRDefault="00524349" w:rsidP="00205CF5">
            <w:pPr>
              <w:pStyle w:val="ListParagraph"/>
              <w:keepNext/>
              <w:numPr>
                <w:ilvl w:val="0"/>
                <w:numId w:val="1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54" w:hanging="270"/>
              <w:rPr>
                <w:rFonts w:asciiTheme="minorHAnsi" w:eastAsia="Times New Roman" w:hAnsiTheme="minorHAnsi" w:cstheme="minorHAnsi"/>
                <w:sz w:val="18"/>
                <w:szCs w:val="18"/>
              </w:rPr>
            </w:pPr>
            <w:ins w:id="301" w:author="Tam, Danny@Energy" w:date="2021-11-08T09:24:00Z">
              <w:r w:rsidRPr="00205CF5">
                <w:rPr>
                  <w:rFonts w:cs="Calibri"/>
                  <w:w w:val="99"/>
                  <w:sz w:val="20"/>
                  <w:szCs w:val="20"/>
                  <w:u w:val="single"/>
                </w:rPr>
                <w:t xml:space="preserve">A condensate </w:t>
              </w:r>
              <w:proofErr w:type="gramStart"/>
              <w:r w:rsidRPr="00205CF5">
                <w:rPr>
                  <w:rFonts w:cs="Calibri"/>
                  <w:w w:val="99"/>
                  <w:sz w:val="20"/>
                  <w:szCs w:val="20"/>
                  <w:u w:val="single"/>
                </w:rPr>
                <w:t>drain</w:t>
              </w:r>
              <w:proofErr w:type="gramEnd"/>
              <w:r w:rsidRPr="00205CF5">
                <w:rPr>
                  <w:rFonts w:cs="Calibri"/>
                  <w:w w:val="99"/>
                  <w:sz w:val="20"/>
                  <w:szCs w:val="20"/>
                  <w:u w:val="single"/>
                </w:rPr>
                <w:t xml:space="preserve"> no mo</w:t>
              </w:r>
              <w:r w:rsidRPr="00205CF5">
                <w:rPr>
                  <w:rFonts w:cs="Calibri"/>
                  <w:sz w:val="20"/>
                  <w:szCs w:val="20"/>
                  <w:u w:val="single"/>
                </w:rPr>
                <w:t>re</w:t>
              </w:r>
              <w:r w:rsidRPr="00205CF5">
                <w:rPr>
                  <w:rFonts w:cs="Calibri"/>
                  <w:spacing w:val="-1"/>
                  <w:sz w:val="20"/>
                  <w:szCs w:val="20"/>
                  <w:u w:val="single"/>
                </w:rPr>
                <w:t xml:space="preserve"> </w:t>
              </w:r>
              <w:r w:rsidRPr="00205CF5">
                <w:rPr>
                  <w:rFonts w:cs="Calibri"/>
                  <w:sz w:val="20"/>
                  <w:szCs w:val="20"/>
                  <w:u w:val="single"/>
                </w:rPr>
                <w:t>than</w:t>
              </w:r>
              <w:r w:rsidRPr="00205CF5">
                <w:rPr>
                  <w:rFonts w:cs="Calibri"/>
                  <w:spacing w:val="1"/>
                  <w:sz w:val="20"/>
                  <w:szCs w:val="20"/>
                  <w:u w:val="single"/>
                </w:rPr>
                <w:t xml:space="preserve"> </w:t>
              </w:r>
              <w:r w:rsidRPr="00205CF5">
                <w:rPr>
                  <w:rFonts w:cs="Calibri"/>
                  <w:sz w:val="20"/>
                  <w:szCs w:val="20"/>
                  <w:u w:val="single"/>
                </w:rPr>
                <w:t>2 inches</w:t>
              </w:r>
              <w:r w:rsidRPr="00205CF5">
                <w:rPr>
                  <w:rFonts w:cs="Calibri"/>
                  <w:spacing w:val="1"/>
                  <w:sz w:val="20"/>
                  <w:szCs w:val="20"/>
                  <w:u w:val="single"/>
                </w:rPr>
                <w:t xml:space="preserve"> </w:t>
              </w:r>
              <w:r w:rsidRPr="00205CF5">
                <w:rPr>
                  <w:rFonts w:cs="Calibri"/>
                  <w:sz w:val="20"/>
                  <w:szCs w:val="20"/>
                  <w:u w:val="single"/>
                </w:rPr>
                <w:t>higher than</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1"/>
                  <w:sz w:val="20"/>
                  <w:szCs w:val="20"/>
                  <w:u w:val="single"/>
                </w:rPr>
                <w:t xml:space="preserve"> </w:t>
              </w:r>
              <w:r w:rsidRPr="00205CF5">
                <w:rPr>
                  <w:rFonts w:cs="Calibri"/>
                  <w:sz w:val="20"/>
                  <w:szCs w:val="20"/>
                  <w:u w:val="single"/>
                </w:rPr>
                <w:t>base</w:t>
              </w:r>
              <w:r w:rsidRPr="00205CF5">
                <w:rPr>
                  <w:rFonts w:cs="Calibri"/>
                  <w:spacing w:val="-1"/>
                  <w:sz w:val="20"/>
                  <w:szCs w:val="20"/>
                  <w:u w:val="single"/>
                </w:rPr>
                <w:t xml:space="preserve"> </w:t>
              </w:r>
              <w:r w:rsidRPr="00205CF5">
                <w:rPr>
                  <w:rFonts w:cs="Calibri"/>
                  <w:sz w:val="20"/>
                  <w:szCs w:val="20"/>
                  <w:u w:val="single"/>
                </w:rPr>
                <w:t>of</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2"/>
                  <w:sz w:val="20"/>
                  <w:szCs w:val="20"/>
                  <w:u w:val="single"/>
                </w:rPr>
                <w:t xml:space="preserve"> </w:t>
              </w:r>
              <w:r w:rsidRPr="00205CF5">
                <w:rPr>
                  <w:rFonts w:cs="Calibri"/>
                  <w:sz w:val="20"/>
                  <w:szCs w:val="20"/>
                  <w:u w:val="single"/>
                </w:rPr>
                <w:t>installed</w:t>
              </w:r>
              <w:r w:rsidRPr="00205CF5">
                <w:rPr>
                  <w:rFonts w:cs="Calibri"/>
                  <w:spacing w:val="1"/>
                  <w:sz w:val="20"/>
                  <w:szCs w:val="20"/>
                  <w:u w:val="single"/>
                </w:rPr>
                <w:t xml:space="preserve"> </w:t>
              </w:r>
              <w:r w:rsidRPr="00205CF5">
                <w:rPr>
                  <w:rFonts w:cs="Calibri"/>
                  <w:sz w:val="20"/>
                  <w:szCs w:val="20"/>
                  <w:u w:val="single"/>
                </w:rPr>
                <w:t>water heater,</w:t>
              </w:r>
              <w:r w:rsidRPr="00205CF5">
                <w:rPr>
                  <w:rFonts w:cs="Calibri"/>
                  <w:spacing w:val="1"/>
                  <w:sz w:val="20"/>
                  <w:szCs w:val="20"/>
                  <w:u w:val="single"/>
                </w:rPr>
                <w:t xml:space="preserve"> </w:t>
              </w:r>
              <w:r w:rsidRPr="00205CF5">
                <w:rPr>
                  <w:rFonts w:cs="Calibri"/>
                  <w:sz w:val="20"/>
                  <w:szCs w:val="20"/>
                  <w:u w:val="single"/>
                </w:rPr>
                <w:t>and</w:t>
              </w:r>
              <w:r w:rsidRPr="00205CF5">
                <w:rPr>
                  <w:rFonts w:cs="Calibri"/>
                  <w:spacing w:val="1"/>
                  <w:sz w:val="20"/>
                  <w:szCs w:val="20"/>
                  <w:u w:val="single"/>
                </w:rPr>
                <w:t xml:space="preserve"> </w:t>
              </w:r>
              <w:r w:rsidRPr="00205CF5">
                <w:rPr>
                  <w:rFonts w:cs="Calibri"/>
                  <w:sz w:val="20"/>
                  <w:szCs w:val="20"/>
                  <w:u w:val="single"/>
                </w:rPr>
                <w:t>allows</w:t>
              </w:r>
              <w:r w:rsidRPr="00205CF5">
                <w:rPr>
                  <w:rFonts w:cs="Calibri"/>
                  <w:spacing w:val="1"/>
                  <w:sz w:val="20"/>
                  <w:szCs w:val="20"/>
                  <w:u w:val="single"/>
                </w:rPr>
                <w:t xml:space="preserve"> </w:t>
              </w:r>
              <w:r w:rsidRPr="00205CF5">
                <w:rPr>
                  <w:rFonts w:cs="Calibri"/>
                  <w:sz w:val="20"/>
                  <w:szCs w:val="20"/>
                  <w:u w:val="single"/>
                </w:rPr>
                <w:t>natural draining without pump</w:t>
              </w:r>
              <w:r w:rsidRPr="00205CF5">
                <w:rPr>
                  <w:rFonts w:cs="Calibri"/>
                  <w:spacing w:val="1"/>
                  <w:sz w:val="20"/>
                  <w:szCs w:val="20"/>
                  <w:u w:val="single"/>
                </w:rPr>
                <w:t xml:space="preserve"> </w:t>
              </w:r>
              <w:r w:rsidRPr="00205CF5">
                <w:rPr>
                  <w:rFonts w:cs="Calibri"/>
                  <w:sz w:val="20"/>
                  <w:szCs w:val="20"/>
                  <w:u w:val="single"/>
                </w:rPr>
                <w:t>assistance.</w:t>
              </w:r>
            </w:ins>
          </w:p>
        </w:tc>
      </w:tr>
      <w:tr w:rsidR="006C36EE" w:rsidRPr="002F18C2" w14:paraId="3BEFD202" w14:textId="77777777" w:rsidTr="00E879AA">
        <w:trPr>
          <w:trHeight w:val="144"/>
          <w:tblHeader/>
        </w:trPr>
        <w:tc>
          <w:tcPr>
            <w:tcW w:w="11016" w:type="dxa"/>
            <w:gridSpan w:val="2"/>
            <w:vAlign w:val="center"/>
          </w:tcPr>
          <w:p w14:paraId="5811BF96"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1C1E4D6C" w14:textId="65966AA4" w:rsidR="005D11BC" w:rsidRDefault="005D11BC" w:rsidP="00236F4B">
      <w:pPr>
        <w:spacing w:after="0" w:line="240" w:lineRule="auto"/>
      </w:pPr>
    </w:p>
    <w:tbl>
      <w:tblPr>
        <w:tblStyle w:val="TableGrid"/>
        <w:tblW w:w="10800" w:type="dxa"/>
        <w:tblInd w:w="-5" w:type="dxa"/>
        <w:tblLayout w:type="fixed"/>
        <w:tblLook w:val="04A0" w:firstRow="1" w:lastRow="0" w:firstColumn="1" w:lastColumn="0" w:noHBand="0" w:noVBand="1"/>
      </w:tblPr>
      <w:tblGrid>
        <w:gridCol w:w="630"/>
        <w:gridCol w:w="270"/>
        <w:gridCol w:w="1080"/>
        <w:gridCol w:w="1260"/>
        <w:gridCol w:w="1350"/>
        <w:gridCol w:w="1260"/>
        <w:gridCol w:w="1170"/>
        <w:gridCol w:w="1260"/>
        <w:gridCol w:w="1260"/>
        <w:gridCol w:w="1260"/>
        <w:tblGridChange w:id="302">
          <w:tblGrid>
            <w:gridCol w:w="15"/>
            <w:gridCol w:w="563"/>
            <w:gridCol w:w="322"/>
            <w:gridCol w:w="1080"/>
            <w:gridCol w:w="1260"/>
            <w:gridCol w:w="1350"/>
            <w:gridCol w:w="1260"/>
            <w:gridCol w:w="1170"/>
            <w:gridCol w:w="1260"/>
            <w:gridCol w:w="1260"/>
            <w:gridCol w:w="1260"/>
            <w:gridCol w:w="15"/>
          </w:tblGrid>
        </w:tblGridChange>
      </w:tblGrid>
      <w:tr w:rsidR="00EA0932" w:rsidRPr="008D6F63" w14:paraId="76C90DE7" w14:textId="24BE7EA0" w:rsidTr="004B6B6C">
        <w:tc>
          <w:tcPr>
            <w:tcW w:w="10800" w:type="dxa"/>
            <w:gridSpan w:val="10"/>
          </w:tcPr>
          <w:p w14:paraId="681EF971" w14:textId="10D296BE" w:rsidR="00EA0932" w:rsidRPr="008D6F63" w:rsidRDefault="00EA0932" w:rsidP="006E239E">
            <w:pPr>
              <w:spacing w:after="0" w:line="240" w:lineRule="auto"/>
              <w:rPr>
                <w:rFonts w:cstheme="minorHAnsi"/>
                <w:b/>
                <w:sz w:val="18"/>
                <w:szCs w:val="18"/>
              </w:rPr>
            </w:pPr>
            <w:r w:rsidRPr="008D6F63">
              <w:rPr>
                <w:rFonts w:cstheme="minorHAnsi"/>
                <w:b/>
                <w:sz w:val="18"/>
                <w:szCs w:val="18"/>
              </w:rPr>
              <w:lastRenderedPageBreak/>
              <w:t>G. HERS-Verified Compact Hot Water Distribution Expanded Credit (CHWDS-H-EX) (RA3.6.5)</w:t>
            </w:r>
            <w:ins w:id="303" w:author="Markstrum, Alexis@Energy" w:date="2021-10-18T14:29:00Z">
              <w:r w:rsidR="002C0390">
                <w:rPr>
                  <w:rFonts w:cstheme="minorHAnsi"/>
                  <w:b/>
                  <w:sz w:val="18"/>
                  <w:szCs w:val="18"/>
                </w:rPr>
                <w:t xml:space="preserve"> </w:t>
              </w:r>
            </w:ins>
          </w:p>
          <w:p w14:paraId="3B0C892E" w14:textId="21E73799" w:rsidR="00EA0932" w:rsidRPr="008D6F63" w:rsidRDefault="00EA0932" w:rsidP="006E239E">
            <w:pPr>
              <w:spacing w:after="0" w:line="240" w:lineRule="auto"/>
              <w:rPr>
                <w:rFonts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r w:rsidRPr="008D6F63">
              <w:rPr>
                <w:rFonts w:cstheme="minorHAnsi"/>
                <w:sz w:val="18"/>
                <w:szCs w:val="18"/>
              </w:rPr>
              <w:t xml:space="preserve"> </w:t>
            </w:r>
          </w:p>
        </w:tc>
      </w:tr>
      <w:tr w:rsidR="00EA0932" w:rsidRPr="00AC2387" w14:paraId="199C4069" w14:textId="6D840814" w:rsidTr="003D081B">
        <w:tc>
          <w:tcPr>
            <w:tcW w:w="900" w:type="dxa"/>
            <w:gridSpan w:val="2"/>
          </w:tcPr>
          <w:p w14:paraId="1A2750FB" w14:textId="77777777" w:rsidR="00EA0932" w:rsidRDefault="00EA0932" w:rsidP="006E239E">
            <w:pPr>
              <w:spacing w:after="0"/>
              <w:jc w:val="center"/>
              <w:rPr>
                <w:rFonts w:cstheme="minorHAnsi"/>
                <w:sz w:val="20"/>
                <w:szCs w:val="20"/>
              </w:rPr>
            </w:pPr>
            <w:r>
              <w:rPr>
                <w:rFonts w:cstheme="minorHAnsi"/>
                <w:sz w:val="20"/>
                <w:szCs w:val="20"/>
              </w:rPr>
              <w:t>01</w:t>
            </w:r>
          </w:p>
        </w:tc>
        <w:tc>
          <w:tcPr>
            <w:tcW w:w="1080" w:type="dxa"/>
          </w:tcPr>
          <w:p w14:paraId="715A5C9C" w14:textId="77777777" w:rsidR="00EA0932" w:rsidRDefault="00EA0932" w:rsidP="006E239E">
            <w:pPr>
              <w:spacing w:after="0"/>
              <w:jc w:val="center"/>
              <w:rPr>
                <w:rFonts w:cstheme="minorHAnsi"/>
                <w:sz w:val="20"/>
                <w:szCs w:val="20"/>
              </w:rPr>
            </w:pPr>
            <w:r>
              <w:rPr>
                <w:rFonts w:cstheme="minorHAnsi"/>
                <w:sz w:val="20"/>
                <w:szCs w:val="20"/>
              </w:rPr>
              <w:t>02</w:t>
            </w:r>
          </w:p>
        </w:tc>
        <w:tc>
          <w:tcPr>
            <w:tcW w:w="1260" w:type="dxa"/>
            <w:vAlign w:val="bottom"/>
          </w:tcPr>
          <w:p w14:paraId="329FCC0D" w14:textId="77777777" w:rsidR="00EA0932" w:rsidRDefault="00EA0932" w:rsidP="006E239E">
            <w:pPr>
              <w:spacing w:after="0"/>
              <w:jc w:val="center"/>
              <w:rPr>
                <w:rFonts w:cstheme="minorHAnsi"/>
                <w:sz w:val="20"/>
                <w:szCs w:val="20"/>
              </w:rPr>
            </w:pPr>
            <w:r>
              <w:rPr>
                <w:rFonts w:cstheme="minorHAnsi"/>
                <w:sz w:val="20"/>
                <w:szCs w:val="20"/>
              </w:rPr>
              <w:t>03</w:t>
            </w:r>
          </w:p>
        </w:tc>
        <w:tc>
          <w:tcPr>
            <w:tcW w:w="1350" w:type="dxa"/>
          </w:tcPr>
          <w:p w14:paraId="3763E078" w14:textId="77777777" w:rsidR="00EA0932" w:rsidRDefault="00EA0932" w:rsidP="006E239E">
            <w:pPr>
              <w:spacing w:after="0"/>
              <w:jc w:val="center"/>
              <w:rPr>
                <w:rFonts w:cstheme="minorHAnsi"/>
                <w:sz w:val="20"/>
                <w:szCs w:val="20"/>
              </w:rPr>
            </w:pPr>
            <w:r>
              <w:rPr>
                <w:rFonts w:cstheme="minorHAnsi"/>
                <w:sz w:val="20"/>
                <w:szCs w:val="20"/>
              </w:rPr>
              <w:t>04</w:t>
            </w:r>
          </w:p>
        </w:tc>
        <w:tc>
          <w:tcPr>
            <w:tcW w:w="1260" w:type="dxa"/>
          </w:tcPr>
          <w:p w14:paraId="0DA73BF4" w14:textId="77777777" w:rsidR="00EA0932" w:rsidRDefault="00EA0932" w:rsidP="006E239E">
            <w:pPr>
              <w:spacing w:after="0"/>
              <w:jc w:val="center"/>
              <w:rPr>
                <w:rFonts w:cstheme="minorHAnsi"/>
                <w:sz w:val="20"/>
                <w:szCs w:val="20"/>
              </w:rPr>
            </w:pPr>
            <w:r>
              <w:rPr>
                <w:rFonts w:cstheme="minorHAnsi"/>
                <w:sz w:val="20"/>
                <w:szCs w:val="20"/>
              </w:rPr>
              <w:t>05</w:t>
            </w:r>
          </w:p>
        </w:tc>
        <w:tc>
          <w:tcPr>
            <w:tcW w:w="1170" w:type="dxa"/>
          </w:tcPr>
          <w:p w14:paraId="63B3C9BE" w14:textId="77777777" w:rsidR="00EA0932" w:rsidRDefault="00EA0932" w:rsidP="006E239E">
            <w:pPr>
              <w:spacing w:after="0"/>
              <w:jc w:val="center"/>
              <w:rPr>
                <w:rFonts w:cstheme="minorHAnsi"/>
                <w:sz w:val="20"/>
                <w:szCs w:val="20"/>
              </w:rPr>
            </w:pPr>
            <w:r>
              <w:rPr>
                <w:rFonts w:cstheme="minorHAnsi"/>
                <w:sz w:val="20"/>
                <w:szCs w:val="20"/>
              </w:rPr>
              <w:t>06</w:t>
            </w:r>
          </w:p>
        </w:tc>
        <w:tc>
          <w:tcPr>
            <w:tcW w:w="1260" w:type="dxa"/>
          </w:tcPr>
          <w:p w14:paraId="034F7085" w14:textId="77777777" w:rsidR="00EA0932" w:rsidRDefault="00EA0932" w:rsidP="006E239E">
            <w:pPr>
              <w:spacing w:after="0"/>
              <w:jc w:val="center"/>
              <w:rPr>
                <w:rFonts w:cstheme="minorHAnsi"/>
                <w:sz w:val="20"/>
                <w:szCs w:val="20"/>
              </w:rPr>
            </w:pPr>
            <w:r>
              <w:rPr>
                <w:rFonts w:cstheme="minorHAnsi"/>
                <w:sz w:val="20"/>
                <w:szCs w:val="20"/>
              </w:rPr>
              <w:t>07</w:t>
            </w:r>
          </w:p>
        </w:tc>
        <w:tc>
          <w:tcPr>
            <w:tcW w:w="1260" w:type="dxa"/>
          </w:tcPr>
          <w:p w14:paraId="3F68505A" w14:textId="1A699EDC" w:rsidR="00EA0932" w:rsidRDefault="00EA0932" w:rsidP="006E239E">
            <w:pPr>
              <w:spacing w:after="0"/>
              <w:jc w:val="center"/>
              <w:rPr>
                <w:rFonts w:cstheme="minorHAnsi"/>
                <w:sz w:val="20"/>
                <w:szCs w:val="20"/>
              </w:rPr>
            </w:pPr>
            <w:r>
              <w:rPr>
                <w:rFonts w:cstheme="minorHAnsi"/>
                <w:sz w:val="20"/>
                <w:szCs w:val="20"/>
              </w:rPr>
              <w:t>08</w:t>
            </w:r>
          </w:p>
        </w:tc>
        <w:tc>
          <w:tcPr>
            <w:tcW w:w="1260" w:type="dxa"/>
          </w:tcPr>
          <w:p w14:paraId="7D36CF90" w14:textId="6945C259" w:rsidR="00EA0932" w:rsidRDefault="00EA0932" w:rsidP="006E239E">
            <w:pPr>
              <w:spacing w:after="0"/>
              <w:jc w:val="center"/>
              <w:rPr>
                <w:rFonts w:cstheme="minorHAnsi"/>
                <w:sz w:val="20"/>
                <w:szCs w:val="20"/>
              </w:rPr>
            </w:pPr>
            <w:r>
              <w:rPr>
                <w:rFonts w:cstheme="minorHAnsi"/>
                <w:sz w:val="20"/>
                <w:szCs w:val="20"/>
              </w:rPr>
              <w:t>09</w:t>
            </w:r>
          </w:p>
        </w:tc>
      </w:tr>
      <w:tr w:rsidR="00EA0932" w:rsidRPr="00AB4500" w14:paraId="78A2AB69" w14:textId="78E87021" w:rsidTr="003D081B">
        <w:tc>
          <w:tcPr>
            <w:tcW w:w="900" w:type="dxa"/>
            <w:gridSpan w:val="2"/>
            <w:vAlign w:val="bottom"/>
          </w:tcPr>
          <w:p w14:paraId="1A5FC86D" w14:textId="0DD9F066" w:rsidR="00EA0932" w:rsidRPr="00AB4500" w:rsidRDefault="00EA0932" w:rsidP="00EA0932">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080" w:type="dxa"/>
            <w:vAlign w:val="bottom"/>
          </w:tcPr>
          <w:p w14:paraId="6798C4A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6ABC35D1" w14:textId="77777777" w:rsidR="00EA0932" w:rsidRPr="00AB4500" w:rsidRDefault="00EA0932" w:rsidP="00EA0932">
            <w:pPr>
              <w:spacing w:after="0" w:line="240" w:lineRule="auto"/>
              <w:jc w:val="center"/>
              <w:rPr>
                <w:sz w:val="18"/>
              </w:rPr>
            </w:pPr>
            <w:r w:rsidRPr="00AB4500">
              <w:rPr>
                <w:rFonts w:cstheme="minorHAnsi"/>
                <w:sz w:val="18"/>
                <w:szCs w:val="20"/>
              </w:rPr>
              <w:t>Master Bath distance of furthest fixture to Water Heater in feet</w:t>
            </w:r>
          </w:p>
        </w:tc>
        <w:tc>
          <w:tcPr>
            <w:tcW w:w="1350" w:type="dxa"/>
            <w:vAlign w:val="bottom"/>
          </w:tcPr>
          <w:p w14:paraId="5169914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59F64DE4" w14:textId="6372ED7E" w:rsidR="00EA0932" w:rsidRPr="00AB4500" w:rsidRDefault="00EA0932" w:rsidP="00EA0932">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59171784" w14:textId="77777777" w:rsidR="00EA0932" w:rsidRPr="00AB4500" w:rsidRDefault="00EA0932" w:rsidP="00EA0932">
            <w:pPr>
              <w:spacing w:after="0" w:line="240" w:lineRule="auto"/>
              <w:jc w:val="center"/>
              <w:rPr>
                <w:sz w:val="18"/>
              </w:rPr>
            </w:pPr>
            <w:r w:rsidRPr="00AB4500">
              <w:rPr>
                <w:rFonts w:cstheme="minorHAnsi"/>
                <w:sz w:val="18"/>
                <w:szCs w:val="20"/>
              </w:rPr>
              <w:t>Weighted Distance</w:t>
            </w:r>
          </w:p>
        </w:tc>
        <w:tc>
          <w:tcPr>
            <w:tcW w:w="1260" w:type="dxa"/>
            <w:vAlign w:val="bottom"/>
          </w:tcPr>
          <w:p w14:paraId="65EE0E2C" w14:textId="77777777" w:rsidR="00EA0932" w:rsidRPr="00AB4500" w:rsidRDefault="00EA0932" w:rsidP="00EA0932">
            <w:pPr>
              <w:spacing w:after="0" w:line="240" w:lineRule="auto"/>
              <w:jc w:val="center"/>
              <w:rPr>
                <w:sz w:val="18"/>
              </w:rPr>
            </w:pPr>
            <w:r w:rsidRPr="00AB4500">
              <w:rPr>
                <w:rFonts w:cstheme="minorHAnsi"/>
                <w:sz w:val="18"/>
                <w:szCs w:val="20"/>
              </w:rPr>
              <w:t>Qualification Distance</w:t>
            </w:r>
          </w:p>
        </w:tc>
        <w:tc>
          <w:tcPr>
            <w:tcW w:w="1260" w:type="dxa"/>
            <w:vAlign w:val="bottom"/>
          </w:tcPr>
          <w:p w14:paraId="263878DE" w14:textId="0A34C1CA" w:rsidR="00EA0932" w:rsidRPr="00AB4500" w:rsidRDefault="00EA0932" w:rsidP="00EA0932">
            <w:pPr>
              <w:spacing w:after="0" w:line="240" w:lineRule="auto"/>
              <w:jc w:val="center"/>
              <w:rPr>
                <w:rFonts w:cstheme="minorHAnsi"/>
                <w:sz w:val="18"/>
                <w:szCs w:val="20"/>
              </w:rPr>
            </w:pPr>
            <w:r>
              <w:rPr>
                <w:rFonts w:cstheme="minorHAnsi"/>
                <w:sz w:val="18"/>
              </w:rPr>
              <w:t>Design Compactness Factor</w:t>
            </w:r>
          </w:p>
        </w:tc>
        <w:tc>
          <w:tcPr>
            <w:tcW w:w="1260" w:type="dxa"/>
            <w:vAlign w:val="bottom"/>
          </w:tcPr>
          <w:p w14:paraId="08229ADA" w14:textId="24FB2539" w:rsidR="00EA0932" w:rsidRPr="00AB4500" w:rsidRDefault="00EA0932" w:rsidP="00EA0932">
            <w:pPr>
              <w:spacing w:after="0" w:line="240" w:lineRule="auto"/>
              <w:jc w:val="center"/>
              <w:rPr>
                <w:rFonts w:cstheme="minorHAnsi"/>
                <w:sz w:val="18"/>
                <w:szCs w:val="20"/>
              </w:rPr>
            </w:pPr>
            <w:r>
              <w:rPr>
                <w:rFonts w:cstheme="minorHAnsi"/>
                <w:sz w:val="18"/>
              </w:rPr>
              <w:t>Calculated Compactness Factor</w:t>
            </w:r>
          </w:p>
        </w:tc>
      </w:tr>
      <w:tr w:rsidR="00EA0932" w:rsidRPr="00AB4500" w14:paraId="443F59FD" w14:textId="33036494" w:rsidTr="003D081B">
        <w:trPr>
          <w:trHeight w:val="305"/>
        </w:trPr>
        <w:tc>
          <w:tcPr>
            <w:tcW w:w="900" w:type="dxa"/>
            <w:gridSpan w:val="2"/>
          </w:tcPr>
          <w:p w14:paraId="1396DDE6" w14:textId="0AD83FA7" w:rsidR="00EA0932" w:rsidRPr="00AB4500" w:rsidRDefault="00EA0932" w:rsidP="00EA0932">
            <w:pPr>
              <w:spacing w:after="0" w:line="240" w:lineRule="auto"/>
              <w:rPr>
                <w:sz w:val="18"/>
                <w:szCs w:val="18"/>
              </w:rPr>
            </w:pPr>
          </w:p>
        </w:tc>
        <w:tc>
          <w:tcPr>
            <w:tcW w:w="1080" w:type="dxa"/>
          </w:tcPr>
          <w:p w14:paraId="20FB6AE8" w14:textId="4EC3F009" w:rsidR="00EA0932" w:rsidRPr="00AB4500" w:rsidRDefault="00EA0932" w:rsidP="00EA0932">
            <w:pPr>
              <w:spacing w:after="0" w:line="240" w:lineRule="auto"/>
              <w:rPr>
                <w:sz w:val="18"/>
                <w:szCs w:val="18"/>
              </w:rPr>
            </w:pPr>
          </w:p>
        </w:tc>
        <w:tc>
          <w:tcPr>
            <w:tcW w:w="1260" w:type="dxa"/>
          </w:tcPr>
          <w:p w14:paraId="25071C1C" w14:textId="2FE1A9AA" w:rsidR="00EA0932" w:rsidRPr="00AB4500" w:rsidRDefault="00EA0932" w:rsidP="00EA0932">
            <w:pPr>
              <w:spacing w:after="0" w:line="240" w:lineRule="auto"/>
              <w:rPr>
                <w:sz w:val="18"/>
                <w:szCs w:val="18"/>
              </w:rPr>
            </w:pPr>
          </w:p>
        </w:tc>
        <w:tc>
          <w:tcPr>
            <w:tcW w:w="1350" w:type="dxa"/>
          </w:tcPr>
          <w:p w14:paraId="2A2B8C19" w14:textId="37207C2C" w:rsidR="00EA0932" w:rsidRPr="00AB4500" w:rsidRDefault="00EA0932" w:rsidP="00EA0932">
            <w:pPr>
              <w:spacing w:after="0" w:line="240" w:lineRule="auto"/>
              <w:rPr>
                <w:sz w:val="18"/>
                <w:szCs w:val="18"/>
              </w:rPr>
            </w:pPr>
          </w:p>
        </w:tc>
        <w:tc>
          <w:tcPr>
            <w:tcW w:w="1260" w:type="dxa"/>
          </w:tcPr>
          <w:p w14:paraId="19550173" w14:textId="03E4B3F1" w:rsidR="00EA0932" w:rsidRPr="00AB4500" w:rsidRDefault="00EA0932" w:rsidP="00EA0932">
            <w:pPr>
              <w:spacing w:after="0" w:line="240" w:lineRule="auto"/>
              <w:rPr>
                <w:sz w:val="18"/>
                <w:szCs w:val="18"/>
              </w:rPr>
            </w:pPr>
          </w:p>
        </w:tc>
        <w:tc>
          <w:tcPr>
            <w:tcW w:w="1170" w:type="dxa"/>
          </w:tcPr>
          <w:p w14:paraId="0F5D3803" w14:textId="7C6699B0" w:rsidR="00EA0932" w:rsidRPr="00AB4500" w:rsidRDefault="00EA0932" w:rsidP="00EA0932">
            <w:pPr>
              <w:spacing w:after="0" w:line="240" w:lineRule="auto"/>
              <w:rPr>
                <w:sz w:val="18"/>
                <w:szCs w:val="18"/>
              </w:rPr>
            </w:pPr>
          </w:p>
        </w:tc>
        <w:tc>
          <w:tcPr>
            <w:tcW w:w="1260" w:type="dxa"/>
          </w:tcPr>
          <w:p w14:paraId="3FAF543C" w14:textId="3391FAE4" w:rsidR="00EA0932" w:rsidRPr="00AB4500" w:rsidRDefault="00EA0932" w:rsidP="00EA0932">
            <w:pPr>
              <w:spacing w:after="0" w:line="240" w:lineRule="auto"/>
              <w:rPr>
                <w:sz w:val="18"/>
                <w:szCs w:val="18"/>
              </w:rPr>
            </w:pPr>
          </w:p>
        </w:tc>
        <w:tc>
          <w:tcPr>
            <w:tcW w:w="1260" w:type="dxa"/>
          </w:tcPr>
          <w:p w14:paraId="3476F32D" w14:textId="77777777" w:rsidR="00EA0932" w:rsidRPr="00AB4500" w:rsidRDefault="00EA0932" w:rsidP="00EA0932">
            <w:pPr>
              <w:spacing w:after="0" w:line="240" w:lineRule="auto"/>
              <w:rPr>
                <w:sz w:val="18"/>
                <w:szCs w:val="18"/>
              </w:rPr>
            </w:pPr>
          </w:p>
        </w:tc>
        <w:tc>
          <w:tcPr>
            <w:tcW w:w="1260" w:type="dxa"/>
          </w:tcPr>
          <w:p w14:paraId="24364DBF" w14:textId="77777777" w:rsidR="00EA0932" w:rsidRPr="00AB4500" w:rsidRDefault="00EA0932" w:rsidP="00EA0932">
            <w:pPr>
              <w:spacing w:after="0" w:line="240" w:lineRule="auto"/>
              <w:rPr>
                <w:sz w:val="18"/>
                <w:szCs w:val="18"/>
              </w:rPr>
            </w:pPr>
          </w:p>
        </w:tc>
      </w:tr>
      <w:tr w:rsidR="00EA0932" w:rsidRPr="00D37C06" w14:paraId="4FE42E62" w14:textId="6569281D" w:rsidTr="003D081B">
        <w:tc>
          <w:tcPr>
            <w:tcW w:w="900" w:type="dxa"/>
            <w:gridSpan w:val="2"/>
            <w:tcBorders>
              <w:bottom w:val="single" w:sz="4" w:space="0" w:color="000000"/>
            </w:tcBorders>
          </w:tcPr>
          <w:p w14:paraId="4D6C10BB" w14:textId="77777777" w:rsidR="00EA0932" w:rsidRPr="00D37C06" w:rsidRDefault="00EA0932" w:rsidP="00EA0932">
            <w:pPr>
              <w:spacing w:after="0"/>
              <w:rPr>
                <w:sz w:val="20"/>
                <w:szCs w:val="20"/>
              </w:rPr>
            </w:pPr>
          </w:p>
        </w:tc>
        <w:tc>
          <w:tcPr>
            <w:tcW w:w="1080" w:type="dxa"/>
            <w:tcBorders>
              <w:bottom w:val="single" w:sz="4" w:space="0" w:color="000000"/>
            </w:tcBorders>
          </w:tcPr>
          <w:p w14:paraId="45CABD42" w14:textId="77777777" w:rsidR="00EA0932" w:rsidRPr="00D37C06" w:rsidRDefault="00EA0932" w:rsidP="00EA0932">
            <w:pPr>
              <w:spacing w:after="0"/>
              <w:rPr>
                <w:sz w:val="20"/>
                <w:szCs w:val="20"/>
              </w:rPr>
            </w:pPr>
          </w:p>
        </w:tc>
        <w:tc>
          <w:tcPr>
            <w:tcW w:w="1260" w:type="dxa"/>
            <w:tcBorders>
              <w:bottom w:val="single" w:sz="4" w:space="0" w:color="000000"/>
            </w:tcBorders>
          </w:tcPr>
          <w:p w14:paraId="0DCB7954" w14:textId="77777777" w:rsidR="00EA0932" w:rsidRPr="00D37C06" w:rsidRDefault="00EA0932" w:rsidP="00EA0932">
            <w:pPr>
              <w:spacing w:after="0"/>
              <w:rPr>
                <w:sz w:val="20"/>
                <w:szCs w:val="20"/>
              </w:rPr>
            </w:pPr>
          </w:p>
        </w:tc>
        <w:tc>
          <w:tcPr>
            <w:tcW w:w="1350" w:type="dxa"/>
            <w:tcBorders>
              <w:bottom w:val="single" w:sz="4" w:space="0" w:color="000000"/>
            </w:tcBorders>
          </w:tcPr>
          <w:p w14:paraId="51FA31A7" w14:textId="77777777" w:rsidR="00EA0932" w:rsidRPr="00D37C06" w:rsidRDefault="00EA0932" w:rsidP="00EA0932">
            <w:pPr>
              <w:spacing w:after="0"/>
              <w:rPr>
                <w:sz w:val="20"/>
                <w:szCs w:val="20"/>
              </w:rPr>
            </w:pPr>
          </w:p>
        </w:tc>
        <w:tc>
          <w:tcPr>
            <w:tcW w:w="1260" w:type="dxa"/>
            <w:tcBorders>
              <w:bottom w:val="single" w:sz="4" w:space="0" w:color="000000"/>
            </w:tcBorders>
          </w:tcPr>
          <w:p w14:paraId="064FBEF8" w14:textId="77777777" w:rsidR="00EA0932" w:rsidRPr="00D37C06" w:rsidRDefault="00EA0932" w:rsidP="00EA0932">
            <w:pPr>
              <w:spacing w:after="0"/>
              <w:rPr>
                <w:sz w:val="20"/>
                <w:szCs w:val="20"/>
              </w:rPr>
            </w:pPr>
          </w:p>
        </w:tc>
        <w:tc>
          <w:tcPr>
            <w:tcW w:w="1170" w:type="dxa"/>
            <w:tcBorders>
              <w:bottom w:val="single" w:sz="4" w:space="0" w:color="000000"/>
            </w:tcBorders>
          </w:tcPr>
          <w:p w14:paraId="3C5DE7C4" w14:textId="77777777" w:rsidR="00EA0932" w:rsidRPr="00D37C06" w:rsidRDefault="00EA0932" w:rsidP="00EA0932">
            <w:pPr>
              <w:spacing w:after="0"/>
              <w:rPr>
                <w:sz w:val="20"/>
                <w:szCs w:val="20"/>
              </w:rPr>
            </w:pPr>
          </w:p>
        </w:tc>
        <w:tc>
          <w:tcPr>
            <w:tcW w:w="1260" w:type="dxa"/>
            <w:tcBorders>
              <w:bottom w:val="single" w:sz="4" w:space="0" w:color="000000"/>
            </w:tcBorders>
          </w:tcPr>
          <w:p w14:paraId="79912277" w14:textId="77777777" w:rsidR="00EA0932" w:rsidRPr="00D37C06" w:rsidRDefault="00EA0932" w:rsidP="00EA0932">
            <w:pPr>
              <w:spacing w:after="0"/>
              <w:rPr>
                <w:sz w:val="20"/>
                <w:szCs w:val="20"/>
              </w:rPr>
            </w:pPr>
          </w:p>
        </w:tc>
        <w:tc>
          <w:tcPr>
            <w:tcW w:w="1260" w:type="dxa"/>
            <w:tcBorders>
              <w:bottom w:val="single" w:sz="4" w:space="0" w:color="000000"/>
            </w:tcBorders>
          </w:tcPr>
          <w:p w14:paraId="50A2EE31" w14:textId="77777777" w:rsidR="00EA0932" w:rsidRPr="00D37C06" w:rsidRDefault="00EA0932" w:rsidP="00EA0932">
            <w:pPr>
              <w:spacing w:after="0"/>
              <w:rPr>
                <w:sz w:val="20"/>
                <w:szCs w:val="20"/>
              </w:rPr>
            </w:pPr>
          </w:p>
        </w:tc>
        <w:tc>
          <w:tcPr>
            <w:tcW w:w="1260" w:type="dxa"/>
            <w:tcBorders>
              <w:bottom w:val="single" w:sz="4" w:space="0" w:color="000000"/>
            </w:tcBorders>
          </w:tcPr>
          <w:p w14:paraId="0E34D1FB" w14:textId="77777777" w:rsidR="00EA0932" w:rsidRPr="00D37C06" w:rsidRDefault="00EA0932" w:rsidP="00EA0932">
            <w:pPr>
              <w:spacing w:after="0"/>
              <w:rPr>
                <w:sz w:val="20"/>
                <w:szCs w:val="20"/>
              </w:rPr>
            </w:pPr>
          </w:p>
        </w:tc>
      </w:tr>
      <w:tr w:rsidR="00EA0932" w14:paraId="3747E7D2" w14:textId="7AD68F58" w:rsidTr="00292D70">
        <w:tblPrEx>
          <w:tblW w:w="10800" w:type="dxa"/>
          <w:tblInd w:w="-5" w:type="dxa"/>
          <w:tblLayout w:type="fixed"/>
          <w:tblPrExChange w:id="304" w:author="Alhabibi, Haider@Energy [2]" w:date="2022-03-09T18:55:00Z">
            <w:tblPrEx>
              <w:tblW w:w="10800" w:type="dxa"/>
              <w:tblInd w:w="-5" w:type="dxa"/>
              <w:tblLayout w:type="fixed"/>
            </w:tblPrEx>
          </w:tblPrExChange>
        </w:tblPrEx>
        <w:trPr>
          <w:trHeight w:val="291"/>
          <w:trPrChange w:id="305" w:author="Alhabibi, Haider@Energy [2]" w:date="2022-03-09T18:55:00Z">
            <w:trPr>
              <w:gridBefore w:val="1"/>
              <w:trHeight w:val="291"/>
            </w:trPr>
          </w:trPrChange>
        </w:trPr>
        <w:tc>
          <w:tcPr>
            <w:tcW w:w="630" w:type="dxa"/>
            <w:tcBorders>
              <w:top w:val="single" w:sz="4" w:space="0" w:color="auto"/>
            </w:tcBorders>
            <w:tcPrChange w:id="306" w:author="Alhabibi, Haider@Energy [2]" w:date="2022-03-09T18:55:00Z">
              <w:tcPr>
                <w:tcW w:w="563" w:type="dxa"/>
                <w:tcBorders>
                  <w:top w:val="single" w:sz="4" w:space="0" w:color="auto"/>
                </w:tcBorders>
              </w:tcPr>
            </w:tcPrChange>
          </w:tcPr>
          <w:p w14:paraId="7FD448E1" w14:textId="5021630F" w:rsidR="00EA0932" w:rsidRPr="00AC2387" w:rsidRDefault="00EA0932" w:rsidP="00EA0932">
            <w:pPr>
              <w:spacing w:after="0"/>
              <w:rPr>
                <w:rFonts w:cstheme="minorHAnsi"/>
                <w:b/>
                <w:sz w:val="20"/>
                <w:szCs w:val="20"/>
              </w:rPr>
            </w:pPr>
            <w:del w:id="307" w:author="Alhabibi, Haider@Energy [2]" w:date="2022-03-09T18:55:00Z">
              <w:r w:rsidDel="00292D70">
                <w:rPr>
                  <w:rFonts w:cstheme="minorHAnsi"/>
                  <w:sz w:val="20"/>
                  <w:szCs w:val="18"/>
                </w:rPr>
                <w:delText>08</w:delText>
              </w:r>
            </w:del>
            <w:ins w:id="308" w:author="Alhabibi, Haider@Energy [2]" w:date="2022-03-09T18:55:00Z">
              <w:r w:rsidR="00292D70">
                <w:rPr>
                  <w:rFonts w:cstheme="minorHAnsi"/>
                  <w:sz w:val="20"/>
                  <w:szCs w:val="18"/>
                </w:rPr>
                <w:t>10</w:t>
              </w:r>
            </w:ins>
          </w:p>
        </w:tc>
        <w:tc>
          <w:tcPr>
            <w:tcW w:w="10170" w:type="dxa"/>
            <w:gridSpan w:val="9"/>
            <w:tcBorders>
              <w:top w:val="single" w:sz="4" w:space="0" w:color="auto"/>
            </w:tcBorders>
            <w:tcPrChange w:id="309" w:author="Alhabibi, Haider@Energy [2]" w:date="2022-03-09T18:55:00Z">
              <w:tcPr>
                <w:tcW w:w="10237" w:type="dxa"/>
                <w:gridSpan w:val="10"/>
                <w:tcBorders>
                  <w:top w:val="single" w:sz="4" w:space="0" w:color="auto"/>
                </w:tcBorders>
              </w:tcPr>
            </w:tcPrChange>
          </w:tcPr>
          <w:p w14:paraId="1446184F" w14:textId="09592741" w:rsidR="00EA0932" w:rsidRPr="004B5988" w:rsidRDefault="00EA0932" w:rsidP="00EA0932">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A0932" w14:paraId="05949AD5" w14:textId="129DB1D8" w:rsidTr="00292D70">
        <w:tblPrEx>
          <w:tblW w:w="10800" w:type="dxa"/>
          <w:tblInd w:w="-5" w:type="dxa"/>
          <w:tblLayout w:type="fixed"/>
          <w:tblPrExChange w:id="310" w:author="Alhabibi, Haider@Energy [2]" w:date="2022-03-09T18:55:00Z">
            <w:tblPrEx>
              <w:tblW w:w="10800" w:type="dxa"/>
              <w:tblInd w:w="-5" w:type="dxa"/>
              <w:tblLayout w:type="fixed"/>
            </w:tblPrEx>
          </w:tblPrExChange>
        </w:tblPrEx>
        <w:trPr>
          <w:trHeight w:val="288"/>
          <w:trPrChange w:id="311" w:author="Alhabibi, Haider@Energy [2]" w:date="2022-03-09T18:55:00Z">
            <w:trPr>
              <w:gridBefore w:val="1"/>
              <w:trHeight w:val="288"/>
            </w:trPr>
          </w:trPrChange>
        </w:trPr>
        <w:tc>
          <w:tcPr>
            <w:tcW w:w="630" w:type="dxa"/>
            <w:tcPrChange w:id="312" w:author="Alhabibi, Haider@Energy [2]" w:date="2022-03-09T18:55:00Z">
              <w:tcPr>
                <w:tcW w:w="563" w:type="dxa"/>
              </w:tcPr>
            </w:tcPrChange>
          </w:tcPr>
          <w:p w14:paraId="5C953A5B" w14:textId="2F60E356" w:rsidR="00EA0932" w:rsidRPr="00AC2387" w:rsidRDefault="00EA0932" w:rsidP="00EA0932">
            <w:pPr>
              <w:spacing w:after="0"/>
              <w:rPr>
                <w:rFonts w:cstheme="minorHAnsi"/>
                <w:b/>
                <w:sz w:val="20"/>
                <w:szCs w:val="20"/>
              </w:rPr>
            </w:pPr>
            <w:del w:id="313" w:author="Alhabibi, Haider@Energy [2]" w:date="2022-03-09T18:55:00Z">
              <w:r w:rsidDel="00292D70">
                <w:rPr>
                  <w:rFonts w:cstheme="minorHAnsi"/>
                  <w:sz w:val="20"/>
                  <w:szCs w:val="18"/>
                </w:rPr>
                <w:delText>09</w:delText>
              </w:r>
            </w:del>
            <w:ins w:id="314" w:author="Alhabibi, Haider@Energy [2]" w:date="2022-03-09T18:55:00Z">
              <w:r w:rsidR="00292D70">
                <w:rPr>
                  <w:rFonts w:cstheme="minorHAnsi"/>
                  <w:sz w:val="20"/>
                  <w:szCs w:val="18"/>
                </w:rPr>
                <w:t>11</w:t>
              </w:r>
            </w:ins>
          </w:p>
        </w:tc>
        <w:tc>
          <w:tcPr>
            <w:tcW w:w="10170" w:type="dxa"/>
            <w:gridSpan w:val="9"/>
            <w:tcPrChange w:id="315" w:author="Alhabibi, Haider@Energy [2]" w:date="2022-03-09T18:55:00Z">
              <w:tcPr>
                <w:tcW w:w="10237" w:type="dxa"/>
                <w:gridSpan w:val="10"/>
              </w:tcPr>
            </w:tcPrChange>
          </w:tcPr>
          <w:p w14:paraId="46BC5D85" w14:textId="6A4A0ED7" w:rsidR="00EA0932" w:rsidRPr="004B5988" w:rsidRDefault="00EA0932" w:rsidP="00EA0932">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A0932" w14:paraId="23101D05" w14:textId="3CD4327A" w:rsidTr="00292D70">
        <w:tblPrEx>
          <w:tblW w:w="10800" w:type="dxa"/>
          <w:tblInd w:w="-5" w:type="dxa"/>
          <w:tblLayout w:type="fixed"/>
          <w:tblPrExChange w:id="316" w:author="Alhabibi, Haider@Energy [2]" w:date="2022-03-09T18:55:00Z">
            <w:tblPrEx>
              <w:tblW w:w="10800" w:type="dxa"/>
              <w:tblInd w:w="-5" w:type="dxa"/>
              <w:tblLayout w:type="fixed"/>
            </w:tblPrEx>
          </w:tblPrExChange>
        </w:tblPrEx>
        <w:trPr>
          <w:trHeight w:val="288"/>
          <w:trPrChange w:id="317" w:author="Alhabibi, Haider@Energy [2]" w:date="2022-03-09T18:55:00Z">
            <w:trPr>
              <w:gridBefore w:val="1"/>
              <w:trHeight w:val="288"/>
            </w:trPr>
          </w:trPrChange>
        </w:trPr>
        <w:tc>
          <w:tcPr>
            <w:tcW w:w="630" w:type="dxa"/>
            <w:tcPrChange w:id="318" w:author="Alhabibi, Haider@Energy [2]" w:date="2022-03-09T18:55:00Z">
              <w:tcPr>
                <w:tcW w:w="563" w:type="dxa"/>
              </w:tcPr>
            </w:tcPrChange>
          </w:tcPr>
          <w:p w14:paraId="31049DBE" w14:textId="589237B3" w:rsidR="00EA0932" w:rsidRPr="00AC2387" w:rsidRDefault="00EA0932" w:rsidP="00EA0932">
            <w:pPr>
              <w:spacing w:after="0"/>
              <w:rPr>
                <w:rFonts w:cstheme="minorHAnsi"/>
                <w:b/>
                <w:sz w:val="20"/>
                <w:szCs w:val="20"/>
              </w:rPr>
            </w:pPr>
            <w:del w:id="319" w:author="Alhabibi, Haider@Energy [2]" w:date="2022-03-09T18:55:00Z">
              <w:r w:rsidDel="00292D70">
                <w:rPr>
                  <w:rFonts w:cstheme="minorHAnsi"/>
                  <w:sz w:val="20"/>
                  <w:szCs w:val="18"/>
                </w:rPr>
                <w:delText>10</w:delText>
              </w:r>
            </w:del>
            <w:ins w:id="320" w:author="Alhabibi, Haider@Energy [2]" w:date="2022-03-09T18:55:00Z">
              <w:r w:rsidR="00292D70">
                <w:rPr>
                  <w:rFonts w:cstheme="minorHAnsi"/>
                  <w:sz w:val="20"/>
                  <w:szCs w:val="18"/>
                </w:rPr>
                <w:t>12</w:t>
              </w:r>
            </w:ins>
          </w:p>
        </w:tc>
        <w:tc>
          <w:tcPr>
            <w:tcW w:w="10170" w:type="dxa"/>
            <w:gridSpan w:val="9"/>
            <w:tcPrChange w:id="321" w:author="Alhabibi, Haider@Energy [2]" w:date="2022-03-09T18:55:00Z">
              <w:tcPr>
                <w:tcW w:w="10237" w:type="dxa"/>
                <w:gridSpan w:val="10"/>
              </w:tcPr>
            </w:tcPrChange>
          </w:tcPr>
          <w:p w14:paraId="33A13442" w14:textId="6EAA13ED" w:rsidR="00EA0932" w:rsidRPr="004B5988" w:rsidRDefault="00EA0932" w:rsidP="00EA0932">
            <w:pPr>
              <w:spacing w:after="0"/>
              <w:rPr>
                <w:rFonts w:cstheme="minorHAnsi"/>
                <w:sz w:val="18"/>
                <w:szCs w:val="18"/>
              </w:rPr>
            </w:pPr>
            <w:proofErr w:type="gramStart"/>
            <w:r w:rsidRPr="004B5988">
              <w:rPr>
                <w:rFonts w:cstheme="minorHAnsi"/>
                <w:sz w:val="18"/>
                <w:szCs w:val="18"/>
              </w:rPr>
              <w:t>Two and three story</w:t>
            </w:r>
            <w:proofErr w:type="gramEnd"/>
            <w:r w:rsidRPr="004B5988">
              <w:rPr>
                <w:rFonts w:cstheme="minorHAnsi"/>
                <w:sz w:val="18"/>
                <w:szCs w:val="18"/>
              </w:rPr>
              <w:t xml:space="preserve"> buildings cannot have hot water distribution piping in the attic, unless the water heater is also located in the attic.</w:t>
            </w:r>
          </w:p>
        </w:tc>
      </w:tr>
      <w:tr w:rsidR="00EA0932" w14:paraId="4D85D7A8" w14:textId="7186CFB7" w:rsidTr="00292D70">
        <w:tblPrEx>
          <w:tblW w:w="10800" w:type="dxa"/>
          <w:tblInd w:w="-5" w:type="dxa"/>
          <w:tblLayout w:type="fixed"/>
          <w:tblPrExChange w:id="322" w:author="Alhabibi, Haider@Energy [2]" w:date="2022-03-09T18:55:00Z">
            <w:tblPrEx>
              <w:tblW w:w="10800" w:type="dxa"/>
              <w:tblInd w:w="-5" w:type="dxa"/>
              <w:tblLayout w:type="fixed"/>
            </w:tblPrEx>
          </w:tblPrExChange>
        </w:tblPrEx>
        <w:trPr>
          <w:trHeight w:val="288"/>
          <w:trPrChange w:id="323" w:author="Alhabibi, Haider@Energy [2]" w:date="2022-03-09T18:55:00Z">
            <w:trPr>
              <w:gridBefore w:val="1"/>
              <w:trHeight w:val="288"/>
            </w:trPr>
          </w:trPrChange>
        </w:trPr>
        <w:tc>
          <w:tcPr>
            <w:tcW w:w="630" w:type="dxa"/>
            <w:tcPrChange w:id="324" w:author="Alhabibi, Haider@Energy [2]" w:date="2022-03-09T18:55:00Z">
              <w:tcPr>
                <w:tcW w:w="563" w:type="dxa"/>
              </w:tcPr>
            </w:tcPrChange>
          </w:tcPr>
          <w:p w14:paraId="3C360AC1" w14:textId="453BBE21" w:rsidR="00EA0932" w:rsidRPr="00AC2387" w:rsidRDefault="00EA0932" w:rsidP="00EA0932">
            <w:pPr>
              <w:spacing w:after="0"/>
              <w:rPr>
                <w:rFonts w:cstheme="minorHAnsi"/>
                <w:b/>
                <w:sz w:val="20"/>
                <w:szCs w:val="20"/>
              </w:rPr>
            </w:pPr>
            <w:del w:id="325" w:author="Alhabibi, Haider@Energy [2]" w:date="2022-03-09T18:55:00Z">
              <w:r w:rsidDel="00292D70">
                <w:rPr>
                  <w:rFonts w:cstheme="minorHAnsi"/>
                  <w:sz w:val="20"/>
                  <w:szCs w:val="18"/>
                </w:rPr>
                <w:delText>11</w:delText>
              </w:r>
            </w:del>
            <w:ins w:id="326" w:author="Alhabibi, Haider@Energy [2]" w:date="2022-03-09T18:55:00Z">
              <w:r w:rsidR="00292D70">
                <w:rPr>
                  <w:rFonts w:cstheme="minorHAnsi"/>
                  <w:sz w:val="20"/>
                  <w:szCs w:val="18"/>
                </w:rPr>
                <w:t>13</w:t>
              </w:r>
            </w:ins>
          </w:p>
        </w:tc>
        <w:tc>
          <w:tcPr>
            <w:tcW w:w="10170" w:type="dxa"/>
            <w:gridSpan w:val="9"/>
            <w:tcPrChange w:id="327" w:author="Alhabibi, Haider@Energy [2]" w:date="2022-03-09T18:55:00Z">
              <w:tcPr>
                <w:tcW w:w="10237" w:type="dxa"/>
                <w:gridSpan w:val="10"/>
              </w:tcPr>
            </w:tcPrChange>
          </w:tcPr>
          <w:p w14:paraId="5BDB9C76" w14:textId="7E69AFD9" w:rsidR="00EA0932" w:rsidRPr="004B5988" w:rsidRDefault="00EA0932" w:rsidP="00EA0932">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A0932" w14:paraId="370BE188" w14:textId="79A3994C" w:rsidTr="003D081B">
        <w:trPr>
          <w:trHeight w:val="287"/>
        </w:trPr>
        <w:tc>
          <w:tcPr>
            <w:tcW w:w="10800" w:type="dxa"/>
            <w:gridSpan w:val="10"/>
          </w:tcPr>
          <w:p w14:paraId="143CE8B5" w14:textId="5B4B0B4F" w:rsidR="00EA0932" w:rsidRPr="00236F4B" w:rsidRDefault="00EA0932" w:rsidP="00EA0932">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5746EEAD" w14:textId="61EF71E0" w:rsidR="00D7513B" w:rsidRDefault="00D7513B" w:rsidP="00DC522B">
      <w:pPr>
        <w:spacing w:after="0" w:line="240" w:lineRule="auto"/>
        <w:rPr>
          <w:rFonts w:asciiTheme="minorHAnsi" w:hAnsiTheme="minorHAnsi" w:cstheme="minorHAnsi"/>
          <w:sz w:val="18"/>
          <w:szCs w:val="18"/>
        </w:rPr>
      </w:pPr>
    </w:p>
    <w:p w14:paraId="39F09463" w14:textId="547814E7" w:rsidR="009E613E" w:rsidRDefault="009E613E" w:rsidP="00DC522B">
      <w:pPr>
        <w:spacing w:after="0" w:line="240" w:lineRule="auto"/>
        <w:rPr>
          <w:rFonts w:asciiTheme="minorHAnsi" w:hAnsiTheme="minorHAnsi" w:cstheme="minorHAnsi"/>
          <w:sz w:val="18"/>
          <w:szCs w:val="18"/>
        </w:rPr>
      </w:pPr>
    </w:p>
    <w:tbl>
      <w:tblPr>
        <w:tblStyle w:val="TableGrid"/>
        <w:tblW w:w="10795" w:type="dxa"/>
        <w:tblLayout w:type="fixed"/>
        <w:tblLook w:val="04A0" w:firstRow="1" w:lastRow="0" w:firstColumn="1" w:lastColumn="0" w:noHBand="0" w:noVBand="1"/>
      </w:tblPr>
      <w:tblGrid>
        <w:gridCol w:w="980"/>
        <w:gridCol w:w="1085"/>
        <w:gridCol w:w="1170"/>
        <w:gridCol w:w="1350"/>
        <w:gridCol w:w="1440"/>
        <w:gridCol w:w="1080"/>
        <w:gridCol w:w="1170"/>
        <w:gridCol w:w="1260"/>
        <w:gridCol w:w="1260"/>
      </w:tblGrid>
      <w:tr w:rsidR="003D081B" w:rsidRPr="00352318" w14:paraId="1D8D19EF" w14:textId="61296744" w:rsidTr="00F056D7">
        <w:trPr>
          <w:trHeight w:val="530"/>
        </w:trPr>
        <w:tc>
          <w:tcPr>
            <w:tcW w:w="10795" w:type="dxa"/>
            <w:gridSpan w:val="9"/>
          </w:tcPr>
          <w:p w14:paraId="58AA0FDC" w14:textId="415419D5" w:rsidR="003D081B" w:rsidRPr="00352318" w:rsidRDefault="003D081B" w:rsidP="006E239E">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0C6B93F7" w14:textId="5F113416" w:rsidR="003D081B" w:rsidRDefault="003D081B" w:rsidP="006E239E">
            <w:pPr>
              <w:spacing w:after="0" w:line="240" w:lineRule="auto"/>
              <w:rPr>
                <w:rFonts w:asciiTheme="minorHAnsi" w:hAnsiTheme="minorHAnsi"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3D081B" w:rsidRPr="00352318" w14:paraId="3BCB6102" w14:textId="28B351A4" w:rsidTr="00F056D7">
        <w:tc>
          <w:tcPr>
            <w:tcW w:w="980" w:type="dxa"/>
            <w:vAlign w:val="center"/>
          </w:tcPr>
          <w:p w14:paraId="4928AB4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85" w:type="dxa"/>
            <w:vAlign w:val="center"/>
          </w:tcPr>
          <w:p w14:paraId="383FD19B"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170" w:type="dxa"/>
            <w:vAlign w:val="center"/>
          </w:tcPr>
          <w:p w14:paraId="0359091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350" w:type="dxa"/>
            <w:vAlign w:val="center"/>
          </w:tcPr>
          <w:p w14:paraId="09BE92C6"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440" w:type="dxa"/>
            <w:vAlign w:val="center"/>
          </w:tcPr>
          <w:p w14:paraId="6F115A1E"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080" w:type="dxa"/>
            <w:vAlign w:val="center"/>
          </w:tcPr>
          <w:p w14:paraId="07BB26D7"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170" w:type="dxa"/>
            <w:vAlign w:val="center"/>
          </w:tcPr>
          <w:p w14:paraId="31CDB5FC"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6CD83355" w14:textId="77259A0D"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60" w:type="dxa"/>
          </w:tcPr>
          <w:p w14:paraId="024FC1FF" w14:textId="1BC7CE58"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564E29" w:rsidRPr="00352318" w14:paraId="30F97D81" w14:textId="1B630C98" w:rsidTr="00F056D7">
        <w:tc>
          <w:tcPr>
            <w:tcW w:w="980" w:type="dxa"/>
            <w:vAlign w:val="bottom"/>
          </w:tcPr>
          <w:p w14:paraId="0455691D" w14:textId="1AAC6999" w:rsidR="00564E29" w:rsidRPr="00352318" w:rsidRDefault="00564E29" w:rsidP="00564E29">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 xml:space="preserve">Dwelling </w:t>
            </w:r>
            <w:r w:rsidRPr="00352318">
              <w:rPr>
                <w:rFonts w:asciiTheme="minorHAnsi" w:hAnsiTheme="minorHAnsi" w:cstheme="minorHAnsi"/>
                <w:sz w:val="18"/>
                <w:szCs w:val="18"/>
              </w:rPr>
              <w:t>Name</w:t>
            </w:r>
          </w:p>
        </w:tc>
        <w:tc>
          <w:tcPr>
            <w:tcW w:w="1085" w:type="dxa"/>
            <w:vAlign w:val="bottom"/>
          </w:tcPr>
          <w:p w14:paraId="5BAE39C7"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170" w:type="dxa"/>
            <w:vAlign w:val="bottom"/>
          </w:tcPr>
          <w:p w14:paraId="45EB62A1"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350" w:type="dxa"/>
            <w:vAlign w:val="bottom"/>
          </w:tcPr>
          <w:p w14:paraId="7233A46F"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440" w:type="dxa"/>
            <w:vAlign w:val="bottom"/>
          </w:tcPr>
          <w:p w14:paraId="42383062" w14:textId="4AB7A4EE"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080" w:type="dxa"/>
            <w:vAlign w:val="bottom"/>
          </w:tcPr>
          <w:p w14:paraId="00A4F566"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170" w:type="dxa"/>
            <w:vAlign w:val="bottom"/>
          </w:tcPr>
          <w:p w14:paraId="5366FCB5"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03A3B5EA" w14:textId="53BBA311"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Design Compactness Factor</w:t>
            </w:r>
          </w:p>
        </w:tc>
        <w:tc>
          <w:tcPr>
            <w:tcW w:w="1260" w:type="dxa"/>
            <w:vAlign w:val="bottom"/>
          </w:tcPr>
          <w:p w14:paraId="41E6E30F" w14:textId="606BAACD"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Calculated Compactness Factor</w:t>
            </w:r>
          </w:p>
        </w:tc>
      </w:tr>
      <w:tr w:rsidR="00564E29" w:rsidRPr="00352318" w14:paraId="3F51A9FA" w14:textId="64502E88" w:rsidTr="00F056D7">
        <w:trPr>
          <w:trHeight w:val="305"/>
        </w:trPr>
        <w:tc>
          <w:tcPr>
            <w:tcW w:w="980" w:type="dxa"/>
          </w:tcPr>
          <w:p w14:paraId="6E508352" w14:textId="1E2390C8"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7B970B17" w14:textId="0B6D9895"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1F519438" w14:textId="2FAE5D6D"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13D5133" w14:textId="48E1E0ED"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7C5162DD" w14:textId="60A08735"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439408E4" w14:textId="14D59859"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5493A5EF" w14:textId="3099479F" w:rsidR="00564E29" w:rsidRPr="00352318" w:rsidRDefault="00564E29" w:rsidP="00564E29">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 </w:t>
            </w:r>
          </w:p>
        </w:tc>
        <w:tc>
          <w:tcPr>
            <w:tcW w:w="1260" w:type="dxa"/>
          </w:tcPr>
          <w:p w14:paraId="7B4927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31603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D1E8DB8" w14:textId="3A3E0C31" w:rsidTr="00F056D7">
        <w:tc>
          <w:tcPr>
            <w:tcW w:w="980" w:type="dxa"/>
          </w:tcPr>
          <w:p w14:paraId="3AF2A1BB" w14:textId="77777777"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0933487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0F6FECA7" w14:textId="77777777"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3D679F7" w14:textId="77777777"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6611D484" w14:textId="77777777"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5512B95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4A5D6C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6A98DF4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96680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E1DE9CF" w14:textId="1154DD69" w:rsidTr="00F056D7">
        <w:trPr>
          <w:trHeight w:val="323"/>
        </w:trPr>
        <w:tc>
          <w:tcPr>
            <w:tcW w:w="10795" w:type="dxa"/>
            <w:gridSpan w:val="9"/>
          </w:tcPr>
          <w:p w14:paraId="7FBEC8BA" w14:textId="3CFBD693" w:rsidR="00564E29" w:rsidRPr="00352318" w:rsidRDefault="00564E29" w:rsidP="00564E29">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16B56E2A" w14:textId="1891CC57" w:rsidR="002456C7" w:rsidRDefault="002456C7" w:rsidP="00DC522B">
      <w:pPr>
        <w:spacing w:after="0" w:line="240" w:lineRule="auto"/>
        <w:rPr>
          <w:rFonts w:asciiTheme="minorHAnsi" w:hAnsiTheme="minorHAnsi" w:cstheme="minorHAnsi"/>
          <w:sz w:val="18"/>
          <w:szCs w:val="18"/>
        </w:rPr>
      </w:pPr>
    </w:p>
    <w:tbl>
      <w:tblPr>
        <w:tblStyle w:val="TableGrid3"/>
        <w:tblW w:w="0" w:type="auto"/>
        <w:tblInd w:w="18" w:type="dxa"/>
        <w:tblLook w:val="04A0" w:firstRow="1" w:lastRow="0" w:firstColumn="1" w:lastColumn="0" w:noHBand="0" w:noVBand="1"/>
      </w:tblPr>
      <w:tblGrid>
        <w:gridCol w:w="1493"/>
        <w:gridCol w:w="179"/>
        <w:gridCol w:w="1481"/>
        <w:gridCol w:w="1478"/>
        <w:gridCol w:w="1412"/>
        <w:gridCol w:w="1129"/>
        <w:gridCol w:w="534"/>
        <w:gridCol w:w="1336"/>
        <w:gridCol w:w="1730"/>
      </w:tblGrid>
      <w:tr w:rsidR="0053634D" w:rsidRPr="002F18C2" w14:paraId="28C933DD" w14:textId="77777777" w:rsidTr="00975E71">
        <w:trPr>
          <w:trHeight w:val="242"/>
        </w:trPr>
        <w:tc>
          <w:tcPr>
            <w:tcW w:w="10998" w:type="dxa"/>
            <w:gridSpan w:val="9"/>
          </w:tcPr>
          <w:p w14:paraId="3B718E9B" w14:textId="00A3BC02" w:rsidR="0053634D" w:rsidRPr="00236F4B" w:rsidRDefault="0053634D">
            <w:pPr>
              <w:spacing w:after="0" w:line="240" w:lineRule="auto"/>
              <w:rPr>
                <w:rFonts w:asciiTheme="minorHAnsi" w:hAnsiTheme="minorHAnsi" w:cstheme="minorHAnsi"/>
                <w:b/>
                <w:sz w:val="20"/>
                <w:szCs w:val="18"/>
              </w:rPr>
            </w:pPr>
            <w:r>
              <w:rPr>
                <w:rFonts w:asciiTheme="minorHAnsi" w:hAnsiTheme="minorHAnsi" w:cstheme="minorHAnsi"/>
                <w:b/>
                <w:sz w:val="20"/>
                <w:szCs w:val="18"/>
              </w:rPr>
              <w:t>I</w:t>
            </w:r>
            <w:r w:rsidRPr="00236F4B">
              <w:rPr>
                <w:rFonts w:asciiTheme="minorHAnsi" w:hAnsiTheme="minorHAnsi" w:cstheme="minorHAnsi"/>
                <w:b/>
                <w:sz w:val="20"/>
                <w:szCs w:val="18"/>
              </w:rPr>
              <w:t>. HERS-Verified Drain Water Heat Recovery System (DWHR-H)</w:t>
            </w:r>
            <w:r w:rsidRPr="00570C0E">
              <w:rPr>
                <w:rFonts w:asciiTheme="minorHAnsi" w:hAnsiTheme="minorHAnsi" w:cstheme="minorHAnsi"/>
                <w:b/>
                <w:sz w:val="20"/>
                <w:szCs w:val="20"/>
              </w:rPr>
              <w:t xml:space="preserve"> </w:t>
            </w:r>
            <w:r w:rsidRPr="00570C0E">
              <w:rPr>
                <w:rFonts w:asciiTheme="minorHAnsi" w:hAnsiTheme="minorHAnsi" w:cstheme="minorHAnsi"/>
                <w:sz w:val="20"/>
                <w:szCs w:val="20"/>
              </w:rPr>
              <w:t>(RA3.6.9)</w:t>
            </w:r>
            <w:ins w:id="328" w:author="Markstrum, Alexis@Energy" w:date="2021-10-18T14:29:00Z">
              <w:r w:rsidR="002C0390">
                <w:rPr>
                  <w:rFonts w:asciiTheme="minorHAnsi" w:hAnsiTheme="minorHAnsi" w:cstheme="minorHAnsi"/>
                  <w:sz w:val="20"/>
                  <w:szCs w:val="20"/>
                </w:rPr>
                <w:t xml:space="preserve"> </w:t>
              </w:r>
            </w:ins>
          </w:p>
          <w:p w14:paraId="1ABB917D" w14:textId="3C9DF80B" w:rsidR="0053634D" w:rsidRPr="00236F4B" w:rsidRDefault="0053634D">
            <w:pPr>
              <w:spacing w:after="0" w:line="240" w:lineRule="auto"/>
              <w:rPr>
                <w:rFonts w:asciiTheme="minorHAnsi" w:hAnsiTheme="minorHAnsi" w:cstheme="minorHAnsi"/>
                <w:sz w:val="20"/>
                <w:szCs w:val="18"/>
              </w:rPr>
            </w:pPr>
            <w:r w:rsidRPr="00E879AA">
              <w:rPr>
                <w:rFonts w:asciiTheme="minorHAnsi" w:hAnsiTheme="minorHAnsi" w:cstheme="minorHAnsi"/>
                <w:sz w:val="18"/>
                <w:szCs w:val="18"/>
              </w:rPr>
              <w:t>DWHR devices shall comply with these requirements.</w:t>
            </w:r>
          </w:p>
        </w:tc>
      </w:tr>
      <w:tr w:rsidR="005157FC" w:rsidRPr="002F18C2" w14:paraId="2D67E9B1" w14:textId="77777777" w:rsidTr="005157FC">
        <w:trPr>
          <w:trHeight w:val="144"/>
        </w:trPr>
        <w:tc>
          <w:tcPr>
            <w:tcW w:w="10998" w:type="dxa"/>
            <w:gridSpan w:val="9"/>
          </w:tcPr>
          <w:p w14:paraId="14EB9961" w14:textId="0EF5AA8C"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lastRenderedPageBreak/>
              <w:t>Design DWHR System Information</w:t>
            </w:r>
          </w:p>
        </w:tc>
      </w:tr>
      <w:tr w:rsidR="00980DEE" w:rsidRPr="002F18C2" w14:paraId="29B704B5" w14:textId="77777777" w:rsidTr="00073FBD">
        <w:trPr>
          <w:trHeight w:val="144"/>
        </w:trPr>
        <w:tc>
          <w:tcPr>
            <w:tcW w:w="1710" w:type="dxa"/>
            <w:gridSpan w:val="2"/>
          </w:tcPr>
          <w:p w14:paraId="0B70E237" w14:textId="52E9B29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3016" w:type="dxa"/>
            <w:gridSpan w:val="2"/>
          </w:tcPr>
          <w:p w14:paraId="5069154F" w14:textId="08D39ED2"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2</w:t>
            </w:r>
          </w:p>
        </w:tc>
        <w:tc>
          <w:tcPr>
            <w:tcW w:w="2564" w:type="dxa"/>
            <w:gridSpan w:val="2"/>
          </w:tcPr>
          <w:p w14:paraId="6A6365B1" w14:textId="3980998F"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3</w:t>
            </w:r>
          </w:p>
        </w:tc>
        <w:tc>
          <w:tcPr>
            <w:tcW w:w="3708" w:type="dxa"/>
            <w:gridSpan w:val="3"/>
          </w:tcPr>
          <w:p w14:paraId="57E28FE4" w14:textId="158FD06E"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4</w:t>
            </w:r>
          </w:p>
        </w:tc>
      </w:tr>
      <w:tr w:rsidR="00980DEE" w:rsidRPr="002F18C2" w14:paraId="0F566FE9" w14:textId="77777777" w:rsidTr="00073FBD">
        <w:trPr>
          <w:trHeight w:val="144"/>
        </w:trPr>
        <w:tc>
          <w:tcPr>
            <w:tcW w:w="1710" w:type="dxa"/>
            <w:gridSpan w:val="2"/>
          </w:tcPr>
          <w:p w14:paraId="6EC8B9C2" w14:textId="71EF41E6"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3016" w:type="dxa"/>
            <w:gridSpan w:val="2"/>
          </w:tcPr>
          <w:p w14:paraId="258B2AE9" w14:textId="0EB45350"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2564" w:type="dxa"/>
            <w:gridSpan w:val="2"/>
          </w:tcPr>
          <w:p w14:paraId="66F9E19E" w14:textId="568D0CD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3708" w:type="dxa"/>
            <w:gridSpan w:val="3"/>
          </w:tcPr>
          <w:p w14:paraId="3B719463" w14:textId="0B28E5F1"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r>
      <w:tr w:rsidR="00980DEE" w:rsidRPr="002F18C2" w14:paraId="7C9910C6" w14:textId="77777777" w:rsidTr="00073FBD">
        <w:trPr>
          <w:trHeight w:val="144"/>
        </w:trPr>
        <w:tc>
          <w:tcPr>
            <w:tcW w:w="1710" w:type="dxa"/>
            <w:gridSpan w:val="2"/>
          </w:tcPr>
          <w:p w14:paraId="7A27B7AD"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60BE6E0B"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04908221"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6E7794E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80DEE" w:rsidRPr="002F18C2" w14:paraId="453C28F8" w14:textId="77777777" w:rsidTr="00073FBD">
        <w:trPr>
          <w:trHeight w:val="144"/>
        </w:trPr>
        <w:tc>
          <w:tcPr>
            <w:tcW w:w="1710" w:type="dxa"/>
            <w:gridSpan w:val="2"/>
          </w:tcPr>
          <w:p w14:paraId="3D51FB89"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0D2B8E84"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5B0705F7"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377CAE6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157FC" w:rsidRPr="002F18C2" w14:paraId="22F57189" w14:textId="77777777" w:rsidTr="005157FC">
        <w:trPr>
          <w:trHeight w:val="144"/>
        </w:trPr>
        <w:tc>
          <w:tcPr>
            <w:tcW w:w="10998" w:type="dxa"/>
            <w:gridSpan w:val="9"/>
            <w:vAlign w:val="bottom"/>
          </w:tcPr>
          <w:p w14:paraId="3BC8D739" w14:textId="23ADFE86"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Installed DWHR System Information</w:t>
            </w:r>
          </w:p>
        </w:tc>
      </w:tr>
      <w:tr w:rsidR="00980DEE" w:rsidRPr="002F18C2" w14:paraId="08E60A61" w14:textId="77777777" w:rsidTr="00073FBD">
        <w:trPr>
          <w:trHeight w:val="144"/>
        </w:trPr>
        <w:tc>
          <w:tcPr>
            <w:tcW w:w="1530" w:type="dxa"/>
            <w:vAlign w:val="bottom"/>
          </w:tcPr>
          <w:p w14:paraId="21BBB9A8" w14:textId="25DFEE4E" w:rsidR="00980DEE"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687" w:type="dxa"/>
            <w:gridSpan w:val="2"/>
            <w:vAlign w:val="bottom"/>
          </w:tcPr>
          <w:p w14:paraId="39CE3893" w14:textId="3C3DEFF9"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09" w:type="dxa"/>
            <w:vAlign w:val="bottom"/>
          </w:tcPr>
          <w:p w14:paraId="375D3160" w14:textId="1710050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425" w:type="dxa"/>
            <w:vAlign w:val="bottom"/>
          </w:tcPr>
          <w:p w14:paraId="0D3BFEC7" w14:textId="6DA1D905"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691" w:type="dxa"/>
            <w:gridSpan w:val="2"/>
            <w:vAlign w:val="bottom"/>
          </w:tcPr>
          <w:p w14:paraId="51A9D608" w14:textId="5FF2DF90" w:rsidR="00980DEE" w:rsidRPr="00095F6F" w:rsidRDefault="00173A82"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371" w:type="dxa"/>
            <w:vAlign w:val="bottom"/>
          </w:tcPr>
          <w:p w14:paraId="7B84E484" w14:textId="47ED23E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85" w:type="dxa"/>
            <w:vAlign w:val="bottom"/>
          </w:tcPr>
          <w:p w14:paraId="343FA692" w14:textId="3B457DAC" w:rsidR="00980DEE" w:rsidRPr="00095F6F" w:rsidRDefault="00173A82">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53634D" w:rsidRPr="002F18C2" w14:paraId="38AAE31B" w14:textId="77777777" w:rsidTr="00073FBD">
        <w:trPr>
          <w:trHeight w:val="144"/>
        </w:trPr>
        <w:tc>
          <w:tcPr>
            <w:tcW w:w="1530" w:type="dxa"/>
            <w:vAlign w:val="bottom"/>
          </w:tcPr>
          <w:p w14:paraId="0059DDE4" w14:textId="067FC11B" w:rsidR="0053634D" w:rsidRPr="00095F6F" w:rsidRDefault="0053634D"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687" w:type="dxa"/>
            <w:gridSpan w:val="2"/>
            <w:vAlign w:val="bottom"/>
          </w:tcPr>
          <w:p w14:paraId="6D3C564A" w14:textId="04A31B4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Manufacturer</w:t>
            </w:r>
          </w:p>
        </w:tc>
        <w:tc>
          <w:tcPr>
            <w:tcW w:w="1509" w:type="dxa"/>
            <w:vAlign w:val="bottom"/>
          </w:tcPr>
          <w:p w14:paraId="3EC73A1D" w14:textId="5CF2EA60"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425" w:type="dxa"/>
            <w:vAlign w:val="bottom"/>
          </w:tcPr>
          <w:p w14:paraId="7C0D2D4B" w14:textId="6E165F1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1691" w:type="dxa"/>
            <w:gridSpan w:val="2"/>
            <w:vAlign w:val="bottom"/>
          </w:tcPr>
          <w:p w14:paraId="3EA2B613" w14:textId="339120FB" w:rsidR="0053634D" w:rsidRPr="00095F6F" w:rsidRDefault="0053634D"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1371" w:type="dxa"/>
            <w:vAlign w:val="bottom"/>
          </w:tcPr>
          <w:p w14:paraId="032FD2C5"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c>
          <w:tcPr>
            <w:tcW w:w="1785" w:type="dxa"/>
            <w:vAlign w:val="bottom"/>
          </w:tcPr>
          <w:p w14:paraId="32AE6794" w14:textId="77777777" w:rsidR="0053634D" w:rsidRDefault="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DWHR System Certified by CEC</w:t>
            </w:r>
          </w:p>
          <w:p w14:paraId="5CB57734" w14:textId="78D5F4AE"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53634D" w:rsidRPr="002F18C2" w14:paraId="7AB75586" w14:textId="77777777" w:rsidTr="00073FBD">
        <w:trPr>
          <w:trHeight w:val="188"/>
        </w:trPr>
        <w:tc>
          <w:tcPr>
            <w:tcW w:w="1530" w:type="dxa"/>
          </w:tcPr>
          <w:p w14:paraId="73A4F7A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87" w:type="dxa"/>
            <w:gridSpan w:val="2"/>
          </w:tcPr>
          <w:p w14:paraId="0ED74BCB" w14:textId="12A233AC"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09" w:type="dxa"/>
          </w:tcPr>
          <w:p w14:paraId="74835B12"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425" w:type="dxa"/>
          </w:tcPr>
          <w:p w14:paraId="6E49C7CF"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91" w:type="dxa"/>
            <w:gridSpan w:val="2"/>
          </w:tcPr>
          <w:p w14:paraId="08D07247"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71" w:type="dxa"/>
          </w:tcPr>
          <w:p w14:paraId="3FBCB49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85" w:type="dxa"/>
          </w:tcPr>
          <w:p w14:paraId="45697B98" w14:textId="6B4A8C48"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3634D" w:rsidRPr="002F18C2" w14:paraId="66C992EA" w14:textId="77777777" w:rsidTr="00073FBD">
        <w:trPr>
          <w:trHeight w:val="188"/>
        </w:trPr>
        <w:tc>
          <w:tcPr>
            <w:tcW w:w="1530" w:type="dxa"/>
          </w:tcPr>
          <w:p w14:paraId="11ADD0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87" w:type="dxa"/>
            <w:gridSpan w:val="2"/>
          </w:tcPr>
          <w:p w14:paraId="76100B0B" w14:textId="1ABE4D72"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09" w:type="dxa"/>
          </w:tcPr>
          <w:p w14:paraId="60849C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425" w:type="dxa"/>
          </w:tcPr>
          <w:p w14:paraId="5A83558E"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91" w:type="dxa"/>
            <w:gridSpan w:val="2"/>
          </w:tcPr>
          <w:p w14:paraId="78C68716"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71" w:type="dxa"/>
          </w:tcPr>
          <w:p w14:paraId="73395073"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85" w:type="dxa"/>
          </w:tcPr>
          <w:p w14:paraId="78D0368C"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53634D" w:rsidRPr="002F18C2" w14:paraId="71BF0842" w14:textId="77777777" w:rsidTr="00073FBD">
        <w:trPr>
          <w:trHeight w:val="188"/>
        </w:trPr>
        <w:tc>
          <w:tcPr>
            <w:tcW w:w="1530" w:type="dxa"/>
          </w:tcPr>
          <w:p w14:paraId="4385D706" w14:textId="131DC985"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c>
          <w:tcPr>
            <w:tcW w:w="9468" w:type="dxa"/>
            <w:gridSpan w:val="8"/>
          </w:tcPr>
          <w:p w14:paraId="0AE441DA" w14:textId="3FDEC934"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 xml:space="preserve">For water heating system serving </w:t>
            </w:r>
            <w:proofErr w:type="spellStart"/>
            <w:r w:rsidRPr="004B5988">
              <w:rPr>
                <w:rFonts w:asciiTheme="minorHAnsi" w:hAnsiTheme="minorHAnsi" w:cstheme="minorHAnsi"/>
                <w:sz w:val="18"/>
                <w:szCs w:val="18"/>
              </w:rPr>
              <w:t>a</w:t>
            </w:r>
            <w:proofErr w:type="spellEnd"/>
            <w:r w:rsidRPr="004B5988">
              <w:rPr>
                <w:rFonts w:asciiTheme="minorHAnsi" w:hAnsiTheme="minorHAnsi" w:cstheme="minorHAnsi"/>
                <w:sz w:val="18"/>
                <w:szCs w:val="18"/>
              </w:rPr>
              <w:t xml:space="preserve"> </w:t>
            </w:r>
            <w:del w:id="329" w:author="Alhabibi, Haider@Energy" w:date="2022-03-07T13:36:00Z">
              <w:r w:rsidRPr="004B5988" w:rsidDel="00BF2D1C">
                <w:rPr>
                  <w:rFonts w:asciiTheme="minorHAnsi" w:hAnsiTheme="minorHAnsi" w:cstheme="minorHAnsi"/>
                  <w:sz w:val="18"/>
                  <w:szCs w:val="18"/>
                </w:rPr>
                <w:delText xml:space="preserve">single </w:delText>
              </w:r>
            </w:del>
            <w:ins w:id="330" w:author="Alhabibi, Haider@Energy" w:date="2022-03-07T13:36:00Z">
              <w:r w:rsidR="00BF2D1C">
                <w:rPr>
                  <w:rFonts w:asciiTheme="minorHAnsi" w:hAnsiTheme="minorHAnsi" w:cstheme="minorHAnsi"/>
                  <w:sz w:val="18"/>
                  <w:szCs w:val="18"/>
                </w:rPr>
                <w:t>Individual</w:t>
              </w:r>
              <w:r w:rsidR="00BF2D1C" w:rsidRPr="004B5988">
                <w:rPr>
                  <w:rFonts w:asciiTheme="minorHAnsi" w:hAnsiTheme="minorHAnsi" w:cstheme="minorHAnsi"/>
                  <w:sz w:val="18"/>
                  <w:szCs w:val="18"/>
                </w:rPr>
                <w:t xml:space="preserve"> </w:t>
              </w:r>
            </w:ins>
            <w:r w:rsidRPr="004B5988">
              <w:rPr>
                <w:rFonts w:asciiTheme="minorHAnsi" w:hAnsiTheme="minorHAnsi" w:cstheme="minorHAnsi"/>
                <w:sz w:val="18"/>
                <w:szCs w:val="18"/>
              </w:rPr>
              <w:t>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4B5988">
              <w:rPr>
                <w:rFonts w:asciiTheme="minorHAnsi" w:hAnsiTheme="minorHAnsi" w:cstheme="minorHAnsi"/>
                <w:sz w:val="18"/>
                <w:szCs w:val="18"/>
              </w:rPr>
              <w:t>s</w:t>
            </w:r>
            <w:r>
              <w:rPr>
                <w:rFonts w:asciiTheme="minorHAnsi" w:hAnsiTheme="minorHAnsi" w:cstheme="minorHAnsi"/>
                <w:sz w:val="18"/>
                <w:szCs w:val="18"/>
              </w:rPr>
              <w:t>)</w:t>
            </w:r>
            <w:r w:rsidRPr="004B5988">
              <w:rPr>
                <w:rFonts w:asciiTheme="minorHAnsi" w:hAnsiTheme="minorHAnsi" w:cstheme="minorHAnsi"/>
                <w:sz w:val="18"/>
                <w:szCs w:val="18"/>
              </w:rPr>
              <w:t xml:space="preserve"> or the water heater.</w:t>
            </w:r>
          </w:p>
        </w:tc>
      </w:tr>
      <w:tr w:rsidR="0053634D" w:rsidRPr="002F18C2" w14:paraId="72702A3F" w14:textId="77777777" w:rsidTr="00073FBD">
        <w:trPr>
          <w:trHeight w:val="188"/>
        </w:trPr>
        <w:tc>
          <w:tcPr>
            <w:tcW w:w="1530" w:type="dxa"/>
          </w:tcPr>
          <w:p w14:paraId="345A97A3" w14:textId="453205BA"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13</w:t>
            </w:r>
          </w:p>
        </w:tc>
        <w:tc>
          <w:tcPr>
            <w:tcW w:w="9468" w:type="dxa"/>
            <w:gridSpan w:val="8"/>
          </w:tcPr>
          <w:p w14:paraId="713AA8F1" w14:textId="56D45A4D"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53634D" w:rsidRPr="002F18C2" w14:paraId="06284682" w14:textId="77777777" w:rsidTr="00073FBD">
        <w:trPr>
          <w:trHeight w:val="188"/>
        </w:trPr>
        <w:tc>
          <w:tcPr>
            <w:tcW w:w="1530" w:type="dxa"/>
          </w:tcPr>
          <w:p w14:paraId="26FE61E8" w14:textId="2B12949A" w:rsidR="0053634D"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14</w:t>
            </w:r>
          </w:p>
        </w:tc>
        <w:tc>
          <w:tcPr>
            <w:tcW w:w="9468" w:type="dxa"/>
            <w:gridSpan w:val="8"/>
          </w:tcPr>
          <w:p w14:paraId="705BA079" w14:textId="2B7EF762"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53634D" w:rsidRPr="002F18C2" w14:paraId="7E22ADBE" w14:textId="77777777" w:rsidTr="00975E71">
        <w:trPr>
          <w:trHeight w:val="260"/>
        </w:trPr>
        <w:tc>
          <w:tcPr>
            <w:tcW w:w="10998" w:type="dxa"/>
            <w:gridSpan w:val="9"/>
          </w:tcPr>
          <w:p w14:paraId="6658F7AE" w14:textId="07FEC5E2" w:rsidR="0053634D" w:rsidRPr="00236F4B"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E879AA">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E879AA">
              <w:rPr>
                <w:rFonts w:asciiTheme="minorHAnsi" w:hAnsiTheme="minorHAnsi" w:cstheme="minorHAnsi"/>
                <w:b/>
                <w:sz w:val="18"/>
                <w:szCs w:val="18"/>
              </w:rPr>
              <w:t xml:space="preserve">  </w:t>
            </w:r>
          </w:p>
        </w:tc>
      </w:tr>
    </w:tbl>
    <w:p w14:paraId="32A2500B" w14:textId="6E169F4E" w:rsidR="00D7513B" w:rsidRPr="00236F4B"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
        <w:gridCol w:w="10327"/>
      </w:tblGrid>
      <w:tr w:rsidR="002600BD" w:rsidRPr="002F18C2" w14:paraId="0F7F4467" w14:textId="77777777" w:rsidTr="00A259EF">
        <w:trPr>
          <w:trHeight w:val="144"/>
          <w:tblHeader/>
        </w:trPr>
        <w:tc>
          <w:tcPr>
            <w:tcW w:w="11016" w:type="dxa"/>
            <w:gridSpan w:val="2"/>
            <w:tcBorders>
              <w:bottom w:val="single" w:sz="4" w:space="0" w:color="000000"/>
            </w:tcBorders>
            <w:vAlign w:val="center"/>
          </w:tcPr>
          <w:p w14:paraId="0F7F4465" w14:textId="7B28BC8A" w:rsidR="00A82A43" w:rsidRPr="00583B52" w:rsidRDefault="006C36EE" w:rsidP="0023694B">
            <w:pPr>
              <w:keepNext/>
              <w:spacing w:after="0" w:line="240" w:lineRule="auto"/>
              <w:rPr>
                <w:rFonts w:asciiTheme="minorHAnsi" w:hAnsiTheme="minorHAnsi" w:cstheme="minorHAnsi"/>
                <w:b/>
                <w:sz w:val="20"/>
                <w:szCs w:val="18"/>
              </w:rPr>
            </w:pPr>
            <w:bookmarkStart w:id="331" w:name="_Toc323755513"/>
            <w:r>
              <w:rPr>
                <w:rFonts w:asciiTheme="minorHAnsi" w:hAnsiTheme="minorHAnsi" w:cstheme="minorHAnsi"/>
                <w:b/>
                <w:sz w:val="20"/>
                <w:szCs w:val="18"/>
              </w:rPr>
              <w:t>J</w:t>
            </w:r>
            <w:r w:rsidR="002600BD" w:rsidRPr="00935470">
              <w:rPr>
                <w:rFonts w:asciiTheme="minorHAnsi" w:hAnsiTheme="minorHAnsi" w:cstheme="minorHAnsi"/>
                <w:b/>
                <w:sz w:val="20"/>
                <w:szCs w:val="18"/>
              </w:rPr>
              <w:t xml:space="preserve">. HERS-Verified Pipe Insulation </w:t>
            </w:r>
            <w:r w:rsidR="0065796D" w:rsidRPr="00935470">
              <w:rPr>
                <w:rFonts w:asciiTheme="minorHAnsi" w:hAnsiTheme="minorHAnsi" w:cstheme="minorHAnsi"/>
                <w:b/>
                <w:sz w:val="20"/>
                <w:szCs w:val="18"/>
              </w:rPr>
              <w:t>Credit</w:t>
            </w:r>
            <w:r w:rsidR="001938BC" w:rsidRPr="005C69A2">
              <w:rPr>
                <w:rFonts w:asciiTheme="minorHAnsi" w:hAnsiTheme="minorHAnsi" w:cstheme="minorHAnsi"/>
                <w:b/>
                <w:sz w:val="20"/>
                <w:szCs w:val="18"/>
              </w:rPr>
              <w:t xml:space="preserve"> Requirements</w:t>
            </w:r>
            <w:r w:rsidR="00C309E7" w:rsidRPr="005C69A2">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(PIC-H) </w:t>
            </w:r>
            <w:r w:rsidR="00304DD4" w:rsidRPr="00A259EF">
              <w:rPr>
                <w:rFonts w:asciiTheme="minorHAnsi" w:hAnsiTheme="minorHAnsi" w:cstheme="minorHAnsi"/>
                <w:sz w:val="20"/>
                <w:szCs w:val="18"/>
              </w:rPr>
              <w:t>(</w:t>
            </w:r>
            <w:r w:rsidR="00C309E7" w:rsidRPr="00A259EF">
              <w:rPr>
                <w:rFonts w:asciiTheme="minorHAnsi" w:hAnsiTheme="minorHAnsi" w:cstheme="minorHAnsi"/>
                <w:sz w:val="20"/>
                <w:szCs w:val="18"/>
              </w:rPr>
              <w:t>RA</w:t>
            </w:r>
            <w:r w:rsidR="00DF4BB0" w:rsidRPr="00A259EF">
              <w:rPr>
                <w:rFonts w:asciiTheme="minorHAnsi" w:hAnsiTheme="minorHAnsi" w:cstheme="minorHAnsi"/>
                <w:sz w:val="20"/>
                <w:szCs w:val="18"/>
              </w:rPr>
              <w:t>3</w:t>
            </w:r>
            <w:r w:rsidR="00C309E7" w:rsidRPr="00A259EF">
              <w:rPr>
                <w:rFonts w:asciiTheme="minorHAnsi" w:hAnsiTheme="minorHAnsi" w:cstheme="minorHAnsi"/>
                <w:sz w:val="20"/>
                <w:szCs w:val="18"/>
              </w:rPr>
              <w:t>.</w:t>
            </w:r>
            <w:r w:rsidR="00DF4BB0" w:rsidRPr="00A259EF">
              <w:rPr>
                <w:rFonts w:asciiTheme="minorHAnsi" w:hAnsiTheme="minorHAnsi" w:cstheme="minorHAnsi"/>
                <w:sz w:val="20"/>
                <w:szCs w:val="18"/>
              </w:rPr>
              <w:t>6.3</w:t>
            </w:r>
            <w:r w:rsidR="00304DD4" w:rsidRPr="00A259EF">
              <w:rPr>
                <w:rFonts w:asciiTheme="minorHAnsi" w:hAnsiTheme="minorHAnsi" w:cstheme="minorHAnsi"/>
                <w:sz w:val="20"/>
                <w:szCs w:val="18"/>
              </w:rPr>
              <w:t>)</w:t>
            </w:r>
          </w:p>
          <w:p w14:paraId="0F7F4466" w14:textId="0D8C0E34" w:rsidR="009269B2" w:rsidRPr="005C69A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7E190B" w:rsidRPr="002F18C2" w14:paraId="0F7F446A" w14:textId="77777777" w:rsidTr="00A259EF">
        <w:trPr>
          <w:trHeight w:val="144"/>
          <w:tblHeader/>
        </w:trPr>
        <w:tc>
          <w:tcPr>
            <w:tcW w:w="468" w:type="dxa"/>
            <w:vAlign w:val="center"/>
          </w:tcPr>
          <w:p w14:paraId="0F7F4468" w14:textId="77777777" w:rsidR="009269B2" w:rsidRPr="00935470"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583B52">
              <w:rPr>
                <w:rFonts w:asciiTheme="minorHAnsi" w:hAnsiTheme="minorHAnsi" w:cstheme="minorHAnsi"/>
                <w:sz w:val="20"/>
                <w:szCs w:val="18"/>
              </w:rPr>
              <w:t>0</w:t>
            </w:r>
            <w:r w:rsidR="005D2389" w:rsidRPr="00935470">
              <w:rPr>
                <w:rFonts w:asciiTheme="minorHAnsi" w:hAnsiTheme="minorHAnsi" w:cstheme="minorHAnsi"/>
                <w:sz w:val="20"/>
                <w:szCs w:val="18"/>
              </w:rPr>
              <w:t>1</w:t>
            </w:r>
          </w:p>
        </w:tc>
        <w:tc>
          <w:tcPr>
            <w:tcW w:w="10548" w:type="dxa"/>
            <w:vAlign w:val="center"/>
          </w:tcPr>
          <w:p w14:paraId="0F7F4469" w14:textId="3271C369" w:rsidR="00B614D3" w:rsidRPr="005C69A2"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Pr>
                <w:rFonts w:asciiTheme="minorHAnsi" w:hAnsiTheme="minorHAnsi" w:cstheme="minorHAnsi"/>
                <w:sz w:val="18"/>
                <w:szCs w:val="18"/>
              </w:rPr>
              <w:t>HERS rater shall perform a</w:t>
            </w:r>
            <w:r w:rsidR="005D11BC">
              <w:rPr>
                <w:rFonts w:asciiTheme="minorHAnsi" w:hAnsiTheme="minorHAnsi" w:cstheme="minorHAnsi"/>
                <w:sz w:val="18"/>
                <w:szCs w:val="18"/>
              </w:rPr>
              <w:t xml:space="preserve"> visual inspection that a</w:t>
            </w:r>
            <w:r w:rsidR="00383435" w:rsidRPr="00236F4B">
              <w:rPr>
                <w:rFonts w:asciiTheme="minorHAnsi" w:hAnsiTheme="minorHAnsi" w:cstheme="minorHAnsi"/>
                <w:sz w:val="18"/>
                <w:szCs w:val="18"/>
              </w:rPr>
              <w:t xml:space="preserve">ll hot water piping </w:t>
            </w:r>
            <w:r w:rsidR="00293EE6">
              <w:rPr>
                <w:rFonts w:asciiTheme="minorHAnsi" w:hAnsiTheme="minorHAnsi" w:cstheme="minorHAnsi"/>
                <w:sz w:val="18"/>
                <w:szCs w:val="18"/>
              </w:rPr>
              <w:t>complies</w:t>
            </w:r>
            <w:r w:rsidR="00293EE6" w:rsidRPr="00236F4B">
              <w:rPr>
                <w:rFonts w:asciiTheme="minorHAnsi" w:hAnsiTheme="minorHAnsi" w:cstheme="minorHAnsi"/>
                <w:sz w:val="18"/>
                <w:szCs w:val="18"/>
              </w:rPr>
              <w:t xml:space="preserve"> </w:t>
            </w:r>
            <w:r w:rsidR="00383435" w:rsidRPr="00236F4B">
              <w:rPr>
                <w:rFonts w:asciiTheme="minorHAnsi" w:hAnsiTheme="minorHAnsi" w:cstheme="minorHAnsi"/>
                <w:sz w:val="18"/>
                <w:szCs w:val="18"/>
              </w:rPr>
              <w:t xml:space="preserve">with the insulation requirements in </w:t>
            </w:r>
            <w:r w:rsidR="005D11BC">
              <w:rPr>
                <w:rFonts w:asciiTheme="minorHAnsi" w:hAnsiTheme="minorHAnsi" w:cstheme="minorHAnsi"/>
                <w:sz w:val="18"/>
                <w:szCs w:val="18"/>
              </w:rPr>
              <w:t>150.0(J)</w:t>
            </w:r>
            <w:r w:rsidR="00A956FB">
              <w:rPr>
                <w:rFonts w:asciiTheme="minorHAnsi" w:hAnsiTheme="minorHAnsi" w:cstheme="minorHAnsi"/>
                <w:sz w:val="18"/>
                <w:szCs w:val="18"/>
              </w:rPr>
              <w:t>.</w:t>
            </w:r>
          </w:p>
        </w:tc>
      </w:tr>
      <w:tr w:rsidR="000E1685" w:rsidRPr="002F18C2" w14:paraId="0F7F446C" w14:textId="77777777" w:rsidTr="00A259EF">
        <w:trPr>
          <w:trHeight w:val="144"/>
          <w:tblHeader/>
        </w:trPr>
        <w:tc>
          <w:tcPr>
            <w:tcW w:w="11016" w:type="dxa"/>
            <w:gridSpan w:val="2"/>
            <w:vAlign w:val="center"/>
          </w:tcPr>
          <w:p w14:paraId="0F7F446B" w14:textId="77777777" w:rsidR="00A82A43" w:rsidRPr="00236F4B" w:rsidRDefault="000E1685"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236F4B">
              <w:rPr>
                <w:rFonts w:asciiTheme="minorHAnsi" w:eastAsiaTheme="minorEastAsia" w:hAnsiTheme="minorHAnsi" w:cstheme="minorHAnsi"/>
                <w:b/>
                <w:sz w:val="18"/>
                <w:szCs w:val="18"/>
              </w:rPr>
              <w:t xml:space="preserve">The responsible person’s signature on this compliance document affirms that all applicable requirements in this table have been met.  </w:t>
            </w:r>
          </w:p>
        </w:tc>
      </w:tr>
    </w:tbl>
    <w:p w14:paraId="1CB1EC14" w14:textId="0DDACB24" w:rsidR="00D879CA"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D56448" w:rsidRPr="002F18C2" w14:paraId="0F7F4470" w14:textId="77777777" w:rsidTr="00236F4B">
        <w:trPr>
          <w:trHeight w:val="144"/>
          <w:tblHeader/>
        </w:trPr>
        <w:tc>
          <w:tcPr>
            <w:tcW w:w="11016" w:type="dxa"/>
            <w:gridSpan w:val="2"/>
            <w:tcBorders>
              <w:bottom w:val="single" w:sz="4" w:space="0" w:color="auto"/>
            </w:tcBorders>
          </w:tcPr>
          <w:p w14:paraId="0F7F446E" w14:textId="1036AEC9" w:rsidR="00D56448" w:rsidRPr="00D75806"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K</w:t>
            </w:r>
            <w:r w:rsidR="00D56448" w:rsidRPr="005C69A2">
              <w:rPr>
                <w:rFonts w:asciiTheme="minorHAnsi" w:hAnsiTheme="minorHAnsi" w:cstheme="minorHAnsi"/>
                <w:b/>
                <w:sz w:val="20"/>
                <w:szCs w:val="18"/>
              </w:rPr>
              <w:t xml:space="preserve">. HERS-Verified Parallel Piping </w:t>
            </w:r>
            <w:r w:rsidR="001938BC" w:rsidRPr="00C80016">
              <w:rPr>
                <w:rFonts w:asciiTheme="minorHAnsi" w:hAnsiTheme="minorHAnsi" w:cstheme="minorHAnsi"/>
                <w:b/>
                <w:sz w:val="20"/>
                <w:szCs w:val="18"/>
              </w:rPr>
              <w:t>Requirements</w:t>
            </w:r>
            <w:r w:rsidR="00DF4BB0" w:rsidRPr="0053169A">
              <w:rPr>
                <w:rFonts w:asciiTheme="minorHAnsi" w:hAnsiTheme="minorHAnsi" w:cstheme="minorHAnsi"/>
                <w:b/>
                <w:sz w:val="20"/>
                <w:szCs w:val="18"/>
              </w:rPr>
              <w:t xml:space="preserve"> </w:t>
            </w:r>
            <w:r w:rsidR="00DF32C1">
              <w:rPr>
                <w:rFonts w:asciiTheme="minorHAnsi" w:hAnsiTheme="minorHAnsi" w:cstheme="minorHAnsi"/>
                <w:b/>
                <w:sz w:val="20"/>
                <w:szCs w:val="18"/>
              </w:rPr>
              <w:t>(PP-H)</w:t>
            </w:r>
            <w:r w:rsidR="00DF32C1" w:rsidRPr="00A259EF">
              <w:rPr>
                <w:rFonts w:asciiTheme="minorHAnsi" w:hAnsiTheme="minorHAnsi" w:cstheme="minorHAnsi"/>
                <w:sz w:val="20"/>
                <w:szCs w:val="18"/>
              </w:rPr>
              <w:t xml:space="preserve"> </w:t>
            </w:r>
            <w:r w:rsidR="00DF4BB0" w:rsidRPr="00A259EF">
              <w:rPr>
                <w:rFonts w:asciiTheme="minorHAnsi" w:hAnsiTheme="minorHAnsi" w:cstheme="minorHAnsi"/>
                <w:sz w:val="20"/>
                <w:szCs w:val="18"/>
              </w:rPr>
              <w:t>(RA3.6.4)</w:t>
            </w:r>
            <w:ins w:id="332" w:author="Markstrum, Alexis@Energy" w:date="2021-10-18T14:30:00Z">
              <w:r w:rsidR="00EC473C">
                <w:rPr>
                  <w:rFonts w:asciiTheme="minorHAnsi" w:hAnsiTheme="minorHAnsi" w:cstheme="minorHAnsi"/>
                  <w:sz w:val="20"/>
                  <w:szCs w:val="18"/>
                </w:rPr>
                <w:t xml:space="preserve"> </w:t>
              </w:r>
            </w:ins>
          </w:p>
          <w:p w14:paraId="0F7F446F" w14:textId="510993FE" w:rsidR="001938BC" w:rsidRPr="00D75806"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383435" w:rsidRPr="002F18C2" w14:paraId="0F7F4473" w14:textId="77777777" w:rsidTr="00A259EF">
        <w:trPr>
          <w:trHeight w:val="144"/>
          <w:tblHeader/>
        </w:trPr>
        <w:tc>
          <w:tcPr>
            <w:tcW w:w="468" w:type="dxa"/>
            <w:vAlign w:val="center"/>
          </w:tcPr>
          <w:p w14:paraId="0F7F4471"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1</w:t>
            </w:r>
          </w:p>
        </w:tc>
        <w:tc>
          <w:tcPr>
            <w:tcW w:w="10548" w:type="dxa"/>
            <w:vAlign w:val="center"/>
          </w:tcPr>
          <w:p w14:paraId="0F7F4472" w14:textId="554A3C24"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w:t>
            </w:r>
            <w:r w:rsidR="00383435" w:rsidRPr="00236F4B">
              <w:rPr>
                <w:rFonts w:asciiTheme="minorHAnsi" w:hAnsiTheme="minorHAnsi" w:cstheme="minorHAnsi"/>
                <w:sz w:val="18"/>
                <w:szCs w:val="18"/>
              </w:rPr>
              <w:t xml:space="preserve">entral manifold </w:t>
            </w:r>
            <w:r w:rsidRPr="00236F4B">
              <w:rPr>
                <w:rFonts w:asciiTheme="minorHAnsi" w:hAnsiTheme="minorHAnsi" w:cstheme="minorHAnsi"/>
                <w:sz w:val="18"/>
                <w:szCs w:val="18"/>
              </w:rPr>
              <w:t xml:space="preserve">has 5 </w:t>
            </w:r>
            <w:r w:rsidR="00383435" w:rsidRPr="00236F4B">
              <w:rPr>
                <w:rFonts w:asciiTheme="minorHAnsi" w:hAnsiTheme="minorHAnsi" w:cstheme="minorHAnsi"/>
                <w:sz w:val="18"/>
                <w:szCs w:val="18"/>
              </w:rPr>
              <w:t>feet or less of pipe between manifold and water heater</w:t>
            </w:r>
            <w:r w:rsidRPr="00236F4B">
              <w:rPr>
                <w:rFonts w:asciiTheme="minorHAnsi" w:hAnsiTheme="minorHAnsi" w:cstheme="minorHAnsi"/>
                <w:sz w:val="18"/>
                <w:szCs w:val="18"/>
              </w:rPr>
              <w:t>.</w:t>
            </w:r>
          </w:p>
        </w:tc>
      </w:tr>
      <w:tr w:rsidR="00383435" w:rsidRPr="002F18C2" w14:paraId="0F7F4476" w14:textId="77777777" w:rsidTr="00A259EF">
        <w:trPr>
          <w:trHeight w:val="144"/>
          <w:tblHeader/>
        </w:trPr>
        <w:tc>
          <w:tcPr>
            <w:tcW w:w="468" w:type="dxa"/>
            <w:vAlign w:val="center"/>
          </w:tcPr>
          <w:p w14:paraId="0F7F4474"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2</w:t>
            </w:r>
          </w:p>
        </w:tc>
        <w:tc>
          <w:tcPr>
            <w:tcW w:w="10548" w:type="dxa"/>
            <w:vAlign w:val="center"/>
          </w:tcPr>
          <w:p w14:paraId="0F7F4475" w14:textId="1BF2170F"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w:t>
            </w:r>
            <w:r w:rsidR="00383435" w:rsidRPr="00236F4B">
              <w:rPr>
                <w:rFonts w:asciiTheme="minorHAnsi" w:hAnsiTheme="minorHAnsi" w:cstheme="minorHAnsi"/>
                <w:sz w:val="18"/>
                <w:szCs w:val="18"/>
              </w:rPr>
              <w:t>anifolds that include valves</w:t>
            </w:r>
            <w:r w:rsidRPr="00236F4B">
              <w:rPr>
                <w:rFonts w:asciiTheme="minorHAnsi" w:hAnsiTheme="minorHAnsi" w:cstheme="minorHAnsi"/>
                <w:sz w:val="18"/>
                <w:szCs w:val="18"/>
              </w:rPr>
              <w:t>,</w:t>
            </w:r>
            <w:r w:rsidR="00383435" w:rsidRPr="00236F4B">
              <w:rPr>
                <w:rFonts w:asciiTheme="minorHAnsi" w:hAnsiTheme="minorHAnsi" w:cstheme="minorHAnsi"/>
                <w:sz w:val="18"/>
                <w:szCs w:val="18"/>
              </w:rPr>
              <w:t xml:space="preserve"> the manifold must be readily accessible in accordance with the plumbing code.</w:t>
            </w:r>
          </w:p>
        </w:tc>
      </w:tr>
      <w:tr w:rsidR="00383435" w:rsidRPr="002F18C2" w14:paraId="0F7F4479" w14:textId="77777777" w:rsidTr="00A259EF">
        <w:trPr>
          <w:trHeight w:val="144"/>
          <w:tblHeader/>
        </w:trPr>
        <w:tc>
          <w:tcPr>
            <w:tcW w:w="468" w:type="dxa"/>
            <w:vAlign w:val="center"/>
          </w:tcPr>
          <w:p w14:paraId="0F7F4477"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3</w:t>
            </w:r>
          </w:p>
        </w:tc>
        <w:tc>
          <w:tcPr>
            <w:tcW w:w="10548" w:type="dxa"/>
            <w:vAlign w:val="center"/>
          </w:tcPr>
          <w:p w14:paraId="0F7F4478" w14:textId="316B5618" w:rsidR="009269B2" w:rsidRPr="00236F4B"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Hot water distribution system piping from the manifold to the fixtures and appliances must take the most direct path.  </w:t>
            </w:r>
            <w:r w:rsidR="00CC3747" w:rsidRPr="00236F4B">
              <w:rPr>
                <w:rFonts w:asciiTheme="minorHAnsi" w:hAnsiTheme="minorHAnsi" w:cstheme="minorHAnsi"/>
                <w:sz w:val="18"/>
                <w:szCs w:val="18"/>
              </w:rPr>
              <w:t>For example, p</w:t>
            </w:r>
            <w:r w:rsidRPr="00236F4B">
              <w:rPr>
                <w:rFonts w:asciiTheme="minorHAnsi" w:hAnsiTheme="minorHAnsi" w:cstheme="minorHAnsi"/>
                <w:sz w:val="18"/>
                <w:szCs w:val="18"/>
              </w:rPr>
              <w:t>iping from a second story manifold cannot supply the first floor</w:t>
            </w:r>
            <w:r w:rsidR="00DF4BB0" w:rsidRPr="00236F4B">
              <w:rPr>
                <w:rFonts w:asciiTheme="minorHAnsi" w:hAnsiTheme="minorHAnsi" w:cstheme="minorHAnsi"/>
                <w:sz w:val="18"/>
                <w:szCs w:val="18"/>
              </w:rPr>
              <w:t>.</w:t>
            </w:r>
          </w:p>
        </w:tc>
      </w:tr>
      <w:tr w:rsidR="00383435" w:rsidRPr="002F18C2" w14:paraId="0F7F447C" w14:textId="77777777" w:rsidTr="00A259EF">
        <w:trPr>
          <w:trHeight w:val="144"/>
          <w:tblHeader/>
        </w:trPr>
        <w:tc>
          <w:tcPr>
            <w:tcW w:w="468" w:type="dxa"/>
            <w:vAlign w:val="center"/>
          </w:tcPr>
          <w:p w14:paraId="0F7F447A"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4</w:t>
            </w:r>
          </w:p>
        </w:tc>
        <w:tc>
          <w:tcPr>
            <w:tcW w:w="10548" w:type="dxa"/>
            <w:vAlign w:val="center"/>
          </w:tcPr>
          <w:p w14:paraId="0F7F447B" w14:textId="51626411" w:rsidR="00A82A43" w:rsidRPr="00236F4B" w:rsidRDefault="00383435" w:rsidP="00E879AA">
            <w:pPr>
              <w:keepNext/>
              <w:autoSpaceDE w:val="0"/>
              <w:autoSpaceDN w:val="0"/>
              <w:adjustRightInd w:val="0"/>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410ECB"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w:t>
            </w:r>
            <w:r w:rsidR="00CC3747" w:rsidRPr="00236F4B">
              <w:rPr>
                <w:rFonts w:asciiTheme="minorHAnsi" w:hAnsiTheme="minorHAnsi" w:cstheme="minorHAnsi"/>
                <w:sz w:val="18"/>
                <w:szCs w:val="18"/>
              </w:rPr>
              <w:t xml:space="preserve">, and at least </w:t>
            </w:r>
            <w:r w:rsidR="00410ECB" w:rsidRPr="00236F4B">
              <w:rPr>
                <w:rFonts w:asciiTheme="minorHAnsi" w:hAnsiTheme="minorHAnsi" w:cstheme="minorHAnsi"/>
                <w:sz w:val="18"/>
                <w:szCs w:val="18"/>
              </w:rPr>
              <w:t>6</w:t>
            </w:r>
            <w:r w:rsidR="00CC3747" w:rsidRPr="00236F4B">
              <w:rPr>
                <w:rFonts w:asciiTheme="minorHAnsi" w:hAnsiTheme="minorHAnsi" w:cstheme="minorHAnsi"/>
                <w:sz w:val="18"/>
                <w:szCs w:val="18"/>
              </w:rPr>
              <w:t xml:space="preserve"> inches from any </w:t>
            </w:r>
            <w:proofErr w:type="gramStart"/>
            <w:r w:rsidR="00CC3747" w:rsidRPr="00236F4B">
              <w:rPr>
                <w:rFonts w:asciiTheme="minorHAnsi" w:hAnsiTheme="minorHAnsi" w:cstheme="minorHAnsi"/>
                <w:sz w:val="18"/>
                <w:szCs w:val="18"/>
              </w:rPr>
              <w:t>cold water</w:t>
            </w:r>
            <w:proofErr w:type="gramEnd"/>
            <w:r w:rsidR="00CC3747" w:rsidRPr="00236F4B">
              <w:rPr>
                <w:rFonts w:asciiTheme="minorHAnsi" w:hAnsiTheme="minorHAnsi" w:cstheme="minorHAnsi"/>
                <w:sz w:val="18"/>
                <w:szCs w:val="18"/>
              </w:rPr>
              <w:t xml:space="preserve"> supply piping.  Alternatively, the hot water supply piping must be insulated to the thicknesses shown in </w:t>
            </w:r>
            <w:r w:rsidR="00293EE6">
              <w:rPr>
                <w:rFonts w:asciiTheme="minorHAnsi" w:hAnsiTheme="minorHAnsi" w:cstheme="minorHAnsi"/>
                <w:sz w:val="18"/>
                <w:szCs w:val="18"/>
              </w:rPr>
              <w:t>Table</w:t>
            </w:r>
            <w:r w:rsidR="00293EE6" w:rsidRPr="00236F4B">
              <w:rPr>
                <w:rFonts w:asciiTheme="minorHAnsi" w:hAnsiTheme="minorHAnsi" w:cstheme="minorHAnsi"/>
                <w:sz w:val="18"/>
                <w:szCs w:val="18"/>
              </w:rPr>
              <w:t xml:space="preserve"> </w:t>
            </w:r>
            <w:r w:rsidR="00CC3747" w:rsidRPr="00236F4B">
              <w:rPr>
                <w:rFonts w:asciiTheme="minorHAnsi" w:hAnsiTheme="minorHAnsi" w:cstheme="minorHAnsi"/>
                <w:sz w:val="18"/>
                <w:szCs w:val="18"/>
              </w:rPr>
              <w:t>120.3-A.</w:t>
            </w:r>
          </w:p>
        </w:tc>
      </w:tr>
      <w:tr w:rsidR="00707B29" w:rsidRPr="002F18C2" w14:paraId="212A67C0" w14:textId="77777777" w:rsidTr="00236F4B">
        <w:trPr>
          <w:trHeight w:val="144"/>
          <w:tblHeader/>
        </w:trPr>
        <w:tc>
          <w:tcPr>
            <w:tcW w:w="11016" w:type="dxa"/>
            <w:gridSpan w:val="2"/>
            <w:vAlign w:val="center"/>
          </w:tcPr>
          <w:p w14:paraId="25BEBB76" w14:textId="04C4ED29" w:rsidR="00707B29" w:rsidRPr="00D75806" w:rsidRDefault="00707B29"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47F" w14:textId="67B82892" w:rsidR="00467528" w:rsidRDefault="00467528"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7D4A8B33" w14:textId="77777777" w:rsidTr="00236F4B">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311F443D" w:rsidR="002456C7" w:rsidRPr="00396DD3" w:rsidRDefault="006C36EE" w:rsidP="00236F4B">
            <w:pPr>
              <w:keepNext/>
              <w:spacing w:after="0" w:line="240" w:lineRule="auto"/>
              <w:rPr>
                <w:rFonts w:asciiTheme="minorHAnsi" w:hAnsiTheme="minorHAnsi" w:cstheme="minorHAnsi"/>
                <w:sz w:val="20"/>
                <w:szCs w:val="20"/>
              </w:rPr>
            </w:pPr>
            <w:r>
              <w:rPr>
                <w:rFonts w:asciiTheme="minorHAnsi" w:hAnsiTheme="minorHAnsi" w:cstheme="minorHAnsi"/>
                <w:b/>
                <w:sz w:val="20"/>
                <w:szCs w:val="20"/>
              </w:rPr>
              <w:t>L</w:t>
            </w:r>
            <w:r w:rsidR="002456C7" w:rsidRPr="00B33DFF">
              <w:rPr>
                <w:rFonts w:asciiTheme="minorHAnsi" w:hAnsiTheme="minorHAnsi" w:cstheme="minorHAnsi"/>
                <w:b/>
                <w:sz w:val="20"/>
                <w:szCs w:val="20"/>
              </w:rPr>
              <w:t xml:space="preserve">. Parallel Piping </w:t>
            </w:r>
            <w:r w:rsidR="002456C7" w:rsidRPr="00136321">
              <w:rPr>
                <w:rFonts w:asciiTheme="minorHAnsi" w:hAnsiTheme="minorHAnsi" w:cstheme="minorHAnsi"/>
                <w:b/>
                <w:sz w:val="20"/>
                <w:szCs w:val="20"/>
              </w:rPr>
              <w:t xml:space="preserve">Requirements </w:t>
            </w:r>
            <w:r w:rsidR="002456C7" w:rsidRPr="00F43FA8">
              <w:rPr>
                <w:rFonts w:asciiTheme="minorHAnsi" w:hAnsiTheme="minorHAnsi" w:cstheme="minorHAnsi"/>
                <w:b/>
                <w:sz w:val="20"/>
                <w:szCs w:val="20"/>
              </w:rPr>
              <w:t xml:space="preserve">(PP) </w:t>
            </w:r>
            <w:r w:rsidR="002456C7" w:rsidRPr="00A259EF">
              <w:rPr>
                <w:rFonts w:asciiTheme="minorHAnsi" w:hAnsiTheme="minorHAnsi" w:cstheme="minorHAnsi"/>
                <w:sz w:val="20"/>
                <w:szCs w:val="20"/>
              </w:rPr>
              <w:t>(RA4.4.4)</w:t>
            </w:r>
          </w:p>
          <w:p w14:paraId="11B58F63" w14:textId="77777777" w:rsidR="002456C7" w:rsidRPr="00484154"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p>
        </w:tc>
      </w:tr>
      <w:tr w:rsidR="002456C7" w:rsidRPr="009E01FE" w14:paraId="60B9899F" w14:textId="77777777" w:rsidTr="00A259EF">
        <w:trPr>
          <w:cantSplit/>
          <w:trHeight w:val="288"/>
          <w:tblHeader/>
        </w:trPr>
        <w:tc>
          <w:tcPr>
            <w:tcW w:w="468" w:type="dxa"/>
            <w:vAlign w:val="center"/>
          </w:tcPr>
          <w:p w14:paraId="2FCB133F"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1CAE2B22" w14:textId="46A5C09C"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Each central manifold has 15 feet or less of pipe between manifold and water heater</w:t>
            </w:r>
            <w:r w:rsidR="00293EE6">
              <w:rPr>
                <w:rFonts w:asciiTheme="minorHAnsi" w:hAnsiTheme="minorHAnsi" w:cstheme="minorHAnsi"/>
                <w:sz w:val="18"/>
                <w:szCs w:val="20"/>
              </w:rPr>
              <w:t>.</w:t>
            </w:r>
          </w:p>
        </w:tc>
      </w:tr>
      <w:tr w:rsidR="002456C7" w:rsidRPr="009E01FE" w14:paraId="5D82B514" w14:textId="77777777" w:rsidTr="00A259EF">
        <w:trPr>
          <w:cantSplit/>
          <w:trHeight w:val="288"/>
          <w:tblHeader/>
        </w:trPr>
        <w:tc>
          <w:tcPr>
            <w:tcW w:w="468" w:type="dxa"/>
            <w:vAlign w:val="center"/>
          </w:tcPr>
          <w:p w14:paraId="48E1838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0E7FF26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9E01FE" w14:paraId="4F2F3681" w14:textId="77777777" w:rsidTr="00A259EF">
        <w:trPr>
          <w:cantSplit/>
          <w:trHeight w:val="288"/>
          <w:tblHeader/>
        </w:trPr>
        <w:tc>
          <w:tcPr>
            <w:tcW w:w="468" w:type="dxa"/>
            <w:vAlign w:val="center"/>
          </w:tcPr>
          <w:p w14:paraId="7A69966E"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3FBCF5D1" w14:textId="21675FD5"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93EE6">
              <w:rPr>
                <w:rFonts w:asciiTheme="minorHAnsi" w:hAnsiTheme="minorHAnsi" w:cstheme="minorHAnsi"/>
                <w:sz w:val="18"/>
                <w:szCs w:val="20"/>
              </w:rPr>
              <w:t>.</w:t>
            </w:r>
          </w:p>
        </w:tc>
      </w:tr>
      <w:tr w:rsidR="002456C7" w:rsidRPr="009E01FE" w14:paraId="7F5EF5C9" w14:textId="77777777" w:rsidTr="00A259EF">
        <w:trPr>
          <w:cantSplit/>
          <w:trHeight w:val="288"/>
          <w:tblHeader/>
        </w:trPr>
        <w:tc>
          <w:tcPr>
            <w:tcW w:w="468" w:type="dxa"/>
            <w:vAlign w:val="center"/>
          </w:tcPr>
          <w:p w14:paraId="614ADC10"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FE92C8E" w14:textId="5FDAF1BE"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The hot water distribution piping must be separated by at least 2 inches from any other hot water supply piping, and at least 6 inches from any </w:t>
            </w:r>
            <w:proofErr w:type="gramStart"/>
            <w:r w:rsidRPr="00236F4B">
              <w:rPr>
                <w:rFonts w:asciiTheme="minorHAnsi" w:hAnsiTheme="minorHAnsi" w:cstheme="minorHAnsi"/>
                <w:sz w:val="18"/>
                <w:szCs w:val="20"/>
              </w:rPr>
              <w:t>cold water</w:t>
            </w:r>
            <w:proofErr w:type="gramEnd"/>
            <w:r w:rsidRPr="00236F4B">
              <w:rPr>
                <w:rFonts w:asciiTheme="minorHAnsi" w:hAnsiTheme="minorHAnsi" w:cstheme="minorHAnsi"/>
                <w:sz w:val="18"/>
                <w:szCs w:val="20"/>
              </w:rPr>
              <w:t xml:space="preserve"> supply piping. Alternatively, the hot water supply piping must be insulated to the thicknesses shown in </w:t>
            </w:r>
            <w:r w:rsidR="00293EE6">
              <w:rPr>
                <w:rFonts w:asciiTheme="minorHAnsi" w:hAnsiTheme="minorHAnsi" w:cstheme="minorHAnsi"/>
                <w:sz w:val="18"/>
                <w:szCs w:val="20"/>
              </w:rPr>
              <w:t>Table</w:t>
            </w:r>
            <w:r w:rsidR="00293EE6" w:rsidRPr="00236F4B">
              <w:rPr>
                <w:rFonts w:asciiTheme="minorHAnsi" w:hAnsiTheme="minorHAnsi" w:cstheme="minorHAnsi"/>
                <w:sz w:val="18"/>
                <w:szCs w:val="20"/>
              </w:rPr>
              <w:t xml:space="preserve"> </w:t>
            </w:r>
            <w:r w:rsidRPr="00236F4B">
              <w:rPr>
                <w:rFonts w:asciiTheme="minorHAnsi" w:hAnsiTheme="minorHAnsi" w:cstheme="minorHAnsi"/>
                <w:sz w:val="18"/>
                <w:szCs w:val="20"/>
              </w:rPr>
              <w:t xml:space="preserve">120.3-A. </w:t>
            </w:r>
          </w:p>
        </w:tc>
      </w:tr>
      <w:tr w:rsidR="002456C7" w:rsidRPr="00E20AD9" w14:paraId="460E505F" w14:textId="77777777" w:rsidTr="00236F4B">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been m</w:t>
            </w:r>
            <w:r w:rsidR="00E20AD9">
              <w:rPr>
                <w:rFonts w:asciiTheme="minorHAnsi" w:hAnsiTheme="minorHAnsi" w:cstheme="minorHAnsi"/>
                <w:b/>
                <w:sz w:val="18"/>
                <w:szCs w:val="20"/>
              </w:rPr>
              <w:t>et.</w:t>
            </w:r>
          </w:p>
          <w:p w14:paraId="790814AE" w14:textId="626C4878"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hAnsiTheme="minorHAnsi" w:cstheme="minorHAnsi"/>
                <w:b/>
                <w:sz w:val="18"/>
                <w:szCs w:val="20"/>
              </w:rPr>
              <w:t xml:space="preserve">et.  </w:t>
            </w:r>
          </w:p>
        </w:tc>
      </w:tr>
    </w:tbl>
    <w:p w14:paraId="5FC36772" w14:textId="77777777" w:rsidR="002456C7" w:rsidRDefault="002456C7" w:rsidP="00236F4B">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285"/>
      </w:tblGrid>
      <w:tr w:rsidR="002456C7" w:rsidRPr="009E01FE" w14:paraId="3196FB2A" w14:textId="77777777" w:rsidTr="00236F4B">
        <w:trPr>
          <w:trHeight w:val="144"/>
          <w:tblHeader/>
        </w:trPr>
        <w:tc>
          <w:tcPr>
            <w:tcW w:w="10976" w:type="dxa"/>
            <w:gridSpan w:val="2"/>
            <w:tcBorders>
              <w:bottom w:val="single" w:sz="4" w:space="0" w:color="auto"/>
            </w:tcBorders>
          </w:tcPr>
          <w:p w14:paraId="6697040E" w14:textId="716D4A54" w:rsidR="002456C7" w:rsidRPr="00396DD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M</w:t>
            </w:r>
            <w:r w:rsidR="002456C7" w:rsidRPr="00136321">
              <w:rPr>
                <w:rFonts w:asciiTheme="minorHAnsi" w:hAnsiTheme="minorHAnsi" w:cstheme="minorHAnsi"/>
                <w:b/>
                <w:sz w:val="20"/>
                <w:szCs w:val="20"/>
              </w:rPr>
              <w:t xml:space="preserve">. Point of Use </w:t>
            </w:r>
            <w:r w:rsidR="002456C7" w:rsidRPr="00F43FA8">
              <w:rPr>
                <w:rFonts w:asciiTheme="minorHAnsi" w:hAnsiTheme="minorHAnsi" w:cstheme="minorHAnsi"/>
                <w:b/>
                <w:sz w:val="20"/>
                <w:szCs w:val="20"/>
              </w:rPr>
              <w:t>Requirements</w:t>
            </w:r>
            <w:r w:rsidR="002456C7">
              <w:rPr>
                <w:rFonts w:asciiTheme="minorHAnsi" w:hAnsiTheme="minorHAnsi" w:cstheme="minorHAnsi"/>
                <w:b/>
                <w:sz w:val="20"/>
                <w:szCs w:val="20"/>
              </w:rPr>
              <w:t xml:space="preserve"> </w:t>
            </w:r>
            <w:r w:rsidR="002456C7" w:rsidRPr="00F43FA8">
              <w:rPr>
                <w:rFonts w:asciiTheme="minorHAnsi" w:hAnsiTheme="minorHAnsi" w:cstheme="minorHAnsi"/>
                <w:b/>
                <w:sz w:val="20"/>
                <w:szCs w:val="20"/>
              </w:rPr>
              <w:t xml:space="preserve">(POU) </w:t>
            </w:r>
            <w:r w:rsidR="002456C7" w:rsidRPr="00A259EF">
              <w:rPr>
                <w:rFonts w:asciiTheme="minorHAnsi" w:hAnsiTheme="minorHAnsi" w:cstheme="minorHAnsi"/>
                <w:sz w:val="20"/>
                <w:szCs w:val="20"/>
              </w:rPr>
              <w:t>(RA4.4.5)</w:t>
            </w:r>
          </w:p>
          <w:p w14:paraId="4A837E74" w14:textId="2C8F1109" w:rsidR="002456C7" w:rsidRPr="00484154"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r w:rsidR="009C10FB">
              <w:rPr>
                <w:rFonts w:asciiTheme="minorHAnsi" w:hAnsiTheme="minorHAnsi" w:cstheme="minorHAnsi"/>
                <w:sz w:val="18"/>
                <w:szCs w:val="20"/>
              </w:rPr>
              <w:t>.</w:t>
            </w:r>
          </w:p>
        </w:tc>
      </w:tr>
      <w:tr w:rsidR="002456C7" w:rsidRPr="009E01FE" w14:paraId="6A4D951C" w14:textId="77777777" w:rsidTr="00A259EF">
        <w:trPr>
          <w:trHeight w:val="1808"/>
          <w:tblHeader/>
        </w:trPr>
        <w:tc>
          <w:tcPr>
            <w:tcW w:w="468" w:type="dxa"/>
            <w:vAlign w:val="center"/>
          </w:tcPr>
          <w:p w14:paraId="082E37A1" w14:textId="77777777" w:rsidR="002456C7" w:rsidRPr="008733ED"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236F4B">
              <w:rPr>
                <w:rFonts w:asciiTheme="minorHAnsi" w:hAnsiTheme="minorHAnsi" w:cstheme="minorHAnsi"/>
                <w:sz w:val="18"/>
                <w:szCs w:val="20"/>
              </w:rPr>
              <w:t>01</w:t>
            </w:r>
          </w:p>
        </w:tc>
        <w:tc>
          <w:tcPr>
            <w:tcW w:w="10508" w:type="dxa"/>
          </w:tcPr>
          <w:p w14:paraId="7018C5E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8"/>
              </w:rPr>
            </w:pPr>
            <w:r w:rsidRPr="00236F4B">
              <w:rPr>
                <w:rFonts w:asciiTheme="minorHAnsi" w:eastAsia="Calibri" w:hAnsiTheme="minorHAnsi" w:cstheme="minorHAnsi"/>
                <w:i w:val="0"/>
                <w:sz w:val="18"/>
              </w:rPr>
              <w:t>The maximum allowed length of piping for the longest run terminating in:</w:t>
            </w:r>
          </w:p>
          <w:p w14:paraId="481C5B1D"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236F4B" w:rsidRDefault="002456C7" w:rsidP="00236F4B">
            <w:pPr>
              <w:pStyle w:val="TableTitle"/>
              <w:keepLines w:val="0"/>
              <w:suppressAutoHyphens w:val="0"/>
              <w:spacing w:before="0"/>
              <w:ind w:firstLine="432"/>
              <w:rPr>
                <w:rFonts w:asciiTheme="minorHAnsi" w:eastAsia="Calibri" w:hAnsiTheme="minorHAnsi" w:cstheme="minorHAnsi"/>
                <w:i w:val="0"/>
                <w:sz w:val="18"/>
              </w:rPr>
            </w:pPr>
            <w:r w:rsidRPr="00236F4B">
              <w:rPr>
                <w:rFonts w:asciiTheme="minorHAnsi" w:eastAsia="Calibri" w:hAnsiTheme="minorHAnsi" w:cstheme="minorHAnsi"/>
                <w:i w:val="0"/>
                <w:sz w:val="18"/>
              </w:rPr>
              <w:t>3/8 inch - For only one pipe size - max length allowed is 15 feet</w:t>
            </w:r>
          </w:p>
          <w:p w14:paraId="6E7B510E" w14:textId="6542D06F" w:rsidR="002456C7" w:rsidRPr="00236F4B" w:rsidRDefault="002456C7" w:rsidP="00293EE6">
            <w:pPr>
              <w:pStyle w:val="TableTitle"/>
              <w:keepLines w:val="0"/>
              <w:suppressAutoHyphens w:val="0"/>
              <w:spacing w:before="0"/>
              <w:ind w:left="1157" w:hanging="185"/>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For combination pipe sizes the max allowed length of 3/8-inch piping is </w:t>
            </w:r>
            <w:proofErr w:type="gramStart"/>
            <w:r w:rsidRPr="00236F4B">
              <w:rPr>
                <w:rFonts w:asciiTheme="minorHAnsi" w:eastAsia="Calibri" w:hAnsiTheme="minorHAnsi" w:cstheme="minorHAnsi"/>
                <w:i w:val="0"/>
                <w:sz w:val="18"/>
              </w:rPr>
              <w:t>7.5 feet,</w:t>
            </w:r>
            <w:proofErr w:type="gramEnd"/>
            <w:r w:rsidRPr="00236F4B">
              <w:rPr>
                <w:rFonts w:asciiTheme="minorHAnsi" w:eastAsia="Calibri" w:hAnsiTheme="minorHAnsi" w:cstheme="minorHAnsi"/>
                <w:i w:val="0"/>
                <w:sz w:val="18"/>
              </w:rPr>
              <w:t xml:space="preserve"> of </w:t>
            </w:r>
            <w:r w:rsidR="00293EE6">
              <w:rPr>
                <w:rFonts w:asciiTheme="minorHAnsi" w:eastAsia="Calibri" w:hAnsiTheme="minorHAnsi" w:cstheme="minorHAnsi"/>
                <w:i w:val="0"/>
                <w:sz w:val="18"/>
              </w:rPr>
              <w:t>1/2</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0BE1706A" w14:textId="77777777" w:rsidR="002456C7" w:rsidRPr="00236F4B" w:rsidRDefault="002456C7" w:rsidP="00236F4B">
            <w:pPr>
              <w:pStyle w:val="TableTitle"/>
              <w:keepLines w:val="0"/>
              <w:suppressAutoHyphens w:val="0"/>
              <w:spacing w:before="0"/>
              <w:ind w:left="972"/>
              <w:rPr>
                <w:rFonts w:asciiTheme="minorHAnsi" w:eastAsia="Calibri" w:hAnsiTheme="minorHAnsi" w:cstheme="minorHAnsi"/>
                <w:i w:val="0"/>
                <w:sz w:val="12"/>
              </w:rPr>
            </w:pPr>
          </w:p>
          <w:p w14:paraId="62A25352" w14:textId="4F431A79" w:rsidR="002456C7" w:rsidRPr="00236F4B" w:rsidRDefault="00293EE6" w:rsidP="00236F4B">
            <w:pPr>
              <w:pStyle w:val="TableTitle"/>
              <w:keepLines w:val="0"/>
              <w:suppressAutoHyphens w:val="0"/>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 </w:t>
            </w:r>
            <w:r w:rsidR="002456C7" w:rsidRPr="00236F4B">
              <w:rPr>
                <w:rFonts w:asciiTheme="minorHAnsi" w:eastAsia="Calibri" w:hAnsiTheme="minorHAnsi" w:cstheme="minorHAnsi"/>
                <w:i w:val="0"/>
                <w:sz w:val="18"/>
              </w:rPr>
              <w:t>inch - For only one pipe size – max length allowed is 10 feet</w:t>
            </w:r>
          </w:p>
          <w:p w14:paraId="08634F34" w14:textId="3D531CF8"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w:t>
            </w:r>
            <w:r w:rsidR="00293EE6">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For combination pipe sizes the allowed length of </w:t>
            </w:r>
            <w:r w:rsidR="00293EE6">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inch piping is 5 feet, and </w:t>
            </w:r>
            <w:proofErr w:type="gramStart"/>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w:t>
            </w:r>
            <w:proofErr w:type="gramEnd"/>
            <w:r w:rsidRPr="00236F4B">
              <w:rPr>
                <w:rFonts w:asciiTheme="minorHAnsi" w:eastAsia="Calibri" w:hAnsiTheme="minorHAnsi" w:cstheme="minorHAnsi"/>
                <w:i w:val="0"/>
                <w:sz w:val="18"/>
              </w:rPr>
              <w:t xml:space="preserve"> piping is 2.5 feet.</w:t>
            </w:r>
          </w:p>
          <w:p w14:paraId="64E22C45" w14:textId="77777777"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388B1F26" w:rsidR="002456C7" w:rsidRPr="00F50C2D" w:rsidRDefault="00293EE6" w:rsidP="00236F4B">
            <w:pPr>
              <w:pStyle w:val="TableTitle"/>
              <w:keepLines w:val="0"/>
              <w:suppressAutoHyphens w:val="0"/>
              <w:spacing w:before="0"/>
              <w:ind w:firstLine="432"/>
              <w:rPr>
                <w:rFonts w:asciiTheme="minorHAnsi" w:hAnsiTheme="minorHAnsi" w:cstheme="minorHAnsi"/>
              </w:rPr>
            </w:pPr>
            <w:r>
              <w:rPr>
                <w:rFonts w:asciiTheme="minorHAnsi" w:hAnsiTheme="minorHAnsi" w:cstheme="minorHAnsi"/>
                <w:i w:val="0"/>
                <w:sz w:val="18"/>
              </w:rPr>
              <w:t>3/4</w:t>
            </w:r>
            <w:r w:rsidRPr="00236F4B">
              <w:rPr>
                <w:rFonts w:asciiTheme="minorHAnsi" w:hAnsiTheme="minorHAnsi" w:cstheme="minorHAnsi"/>
                <w:i w:val="0"/>
                <w:sz w:val="18"/>
              </w:rPr>
              <w:t xml:space="preserve"> </w:t>
            </w:r>
            <w:r w:rsidR="002456C7" w:rsidRPr="00236F4B">
              <w:rPr>
                <w:rFonts w:asciiTheme="minorHAnsi" w:hAnsiTheme="minorHAnsi" w:cstheme="minorHAnsi"/>
                <w:i w:val="0"/>
                <w:sz w:val="18"/>
              </w:rPr>
              <w:t>inch - For only one pipe size = 5 feet</w:t>
            </w:r>
          </w:p>
        </w:tc>
      </w:tr>
      <w:tr w:rsidR="002456C7" w:rsidRPr="009E01FE" w14:paraId="66E23959" w14:textId="77777777" w:rsidTr="00236F4B">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542719"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EF948BA" w14:textId="136BA04F"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196E8F5B" w14:textId="77777777" w:rsidTr="00A259EF">
        <w:trPr>
          <w:trHeight w:val="144"/>
          <w:tblHeader/>
        </w:trPr>
        <w:tc>
          <w:tcPr>
            <w:tcW w:w="11016" w:type="dxa"/>
            <w:gridSpan w:val="2"/>
            <w:tcBorders>
              <w:bottom w:val="single" w:sz="4" w:space="0" w:color="auto"/>
            </w:tcBorders>
          </w:tcPr>
          <w:p w14:paraId="0621AEA8" w14:textId="796CF7E1" w:rsidR="002456C7" w:rsidRPr="00542719"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002456C7" w:rsidRPr="00542719">
              <w:rPr>
                <w:rFonts w:asciiTheme="minorHAnsi" w:hAnsiTheme="minorHAnsi" w:cstheme="minorHAnsi"/>
                <w:b/>
                <w:sz w:val="20"/>
                <w:szCs w:val="20"/>
              </w:rPr>
              <w:t xml:space="preserve">. </w:t>
            </w:r>
            <w:r w:rsidR="002456C7" w:rsidRPr="00AD0319">
              <w:rPr>
                <w:rFonts w:asciiTheme="minorHAnsi" w:hAnsiTheme="minorHAnsi" w:cstheme="minorHAnsi"/>
                <w:b/>
                <w:sz w:val="20"/>
                <w:szCs w:val="20"/>
              </w:rPr>
              <w:t>Mandatory Requirements</w:t>
            </w:r>
            <w:r w:rsidR="002456C7">
              <w:rPr>
                <w:rFonts w:asciiTheme="minorHAnsi" w:hAnsiTheme="minorHAnsi" w:cstheme="minorHAnsi"/>
                <w:b/>
                <w:sz w:val="20"/>
                <w:szCs w:val="20"/>
              </w:rPr>
              <w:t xml:space="preserve"> for a</w:t>
            </w:r>
            <w:r w:rsidR="002456C7" w:rsidRPr="0088204F">
              <w:rPr>
                <w:rFonts w:asciiTheme="minorHAnsi" w:hAnsiTheme="minorHAnsi" w:cstheme="minorHAnsi"/>
                <w:b/>
                <w:sz w:val="20"/>
                <w:szCs w:val="20"/>
              </w:rPr>
              <w:t>ll Recirculation System</w:t>
            </w:r>
            <w:r w:rsidR="002456C7">
              <w:rPr>
                <w:rFonts w:asciiTheme="minorHAnsi" w:hAnsiTheme="minorHAnsi" w:cstheme="minorHAnsi"/>
                <w:b/>
                <w:sz w:val="20"/>
                <w:szCs w:val="20"/>
              </w:rPr>
              <w:t>s</w:t>
            </w:r>
            <w:r w:rsidR="002456C7" w:rsidRPr="00542719">
              <w:rPr>
                <w:rFonts w:asciiTheme="minorHAnsi" w:hAnsiTheme="minorHAnsi" w:cstheme="minorHAnsi"/>
                <w:b/>
                <w:sz w:val="20"/>
                <w:szCs w:val="20"/>
              </w:rPr>
              <w:t xml:space="preserve"> </w:t>
            </w:r>
            <w:r w:rsidR="002456C7" w:rsidRPr="00A259EF">
              <w:rPr>
                <w:rFonts w:asciiTheme="minorHAnsi" w:hAnsiTheme="minorHAnsi" w:cstheme="minorHAnsi"/>
                <w:sz w:val="20"/>
                <w:szCs w:val="20"/>
              </w:rPr>
              <w:t>(RA4.4.7)</w:t>
            </w:r>
          </w:p>
          <w:p w14:paraId="55362677" w14:textId="4C36D2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42719">
              <w:rPr>
                <w:rFonts w:asciiTheme="minorHAnsi" w:hAnsiTheme="minorHAnsi" w:cstheme="minorHAnsi"/>
                <w:sz w:val="20"/>
                <w:szCs w:val="20"/>
              </w:rPr>
              <w:t xml:space="preserve">Systems that utilize </w:t>
            </w:r>
            <w:r w:rsidR="00293EE6">
              <w:rPr>
                <w:rFonts w:asciiTheme="minorHAnsi" w:hAnsiTheme="minorHAnsi" w:cstheme="minorHAnsi"/>
                <w:sz w:val="20"/>
                <w:szCs w:val="20"/>
              </w:rPr>
              <w:t>a recirculation system</w:t>
            </w:r>
            <w:r w:rsidRPr="00542719">
              <w:rPr>
                <w:rFonts w:asciiTheme="minorHAnsi" w:hAnsiTheme="minorHAnsi" w:cstheme="minorHAnsi"/>
                <w:sz w:val="20"/>
                <w:szCs w:val="20"/>
              </w:rPr>
              <w:t xml:space="preserve"> shall comply with these requirements.</w:t>
            </w:r>
          </w:p>
        </w:tc>
      </w:tr>
      <w:tr w:rsidR="002456C7" w:rsidRPr="009E01FE" w14:paraId="399E2E6D" w14:textId="77777777" w:rsidTr="00A259EF">
        <w:trPr>
          <w:trHeight w:val="144"/>
          <w:tblHeader/>
        </w:trPr>
        <w:tc>
          <w:tcPr>
            <w:tcW w:w="468" w:type="dxa"/>
            <w:vAlign w:val="center"/>
          </w:tcPr>
          <w:p w14:paraId="417E4DA8"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2575F755"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 check valve located between the recirculation pump and the water heater to prevent unintentional recirculation.</w:t>
            </w:r>
          </w:p>
        </w:tc>
      </w:tr>
      <w:tr w:rsidR="002456C7" w:rsidRPr="009E01FE" w14:paraId="0F5D04B2" w14:textId="77777777" w:rsidTr="00A259EF">
        <w:trPr>
          <w:trHeight w:val="144"/>
          <w:tblHeader/>
        </w:trPr>
        <w:tc>
          <w:tcPr>
            <w:tcW w:w="468" w:type="dxa"/>
            <w:vAlign w:val="center"/>
          </w:tcPr>
          <w:p w14:paraId="0467EE6F"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2232BBD8" w14:textId="3A6AA8F0"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 xml:space="preserve">Piping must take </w:t>
            </w:r>
            <w:r w:rsidR="00293EE6">
              <w:rPr>
                <w:rFonts w:asciiTheme="minorHAnsi" w:hAnsiTheme="minorHAnsi" w:cstheme="minorHAnsi"/>
                <w:sz w:val="18"/>
                <w:szCs w:val="20"/>
              </w:rPr>
              <w:t xml:space="preserve">the </w:t>
            </w:r>
            <w:r w:rsidRPr="00236F4B">
              <w:rPr>
                <w:rFonts w:asciiTheme="minorHAnsi" w:hAnsiTheme="minorHAnsi" w:cstheme="minorHAnsi"/>
                <w:sz w:val="18"/>
                <w:szCs w:val="20"/>
              </w:rPr>
              <w:t>most direct path between water heater and fixtures.</w:t>
            </w:r>
          </w:p>
        </w:tc>
      </w:tr>
      <w:tr w:rsidR="002456C7" w:rsidRPr="009E01FE" w14:paraId="1018FA8B" w14:textId="77777777" w:rsidTr="00A259EF">
        <w:trPr>
          <w:trHeight w:val="144"/>
          <w:tblHeader/>
        </w:trPr>
        <w:tc>
          <w:tcPr>
            <w:tcW w:w="468" w:type="dxa"/>
            <w:vAlign w:val="center"/>
          </w:tcPr>
          <w:p w14:paraId="7E89CF1E"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07DBA36B" w14:textId="77777777"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cstheme="minorHAnsi"/>
                <w:sz w:val="18"/>
                <w:szCs w:val="20"/>
              </w:rPr>
              <w:t xml:space="preserve">Insulation is not required on the </w:t>
            </w:r>
            <w:proofErr w:type="gramStart"/>
            <w:r w:rsidRPr="00236F4B">
              <w:rPr>
                <w:rFonts w:cstheme="minorHAnsi"/>
                <w:sz w:val="18"/>
                <w:szCs w:val="20"/>
              </w:rPr>
              <w:t>cold water</w:t>
            </w:r>
            <w:proofErr w:type="gramEnd"/>
            <w:r w:rsidRPr="00236F4B">
              <w:rPr>
                <w:rFonts w:cstheme="minorHAnsi"/>
                <w:sz w:val="18"/>
                <w:szCs w:val="20"/>
              </w:rPr>
              <w:t xml:space="preserve"> line when it is used as the return.</w:t>
            </w:r>
          </w:p>
        </w:tc>
      </w:tr>
      <w:tr w:rsidR="002456C7" w:rsidRPr="009E01FE" w14:paraId="1FC097CE" w14:textId="77777777" w:rsidTr="00A259EF">
        <w:trPr>
          <w:trHeight w:val="144"/>
          <w:tblHeader/>
        </w:trPr>
        <w:tc>
          <w:tcPr>
            <w:tcW w:w="468" w:type="dxa"/>
            <w:vAlign w:val="center"/>
          </w:tcPr>
          <w:p w14:paraId="29506297"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BE30843" w14:textId="0B822CAE"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If more than one loop</w:t>
            </w:r>
            <w:r w:rsidR="00293EE6">
              <w:rPr>
                <w:rFonts w:asciiTheme="minorHAnsi" w:hAnsiTheme="minorHAnsi" w:cstheme="minorHAnsi"/>
                <w:sz w:val="18"/>
                <w:szCs w:val="20"/>
              </w:rPr>
              <w:t xml:space="preserve"> is</w:t>
            </w:r>
            <w:r w:rsidRPr="00236F4B">
              <w:rPr>
                <w:rFonts w:asciiTheme="minorHAnsi" w:hAnsiTheme="minorHAnsi" w:cstheme="minorHAnsi"/>
                <w:sz w:val="18"/>
                <w:szCs w:val="20"/>
              </w:rPr>
              <w:t xml:space="preserve"> installed each loop shall have its own pump and controls.</w:t>
            </w:r>
          </w:p>
        </w:tc>
      </w:tr>
      <w:tr w:rsidR="002456C7" w:rsidRPr="009E01FE" w14:paraId="3D01B16B" w14:textId="77777777" w:rsidTr="00A259EF">
        <w:trPr>
          <w:trHeight w:val="144"/>
          <w:tblHeader/>
        </w:trPr>
        <w:tc>
          <w:tcPr>
            <w:tcW w:w="11016" w:type="dxa"/>
            <w:gridSpan w:val="2"/>
            <w:vAlign w:val="center"/>
          </w:tcPr>
          <w:p w14:paraId="3A8C8CC8"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36C38DC0" w14:textId="77777777" w:rsidTr="00A259EF">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8940308" w14:textId="646E7749" w:rsidR="002456C7" w:rsidRPr="000E192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002456C7" w:rsidRPr="00F43FA8">
              <w:rPr>
                <w:rFonts w:asciiTheme="minorHAnsi" w:hAnsiTheme="minorHAnsi" w:cstheme="minorHAnsi"/>
                <w:b/>
                <w:sz w:val="20"/>
                <w:szCs w:val="20"/>
              </w:rPr>
              <w:t>. Recirculation Non</w:t>
            </w:r>
            <w:r w:rsidR="002456C7" w:rsidRPr="00396DD3">
              <w:rPr>
                <w:rFonts w:asciiTheme="minorHAnsi" w:hAnsiTheme="minorHAnsi" w:cstheme="minorHAnsi"/>
                <w:b/>
                <w:sz w:val="20"/>
                <w:szCs w:val="20"/>
              </w:rPr>
              <w:t>-D</w:t>
            </w:r>
            <w:r w:rsidR="002456C7" w:rsidRPr="009E01FE">
              <w:rPr>
                <w:rFonts w:asciiTheme="minorHAnsi" w:hAnsiTheme="minorHAnsi" w:cstheme="minorHAnsi"/>
                <w:b/>
                <w:sz w:val="20"/>
                <w:szCs w:val="20"/>
              </w:rPr>
              <w:t xml:space="preserve">emand </w:t>
            </w:r>
            <w:r w:rsidR="002456C7" w:rsidRPr="00484154">
              <w:rPr>
                <w:rFonts w:asciiTheme="minorHAnsi" w:hAnsiTheme="minorHAnsi" w:cstheme="minorHAnsi"/>
                <w:b/>
                <w:sz w:val="20"/>
                <w:szCs w:val="20"/>
              </w:rPr>
              <w:t xml:space="preserve">Controls </w:t>
            </w:r>
            <w:r w:rsidR="002456C7" w:rsidRPr="00155D52">
              <w:rPr>
                <w:rFonts w:asciiTheme="minorHAnsi" w:hAnsiTheme="minorHAnsi" w:cstheme="minorHAnsi"/>
                <w:b/>
                <w:sz w:val="20"/>
                <w:szCs w:val="20"/>
              </w:rPr>
              <w:t xml:space="preserve">Requirements (R-ND) </w:t>
            </w:r>
            <w:r w:rsidR="002456C7" w:rsidRPr="00A259EF">
              <w:rPr>
                <w:rFonts w:asciiTheme="minorHAnsi" w:hAnsiTheme="minorHAnsi" w:cstheme="minorHAnsi"/>
                <w:sz w:val="20"/>
                <w:szCs w:val="20"/>
              </w:rPr>
              <w:t>(RA4.4.8)</w:t>
            </w:r>
          </w:p>
          <w:p w14:paraId="61453307" w14:textId="77777777" w:rsidR="002456C7" w:rsidRPr="00C672E8"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50C2D">
              <w:rPr>
                <w:rFonts w:asciiTheme="minorHAnsi" w:hAnsiTheme="minorHAnsi" w:cstheme="minorHAnsi"/>
                <w:sz w:val="20"/>
                <w:szCs w:val="20"/>
              </w:rPr>
              <w:t>Systems that utilize this distribution type shall comply with these requirements</w:t>
            </w:r>
            <w:r w:rsidRPr="006A4AED">
              <w:rPr>
                <w:rFonts w:asciiTheme="minorHAnsi" w:hAnsiTheme="minorHAnsi" w:cstheme="minorHAnsi"/>
                <w:sz w:val="20"/>
                <w:szCs w:val="20"/>
              </w:rPr>
              <w:t>.</w:t>
            </w:r>
          </w:p>
        </w:tc>
      </w:tr>
      <w:tr w:rsidR="002456C7" w:rsidRPr="009E01FE" w14:paraId="6600461B" w14:textId="77777777" w:rsidTr="00A259EF">
        <w:trPr>
          <w:trHeight w:val="288"/>
          <w:tblHeader/>
        </w:trPr>
        <w:tc>
          <w:tcPr>
            <w:tcW w:w="468" w:type="dxa"/>
            <w:vAlign w:val="center"/>
          </w:tcPr>
          <w:p w14:paraId="0721E26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39F77996"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9E01FE" w14:paraId="7BC9184F" w14:textId="77777777" w:rsidTr="00A259EF">
        <w:trPr>
          <w:trHeight w:val="288"/>
          <w:tblHeader/>
        </w:trPr>
        <w:tc>
          <w:tcPr>
            <w:tcW w:w="11016" w:type="dxa"/>
            <w:gridSpan w:val="2"/>
            <w:tcBorders>
              <w:top w:val="single" w:sz="4" w:space="0" w:color="auto"/>
              <w:left w:val="single" w:sz="4" w:space="0" w:color="auto"/>
              <w:bottom w:val="single" w:sz="4" w:space="0" w:color="auto"/>
            </w:tcBorders>
            <w:vAlign w:val="center"/>
          </w:tcPr>
          <w:p w14:paraId="338E791D"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876910" w:rsidRPr="006A4AED" w14:paraId="1A929385" w14:textId="77777777" w:rsidTr="00A259EF">
        <w:trPr>
          <w:trHeight w:val="144"/>
          <w:tblHeader/>
        </w:trPr>
        <w:tc>
          <w:tcPr>
            <w:tcW w:w="11016" w:type="dxa"/>
            <w:gridSpan w:val="2"/>
            <w:tcBorders>
              <w:bottom w:val="single" w:sz="4" w:space="0" w:color="auto"/>
            </w:tcBorders>
          </w:tcPr>
          <w:p w14:paraId="69C1EA2B" w14:textId="6D91EB80" w:rsidR="00876910" w:rsidRPr="006A4AED"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00876910" w:rsidRPr="006A4AED">
              <w:rPr>
                <w:rFonts w:asciiTheme="minorHAnsi" w:eastAsiaTheme="minorEastAsia" w:hAnsiTheme="minorHAnsi" w:cstheme="minorHAnsi"/>
                <w:b/>
                <w:sz w:val="20"/>
                <w:szCs w:val="20"/>
              </w:rPr>
              <w:t>. Dema</w:t>
            </w:r>
            <w:r w:rsidR="00876910">
              <w:rPr>
                <w:rFonts w:asciiTheme="minorHAnsi" w:eastAsiaTheme="minorEastAsia" w:hAnsiTheme="minorHAnsi" w:cstheme="minorHAnsi"/>
                <w:b/>
                <w:sz w:val="20"/>
                <w:szCs w:val="20"/>
              </w:rPr>
              <w:t xml:space="preserve">nd Recirculation Manual Control </w:t>
            </w:r>
            <w:r w:rsidR="00876910" w:rsidRPr="006A4AED">
              <w:rPr>
                <w:rFonts w:asciiTheme="minorHAnsi" w:eastAsiaTheme="minorEastAsia" w:hAnsiTheme="minorHAnsi" w:cstheme="minorHAnsi"/>
                <w:b/>
                <w:sz w:val="20"/>
                <w:szCs w:val="20"/>
              </w:rPr>
              <w:t>(R-</w:t>
            </w:r>
            <w:proofErr w:type="spellStart"/>
            <w:r w:rsidR="00876910" w:rsidRPr="006A4AED">
              <w:rPr>
                <w:rFonts w:asciiTheme="minorHAnsi" w:eastAsiaTheme="minorEastAsia" w:hAnsiTheme="minorHAnsi" w:cstheme="minorHAnsi"/>
                <w:b/>
                <w:sz w:val="20"/>
                <w:szCs w:val="20"/>
              </w:rPr>
              <w:t>DRmc</w:t>
            </w:r>
            <w:proofErr w:type="spellEnd"/>
            <w:r w:rsidR="00876910" w:rsidRPr="006A4AED">
              <w:rPr>
                <w:rFonts w:asciiTheme="minorHAnsi" w:eastAsiaTheme="minorEastAsia" w:hAnsiTheme="minorHAnsi" w:cstheme="minorHAnsi"/>
                <w:b/>
                <w:sz w:val="20"/>
                <w:szCs w:val="20"/>
              </w:rPr>
              <w:t>)</w:t>
            </w:r>
            <w:r w:rsidR="00876910" w:rsidRPr="00A259EF">
              <w:rPr>
                <w:rFonts w:asciiTheme="minorHAnsi" w:eastAsiaTheme="minorEastAsia" w:hAnsiTheme="minorHAnsi" w:cstheme="minorHAnsi"/>
                <w:sz w:val="20"/>
                <w:szCs w:val="20"/>
              </w:rPr>
              <w:t xml:space="preserve"> (RA4.4.9)</w:t>
            </w:r>
            <w:r w:rsidR="00876910">
              <w:rPr>
                <w:rFonts w:asciiTheme="minorHAnsi" w:eastAsiaTheme="minorEastAsia" w:hAnsiTheme="minorHAnsi" w:cstheme="minorHAnsi"/>
                <w:b/>
                <w:sz w:val="20"/>
                <w:szCs w:val="20"/>
              </w:rPr>
              <w:t xml:space="preserve">/Sensor Control </w:t>
            </w:r>
            <w:r w:rsidR="00876910" w:rsidRPr="00484154">
              <w:rPr>
                <w:rFonts w:asciiTheme="minorHAnsi" w:hAnsiTheme="minorHAnsi" w:cstheme="minorHAnsi"/>
                <w:b/>
                <w:sz w:val="20"/>
                <w:szCs w:val="20"/>
              </w:rPr>
              <w:t>(</w:t>
            </w:r>
            <w:proofErr w:type="spellStart"/>
            <w:r w:rsidR="00876910" w:rsidRPr="00484154">
              <w:rPr>
                <w:rFonts w:asciiTheme="minorHAnsi" w:hAnsiTheme="minorHAnsi" w:cstheme="minorHAnsi"/>
                <w:b/>
                <w:sz w:val="20"/>
                <w:szCs w:val="20"/>
              </w:rPr>
              <w:t>RDRsc</w:t>
            </w:r>
            <w:proofErr w:type="spellEnd"/>
            <w:r w:rsidR="00876910" w:rsidRPr="00484154">
              <w:rPr>
                <w:rFonts w:asciiTheme="minorHAnsi" w:hAnsiTheme="minorHAnsi" w:cstheme="minorHAnsi"/>
                <w:b/>
                <w:sz w:val="20"/>
                <w:szCs w:val="20"/>
              </w:rPr>
              <w:t xml:space="preserve">) </w:t>
            </w:r>
            <w:r w:rsidR="00876910" w:rsidRPr="00A259EF">
              <w:rPr>
                <w:rFonts w:asciiTheme="minorHAnsi" w:hAnsiTheme="minorHAnsi" w:cstheme="minorHAnsi"/>
                <w:sz w:val="20"/>
                <w:szCs w:val="20"/>
              </w:rPr>
              <w:t>(RA4.4.10)</w:t>
            </w:r>
            <w:r w:rsidR="00E879AA">
              <w:rPr>
                <w:rFonts w:asciiTheme="minorHAnsi" w:hAnsiTheme="minorHAnsi" w:cstheme="minorHAnsi"/>
                <w:b/>
                <w:sz w:val="20"/>
                <w:szCs w:val="20"/>
              </w:rPr>
              <w:t xml:space="preserve"> </w:t>
            </w:r>
            <w:r w:rsidR="00E879AA" w:rsidRPr="006A4AED">
              <w:rPr>
                <w:rFonts w:asciiTheme="minorHAnsi" w:eastAsiaTheme="minorEastAsia" w:hAnsiTheme="minorHAnsi" w:cstheme="minorHAnsi"/>
                <w:b/>
                <w:sz w:val="20"/>
                <w:szCs w:val="20"/>
              </w:rPr>
              <w:t>Requirements</w:t>
            </w:r>
          </w:p>
          <w:p w14:paraId="4F41637D" w14:textId="6E34FB04" w:rsidR="00876910" w:rsidRPr="006A4AED"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42719">
              <w:rPr>
                <w:rFonts w:asciiTheme="minorHAnsi" w:eastAsiaTheme="minorEastAsia" w:hAnsiTheme="minorHAnsi" w:cstheme="minorHAnsi"/>
                <w:sz w:val="18"/>
                <w:szCs w:val="20"/>
              </w:rPr>
              <w:t xml:space="preserve">Systems that utilize </w:t>
            </w:r>
            <w:r w:rsidR="00E04539">
              <w:rPr>
                <w:rFonts w:asciiTheme="minorHAnsi" w:eastAsiaTheme="minorEastAsia" w:hAnsiTheme="minorHAnsi" w:cstheme="minorHAnsi"/>
                <w:sz w:val="18"/>
                <w:szCs w:val="20"/>
              </w:rPr>
              <w:t>either of these</w:t>
            </w:r>
            <w:r w:rsidR="00E04539" w:rsidRPr="00542719">
              <w:rPr>
                <w:rFonts w:asciiTheme="minorHAnsi" w:eastAsiaTheme="minorEastAsia" w:hAnsiTheme="minorHAnsi" w:cstheme="minorHAnsi"/>
                <w:sz w:val="18"/>
                <w:szCs w:val="20"/>
              </w:rPr>
              <w:t xml:space="preserve"> </w:t>
            </w:r>
            <w:r w:rsidRPr="00542719">
              <w:rPr>
                <w:rFonts w:asciiTheme="minorHAnsi" w:eastAsiaTheme="minorEastAsia" w:hAnsiTheme="minorHAnsi" w:cstheme="minorHAnsi"/>
                <w:sz w:val="18"/>
                <w:szCs w:val="20"/>
              </w:rPr>
              <w:t>distribution type</w:t>
            </w:r>
            <w:r w:rsidR="00E04539">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 shall comply with these requirements.</w:t>
            </w:r>
          </w:p>
        </w:tc>
      </w:tr>
      <w:tr w:rsidR="00876910" w:rsidRPr="006A4AED" w14:paraId="31465C85" w14:textId="77777777" w:rsidTr="00A259EF">
        <w:trPr>
          <w:trHeight w:val="144"/>
          <w:tblHeader/>
        </w:trPr>
        <w:tc>
          <w:tcPr>
            <w:tcW w:w="468" w:type="dxa"/>
            <w:tcBorders>
              <w:top w:val="single" w:sz="4" w:space="0" w:color="auto"/>
            </w:tcBorders>
            <w:vAlign w:val="center"/>
          </w:tcPr>
          <w:p w14:paraId="0432186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548" w:type="dxa"/>
            <w:tcBorders>
              <w:top w:val="single" w:sz="4" w:space="0" w:color="auto"/>
            </w:tcBorders>
            <w:vAlign w:val="center"/>
          </w:tcPr>
          <w:p w14:paraId="10DE0A85" w14:textId="5AE3272A"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6A4AED" w14:paraId="5633898D" w14:textId="77777777" w:rsidTr="00A259EF">
        <w:trPr>
          <w:trHeight w:val="144"/>
          <w:tblHeader/>
        </w:trPr>
        <w:tc>
          <w:tcPr>
            <w:tcW w:w="468" w:type="dxa"/>
            <w:vAlign w:val="center"/>
          </w:tcPr>
          <w:p w14:paraId="735829B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548" w:type="dxa"/>
            <w:vAlign w:val="center"/>
          </w:tcPr>
          <w:p w14:paraId="1846262F" w14:textId="77777777" w:rsidR="00876910" w:rsidRPr="00542719" w:rsidRDefault="00876910" w:rsidP="00E879AA">
            <w:pPr>
              <w:keepNext/>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controls shall </w:t>
            </w:r>
            <w:proofErr w:type="gramStart"/>
            <w:r w:rsidRPr="00542719">
              <w:rPr>
                <w:rFonts w:asciiTheme="minorHAnsi" w:eastAsiaTheme="minorEastAsia" w:hAnsiTheme="minorHAnsi" w:cstheme="minorHAnsi"/>
                <w:sz w:val="18"/>
                <w:szCs w:val="20"/>
              </w:rPr>
              <w:t>be located in</w:t>
            </w:r>
            <w:proofErr w:type="gramEnd"/>
            <w:r w:rsidRPr="00542719">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876910" w:rsidRPr="006A4AED" w14:paraId="3B479A3E" w14:textId="77777777" w:rsidTr="00A259EF">
        <w:trPr>
          <w:trHeight w:val="144"/>
          <w:tblHeader/>
        </w:trPr>
        <w:tc>
          <w:tcPr>
            <w:tcW w:w="468" w:type="dxa"/>
            <w:vAlign w:val="center"/>
          </w:tcPr>
          <w:p w14:paraId="1230D41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548" w:type="dxa"/>
            <w:vAlign w:val="center"/>
          </w:tcPr>
          <w:p w14:paraId="764474F4"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Manual controls may be active by wired or wireless mechanisms. </w:t>
            </w:r>
          </w:p>
        </w:tc>
      </w:tr>
      <w:tr w:rsidR="00876910" w:rsidRPr="006A4AED" w14:paraId="1F114BD7" w14:textId="77777777" w:rsidTr="00A259EF">
        <w:trPr>
          <w:trHeight w:val="144"/>
          <w:tblHeader/>
        </w:trPr>
        <w:tc>
          <w:tcPr>
            <w:tcW w:w="468" w:type="dxa"/>
            <w:vAlign w:val="center"/>
          </w:tcPr>
          <w:p w14:paraId="44F5220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04</w:t>
            </w:r>
          </w:p>
        </w:tc>
        <w:tc>
          <w:tcPr>
            <w:tcW w:w="10548" w:type="dxa"/>
            <w:vAlign w:val="center"/>
          </w:tcPr>
          <w:p w14:paraId="0B282B49" w14:textId="57624E39"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Sensor </w:t>
            </w:r>
            <w:r w:rsidR="00E04539">
              <w:rPr>
                <w:rFonts w:asciiTheme="minorHAnsi" w:eastAsiaTheme="minorEastAsia" w:hAnsiTheme="minorHAnsi" w:cstheme="minorHAnsi"/>
                <w:sz w:val="18"/>
                <w:szCs w:val="20"/>
              </w:rPr>
              <w:t>c</w:t>
            </w:r>
            <w:r w:rsidRPr="00542719">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876910" w:rsidRPr="006A4AED" w14:paraId="7C49A593" w14:textId="77777777" w:rsidTr="00A259EF">
        <w:trPr>
          <w:trHeight w:val="144"/>
          <w:tblHeader/>
        </w:trPr>
        <w:tc>
          <w:tcPr>
            <w:tcW w:w="468" w:type="dxa"/>
            <w:vAlign w:val="center"/>
          </w:tcPr>
          <w:p w14:paraId="7597330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05</w:t>
            </w:r>
          </w:p>
        </w:tc>
        <w:tc>
          <w:tcPr>
            <w:tcW w:w="10548" w:type="dxa"/>
            <w:vAlign w:val="center"/>
          </w:tcPr>
          <w:p w14:paraId="448E3930"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When the </w:t>
            </w:r>
            <w:proofErr w:type="gramStart"/>
            <w:r w:rsidRPr="00542719">
              <w:rPr>
                <w:rFonts w:asciiTheme="minorHAnsi" w:eastAsia="Times New Roman" w:hAnsiTheme="minorHAnsi" w:cstheme="minorHAnsi"/>
                <w:sz w:val="18"/>
                <w:szCs w:val="20"/>
              </w:rPr>
              <w:t>cold water</w:t>
            </w:r>
            <w:proofErr w:type="gramEnd"/>
            <w:r w:rsidRPr="00542719">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876910" w:rsidRPr="006A4AED" w14:paraId="49DAB0A6" w14:textId="77777777" w:rsidTr="00A259EF">
        <w:trPr>
          <w:trHeight w:val="144"/>
          <w:tblHeader/>
        </w:trPr>
        <w:tc>
          <w:tcPr>
            <w:tcW w:w="468" w:type="dxa"/>
            <w:vAlign w:val="center"/>
          </w:tcPr>
          <w:p w14:paraId="3061E99F"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06</w:t>
            </w:r>
          </w:p>
        </w:tc>
        <w:tc>
          <w:tcPr>
            <w:tcW w:w="10548" w:type="dxa"/>
            <w:vAlign w:val="center"/>
          </w:tcPr>
          <w:p w14:paraId="374C3DE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35353520"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10°F (5.6°C) above the initial temperature of the water in the pipe</w:t>
            </w:r>
            <w:r w:rsidR="00E04539">
              <w:rPr>
                <w:rFonts w:asciiTheme="minorHAnsi" w:eastAsia="Times New Roman" w:hAnsiTheme="minorHAnsi" w:cstheme="minorHAnsi"/>
                <w:sz w:val="18"/>
                <w:szCs w:val="20"/>
              </w:rPr>
              <w:t>; or</w:t>
            </w:r>
          </w:p>
          <w:p w14:paraId="58B8EFF7" w14:textId="77777777"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102°F (38.9°C).</w:t>
            </w:r>
          </w:p>
        </w:tc>
      </w:tr>
      <w:tr w:rsidR="00876910" w:rsidRPr="006A4AED" w14:paraId="43780B17" w14:textId="77777777" w:rsidTr="00A259EF">
        <w:trPr>
          <w:trHeight w:val="144"/>
          <w:tblHeader/>
        </w:trPr>
        <w:tc>
          <w:tcPr>
            <w:tcW w:w="468" w:type="dxa"/>
            <w:vAlign w:val="center"/>
          </w:tcPr>
          <w:p w14:paraId="65B7999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07</w:t>
            </w:r>
          </w:p>
        </w:tc>
        <w:tc>
          <w:tcPr>
            <w:tcW w:w="10548" w:type="dxa"/>
            <w:vAlign w:val="center"/>
          </w:tcPr>
          <w:p w14:paraId="4F8BDBB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42719">
              <w:rPr>
                <w:rFonts w:asciiTheme="minorHAnsi" w:eastAsiaTheme="minorEastAsia" w:hAnsiTheme="minorHAnsi" w:cstheme="minorHAnsi"/>
                <w:sz w:val="18"/>
                <w:szCs w:val="20"/>
              </w:rPr>
              <w:t xml:space="preserve">Controls shall limit operation to no more than 5 minutes following activation.  </w:t>
            </w:r>
          </w:p>
        </w:tc>
      </w:tr>
      <w:tr w:rsidR="00876910" w:rsidRPr="006A4AED" w14:paraId="27012D5C" w14:textId="77777777" w:rsidTr="00A259EF">
        <w:trPr>
          <w:trHeight w:val="144"/>
          <w:tblHeader/>
        </w:trPr>
        <w:tc>
          <w:tcPr>
            <w:tcW w:w="11016" w:type="dxa"/>
            <w:gridSpan w:val="2"/>
            <w:vAlign w:val="center"/>
          </w:tcPr>
          <w:p w14:paraId="6F4E3982" w14:textId="77777777" w:rsidR="00876910" w:rsidRPr="006A4AED" w:rsidRDefault="00876910"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10323"/>
      </w:tblGrid>
      <w:tr w:rsidR="00AC4B2D" w:rsidRPr="00323F2C" w14:paraId="0F7F44A5" w14:textId="77777777" w:rsidTr="00236F4B">
        <w:trPr>
          <w:trHeight w:val="144"/>
          <w:tblHeader/>
        </w:trPr>
        <w:tc>
          <w:tcPr>
            <w:tcW w:w="11016" w:type="dxa"/>
            <w:gridSpan w:val="2"/>
            <w:tcBorders>
              <w:bottom w:val="single" w:sz="4" w:space="0" w:color="auto"/>
            </w:tcBorders>
          </w:tcPr>
          <w:p w14:paraId="0F7F44A3" w14:textId="659234F8" w:rsidR="00AC4B2D" w:rsidRPr="00D75806"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Q</w:t>
            </w:r>
            <w:r w:rsidR="00AC4B2D" w:rsidRPr="00C80016">
              <w:rPr>
                <w:rFonts w:asciiTheme="minorHAnsi" w:hAnsiTheme="minorHAnsi" w:cstheme="minorHAnsi"/>
                <w:b/>
                <w:sz w:val="20"/>
                <w:szCs w:val="18"/>
              </w:rPr>
              <w:t xml:space="preserve">. HERS-Verified </w:t>
            </w:r>
            <w:r w:rsidR="00AC4B2D" w:rsidRPr="0053169A">
              <w:rPr>
                <w:rFonts w:asciiTheme="minorHAnsi" w:hAnsiTheme="minorHAnsi" w:cstheme="minorHAnsi"/>
                <w:b/>
                <w:sz w:val="20"/>
                <w:szCs w:val="18"/>
              </w:rPr>
              <w:t>Demand Recirculation Manual Control</w:t>
            </w:r>
            <w:r w:rsidR="00E879AA">
              <w:rPr>
                <w:rFonts w:asciiTheme="minorHAnsi" w:hAnsiTheme="minorHAnsi" w:cstheme="minorHAnsi"/>
                <w:b/>
                <w:sz w:val="20"/>
                <w:szCs w:val="18"/>
              </w:rPr>
              <w:t xml:space="preserve"> </w:t>
            </w:r>
            <w:r w:rsidR="00E879AA" w:rsidRPr="00C80016">
              <w:rPr>
                <w:rFonts w:asciiTheme="minorHAnsi" w:hAnsiTheme="minorHAnsi" w:cstheme="minorHAnsi"/>
                <w:b/>
                <w:sz w:val="20"/>
                <w:szCs w:val="18"/>
              </w:rPr>
              <w:t>(</w:t>
            </w:r>
            <w:proofErr w:type="spellStart"/>
            <w:r w:rsidR="00E879AA" w:rsidRPr="00C80016">
              <w:rPr>
                <w:rFonts w:asciiTheme="minorHAnsi" w:hAnsiTheme="minorHAnsi" w:cstheme="minorHAnsi"/>
                <w:b/>
                <w:sz w:val="20"/>
                <w:szCs w:val="18"/>
              </w:rPr>
              <w:t>RDRmc</w:t>
            </w:r>
            <w:proofErr w:type="spellEnd"/>
            <w:r w:rsidR="00E879AA" w:rsidRPr="00C80016">
              <w:rPr>
                <w:rFonts w:asciiTheme="minorHAnsi" w:hAnsiTheme="minorHAnsi" w:cstheme="minorHAnsi"/>
                <w:b/>
                <w:sz w:val="20"/>
                <w:szCs w:val="18"/>
              </w:rPr>
              <w:t>-H)</w:t>
            </w:r>
            <w:r w:rsidR="00E879AA" w:rsidRPr="0053169A">
              <w:rPr>
                <w:rFonts w:asciiTheme="minorHAnsi" w:hAnsiTheme="minorHAnsi" w:cstheme="minorHAnsi"/>
                <w:b/>
                <w:sz w:val="20"/>
                <w:szCs w:val="18"/>
              </w:rPr>
              <w:t xml:space="preserve"> </w:t>
            </w:r>
            <w:r w:rsidR="00E879AA" w:rsidRPr="00A259EF">
              <w:rPr>
                <w:rFonts w:asciiTheme="minorHAnsi" w:hAnsiTheme="minorHAnsi" w:cstheme="minorHAnsi"/>
                <w:sz w:val="20"/>
                <w:szCs w:val="18"/>
              </w:rPr>
              <w:t>(RA3.6.6)</w:t>
            </w:r>
            <w:r w:rsidR="00E879AA">
              <w:rPr>
                <w:rFonts w:asciiTheme="minorHAnsi" w:hAnsiTheme="minorHAnsi" w:cstheme="minorHAnsi"/>
                <w:b/>
                <w:sz w:val="20"/>
                <w:szCs w:val="18"/>
              </w:rPr>
              <w:t xml:space="preserve">/Sensor Control </w:t>
            </w:r>
            <w:r w:rsidR="00E879AA" w:rsidRPr="00A259EF">
              <w:rPr>
                <w:rFonts w:asciiTheme="minorHAnsi" w:hAnsiTheme="minorHAnsi" w:cstheme="minorHAnsi"/>
                <w:b/>
                <w:sz w:val="20"/>
                <w:szCs w:val="18"/>
              </w:rPr>
              <w:t>(</w:t>
            </w:r>
            <w:proofErr w:type="spellStart"/>
            <w:r w:rsidR="00E879AA" w:rsidRPr="00A259EF">
              <w:rPr>
                <w:rFonts w:asciiTheme="minorHAnsi" w:hAnsiTheme="minorHAnsi" w:cstheme="minorHAnsi"/>
                <w:b/>
                <w:sz w:val="20"/>
                <w:szCs w:val="18"/>
              </w:rPr>
              <w:t>RDRsc</w:t>
            </w:r>
            <w:proofErr w:type="spellEnd"/>
            <w:r w:rsidR="00E879AA" w:rsidRPr="00A259EF">
              <w:rPr>
                <w:rFonts w:asciiTheme="minorHAnsi" w:hAnsiTheme="minorHAnsi" w:cstheme="minorHAnsi"/>
                <w:b/>
                <w:sz w:val="20"/>
                <w:szCs w:val="18"/>
              </w:rPr>
              <w:t xml:space="preserve">-H) </w:t>
            </w:r>
            <w:r w:rsidR="00E879AA" w:rsidRPr="00A259EF">
              <w:rPr>
                <w:rFonts w:asciiTheme="minorHAnsi" w:hAnsiTheme="minorHAnsi" w:cstheme="minorHAnsi"/>
                <w:sz w:val="20"/>
                <w:szCs w:val="18"/>
              </w:rPr>
              <w:t>(RA3.6.7)</w:t>
            </w:r>
            <w:r w:rsidR="001938BC" w:rsidRPr="00A259EF">
              <w:rPr>
                <w:rFonts w:asciiTheme="minorHAnsi" w:hAnsiTheme="minorHAnsi" w:cstheme="minorHAnsi"/>
                <w:sz w:val="20"/>
                <w:szCs w:val="18"/>
              </w:rPr>
              <w:t xml:space="preserve"> </w:t>
            </w:r>
            <w:r w:rsidR="001938BC" w:rsidRPr="00D75806">
              <w:rPr>
                <w:rFonts w:asciiTheme="minorHAnsi" w:hAnsiTheme="minorHAnsi" w:cstheme="minorHAnsi"/>
                <w:b/>
                <w:sz w:val="20"/>
                <w:szCs w:val="18"/>
              </w:rPr>
              <w:t>Requirements</w:t>
            </w:r>
            <w:r w:rsidR="005C69A2">
              <w:rPr>
                <w:rFonts w:asciiTheme="minorHAnsi" w:hAnsiTheme="minorHAnsi" w:cstheme="minorHAnsi"/>
                <w:b/>
                <w:sz w:val="20"/>
                <w:szCs w:val="18"/>
              </w:rPr>
              <w:t xml:space="preserve"> </w:t>
            </w:r>
          </w:p>
          <w:p w14:paraId="0F7F44A4" w14:textId="77777777" w:rsidR="001938BC" w:rsidRPr="00D75806"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D75806">
              <w:rPr>
                <w:rFonts w:asciiTheme="minorHAnsi" w:hAnsiTheme="minorHAnsi" w:cstheme="minorHAnsi"/>
                <w:sz w:val="20"/>
                <w:szCs w:val="18"/>
              </w:rPr>
              <w:t>Systems that utilize this distribution type shall comply with these requirements</w:t>
            </w:r>
          </w:p>
        </w:tc>
      </w:tr>
      <w:tr w:rsidR="00E879AA" w:rsidRPr="00323F2C" w14:paraId="714E95E7" w14:textId="77777777" w:rsidTr="00A259EF">
        <w:trPr>
          <w:trHeight w:val="144"/>
          <w:tblHeader/>
        </w:trPr>
        <w:tc>
          <w:tcPr>
            <w:tcW w:w="468" w:type="dxa"/>
            <w:tcBorders>
              <w:bottom w:val="single" w:sz="4" w:space="0" w:color="auto"/>
            </w:tcBorders>
          </w:tcPr>
          <w:p w14:paraId="0D06823D" w14:textId="3AAD1F9E" w:rsidR="00E879AA" w:rsidRPr="00236F4B" w:rsidDel="006E1E98" w:rsidRDefault="00E879AA"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548" w:type="dxa"/>
            <w:tcBorders>
              <w:bottom w:val="single" w:sz="4" w:space="0" w:color="auto"/>
            </w:tcBorders>
          </w:tcPr>
          <w:p w14:paraId="50E4B708" w14:textId="03A65A74" w:rsidR="00E879AA" w:rsidRPr="00583B52" w:rsidDel="006E1E98" w:rsidRDefault="00E879AA"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sz w:val="18"/>
                <w:szCs w:val="18"/>
              </w:rPr>
              <w:t xml:space="preserve">HERS rater shall perform a visual inspection </w:t>
            </w:r>
            <w:r w:rsidR="004C395F" w:rsidRPr="004C395F">
              <w:rPr>
                <w:rFonts w:asciiTheme="minorHAnsi" w:hAnsiTheme="minorHAnsi" w:cstheme="minorHAnsi"/>
                <w:sz w:val="18"/>
                <w:szCs w:val="18"/>
              </w:rPr>
              <w:t>to veri</w:t>
            </w:r>
            <w:r w:rsidR="004C395F">
              <w:rPr>
                <w:rFonts w:asciiTheme="minorHAnsi" w:hAnsiTheme="minorHAnsi" w:cstheme="minorHAnsi"/>
                <w:sz w:val="18"/>
                <w:szCs w:val="18"/>
              </w:rPr>
              <w:t xml:space="preserve">fy that the demand pump, manual/sensor </w:t>
            </w:r>
            <w:r w:rsidR="004C395F" w:rsidRPr="004C395F">
              <w:rPr>
                <w:rFonts w:asciiTheme="minorHAnsi" w:hAnsiTheme="minorHAnsi" w:cstheme="minorHAnsi"/>
                <w:sz w:val="18"/>
                <w:szCs w:val="18"/>
              </w:rPr>
              <w:t>controls and thermo-sensor are</w:t>
            </w:r>
            <w:r w:rsidR="004C395F">
              <w:rPr>
                <w:rFonts w:asciiTheme="minorHAnsi" w:hAnsiTheme="minorHAnsi" w:cstheme="minorHAnsi"/>
                <w:sz w:val="18"/>
                <w:szCs w:val="18"/>
              </w:rPr>
              <w:t xml:space="preserve"> present and operating properly consisten</w:t>
            </w:r>
            <w:r w:rsidR="009D1721">
              <w:rPr>
                <w:rFonts w:asciiTheme="minorHAnsi" w:hAnsiTheme="minorHAnsi" w:cstheme="minorHAnsi"/>
                <w:sz w:val="18"/>
                <w:szCs w:val="18"/>
              </w:rPr>
              <w:t>t</w:t>
            </w:r>
            <w:r w:rsidR="004C395F">
              <w:rPr>
                <w:rFonts w:asciiTheme="minorHAnsi" w:hAnsiTheme="minorHAnsi" w:cstheme="minorHAnsi"/>
                <w:sz w:val="18"/>
                <w:szCs w:val="18"/>
              </w:rPr>
              <w:t xml:space="preserve"> with the applicable requirements of RA4.4.9 and RA4.4.10</w:t>
            </w:r>
          </w:p>
        </w:tc>
      </w:tr>
      <w:tr w:rsidR="00AC4B2D" w:rsidRPr="00323F2C" w14:paraId="0F7F44D3" w14:textId="77777777" w:rsidTr="00236F4B">
        <w:trPr>
          <w:trHeight w:val="144"/>
          <w:tblHeader/>
        </w:trPr>
        <w:tc>
          <w:tcPr>
            <w:tcW w:w="11016" w:type="dxa"/>
            <w:gridSpan w:val="2"/>
            <w:vAlign w:val="center"/>
          </w:tcPr>
          <w:p w14:paraId="0F7F44D2" w14:textId="77777777" w:rsidR="009269B2" w:rsidRPr="00D75806" w:rsidRDefault="00BD5A3B"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506" w14:textId="77777777" w:rsidR="00AC4B2D" w:rsidRPr="00236F4B" w:rsidRDefault="00AC4B2D" w:rsidP="00DC522B">
      <w:pPr>
        <w:spacing w:after="0" w:line="240" w:lineRule="auto"/>
        <w:rPr>
          <w:rFonts w:asciiTheme="minorHAnsi" w:hAnsiTheme="minorHAnsi" w:cstheme="minorHAnsi"/>
          <w:b/>
          <w:sz w:val="18"/>
          <w:szCs w:val="18"/>
        </w:rPr>
      </w:pPr>
    </w:p>
    <w:p w14:paraId="0F7F4507" w14:textId="77777777" w:rsidR="00AC4B2D" w:rsidRPr="00236F4B" w:rsidRDefault="00AC4B2D" w:rsidP="00DC522B">
      <w:pPr>
        <w:spacing w:after="0" w:line="240" w:lineRule="auto"/>
        <w:rPr>
          <w:rFonts w:asciiTheme="minorHAnsi" w:hAnsiTheme="minorHAnsi" w:cstheme="minorHAnsi"/>
          <w:b/>
          <w:sz w:val="18"/>
          <w:szCs w:val="18"/>
        </w:rPr>
      </w:pPr>
    </w:p>
    <w:p w14:paraId="3BBB4A2A" w14:textId="77777777" w:rsidR="00707B29" w:rsidRPr="00236F4B" w:rsidRDefault="00707B29" w:rsidP="00DC522B">
      <w:pPr>
        <w:spacing w:after="0" w:line="240" w:lineRule="auto"/>
        <w:rPr>
          <w:rFonts w:asciiTheme="minorHAnsi" w:hAnsiTheme="minorHAnsi" w:cstheme="minorHAnsi"/>
          <w:sz w:val="18"/>
          <w:szCs w:val="18"/>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31"/>
        <w:gridCol w:w="271"/>
        <w:gridCol w:w="2562"/>
        <w:gridCol w:w="2834"/>
      </w:tblGrid>
      <w:tr w:rsidR="00913A72" w:rsidRPr="00323F2C" w14:paraId="0F7F450B" w14:textId="77777777" w:rsidTr="00AE6068">
        <w:trPr>
          <w:trHeight w:val="206"/>
        </w:trPr>
        <w:tc>
          <w:tcPr>
            <w:tcW w:w="10950" w:type="dxa"/>
            <w:gridSpan w:val="4"/>
            <w:vAlign w:val="center"/>
          </w:tcPr>
          <w:p w14:paraId="0F7F450A" w14:textId="77777777" w:rsidR="00913A72" w:rsidRPr="00236F4B" w:rsidRDefault="00913A72" w:rsidP="00913A7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DF3388">
              <w:rPr>
                <w:rFonts w:asciiTheme="minorHAnsi" w:eastAsia="Times New Roman" w:hAnsiTheme="minorHAnsi" w:cstheme="minorHAnsi"/>
                <w:b/>
                <w:caps/>
                <w:sz w:val="18"/>
                <w:szCs w:val="18"/>
              </w:rPr>
              <w:lastRenderedPageBreak/>
              <w:t>Documentation Author's Declaration Statement</w:t>
            </w:r>
          </w:p>
        </w:tc>
      </w:tr>
      <w:tr w:rsidR="00913A72" w:rsidRPr="00323F2C" w14:paraId="0F7F450D" w14:textId="77777777" w:rsidTr="00AE6068">
        <w:trPr>
          <w:trHeight w:val="206"/>
        </w:trPr>
        <w:tc>
          <w:tcPr>
            <w:tcW w:w="10950" w:type="dxa"/>
            <w:gridSpan w:val="4"/>
            <w:vAlign w:val="center"/>
          </w:tcPr>
          <w:p w14:paraId="0F7F450C" w14:textId="77777777" w:rsidR="00913A72" w:rsidRPr="003027B1" w:rsidRDefault="00913A72" w:rsidP="00E26207">
            <w:pPr>
              <w:keepNext/>
              <w:numPr>
                <w:ilvl w:val="0"/>
                <w:numId w:val="3"/>
              </w:numPr>
              <w:spacing w:after="0" w:line="240" w:lineRule="auto"/>
              <w:ind w:left="271" w:hanging="270"/>
              <w:rPr>
                <w:rFonts w:asciiTheme="minorHAnsi" w:eastAsia="Times New Roman" w:hAnsiTheme="minorHAnsi" w:cstheme="minorHAnsi"/>
                <w:sz w:val="18"/>
                <w:szCs w:val="18"/>
              </w:rPr>
            </w:pPr>
            <w:r w:rsidRPr="00DF3388">
              <w:rPr>
                <w:rFonts w:asciiTheme="minorHAnsi" w:eastAsia="Times New Roman" w:hAnsiTheme="minorHAnsi" w:cstheme="minorHAnsi"/>
                <w:sz w:val="18"/>
                <w:szCs w:val="18"/>
              </w:rPr>
              <w:t>I certify that this Certificate of Installation documentation is accurate and complete.</w:t>
            </w:r>
          </w:p>
        </w:tc>
      </w:tr>
      <w:tr w:rsidR="00913A72" w:rsidRPr="00323F2C" w14:paraId="0F7F4510" w14:textId="77777777" w:rsidTr="00AE6068">
        <w:trPr>
          <w:trHeight w:val="360"/>
        </w:trPr>
        <w:tc>
          <w:tcPr>
            <w:tcW w:w="5577" w:type="dxa"/>
            <w:gridSpan w:val="2"/>
          </w:tcPr>
          <w:p w14:paraId="0F7F450E"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Name:</w:t>
            </w:r>
          </w:p>
        </w:tc>
        <w:tc>
          <w:tcPr>
            <w:tcW w:w="5373" w:type="dxa"/>
            <w:gridSpan w:val="2"/>
          </w:tcPr>
          <w:p w14:paraId="0F7F450F"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Signature:</w:t>
            </w:r>
          </w:p>
        </w:tc>
      </w:tr>
      <w:tr w:rsidR="00913A72" w:rsidRPr="00323F2C" w14:paraId="0F7F4513" w14:textId="77777777" w:rsidTr="00AE6068">
        <w:trPr>
          <w:trHeight w:val="360"/>
        </w:trPr>
        <w:tc>
          <w:tcPr>
            <w:tcW w:w="5577" w:type="dxa"/>
            <w:gridSpan w:val="2"/>
          </w:tcPr>
          <w:p w14:paraId="0F7F4511"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Company Name:</w:t>
            </w:r>
          </w:p>
        </w:tc>
        <w:tc>
          <w:tcPr>
            <w:tcW w:w="5373" w:type="dxa"/>
            <w:gridSpan w:val="2"/>
          </w:tcPr>
          <w:p w14:paraId="0F7F4512"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913A72" w:rsidRPr="00323F2C" w14:paraId="0F7F4516" w14:textId="77777777" w:rsidTr="00AE6068">
        <w:trPr>
          <w:trHeight w:val="360"/>
        </w:trPr>
        <w:tc>
          <w:tcPr>
            <w:tcW w:w="5577" w:type="dxa"/>
            <w:gridSpan w:val="2"/>
          </w:tcPr>
          <w:p w14:paraId="0F7F4514"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5373" w:type="dxa"/>
            <w:gridSpan w:val="2"/>
          </w:tcPr>
          <w:p w14:paraId="0F7F4515" w14:textId="61ECAC71" w:rsidR="00913A72" w:rsidRPr="00E87371" w:rsidRDefault="00913A72" w:rsidP="003E5D1D">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CEA/HERS Certification Identification (</w:t>
            </w:r>
            <w:r w:rsidR="003E5D1D" w:rsidRPr="00E87371">
              <w:rPr>
                <w:rFonts w:asciiTheme="minorHAnsi" w:eastAsia="Times New Roman" w:hAnsiTheme="minorHAnsi" w:cstheme="minorHAnsi"/>
                <w:sz w:val="14"/>
                <w:szCs w:val="14"/>
              </w:rPr>
              <w:t>i</w:t>
            </w:r>
            <w:r w:rsidRPr="00E87371">
              <w:rPr>
                <w:rFonts w:asciiTheme="minorHAnsi" w:eastAsia="Times New Roman" w:hAnsiTheme="minorHAnsi" w:cstheme="minorHAnsi"/>
                <w:sz w:val="14"/>
                <w:szCs w:val="14"/>
              </w:rPr>
              <w:t>f applicable):</w:t>
            </w:r>
          </w:p>
        </w:tc>
      </w:tr>
      <w:tr w:rsidR="00913A72" w:rsidRPr="00323F2C" w14:paraId="0F7F4519" w14:textId="77777777" w:rsidTr="00AE6068">
        <w:trPr>
          <w:trHeight w:val="360"/>
        </w:trPr>
        <w:tc>
          <w:tcPr>
            <w:tcW w:w="5577" w:type="dxa"/>
            <w:gridSpan w:val="2"/>
          </w:tcPr>
          <w:p w14:paraId="0F7F4517"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5373" w:type="dxa"/>
            <w:gridSpan w:val="2"/>
          </w:tcPr>
          <w:p w14:paraId="0F7F4518" w14:textId="77777777" w:rsidR="00913A72" w:rsidRPr="00E87371" w:rsidRDefault="00913A72" w:rsidP="00913A72">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p>
        </w:tc>
      </w:tr>
      <w:tr w:rsidR="00913A72" w:rsidRPr="00323F2C" w14:paraId="0F7F451B" w14:textId="77777777" w:rsidTr="00AE6068">
        <w:tblPrEx>
          <w:tblCellMar>
            <w:left w:w="115" w:type="dxa"/>
            <w:right w:w="115" w:type="dxa"/>
          </w:tblCellMar>
        </w:tblPrEx>
        <w:trPr>
          <w:trHeight w:val="296"/>
        </w:trPr>
        <w:tc>
          <w:tcPr>
            <w:tcW w:w="10950" w:type="dxa"/>
            <w:gridSpan w:val="4"/>
            <w:vAlign w:val="center"/>
          </w:tcPr>
          <w:p w14:paraId="0F7F451A" w14:textId="77777777" w:rsidR="00913A72" w:rsidRPr="00DF3388" w:rsidRDefault="00913A72" w:rsidP="00913A7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DF3388">
              <w:rPr>
                <w:rFonts w:asciiTheme="minorHAnsi" w:eastAsia="Times New Roman" w:hAnsiTheme="minorHAnsi" w:cstheme="minorHAnsi"/>
                <w:b/>
                <w:caps/>
                <w:sz w:val="18"/>
                <w:szCs w:val="18"/>
              </w:rPr>
              <w:t xml:space="preserve">Responsible Person's Declaration statement  </w:t>
            </w:r>
          </w:p>
        </w:tc>
      </w:tr>
      <w:tr w:rsidR="00913A72" w:rsidRPr="00323F2C" w14:paraId="0F7F4523" w14:textId="77777777" w:rsidTr="00AE6068">
        <w:tblPrEx>
          <w:tblCellMar>
            <w:left w:w="115" w:type="dxa"/>
            <w:right w:w="115" w:type="dxa"/>
          </w:tblCellMar>
        </w:tblPrEx>
        <w:trPr>
          <w:trHeight w:val="504"/>
        </w:trPr>
        <w:tc>
          <w:tcPr>
            <w:tcW w:w="10950" w:type="dxa"/>
            <w:gridSpan w:val="4"/>
          </w:tcPr>
          <w:p w14:paraId="4185D56A" w14:textId="77777777" w:rsidR="000D610A" w:rsidRPr="00DF3388" w:rsidRDefault="000D610A" w:rsidP="000D610A">
            <w:pPr>
              <w:pStyle w:val="Heading3"/>
              <w:numPr>
                <w:ilvl w:val="0"/>
                <w:numId w:val="0"/>
              </w:numPr>
              <w:spacing w:before="60"/>
              <w:ind w:right="86"/>
              <w:rPr>
                <w:rFonts w:asciiTheme="minorHAnsi" w:hAnsiTheme="minorHAnsi" w:cstheme="minorHAnsi"/>
                <w:b/>
                <w:caps/>
                <w:sz w:val="18"/>
                <w:szCs w:val="18"/>
              </w:rPr>
            </w:pPr>
            <w:r w:rsidRPr="00DF3388">
              <w:rPr>
                <w:rFonts w:asciiTheme="minorHAnsi" w:hAnsiTheme="minorHAnsi" w:cstheme="minorHAnsi"/>
                <w:sz w:val="18"/>
                <w:szCs w:val="18"/>
              </w:rPr>
              <w:t xml:space="preserve">I certify the following under penalty of perjury, under the laws of the State of California: </w:t>
            </w:r>
          </w:p>
          <w:p w14:paraId="465926A3" w14:textId="77777777" w:rsidR="000D610A" w:rsidRPr="003027B1" w:rsidRDefault="000D610A" w:rsidP="00E26207">
            <w:pPr>
              <w:pStyle w:val="Heading3"/>
              <w:numPr>
                <w:ilvl w:val="0"/>
                <w:numId w:val="8"/>
              </w:numPr>
              <w:tabs>
                <w:tab w:val="left" w:pos="-2600"/>
              </w:tabs>
              <w:spacing w:before="0"/>
              <w:ind w:right="90"/>
              <w:rPr>
                <w:rFonts w:asciiTheme="minorHAnsi" w:hAnsiTheme="minorHAnsi" w:cstheme="minorHAnsi"/>
                <w:b/>
                <w:caps/>
                <w:sz w:val="18"/>
                <w:szCs w:val="18"/>
              </w:rPr>
            </w:pPr>
            <w:r w:rsidRPr="003027B1">
              <w:rPr>
                <w:rFonts w:asciiTheme="minorHAnsi" w:hAnsiTheme="minorHAnsi" w:cstheme="minorHAnsi"/>
                <w:sz w:val="18"/>
                <w:szCs w:val="18"/>
              </w:rPr>
              <w:t xml:space="preserve">The information provided on this Certificate of Installation is true and correct. </w:t>
            </w:r>
          </w:p>
          <w:p w14:paraId="652C20F7" w14:textId="77777777" w:rsidR="000D610A" w:rsidRPr="00D879CA" w:rsidRDefault="000D610A" w:rsidP="00E26207">
            <w:pPr>
              <w:pStyle w:val="Heading3"/>
              <w:numPr>
                <w:ilvl w:val="0"/>
                <w:numId w:val="8"/>
              </w:numPr>
              <w:tabs>
                <w:tab w:val="left" w:pos="-2600"/>
              </w:tabs>
              <w:spacing w:before="0"/>
              <w:ind w:right="90"/>
              <w:rPr>
                <w:rFonts w:asciiTheme="minorHAnsi" w:hAnsiTheme="minorHAnsi" w:cstheme="minorHAnsi"/>
                <w:b/>
                <w:caps/>
                <w:sz w:val="18"/>
                <w:szCs w:val="18"/>
              </w:rPr>
            </w:pPr>
            <w:r w:rsidRPr="000849F0">
              <w:rPr>
                <w:rFonts w:asciiTheme="minorHAnsi" w:hAnsiTheme="minorHAnsi" w:cstheme="minorHAnsi"/>
                <w:snapToGrid w:val="0"/>
                <w:sz w:val="18"/>
                <w:szCs w:val="18"/>
              </w:rPr>
              <w:t xml:space="preserve">I am either: a) a responsible person eligible under Division 3 of the Business and Professions Code </w:t>
            </w:r>
            <w:r w:rsidRPr="004B7988">
              <w:rPr>
                <w:rFonts w:asciiTheme="minorHAnsi" w:hAnsiTheme="minorHAnsi" w:cstheme="minorHAnsi"/>
                <w:sz w:val="18"/>
                <w:szCs w:val="18"/>
              </w:rPr>
              <w:t xml:space="preserve">in the applicable classification to accept responsibility for the system design, construction, or installation </w:t>
            </w:r>
            <w:r w:rsidRPr="00720D79">
              <w:rPr>
                <w:rFonts w:asciiTheme="minorHAnsi" w:hAnsiTheme="minorHAnsi" w:cstheme="minorHAnsi"/>
                <w:snapToGrid w:val="0"/>
                <w:sz w:val="18"/>
                <w:szCs w:val="18"/>
              </w:rPr>
              <w:t>of features, materials, components, or manufa</w:t>
            </w:r>
            <w:r w:rsidRPr="00C258EC">
              <w:rPr>
                <w:rFonts w:asciiTheme="minorHAnsi" w:hAnsiTheme="minorHAnsi" w:cstheme="minorHAnsi"/>
                <w:snapToGrid w:val="0"/>
                <w:sz w:val="18"/>
                <w:szCs w:val="18"/>
              </w:rPr>
              <w:t xml:space="preserve">ctured devices </w:t>
            </w:r>
            <w:r w:rsidRPr="00FC1BBC">
              <w:rPr>
                <w:rFonts w:asciiTheme="minorHAnsi" w:hAnsiTheme="minorHAnsi" w:cstheme="minorHAnsi"/>
                <w:sz w:val="18"/>
                <w:szCs w:val="18"/>
              </w:rPr>
              <w:t xml:space="preserve">for the scope of work identified on this Certificate of Installation </w:t>
            </w:r>
            <w:r w:rsidRPr="00323F2C">
              <w:rPr>
                <w:rFonts w:asciiTheme="minorHAnsi" w:hAnsiTheme="minorHAnsi" w:cstheme="minorHAnsi"/>
                <w:snapToGrid w:val="0"/>
                <w:sz w:val="18"/>
                <w:szCs w:val="18"/>
              </w:rPr>
              <w:t>and attest to the declarations in this statement</w:t>
            </w:r>
            <w:r w:rsidRPr="00323F2C">
              <w:rPr>
                <w:rFonts w:asciiTheme="minorHAnsi" w:hAnsiTheme="minorHAnsi" w:cstheme="minorHAnsi"/>
                <w:sz w:val="18"/>
                <w:szCs w:val="18"/>
              </w:rPr>
              <w:t>, or b) I am an authorized representative of the responsible person and attest to the declarations in this statement on the responsible person’s behalf</w:t>
            </w:r>
            <w:r w:rsidRPr="00D879CA">
              <w:rPr>
                <w:rFonts w:asciiTheme="minorHAnsi" w:eastAsia="Calibri" w:hAnsiTheme="minorHAnsi" w:cstheme="minorHAnsi"/>
                <w:sz w:val="18"/>
                <w:szCs w:val="18"/>
              </w:rPr>
              <w:t>.</w:t>
            </w:r>
          </w:p>
          <w:p w14:paraId="68F99731" w14:textId="77777777" w:rsidR="000D610A" w:rsidRPr="00236F4B" w:rsidRDefault="000D610A" w:rsidP="00E26207">
            <w:pPr>
              <w:keepNext/>
              <w:numPr>
                <w:ilvl w:val="0"/>
                <w:numId w:val="8"/>
              </w:numPr>
              <w:autoSpaceDE w:val="0"/>
              <w:autoSpaceDN w:val="0"/>
              <w:adjustRightInd w:val="0"/>
              <w:spacing w:after="0" w:line="240" w:lineRule="auto"/>
              <w:ind w:right="90"/>
              <w:rPr>
                <w:rFonts w:asciiTheme="minorHAnsi" w:hAnsiTheme="minorHAnsi" w:cstheme="minorHAnsi"/>
                <w:sz w:val="18"/>
                <w:szCs w:val="18"/>
              </w:rPr>
            </w:pPr>
            <w:r w:rsidRPr="00236F4B">
              <w:rPr>
                <w:rFonts w:asciiTheme="minorHAnsi" w:hAnsiTheme="minorHAnsi" w:cstheme="minorHAnsi"/>
                <w:sz w:val="18"/>
                <w:szCs w:val="18"/>
              </w:rPr>
              <w:t xml:space="preserve">The constructed or installed features, materials, </w:t>
            </w:r>
            <w:proofErr w:type="gramStart"/>
            <w:r w:rsidRPr="00236F4B">
              <w:rPr>
                <w:rFonts w:asciiTheme="minorHAnsi" w:hAnsiTheme="minorHAnsi" w:cstheme="minorHAnsi"/>
                <w:sz w:val="18"/>
                <w:szCs w:val="18"/>
              </w:rPr>
              <w:t>components</w:t>
            </w:r>
            <w:proofErr w:type="gramEnd"/>
            <w:r w:rsidRPr="00236F4B">
              <w:rPr>
                <w:rFonts w:asciiTheme="minorHAnsi" w:hAnsiTheme="minorHAnsi" w:cs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A2A2F7B" w14:textId="77777777" w:rsidR="000D610A" w:rsidRPr="003027B1" w:rsidRDefault="000D610A" w:rsidP="00E26207">
            <w:pPr>
              <w:pStyle w:val="ListParagraph"/>
              <w:keepNext/>
              <w:numPr>
                <w:ilvl w:val="0"/>
                <w:numId w:val="8"/>
              </w:numPr>
              <w:autoSpaceDE w:val="0"/>
              <w:autoSpaceDN w:val="0"/>
              <w:adjustRightInd w:val="0"/>
              <w:spacing w:after="0" w:line="240" w:lineRule="auto"/>
              <w:rPr>
                <w:rFonts w:asciiTheme="minorHAnsi" w:hAnsiTheme="minorHAnsi" w:cstheme="minorHAnsi"/>
                <w:sz w:val="18"/>
                <w:szCs w:val="18"/>
              </w:rPr>
            </w:pPr>
            <w:r w:rsidRPr="00DF3388">
              <w:rPr>
                <w:rFonts w:asciiTheme="minorHAnsi" w:hAnsiTheme="minorHAnsi" w:cs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DF3388" w:rsidDel="001D633D">
              <w:rPr>
                <w:rFonts w:asciiTheme="minorHAnsi" w:hAnsiTheme="minorHAnsi" w:cstheme="minorHAnsi"/>
                <w:sz w:val="18"/>
                <w:szCs w:val="18"/>
              </w:rPr>
              <w:t xml:space="preserve"> </w:t>
            </w:r>
          </w:p>
          <w:p w14:paraId="0F7F4522" w14:textId="78DFD1EF" w:rsidR="00913A72" w:rsidRPr="00236F4B" w:rsidRDefault="000D610A" w:rsidP="00E26207">
            <w:pPr>
              <w:keepNext/>
              <w:numPr>
                <w:ilvl w:val="0"/>
                <w:numId w:val="2"/>
              </w:numPr>
              <w:autoSpaceDE w:val="0"/>
              <w:autoSpaceDN w:val="0"/>
              <w:adjustRightInd w:val="0"/>
              <w:spacing w:after="0" w:line="240" w:lineRule="auto"/>
              <w:contextualSpacing/>
              <w:rPr>
                <w:rFonts w:asciiTheme="minorHAnsi" w:eastAsia="Times New Roman" w:hAnsiTheme="minorHAnsi" w:cstheme="minorHAnsi"/>
                <w:b/>
                <w:sz w:val="18"/>
                <w:szCs w:val="18"/>
              </w:rPr>
            </w:pPr>
            <w:r w:rsidRPr="000849F0">
              <w:rPr>
                <w:rFonts w:asciiTheme="minorHAnsi" w:hAnsiTheme="minorHAnsi" w:cstheme="minorHAnsi"/>
                <w:sz w:val="18"/>
                <w:szCs w:val="18"/>
              </w:rPr>
              <w:t xml:space="preserve">I will ensure that a registered copy of this Certificate of Installation shall be </w:t>
            </w:r>
            <w:proofErr w:type="gramStart"/>
            <w:r w:rsidRPr="000849F0">
              <w:rPr>
                <w:rFonts w:asciiTheme="minorHAnsi" w:hAnsiTheme="minorHAnsi" w:cstheme="minorHAnsi"/>
                <w:sz w:val="18"/>
                <w:szCs w:val="18"/>
              </w:rPr>
              <w:t>posted, or</w:t>
            </w:r>
            <w:proofErr w:type="gramEnd"/>
            <w:r w:rsidRPr="000849F0">
              <w:rPr>
                <w:rFonts w:asciiTheme="minorHAnsi" w:hAnsiTheme="minorHAnsi" w:cs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w:t>
            </w:r>
            <w:r w:rsidRPr="004B7988">
              <w:rPr>
                <w:rFonts w:asciiTheme="minorHAnsi" w:hAnsiTheme="minorHAnsi" w:cstheme="minorHAnsi"/>
                <w:sz w:val="18"/>
                <w:szCs w:val="18"/>
              </w:rPr>
              <w:t xml:space="preserve">y.  </w:t>
            </w:r>
          </w:p>
        </w:tc>
      </w:tr>
      <w:tr w:rsidR="00913A72" w:rsidRPr="00323F2C" w14:paraId="0F7F4526" w14:textId="77777777" w:rsidTr="00AE6068">
        <w:tblPrEx>
          <w:tblCellMar>
            <w:left w:w="108" w:type="dxa"/>
            <w:right w:w="108" w:type="dxa"/>
          </w:tblCellMar>
        </w:tblPrEx>
        <w:trPr>
          <w:trHeight w:val="360"/>
        </w:trPr>
        <w:tc>
          <w:tcPr>
            <w:tcW w:w="5307" w:type="dxa"/>
          </w:tcPr>
          <w:p w14:paraId="0F7F4524" w14:textId="77777777" w:rsidR="00913A72" w:rsidRPr="00E87371" w:rsidRDefault="00913A72" w:rsidP="00913A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Name:</w:t>
            </w:r>
          </w:p>
        </w:tc>
        <w:tc>
          <w:tcPr>
            <w:tcW w:w="5643" w:type="dxa"/>
            <w:gridSpan w:val="3"/>
          </w:tcPr>
          <w:p w14:paraId="0F7F4525" w14:textId="77777777" w:rsidR="00913A72" w:rsidRPr="00E87371" w:rsidRDefault="00913A72" w:rsidP="00913A7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Signature:</w:t>
            </w:r>
          </w:p>
        </w:tc>
      </w:tr>
      <w:tr w:rsidR="00913A72" w:rsidRPr="00323F2C" w14:paraId="0F7F4529"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7" w14:textId="4FA04F4E"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F7F4528"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Position With Company (Title):</w:t>
            </w:r>
          </w:p>
        </w:tc>
      </w:tr>
      <w:tr w:rsidR="00913A72" w:rsidRPr="00323F2C" w14:paraId="0F7F452C"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A"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7F452B"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CSLB License:</w:t>
            </w:r>
          </w:p>
        </w:tc>
      </w:tr>
      <w:tr w:rsidR="00913A72" w:rsidRPr="00323F2C" w14:paraId="0F7F4530"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2D"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F7F452E" w14:textId="0F9A4BF4"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r w:rsidR="003E5D1D" w:rsidRPr="00E87371">
              <w:rPr>
                <w:rFonts w:asciiTheme="minorHAnsi" w:eastAsia="Times New Roman" w:hAnsiTheme="minorHAnsi" w:cs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F7F452F"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913A72" w:rsidRPr="00323F2C" w14:paraId="0F7F4533" w14:textId="77777777" w:rsidTr="00AE6068">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F7F4531"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F7F4532" w14:textId="77777777" w:rsidR="00913A72" w:rsidRPr="00E87371" w:rsidRDefault="00913A72" w:rsidP="00913A7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Name of TPQCP (if applicable): </w:t>
            </w:r>
          </w:p>
        </w:tc>
      </w:tr>
    </w:tbl>
    <w:p w14:paraId="0F7F4534" w14:textId="77777777" w:rsidR="006D2E42" w:rsidRPr="00236F4B" w:rsidRDefault="006D2E42" w:rsidP="00DC522B">
      <w:pPr>
        <w:spacing w:after="0" w:line="240" w:lineRule="auto"/>
        <w:rPr>
          <w:rFonts w:asciiTheme="minorHAnsi" w:hAnsiTheme="minorHAnsi" w:cstheme="minorHAnsi"/>
          <w:b/>
          <w:sz w:val="18"/>
          <w:szCs w:val="18"/>
        </w:rPr>
      </w:pPr>
    </w:p>
    <w:p w14:paraId="0F7F4535" w14:textId="77777777" w:rsidR="006D2E42" w:rsidRPr="00236F4B" w:rsidRDefault="006D2E42" w:rsidP="00DC522B">
      <w:pPr>
        <w:spacing w:after="0" w:line="240" w:lineRule="auto"/>
        <w:rPr>
          <w:rFonts w:asciiTheme="minorHAnsi" w:hAnsiTheme="minorHAnsi" w:cstheme="minorHAnsi"/>
          <w:b/>
          <w:sz w:val="18"/>
          <w:szCs w:val="18"/>
        </w:rPr>
      </w:pPr>
    </w:p>
    <w:p w14:paraId="5C983BD0" w14:textId="1FE8C85E" w:rsidR="00E04539" w:rsidRDefault="00E04539" w:rsidP="00585D1F">
      <w:pPr>
        <w:spacing w:after="0" w:line="240" w:lineRule="auto"/>
        <w:jc w:val="center"/>
        <w:rPr>
          <w:rFonts w:asciiTheme="minorHAnsi" w:hAnsiTheme="minorHAnsi" w:cstheme="minorHAnsi"/>
          <w:b/>
          <w:sz w:val="18"/>
          <w:szCs w:val="18"/>
        </w:rPr>
        <w:sectPr w:rsidR="00E04539" w:rsidSect="00236F4B">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360"/>
        </w:sectPr>
      </w:pPr>
    </w:p>
    <w:p w14:paraId="45213D9A" w14:textId="0B9A6145" w:rsidR="00585D1F" w:rsidRPr="00236F4B" w:rsidRDefault="00585D1F" w:rsidP="00585D1F">
      <w:pPr>
        <w:spacing w:after="0" w:line="240" w:lineRule="auto"/>
        <w:jc w:val="center"/>
        <w:rPr>
          <w:b/>
          <w:sz w:val="18"/>
          <w:szCs w:val="18"/>
        </w:rPr>
      </w:pPr>
      <w:del w:id="355" w:author="Alhabibi, Haider@Energy" w:date="2022-02-24T12:46:00Z">
        <w:r w:rsidRPr="00236F4B">
          <w:rPr>
            <w:b/>
            <w:sz w:val="18"/>
            <w:szCs w:val="18"/>
          </w:rPr>
          <w:lastRenderedPageBreak/>
          <w:delText>CF2R</w:delText>
        </w:r>
      </w:del>
      <w:ins w:id="356" w:author="Alhabibi, Haider@Energy" w:date="2022-02-24T12:46:00Z">
        <w:r w:rsidR="00590820">
          <w:rPr>
            <w:b/>
            <w:sz w:val="18"/>
            <w:szCs w:val="18"/>
          </w:rPr>
          <w:t>LMCI</w:t>
        </w:r>
      </w:ins>
      <w:r w:rsidRPr="00236F4B">
        <w:rPr>
          <w:b/>
          <w:sz w:val="18"/>
          <w:szCs w:val="18"/>
        </w:rPr>
        <w:t>-PLB-22-H User Instructions</w:t>
      </w:r>
    </w:p>
    <w:p w14:paraId="147A221A"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5E165928" w:rsidR="00585D1F" w:rsidRPr="00236F4B"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236F4B">
        <w:rPr>
          <w:rFonts w:asciiTheme="minorHAnsi" w:hAnsiTheme="minorHAnsi" w:cs="Arial"/>
          <w:b/>
          <w:sz w:val="18"/>
          <w:szCs w:val="18"/>
        </w:rPr>
        <w:t>A</w:t>
      </w:r>
      <w:r w:rsidR="00585D1F" w:rsidRPr="00236F4B">
        <w:rPr>
          <w:rFonts w:asciiTheme="minorHAnsi" w:hAnsiTheme="minorHAnsi" w:cs="Arial"/>
          <w:b/>
          <w:sz w:val="18"/>
          <w:szCs w:val="18"/>
        </w:rPr>
        <w:t xml:space="preserve">. Design </w:t>
      </w:r>
      <w:ins w:id="357" w:author="Alhabibi, Haider@Energy" w:date="2021-12-12T22:12:00Z">
        <w:r w:rsidR="003A7C55">
          <w:rPr>
            <w:rFonts w:asciiTheme="minorHAnsi" w:hAnsiTheme="minorHAnsi" w:cstheme="minorHAnsi"/>
            <w:b/>
            <w:sz w:val="20"/>
            <w:szCs w:val="20"/>
          </w:rPr>
          <w:t xml:space="preserve">HERS Verified </w:t>
        </w:r>
      </w:ins>
      <w:r w:rsidR="0025496C">
        <w:rPr>
          <w:rFonts w:asciiTheme="minorHAnsi" w:hAnsiTheme="minorHAnsi" w:cs="Arial"/>
          <w:b/>
          <w:sz w:val="18"/>
          <w:szCs w:val="18"/>
        </w:rPr>
        <w:t>Dwelling Unit</w:t>
      </w:r>
      <w:r w:rsidR="0025496C" w:rsidRPr="00236F4B">
        <w:rPr>
          <w:rFonts w:asciiTheme="minorHAnsi" w:hAnsiTheme="minorHAnsi" w:cs="Arial"/>
          <w:b/>
          <w:sz w:val="18"/>
          <w:szCs w:val="18"/>
        </w:rPr>
        <w:t xml:space="preserve"> </w:t>
      </w:r>
      <w:r w:rsidR="00585D1F" w:rsidRPr="00236F4B">
        <w:rPr>
          <w:rFonts w:asciiTheme="minorHAnsi" w:hAnsiTheme="minorHAnsi" w:cs="Arial"/>
          <w:b/>
          <w:sz w:val="18"/>
          <w:szCs w:val="18"/>
        </w:rPr>
        <w:t>Water Heating Systems Information</w:t>
      </w:r>
      <w:ins w:id="358" w:author="Alhabibi, Haider@Energy" w:date="2022-03-07T13:14:00Z">
        <w:r w:rsidR="004616C9">
          <w:rPr>
            <w:rFonts w:asciiTheme="minorHAnsi" w:hAnsiTheme="minorHAnsi" w:cs="Arial"/>
            <w:b/>
            <w:sz w:val="18"/>
            <w:szCs w:val="18"/>
          </w:rPr>
          <w:t xml:space="preserve"> </w:t>
        </w:r>
        <w:r w:rsidR="004616C9" w:rsidRPr="004616C9">
          <w:rPr>
            <w:rFonts w:asciiTheme="minorHAnsi" w:hAnsiTheme="minorHAnsi" w:cs="Arial"/>
            <w:b/>
            <w:sz w:val="18"/>
            <w:szCs w:val="18"/>
          </w:rPr>
          <w:t>(other than HPWH)</w:t>
        </w:r>
      </w:ins>
    </w:p>
    <w:p w14:paraId="036FDD4A" w14:textId="42B17BB5"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236F4B">
        <w:rPr>
          <w:rFonts w:asciiTheme="minorHAnsi" w:hAnsiTheme="minorHAnsi"/>
          <w:sz w:val="18"/>
          <w:szCs w:val="18"/>
        </w:rPr>
        <w:t xml:space="preserve">This table reports </w:t>
      </w:r>
      <w:ins w:id="359" w:author="Alhabibi, Haider@Energy" w:date="2022-03-07T13:15:00Z">
        <w:r w:rsidR="007E5B35" w:rsidRPr="007E5B35">
          <w:rPr>
            <w:rFonts w:asciiTheme="minorHAnsi" w:hAnsiTheme="minorHAnsi"/>
            <w:sz w:val="18"/>
            <w:szCs w:val="18"/>
          </w:rPr>
          <w:t xml:space="preserve">features </w:t>
        </w:r>
      </w:ins>
      <w:ins w:id="360" w:author="Alhabibi, Haider@Energy" w:date="2022-03-07T13:19:00Z">
        <w:r w:rsidR="00EB0AA5">
          <w:rPr>
            <w:rFonts w:asciiTheme="minorHAnsi" w:hAnsiTheme="minorHAnsi"/>
            <w:sz w:val="18"/>
            <w:szCs w:val="18"/>
          </w:rPr>
          <w:t xml:space="preserve">of </w:t>
        </w:r>
      </w:ins>
      <w:r w:rsidRPr="00236F4B">
        <w:rPr>
          <w:rFonts w:asciiTheme="minorHAnsi" w:hAnsiTheme="minorHAnsi"/>
          <w:sz w:val="18"/>
          <w:szCs w:val="18"/>
        </w:rPr>
        <w:t>the water heating system</w:t>
      </w:r>
      <w:ins w:id="361" w:author="Alhabibi, Haider@Energy" w:date="2022-03-07T13:16:00Z">
        <w:r w:rsidR="00265164">
          <w:rPr>
            <w:rFonts w:asciiTheme="minorHAnsi" w:hAnsiTheme="minorHAnsi"/>
            <w:sz w:val="18"/>
            <w:szCs w:val="18"/>
          </w:rPr>
          <w:t>(</w:t>
        </w:r>
        <w:r w:rsidR="00EC7592">
          <w:rPr>
            <w:rFonts w:asciiTheme="minorHAnsi" w:hAnsiTheme="minorHAnsi"/>
            <w:sz w:val="18"/>
            <w:szCs w:val="18"/>
          </w:rPr>
          <w:t>s)</w:t>
        </w:r>
      </w:ins>
      <w:r w:rsidRPr="00236F4B">
        <w:rPr>
          <w:rFonts w:asciiTheme="minorHAnsi" w:hAnsiTheme="minorHAnsi"/>
          <w:sz w:val="18"/>
          <w:szCs w:val="18"/>
        </w:rPr>
        <w:t xml:space="preserve"> </w:t>
      </w:r>
      <w:del w:id="362" w:author="Alhabibi, Haider@Energy" w:date="2022-03-07T13:16:00Z">
        <w:r w:rsidRPr="00236F4B" w:rsidDel="00265164">
          <w:rPr>
            <w:rFonts w:asciiTheme="minorHAnsi" w:hAnsiTheme="minorHAnsi"/>
            <w:sz w:val="18"/>
            <w:szCs w:val="18"/>
          </w:rPr>
          <w:delText xml:space="preserve">features </w:delText>
        </w:r>
      </w:del>
      <w:ins w:id="363" w:author="Alhabibi, Haider@Energy" w:date="2022-03-07T13:16:00Z">
        <w:r w:rsidR="00265164">
          <w:rPr>
            <w:rFonts w:asciiTheme="minorHAnsi" w:eastAsia="Times New Roman" w:hAnsiTheme="minorHAnsi" w:cstheme="minorHAnsi"/>
            <w:sz w:val="20"/>
            <w:szCs w:val="20"/>
          </w:rPr>
          <w:t xml:space="preserve">other than </w:t>
        </w:r>
        <w:r w:rsidR="00265164" w:rsidRPr="00E40C70">
          <w:rPr>
            <w:rFonts w:asciiTheme="minorHAnsi" w:eastAsia="Times New Roman" w:hAnsiTheme="minorHAnsi" w:cstheme="minorHAnsi"/>
            <w:b/>
            <w:bCs/>
            <w:sz w:val="20"/>
            <w:szCs w:val="20"/>
          </w:rPr>
          <w:t>HPWH</w:t>
        </w:r>
        <w:r w:rsidR="00265164">
          <w:rPr>
            <w:rFonts w:asciiTheme="minorHAnsi" w:eastAsia="Times New Roman" w:hAnsiTheme="minorHAnsi" w:cstheme="minorHAnsi"/>
            <w:sz w:val="20"/>
            <w:szCs w:val="20"/>
          </w:rPr>
          <w:t xml:space="preserve"> system</w:t>
        </w:r>
        <w:r w:rsidR="00265164" w:rsidRPr="00236F4B">
          <w:rPr>
            <w:rFonts w:asciiTheme="minorHAnsi" w:eastAsia="Times New Roman" w:hAnsiTheme="minorHAnsi" w:cstheme="minorHAnsi"/>
            <w:sz w:val="18"/>
            <w:szCs w:val="20"/>
          </w:rPr>
          <w:t xml:space="preserve"> </w:t>
        </w:r>
      </w:ins>
      <w:r w:rsidRPr="00236F4B">
        <w:rPr>
          <w:rFonts w:asciiTheme="minorHAnsi" w:hAnsiTheme="minorHAnsi"/>
          <w:sz w:val="18"/>
          <w:szCs w:val="18"/>
        </w:rPr>
        <w:t xml:space="preserve">that were specified on the registered </w:t>
      </w:r>
      <w:del w:id="364" w:author="Alhabibi, Haider@Energy" w:date="2022-02-24T12:41:00Z">
        <w:r w:rsidRPr="00236F4B">
          <w:rPr>
            <w:rFonts w:asciiTheme="minorHAnsi" w:hAnsiTheme="minorHAnsi"/>
            <w:sz w:val="18"/>
            <w:szCs w:val="18"/>
          </w:rPr>
          <w:delText>CF1R</w:delText>
        </w:r>
      </w:del>
      <w:ins w:id="365" w:author="Alhabibi, Haider@Energy" w:date="2022-02-24T12:41:00Z">
        <w:r w:rsidR="00C96D7C">
          <w:rPr>
            <w:rFonts w:asciiTheme="minorHAnsi" w:hAnsiTheme="minorHAnsi"/>
            <w:sz w:val="18"/>
            <w:szCs w:val="18"/>
          </w:rPr>
          <w:t>LMCC</w:t>
        </w:r>
      </w:ins>
      <w:r w:rsidRPr="00236F4B">
        <w:rPr>
          <w:rFonts w:asciiTheme="minorHAnsi" w:hAnsiTheme="minorHAnsi"/>
          <w:sz w:val="18"/>
          <w:szCs w:val="18"/>
        </w:rPr>
        <w:t xml:space="preserve"> compliance document for this project. </w:t>
      </w:r>
      <w:r w:rsidR="00E04539">
        <w:rPr>
          <w:rFonts w:asciiTheme="minorHAnsi" w:hAnsiTheme="minorHAnsi"/>
          <w:sz w:val="18"/>
          <w:szCs w:val="18"/>
        </w:rPr>
        <w:t>His section is f</w:t>
      </w:r>
      <w:r w:rsidRPr="00236F4B">
        <w:rPr>
          <w:rFonts w:asciiTheme="minorHAnsi" w:hAnsiTheme="minorHAnsi"/>
          <w:sz w:val="18"/>
          <w:szCs w:val="18"/>
        </w:rPr>
        <w:t>or information</w:t>
      </w:r>
      <w:r w:rsidR="00E04539">
        <w:rPr>
          <w:rFonts w:asciiTheme="minorHAnsi" w:hAnsiTheme="minorHAnsi"/>
          <w:sz w:val="18"/>
          <w:szCs w:val="18"/>
        </w:rPr>
        <w:t>/verification purposes</w:t>
      </w:r>
      <w:r w:rsidRPr="00236F4B">
        <w:rPr>
          <w:rFonts w:asciiTheme="minorHAnsi" w:hAnsiTheme="minorHAnsi"/>
          <w:sz w:val="18"/>
          <w:szCs w:val="18"/>
        </w:rPr>
        <w:t xml:space="preserve"> only and requires no user input.</w:t>
      </w:r>
    </w:p>
    <w:p w14:paraId="75891B73"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612DE64B" w14:textId="73D11CC1" w:rsidR="00A2703C" w:rsidRPr="005828AE" w:rsidRDefault="00A2703C" w:rsidP="00A2703C">
      <w:pPr>
        <w:keepNext/>
        <w:spacing w:after="0" w:line="240" w:lineRule="auto"/>
        <w:rPr>
          <w:ins w:id="366" w:author="Alhabibi, Haider@Energy" w:date="2022-01-25T13:55:00Z"/>
          <w:rFonts w:asciiTheme="minorHAnsi" w:hAnsiTheme="minorHAnsi" w:cstheme="minorHAnsi"/>
          <w:b/>
          <w:sz w:val="18"/>
          <w:szCs w:val="18"/>
        </w:rPr>
      </w:pPr>
      <w:ins w:id="367" w:author="Alhabibi, Haider@Energy" w:date="2022-01-25T13:55:00Z">
        <w:r>
          <w:rPr>
            <w:rFonts w:asciiTheme="minorHAnsi" w:hAnsiTheme="minorHAnsi" w:cstheme="minorHAnsi"/>
            <w:b/>
            <w:sz w:val="18"/>
            <w:szCs w:val="18"/>
          </w:rPr>
          <w:t>A</w:t>
        </w:r>
      </w:ins>
      <w:ins w:id="368" w:author="Alhabibi, Haider@Energy" w:date="2022-03-07T13:17:00Z">
        <w:r w:rsidR="00892ABB">
          <w:rPr>
            <w:rFonts w:asciiTheme="minorHAnsi" w:hAnsiTheme="minorHAnsi" w:cstheme="minorHAnsi"/>
            <w:b/>
            <w:sz w:val="18"/>
            <w:szCs w:val="18"/>
          </w:rPr>
          <w:t>2</w:t>
        </w:r>
      </w:ins>
      <w:ins w:id="369" w:author="Alhabibi, Haider@Energy" w:date="2022-01-25T13:55:00Z">
        <w:r w:rsidRPr="005828AE">
          <w:rPr>
            <w:rFonts w:asciiTheme="minorHAnsi" w:hAnsiTheme="minorHAnsi" w:cstheme="minorHAnsi"/>
            <w:b/>
            <w:sz w:val="18"/>
            <w:szCs w:val="18"/>
          </w:rPr>
          <w:t xml:space="preserve">. Design </w:t>
        </w:r>
        <w:r w:rsidRPr="00C1150F">
          <w:rPr>
            <w:rFonts w:cstheme="minorHAnsi"/>
            <w:b/>
            <w:sz w:val="20"/>
            <w:szCs w:val="20"/>
          </w:rPr>
          <w:t xml:space="preserve">HERS Verified </w:t>
        </w:r>
        <w:r w:rsidRPr="005828AE">
          <w:rPr>
            <w:rFonts w:asciiTheme="minorHAnsi" w:hAnsiTheme="minorHAnsi" w:cstheme="minorHAnsi"/>
            <w:b/>
            <w:sz w:val="18"/>
            <w:szCs w:val="18"/>
          </w:rPr>
          <w:t xml:space="preserve">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ins>
    </w:p>
    <w:p w14:paraId="6A893849" w14:textId="5C8BCAE6" w:rsidR="00A2703C" w:rsidRDefault="00A2703C" w:rsidP="00A2703C">
      <w:pPr>
        <w:keepNext/>
        <w:spacing w:after="0" w:line="240" w:lineRule="auto"/>
        <w:rPr>
          <w:ins w:id="370" w:author="Alhabibi, Haider@Energy" w:date="2022-01-25T13:55:00Z"/>
          <w:rFonts w:asciiTheme="minorHAnsi" w:hAnsiTheme="minorHAnsi" w:cstheme="minorHAnsi"/>
          <w:sz w:val="18"/>
          <w:szCs w:val="18"/>
        </w:rPr>
      </w:pPr>
      <w:ins w:id="371" w:author="Alhabibi, Haider@Energy" w:date="2022-01-25T13:55:00Z">
        <w:r w:rsidRPr="005828AE">
          <w:rPr>
            <w:rFonts w:asciiTheme="minorHAnsi" w:hAnsiTheme="minorHAnsi" w:cstheme="minorHAnsi"/>
            <w:sz w:val="18"/>
            <w:szCs w:val="18"/>
          </w:rPr>
          <w:t>This table reports the water heating system</w:t>
        </w:r>
      </w:ins>
      <w:ins w:id="372" w:author="Alhabibi, Haider@Energy" w:date="2022-03-07T13:18:00Z">
        <w:r w:rsidR="009E704D">
          <w:rPr>
            <w:rFonts w:asciiTheme="minorHAnsi" w:hAnsiTheme="minorHAnsi" w:cstheme="minorHAnsi"/>
            <w:sz w:val="18"/>
            <w:szCs w:val="18"/>
          </w:rPr>
          <w:t>(s)</w:t>
        </w:r>
      </w:ins>
      <w:ins w:id="373" w:author="Alhabibi, Haider@Energy" w:date="2022-01-25T13:55:00Z">
        <w:r w:rsidRPr="005828AE">
          <w:rPr>
            <w:rFonts w:asciiTheme="minorHAnsi" w:hAnsiTheme="minorHAnsi" w:cstheme="minorHAnsi"/>
            <w:sz w:val="18"/>
            <w:szCs w:val="18"/>
          </w:rPr>
          <w:t xml:space="preserve"> that were specified on the registered </w:t>
        </w:r>
      </w:ins>
      <w:ins w:id="374" w:author="Alhabibi, Haider@Energy" w:date="2022-02-24T12:41:00Z">
        <w:r w:rsidR="00C96D7C">
          <w:rPr>
            <w:rFonts w:asciiTheme="minorHAnsi" w:hAnsiTheme="minorHAnsi" w:cstheme="minorHAnsi"/>
            <w:sz w:val="18"/>
            <w:szCs w:val="18"/>
          </w:rPr>
          <w:t>LMCC</w:t>
        </w:r>
      </w:ins>
      <w:ins w:id="375" w:author="Alhabibi, Haider@Energy" w:date="2022-01-25T13:55:00Z">
        <w:r w:rsidRPr="005828AE">
          <w:rPr>
            <w:rFonts w:asciiTheme="minorHAnsi" w:hAnsiTheme="minorHAnsi" w:cstheme="minorHAnsi"/>
            <w:sz w:val="18"/>
            <w:szCs w:val="18"/>
          </w:rPr>
          <w:t xml:space="preserve">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ins>
    </w:p>
    <w:p w14:paraId="35444689" w14:textId="77777777" w:rsidR="00A2703C" w:rsidRDefault="00A2703C" w:rsidP="00A2703C">
      <w:pPr>
        <w:keepNext/>
        <w:spacing w:after="0" w:line="240" w:lineRule="auto"/>
        <w:rPr>
          <w:ins w:id="376" w:author="Alhabibi, Haider@Energy" w:date="2022-01-25T13:55:00Z"/>
          <w:rFonts w:asciiTheme="minorHAnsi" w:hAnsiTheme="minorHAnsi" w:cstheme="minorHAnsi"/>
          <w:sz w:val="18"/>
          <w:szCs w:val="18"/>
        </w:rPr>
      </w:pPr>
    </w:p>
    <w:p w14:paraId="7C2891E7" w14:textId="261957A6" w:rsidR="00720D79" w:rsidRPr="00236F4B" w:rsidRDefault="006E1E98" w:rsidP="00A2703C">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B</w:t>
      </w:r>
      <w:r w:rsidR="00720D79" w:rsidRPr="00236F4B">
        <w:rPr>
          <w:rFonts w:asciiTheme="minorHAnsi" w:hAnsiTheme="minorHAnsi" w:cstheme="minorHAnsi"/>
          <w:b/>
          <w:sz w:val="18"/>
          <w:szCs w:val="18"/>
        </w:rPr>
        <w:t xml:space="preserve">. Installed </w:t>
      </w:r>
      <w:ins w:id="377" w:author="Alhabibi, Haider@Energy" w:date="2021-12-12T22:12:00Z">
        <w:r w:rsidR="00B47F33">
          <w:rPr>
            <w:rFonts w:asciiTheme="minorHAnsi" w:hAnsiTheme="minorHAnsi" w:cstheme="minorHAnsi"/>
            <w:b/>
            <w:sz w:val="20"/>
            <w:szCs w:val="20"/>
          </w:rPr>
          <w:t xml:space="preserve">HERS Verified </w:t>
        </w:r>
      </w:ins>
      <w:r w:rsidR="00720D79" w:rsidRPr="00236F4B">
        <w:rPr>
          <w:rFonts w:asciiTheme="minorHAnsi" w:hAnsiTheme="minorHAnsi" w:cstheme="minorHAnsi"/>
          <w:b/>
          <w:sz w:val="18"/>
          <w:szCs w:val="18"/>
        </w:rPr>
        <w:t>Dwelling Unit Water Heating Systems Information</w:t>
      </w:r>
    </w:p>
    <w:p w14:paraId="3B724820" w14:textId="5CCED5EE"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w:t>
      </w:r>
      <w:ins w:id="378" w:author="Alhabibi, Haider@Energy" w:date="2022-03-07T13:19:00Z">
        <w:r w:rsidR="00EB0AA5" w:rsidRPr="00EB0AA5">
          <w:rPr>
            <w:rFonts w:asciiTheme="minorHAnsi" w:hAnsiTheme="minorHAnsi" w:cstheme="minorHAnsi"/>
            <w:sz w:val="18"/>
            <w:szCs w:val="18"/>
          </w:rPr>
          <w:t xml:space="preserve">features of </w:t>
        </w:r>
      </w:ins>
      <w:r w:rsidRPr="00236F4B">
        <w:rPr>
          <w:rFonts w:asciiTheme="minorHAnsi" w:hAnsiTheme="minorHAnsi" w:cstheme="minorHAnsi"/>
          <w:sz w:val="18"/>
          <w:szCs w:val="18"/>
        </w:rPr>
        <w:t>the water heating system</w:t>
      </w:r>
      <w:ins w:id="379" w:author="Alhabibi, Haider@Energy" w:date="2022-03-07T13:20:00Z">
        <w:r w:rsidR="00EB5C2C">
          <w:rPr>
            <w:rFonts w:asciiTheme="minorHAnsi" w:hAnsiTheme="minorHAnsi" w:cstheme="minorHAnsi"/>
            <w:sz w:val="18"/>
            <w:szCs w:val="18"/>
          </w:rPr>
          <w:t>(s)</w:t>
        </w:r>
      </w:ins>
      <w:r w:rsidRPr="00236F4B">
        <w:rPr>
          <w:rFonts w:asciiTheme="minorHAnsi" w:hAnsiTheme="minorHAnsi" w:cstheme="minorHAnsi"/>
          <w:sz w:val="18"/>
          <w:szCs w:val="18"/>
        </w:rPr>
        <w:t xml:space="preserve"> </w:t>
      </w:r>
      <w:ins w:id="380" w:author="Alhabibi, Haider@Energy" w:date="2022-03-07T13:20:00Z">
        <w:r w:rsidR="00EB5C2C" w:rsidRPr="00EB5C2C">
          <w:rPr>
            <w:rFonts w:asciiTheme="minorHAnsi" w:hAnsiTheme="minorHAnsi" w:cstheme="minorHAnsi"/>
            <w:sz w:val="18"/>
            <w:szCs w:val="18"/>
          </w:rPr>
          <w:t>other than HPWH systems</w:t>
        </w:r>
      </w:ins>
      <w:del w:id="381" w:author="Alhabibi, Haider@Energy" w:date="2022-03-07T13:20:00Z">
        <w:r w:rsidRPr="00236F4B" w:rsidDel="00EB5C2C">
          <w:rPr>
            <w:rFonts w:asciiTheme="minorHAnsi" w:hAnsiTheme="minorHAnsi" w:cstheme="minorHAnsi"/>
            <w:sz w:val="18"/>
            <w:szCs w:val="18"/>
          </w:rPr>
          <w:delText>information</w:delText>
        </w:r>
      </w:del>
      <w:r w:rsidRPr="00236F4B">
        <w:rPr>
          <w:rFonts w:asciiTheme="minorHAnsi" w:hAnsiTheme="minorHAnsi" w:cstheme="minorHAnsi"/>
          <w:sz w:val="18"/>
          <w:szCs w:val="18"/>
        </w:rPr>
        <w:t xml:space="preserve">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54588895" w14:textId="797E5593" w:rsidR="00FB4EA5"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 xml:space="preserve">01 </w:t>
      </w:r>
      <w:r w:rsidR="00FB4EA5">
        <w:rPr>
          <w:rFonts w:asciiTheme="minorHAnsi" w:hAnsiTheme="minorHAnsi" w:cstheme="minorHAnsi"/>
          <w:sz w:val="18"/>
          <w:szCs w:val="18"/>
        </w:rPr>
        <w:t xml:space="preserve">Dwelling Unit Name - </w:t>
      </w:r>
      <w:r w:rsidR="00FB4EA5" w:rsidRPr="0087483C">
        <w:rPr>
          <w:rFonts w:asciiTheme="minorHAnsi" w:hAnsiTheme="minorHAnsi" w:cstheme="minorHAnsi"/>
          <w:sz w:val="18"/>
          <w:szCs w:val="18"/>
        </w:rPr>
        <w:t xml:space="preserve">Reference information from </w:t>
      </w:r>
      <w:r w:rsidR="00FB4EA5">
        <w:rPr>
          <w:rFonts w:asciiTheme="minorHAnsi" w:hAnsiTheme="minorHAnsi" w:cstheme="minorHAnsi"/>
          <w:sz w:val="18"/>
          <w:szCs w:val="18"/>
        </w:rPr>
        <w:t>Table A</w:t>
      </w:r>
      <w:r w:rsidR="00FB4EA5" w:rsidRPr="0087483C">
        <w:rPr>
          <w:rFonts w:asciiTheme="minorHAnsi" w:hAnsiTheme="minorHAnsi" w:cstheme="minorHAnsi"/>
          <w:sz w:val="18"/>
          <w:szCs w:val="18"/>
        </w:rPr>
        <w:t>.</w:t>
      </w:r>
      <w:r w:rsidR="00FB4EA5">
        <w:rPr>
          <w:rFonts w:asciiTheme="minorHAnsi" w:hAnsiTheme="minorHAnsi" w:cstheme="minorHAnsi"/>
          <w:sz w:val="18"/>
          <w:szCs w:val="18"/>
        </w:rPr>
        <w:t xml:space="preserve"> </w:t>
      </w:r>
    </w:p>
    <w:p w14:paraId="2A45BB2F" w14:textId="03172B00" w:rsidR="00720D79" w:rsidRPr="0087483C" w:rsidRDefault="00FB4EA5" w:rsidP="00720D79">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 xml:space="preserve">02 </w:t>
      </w:r>
      <w:r w:rsidR="00720D79" w:rsidRPr="00236F4B">
        <w:rPr>
          <w:rFonts w:asciiTheme="minorHAnsi" w:hAnsiTheme="minorHAnsi" w:cstheme="minorHAnsi"/>
          <w:sz w:val="18"/>
          <w:szCs w:val="18"/>
        </w:rPr>
        <w:t xml:space="preserve">Water Heating System ID or Name – </w:t>
      </w:r>
      <w:r w:rsidR="00720D79" w:rsidRPr="0087483C">
        <w:rPr>
          <w:rFonts w:asciiTheme="minorHAnsi" w:hAnsiTheme="minorHAnsi" w:cstheme="minorHAnsi"/>
          <w:sz w:val="18"/>
          <w:szCs w:val="18"/>
        </w:rPr>
        <w:t xml:space="preserve">Reference information from </w:t>
      </w:r>
      <w:r w:rsidR="0087483C">
        <w:rPr>
          <w:rFonts w:asciiTheme="minorHAnsi" w:hAnsiTheme="minorHAnsi" w:cstheme="minorHAnsi"/>
          <w:sz w:val="18"/>
          <w:szCs w:val="18"/>
        </w:rPr>
        <w:t>Table A</w:t>
      </w:r>
      <w:r w:rsidR="00720D79" w:rsidRPr="0087483C">
        <w:rPr>
          <w:rFonts w:asciiTheme="minorHAnsi" w:hAnsiTheme="minorHAnsi" w:cstheme="minorHAnsi"/>
          <w:sz w:val="18"/>
          <w:szCs w:val="18"/>
        </w:rPr>
        <w:t>.</w:t>
      </w:r>
    </w:p>
    <w:p w14:paraId="502ABF75" w14:textId="4B68F976"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3</w:t>
      </w:r>
      <w:r w:rsidRPr="0087483C">
        <w:rPr>
          <w:rFonts w:asciiTheme="minorHAnsi" w:hAnsiTheme="minorHAnsi" w:cstheme="minorHAnsi"/>
          <w:sz w:val="18"/>
          <w:szCs w:val="18"/>
        </w:rPr>
        <w:t xml:space="preserve"> Water Heating System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xml:space="preserve">. The different kinds of water heating system type are </w:t>
      </w:r>
      <w:proofErr w:type="gramStart"/>
      <w:r w:rsidRPr="0087483C">
        <w:rPr>
          <w:rFonts w:asciiTheme="minorHAnsi" w:hAnsiTheme="minorHAnsi" w:cstheme="minorHAnsi"/>
          <w:sz w:val="18"/>
          <w:szCs w:val="18"/>
        </w:rPr>
        <w:t>DHW, or</w:t>
      </w:r>
      <w:proofErr w:type="gramEnd"/>
      <w:r w:rsidRPr="0087483C">
        <w:rPr>
          <w:rFonts w:asciiTheme="minorHAnsi" w:hAnsiTheme="minorHAnsi" w:cstheme="minorHAnsi"/>
          <w:sz w:val="18"/>
          <w:szCs w:val="18"/>
        </w:rPr>
        <w:t xml:space="preserve"> Combined Hydronic.</w:t>
      </w:r>
    </w:p>
    <w:p w14:paraId="12FFCCFD" w14:textId="1536F77D" w:rsidR="00720D79" w:rsidRPr="0087483C" w:rsidRDefault="00720D79" w:rsidP="00720D79">
      <w:pPr>
        <w:keepNext/>
        <w:spacing w:after="0" w:line="240" w:lineRule="auto"/>
        <w:ind w:left="540" w:hanging="27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4</w:t>
      </w:r>
      <w:r w:rsidRPr="0087483C">
        <w:rPr>
          <w:rFonts w:asciiTheme="minorHAnsi" w:hAnsiTheme="minorHAnsi" w:cstheme="minorHAnsi"/>
          <w:sz w:val="18"/>
          <w:szCs w:val="18"/>
        </w:rPr>
        <w:t xml:space="preserve"> Water Heater Type – </w:t>
      </w:r>
      <w:r w:rsidR="0087483C">
        <w:rPr>
          <w:rFonts w:asciiTheme="minorHAnsi" w:hAnsiTheme="minorHAnsi" w:cstheme="minorHAnsi"/>
          <w:sz w:val="18"/>
          <w:szCs w:val="18"/>
        </w:rPr>
        <w:t>Reference i</w:t>
      </w:r>
      <w:r w:rsidRPr="0087483C">
        <w:rPr>
          <w:rFonts w:asciiTheme="minorHAnsi" w:hAnsiTheme="minorHAnsi" w:cstheme="minorHAnsi"/>
          <w:sz w:val="18"/>
          <w:szCs w:val="18"/>
        </w:rPr>
        <w:t xml:space="preserve">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xml:space="preserve">. The different kinds of water heaters are Large/Commercial Storage, Small/Consumer Storage, Residential-Duty Commercial Storage, Heat Pump, Boiler, Large/Commercial Instantaneous, Small/Consumer Instantaneous, Residential-Duty Commercial </w:t>
      </w:r>
      <w:proofErr w:type="gramStart"/>
      <w:r w:rsidRPr="0087483C">
        <w:rPr>
          <w:rFonts w:asciiTheme="minorHAnsi" w:hAnsiTheme="minorHAnsi" w:cstheme="minorHAnsi"/>
          <w:sz w:val="18"/>
          <w:szCs w:val="18"/>
        </w:rPr>
        <w:t>Instantaneous</w:t>
      </w:r>
      <w:proofErr w:type="gramEnd"/>
      <w:r w:rsidRPr="0087483C">
        <w:rPr>
          <w:rFonts w:asciiTheme="minorHAnsi" w:hAnsiTheme="minorHAnsi" w:cstheme="minorHAnsi"/>
          <w:sz w:val="18"/>
          <w:szCs w:val="18"/>
        </w:rPr>
        <w:t xml:space="preserve"> or Indirect.</w:t>
      </w:r>
    </w:p>
    <w:p w14:paraId="7A67C572" w14:textId="78C14528"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5</w:t>
      </w:r>
      <w:r w:rsidRPr="0087483C">
        <w:rPr>
          <w:rFonts w:asciiTheme="minorHAnsi" w:hAnsiTheme="minorHAnsi" w:cstheme="minorHAnsi"/>
          <w:sz w:val="18"/>
          <w:szCs w:val="18"/>
        </w:rPr>
        <w:t xml:space="preserve"> # of </w:t>
      </w:r>
      <w:r w:rsidR="001822B4">
        <w:rPr>
          <w:rFonts w:asciiTheme="minorHAnsi" w:eastAsia="Times New Roman" w:hAnsiTheme="minorHAnsi" w:cstheme="minorHAnsi"/>
          <w:sz w:val="18"/>
          <w:szCs w:val="20"/>
        </w:rPr>
        <w:t xml:space="preserve">Like (or Identical) </w:t>
      </w:r>
      <w:r w:rsidRPr="0087483C">
        <w:rPr>
          <w:rFonts w:asciiTheme="minorHAnsi" w:hAnsiTheme="minorHAnsi" w:cstheme="minorHAnsi"/>
          <w:sz w:val="18"/>
          <w:szCs w:val="18"/>
        </w:rPr>
        <w:t xml:space="preserve">Water Heaters in system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w:t>
      </w:r>
    </w:p>
    <w:p w14:paraId="1F48CB14" w14:textId="29870C10"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6</w:t>
      </w:r>
      <w:r w:rsidRPr="0087483C">
        <w:rPr>
          <w:rFonts w:asciiTheme="minorHAnsi" w:hAnsiTheme="minorHAnsi" w:cstheme="minorHAnsi"/>
          <w:sz w:val="18"/>
          <w:szCs w:val="18"/>
        </w:rPr>
        <w:t xml:space="preserve"> Fuel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xml:space="preserve">. The different kinds of fuel types are </w:t>
      </w:r>
      <w:r w:rsidR="0087483C">
        <w:rPr>
          <w:rFonts w:asciiTheme="minorHAnsi" w:hAnsiTheme="minorHAnsi" w:cstheme="minorHAnsi"/>
          <w:sz w:val="18"/>
          <w:szCs w:val="18"/>
        </w:rPr>
        <w:t xml:space="preserve">heat pump, electric resistance, </w:t>
      </w:r>
      <w:r w:rsidRPr="0087483C">
        <w:rPr>
          <w:rFonts w:asciiTheme="minorHAnsi" w:hAnsiTheme="minorHAnsi" w:cstheme="minorHAnsi"/>
          <w:sz w:val="18"/>
          <w:szCs w:val="18"/>
        </w:rPr>
        <w:t xml:space="preserve">natural gas, </w:t>
      </w:r>
      <w:r w:rsidR="0087483C">
        <w:rPr>
          <w:rFonts w:asciiTheme="minorHAnsi" w:hAnsiTheme="minorHAnsi" w:cstheme="minorHAnsi"/>
          <w:sz w:val="18"/>
          <w:szCs w:val="18"/>
        </w:rPr>
        <w:t xml:space="preserve">and </w:t>
      </w:r>
      <w:r w:rsidRPr="0087483C">
        <w:rPr>
          <w:rFonts w:asciiTheme="minorHAnsi" w:hAnsiTheme="minorHAnsi" w:cstheme="minorHAnsi"/>
          <w:sz w:val="18"/>
          <w:szCs w:val="18"/>
        </w:rPr>
        <w:t>propane.</w:t>
      </w:r>
    </w:p>
    <w:p w14:paraId="46A38320" w14:textId="3CE69775"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7</w:t>
      </w:r>
      <w:r w:rsidRPr="0087483C">
        <w:rPr>
          <w:rFonts w:asciiTheme="minorHAnsi" w:hAnsiTheme="minorHAnsi" w:cstheme="minorHAnsi"/>
          <w:sz w:val="18"/>
          <w:szCs w:val="18"/>
        </w:rPr>
        <w:t xml:space="preserve"> Rated Input Type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 For natural gas</w:t>
      </w:r>
      <w:r w:rsidR="0087483C">
        <w:rPr>
          <w:rFonts w:asciiTheme="minorHAnsi" w:hAnsiTheme="minorHAnsi" w:cstheme="minorHAnsi"/>
          <w:sz w:val="18"/>
          <w:szCs w:val="18"/>
        </w:rPr>
        <w:t xml:space="preserve"> and</w:t>
      </w:r>
      <w:r w:rsidRPr="0087483C">
        <w:rPr>
          <w:rFonts w:asciiTheme="minorHAnsi" w:hAnsiTheme="minorHAnsi" w:cstheme="minorHAnsi"/>
          <w:sz w:val="18"/>
          <w:szCs w:val="18"/>
        </w:rPr>
        <w:t xml:space="preserve"> propane</w:t>
      </w:r>
      <w:r w:rsidR="0087483C">
        <w:rPr>
          <w:rFonts w:asciiTheme="minorHAnsi" w:hAnsiTheme="minorHAnsi" w:cstheme="minorHAnsi"/>
          <w:sz w:val="18"/>
          <w:szCs w:val="18"/>
        </w:rPr>
        <w:t>,</w:t>
      </w:r>
      <w:r w:rsidRPr="0087483C">
        <w:rPr>
          <w:rFonts w:asciiTheme="minorHAnsi" w:hAnsiTheme="minorHAnsi" w:cstheme="minorHAnsi"/>
          <w:sz w:val="18"/>
          <w:szCs w:val="18"/>
        </w:rPr>
        <w:t xml:space="preserve"> the input type is Btu/hr. For </w:t>
      </w:r>
      <w:r w:rsidR="0087483C">
        <w:rPr>
          <w:rFonts w:asciiTheme="minorHAnsi" w:hAnsiTheme="minorHAnsi" w:cstheme="minorHAnsi"/>
          <w:sz w:val="18"/>
          <w:szCs w:val="18"/>
        </w:rPr>
        <w:t xml:space="preserve">heat pump and </w:t>
      </w:r>
      <w:r w:rsidRPr="0087483C">
        <w:rPr>
          <w:rFonts w:asciiTheme="minorHAnsi" w:hAnsiTheme="minorHAnsi" w:cstheme="minorHAnsi"/>
          <w:sz w:val="18"/>
          <w:szCs w:val="18"/>
        </w:rPr>
        <w:t>electric</w:t>
      </w:r>
      <w:r w:rsidR="0087483C">
        <w:rPr>
          <w:rFonts w:asciiTheme="minorHAnsi" w:hAnsiTheme="minorHAnsi" w:cstheme="minorHAnsi"/>
          <w:sz w:val="18"/>
          <w:szCs w:val="18"/>
        </w:rPr>
        <w:t xml:space="preserve"> resistance,</w:t>
      </w:r>
      <w:r w:rsidRPr="0087483C">
        <w:rPr>
          <w:rFonts w:asciiTheme="minorHAnsi" w:hAnsiTheme="minorHAnsi" w:cstheme="minorHAnsi"/>
          <w:sz w:val="18"/>
          <w:szCs w:val="18"/>
        </w:rPr>
        <w:t xml:space="preserve"> the input type is kW.</w:t>
      </w:r>
    </w:p>
    <w:p w14:paraId="09EA39B2" w14:textId="2A8310B8" w:rsidR="00720D79" w:rsidRPr="0087483C" w:rsidRDefault="00720D79"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0</w:t>
      </w:r>
      <w:r w:rsidR="00FB4EA5">
        <w:rPr>
          <w:rFonts w:asciiTheme="minorHAnsi" w:hAnsiTheme="minorHAnsi" w:cstheme="minorHAnsi"/>
          <w:sz w:val="18"/>
          <w:szCs w:val="18"/>
        </w:rPr>
        <w:t>8</w:t>
      </w:r>
      <w:r w:rsidRPr="0087483C">
        <w:rPr>
          <w:rFonts w:asciiTheme="minorHAnsi" w:hAnsiTheme="minorHAnsi" w:cstheme="minorHAnsi"/>
          <w:sz w:val="18"/>
          <w:szCs w:val="18"/>
        </w:rPr>
        <w:t xml:space="preserve"> Rated Input Value – User input. Numerical value of the rated input. Must be equal to or less than value indicated on the </w:t>
      </w:r>
      <w:del w:id="382" w:author="Alhabibi, Haider@Energy" w:date="2022-02-24T12:41:00Z">
        <w:r w:rsidRPr="0087483C">
          <w:rPr>
            <w:rFonts w:asciiTheme="minorHAnsi" w:hAnsiTheme="minorHAnsi" w:cstheme="minorHAnsi"/>
            <w:sz w:val="18"/>
            <w:szCs w:val="18"/>
          </w:rPr>
          <w:delText>CF1R</w:delText>
        </w:r>
      </w:del>
      <w:ins w:id="383" w:author="Alhabibi, Haider@Energy" w:date="2022-02-24T12:41:00Z">
        <w:r w:rsidR="00C96D7C">
          <w:rPr>
            <w:rFonts w:asciiTheme="minorHAnsi" w:hAnsiTheme="minorHAnsi" w:cstheme="minorHAnsi"/>
            <w:sz w:val="18"/>
            <w:szCs w:val="18"/>
          </w:rPr>
          <w:t>LMCC</w:t>
        </w:r>
      </w:ins>
      <w:r w:rsidRPr="0087483C">
        <w:rPr>
          <w:rFonts w:asciiTheme="minorHAnsi" w:hAnsiTheme="minorHAnsi" w:cstheme="minorHAnsi"/>
          <w:sz w:val="18"/>
          <w:szCs w:val="18"/>
        </w:rPr>
        <w:t>.</w:t>
      </w:r>
    </w:p>
    <w:p w14:paraId="27595D51" w14:textId="2D00E41F" w:rsidR="006E1E98" w:rsidRPr="0087483C" w:rsidRDefault="006E1E98" w:rsidP="00720D79">
      <w:pPr>
        <w:keepNext/>
        <w:spacing w:after="0" w:line="240" w:lineRule="auto"/>
        <w:ind w:left="720" w:hanging="450"/>
        <w:rPr>
          <w:rFonts w:asciiTheme="minorHAnsi" w:hAnsiTheme="minorHAnsi" w:cstheme="minorHAnsi"/>
          <w:sz w:val="18"/>
          <w:szCs w:val="18"/>
        </w:rPr>
      </w:pPr>
      <w:r w:rsidRPr="0036442C">
        <w:rPr>
          <w:rFonts w:asciiTheme="minorHAnsi" w:hAnsiTheme="minorHAnsi" w:cstheme="minorHAnsi"/>
          <w:sz w:val="18"/>
          <w:szCs w:val="18"/>
        </w:rPr>
        <w:t>0</w:t>
      </w:r>
      <w:r w:rsidR="00FB4EA5">
        <w:rPr>
          <w:rFonts w:asciiTheme="minorHAnsi" w:hAnsiTheme="minorHAnsi" w:cstheme="minorHAnsi"/>
          <w:sz w:val="18"/>
          <w:szCs w:val="18"/>
        </w:rPr>
        <w:t>9</w:t>
      </w:r>
      <w:r w:rsidRPr="0036442C">
        <w:rPr>
          <w:rFonts w:asciiTheme="minorHAnsi" w:hAnsiTheme="minorHAnsi" w:cstheme="minorHAnsi"/>
          <w:sz w:val="18"/>
          <w:szCs w:val="18"/>
        </w:rPr>
        <w:t xml:space="preserve"> Central DHW System Distribution - Reference information from </w:t>
      </w:r>
      <w:r w:rsidR="0087483C">
        <w:rPr>
          <w:rFonts w:asciiTheme="minorHAnsi" w:hAnsiTheme="minorHAnsi" w:cstheme="minorHAnsi"/>
          <w:sz w:val="18"/>
          <w:szCs w:val="18"/>
        </w:rPr>
        <w:t>Table A</w:t>
      </w:r>
      <w:r w:rsidRPr="0087483C">
        <w:rPr>
          <w:rFonts w:asciiTheme="minorHAnsi" w:hAnsiTheme="minorHAnsi" w:cstheme="minorHAnsi"/>
          <w:sz w:val="18"/>
          <w:szCs w:val="18"/>
        </w:rPr>
        <w:t>.</w:t>
      </w:r>
    </w:p>
    <w:p w14:paraId="79B417AF" w14:textId="163C3296" w:rsidR="00720D79" w:rsidRPr="0087483C" w:rsidRDefault="00FB4EA5" w:rsidP="00720D79">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10</w:t>
      </w:r>
      <w:r w:rsidR="00720D79" w:rsidRPr="0087483C">
        <w:rPr>
          <w:rFonts w:asciiTheme="minorHAnsi" w:hAnsiTheme="minorHAnsi" w:cstheme="minorHAnsi"/>
          <w:sz w:val="18"/>
          <w:szCs w:val="18"/>
        </w:rPr>
        <w:t xml:space="preserve"> Dwelling Unit DHW System Distribution Type - Reference information from </w:t>
      </w:r>
      <w:r w:rsidR="0087483C">
        <w:rPr>
          <w:rFonts w:asciiTheme="minorHAnsi" w:hAnsiTheme="minorHAnsi" w:cstheme="minorHAnsi"/>
          <w:sz w:val="18"/>
          <w:szCs w:val="18"/>
        </w:rPr>
        <w:t>Table A</w:t>
      </w:r>
      <w:r w:rsidR="00720D79" w:rsidRPr="0087483C">
        <w:rPr>
          <w:rFonts w:asciiTheme="minorHAnsi" w:hAnsiTheme="minorHAnsi" w:cstheme="minorHAnsi"/>
          <w:sz w:val="18"/>
          <w:szCs w:val="18"/>
        </w:rPr>
        <w:t>.</w:t>
      </w:r>
    </w:p>
    <w:p w14:paraId="38E7CB77" w14:textId="1E6D563F" w:rsidR="00770BE1" w:rsidRPr="0087483C" w:rsidRDefault="00770BE1" w:rsidP="00720D79">
      <w:pPr>
        <w:keepNext/>
        <w:spacing w:after="0" w:line="240" w:lineRule="auto"/>
        <w:ind w:left="720" w:hanging="450"/>
        <w:rPr>
          <w:rFonts w:asciiTheme="minorHAnsi" w:hAnsiTheme="minorHAnsi" w:cstheme="minorHAnsi"/>
          <w:sz w:val="18"/>
          <w:szCs w:val="18"/>
        </w:rPr>
      </w:pPr>
      <w:r w:rsidRPr="0087483C">
        <w:rPr>
          <w:rFonts w:asciiTheme="minorHAnsi" w:hAnsiTheme="minorHAnsi" w:cstheme="minorHAnsi"/>
          <w:sz w:val="18"/>
          <w:szCs w:val="18"/>
        </w:rPr>
        <w:t>1</w:t>
      </w:r>
      <w:r w:rsidR="00FB4EA5">
        <w:rPr>
          <w:rFonts w:asciiTheme="minorHAnsi" w:hAnsiTheme="minorHAnsi" w:cstheme="minorHAnsi"/>
          <w:sz w:val="18"/>
          <w:szCs w:val="18"/>
        </w:rPr>
        <w:t>1</w:t>
      </w:r>
      <w:r w:rsidRPr="0087483C">
        <w:rPr>
          <w:rFonts w:asciiTheme="minorHAnsi" w:hAnsiTheme="minorHAnsi" w:cstheme="minorHAnsi"/>
          <w:sz w:val="18"/>
          <w:szCs w:val="18"/>
        </w:rPr>
        <w:t xml:space="preserve"> Compact Distribution - Reference information from </w:t>
      </w:r>
      <w:r w:rsidR="0036442C">
        <w:rPr>
          <w:rFonts w:asciiTheme="minorHAnsi" w:hAnsiTheme="minorHAnsi" w:cstheme="minorHAnsi"/>
          <w:sz w:val="18"/>
          <w:szCs w:val="18"/>
        </w:rPr>
        <w:t>Table A</w:t>
      </w:r>
      <w:r w:rsidRPr="0087483C">
        <w:rPr>
          <w:rFonts w:asciiTheme="minorHAnsi" w:hAnsiTheme="minorHAnsi" w:cstheme="minorHAnsi"/>
          <w:sz w:val="18"/>
          <w:szCs w:val="18"/>
        </w:rPr>
        <w:t>.</w:t>
      </w:r>
    </w:p>
    <w:p w14:paraId="0CFD935B" w14:textId="69DA5695" w:rsidR="00720D79" w:rsidRDefault="007B0D5E" w:rsidP="007B0D5E">
      <w:pPr>
        <w:keepNext/>
        <w:spacing w:after="0" w:line="240" w:lineRule="auto"/>
        <w:ind w:firstLine="270"/>
        <w:rPr>
          <w:ins w:id="384" w:author="Alhabibi, Haider@Energy" w:date="2021-12-12T22:20:00Z"/>
          <w:rFonts w:asciiTheme="minorHAnsi" w:hAnsiTheme="minorHAnsi" w:cstheme="minorHAnsi"/>
          <w:sz w:val="18"/>
          <w:szCs w:val="18"/>
        </w:rPr>
      </w:pPr>
      <w:r w:rsidRPr="0036442C">
        <w:rPr>
          <w:rFonts w:asciiTheme="minorHAnsi" w:hAnsiTheme="minorHAnsi" w:cstheme="minorHAnsi"/>
          <w:sz w:val="18"/>
          <w:szCs w:val="18"/>
        </w:rPr>
        <w:t>1</w:t>
      </w:r>
      <w:r w:rsidR="00FB4EA5">
        <w:rPr>
          <w:rFonts w:asciiTheme="minorHAnsi" w:hAnsiTheme="minorHAnsi" w:cstheme="minorHAnsi"/>
          <w:sz w:val="18"/>
          <w:szCs w:val="18"/>
        </w:rPr>
        <w:t>2</w:t>
      </w:r>
      <w:r w:rsidRPr="0036442C">
        <w:rPr>
          <w:rFonts w:asciiTheme="minorHAnsi" w:hAnsiTheme="minorHAnsi" w:cstheme="minorHAnsi"/>
          <w:sz w:val="18"/>
          <w:szCs w:val="18"/>
        </w:rPr>
        <w:t xml:space="preserve"> Drain Water Heat Recovery - Reference information from </w:t>
      </w:r>
      <w:r w:rsidR="0036442C">
        <w:rPr>
          <w:rFonts w:asciiTheme="minorHAnsi" w:hAnsiTheme="minorHAnsi" w:cstheme="minorHAnsi"/>
          <w:sz w:val="18"/>
          <w:szCs w:val="18"/>
        </w:rPr>
        <w:t>Table A</w:t>
      </w:r>
      <w:r w:rsidRPr="0036442C">
        <w:rPr>
          <w:rFonts w:asciiTheme="minorHAnsi" w:hAnsiTheme="minorHAnsi" w:cstheme="minorHAnsi"/>
          <w:sz w:val="18"/>
          <w:szCs w:val="18"/>
        </w:rPr>
        <w:t>.</w:t>
      </w:r>
    </w:p>
    <w:p w14:paraId="783871E2" w14:textId="6649C32D" w:rsidR="00B416AE" w:rsidRDefault="00B416AE" w:rsidP="007B0D5E">
      <w:pPr>
        <w:keepNext/>
        <w:spacing w:after="0" w:line="240" w:lineRule="auto"/>
        <w:ind w:firstLine="270"/>
        <w:rPr>
          <w:ins w:id="385" w:author="Alhabibi, Haider@Energy" w:date="2021-12-12T22:20:00Z"/>
          <w:rFonts w:asciiTheme="minorHAnsi" w:hAnsiTheme="minorHAnsi" w:cstheme="minorHAnsi"/>
          <w:sz w:val="18"/>
          <w:szCs w:val="18"/>
        </w:rPr>
      </w:pPr>
    </w:p>
    <w:p w14:paraId="67E94137" w14:textId="07777E2E" w:rsidR="00B416AE" w:rsidRPr="005828AE" w:rsidRDefault="00A2703C" w:rsidP="00B416AE">
      <w:pPr>
        <w:keepNext/>
        <w:spacing w:after="0" w:line="240" w:lineRule="auto"/>
        <w:rPr>
          <w:ins w:id="386" w:author="Alhabibi, Haider@Energy" w:date="2021-12-12T22:20:00Z"/>
          <w:rFonts w:asciiTheme="minorHAnsi" w:hAnsiTheme="minorHAnsi" w:cstheme="minorHAnsi"/>
          <w:sz w:val="18"/>
          <w:szCs w:val="18"/>
        </w:rPr>
      </w:pPr>
      <w:ins w:id="387" w:author="Alhabibi, Haider@Energy" w:date="2022-01-25T13:55:00Z">
        <w:r>
          <w:rPr>
            <w:rFonts w:asciiTheme="minorHAnsi" w:hAnsiTheme="minorHAnsi" w:cstheme="minorHAnsi"/>
            <w:b/>
            <w:sz w:val="18"/>
            <w:szCs w:val="18"/>
          </w:rPr>
          <w:t>B2</w:t>
        </w:r>
      </w:ins>
      <w:ins w:id="388" w:author="Alhabibi, Haider@Energy" w:date="2021-12-12T22:20:00Z">
        <w:r w:rsidR="00B416AE" w:rsidRPr="005828AE">
          <w:rPr>
            <w:rFonts w:asciiTheme="minorHAnsi" w:hAnsiTheme="minorHAnsi" w:cstheme="minorHAnsi"/>
            <w:b/>
            <w:sz w:val="18"/>
            <w:szCs w:val="18"/>
          </w:rPr>
          <w:t xml:space="preserve">. Installed </w:t>
        </w:r>
      </w:ins>
      <w:ins w:id="389" w:author="Alhabibi, Haider@Energy" w:date="2021-12-12T22:21:00Z">
        <w:r w:rsidR="004C5832" w:rsidRPr="00C1150F">
          <w:rPr>
            <w:rFonts w:cstheme="minorHAnsi"/>
            <w:b/>
            <w:sz w:val="20"/>
            <w:szCs w:val="20"/>
          </w:rPr>
          <w:t xml:space="preserve">HERS Verified </w:t>
        </w:r>
      </w:ins>
      <w:ins w:id="390" w:author="Alhabibi, Haider@Energy" w:date="2021-12-12T22:20:00Z">
        <w:r w:rsidR="00B416AE" w:rsidRPr="005828AE">
          <w:rPr>
            <w:rFonts w:asciiTheme="minorHAnsi" w:hAnsiTheme="minorHAnsi" w:cstheme="minorHAnsi"/>
            <w:b/>
            <w:sz w:val="18"/>
            <w:szCs w:val="18"/>
          </w:rPr>
          <w:t xml:space="preserve">Dwelling Unit </w:t>
        </w:r>
        <w:r w:rsidR="00B416AE" w:rsidRPr="006B6989">
          <w:rPr>
            <w:rFonts w:asciiTheme="minorHAnsi" w:hAnsiTheme="minorHAnsi" w:cstheme="minorHAnsi"/>
            <w:b/>
            <w:sz w:val="18"/>
            <w:szCs w:val="18"/>
          </w:rPr>
          <w:t xml:space="preserve">HPWH System </w:t>
        </w:r>
        <w:r w:rsidR="00B416AE" w:rsidRPr="005828AE">
          <w:rPr>
            <w:rFonts w:asciiTheme="minorHAnsi" w:hAnsiTheme="minorHAnsi" w:cstheme="minorHAnsi"/>
            <w:b/>
            <w:sz w:val="18"/>
            <w:szCs w:val="18"/>
          </w:rPr>
          <w:t>Information</w:t>
        </w:r>
      </w:ins>
    </w:p>
    <w:p w14:paraId="7A77C680" w14:textId="1247E92F" w:rsidR="00B416AE" w:rsidRPr="005828AE" w:rsidRDefault="00B416AE" w:rsidP="00B416AE">
      <w:pPr>
        <w:keepNext/>
        <w:spacing w:after="0" w:line="240" w:lineRule="auto"/>
        <w:rPr>
          <w:ins w:id="391" w:author="Alhabibi, Haider@Energy" w:date="2021-12-12T22:20:00Z"/>
          <w:rFonts w:asciiTheme="minorHAnsi" w:hAnsiTheme="minorHAnsi" w:cstheme="minorHAnsi"/>
          <w:sz w:val="18"/>
          <w:szCs w:val="18"/>
        </w:rPr>
      </w:pPr>
      <w:ins w:id="392" w:author="Alhabibi, Haider@Energy" w:date="2021-12-12T22:20:00Z">
        <w:r w:rsidRPr="005828AE">
          <w:rPr>
            <w:rFonts w:asciiTheme="minorHAnsi" w:hAnsiTheme="minorHAnsi" w:cstheme="minorHAnsi"/>
            <w:sz w:val="18"/>
            <w:szCs w:val="18"/>
          </w:rPr>
          <w:t xml:space="preserve">This table reports the water heating system information that is being installed. Require one line for each </w:t>
        </w:r>
        <w:r>
          <w:rPr>
            <w:rFonts w:asciiTheme="minorHAnsi" w:hAnsiTheme="minorHAnsi" w:cstheme="minorHAnsi"/>
            <w:sz w:val="18"/>
            <w:szCs w:val="18"/>
          </w:rPr>
          <w:t>installed water heater</w:t>
        </w:r>
        <w:r w:rsidRPr="005828AE">
          <w:rPr>
            <w:rFonts w:asciiTheme="minorHAnsi" w:hAnsiTheme="minorHAnsi" w:cstheme="minorHAnsi"/>
            <w:sz w:val="18"/>
            <w:szCs w:val="18"/>
          </w:rPr>
          <w:t xml:space="preserve">.  </w:t>
        </w:r>
        <w:del w:id="393" w:author="Alhabibi, Haider@Energy [2]" w:date="2022-03-10T18:21:00Z">
          <w:r w:rsidRPr="005828AE" w:rsidDel="0060649D">
            <w:rPr>
              <w:rFonts w:asciiTheme="minorHAnsi" w:hAnsiTheme="minorHAnsi" w:cstheme="minorHAnsi"/>
              <w:sz w:val="18"/>
              <w:szCs w:val="18"/>
            </w:rPr>
            <w:delText>Not applicable for central systems.</w:delText>
          </w:r>
        </w:del>
      </w:ins>
    </w:p>
    <w:p w14:paraId="60070F70" w14:textId="6AB4028B" w:rsidR="00B416AE" w:rsidRPr="005828AE" w:rsidRDefault="00B416AE" w:rsidP="00B416A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94" w:author="Alhabibi, Haider@Energy" w:date="2021-12-12T22:20:00Z"/>
          <w:rFonts w:asciiTheme="minorHAnsi" w:hAnsiTheme="minorHAnsi" w:cstheme="minorHAnsi"/>
          <w:b/>
          <w:sz w:val="18"/>
          <w:szCs w:val="18"/>
        </w:rPr>
      </w:pPr>
      <w:ins w:id="395" w:author="Alhabibi, Haider@Energy" w:date="2021-12-12T22:20:00Z">
        <w:r w:rsidRPr="005828AE">
          <w:rPr>
            <w:rFonts w:asciiTheme="minorHAnsi" w:hAnsiTheme="minorHAnsi" w:cstheme="minorHAnsi"/>
            <w:sz w:val="18"/>
            <w:szCs w:val="18"/>
          </w:rPr>
          <w:tab/>
          <w:t xml:space="preserve">01 </w:t>
        </w:r>
        <w:r w:rsidRPr="00D501FF">
          <w:rPr>
            <w:rFonts w:asciiTheme="minorHAnsi" w:hAnsiTheme="minorHAnsi" w:cstheme="minorHAnsi"/>
            <w:sz w:val="18"/>
            <w:szCs w:val="18"/>
          </w:rPr>
          <w:t>Dwelling Unit Name</w:t>
        </w:r>
        <w:r w:rsidRPr="00D501FF" w:rsidDel="00D501FF">
          <w:rPr>
            <w:rFonts w:asciiTheme="minorHAnsi" w:hAnsiTheme="minorHAnsi" w:cstheme="minorHAnsi"/>
            <w:sz w:val="18"/>
            <w:szCs w:val="18"/>
          </w:rPr>
          <w:t xml:space="preserve"> </w:t>
        </w:r>
        <w:r w:rsidRPr="005828AE">
          <w:rPr>
            <w:rFonts w:asciiTheme="minorHAnsi" w:hAnsiTheme="minorHAnsi" w:cstheme="minorHAnsi"/>
            <w:sz w:val="18"/>
            <w:szCs w:val="18"/>
          </w:rPr>
          <w:t xml:space="preserve">– Reference information from </w:t>
        </w:r>
        <w:r>
          <w:rPr>
            <w:rFonts w:asciiTheme="minorHAnsi" w:hAnsiTheme="minorHAnsi" w:cstheme="minorHAnsi"/>
            <w:sz w:val="18"/>
            <w:szCs w:val="18"/>
          </w:rPr>
          <w:t xml:space="preserve">Table </w:t>
        </w:r>
        <w:del w:id="396" w:author="Alhabibi, Haider@Energy [2]" w:date="2022-03-10T16:44:00Z">
          <w:r w:rsidDel="003C191E">
            <w:rPr>
              <w:rFonts w:asciiTheme="minorHAnsi" w:hAnsiTheme="minorHAnsi" w:cstheme="minorHAnsi"/>
              <w:sz w:val="18"/>
              <w:szCs w:val="18"/>
            </w:rPr>
            <w:delText>C</w:delText>
          </w:r>
        </w:del>
      </w:ins>
      <w:ins w:id="397" w:author="Alhabibi, Haider@Energy [2]" w:date="2022-03-10T16:44:00Z">
        <w:r w:rsidR="003C191E">
          <w:rPr>
            <w:rFonts w:asciiTheme="minorHAnsi" w:hAnsiTheme="minorHAnsi" w:cstheme="minorHAnsi"/>
            <w:sz w:val="18"/>
            <w:szCs w:val="18"/>
          </w:rPr>
          <w:t>A2</w:t>
        </w:r>
      </w:ins>
      <w:ins w:id="398" w:author="Alhabibi, Haider@Energy" w:date="2021-12-12T22:20:00Z">
        <w:r>
          <w:rPr>
            <w:rFonts w:asciiTheme="minorHAnsi" w:hAnsiTheme="minorHAnsi" w:cstheme="minorHAnsi"/>
            <w:sz w:val="18"/>
            <w:szCs w:val="18"/>
          </w:rPr>
          <w:t>.</w:t>
        </w:r>
      </w:ins>
    </w:p>
    <w:p w14:paraId="09E82E1B" w14:textId="764B1656" w:rsidR="00B416AE" w:rsidRPr="005828AE" w:rsidRDefault="00603297" w:rsidP="0060329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99" w:author="Alhabibi, Haider@Energy" w:date="2021-12-12T22:20:00Z"/>
          <w:rFonts w:asciiTheme="minorHAnsi" w:hAnsiTheme="minorHAnsi" w:cstheme="minorHAnsi"/>
          <w:sz w:val="18"/>
          <w:szCs w:val="18"/>
        </w:rPr>
      </w:pPr>
      <w:ins w:id="400" w:author="Alhabibi, Haider@Energy [2]" w:date="2022-03-10T16:45:00Z">
        <w:r>
          <w:rPr>
            <w:rFonts w:asciiTheme="minorHAnsi" w:hAnsiTheme="minorHAnsi" w:cstheme="minorHAnsi"/>
            <w:sz w:val="18"/>
            <w:szCs w:val="18"/>
          </w:rPr>
          <w:tab/>
        </w:r>
      </w:ins>
      <w:ins w:id="401" w:author="Alhabibi, Haider@Energy" w:date="2021-12-12T22:20:00Z">
        <w:r w:rsidR="00B416AE" w:rsidRPr="005828AE">
          <w:rPr>
            <w:rFonts w:asciiTheme="minorHAnsi" w:hAnsiTheme="minorHAnsi" w:cstheme="minorHAnsi"/>
            <w:sz w:val="18"/>
            <w:szCs w:val="18"/>
          </w:rPr>
          <w:t xml:space="preserve">02 </w:t>
        </w:r>
        <w:r w:rsidR="00B416AE" w:rsidRPr="0098510F">
          <w:rPr>
            <w:rFonts w:asciiTheme="minorHAnsi" w:hAnsiTheme="minorHAnsi" w:cstheme="minorHAnsi"/>
            <w:sz w:val="18"/>
            <w:szCs w:val="18"/>
          </w:rPr>
          <w:t>Water Heating System ID</w:t>
        </w:r>
        <w:r w:rsidR="00B416AE">
          <w:rPr>
            <w:rFonts w:asciiTheme="minorHAnsi" w:hAnsiTheme="minorHAnsi" w:cstheme="minorHAnsi"/>
            <w:sz w:val="18"/>
            <w:szCs w:val="18"/>
          </w:rPr>
          <w:t xml:space="preserve"> </w:t>
        </w:r>
        <w:r w:rsidR="00B416AE" w:rsidRPr="0098510F">
          <w:rPr>
            <w:rFonts w:asciiTheme="minorHAnsi" w:hAnsiTheme="minorHAnsi" w:cstheme="minorHAnsi"/>
            <w:sz w:val="18"/>
            <w:szCs w:val="18"/>
          </w:rPr>
          <w:t>or Name</w:t>
        </w:r>
        <w:r w:rsidR="00B416AE" w:rsidRPr="005828AE">
          <w:rPr>
            <w:rFonts w:asciiTheme="minorHAnsi" w:hAnsiTheme="minorHAnsi" w:cstheme="minorHAnsi"/>
            <w:sz w:val="18"/>
            <w:szCs w:val="18"/>
          </w:rPr>
          <w:t xml:space="preserve"> – Reference information from </w:t>
        </w:r>
        <w:r w:rsidR="00B416AE">
          <w:rPr>
            <w:rFonts w:asciiTheme="minorHAnsi" w:hAnsiTheme="minorHAnsi" w:cstheme="minorHAnsi"/>
            <w:sz w:val="18"/>
            <w:szCs w:val="18"/>
          </w:rPr>
          <w:t xml:space="preserve">Table </w:t>
        </w:r>
        <w:del w:id="402" w:author="Alhabibi, Haider@Energy [2]" w:date="2022-03-10T16:44:00Z">
          <w:r w:rsidR="00B416AE" w:rsidDel="003C47B8">
            <w:rPr>
              <w:rFonts w:asciiTheme="minorHAnsi" w:hAnsiTheme="minorHAnsi" w:cstheme="minorHAnsi"/>
              <w:sz w:val="18"/>
              <w:szCs w:val="18"/>
            </w:rPr>
            <w:delText>C</w:delText>
          </w:r>
        </w:del>
      </w:ins>
      <w:ins w:id="403" w:author="Alhabibi, Haider@Energy [2]" w:date="2022-03-10T16:44:00Z">
        <w:r w:rsidR="003C47B8">
          <w:rPr>
            <w:rFonts w:asciiTheme="minorHAnsi" w:hAnsiTheme="minorHAnsi" w:cstheme="minorHAnsi"/>
            <w:sz w:val="18"/>
            <w:szCs w:val="18"/>
          </w:rPr>
          <w:t>A2</w:t>
        </w:r>
      </w:ins>
      <w:ins w:id="404" w:author="Alhabibi, Haider@Energy" w:date="2021-12-12T22:20:00Z">
        <w:r w:rsidR="00B416AE" w:rsidRPr="005828AE">
          <w:rPr>
            <w:rFonts w:asciiTheme="minorHAnsi" w:hAnsiTheme="minorHAnsi" w:cstheme="minorHAnsi"/>
            <w:sz w:val="18"/>
            <w:szCs w:val="18"/>
          </w:rPr>
          <w:t>.</w:t>
        </w:r>
        <w:r w:rsidR="00B416AE">
          <w:rPr>
            <w:rFonts w:asciiTheme="minorHAnsi" w:hAnsiTheme="minorHAnsi" w:cstheme="minorHAnsi"/>
            <w:sz w:val="18"/>
            <w:szCs w:val="18"/>
          </w:rPr>
          <w:t xml:space="preserve"> </w:t>
        </w:r>
        <w:del w:id="405" w:author="Alhabibi, Haider@Energy [2]" w:date="2022-03-10T16:48:00Z">
          <w:r w:rsidR="00B416AE" w:rsidRPr="005828AE" w:rsidDel="00154988">
            <w:rPr>
              <w:rFonts w:asciiTheme="minorHAnsi" w:hAnsiTheme="minorHAnsi" w:cstheme="minorHAnsi"/>
              <w:sz w:val="18"/>
              <w:szCs w:val="18"/>
            </w:rPr>
            <w:delText>AFUE, UEF and Thermal Efficiency.</w:delText>
          </w:r>
        </w:del>
      </w:ins>
    </w:p>
    <w:p w14:paraId="2B3D834C" w14:textId="38E8DC9C" w:rsidR="00B416AE" w:rsidRDefault="00B416AE" w:rsidP="0060329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ins w:id="406" w:author="Alhabibi, Haider@Energy" w:date="2021-12-12T22:20:00Z"/>
          <w:rFonts w:asciiTheme="minorHAnsi" w:hAnsiTheme="minorHAnsi" w:cstheme="minorHAnsi"/>
          <w:sz w:val="18"/>
          <w:szCs w:val="18"/>
        </w:rPr>
      </w:pPr>
      <w:ins w:id="407" w:author="Alhabibi, Haider@Energy" w:date="2021-12-12T22:20:00Z">
        <w:r w:rsidRPr="005828AE">
          <w:rPr>
            <w:rFonts w:asciiTheme="minorHAnsi" w:hAnsiTheme="minorHAnsi" w:cstheme="minorHAnsi"/>
            <w:sz w:val="18"/>
            <w:szCs w:val="18"/>
          </w:rPr>
          <w:t>03</w:t>
        </w:r>
      </w:ins>
      <w:ins w:id="408" w:author="Alhabibi, Haider@Energy [2]" w:date="2022-03-10T16:45:00Z">
        <w:r w:rsidR="00603297">
          <w:rPr>
            <w:rFonts w:asciiTheme="minorHAnsi" w:hAnsiTheme="minorHAnsi" w:cstheme="minorHAnsi"/>
            <w:sz w:val="18"/>
            <w:szCs w:val="18"/>
          </w:rPr>
          <w:t xml:space="preserve"> </w:t>
        </w:r>
      </w:ins>
      <w:ins w:id="409" w:author="Alhabibi, Haider@Energy" w:date="2021-12-12T22:20:00Z">
        <w:r w:rsidRPr="00C13027">
          <w:rPr>
            <w:rFonts w:asciiTheme="minorHAnsi" w:hAnsiTheme="minorHAnsi" w:cstheme="minorHAnsi"/>
            <w:sz w:val="18"/>
            <w:szCs w:val="18"/>
          </w:rPr>
          <w:t>Modeled Equipment</w:t>
        </w:r>
        <w:r>
          <w:rPr>
            <w:rFonts w:asciiTheme="minorHAnsi" w:hAnsiTheme="minorHAnsi" w:cstheme="minorHAnsi"/>
            <w:sz w:val="18"/>
            <w:szCs w:val="18"/>
          </w:rPr>
          <w:t xml:space="preserve"> </w:t>
        </w:r>
        <w:r w:rsidRPr="00C13027">
          <w:rPr>
            <w:rFonts w:asciiTheme="minorHAnsi" w:hAnsiTheme="minorHAnsi" w:cstheme="minorHAnsi"/>
            <w:sz w:val="18"/>
            <w:szCs w:val="18"/>
          </w:rPr>
          <w:t>Make and Model</w:t>
        </w:r>
        <w:r w:rsidRPr="00C13027" w:rsidDel="00C13027">
          <w:rPr>
            <w:rFonts w:asciiTheme="minorHAnsi" w:hAnsiTheme="minorHAnsi" w:cstheme="minorHAnsi"/>
            <w:sz w:val="18"/>
            <w:szCs w:val="18"/>
          </w:rPr>
          <w:t xml:space="preserve"> </w:t>
        </w:r>
        <w:r w:rsidRPr="005828AE">
          <w:rPr>
            <w:rFonts w:asciiTheme="minorHAnsi" w:hAnsiTheme="minorHAnsi" w:cstheme="minorHAnsi"/>
            <w:sz w:val="18"/>
            <w:szCs w:val="18"/>
          </w:rPr>
          <w:t xml:space="preserve">– User input </w:t>
        </w:r>
        <w:r>
          <w:rPr>
            <w:rFonts w:asciiTheme="minorHAnsi" w:hAnsiTheme="minorHAnsi" w:cstheme="minorHAnsi"/>
            <w:sz w:val="18"/>
            <w:szCs w:val="18"/>
          </w:rPr>
          <w:t>m</w:t>
        </w:r>
        <w:r w:rsidRPr="005828AE">
          <w:rPr>
            <w:rFonts w:asciiTheme="minorHAnsi" w:hAnsiTheme="minorHAnsi" w:cstheme="minorHAnsi"/>
            <w:sz w:val="18"/>
            <w:szCs w:val="18"/>
          </w:rPr>
          <w:t xml:space="preserve">ust be equal to </w:t>
        </w:r>
        <w:r>
          <w:rPr>
            <w:rFonts w:asciiTheme="minorHAnsi" w:hAnsiTheme="minorHAnsi" w:cstheme="minorHAnsi"/>
            <w:sz w:val="18"/>
            <w:szCs w:val="18"/>
          </w:rPr>
          <w:t>the</w:t>
        </w:r>
        <w:r w:rsidRPr="005828AE">
          <w:rPr>
            <w:rFonts w:asciiTheme="minorHAnsi" w:hAnsiTheme="minorHAnsi" w:cstheme="minorHAnsi"/>
            <w:sz w:val="18"/>
            <w:szCs w:val="18"/>
          </w:rPr>
          <w:t xml:space="preserve"> value indicated on </w:t>
        </w:r>
        <w:r>
          <w:rPr>
            <w:rFonts w:asciiTheme="minorHAnsi" w:hAnsiTheme="minorHAnsi" w:cstheme="minorHAnsi"/>
            <w:sz w:val="18"/>
            <w:szCs w:val="18"/>
          </w:rPr>
          <w:t xml:space="preserve">Table </w:t>
        </w:r>
        <w:del w:id="410" w:author="Alhabibi, Haider@Energy [2]" w:date="2022-03-10T16:46:00Z">
          <w:r w:rsidDel="00603297">
            <w:rPr>
              <w:rFonts w:asciiTheme="minorHAnsi" w:hAnsiTheme="minorHAnsi" w:cstheme="minorHAnsi"/>
              <w:sz w:val="18"/>
              <w:szCs w:val="18"/>
            </w:rPr>
            <w:delText>C</w:delText>
          </w:r>
        </w:del>
      </w:ins>
      <w:ins w:id="411" w:author="Alhabibi, Haider@Energy [2]" w:date="2022-03-10T16:46:00Z">
        <w:r w:rsidR="00603297">
          <w:rPr>
            <w:rFonts w:asciiTheme="minorHAnsi" w:hAnsiTheme="minorHAnsi" w:cstheme="minorHAnsi"/>
            <w:sz w:val="18"/>
            <w:szCs w:val="18"/>
          </w:rPr>
          <w:t>A2</w:t>
        </w:r>
      </w:ins>
      <w:ins w:id="412" w:author="Alhabibi, Haider@Energy" w:date="2021-12-12T22:20:00Z">
        <w:r>
          <w:rPr>
            <w:rFonts w:asciiTheme="minorHAnsi" w:hAnsiTheme="minorHAnsi" w:cstheme="minorHAnsi"/>
            <w:sz w:val="18"/>
            <w:szCs w:val="18"/>
          </w:rPr>
          <w:t xml:space="preserve"> as default </w:t>
        </w:r>
        <w:r w:rsidRPr="00C75F6D">
          <w:rPr>
            <w:rFonts w:asciiTheme="minorHAnsi" w:hAnsiTheme="minorHAnsi" w:cstheme="minorHAnsi"/>
            <w:sz w:val="18"/>
            <w:szCs w:val="18"/>
          </w:rPr>
          <w:t xml:space="preserve">and allow user to override with an equivalent system based on the simulated equipment in </w:t>
        </w:r>
        <w:r>
          <w:rPr>
            <w:rFonts w:asciiTheme="minorHAnsi" w:hAnsiTheme="minorHAnsi" w:cstheme="minorHAnsi"/>
            <w:sz w:val="18"/>
            <w:szCs w:val="18"/>
          </w:rPr>
          <w:t xml:space="preserve">Table </w:t>
        </w:r>
        <w:del w:id="413" w:author="Alhabibi, Haider@Energy [2]" w:date="2022-03-10T16:46:00Z">
          <w:r w:rsidDel="00603297">
            <w:rPr>
              <w:rFonts w:asciiTheme="minorHAnsi" w:hAnsiTheme="minorHAnsi" w:cstheme="minorHAnsi"/>
              <w:sz w:val="18"/>
              <w:szCs w:val="18"/>
            </w:rPr>
            <w:delText>C</w:delText>
          </w:r>
        </w:del>
      </w:ins>
      <w:ins w:id="414" w:author="Alhabibi, Haider@Energy [2]" w:date="2022-03-10T16:46:00Z">
        <w:r w:rsidR="00603297">
          <w:rPr>
            <w:rFonts w:asciiTheme="minorHAnsi" w:hAnsiTheme="minorHAnsi" w:cstheme="minorHAnsi"/>
            <w:sz w:val="18"/>
            <w:szCs w:val="18"/>
          </w:rPr>
          <w:t>A2</w:t>
        </w:r>
      </w:ins>
      <w:ins w:id="415" w:author="Alhabibi, Haider@Energy" w:date="2021-12-12T22:20:00Z">
        <w:r>
          <w:rPr>
            <w:rFonts w:asciiTheme="minorHAnsi" w:hAnsiTheme="minorHAnsi" w:cstheme="minorHAnsi"/>
            <w:sz w:val="18"/>
            <w:szCs w:val="18"/>
          </w:rPr>
          <w:t>.</w:t>
        </w:r>
      </w:ins>
    </w:p>
    <w:p w14:paraId="71E2CB01" w14:textId="5302C53F" w:rsidR="00B416AE" w:rsidRPr="005828AE" w:rsidRDefault="00B416AE" w:rsidP="0060329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ins w:id="416" w:author="Alhabibi, Haider@Energy" w:date="2021-12-12T22:20:00Z"/>
          <w:rFonts w:asciiTheme="minorHAnsi" w:hAnsiTheme="minorHAnsi" w:cstheme="minorHAnsi"/>
          <w:sz w:val="18"/>
          <w:szCs w:val="18"/>
        </w:rPr>
      </w:pPr>
      <w:ins w:id="417" w:author="Alhabibi, Haider@Energy" w:date="2021-12-12T22:20:00Z">
        <w:r w:rsidRPr="005828AE">
          <w:rPr>
            <w:rFonts w:asciiTheme="minorHAnsi" w:hAnsiTheme="minorHAnsi" w:cstheme="minorHAnsi"/>
            <w:sz w:val="18"/>
            <w:szCs w:val="18"/>
          </w:rPr>
          <w:t xml:space="preserve">04 </w:t>
        </w:r>
        <w:r w:rsidRPr="00A60072">
          <w:rPr>
            <w:rFonts w:asciiTheme="minorHAnsi" w:hAnsiTheme="minorHAnsi" w:cstheme="minorHAnsi"/>
            <w:sz w:val="18"/>
            <w:szCs w:val="18"/>
          </w:rPr>
          <w:t># of Like (or Identical) Water Heaters in System</w:t>
        </w:r>
        <w:r w:rsidRPr="00A60072" w:rsidDel="00A60072">
          <w:rPr>
            <w:rFonts w:asciiTheme="minorHAnsi" w:hAnsiTheme="minorHAnsi" w:cstheme="minorHAnsi"/>
            <w:sz w:val="18"/>
            <w:szCs w:val="18"/>
          </w:rPr>
          <w:t xml:space="preserve"> </w:t>
        </w:r>
        <w:r w:rsidRPr="005828AE">
          <w:rPr>
            <w:rFonts w:asciiTheme="minorHAnsi" w:hAnsiTheme="minorHAnsi" w:cstheme="minorHAnsi"/>
            <w:sz w:val="18"/>
            <w:szCs w:val="18"/>
          </w:rPr>
          <w:t xml:space="preserve">– </w:t>
        </w:r>
        <w:bookmarkStart w:id="418" w:name="_Hlk89011300"/>
        <w:r w:rsidRPr="00986453">
          <w:rPr>
            <w:rFonts w:asciiTheme="minorHAnsi" w:hAnsiTheme="minorHAnsi" w:cstheme="minorHAnsi"/>
            <w:sz w:val="18"/>
            <w:szCs w:val="18"/>
          </w:rPr>
          <w:t xml:space="preserve">Reference information from Table </w:t>
        </w:r>
        <w:del w:id="419" w:author="Alhabibi, Haider@Energy [2]" w:date="2022-03-10T16:46:00Z">
          <w:r w:rsidRPr="00986453" w:rsidDel="00603297">
            <w:rPr>
              <w:rFonts w:asciiTheme="minorHAnsi" w:hAnsiTheme="minorHAnsi" w:cstheme="minorHAnsi"/>
              <w:sz w:val="18"/>
              <w:szCs w:val="18"/>
            </w:rPr>
            <w:delText>C</w:delText>
          </w:r>
        </w:del>
      </w:ins>
      <w:bookmarkEnd w:id="418"/>
      <w:ins w:id="420" w:author="Alhabibi, Haider@Energy [2]" w:date="2022-03-10T16:46:00Z">
        <w:r w:rsidR="00603297">
          <w:rPr>
            <w:rFonts w:asciiTheme="minorHAnsi" w:hAnsiTheme="minorHAnsi" w:cstheme="minorHAnsi"/>
            <w:sz w:val="18"/>
            <w:szCs w:val="18"/>
          </w:rPr>
          <w:t>A2</w:t>
        </w:r>
      </w:ins>
      <w:ins w:id="421" w:author="Alhabibi, Haider@Energy" w:date="2021-12-12T22:20:00Z">
        <w:r w:rsidRPr="005828AE">
          <w:rPr>
            <w:rFonts w:asciiTheme="minorHAnsi" w:hAnsiTheme="minorHAnsi" w:cstheme="minorHAnsi"/>
            <w:sz w:val="18"/>
            <w:szCs w:val="18"/>
          </w:rPr>
          <w:t xml:space="preserve">.  </w:t>
        </w:r>
      </w:ins>
    </w:p>
    <w:p w14:paraId="2492E1BF" w14:textId="2B6F98E6" w:rsidR="00B416AE" w:rsidRPr="005828AE" w:rsidRDefault="00B416AE" w:rsidP="0060329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ins w:id="422" w:author="Alhabibi, Haider@Energy" w:date="2021-12-12T22:20:00Z"/>
          <w:rFonts w:asciiTheme="minorHAnsi" w:hAnsiTheme="minorHAnsi" w:cstheme="minorHAnsi"/>
          <w:sz w:val="18"/>
          <w:szCs w:val="18"/>
        </w:rPr>
      </w:pPr>
      <w:ins w:id="423" w:author="Alhabibi, Haider@Energy" w:date="2021-12-12T22:20:00Z">
        <w:r w:rsidRPr="005828AE">
          <w:rPr>
            <w:rFonts w:asciiTheme="minorHAnsi" w:hAnsiTheme="minorHAnsi" w:cstheme="minorHAnsi"/>
            <w:sz w:val="18"/>
            <w:szCs w:val="18"/>
          </w:rPr>
          <w:t xml:space="preserve">05 </w:t>
        </w:r>
        <w:r w:rsidRPr="00A60072">
          <w:rPr>
            <w:rFonts w:asciiTheme="minorHAnsi" w:hAnsiTheme="minorHAnsi" w:cstheme="minorHAnsi"/>
            <w:sz w:val="18"/>
            <w:szCs w:val="18"/>
          </w:rPr>
          <w:t xml:space="preserve">Tank Location </w:t>
        </w:r>
        <w:r w:rsidRPr="005828AE">
          <w:rPr>
            <w:rFonts w:asciiTheme="minorHAnsi" w:hAnsiTheme="minorHAnsi" w:cstheme="minorHAnsi"/>
            <w:sz w:val="18"/>
            <w:szCs w:val="18"/>
          </w:rPr>
          <w:t xml:space="preserve">– </w:t>
        </w:r>
        <w:r w:rsidRPr="005C0374">
          <w:rPr>
            <w:rFonts w:asciiTheme="minorHAnsi" w:hAnsiTheme="minorHAnsi" w:cstheme="minorHAnsi"/>
            <w:sz w:val="18"/>
            <w:szCs w:val="18"/>
          </w:rPr>
          <w:t xml:space="preserve">User input. Must be equal to value indicated in Table </w:t>
        </w:r>
        <w:del w:id="424" w:author="Alhabibi, Haider@Energy [2]" w:date="2022-03-10T16:46:00Z">
          <w:r w:rsidRPr="005C0374" w:rsidDel="00603297">
            <w:rPr>
              <w:rFonts w:asciiTheme="minorHAnsi" w:hAnsiTheme="minorHAnsi" w:cstheme="minorHAnsi"/>
              <w:sz w:val="18"/>
              <w:szCs w:val="18"/>
            </w:rPr>
            <w:delText>C</w:delText>
          </w:r>
        </w:del>
      </w:ins>
      <w:ins w:id="425" w:author="Alhabibi, Haider@Energy [2]" w:date="2022-03-10T16:46:00Z">
        <w:r w:rsidR="00603297">
          <w:rPr>
            <w:rFonts w:asciiTheme="minorHAnsi" w:hAnsiTheme="minorHAnsi" w:cstheme="minorHAnsi"/>
            <w:sz w:val="18"/>
            <w:szCs w:val="18"/>
          </w:rPr>
          <w:t>A2</w:t>
        </w:r>
      </w:ins>
      <w:ins w:id="426" w:author="Alhabibi, Haider@Energy" w:date="2021-12-12T22:20:00Z">
        <w:r w:rsidRPr="005C0374">
          <w:rPr>
            <w:rFonts w:asciiTheme="minorHAnsi" w:hAnsiTheme="minorHAnsi" w:cstheme="minorHAnsi"/>
            <w:sz w:val="18"/>
            <w:szCs w:val="18"/>
          </w:rPr>
          <w:t>.</w:t>
        </w:r>
        <w:r w:rsidRPr="005828AE">
          <w:rPr>
            <w:rFonts w:asciiTheme="minorHAnsi" w:hAnsiTheme="minorHAnsi" w:cstheme="minorHAnsi"/>
            <w:sz w:val="18"/>
            <w:szCs w:val="18"/>
          </w:rPr>
          <w:t xml:space="preserve"> </w:t>
        </w:r>
      </w:ins>
    </w:p>
    <w:p w14:paraId="31EB23F2" w14:textId="19ED6962" w:rsidR="00B416AE" w:rsidRPr="005828AE" w:rsidRDefault="00B416AE" w:rsidP="0060329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ins w:id="427" w:author="Alhabibi, Haider@Energy" w:date="2021-12-12T22:20:00Z"/>
          <w:rFonts w:asciiTheme="minorHAnsi" w:hAnsiTheme="minorHAnsi" w:cstheme="minorHAnsi"/>
          <w:sz w:val="18"/>
          <w:szCs w:val="18"/>
        </w:rPr>
      </w:pPr>
      <w:ins w:id="428" w:author="Alhabibi, Haider@Energy" w:date="2021-12-12T22:20:00Z">
        <w:r w:rsidRPr="005828AE">
          <w:rPr>
            <w:rFonts w:asciiTheme="minorHAnsi" w:hAnsiTheme="minorHAnsi" w:cstheme="minorHAnsi"/>
            <w:sz w:val="18"/>
            <w:szCs w:val="18"/>
          </w:rPr>
          <w:t>0</w:t>
        </w:r>
        <w:r>
          <w:rPr>
            <w:rFonts w:asciiTheme="minorHAnsi" w:hAnsiTheme="minorHAnsi" w:cstheme="minorHAnsi"/>
            <w:sz w:val="18"/>
            <w:szCs w:val="18"/>
          </w:rPr>
          <w:t>6</w:t>
        </w:r>
        <w:r w:rsidRPr="005828AE">
          <w:rPr>
            <w:rFonts w:asciiTheme="minorHAnsi" w:hAnsiTheme="minorHAnsi" w:cstheme="minorHAnsi"/>
            <w:sz w:val="18"/>
            <w:szCs w:val="18"/>
          </w:rPr>
          <w:t xml:space="preserve"> </w:t>
        </w:r>
        <w:r w:rsidRPr="00165E97">
          <w:rPr>
            <w:rFonts w:asciiTheme="minorHAnsi" w:hAnsiTheme="minorHAnsi" w:cstheme="minorHAnsi"/>
            <w:sz w:val="18"/>
            <w:szCs w:val="18"/>
          </w:rPr>
          <w:t>Exterior Tank Insulation R-value</w:t>
        </w:r>
        <w:r w:rsidRPr="005828AE">
          <w:rPr>
            <w:rFonts w:asciiTheme="minorHAnsi" w:hAnsiTheme="minorHAnsi" w:cstheme="minorHAnsi"/>
            <w:sz w:val="18"/>
            <w:szCs w:val="18"/>
          </w:rPr>
          <w:t xml:space="preserve"> – User input. Must be equal </w:t>
        </w:r>
        <w:r>
          <w:rPr>
            <w:rFonts w:asciiTheme="minorHAnsi" w:hAnsiTheme="minorHAnsi" w:cstheme="minorHAnsi"/>
            <w:sz w:val="18"/>
            <w:szCs w:val="18"/>
          </w:rPr>
          <w:t xml:space="preserve">to or higher than </w:t>
        </w:r>
        <w:r w:rsidRPr="005828AE">
          <w:rPr>
            <w:rFonts w:asciiTheme="minorHAnsi" w:hAnsiTheme="minorHAnsi" w:cstheme="minorHAnsi"/>
            <w:sz w:val="18"/>
            <w:szCs w:val="18"/>
          </w:rPr>
          <w:t>value indicated</w:t>
        </w:r>
        <w:r>
          <w:rPr>
            <w:rFonts w:asciiTheme="minorHAnsi" w:hAnsiTheme="minorHAnsi" w:cstheme="minorHAnsi"/>
            <w:sz w:val="18"/>
            <w:szCs w:val="18"/>
          </w:rPr>
          <w:t xml:space="preserve"> in Table </w:t>
        </w:r>
        <w:del w:id="429" w:author="Alhabibi, Haider@Energy [2]" w:date="2022-03-10T16:46:00Z">
          <w:r w:rsidDel="00603297">
            <w:rPr>
              <w:rFonts w:asciiTheme="minorHAnsi" w:hAnsiTheme="minorHAnsi" w:cstheme="minorHAnsi"/>
              <w:sz w:val="18"/>
              <w:szCs w:val="18"/>
            </w:rPr>
            <w:delText>C</w:delText>
          </w:r>
        </w:del>
      </w:ins>
      <w:ins w:id="430" w:author="Alhabibi, Haider@Energy [2]" w:date="2022-03-10T16:46:00Z">
        <w:r w:rsidR="00603297">
          <w:rPr>
            <w:rFonts w:asciiTheme="minorHAnsi" w:hAnsiTheme="minorHAnsi" w:cstheme="minorHAnsi"/>
            <w:sz w:val="18"/>
            <w:szCs w:val="18"/>
          </w:rPr>
          <w:t>A2</w:t>
        </w:r>
      </w:ins>
      <w:ins w:id="431" w:author="Alhabibi, Haider@Energy" w:date="2021-12-12T22:20:00Z">
        <w:r w:rsidRPr="005828AE">
          <w:rPr>
            <w:rFonts w:asciiTheme="minorHAnsi" w:hAnsiTheme="minorHAnsi" w:cstheme="minorHAnsi"/>
            <w:sz w:val="18"/>
            <w:szCs w:val="18"/>
          </w:rPr>
          <w:t>.</w:t>
        </w:r>
        <w:r>
          <w:rPr>
            <w:rFonts w:asciiTheme="minorHAnsi" w:hAnsiTheme="minorHAnsi" w:cstheme="minorHAnsi"/>
            <w:sz w:val="18"/>
            <w:szCs w:val="18"/>
          </w:rPr>
          <w:t xml:space="preserve"> </w:t>
        </w:r>
      </w:ins>
    </w:p>
    <w:p w14:paraId="24CEC04D" w14:textId="76AE9CBE" w:rsidR="00B416AE" w:rsidRDefault="00B416AE" w:rsidP="0060329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ins w:id="432" w:author="Alhabibi, Haider@Energy" w:date="2021-12-12T22:20:00Z"/>
          <w:rFonts w:asciiTheme="minorHAnsi" w:hAnsiTheme="minorHAnsi" w:cstheme="minorHAnsi"/>
          <w:sz w:val="18"/>
          <w:szCs w:val="18"/>
        </w:rPr>
      </w:pPr>
      <w:ins w:id="433" w:author="Alhabibi, Haider@Energy" w:date="2021-12-12T22:20:00Z">
        <w:r>
          <w:rPr>
            <w:rFonts w:asciiTheme="minorHAnsi" w:hAnsiTheme="minorHAnsi" w:cstheme="minorHAnsi"/>
            <w:sz w:val="18"/>
            <w:szCs w:val="18"/>
          </w:rPr>
          <w:t>07</w:t>
        </w:r>
        <w:r w:rsidRPr="005828AE">
          <w:rPr>
            <w:rFonts w:asciiTheme="minorHAnsi" w:hAnsiTheme="minorHAnsi" w:cstheme="minorHAnsi"/>
            <w:sz w:val="18"/>
            <w:szCs w:val="18"/>
          </w:rPr>
          <w:t xml:space="preserve"> </w:t>
        </w:r>
        <w:r w:rsidRPr="00C71BA9">
          <w:rPr>
            <w:rFonts w:asciiTheme="minorHAnsi" w:hAnsiTheme="minorHAnsi" w:cstheme="minorHAnsi"/>
            <w:sz w:val="18"/>
            <w:szCs w:val="18"/>
          </w:rPr>
          <w:t>Dwelling Unit DHW System Distribution Type</w:t>
        </w:r>
        <w:r w:rsidRPr="00C71BA9" w:rsidDel="00C71BA9">
          <w:rPr>
            <w:rFonts w:asciiTheme="minorHAnsi" w:hAnsiTheme="minorHAnsi" w:cstheme="minorHAnsi"/>
            <w:sz w:val="18"/>
            <w:szCs w:val="18"/>
          </w:rPr>
          <w:t xml:space="preserve"> </w:t>
        </w:r>
        <w:r w:rsidRPr="005828AE">
          <w:rPr>
            <w:rFonts w:asciiTheme="minorHAnsi" w:hAnsiTheme="minorHAnsi" w:cstheme="minorHAnsi"/>
            <w:sz w:val="18"/>
            <w:szCs w:val="18"/>
          </w:rPr>
          <w:t xml:space="preserve">– </w:t>
        </w:r>
        <w:r w:rsidRPr="004C27DF">
          <w:rPr>
            <w:rFonts w:asciiTheme="minorHAnsi" w:hAnsiTheme="minorHAnsi" w:cstheme="minorHAnsi"/>
            <w:sz w:val="18"/>
            <w:szCs w:val="18"/>
          </w:rPr>
          <w:t xml:space="preserve">Reference information from Table </w:t>
        </w:r>
        <w:del w:id="434" w:author="Alhabibi, Haider@Energy [2]" w:date="2022-03-10T16:46:00Z">
          <w:r w:rsidRPr="004C27DF" w:rsidDel="00603297">
            <w:rPr>
              <w:rFonts w:asciiTheme="minorHAnsi" w:hAnsiTheme="minorHAnsi" w:cstheme="minorHAnsi"/>
              <w:sz w:val="18"/>
              <w:szCs w:val="18"/>
            </w:rPr>
            <w:delText>C</w:delText>
          </w:r>
        </w:del>
      </w:ins>
      <w:ins w:id="435" w:author="Alhabibi, Haider@Energy [2]" w:date="2022-03-10T16:46:00Z">
        <w:r w:rsidR="00603297">
          <w:rPr>
            <w:rFonts w:asciiTheme="minorHAnsi" w:hAnsiTheme="minorHAnsi" w:cstheme="minorHAnsi"/>
            <w:sz w:val="18"/>
            <w:szCs w:val="18"/>
          </w:rPr>
          <w:t>A2</w:t>
        </w:r>
      </w:ins>
      <w:ins w:id="436" w:author="Alhabibi, Haider@Energy" w:date="2021-12-12T22:20:00Z">
        <w:r w:rsidRPr="005828AE">
          <w:rPr>
            <w:rFonts w:asciiTheme="minorHAnsi" w:hAnsiTheme="minorHAnsi" w:cstheme="minorHAnsi"/>
            <w:sz w:val="18"/>
            <w:szCs w:val="18"/>
          </w:rPr>
          <w:t>.</w:t>
        </w:r>
      </w:ins>
    </w:p>
    <w:p w14:paraId="2AB40518" w14:textId="0C012D1C" w:rsidR="00B416AE" w:rsidRDefault="00B416AE" w:rsidP="0060329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ins w:id="437" w:author="Alhabibi, Haider@Energy" w:date="2021-12-12T22:20:00Z"/>
          <w:rFonts w:asciiTheme="minorHAnsi" w:hAnsiTheme="minorHAnsi" w:cstheme="minorHAnsi"/>
          <w:sz w:val="18"/>
          <w:szCs w:val="18"/>
        </w:rPr>
      </w:pPr>
      <w:ins w:id="438" w:author="Alhabibi, Haider@Energy" w:date="2021-12-12T22:20:00Z">
        <w:r>
          <w:rPr>
            <w:rFonts w:asciiTheme="minorHAnsi" w:hAnsiTheme="minorHAnsi" w:cstheme="minorHAnsi"/>
            <w:sz w:val="18"/>
            <w:szCs w:val="18"/>
          </w:rPr>
          <w:t xml:space="preserve">08 </w:t>
        </w:r>
        <w:r w:rsidRPr="00603297">
          <w:rPr>
            <w:rFonts w:asciiTheme="minorHAnsi" w:hAnsiTheme="minorHAnsi" w:cstheme="minorHAnsi"/>
            <w:sz w:val="18"/>
            <w:szCs w:val="18"/>
          </w:rPr>
          <w:t>Compact</w:t>
        </w:r>
        <w:r w:rsidRPr="00F40856">
          <w:rPr>
            <w:rFonts w:cstheme="minorHAnsi"/>
            <w:sz w:val="18"/>
            <w:szCs w:val="20"/>
          </w:rPr>
          <w:t xml:space="preserve"> Distribution</w:t>
        </w:r>
        <w:r>
          <w:rPr>
            <w:rFonts w:cstheme="minorHAnsi"/>
            <w:sz w:val="18"/>
            <w:szCs w:val="20"/>
          </w:rPr>
          <w:t xml:space="preserve"> — </w:t>
        </w:r>
        <w:r w:rsidRPr="00C70BE1">
          <w:rPr>
            <w:rFonts w:cstheme="minorHAnsi"/>
            <w:sz w:val="18"/>
            <w:szCs w:val="20"/>
          </w:rPr>
          <w:t xml:space="preserve">Reference information from Table </w:t>
        </w:r>
        <w:del w:id="439" w:author="Alhabibi, Haider@Energy [2]" w:date="2022-03-10T16:46:00Z">
          <w:r w:rsidRPr="00C70BE1" w:rsidDel="00603297">
            <w:rPr>
              <w:rFonts w:cstheme="minorHAnsi"/>
              <w:sz w:val="18"/>
              <w:szCs w:val="20"/>
            </w:rPr>
            <w:delText>C</w:delText>
          </w:r>
        </w:del>
      </w:ins>
      <w:ins w:id="440" w:author="Alhabibi, Haider@Energy [2]" w:date="2022-03-10T16:46:00Z">
        <w:r w:rsidR="00603297">
          <w:rPr>
            <w:rFonts w:cstheme="minorHAnsi"/>
            <w:sz w:val="18"/>
            <w:szCs w:val="20"/>
          </w:rPr>
          <w:t>A2</w:t>
        </w:r>
      </w:ins>
      <w:ins w:id="441" w:author="Alhabibi, Haider@Energy" w:date="2021-12-12T22:20:00Z">
        <w:r>
          <w:rPr>
            <w:rFonts w:cstheme="minorHAnsi"/>
            <w:sz w:val="18"/>
            <w:szCs w:val="20"/>
          </w:rPr>
          <w:t>.</w:t>
        </w:r>
      </w:ins>
    </w:p>
    <w:p w14:paraId="36D187C4" w14:textId="77777777" w:rsidR="00B416AE" w:rsidRPr="00236F4B" w:rsidRDefault="00B416AE" w:rsidP="007B0D5E">
      <w:pPr>
        <w:keepNext/>
        <w:spacing w:after="0" w:line="240" w:lineRule="auto"/>
        <w:ind w:firstLine="270"/>
        <w:rPr>
          <w:rFonts w:asciiTheme="minorHAnsi" w:hAnsiTheme="minorHAnsi" w:cstheme="minorHAnsi"/>
          <w:sz w:val="18"/>
          <w:szCs w:val="18"/>
        </w:rPr>
      </w:pPr>
    </w:p>
    <w:p w14:paraId="735B7CAB" w14:textId="77777777" w:rsidR="007B0D5E" w:rsidRPr="00236F4B" w:rsidRDefault="007B0D5E" w:rsidP="00720D79">
      <w:pPr>
        <w:keepNext/>
        <w:spacing w:after="0" w:line="240" w:lineRule="auto"/>
        <w:rPr>
          <w:rFonts w:asciiTheme="minorHAnsi" w:hAnsiTheme="minorHAnsi" w:cstheme="minorHAnsi"/>
          <w:sz w:val="18"/>
          <w:szCs w:val="18"/>
        </w:rPr>
      </w:pPr>
    </w:p>
    <w:p w14:paraId="770ACA6B" w14:textId="5F821965" w:rsidR="00720D79" w:rsidRPr="00236F4B" w:rsidRDefault="006E1E98" w:rsidP="00720D79">
      <w:pPr>
        <w:keepNext/>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C</w:t>
      </w:r>
      <w:r w:rsidR="00720D79" w:rsidRPr="00236F4B">
        <w:rPr>
          <w:rFonts w:asciiTheme="minorHAnsi" w:hAnsiTheme="minorHAnsi" w:cstheme="minorHAnsi"/>
          <w:b/>
          <w:sz w:val="18"/>
          <w:szCs w:val="18"/>
        </w:rPr>
        <w:t xml:space="preserve">. Design </w:t>
      </w:r>
      <w:ins w:id="442" w:author="Alhabibi, Haider@Energy" w:date="2021-12-12T22:13:00Z">
        <w:r w:rsidR="00B47F33">
          <w:rPr>
            <w:rFonts w:asciiTheme="minorHAnsi" w:hAnsiTheme="minorHAnsi" w:cstheme="minorHAnsi"/>
            <w:b/>
            <w:sz w:val="20"/>
            <w:szCs w:val="20"/>
          </w:rPr>
          <w:t xml:space="preserve">HERS Verified </w:t>
        </w:r>
      </w:ins>
      <w:r w:rsidR="00720D79" w:rsidRPr="00236F4B">
        <w:rPr>
          <w:rFonts w:asciiTheme="minorHAnsi" w:hAnsiTheme="minorHAnsi" w:cstheme="minorHAnsi"/>
          <w:b/>
          <w:sz w:val="18"/>
          <w:szCs w:val="18"/>
        </w:rPr>
        <w:t>Dwelling Unit Water Heating Efficiency Information</w:t>
      </w:r>
    </w:p>
    <w:p w14:paraId="74046C32" w14:textId="20DE5FC7" w:rsidR="00720D79" w:rsidRPr="00236F4B"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features that were specified on the registered </w:t>
      </w:r>
      <w:del w:id="443" w:author="Alhabibi, Haider@Energy" w:date="2022-02-24T12:41:00Z">
        <w:r w:rsidRPr="00236F4B">
          <w:rPr>
            <w:rFonts w:asciiTheme="minorHAnsi" w:hAnsiTheme="minorHAnsi" w:cstheme="minorHAnsi"/>
            <w:sz w:val="18"/>
            <w:szCs w:val="18"/>
          </w:rPr>
          <w:delText>CF1R</w:delText>
        </w:r>
      </w:del>
      <w:ins w:id="444" w:author="Alhabibi, Haider@Energy" w:date="2022-02-24T12:41:00Z">
        <w:r w:rsidR="00C96D7C">
          <w:rPr>
            <w:rFonts w:asciiTheme="minorHAnsi" w:hAnsiTheme="minorHAnsi" w:cstheme="minorHAnsi"/>
            <w:sz w:val="18"/>
            <w:szCs w:val="18"/>
          </w:rPr>
          <w:t>LMCC</w:t>
        </w:r>
      </w:ins>
      <w:r w:rsidRPr="00236F4B">
        <w:rPr>
          <w:rFonts w:asciiTheme="minorHAnsi" w:hAnsiTheme="minorHAnsi" w:cstheme="minorHAnsi"/>
          <w:sz w:val="18"/>
          <w:szCs w:val="18"/>
        </w:rPr>
        <w:t xml:space="preserve"> compliance document for this project. </w:t>
      </w:r>
      <w:r w:rsidR="00E04539">
        <w:rPr>
          <w:rFonts w:asciiTheme="minorHAnsi" w:hAnsiTheme="minorHAnsi" w:cstheme="minorHAnsi"/>
          <w:sz w:val="18"/>
          <w:szCs w:val="18"/>
        </w:rPr>
        <w:t>This section is f</w:t>
      </w:r>
      <w:r w:rsidRPr="00236F4B">
        <w:rPr>
          <w:rFonts w:asciiTheme="minorHAnsi" w:hAnsiTheme="minorHAnsi" w:cstheme="minorHAnsi"/>
          <w:sz w:val="18"/>
          <w:szCs w:val="18"/>
        </w:rPr>
        <w:t>or information</w:t>
      </w:r>
      <w:r w:rsidR="00E04539">
        <w:rPr>
          <w:rFonts w:asciiTheme="minorHAnsi" w:hAnsiTheme="minorHAnsi" w:cstheme="minorHAnsi"/>
          <w:sz w:val="18"/>
          <w:szCs w:val="18"/>
        </w:rPr>
        <w:t>/verification purposes</w:t>
      </w:r>
      <w:r w:rsidRPr="00236F4B">
        <w:rPr>
          <w:rFonts w:asciiTheme="minorHAnsi" w:hAnsiTheme="minorHAnsi" w:cstheme="minorHAnsi"/>
          <w:sz w:val="18"/>
          <w:szCs w:val="18"/>
        </w:rPr>
        <w:t xml:space="preserve"> only and requires no user input.</w:t>
      </w:r>
    </w:p>
    <w:p w14:paraId="68B7A7C8" w14:textId="77777777" w:rsidR="00720D79" w:rsidRPr="00236F4B" w:rsidRDefault="00720D79" w:rsidP="00720D79">
      <w:pPr>
        <w:keepNext/>
        <w:spacing w:after="0" w:line="240" w:lineRule="auto"/>
        <w:rPr>
          <w:rFonts w:asciiTheme="minorHAnsi" w:hAnsiTheme="minorHAnsi" w:cstheme="minorHAnsi"/>
          <w:b/>
          <w:sz w:val="18"/>
          <w:szCs w:val="18"/>
        </w:rPr>
      </w:pPr>
    </w:p>
    <w:p w14:paraId="68AC99F7" w14:textId="54DCF1DC" w:rsidR="00720D79" w:rsidRPr="00236F4B" w:rsidRDefault="006E1E98" w:rsidP="00720D79">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D</w:t>
      </w:r>
      <w:r w:rsidR="00720D79" w:rsidRPr="00236F4B">
        <w:rPr>
          <w:rFonts w:asciiTheme="minorHAnsi" w:hAnsiTheme="minorHAnsi" w:cstheme="minorHAnsi"/>
          <w:b/>
          <w:sz w:val="18"/>
          <w:szCs w:val="18"/>
        </w:rPr>
        <w:t xml:space="preserve">. Installed </w:t>
      </w:r>
      <w:ins w:id="445" w:author="Alhabibi, Haider@Energy" w:date="2021-12-12T22:13:00Z">
        <w:r w:rsidR="00B47F33">
          <w:rPr>
            <w:rFonts w:asciiTheme="minorHAnsi" w:hAnsiTheme="minorHAnsi" w:cstheme="minorHAnsi"/>
            <w:b/>
            <w:sz w:val="20"/>
            <w:szCs w:val="20"/>
          </w:rPr>
          <w:t xml:space="preserve">HERS Verified </w:t>
        </w:r>
      </w:ins>
      <w:r w:rsidR="00720D79" w:rsidRPr="00236F4B">
        <w:rPr>
          <w:rFonts w:asciiTheme="minorHAnsi" w:hAnsiTheme="minorHAnsi" w:cstheme="minorHAnsi"/>
          <w:b/>
          <w:sz w:val="18"/>
          <w:szCs w:val="18"/>
        </w:rPr>
        <w:t>Dwelling Unit Water Heating Efficiency Information</w:t>
      </w:r>
    </w:p>
    <w:p w14:paraId="409B91AA" w14:textId="3E493CAB"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2B30070B" w14:textId="61922B11"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sz w:val="18"/>
          <w:szCs w:val="18"/>
        </w:rPr>
        <w:tab/>
        <w:t xml:space="preserve">01 Water Heating System ID or Name – Reference information from </w:t>
      </w:r>
      <w:r w:rsidR="0036442C">
        <w:rPr>
          <w:rFonts w:asciiTheme="minorHAnsi" w:hAnsiTheme="minorHAnsi" w:cstheme="minorHAnsi"/>
          <w:sz w:val="18"/>
          <w:szCs w:val="18"/>
        </w:rPr>
        <w:t>Table A.</w:t>
      </w:r>
    </w:p>
    <w:p w14:paraId="6C8AF421" w14:textId="3F8B1C8B"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lastRenderedPageBreak/>
        <w:t xml:space="preserve">02 Heating Efficiency Type – Reference information from </w:t>
      </w:r>
      <w:r w:rsidR="0036442C">
        <w:rPr>
          <w:rFonts w:asciiTheme="minorHAnsi" w:hAnsiTheme="minorHAnsi" w:cstheme="minorHAnsi"/>
          <w:sz w:val="18"/>
          <w:szCs w:val="18"/>
        </w:rPr>
        <w:t>Table C</w:t>
      </w:r>
      <w:r w:rsidRPr="00236F4B">
        <w:rPr>
          <w:rFonts w:asciiTheme="minorHAnsi" w:hAnsiTheme="minorHAnsi" w:cstheme="minorHAnsi"/>
          <w:sz w:val="18"/>
          <w:szCs w:val="18"/>
        </w:rPr>
        <w:t xml:space="preserve">. Different efficiency types </w:t>
      </w:r>
      <w:proofErr w:type="gramStart"/>
      <w:r w:rsidRPr="00236F4B">
        <w:rPr>
          <w:rFonts w:asciiTheme="minorHAnsi" w:hAnsiTheme="minorHAnsi" w:cstheme="minorHAnsi"/>
          <w:sz w:val="18"/>
          <w:szCs w:val="18"/>
        </w:rPr>
        <w:t>are</w:t>
      </w:r>
      <w:proofErr w:type="gramEnd"/>
      <w:r w:rsidRPr="00236F4B">
        <w:rPr>
          <w:rFonts w:asciiTheme="minorHAnsi" w:hAnsiTheme="minorHAnsi" w:cstheme="minorHAnsi"/>
          <w:sz w:val="18"/>
          <w:szCs w:val="18"/>
        </w:rPr>
        <w:t xml:space="preserve"> Energy Factor, AFUE, UEF and Thermal Efficiency.</w:t>
      </w:r>
    </w:p>
    <w:p w14:paraId="29C48C9A" w14:textId="22183459" w:rsidR="00720D79" w:rsidRPr="00236F4B" w:rsidRDefault="00720D79" w:rsidP="00720D79">
      <w:pPr>
        <w:keepNext/>
        <w:spacing w:after="0" w:line="240" w:lineRule="auto"/>
        <w:ind w:left="720" w:hanging="450"/>
        <w:rPr>
          <w:rFonts w:asciiTheme="minorHAnsi" w:hAnsiTheme="minorHAnsi" w:cstheme="minorHAnsi"/>
          <w:b/>
          <w:sz w:val="18"/>
          <w:szCs w:val="18"/>
        </w:rPr>
      </w:pPr>
      <w:r w:rsidRPr="00236F4B">
        <w:rPr>
          <w:rFonts w:asciiTheme="minorHAnsi" w:hAnsiTheme="minorHAnsi" w:cstheme="minorHAnsi"/>
          <w:sz w:val="18"/>
          <w:szCs w:val="18"/>
        </w:rPr>
        <w:t xml:space="preserve">03 Heating Efficiency Value – User input </w:t>
      </w:r>
      <w:r w:rsidR="0036442C">
        <w:rPr>
          <w:rFonts w:asciiTheme="minorHAnsi" w:hAnsiTheme="minorHAnsi" w:cstheme="minorHAnsi"/>
          <w:sz w:val="18"/>
          <w:szCs w:val="18"/>
        </w:rPr>
        <w:t>m</w:t>
      </w:r>
      <w:r w:rsidRPr="00236F4B">
        <w:rPr>
          <w:rFonts w:asciiTheme="minorHAnsi" w:hAnsiTheme="minorHAnsi" w:cstheme="minorHAnsi"/>
          <w:sz w:val="18"/>
          <w:szCs w:val="18"/>
        </w:rPr>
        <w:t xml:space="preserve">ust be equal to or higher efficiency than value indicated on the </w:t>
      </w:r>
      <w:del w:id="446" w:author="Alhabibi, Haider@Energy" w:date="2022-02-24T12:41:00Z">
        <w:r w:rsidRPr="00236F4B">
          <w:rPr>
            <w:rFonts w:asciiTheme="minorHAnsi" w:hAnsiTheme="minorHAnsi" w:cstheme="minorHAnsi"/>
            <w:sz w:val="18"/>
            <w:szCs w:val="18"/>
          </w:rPr>
          <w:delText>CF1R</w:delText>
        </w:r>
      </w:del>
      <w:ins w:id="447" w:author="Alhabibi, Haider@Energy" w:date="2022-02-24T12:41:00Z">
        <w:r w:rsidR="00C96D7C">
          <w:rPr>
            <w:rFonts w:asciiTheme="minorHAnsi" w:hAnsiTheme="minorHAnsi" w:cstheme="minorHAnsi"/>
            <w:sz w:val="18"/>
            <w:szCs w:val="18"/>
          </w:rPr>
          <w:t>LMCC</w:t>
        </w:r>
      </w:ins>
      <w:r w:rsidRPr="00236F4B">
        <w:rPr>
          <w:rFonts w:asciiTheme="minorHAnsi" w:hAnsiTheme="minorHAnsi" w:cstheme="minorHAnsi"/>
          <w:sz w:val="18"/>
          <w:szCs w:val="18"/>
        </w:rPr>
        <w:t>.</w:t>
      </w:r>
    </w:p>
    <w:p w14:paraId="7452B819" w14:textId="61ED981A"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04 Standby Loss – User input. Must be equal to or less than value indicated</w:t>
      </w:r>
      <w:r w:rsidR="00E04539">
        <w:rPr>
          <w:rFonts w:asciiTheme="minorHAnsi" w:hAnsiTheme="minorHAnsi" w:cstheme="minorHAnsi"/>
          <w:sz w:val="18"/>
          <w:szCs w:val="18"/>
        </w:rPr>
        <w:t xml:space="preserve"> 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 xml:space="preserve">. Value may be N/A if </w:t>
      </w:r>
      <w:del w:id="448" w:author="Alhabibi, Haider@Energy" w:date="2022-02-24T12:41:00Z">
        <w:r w:rsidRPr="00236F4B">
          <w:rPr>
            <w:rFonts w:asciiTheme="minorHAnsi" w:hAnsiTheme="minorHAnsi" w:cstheme="minorHAnsi"/>
            <w:sz w:val="18"/>
            <w:szCs w:val="18"/>
          </w:rPr>
          <w:delText>CF1R</w:delText>
        </w:r>
      </w:del>
      <w:ins w:id="449" w:author="Alhabibi, Haider@Energy" w:date="2022-02-24T12:41:00Z">
        <w:r w:rsidR="00C96D7C">
          <w:rPr>
            <w:rFonts w:asciiTheme="minorHAnsi" w:hAnsiTheme="minorHAnsi" w:cstheme="minorHAnsi"/>
            <w:sz w:val="18"/>
            <w:szCs w:val="18"/>
          </w:rPr>
          <w:t>LMCC</w:t>
        </w:r>
      </w:ins>
      <w:r w:rsidRPr="00236F4B">
        <w:rPr>
          <w:rFonts w:asciiTheme="minorHAnsi" w:hAnsiTheme="minorHAnsi" w:cstheme="minorHAnsi"/>
          <w:sz w:val="18"/>
          <w:szCs w:val="18"/>
        </w:rPr>
        <w:t xml:space="preserve"> value is N/A.  </w:t>
      </w:r>
    </w:p>
    <w:p w14:paraId="246D9437" w14:textId="0DC183B9"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 xml:space="preserve">05 Exterior Insulation R-Value – User input. Must be equal to or higher than value indicated </w:t>
      </w:r>
      <w:r w:rsidR="00E04539">
        <w:rPr>
          <w:rFonts w:asciiTheme="minorHAnsi" w:hAnsiTheme="minorHAnsi" w:cstheme="minorHAnsi"/>
          <w:sz w:val="18"/>
          <w:szCs w:val="18"/>
        </w:rPr>
        <w:t xml:space="preserve">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 xml:space="preserve">. Value may be N/A if </w:t>
      </w:r>
      <w:del w:id="450" w:author="Alhabibi, Haider@Energy" w:date="2022-02-24T12:41:00Z">
        <w:r w:rsidRPr="00236F4B">
          <w:rPr>
            <w:rFonts w:asciiTheme="minorHAnsi" w:hAnsiTheme="minorHAnsi" w:cstheme="minorHAnsi"/>
            <w:sz w:val="18"/>
            <w:szCs w:val="18"/>
          </w:rPr>
          <w:delText>CF1R</w:delText>
        </w:r>
      </w:del>
      <w:ins w:id="451" w:author="Alhabibi, Haider@Energy" w:date="2022-02-24T12:41:00Z">
        <w:r w:rsidR="00C96D7C">
          <w:rPr>
            <w:rFonts w:asciiTheme="minorHAnsi" w:hAnsiTheme="minorHAnsi" w:cstheme="minorHAnsi"/>
            <w:sz w:val="18"/>
            <w:szCs w:val="18"/>
          </w:rPr>
          <w:t>LMCC</w:t>
        </w:r>
      </w:ins>
      <w:r w:rsidRPr="00236F4B">
        <w:rPr>
          <w:rFonts w:asciiTheme="minorHAnsi" w:hAnsiTheme="minorHAnsi" w:cstheme="minorHAnsi"/>
          <w:sz w:val="18"/>
          <w:szCs w:val="18"/>
        </w:rPr>
        <w:t xml:space="preserve"> value is N/A.  </w:t>
      </w:r>
    </w:p>
    <w:p w14:paraId="0DC54883" w14:textId="68308088" w:rsidR="006E1E98" w:rsidRPr="00236F4B" w:rsidRDefault="006E1E98" w:rsidP="006E1E98">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06 Water Heater Storage Volume (gal) – User input. Value may be N/A if water heater type is instantaneous with zero storage.</w:t>
      </w:r>
    </w:p>
    <w:p w14:paraId="1ADBC2A5" w14:textId="5A4BEE46" w:rsidR="00720D79" w:rsidRPr="00236F4B" w:rsidRDefault="00720D79" w:rsidP="00720D79">
      <w:pPr>
        <w:keepNext/>
        <w:spacing w:after="0" w:line="240" w:lineRule="auto"/>
        <w:ind w:left="720" w:hanging="450"/>
        <w:rPr>
          <w:rFonts w:asciiTheme="minorHAnsi" w:hAnsiTheme="minorHAnsi" w:cstheme="minorHAnsi"/>
          <w:sz w:val="18"/>
          <w:szCs w:val="18"/>
        </w:rPr>
      </w:pPr>
      <w:r w:rsidRPr="00236F4B">
        <w:rPr>
          <w:rFonts w:asciiTheme="minorHAnsi" w:hAnsiTheme="minorHAnsi" w:cstheme="minorHAnsi"/>
          <w:sz w:val="18"/>
          <w:szCs w:val="18"/>
        </w:rPr>
        <w:t>0</w:t>
      </w:r>
      <w:r w:rsidR="006E1E98" w:rsidRPr="00236F4B">
        <w:rPr>
          <w:rFonts w:asciiTheme="minorHAnsi" w:hAnsiTheme="minorHAnsi" w:cstheme="minorHAnsi"/>
          <w:sz w:val="18"/>
          <w:szCs w:val="18"/>
        </w:rPr>
        <w:t>7</w:t>
      </w:r>
      <w:r w:rsidRPr="00236F4B">
        <w:rPr>
          <w:rFonts w:asciiTheme="minorHAnsi" w:hAnsiTheme="minorHAnsi" w:cstheme="minorHAnsi"/>
          <w:sz w:val="18"/>
          <w:szCs w:val="18"/>
        </w:rPr>
        <w:t xml:space="preserve"> Tank location – User input. Must be equal to system type indicated </w:t>
      </w:r>
      <w:r w:rsidR="00E04539">
        <w:rPr>
          <w:rFonts w:asciiTheme="minorHAnsi" w:hAnsiTheme="minorHAnsi" w:cstheme="minorHAnsi"/>
          <w:sz w:val="18"/>
          <w:szCs w:val="18"/>
        </w:rPr>
        <w:t xml:space="preserve">in </w:t>
      </w:r>
      <w:r w:rsidR="0036442C">
        <w:rPr>
          <w:rFonts w:asciiTheme="minorHAnsi" w:hAnsiTheme="minorHAnsi" w:cstheme="minorHAnsi"/>
          <w:sz w:val="18"/>
          <w:szCs w:val="18"/>
        </w:rPr>
        <w:t>Table</w:t>
      </w:r>
      <w:r w:rsidR="00E04539">
        <w:rPr>
          <w:rFonts w:asciiTheme="minorHAnsi" w:hAnsiTheme="minorHAnsi" w:cstheme="minorHAnsi"/>
          <w:sz w:val="18"/>
          <w:szCs w:val="18"/>
        </w:rPr>
        <w:t xml:space="preserve"> C</w:t>
      </w:r>
      <w:r w:rsidRPr="00236F4B">
        <w:rPr>
          <w:rFonts w:asciiTheme="minorHAnsi" w:hAnsiTheme="minorHAnsi" w:cstheme="minorHAnsi"/>
          <w:sz w:val="18"/>
          <w:szCs w:val="18"/>
        </w:rPr>
        <w:t>.</w:t>
      </w:r>
    </w:p>
    <w:p w14:paraId="7DD59A20"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1D01337F" w14:textId="7D16107E" w:rsidR="00720D79" w:rsidRPr="00236F4B"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E</w:t>
      </w:r>
      <w:r w:rsidR="00720D79" w:rsidRPr="00236F4B">
        <w:rPr>
          <w:rFonts w:asciiTheme="minorHAnsi" w:hAnsiTheme="minorHAnsi" w:cstheme="minorHAnsi"/>
          <w:b/>
          <w:sz w:val="18"/>
          <w:szCs w:val="18"/>
        </w:rPr>
        <w:t>. Installed Water Heater Manufacturer Information</w:t>
      </w:r>
    </w:p>
    <w:p w14:paraId="522152A5"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This table reports the manufacturer information of the installed water heater(s). Require one line for each installed water heater</w:t>
      </w:r>
    </w:p>
    <w:p w14:paraId="636C7708" w14:textId="50757573"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 xml:space="preserve">01 Water Heating System ID or Name – Reference information from </w:t>
      </w:r>
      <w:del w:id="452" w:author="Alhabibi, Haider@Energy" w:date="2022-02-24T12:41:00Z">
        <w:r w:rsidRPr="00236F4B">
          <w:rPr>
            <w:rFonts w:asciiTheme="minorHAnsi" w:hAnsiTheme="minorHAnsi" w:cstheme="minorHAnsi"/>
            <w:sz w:val="18"/>
            <w:szCs w:val="18"/>
          </w:rPr>
          <w:delText>CF1R</w:delText>
        </w:r>
      </w:del>
      <w:ins w:id="453" w:author="Alhabibi, Haider@Energy" w:date="2022-02-24T12:41:00Z">
        <w:r w:rsidR="00C96D7C">
          <w:rPr>
            <w:rFonts w:asciiTheme="minorHAnsi" w:hAnsiTheme="minorHAnsi" w:cstheme="minorHAnsi"/>
            <w:sz w:val="18"/>
            <w:szCs w:val="18"/>
          </w:rPr>
          <w:t>LMCC</w:t>
        </w:r>
      </w:ins>
      <w:r w:rsidRPr="00236F4B">
        <w:rPr>
          <w:rFonts w:asciiTheme="minorHAnsi" w:hAnsiTheme="minorHAnsi" w:cstheme="minorHAnsi"/>
          <w:sz w:val="18"/>
          <w:szCs w:val="18"/>
        </w:rPr>
        <w:t>.</w:t>
      </w:r>
    </w:p>
    <w:p w14:paraId="531F47BF"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02 Manufacturer – User input. Enter the name of the water heater manufacturer.</w:t>
      </w:r>
    </w:p>
    <w:p w14:paraId="72103C0E"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03 Model Number – User input. Enter the model number of the water heater.</w:t>
      </w:r>
    </w:p>
    <w:p w14:paraId="16AA7EF8"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C3BF84D" w:rsidR="006E4B25" w:rsidRPr="00236F4B" w:rsidRDefault="006E4B25" w:rsidP="006E4B25">
      <w:pPr>
        <w:spacing w:after="0" w:line="240" w:lineRule="auto"/>
        <w:rPr>
          <w:rFonts w:asciiTheme="minorHAnsi" w:hAnsiTheme="minorHAnsi" w:cs="Arial"/>
          <w:b/>
          <w:sz w:val="18"/>
          <w:szCs w:val="18"/>
        </w:rPr>
      </w:pPr>
      <w:r w:rsidRPr="00236F4B">
        <w:rPr>
          <w:rFonts w:asciiTheme="minorHAnsi" w:hAnsiTheme="minorHAnsi" w:cs="Arial"/>
          <w:b/>
          <w:sz w:val="18"/>
          <w:szCs w:val="18"/>
        </w:rPr>
        <w:t>F. Mandatory Measures for all Domestic Hot Water Distribution Systems</w:t>
      </w:r>
    </w:p>
    <w:p w14:paraId="1B6C4505" w14:textId="77777777"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CB7BE7A" w14:textId="5D27A28D" w:rsidR="006E4B25" w:rsidRPr="00236F4B" w:rsidRDefault="006E4B25" w:rsidP="00A259EF">
      <w:pPr>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G</w:t>
      </w:r>
      <w:r w:rsidR="00720D79" w:rsidRPr="00236F4B">
        <w:rPr>
          <w:rFonts w:asciiTheme="minorHAnsi" w:hAnsiTheme="minorHAnsi" w:cstheme="minorHAnsi"/>
          <w:b/>
          <w:sz w:val="18"/>
          <w:szCs w:val="18"/>
        </w:rPr>
        <w:t xml:space="preserve">. </w:t>
      </w:r>
      <w:r w:rsidR="00935470" w:rsidRPr="00095F6F">
        <w:rPr>
          <w:rFonts w:asciiTheme="minorHAnsi" w:hAnsiTheme="minorHAnsi" w:cstheme="minorHAnsi"/>
          <w:b/>
          <w:sz w:val="18"/>
          <w:szCs w:val="18"/>
        </w:rPr>
        <w:t xml:space="preserve">HERS-Verified Compact Hot Water Distribution </w:t>
      </w:r>
      <w:r w:rsidR="00935470" w:rsidRPr="00236F4B">
        <w:rPr>
          <w:rFonts w:asciiTheme="minorHAnsi" w:hAnsiTheme="minorHAnsi" w:cstheme="minorHAnsi"/>
          <w:b/>
          <w:sz w:val="18"/>
          <w:szCs w:val="18"/>
        </w:rPr>
        <w:t>Expanded Credit</w:t>
      </w:r>
      <w:r w:rsidRPr="00236F4B">
        <w:rPr>
          <w:rFonts w:asciiTheme="minorHAnsi" w:hAnsiTheme="minorHAnsi" w:cstheme="minorHAnsi"/>
          <w:b/>
          <w:sz w:val="18"/>
          <w:szCs w:val="18"/>
        </w:rPr>
        <w:t xml:space="preserve"> and</w:t>
      </w:r>
      <w:r w:rsidR="00C17ADA">
        <w:rPr>
          <w:rFonts w:asciiTheme="minorHAnsi" w:hAnsiTheme="minorHAnsi" w:cstheme="minorHAnsi"/>
          <w:b/>
          <w:sz w:val="18"/>
          <w:szCs w:val="18"/>
        </w:rPr>
        <w:t xml:space="preserve"> </w:t>
      </w:r>
      <w:r w:rsidRPr="00236F4B">
        <w:rPr>
          <w:rFonts w:asciiTheme="minorHAnsi" w:hAnsiTheme="minorHAnsi" w:cstheme="minorHAnsi"/>
          <w:b/>
          <w:sz w:val="18"/>
          <w:szCs w:val="18"/>
        </w:rPr>
        <w:t xml:space="preserve">H. </w:t>
      </w:r>
      <w:r w:rsidRPr="00236F4B">
        <w:rPr>
          <w:rFonts w:cstheme="minorHAnsi"/>
          <w:b/>
          <w:sz w:val="18"/>
          <w:szCs w:val="18"/>
        </w:rPr>
        <w:t>Compact Hot Water Distribution Basic</w:t>
      </w:r>
    </w:p>
    <w:p w14:paraId="1EFA6C4E" w14:textId="77777777"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performance compliance is used, this table lists the values used in the performance calculation and require no user input.</w:t>
      </w:r>
    </w:p>
    <w:p w14:paraId="0819B492" w14:textId="08C70208" w:rsidR="00F4146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prescriptive compliance is used, fill out this table</w:t>
      </w:r>
      <w:r w:rsidR="00E04539">
        <w:rPr>
          <w:rFonts w:asciiTheme="minorHAnsi" w:hAnsiTheme="minorHAnsi" w:cstheme="minorHAnsi"/>
          <w:sz w:val="18"/>
          <w:szCs w:val="18"/>
        </w:rPr>
        <w:t>.</w:t>
      </w:r>
    </w:p>
    <w:p w14:paraId="55A5A1BB" w14:textId="60887901" w:rsidR="00BF3581" w:rsidRPr="00236F4B" w:rsidRDefault="00BF3581"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ab/>
        <w:t xml:space="preserve">01 </w:t>
      </w:r>
      <w:r w:rsidRPr="00236F4B">
        <w:rPr>
          <w:rFonts w:asciiTheme="minorHAnsi" w:hAnsiTheme="minorHAnsi" w:cstheme="minorHAnsi"/>
          <w:sz w:val="18"/>
          <w:szCs w:val="18"/>
        </w:rPr>
        <w:t xml:space="preserve">Reference information from </w:t>
      </w:r>
      <w:del w:id="454" w:author="Alhabibi, Haider@Energy" w:date="2022-02-24T12:41:00Z">
        <w:r w:rsidRPr="00236F4B">
          <w:rPr>
            <w:rFonts w:asciiTheme="minorHAnsi" w:hAnsiTheme="minorHAnsi" w:cstheme="minorHAnsi"/>
            <w:sz w:val="18"/>
            <w:szCs w:val="18"/>
          </w:rPr>
          <w:delText>CF1R</w:delText>
        </w:r>
      </w:del>
      <w:ins w:id="455" w:author="Alhabibi, Haider@Energy" w:date="2022-02-24T12:41:00Z">
        <w:r w:rsidR="00C96D7C">
          <w:rPr>
            <w:rFonts w:asciiTheme="minorHAnsi" w:hAnsiTheme="minorHAnsi" w:cstheme="minorHAnsi"/>
            <w:sz w:val="18"/>
            <w:szCs w:val="18"/>
          </w:rPr>
          <w:t>LMCC</w:t>
        </w:r>
      </w:ins>
    </w:p>
    <w:p w14:paraId="5D30FC69" w14:textId="3E51FF72" w:rsidR="00F41465" w:rsidRPr="00236F4B" w:rsidRDefault="00F41465" w:rsidP="002A1FF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360"/>
        <w:rPr>
          <w:rFonts w:asciiTheme="minorHAnsi" w:hAnsiTheme="minorHAnsi" w:cstheme="minorHAnsi"/>
          <w:sz w:val="18"/>
          <w:szCs w:val="18"/>
        </w:rPr>
      </w:pPr>
      <w:r w:rsidRPr="00236F4B">
        <w:rPr>
          <w:rFonts w:asciiTheme="minorHAnsi" w:hAnsiTheme="minorHAnsi" w:cstheme="minorHAnsi"/>
          <w:b/>
          <w:sz w:val="18"/>
          <w:szCs w:val="18"/>
        </w:rPr>
        <w:tab/>
      </w:r>
      <w:r w:rsidRPr="00236F4B">
        <w:rPr>
          <w:rFonts w:asciiTheme="minorHAnsi" w:hAnsiTheme="minorHAnsi" w:cstheme="minorHAnsi"/>
          <w:sz w:val="18"/>
          <w:szCs w:val="18"/>
        </w:rPr>
        <w:t>0</w:t>
      </w:r>
      <w:r w:rsidR="00BF3581">
        <w:rPr>
          <w:rFonts w:asciiTheme="minorHAnsi" w:hAnsiTheme="minorHAnsi" w:cstheme="minorHAnsi"/>
          <w:sz w:val="18"/>
          <w:szCs w:val="18"/>
        </w:rPr>
        <w:t>2</w:t>
      </w:r>
      <w:r w:rsidRPr="00236F4B">
        <w:rPr>
          <w:rFonts w:asciiTheme="minorHAnsi" w:hAnsiTheme="minorHAnsi" w:cstheme="minorHAnsi"/>
          <w:sz w:val="18"/>
          <w:szCs w:val="18"/>
        </w:rPr>
        <w:t xml:space="preserve"> Enter the </w:t>
      </w:r>
      <w:r w:rsidR="00E04539">
        <w:rPr>
          <w:rFonts w:asciiTheme="minorHAnsi" w:hAnsiTheme="minorHAnsi" w:cstheme="minorHAnsi"/>
          <w:sz w:val="18"/>
          <w:szCs w:val="18"/>
        </w:rPr>
        <w:t>m</w:t>
      </w:r>
      <w:r w:rsidRPr="00236F4B">
        <w:rPr>
          <w:rFonts w:asciiTheme="minorHAnsi" w:hAnsiTheme="minorHAnsi" w:cstheme="minorHAnsi"/>
          <w:sz w:val="18"/>
          <w:szCs w:val="18"/>
        </w:rPr>
        <w:t xml:space="preserve">aster </w:t>
      </w:r>
      <w:r w:rsidR="00E04539">
        <w:rPr>
          <w:rFonts w:asciiTheme="minorHAnsi" w:hAnsiTheme="minorHAnsi" w:cstheme="minorHAnsi"/>
          <w:sz w:val="18"/>
          <w:szCs w:val="18"/>
        </w:rPr>
        <w:t>b</w:t>
      </w:r>
      <w:r w:rsidRPr="00236F4B">
        <w:rPr>
          <w:rFonts w:asciiTheme="minorHAnsi" w:hAnsiTheme="minorHAnsi" w:cstheme="minorHAnsi"/>
          <w:sz w:val="18"/>
          <w:szCs w:val="18"/>
        </w:rPr>
        <w:t xml:space="preserve">ath distance of furthest fixture to </w:t>
      </w:r>
      <w:r w:rsidR="00E04539">
        <w:rPr>
          <w:rFonts w:asciiTheme="minorHAnsi" w:hAnsiTheme="minorHAnsi" w:cstheme="minorHAnsi"/>
          <w:sz w:val="18"/>
          <w:szCs w:val="18"/>
        </w:rPr>
        <w:t>w</w:t>
      </w:r>
      <w:r w:rsidRPr="00236F4B">
        <w:rPr>
          <w:rFonts w:asciiTheme="minorHAnsi" w:hAnsiTheme="minorHAnsi" w:cstheme="minorHAnsi"/>
          <w:sz w:val="18"/>
          <w:szCs w:val="18"/>
        </w:rPr>
        <w:t xml:space="preserve">ater </w:t>
      </w:r>
      <w:r w:rsidR="00E04539">
        <w:rPr>
          <w:rFonts w:asciiTheme="minorHAnsi" w:hAnsiTheme="minorHAnsi" w:cstheme="minorHAnsi"/>
          <w:sz w:val="18"/>
          <w:szCs w:val="18"/>
        </w:rPr>
        <w:t>h</w:t>
      </w:r>
      <w:r w:rsidRPr="00236F4B">
        <w:rPr>
          <w:rFonts w:asciiTheme="minorHAnsi" w:hAnsiTheme="minorHAnsi" w:cstheme="minorHAnsi"/>
          <w:sz w:val="18"/>
          <w:szCs w:val="18"/>
        </w:rPr>
        <w:t>eater in feet.</w:t>
      </w:r>
      <w:r w:rsidR="00975E71">
        <w:rPr>
          <w:rFonts w:asciiTheme="minorHAnsi" w:hAnsiTheme="minorHAnsi" w:cstheme="minorHAnsi"/>
          <w:sz w:val="18"/>
          <w:szCs w:val="18"/>
        </w:rPr>
        <w:t xml:space="preserve">  For multiple water heaters, enter the distance to the closest water heater.</w:t>
      </w:r>
    </w:p>
    <w:p w14:paraId="3B502AE7" w14:textId="6AC1933A" w:rsidR="00F41465" w:rsidRPr="00236F4B" w:rsidRDefault="00F41465" w:rsidP="002A1FF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360"/>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3</w:t>
      </w:r>
      <w:r w:rsidRPr="00236F4B">
        <w:rPr>
          <w:rFonts w:asciiTheme="minorHAnsi" w:hAnsiTheme="minorHAnsi" w:cstheme="minorHAnsi"/>
          <w:sz w:val="18"/>
          <w:szCs w:val="18"/>
        </w:rPr>
        <w:t xml:space="preserve"> Enter the </w:t>
      </w:r>
      <w:r w:rsidR="00E04539">
        <w:rPr>
          <w:rFonts w:asciiTheme="minorHAnsi" w:hAnsiTheme="minorHAnsi" w:cstheme="minorHAnsi"/>
          <w:sz w:val="18"/>
          <w:szCs w:val="18"/>
        </w:rPr>
        <w:t>k</w:t>
      </w:r>
      <w:r w:rsidRPr="00236F4B">
        <w:rPr>
          <w:rFonts w:asciiTheme="minorHAnsi" w:hAnsiTheme="minorHAnsi" w:cstheme="minorHAnsi"/>
          <w:sz w:val="18"/>
          <w:szCs w:val="18"/>
        </w:rPr>
        <w:t xml:space="preserve">itchen distance from furthest fixture to </w:t>
      </w:r>
      <w:r w:rsidR="00E04539">
        <w:rPr>
          <w:rFonts w:asciiTheme="minorHAnsi" w:hAnsiTheme="minorHAnsi" w:cstheme="minorHAnsi"/>
          <w:sz w:val="18"/>
          <w:szCs w:val="18"/>
        </w:rPr>
        <w:t>w</w:t>
      </w:r>
      <w:r w:rsidRPr="00236F4B">
        <w:rPr>
          <w:rFonts w:asciiTheme="minorHAnsi" w:hAnsiTheme="minorHAnsi" w:cstheme="minorHAnsi"/>
          <w:sz w:val="18"/>
          <w:szCs w:val="18"/>
        </w:rPr>
        <w:t xml:space="preserve">ater </w:t>
      </w:r>
      <w:r w:rsidR="00E04539">
        <w:rPr>
          <w:rFonts w:asciiTheme="minorHAnsi" w:hAnsiTheme="minorHAnsi" w:cstheme="minorHAnsi"/>
          <w:sz w:val="18"/>
          <w:szCs w:val="18"/>
        </w:rPr>
        <w:t>h</w:t>
      </w:r>
      <w:r w:rsidRPr="00236F4B">
        <w:rPr>
          <w:rFonts w:asciiTheme="minorHAnsi" w:hAnsiTheme="minorHAnsi" w:cstheme="minorHAnsi"/>
          <w:sz w:val="18"/>
          <w:szCs w:val="18"/>
        </w:rPr>
        <w:t>eater in feet</w:t>
      </w:r>
      <w:r w:rsidR="00E04539">
        <w:rPr>
          <w:rFonts w:asciiTheme="minorHAnsi" w:hAnsiTheme="minorHAnsi" w:cstheme="minorHAnsi"/>
          <w:sz w:val="18"/>
          <w:szCs w:val="18"/>
        </w:rPr>
        <w:t>.</w:t>
      </w:r>
      <w:r w:rsidR="00975E71">
        <w:rPr>
          <w:rFonts w:asciiTheme="minorHAnsi" w:hAnsiTheme="minorHAnsi" w:cstheme="minorHAnsi"/>
          <w:sz w:val="18"/>
          <w:szCs w:val="18"/>
        </w:rPr>
        <w:t xml:space="preserve"> For multiple water heaters, enter the distance to the closest water heater.</w:t>
      </w:r>
    </w:p>
    <w:p w14:paraId="0D8AA2D5" w14:textId="1F3A0E9C" w:rsidR="00F41465" w:rsidRPr="00236F4B" w:rsidRDefault="00F41465" w:rsidP="002A1FF1">
      <w:p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98"/>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4</w:t>
      </w:r>
      <w:r w:rsidRPr="00236F4B">
        <w:rPr>
          <w:rFonts w:asciiTheme="minorHAnsi" w:hAnsiTheme="minorHAnsi" w:cstheme="minorHAnsi"/>
          <w:sz w:val="18"/>
          <w:szCs w:val="18"/>
        </w:rPr>
        <w:t xml:space="preserve"> Enter </w:t>
      </w:r>
      <w:r w:rsidR="00E04539">
        <w:rPr>
          <w:rFonts w:asciiTheme="minorHAnsi" w:hAnsiTheme="minorHAnsi" w:cstheme="minorHAnsi"/>
          <w:sz w:val="18"/>
          <w:szCs w:val="18"/>
        </w:rPr>
        <w:t>f</w:t>
      </w:r>
      <w:r w:rsidRPr="00236F4B">
        <w:rPr>
          <w:rFonts w:asciiTheme="minorHAnsi" w:hAnsiTheme="minorHAnsi" w:cstheme="minorHAnsi"/>
          <w:sz w:val="18"/>
          <w:szCs w:val="18"/>
        </w:rPr>
        <w:t xml:space="preserve">urthest </w:t>
      </w:r>
      <w:r w:rsidR="00E04539">
        <w:rPr>
          <w:rFonts w:asciiTheme="minorHAnsi" w:hAnsiTheme="minorHAnsi" w:cstheme="minorHAnsi"/>
          <w:sz w:val="18"/>
          <w:szCs w:val="18"/>
        </w:rPr>
        <w:t>t</w:t>
      </w:r>
      <w:r w:rsidRPr="00236F4B">
        <w:rPr>
          <w:rFonts w:asciiTheme="minorHAnsi" w:hAnsiTheme="minorHAnsi" w:cstheme="minorHAnsi"/>
          <w:sz w:val="18"/>
          <w:szCs w:val="18"/>
        </w:rPr>
        <w:t>hird fixtures from fixture to Water Heater in feet</w:t>
      </w:r>
      <w:r w:rsidR="00E04539">
        <w:rPr>
          <w:rFonts w:asciiTheme="minorHAnsi" w:hAnsiTheme="minorHAnsi" w:cstheme="minorHAnsi"/>
          <w:sz w:val="18"/>
          <w:szCs w:val="18"/>
        </w:rPr>
        <w:t>.</w:t>
      </w:r>
      <w:r w:rsidR="00975E71">
        <w:rPr>
          <w:rFonts w:asciiTheme="minorHAnsi" w:hAnsiTheme="minorHAnsi" w:cstheme="minorHAnsi"/>
          <w:sz w:val="18"/>
          <w:szCs w:val="18"/>
        </w:rPr>
        <w:t xml:space="preserve"> For multiple water heaters, enter the average of the furthest distance of each water heater.</w:t>
      </w:r>
    </w:p>
    <w:p w14:paraId="1A9580BA" w14:textId="114F37CA"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5</w:t>
      </w:r>
      <w:r w:rsidRPr="00236F4B">
        <w:rPr>
          <w:rFonts w:asciiTheme="minorHAnsi" w:hAnsiTheme="minorHAnsi" w:cstheme="minorHAnsi"/>
          <w:sz w:val="18"/>
          <w:szCs w:val="18"/>
        </w:rPr>
        <w:t xml:space="preserve"> </w:t>
      </w:r>
      <w:r w:rsidR="00E04539">
        <w:rPr>
          <w:rFonts w:asciiTheme="minorHAnsi" w:hAnsiTheme="minorHAnsi" w:cstheme="minorHAnsi"/>
          <w:sz w:val="18"/>
          <w:szCs w:val="18"/>
        </w:rPr>
        <w:t xml:space="preserve">Weighted Distance - </w:t>
      </w:r>
      <w:r w:rsidRPr="00236F4B">
        <w:rPr>
          <w:rFonts w:asciiTheme="minorHAnsi" w:hAnsiTheme="minorHAnsi" w:cstheme="minorHAnsi"/>
          <w:sz w:val="18"/>
          <w:szCs w:val="18"/>
        </w:rPr>
        <w:t>Calculated value – no user input required</w:t>
      </w:r>
      <w:r w:rsidR="00E04539">
        <w:rPr>
          <w:rFonts w:asciiTheme="minorHAnsi" w:hAnsiTheme="minorHAnsi" w:cstheme="minorHAnsi"/>
          <w:sz w:val="18"/>
          <w:szCs w:val="18"/>
        </w:rPr>
        <w:t>.</w:t>
      </w:r>
    </w:p>
    <w:p w14:paraId="74780DA6" w14:textId="271BEDF1"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236F4B">
        <w:rPr>
          <w:rFonts w:asciiTheme="minorHAnsi" w:hAnsiTheme="minorHAnsi" w:cstheme="minorHAnsi"/>
          <w:sz w:val="18"/>
          <w:szCs w:val="18"/>
        </w:rPr>
        <w:t>0</w:t>
      </w:r>
      <w:r w:rsidR="00BF3581">
        <w:rPr>
          <w:rFonts w:asciiTheme="minorHAnsi" w:hAnsiTheme="minorHAnsi" w:cstheme="minorHAnsi"/>
          <w:sz w:val="18"/>
          <w:szCs w:val="18"/>
        </w:rPr>
        <w:t>6</w:t>
      </w:r>
      <w:r w:rsidRPr="00236F4B">
        <w:rPr>
          <w:rFonts w:asciiTheme="minorHAnsi" w:hAnsiTheme="minorHAnsi" w:cstheme="minorHAnsi"/>
          <w:sz w:val="18"/>
          <w:szCs w:val="18"/>
        </w:rPr>
        <w:t xml:space="preserve"> </w:t>
      </w:r>
      <w:r w:rsidR="00E04539">
        <w:rPr>
          <w:rFonts w:asciiTheme="minorHAnsi" w:hAnsiTheme="minorHAnsi" w:cstheme="minorHAnsi"/>
          <w:sz w:val="18"/>
          <w:szCs w:val="18"/>
        </w:rPr>
        <w:t xml:space="preserve">Qualification Distance - </w:t>
      </w:r>
      <w:r w:rsidRPr="00236F4B">
        <w:rPr>
          <w:rFonts w:asciiTheme="minorHAnsi" w:hAnsiTheme="minorHAnsi" w:cstheme="minorHAnsi"/>
          <w:sz w:val="18"/>
          <w:szCs w:val="18"/>
        </w:rPr>
        <w:t>Calculated value – no user input required</w:t>
      </w:r>
      <w:r w:rsidR="00E04539">
        <w:rPr>
          <w:rFonts w:asciiTheme="minorHAnsi" w:hAnsiTheme="minorHAnsi" w:cstheme="minorHAnsi"/>
          <w:sz w:val="18"/>
          <w:szCs w:val="18"/>
        </w:rPr>
        <w:t>.</w:t>
      </w:r>
    </w:p>
    <w:p w14:paraId="2EBBC362" w14:textId="77777777" w:rsidR="00BF3581" w:rsidRPr="00236F4B" w:rsidRDefault="00BF3581"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534B2199" w:rsidR="001B692C" w:rsidRPr="00095F6F" w:rsidRDefault="006E4B25" w:rsidP="001B692C">
      <w:pPr>
        <w:spacing w:after="0" w:line="240" w:lineRule="auto"/>
        <w:rPr>
          <w:rFonts w:asciiTheme="minorHAnsi" w:eastAsiaTheme="minorEastAsia" w:hAnsiTheme="minorHAnsi" w:cstheme="minorHAnsi"/>
          <w:b/>
          <w:sz w:val="18"/>
          <w:szCs w:val="18"/>
        </w:rPr>
      </w:pPr>
      <w:r w:rsidRPr="00236F4B">
        <w:rPr>
          <w:rFonts w:asciiTheme="minorHAnsi" w:hAnsiTheme="minorHAnsi" w:cs="Arial"/>
          <w:b/>
          <w:sz w:val="18"/>
          <w:szCs w:val="18"/>
        </w:rPr>
        <w:t>I</w:t>
      </w:r>
      <w:r w:rsidR="001B692C" w:rsidRPr="00236F4B">
        <w:rPr>
          <w:rFonts w:asciiTheme="minorHAnsi" w:hAnsiTheme="minorHAnsi" w:cs="Arial"/>
          <w:b/>
          <w:sz w:val="18"/>
          <w:szCs w:val="18"/>
        </w:rPr>
        <w:t xml:space="preserve">.  </w:t>
      </w:r>
      <w:r w:rsidR="001B692C" w:rsidRPr="00095F6F">
        <w:rPr>
          <w:rFonts w:asciiTheme="minorHAnsi" w:eastAsiaTheme="minorEastAsia" w:hAnsiTheme="minorHAnsi" w:cstheme="minorHAnsi"/>
          <w:b/>
          <w:sz w:val="18"/>
          <w:szCs w:val="18"/>
        </w:rPr>
        <w:t xml:space="preserve">HERS-Verified Drain Water Heat Recovery System  </w:t>
      </w:r>
    </w:p>
    <w:p w14:paraId="6ECC25FD" w14:textId="4AFC6AB5" w:rsidR="00B16B2C"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w:t>
      </w:r>
      <w:r w:rsidR="00E04539">
        <w:rPr>
          <w:rFonts w:asciiTheme="minorHAnsi" w:hAnsiTheme="minorHAnsi" w:cs="Arial"/>
          <w:sz w:val="18"/>
          <w:szCs w:val="18"/>
        </w:rPr>
        <w:t>drain water heat recovery</w:t>
      </w:r>
      <w:r w:rsidRPr="00236F4B">
        <w:rPr>
          <w:rFonts w:asciiTheme="minorHAnsi" w:hAnsiTheme="minorHAnsi" w:cs="Arial"/>
          <w:sz w:val="18"/>
          <w:szCs w:val="18"/>
        </w:rPr>
        <w:t xml:space="preserve"> systems. HERS rater must ensure all the requirements in this table are met. </w:t>
      </w:r>
    </w:p>
    <w:p w14:paraId="50968DF3" w14:textId="53F79217" w:rsidR="00BF3581" w:rsidRPr="00236F4B" w:rsidRDefault="00BF3581" w:rsidP="00BF3581">
      <w:pPr>
        <w:tabs>
          <w:tab w:val="left" w:pos="-720"/>
          <w:tab w:val="left" w:pos="18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Pr>
          <w:rFonts w:asciiTheme="minorHAnsi" w:hAnsiTheme="minorHAnsi" w:cs="Arial"/>
          <w:sz w:val="18"/>
          <w:szCs w:val="18"/>
        </w:rPr>
        <w:tab/>
        <w:t xml:space="preserve">01 </w:t>
      </w:r>
      <w:r w:rsidRPr="00236F4B">
        <w:rPr>
          <w:rFonts w:asciiTheme="minorHAnsi" w:hAnsiTheme="minorHAnsi" w:cstheme="minorHAnsi"/>
          <w:sz w:val="18"/>
          <w:szCs w:val="18"/>
        </w:rPr>
        <w:t xml:space="preserve">Reference information from </w:t>
      </w:r>
      <w:del w:id="456" w:author="Alhabibi, Haider@Energy" w:date="2022-02-24T12:41:00Z">
        <w:r w:rsidRPr="00236F4B">
          <w:rPr>
            <w:rFonts w:asciiTheme="minorHAnsi" w:hAnsiTheme="minorHAnsi" w:cstheme="minorHAnsi"/>
            <w:sz w:val="18"/>
            <w:szCs w:val="18"/>
          </w:rPr>
          <w:delText>CF1R</w:delText>
        </w:r>
      </w:del>
      <w:ins w:id="457" w:author="Alhabibi, Haider@Energy" w:date="2022-02-24T12:41:00Z">
        <w:r w:rsidR="00C96D7C">
          <w:rPr>
            <w:rFonts w:asciiTheme="minorHAnsi" w:hAnsiTheme="minorHAnsi" w:cstheme="minorHAnsi"/>
            <w:sz w:val="18"/>
            <w:szCs w:val="18"/>
          </w:rPr>
          <w:t>LMCC</w:t>
        </w:r>
      </w:ins>
      <w:r w:rsidRPr="00236F4B">
        <w:rPr>
          <w:rFonts w:asciiTheme="minorHAnsi" w:hAnsiTheme="minorHAnsi" w:cstheme="minorHAnsi"/>
          <w:sz w:val="18"/>
          <w:szCs w:val="18"/>
        </w:rPr>
        <w:t>.</w:t>
      </w:r>
    </w:p>
    <w:p w14:paraId="4F784743" w14:textId="2C6809AC" w:rsidR="00832716" w:rsidRDefault="00832716" w:rsidP="00BF3581">
      <w:pPr>
        <w:spacing w:after="0" w:line="240" w:lineRule="auto"/>
        <w:ind w:left="180"/>
        <w:rPr>
          <w:rFonts w:asciiTheme="minorHAnsi" w:eastAsiaTheme="minorEastAsia" w:hAnsiTheme="minorHAnsi" w:cstheme="minorHAnsi"/>
          <w:sz w:val="18"/>
          <w:szCs w:val="18"/>
        </w:rPr>
      </w:pPr>
      <w:r w:rsidRPr="00832716">
        <w:rPr>
          <w:rFonts w:asciiTheme="minorHAnsi" w:eastAsiaTheme="minorEastAsia" w:hAnsiTheme="minorHAnsi" w:cstheme="minorHAnsi"/>
          <w:sz w:val="18"/>
          <w:szCs w:val="18"/>
        </w:rPr>
        <w:t>02</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 xml:space="preserve">Reference information from </w:t>
      </w:r>
      <w:del w:id="458" w:author="Alhabibi, Haider@Energy" w:date="2022-02-24T12:41:00Z">
        <w:r w:rsidRPr="00236F4B">
          <w:rPr>
            <w:rFonts w:asciiTheme="minorHAnsi" w:hAnsiTheme="minorHAnsi" w:cstheme="minorHAnsi"/>
            <w:sz w:val="18"/>
            <w:szCs w:val="18"/>
          </w:rPr>
          <w:delText>CF1R</w:delText>
        </w:r>
      </w:del>
      <w:ins w:id="459" w:author="Alhabibi, Haider@Energy" w:date="2022-02-24T12:41:00Z">
        <w:r w:rsidR="00C96D7C">
          <w:rPr>
            <w:rFonts w:asciiTheme="minorHAnsi" w:hAnsiTheme="minorHAnsi" w:cstheme="minorHAnsi"/>
            <w:sz w:val="18"/>
            <w:szCs w:val="18"/>
          </w:rPr>
          <w:t>LMCC</w:t>
        </w:r>
      </w:ins>
      <w:r w:rsidRPr="00236F4B">
        <w:rPr>
          <w:rFonts w:asciiTheme="minorHAnsi" w:hAnsiTheme="minorHAnsi" w:cstheme="minorHAnsi"/>
          <w:sz w:val="18"/>
          <w:szCs w:val="18"/>
        </w:rPr>
        <w:t>.</w:t>
      </w:r>
      <w:r>
        <w:rPr>
          <w:rFonts w:asciiTheme="minorHAnsi" w:eastAsiaTheme="minorEastAsia" w:hAnsiTheme="minorHAnsi" w:cstheme="minorHAnsi"/>
          <w:sz w:val="18"/>
          <w:szCs w:val="18"/>
        </w:rPr>
        <w:t>03</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 xml:space="preserve">Reference information from </w:t>
      </w:r>
      <w:del w:id="460" w:author="Alhabibi, Haider@Energy" w:date="2022-02-24T12:41:00Z">
        <w:r w:rsidRPr="00236F4B">
          <w:rPr>
            <w:rFonts w:asciiTheme="minorHAnsi" w:hAnsiTheme="minorHAnsi" w:cstheme="minorHAnsi"/>
            <w:sz w:val="18"/>
            <w:szCs w:val="18"/>
          </w:rPr>
          <w:delText>CF1R</w:delText>
        </w:r>
      </w:del>
      <w:ins w:id="461" w:author="Alhabibi, Haider@Energy" w:date="2022-02-24T12:41:00Z">
        <w:r w:rsidR="00C96D7C">
          <w:rPr>
            <w:rFonts w:asciiTheme="minorHAnsi" w:hAnsiTheme="minorHAnsi" w:cstheme="minorHAnsi"/>
            <w:sz w:val="18"/>
            <w:szCs w:val="18"/>
          </w:rPr>
          <w:t>LMCC</w:t>
        </w:r>
      </w:ins>
      <w:r w:rsidRPr="00236F4B">
        <w:rPr>
          <w:rFonts w:asciiTheme="minorHAnsi" w:hAnsiTheme="minorHAnsi" w:cstheme="minorHAnsi"/>
          <w:sz w:val="18"/>
          <w:szCs w:val="18"/>
        </w:rPr>
        <w:t>.</w:t>
      </w:r>
    </w:p>
    <w:p w14:paraId="02E3DCBD" w14:textId="3F8C3193" w:rsidR="00832716" w:rsidRDefault="00832716" w:rsidP="00BF3581">
      <w:pPr>
        <w:spacing w:after="0" w:line="240" w:lineRule="auto"/>
        <w:ind w:left="180"/>
        <w:rPr>
          <w:rFonts w:asciiTheme="minorHAnsi" w:hAnsiTheme="minorHAnsi" w:cstheme="minorHAnsi"/>
          <w:sz w:val="18"/>
          <w:szCs w:val="18"/>
        </w:rPr>
      </w:pPr>
      <w:r>
        <w:rPr>
          <w:rFonts w:asciiTheme="minorHAnsi" w:eastAsiaTheme="minorEastAsia" w:hAnsiTheme="minorHAnsi" w:cstheme="minorHAnsi"/>
          <w:sz w:val="18"/>
          <w:szCs w:val="18"/>
        </w:rPr>
        <w:t>04</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 xml:space="preserve">Reference information from </w:t>
      </w:r>
      <w:del w:id="462" w:author="Alhabibi, Haider@Energy" w:date="2022-02-24T12:41:00Z">
        <w:r w:rsidRPr="00236F4B">
          <w:rPr>
            <w:rFonts w:asciiTheme="minorHAnsi" w:hAnsiTheme="minorHAnsi" w:cstheme="minorHAnsi"/>
            <w:sz w:val="18"/>
            <w:szCs w:val="18"/>
          </w:rPr>
          <w:delText>CF1R</w:delText>
        </w:r>
      </w:del>
      <w:ins w:id="463" w:author="Alhabibi, Haider@Energy" w:date="2022-02-24T12:41:00Z">
        <w:r w:rsidR="00C96D7C">
          <w:rPr>
            <w:rFonts w:asciiTheme="minorHAnsi" w:hAnsiTheme="minorHAnsi" w:cstheme="minorHAnsi"/>
            <w:sz w:val="18"/>
            <w:szCs w:val="18"/>
          </w:rPr>
          <w:t>LMCC</w:t>
        </w:r>
      </w:ins>
      <w:r w:rsidRPr="00236F4B">
        <w:rPr>
          <w:rFonts w:asciiTheme="minorHAnsi" w:hAnsiTheme="minorHAnsi" w:cstheme="minorHAnsi"/>
          <w:sz w:val="18"/>
          <w:szCs w:val="18"/>
        </w:rPr>
        <w:t>.</w:t>
      </w:r>
    </w:p>
    <w:p w14:paraId="52B8DEFD" w14:textId="32E65704" w:rsidR="00832716" w:rsidRPr="00832716" w:rsidRDefault="00832716" w:rsidP="00BF3581">
      <w:pPr>
        <w:spacing w:after="0" w:line="240" w:lineRule="auto"/>
        <w:ind w:left="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05</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 xml:space="preserve">Reference information from </w:t>
      </w:r>
      <w:del w:id="464" w:author="Alhabibi, Haider@Energy" w:date="2022-02-24T12:41:00Z">
        <w:r w:rsidRPr="00236F4B">
          <w:rPr>
            <w:rFonts w:asciiTheme="minorHAnsi" w:hAnsiTheme="minorHAnsi" w:cstheme="minorHAnsi"/>
            <w:sz w:val="18"/>
            <w:szCs w:val="18"/>
          </w:rPr>
          <w:delText>CF1R</w:delText>
        </w:r>
      </w:del>
      <w:ins w:id="465" w:author="Alhabibi, Haider@Energy" w:date="2022-02-24T12:41:00Z">
        <w:r w:rsidR="00C96D7C">
          <w:rPr>
            <w:rFonts w:asciiTheme="minorHAnsi" w:hAnsiTheme="minorHAnsi" w:cstheme="minorHAnsi"/>
            <w:sz w:val="18"/>
            <w:szCs w:val="18"/>
          </w:rPr>
          <w:t>LMCC</w:t>
        </w:r>
      </w:ins>
      <w:r w:rsidRPr="00236F4B">
        <w:rPr>
          <w:rFonts w:asciiTheme="minorHAnsi" w:hAnsiTheme="minorHAnsi" w:cstheme="minorHAnsi"/>
          <w:sz w:val="18"/>
          <w:szCs w:val="18"/>
        </w:rPr>
        <w:t>.</w:t>
      </w:r>
    </w:p>
    <w:p w14:paraId="0AB5ECD4" w14:textId="4B2732E6" w:rsidR="00B16B2C" w:rsidRPr="00236F4B" w:rsidRDefault="00832716" w:rsidP="00AD73BB">
      <w:pPr>
        <w:spacing w:after="0" w:line="240" w:lineRule="auto"/>
        <w:ind w:left="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06</w:t>
      </w:r>
      <w:r w:rsidR="00B16B2C" w:rsidRPr="00236F4B">
        <w:rPr>
          <w:rFonts w:asciiTheme="minorHAnsi" w:eastAsiaTheme="minorEastAsia" w:hAnsiTheme="minorHAnsi" w:cstheme="minorHAnsi"/>
          <w:sz w:val="18"/>
          <w:szCs w:val="18"/>
        </w:rPr>
        <w:t xml:space="preserve"> Drain Water Heat Recovery Manufacturer’s </w:t>
      </w:r>
      <w:r w:rsidR="00E04539">
        <w:rPr>
          <w:rFonts w:asciiTheme="minorHAnsi" w:eastAsiaTheme="minorEastAsia" w:hAnsiTheme="minorHAnsi" w:cstheme="minorHAnsi"/>
          <w:sz w:val="18"/>
          <w:szCs w:val="18"/>
        </w:rPr>
        <w:t>N</w:t>
      </w:r>
      <w:r w:rsidR="00B16B2C" w:rsidRPr="00236F4B">
        <w:rPr>
          <w:rFonts w:asciiTheme="minorHAnsi" w:eastAsiaTheme="minorEastAsia" w:hAnsiTheme="minorHAnsi" w:cstheme="minorHAnsi"/>
          <w:sz w:val="18"/>
          <w:szCs w:val="18"/>
        </w:rPr>
        <w:t>ame</w:t>
      </w:r>
      <w:r w:rsidR="00B16B2C" w:rsidRPr="00095F6F">
        <w:rPr>
          <w:rFonts w:asciiTheme="minorHAnsi" w:eastAsiaTheme="minorEastAsia" w:hAnsiTheme="minorHAnsi" w:cstheme="minorHAnsi"/>
          <w:sz w:val="18"/>
          <w:szCs w:val="18"/>
        </w:rPr>
        <w:t xml:space="preserve">- Enter the name of the </w:t>
      </w:r>
      <w:r w:rsidR="00E04539">
        <w:rPr>
          <w:rFonts w:asciiTheme="minorHAnsi" w:eastAsiaTheme="minorEastAsia" w:hAnsiTheme="minorHAnsi" w:cstheme="minorHAnsi"/>
          <w:sz w:val="18"/>
          <w:szCs w:val="18"/>
        </w:rPr>
        <w:t>m</w:t>
      </w:r>
      <w:r w:rsidR="00B16B2C" w:rsidRPr="00095F6F">
        <w:rPr>
          <w:rFonts w:asciiTheme="minorHAnsi" w:eastAsiaTheme="minorEastAsia" w:hAnsiTheme="minorHAnsi" w:cstheme="minorHAnsi"/>
          <w:sz w:val="18"/>
          <w:szCs w:val="18"/>
        </w:rPr>
        <w:t>anufacturer</w:t>
      </w:r>
      <w:r w:rsidR="00E04921" w:rsidRPr="00236F4B">
        <w:rPr>
          <w:rFonts w:asciiTheme="minorHAnsi" w:eastAsiaTheme="minorEastAsia" w:hAnsiTheme="minorHAnsi" w:cstheme="minorHAnsi"/>
          <w:sz w:val="18"/>
          <w:szCs w:val="18"/>
        </w:rPr>
        <w:t>.</w:t>
      </w:r>
    </w:p>
    <w:p w14:paraId="69C420E7" w14:textId="402DECEF" w:rsidR="00B16B2C" w:rsidRPr="00236F4B" w:rsidRDefault="00832716"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07</w:t>
      </w:r>
      <w:r w:rsidR="00B16B2C" w:rsidRPr="00236F4B">
        <w:rPr>
          <w:rFonts w:asciiTheme="minorHAnsi" w:eastAsiaTheme="minorEastAsia" w:hAnsiTheme="minorHAnsi" w:cstheme="minorHAnsi"/>
          <w:sz w:val="18"/>
          <w:szCs w:val="18"/>
        </w:rPr>
        <w:t xml:space="preserve"> Drain Water Heat Recovery Manufacturer’s </w:t>
      </w:r>
      <w:r w:rsidR="00E04539">
        <w:rPr>
          <w:rFonts w:asciiTheme="minorHAnsi" w:eastAsiaTheme="minorEastAsia" w:hAnsiTheme="minorHAnsi" w:cstheme="minorHAnsi"/>
          <w:sz w:val="18"/>
          <w:szCs w:val="18"/>
        </w:rPr>
        <w:t>M</w:t>
      </w:r>
      <w:r w:rsidR="00B16B2C" w:rsidRPr="00236F4B">
        <w:rPr>
          <w:rFonts w:asciiTheme="minorHAnsi" w:eastAsiaTheme="minorEastAsia" w:hAnsiTheme="minorHAnsi" w:cstheme="minorHAnsi"/>
          <w:sz w:val="18"/>
          <w:szCs w:val="18"/>
        </w:rPr>
        <w:t xml:space="preserve">odel </w:t>
      </w:r>
      <w:r w:rsidR="00E04539">
        <w:rPr>
          <w:rFonts w:asciiTheme="minorHAnsi" w:eastAsiaTheme="minorEastAsia" w:hAnsiTheme="minorHAnsi" w:cstheme="minorHAnsi"/>
          <w:sz w:val="18"/>
          <w:szCs w:val="18"/>
        </w:rPr>
        <w:t>N</w:t>
      </w:r>
      <w:r w:rsidR="00B16B2C" w:rsidRPr="00236F4B">
        <w:rPr>
          <w:rFonts w:asciiTheme="minorHAnsi" w:eastAsiaTheme="minorEastAsia" w:hAnsiTheme="minorHAnsi" w:cstheme="minorHAnsi"/>
          <w:sz w:val="18"/>
          <w:szCs w:val="18"/>
        </w:rPr>
        <w:t>umber</w:t>
      </w:r>
      <w:r w:rsidR="00B16B2C" w:rsidRPr="00095F6F">
        <w:rPr>
          <w:rFonts w:asciiTheme="minorHAnsi" w:eastAsiaTheme="minorEastAsia" w:hAnsiTheme="minorHAnsi" w:cstheme="minorHAnsi"/>
          <w:sz w:val="18"/>
          <w:szCs w:val="18"/>
        </w:rPr>
        <w:t xml:space="preserve"> – Enter the </w:t>
      </w:r>
      <w:r w:rsidR="00E04539">
        <w:rPr>
          <w:rFonts w:asciiTheme="minorHAnsi" w:eastAsiaTheme="minorEastAsia" w:hAnsiTheme="minorHAnsi" w:cstheme="minorHAnsi"/>
          <w:sz w:val="18"/>
          <w:szCs w:val="18"/>
        </w:rPr>
        <w:t>m</w:t>
      </w:r>
      <w:r w:rsidR="00B16B2C" w:rsidRPr="00095F6F">
        <w:rPr>
          <w:rFonts w:asciiTheme="minorHAnsi" w:eastAsiaTheme="minorEastAsia" w:hAnsiTheme="minorHAnsi" w:cstheme="minorHAnsi"/>
          <w:sz w:val="18"/>
          <w:szCs w:val="18"/>
        </w:rPr>
        <w:t>odel number</w:t>
      </w:r>
      <w:r w:rsidR="00E04921" w:rsidRPr="00236F4B">
        <w:rPr>
          <w:rFonts w:asciiTheme="minorHAnsi" w:eastAsiaTheme="minorEastAsia" w:hAnsiTheme="minorHAnsi" w:cstheme="minorHAnsi"/>
          <w:sz w:val="18"/>
          <w:szCs w:val="18"/>
        </w:rPr>
        <w:t>.</w:t>
      </w:r>
    </w:p>
    <w:p w14:paraId="54A596F5" w14:textId="7B7B066E" w:rsidR="00B16B2C" w:rsidRPr="00236F4B" w:rsidRDefault="00832716"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08</w:t>
      </w:r>
      <w:r w:rsidR="00B16B2C" w:rsidRPr="00236F4B">
        <w:rPr>
          <w:rFonts w:asciiTheme="minorHAnsi" w:eastAsiaTheme="minorEastAsia" w:hAnsiTheme="minorHAnsi" w:cstheme="minorHAnsi"/>
          <w:sz w:val="18"/>
          <w:szCs w:val="18"/>
        </w:rPr>
        <w:t xml:space="preserve">Rated </w:t>
      </w:r>
      <w:r w:rsidR="00B16B2C" w:rsidRPr="00095F6F">
        <w:rPr>
          <w:rFonts w:asciiTheme="minorHAnsi" w:eastAsiaTheme="minorEastAsia" w:hAnsiTheme="minorHAnsi" w:cstheme="minorHAnsi"/>
          <w:sz w:val="18"/>
          <w:szCs w:val="18"/>
        </w:rPr>
        <w:t xml:space="preserve">Effectiveness – Enter the rated effectiveness of the </w:t>
      </w:r>
      <w:r w:rsidR="00E04921" w:rsidRPr="00236F4B">
        <w:rPr>
          <w:rFonts w:asciiTheme="minorHAnsi" w:eastAsiaTheme="minorEastAsia" w:hAnsiTheme="minorHAnsi" w:cstheme="minorHAnsi"/>
          <w:sz w:val="18"/>
          <w:szCs w:val="18"/>
        </w:rPr>
        <w:t>DWHR device</w:t>
      </w:r>
      <w:r w:rsidR="00B16B2C" w:rsidRPr="00095F6F">
        <w:rPr>
          <w:rFonts w:asciiTheme="minorHAnsi" w:eastAsiaTheme="minorEastAsia" w:hAnsiTheme="minorHAnsi" w:cstheme="minorHAnsi"/>
          <w:sz w:val="18"/>
          <w:szCs w:val="18"/>
        </w:rPr>
        <w:t>.</w:t>
      </w:r>
    </w:p>
    <w:p w14:paraId="19DD8B37" w14:textId="5AEAE746" w:rsidR="00B16B2C" w:rsidRPr="00095F6F" w:rsidRDefault="00832716" w:rsidP="00E04921">
      <w:pPr>
        <w:spacing w:after="0" w:line="240" w:lineRule="auto"/>
        <w:ind w:left="450" w:hanging="270"/>
        <w:rPr>
          <w:rFonts w:asciiTheme="minorHAnsi" w:hAnsiTheme="minorHAnsi" w:cstheme="minorHAnsi"/>
          <w:sz w:val="18"/>
          <w:szCs w:val="18"/>
        </w:rPr>
      </w:pPr>
      <w:r>
        <w:rPr>
          <w:rFonts w:asciiTheme="minorHAnsi" w:eastAsiaTheme="minorEastAsia" w:hAnsiTheme="minorHAnsi" w:cstheme="minorHAnsi"/>
          <w:sz w:val="18"/>
          <w:szCs w:val="18"/>
        </w:rPr>
        <w:t>09</w:t>
      </w:r>
      <w:r w:rsidR="00B16B2C" w:rsidRPr="00095F6F">
        <w:rPr>
          <w:rFonts w:asciiTheme="minorHAnsi" w:eastAsiaTheme="minorEastAsia" w:hAnsiTheme="minorHAnsi" w:cstheme="minorHAnsi"/>
          <w:b/>
          <w:sz w:val="18"/>
          <w:szCs w:val="18"/>
        </w:rPr>
        <w:t xml:space="preserve"> </w:t>
      </w:r>
      <w:r w:rsidR="00B16B2C" w:rsidRPr="00095F6F">
        <w:rPr>
          <w:rFonts w:asciiTheme="minorHAnsi" w:hAnsiTheme="minorHAnsi" w:cstheme="minorHAnsi"/>
          <w:sz w:val="18"/>
          <w:szCs w:val="18"/>
        </w:rPr>
        <w:t>Installation Configuration</w:t>
      </w:r>
      <w:r w:rsidR="00E04921" w:rsidRPr="00236F4B">
        <w:rPr>
          <w:rFonts w:asciiTheme="minorHAnsi" w:hAnsiTheme="minorHAnsi" w:cstheme="minorHAnsi"/>
          <w:sz w:val="18"/>
          <w:szCs w:val="18"/>
        </w:rPr>
        <w:t xml:space="preserve"> </w:t>
      </w:r>
      <w:r w:rsidR="00B16B2C" w:rsidRPr="00095F6F">
        <w:rPr>
          <w:rFonts w:asciiTheme="minorHAnsi" w:hAnsiTheme="minorHAnsi" w:cstheme="minorHAnsi"/>
          <w:sz w:val="18"/>
          <w:szCs w:val="18"/>
        </w:rPr>
        <w:t>– Enter type of configuration.</w:t>
      </w:r>
      <w:r w:rsidR="00E04921" w:rsidRPr="00236F4B">
        <w:rPr>
          <w:rFonts w:asciiTheme="minorHAnsi" w:hAnsiTheme="minorHAnsi" w:cstheme="minorHAnsi"/>
          <w:sz w:val="18"/>
          <w:szCs w:val="18"/>
        </w:rPr>
        <w:t xml:space="preserve">  Available options are</w:t>
      </w:r>
      <w:r w:rsidR="00E04539">
        <w:rPr>
          <w:rFonts w:asciiTheme="minorHAnsi" w:hAnsiTheme="minorHAnsi" w:cstheme="minorHAnsi"/>
          <w:sz w:val="18"/>
          <w:szCs w:val="18"/>
        </w:rPr>
        <w:t>:</w:t>
      </w:r>
      <w:r w:rsidR="00E04921" w:rsidRPr="00236F4B">
        <w:rPr>
          <w:rFonts w:asciiTheme="minorHAnsi" w:hAnsiTheme="minorHAnsi" w:cstheme="minorHAnsi"/>
          <w:sz w:val="18"/>
          <w:szCs w:val="18"/>
        </w:rPr>
        <w:t xml:space="preserve"> Equal flow, unequal to shower, and unequal to water heater</w:t>
      </w:r>
    </w:p>
    <w:p w14:paraId="22A2E610" w14:textId="10CF6A3E" w:rsidR="00B16B2C" w:rsidRPr="00095F6F" w:rsidRDefault="00832716" w:rsidP="00F41465">
      <w:pPr>
        <w:spacing w:after="0" w:line="240" w:lineRule="auto"/>
        <w:ind w:firstLine="180"/>
        <w:rPr>
          <w:rFonts w:asciiTheme="minorHAnsi" w:hAnsiTheme="minorHAnsi" w:cstheme="minorHAnsi"/>
          <w:sz w:val="18"/>
          <w:szCs w:val="18"/>
        </w:rPr>
      </w:pPr>
      <w:r>
        <w:rPr>
          <w:rFonts w:asciiTheme="minorHAnsi" w:hAnsiTheme="minorHAnsi" w:cstheme="minorHAnsi"/>
          <w:sz w:val="18"/>
          <w:szCs w:val="18"/>
        </w:rPr>
        <w:t>10</w:t>
      </w:r>
      <w:r w:rsidR="00B16B2C" w:rsidRPr="00095F6F">
        <w:rPr>
          <w:rFonts w:asciiTheme="minorHAnsi" w:hAnsiTheme="minorHAnsi" w:cstheme="minorHAnsi"/>
          <w:sz w:val="18"/>
          <w:szCs w:val="18"/>
        </w:rPr>
        <w:t xml:space="preserve"> Percent of shower</w:t>
      </w:r>
      <w:r w:rsidR="00E04539">
        <w:rPr>
          <w:rFonts w:asciiTheme="minorHAnsi" w:hAnsiTheme="minorHAnsi" w:cstheme="minorHAnsi"/>
          <w:sz w:val="18"/>
          <w:szCs w:val="18"/>
        </w:rPr>
        <w:t>s</w:t>
      </w:r>
      <w:r w:rsidR="00B16B2C" w:rsidRPr="00095F6F">
        <w:rPr>
          <w:rFonts w:asciiTheme="minorHAnsi" w:hAnsiTheme="minorHAnsi" w:cstheme="minorHAnsi"/>
          <w:sz w:val="18"/>
          <w:szCs w:val="18"/>
        </w:rPr>
        <w:t xml:space="preserve"> served by the DWHR device –</w:t>
      </w:r>
      <w:r w:rsidR="00E04921" w:rsidRPr="00236F4B">
        <w:rPr>
          <w:rFonts w:asciiTheme="minorHAnsi" w:hAnsiTheme="minorHAnsi" w:cstheme="minorHAnsi"/>
          <w:sz w:val="18"/>
          <w:szCs w:val="18"/>
        </w:rPr>
        <w:t xml:space="preserve"> E</w:t>
      </w:r>
      <w:r w:rsidR="00B16B2C" w:rsidRPr="00095F6F">
        <w:rPr>
          <w:rFonts w:asciiTheme="minorHAnsi" w:hAnsiTheme="minorHAnsi" w:cstheme="minorHAnsi"/>
          <w:sz w:val="18"/>
          <w:szCs w:val="18"/>
        </w:rPr>
        <w:t xml:space="preserve">nter the </w:t>
      </w:r>
      <w:r w:rsidR="00E04921" w:rsidRPr="00236F4B">
        <w:rPr>
          <w:rFonts w:asciiTheme="minorHAnsi" w:hAnsiTheme="minorHAnsi" w:cstheme="minorHAnsi"/>
          <w:sz w:val="18"/>
          <w:szCs w:val="18"/>
        </w:rPr>
        <w:t>percent</w:t>
      </w:r>
      <w:r w:rsidR="00B16B2C" w:rsidRPr="00095F6F">
        <w:rPr>
          <w:rFonts w:asciiTheme="minorHAnsi" w:hAnsiTheme="minorHAnsi" w:cstheme="minorHAnsi"/>
          <w:sz w:val="18"/>
          <w:szCs w:val="18"/>
        </w:rPr>
        <w:t xml:space="preserve"> of showers </w:t>
      </w:r>
      <w:r w:rsidR="00E04921" w:rsidRPr="00236F4B">
        <w:rPr>
          <w:rFonts w:asciiTheme="minorHAnsi" w:hAnsiTheme="minorHAnsi" w:cstheme="minorHAnsi"/>
          <w:sz w:val="18"/>
          <w:szCs w:val="18"/>
        </w:rPr>
        <w:t>served by this</w:t>
      </w:r>
      <w:r w:rsidR="00B16B2C" w:rsidRPr="00095F6F">
        <w:rPr>
          <w:rFonts w:asciiTheme="minorHAnsi" w:hAnsiTheme="minorHAnsi" w:cstheme="minorHAnsi"/>
          <w:sz w:val="18"/>
          <w:szCs w:val="18"/>
        </w:rPr>
        <w:t xml:space="preserve"> </w:t>
      </w:r>
      <w:r w:rsidR="00E04921" w:rsidRPr="00236F4B">
        <w:rPr>
          <w:rFonts w:asciiTheme="minorHAnsi" w:hAnsiTheme="minorHAnsi" w:cstheme="minorHAnsi"/>
          <w:sz w:val="18"/>
          <w:szCs w:val="18"/>
        </w:rPr>
        <w:t>DWHR device.</w:t>
      </w:r>
    </w:p>
    <w:p w14:paraId="022A5B1D" w14:textId="56039CC7" w:rsidR="00B16B2C" w:rsidRPr="00095F6F" w:rsidRDefault="00832716" w:rsidP="00F41465">
      <w:pPr>
        <w:spacing w:after="0" w:line="240" w:lineRule="auto"/>
        <w:ind w:firstLine="180"/>
        <w:rPr>
          <w:rFonts w:asciiTheme="minorHAnsi" w:eastAsiaTheme="minorEastAsia" w:hAnsiTheme="minorHAnsi" w:cstheme="minorHAnsi"/>
          <w:b/>
          <w:sz w:val="18"/>
          <w:szCs w:val="18"/>
        </w:rPr>
      </w:pPr>
      <w:r>
        <w:rPr>
          <w:rFonts w:asciiTheme="minorHAnsi" w:hAnsiTheme="minorHAnsi" w:cstheme="minorHAnsi"/>
          <w:sz w:val="18"/>
          <w:szCs w:val="18"/>
        </w:rPr>
        <w:t>11</w:t>
      </w:r>
      <w:r w:rsidR="00B16B2C" w:rsidRPr="00095F6F">
        <w:rPr>
          <w:rFonts w:asciiTheme="minorHAnsi" w:hAnsiTheme="minorHAnsi" w:cstheme="minorHAnsi"/>
          <w:sz w:val="18"/>
          <w:szCs w:val="18"/>
        </w:rPr>
        <w:t>DWHR System Certified by CEC – Enter “Yes” if certified or else enter “No”.</w:t>
      </w:r>
    </w:p>
    <w:p w14:paraId="0FA7FA71"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2E79AF29"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236F4B">
        <w:rPr>
          <w:rFonts w:asciiTheme="minorHAnsi" w:hAnsiTheme="minorHAnsi" w:cs="Arial"/>
          <w:b/>
          <w:sz w:val="18"/>
          <w:szCs w:val="18"/>
        </w:rPr>
        <w:t>J</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Pipe Insulation Credit </w:t>
      </w:r>
      <w:r w:rsidR="00585D1F" w:rsidRPr="00236F4B">
        <w:rPr>
          <w:rFonts w:asciiTheme="minorHAnsi" w:hAnsiTheme="minorHAnsi" w:cs="Arial"/>
          <w:b/>
          <w:sz w:val="18"/>
          <w:szCs w:val="18"/>
        </w:rPr>
        <w:t>Requirements</w:t>
      </w:r>
    </w:p>
    <w:p w14:paraId="6476FDF8" w14:textId="6342BC02"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Pipe Insulation Credit</w:t>
      </w:r>
      <w:r w:rsidRPr="00C17ADA">
        <w:rPr>
          <w:rFonts w:asciiTheme="minorHAnsi" w:hAnsiTheme="minorHAnsi" w:cs="Arial"/>
          <w:sz w:val="18"/>
          <w:szCs w:val="18"/>
        </w:rPr>
        <w:t>.</w:t>
      </w:r>
      <w:r w:rsidRPr="00236F4B">
        <w:rPr>
          <w:rFonts w:asciiTheme="minorHAnsi" w:hAnsiTheme="minorHAnsi" w:cs="Arial"/>
          <w:b/>
          <w:sz w:val="18"/>
          <w:szCs w:val="18"/>
        </w:rPr>
        <w:t xml:space="preserve"> </w:t>
      </w:r>
      <w:r w:rsidRPr="00236F4B">
        <w:rPr>
          <w:rFonts w:asciiTheme="minorHAnsi" w:hAnsiTheme="minorHAnsi" w:cs="Arial"/>
          <w:sz w:val="18"/>
          <w:szCs w:val="18"/>
        </w:rPr>
        <w:t xml:space="preserve">In addition to the mandatory requirements in Table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43F9FF24"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0D418B25"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K</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Parallel Piping </w:t>
      </w:r>
      <w:r w:rsidR="00585D1F" w:rsidRPr="00236F4B">
        <w:rPr>
          <w:rFonts w:asciiTheme="minorHAnsi" w:hAnsiTheme="minorHAnsi" w:cs="Arial"/>
          <w:b/>
          <w:sz w:val="18"/>
          <w:szCs w:val="18"/>
        </w:rPr>
        <w:t>Requirements</w:t>
      </w:r>
    </w:p>
    <w:p w14:paraId="57238AF5" w14:textId="64AD4FFE"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Parallel Piping</w:t>
      </w:r>
      <w:r w:rsidRPr="00C17ADA">
        <w:rPr>
          <w:rFonts w:asciiTheme="minorHAnsi" w:hAnsiTheme="minorHAnsi" w:cs="Arial"/>
          <w:sz w:val="18"/>
          <w:szCs w:val="18"/>
        </w:rPr>
        <w:t>.</w:t>
      </w:r>
      <w:r w:rsidRPr="00236F4B">
        <w:rPr>
          <w:rFonts w:asciiTheme="minorHAnsi" w:hAnsiTheme="minorHAnsi" w:cs="Arial"/>
          <w:sz w:val="18"/>
          <w:szCs w:val="18"/>
        </w:rPr>
        <w:t xml:space="preserve"> In addition to the mandatory requirements in Table</w:t>
      </w:r>
      <w:r w:rsidR="00F41465" w:rsidRPr="00236F4B">
        <w:rPr>
          <w:rFonts w:asciiTheme="minorHAnsi" w:hAnsiTheme="minorHAnsi" w:cs="Arial"/>
          <w:sz w:val="18"/>
          <w:szCs w:val="18"/>
        </w:rPr>
        <w:t xml:space="preserv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0996B58B" w14:textId="572E204A"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2683C1DA" w:rsidR="006E4B25" w:rsidRPr="00236F4B"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 xml:space="preserve">L. </w:t>
      </w:r>
      <w:r w:rsidRPr="00236F4B">
        <w:rPr>
          <w:rFonts w:asciiTheme="minorHAnsi" w:hAnsiTheme="minorHAnsi"/>
          <w:b/>
          <w:sz w:val="18"/>
          <w:szCs w:val="18"/>
        </w:rPr>
        <w:t xml:space="preserve">Parallel Piping </w:t>
      </w:r>
      <w:r w:rsidRPr="00236F4B">
        <w:rPr>
          <w:rFonts w:asciiTheme="minorHAnsi" w:hAnsiTheme="minorHAnsi" w:cs="Arial"/>
          <w:b/>
          <w:sz w:val="18"/>
          <w:szCs w:val="18"/>
        </w:rPr>
        <w:t>Requirements</w:t>
      </w:r>
    </w:p>
    <w:p w14:paraId="4AABC19D" w14:textId="38752E10"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Parallel Piping</w:t>
      </w:r>
      <w:r w:rsidRPr="00C17ADA">
        <w:rPr>
          <w:rFonts w:asciiTheme="minorHAnsi" w:hAnsiTheme="minorHAnsi" w:cs="Arial"/>
          <w:sz w:val="18"/>
          <w:szCs w:val="18"/>
        </w:rPr>
        <w:t xml:space="preserve">. In </w:t>
      </w:r>
      <w:r w:rsidRPr="00236F4B">
        <w:rPr>
          <w:rFonts w:asciiTheme="minorHAnsi" w:hAnsiTheme="minorHAnsi" w:cs="Arial"/>
          <w:sz w:val="18"/>
          <w:szCs w:val="18"/>
        </w:rPr>
        <w:t xml:space="preserve">addition to the mandatory requirements in Table F, the </w:t>
      </w:r>
      <w:r w:rsidRPr="00095F6F">
        <w:rPr>
          <w:rFonts w:asciiTheme="minorHAnsi" w:hAnsiTheme="minorHAnsi" w:cstheme="minorHAnsi"/>
          <w:sz w:val="18"/>
          <w:szCs w:val="18"/>
        </w:rPr>
        <w:t>installer</w:t>
      </w:r>
      <w:r w:rsidRPr="00236F4B">
        <w:rPr>
          <w:rFonts w:asciiTheme="minorHAnsi" w:hAnsiTheme="minorHAnsi" w:cs="Arial"/>
          <w:sz w:val="18"/>
          <w:szCs w:val="18"/>
        </w:rPr>
        <w:t xml:space="preserve"> must ensure the requirements in this table are met.  </w:t>
      </w:r>
    </w:p>
    <w:p w14:paraId="1F998D6D"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27B09B41" w:rsidR="00585D1F" w:rsidRPr="00236F4B"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236F4B">
        <w:rPr>
          <w:rFonts w:asciiTheme="minorHAnsi" w:hAnsiTheme="minorHAnsi" w:cs="Arial"/>
          <w:b/>
          <w:sz w:val="18"/>
          <w:szCs w:val="18"/>
        </w:rPr>
        <w:t>M</w:t>
      </w:r>
      <w:r w:rsidR="00585D1F" w:rsidRPr="00236F4B">
        <w:rPr>
          <w:rFonts w:asciiTheme="minorHAnsi" w:hAnsiTheme="minorHAnsi" w:cs="Arial"/>
          <w:b/>
          <w:sz w:val="18"/>
          <w:szCs w:val="18"/>
        </w:rPr>
        <w:t xml:space="preserve">. </w:t>
      </w:r>
      <w:r w:rsidRPr="00236F4B">
        <w:rPr>
          <w:rFonts w:asciiTheme="minorHAnsi" w:hAnsiTheme="minorHAnsi"/>
          <w:b/>
          <w:sz w:val="18"/>
          <w:szCs w:val="18"/>
        </w:rPr>
        <w:t>Point of Use Requirements</w:t>
      </w:r>
    </w:p>
    <w:p w14:paraId="5946406B" w14:textId="05160B00" w:rsidR="00585D1F" w:rsidRPr="00C17ADA"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236F4B">
        <w:rPr>
          <w:rFonts w:asciiTheme="minorHAnsi" w:hAnsiTheme="minorHAnsi" w:cs="Arial"/>
          <w:sz w:val="18"/>
          <w:szCs w:val="18"/>
        </w:rPr>
        <w:t>This table only applies to systems indicate</w:t>
      </w:r>
      <w:r w:rsidRPr="00C17ADA">
        <w:rPr>
          <w:rFonts w:asciiTheme="minorHAnsi" w:hAnsiTheme="minorHAnsi" w:cs="Arial"/>
          <w:sz w:val="18"/>
          <w:szCs w:val="18"/>
        </w:rPr>
        <w:t xml:space="preserve">d as </w:t>
      </w:r>
      <w:r w:rsidR="006E4B25" w:rsidRPr="00C17ADA">
        <w:rPr>
          <w:rFonts w:asciiTheme="minorHAnsi" w:hAnsiTheme="minorHAnsi"/>
          <w:sz w:val="18"/>
          <w:szCs w:val="18"/>
        </w:rPr>
        <w:t>Point of Use</w:t>
      </w:r>
      <w:r w:rsidRPr="00C17ADA">
        <w:rPr>
          <w:rFonts w:asciiTheme="minorHAnsi" w:hAnsiTheme="minorHAnsi" w:cs="Arial"/>
          <w:sz w:val="18"/>
          <w:szCs w:val="18"/>
        </w:rPr>
        <w:t xml:space="preserve"> In addition to the mandatory requirements in Table</w:t>
      </w:r>
      <w:r w:rsidR="006E4B25" w:rsidRPr="00C17ADA">
        <w:rPr>
          <w:rFonts w:asciiTheme="minorHAnsi" w:hAnsiTheme="minorHAnsi" w:cs="Arial"/>
          <w:sz w:val="18"/>
          <w:szCs w:val="18"/>
        </w:rPr>
        <w:t xml:space="preserve"> F</w:t>
      </w:r>
      <w:r w:rsidRPr="00C17ADA">
        <w:rPr>
          <w:rFonts w:asciiTheme="minorHAnsi" w:hAnsiTheme="minorHAnsi" w:cs="Arial"/>
          <w:sz w:val="18"/>
          <w:szCs w:val="18"/>
        </w:rPr>
        <w:t xml:space="preserve">, the </w:t>
      </w:r>
      <w:r w:rsidR="006E4B25" w:rsidRPr="00C17ADA">
        <w:rPr>
          <w:rFonts w:asciiTheme="minorHAnsi" w:hAnsiTheme="minorHAnsi" w:cstheme="minorHAnsi"/>
          <w:sz w:val="18"/>
          <w:szCs w:val="18"/>
        </w:rPr>
        <w:t>installer</w:t>
      </w:r>
      <w:r w:rsidR="006E4B25" w:rsidRPr="00C17ADA" w:rsidDel="006E4B25">
        <w:rPr>
          <w:rFonts w:asciiTheme="minorHAnsi" w:hAnsiTheme="minorHAnsi" w:cs="Arial"/>
          <w:sz w:val="18"/>
          <w:szCs w:val="18"/>
        </w:rPr>
        <w:t xml:space="preserve"> </w:t>
      </w:r>
      <w:r w:rsidRPr="00C17ADA">
        <w:rPr>
          <w:rFonts w:asciiTheme="minorHAnsi" w:hAnsiTheme="minorHAnsi" w:cs="Arial"/>
          <w:sz w:val="18"/>
          <w:szCs w:val="18"/>
        </w:rPr>
        <w:t>must ensure the requirements in this table are met.</w:t>
      </w:r>
    </w:p>
    <w:p w14:paraId="77224061" w14:textId="77777777" w:rsidR="00585D1F" w:rsidRPr="00236F4B"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3D40E0A5" w:rsidR="00585D1F" w:rsidRPr="00236F4B"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236F4B">
        <w:rPr>
          <w:rFonts w:asciiTheme="minorHAnsi" w:hAnsiTheme="minorHAnsi" w:cs="Arial"/>
          <w:b/>
          <w:sz w:val="18"/>
          <w:szCs w:val="18"/>
        </w:rPr>
        <w:t>N</w:t>
      </w:r>
      <w:r w:rsidR="00585D1F" w:rsidRPr="00236F4B">
        <w:rPr>
          <w:rFonts w:asciiTheme="minorHAnsi" w:hAnsiTheme="minorHAnsi" w:cs="Arial"/>
          <w:b/>
          <w:sz w:val="18"/>
          <w:szCs w:val="18"/>
        </w:rPr>
        <w:t xml:space="preserve">. </w:t>
      </w:r>
      <w:r w:rsidRPr="00236F4B">
        <w:rPr>
          <w:rFonts w:asciiTheme="minorHAnsi" w:hAnsiTheme="minorHAnsi" w:cs="Arial"/>
          <w:b/>
          <w:sz w:val="18"/>
          <w:szCs w:val="18"/>
        </w:rPr>
        <w:t xml:space="preserve">Mandatory Requirements for all Recirculation Systems </w:t>
      </w:r>
    </w:p>
    <w:p w14:paraId="75AD5AD8" w14:textId="77777777" w:rsidR="006E4B25" w:rsidRPr="00095F6F" w:rsidRDefault="006E4B25" w:rsidP="006E4B25">
      <w:pPr>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The requirements of this table apply to all recirculation systems listed below.</w:t>
      </w:r>
    </w:p>
    <w:p w14:paraId="01E17839"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7CF6FBD5" w:rsidR="006E4B25" w:rsidRPr="00095F6F" w:rsidRDefault="006E4B25" w:rsidP="006E4B25">
      <w:pPr>
        <w:autoSpaceDE w:val="0"/>
        <w:autoSpaceDN w:val="0"/>
        <w:adjustRightInd w:val="0"/>
        <w:spacing w:after="0" w:line="240" w:lineRule="auto"/>
        <w:rPr>
          <w:rFonts w:asciiTheme="minorHAnsi" w:hAnsiTheme="minorHAnsi" w:cstheme="minorHAnsi"/>
          <w:b/>
          <w:sz w:val="18"/>
          <w:szCs w:val="18"/>
        </w:rPr>
      </w:pPr>
      <w:r w:rsidRPr="00095F6F">
        <w:rPr>
          <w:rFonts w:asciiTheme="minorHAnsi" w:hAnsiTheme="minorHAnsi" w:cstheme="minorHAnsi"/>
          <w:b/>
          <w:sz w:val="18"/>
          <w:szCs w:val="18"/>
        </w:rPr>
        <w:t>O. Recirculation Non-Demand Controls Requirements</w:t>
      </w:r>
    </w:p>
    <w:p w14:paraId="702B0E44" w14:textId="468A5DFC" w:rsidR="006E4B25" w:rsidRPr="00095F6F"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indicated as </w:t>
      </w:r>
      <w:r w:rsidRPr="00C17ADA">
        <w:rPr>
          <w:rFonts w:asciiTheme="minorHAnsi" w:hAnsiTheme="minorHAnsi" w:cstheme="minorHAnsi"/>
          <w:sz w:val="18"/>
          <w:szCs w:val="18"/>
        </w:rPr>
        <w:t xml:space="preserve">Recirculation Non-demand </w:t>
      </w:r>
      <w:r w:rsidR="00E04539" w:rsidRPr="00C17ADA">
        <w:rPr>
          <w:rFonts w:asciiTheme="minorHAnsi" w:hAnsiTheme="minorHAnsi" w:cstheme="minorHAnsi"/>
          <w:sz w:val="18"/>
          <w:szCs w:val="18"/>
        </w:rPr>
        <w:t>C</w:t>
      </w:r>
      <w:r w:rsidRPr="00C17ADA">
        <w:rPr>
          <w:rFonts w:asciiTheme="minorHAnsi" w:hAnsiTheme="minorHAnsi" w:cstheme="minorHAnsi"/>
          <w:sz w:val="18"/>
          <w:szCs w:val="18"/>
        </w:rPr>
        <w:t>ontrols.</w:t>
      </w:r>
      <w:r w:rsidRPr="00095F6F">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2A2813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095F6F">
        <w:rPr>
          <w:rFonts w:asciiTheme="minorHAnsi" w:hAnsiTheme="minorHAnsi" w:cstheme="minorHAnsi"/>
          <w:b/>
          <w:sz w:val="18"/>
          <w:szCs w:val="18"/>
        </w:rPr>
        <w:t>P. Demand Recirculation Manual Control/Sensor Control Requirements</w:t>
      </w:r>
    </w:p>
    <w:p w14:paraId="54D895CE" w14:textId="63365482"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w:t>
      </w:r>
      <w:r w:rsidRPr="00C17ADA">
        <w:rPr>
          <w:rFonts w:asciiTheme="minorHAnsi" w:hAnsiTheme="minorHAnsi" w:cstheme="minorHAnsi"/>
          <w:sz w:val="18"/>
          <w:szCs w:val="18"/>
        </w:rPr>
        <w:t>indicated as Demand Recirculation Manual Control</w:t>
      </w:r>
      <w:r w:rsidR="00B843FA" w:rsidRPr="00C17ADA">
        <w:rPr>
          <w:rFonts w:asciiTheme="minorHAnsi" w:hAnsiTheme="minorHAnsi" w:cstheme="minorHAnsi"/>
          <w:sz w:val="18"/>
          <w:szCs w:val="18"/>
        </w:rPr>
        <w:t>,</w:t>
      </w:r>
      <w:r w:rsidRPr="00C17ADA">
        <w:rPr>
          <w:rFonts w:asciiTheme="minorHAnsi" w:hAnsiTheme="minorHAnsi" w:cstheme="minorHAnsi"/>
          <w:sz w:val="18"/>
          <w:szCs w:val="18"/>
        </w:rPr>
        <w:t xml:space="preserve"> Demand Recirculation Senor Control</w:t>
      </w:r>
      <w:r w:rsidR="00B843FA" w:rsidRPr="00C17ADA">
        <w:rPr>
          <w:rFonts w:asciiTheme="minorHAnsi" w:hAnsiTheme="minorHAnsi" w:cstheme="minorHAnsi"/>
          <w:sz w:val="18"/>
          <w:szCs w:val="18"/>
        </w:rPr>
        <w:t>, HERS-Verified Demand Recirculation Manual Control or HERS-Verified Demand Recirculation Senor Control</w:t>
      </w:r>
      <w:r w:rsidRPr="00C17ADA">
        <w:rPr>
          <w:rFonts w:asciiTheme="minorHAnsi" w:hAnsiTheme="minorHAnsi" w:cstheme="minorHAnsi"/>
          <w:sz w:val="18"/>
          <w:szCs w:val="18"/>
        </w:rPr>
        <w:t>. In addition to the mandatory requirements in Table F and N, the installer must ensure the requirements in this table are met.</w:t>
      </w:r>
    </w:p>
    <w:p w14:paraId="08C34F10"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313EC8B4" w:rsidR="000849F0" w:rsidRPr="00095F6F" w:rsidRDefault="006E4B25" w:rsidP="00236F4B">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236F4B">
        <w:rPr>
          <w:rFonts w:asciiTheme="minorHAnsi" w:hAnsiTheme="minorHAnsi" w:cstheme="minorHAnsi"/>
          <w:b/>
          <w:sz w:val="18"/>
          <w:szCs w:val="18"/>
        </w:rPr>
        <w:t>Q. HERS-Verified Demand Recirculation Manual Control/Sensor Control</w:t>
      </w:r>
      <w:r w:rsidR="002E14A5">
        <w:rPr>
          <w:rFonts w:asciiTheme="minorHAnsi" w:hAnsiTheme="minorHAnsi" w:cstheme="minorHAnsi"/>
          <w:b/>
          <w:sz w:val="18"/>
          <w:szCs w:val="18"/>
        </w:rPr>
        <w:t xml:space="preserve"> Requirements</w:t>
      </w:r>
    </w:p>
    <w:p w14:paraId="0A8AEDE8" w14:textId="2D04BFF0"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C17ADA">
        <w:rPr>
          <w:rFonts w:asciiTheme="minorHAnsi" w:hAnsiTheme="minorHAnsi" w:cstheme="minorHAnsi"/>
          <w:sz w:val="18"/>
          <w:szCs w:val="18"/>
        </w:rPr>
        <w:t xml:space="preserve">This table only applies to systems indicated as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Manual Control or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Senor Control. </w:t>
      </w:r>
      <w:r w:rsidR="00850E4B" w:rsidRPr="00C17ADA">
        <w:rPr>
          <w:rFonts w:asciiTheme="minorHAnsi" w:hAnsiTheme="minorHAnsi" w:cstheme="minorHAnsi"/>
          <w:sz w:val="18"/>
          <w:szCs w:val="18"/>
        </w:rPr>
        <w:t xml:space="preserve"> </w:t>
      </w:r>
      <w:r w:rsidRPr="00C17ADA">
        <w:rPr>
          <w:rFonts w:asciiTheme="minorHAnsi" w:hAnsiTheme="minorHAnsi" w:cstheme="minorHAnsi"/>
          <w:sz w:val="18"/>
          <w:szCs w:val="18"/>
        </w:rPr>
        <w:t>In addition to the mandatory requirements in Table F and N, the installer must ensure the requirements in this table are met.</w:t>
      </w:r>
    </w:p>
    <w:p w14:paraId="2B5AE338" w14:textId="77777777" w:rsidR="00747012" w:rsidRDefault="00747012" w:rsidP="00DC522B">
      <w:pPr>
        <w:spacing w:after="0" w:line="240" w:lineRule="auto"/>
        <w:rPr>
          <w:ins w:id="466" w:author="Alhabibi, Haider@Energy [2]" w:date="2022-03-29T17:24:00Z"/>
          <w:rFonts w:asciiTheme="minorHAnsi" w:hAnsiTheme="minorHAnsi" w:cstheme="minorHAnsi"/>
          <w:b/>
          <w:sz w:val="18"/>
          <w:szCs w:val="18"/>
        </w:rPr>
      </w:pPr>
    </w:p>
    <w:p w14:paraId="67911F5A" w14:textId="55F822C6" w:rsidR="00747012" w:rsidRPr="00236F4B" w:rsidRDefault="00747012" w:rsidP="00DC522B">
      <w:pPr>
        <w:spacing w:after="0" w:line="240" w:lineRule="auto"/>
        <w:rPr>
          <w:rFonts w:asciiTheme="minorHAnsi" w:hAnsiTheme="minorHAnsi" w:cstheme="minorHAnsi"/>
          <w:b/>
          <w:sz w:val="18"/>
          <w:szCs w:val="18"/>
        </w:rPr>
        <w:sectPr w:rsidR="00747012" w:rsidRPr="00236F4B" w:rsidSect="00E04539">
          <w:headerReference w:type="default" r:id="rId16"/>
          <w:footerReference w:type="default" r:id="rId17"/>
          <w:pgSz w:w="12240" w:h="15840" w:code="1"/>
          <w:pgMar w:top="720" w:right="720" w:bottom="720" w:left="720" w:header="432" w:footer="432" w:gutter="0"/>
          <w:pgNumType w:start="1"/>
          <w:cols w:space="720"/>
          <w:docGrid w:linePitch="360"/>
        </w:sectPr>
      </w:pPr>
    </w:p>
    <w:tbl>
      <w:tblPr>
        <w:tblpPr w:leftFromText="180" w:rightFromText="180" w:vertAnchor="text" w:tblpY="1"/>
        <w:tblOverlap w:val="never"/>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3"/>
        <w:gridCol w:w="883"/>
        <w:gridCol w:w="749"/>
        <w:gridCol w:w="922"/>
        <w:gridCol w:w="751"/>
        <w:gridCol w:w="874"/>
        <w:gridCol w:w="771"/>
        <w:gridCol w:w="950"/>
        <w:gridCol w:w="1127"/>
        <w:gridCol w:w="1047"/>
        <w:gridCol w:w="1030"/>
      </w:tblGrid>
      <w:tr w:rsidR="00F349F6" w:rsidRPr="00327949" w14:paraId="1C7982C8" w14:textId="0D8E46F4"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bookmarkEnd w:id="331"/>
          <w:p w14:paraId="5FBAE417" w14:textId="40D87D2C" w:rsidR="00F349F6" w:rsidRPr="00327949" w:rsidRDefault="00F349F6" w:rsidP="002B092D">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A</w:t>
            </w:r>
            <w:r w:rsidRPr="00327949">
              <w:rPr>
                <w:rFonts w:asciiTheme="minorHAnsi" w:hAnsiTheme="minorHAnsi" w:cstheme="minorHAnsi"/>
                <w:b/>
                <w:sz w:val="18"/>
                <w:szCs w:val="18"/>
              </w:rPr>
              <w:t xml:space="preserve">. Design </w:t>
            </w:r>
            <w:r w:rsidRPr="00236F4B">
              <w:rPr>
                <w:rFonts w:asciiTheme="minorHAnsi" w:hAnsiTheme="minorHAnsi" w:cstheme="minorHAnsi"/>
                <w:b/>
                <w:sz w:val="18"/>
                <w:szCs w:val="18"/>
              </w:rPr>
              <w:t>HERS Verified</w:t>
            </w:r>
            <w:r>
              <w:rPr>
                <w:rFonts w:asciiTheme="minorHAnsi" w:hAnsiTheme="minorHAnsi" w:cstheme="minorHAnsi"/>
                <w:b/>
                <w:sz w:val="20"/>
                <w:szCs w:val="20"/>
              </w:rPr>
              <w:t xml:space="preserve"> </w:t>
            </w:r>
            <w:r w:rsidRPr="00327949">
              <w:rPr>
                <w:rFonts w:asciiTheme="minorHAnsi" w:hAnsiTheme="minorHAnsi" w:cstheme="minorHAnsi"/>
                <w:b/>
                <w:sz w:val="18"/>
                <w:szCs w:val="18"/>
              </w:rPr>
              <w:t xml:space="preserve">Dwelling Unit Water Heating Systems Information </w:t>
            </w:r>
            <w:ins w:id="477" w:author="Alhabibi, Haider@Energy" w:date="2022-01-25T14:23:00Z">
              <w:r w:rsidR="006A3904">
                <w:rPr>
                  <w:rFonts w:asciiTheme="minorHAnsi" w:hAnsiTheme="minorHAnsi" w:cstheme="minorHAnsi"/>
                  <w:b/>
                  <w:sz w:val="20"/>
                  <w:szCs w:val="20"/>
                </w:rPr>
                <w:t>(other than HPWH)</w:t>
              </w:r>
            </w:ins>
          </w:p>
          <w:p w14:paraId="1FCD1FD2" w14:textId="51FCC55B" w:rsidR="00F349F6" w:rsidDel="00DB0C3E" w:rsidRDefault="00FC2D5E" w:rsidP="002B092D">
            <w:pPr>
              <w:spacing w:after="0" w:line="240" w:lineRule="auto"/>
              <w:rPr>
                <w:del w:id="478" w:author="Alhabibi, Haider@Energy [2]" w:date="2022-03-09T18:49:00Z"/>
                <w:rFonts w:asciiTheme="minorHAnsi" w:hAnsiTheme="minorHAnsi" w:cstheme="minorHAnsi"/>
                <w:sz w:val="18"/>
                <w:szCs w:val="18"/>
              </w:rPr>
            </w:pPr>
            <w:ins w:id="479" w:author="Alhabibi, Haider@Energy [2]" w:date="2022-03-09T18:49:00Z">
              <w:r>
                <w:rPr>
                  <w:sz w:val="18"/>
                  <w:szCs w:val="18"/>
                </w:rPr>
                <w:t>&lt;&lt;Static Text - see the top&gt;&gt;</w:t>
              </w:r>
            </w:ins>
            <w:del w:id="480" w:author="Alhabibi, Haider@Energy [2]" w:date="2022-03-09T18:49:00Z">
              <w:r w:rsidR="00F349F6" w:rsidRPr="00327949" w:rsidDel="00FC2D5E">
                <w:rPr>
                  <w:rFonts w:asciiTheme="minorHAnsi" w:hAnsiTheme="minorHAnsi" w:cstheme="minorHAnsi"/>
                  <w:sz w:val="18"/>
                  <w:szCs w:val="18"/>
                </w:rPr>
                <w:delText xml:space="preserve">This table reports </w:delText>
              </w:r>
            </w:del>
            <w:ins w:id="481" w:author="Alhabibi, Haider@Energy" w:date="2022-01-25T14:24:00Z">
              <w:del w:id="482" w:author="Alhabibi, Haider@Energy [2]" w:date="2022-03-09T18:49:00Z">
                <w:r w:rsidR="0070204F" w:rsidRPr="005828AE" w:rsidDel="00FC2D5E">
                  <w:rPr>
                    <w:rFonts w:asciiTheme="minorHAnsi" w:eastAsia="Times New Roman" w:hAnsiTheme="minorHAnsi" w:cstheme="minorHAnsi"/>
                    <w:sz w:val="20"/>
                    <w:szCs w:val="20"/>
                  </w:rPr>
                  <w:delText xml:space="preserve"> features</w:delText>
                </w:r>
                <w:r w:rsidR="0070204F" w:rsidDel="00FC2D5E">
                  <w:rPr>
                    <w:rFonts w:asciiTheme="minorHAnsi" w:eastAsia="Times New Roman" w:hAnsiTheme="minorHAnsi" w:cstheme="minorHAnsi"/>
                    <w:sz w:val="20"/>
                    <w:szCs w:val="20"/>
                  </w:rPr>
                  <w:delText xml:space="preserve"> of</w:delText>
                </w:r>
                <w:r w:rsidR="0070204F" w:rsidRPr="00327949" w:rsidDel="00FC2D5E">
                  <w:rPr>
                    <w:rFonts w:asciiTheme="minorHAnsi" w:hAnsiTheme="minorHAnsi" w:cstheme="minorHAnsi"/>
                    <w:sz w:val="18"/>
                    <w:szCs w:val="18"/>
                  </w:rPr>
                  <w:delText xml:space="preserve"> </w:delText>
                </w:r>
              </w:del>
            </w:ins>
            <w:del w:id="483" w:author="Alhabibi, Haider@Energy [2]" w:date="2022-03-09T18:49:00Z">
              <w:r w:rsidR="00F349F6" w:rsidRPr="00327949" w:rsidDel="00FC2D5E">
                <w:rPr>
                  <w:rFonts w:asciiTheme="minorHAnsi" w:hAnsiTheme="minorHAnsi" w:cstheme="minorHAnsi"/>
                  <w:sz w:val="18"/>
                  <w:szCs w:val="18"/>
                </w:rPr>
                <w:delText xml:space="preserve">the water heating system </w:delText>
              </w:r>
            </w:del>
            <w:ins w:id="484" w:author="Alhabibi, Haider@Energy" w:date="2022-01-25T14:24:00Z">
              <w:del w:id="485" w:author="Alhabibi, Haider@Energy [2]" w:date="2022-03-09T18:49:00Z">
                <w:r w:rsidR="001022AB" w:rsidDel="00FC2D5E">
                  <w:rPr>
                    <w:rFonts w:asciiTheme="minorHAnsi" w:eastAsia="Times New Roman" w:hAnsiTheme="minorHAnsi" w:cstheme="minorHAnsi"/>
                    <w:sz w:val="20"/>
                    <w:szCs w:val="20"/>
                  </w:rPr>
                  <w:delText xml:space="preserve">other than </w:delText>
                </w:r>
                <w:r w:rsidR="001022AB" w:rsidDel="00FC2D5E">
                  <w:rPr>
                    <w:rFonts w:cstheme="minorHAnsi"/>
                    <w:b/>
                    <w:bCs/>
                    <w:sz w:val="20"/>
                    <w:szCs w:val="20"/>
                  </w:rPr>
                  <w:delText>HPWH</w:delText>
                </w:r>
                <w:r w:rsidR="001022AB" w:rsidRPr="005828AE" w:rsidDel="00FC2D5E">
                  <w:rPr>
                    <w:rFonts w:asciiTheme="minorHAnsi" w:eastAsia="Times New Roman" w:hAnsiTheme="minorHAnsi" w:cstheme="minorHAnsi"/>
                    <w:sz w:val="20"/>
                    <w:szCs w:val="20"/>
                  </w:rPr>
                  <w:delText xml:space="preserve"> </w:delText>
                </w:r>
                <w:r w:rsidR="001022AB" w:rsidDel="00FC2D5E">
                  <w:rPr>
                    <w:rFonts w:asciiTheme="minorHAnsi" w:eastAsia="Times New Roman" w:hAnsiTheme="minorHAnsi" w:cstheme="minorHAnsi"/>
                    <w:sz w:val="20"/>
                    <w:szCs w:val="20"/>
                  </w:rPr>
                  <w:delText>systems</w:delText>
                </w:r>
              </w:del>
            </w:ins>
            <w:del w:id="486" w:author="Alhabibi, Haider@Energy [2]" w:date="2022-03-09T18:49:00Z">
              <w:r w:rsidR="00F349F6" w:rsidRPr="00327949" w:rsidDel="00FC2D5E">
                <w:rPr>
                  <w:rFonts w:asciiTheme="minorHAnsi" w:hAnsiTheme="minorHAnsi" w:cstheme="minorHAnsi"/>
                  <w:sz w:val="18"/>
                  <w:szCs w:val="18"/>
                </w:rPr>
                <w:delText>features that were specified on the registered CF1R</w:delText>
              </w:r>
            </w:del>
            <w:ins w:id="487" w:author="Alhabibi, Haider@Energy" w:date="2022-02-24T12:41:00Z">
              <w:del w:id="488" w:author="Alhabibi, Haider@Energy [2]" w:date="2022-03-09T18:49:00Z">
                <w:r w:rsidR="00C96D7C" w:rsidDel="00FC2D5E">
                  <w:rPr>
                    <w:rFonts w:asciiTheme="minorHAnsi" w:hAnsiTheme="minorHAnsi" w:cstheme="minorHAnsi"/>
                    <w:sz w:val="18"/>
                    <w:szCs w:val="18"/>
                  </w:rPr>
                  <w:delText>LMCC</w:delText>
                </w:r>
              </w:del>
            </w:ins>
            <w:del w:id="489" w:author="Alhabibi, Haider@Energy [2]" w:date="2022-03-09T18:49:00Z">
              <w:r w:rsidR="00F349F6" w:rsidRPr="00327949" w:rsidDel="00FC2D5E">
                <w:rPr>
                  <w:rFonts w:asciiTheme="minorHAnsi" w:hAnsiTheme="minorHAnsi" w:cstheme="minorHAnsi"/>
                  <w:sz w:val="18"/>
                  <w:szCs w:val="18"/>
                </w:rPr>
                <w:delText xml:space="preserve"> compliance document for this project.</w:delText>
              </w:r>
            </w:del>
          </w:p>
          <w:p w14:paraId="18589F80" w14:textId="2005BD8E" w:rsidR="00DB0C3E" w:rsidRDefault="00DB0C3E" w:rsidP="002B092D">
            <w:pPr>
              <w:spacing w:after="0" w:line="240" w:lineRule="auto"/>
              <w:rPr>
                <w:ins w:id="490" w:author="Alhabibi, Haider@Energy [2]" w:date="2022-03-10T18:28:00Z"/>
                <w:rFonts w:asciiTheme="minorHAnsi" w:eastAsia="Times New Roman" w:hAnsiTheme="minorHAnsi" w:cstheme="minorHAnsi"/>
                <w:sz w:val="18"/>
                <w:szCs w:val="18"/>
              </w:rPr>
            </w:pPr>
            <w:ins w:id="491" w:author="Alhabibi, Haider@Energy [2]" w:date="2022-03-10T18:28:00Z">
              <w:r w:rsidRPr="00C12A57">
                <w:rPr>
                  <w:rFonts w:asciiTheme="minorHAnsi" w:eastAsia="Times New Roman" w:hAnsiTheme="minorHAnsi" w:cstheme="minorHAnsi"/>
                  <w:sz w:val="18"/>
                  <w:szCs w:val="18"/>
                </w:rPr>
                <w:t>&lt;&lt;If LMCC only has HPWH, display the "section does not apply" message&gt;&gt;</w:t>
              </w:r>
            </w:ins>
          </w:p>
          <w:p w14:paraId="3254B95E" w14:textId="18FB5010" w:rsidR="00651D96" w:rsidRPr="00327949" w:rsidRDefault="00651D96" w:rsidP="002B092D">
            <w:pPr>
              <w:spacing w:after="0" w:line="240" w:lineRule="auto"/>
              <w:rPr>
                <w:ins w:id="492" w:author="Alhabibi, Haider@Energy [2]" w:date="2022-03-10T18:28:00Z"/>
                <w:rFonts w:asciiTheme="minorHAnsi" w:hAnsiTheme="minorHAnsi" w:cstheme="minorHAnsi"/>
                <w:sz w:val="18"/>
                <w:szCs w:val="18"/>
              </w:rPr>
            </w:pPr>
            <w:ins w:id="493" w:author="Alhabibi, Haider@Energy [2]" w:date="2022-03-10T18:28:00Z">
              <w:r>
                <w:rPr>
                  <w:rFonts w:asciiTheme="minorHAnsi" w:eastAsia="Times New Roman" w:hAnsiTheme="minorHAnsi" w:cstheme="minorHAnsi"/>
                  <w:sz w:val="18"/>
                  <w:szCs w:val="18"/>
                </w:rPr>
                <w:t>&lt;&lt;require one row of data for each water heater identified on the LMCC-PRF&gt;&gt;</w:t>
              </w:r>
            </w:ins>
          </w:p>
          <w:p w14:paraId="2644B5A4" w14:textId="6A8AA7DB" w:rsidR="00F349F6" w:rsidRPr="00327949" w:rsidRDefault="00F349F6" w:rsidP="00EC0CA0">
            <w:pPr>
              <w:spacing w:after="0" w:line="240" w:lineRule="auto"/>
              <w:rPr>
                <w:rFonts w:asciiTheme="minorHAnsi" w:hAnsiTheme="minorHAnsi" w:cstheme="minorHAnsi"/>
                <w:b/>
                <w:sz w:val="18"/>
                <w:szCs w:val="18"/>
              </w:rPr>
            </w:pPr>
            <w:del w:id="494" w:author="Alhabibi, Haider@Energy [2]" w:date="2022-03-10T18:28:00Z">
              <w:r w:rsidRPr="00327949" w:rsidDel="00DB0C3E">
                <w:rPr>
                  <w:rFonts w:asciiTheme="minorHAnsi" w:hAnsiTheme="minorHAnsi" w:cstheme="minorHAnsi"/>
                  <w:sz w:val="18"/>
                  <w:szCs w:val="18"/>
                </w:rPr>
                <w:delText>&lt;&lt;</w:delText>
              </w:r>
            </w:del>
            <w:ins w:id="495" w:author="Alhabibi, Haider@Energy" w:date="2021-12-17T18:15:00Z">
              <w:del w:id="496" w:author="Alhabibi, Haider@Energy [2]" w:date="2022-03-10T18:28:00Z">
                <w:r w:rsidR="00B73409" w:rsidDel="00DB0C3E">
                  <w:delText xml:space="preserve"> </w:delText>
                </w:r>
                <w:r w:rsidR="00B73409" w:rsidRPr="00B73409" w:rsidDel="00DB0C3E">
                  <w:rPr>
                    <w:rFonts w:asciiTheme="minorHAnsi" w:hAnsiTheme="minorHAnsi" w:cstheme="minorHAnsi"/>
                    <w:sz w:val="18"/>
                    <w:szCs w:val="18"/>
                  </w:rPr>
                  <w:delText xml:space="preserve">if </w:delText>
                </w:r>
              </w:del>
            </w:ins>
            <w:ins w:id="497" w:author="Alhabibi, Haider@Energy" w:date="2022-02-24T12:41:00Z">
              <w:del w:id="498" w:author="Alhabibi, Haider@Energy [2]" w:date="2022-03-10T18:28:00Z">
                <w:r w:rsidR="00C96D7C" w:rsidDel="00DB0C3E">
                  <w:rPr>
                    <w:rFonts w:asciiTheme="minorHAnsi" w:hAnsiTheme="minorHAnsi" w:cstheme="minorHAnsi"/>
                    <w:sz w:val="18"/>
                    <w:szCs w:val="18"/>
                  </w:rPr>
                  <w:delText>LMCC</w:delText>
                </w:r>
              </w:del>
            </w:ins>
            <w:ins w:id="499" w:author="Alhabibi, Haider@Energy" w:date="2021-12-17T18:15:00Z">
              <w:del w:id="500" w:author="Alhabibi, Haider@Energy [2]" w:date="2022-03-10T18:28:00Z">
                <w:r w:rsidR="00B73409" w:rsidRPr="00B73409" w:rsidDel="00DB0C3E">
                  <w:rPr>
                    <w:rFonts w:asciiTheme="minorHAnsi" w:hAnsiTheme="minorHAnsi" w:cstheme="minorHAnsi"/>
                    <w:sz w:val="18"/>
                    <w:szCs w:val="18"/>
                  </w:rPr>
                  <w:delText xml:space="preserve"> </w:delText>
                </w:r>
              </w:del>
            </w:ins>
            <w:ins w:id="501" w:author="Tam, Danny@Energy" w:date="2021-12-23T09:52:00Z">
              <w:del w:id="502" w:author="Alhabibi, Haider@Energy [2]" w:date="2022-03-10T18:28:00Z">
                <w:r w:rsidR="009024F2" w:rsidDel="00DB0C3E">
                  <w:rPr>
                    <w:rFonts w:asciiTheme="minorHAnsi" w:hAnsiTheme="minorHAnsi" w:cstheme="minorHAnsi"/>
                    <w:sz w:val="18"/>
                    <w:szCs w:val="18"/>
                  </w:rPr>
                  <w:delText xml:space="preserve">do not have any </w:delText>
                </w:r>
              </w:del>
            </w:ins>
            <w:ins w:id="503" w:author="Alhabibi, Haider@Energy" w:date="2021-12-17T18:15:00Z">
              <w:del w:id="504" w:author="Alhabibi, Haider@Energy [2]" w:date="2022-03-10T18:28:00Z">
                <w:r w:rsidR="00B73409" w:rsidRPr="00B73409" w:rsidDel="00DB0C3E">
                  <w:rPr>
                    <w:rFonts w:asciiTheme="minorHAnsi" w:hAnsiTheme="minorHAnsi" w:cstheme="minorHAnsi"/>
                    <w:sz w:val="18"/>
                    <w:szCs w:val="18"/>
                  </w:rPr>
                  <w:delText xml:space="preserve">has </w:delText>
                </w:r>
              </w:del>
            </w:ins>
            <w:ins w:id="505" w:author="Tam, Danny@Energy" w:date="2021-12-23T09:52:00Z">
              <w:del w:id="506" w:author="Alhabibi, Haider@Energy [2]" w:date="2022-03-10T18:28:00Z">
                <w:r w:rsidR="009024F2" w:rsidDel="00DB0C3E">
                  <w:rPr>
                    <w:rFonts w:asciiTheme="minorHAnsi" w:hAnsiTheme="minorHAnsi" w:cstheme="minorHAnsi"/>
                    <w:sz w:val="18"/>
                    <w:szCs w:val="18"/>
                  </w:rPr>
                  <w:delText>non-</w:delText>
                </w:r>
              </w:del>
            </w:ins>
            <w:ins w:id="507" w:author="Alhabibi, Haider@Energy" w:date="2021-12-17T18:15:00Z">
              <w:del w:id="508" w:author="Alhabibi, Haider@Energy [2]" w:date="2022-03-10T18:28:00Z">
                <w:r w:rsidR="00B73409" w:rsidRPr="00B73409" w:rsidDel="00DB0C3E">
                  <w:rPr>
                    <w:rFonts w:asciiTheme="minorHAnsi" w:hAnsiTheme="minorHAnsi" w:cstheme="minorHAnsi"/>
                    <w:sz w:val="18"/>
                    <w:szCs w:val="18"/>
                  </w:rPr>
                  <w:delText>HPWH</w:delText>
                </w:r>
              </w:del>
            </w:ins>
            <w:ins w:id="509" w:author="Tam, Danny@Energy" w:date="2021-12-23T09:52:00Z">
              <w:del w:id="510" w:author="Alhabibi, Haider@Energy [2]" w:date="2022-03-10T18:28:00Z">
                <w:r w:rsidR="009024F2" w:rsidDel="00DB0C3E">
                  <w:rPr>
                    <w:rFonts w:asciiTheme="minorHAnsi" w:hAnsiTheme="minorHAnsi" w:cstheme="minorHAnsi"/>
                    <w:sz w:val="18"/>
                    <w:szCs w:val="18"/>
                  </w:rPr>
                  <w:delText xml:space="preserve"> systems</w:delText>
                </w:r>
              </w:del>
            </w:ins>
            <w:ins w:id="511" w:author="Alhabibi, Haider@Energy" w:date="2021-12-17T18:15:00Z">
              <w:del w:id="512" w:author="Alhabibi, Haider@Energy [2]" w:date="2022-03-10T18:28:00Z">
                <w:r w:rsidR="00B73409" w:rsidRPr="00B73409" w:rsidDel="00DB0C3E">
                  <w:rPr>
                    <w:rFonts w:asciiTheme="minorHAnsi" w:hAnsiTheme="minorHAnsi" w:cstheme="minorHAnsi"/>
                    <w:sz w:val="18"/>
                    <w:szCs w:val="18"/>
                  </w:rPr>
                  <w:delText xml:space="preserve">, then display the "section does not apply" message; else </w:delText>
                </w:r>
              </w:del>
            </w:ins>
            <w:del w:id="513" w:author="Alhabibi, Haider@Energy [2]" w:date="2022-03-10T18:28:00Z">
              <w:r w:rsidRPr="00327949" w:rsidDel="00DB0C3E">
                <w:rPr>
                  <w:rFonts w:asciiTheme="minorHAnsi" w:hAnsiTheme="minorHAnsi" w:cstheme="minorHAnsi"/>
                  <w:sz w:val="18"/>
                  <w:szCs w:val="18"/>
                </w:rPr>
                <w:delText xml:space="preserve">require one row of data for each </w:delText>
              </w:r>
            </w:del>
            <w:ins w:id="514" w:author="Tam, Danny@Energy" w:date="2021-12-23T09:53:00Z">
              <w:del w:id="515" w:author="Alhabibi, Haider@Energy [2]" w:date="2022-03-10T18:28:00Z">
                <w:r w:rsidR="009024F2" w:rsidDel="00DB0C3E">
                  <w:rPr>
                    <w:rFonts w:asciiTheme="minorHAnsi" w:hAnsiTheme="minorHAnsi" w:cstheme="minorHAnsi"/>
                    <w:sz w:val="18"/>
                    <w:szCs w:val="18"/>
                  </w:rPr>
                  <w:delText xml:space="preserve">non-HPWH </w:delText>
                </w:r>
              </w:del>
            </w:ins>
            <w:del w:id="516" w:author="Alhabibi, Haider@Energy [2]" w:date="2022-03-10T18:28:00Z">
              <w:r w:rsidR="00EC0CA0" w:rsidDel="00DB0C3E">
                <w:rPr>
                  <w:rFonts w:asciiTheme="minorHAnsi" w:hAnsiTheme="minorHAnsi" w:cstheme="minorHAnsi"/>
                  <w:sz w:val="18"/>
                  <w:szCs w:val="18"/>
                </w:rPr>
                <w:delText>water heater identified on the CF1R</w:delText>
              </w:r>
            </w:del>
            <w:ins w:id="517" w:author="Alhabibi, Haider@Energy" w:date="2022-02-24T12:41:00Z">
              <w:del w:id="518" w:author="Alhabibi, Haider@Energy [2]" w:date="2022-03-10T18:28:00Z">
                <w:r w:rsidR="00C96D7C" w:rsidDel="00DB0C3E">
                  <w:rPr>
                    <w:rFonts w:asciiTheme="minorHAnsi" w:hAnsiTheme="minorHAnsi" w:cstheme="minorHAnsi"/>
                    <w:sz w:val="18"/>
                    <w:szCs w:val="18"/>
                  </w:rPr>
                  <w:delText>LMCC</w:delText>
                </w:r>
              </w:del>
            </w:ins>
            <w:del w:id="519" w:author="Alhabibi, Haider@Energy [2]" w:date="2022-03-10T18:28:00Z">
              <w:r w:rsidR="00EC0CA0" w:rsidDel="00DB0C3E">
                <w:rPr>
                  <w:rFonts w:asciiTheme="minorHAnsi" w:hAnsiTheme="minorHAnsi" w:cstheme="minorHAnsi"/>
                  <w:sz w:val="18"/>
                  <w:szCs w:val="18"/>
                </w:rPr>
                <w:delText>-</w:delText>
              </w:r>
              <w:r w:rsidR="00EC0CA0" w:rsidRPr="00DC34CF" w:rsidDel="00DB0C3E">
                <w:rPr>
                  <w:rFonts w:asciiTheme="minorHAnsi" w:hAnsiTheme="minorHAnsi" w:cstheme="minorHAnsi"/>
                  <w:sz w:val="18"/>
                  <w:szCs w:val="18"/>
                </w:rPr>
                <w:delText>PRF</w:delText>
              </w:r>
              <w:r w:rsidRPr="00327949" w:rsidDel="00DB0C3E">
                <w:rPr>
                  <w:rFonts w:asciiTheme="minorHAnsi" w:hAnsiTheme="minorHAnsi" w:cstheme="minorHAnsi"/>
                  <w:sz w:val="18"/>
                  <w:szCs w:val="18"/>
                </w:rPr>
                <w:delText>&gt;&gt;</w:delText>
              </w:r>
            </w:del>
          </w:p>
        </w:tc>
      </w:tr>
      <w:tr w:rsidR="00F349F6" w:rsidRPr="00327949" w14:paraId="6AAB97F6" w14:textId="34F9147E" w:rsidTr="009A07EC">
        <w:trPr>
          <w:trHeight w:val="277"/>
        </w:trPr>
        <w:tc>
          <w:tcPr>
            <w:tcW w:w="416" w:type="pct"/>
            <w:tcBorders>
              <w:top w:val="single" w:sz="4" w:space="0" w:color="auto"/>
              <w:left w:val="single" w:sz="4" w:space="0" w:color="auto"/>
              <w:bottom w:val="single" w:sz="4" w:space="0" w:color="auto"/>
              <w:right w:val="single" w:sz="4" w:space="0" w:color="auto"/>
            </w:tcBorders>
          </w:tcPr>
          <w:p w14:paraId="4B43E16D" w14:textId="3C91FDF4"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01</w:t>
            </w:r>
          </w:p>
        </w:tc>
        <w:tc>
          <w:tcPr>
            <w:tcW w:w="367" w:type="pct"/>
            <w:tcBorders>
              <w:top w:val="single" w:sz="4" w:space="0" w:color="auto"/>
              <w:left w:val="single" w:sz="4" w:space="0" w:color="auto"/>
              <w:bottom w:val="single" w:sz="4" w:space="0" w:color="auto"/>
              <w:right w:val="single" w:sz="4" w:space="0" w:color="auto"/>
            </w:tcBorders>
            <w:vAlign w:val="bottom"/>
          </w:tcPr>
          <w:p w14:paraId="7C9B00BA" w14:textId="0C90A9AC"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6177EA1C" w14:textId="24C9EB40"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347" w:type="pct"/>
            <w:tcBorders>
              <w:top w:val="single" w:sz="4" w:space="0" w:color="auto"/>
              <w:left w:val="single" w:sz="4" w:space="0" w:color="auto"/>
              <w:bottom w:val="single" w:sz="4" w:space="0" w:color="auto"/>
              <w:right w:val="single" w:sz="4" w:space="0" w:color="auto"/>
            </w:tcBorders>
            <w:vAlign w:val="bottom"/>
          </w:tcPr>
          <w:p w14:paraId="505D2ED4" w14:textId="7152BFD4"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27" w:type="pct"/>
            <w:tcBorders>
              <w:top w:val="single" w:sz="4" w:space="0" w:color="auto"/>
              <w:left w:val="single" w:sz="4" w:space="0" w:color="auto"/>
              <w:bottom w:val="single" w:sz="4" w:space="0" w:color="auto"/>
              <w:right w:val="single" w:sz="4" w:space="0" w:color="auto"/>
            </w:tcBorders>
            <w:vAlign w:val="bottom"/>
          </w:tcPr>
          <w:p w14:paraId="21DA621E" w14:textId="0E961018"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348" w:type="pct"/>
            <w:tcBorders>
              <w:top w:val="single" w:sz="4" w:space="0" w:color="auto"/>
              <w:left w:val="single" w:sz="4" w:space="0" w:color="auto"/>
              <w:bottom w:val="single" w:sz="4" w:space="0" w:color="auto"/>
              <w:right w:val="single" w:sz="4" w:space="0" w:color="auto"/>
            </w:tcBorders>
            <w:vAlign w:val="bottom"/>
          </w:tcPr>
          <w:p w14:paraId="6FFB1278" w14:textId="2DF427B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05" w:type="pct"/>
            <w:tcBorders>
              <w:top w:val="single" w:sz="4" w:space="0" w:color="auto"/>
              <w:left w:val="single" w:sz="4" w:space="0" w:color="auto"/>
              <w:bottom w:val="single" w:sz="4" w:space="0" w:color="auto"/>
              <w:right w:val="single" w:sz="4" w:space="0" w:color="auto"/>
            </w:tcBorders>
            <w:vAlign w:val="bottom"/>
          </w:tcPr>
          <w:p w14:paraId="0E006FC5" w14:textId="0AA527EC"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357" w:type="pct"/>
            <w:tcBorders>
              <w:top w:val="single" w:sz="4" w:space="0" w:color="auto"/>
              <w:left w:val="single" w:sz="4" w:space="0" w:color="auto"/>
              <w:bottom w:val="single" w:sz="4" w:space="0" w:color="auto"/>
              <w:right w:val="single" w:sz="4" w:space="0" w:color="auto"/>
            </w:tcBorders>
            <w:vAlign w:val="bottom"/>
          </w:tcPr>
          <w:p w14:paraId="41CC9AE1" w14:textId="7CF94D4A"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440" w:type="pct"/>
            <w:tcBorders>
              <w:top w:val="single" w:sz="4" w:space="0" w:color="auto"/>
              <w:left w:val="single" w:sz="4" w:space="0" w:color="auto"/>
              <w:bottom w:val="single" w:sz="4" w:space="0" w:color="auto"/>
              <w:right w:val="single" w:sz="4" w:space="0" w:color="auto"/>
            </w:tcBorders>
            <w:vAlign w:val="bottom"/>
          </w:tcPr>
          <w:p w14:paraId="49799FAA" w14:textId="031717C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522" w:type="pct"/>
            <w:tcBorders>
              <w:top w:val="single" w:sz="4" w:space="0" w:color="auto"/>
              <w:left w:val="single" w:sz="4" w:space="0" w:color="auto"/>
              <w:bottom w:val="single" w:sz="4" w:space="0" w:color="auto"/>
              <w:right w:val="single" w:sz="4" w:space="0" w:color="auto"/>
            </w:tcBorders>
            <w:vAlign w:val="bottom"/>
          </w:tcPr>
          <w:p w14:paraId="615E7A0F" w14:textId="27F9007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85" w:type="pct"/>
            <w:tcBorders>
              <w:top w:val="single" w:sz="4" w:space="0" w:color="auto"/>
              <w:left w:val="single" w:sz="4" w:space="0" w:color="auto"/>
              <w:bottom w:val="single" w:sz="4" w:space="0" w:color="auto"/>
              <w:right w:val="single" w:sz="4" w:space="0" w:color="auto"/>
            </w:tcBorders>
            <w:vAlign w:val="bottom"/>
          </w:tcPr>
          <w:p w14:paraId="007D86DE" w14:textId="1694C6A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77" w:type="pct"/>
            <w:tcBorders>
              <w:top w:val="single" w:sz="4" w:space="0" w:color="auto"/>
              <w:left w:val="single" w:sz="4" w:space="0" w:color="auto"/>
              <w:bottom w:val="single" w:sz="4" w:space="0" w:color="auto"/>
              <w:right w:val="single" w:sz="4" w:space="0" w:color="auto"/>
            </w:tcBorders>
            <w:vAlign w:val="bottom"/>
          </w:tcPr>
          <w:p w14:paraId="5293FD4A" w14:textId="6494EBB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716A8C8E" w14:textId="1268DFB8" w:rsidTr="009A07EC">
        <w:trPr>
          <w:trHeight w:val="288"/>
        </w:trPr>
        <w:tc>
          <w:tcPr>
            <w:tcW w:w="416" w:type="pct"/>
            <w:tcBorders>
              <w:top w:val="single" w:sz="4" w:space="0" w:color="auto"/>
              <w:left w:val="single" w:sz="4" w:space="0" w:color="auto"/>
              <w:bottom w:val="single" w:sz="4" w:space="0" w:color="auto"/>
              <w:right w:val="single" w:sz="4" w:space="0" w:color="auto"/>
            </w:tcBorders>
            <w:vAlign w:val="bottom"/>
          </w:tcPr>
          <w:p w14:paraId="615910FC" w14:textId="47C8592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Dwelling Unit Name</w:t>
            </w:r>
          </w:p>
        </w:tc>
        <w:tc>
          <w:tcPr>
            <w:tcW w:w="367" w:type="pct"/>
            <w:tcBorders>
              <w:top w:val="single" w:sz="4" w:space="0" w:color="auto"/>
              <w:left w:val="single" w:sz="4" w:space="0" w:color="auto"/>
              <w:bottom w:val="single" w:sz="4" w:space="0" w:color="auto"/>
              <w:right w:val="single" w:sz="4" w:space="0" w:color="auto"/>
            </w:tcBorders>
            <w:vAlign w:val="bottom"/>
          </w:tcPr>
          <w:p w14:paraId="53F1A3BD" w14:textId="062C021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78237A2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347" w:type="pct"/>
            <w:tcBorders>
              <w:top w:val="single" w:sz="4" w:space="0" w:color="auto"/>
              <w:left w:val="single" w:sz="4" w:space="0" w:color="auto"/>
              <w:bottom w:val="single" w:sz="4" w:space="0" w:color="auto"/>
              <w:right w:val="single" w:sz="4" w:space="0" w:color="auto"/>
            </w:tcBorders>
            <w:vAlign w:val="bottom"/>
          </w:tcPr>
          <w:p w14:paraId="0411101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27" w:type="pct"/>
            <w:tcBorders>
              <w:top w:val="single" w:sz="4" w:space="0" w:color="auto"/>
              <w:left w:val="single" w:sz="4" w:space="0" w:color="auto"/>
              <w:bottom w:val="single" w:sz="4" w:space="0" w:color="auto"/>
              <w:right w:val="single" w:sz="4" w:space="0" w:color="auto"/>
            </w:tcBorders>
            <w:vAlign w:val="bottom"/>
          </w:tcPr>
          <w:p w14:paraId="1DA4175B" w14:textId="7418C65F"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w:t>
            </w:r>
            <w:proofErr w:type="gramStart"/>
            <w:r w:rsidRPr="00327949">
              <w:rPr>
                <w:rFonts w:asciiTheme="minorHAnsi" w:hAnsiTheme="minorHAnsi" w:cstheme="minorHAnsi"/>
                <w:sz w:val="18"/>
                <w:szCs w:val="18"/>
              </w:rPr>
              <w:t>of</w:t>
            </w:r>
            <w:proofErr w:type="gramEnd"/>
            <w:r w:rsidR="002E1D83">
              <w:rPr>
                <w:rFonts w:asciiTheme="minorHAnsi" w:eastAsia="Times New Roman" w:hAnsiTheme="minorHAnsi" w:cstheme="minorHAnsi"/>
                <w:sz w:val="18"/>
                <w:szCs w:val="20"/>
              </w:rPr>
              <w:t xml:space="preserve"> Like (or Identical) </w:t>
            </w:r>
            <w:r w:rsidRPr="00327949">
              <w:rPr>
                <w:rFonts w:asciiTheme="minorHAnsi" w:hAnsiTheme="minorHAnsi" w:cstheme="minorHAnsi"/>
                <w:sz w:val="18"/>
                <w:szCs w:val="18"/>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1CD40041"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05" w:type="pct"/>
            <w:tcBorders>
              <w:top w:val="single" w:sz="4" w:space="0" w:color="auto"/>
              <w:left w:val="single" w:sz="4" w:space="0" w:color="auto"/>
              <w:bottom w:val="single" w:sz="4" w:space="0" w:color="auto"/>
              <w:right w:val="single" w:sz="4" w:space="0" w:color="auto"/>
            </w:tcBorders>
            <w:vAlign w:val="bottom"/>
          </w:tcPr>
          <w:p w14:paraId="0C1A6E6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357" w:type="pct"/>
            <w:tcBorders>
              <w:top w:val="single" w:sz="4" w:space="0" w:color="auto"/>
              <w:left w:val="single" w:sz="4" w:space="0" w:color="auto"/>
              <w:bottom w:val="single" w:sz="4" w:space="0" w:color="auto"/>
              <w:right w:val="single" w:sz="4" w:space="0" w:color="auto"/>
            </w:tcBorders>
            <w:vAlign w:val="bottom"/>
          </w:tcPr>
          <w:p w14:paraId="6D09D5AE"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440" w:type="pct"/>
            <w:tcBorders>
              <w:top w:val="single" w:sz="4" w:space="0" w:color="auto"/>
              <w:left w:val="single" w:sz="4" w:space="0" w:color="auto"/>
              <w:bottom w:val="single" w:sz="4" w:space="0" w:color="auto"/>
              <w:right w:val="single" w:sz="4" w:space="0" w:color="auto"/>
            </w:tcBorders>
            <w:vAlign w:val="bottom"/>
          </w:tcPr>
          <w:p w14:paraId="461A280B" w14:textId="20338FF8" w:rsidR="00F349F6" w:rsidRPr="00327949" w:rsidRDefault="00F349F6" w:rsidP="009A07EC">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522" w:type="pct"/>
            <w:tcBorders>
              <w:top w:val="single" w:sz="4" w:space="0" w:color="auto"/>
              <w:left w:val="single" w:sz="4" w:space="0" w:color="auto"/>
              <w:bottom w:val="single" w:sz="4" w:space="0" w:color="auto"/>
              <w:right w:val="single" w:sz="4" w:space="0" w:color="auto"/>
            </w:tcBorders>
            <w:vAlign w:val="bottom"/>
          </w:tcPr>
          <w:p w14:paraId="2D576EDF" w14:textId="59EF22E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0E4521D4"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85" w:type="pct"/>
            <w:tcBorders>
              <w:top w:val="single" w:sz="4" w:space="0" w:color="auto"/>
              <w:left w:val="single" w:sz="4" w:space="0" w:color="auto"/>
              <w:bottom w:val="single" w:sz="4" w:space="0" w:color="auto"/>
              <w:right w:val="single" w:sz="4" w:space="0" w:color="auto"/>
            </w:tcBorders>
            <w:vAlign w:val="bottom"/>
          </w:tcPr>
          <w:p w14:paraId="0D2F7A11" w14:textId="6764288B"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Compact </w:t>
            </w:r>
            <w:proofErr w:type="spellStart"/>
            <w:r w:rsidRPr="00327949">
              <w:rPr>
                <w:rFonts w:asciiTheme="minorHAnsi" w:hAnsiTheme="minorHAnsi" w:cstheme="minorHAnsi"/>
                <w:sz w:val="18"/>
                <w:szCs w:val="18"/>
              </w:rPr>
              <w:t>Dist</w:t>
            </w:r>
            <w:r>
              <w:rPr>
                <w:rFonts w:asciiTheme="minorHAnsi" w:hAnsiTheme="minorHAnsi" w:cstheme="minorHAnsi"/>
                <w:sz w:val="18"/>
                <w:szCs w:val="18"/>
              </w:rPr>
              <w:t>rib</w:t>
            </w:r>
            <w:proofErr w:type="spellEnd"/>
            <w:r>
              <w:rPr>
                <w:rFonts w:asciiTheme="minorHAnsi" w:hAnsiTheme="minorHAnsi" w:cstheme="minorHAnsi"/>
                <w:sz w:val="18"/>
                <w:szCs w:val="18"/>
              </w:rPr>
              <w:t>.</w:t>
            </w:r>
          </w:p>
        </w:tc>
        <w:tc>
          <w:tcPr>
            <w:tcW w:w="477" w:type="pct"/>
            <w:tcBorders>
              <w:top w:val="single" w:sz="4" w:space="0" w:color="auto"/>
              <w:left w:val="single" w:sz="4" w:space="0" w:color="auto"/>
              <w:bottom w:val="single" w:sz="4" w:space="0" w:color="auto"/>
              <w:right w:val="single" w:sz="4" w:space="0" w:color="auto"/>
            </w:tcBorders>
            <w:vAlign w:val="bottom"/>
          </w:tcPr>
          <w:p w14:paraId="5C5B5588" w14:textId="4D6E340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401E94FA" w14:textId="36ED2B62" w:rsidTr="009A07EC">
        <w:trPr>
          <w:trHeight w:val="246"/>
        </w:trPr>
        <w:tc>
          <w:tcPr>
            <w:tcW w:w="416" w:type="pct"/>
            <w:tcBorders>
              <w:top w:val="single" w:sz="4" w:space="0" w:color="auto"/>
              <w:left w:val="single" w:sz="4" w:space="0" w:color="auto"/>
              <w:bottom w:val="single" w:sz="4" w:space="0" w:color="auto"/>
              <w:right w:val="single" w:sz="4" w:space="0" w:color="auto"/>
            </w:tcBorders>
          </w:tcPr>
          <w:p w14:paraId="1F36E464" w14:textId="32DB3F1D" w:rsidR="00F349F6" w:rsidRPr="002B092D" w:rsidRDefault="00D1391E" w:rsidP="00F349F6">
            <w:pPr>
              <w:spacing w:after="0" w:line="240" w:lineRule="auto"/>
              <w:rPr>
                <w:rFonts w:asciiTheme="minorHAnsi" w:eastAsia="Times New Roman" w:hAnsiTheme="minorHAnsi" w:cstheme="minorHAnsi"/>
                <w:sz w:val="16"/>
                <w:szCs w:val="16"/>
              </w:rPr>
            </w:pPr>
            <w:r>
              <w:rPr>
                <w:rFonts w:asciiTheme="minorHAnsi" w:eastAsia="Times New Roman" w:hAnsiTheme="minorHAnsi" w:cstheme="minorHAnsi"/>
                <w:sz w:val="16"/>
                <w:szCs w:val="20"/>
              </w:rPr>
              <w:t xml:space="preserve">&lt;&lt;reference value from </w:t>
            </w:r>
            <w:del w:id="520" w:author="Alhabibi, Haider@Energy" w:date="2022-02-24T12:41:00Z">
              <w:r>
                <w:rPr>
                  <w:rFonts w:asciiTheme="minorHAnsi" w:eastAsia="Times New Roman" w:hAnsiTheme="minorHAnsi" w:cstheme="minorHAnsi"/>
                  <w:sz w:val="16"/>
                  <w:szCs w:val="20"/>
                </w:rPr>
                <w:delText>CF1R</w:delText>
              </w:r>
            </w:del>
            <w:ins w:id="521" w:author="Alhabibi, Haider@Energy" w:date="2022-02-24T12:41:00Z">
              <w:r w:rsidR="00C96D7C">
                <w:rPr>
                  <w:rFonts w:asciiTheme="minorHAnsi" w:eastAsia="Times New Roman" w:hAnsiTheme="minorHAnsi" w:cstheme="minorHAnsi"/>
                  <w:sz w:val="16"/>
                  <w:szCs w:val="20"/>
                </w:rPr>
                <w:t>LMCC</w:t>
              </w:r>
            </w:ins>
            <w:ins w:id="522" w:author="Tam, Danny@Energy" w:date="2022-03-07T15:07:00Z">
              <w:r w:rsidR="00A705C2" w:rsidDel="00A705C2">
                <w:rPr>
                  <w:rFonts w:asciiTheme="minorHAnsi" w:eastAsia="Times New Roman" w:hAnsiTheme="minorHAnsi" w:cstheme="minorHAnsi"/>
                  <w:sz w:val="16"/>
                  <w:szCs w:val="20"/>
                </w:rPr>
                <w:t xml:space="preserve"> </w:t>
              </w:r>
            </w:ins>
            <w:del w:id="523" w:author="Tam, Danny@Energy" w:date="2022-03-07T15:07:00Z">
              <w:r w:rsidDel="00A705C2">
                <w:rPr>
                  <w:rFonts w:asciiTheme="minorHAnsi" w:eastAsia="Times New Roman" w:hAnsiTheme="minorHAnsi" w:cstheme="minorHAnsi"/>
                  <w:sz w:val="16"/>
                  <w:szCs w:val="20"/>
                </w:rPr>
                <w:delText>;</w:delText>
              </w:r>
              <w:r w:rsidR="00F349F6" w:rsidDel="00A705C2">
                <w:rPr>
                  <w:rFonts w:asciiTheme="minorHAnsi" w:eastAsia="Times New Roman" w:hAnsiTheme="minorHAnsi" w:cstheme="minorHAnsi"/>
                  <w:sz w:val="16"/>
                  <w:szCs w:val="20"/>
                </w:rPr>
                <w:delText xml:space="preserve"> if Single Family, then value = Single Family</w:delText>
              </w:r>
            </w:del>
            <w:r w:rsidR="00F349F6">
              <w:rPr>
                <w:rFonts w:asciiTheme="minorHAnsi" w:eastAsia="Times New Roman" w:hAnsiTheme="minorHAnsi" w:cstheme="minorHAnsi"/>
                <w:sz w:val="16"/>
                <w:szCs w:val="20"/>
              </w:rPr>
              <w:t xml:space="preserve">&gt;&gt; </w:t>
            </w:r>
          </w:p>
        </w:tc>
        <w:tc>
          <w:tcPr>
            <w:tcW w:w="367" w:type="pct"/>
            <w:tcBorders>
              <w:top w:val="single" w:sz="4" w:space="0" w:color="auto"/>
              <w:left w:val="single" w:sz="4" w:space="0" w:color="auto"/>
              <w:bottom w:val="single" w:sz="4" w:space="0" w:color="auto"/>
              <w:right w:val="single" w:sz="4" w:space="0" w:color="auto"/>
            </w:tcBorders>
          </w:tcPr>
          <w:p w14:paraId="1F9F0E23" w14:textId="1E0A3753"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&lt;&lt;reference values from </w:t>
            </w:r>
            <w:del w:id="524" w:author="Alhabibi, Haider@Energy" w:date="2022-02-24T12:41:00Z">
              <w:r w:rsidRPr="002B092D">
                <w:rPr>
                  <w:rFonts w:asciiTheme="minorHAnsi" w:eastAsia="Times New Roman" w:hAnsiTheme="minorHAnsi" w:cstheme="minorHAnsi"/>
                  <w:sz w:val="16"/>
                  <w:szCs w:val="16"/>
                </w:rPr>
                <w:delText>CF1R</w:delText>
              </w:r>
            </w:del>
            <w:ins w:id="525" w:author="Alhabibi, Haider@Energy" w:date="2022-02-24T12:41:00Z">
              <w:r w:rsidR="00C96D7C">
                <w:rPr>
                  <w:rFonts w:asciiTheme="minorHAnsi" w:eastAsia="Times New Roman" w:hAnsiTheme="minorHAnsi" w:cstheme="minorHAnsi"/>
                  <w:sz w:val="16"/>
                  <w:szCs w:val="16"/>
                </w:rPr>
                <w:t>LMCC</w:t>
              </w:r>
            </w:ins>
            <w:r w:rsidRPr="002B092D">
              <w:rPr>
                <w:rFonts w:asciiTheme="minorHAnsi" w:eastAsia="Times New Roman" w:hAnsiTheme="minorHAnsi" w:cstheme="minorHAnsi"/>
                <w:sz w:val="16"/>
                <w:szCs w:val="16"/>
              </w:rPr>
              <w:t xml:space="preserve"> (see rule in header)&gt;&gt;</w:t>
            </w:r>
          </w:p>
        </w:tc>
        <w:tc>
          <w:tcPr>
            <w:tcW w:w="409" w:type="pct"/>
            <w:tcBorders>
              <w:top w:val="single" w:sz="4" w:space="0" w:color="auto"/>
              <w:left w:val="single" w:sz="4" w:space="0" w:color="auto"/>
              <w:bottom w:val="single" w:sz="4" w:space="0" w:color="auto"/>
              <w:right w:val="single" w:sz="4" w:space="0" w:color="auto"/>
            </w:tcBorders>
          </w:tcPr>
          <w:p w14:paraId="5406B233" w14:textId="6C3D3DFB"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w:t>
            </w:r>
            <w:del w:id="526" w:author="Alhabibi, Haider@Energy" w:date="2022-02-24T12:41:00Z">
              <w:r w:rsidRPr="002B092D">
                <w:rPr>
                  <w:rFonts w:asciiTheme="minorHAnsi" w:eastAsia="Times New Roman" w:hAnsiTheme="minorHAnsi" w:cstheme="minorHAnsi"/>
                  <w:sz w:val="16"/>
                  <w:szCs w:val="16"/>
                </w:rPr>
                <w:delText>CF1R</w:delText>
              </w:r>
            </w:del>
            <w:ins w:id="527" w:author="Alhabibi, Haider@Energy" w:date="2022-02-24T12:41:00Z">
              <w:r w:rsidR="00C96D7C">
                <w:rPr>
                  <w:rFonts w:asciiTheme="minorHAnsi" w:eastAsia="Times New Roman" w:hAnsiTheme="minorHAnsi" w:cstheme="minorHAnsi"/>
                  <w:sz w:val="16"/>
                  <w:szCs w:val="16"/>
                </w:rPr>
                <w:t>LMCC</w:t>
              </w:r>
            </w:ins>
            <w:r w:rsidRPr="002B092D">
              <w:rPr>
                <w:rFonts w:asciiTheme="minorHAnsi" w:eastAsia="Times New Roman" w:hAnsiTheme="minorHAnsi" w:cstheme="minorHAnsi"/>
                <w:sz w:val="16"/>
                <w:szCs w:val="16"/>
              </w:rPr>
              <w:t xml:space="preserve"> </w:t>
            </w:r>
          </w:p>
          <w:p w14:paraId="1FEF36D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w:t>
            </w:r>
          </w:p>
          <w:p w14:paraId="371736DC" w14:textId="77777777" w:rsidR="00F349F6" w:rsidRPr="002B092D" w:rsidRDefault="00F349F6" w:rsidP="00F349F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DHW, </w:t>
            </w:r>
          </w:p>
          <w:p w14:paraId="711495C9" w14:textId="10A07994"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Combined Hydronic, Hydronic&gt;&gt;</w:t>
            </w:r>
          </w:p>
        </w:tc>
        <w:tc>
          <w:tcPr>
            <w:tcW w:w="347" w:type="pct"/>
            <w:tcBorders>
              <w:top w:val="single" w:sz="4" w:space="0" w:color="auto"/>
              <w:left w:val="single" w:sz="4" w:space="0" w:color="auto"/>
              <w:bottom w:val="single" w:sz="4" w:space="0" w:color="auto"/>
              <w:right w:val="single" w:sz="4" w:space="0" w:color="auto"/>
            </w:tcBorders>
          </w:tcPr>
          <w:p w14:paraId="515B2A78" w14:textId="509E0B5E"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w:t>
            </w:r>
            <w:del w:id="528" w:author="Alhabibi, Haider@Energy" w:date="2022-02-24T12:41:00Z">
              <w:r w:rsidRPr="002B092D">
                <w:rPr>
                  <w:rFonts w:asciiTheme="minorHAnsi" w:eastAsia="Times New Roman" w:hAnsiTheme="minorHAnsi" w:cstheme="minorHAnsi"/>
                  <w:sz w:val="16"/>
                  <w:szCs w:val="16"/>
                </w:rPr>
                <w:delText>CF1R</w:delText>
              </w:r>
            </w:del>
            <w:ins w:id="529" w:author="Alhabibi, Haider@Energy" w:date="2022-02-24T12:41:00Z">
              <w:r w:rsidR="00C96D7C">
                <w:rPr>
                  <w:rFonts w:asciiTheme="minorHAnsi" w:eastAsia="Times New Roman" w:hAnsiTheme="minorHAnsi" w:cstheme="minorHAnsi"/>
                  <w:sz w:val="16"/>
                  <w:szCs w:val="16"/>
                </w:rPr>
                <w:t>LMCC</w:t>
              </w:r>
            </w:ins>
            <w:r w:rsidRPr="002B092D">
              <w:rPr>
                <w:rFonts w:asciiTheme="minorHAnsi" w:eastAsia="Times New Roman" w:hAnsiTheme="minorHAnsi" w:cstheme="minorHAnsi"/>
                <w:sz w:val="16"/>
                <w:szCs w:val="16"/>
              </w:rPr>
              <w:t xml:space="preserve"> </w:t>
            </w:r>
          </w:p>
          <w:p w14:paraId="4887B952" w14:textId="3482AC02"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 =</w:t>
            </w:r>
            <w:r>
              <w:rPr>
                <w:rFonts w:asciiTheme="minorHAnsi" w:eastAsia="Times New Roman" w:hAnsiTheme="minorHAnsi" w:cstheme="minorHAnsi"/>
                <w:sz w:val="16"/>
                <w:szCs w:val="16"/>
              </w:rPr>
              <w:t xml:space="preserve"> </w:t>
            </w:r>
          </w:p>
          <w:p w14:paraId="13D2647B" w14:textId="0E5F452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Boiler, Indirect, Consumer Instantaneous, Commercial Instantaneous, Consumer Storage, Commercial Storage, Residential-Duty Commercial Storage, or Residential-Duty Commercial Instantaneous &gt;&gt;</w:t>
            </w:r>
          </w:p>
        </w:tc>
        <w:tc>
          <w:tcPr>
            <w:tcW w:w="427" w:type="pct"/>
            <w:tcBorders>
              <w:top w:val="single" w:sz="4" w:space="0" w:color="auto"/>
              <w:left w:val="single" w:sz="4" w:space="0" w:color="auto"/>
              <w:bottom w:val="single" w:sz="4" w:space="0" w:color="auto"/>
              <w:right w:val="single" w:sz="4" w:space="0" w:color="auto"/>
            </w:tcBorders>
          </w:tcPr>
          <w:p w14:paraId="0965884C" w14:textId="66C7635A"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&lt;&lt;reference values from </w:t>
            </w:r>
            <w:del w:id="530" w:author="Alhabibi, Haider@Energy" w:date="2022-02-24T12:41:00Z">
              <w:r w:rsidRPr="002B092D">
                <w:rPr>
                  <w:rFonts w:asciiTheme="minorHAnsi" w:eastAsia="Times New Roman" w:hAnsiTheme="minorHAnsi" w:cstheme="minorHAnsi"/>
                  <w:sz w:val="16"/>
                  <w:szCs w:val="16"/>
                </w:rPr>
                <w:delText>CF1R</w:delText>
              </w:r>
            </w:del>
            <w:ins w:id="531" w:author="Alhabibi, Haider@Energy" w:date="2022-02-24T12:41:00Z">
              <w:r w:rsidR="00C96D7C">
                <w:rPr>
                  <w:rFonts w:asciiTheme="minorHAnsi" w:eastAsia="Times New Roman" w:hAnsiTheme="minorHAnsi" w:cstheme="minorHAnsi"/>
                  <w:sz w:val="16"/>
                  <w:szCs w:val="16"/>
                </w:rPr>
                <w:t>LMCC</w:t>
              </w:r>
            </w:ins>
            <w:r w:rsidRPr="002B092D">
              <w:rPr>
                <w:rFonts w:asciiTheme="minorHAnsi" w:eastAsia="Times New Roman" w:hAnsiTheme="minorHAnsi" w:cstheme="minorHAnsi"/>
                <w:sz w:val="16"/>
                <w:szCs w:val="16"/>
              </w:rPr>
              <w:t>&gt;&gt;</w:t>
            </w:r>
          </w:p>
        </w:tc>
        <w:tc>
          <w:tcPr>
            <w:tcW w:w="348" w:type="pct"/>
            <w:tcBorders>
              <w:top w:val="single" w:sz="4" w:space="0" w:color="auto"/>
              <w:left w:val="single" w:sz="4" w:space="0" w:color="auto"/>
              <w:bottom w:val="single" w:sz="4" w:space="0" w:color="auto"/>
              <w:right w:val="single" w:sz="4" w:space="0" w:color="auto"/>
            </w:tcBorders>
          </w:tcPr>
          <w:p w14:paraId="52E1B19B" w14:textId="2C77A723"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&lt;&lt;reference values from </w:t>
            </w:r>
            <w:del w:id="532" w:author="Alhabibi, Haider@Energy" w:date="2022-02-24T12:41:00Z">
              <w:r w:rsidRPr="002B092D">
                <w:rPr>
                  <w:rFonts w:asciiTheme="minorHAnsi" w:eastAsia="Times New Roman" w:hAnsiTheme="minorHAnsi" w:cstheme="minorHAnsi"/>
                  <w:sz w:val="16"/>
                  <w:szCs w:val="16"/>
                </w:rPr>
                <w:delText>CF1R</w:delText>
              </w:r>
            </w:del>
            <w:ins w:id="533" w:author="Alhabibi, Haider@Energy" w:date="2022-02-24T12:41:00Z">
              <w:r w:rsidR="00C96D7C">
                <w:rPr>
                  <w:rFonts w:asciiTheme="minorHAnsi" w:eastAsia="Times New Roman" w:hAnsiTheme="minorHAnsi" w:cstheme="minorHAnsi"/>
                  <w:sz w:val="16"/>
                  <w:szCs w:val="16"/>
                </w:rPr>
                <w:t>LMCC</w:t>
              </w:r>
            </w:ins>
            <w:r w:rsidRPr="002B092D">
              <w:rPr>
                <w:rFonts w:asciiTheme="minorHAnsi" w:eastAsia="Times New Roman" w:hAnsiTheme="minorHAnsi" w:cstheme="minorHAnsi"/>
                <w:sz w:val="16"/>
                <w:szCs w:val="16"/>
              </w:rPr>
              <w:t>.  Allowed values are Heat Pump, Electric Resistance, Natural Gas, or Propane</w:t>
            </w:r>
            <w:r w:rsidRPr="002B092D" w:rsidDel="00366412">
              <w:rPr>
                <w:rFonts w:asciiTheme="minorHAnsi" w:eastAsia="Times New Roman" w:hAnsiTheme="minorHAnsi" w:cstheme="minorHAnsi"/>
                <w:sz w:val="16"/>
                <w:szCs w:val="16"/>
              </w:rPr>
              <w:t xml:space="preserve"> </w:t>
            </w:r>
            <w:r w:rsidRPr="002B092D">
              <w:rPr>
                <w:rFonts w:asciiTheme="minorHAnsi" w:eastAsia="Times New Roman" w:hAnsiTheme="minorHAnsi" w:cstheme="minorHAnsi"/>
                <w:sz w:val="16"/>
                <w:szCs w:val="16"/>
              </w:rPr>
              <w:t>&gt;&gt;</w:t>
            </w:r>
          </w:p>
        </w:tc>
        <w:tc>
          <w:tcPr>
            <w:tcW w:w="405" w:type="pct"/>
            <w:tcBorders>
              <w:top w:val="single" w:sz="4" w:space="0" w:color="auto"/>
              <w:left w:val="single" w:sz="4" w:space="0" w:color="auto"/>
              <w:bottom w:val="single" w:sz="4" w:space="0" w:color="auto"/>
              <w:right w:val="single" w:sz="4" w:space="0" w:color="auto"/>
            </w:tcBorders>
          </w:tcPr>
          <w:p w14:paraId="67AA3E9C" w14:textId="67B56DA8"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&lt;&lt;reference value from </w:t>
            </w:r>
            <w:del w:id="534" w:author="Alhabibi, Haider@Energy" w:date="2022-02-24T12:41:00Z">
              <w:r w:rsidRPr="00D65B83">
                <w:rPr>
                  <w:rFonts w:asciiTheme="minorHAnsi" w:eastAsia="Times New Roman" w:hAnsiTheme="minorHAnsi" w:cstheme="minorHAnsi"/>
                  <w:sz w:val="16"/>
                  <w:szCs w:val="16"/>
                </w:rPr>
                <w:delText>CF1R</w:delText>
              </w:r>
            </w:del>
            <w:proofErr w:type="gramStart"/>
            <w:ins w:id="535" w:author="Alhabibi, Haider@Energy" w:date="2022-02-24T12:41:00Z">
              <w:r w:rsidR="00C96D7C">
                <w:rPr>
                  <w:rFonts w:asciiTheme="minorHAnsi" w:eastAsia="Times New Roman" w:hAnsiTheme="minorHAnsi" w:cstheme="minorHAnsi"/>
                  <w:sz w:val="16"/>
                  <w:szCs w:val="16"/>
                </w:rPr>
                <w:t>LMCC</w:t>
              </w:r>
            </w:ins>
            <w:r w:rsidRPr="00D65B83">
              <w:rPr>
                <w:rFonts w:asciiTheme="minorHAnsi" w:eastAsia="Times New Roman" w:hAnsiTheme="minorHAnsi" w:cstheme="minorHAnsi"/>
                <w:sz w:val="16"/>
                <w:szCs w:val="16"/>
              </w:rPr>
              <w:t>;</w:t>
            </w:r>
            <w:proofErr w:type="gramEnd"/>
          </w:p>
          <w:p w14:paraId="0930D259" w14:textId="0F976520"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If parent </w:t>
            </w:r>
            <w:del w:id="536" w:author="Alhabibi, Haider@Energy" w:date="2022-02-24T12:41:00Z">
              <w:r w:rsidRPr="00D65B83">
                <w:rPr>
                  <w:rFonts w:asciiTheme="minorHAnsi" w:eastAsia="Times New Roman" w:hAnsiTheme="minorHAnsi" w:cstheme="minorHAnsi"/>
                  <w:sz w:val="16"/>
                  <w:szCs w:val="16"/>
                </w:rPr>
                <w:delText>CF1R</w:delText>
              </w:r>
            </w:del>
            <w:ins w:id="537" w:author="Alhabibi, Haider@Energy" w:date="2022-02-24T12:41:00Z">
              <w:r w:rsidR="00C96D7C">
                <w:rPr>
                  <w:rFonts w:asciiTheme="minorHAnsi" w:eastAsia="Times New Roman" w:hAnsiTheme="minorHAnsi" w:cstheme="minorHAnsi"/>
                  <w:sz w:val="16"/>
                  <w:szCs w:val="16"/>
                </w:rPr>
                <w:t>LMCC</w:t>
              </w:r>
            </w:ins>
            <w:r w:rsidRPr="00D65B83">
              <w:rPr>
                <w:rFonts w:asciiTheme="minorHAnsi" w:eastAsia="Times New Roman" w:hAnsiTheme="minorHAnsi" w:cstheme="minorHAnsi"/>
                <w:sz w:val="16"/>
                <w:szCs w:val="16"/>
              </w:rPr>
              <w:t xml:space="preserve"> = </w:t>
            </w:r>
            <w:del w:id="538" w:author="Alhabibi, Haider@Energy" w:date="2022-02-24T12:41:00Z">
              <w:r w:rsidRPr="00D65B83" w:rsidDel="00C96D7C">
                <w:rPr>
                  <w:rFonts w:asciiTheme="minorHAnsi" w:eastAsia="Times New Roman" w:hAnsiTheme="minorHAnsi" w:cstheme="minorHAnsi"/>
                  <w:sz w:val="16"/>
                  <w:szCs w:val="16"/>
                </w:rPr>
                <w:delText>CF1R</w:delText>
              </w:r>
            </w:del>
            <w:ins w:id="539" w:author="Alhabibi, Haider@Energy" w:date="2022-02-24T12:41:00Z">
              <w:r w:rsidR="00C96D7C">
                <w:rPr>
                  <w:rFonts w:asciiTheme="minorHAnsi" w:eastAsia="Times New Roman" w:hAnsiTheme="minorHAnsi" w:cstheme="minorHAnsi"/>
                  <w:sz w:val="16"/>
                  <w:szCs w:val="16"/>
                </w:rPr>
                <w:t>LMCC</w:t>
              </w:r>
            </w:ins>
            <w:r w:rsidRPr="00D65B83">
              <w:rPr>
                <w:rFonts w:asciiTheme="minorHAnsi" w:eastAsia="Times New Roman" w:hAnsiTheme="minorHAnsi" w:cstheme="minorHAnsi"/>
                <w:sz w:val="16"/>
                <w:szCs w:val="16"/>
              </w:rPr>
              <w:t xml:space="preserve">-ADD, ALT or NCB, then value = </w:t>
            </w:r>
            <w:proofErr w:type="gramStart"/>
            <w:r w:rsidRPr="00D65B83">
              <w:rPr>
                <w:rFonts w:asciiTheme="minorHAnsi" w:eastAsia="Times New Roman" w:hAnsiTheme="minorHAnsi" w:cstheme="minorHAnsi"/>
                <w:sz w:val="16"/>
                <w:szCs w:val="16"/>
              </w:rPr>
              <w:t>NA;</w:t>
            </w:r>
            <w:proofErr w:type="gramEnd"/>
          </w:p>
          <w:p w14:paraId="3102547C" w14:textId="7179A1E0"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Elseif parent </w:t>
            </w:r>
            <w:del w:id="540" w:author="Alhabibi, Haider@Energy" w:date="2022-02-24T12:41:00Z">
              <w:r w:rsidRPr="00D65B83">
                <w:rPr>
                  <w:rFonts w:asciiTheme="minorHAnsi" w:eastAsia="Times New Roman" w:hAnsiTheme="minorHAnsi" w:cstheme="minorHAnsi"/>
                  <w:sz w:val="16"/>
                  <w:szCs w:val="16"/>
                </w:rPr>
                <w:delText>CF1R</w:delText>
              </w:r>
            </w:del>
            <w:ins w:id="541" w:author="Alhabibi, Haider@Energy" w:date="2022-02-24T12:41:00Z">
              <w:r w:rsidR="00C96D7C">
                <w:rPr>
                  <w:rFonts w:asciiTheme="minorHAnsi" w:eastAsia="Times New Roman" w:hAnsiTheme="minorHAnsi" w:cstheme="minorHAnsi"/>
                  <w:sz w:val="16"/>
                  <w:szCs w:val="16"/>
                </w:rPr>
                <w:t>LMCC</w:t>
              </w:r>
            </w:ins>
            <w:r w:rsidRPr="00D65B83">
              <w:rPr>
                <w:rFonts w:asciiTheme="minorHAnsi" w:eastAsia="Times New Roman" w:hAnsiTheme="minorHAnsi" w:cstheme="minorHAnsi"/>
                <w:sz w:val="16"/>
                <w:szCs w:val="16"/>
              </w:rPr>
              <w:t xml:space="preserve"> = </w:t>
            </w:r>
            <w:del w:id="542" w:author="Alhabibi, Haider@Energy" w:date="2022-02-24T12:41:00Z">
              <w:r w:rsidRPr="00D65B83" w:rsidDel="00C96D7C">
                <w:rPr>
                  <w:rFonts w:asciiTheme="minorHAnsi" w:eastAsia="Times New Roman" w:hAnsiTheme="minorHAnsi" w:cstheme="minorHAnsi"/>
                  <w:sz w:val="16"/>
                  <w:szCs w:val="16"/>
                </w:rPr>
                <w:delText>CF1R</w:delText>
              </w:r>
            </w:del>
            <w:ins w:id="543" w:author="Alhabibi, Haider@Energy" w:date="2022-02-24T12:41:00Z">
              <w:r w:rsidR="00C96D7C">
                <w:rPr>
                  <w:rFonts w:asciiTheme="minorHAnsi" w:eastAsia="Times New Roman" w:hAnsiTheme="minorHAnsi" w:cstheme="minorHAnsi"/>
                  <w:sz w:val="16"/>
                  <w:szCs w:val="16"/>
                </w:rPr>
                <w:t>LMCC</w:t>
              </w:r>
            </w:ins>
            <w:r w:rsidRPr="00D65B83">
              <w:rPr>
                <w:rFonts w:asciiTheme="minorHAnsi" w:eastAsia="Times New Roman" w:hAnsiTheme="minorHAnsi" w:cstheme="minorHAnsi"/>
                <w:sz w:val="16"/>
                <w:szCs w:val="16"/>
              </w:rPr>
              <w:t>-</w:t>
            </w:r>
            <w:r w:rsidRPr="00DC34CF">
              <w:rPr>
                <w:rFonts w:asciiTheme="minorHAnsi" w:eastAsia="Times New Roman" w:hAnsiTheme="minorHAnsi" w:cstheme="minorHAnsi"/>
                <w:sz w:val="16"/>
                <w:szCs w:val="16"/>
              </w:rPr>
              <w:t>PRF</w:t>
            </w:r>
            <w:r w:rsidRPr="00D65B83">
              <w:rPr>
                <w:rFonts w:asciiTheme="minorHAnsi" w:eastAsia="Times New Roman" w:hAnsiTheme="minorHAnsi" w:cstheme="minorHAnsi"/>
                <w:sz w:val="16"/>
                <w:szCs w:val="16"/>
              </w:rPr>
              <w:t>; then allowed values: if Fuel Type (A0</w:t>
            </w:r>
            <w:r w:rsidR="00E11E2A">
              <w:rPr>
                <w:rFonts w:asciiTheme="minorHAnsi" w:eastAsia="Times New Roman" w:hAnsiTheme="minorHAnsi" w:cstheme="minorHAnsi"/>
                <w:sz w:val="16"/>
                <w:szCs w:val="16"/>
              </w:rPr>
              <w:t>6</w:t>
            </w:r>
            <w:r w:rsidRPr="00D65B83">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Btu/</w:t>
            </w:r>
            <w:proofErr w:type="spellStart"/>
            <w:proofErr w:type="gramStart"/>
            <w:r w:rsidRPr="00D65B83">
              <w:rPr>
                <w:rFonts w:asciiTheme="minorHAnsi" w:eastAsia="Times New Roman" w:hAnsiTheme="minorHAnsi" w:cstheme="minorHAnsi"/>
                <w:sz w:val="16"/>
                <w:szCs w:val="16"/>
              </w:rPr>
              <w:t>Hr</w:t>
            </w:r>
            <w:proofErr w:type="spellEnd"/>
            <w:r w:rsidRPr="00D65B83">
              <w:rPr>
                <w:rFonts w:asciiTheme="minorHAnsi" w:eastAsia="Times New Roman" w:hAnsiTheme="minorHAnsi" w:cstheme="minorHAnsi"/>
                <w:sz w:val="16"/>
                <w:szCs w:val="16"/>
              </w:rPr>
              <w:t>;</w:t>
            </w:r>
            <w:proofErr w:type="gramEnd"/>
          </w:p>
          <w:p w14:paraId="416FDCB5" w14:textId="6B13B4CB"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If Fuel Type = Electric Resistance,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w:t>
            </w:r>
            <w:proofErr w:type="gramStart"/>
            <w:r w:rsidRPr="00D65B83">
              <w:rPr>
                <w:rFonts w:asciiTheme="minorHAnsi" w:eastAsia="Times New Roman" w:hAnsiTheme="minorHAnsi" w:cstheme="minorHAnsi"/>
                <w:sz w:val="16"/>
                <w:szCs w:val="16"/>
              </w:rPr>
              <w:t>kW;</w:t>
            </w:r>
            <w:proofErr w:type="gramEnd"/>
          </w:p>
          <w:p w14:paraId="3C99B452" w14:textId="6C40C691" w:rsidR="00F349F6" w:rsidRPr="002B092D" w:rsidRDefault="00F349F6" w:rsidP="00F349F6">
            <w:pPr>
              <w:spacing w:after="0" w:line="240" w:lineRule="auto"/>
              <w:rPr>
                <w:rFonts w:asciiTheme="minorHAnsi" w:hAnsiTheme="minorHAnsi" w:cstheme="minorHAnsi"/>
                <w:sz w:val="16"/>
                <w:szCs w:val="16"/>
              </w:rPr>
            </w:pPr>
            <w:r w:rsidRPr="00D65B83">
              <w:rPr>
                <w:rFonts w:asciiTheme="minorHAnsi" w:eastAsia="Times New Roman" w:hAnsiTheme="minorHAnsi" w:cstheme="minorHAnsi"/>
                <w:sz w:val="16"/>
                <w:szCs w:val="16"/>
              </w:rPr>
              <w:t xml:space="preserve">If Fuel Type = Heat Pump,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NA&gt;&gt;</w:t>
            </w:r>
          </w:p>
        </w:tc>
        <w:tc>
          <w:tcPr>
            <w:tcW w:w="357" w:type="pct"/>
            <w:tcBorders>
              <w:top w:val="single" w:sz="4" w:space="0" w:color="auto"/>
              <w:left w:val="single" w:sz="4" w:space="0" w:color="auto"/>
              <w:bottom w:val="single" w:sz="4" w:space="0" w:color="auto"/>
              <w:right w:val="single" w:sz="4" w:space="0" w:color="auto"/>
            </w:tcBorders>
          </w:tcPr>
          <w:p w14:paraId="43D1C0C9" w14:textId="1B5197E9"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&lt;&lt;if A0</w:t>
            </w:r>
            <w:r w:rsidR="00E11E2A">
              <w:rPr>
                <w:rFonts w:asciiTheme="minorHAnsi" w:eastAsia="Times New Roman" w:hAnsiTheme="minorHAnsi" w:cstheme="minorHAnsi"/>
                <w:sz w:val="16"/>
                <w:szCs w:val="16"/>
              </w:rPr>
              <w:t>6</w:t>
            </w:r>
            <w:r w:rsidRPr="002B092D">
              <w:rPr>
                <w:rFonts w:asciiTheme="minorHAnsi" w:eastAsia="Times New Roman" w:hAnsiTheme="minorHAnsi" w:cstheme="minorHAnsi"/>
                <w:sz w:val="16"/>
                <w:szCs w:val="16"/>
              </w:rPr>
              <w:t xml:space="preserve"> = Heat Pump, then result = </w:t>
            </w:r>
            <w:proofErr w:type="gramStart"/>
            <w:r w:rsidRPr="002B092D">
              <w:rPr>
                <w:rFonts w:asciiTheme="minorHAnsi" w:eastAsia="Times New Roman" w:hAnsiTheme="minorHAnsi" w:cstheme="minorHAnsi"/>
                <w:sz w:val="16"/>
                <w:szCs w:val="16"/>
              </w:rPr>
              <w:t>NA;</w:t>
            </w:r>
            <w:proofErr w:type="gramEnd"/>
            <w:r w:rsidRPr="002B092D">
              <w:rPr>
                <w:rFonts w:asciiTheme="minorHAnsi" w:eastAsia="Times New Roman" w:hAnsiTheme="minorHAnsi" w:cstheme="minorHAnsi"/>
                <w:sz w:val="16"/>
                <w:szCs w:val="16"/>
              </w:rPr>
              <w:t xml:space="preserve"> </w:t>
            </w:r>
          </w:p>
          <w:p w14:paraId="090AFD2A" w14:textId="793766B1" w:rsidR="00F349F6" w:rsidRPr="002B092D" w:rsidRDefault="00F349F6" w:rsidP="00F349F6">
            <w:pPr>
              <w:spacing w:after="0" w:line="240" w:lineRule="auto"/>
              <w:rPr>
                <w:rFonts w:asciiTheme="minorHAnsi" w:hAnsiTheme="minorHAnsi" w:cstheme="minorHAnsi"/>
                <w:sz w:val="16"/>
                <w:szCs w:val="16"/>
              </w:rPr>
            </w:pPr>
            <w:r>
              <w:rPr>
                <w:rFonts w:asciiTheme="minorHAnsi" w:eastAsia="Times New Roman" w:hAnsiTheme="minorHAnsi" w:cstheme="minorHAnsi"/>
                <w:sz w:val="16"/>
                <w:szCs w:val="16"/>
              </w:rPr>
              <w:t xml:space="preserve">If performance, </w:t>
            </w:r>
            <w:r w:rsidRPr="002B092D">
              <w:rPr>
                <w:rFonts w:asciiTheme="minorHAnsi" w:eastAsia="Times New Roman" w:hAnsiTheme="minorHAnsi" w:cstheme="minorHAnsi"/>
                <w:sz w:val="16"/>
                <w:szCs w:val="16"/>
              </w:rPr>
              <w:t xml:space="preserve">reference value from </w:t>
            </w:r>
            <w:del w:id="544" w:author="Alhabibi, Haider@Energy" w:date="2022-02-24T12:41:00Z">
              <w:r w:rsidRPr="002B092D">
                <w:rPr>
                  <w:rFonts w:asciiTheme="minorHAnsi" w:eastAsia="Times New Roman" w:hAnsiTheme="minorHAnsi" w:cstheme="minorHAnsi"/>
                  <w:sz w:val="16"/>
                  <w:szCs w:val="16"/>
                </w:rPr>
                <w:delText>CF1R</w:delText>
              </w:r>
            </w:del>
            <w:ins w:id="545" w:author="Alhabibi, Haider@Energy" w:date="2022-02-24T12:41:00Z">
              <w:r w:rsidR="00C96D7C">
                <w:rPr>
                  <w:rFonts w:asciiTheme="minorHAnsi" w:eastAsia="Times New Roman" w:hAnsiTheme="minorHAnsi" w:cstheme="minorHAnsi"/>
                  <w:sz w:val="16"/>
                  <w:szCs w:val="16"/>
                </w:rPr>
                <w:t>LMCC</w:t>
              </w:r>
            </w:ins>
            <w:r>
              <w:rPr>
                <w:rFonts w:asciiTheme="minorHAnsi" w:eastAsia="Times New Roman" w:hAnsiTheme="minorHAnsi" w:cstheme="minorHAnsi"/>
                <w:sz w:val="16"/>
                <w:szCs w:val="16"/>
              </w:rPr>
              <w:t>-</w:t>
            </w:r>
            <w:r w:rsidRPr="00DC34CF">
              <w:rPr>
                <w:rFonts w:asciiTheme="minorHAnsi" w:eastAsia="Times New Roman" w:hAnsiTheme="minorHAnsi" w:cstheme="minorHAnsi"/>
                <w:sz w:val="16"/>
                <w:szCs w:val="16"/>
              </w:rPr>
              <w:t>PRF</w:t>
            </w:r>
            <w:r w:rsidRPr="002B092D">
              <w:rPr>
                <w:rFonts w:asciiTheme="minorHAnsi" w:eastAsia="Times New Roman" w:hAnsiTheme="minorHAnsi" w:cstheme="minorHAnsi"/>
                <w:sz w:val="16"/>
                <w:szCs w:val="16"/>
              </w:rPr>
              <w:t xml:space="preserve">; Elseif Prescriptive,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 &gt;</w:t>
            </w:r>
            <w:r>
              <w:rPr>
                <w:rFonts w:asciiTheme="minorHAnsi" w:eastAsia="Times New Roman" w:hAnsiTheme="minorHAnsi" w:cstheme="minorHAnsi"/>
                <w:sz w:val="16"/>
                <w:szCs w:val="16"/>
              </w:rPr>
              <w:t>&gt;</w:t>
            </w:r>
          </w:p>
        </w:tc>
        <w:tc>
          <w:tcPr>
            <w:tcW w:w="440" w:type="pct"/>
            <w:tcBorders>
              <w:top w:val="single" w:sz="4" w:space="0" w:color="auto"/>
              <w:left w:val="single" w:sz="4" w:space="0" w:color="auto"/>
              <w:bottom w:val="single" w:sz="4" w:space="0" w:color="auto"/>
              <w:right w:val="single" w:sz="4" w:space="0" w:color="auto"/>
            </w:tcBorders>
          </w:tcPr>
          <w:p w14:paraId="576F78B1" w14:textId="72671AD3" w:rsidR="00F349F6" w:rsidRDefault="00F349F6" w:rsidP="00F349F6">
            <w:pPr>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w:t>
            </w:r>
            <w:del w:id="546" w:author="Alhabibi, Haider@Energy" w:date="2022-02-24T12:41:00Z">
              <w:r w:rsidRPr="002B092D">
                <w:rPr>
                  <w:rFonts w:asciiTheme="minorHAnsi" w:eastAsia="Times New Roman" w:hAnsiTheme="minorHAnsi" w:cstheme="minorHAnsi"/>
                  <w:sz w:val="16"/>
                  <w:szCs w:val="16"/>
                </w:rPr>
                <w:delText>CF1R</w:delText>
              </w:r>
            </w:del>
            <w:ins w:id="547" w:author="Alhabibi, Haider@Energy" w:date="2022-02-24T12:41:00Z">
              <w:r w:rsidR="00C96D7C">
                <w:rPr>
                  <w:rFonts w:asciiTheme="minorHAnsi" w:eastAsia="Times New Roman" w:hAnsiTheme="minorHAnsi" w:cstheme="minorHAnsi"/>
                  <w:sz w:val="16"/>
                  <w:szCs w:val="16"/>
                </w:rPr>
                <w:t>LMCC</w:t>
              </w:r>
            </w:ins>
            <w:r w:rsidRPr="002B092D">
              <w:rPr>
                <w:rFonts w:asciiTheme="minorHAnsi" w:eastAsia="Times New Roman" w:hAnsiTheme="minorHAnsi" w:cstheme="minorHAnsi"/>
                <w:sz w:val="16"/>
                <w:szCs w:val="16"/>
              </w:rPr>
              <w:t xml:space="preserve">.  If Central DHW </w:t>
            </w:r>
            <w:proofErr w:type="gramStart"/>
            <w:r w:rsidRPr="002B092D">
              <w:rPr>
                <w:rFonts w:asciiTheme="minorHAnsi" w:eastAsia="Times New Roman" w:hAnsiTheme="minorHAnsi" w:cstheme="minorHAnsi"/>
                <w:sz w:val="16"/>
                <w:szCs w:val="16"/>
              </w:rPr>
              <w:t>System</w:t>
            </w:r>
            <w:proofErr w:type="gramEnd"/>
            <w:r w:rsidRPr="002B092D">
              <w:rPr>
                <w:rFonts w:asciiTheme="minorHAnsi" w:eastAsia="Times New Roman" w:hAnsiTheme="minorHAnsi" w:cstheme="minorHAnsi"/>
                <w:sz w:val="16"/>
                <w:szCs w:val="16"/>
              </w:rPr>
              <w:t xml:space="preserve">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Yes</w:t>
            </w:r>
            <w:r>
              <w:rPr>
                <w:rFonts w:asciiTheme="minorHAnsi" w:eastAsia="Times New Roman" w:hAnsiTheme="minorHAnsi" w:cstheme="minorHAnsi"/>
                <w:sz w:val="16"/>
                <w:szCs w:val="16"/>
              </w:rPr>
              <w:t>;</w:t>
            </w:r>
            <w:r w:rsidRPr="002B092D">
              <w:rPr>
                <w:rFonts w:asciiTheme="minorHAnsi" w:eastAsia="Times New Roman" w:hAnsiTheme="minorHAnsi" w:cstheme="minorHAnsi"/>
                <w:sz w:val="16"/>
                <w:szCs w:val="16"/>
              </w:rPr>
              <w:t xml:space="preserve"> </w:t>
            </w:r>
          </w:p>
          <w:p w14:paraId="4A7E95D8" w14:textId="6CF49821"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else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w:t>
            </w:r>
          </w:p>
        </w:tc>
        <w:tc>
          <w:tcPr>
            <w:tcW w:w="522" w:type="pct"/>
            <w:tcBorders>
              <w:top w:val="single" w:sz="4" w:space="0" w:color="auto"/>
              <w:left w:val="single" w:sz="4" w:space="0" w:color="auto"/>
              <w:bottom w:val="single" w:sz="4" w:space="0" w:color="auto"/>
              <w:right w:val="single" w:sz="4" w:space="0" w:color="auto"/>
            </w:tcBorders>
          </w:tcPr>
          <w:p w14:paraId="4B1E8DA8" w14:textId="48D712A1"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w:t>
            </w:r>
            <w:del w:id="548" w:author="Alhabibi, Haider@Energy" w:date="2022-02-24T12:41:00Z">
              <w:r w:rsidRPr="002B092D">
                <w:rPr>
                  <w:rFonts w:asciiTheme="minorHAnsi" w:eastAsia="Times New Roman" w:hAnsiTheme="minorHAnsi" w:cstheme="minorHAnsi"/>
                  <w:sz w:val="16"/>
                  <w:szCs w:val="16"/>
                </w:rPr>
                <w:delText>CF1R</w:delText>
              </w:r>
            </w:del>
            <w:ins w:id="549" w:author="Alhabibi, Haider@Energy" w:date="2022-02-24T12:41:00Z">
              <w:r w:rsidR="00C96D7C">
                <w:rPr>
                  <w:rFonts w:asciiTheme="minorHAnsi" w:eastAsia="Times New Roman" w:hAnsiTheme="minorHAnsi" w:cstheme="minorHAnsi"/>
                  <w:sz w:val="16"/>
                  <w:szCs w:val="16"/>
                </w:rPr>
                <w:t>LMCC</w:t>
              </w:r>
            </w:ins>
            <w:r w:rsidRPr="002B092D">
              <w:rPr>
                <w:rFonts w:asciiTheme="minorHAnsi" w:eastAsia="Times New Roman" w:hAnsiTheme="minorHAnsi" w:cstheme="minorHAnsi"/>
                <w:sz w:val="16"/>
                <w:szCs w:val="16"/>
              </w:rPr>
              <w:t xml:space="preserve"> </w:t>
            </w:r>
          </w:p>
          <w:p w14:paraId="6E2D48C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If performance and</w:t>
            </w:r>
          </w:p>
          <w:p w14:paraId="5A4E304B" w14:textId="243D7E5E"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783EDAF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*Standard Distribution System</w:t>
            </w:r>
          </w:p>
          <w:p w14:paraId="4B8F449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Point of Use</w:t>
            </w:r>
          </w:p>
          <w:p w14:paraId="1BD24A5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Parallel Piping </w:t>
            </w:r>
          </w:p>
          <w:p w14:paraId="21D47D6E"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*Recirculation System Non-Demand Control</w:t>
            </w:r>
          </w:p>
          <w:p w14:paraId="00C4A4D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Manual Control </w:t>
            </w:r>
          </w:p>
          <w:p w14:paraId="49D7BCE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Sensor Control </w:t>
            </w:r>
          </w:p>
          <w:p w14:paraId="73FF48D5" w14:textId="2A1FF11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*HERS-Verified Pipe Insulation Credit</w:t>
            </w:r>
          </w:p>
          <w:p w14:paraId="65FCEEC2"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Parallel Piping </w:t>
            </w:r>
          </w:p>
          <w:p w14:paraId="0B9FDFD5"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Demand Recirculation Manual Control </w:t>
            </w:r>
          </w:p>
          <w:p w14:paraId="222889EF" w14:textId="53F8C61A"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Demand Recirculation Sensor </w:t>
            </w:r>
            <w:proofErr w:type="gramStart"/>
            <w:r w:rsidRPr="002B092D">
              <w:rPr>
                <w:rFonts w:eastAsia="Times New Roman"/>
                <w:sz w:val="16"/>
                <w:szCs w:val="16"/>
              </w:rPr>
              <w:t>Control</w:t>
            </w:r>
            <w:r>
              <w:rPr>
                <w:rFonts w:eastAsia="Times New Roman"/>
                <w:sz w:val="16"/>
                <w:szCs w:val="16"/>
              </w:rPr>
              <w:t>;</w:t>
            </w:r>
            <w:proofErr w:type="gramEnd"/>
            <w:r w:rsidRPr="002B092D">
              <w:rPr>
                <w:rFonts w:eastAsia="Times New Roman"/>
                <w:sz w:val="16"/>
                <w:szCs w:val="16"/>
              </w:rPr>
              <w:t xml:space="preserve"> </w:t>
            </w:r>
          </w:p>
          <w:p w14:paraId="0D95305B" w14:textId="6625A2E1"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lastRenderedPageBreak/>
              <w:t xml:space="preserve">Else if </w:t>
            </w:r>
            <w:r>
              <w:rPr>
                <w:rFonts w:asciiTheme="minorHAnsi" w:eastAsia="Times New Roman" w:hAnsiTheme="minorHAnsi" w:cstheme="minorHAnsi"/>
                <w:sz w:val="16"/>
                <w:szCs w:val="16"/>
              </w:rPr>
              <w:t>performance and 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1BA849C0" w14:textId="180AB456"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*HERS-Verified Pipe Insulation </w:t>
            </w:r>
            <w:proofErr w:type="gramStart"/>
            <w:r w:rsidRPr="002B092D">
              <w:rPr>
                <w:rFonts w:eastAsia="Times New Roman"/>
                <w:sz w:val="16"/>
                <w:szCs w:val="16"/>
              </w:rPr>
              <w:t>Credit</w:t>
            </w:r>
            <w:r>
              <w:rPr>
                <w:rFonts w:eastAsia="Times New Roman"/>
                <w:sz w:val="16"/>
                <w:szCs w:val="16"/>
              </w:rPr>
              <w:t>;</w:t>
            </w:r>
            <w:proofErr w:type="gramEnd"/>
          </w:p>
          <w:p w14:paraId="79D2D568" w14:textId="1FE5ACDD"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p>
          <w:p w14:paraId="69214E73" w14:textId="416BBF66" w:rsidR="00F349F6" w:rsidRPr="002B092D" w:rsidRDefault="00F349F6" w:rsidP="00F349F6">
            <w:pPr>
              <w:spacing w:after="0" w:line="240" w:lineRule="auto"/>
              <w:rPr>
                <w:rFonts w:cstheme="minorHAnsi"/>
                <w:sz w:val="16"/>
                <w:szCs w:val="16"/>
              </w:rPr>
            </w:pPr>
            <w:r w:rsidRPr="002B092D">
              <w:rPr>
                <w:rFonts w:cstheme="minorHAnsi"/>
                <w:sz w:val="16"/>
                <w:szCs w:val="16"/>
              </w:rPr>
              <w:t>Else if prescriptive</w:t>
            </w:r>
            <w:r>
              <w:rPr>
                <w:rFonts w:cstheme="minorHAnsi"/>
                <w:sz w:val="16"/>
                <w:szCs w:val="16"/>
              </w:rPr>
              <w:t xml:space="preserve"> and A0</w:t>
            </w:r>
            <w:r w:rsidR="00E11E2A">
              <w:rPr>
                <w:rFonts w:cstheme="minorHAnsi"/>
                <w:sz w:val="16"/>
                <w:szCs w:val="16"/>
              </w:rPr>
              <w:t>9</w:t>
            </w:r>
            <w:r>
              <w:rPr>
                <w:rFonts w:cstheme="minorHAnsi"/>
                <w:sz w:val="16"/>
                <w:szCs w:val="16"/>
              </w:rPr>
              <w:t xml:space="preserve"> = NA</w:t>
            </w:r>
            <w:r w:rsidRPr="002B092D">
              <w:rPr>
                <w:rFonts w:cstheme="minorHAnsi"/>
                <w:sz w:val="16"/>
                <w:szCs w:val="16"/>
              </w:rPr>
              <w:t xml:space="preserve">,  </w:t>
            </w:r>
          </w:p>
          <w:p w14:paraId="3DCB8791" w14:textId="77777777" w:rsidR="00F349F6" w:rsidRPr="002B092D" w:rsidRDefault="00F349F6" w:rsidP="00F349F6">
            <w:pPr>
              <w:spacing w:after="0" w:line="240" w:lineRule="auto"/>
              <w:rPr>
                <w:rFonts w:cstheme="minorHAnsi"/>
                <w:sz w:val="16"/>
                <w:szCs w:val="16"/>
              </w:rPr>
            </w:pPr>
            <w:r w:rsidRPr="002B092D">
              <w:rPr>
                <w:rFonts w:cstheme="minorHAnsi"/>
                <w:sz w:val="16"/>
                <w:szCs w:val="16"/>
              </w:rPr>
              <w:t xml:space="preserve">Allowed values are </w:t>
            </w:r>
          </w:p>
          <w:p w14:paraId="1679FB26" w14:textId="27DA7048" w:rsidR="00F349F6" w:rsidRDefault="00F349F6" w:rsidP="00F349F6">
            <w:pPr>
              <w:spacing w:after="0" w:line="240" w:lineRule="auto"/>
              <w:rPr>
                <w:rFonts w:cstheme="minorHAnsi"/>
                <w:sz w:val="16"/>
                <w:szCs w:val="16"/>
              </w:rPr>
            </w:pPr>
            <w:r w:rsidRPr="002B092D">
              <w:rPr>
                <w:rFonts w:cstheme="minorHAnsi"/>
                <w:sz w:val="16"/>
                <w:szCs w:val="16"/>
              </w:rPr>
              <w:t>*Standard Distribution System</w:t>
            </w:r>
          </w:p>
          <w:p w14:paraId="02123607" w14:textId="5F63C1C7" w:rsidR="00DE47AD" w:rsidRPr="002B092D" w:rsidRDefault="00DE47AD" w:rsidP="00F349F6">
            <w:pPr>
              <w:spacing w:after="0" w:line="240" w:lineRule="auto"/>
              <w:rPr>
                <w:rFonts w:cstheme="minorHAnsi"/>
                <w:sz w:val="16"/>
                <w:szCs w:val="16"/>
              </w:rPr>
            </w:pPr>
            <w:r>
              <w:rPr>
                <w:rFonts w:cstheme="minorHAnsi"/>
                <w:sz w:val="16"/>
                <w:szCs w:val="16"/>
              </w:rPr>
              <w:t>*Demand Recirculation</w:t>
            </w:r>
          </w:p>
          <w:p w14:paraId="6E27E922" w14:textId="317D41E5" w:rsidR="00F349F6" w:rsidRPr="002B092D" w:rsidRDefault="00F349F6" w:rsidP="00F349F6">
            <w:pPr>
              <w:spacing w:after="0" w:line="240" w:lineRule="auto"/>
              <w:rPr>
                <w:rFonts w:asciiTheme="minorHAnsi" w:hAnsiTheme="minorHAnsi" w:cstheme="minorHAnsi"/>
                <w:sz w:val="16"/>
                <w:szCs w:val="16"/>
              </w:rPr>
            </w:pPr>
            <w:r w:rsidRPr="002B092D">
              <w:rPr>
                <w:rFonts w:cstheme="minorHAnsi"/>
                <w:sz w:val="16"/>
                <w:szCs w:val="16"/>
              </w:rPr>
              <w:t>* Demand Recirculation Manual Control</w:t>
            </w:r>
            <w:r>
              <w:rPr>
                <w:rFonts w:cstheme="minorHAnsi"/>
                <w:sz w:val="16"/>
                <w:szCs w:val="16"/>
              </w:rPr>
              <w:t>&gt;&gt;</w:t>
            </w:r>
          </w:p>
        </w:tc>
        <w:tc>
          <w:tcPr>
            <w:tcW w:w="485" w:type="pct"/>
            <w:tcBorders>
              <w:top w:val="single" w:sz="4" w:space="0" w:color="auto"/>
              <w:left w:val="single" w:sz="4" w:space="0" w:color="auto"/>
              <w:bottom w:val="single" w:sz="4" w:space="0" w:color="auto"/>
              <w:right w:val="single" w:sz="4" w:space="0" w:color="auto"/>
            </w:tcBorders>
          </w:tcPr>
          <w:p w14:paraId="6BE1C265" w14:textId="0027EEC8"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lastRenderedPageBreak/>
              <w:t xml:space="preserve">&lt;&lt;reference values from </w:t>
            </w:r>
            <w:del w:id="550" w:author="Alhabibi, Haider@Energy" w:date="2022-02-24T12:41:00Z">
              <w:r w:rsidRPr="002B092D">
                <w:rPr>
                  <w:rFonts w:asciiTheme="minorHAnsi" w:hAnsiTheme="minorHAnsi" w:cstheme="minorHAnsi"/>
                  <w:sz w:val="16"/>
                  <w:szCs w:val="16"/>
                </w:rPr>
                <w:delText>CF1R</w:delText>
              </w:r>
            </w:del>
            <w:ins w:id="551" w:author="Alhabibi, Haider@Energy" w:date="2022-02-24T12:41:00Z">
              <w:r w:rsidR="00C96D7C">
                <w:rPr>
                  <w:rFonts w:asciiTheme="minorHAnsi" w:hAnsiTheme="minorHAnsi" w:cstheme="minorHAnsi"/>
                  <w:sz w:val="16"/>
                  <w:szCs w:val="16"/>
                </w:rPr>
                <w:t>LMCC</w:t>
              </w:r>
            </w:ins>
            <w:r w:rsidRPr="002B092D">
              <w:rPr>
                <w:rFonts w:asciiTheme="minorHAnsi" w:hAnsiTheme="minorHAnsi" w:cstheme="minorHAnsi"/>
                <w:sz w:val="16"/>
                <w:szCs w:val="16"/>
              </w:rPr>
              <w:t xml:space="preserve">.  Allowed values are </w:t>
            </w:r>
          </w:p>
          <w:p w14:paraId="54835274" w14:textId="1D01E116"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*Basic</w:t>
            </w:r>
          </w:p>
          <w:p w14:paraId="0C27A92D" w14:textId="77B27CB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*Expanded</w:t>
            </w:r>
          </w:p>
          <w:p w14:paraId="6891E582" w14:textId="7777777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*None&gt;&gt;</w:t>
            </w:r>
          </w:p>
        </w:tc>
        <w:tc>
          <w:tcPr>
            <w:tcW w:w="477" w:type="pct"/>
            <w:tcBorders>
              <w:top w:val="single" w:sz="4" w:space="0" w:color="auto"/>
              <w:left w:val="single" w:sz="4" w:space="0" w:color="auto"/>
              <w:bottom w:val="single" w:sz="4" w:space="0" w:color="auto"/>
              <w:right w:val="single" w:sz="4" w:space="0" w:color="auto"/>
            </w:tcBorders>
          </w:tcPr>
          <w:p w14:paraId="5DCD367A" w14:textId="430EA560"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 xml:space="preserve">&lt;&lt;reference values from </w:t>
            </w:r>
            <w:del w:id="552" w:author="Alhabibi, Haider@Energy" w:date="2022-02-24T12:41:00Z">
              <w:r w:rsidRPr="002B092D">
                <w:rPr>
                  <w:rFonts w:asciiTheme="minorHAnsi" w:hAnsiTheme="minorHAnsi" w:cstheme="minorHAnsi"/>
                  <w:sz w:val="16"/>
                  <w:szCs w:val="16"/>
                </w:rPr>
                <w:delText>CF1R</w:delText>
              </w:r>
            </w:del>
            <w:ins w:id="553" w:author="Alhabibi, Haider@Energy" w:date="2022-02-24T12:41:00Z">
              <w:r w:rsidR="00C96D7C">
                <w:rPr>
                  <w:rFonts w:asciiTheme="minorHAnsi" w:hAnsiTheme="minorHAnsi" w:cstheme="minorHAnsi"/>
                  <w:sz w:val="16"/>
                  <w:szCs w:val="16"/>
                </w:rPr>
                <w:t>LMCC</w:t>
              </w:r>
            </w:ins>
            <w:r w:rsidRPr="002B092D">
              <w:rPr>
                <w:rFonts w:asciiTheme="minorHAnsi" w:hAnsiTheme="minorHAnsi" w:cstheme="minorHAnsi"/>
                <w:sz w:val="16"/>
                <w:szCs w:val="16"/>
              </w:rPr>
              <w:t xml:space="preserve">.  Allowed values are </w:t>
            </w:r>
          </w:p>
          <w:p w14:paraId="0EEABA42" w14:textId="6A37127D"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*Yes</w:t>
            </w:r>
          </w:p>
          <w:p w14:paraId="43A6146F" w14:textId="5DF8342A"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*None&gt;&gt;</w:t>
            </w:r>
          </w:p>
        </w:tc>
      </w:tr>
      <w:tr w:rsidR="00F349F6" w:rsidRPr="00327949" w14:paraId="4D845CF2" w14:textId="556ACB40" w:rsidTr="009A07EC">
        <w:trPr>
          <w:gridAfter w:val="1"/>
          <w:wAfter w:w="477" w:type="pct"/>
          <w:trHeight w:val="278"/>
        </w:trPr>
        <w:tc>
          <w:tcPr>
            <w:tcW w:w="416" w:type="pct"/>
            <w:tcBorders>
              <w:top w:val="single" w:sz="4" w:space="0" w:color="auto"/>
              <w:left w:val="single" w:sz="4" w:space="0" w:color="auto"/>
              <w:bottom w:val="single" w:sz="4" w:space="0" w:color="auto"/>
              <w:right w:val="single" w:sz="4" w:space="0" w:color="auto"/>
            </w:tcBorders>
          </w:tcPr>
          <w:p w14:paraId="3539A0A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7" w:type="pct"/>
            <w:tcBorders>
              <w:top w:val="single" w:sz="4" w:space="0" w:color="auto"/>
              <w:left w:val="single" w:sz="4" w:space="0" w:color="auto"/>
              <w:bottom w:val="single" w:sz="4" w:space="0" w:color="auto"/>
              <w:right w:val="single" w:sz="4" w:space="0" w:color="auto"/>
            </w:tcBorders>
          </w:tcPr>
          <w:p w14:paraId="3E0486B9" w14:textId="17E487C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4EB12985"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7" w:type="pct"/>
            <w:tcBorders>
              <w:top w:val="single" w:sz="4" w:space="0" w:color="auto"/>
              <w:left w:val="single" w:sz="4" w:space="0" w:color="auto"/>
              <w:bottom w:val="single" w:sz="4" w:space="0" w:color="auto"/>
              <w:right w:val="single" w:sz="4" w:space="0" w:color="auto"/>
            </w:tcBorders>
          </w:tcPr>
          <w:p w14:paraId="7D92A3A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27" w:type="pct"/>
            <w:tcBorders>
              <w:top w:val="single" w:sz="4" w:space="0" w:color="auto"/>
              <w:left w:val="single" w:sz="4" w:space="0" w:color="auto"/>
              <w:bottom w:val="single" w:sz="4" w:space="0" w:color="auto"/>
              <w:right w:val="single" w:sz="4" w:space="0" w:color="auto"/>
            </w:tcBorders>
          </w:tcPr>
          <w:p w14:paraId="7D9C99A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8" w:type="pct"/>
            <w:tcBorders>
              <w:top w:val="single" w:sz="4" w:space="0" w:color="auto"/>
              <w:left w:val="single" w:sz="4" w:space="0" w:color="auto"/>
              <w:bottom w:val="single" w:sz="4" w:space="0" w:color="auto"/>
              <w:right w:val="single" w:sz="4" w:space="0" w:color="auto"/>
            </w:tcBorders>
          </w:tcPr>
          <w:p w14:paraId="7BBE813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5" w:type="pct"/>
            <w:tcBorders>
              <w:top w:val="single" w:sz="4" w:space="0" w:color="auto"/>
              <w:left w:val="single" w:sz="4" w:space="0" w:color="auto"/>
              <w:bottom w:val="single" w:sz="4" w:space="0" w:color="auto"/>
              <w:right w:val="single" w:sz="4" w:space="0" w:color="auto"/>
            </w:tcBorders>
          </w:tcPr>
          <w:p w14:paraId="7BFD710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57" w:type="pct"/>
            <w:tcBorders>
              <w:top w:val="single" w:sz="4" w:space="0" w:color="auto"/>
              <w:left w:val="single" w:sz="4" w:space="0" w:color="auto"/>
              <w:bottom w:val="single" w:sz="4" w:space="0" w:color="auto"/>
              <w:right w:val="single" w:sz="4" w:space="0" w:color="auto"/>
            </w:tcBorders>
          </w:tcPr>
          <w:p w14:paraId="44E5EF1C"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0" w:type="pct"/>
            <w:tcBorders>
              <w:top w:val="single" w:sz="4" w:space="0" w:color="auto"/>
              <w:left w:val="single" w:sz="4" w:space="0" w:color="auto"/>
              <w:bottom w:val="single" w:sz="4" w:space="0" w:color="auto"/>
              <w:right w:val="single" w:sz="4" w:space="0" w:color="auto"/>
            </w:tcBorders>
          </w:tcPr>
          <w:p w14:paraId="5670F393" w14:textId="0E7A117C" w:rsidR="00F349F6" w:rsidRPr="00327949" w:rsidDel="0053169A" w:rsidRDefault="00F349F6" w:rsidP="00F349F6">
            <w:pPr>
              <w:spacing w:after="0" w:line="240" w:lineRule="auto"/>
              <w:rPr>
                <w:rFonts w:asciiTheme="minorHAnsi" w:hAnsiTheme="minorHAnsi" w:cstheme="minorHAnsi"/>
                <w:sz w:val="18"/>
                <w:szCs w:val="18"/>
              </w:rPr>
            </w:pPr>
          </w:p>
        </w:tc>
        <w:tc>
          <w:tcPr>
            <w:tcW w:w="522" w:type="pct"/>
            <w:tcBorders>
              <w:top w:val="single" w:sz="4" w:space="0" w:color="auto"/>
              <w:left w:val="single" w:sz="4" w:space="0" w:color="auto"/>
              <w:bottom w:val="single" w:sz="4" w:space="0" w:color="auto"/>
              <w:right w:val="single" w:sz="4" w:space="0" w:color="auto"/>
            </w:tcBorders>
          </w:tcPr>
          <w:p w14:paraId="463D3654"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85" w:type="pct"/>
            <w:tcBorders>
              <w:top w:val="single" w:sz="4" w:space="0" w:color="auto"/>
              <w:left w:val="single" w:sz="4" w:space="0" w:color="auto"/>
              <w:bottom w:val="single" w:sz="4" w:space="0" w:color="auto"/>
              <w:right w:val="single" w:sz="4" w:space="0" w:color="auto"/>
            </w:tcBorders>
          </w:tcPr>
          <w:p w14:paraId="355A0BE2" w14:textId="77777777" w:rsidR="00F349F6" w:rsidRPr="00327949" w:rsidDel="0053169A" w:rsidRDefault="00F349F6" w:rsidP="00F349F6">
            <w:pPr>
              <w:spacing w:after="0" w:line="240" w:lineRule="auto"/>
              <w:rPr>
                <w:rFonts w:asciiTheme="minorHAnsi" w:hAnsiTheme="minorHAnsi" w:cstheme="minorHAnsi"/>
                <w:sz w:val="18"/>
                <w:szCs w:val="18"/>
              </w:rPr>
            </w:pPr>
          </w:p>
        </w:tc>
      </w:tr>
    </w:tbl>
    <w:p w14:paraId="1C1A1A95" w14:textId="54389613" w:rsidR="00F1004F" w:rsidRDefault="00F1004F" w:rsidP="00236F4B">
      <w:pPr>
        <w:spacing w:after="0" w:line="240" w:lineRule="auto"/>
        <w:rPr>
          <w:ins w:id="554" w:author="Alhabibi, Haider@Energy" w:date="2022-01-25T14:25:00Z"/>
          <w:rFonts w:asciiTheme="minorHAnsi" w:hAnsiTheme="minorHAnsi" w:cstheme="minorHAnsi"/>
          <w:sz w:val="18"/>
          <w:szCs w:val="18"/>
        </w:rPr>
      </w:pPr>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157186" w:rsidRPr="00C1150F" w14:paraId="0340D424" w14:textId="77777777" w:rsidTr="009C6DB3">
        <w:trPr>
          <w:ins w:id="555" w:author="Alhabibi, Haider@Energy" w:date="2022-01-25T14:25:00Z"/>
        </w:trPr>
        <w:tc>
          <w:tcPr>
            <w:tcW w:w="10885" w:type="dxa"/>
            <w:gridSpan w:val="10"/>
          </w:tcPr>
          <w:p w14:paraId="6367CF06" w14:textId="0AA4653D" w:rsidR="00157186" w:rsidRPr="00C1150F" w:rsidRDefault="00157186" w:rsidP="009C6DB3">
            <w:pPr>
              <w:spacing w:after="0" w:line="240" w:lineRule="auto"/>
              <w:ind w:right="876"/>
              <w:rPr>
                <w:ins w:id="556" w:author="Alhabibi, Haider@Energy" w:date="2022-01-25T14:25:00Z"/>
                <w:rFonts w:cstheme="minorHAnsi"/>
                <w:b/>
                <w:sz w:val="20"/>
                <w:szCs w:val="20"/>
              </w:rPr>
            </w:pPr>
            <w:ins w:id="557" w:author="Alhabibi, Haider@Energy" w:date="2022-01-25T14:25:00Z">
              <w:r>
                <w:rPr>
                  <w:rFonts w:cstheme="minorHAnsi"/>
                  <w:b/>
                  <w:sz w:val="20"/>
                  <w:szCs w:val="20"/>
                </w:rPr>
                <w:t>A2</w:t>
              </w:r>
              <w:r w:rsidRPr="00C1150F">
                <w:rPr>
                  <w:rFonts w:cstheme="minorHAnsi"/>
                  <w:b/>
                  <w:sz w:val="20"/>
                  <w:szCs w:val="20"/>
                </w:rPr>
                <w:t>.</w:t>
              </w:r>
              <w:r>
                <w:rPr>
                  <w:rFonts w:cstheme="minorHAnsi"/>
                  <w:b/>
                  <w:sz w:val="20"/>
                  <w:szCs w:val="20"/>
                </w:rPr>
                <w:t xml:space="preserve"> D</w:t>
              </w:r>
              <w:r w:rsidRPr="00C1150F">
                <w:rPr>
                  <w:rFonts w:cstheme="minorHAnsi"/>
                  <w:b/>
                  <w:sz w:val="20"/>
                  <w:szCs w:val="20"/>
                </w:rPr>
                <w:t xml:space="preserve">esign HERS Verified </w:t>
              </w:r>
              <w:r>
                <w:rPr>
                  <w:rFonts w:cstheme="minorHAnsi"/>
                  <w:b/>
                  <w:sz w:val="20"/>
                  <w:szCs w:val="20"/>
                </w:rPr>
                <w:t>Dwelling Unit HPWH</w:t>
              </w:r>
              <w:r w:rsidRPr="00C1150F">
                <w:rPr>
                  <w:rFonts w:cstheme="minorHAnsi"/>
                  <w:b/>
                  <w:sz w:val="20"/>
                  <w:szCs w:val="20"/>
                </w:rPr>
                <w:t xml:space="preserve"> System Information</w:t>
              </w:r>
            </w:ins>
          </w:p>
          <w:p w14:paraId="207DF977" w14:textId="2CFEBCAA" w:rsidR="00157186" w:rsidRPr="00C1150F" w:rsidDel="00FC2D5E" w:rsidRDefault="00FC2D5E" w:rsidP="009C6DB3">
            <w:pPr>
              <w:spacing w:after="0" w:line="240" w:lineRule="auto"/>
              <w:ind w:right="876"/>
              <w:rPr>
                <w:ins w:id="558" w:author="Alhabibi, Haider@Energy" w:date="2022-01-25T14:25:00Z"/>
                <w:del w:id="559" w:author="Alhabibi, Haider@Energy [2]" w:date="2022-03-09T18:49:00Z"/>
                <w:rFonts w:cstheme="minorHAnsi"/>
                <w:sz w:val="18"/>
                <w:szCs w:val="20"/>
              </w:rPr>
            </w:pPr>
            <w:ins w:id="560" w:author="Alhabibi, Haider@Energy [2]" w:date="2022-03-09T18:49:00Z">
              <w:r>
                <w:rPr>
                  <w:sz w:val="18"/>
                  <w:szCs w:val="18"/>
                </w:rPr>
                <w:t>&lt;&lt;Static Text - see the top&gt;&gt;</w:t>
              </w:r>
            </w:ins>
            <w:ins w:id="561" w:author="Alhabibi, Haider@Energy" w:date="2022-01-25T14:25:00Z">
              <w:del w:id="562" w:author="Alhabibi, Haider@Energy [2]" w:date="2022-03-09T18:49:00Z">
                <w:r w:rsidR="00157186" w:rsidRPr="00C1150F" w:rsidDel="00FC2D5E">
                  <w:rPr>
                    <w:rFonts w:cstheme="minorHAnsi"/>
                    <w:sz w:val="18"/>
                    <w:szCs w:val="20"/>
                  </w:rPr>
                  <w:delText xml:space="preserve">This table reports the water heating system(s) that were specified on the registered </w:delText>
                </w:r>
              </w:del>
            </w:ins>
            <w:ins w:id="563" w:author="Alhabibi, Haider@Energy" w:date="2022-02-24T12:41:00Z">
              <w:del w:id="564" w:author="Alhabibi, Haider@Energy [2]" w:date="2022-03-09T18:49:00Z">
                <w:r w:rsidR="00C96D7C" w:rsidDel="00FC2D5E">
                  <w:rPr>
                    <w:rFonts w:cstheme="minorHAnsi"/>
                    <w:sz w:val="18"/>
                    <w:szCs w:val="20"/>
                  </w:rPr>
                  <w:delText>LMCC</w:delText>
                </w:r>
              </w:del>
            </w:ins>
            <w:ins w:id="565" w:author="Alhabibi, Haider@Energy" w:date="2022-01-25T14:25:00Z">
              <w:del w:id="566" w:author="Alhabibi, Haider@Energy [2]" w:date="2022-03-09T18:49:00Z">
                <w:r w:rsidR="00157186" w:rsidRPr="00C1150F" w:rsidDel="00FC2D5E">
                  <w:rPr>
                    <w:rFonts w:cstheme="minorHAnsi"/>
                    <w:sz w:val="18"/>
                    <w:szCs w:val="20"/>
                  </w:rPr>
                  <w:delText xml:space="preserve"> compliance document for this project.</w:delText>
                </w:r>
              </w:del>
            </w:ins>
          </w:p>
          <w:p w14:paraId="1BD80D5E" w14:textId="5D6F9AAE" w:rsidR="00157186" w:rsidRDefault="00157186" w:rsidP="009C6DB3">
            <w:pPr>
              <w:spacing w:after="0"/>
              <w:rPr>
                <w:ins w:id="567" w:author="Alhabibi, Haider@Energy" w:date="2022-01-25T14:25:00Z"/>
                <w:rFonts w:cstheme="minorHAnsi"/>
                <w:sz w:val="20"/>
                <w:szCs w:val="20"/>
              </w:rPr>
            </w:pPr>
            <w:ins w:id="568" w:author="Alhabibi, Haider@Energy" w:date="2022-01-25T14:25:00Z">
              <w:r>
                <w:rPr>
                  <w:rFonts w:cstheme="minorHAnsi"/>
                  <w:sz w:val="20"/>
                  <w:szCs w:val="20"/>
                </w:rPr>
                <w:t xml:space="preserve">&lt;&lt;If </w:t>
              </w:r>
            </w:ins>
            <w:ins w:id="569" w:author="Alhabibi, Haider@Energy" w:date="2022-02-24T12:41:00Z">
              <w:r w:rsidR="00C96D7C">
                <w:rPr>
                  <w:rFonts w:cstheme="minorHAnsi"/>
                  <w:sz w:val="20"/>
                  <w:szCs w:val="20"/>
                </w:rPr>
                <w:t>LMCC</w:t>
              </w:r>
            </w:ins>
            <w:ins w:id="570" w:author="Alhabibi, Haider@Energy" w:date="2022-01-25T14:25:00Z">
              <w:r>
                <w:rPr>
                  <w:rFonts w:cstheme="minorHAnsi"/>
                  <w:sz w:val="20"/>
                  <w:szCs w:val="20"/>
                </w:rPr>
                <w:t xml:space="preserve"> has HPWH, then require table, else </w:t>
              </w:r>
              <w:r w:rsidRPr="00E12A63">
                <w:rPr>
                  <w:rFonts w:cstheme="minorHAnsi"/>
                  <w:sz w:val="20"/>
                  <w:szCs w:val="20"/>
                </w:rPr>
                <w:t>display the "section does not apply" message</w:t>
              </w:r>
              <w:r>
                <w:rPr>
                  <w:rFonts w:cstheme="minorHAnsi"/>
                  <w:sz w:val="20"/>
                  <w:szCs w:val="20"/>
                </w:rPr>
                <w:t>&gt;&gt;</w:t>
              </w:r>
            </w:ins>
          </w:p>
          <w:p w14:paraId="4A859F65" w14:textId="752167C8" w:rsidR="00157186" w:rsidRPr="00C1150F" w:rsidRDefault="00157186" w:rsidP="009C6DB3">
            <w:pPr>
              <w:spacing w:after="0" w:line="240" w:lineRule="auto"/>
              <w:ind w:right="876"/>
              <w:rPr>
                <w:ins w:id="571" w:author="Alhabibi, Haider@Energy" w:date="2022-01-25T14:25:00Z"/>
                <w:rFonts w:cstheme="minorHAnsi"/>
                <w:b/>
                <w:sz w:val="20"/>
                <w:szCs w:val="20"/>
              </w:rPr>
            </w:pPr>
            <w:ins w:id="572" w:author="Alhabibi, Haider@Energy" w:date="2022-01-25T14:25:00Z">
              <w:r w:rsidRPr="00C1150F">
                <w:rPr>
                  <w:rFonts w:cstheme="minorHAnsi"/>
                  <w:sz w:val="18"/>
                  <w:szCs w:val="20"/>
                </w:rPr>
                <w:t xml:space="preserve">&lt;&lt;require one row of data for each </w:t>
              </w:r>
              <w:r>
                <w:rPr>
                  <w:rFonts w:cstheme="minorHAnsi"/>
                  <w:sz w:val="18"/>
                  <w:szCs w:val="20"/>
                </w:rPr>
                <w:t xml:space="preserve">HPWH </w:t>
              </w:r>
              <w:r w:rsidRPr="00C1150F">
                <w:rPr>
                  <w:rFonts w:cstheme="minorHAnsi"/>
                  <w:sz w:val="18"/>
                  <w:szCs w:val="20"/>
                </w:rPr>
                <w:t xml:space="preserve">water heater identified on the </w:t>
              </w:r>
            </w:ins>
            <w:ins w:id="573" w:author="Alhabibi, Haider@Energy" w:date="2022-02-24T12:41:00Z">
              <w:r w:rsidR="00C96D7C">
                <w:rPr>
                  <w:rFonts w:cstheme="minorHAnsi"/>
                  <w:sz w:val="18"/>
                  <w:szCs w:val="20"/>
                </w:rPr>
                <w:t>LMCC</w:t>
              </w:r>
            </w:ins>
            <w:ins w:id="574" w:author="Alhabibi, Haider@Energy" w:date="2022-01-25T14:25:00Z">
              <w:r w:rsidRPr="00C1150F">
                <w:rPr>
                  <w:rFonts w:cstheme="minorHAnsi"/>
                  <w:sz w:val="18"/>
                  <w:szCs w:val="20"/>
                </w:rPr>
                <w:t>-</w:t>
              </w:r>
              <w:r w:rsidRPr="00DC34CF">
                <w:rPr>
                  <w:rFonts w:cstheme="minorHAnsi"/>
                  <w:sz w:val="18"/>
                  <w:szCs w:val="20"/>
                </w:rPr>
                <w:t>PRF</w:t>
              </w:r>
              <w:r w:rsidRPr="00C1150F">
                <w:rPr>
                  <w:rFonts w:cstheme="minorHAnsi"/>
                  <w:sz w:val="18"/>
                  <w:szCs w:val="20"/>
                </w:rPr>
                <w:t>&gt;&gt;</w:t>
              </w:r>
            </w:ins>
          </w:p>
        </w:tc>
      </w:tr>
      <w:tr w:rsidR="00157186" w:rsidRPr="00C1150F" w14:paraId="100FC844" w14:textId="77777777" w:rsidTr="009C6DB3">
        <w:trPr>
          <w:ins w:id="575" w:author="Alhabibi, Haider@Energy" w:date="2022-01-25T14:25:00Z"/>
        </w:trPr>
        <w:tc>
          <w:tcPr>
            <w:tcW w:w="895" w:type="dxa"/>
            <w:tcBorders>
              <w:top w:val="single" w:sz="4" w:space="0" w:color="auto"/>
              <w:left w:val="single" w:sz="4" w:space="0" w:color="auto"/>
              <w:bottom w:val="single" w:sz="4" w:space="0" w:color="auto"/>
              <w:right w:val="single" w:sz="4" w:space="0" w:color="auto"/>
            </w:tcBorders>
          </w:tcPr>
          <w:p w14:paraId="69171283" w14:textId="77777777" w:rsidR="00157186" w:rsidRPr="00C1150F" w:rsidRDefault="00157186" w:rsidP="009C6DB3">
            <w:pPr>
              <w:spacing w:after="0" w:line="240" w:lineRule="auto"/>
              <w:jc w:val="center"/>
              <w:rPr>
                <w:ins w:id="576" w:author="Alhabibi, Haider@Energy" w:date="2022-01-25T14:25:00Z"/>
                <w:rFonts w:eastAsia="Times New Roman" w:cstheme="minorHAnsi"/>
                <w:sz w:val="18"/>
                <w:szCs w:val="18"/>
              </w:rPr>
            </w:pPr>
            <w:ins w:id="577" w:author="Alhabibi, Haider@Energy" w:date="2022-01-25T14:25:00Z">
              <w:r w:rsidRPr="00C1150F">
                <w:rPr>
                  <w:rFonts w:eastAsia="Times New Roman" w:cstheme="minorHAnsi"/>
                  <w:sz w:val="18"/>
                  <w:szCs w:val="18"/>
                </w:rPr>
                <w:t>01</w:t>
              </w:r>
            </w:ins>
          </w:p>
        </w:tc>
        <w:tc>
          <w:tcPr>
            <w:tcW w:w="990" w:type="dxa"/>
            <w:vAlign w:val="bottom"/>
          </w:tcPr>
          <w:p w14:paraId="352E1697" w14:textId="77777777" w:rsidR="00157186" w:rsidRPr="00C1150F" w:rsidRDefault="00157186" w:rsidP="009C6DB3">
            <w:pPr>
              <w:spacing w:after="0" w:line="240" w:lineRule="auto"/>
              <w:jc w:val="center"/>
              <w:rPr>
                <w:ins w:id="578" w:author="Alhabibi, Haider@Energy" w:date="2022-01-25T14:25:00Z"/>
                <w:rFonts w:cstheme="minorHAnsi"/>
                <w:sz w:val="18"/>
                <w:szCs w:val="18"/>
              </w:rPr>
            </w:pPr>
            <w:ins w:id="579" w:author="Alhabibi, Haider@Energy" w:date="2022-01-25T14:25:00Z">
              <w:r w:rsidRPr="00C1150F">
                <w:rPr>
                  <w:rFonts w:eastAsia="Times New Roman" w:cstheme="minorHAnsi"/>
                  <w:sz w:val="18"/>
                  <w:szCs w:val="18"/>
                </w:rPr>
                <w:t>02</w:t>
              </w:r>
            </w:ins>
          </w:p>
        </w:tc>
        <w:tc>
          <w:tcPr>
            <w:tcW w:w="1080" w:type="dxa"/>
            <w:vAlign w:val="bottom"/>
          </w:tcPr>
          <w:p w14:paraId="44257805" w14:textId="77777777" w:rsidR="00157186" w:rsidRPr="00C1150F" w:rsidRDefault="00157186" w:rsidP="009C6DB3">
            <w:pPr>
              <w:spacing w:after="0" w:line="240" w:lineRule="auto"/>
              <w:jc w:val="center"/>
              <w:rPr>
                <w:ins w:id="580" w:author="Alhabibi, Haider@Energy" w:date="2022-01-25T14:25:00Z"/>
                <w:rFonts w:cstheme="minorHAnsi"/>
                <w:sz w:val="18"/>
                <w:szCs w:val="18"/>
              </w:rPr>
            </w:pPr>
            <w:ins w:id="581" w:author="Alhabibi, Haider@Energy" w:date="2022-01-25T14:25:00Z">
              <w:r w:rsidRPr="00C1150F">
                <w:rPr>
                  <w:rFonts w:eastAsia="Times New Roman" w:cstheme="minorHAnsi"/>
                  <w:sz w:val="18"/>
                  <w:szCs w:val="18"/>
                </w:rPr>
                <w:t>03</w:t>
              </w:r>
            </w:ins>
          </w:p>
        </w:tc>
        <w:tc>
          <w:tcPr>
            <w:tcW w:w="990" w:type="dxa"/>
          </w:tcPr>
          <w:p w14:paraId="6C7A377F" w14:textId="77777777" w:rsidR="00157186" w:rsidRPr="00C1150F" w:rsidRDefault="00157186" w:rsidP="009C6DB3">
            <w:pPr>
              <w:spacing w:after="0" w:line="240" w:lineRule="auto"/>
              <w:jc w:val="center"/>
              <w:rPr>
                <w:ins w:id="582" w:author="Alhabibi, Haider@Energy" w:date="2022-01-25T14:25:00Z"/>
                <w:rFonts w:eastAsia="Times New Roman" w:cstheme="minorHAnsi"/>
                <w:sz w:val="18"/>
                <w:szCs w:val="18"/>
              </w:rPr>
            </w:pPr>
            <w:ins w:id="583" w:author="Alhabibi, Haider@Energy" w:date="2022-01-25T14:25:00Z">
              <w:r w:rsidRPr="00C1150F">
                <w:rPr>
                  <w:rFonts w:eastAsia="Times New Roman" w:cstheme="minorHAnsi"/>
                  <w:sz w:val="18"/>
                  <w:szCs w:val="18"/>
                </w:rPr>
                <w:t>04</w:t>
              </w:r>
            </w:ins>
          </w:p>
        </w:tc>
        <w:tc>
          <w:tcPr>
            <w:tcW w:w="1080" w:type="dxa"/>
          </w:tcPr>
          <w:p w14:paraId="27B0019E" w14:textId="77777777" w:rsidR="00157186" w:rsidRPr="00C1150F" w:rsidRDefault="00157186" w:rsidP="009C6DB3">
            <w:pPr>
              <w:spacing w:after="0" w:line="240" w:lineRule="auto"/>
              <w:jc w:val="center"/>
              <w:rPr>
                <w:ins w:id="584" w:author="Alhabibi, Haider@Energy" w:date="2022-01-25T14:25:00Z"/>
                <w:rFonts w:eastAsia="Times New Roman" w:cstheme="minorHAnsi"/>
                <w:sz w:val="18"/>
                <w:szCs w:val="18"/>
              </w:rPr>
            </w:pPr>
            <w:ins w:id="585" w:author="Alhabibi, Haider@Energy" w:date="2022-01-25T14:25:00Z">
              <w:r w:rsidRPr="00C1150F">
                <w:rPr>
                  <w:rFonts w:eastAsia="Times New Roman" w:cstheme="minorHAnsi"/>
                  <w:sz w:val="18"/>
                  <w:szCs w:val="18"/>
                </w:rPr>
                <w:t>05</w:t>
              </w:r>
            </w:ins>
          </w:p>
        </w:tc>
        <w:tc>
          <w:tcPr>
            <w:tcW w:w="1170" w:type="dxa"/>
          </w:tcPr>
          <w:p w14:paraId="263AD541" w14:textId="77777777" w:rsidR="00157186" w:rsidRPr="00C1150F" w:rsidRDefault="00157186" w:rsidP="009C6DB3">
            <w:pPr>
              <w:spacing w:after="0" w:line="240" w:lineRule="auto"/>
              <w:jc w:val="center"/>
              <w:rPr>
                <w:ins w:id="586" w:author="Alhabibi, Haider@Energy" w:date="2022-01-25T14:25:00Z"/>
                <w:rFonts w:eastAsia="Times New Roman" w:cstheme="minorHAnsi"/>
                <w:sz w:val="18"/>
                <w:szCs w:val="18"/>
              </w:rPr>
            </w:pPr>
            <w:ins w:id="587" w:author="Alhabibi, Haider@Energy" w:date="2022-01-25T14:25:00Z">
              <w:r w:rsidRPr="00C1150F">
                <w:rPr>
                  <w:rFonts w:eastAsia="Times New Roman" w:cstheme="minorHAnsi"/>
                  <w:sz w:val="18"/>
                  <w:szCs w:val="18"/>
                </w:rPr>
                <w:t>06</w:t>
              </w:r>
            </w:ins>
          </w:p>
        </w:tc>
        <w:tc>
          <w:tcPr>
            <w:tcW w:w="1530" w:type="dxa"/>
          </w:tcPr>
          <w:p w14:paraId="3A13E3B3" w14:textId="77777777" w:rsidR="00157186" w:rsidRPr="00C1150F" w:rsidRDefault="00157186" w:rsidP="009C6DB3">
            <w:pPr>
              <w:spacing w:after="0" w:line="240" w:lineRule="auto"/>
              <w:jc w:val="center"/>
              <w:rPr>
                <w:ins w:id="588" w:author="Alhabibi, Haider@Energy" w:date="2022-01-25T14:25:00Z"/>
                <w:rFonts w:eastAsia="Times New Roman" w:cstheme="minorHAnsi"/>
                <w:sz w:val="18"/>
                <w:szCs w:val="18"/>
              </w:rPr>
            </w:pPr>
            <w:ins w:id="589" w:author="Alhabibi, Haider@Energy" w:date="2022-01-25T14:25:00Z">
              <w:r w:rsidRPr="00C1150F">
                <w:rPr>
                  <w:rFonts w:eastAsia="Times New Roman" w:cstheme="minorHAnsi"/>
                  <w:sz w:val="18"/>
                  <w:szCs w:val="18"/>
                </w:rPr>
                <w:t>07</w:t>
              </w:r>
            </w:ins>
          </w:p>
        </w:tc>
        <w:tc>
          <w:tcPr>
            <w:tcW w:w="1170" w:type="dxa"/>
          </w:tcPr>
          <w:p w14:paraId="28130FA3" w14:textId="77777777" w:rsidR="00157186" w:rsidRPr="00C1150F" w:rsidRDefault="00157186" w:rsidP="009C6DB3">
            <w:pPr>
              <w:spacing w:after="0" w:line="240" w:lineRule="auto"/>
              <w:jc w:val="center"/>
              <w:rPr>
                <w:ins w:id="590" w:author="Alhabibi, Haider@Energy" w:date="2022-01-25T14:25:00Z"/>
                <w:rFonts w:eastAsia="Times New Roman" w:cstheme="minorHAnsi"/>
                <w:sz w:val="18"/>
                <w:szCs w:val="18"/>
              </w:rPr>
            </w:pPr>
            <w:ins w:id="591" w:author="Alhabibi, Haider@Energy" w:date="2022-01-25T14:25:00Z">
              <w:r w:rsidRPr="00C1150F">
                <w:rPr>
                  <w:rFonts w:eastAsia="Times New Roman" w:cstheme="minorHAnsi"/>
                  <w:sz w:val="18"/>
                  <w:szCs w:val="18"/>
                </w:rPr>
                <w:t>08</w:t>
              </w:r>
            </w:ins>
          </w:p>
        </w:tc>
        <w:tc>
          <w:tcPr>
            <w:tcW w:w="900" w:type="dxa"/>
          </w:tcPr>
          <w:p w14:paraId="7E4BB03C" w14:textId="77777777" w:rsidR="00157186" w:rsidRPr="00C1150F" w:rsidRDefault="00157186" w:rsidP="009C6DB3">
            <w:pPr>
              <w:spacing w:after="0" w:line="240" w:lineRule="auto"/>
              <w:jc w:val="center"/>
              <w:rPr>
                <w:ins w:id="592" w:author="Alhabibi, Haider@Energy" w:date="2022-01-25T14:25:00Z"/>
                <w:rFonts w:eastAsia="Times New Roman" w:cstheme="minorHAnsi"/>
                <w:sz w:val="18"/>
                <w:szCs w:val="18"/>
              </w:rPr>
            </w:pPr>
            <w:ins w:id="593" w:author="Alhabibi, Haider@Energy" w:date="2022-01-25T14:25:00Z">
              <w:r w:rsidRPr="00C1150F">
                <w:rPr>
                  <w:rFonts w:eastAsia="Times New Roman" w:cstheme="minorHAnsi"/>
                  <w:sz w:val="18"/>
                  <w:szCs w:val="18"/>
                </w:rPr>
                <w:t>09</w:t>
              </w:r>
            </w:ins>
          </w:p>
        </w:tc>
        <w:tc>
          <w:tcPr>
            <w:tcW w:w="1080" w:type="dxa"/>
          </w:tcPr>
          <w:p w14:paraId="38B4EDB3" w14:textId="77777777" w:rsidR="00157186" w:rsidRPr="00C1150F" w:rsidDel="00873A7F" w:rsidRDefault="00157186" w:rsidP="009C6DB3">
            <w:pPr>
              <w:spacing w:after="0" w:line="240" w:lineRule="auto"/>
              <w:jc w:val="center"/>
              <w:rPr>
                <w:ins w:id="594" w:author="Alhabibi, Haider@Energy" w:date="2022-01-25T14:25:00Z"/>
                <w:rFonts w:eastAsia="Times New Roman" w:cstheme="minorHAnsi"/>
                <w:sz w:val="18"/>
                <w:szCs w:val="18"/>
              </w:rPr>
            </w:pPr>
            <w:ins w:id="595" w:author="Alhabibi, Haider@Energy" w:date="2022-01-25T14:25:00Z">
              <w:r w:rsidRPr="00C1150F">
                <w:rPr>
                  <w:rFonts w:eastAsia="Times New Roman" w:cstheme="minorHAnsi"/>
                  <w:sz w:val="18"/>
                  <w:szCs w:val="18"/>
                </w:rPr>
                <w:t>10</w:t>
              </w:r>
            </w:ins>
          </w:p>
        </w:tc>
      </w:tr>
      <w:tr w:rsidR="00157186" w:rsidRPr="00C1150F" w14:paraId="6F7D1995" w14:textId="77777777" w:rsidTr="009C6DB3">
        <w:trPr>
          <w:ins w:id="596" w:author="Alhabibi, Haider@Energy" w:date="2022-01-25T14:25:00Z"/>
        </w:trPr>
        <w:tc>
          <w:tcPr>
            <w:tcW w:w="895" w:type="dxa"/>
            <w:tcBorders>
              <w:top w:val="single" w:sz="4" w:space="0" w:color="auto"/>
              <w:left w:val="single" w:sz="4" w:space="0" w:color="auto"/>
              <w:bottom w:val="single" w:sz="4" w:space="0" w:color="auto"/>
              <w:right w:val="single" w:sz="4" w:space="0" w:color="auto"/>
            </w:tcBorders>
            <w:vAlign w:val="bottom"/>
          </w:tcPr>
          <w:p w14:paraId="4882A32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ins w:id="597" w:author="Alhabibi, Haider@Energy" w:date="2022-01-25T14:25:00Z"/>
                <w:rFonts w:eastAsia="Times New Roman" w:cstheme="minorHAnsi"/>
                <w:sz w:val="18"/>
                <w:szCs w:val="18"/>
              </w:rPr>
            </w:pPr>
            <w:ins w:id="598" w:author="Alhabibi, Haider@Energy" w:date="2022-01-25T14:25:00Z">
              <w:r w:rsidRPr="00C1150F">
                <w:rPr>
                  <w:rFonts w:eastAsia="Times New Roman" w:cstheme="minorHAnsi"/>
                  <w:sz w:val="18"/>
                  <w:szCs w:val="18"/>
                </w:rPr>
                <w:lastRenderedPageBreak/>
                <w:t>Dwelling Unit Name</w:t>
              </w:r>
            </w:ins>
          </w:p>
        </w:tc>
        <w:tc>
          <w:tcPr>
            <w:tcW w:w="990" w:type="dxa"/>
            <w:vAlign w:val="bottom"/>
          </w:tcPr>
          <w:p w14:paraId="56BB0AAE"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ins w:id="599" w:author="Alhabibi, Haider@Energy" w:date="2022-01-25T14:25:00Z"/>
                <w:rFonts w:eastAsia="Times New Roman" w:cstheme="minorHAnsi"/>
                <w:sz w:val="18"/>
                <w:szCs w:val="18"/>
              </w:rPr>
            </w:pPr>
            <w:ins w:id="600" w:author="Alhabibi, Haider@Energy" w:date="2022-01-25T14:25:00Z">
              <w:r w:rsidRPr="00C1150F">
                <w:rPr>
                  <w:rFonts w:eastAsia="Times New Roman" w:cstheme="minorHAnsi"/>
                  <w:sz w:val="18"/>
                  <w:szCs w:val="18"/>
                </w:rPr>
                <w:t>Water Heating System ID</w:t>
              </w:r>
            </w:ins>
          </w:p>
          <w:p w14:paraId="60958F6C" w14:textId="77777777" w:rsidR="00157186" w:rsidRPr="00C1150F" w:rsidRDefault="00157186" w:rsidP="009C6DB3">
            <w:pPr>
              <w:spacing w:after="0" w:line="240" w:lineRule="auto"/>
              <w:jc w:val="center"/>
              <w:rPr>
                <w:ins w:id="601" w:author="Alhabibi, Haider@Energy" w:date="2022-01-25T14:25:00Z"/>
                <w:rFonts w:cstheme="minorHAnsi"/>
                <w:sz w:val="18"/>
                <w:szCs w:val="18"/>
              </w:rPr>
            </w:pPr>
            <w:ins w:id="602" w:author="Alhabibi, Haider@Energy" w:date="2022-01-25T14:25:00Z">
              <w:r w:rsidRPr="00C1150F">
                <w:rPr>
                  <w:rFonts w:eastAsia="Times New Roman" w:cstheme="minorHAnsi"/>
                  <w:sz w:val="18"/>
                  <w:szCs w:val="18"/>
                </w:rPr>
                <w:t>or Name</w:t>
              </w:r>
            </w:ins>
          </w:p>
        </w:tc>
        <w:tc>
          <w:tcPr>
            <w:tcW w:w="1080" w:type="dxa"/>
            <w:vAlign w:val="bottom"/>
          </w:tcPr>
          <w:p w14:paraId="64AC16B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ins w:id="603" w:author="Alhabibi, Haider@Energy" w:date="2022-01-25T14:25:00Z"/>
                <w:rFonts w:eastAsia="Times New Roman" w:cstheme="minorHAnsi"/>
                <w:sz w:val="18"/>
                <w:szCs w:val="18"/>
              </w:rPr>
            </w:pPr>
            <w:ins w:id="604" w:author="Alhabibi, Haider@Energy" w:date="2022-01-25T14:25:00Z">
              <w:r w:rsidRPr="00C1150F">
                <w:rPr>
                  <w:rFonts w:eastAsia="Times New Roman" w:cstheme="minorHAnsi"/>
                  <w:sz w:val="18"/>
                  <w:szCs w:val="18"/>
                </w:rPr>
                <w:t>Modeled Equipment</w:t>
              </w:r>
            </w:ins>
          </w:p>
          <w:p w14:paraId="38F18889" w14:textId="77777777" w:rsidR="00157186" w:rsidRPr="00C1150F" w:rsidRDefault="00157186" w:rsidP="009C6DB3">
            <w:pPr>
              <w:spacing w:after="0" w:line="240" w:lineRule="auto"/>
              <w:jc w:val="center"/>
              <w:rPr>
                <w:ins w:id="605" w:author="Alhabibi, Haider@Energy" w:date="2022-01-25T14:25:00Z"/>
                <w:rFonts w:cstheme="minorHAnsi"/>
                <w:sz w:val="18"/>
                <w:szCs w:val="18"/>
              </w:rPr>
            </w:pPr>
            <w:ins w:id="606" w:author="Alhabibi, Haider@Energy" w:date="2022-01-25T14:25:00Z">
              <w:r w:rsidRPr="00C1150F">
                <w:rPr>
                  <w:rFonts w:eastAsia="Times New Roman" w:cstheme="minorHAnsi"/>
                  <w:sz w:val="18"/>
                  <w:szCs w:val="18"/>
                </w:rPr>
                <w:t>Make and Model</w:t>
              </w:r>
            </w:ins>
          </w:p>
        </w:tc>
        <w:tc>
          <w:tcPr>
            <w:tcW w:w="990" w:type="dxa"/>
            <w:vAlign w:val="bottom"/>
          </w:tcPr>
          <w:p w14:paraId="250FBFD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ins w:id="607" w:author="Alhabibi, Haider@Energy" w:date="2022-01-25T14:25:00Z"/>
                <w:rFonts w:eastAsia="Times New Roman" w:cstheme="minorHAnsi"/>
                <w:sz w:val="18"/>
                <w:szCs w:val="18"/>
              </w:rPr>
            </w:pPr>
            <w:ins w:id="608" w:author="Alhabibi, Haider@Energy" w:date="2022-01-25T14:25:00Z">
              <w:r w:rsidRPr="00C1150F">
                <w:rPr>
                  <w:rFonts w:eastAsia="Times New Roman" w:cstheme="minorHAnsi"/>
                  <w:sz w:val="18"/>
                  <w:szCs w:val="18"/>
                </w:rPr>
                <w:t xml:space="preserve"># </w:t>
              </w:r>
              <w:proofErr w:type="gramStart"/>
              <w:r w:rsidRPr="00C1150F">
                <w:rPr>
                  <w:rFonts w:eastAsia="Times New Roman" w:cstheme="minorHAnsi"/>
                  <w:sz w:val="18"/>
                  <w:szCs w:val="18"/>
                </w:rPr>
                <w:t>of</w:t>
              </w:r>
              <w:proofErr w:type="gramEnd"/>
              <w:r w:rsidRPr="00C1150F">
                <w:rPr>
                  <w:rFonts w:eastAsia="Times New Roman" w:cstheme="minorHAnsi"/>
                  <w:sz w:val="18"/>
                  <w:szCs w:val="18"/>
                </w:rPr>
                <w:t xml:space="preserve"> </w:t>
              </w:r>
              <w:r w:rsidRPr="00C1150F">
                <w:rPr>
                  <w:rFonts w:eastAsia="Times New Roman" w:cstheme="minorHAnsi"/>
                  <w:sz w:val="18"/>
                  <w:szCs w:val="20"/>
                </w:rPr>
                <w:t xml:space="preserve">Like (or Identical) </w:t>
              </w:r>
              <w:r w:rsidRPr="00C1150F">
                <w:rPr>
                  <w:rFonts w:eastAsia="Times New Roman" w:cstheme="minorHAnsi"/>
                  <w:sz w:val="18"/>
                  <w:szCs w:val="18"/>
                </w:rPr>
                <w:t>Water Heaters in System</w:t>
              </w:r>
            </w:ins>
          </w:p>
        </w:tc>
        <w:tc>
          <w:tcPr>
            <w:tcW w:w="1080" w:type="dxa"/>
            <w:vAlign w:val="bottom"/>
          </w:tcPr>
          <w:p w14:paraId="68408827"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ins w:id="609" w:author="Alhabibi, Haider@Energy" w:date="2022-01-25T14:25:00Z"/>
                <w:rFonts w:eastAsia="Times New Roman" w:cstheme="minorHAnsi"/>
                <w:sz w:val="18"/>
                <w:szCs w:val="18"/>
              </w:rPr>
            </w:pPr>
            <w:ins w:id="610" w:author="Alhabibi, Haider@Energy" w:date="2022-01-25T14:25:00Z">
              <w:r w:rsidRPr="00C1150F">
                <w:rPr>
                  <w:rFonts w:eastAsia="Times New Roman" w:cstheme="minorHAnsi"/>
                  <w:sz w:val="18"/>
                  <w:szCs w:val="18"/>
                </w:rPr>
                <w:t>Tank Location</w:t>
              </w:r>
            </w:ins>
          </w:p>
        </w:tc>
        <w:tc>
          <w:tcPr>
            <w:tcW w:w="1170" w:type="dxa"/>
            <w:vAlign w:val="bottom"/>
          </w:tcPr>
          <w:p w14:paraId="0EB43E93"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ins w:id="611" w:author="Alhabibi, Haider@Energy" w:date="2022-01-25T14:25:00Z"/>
                <w:rFonts w:eastAsia="Times New Roman" w:cstheme="minorHAnsi"/>
                <w:sz w:val="18"/>
                <w:szCs w:val="18"/>
              </w:rPr>
            </w:pPr>
            <w:ins w:id="612" w:author="Alhabibi, Haider@Energy" w:date="2022-01-25T14:25:00Z">
              <w:r w:rsidRPr="00C1150F">
                <w:rPr>
                  <w:rFonts w:eastAsia="Times New Roman" w:cstheme="minorHAnsi"/>
                  <w:sz w:val="18"/>
                  <w:szCs w:val="18"/>
                </w:rPr>
                <w:t>Exterior Tank Insulation R-value</w:t>
              </w:r>
            </w:ins>
          </w:p>
        </w:tc>
        <w:tc>
          <w:tcPr>
            <w:tcW w:w="1530" w:type="dxa"/>
            <w:vAlign w:val="bottom"/>
          </w:tcPr>
          <w:p w14:paraId="33D1514A"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ins w:id="613" w:author="Alhabibi, Haider@Energy" w:date="2022-01-25T14:25:00Z"/>
                <w:rFonts w:eastAsia="Times New Roman" w:cstheme="minorHAnsi"/>
                <w:sz w:val="18"/>
                <w:szCs w:val="18"/>
              </w:rPr>
            </w:pPr>
            <w:ins w:id="614" w:author="Alhabibi, Haider@Energy" w:date="2022-01-25T14:25:00Z">
              <w:r w:rsidRPr="00C1150F">
                <w:rPr>
                  <w:rFonts w:eastAsia="Times New Roman" w:cstheme="minorHAnsi"/>
                  <w:sz w:val="18"/>
                  <w:szCs w:val="18"/>
                </w:rPr>
                <w:t>Dwelling Unit DHW System Distribution Type</w:t>
              </w:r>
            </w:ins>
          </w:p>
        </w:tc>
        <w:tc>
          <w:tcPr>
            <w:tcW w:w="1170" w:type="dxa"/>
            <w:vAlign w:val="bottom"/>
          </w:tcPr>
          <w:p w14:paraId="00284D18"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ins w:id="615" w:author="Alhabibi, Haider@Energy" w:date="2022-01-25T14:25:00Z"/>
                <w:rFonts w:eastAsia="Times New Roman" w:cstheme="minorHAnsi"/>
                <w:sz w:val="18"/>
                <w:szCs w:val="18"/>
              </w:rPr>
            </w:pPr>
            <w:ins w:id="616" w:author="Alhabibi, Haider@Energy" w:date="2022-01-25T14:25:00Z">
              <w:r w:rsidRPr="00C1150F">
                <w:rPr>
                  <w:rFonts w:eastAsia="Times New Roman" w:cstheme="minorHAnsi"/>
                  <w:sz w:val="18"/>
                  <w:szCs w:val="18"/>
                </w:rPr>
                <w:t>Compact Distrib</w:t>
              </w:r>
              <w:r>
                <w:rPr>
                  <w:rFonts w:eastAsia="Times New Roman" w:cstheme="minorHAnsi"/>
                  <w:sz w:val="18"/>
                  <w:szCs w:val="18"/>
                </w:rPr>
                <w:t>ution</w:t>
              </w:r>
              <w:r w:rsidRPr="00C1150F">
                <w:rPr>
                  <w:rFonts w:eastAsia="Times New Roman" w:cstheme="minorHAnsi"/>
                  <w:sz w:val="18"/>
                  <w:szCs w:val="18"/>
                </w:rPr>
                <w:t>.</w:t>
              </w:r>
            </w:ins>
          </w:p>
        </w:tc>
        <w:tc>
          <w:tcPr>
            <w:tcW w:w="900" w:type="dxa"/>
            <w:vAlign w:val="bottom"/>
          </w:tcPr>
          <w:p w14:paraId="25223097"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ins w:id="617" w:author="Alhabibi, Haider@Energy" w:date="2022-01-25T14:25:00Z"/>
                <w:rFonts w:eastAsia="Times New Roman" w:cstheme="minorHAnsi"/>
                <w:sz w:val="18"/>
                <w:szCs w:val="18"/>
              </w:rPr>
            </w:pPr>
            <w:ins w:id="618" w:author="Alhabibi, Haider@Energy" w:date="2022-01-25T14:25:00Z">
              <w:r w:rsidRPr="00C1150F">
                <w:rPr>
                  <w:rFonts w:eastAsia="Times New Roman" w:cstheme="minorHAnsi"/>
                  <w:sz w:val="18"/>
                  <w:szCs w:val="18"/>
                </w:rPr>
                <w:t>Drain Water Heat Recovery</w:t>
              </w:r>
            </w:ins>
          </w:p>
        </w:tc>
        <w:tc>
          <w:tcPr>
            <w:tcW w:w="1080" w:type="dxa"/>
            <w:vAlign w:val="bottom"/>
          </w:tcPr>
          <w:p w14:paraId="2BAEE467"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ins w:id="619" w:author="Alhabibi, Haider@Energy" w:date="2022-01-25T14:25:00Z"/>
                <w:rFonts w:eastAsia="Times New Roman" w:cstheme="minorHAnsi"/>
                <w:sz w:val="18"/>
                <w:szCs w:val="18"/>
              </w:rPr>
            </w:pPr>
            <w:ins w:id="620" w:author="Alhabibi, Haider@Energy" w:date="2022-01-25T14:25:00Z">
              <w:r w:rsidRPr="00C1150F">
                <w:rPr>
                  <w:rFonts w:eastAsia="Times New Roman" w:cstheme="minorHAnsi"/>
                  <w:sz w:val="18"/>
                  <w:szCs w:val="18"/>
                </w:rPr>
                <w:t>Simulated Equipment Make and Model</w:t>
              </w:r>
            </w:ins>
          </w:p>
        </w:tc>
      </w:tr>
      <w:tr w:rsidR="00157186" w:rsidRPr="00C1150F" w14:paraId="0D0DE88D" w14:textId="77777777" w:rsidTr="009C6DB3">
        <w:trPr>
          <w:ins w:id="621" w:author="Alhabibi, Haider@Energy" w:date="2022-01-25T14:25:00Z"/>
        </w:trPr>
        <w:tc>
          <w:tcPr>
            <w:tcW w:w="895" w:type="dxa"/>
            <w:tcBorders>
              <w:top w:val="single" w:sz="4" w:space="0" w:color="auto"/>
              <w:left w:val="single" w:sz="4" w:space="0" w:color="auto"/>
              <w:bottom w:val="single" w:sz="4" w:space="0" w:color="auto"/>
              <w:right w:val="single" w:sz="4" w:space="0" w:color="auto"/>
            </w:tcBorders>
          </w:tcPr>
          <w:p w14:paraId="2D4B64FD" w14:textId="6976AF65" w:rsidR="00157186" w:rsidRPr="00C1150F" w:rsidRDefault="00157186" w:rsidP="009C6DB3">
            <w:pPr>
              <w:spacing w:after="0" w:line="240" w:lineRule="auto"/>
              <w:jc w:val="center"/>
              <w:rPr>
                <w:ins w:id="622" w:author="Alhabibi, Haider@Energy" w:date="2022-01-25T14:25:00Z"/>
                <w:rFonts w:cstheme="minorHAnsi"/>
                <w:sz w:val="16"/>
                <w:szCs w:val="18"/>
              </w:rPr>
            </w:pPr>
            <w:ins w:id="623" w:author="Alhabibi, Haider@Energy" w:date="2022-01-25T14:25:00Z">
              <w:r w:rsidRPr="00C1150F">
                <w:rPr>
                  <w:rFonts w:eastAsia="Times New Roman" w:cstheme="minorHAnsi"/>
                  <w:sz w:val="16"/>
                  <w:szCs w:val="20"/>
                </w:rPr>
                <w:t xml:space="preserve">&lt;&lt;reference value from </w:t>
              </w:r>
            </w:ins>
            <w:ins w:id="624" w:author="Alhabibi, Haider@Energy" w:date="2022-02-24T12:41:00Z">
              <w:r w:rsidR="00C96D7C">
                <w:rPr>
                  <w:rFonts w:eastAsia="Times New Roman" w:cstheme="minorHAnsi"/>
                  <w:sz w:val="16"/>
                  <w:szCs w:val="20"/>
                </w:rPr>
                <w:t>LMCC</w:t>
              </w:r>
            </w:ins>
            <w:ins w:id="625" w:author="Tam, Danny@Energy" w:date="2022-03-07T15:07:00Z">
              <w:r w:rsidR="00A705C2" w:rsidRPr="00C1150F" w:rsidDel="00A705C2">
                <w:rPr>
                  <w:rFonts w:eastAsia="Times New Roman" w:cstheme="minorHAnsi"/>
                  <w:sz w:val="16"/>
                  <w:szCs w:val="20"/>
                </w:rPr>
                <w:t xml:space="preserve"> </w:t>
              </w:r>
            </w:ins>
            <w:ins w:id="626" w:author="Alhabibi, Haider@Energy" w:date="2022-01-25T14:25:00Z">
              <w:del w:id="627" w:author="Tam, Danny@Energy" w:date="2022-03-07T15:07:00Z">
                <w:r w:rsidRPr="00C1150F" w:rsidDel="00A705C2">
                  <w:rPr>
                    <w:rFonts w:eastAsia="Times New Roman" w:cstheme="minorHAnsi"/>
                    <w:sz w:val="16"/>
                    <w:szCs w:val="20"/>
                  </w:rPr>
                  <w:delText>; if Single Family, then value = Single Family</w:delText>
                </w:r>
              </w:del>
              <w:r w:rsidRPr="00C1150F">
                <w:rPr>
                  <w:rFonts w:eastAsia="Times New Roman" w:cstheme="minorHAnsi"/>
                  <w:sz w:val="16"/>
                  <w:szCs w:val="20"/>
                </w:rPr>
                <w:t xml:space="preserve">&gt;&gt; </w:t>
              </w:r>
            </w:ins>
          </w:p>
        </w:tc>
        <w:tc>
          <w:tcPr>
            <w:tcW w:w="990" w:type="dxa"/>
          </w:tcPr>
          <w:p w14:paraId="406DFB20" w14:textId="35FB40E2" w:rsidR="00157186" w:rsidRPr="00C1150F" w:rsidRDefault="00157186" w:rsidP="009C6DB3">
            <w:pPr>
              <w:spacing w:after="0" w:line="240" w:lineRule="auto"/>
              <w:jc w:val="center"/>
              <w:rPr>
                <w:ins w:id="628" w:author="Alhabibi, Haider@Energy" w:date="2022-01-25T14:25:00Z"/>
                <w:rFonts w:cstheme="minorHAnsi"/>
                <w:sz w:val="16"/>
                <w:szCs w:val="18"/>
              </w:rPr>
            </w:pPr>
            <w:ins w:id="629" w:author="Alhabibi, Haider@Energy" w:date="2022-01-25T14:25:00Z">
              <w:r w:rsidRPr="00C1150F">
                <w:rPr>
                  <w:rFonts w:cstheme="minorHAnsi"/>
                  <w:sz w:val="16"/>
                  <w:szCs w:val="18"/>
                </w:rPr>
                <w:t xml:space="preserve">&lt;&lt;reference value from </w:t>
              </w:r>
            </w:ins>
            <w:ins w:id="630" w:author="Alhabibi, Haider@Energy" w:date="2022-02-24T12:41:00Z">
              <w:r w:rsidR="00C96D7C">
                <w:rPr>
                  <w:rFonts w:cstheme="minorHAnsi"/>
                  <w:sz w:val="16"/>
                  <w:szCs w:val="18"/>
                </w:rPr>
                <w:t>LMCC</w:t>
              </w:r>
            </w:ins>
            <w:ins w:id="631" w:author="Alhabibi, Haider@Energy" w:date="2022-01-25T14:25:00Z">
              <w:r w:rsidRPr="00C1150F">
                <w:rPr>
                  <w:rFonts w:cstheme="minorHAnsi"/>
                  <w:sz w:val="16"/>
                  <w:szCs w:val="18"/>
                </w:rPr>
                <w:t>&gt;&gt;</w:t>
              </w:r>
            </w:ins>
          </w:p>
        </w:tc>
        <w:tc>
          <w:tcPr>
            <w:tcW w:w="1080" w:type="dxa"/>
          </w:tcPr>
          <w:p w14:paraId="5647E3D3" w14:textId="2EC8469D" w:rsidR="00157186" w:rsidRPr="00C1150F" w:rsidRDefault="00157186" w:rsidP="009C6DB3">
            <w:pPr>
              <w:spacing w:after="0" w:line="240" w:lineRule="auto"/>
              <w:jc w:val="center"/>
              <w:rPr>
                <w:ins w:id="632" w:author="Alhabibi, Haider@Energy" w:date="2022-01-25T14:25:00Z"/>
                <w:rFonts w:cstheme="minorHAnsi"/>
                <w:sz w:val="16"/>
                <w:szCs w:val="18"/>
              </w:rPr>
            </w:pPr>
            <w:ins w:id="633" w:author="Alhabibi, Haider@Energy" w:date="2022-01-25T14:25:00Z">
              <w:r w:rsidRPr="00C1150F">
                <w:rPr>
                  <w:rFonts w:cstheme="minorHAnsi"/>
                  <w:sz w:val="16"/>
                  <w:szCs w:val="20"/>
                </w:rPr>
                <w:t xml:space="preserve">&lt;&lt;references value from </w:t>
              </w:r>
            </w:ins>
            <w:ins w:id="634" w:author="Alhabibi, Haider@Energy" w:date="2022-02-24T12:41:00Z">
              <w:r w:rsidR="00C96D7C">
                <w:rPr>
                  <w:rFonts w:cstheme="minorHAnsi"/>
                  <w:sz w:val="16"/>
                  <w:szCs w:val="20"/>
                </w:rPr>
                <w:t>LMCC</w:t>
              </w:r>
            </w:ins>
            <w:ins w:id="635" w:author="Alhabibi, Haider@Energy" w:date="2022-01-25T14:25:00Z">
              <w:r w:rsidRPr="00C1150F">
                <w:rPr>
                  <w:rFonts w:cstheme="minorHAnsi"/>
                  <w:sz w:val="16"/>
                  <w:szCs w:val="20"/>
                </w:rPr>
                <w:t>-</w:t>
              </w:r>
              <w:r w:rsidRPr="00DC34CF">
                <w:rPr>
                  <w:rFonts w:cstheme="minorHAnsi"/>
                  <w:sz w:val="16"/>
                  <w:szCs w:val="20"/>
                </w:rPr>
                <w:t>PRF</w:t>
              </w:r>
              <w:r w:rsidRPr="00C1150F">
                <w:rPr>
                  <w:rFonts w:cstheme="minorHAnsi"/>
                  <w:sz w:val="16"/>
                  <w:szCs w:val="20"/>
                </w:rPr>
                <w:t xml:space="preserve">.  Else if prescriptive, display “NEEA Tier 3” </w:t>
              </w:r>
              <w:r w:rsidRPr="00C1150F">
                <w:rPr>
                  <w:rFonts w:cstheme="minorHAnsi"/>
                  <w:sz w:val="16"/>
                  <w:szCs w:val="18"/>
                </w:rPr>
                <w:t>&gt;&gt;</w:t>
              </w:r>
            </w:ins>
          </w:p>
        </w:tc>
        <w:tc>
          <w:tcPr>
            <w:tcW w:w="990" w:type="dxa"/>
          </w:tcPr>
          <w:p w14:paraId="1EFBF065" w14:textId="38DA21B6" w:rsidR="00157186" w:rsidRPr="00C1150F" w:rsidRDefault="00157186" w:rsidP="009C6DB3">
            <w:pPr>
              <w:spacing w:after="0" w:line="240" w:lineRule="auto"/>
              <w:jc w:val="center"/>
              <w:rPr>
                <w:ins w:id="636" w:author="Alhabibi, Haider@Energy" w:date="2022-01-25T14:25:00Z"/>
                <w:rFonts w:eastAsia="Times New Roman" w:cstheme="minorHAnsi"/>
                <w:b/>
                <w:i/>
                <w:color w:val="FF0000"/>
                <w:sz w:val="16"/>
                <w:szCs w:val="18"/>
              </w:rPr>
            </w:pPr>
            <w:ins w:id="637" w:author="Alhabibi, Haider@Energy" w:date="2022-01-25T14:25:00Z">
              <w:r w:rsidRPr="00C1150F">
                <w:rPr>
                  <w:rFonts w:cstheme="minorHAnsi"/>
                  <w:sz w:val="16"/>
                  <w:szCs w:val="18"/>
                </w:rPr>
                <w:t xml:space="preserve">&lt;&lt;references values from </w:t>
              </w:r>
            </w:ins>
            <w:ins w:id="638" w:author="Alhabibi, Haider@Energy" w:date="2022-02-24T12:41:00Z">
              <w:r w:rsidR="00C96D7C">
                <w:rPr>
                  <w:rFonts w:cstheme="minorHAnsi"/>
                  <w:sz w:val="16"/>
                  <w:szCs w:val="18"/>
                </w:rPr>
                <w:t>LMCC</w:t>
              </w:r>
            </w:ins>
            <w:ins w:id="639" w:author="Alhabibi, Haider@Energy" w:date="2022-01-25T14:25:00Z">
              <w:r w:rsidRPr="00C1150F">
                <w:rPr>
                  <w:rFonts w:cstheme="minorHAnsi"/>
                  <w:sz w:val="16"/>
                  <w:szCs w:val="18"/>
                </w:rPr>
                <w:t>&gt;&gt;</w:t>
              </w:r>
            </w:ins>
          </w:p>
        </w:tc>
        <w:tc>
          <w:tcPr>
            <w:tcW w:w="1080" w:type="dxa"/>
          </w:tcPr>
          <w:p w14:paraId="424204E5" w14:textId="12F3F3A0"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ins w:id="640" w:author="Alhabibi, Haider@Energy" w:date="2022-01-25T14:25:00Z"/>
                <w:rFonts w:eastAsia="Times New Roman" w:cstheme="minorHAnsi"/>
                <w:b/>
                <w:i/>
                <w:color w:val="FF0000"/>
                <w:sz w:val="16"/>
                <w:szCs w:val="18"/>
              </w:rPr>
            </w:pPr>
            <w:ins w:id="641" w:author="Alhabibi, Haider@Energy" w:date="2022-01-25T14:25:00Z">
              <w:r w:rsidRPr="00C1150F">
                <w:rPr>
                  <w:rFonts w:eastAsia="Times New Roman" w:cstheme="minorHAnsi"/>
                  <w:sz w:val="16"/>
                  <w:szCs w:val="20"/>
                </w:rPr>
                <w:t xml:space="preserve">&lt;&lt; Reference value from </w:t>
              </w:r>
            </w:ins>
            <w:ins w:id="642" w:author="Alhabibi, Haider@Energy" w:date="2022-02-24T12:41:00Z">
              <w:r w:rsidR="00C96D7C">
                <w:rPr>
                  <w:rFonts w:eastAsia="Times New Roman" w:cstheme="minorHAnsi"/>
                  <w:sz w:val="16"/>
                  <w:szCs w:val="20"/>
                </w:rPr>
                <w:t>LMCC</w:t>
              </w:r>
            </w:ins>
            <w:ins w:id="643" w:author="Alhabibi, Haider@Energy" w:date="2022-01-25T14:25:00Z">
              <w:r w:rsidRPr="00C1150F">
                <w:rPr>
                  <w:rFonts w:eastAsia="Times New Roman" w:cstheme="minorHAnsi"/>
                  <w:sz w:val="16"/>
                  <w:szCs w:val="20"/>
                </w:rPr>
                <w:t>&gt;&gt;</w:t>
              </w:r>
            </w:ins>
          </w:p>
        </w:tc>
        <w:tc>
          <w:tcPr>
            <w:tcW w:w="1170" w:type="dxa"/>
          </w:tcPr>
          <w:p w14:paraId="79C2937D" w14:textId="20AA636D" w:rsidR="00157186" w:rsidRPr="00C1150F" w:rsidRDefault="00157186" w:rsidP="009C6DB3">
            <w:pPr>
              <w:spacing w:after="0" w:line="240" w:lineRule="auto"/>
              <w:jc w:val="center"/>
              <w:rPr>
                <w:ins w:id="644" w:author="Alhabibi, Haider@Energy" w:date="2022-01-25T14:25:00Z"/>
                <w:rFonts w:cstheme="minorHAnsi"/>
                <w:sz w:val="16"/>
                <w:szCs w:val="18"/>
              </w:rPr>
            </w:pPr>
            <w:ins w:id="645" w:author="Alhabibi, Haider@Energy" w:date="2022-01-25T14:25:00Z">
              <w:r w:rsidRPr="00C1150F">
                <w:rPr>
                  <w:rFonts w:cstheme="minorHAnsi"/>
                  <w:sz w:val="16"/>
                  <w:szCs w:val="18"/>
                </w:rPr>
                <w:t xml:space="preserve">&lt;&lt;reference values from </w:t>
              </w:r>
            </w:ins>
            <w:ins w:id="646" w:author="Alhabibi, Haider@Energy" w:date="2022-02-24T12:41:00Z">
              <w:r w:rsidR="00C96D7C">
                <w:rPr>
                  <w:rFonts w:cstheme="minorHAnsi"/>
                  <w:sz w:val="16"/>
                  <w:szCs w:val="18"/>
                </w:rPr>
                <w:t>LMCC</w:t>
              </w:r>
            </w:ins>
            <w:ins w:id="647" w:author="Alhabibi, Haider@Energy" w:date="2022-01-25T14:25:00Z">
              <w:r w:rsidRPr="00C1150F">
                <w:rPr>
                  <w:rFonts w:cstheme="minorHAnsi"/>
                  <w:sz w:val="16"/>
                  <w:szCs w:val="18"/>
                </w:rPr>
                <w:t>-</w:t>
              </w:r>
              <w:r w:rsidRPr="00DC34CF">
                <w:rPr>
                  <w:rFonts w:cstheme="minorHAnsi"/>
                  <w:sz w:val="16"/>
                  <w:szCs w:val="18"/>
                </w:rPr>
                <w:t>PRF</w:t>
              </w:r>
              <w:r w:rsidRPr="00C1150F">
                <w:rPr>
                  <w:rFonts w:cstheme="minorHAnsi"/>
                  <w:sz w:val="16"/>
                  <w:szCs w:val="18"/>
                </w:rPr>
                <w:t>; else NA&gt;&gt;</w:t>
              </w:r>
            </w:ins>
          </w:p>
        </w:tc>
        <w:tc>
          <w:tcPr>
            <w:tcW w:w="1530" w:type="dxa"/>
          </w:tcPr>
          <w:p w14:paraId="38A11B7F" w14:textId="6D59D35A"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ins w:id="648" w:author="Alhabibi, Haider@Energy" w:date="2022-01-25T14:25:00Z"/>
                <w:rFonts w:eastAsia="Times New Roman" w:cstheme="minorHAnsi"/>
                <w:sz w:val="14"/>
                <w:szCs w:val="16"/>
              </w:rPr>
            </w:pPr>
            <w:ins w:id="649" w:author="Alhabibi, Haider@Energy" w:date="2022-01-25T14:25:00Z">
              <w:r w:rsidRPr="00C1150F">
                <w:rPr>
                  <w:rFonts w:eastAsia="Times New Roman" w:cstheme="minorHAnsi"/>
                  <w:sz w:val="14"/>
                  <w:szCs w:val="16"/>
                </w:rPr>
                <w:t xml:space="preserve">&lt;&lt;reference values from </w:t>
              </w:r>
            </w:ins>
            <w:ins w:id="650" w:author="Alhabibi, Haider@Energy" w:date="2022-02-24T12:41:00Z">
              <w:r w:rsidR="00C96D7C">
                <w:rPr>
                  <w:rFonts w:eastAsia="Times New Roman" w:cstheme="minorHAnsi"/>
                  <w:sz w:val="14"/>
                  <w:szCs w:val="16"/>
                </w:rPr>
                <w:t>LMCC</w:t>
              </w:r>
            </w:ins>
            <w:ins w:id="651" w:author="Alhabibi, Haider@Energy" w:date="2022-01-25T14:25:00Z">
              <w:r w:rsidRPr="00C1150F">
                <w:rPr>
                  <w:rFonts w:eastAsia="Times New Roman" w:cstheme="minorHAnsi"/>
                  <w:sz w:val="14"/>
                  <w:szCs w:val="16"/>
                </w:rPr>
                <w:t xml:space="preserve"> </w:t>
              </w:r>
            </w:ins>
          </w:p>
          <w:p w14:paraId="17A89EF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ins w:id="652" w:author="Alhabibi, Haider@Energy" w:date="2022-01-25T14:25:00Z"/>
                <w:rFonts w:eastAsia="Times New Roman" w:cstheme="minorHAnsi"/>
                <w:sz w:val="14"/>
                <w:szCs w:val="16"/>
              </w:rPr>
            </w:pPr>
            <w:ins w:id="653" w:author="Alhabibi, Haider@Energy" w:date="2022-01-25T14:25:00Z">
              <w:r w:rsidRPr="00C1150F">
                <w:rPr>
                  <w:rFonts w:eastAsia="Times New Roman" w:cstheme="minorHAnsi"/>
                  <w:sz w:val="14"/>
                  <w:szCs w:val="16"/>
                </w:rPr>
                <w:t>If performance, then allowed values are</w:t>
              </w:r>
            </w:ins>
          </w:p>
          <w:p w14:paraId="3AE85788"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ins w:id="654" w:author="Alhabibi, Haider@Energy" w:date="2022-01-25T14:25:00Z"/>
                <w:rFonts w:eastAsia="Times New Roman" w:cstheme="minorHAnsi"/>
                <w:sz w:val="14"/>
                <w:szCs w:val="16"/>
              </w:rPr>
            </w:pPr>
            <w:ins w:id="655" w:author="Alhabibi, Haider@Energy" w:date="2022-01-25T14:25:00Z">
              <w:r w:rsidRPr="00C1150F">
                <w:rPr>
                  <w:rFonts w:eastAsia="Times New Roman" w:cstheme="minorHAnsi"/>
                  <w:sz w:val="14"/>
                  <w:szCs w:val="16"/>
                </w:rPr>
                <w:t>*Standard Distribution System</w:t>
              </w:r>
            </w:ins>
          </w:p>
          <w:p w14:paraId="7E72CD66"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ins w:id="656" w:author="Alhabibi, Haider@Energy" w:date="2022-01-25T14:25:00Z"/>
                <w:rFonts w:eastAsia="Times New Roman" w:cstheme="minorHAnsi"/>
                <w:sz w:val="14"/>
                <w:szCs w:val="16"/>
              </w:rPr>
            </w:pPr>
            <w:ins w:id="657" w:author="Alhabibi, Haider@Energy" w:date="2022-01-25T14:25:00Z">
              <w:r w:rsidRPr="00C1150F">
                <w:rPr>
                  <w:rFonts w:eastAsia="Times New Roman" w:cstheme="minorHAnsi"/>
                  <w:sz w:val="14"/>
                  <w:szCs w:val="16"/>
                </w:rPr>
                <w:t>* Point of Use</w:t>
              </w:r>
            </w:ins>
          </w:p>
          <w:p w14:paraId="153ECFD2"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ins w:id="658" w:author="Alhabibi, Haider@Energy" w:date="2022-01-25T14:25:00Z"/>
                <w:rFonts w:eastAsia="Times New Roman" w:cstheme="minorHAnsi"/>
                <w:sz w:val="14"/>
                <w:szCs w:val="16"/>
              </w:rPr>
            </w:pPr>
            <w:ins w:id="659" w:author="Alhabibi, Haider@Energy" w:date="2022-01-25T14:25:00Z">
              <w:r w:rsidRPr="00C1150F">
                <w:rPr>
                  <w:rFonts w:eastAsia="Times New Roman" w:cstheme="minorHAnsi"/>
                  <w:sz w:val="14"/>
                  <w:szCs w:val="16"/>
                </w:rPr>
                <w:t xml:space="preserve">* Parallel Piping </w:t>
              </w:r>
            </w:ins>
          </w:p>
          <w:p w14:paraId="25B7783E"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ins w:id="660" w:author="Alhabibi, Haider@Energy" w:date="2022-01-25T14:25:00Z"/>
                <w:rFonts w:eastAsia="Times New Roman" w:cstheme="minorHAnsi"/>
                <w:sz w:val="14"/>
                <w:szCs w:val="16"/>
              </w:rPr>
            </w:pPr>
            <w:ins w:id="661" w:author="Alhabibi, Haider@Energy" w:date="2022-01-25T14:25:00Z">
              <w:r w:rsidRPr="00C1150F">
                <w:rPr>
                  <w:rFonts w:eastAsia="Times New Roman" w:cstheme="minorHAnsi"/>
                  <w:sz w:val="14"/>
                  <w:szCs w:val="16"/>
                </w:rPr>
                <w:t>*Recirculation System Non-Demand Control</w:t>
              </w:r>
            </w:ins>
          </w:p>
          <w:p w14:paraId="0A8CAAE8"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ins w:id="662" w:author="Alhabibi, Haider@Energy" w:date="2022-01-25T14:25:00Z"/>
                <w:rFonts w:eastAsia="Times New Roman" w:cstheme="minorHAnsi"/>
                <w:sz w:val="14"/>
                <w:szCs w:val="16"/>
              </w:rPr>
            </w:pPr>
            <w:ins w:id="663" w:author="Alhabibi, Haider@Energy" w:date="2022-01-25T14:25:00Z">
              <w:r w:rsidRPr="00C1150F">
                <w:rPr>
                  <w:rFonts w:eastAsia="Times New Roman" w:cstheme="minorHAnsi"/>
                  <w:sz w:val="14"/>
                  <w:szCs w:val="16"/>
                </w:rPr>
                <w:t xml:space="preserve">* Demand Recirculation Manual Control </w:t>
              </w:r>
            </w:ins>
          </w:p>
          <w:p w14:paraId="51854B97"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ins w:id="664" w:author="Alhabibi, Haider@Energy" w:date="2022-01-25T14:25:00Z"/>
                <w:rFonts w:eastAsia="Times New Roman" w:cstheme="minorHAnsi"/>
                <w:sz w:val="14"/>
                <w:szCs w:val="16"/>
              </w:rPr>
            </w:pPr>
            <w:ins w:id="665" w:author="Alhabibi, Haider@Energy" w:date="2022-01-25T14:25:00Z">
              <w:r w:rsidRPr="00C1150F">
                <w:rPr>
                  <w:rFonts w:eastAsia="Times New Roman" w:cstheme="minorHAnsi"/>
                  <w:sz w:val="14"/>
                  <w:szCs w:val="16"/>
                </w:rPr>
                <w:t xml:space="preserve">* Demand Recirculation Sensor Control </w:t>
              </w:r>
            </w:ins>
          </w:p>
          <w:p w14:paraId="01B1BA5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ins w:id="666" w:author="Alhabibi, Haider@Energy" w:date="2022-01-25T14:25:00Z"/>
                <w:rFonts w:ascii="Calibri" w:eastAsia="Times New Roman" w:hAnsi="Calibri" w:cs="Times New Roman"/>
                <w:sz w:val="14"/>
                <w:szCs w:val="14"/>
              </w:rPr>
            </w:pPr>
            <w:ins w:id="667" w:author="Alhabibi, Haider@Energy" w:date="2022-01-25T14:25:00Z">
              <w:r w:rsidRPr="00C1150F">
                <w:rPr>
                  <w:rFonts w:ascii="Calibri" w:eastAsia="Times New Roman" w:hAnsi="Calibri" w:cs="Times New Roman"/>
                  <w:sz w:val="14"/>
                  <w:szCs w:val="14"/>
                </w:rPr>
                <w:t>*HERS-Verified Pipe Insulation Credit</w:t>
              </w:r>
            </w:ins>
          </w:p>
          <w:p w14:paraId="1A47922D"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ins w:id="668" w:author="Alhabibi, Haider@Energy" w:date="2022-01-25T14:25:00Z"/>
                <w:rFonts w:ascii="Calibri" w:eastAsia="Times New Roman" w:hAnsi="Calibri" w:cs="Times New Roman"/>
                <w:sz w:val="14"/>
                <w:szCs w:val="14"/>
              </w:rPr>
            </w:pPr>
            <w:ins w:id="669" w:author="Alhabibi, Haider@Energy" w:date="2022-01-25T14:25:00Z">
              <w:r w:rsidRPr="00C1150F">
                <w:rPr>
                  <w:rFonts w:ascii="Calibri" w:eastAsia="Times New Roman" w:hAnsi="Calibri" w:cs="Times New Roman"/>
                  <w:sz w:val="14"/>
                  <w:szCs w:val="14"/>
                </w:rPr>
                <w:t xml:space="preserve">* HERS-Verified Parallel Piping </w:t>
              </w:r>
            </w:ins>
          </w:p>
          <w:p w14:paraId="46BF7CA6"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ins w:id="670" w:author="Alhabibi, Haider@Energy" w:date="2022-01-25T14:25:00Z"/>
                <w:rFonts w:ascii="Calibri" w:eastAsia="Times New Roman" w:hAnsi="Calibri" w:cs="Times New Roman"/>
                <w:sz w:val="14"/>
                <w:szCs w:val="14"/>
              </w:rPr>
            </w:pPr>
            <w:ins w:id="671" w:author="Alhabibi, Haider@Energy" w:date="2022-01-25T14:25:00Z">
              <w:r w:rsidRPr="00C1150F">
                <w:rPr>
                  <w:rFonts w:ascii="Calibri" w:eastAsia="Times New Roman" w:hAnsi="Calibri" w:cs="Times New Roman"/>
                  <w:sz w:val="14"/>
                  <w:szCs w:val="14"/>
                </w:rPr>
                <w:t xml:space="preserve">* HERS-Verified Demand Recirculation Manual Control </w:t>
              </w:r>
            </w:ins>
          </w:p>
          <w:p w14:paraId="3B1DD4E8"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ins w:id="672" w:author="Alhabibi, Haider@Energy" w:date="2022-01-25T14:25:00Z"/>
                <w:rFonts w:ascii="Calibri" w:eastAsia="Times New Roman" w:hAnsi="Calibri" w:cs="Times New Roman"/>
                <w:sz w:val="14"/>
                <w:szCs w:val="14"/>
              </w:rPr>
            </w:pPr>
            <w:ins w:id="673" w:author="Alhabibi, Haider@Energy" w:date="2022-01-25T14:25:00Z">
              <w:r w:rsidRPr="00C1150F">
                <w:rPr>
                  <w:rFonts w:ascii="Calibri" w:eastAsia="Times New Roman" w:hAnsi="Calibri" w:cs="Times New Roman"/>
                  <w:sz w:val="14"/>
                  <w:szCs w:val="14"/>
                </w:rPr>
                <w:t xml:space="preserve">* HERS-Verified Demand Recirculation Sensor </w:t>
              </w:r>
              <w:proofErr w:type="gramStart"/>
              <w:r w:rsidRPr="00C1150F">
                <w:rPr>
                  <w:rFonts w:ascii="Calibri" w:eastAsia="Times New Roman" w:hAnsi="Calibri" w:cs="Times New Roman"/>
                  <w:sz w:val="14"/>
                  <w:szCs w:val="14"/>
                </w:rPr>
                <w:t>Control;</w:t>
              </w:r>
              <w:proofErr w:type="gramEnd"/>
              <w:r w:rsidRPr="00C1150F">
                <w:rPr>
                  <w:rFonts w:ascii="Calibri" w:eastAsia="Times New Roman" w:hAnsi="Calibri" w:cs="Times New Roman"/>
                  <w:sz w:val="14"/>
                  <w:szCs w:val="14"/>
                </w:rPr>
                <w:t xml:space="preserve"> </w:t>
              </w:r>
            </w:ins>
          </w:p>
          <w:p w14:paraId="027D91A4" w14:textId="77777777" w:rsidR="00157186" w:rsidRPr="00C1150F" w:rsidRDefault="00157186" w:rsidP="009C6DB3">
            <w:pPr>
              <w:spacing w:after="0" w:line="240" w:lineRule="auto"/>
              <w:rPr>
                <w:ins w:id="674" w:author="Alhabibi, Haider@Energy" w:date="2022-01-25T14:25:00Z"/>
                <w:rFonts w:ascii="Calibri" w:hAnsi="Calibri" w:cstheme="minorHAnsi"/>
                <w:sz w:val="14"/>
                <w:szCs w:val="16"/>
              </w:rPr>
            </w:pPr>
            <w:ins w:id="675" w:author="Alhabibi, Haider@Energy" w:date="2022-01-25T14:25:00Z">
              <w:r w:rsidRPr="00C1150F">
                <w:rPr>
                  <w:rFonts w:ascii="Calibri" w:hAnsi="Calibri" w:cstheme="minorHAnsi"/>
                  <w:sz w:val="14"/>
                  <w:szCs w:val="16"/>
                </w:rPr>
                <w:t xml:space="preserve">Else if prescriptive,  </w:t>
              </w:r>
            </w:ins>
          </w:p>
          <w:p w14:paraId="2648ED63" w14:textId="77777777" w:rsidR="00157186" w:rsidRPr="00C1150F" w:rsidRDefault="00157186" w:rsidP="009C6DB3">
            <w:pPr>
              <w:spacing w:after="0" w:line="240" w:lineRule="auto"/>
              <w:rPr>
                <w:ins w:id="676" w:author="Alhabibi, Haider@Energy" w:date="2022-01-25T14:25:00Z"/>
                <w:rFonts w:ascii="Calibri" w:hAnsi="Calibri" w:cstheme="minorHAnsi"/>
                <w:sz w:val="14"/>
                <w:szCs w:val="16"/>
              </w:rPr>
            </w:pPr>
            <w:ins w:id="677" w:author="Alhabibi, Haider@Energy" w:date="2022-01-25T14:25:00Z">
              <w:r w:rsidRPr="00C1150F">
                <w:rPr>
                  <w:rFonts w:ascii="Calibri" w:hAnsi="Calibri" w:cstheme="minorHAnsi"/>
                  <w:sz w:val="14"/>
                  <w:szCs w:val="16"/>
                </w:rPr>
                <w:t xml:space="preserve">Allowed values are </w:t>
              </w:r>
            </w:ins>
          </w:p>
          <w:p w14:paraId="56C7BA45" w14:textId="77777777" w:rsidR="00157186" w:rsidRPr="00C1150F" w:rsidRDefault="00157186" w:rsidP="009C6DB3">
            <w:pPr>
              <w:spacing w:after="0" w:line="240" w:lineRule="auto"/>
              <w:rPr>
                <w:ins w:id="678" w:author="Alhabibi, Haider@Energy" w:date="2022-01-25T14:25:00Z"/>
                <w:rFonts w:ascii="Calibri" w:hAnsi="Calibri" w:cstheme="minorHAnsi"/>
                <w:sz w:val="14"/>
                <w:szCs w:val="16"/>
              </w:rPr>
            </w:pPr>
            <w:ins w:id="679" w:author="Alhabibi, Haider@Energy" w:date="2022-01-25T14:25:00Z">
              <w:r w:rsidRPr="00C1150F">
                <w:rPr>
                  <w:rFonts w:ascii="Calibri" w:hAnsi="Calibri" w:cstheme="minorHAnsi"/>
                  <w:sz w:val="14"/>
                  <w:szCs w:val="16"/>
                </w:rPr>
                <w:t>*Standard Distribution System</w:t>
              </w:r>
            </w:ins>
          </w:p>
          <w:p w14:paraId="4741C89A" w14:textId="77777777" w:rsidR="00157186" w:rsidRPr="00C1150F" w:rsidRDefault="00157186" w:rsidP="009C6DB3">
            <w:pPr>
              <w:spacing w:after="0" w:line="240" w:lineRule="auto"/>
              <w:rPr>
                <w:ins w:id="680" w:author="Alhabibi, Haider@Energy" w:date="2022-01-25T14:25:00Z"/>
                <w:rFonts w:ascii="Calibri" w:hAnsi="Calibri" w:cstheme="minorHAnsi"/>
                <w:sz w:val="14"/>
                <w:szCs w:val="16"/>
              </w:rPr>
            </w:pPr>
            <w:ins w:id="681" w:author="Alhabibi, Haider@Energy" w:date="2022-01-25T14:25:00Z">
              <w:r w:rsidRPr="00C1150F">
                <w:rPr>
                  <w:rFonts w:ascii="Calibri" w:hAnsi="Calibri" w:cstheme="minorHAnsi"/>
                  <w:sz w:val="14"/>
                  <w:szCs w:val="16"/>
                </w:rPr>
                <w:t>*Demand Recirculation</w:t>
              </w:r>
            </w:ins>
          </w:p>
          <w:p w14:paraId="41B98620" w14:textId="77777777" w:rsidR="00157186" w:rsidRPr="00C1150F" w:rsidRDefault="00157186" w:rsidP="009C6DB3">
            <w:pPr>
              <w:spacing w:after="0" w:line="240" w:lineRule="auto"/>
              <w:rPr>
                <w:ins w:id="682" w:author="Alhabibi, Haider@Energy" w:date="2022-01-25T14:25:00Z"/>
                <w:rFonts w:cstheme="minorHAnsi"/>
                <w:sz w:val="16"/>
                <w:szCs w:val="18"/>
              </w:rPr>
            </w:pPr>
            <w:ins w:id="683" w:author="Alhabibi, Haider@Energy" w:date="2022-01-25T14:25:00Z">
              <w:r w:rsidRPr="00C1150F">
                <w:rPr>
                  <w:rFonts w:ascii="Calibri" w:hAnsi="Calibri" w:cstheme="minorHAnsi"/>
                  <w:sz w:val="14"/>
                  <w:szCs w:val="16"/>
                </w:rPr>
                <w:t>* Demand Recirculation Manual Control&gt;&gt;</w:t>
              </w:r>
              <w:r w:rsidRPr="00C1150F" w:rsidDel="00CE1273">
                <w:rPr>
                  <w:rFonts w:cstheme="minorHAnsi"/>
                  <w:sz w:val="16"/>
                  <w:szCs w:val="18"/>
                </w:rPr>
                <w:t xml:space="preserve"> </w:t>
              </w:r>
            </w:ins>
          </w:p>
        </w:tc>
        <w:tc>
          <w:tcPr>
            <w:tcW w:w="1170" w:type="dxa"/>
          </w:tcPr>
          <w:p w14:paraId="055B4CB9" w14:textId="6B29ED2B" w:rsidR="00157186" w:rsidRPr="00C1150F" w:rsidRDefault="00157186" w:rsidP="009C6DB3">
            <w:pPr>
              <w:spacing w:after="0" w:line="240" w:lineRule="auto"/>
              <w:rPr>
                <w:ins w:id="684" w:author="Alhabibi, Haider@Energy" w:date="2022-01-25T14:25:00Z"/>
                <w:rFonts w:cstheme="minorHAnsi"/>
                <w:sz w:val="16"/>
                <w:szCs w:val="18"/>
              </w:rPr>
            </w:pPr>
            <w:ins w:id="685" w:author="Alhabibi, Haider@Energy" w:date="2022-01-25T14:25:00Z">
              <w:r w:rsidRPr="00C1150F">
                <w:rPr>
                  <w:rFonts w:cstheme="minorHAnsi"/>
                  <w:sz w:val="16"/>
                  <w:szCs w:val="18"/>
                </w:rPr>
                <w:t xml:space="preserve">&lt;&lt;reference values from </w:t>
              </w:r>
            </w:ins>
            <w:ins w:id="686" w:author="Alhabibi, Haider@Energy" w:date="2022-02-24T12:41:00Z">
              <w:r w:rsidR="00C96D7C">
                <w:rPr>
                  <w:rFonts w:cstheme="minorHAnsi"/>
                  <w:sz w:val="16"/>
                  <w:szCs w:val="18"/>
                </w:rPr>
                <w:t>LMCC</w:t>
              </w:r>
            </w:ins>
            <w:ins w:id="687" w:author="Alhabibi, Haider@Energy" w:date="2022-01-25T14:25:00Z">
              <w:r w:rsidRPr="00C1150F">
                <w:rPr>
                  <w:rFonts w:cstheme="minorHAnsi"/>
                  <w:sz w:val="16"/>
                  <w:szCs w:val="18"/>
                </w:rPr>
                <w:t xml:space="preserve">.  Allowed values are </w:t>
              </w:r>
            </w:ins>
          </w:p>
          <w:p w14:paraId="1A9B198B" w14:textId="77777777" w:rsidR="00157186" w:rsidRPr="00C1150F" w:rsidRDefault="00157186" w:rsidP="009C6DB3">
            <w:pPr>
              <w:spacing w:after="0" w:line="240" w:lineRule="auto"/>
              <w:rPr>
                <w:ins w:id="688" w:author="Alhabibi, Haider@Energy" w:date="2022-01-25T14:25:00Z"/>
                <w:rFonts w:cstheme="minorHAnsi"/>
                <w:sz w:val="16"/>
                <w:szCs w:val="18"/>
              </w:rPr>
            </w:pPr>
            <w:ins w:id="689" w:author="Alhabibi, Haider@Energy" w:date="2022-01-25T14:25:00Z">
              <w:r w:rsidRPr="00C1150F">
                <w:rPr>
                  <w:rFonts w:cstheme="minorHAnsi"/>
                  <w:sz w:val="16"/>
                  <w:szCs w:val="18"/>
                </w:rPr>
                <w:t>*Basic</w:t>
              </w:r>
            </w:ins>
          </w:p>
          <w:p w14:paraId="4B2FB626" w14:textId="77777777" w:rsidR="00157186" w:rsidRPr="00C1150F" w:rsidRDefault="00157186" w:rsidP="009C6DB3">
            <w:pPr>
              <w:spacing w:after="0" w:line="240" w:lineRule="auto"/>
              <w:rPr>
                <w:ins w:id="690" w:author="Alhabibi, Haider@Energy" w:date="2022-01-25T14:25:00Z"/>
                <w:rFonts w:cstheme="minorHAnsi"/>
                <w:sz w:val="16"/>
                <w:szCs w:val="18"/>
              </w:rPr>
            </w:pPr>
            <w:ins w:id="691" w:author="Alhabibi, Haider@Energy" w:date="2022-01-25T14:25:00Z">
              <w:r w:rsidRPr="00C1150F">
                <w:rPr>
                  <w:rFonts w:cstheme="minorHAnsi"/>
                  <w:sz w:val="16"/>
                  <w:szCs w:val="18"/>
                </w:rPr>
                <w:t>*Expanded</w:t>
              </w:r>
            </w:ins>
          </w:p>
          <w:p w14:paraId="006BA2AE" w14:textId="77777777" w:rsidR="00157186" w:rsidRPr="00C1150F" w:rsidRDefault="00157186" w:rsidP="009C6DB3">
            <w:pPr>
              <w:spacing w:after="0" w:line="240" w:lineRule="auto"/>
              <w:rPr>
                <w:ins w:id="692" w:author="Alhabibi, Haider@Energy" w:date="2022-01-25T14:25:00Z"/>
                <w:rFonts w:cstheme="minorHAnsi"/>
                <w:sz w:val="16"/>
                <w:szCs w:val="18"/>
              </w:rPr>
            </w:pPr>
            <w:ins w:id="693" w:author="Alhabibi, Haider@Energy" w:date="2022-01-25T14:25:00Z">
              <w:r w:rsidRPr="00C1150F">
                <w:rPr>
                  <w:rFonts w:cstheme="minorHAnsi"/>
                  <w:sz w:val="16"/>
                  <w:szCs w:val="18"/>
                </w:rPr>
                <w:t>*None&gt;&gt;</w:t>
              </w:r>
            </w:ins>
          </w:p>
        </w:tc>
        <w:tc>
          <w:tcPr>
            <w:tcW w:w="900" w:type="dxa"/>
          </w:tcPr>
          <w:p w14:paraId="3C4C9CA4" w14:textId="49B5B792" w:rsidR="00157186" w:rsidRPr="00C1150F" w:rsidRDefault="00157186" w:rsidP="009C6DB3">
            <w:pPr>
              <w:spacing w:after="0" w:line="240" w:lineRule="auto"/>
              <w:rPr>
                <w:ins w:id="694" w:author="Alhabibi, Haider@Energy" w:date="2022-01-25T14:25:00Z"/>
                <w:rFonts w:cstheme="minorHAnsi"/>
                <w:sz w:val="16"/>
                <w:szCs w:val="18"/>
              </w:rPr>
            </w:pPr>
            <w:ins w:id="695" w:author="Alhabibi, Haider@Energy" w:date="2022-01-25T14:25:00Z">
              <w:r w:rsidRPr="00C1150F">
                <w:rPr>
                  <w:rFonts w:cstheme="minorHAnsi"/>
                  <w:sz w:val="16"/>
                  <w:szCs w:val="18"/>
                </w:rPr>
                <w:t xml:space="preserve">&lt;&lt;reference values from </w:t>
              </w:r>
            </w:ins>
            <w:ins w:id="696" w:author="Alhabibi, Haider@Energy" w:date="2022-02-24T12:41:00Z">
              <w:r w:rsidR="00C96D7C">
                <w:rPr>
                  <w:rFonts w:cstheme="minorHAnsi"/>
                  <w:sz w:val="16"/>
                  <w:szCs w:val="18"/>
                </w:rPr>
                <w:t>LMCC</w:t>
              </w:r>
            </w:ins>
            <w:ins w:id="697" w:author="Alhabibi, Haider@Energy" w:date="2022-01-25T14:25:00Z">
              <w:r w:rsidRPr="00C1150F">
                <w:rPr>
                  <w:rFonts w:cstheme="minorHAnsi"/>
                  <w:sz w:val="16"/>
                  <w:szCs w:val="18"/>
                </w:rPr>
                <w:t xml:space="preserve">.  Allowed values are </w:t>
              </w:r>
            </w:ins>
          </w:p>
          <w:p w14:paraId="62221898" w14:textId="77777777" w:rsidR="00157186" w:rsidRPr="00C1150F" w:rsidRDefault="00157186" w:rsidP="009C6DB3">
            <w:pPr>
              <w:spacing w:after="0" w:line="240" w:lineRule="auto"/>
              <w:rPr>
                <w:ins w:id="698" w:author="Alhabibi, Haider@Energy" w:date="2022-01-25T14:25:00Z"/>
                <w:rFonts w:cstheme="minorHAnsi"/>
                <w:sz w:val="16"/>
                <w:szCs w:val="18"/>
              </w:rPr>
            </w:pPr>
            <w:ins w:id="699" w:author="Alhabibi, Haider@Energy" w:date="2022-01-25T14:25:00Z">
              <w:r w:rsidRPr="00C1150F">
                <w:rPr>
                  <w:rFonts w:cstheme="minorHAnsi"/>
                  <w:sz w:val="16"/>
                  <w:szCs w:val="18"/>
                </w:rPr>
                <w:t>*Yes</w:t>
              </w:r>
            </w:ins>
          </w:p>
          <w:p w14:paraId="51165C6E" w14:textId="77777777" w:rsidR="00157186" w:rsidRPr="00C1150F" w:rsidRDefault="00157186" w:rsidP="009C6DB3">
            <w:pPr>
              <w:spacing w:after="0" w:line="240" w:lineRule="auto"/>
              <w:rPr>
                <w:ins w:id="700" w:author="Alhabibi, Haider@Energy" w:date="2022-01-25T14:25:00Z"/>
                <w:rFonts w:cstheme="minorHAnsi"/>
                <w:sz w:val="16"/>
                <w:szCs w:val="18"/>
              </w:rPr>
            </w:pPr>
            <w:ins w:id="701" w:author="Alhabibi, Haider@Energy" w:date="2022-01-25T14:25:00Z">
              <w:r w:rsidRPr="00C1150F">
                <w:rPr>
                  <w:rFonts w:cstheme="minorHAnsi"/>
                  <w:sz w:val="16"/>
                  <w:szCs w:val="18"/>
                </w:rPr>
                <w:t>*None&gt;&gt;</w:t>
              </w:r>
            </w:ins>
          </w:p>
        </w:tc>
        <w:tc>
          <w:tcPr>
            <w:tcW w:w="1080" w:type="dxa"/>
          </w:tcPr>
          <w:p w14:paraId="61E4C04D"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ins w:id="702" w:author="Alhabibi, Haider@Energy" w:date="2022-01-25T14:25:00Z"/>
                <w:rFonts w:eastAsia="Times New Roman" w:cstheme="minorHAnsi"/>
                <w:sz w:val="16"/>
                <w:szCs w:val="20"/>
              </w:rPr>
            </w:pPr>
            <w:ins w:id="703" w:author="Alhabibi, Haider@Energy" w:date="2022-01-25T14:25:00Z">
              <w:r w:rsidRPr="00C1150F">
                <w:rPr>
                  <w:rFonts w:eastAsia="Times New Roman" w:cstheme="minorHAnsi"/>
                  <w:sz w:val="16"/>
                  <w:szCs w:val="20"/>
                </w:rPr>
                <w:t xml:space="preserve">&lt;&lt;if performance, hide column from user, needed for equivalency </w:t>
              </w:r>
              <w:proofErr w:type="gramStart"/>
              <w:r w:rsidRPr="00C1150F">
                <w:rPr>
                  <w:rFonts w:eastAsia="Times New Roman" w:cstheme="minorHAnsi"/>
                  <w:sz w:val="16"/>
                  <w:szCs w:val="20"/>
                </w:rPr>
                <w:t>lookup;</w:t>
              </w:r>
              <w:proofErr w:type="gramEnd"/>
            </w:ins>
          </w:p>
          <w:p w14:paraId="1FB229BC" w14:textId="77777777" w:rsidR="00157186" w:rsidRPr="00C1150F" w:rsidRDefault="00157186" w:rsidP="009C6DB3">
            <w:pPr>
              <w:spacing w:after="0" w:line="240" w:lineRule="auto"/>
              <w:rPr>
                <w:ins w:id="704" w:author="Alhabibi, Haider@Energy" w:date="2022-01-25T14:25:00Z"/>
                <w:rFonts w:eastAsia="Times New Roman" w:cstheme="minorHAnsi"/>
                <w:sz w:val="16"/>
                <w:szCs w:val="20"/>
              </w:rPr>
            </w:pPr>
            <w:ins w:id="705" w:author="Alhabibi, Haider@Energy" w:date="2022-01-25T14:25:00Z">
              <w:r w:rsidRPr="00C1150F">
                <w:rPr>
                  <w:rFonts w:eastAsia="Times New Roman" w:cstheme="minorHAnsi"/>
                  <w:sz w:val="16"/>
                  <w:szCs w:val="20"/>
                </w:rPr>
                <w:t xml:space="preserve">Reference value from </w:t>
              </w:r>
              <w:proofErr w:type="gramStart"/>
              <w:r w:rsidRPr="00C1150F">
                <w:rPr>
                  <w:rFonts w:eastAsia="Times New Roman" w:cstheme="minorHAnsi"/>
                  <w:sz w:val="16"/>
                  <w:szCs w:val="20"/>
                </w:rPr>
                <w:t>XML;</w:t>
              </w:r>
              <w:proofErr w:type="gramEnd"/>
            </w:ins>
          </w:p>
          <w:p w14:paraId="10F7CA05" w14:textId="77777777" w:rsidR="00157186" w:rsidRPr="00C1150F" w:rsidRDefault="00157186" w:rsidP="009C6DB3">
            <w:pPr>
              <w:spacing w:after="0" w:line="240" w:lineRule="auto"/>
              <w:rPr>
                <w:ins w:id="706" w:author="Alhabibi, Haider@Energy" w:date="2022-01-25T14:25:00Z"/>
                <w:rFonts w:cstheme="minorHAnsi"/>
                <w:sz w:val="16"/>
                <w:szCs w:val="18"/>
              </w:rPr>
            </w:pPr>
            <w:ins w:id="707" w:author="Alhabibi, Haider@Energy" w:date="2022-01-25T14:25:00Z">
              <w:r w:rsidRPr="00C1150F">
                <w:rPr>
                  <w:rFonts w:eastAsia="Times New Roman" w:cstheme="minorHAnsi"/>
                  <w:sz w:val="16"/>
                  <w:szCs w:val="20"/>
                </w:rPr>
                <w:t>Elseif prescriptive, do not require field&gt;&gt;</w:t>
              </w:r>
            </w:ins>
          </w:p>
        </w:tc>
      </w:tr>
    </w:tbl>
    <w:p w14:paraId="54E532F1" w14:textId="77777777" w:rsidR="00157186" w:rsidRDefault="00157186" w:rsidP="00236F4B">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5"/>
        <w:gridCol w:w="881"/>
        <w:gridCol w:w="879"/>
        <w:gridCol w:w="950"/>
        <w:gridCol w:w="636"/>
        <w:gridCol w:w="970"/>
        <w:gridCol w:w="1144"/>
        <w:gridCol w:w="1144"/>
        <w:gridCol w:w="881"/>
        <w:gridCol w:w="881"/>
        <w:gridCol w:w="713"/>
      </w:tblGrid>
      <w:tr w:rsidR="00F349F6" w:rsidRPr="00327949" w14:paraId="3BD7F69F" w14:textId="77777777"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p w14:paraId="25709ADF" w14:textId="08263254" w:rsidR="00F349F6" w:rsidRPr="00327949" w:rsidRDefault="00F349F6">
            <w:pPr>
              <w:spacing w:after="0" w:line="240" w:lineRule="auto"/>
              <w:rPr>
                <w:rFonts w:asciiTheme="minorHAnsi" w:hAnsiTheme="minorHAnsi" w:cstheme="minorHAnsi"/>
                <w:b/>
                <w:sz w:val="18"/>
                <w:szCs w:val="18"/>
              </w:rPr>
            </w:pPr>
            <w:r>
              <w:rPr>
                <w:rFonts w:asciiTheme="minorHAnsi" w:hAnsiTheme="minorHAnsi" w:cstheme="minorHAnsi"/>
                <w:b/>
                <w:sz w:val="18"/>
                <w:szCs w:val="18"/>
              </w:rPr>
              <w:t xml:space="preserve">B. Installed HERS Verified </w:t>
            </w:r>
            <w:r w:rsidRPr="00327949">
              <w:rPr>
                <w:rFonts w:asciiTheme="minorHAnsi" w:hAnsiTheme="minorHAnsi" w:cstheme="minorHAnsi"/>
                <w:b/>
                <w:sz w:val="18"/>
                <w:szCs w:val="18"/>
              </w:rPr>
              <w:t xml:space="preserve">Dwelling Unit Water Heating Systems Information </w:t>
            </w:r>
            <w:ins w:id="708" w:author="Alhabibi, Haider@Energy" w:date="2022-03-07T13:27:00Z">
              <w:r w:rsidR="00A864F6">
                <w:rPr>
                  <w:rFonts w:asciiTheme="minorHAnsi" w:hAnsiTheme="minorHAnsi" w:cstheme="minorHAnsi"/>
                  <w:b/>
                  <w:sz w:val="18"/>
                  <w:szCs w:val="18"/>
                </w:rPr>
                <w:t>(</w:t>
              </w:r>
              <w:r w:rsidR="00093424">
                <w:rPr>
                  <w:rFonts w:asciiTheme="minorHAnsi" w:eastAsia="Times New Roman" w:hAnsiTheme="minorHAnsi" w:cstheme="minorHAnsi"/>
                  <w:sz w:val="20"/>
                  <w:szCs w:val="20"/>
                </w:rPr>
                <w:t xml:space="preserve">other than </w:t>
              </w:r>
              <w:r w:rsidR="00093424">
                <w:rPr>
                  <w:rFonts w:cstheme="minorHAnsi"/>
                  <w:b/>
                  <w:bCs/>
                  <w:sz w:val="20"/>
                  <w:szCs w:val="20"/>
                </w:rPr>
                <w:t>HPWH</w:t>
              </w:r>
              <w:r w:rsidR="00A864F6">
                <w:rPr>
                  <w:rFonts w:cstheme="minorHAnsi"/>
                  <w:b/>
                  <w:bCs/>
                  <w:sz w:val="20"/>
                  <w:szCs w:val="20"/>
                </w:rPr>
                <w:t>)</w:t>
              </w:r>
            </w:ins>
          </w:p>
          <w:p w14:paraId="6BF22CF5" w14:textId="43C0D1C1" w:rsidR="00F349F6" w:rsidRPr="00327949" w:rsidDel="00FC2D5E" w:rsidRDefault="00FC2D5E">
            <w:pPr>
              <w:spacing w:after="0" w:line="240" w:lineRule="auto"/>
              <w:rPr>
                <w:del w:id="709" w:author="Alhabibi, Haider@Energy [2]" w:date="2022-03-09T18:49:00Z"/>
                <w:rFonts w:asciiTheme="minorHAnsi" w:hAnsiTheme="minorHAnsi" w:cstheme="minorHAnsi"/>
                <w:sz w:val="18"/>
                <w:szCs w:val="18"/>
              </w:rPr>
            </w:pPr>
            <w:ins w:id="710" w:author="Alhabibi, Haider@Energy [2]" w:date="2022-03-09T18:49:00Z">
              <w:r>
                <w:rPr>
                  <w:sz w:val="18"/>
                  <w:szCs w:val="18"/>
                </w:rPr>
                <w:t>&lt;&lt;Static Text - see the top&gt;&gt;</w:t>
              </w:r>
            </w:ins>
            <w:del w:id="711" w:author="Alhabibi, Haider@Energy [2]" w:date="2022-03-09T18:49:00Z">
              <w:r w:rsidR="00F349F6" w:rsidRPr="00327949" w:rsidDel="00FC2D5E">
                <w:rPr>
                  <w:rFonts w:asciiTheme="minorHAnsi" w:hAnsiTheme="minorHAnsi" w:cstheme="minorHAnsi"/>
                  <w:sz w:val="18"/>
                  <w:szCs w:val="18"/>
                </w:rPr>
                <w:delText>This table reports</w:delText>
              </w:r>
            </w:del>
            <w:ins w:id="712" w:author="Alhabibi, Haider@Energy" w:date="2022-01-25T14:26:00Z">
              <w:del w:id="713" w:author="Alhabibi, Haider@Energy [2]" w:date="2022-03-09T18:49:00Z">
                <w:r w:rsidR="00E64274" w:rsidDel="00FC2D5E">
                  <w:rPr>
                    <w:rFonts w:asciiTheme="minorHAnsi" w:hAnsiTheme="minorHAnsi" w:cstheme="minorHAnsi"/>
                    <w:sz w:val="18"/>
                    <w:szCs w:val="18"/>
                  </w:rPr>
                  <w:delText xml:space="preserve"> </w:delText>
                </w:r>
                <w:r w:rsidR="00E64274" w:rsidRPr="005828AE" w:rsidDel="00FC2D5E">
                  <w:rPr>
                    <w:rFonts w:asciiTheme="minorHAnsi" w:eastAsia="Times New Roman" w:hAnsiTheme="minorHAnsi" w:cstheme="minorHAnsi"/>
                    <w:sz w:val="20"/>
                    <w:szCs w:val="20"/>
                  </w:rPr>
                  <w:delText>features</w:delText>
                </w:r>
                <w:r w:rsidR="00E64274" w:rsidDel="00FC2D5E">
                  <w:rPr>
                    <w:rFonts w:asciiTheme="minorHAnsi" w:eastAsia="Times New Roman" w:hAnsiTheme="minorHAnsi" w:cstheme="minorHAnsi"/>
                    <w:sz w:val="20"/>
                    <w:szCs w:val="20"/>
                  </w:rPr>
                  <w:delText xml:space="preserve"> of</w:delText>
                </w:r>
              </w:del>
            </w:ins>
            <w:del w:id="714" w:author="Alhabibi, Haider@Energy [2]" w:date="2022-03-09T18:49:00Z">
              <w:r w:rsidR="00F349F6" w:rsidRPr="00327949" w:rsidDel="00FC2D5E">
                <w:rPr>
                  <w:rFonts w:asciiTheme="minorHAnsi" w:hAnsiTheme="minorHAnsi" w:cstheme="minorHAnsi"/>
                  <w:sz w:val="18"/>
                  <w:szCs w:val="18"/>
                </w:rPr>
                <w:delText xml:space="preserve"> the water heating system </w:delText>
              </w:r>
            </w:del>
            <w:ins w:id="715" w:author="Alhabibi, Haider@Energy" w:date="2022-01-25T14:27:00Z">
              <w:del w:id="716" w:author="Alhabibi, Haider@Energy [2]" w:date="2022-03-09T18:49:00Z">
                <w:r w:rsidR="00BE794D" w:rsidDel="00FC2D5E">
                  <w:rPr>
                    <w:rFonts w:asciiTheme="minorHAnsi" w:eastAsia="Times New Roman" w:hAnsiTheme="minorHAnsi" w:cstheme="minorHAnsi"/>
                    <w:sz w:val="20"/>
                    <w:szCs w:val="20"/>
                  </w:rPr>
                  <w:delText xml:space="preserve">other than </w:delText>
                </w:r>
                <w:r w:rsidR="00BE794D" w:rsidDel="00FC2D5E">
                  <w:rPr>
                    <w:rFonts w:cstheme="minorHAnsi"/>
                    <w:b/>
                    <w:bCs/>
                    <w:sz w:val="20"/>
                    <w:szCs w:val="20"/>
                  </w:rPr>
                  <w:delText>HPWH</w:delText>
                </w:r>
                <w:r w:rsidR="00BE794D" w:rsidRPr="005828AE" w:rsidDel="00FC2D5E">
                  <w:rPr>
                    <w:rFonts w:asciiTheme="minorHAnsi" w:eastAsia="Times New Roman" w:hAnsiTheme="minorHAnsi" w:cstheme="minorHAnsi"/>
                    <w:sz w:val="20"/>
                    <w:szCs w:val="20"/>
                  </w:rPr>
                  <w:delText xml:space="preserve"> </w:delText>
                </w:r>
                <w:r w:rsidR="00BE794D" w:rsidDel="00FC2D5E">
                  <w:rPr>
                    <w:rFonts w:asciiTheme="minorHAnsi" w:eastAsia="Times New Roman" w:hAnsiTheme="minorHAnsi" w:cstheme="minorHAnsi"/>
                    <w:sz w:val="20"/>
                    <w:szCs w:val="20"/>
                  </w:rPr>
                  <w:delText>systems</w:delText>
                </w:r>
                <w:r w:rsidR="00BE794D" w:rsidRPr="00327949" w:rsidDel="00FC2D5E">
                  <w:rPr>
                    <w:rFonts w:asciiTheme="minorHAnsi" w:hAnsiTheme="minorHAnsi" w:cstheme="minorHAnsi"/>
                    <w:sz w:val="18"/>
                    <w:szCs w:val="18"/>
                  </w:rPr>
                  <w:delText xml:space="preserve"> </w:delText>
                </w:r>
              </w:del>
            </w:ins>
            <w:del w:id="717" w:author="Alhabibi, Haider@Energy [2]" w:date="2022-03-09T18:49:00Z">
              <w:r w:rsidR="00F349F6" w:rsidRPr="00327949" w:rsidDel="00FC2D5E">
                <w:rPr>
                  <w:rFonts w:asciiTheme="minorHAnsi" w:hAnsiTheme="minorHAnsi" w:cstheme="minorHAnsi"/>
                  <w:sz w:val="18"/>
                  <w:szCs w:val="18"/>
                </w:rPr>
                <w:delText xml:space="preserve">features that were </w:delText>
              </w:r>
              <w:r w:rsidR="00F349F6" w:rsidDel="00FC2D5E">
                <w:rPr>
                  <w:rFonts w:asciiTheme="minorHAnsi" w:hAnsiTheme="minorHAnsi" w:cstheme="minorHAnsi"/>
                  <w:sz w:val="18"/>
                  <w:szCs w:val="18"/>
                </w:rPr>
                <w:delText>installed in</w:delText>
              </w:r>
              <w:r w:rsidR="00F349F6" w:rsidRPr="00327949" w:rsidDel="00FC2D5E">
                <w:rPr>
                  <w:rFonts w:asciiTheme="minorHAnsi" w:hAnsiTheme="minorHAnsi" w:cstheme="minorHAnsi"/>
                  <w:sz w:val="18"/>
                  <w:szCs w:val="18"/>
                </w:rPr>
                <w:delText xml:space="preserve"> this project.</w:delText>
              </w:r>
            </w:del>
          </w:p>
          <w:p w14:paraId="44B3ABF0" w14:textId="5ED727FB" w:rsidR="00F349F6" w:rsidRPr="00327949" w:rsidRDefault="00F349F6" w:rsidP="00EC0CA0">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w:t>
            </w:r>
            <w:ins w:id="718" w:author="Alhabibi, Haider@Energy" w:date="2021-12-17T18:16:00Z">
              <w:r w:rsidR="00163566">
                <w:t xml:space="preserve"> </w:t>
              </w:r>
              <w:r w:rsidR="00163566" w:rsidRPr="00163566">
                <w:rPr>
                  <w:rFonts w:asciiTheme="minorHAnsi" w:hAnsiTheme="minorHAnsi" w:cstheme="minorHAnsi"/>
                  <w:sz w:val="18"/>
                  <w:szCs w:val="18"/>
                </w:rPr>
                <w:t xml:space="preserve">if </w:t>
              </w:r>
            </w:ins>
            <w:proofErr w:type="spellStart"/>
            <w:ins w:id="719" w:author="Alhabibi, Haider@Energy" w:date="2022-02-24T12:41:00Z">
              <w:r w:rsidR="00C96D7C">
                <w:rPr>
                  <w:rFonts w:asciiTheme="minorHAnsi" w:hAnsiTheme="minorHAnsi" w:cstheme="minorHAnsi"/>
                  <w:sz w:val="18"/>
                  <w:szCs w:val="18"/>
                </w:rPr>
                <w:t>LMCC</w:t>
              </w:r>
            </w:ins>
            <w:ins w:id="720" w:author="Alhabibi, Haider@Energy" w:date="2021-12-17T18:16:00Z">
              <w:del w:id="721" w:author="Tam, Danny@Energy" w:date="2021-12-23T09:53:00Z">
                <w:r w:rsidR="00163566" w:rsidRPr="00163566" w:rsidDel="009024F2">
                  <w:rPr>
                    <w:rFonts w:asciiTheme="minorHAnsi" w:hAnsiTheme="minorHAnsi" w:cstheme="minorHAnsi"/>
                    <w:sz w:val="18"/>
                    <w:szCs w:val="18"/>
                  </w:rPr>
                  <w:delText xml:space="preserve"> has HPWH, </w:delText>
                </w:r>
              </w:del>
            </w:ins>
            <w:ins w:id="722" w:author="Tam, Danny@Energy" w:date="2021-12-23T09:53:00Z">
              <w:r w:rsidR="009024F2">
                <w:rPr>
                  <w:rFonts w:asciiTheme="minorHAnsi" w:hAnsiTheme="minorHAnsi" w:cstheme="minorHAnsi"/>
                  <w:sz w:val="18"/>
                  <w:szCs w:val="18"/>
                </w:rPr>
                <w:t>Table</w:t>
              </w:r>
              <w:proofErr w:type="spellEnd"/>
              <w:r w:rsidR="009024F2">
                <w:rPr>
                  <w:rFonts w:asciiTheme="minorHAnsi" w:hAnsiTheme="minorHAnsi" w:cstheme="minorHAnsi"/>
                  <w:sz w:val="18"/>
                  <w:szCs w:val="18"/>
                </w:rPr>
                <w:t xml:space="preserve"> A </w:t>
              </w:r>
            </w:ins>
            <w:ins w:id="723" w:author="Tam, Danny@Energy" w:date="2021-12-23T09:54:00Z">
              <w:r w:rsidR="009024F2">
                <w:rPr>
                  <w:rFonts w:asciiTheme="minorHAnsi" w:hAnsiTheme="minorHAnsi" w:cstheme="minorHAnsi"/>
                  <w:sz w:val="18"/>
                  <w:szCs w:val="18"/>
                </w:rPr>
                <w:t xml:space="preserve">does not apply, </w:t>
              </w:r>
            </w:ins>
            <w:ins w:id="724" w:author="Alhabibi, Haider@Energy" w:date="2021-12-17T18:16:00Z">
              <w:r w:rsidR="00163566" w:rsidRPr="00163566">
                <w:rPr>
                  <w:rFonts w:asciiTheme="minorHAnsi" w:hAnsiTheme="minorHAnsi" w:cstheme="minorHAnsi"/>
                  <w:sz w:val="18"/>
                  <w:szCs w:val="18"/>
                </w:rPr>
                <w:t xml:space="preserve">then display the "section does not apply" message; else </w:t>
              </w:r>
            </w:ins>
            <w:r w:rsidRPr="00327949">
              <w:rPr>
                <w:rFonts w:asciiTheme="minorHAnsi" w:hAnsiTheme="minorHAnsi" w:cstheme="minorHAnsi"/>
                <w:sz w:val="18"/>
                <w:szCs w:val="18"/>
              </w:rPr>
              <w:t xml:space="preserve">require one row of data for each </w:t>
            </w:r>
            <w:r w:rsidR="00EC0CA0">
              <w:rPr>
                <w:rFonts w:asciiTheme="minorHAnsi" w:hAnsiTheme="minorHAnsi" w:cstheme="minorHAnsi"/>
                <w:sz w:val="18"/>
                <w:szCs w:val="18"/>
              </w:rPr>
              <w:t xml:space="preserve">water heater identified </w:t>
            </w:r>
            <w:ins w:id="725" w:author="Tam, Danny@Energy" w:date="2021-12-23T09:53:00Z">
              <w:r w:rsidR="009024F2">
                <w:rPr>
                  <w:rFonts w:asciiTheme="minorHAnsi" w:hAnsiTheme="minorHAnsi" w:cstheme="minorHAnsi"/>
                  <w:sz w:val="18"/>
                  <w:szCs w:val="18"/>
                </w:rPr>
                <w:t>in table A</w:t>
              </w:r>
            </w:ins>
            <w:del w:id="726" w:author="Tam, Danny@Energy" w:date="2021-12-23T09:53:00Z">
              <w:r w:rsidR="00EC0CA0" w:rsidDel="009024F2">
                <w:rPr>
                  <w:rFonts w:asciiTheme="minorHAnsi" w:hAnsiTheme="minorHAnsi" w:cstheme="minorHAnsi"/>
                  <w:sz w:val="18"/>
                  <w:szCs w:val="18"/>
                </w:rPr>
                <w:delText>o</w:delText>
              </w:r>
            </w:del>
            <w:ins w:id="727" w:author="Tam, Danny@Energy" w:date="2021-12-23T09:53:00Z">
              <w:r w:rsidR="009024F2" w:rsidDel="009024F2">
                <w:rPr>
                  <w:rFonts w:asciiTheme="minorHAnsi" w:hAnsiTheme="minorHAnsi" w:cstheme="minorHAnsi"/>
                  <w:sz w:val="18"/>
                  <w:szCs w:val="18"/>
                </w:rPr>
                <w:t xml:space="preserve"> </w:t>
              </w:r>
            </w:ins>
            <w:del w:id="728" w:author="Tam, Danny@Energy" w:date="2021-12-23T09:53:00Z">
              <w:r w:rsidR="00EC0CA0" w:rsidDel="009024F2">
                <w:rPr>
                  <w:rFonts w:asciiTheme="minorHAnsi" w:hAnsiTheme="minorHAnsi" w:cstheme="minorHAnsi"/>
                  <w:sz w:val="18"/>
                  <w:szCs w:val="18"/>
                </w:rPr>
                <w:delText xml:space="preserve">n the </w:delText>
              </w:r>
            </w:del>
            <w:del w:id="729" w:author="Alhabibi, Haider@Energy" w:date="2022-02-24T12:41:00Z">
              <w:r w:rsidR="00EC0CA0" w:rsidDel="009024F2">
                <w:rPr>
                  <w:rFonts w:asciiTheme="minorHAnsi" w:hAnsiTheme="minorHAnsi" w:cstheme="minorHAnsi"/>
                  <w:sz w:val="18"/>
                  <w:szCs w:val="18"/>
                </w:rPr>
                <w:delText>CF1R</w:delText>
              </w:r>
            </w:del>
            <w:ins w:id="730" w:author="Alhabibi, Haider@Energy" w:date="2022-02-24T12:41:00Z">
              <w:r w:rsidR="00C96D7C">
                <w:rPr>
                  <w:rFonts w:asciiTheme="minorHAnsi" w:hAnsiTheme="minorHAnsi" w:cstheme="minorHAnsi"/>
                  <w:sz w:val="18"/>
                  <w:szCs w:val="18"/>
                </w:rPr>
                <w:t>LMCC</w:t>
              </w:r>
            </w:ins>
            <w:del w:id="731" w:author="Tam, Danny@Energy" w:date="2021-12-23T09:53:00Z">
              <w:r w:rsidR="00EC0CA0" w:rsidDel="009024F2">
                <w:rPr>
                  <w:rFonts w:asciiTheme="minorHAnsi" w:hAnsiTheme="minorHAnsi" w:cstheme="minorHAnsi"/>
                  <w:sz w:val="18"/>
                  <w:szCs w:val="18"/>
                </w:rPr>
                <w:delText>-</w:delText>
              </w:r>
              <w:r w:rsidR="00EC0CA0" w:rsidRPr="00DC34CF" w:rsidDel="009024F2">
                <w:rPr>
                  <w:rFonts w:asciiTheme="minorHAnsi" w:hAnsiTheme="minorHAnsi" w:cstheme="minorHAnsi"/>
                  <w:sz w:val="18"/>
                  <w:szCs w:val="18"/>
                </w:rPr>
                <w:delText>PRF</w:delText>
              </w:r>
            </w:del>
            <w:r w:rsidRPr="00327949">
              <w:rPr>
                <w:rFonts w:asciiTheme="minorHAnsi" w:hAnsiTheme="minorHAnsi" w:cstheme="minorHAnsi"/>
                <w:sz w:val="18"/>
                <w:szCs w:val="18"/>
              </w:rPr>
              <w:t>&gt;&gt;</w:t>
            </w:r>
          </w:p>
        </w:tc>
      </w:tr>
      <w:tr w:rsidR="00F349F6" w:rsidRPr="00327949" w14:paraId="4907BC1F" w14:textId="77777777" w:rsidTr="009A07EC">
        <w:trPr>
          <w:trHeight w:val="277"/>
        </w:trPr>
        <w:tc>
          <w:tcPr>
            <w:tcW w:w="417" w:type="pct"/>
            <w:tcBorders>
              <w:top w:val="single" w:sz="4" w:space="0" w:color="auto"/>
              <w:left w:val="single" w:sz="4" w:space="0" w:color="auto"/>
              <w:bottom w:val="single" w:sz="4" w:space="0" w:color="auto"/>
              <w:right w:val="single" w:sz="4" w:space="0" w:color="auto"/>
            </w:tcBorders>
          </w:tcPr>
          <w:p w14:paraId="2933B40C" w14:textId="475FA7B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01</w:t>
            </w:r>
          </w:p>
        </w:tc>
        <w:tc>
          <w:tcPr>
            <w:tcW w:w="369" w:type="pct"/>
            <w:tcBorders>
              <w:top w:val="single" w:sz="4" w:space="0" w:color="auto"/>
              <w:left w:val="single" w:sz="4" w:space="0" w:color="auto"/>
              <w:bottom w:val="single" w:sz="4" w:space="0" w:color="auto"/>
              <w:right w:val="single" w:sz="4" w:space="0" w:color="auto"/>
            </w:tcBorders>
            <w:vAlign w:val="bottom"/>
          </w:tcPr>
          <w:p w14:paraId="671D02D5" w14:textId="5D9A8DD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5F0293BF" w14:textId="0D40262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08" w:type="pct"/>
            <w:tcBorders>
              <w:top w:val="single" w:sz="4" w:space="0" w:color="auto"/>
              <w:left w:val="single" w:sz="4" w:space="0" w:color="auto"/>
              <w:bottom w:val="single" w:sz="4" w:space="0" w:color="auto"/>
              <w:right w:val="single" w:sz="4" w:space="0" w:color="auto"/>
            </w:tcBorders>
            <w:vAlign w:val="bottom"/>
          </w:tcPr>
          <w:p w14:paraId="00EAF596" w14:textId="7104971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41" w:type="pct"/>
            <w:tcBorders>
              <w:top w:val="single" w:sz="4" w:space="0" w:color="auto"/>
              <w:left w:val="single" w:sz="4" w:space="0" w:color="auto"/>
              <w:bottom w:val="single" w:sz="4" w:space="0" w:color="auto"/>
              <w:right w:val="single" w:sz="4" w:space="0" w:color="auto"/>
            </w:tcBorders>
            <w:vAlign w:val="bottom"/>
          </w:tcPr>
          <w:p w14:paraId="50DC1DE2" w14:textId="5824F691"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295" w:type="pct"/>
            <w:tcBorders>
              <w:top w:val="single" w:sz="4" w:space="0" w:color="auto"/>
              <w:left w:val="single" w:sz="4" w:space="0" w:color="auto"/>
              <w:bottom w:val="single" w:sz="4" w:space="0" w:color="auto"/>
              <w:right w:val="single" w:sz="4" w:space="0" w:color="auto"/>
            </w:tcBorders>
            <w:vAlign w:val="bottom"/>
          </w:tcPr>
          <w:p w14:paraId="27734F41" w14:textId="1D13EEE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50" w:type="pct"/>
            <w:tcBorders>
              <w:top w:val="single" w:sz="4" w:space="0" w:color="auto"/>
              <w:left w:val="single" w:sz="4" w:space="0" w:color="auto"/>
              <w:bottom w:val="single" w:sz="4" w:space="0" w:color="auto"/>
              <w:right w:val="single" w:sz="4" w:space="0" w:color="auto"/>
            </w:tcBorders>
            <w:vAlign w:val="bottom"/>
          </w:tcPr>
          <w:p w14:paraId="0DB441FD" w14:textId="20C189D6"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531" w:type="pct"/>
            <w:tcBorders>
              <w:top w:val="single" w:sz="4" w:space="0" w:color="auto"/>
              <w:left w:val="single" w:sz="4" w:space="0" w:color="auto"/>
              <w:bottom w:val="single" w:sz="4" w:space="0" w:color="auto"/>
              <w:right w:val="single" w:sz="4" w:space="0" w:color="auto"/>
            </w:tcBorders>
            <w:vAlign w:val="bottom"/>
          </w:tcPr>
          <w:p w14:paraId="5754446D" w14:textId="3BD18FC3"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31" w:type="pct"/>
            <w:tcBorders>
              <w:top w:val="single" w:sz="4" w:space="0" w:color="auto"/>
              <w:left w:val="single" w:sz="4" w:space="0" w:color="auto"/>
              <w:bottom w:val="single" w:sz="4" w:space="0" w:color="auto"/>
              <w:right w:val="single" w:sz="4" w:space="0" w:color="auto"/>
            </w:tcBorders>
            <w:vAlign w:val="bottom"/>
          </w:tcPr>
          <w:p w14:paraId="56D1E84E" w14:textId="71850E7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409" w:type="pct"/>
            <w:tcBorders>
              <w:top w:val="single" w:sz="4" w:space="0" w:color="auto"/>
              <w:left w:val="single" w:sz="4" w:space="0" w:color="auto"/>
              <w:bottom w:val="single" w:sz="4" w:space="0" w:color="auto"/>
              <w:right w:val="single" w:sz="4" w:space="0" w:color="auto"/>
            </w:tcBorders>
            <w:vAlign w:val="bottom"/>
          </w:tcPr>
          <w:p w14:paraId="4DC9E8F4" w14:textId="188806C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09" w:type="pct"/>
            <w:tcBorders>
              <w:top w:val="single" w:sz="4" w:space="0" w:color="auto"/>
              <w:left w:val="single" w:sz="4" w:space="0" w:color="auto"/>
              <w:bottom w:val="single" w:sz="4" w:space="0" w:color="auto"/>
              <w:right w:val="single" w:sz="4" w:space="0" w:color="auto"/>
            </w:tcBorders>
            <w:vAlign w:val="bottom"/>
          </w:tcPr>
          <w:p w14:paraId="55FAB2B4" w14:textId="3577DDC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sidR="003C1D51">
              <w:rPr>
                <w:rFonts w:asciiTheme="minorHAnsi" w:hAnsiTheme="minorHAnsi" w:cstheme="minorHAnsi"/>
                <w:sz w:val="18"/>
                <w:szCs w:val="18"/>
              </w:rPr>
              <w:t>1</w:t>
            </w:r>
          </w:p>
        </w:tc>
        <w:tc>
          <w:tcPr>
            <w:tcW w:w="331" w:type="pct"/>
            <w:tcBorders>
              <w:top w:val="single" w:sz="4" w:space="0" w:color="auto"/>
              <w:left w:val="single" w:sz="4" w:space="0" w:color="auto"/>
              <w:bottom w:val="single" w:sz="4" w:space="0" w:color="auto"/>
              <w:right w:val="single" w:sz="4" w:space="0" w:color="auto"/>
            </w:tcBorders>
            <w:vAlign w:val="bottom"/>
          </w:tcPr>
          <w:p w14:paraId="0DA689F9" w14:textId="5283CF98"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110C1F45" w14:textId="77777777" w:rsidTr="009A07EC">
        <w:trPr>
          <w:trHeight w:val="288"/>
        </w:trPr>
        <w:tc>
          <w:tcPr>
            <w:tcW w:w="417" w:type="pct"/>
            <w:tcBorders>
              <w:top w:val="single" w:sz="4" w:space="0" w:color="auto"/>
              <w:left w:val="single" w:sz="4" w:space="0" w:color="auto"/>
              <w:bottom w:val="single" w:sz="4" w:space="0" w:color="auto"/>
              <w:right w:val="single" w:sz="4" w:space="0" w:color="auto"/>
            </w:tcBorders>
            <w:vAlign w:val="bottom"/>
          </w:tcPr>
          <w:p w14:paraId="6B53B18B" w14:textId="3BB2C89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Dwelling Unit Name</w:t>
            </w:r>
          </w:p>
        </w:tc>
        <w:tc>
          <w:tcPr>
            <w:tcW w:w="369" w:type="pct"/>
            <w:tcBorders>
              <w:top w:val="single" w:sz="4" w:space="0" w:color="auto"/>
              <w:left w:val="single" w:sz="4" w:space="0" w:color="auto"/>
              <w:bottom w:val="single" w:sz="4" w:space="0" w:color="auto"/>
              <w:right w:val="single" w:sz="4" w:space="0" w:color="auto"/>
            </w:tcBorders>
            <w:vAlign w:val="bottom"/>
          </w:tcPr>
          <w:p w14:paraId="48C8C09C" w14:textId="3F8EFB83"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5892083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08" w:type="pct"/>
            <w:tcBorders>
              <w:top w:val="single" w:sz="4" w:space="0" w:color="auto"/>
              <w:left w:val="single" w:sz="4" w:space="0" w:color="auto"/>
              <w:bottom w:val="single" w:sz="4" w:space="0" w:color="auto"/>
              <w:right w:val="single" w:sz="4" w:space="0" w:color="auto"/>
            </w:tcBorders>
            <w:vAlign w:val="bottom"/>
          </w:tcPr>
          <w:p w14:paraId="75524D9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41" w:type="pct"/>
            <w:tcBorders>
              <w:top w:val="single" w:sz="4" w:space="0" w:color="auto"/>
              <w:left w:val="single" w:sz="4" w:space="0" w:color="auto"/>
              <w:bottom w:val="single" w:sz="4" w:space="0" w:color="auto"/>
              <w:right w:val="single" w:sz="4" w:space="0" w:color="auto"/>
            </w:tcBorders>
            <w:vAlign w:val="bottom"/>
          </w:tcPr>
          <w:p w14:paraId="7177A6B8" w14:textId="7804168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w:t>
            </w:r>
            <w:proofErr w:type="gramStart"/>
            <w:r w:rsidRPr="00327949">
              <w:rPr>
                <w:rFonts w:asciiTheme="minorHAnsi" w:hAnsiTheme="minorHAnsi" w:cstheme="minorHAnsi"/>
                <w:sz w:val="18"/>
                <w:szCs w:val="18"/>
              </w:rPr>
              <w:t>of</w:t>
            </w:r>
            <w:proofErr w:type="gramEnd"/>
            <w:r w:rsidRPr="00327949">
              <w:rPr>
                <w:rFonts w:asciiTheme="minorHAnsi" w:hAnsiTheme="minorHAnsi" w:cstheme="minorHAnsi"/>
                <w:sz w:val="18"/>
                <w:szCs w:val="18"/>
              </w:rPr>
              <w:t xml:space="preserve"> </w:t>
            </w:r>
            <w:r w:rsidR="009A07EC">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295" w:type="pct"/>
            <w:tcBorders>
              <w:top w:val="single" w:sz="4" w:space="0" w:color="auto"/>
              <w:left w:val="single" w:sz="4" w:space="0" w:color="auto"/>
              <w:bottom w:val="single" w:sz="4" w:space="0" w:color="auto"/>
              <w:right w:val="single" w:sz="4" w:space="0" w:color="auto"/>
            </w:tcBorders>
            <w:vAlign w:val="bottom"/>
          </w:tcPr>
          <w:p w14:paraId="1643CD4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50" w:type="pct"/>
            <w:tcBorders>
              <w:top w:val="single" w:sz="4" w:space="0" w:color="auto"/>
              <w:left w:val="single" w:sz="4" w:space="0" w:color="auto"/>
              <w:bottom w:val="single" w:sz="4" w:space="0" w:color="auto"/>
              <w:right w:val="single" w:sz="4" w:space="0" w:color="auto"/>
            </w:tcBorders>
            <w:vAlign w:val="bottom"/>
          </w:tcPr>
          <w:p w14:paraId="42267D4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531" w:type="pct"/>
            <w:tcBorders>
              <w:top w:val="single" w:sz="4" w:space="0" w:color="auto"/>
              <w:left w:val="single" w:sz="4" w:space="0" w:color="auto"/>
              <w:bottom w:val="single" w:sz="4" w:space="0" w:color="auto"/>
              <w:right w:val="single" w:sz="4" w:space="0" w:color="auto"/>
            </w:tcBorders>
            <w:vAlign w:val="bottom"/>
          </w:tcPr>
          <w:p w14:paraId="599FC80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31" w:type="pct"/>
            <w:tcBorders>
              <w:top w:val="single" w:sz="4" w:space="0" w:color="auto"/>
              <w:left w:val="single" w:sz="4" w:space="0" w:color="auto"/>
              <w:bottom w:val="single" w:sz="4" w:space="0" w:color="auto"/>
              <w:right w:val="single" w:sz="4" w:space="0" w:color="auto"/>
            </w:tcBorders>
            <w:vAlign w:val="bottom"/>
          </w:tcPr>
          <w:p w14:paraId="61C9B531" w14:textId="77777777" w:rsidR="00F349F6" w:rsidRPr="00327949" w:rsidRDefault="00F349F6" w:rsidP="00F349F6">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409" w:type="pct"/>
            <w:tcBorders>
              <w:top w:val="single" w:sz="4" w:space="0" w:color="auto"/>
              <w:left w:val="single" w:sz="4" w:space="0" w:color="auto"/>
              <w:bottom w:val="single" w:sz="4" w:space="0" w:color="auto"/>
              <w:right w:val="single" w:sz="4" w:space="0" w:color="auto"/>
            </w:tcBorders>
            <w:vAlign w:val="bottom"/>
          </w:tcPr>
          <w:p w14:paraId="1239144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32CBF52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09" w:type="pct"/>
            <w:tcBorders>
              <w:top w:val="single" w:sz="4" w:space="0" w:color="auto"/>
              <w:left w:val="single" w:sz="4" w:space="0" w:color="auto"/>
              <w:bottom w:val="single" w:sz="4" w:space="0" w:color="auto"/>
              <w:right w:val="single" w:sz="4" w:space="0" w:color="auto"/>
            </w:tcBorders>
            <w:vAlign w:val="bottom"/>
          </w:tcPr>
          <w:p w14:paraId="5589DC8C" w14:textId="322BE969"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Compact </w:t>
            </w:r>
            <w:proofErr w:type="spellStart"/>
            <w:r w:rsidRPr="00327949">
              <w:rPr>
                <w:rFonts w:asciiTheme="minorHAnsi" w:hAnsiTheme="minorHAnsi" w:cstheme="minorHAnsi"/>
                <w:sz w:val="18"/>
                <w:szCs w:val="18"/>
              </w:rPr>
              <w:t>Dist</w:t>
            </w:r>
            <w:r>
              <w:rPr>
                <w:rFonts w:asciiTheme="minorHAnsi" w:hAnsiTheme="minorHAnsi" w:cstheme="minorHAnsi"/>
                <w:sz w:val="18"/>
                <w:szCs w:val="18"/>
              </w:rPr>
              <w:t>rib</w:t>
            </w:r>
            <w:proofErr w:type="spellEnd"/>
            <w:r>
              <w:rPr>
                <w:rFonts w:asciiTheme="minorHAnsi" w:hAnsiTheme="minorHAnsi" w:cstheme="minorHAnsi"/>
                <w:sz w:val="18"/>
                <w:szCs w:val="18"/>
              </w:rPr>
              <w:t>.</w:t>
            </w:r>
          </w:p>
        </w:tc>
        <w:tc>
          <w:tcPr>
            <w:tcW w:w="331" w:type="pct"/>
            <w:tcBorders>
              <w:top w:val="single" w:sz="4" w:space="0" w:color="auto"/>
              <w:left w:val="single" w:sz="4" w:space="0" w:color="auto"/>
              <w:bottom w:val="single" w:sz="4" w:space="0" w:color="auto"/>
              <w:right w:val="single" w:sz="4" w:space="0" w:color="auto"/>
            </w:tcBorders>
            <w:vAlign w:val="bottom"/>
          </w:tcPr>
          <w:p w14:paraId="24DEC3D9" w14:textId="7777777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5BEEEFCC" w14:textId="77777777" w:rsidTr="009A07EC">
        <w:trPr>
          <w:trHeight w:val="246"/>
        </w:trPr>
        <w:tc>
          <w:tcPr>
            <w:tcW w:w="417" w:type="pct"/>
            <w:tcBorders>
              <w:top w:val="single" w:sz="4" w:space="0" w:color="auto"/>
              <w:left w:val="single" w:sz="4" w:space="0" w:color="auto"/>
              <w:bottom w:val="single" w:sz="4" w:space="0" w:color="auto"/>
              <w:right w:val="single" w:sz="4" w:space="0" w:color="auto"/>
            </w:tcBorders>
          </w:tcPr>
          <w:p w14:paraId="198BDEEE" w14:textId="54C614E8" w:rsidR="00F349F6" w:rsidRPr="00E177D7" w:rsidRDefault="00F349F6" w:rsidP="00F349F6">
            <w:pPr>
              <w:spacing w:after="0" w:line="240" w:lineRule="auto"/>
              <w:rPr>
                <w:rFonts w:asciiTheme="minorHAnsi" w:eastAsia="Times New Roman" w:hAnsiTheme="minorHAnsi" w:cstheme="minorHAnsi"/>
                <w:sz w:val="16"/>
                <w:szCs w:val="20"/>
              </w:rPr>
            </w:pPr>
            <w:r w:rsidRPr="004F1F5C">
              <w:rPr>
                <w:rFonts w:asciiTheme="minorHAnsi" w:eastAsia="Times New Roman" w:hAnsiTheme="minorHAnsi" w:cstheme="minorHAnsi"/>
                <w:sz w:val="16"/>
                <w:szCs w:val="16"/>
              </w:rPr>
              <w:t>&lt;&lt;Reference value from A01 &gt;&gt;</w:t>
            </w:r>
          </w:p>
        </w:tc>
        <w:tc>
          <w:tcPr>
            <w:tcW w:w="369" w:type="pct"/>
            <w:tcBorders>
              <w:top w:val="single" w:sz="4" w:space="0" w:color="auto"/>
              <w:left w:val="single" w:sz="4" w:space="0" w:color="auto"/>
              <w:bottom w:val="single" w:sz="4" w:space="0" w:color="auto"/>
              <w:right w:val="single" w:sz="4" w:space="0" w:color="auto"/>
            </w:tcBorders>
          </w:tcPr>
          <w:p w14:paraId="19185FD4" w14:textId="25BFCBD1" w:rsidR="00F349F6" w:rsidRPr="00095904" w:rsidRDefault="00F349F6" w:rsidP="00F349F6">
            <w:pPr>
              <w:spacing w:after="0" w:line="240" w:lineRule="auto"/>
              <w:rPr>
                <w:rFonts w:asciiTheme="minorHAnsi" w:hAnsiTheme="minorHAnsi" w:cstheme="minorHAnsi"/>
                <w:sz w:val="14"/>
                <w:szCs w:val="16"/>
              </w:rPr>
            </w:pPr>
            <w:r w:rsidRPr="00E177D7">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2</w:t>
            </w:r>
            <w:r w:rsidRPr="00E177D7">
              <w:rPr>
                <w:rFonts w:asciiTheme="minorHAnsi" w:eastAsia="Times New Roman" w:hAnsiTheme="minorHAnsi" w:cstheme="minorHAnsi"/>
                <w:sz w:val="16"/>
                <w:szCs w:val="20"/>
              </w:rPr>
              <w:t>&gt;&gt;</w:t>
            </w:r>
          </w:p>
        </w:tc>
        <w:tc>
          <w:tcPr>
            <w:tcW w:w="409" w:type="pct"/>
            <w:tcBorders>
              <w:top w:val="single" w:sz="4" w:space="0" w:color="auto"/>
              <w:left w:val="single" w:sz="4" w:space="0" w:color="auto"/>
              <w:bottom w:val="single" w:sz="4" w:space="0" w:color="auto"/>
              <w:right w:val="single" w:sz="4" w:space="0" w:color="auto"/>
            </w:tcBorders>
          </w:tcPr>
          <w:p w14:paraId="77E4DFEE" w14:textId="49FAE359"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 value</w:t>
            </w:r>
            <w:r w:rsidRPr="00095904">
              <w:rPr>
                <w:rFonts w:asciiTheme="minorHAnsi" w:eastAsia="Times New Roman" w:hAnsiTheme="minorHAnsi" w:cstheme="minorHAnsi"/>
                <w:sz w:val="16"/>
                <w:szCs w:val="20"/>
              </w:rPr>
              <w:t xml:space="preserve"> from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3</w:t>
            </w:r>
          </w:p>
          <w:p w14:paraId="348BD037" w14:textId="03957BD9"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&gt;&gt;</w:t>
            </w:r>
          </w:p>
        </w:tc>
        <w:tc>
          <w:tcPr>
            <w:tcW w:w="408" w:type="pct"/>
            <w:tcBorders>
              <w:top w:val="single" w:sz="4" w:space="0" w:color="auto"/>
              <w:left w:val="single" w:sz="4" w:space="0" w:color="auto"/>
              <w:bottom w:val="single" w:sz="4" w:space="0" w:color="auto"/>
              <w:right w:val="single" w:sz="4" w:space="0" w:color="auto"/>
            </w:tcBorders>
          </w:tcPr>
          <w:p w14:paraId="7C4D401E" w14:textId="38F09FAE"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from A0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&gt;&gt;</w:t>
            </w:r>
          </w:p>
        </w:tc>
        <w:tc>
          <w:tcPr>
            <w:tcW w:w="441" w:type="pct"/>
            <w:tcBorders>
              <w:top w:val="single" w:sz="4" w:space="0" w:color="auto"/>
              <w:left w:val="single" w:sz="4" w:space="0" w:color="auto"/>
              <w:bottom w:val="single" w:sz="4" w:space="0" w:color="auto"/>
              <w:right w:val="single" w:sz="4" w:space="0" w:color="auto"/>
            </w:tcBorders>
          </w:tcPr>
          <w:p w14:paraId="3AA1B762" w14:textId="022AA198"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A0</w:t>
            </w:r>
            <w:r>
              <w:rPr>
                <w:rFonts w:asciiTheme="minorHAnsi" w:eastAsia="Times New Roman" w:hAnsiTheme="minorHAnsi" w:cstheme="minorHAnsi"/>
                <w:sz w:val="16"/>
                <w:szCs w:val="20"/>
              </w:rPr>
              <w:t>5</w:t>
            </w:r>
            <w:r w:rsidRPr="00095904" w:rsidDel="00CD718F">
              <w:rPr>
                <w:rFonts w:asciiTheme="minorHAnsi" w:eastAsia="Times New Roman" w:hAnsiTheme="minorHAnsi" w:cstheme="minorHAnsi"/>
                <w:sz w:val="16"/>
                <w:szCs w:val="20"/>
              </w:rPr>
              <w:t xml:space="preserve"> </w:t>
            </w:r>
            <w:r w:rsidRPr="00095904">
              <w:rPr>
                <w:rFonts w:asciiTheme="minorHAnsi" w:eastAsia="Times New Roman" w:hAnsiTheme="minorHAnsi" w:cstheme="minorHAnsi"/>
                <w:sz w:val="16"/>
                <w:szCs w:val="20"/>
              </w:rPr>
              <w:t>&gt;&gt;</w:t>
            </w:r>
          </w:p>
        </w:tc>
        <w:tc>
          <w:tcPr>
            <w:tcW w:w="295" w:type="pct"/>
            <w:tcBorders>
              <w:top w:val="single" w:sz="4" w:space="0" w:color="auto"/>
              <w:left w:val="single" w:sz="4" w:space="0" w:color="auto"/>
              <w:bottom w:val="single" w:sz="4" w:space="0" w:color="auto"/>
              <w:right w:val="single" w:sz="4" w:space="0" w:color="auto"/>
            </w:tcBorders>
          </w:tcPr>
          <w:p w14:paraId="39BF727C" w14:textId="3885ED5B"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6&gt;&gt;</w:t>
            </w:r>
          </w:p>
          <w:p w14:paraId="6905076F" w14:textId="2A84251B" w:rsidR="00F349F6" w:rsidRPr="00095904" w:rsidRDefault="00F349F6" w:rsidP="00F349F6">
            <w:pPr>
              <w:spacing w:after="0" w:line="240" w:lineRule="auto"/>
              <w:rPr>
                <w:rFonts w:asciiTheme="minorHAnsi" w:hAnsiTheme="minorHAnsi" w:cstheme="minorHAnsi"/>
                <w:sz w:val="14"/>
                <w:szCs w:val="16"/>
              </w:rPr>
            </w:pPr>
          </w:p>
        </w:tc>
        <w:tc>
          <w:tcPr>
            <w:tcW w:w="450" w:type="pct"/>
            <w:tcBorders>
              <w:top w:val="single" w:sz="4" w:space="0" w:color="auto"/>
              <w:left w:val="single" w:sz="4" w:space="0" w:color="auto"/>
              <w:bottom w:val="single" w:sz="4" w:space="0" w:color="auto"/>
              <w:right w:val="single" w:sz="4" w:space="0" w:color="auto"/>
            </w:tcBorders>
          </w:tcPr>
          <w:p w14:paraId="0097C1D0" w14:textId="04EF8B30"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7</w:t>
            </w:r>
            <w:r w:rsidRPr="00095904">
              <w:rPr>
                <w:rFonts w:asciiTheme="minorHAnsi" w:eastAsia="Times New Roman" w:hAnsiTheme="minorHAnsi" w:cstheme="minorHAnsi"/>
                <w:sz w:val="16"/>
                <w:szCs w:val="20"/>
              </w:rPr>
              <w:t xml:space="preserve"> </w:t>
            </w:r>
            <w:r>
              <w:rPr>
                <w:rFonts w:asciiTheme="minorHAnsi" w:eastAsia="Times New Roman" w:hAnsiTheme="minorHAnsi" w:cstheme="minorHAnsi"/>
                <w:sz w:val="16"/>
                <w:szCs w:val="20"/>
              </w:rPr>
              <w:t>&gt;&gt;</w:t>
            </w:r>
          </w:p>
          <w:p w14:paraId="47CE21EB" w14:textId="328A3E8F" w:rsidR="00F349F6" w:rsidRPr="00095904" w:rsidRDefault="00F349F6" w:rsidP="00F349F6">
            <w:pPr>
              <w:spacing w:after="0" w:line="240" w:lineRule="auto"/>
              <w:rPr>
                <w:rFonts w:asciiTheme="minorHAnsi" w:hAnsiTheme="minorHAnsi" w:cstheme="minorHAnsi"/>
                <w:sz w:val="14"/>
                <w:szCs w:val="16"/>
              </w:rPr>
            </w:pPr>
          </w:p>
        </w:tc>
        <w:tc>
          <w:tcPr>
            <w:tcW w:w="531" w:type="pct"/>
            <w:tcBorders>
              <w:top w:val="single" w:sz="4" w:space="0" w:color="auto"/>
              <w:left w:val="single" w:sz="4" w:space="0" w:color="auto"/>
              <w:bottom w:val="single" w:sz="4" w:space="0" w:color="auto"/>
              <w:right w:val="single" w:sz="4" w:space="0" w:color="auto"/>
            </w:tcBorders>
          </w:tcPr>
          <w:p w14:paraId="3236F259" w14:textId="74BB73B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&lt;&lt;User input value which must pass the following range tests:</w:t>
            </w:r>
            <w:r>
              <w:t xml:space="preserve"> </w:t>
            </w:r>
            <w:r w:rsidRPr="003E729A">
              <w:rPr>
                <w:rFonts w:asciiTheme="minorHAnsi" w:eastAsia="Times New Roman" w:hAnsiTheme="minorHAnsi" w:cstheme="minorHAnsi"/>
                <w:sz w:val="16"/>
                <w:szCs w:val="20"/>
              </w:rPr>
              <w:t xml:space="preserve">Value may be NA if </w:t>
            </w:r>
            <w:r>
              <w:rPr>
                <w:rFonts w:asciiTheme="minorHAnsi" w:eastAsia="Times New Roman" w:hAnsiTheme="minorHAnsi" w:cstheme="minorHAnsi"/>
                <w:sz w:val="16"/>
                <w:szCs w:val="20"/>
              </w:rPr>
              <w:t>A</w:t>
            </w:r>
            <w:r w:rsidRPr="003E729A">
              <w:rPr>
                <w:rFonts w:asciiTheme="minorHAnsi" w:eastAsia="Times New Roman" w:hAnsiTheme="minorHAnsi" w:cstheme="minorHAnsi"/>
                <w:sz w:val="16"/>
                <w:szCs w:val="20"/>
              </w:rPr>
              <w:t>0</w:t>
            </w:r>
            <w:r>
              <w:rPr>
                <w:rFonts w:asciiTheme="minorHAnsi" w:eastAsia="Times New Roman" w:hAnsiTheme="minorHAnsi" w:cstheme="minorHAnsi"/>
                <w:sz w:val="16"/>
                <w:szCs w:val="20"/>
              </w:rPr>
              <w:t>8</w:t>
            </w:r>
            <w:r w:rsidRPr="003E729A">
              <w:rPr>
                <w:rFonts w:asciiTheme="minorHAnsi" w:eastAsia="Times New Roman" w:hAnsiTheme="minorHAnsi" w:cstheme="minorHAnsi"/>
                <w:sz w:val="16"/>
                <w:szCs w:val="20"/>
              </w:rPr>
              <w:t xml:space="preserve"> is NA</w:t>
            </w:r>
            <w:r>
              <w:rPr>
                <w:rFonts w:asciiTheme="minorHAnsi" w:eastAsia="Times New Roman" w:hAnsiTheme="minorHAnsi" w:cstheme="minorHAnsi"/>
                <w:sz w:val="16"/>
                <w:szCs w:val="20"/>
              </w:rPr>
              <w:t>.</w:t>
            </w:r>
          </w:p>
          <w:p w14:paraId="00FC1634" w14:textId="56535E6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Natural Gas </w:t>
            </w:r>
            <w:r w:rsidRPr="00095904">
              <w:rPr>
                <w:rFonts w:asciiTheme="minorHAnsi" w:eastAsia="Times New Roman" w:hAnsiTheme="minorHAnsi" w:cstheme="minorHAnsi"/>
                <w:sz w:val="16"/>
                <w:szCs w:val="20"/>
              </w:rPr>
              <w:lastRenderedPageBreak/>
              <w:t>or Propane, then</w:t>
            </w:r>
          </w:p>
          <w:p w14:paraId="61EC8282" w14:textId="5759089B"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then value must be &gt; 75,000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957A937" w14:textId="0DABF9D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w:t>
            </w:r>
            <w:r>
              <w:rPr>
                <w:rFonts w:asciiTheme="minorHAnsi" w:eastAsia="Times New Roman" w:hAnsiTheme="minorHAnsi" w:cstheme="minorHAnsi"/>
                <w:sz w:val="16"/>
                <w:szCs w:val="20"/>
              </w:rPr>
              <w:t xml:space="preserve"> 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then value must be ≤ 75,000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3038F2D" w14:textId="199BF37D"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Instant, then value must be &gt; 200,000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7A989646" w14:textId="0ED8C21A"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Instant, then value must be ≤ 200,000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AC9EEF8" w14:textId="2C9B220F"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Storage, then value must be ≤ 105,000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3FE17D88" w14:textId="146EF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06 = Electricity, then</w:t>
            </w:r>
          </w:p>
          <w:p w14:paraId="4899914A" w14:textId="56765F4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or Commercial Instant, then value must be &gt; 12 </w:t>
            </w:r>
            <w:proofErr w:type="gramStart"/>
            <w:r w:rsidRPr="00095904">
              <w:rPr>
                <w:rFonts w:asciiTheme="minorHAnsi" w:eastAsia="Times New Roman" w:hAnsiTheme="minorHAnsi" w:cstheme="minorHAnsi"/>
                <w:sz w:val="16"/>
                <w:szCs w:val="20"/>
              </w:rPr>
              <w:t>kW;</w:t>
            </w:r>
            <w:proofErr w:type="gramEnd"/>
          </w:p>
          <w:p w14:paraId="46679747" w14:textId="16323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or Consumer Instant, then value must be ≤ 12 </w:t>
            </w:r>
            <w:proofErr w:type="gramStart"/>
            <w:r w:rsidRPr="00095904">
              <w:rPr>
                <w:rFonts w:asciiTheme="minorHAnsi" w:eastAsia="Times New Roman" w:hAnsiTheme="minorHAnsi" w:cstheme="minorHAnsi"/>
                <w:sz w:val="16"/>
                <w:szCs w:val="20"/>
              </w:rPr>
              <w:t>kW;</w:t>
            </w:r>
            <w:proofErr w:type="gramEnd"/>
          </w:p>
          <w:p w14:paraId="0F235F01" w14:textId="1EB8432C"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Else 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Instantaneous</w:t>
            </w:r>
            <w:r w:rsidRPr="00095904">
              <w:rPr>
                <w:rFonts w:asciiTheme="minorHAnsi" w:eastAsia="Times New Roman" w:hAnsiTheme="minorHAnsi" w:cstheme="minorHAnsi"/>
                <w:sz w:val="16"/>
                <w:szCs w:val="20"/>
              </w:rPr>
              <w:lastRenderedPageBreak/>
              <w:t xml:space="preserve">, then value must be ≤ 58.6 </w:t>
            </w:r>
            <w:proofErr w:type="gramStart"/>
            <w:r w:rsidRPr="00095904">
              <w:rPr>
                <w:rFonts w:asciiTheme="minorHAnsi" w:eastAsia="Times New Roman" w:hAnsiTheme="minorHAnsi" w:cstheme="minorHAnsi"/>
                <w:sz w:val="16"/>
                <w:szCs w:val="20"/>
              </w:rPr>
              <w:t>kW;</w:t>
            </w:r>
            <w:proofErr w:type="gramEnd"/>
          </w:p>
          <w:p w14:paraId="403C3207" w14:textId="1DF5A5E9"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the value passes range test</w:t>
            </w:r>
            <w:r>
              <w:rPr>
                <w:rFonts w:asciiTheme="minorHAnsi" w:eastAsia="Times New Roman" w:hAnsiTheme="minorHAnsi" w:cstheme="minorHAnsi"/>
                <w:sz w:val="16"/>
                <w:szCs w:val="20"/>
              </w:rPr>
              <w:t xml:space="preserve"> and</w:t>
            </w:r>
            <w:r w:rsidRPr="00095904">
              <w:rPr>
                <w:rFonts w:asciiTheme="minorHAnsi" w:eastAsia="Times New Roman" w:hAnsiTheme="minorHAnsi" w:cstheme="minorHAnsi"/>
                <w:sz w:val="16"/>
                <w:szCs w:val="20"/>
              </w:rPr>
              <w:t xml:space="preserve"> if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Electric Resistance, it is stored in </w:t>
            </w:r>
            <w:proofErr w:type="spellStart"/>
            <w:r w:rsidRPr="00095904">
              <w:rPr>
                <w:rFonts w:asciiTheme="minorHAnsi" w:eastAsia="Times New Roman" w:hAnsiTheme="minorHAnsi" w:cstheme="minorHAnsi"/>
                <w:sz w:val="16"/>
                <w:szCs w:val="20"/>
              </w:rPr>
              <w:t>WaterHeaterElectricFiredRatedInput</w:t>
            </w:r>
            <w:proofErr w:type="spellEnd"/>
            <w:r w:rsidRPr="00095904">
              <w:rPr>
                <w:rFonts w:asciiTheme="minorHAnsi" w:eastAsia="Times New Roman" w:hAnsiTheme="minorHAnsi" w:cstheme="minorHAnsi"/>
                <w:sz w:val="16"/>
                <w:szCs w:val="20"/>
              </w:rPr>
              <w:t xml:space="preserve">, Otherwise the value is stored in </w:t>
            </w:r>
            <w:proofErr w:type="spellStart"/>
            <w:r w:rsidRPr="00095904">
              <w:rPr>
                <w:rFonts w:asciiTheme="minorHAnsi" w:eastAsia="Times New Roman" w:hAnsiTheme="minorHAnsi" w:cstheme="minorHAnsi"/>
                <w:sz w:val="16"/>
                <w:szCs w:val="20"/>
              </w:rPr>
              <w:t>WaterHeaterGasFiredRatedInput</w:t>
            </w:r>
            <w:proofErr w:type="spellEnd"/>
            <w:r w:rsidRPr="00095904">
              <w:rPr>
                <w:rFonts w:asciiTheme="minorHAnsi" w:eastAsia="Times New Roman" w:hAnsiTheme="minorHAnsi" w:cstheme="minorHAnsi"/>
                <w:sz w:val="16"/>
                <w:szCs w:val="20"/>
              </w:rPr>
              <w:t>&gt;&gt;</w:t>
            </w:r>
          </w:p>
          <w:p w14:paraId="4DC44E17" w14:textId="5FC46A55" w:rsidR="00F349F6" w:rsidRPr="00095904" w:rsidRDefault="00F349F6" w:rsidP="00F349F6">
            <w:pPr>
              <w:spacing w:after="0" w:line="240" w:lineRule="auto"/>
              <w:rPr>
                <w:rFonts w:asciiTheme="minorHAnsi" w:hAnsiTheme="minorHAnsi" w:cstheme="minorHAnsi"/>
                <w:sz w:val="14"/>
                <w:szCs w:val="16"/>
              </w:rPr>
            </w:pPr>
          </w:p>
        </w:tc>
        <w:tc>
          <w:tcPr>
            <w:tcW w:w="531" w:type="pct"/>
            <w:tcBorders>
              <w:top w:val="single" w:sz="4" w:space="0" w:color="auto"/>
              <w:left w:val="single" w:sz="4" w:space="0" w:color="auto"/>
              <w:bottom w:val="single" w:sz="4" w:space="0" w:color="auto"/>
              <w:right w:val="single" w:sz="4" w:space="0" w:color="auto"/>
            </w:tcBorders>
          </w:tcPr>
          <w:p w14:paraId="7EF496BA" w14:textId="73EA9496"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lastRenderedPageBreak/>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09&gt;&gt;</w:t>
            </w:r>
          </w:p>
        </w:tc>
        <w:tc>
          <w:tcPr>
            <w:tcW w:w="409" w:type="pct"/>
            <w:tcBorders>
              <w:top w:val="single" w:sz="4" w:space="0" w:color="auto"/>
              <w:left w:val="single" w:sz="4" w:space="0" w:color="auto"/>
              <w:bottom w:val="single" w:sz="4" w:space="0" w:color="auto"/>
              <w:right w:val="single" w:sz="4" w:space="0" w:color="auto"/>
            </w:tcBorders>
          </w:tcPr>
          <w:p w14:paraId="6C87B38C" w14:textId="0953407F"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10&gt;&gt;</w:t>
            </w:r>
          </w:p>
        </w:tc>
        <w:tc>
          <w:tcPr>
            <w:tcW w:w="409" w:type="pct"/>
            <w:tcBorders>
              <w:top w:val="single" w:sz="4" w:space="0" w:color="auto"/>
              <w:left w:val="single" w:sz="4" w:space="0" w:color="auto"/>
              <w:bottom w:val="single" w:sz="4" w:space="0" w:color="auto"/>
              <w:right w:val="single" w:sz="4" w:space="0" w:color="auto"/>
            </w:tcBorders>
          </w:tcPr>
          <w:p w14:paraId="6FA787AB" w14:textId="59DE014E"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A1</w:t>
            </w:r>
            <w:r>
              <w:rPr>
                <w:rFonts w:asciiTheme="minorHAnsi" w:eastAsia="Times New Roman" w:hAnsiTheme="minorHAnsi" w:cstheme="minorHAnsi"/>
                <w:sz w:val="16"/>
                <w:szCs w:val="20"/>
              </w:rPr>
              <w:t>1&gt;&gt;</w:t>
            </w:r>
          </w:p>
        </w:tc>
        <w:tc>
          <w:tcPr>
            <w:tcW w:w="331" w:type="pct"/>
            <w:tcBorders>
              <w:top w:val="single" w:sz="4" w:space="0" w:color="auto"/>
              <w:left w:val="single" w:sz="4" w:space="0" w:color="auto"/>
              <w:bottom w:val="single" w:sz="4" w:space="0" w:color="auto"/>
              <w:right w:val="single" w:sz="4" w:space="0" w:color="auto"/>
            </w:tcBorders>
          </w:tcPr>
          <w:p w14:paraId="4EEFADE4" w14:textId="34E4FDE1"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12&gt;&gt;</w:t>
            </w:r>
          </w:p>
        </w:tc>
      </w:tr>
      <w:tr w:rsidR="00F349F6" w:rsidRPr="00327949" w14:paraId="3A5022A5" w14:textId="77777777" w:rsidTr="009A07EC">
        <w:trPr>
          <w:trHeight w:val="278"/>
        </w:trPr>
        <w:tc>
          <w:tcPr>
            <w:tcW w:w="417" w:type="pct"/>
            <w:tcBorders>
              <w:top w:val="single" w:sz="4" w:space="0" w:color="auto"/>
              <w:left w:val="single" w:sz="4" w:space="0" w:color="auto"/>
              <w:bottom w:val="single" w:sz="4" w:space="0" w:color="auto"/>
              <w:right w:val="single" w:sz="4" w:space="0" w:color="auto"/>
            </w:tcBorders>
          </w:tcPr>
          <w:p w14:paraId="21EB0A7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9" w:type="pct"/>
            <w:tcBorders>
              <w:top w:val="single" w:sz="4" w:space="0" w:color="auto"/>
              <w:left w:val="single" w:sz="4" w:space="0" w:color="auto"/>
              <w:bottom w:val="single" w:sz="4" w:space="0" w:color="auto"/>
              <w:right w:val="single" w:sz="4" w:space="0" w:color="auto"/>
            </w:tcBorders>
          </w:tcPr>
          <w:p w14:paraId="78725B7E" w14:textId="25F422E2"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562CF0A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8" w:type="pct"/>
            <w:tcBorders>
              <w:top w:val="single" w:sz="4" w:space="0" w:color="auto"/>
              <w:left w:val="single" w:sz="4" w:space="0" w:color="auto"/>
              <w:bottom w:val="single" w:sz="4" w:space="0" w:color="auto"/>
              <w:right w:val="single" w:sz="4" w:space="0" w:color="auto"/>
            </w:tcBorders>
          </w:tcPr>
          <w:p w14:paraId="1519F91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1" w:type="pct"/>
            <w:tcBorders>
              <w:top w:val="single" w:sz="4" w:space="0" w:color="auto"/>
              <w:left w:val="single" w:sz="4" w:space="0" w:color="auto"/>
              <w:bottom w:val="single" w:sz="4" w:space="0" w:color="auto"/>
              <w:right w:val="single" w:sz="4" w:space="0" w:color="auto"/>
            </w:tcBorders>
          </w:tcPr>
          <w:p w14:paraId="20758B79"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295" w:type="pct"/>
            <w:tcBorders>
              <w:top w:val="single" w:sz="4" w:space="0" w:color="auto"/>
              <w:left w:val="single" w:sz="4" w:space="0" w:color="auto"/>
              <w:bottom w:val="single" w:sz="4" w:space="0" w:color="auto"/>
              <w:right w:val="single" w:sz="4" w:space="0" w:color="auto"/>
            </w:tcBorders>
          </w:tcPr>
          <w:p w14:paraId="5874699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50" w:type="pct"/>
            <w:tcBorders>
              <w:top w:val="single" w:sz="4" w:space="0" w:color="auto"/>
              <w:left w:val="single" w:sz="4" w:space="0" w:color="auto"/>
              <w:bottom w:val="single" w:sz="4" w:space="0" w:color="auto"/>
              <w:right w:val="single" w:sz="4" w:space="0" w:color="auto"/>
            </w:tcBorders>
          </w:tcPr>
          <w:p w14:paraId="0502938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tcPr>
          <w:p w14:paraId="4EE2703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tcPr>
          <w:p w14:paraId="5FF6F2F2"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1FD3246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6DBABD0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31" w:type="pct"/>
            <w:tcBorders>
              <w:top w:val="single" w:sz="4" w:space="0" w:color="auto"/>
              <w:left w:val="single" w:sz="4" w:space="0" w:color="auto"/>
              <w:bottom w:val="single" w:sz="4" w:space="0" w:color="auto"/>
              <w:right w:val="single" w:sz="4" w:space="0" w:color="auto"/>
            </w:tcBorders>
          </w:tcPr>
          <w:p w14:paraId="02275763" w14:textId="08D8517C" w:rsidR="00F349F6" w:rsidRPr="00327949" w:rsidDel="0053169A" w:rsidRDefault="00F349F6" w:rsidP="00F349F6">
            <w:pPr>
              <w:spacing w:after="0" w:line="240" w:lineRule="auto"/>
              <w:rPr>
                <w:rFonts w:asciiTheme="minorHAnsi" w:hAnsiTheme="minorHAnsi" w:cstheme="minorHAnsi"/>
                <w:sz w:val="18"/>
                <w:szCs w:val="18"/>
              </w:rPr>
            </w:pPr>
          </w:p>
        </w:tc>
      </w:tr>
    </w:tbl>
    <w:p w14:paraId="1264387D" w14:textId="00DEC933" w:rsidR="00F1004F" w:rsidRDefault="00F1004F" w:rsidP="00236F4B">
      <w:pPr>
        <w:spacing w:after="0" w:line="240" w:lineRule="auto"/>
        <w:rPr>
          <w:ins w:id="732" w:author="Markstrum, Alexis@Energy" w:date="2021-10-21T10:24:00Z"/>
          <w:rFonts w:asciiTheme="minorHAnsi" w:hAnsiTheme="minorHAnsi" w:cstheme="minorHAnsi"/>
          <w:sz w:val="18"/>
          <w:szCs w:val="18"/>
        </w:rPr>
      </w:pPr>
    </w:p>
    <w:p w14:paraId="7DD958F4" w14:textId="2DC98D38" w:rsidR="00ED40A1" w:rsidRDefault="00ED40A1" w:rsidP="00236F4B">
      <w:pPr>
        <w:spacing w:after="0" w:line="240" w:lineRule="auto"/>
        <w:rPr>
          <w:ins w:id="733" w:author="Markstrum, Alexis@Energy" w:date="2021-10-21T10:24:00Z"/>
          <w:rFonts w:asciiTheme="minorHAnsi" w:hAnsiTheme="minorHAnsi" w:cstheme="minorHAnsi"/>
          <w:sz w:val="18"/>
          <w:szCs w:val="18"/>
        </w:rPr>
      </w:pPr>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C1150F" w:rsidRPr="00C1150F" w:rsidDel="00581D77" w14:paraId="2CC640B3" w14:textId="443AAA9D" w:rsidTr="004B6B6C">
        <w:trPr>
          <w:ins w:id="734" w:author="Markstrum, Alexis@Energy" w:date="2021-10-21T10:24:00Z"/>
          <w:del w:id="735" w:author="Alhabibi, Haider@Energy" w:date="2022-01-25T14:28:00Z"/>
        </w:trPr>
        <w:tc>
          <w:tcPr>
            <w:tcW w:w="10885" w:type="dxa"/>
            <w:gridSpan w:val="10"/>
          </w:tcPr>
          <w:p w14:paraId="22038C03" w14:textId="4C3F79BE" w:rsidR="00C1150F" w:rsidRPr="00C1150F" w:rsidDel="00581D77" w:rsidRDefault="00BC4104" w:rsidP="00C1150F">
            <w:pPr>
              <w:spacing w:after="0" w:line="240" w:lineRule="auto"/>
              <w:ind w:right="876"/>
              <w:rPr>
                <w:ins w:id="736" w:author="Markstrum, Alexis@Energy" w:date="2021-10-21T10:24:00Z"/>
                <w:del w:id="737" w:author="Alhabibi, Haider@Energy" w:date="2022-01-25T14:28:00Z"/>
                <w:rFonts w:cstheme="minorHAnsi"/>
                <w:b/>
                <w:sz w:val="20"/>
                <w:szCs w:val="20"/>
              </w:rPr>
            </w:pPr>
            <w:ins w:id="738" w:author="Markstrum, Alexis@Energy" w:date="2021-10-21T10:25:00Z">
              <w:del w:id="739" w:author="Alhabibi, Haider@Energy" w:date="2022-01-25T14:28:00Z">
                <w:r w:rsidDel="00581D77">
                  <w:rPr>
                    <w:rFonts w:cstheme="minorHAnsi"/>
                    <w:b/>
                    <w:sz w:val="20"/>
                    <w:szCs w:val="20"/>
                  </w:rPr>
                  <w:delText>C</w:delText>
                </w:r>
              </w:del>
            </w:ins>
            <w:ins w:id="740" w:author="Markstrum, Alexis@Energy" w:date="2021-10-21T10:24:00Z">
              <w:del w:id="741" w:author="Alhabibi, Haider@Energy" w:date="2022-01-25T14:28:00Z">
                <w:r w:rsidR="00C1150F" w:rsidRPr="00C1150F" w:rsidDel="00581D77">
                  <w:rPr>
                    <w:rFonts w:cstheme="minorHAnsi"/>
                    <w:b/>
                    <w:sz w:val="20"/>
                    <w:szCs w:val="20"/>
                  </w:rPr>
                  <w:delText>.</w:delText>
                </w:r>
              </w:del>
            </w:ins>
            <w:ins w:id="742" w:author="Markstrum, Alexis@Energy" w:date="2021-10-21T10:28:00Z">
              <w:del w:id="743" w:author="Alhabibi, Haider@Energy" w:date="2022-01-25T14:28:00Z">
                <w:r w:rsidR="00EB5D69" w:rsidDel="00581D77">
                  <w:rPr>
                    <w:rFonts w:cstheme="minorHAnsi"/>
                    <w:b/>
                    <w:sz w:val="20"/>
                    <w:szCs w:val="20"/>
                  </w:rPr>
                  <w:delText xml:space="preserve"> </w:delText>
                </w:r>
              </w:del>
            </w:ins>
            <w:ins w:id="744" w:author="Markstrum, Alexis@Energy" w:date="2021-10-21T10:38:00Z">
              <w:del w:id="745" w:author="Alhabibi, Haider@Energy" w:date="2022-01-25T14:28:00Z">
                <w:r w:rsidR="004D729F" w:rsidDel="00581D77">
                  <w:rPr>
                    <w:rFonts w:cstheme="minorHAnsi"/>
                    <w:b/>
                    <w:sz w:val="20"/>
                    <w:szCs w:val="20"/>
                  </w:rPr>
                  <w:delText>D</w:delText>
                </w:r>
              </w:del>
            </w:ins>
            <w:ins w:id="746" w:author="Markstrum, Alexis@Energy" w:date="2021-10-21T10:24:00Z">
              <w:del w:id="747" w:author="Alhabibi, Haider@Energy" w:date="2022-01-25T14:28:00Z">
                <w:r w:rsidR="00C1150F" w:rsidRPr="00C1150F" w:rsidDel="00581D77">
                  <w:rPr>
                    <w:rFonts w:cstheme="minorHAnsi"/>
                    <w:b/>
                    <w:sz w:val="20"/>
                    <w:szCs w:val="20"/>
                  </w:rPr>
                  <w:delText xml:space="preserve">esign HERS Verified </w:delText>
                </w:r>
              </w:del>
            </w:ins>
            <w:ins w:id="748" w:author="Markstrum, Alexis@Energy" w:date="2021-10-21T10:39:00Z">
              <w:del w:id="749" w:author="Alhabibi, Haider@Energy" w:date="2022-01-25T14:28:00Z">
                <w:r w:rsidR="0041382D" w:rsidDel="00581D77">
                  <w:rPr>
                    <w:rFonts w:cstheme="minorHAnsi"/>
                    <w:b/>
                    <w:sz w:val="20"/>
                    <w:szCs w:val="20"/>
                  </w:rPr>
                  <w:delText xml:space="preserve">Dwelling Unit </w:delText>
                </w:r>
              </w:del>
            </w:ins>
            <w:ins w:id="750" w:author="Markstrum, Alexis@Energy" w:date="2021-10-21T10:38:00Z">
              <w:del w:id="751" w:author="Alhabibi, Haider@Energy" w:date="2022-01-25T14:28:00Z">
                <w:r w:rsidR="004D729F" w:rsidDel="00581D77">
                  <w:rPr>
                    <w:rFonts w:cstheme="minorHAnsi"/>
                    <w:b/>
                    <w:sz w:val="20"/>
                    <w:szCs w:val="20"/>
                  </w:rPr>
                  <w:delText>HPWH</w:delText>
                </w:r>
              </w:del>
            </w:ins>
            <w:ins w:id="752" w:author="Markstrum, Alexis@Energy" w:date="2021-10-21T10:24:00Z">
              <w:del w:id="753" w:author="Alhabibi, Haider@Energy" w:date="2022-01-25T14:28:00Z">
                <w:r w:rsidR="00C1150F" w:rsidRPr="00C1150F" w:rsidDel="00581D77">
                  <w:rPr>
                    <w:rFonts w:cstheme="minorHAnsi"/>
                    <w:b/>
                    <w:sz w:val="20"/>
                    <w:szCs w:val="20"/>
                  </w:rPr>
                  <w:delText xml:space="preserve"> System Information</w:delText>
                </w:r>
              </w:del>
            </w:ins>
          </w:p>
          <w:p w14:paraId="7D1F1C0A" w14:textId="1011374F" w:rsidR="00C1150F" w:rsidRPr="00C1150F" w:rsidDel="00581D77" w:rsidRDefault="00C1150F" w:rsidP="00C1150F">
            <w:pPr>
              <w:spacing w:after="0" w:line="240" w:lineRule="auto"/>
              <w:ind w:right="876"/>
              <w:rPr>
                <w:ins w:id="754" w:author="Markstrum, Alexis@Energy" w:date="2021-10-21T10:24:00Z"/>
                <w:del w:id="755" w:author="Alhabibi, Haider@Energy" w:date="2022-01-25T14:28:00Z"/>
                <w:rFonts w:cstheme="minorHAnsi"/>
                <w:sz w:val="18"/>
                <w:szCs w:val="20"/>
              </w:rPr>
            </w:pPr>
            <w:ins w:id="756" w:author="Markstrum, Alexis@Energy" w:date="2021-10-21T10:24:00Z">
              <w:del w:id="757" w:author="Alhabibi, Haider@Energy" w:date="2022-01-25T14:28:00Z">
                <w:r w:rsidRPr="00C1150F" w:rsidDel="00581D77">
                  <w:rPr>
                    <w:rFonts w:cstheme="minorHAnsi"/>
                    <w:sz w:val="18"/>
                    <w:szCs w:val="20"/>
                  </w:rPr>
                  <w:delText>This table reports the water heating system(s) that were specified on the registered CF1R compliance document for this project.</w:delText>
                </w:r>
              </w:del>
            </w:ins>
          </w:p>
          <w:p w14:paraId="48E5E667" w14:textId="3FBF1217" w:rsidR="0044510E" w:rsidDel="00581D77" w:rsidRDefault="0044510E" w:rsidP="0044510E">
            <w:pPr>
              <w:spacing w:after="0"/>
              <w:rPr>
                <w:ins w:id="758" w:author="Markstrum, Alexis@Energy" w:date="2021-10-21T11:10:00Z"/>
                <w:del w:id="759" w:author="Alhabibi, Haider@Energy" w:date="2022-01-25T14:28:00Z"/>
                <w:rFonts w:cstheme="minorHAnsi"/>
                <w:sz w:val="20"/>
                <w:szCs w:val="20"/>
              </w:rPr>
            </w:pPr>
            <w:ins w:id="760" w:author="Markstrum, Alexis@Energy" w:date="2021-10-21T11:10:00Z">
              <w:del w:id="761" w:author="Alhabibi, Haider@Energy" w:date="2022-01-25T14:28:00Z">
                <w:r w:rsidDel="00581D77">
                  <w:rPr>
                    <w:rFonts w:cstheme="minorHAnsi"/>
                    <w:sz w:val="20"/>
                    <w:szCs w:val="20"/>
                  </w:rPr>
                  <w:delText xml:space="preserve">&lt;&lt;If CF1R has HPWH, then require table, else </w:delText>
                </w:r>
                <w:r w:rsidRPr="00E12A63" w:rsidDel="00581D77">
                  <w:rPr>
                    <w:rFonts w:cstheme="minorHAnsi"/>
                    <w:sz w:val="20"/>
                    <w:szCs w:val="20"/>
                  </w:rPr>
                  <w:delText>display the "section does not apply" message</w:delText>
                </w:r>
                <w:r w:rsidDel="00581D77">
                  <w:rPr>
                    <w:rFonts w:cstheme="minorHAnsi"/>
                    <w:sz w:val="20"/>
                    <w:szCs w:val="20"/>
                  </w:rPr>
                  <w:delText>&gt;&gt;</w:delText>
                </w:r>
              </w:del>
            </w:ins>
          </w:p>
          <w:p w14:paraId="2D839A61" w14:textId="3433D9E3" w:rsidR="00C1150F" w:rsidRPr="00C1150F" w:rsidDel="00581D77" w:rsidRDefault="00C1150F" w:rsidP="00C1150F">
            <w:pPr>
              <w:spacing w:after="0" w:line="240" w:lineRule="auto"/>
              <w:ind w:right="876"/>
              <w:rPr>
                <w:ins w:id="762" w:author="Markstrum, Alexis@Energy" w:date="2021-10-21T10:24:00Z"/>
                <w:del w:id="763" w:author="Alhabibi, Haider@Energy" w:date="2022-01-25T14:28:00Z"/>
                <w:rFonts w:cstheme="minorHAnsi"/>
                <w:b/>
                <w:sz w:val="20"/>
                <w:szCs w:val="20"/>
              </w:rPr>
            </w:pPr>
            <w:ins w:id="764" w:author="Markstrum, Alexis@Energy" w:date="2021-10-21T10:24:00Z">
              <w:del w:id="765" w:author="Alhabibi, Haider@Energy" w:date="2022-01-25T14:28:00Z">
                <w:r w:rsidRPr="00C1150F" w:rsidDel="00581D77">
                  <w:rPr>
                    <w:rFonts w:cstheme="minorHAnsi"/>
                    <w:sz w:val="18"/>
                    <w:szCs w:val="20"/>
                  </w:rPr>
                  <w:delText xml:space="preserve">&lt;&lt;require one row of data for each </w:delText>
                </w:r>
              </w:del>
            </w:ins>
            <w:ins w:id="766" w:author="Tam, Danny@Energy" w:date="2021-12-23T09:54:00Z">
              <w:del w:id="767" w:author="Alhabibi, Haider@Energy" w:date="2022-01-25T14:28:00Z">
                <w:r w:rsidR="009024F2" w:rsidDel="00581D77">
                  <w:rPr>
                    <w:rFonts w:cstheme="minorHAnsi"/>
                    <w:sz w:val="18"/>
                    <w:szCs w:val="20"/>
                  </w:rPr>
                  <w:delText xml:space="preserve">HPWH </w:delText>
                </w:r>
              </w:del>
            </w:ins>
            <w:ins w:id="768" w:author="Markstrum, Alexis@Energy" w:date="2021-10-21T10:24:00Z">
              <w:del w:id="769" w:author="Alhabibi, Haider@Energy" w:date="2022-01-25T14:28:00Z">
                <w:r w:rsidRPr="00C1150F" w:rsidDel="00581D77">
                  <w:rPr>
                    <w:rFonts w:cstheme="minorHAnsi"/>
                    <w:sz w:val="18"/>
                    <w:szCs w:val="20"/>
                  </w:rPr>
                  <w:delText>water heater identified on the CF1R-</w:delText>
                </w:r>
                <w:r w:rsidRPr="00DC34CF" w:rsidDel="00581D77">
                  <w:rPr>
                    <w:rFonts w:cstheme="minorHAnsi"/>
                    <w:sz w:val="18"/>
                    <w:szCs w:val="20"/>
                  </w:rPr>
                  <w:delText>PRF</w:delText>
                </w:r>
                <w:r w:rsidRPr="00C1150F" w:rsidDel="00581D77">
                  <w:rPr>
                    <w:rFonts w:cstheme="minorHAnsi"/>
                    <w:sz w:val="18"/>
                    <w:szCs w:val="20"/>
                  </w:rPr>
                  <w:delText>&gt;&gt;</w:delText>
                </w:r>
              </w:del>
            </w:ins>
          </w:p>
        </w:tc>
      </w:tr>
      <w:tr w:rsidR="00C1150F" w:rsidRPr="00C1150F" w:rsidDel="00581D77" w14:paraId="570F5220" w14:textId="277FBD3A" w:rsidTr="00DC34CF">
        <w:trPr>
          <w:ins w:id="770" w:author="Markstrum, Alexis@Energy" w:date="2021-10-21T10:24:00Z"/>
          <w:del w:id="771" w:author="Alhabibi, Haider@Energy" w:date="2022-01-25T14:28:00Z"/>
        </w:trPr>
        <w:tc>
          <w:tcPr>
            <w:tcW w:w="895" w:type="dxa"/>
            <w:tcBorders>
              <w:top w:val="single" w:sz="4" w:space="0" w:color="auto"/>
              <w:left w:val="single" w:sz="4" w:space="0" w:color="auto"/>
              <w:bottom w:val="single" w:sz="4" w:space="0" w:color="auto"/>
              <w:right w:val="single" w:sz="4" w:space="0" w:color="auto"/>
            </w:tcBorders>
          </w:tcPr>
          <w:p w14:paraId="4CACD51D" w14:textId="19B01803" w:rsidR="00C1150F" w:rsidRPr="00C1150F" w:rsidDel="00581D77" w:rsidRDefault="00C1150F" w:rsidP="00C1150F">
            <w:pPr>
              <w:spacing w:after="0" w:line="240" w:lineRule="auto"/>
              <w:jc w:val="center"/>
              <w:rPr>
                <w:ins w:id="772" w:author="Markstrum, Alexis@Energy" w:date="2021-10-21T10:24:00Z"/>
                <w:del w:id="773" w:author="Alhabibi, Haider@Energy" w:date="2022-01-25T14:28:00Z"/>
                <w:rFonts w:eastAsia="Times New Roman" w:cstheme="minorHAnsi"/>
                <w:sz w:val="18"/>
                <w:szCs w:val="18"/>
              </w:rPr>
            </w:pPr>
            <w:ins w:id="774" w:author="Markstrum, Alexis@Energy" w:date="2021-10-21T10:24:00Z">
              <w:del w:id="775" w:author="Alhabibi, Haider@Energy" w:date="2022-01-25T14:28:00Z">
                <w:r w:rsidRPr="00C1150F" w:rsidDel="00581D77">
                  <w:rPr>
                    <w:rFonts w:eastAsia="Times New Roman" w:cstheme="minorHAnsi"/>
                    <w:sz w:val="18"/>
                    <w:szCs w:val="18"/>
                  </w:rPr>
                  <w:delText>01</w:delText>
                </w:r>
              </w:del>
            </w:ins>
          </w:p>
        </w:tc>
        <w:tc>
          <w:tcPr>
            <w:tcW w:w="990" w:type="dxa"/>
            <w:vAlign w:val="bottom"/>
          </w:tcPr>
          <w:p w14:paraId="1D789B52" w14:textId="1395EFCD" w:rsidR="00C1150F" w:rsidRPr="00C1150F" w:rsidDel="00581D77" w:rsidRDefault="00C1150F" w:rsidP="00C1150F">
            <w:pPr>
              <w:spacing w:after="0" w:line="240" w:lineRule="auto"/>
              <w:jc w:val="center"/>
              <w:rPr>
                <w:ins w:id="776" w:author="Markstrum, Alexis@Energy" w:date="2021-10-21T10:24:00Z"/>
                <w:del w:id="777" w:author="Alhabibi, Haider@Energy" w:date="2022-01-25T14:28:00Z"/>
                <w:rFonts w:cstheme="minorHAnsi"/>
                <w:sz w:val="18"/>
                <w:szCs w:val="18"/>
              </w:rPr>
            </w:pPr>
            <w:ins w:id="778" w:author="Markstrum, Alexis@Energy" w:date="2021-10-21T10:24:00Z">
              <w:del w:id="779" w:author="Alhabibi, Haider@Energy" w:date="2022-01-25T14:28:00Z">
                <w:r w:rsidRPr="00C1150F" w:rsidDel="00581D77">
                  <w:rPr>
                    <w:rFonts w:eastAsia="Times New Roman" w:cstheme="minorHAnsi"/>
                    <w:sz w:val="18"/>
                    <w:szCs w:val="18"/>
                  </w:rPr>
                  <w:delText>02</w:delText>
                </w:r>
              </w:del>
            </w:ins>
          </w:p>
        </w:tc>
        <w:tc>
          <w:tcPr>
            <w:tcW w:w="1080" w:type="dxa"/>
            <w:vAlign w:val="bottom"/>
          </w:tcPr>
          <w:p w14:paraId="36EB4DD7" w14:textId="7A1D5499" w:rsidR="00C1150F" w:rsidRPr="00C1150F" w:rsidDel="00581D77" w:rsidRDefault="00C1150F" w:rsidP="00C1150F">
            <w:pPr>
              <w:spacing w:after="0" w:line="240" w:lineRule="auto"/>
              <w:jc w:val="center"/>
              <w:rPr>
                <w:ins w:id="780" w:author="Markstrum, Alexis@Energy" w:date="2021-10-21T10:24:00Z"/>
                <w:del w:id="781" w:author="Alhabibi, Haider@Energy" w:date="2022-01-25T14:28:00Z"/>
                <w:rFonts w:cstheme="minorHAnsi"/>
                <w:sz w:val="18"/>
                <w:szCs w:val="18"/>
              </w:rPr>
            </w:pPr>
            <w:ins w:id="782" w:author="Markstrum, Alexis@Energy" w:date="2021-10-21T10:24:00Z">
              <w:del w:id="783" w:author="Alhabibi, Haider@Energy" w:date="2022-01-25T14:28:00Z">
                <w:r w:rsidRPr="00C1150F" w:rsidDel="00581D77">
                  <w:rPr>
                    <w:rFonts w:eastAsia="Times New Roman" w:cstheme="minorHAnsi"/>
                    <w:sz w:val="18"/>
                    <w:szCs w:val="18"/>
                  </w:rPr>
                  <w:delText>03</w:delText>
                </w:r>
              </w:del>
            </w:ins>
          </w:p>
        </w:tc>
        <w:tc>
          <w:tcPr>
            <w:tcW w:w="990" w:type="dxa"/>
          </w:tcPr>
          <w:p w14:paraId="7C15FBA8" w14:textId="52437C93" w:rsidR="00C1150F" w:rsidRPr="00C1150F" w:rsidDel="00581D77" w:rsidRDefault="00C1150F" w:rsidP="00C1150F">
            <w:pPr>
              <w:spacing w:after="0" w:line="240" w:lineRule="auto"/>
              <w:jc w:val="center"/>
              <w:rPr>
                <w:ins w:id="784" w:author="Markstrum, Alexis@Energy" w:date="2021-10-21T10:24:00Z"/>
                <w:del w:id="785" w:author="Alhabibi, Haider@Energy" w:date="2022-01-25T14:28:00Z"/>
                <w:rFonts w:eastAsia="Times New Roman" w:cstheme="minorHAnsi"/>
                <w:sz w:val="18"/>
                <w:szCs w:val="18"/>
              </w:rPr>
            </w:pPr>
            <w:ins w:id="786" w:author="Markstrum, Alexis@Energy" w:date="2021-10-21T10:24:00Z">
              <w:del w:id="787" w:author="Alhabibi, Haider@Energy" w:date="2022-01-25T14:28:00Z">
                <w:r w:rsidRPr="00C1150F" w:rsidDel="00581D77">
                  <w:rPr>
                    <w:rFonts w:eastAsia="Times New Roman" w:cstheme="minorHAnsi"/>
                    <w:sz w:val="18"/>
                    <w:szCs w:val="18"/>
                  </w:rPr>
                  <w:delText>04</w:delText>
                </w:r>
              </w:del>
            </w:ins>
          </w:p>
        </w:tc>
        <w:tc>
          <w:tcPr>
            <w:tcW w:w="1080" w:type="dxa"/>
          </w:tcPr>
          <w:p w14:paraId="726451F7" w14:textId="020EEB26" w:rsidR="00C1150F" w:rsidRPr="00C1150F" w:rsidDel="00581D77" w:rsidRDefault="00C1150F" w:rsidP="00C1150F">
            <w:pPr>
              <w:spacing w:after="0" w:line="240" w:lineRule="auto"/>
              <w:jc w:val="center"/>
              <w:rPr>
                <w:ins w:id="788" w:author="Markstrum, Alexis@Energy" w:date="2021-10-21T10:24:00Z"/>
                <w:del w:id="789" w:author="Alhabibi, Haider@Energy" w:date="2022-01-25T14:28:00Z"/>
                <w:rFonts w:eastAsia="Times New Roman" w:cstheme="minorHAnsi"/>
                <w:sz w:val="18"/>
                <w:szCs w:val="18"/>
              </w:rPr>
            </w:pPr>
            <w:ins w:id="790" w:author="Markstrum, Alexis@Energy" w:date="2021-10-21T10:24:00Z">
              <w:del w:id="791" w:author="Alhabibi, Haider@Energy" w:date="2022-01-25T14:28:00Z">
                <w:r w:rsidRPr="00C1150F" w:rsidDel="00581D77">
                  <w:rPr>
                    <w:rFonts w:eastAsia="Times New Roman" w:cstheme="minorHAnsi"/>
                    <w:sz w:val="18"/>
                    <w:szCs w:val="18"/>
                  </w:rPr>
                  <w:delText>05</w:delText>
                </w:r>
              </w:del>
            </w:ins>
          </w:p>
        </w:tc>
        <w:tc>
          <w:tcPr>
            <w:tcW w:w="1170" w:type="dxa"/>
          </w:tcPr>
          <w:p w14:paraId="0DA96D57" w14:textId="115FB8D2" w:rsidR="00C1150F" w:rsidRPr="00C1150F" w:rsidDel="00581D77" w:rsidRDefault="00C1150F" w:rsidP="00C1150F">
            <w:pPr>
              <w:spacing w:after="0" w:line="240" w:lineRule="auto"/>
              <w:jc w:val="center"/>
              <w:rPr>
                <w:ins w:id="792" w:author="Markstrum, Alexis@Energy" w:date="2021-10-21T10:24:00Z"/>
                <w:del w:id="793" w:author="Alhabibi, Haider@Energy" w:date="2022-01-25T14:28:00Z"/>
                <w:rFonts w:eastAsia="Times New Roman" w:cstheme="minorHAnsi"/>
                <w:sz w:val="18"/>
                <w:szCs w:val="18"/>
              </w:rPr>
            </w:pPr>
            <w:ins w:id="794" w:author="Markstrum, Alexis@Energy" w:date="2021-10-21T10:24:00Z">
              <w:del w:id="795" w:author="Alhabibi, Haider@Energy" w:date="2022-01-25T14:28:00Z">
                <w:r w:rsidRPr="00C1150F" w:rsidDel="00581D77">
                  <w:rPr>
                    <w:rFonts w:eastAsia="Times New Roman" w:cstheme="minorHAnsi"/>
                    <w:sz w:val="18"/>
                    <w:szCs w:val="18"/>
                  </w:rPr>
                  <w:delText>06</w:delText>
                </w:r>
              </w:del>
            </w:ins>
          </w:p>
        </w:tc>
        <w:tc>
          <w:tcPr>
            <w:tcW w:w="1530" w:type="dxa"/>
          </w:tcPr>
          <w:p w14:paraId="37D458C8" w14:textId="2042039F" w:rsidR="00C1150F" w:rsidRPr="00C1150F" w:rsidDel="00581D77" w:rsidRDefault="00C1150F" w:rsidP="00C1150F">
            <w:pPr>
              <w:spacing w:after="0" w:line="240" w:lineRule="auto"/>
              <w:jc w:val="center"/>
              <w:rPr>
                <w:ins w:id="796" w:author="Markstrum, Alexis@Energy" w:date="2021-10-21T10:24:00Z"/>
                <w:del w:id="797" w:author="Alhabibi, Haider@Energy" w:date="2022-01-25T14:28:00Z"/>
                <w:rFonts w:eastAsia="Times New Roman" w:cstheme="minorHAnsi"/>
                <w:sz w:val="18"/>
                <w:szCs w:val="18"/>
              </w:rPr>
            </w:pPr>
            <w:ins w:id="798" w:author="Markstrum, Alexis@Energy" w:date="2021-10-21T10:24:00Z">
              <w:del w:id="799" w:author="Alhabibi, Haider@Energy" w:date="2022-01-25T14:28:00Z">
                <w:r w:rsidRPr="00C1150F" w:rsidDel="00581D77">
                  <w:rPr>
                    <w:rFonts w:eastAsia="Times New Roman" w:cstheme="minorHAnsi"/>
                    <w:sz w:val="18"/>
                    <w:szCs w:val="18"/>
                  </w:rPr>
                  <w:delText>07</w:delText>
                </w:r>
              </w:del>
            </w:ins>
          </w:p>
        </w:tc>
        <w:tc>
          <w:tcPr>
            <w:tcW w:w="1170" w:type="dxa"/>
          </w:tcPr>
          <w:p w14:paraId="685EB0A5" w14:textId="1F919F24" w:rsidR="00C1150F" w:rsidRPr="00C1150F" w:rsidDel="00581D77" w:rsidRDefault="00C1150F" w:rsidP="00C1150F">
            <w:pPr>
              <w:spacing w:after="0" w:line="240" w:lineRule="auto"/>
              <w:jc w:val="center"/>
              <w:rPr>
                <w:ins w:id="800" w:author="Markstrum, Alexis@Energy" w:date="2021-10-21T10:24:00Z"/>
                <w:del w:id="801" w:author="Alhabibi, Haider@Energy" w:date="2022-01-25T14:28:00Z"/>
                <w:rFonts w:eastAsia="Times New Roman" w:cstheme="minorHAnsi"/>
                <w:sz w:val="18"/>
                <w:szCs w:val="18"/>
              </w:rPr>
            </w:pPr>
            <w:ins w:id="802" w:author="Markstrum, Alexis@Energy" w:date="2021-10-21T10:24:00Z">
              <w:del w:id="803" w:author="Alhabibi, Haider@Energy" w:date="2022-01-25T14:28:00Z">
                <w:r w:rsidRPr="00C1150F" w:rsidDel="00581D77">
                  <w:rPr>
                    <w:rFonts w:eastAsia="Times New Roman" w:cstheme="minorHAnsi"/>
                    <w:sz w:val="18"/>
                    <w:szCs w:val="18"/>
                  </w:rPr>
                  <w:delText>08</w:delText>
                </w:r>
              </w:del>
            </w:ins>
          </w:p>
        </w:tc>
        <w:tc>
          <w:tcPr>
            <w:tcW w:w="900" w:type="dxa"/>
          </w:tcPr>
          <w:p w14:paraId="13AB886E" w14:textId="3092DA48" w:rsidR="00C1150F" w:rsidRPr="00C1150F" w:rsidDel="00581D77" w:rsidRDefault="00C1150F" w:rsidP="00C1150F">
            <w:pPr>
              <w:spacing w:after="0" w:line="240" w:lineRule="auto"/>
              <w:jc w:val="center"/>
              <w:rPr>
                <w:ins w:id="804" w:author="Markstrum, Alexis@Energy" w:date="2021-10-21T10:24:00Z"/>
                <w:del w:id="805" w:author="Alhabibi, Haider@Energy" w:date="2022-01-25T14:28:00Z"/>
                <w:rFonts w:eastAsia="Times New Roman" w:cstheme="minorHAnsi"/>
                <w:sz w:val="18"/>
                <w:szCs w:val="18"/>
              </w:rPr>
            </w:pPr>
            <w:ins w:id="806" w:author="Markstrum, Alexis@Energy" w:date="2021-10-21T10:24:00Z">
              <w:del w:id="807" w:author="Alhabibi, Haider@Energy" w:date="2022-01-25T14:28:00Z">
                <w:r w:rsidRPr="00C1150F" w:rsidDel="00581D77">
                  <w:rPr>
                    <w:rFonts w:eastAsia="Times New Roman" w:cstheme="minorHAnsi"/>
                    <w:sz w:val="18"/>
                    <w:szCs w:val="18"/>
                  </w:rPr>
                  <w:delText>09</w:delText>
                </w:r>
              </w:del>
            </w:ins>
          </w:p>
        </w:tc>
        <w:tc>
          <w:tcPr>
            <w:tcW w:w="1080" w:type="dxa"/>
          </w:tcPr>
          <w:p w14:paraId="369D9950" w14:textId="0CCCCA76" w:rsidR="00C1150F" w:rsidRPr="00C1150F" w:rsidDel="00581D77" w:rsidRDefault="00C1150F" w:rsidP="00C1150F">
            <w:pPr>
              <w:spacing w:after="0" w:line="240" w:lineRule="auto"/>
              <w:jc w:val="center"/>
              <w:rPr>
                <w:ins w:id="808" w:author="Markstrum, Alexis@Energy" w:date="2021-10-21T10:24:00Z"/>
                <w:del w:id="809" w:author="Alhabibi, Haider@Energy" w:date="2022-01-25T14:28:00Z"/>
                <w:rFonts w:eastAsia="Times New Roman" w:cstheme="minorHAnsi"/>
                <w:sz w:val="18"/>
                <w:szCs w:val="18"/>
              </w:rPr>
            </w:pPr>
            <w:ins w:id="810" w:author="Markstrum, Alexis@Energy" w:date="2021-10-21T10:24:00Z">
              <w:del w:id="811" w:author="Alhabibi, Haider@Energy" w:date="2022-01-25T14:28:00Z">
                <w:r w:rsidRPr="00C1150F" w:rsidDel="00581D77">
                  <w:rPr>
                    <w:rFonts w:eastAsia="Times New Roman" w:cstheme="minorHAnsi"/>
                    <w:sz w:val="18"/>
                    <w:szCs w:val="18"/>
                  </w:rPr>
                  <w:delText>10</w:delText>
                </w:r>
              </w:del>
            </w:ins>
          </w:p>
        </w:tc>
      </w:tr>
      <w:tr w:rsidR="00C1150F" w:rsidRPr="00C1150F" w:rsidDel="00581D77" w14:paraId="7A98A4DA" w14:textId="0C8F459E" w:rsidTr="00DC34CF">
        <w:trPr>
          <w:ins w:id="812" w:author="Markstrum, Alexis@Energy" w:date="2021-10-21T10:24:00Z"/>
          <w:del w:id="813" w:author="Alhabibi, Haider@Energy" w:date="2022-01-25T14:28:00Z"/>
        </w:trPr>
        <w:tc>
          <w:tcPr>
            <w:tcW w:w="895" w:type="dxa"/>
            <w:tcBorders>
              <w:top w:val="single" w:sz="4" w:space="0" w:color="auto"/>
              <w:left w:val="single" w:sz="4" w:space="0" w:color="auto"/>
              <w:bottom w:val="single" w:sz="4" w:space="0" w:color="auto"/>
              <w:right w:val="single" w:sz="4" w:space="0" w:color="auto"/>
            </w:tcBorders>
            <w:vAlign w:val="bottom"/>
          </w:tcPr>
          <w:p w14:paraId="01CE7B15" w14:textId="6A8B21ED"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814" w:author="Markstrum, Alexis@Energy" w:date="2021-10-21T10:24:00Z"/>
                <w:del w:id="815" w:author="Alhabibi, Haider@Energy" w:date="2022-01-25T14:28:00Z"/>
                <w:rFonts w:eastAsia="Times New Roman" w:cstheme="minorHAnsi"/>
                <w:sz w:val="18"/>
                <w:szCs w:val="18"/>
              </w:rPr>
            </w:pPr>
            <w:ins w:id="816" w:author="Markstrum, Alexis@Energy" w:date="2021-10-21T10:24:00Z">
              <w:del w:id="817" w:author="Alhabibi, Haider@Energy" w:date="2022-01-25T14:28:00Z">
                <w:r w:rsidRPr="00C1150F" w:rsidDel="00581D77">
                  <w:rPr>
                    <w:rFonts w:eastAsia="Times New Roman" w:cstheme="minorHAnsi"/>
                    <w:sz w:val="18"/>
                    <w:szCs w:val="18"/>
                  </w:rPr>
                  <w:delText>Dwelling Unit Name</w:delText>
                </w:r>
              </w:del>
            </w:ins>
          </w:p>
        </w:tc>
        <w:tc>
          <w:tcPr>
            <w:tcW w:w="990" w:type="dxa"/>
            <w:vAlign w:val="bottom"/>
          </w:tcPr>
          <w:p w14:paraId="695485DB" w14:textId="3ECF844B"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818" w:author="Markstrum, Alexis@Energy" w:date="2021-10-21T10:24:00Z"/>
                <w:del w:id="819" w:author="Alhabibi, Haider@Energy" w:date="2022-01-25T14:28:00Z"/>
                <w:rFonts w:eastAsia="Times New Roman" w:cstheme="minorHAnsi"/>
                <w:sz w:val="18"/>
                <w:szCs w:val="18"/>
              </w:rPr>
            </w:pPr>
            <w:ins w:id="820" w:author="Markstrum, Alexis@Energy" w:date="2021-10-21T10:24:00Z">
              <w:del w:id="821" w:author="Alhabibi, Haider@Energy" w:date="2022-01-25T14:28:00Z">
                <w:r w:rsidRPr="00C1150F" w:rsidDel="00581D77">
                  <w:rPr>
                    <w:rFonts w:eastAsia="Times New Roman" w:cstheme="minorHAnsi"/>
                    <w:sz w:val="18"/>
                    <w:szCs w:val="18"/>
                  </w:rPr>
                  <w:delText>Water Heating System ID</w:delText>
                </w:r>
              </w:del>
            </w:ins>
          </w:p>
          <w:p w14:paraId="6AA0095C" w14:textId="76A1625A" w:rsidR="00C1150F" w:rsidRPr="00C1150F" w:rsidDel="00581D77" w:rsidRDefault="00C1150F" w:rsidP="00C1150F">
            <w:pPr>
              <w:spacing w:after="0" w:line="240" w:lineRule="auto"/>
              <w:jc w:val="center"/>
              <w:rPr>
                <w:ins w:id="822" w:author="Markstrum, Alexis@Energy" w:date="2021-10-21T10:24:00Z"/>
                <w:del w:id="823" w:author="Alhabibi, Haider@Energy" w:date="2022-01-25T14:28:00Z"/>
                <w:rFonts w:cstheme="minorHAnsi"/>
                <w:sz w:val="18"/>
                <w:szCs w:val="18"/>
              </w:rPr>
            </w:pPr>
            <w:ins w:id="824" w:author="Markstrum, Alexis@Energy" w:date="2021-10-21T10:24:00Z">
              <w:del w:id="825" w:author="Alhabibi, Haider@Energy" w:date="2022-01-25T14:28:00Z">
                <w:r w:rsidRPr="00C1150F" w:rsidDel="00581D77">
                  <w:rPr>
                    <w:rFonts w:eastAsia="Times New Roman" w:cstheme="minorHAnsi"/>
                    <w:sz w:val="18"/>
                    <w:szCs w:val="18"/>
                  </w:rPr>
                  <w:delText>or Name</w:delText>
                </w:r>
              </w:del>
            </w:ins>
          </w:p>
        </w:tc>
        <w:tc>
          <w:tcPr>
            <w:tcW w:w="1080" w:type="dxa"/>
            <w:vAlign w:val="bottom"/>
          </w:tcPr>
          <w:p w14:paraId="1894075C" w14:textId="1AE437C4"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826" w:author="Markstrum, Alexis@Energy" w:date="2021-10-21T10:24:00Z"/>
                <w:del w:id="827" w:author="Alhabibi, Haider@Energy" w:date="2022-01-25T14:28:00Z"/>
                <w:rFonts w:eastAsia="Times New Roman" w:cstheme="minorHAnsi"/>
                <w:sz w:val="18"/>
                <w:szCs w:val="18"/>
              </w:rPr>
            </w:pPr>
            <w:ins w:id="828" w:author="Markstrum, Alexis@Energy" w:date="2021-10-21T10:24:00Z">
              <w:del w:id="829" w:author="Alhabibi, Haider@Energy" w:date="2022-01-25T14:28:00Z">
                <w:r w:rsidRPr="00C1150F" w:rsidDel="00581D77">
                  <w:rPr>
                    <w:rFonts w:eastAsia="Times New Roman" w:cstheme="minorHAnsi"/>
                    <w:sz w:val="18"/>
                    <w:szCs w:val="18"/>
                  </w:rPr>
                  <w:delText>Modeled Equipment</w:delText>
                </w:r>
              </w:del>
            </w:ins>
          </w:p>
          <w:p w14:paraId="01EB0E58" w14:textId="28470E0F" w:rsidR="00C1150F" w:rsidRPr="00C1150F" w:rsidDel="00581D77" w:rsidRDefault="00C1150F" w:rsidP="00C1150F">
            <w:pPr>
              <w:spacing w:after="0" w:line="240" w:lineRule="auto"/>
              <w:jc w:val="center"/>
              <w:rPr>
                <w:ins w:id="830" w:author="Markstrum, Alexis@Energy" w:date="2021-10-21T10:24:00Z"/>
                <w:del w:id="831" w:author="Alhabibi, Haider@Energy" w:date="2022-01-25T14:28:00Z"/>
                <w:rFonts w:cstheme="minorHAnsi"/>
                <w:sz w:val="18"/>
                <w:szCs w:val="18"/>
              </w:rPr>
            </w:pPr>
            <w:ins w:id="832" w:author="Markstrum, Alexis@Energy" w:date="2021-10-21T10:24:00Z">
              <w:del w:id="833" w:author="Alhabibi, Haider@Energy" w:date="2022-01-25T14:28:00Z">
                <w:r w:rsidRPr="00C1150F" w:rsidDel="00581D77">
                  <w:rPr>
                    <w:rFonts w:eastAsia="Times New Roman" w:cstheme="minorHAnsi"/>
                    <w:sz w:val="18"/>
                    <w:szCs w:val="18"/>
                  </w:rPr>
                  <w:delText>Make and Model</w:delText>
                </w:r>
              </w:del>
            </w:ins>
          </w:p>
        </w:tc>
        <w:tc>
          <w:tcPr>
            <w:tcW w:w="990" w:type="dxa"/>
            <w:vAlign w:val="bottom"/>
          </w:tcPr>
          <w:p w14:paraId="3192091B" w14:textId="48F31690"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834" w:author="Markstrum, Alexis@Energy" w:date="2021-10-21T10:24:00Z"/>
                <w:del w:id="835" w:author="Alhabibi, Haider@Energy" w:date="2022-01-25T14:28:00Z"/>
                <w:rFonts w:eastAsia="Times New Roman" w:cstheme="minorHAnsi"/>
                <w:sz w:val="18"/>
                <w:szCs w:val="18"/>
              </w:rPr>
            </w:pPr>
            <w:ins w:id="836" w:author="Markstrum, Alexis@Energy" w:date="2021-10-21T10:24:00Z">
              <w:del w:id="837" w:author="Alhabibi, Haider@Energy" w:date="2022-01-25T14:28:00Z">
                <w:r w:rsidRPr="00C1150F" w:rsidDel="00581D77">
                  <w:rPr>
                    <w:rFonts w:eastAsia="Times New Roman" w:cstheme="minorHAnsi"/>
                    <w:sz w:val="18"/>
                    <w:szCs w:val="18"/>
                  </w:rPr>
                  <w:delText xml:space="preserve"># of </w:delText>
                </w:r>
                <w:r w:rsidRPr="00C1150F" w:rsidDel="00581D77">
                  <w:rPr>
                    <w:rFonts w:eastAsia="Times New Roman" w:cstheme="minorHAnsi"/>
                    <w:sz w:val="18"/>
                    <w:szCs w:val="20"/>
                  </w:rPr>
                  <w:delText xml:space="preserve">Like (or Identical) </w:delText>
                </w:r>
                <w:r w:rsidRPr="00C1150F" w:rsidDel="00581D77">
                  <w:rPr>
                    <w:rFonts w:eastAsia="Times New Roman" w:cstheme="minorHAnsi"/>
                    <w:sz w:val="18"/>
                    <w:szCs w:val="18"/>
                  </w:rPr>
                  <w:delText>Water Heaters in System</w:delText>
                </w:r>
              </w:del>
            </w:ins>
          </w:p>
        </w:tc>
        <w:tc>
          <w:tcPr>
            <w:tcW w:w="1080" w:type="dxa"/>
            <w:vAlign w:val="bottom"/>
          </w:tcPr>
          <w:p w14:paraId="4A74210F" w14:textId="30B5663C"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838" w:author="Markstrum, Alexis@Energy" w:date="2021-10-21T10:24:00Z"/>
                <w:del w:id="839" w:author="Alhabibi, Haider@Energy" w:date="2022-01-25T14:28:00Z"/>
                <w:rFonts w:eastAsia="Times New Roman" w:cstheme="minorHAnsi"/>
                <w:sz w:val="18"/>
                <w:szCs w:val="18"/>
              </w:rPr>
            </w:pPr>
            <w:ins w:id="840" w:author="Markstrum, Alexis@Energy" w:date="2021-10-21T10:24:00Z">
              <w:del w:id="841" w:author="Alhabibi, Haider@Energy" w:date="2022-01-25T14:28:00Z">
                <w:r w:rsidRPr="00C1150F" w:rsidDel="00581D77">
                  <w:rPr>
                    <w:rFonts w:eastAsia="Times New Roman" w:cstheme="minorHAnsi"/>
                    <w:sz w:val="18"/>
                    <w:szCs w:val="18"/>
                  </w:rPr>
                  <w:delText>Tank Location</w:delText>
                </w:r>
              </w:del>
            </w:ins>
          </w:p>
        </w:tc>
        <w:tc>
          <w:tcPr>
            <w:tcW w:w="1170" w:type="dxa"/>
            <w:vAlign w:val="bottom"/>
          </w:tcPr>
          <w:p w14:paraId="64251B88" w14:textId="3A1FD00F" w:rsidR="00C1150F" w:rsidRPr="00C1150F" w:rsidDel="00581D77" w:rsidRDefault="00C1150F" w:rsidP="005D39A0">
            <w:pPr>
              <w:keepNext/>
              <w:tabs>
                <w:tab w:val="left" w:pos="2160"/>
                <w:tab w:val="left" w:pos="2700"/>
                <w:tab w:val="left" w:pos="3420"/>
                <w:tab w:val="left" w:pos="3780"/>
                <w:tab w:val="left" w:pos="5760"/>
                <w:tab w:val="left" w:pos="7212"/>
              </w:tabs>
              <w:spacing w:after="0" w:line="240" w:lineRule="auto"/>
              <w:jc w:val="center"/>
              <w:rPr>
                <w:ins w:id="842" w:author="Markstrum, Alexis@Energy" w:date="2021-10-21T10:24:00Z"/>
                <w:del w:id="843" w:author="Alhabibi, Haider@Energy" w:date="2022-01-25T14:28:00Z"/>
                <w:rFonts w:eastAsia="Times New Roman" w:cstheme="minorHAnsi"/>
                <w:sz w:val="18"/>
                <w:szCs w:val="18"/>
              </w:rPr>
            </w:pPr>
            <w:ins w:id="844" w:author="Markstrum, Alexis@Energy" w:date="2021-10-21T10:24:00Z">
              <w:del w:id="845" w:author="Alhabibi, Haider@Energy" w:date="2022-01-25T14:28:00Z">
                <w:r w:rsidRPr="00C1150F" w:rsidDel="00581D77">
                  <w:rPr>
                    <w:rFonts w:eastAsia="Times New Roman" w:cstheme="minorHAnsi"/>
                    <w:sz w:val="18"/>
                    <w:szCs w:val="18"/>
                  </w:rPr>
                  <w:delText>Exterior Tank Insulation R-value</w:delText>
                </w:r>
              </w:del>
            </w:ins>
          </w:p>
        </w:tc>
        <w:tc>
          <w:tcPr>
            <w:tcW w:w="1530" w:type="dxa"/>
            <w:vAlign w:val="bottom"/>
          </w:tcPr>
          <w:p w14:paraId="7E9E1D80" w14:textId="717D9521" w:rsidR="00C1150F" w:rsidRPr="00C1150F" w:rsidDel="00581D77" w:rsidRDefault="00C1150F" w:rsidP="005D39A0">
            <w:pPr>
              <w:keepNext/>
              <w:tabs>
                <w:tab w:val="left" w:pos="2160"/>
                <w:tab w:val="left" w:pos="2700"/>
                <w:tab w:val="left" w:pos="3420"/>
                <w:tab w:val="left" w:pos="3780"/>
                <w:tab w:val="left" w:pos="5760"/>
                <w:tab w:val="left" w:pos="7212"/>
              </w:tabs>
              <w:spacing w:after="0" w:line="240" w:lineRule="auto"/>
              <w:jc w:val="center"/>
              <w:rPr>
                <w:ins w:id="846" w:author="Markstrum, Alexis@Energy" w:date="2021-10-21T10:24:00Z"/>
                <w:del w:id="847" w:author="Alhabibi, Haider@Energy" w:date="2022-01-25T14:28:00Z"/>
                <w:rFonts w:eastAsia="Times New Roman" w:cstheme="minorHAnsi"/>
                <w:sz w:val="18"/>
                <w:szCs w:val="18"/>
              </w:rPr>
            </w:pPr>
            <w:ins w:id="848" w:author="Markstrum, Alexis@Energy" w:date="2021-10-21T10:24:00Z">
              <w:del w:id="849" w:author="Alhabibi, Haider@Energy" w:date="2022-01-25T14:28:00Z">
                <w:r w:rsidRPr="00C1150F" w:rsidDel="00581D77">
                  <w:rPr>
                    <w:rFonts w:eastAsia="Times New Roman" w:cstheme="minorHAnsi"/>
                    <w:sz w:val="18"/>
                    <w:szCs w:val="18"/>
                  </w:rPr>
                  <w:delText>Dwelling Unit DHW System Distribution Type</w:delText>
                </w:r>
              </w:del>
            </w:ins>
          </w:p>
        </w:tc>
        <w:tc>
          <w:tcPr>
            <w:tcW w:w="1170" w:type="dxa"/>
            <w:vAlign w:val="bottom"/>
          </w:tcPr>
          <w:p w14:paraId="12DEA353" w14:textId="79CF1057" w:rsidR="00C1150F" w:rsidRPr="00C1150F" w:rsidDel="00581D77" w:rsidRDefault="00C1150F" w:rsidP="005D39A0">
            <w:pPr>
              <w:keepNext/>
              <w:tabs>
                <w:tab w:val="left" w:pos="2160"/>
                <w:tab w:val="left" w:pos="2700"/>
                <w:tab w:val="left" w:pos="3420"/>
                <w:tab w:val="left" w:pos="3780"/>
                <w:tab w:val="left" w:pos="5760"/>
                <w:tab w:val="left" w:pos="7212"/>
              </w:tabs>
              <w:spacing w:after="0" w:line="240" w:lineRule="auto"/>
              <w:jc w:val="center"/>
              <w:rPr>
                <w:ins w:id="850" w:author="Markstrum, Alexis@Energy" w:date="2021-10-21T10:24:00Z"/>
                <w:del w:id="851" w:author="Alhabibi, Haider@Energy" w:date="2022-01-25T14:28:00Z"/>
                <w:rFonts w:eastAsia="Times New Roman" w:cstheme="minorHAnsi"/>
                <w:sz w:val="18"/>
                <w:szCs w:val="18"/>
              </w:rPr>
            </w:pPr>
            <w:ins w:id="852" w:author="Markstrum, Alexis@Energy" w:date="2021-10-21T10:24:00Z">
              <w:del w:id="853" w:author="Alhabibi, Haider@Energy" w:date="2022-01-25T14:28:00Z">
                <w:r w:rsidRPr="00C1150F" w:rsidDel="00581D77">
                  <w:rPr>
                    <w:rFonts w:eastAsia="Times New Roman" w:cstheme="minorHAnsi"/>
                    <w:sz w:val="18"/>
                    <w:szCs w:val="18"/>
                  </w:rPr>
                  <w:delText>Compact Distrib.</w:delText>
                </w:r>
              </w:del>
            </w:ins>
          </w:p>
        </w:tc>
        <w:tc>
          <w:tcPr>
            <w:tcW w:w="900" w:type="dxa"/>
            <w:vAlign w:val="bottom"/>
          </w:tcPr>
          <w:p w14:paraId="022C6951" w14:textId="17B2D577" w:rsidR="00C1150F" w:rsidRPr="00C1150F" w:rsidDel="00581D77" w:rsidRDefault="00C1150F">
            <w:pPr>
              <w:keepNext/>
              <w:tabs>
                <w:tab w:val="left" w:pos="2160"/>
                <w:tab w:val="left" w:pos="2700"/>
                <w:tab w:val="left" w:pos="3420"/>
                <w:tab w:val="left" w:pos="3780"/>
                <w:tab w:val="left" w:pos="5760"/>
                <w:tab w:val="left" w:pos="7212"/>
              </w:tabs>
              <w:spacing w:after="0" w:line="240" w:lineRule="auto"/>
              <w:jc w:val="center"/>
              <w:rPr>
                <w:ins w:id="854" w:author="Markstrum, Alexis@Energy" w:date="2021-10-21T10:24:00Z"/>
                <w:del w:id="855" w:author="Alhabibi, Haider@Energy" w:date="2022-01-25T14:28:00Z"/>
                <w:rFonts w:eastAsia="Times New Roman" w:cstheme="minorHAnsi"/>
                <w:sz w:val="18"/>
                <w:szCs w:val="18"/>
              </w:rPr>
            </w:pPr>
            <w:ins w:id="856" w:author="Markstrum, Alexis@Energy" w:date="2021-10-21T10:24:00Z">
              <w:del w:id="857" w:author="Alhabibi, Haider@Energy" w:date="2022-01-25T14:28:00Z">
                <w:r w:rsidRPr="00C1150F" w:rsidDel="00581D77">
                  <w:rPr>
                    <w:rFonts w:eastAsia="Times New Roman" w:cstheme="minorHAnsi"/>
                    <w:sz w:val="18"/>
                    <w:szCs w:val="18"/>
                  </w:rPr>
                  <w:delText>Drain Water Heat Recovery</w:delText>
                </w:r>
              </w:del>
            </w:ins>
          </w:p>
        </w:tc>
        <w:tc>
          <w:tcPr>
            <w:tcW w:w="1080" w:type="dxa"/>
            <w:vAlign w:val="bottom"/>
          </w:tcPr>
          <w:p w14:paraId="7CD10ACF" w14:textId="42B3F372" w:rsidR="00C1150F" w:rsidRPr="00C1150F" w:rsidDel="00581D77" w:rsidRDefault="00C1150F">
            <w:pPr>
              <w:keepNext/>
              <w:tabs>
                <w:tab w:val="left" w:pos="2160"/>
                <w:tab w:val="left" w:pos="2700"/>
                <w:tab w:val="left" w:pos="3420"/>
                <w:tab w:val="left" w:pos="3780"/>
                <w:tab w:val="left" w:pos="5760"/>
                <w:tab w:val="left" w:pos="7212"/>
              </w:tabs>
              <w:spacing w:after="0" w:line="240" w:lineRule="auto"/>
              <w:jc w:val="center"/>
              <w:rPr>
                <w:ins w:id="858" w:author="Markstrum, Alexis@Energy" w:date="2021-10-21T10:24:00Z"/>
                <w:del w:id="859" w:author="Alhabibi, Haider@Energy" w:date="2022-01-25T14:28:00Z"/>
                <w:rFonts w:eastAsia="Times New Roman" w:cstheme="minorHAnsi"/>
                <w:sz w:val="18"/>
                <w:szCs w:val="18"/>
              </w:rPr>
            </w:pPr>
            <w:ins w:id="860" w:author="Markstrum, Alexis@Energy" w:date="2021-10-21T10:24:00Z">
              <w:del w:id="861" w:author="Alhabibi, Haider@Energy" w:date="2022-01-25T14:28:00Z">
                <w:r w:rsidRPr="00C1150F" w:rsidDel="00581D77">
                  <w:rPr>
                    <w:rFonts w:eastAsia="Times New Roman" w:cstheme="minorHAnsi"/>
                    <w:sz w:val="18"/>
                    <w:szCs w:val="18"/>
                  </w:rPr>
                  <w:delText>Simulated Equipment Make and Model</w:delText>
                </w:r>
              </w:del>
            </w:ins>
          </w:p>
        </w:tc>
      </w:tr>
      <w:tr w:rsidR="00C1150F" w:rsidRPr="00C1150F" w:rsidDel="00581D77" w14:paraId="4AFAAC5A" w14:textId="763F040B" w:rsidTr="00DC34CF">
        <w:trPr>
          <w:ins w:id="862" w:author="Markstrum, Alexis@Energy" w:date="2021-10-21T10:24:00Z"/>
          <w:del w:id="863" w:author="Alhabibi, Haider@Energy" w:date="2022-01-25T14:28:00Z"/>
        </w:trPr>
        <w:tc>
          <w:tcPr>
            <w:tcW w:w="895" w:type="dxa"/>
            <w:tcBorders>
              <w:top w:val="single" w:sz="4" w:space="0" w:color="auto"/>
              <w:left w:val="single" w:sz="4" w:space="0" w:color="auto"/>
              <w:bottom w:val="single" w:sz="4" w:space="0" w:color="auto"/>
              <w:right w:val="single" w:sz="4" w:space="0" w:color="auto"/>
            </w:tcBorders>
          </w:tcPr>
          <w:p w14:paraId="4CF9477D" w14:textId="6F6E72C5" w:rsidR="00C1150F" w:rsidRPr="00C1150F" w:rsidDel="00581D77" w:rsidRDefault="00C1150F" w:rsidP="00C1150F">
            <w:pPr>
              <w:spacing w:after="0" w:line="240" w:lineRule="auto"/>
              <w:jc w:val="center"/>
              <w:rPr>
                <w:ins w:id="864" w:author="Markstrum, Alexis@Energy" w:date="2021-10-21T10:24:00Z"/>
                <w:del w:id="865" w:author="Alhabibi, Haider@Energy" w:date="2022-01-25T14:28:00Z"/>
                <w:rFonts w:cstheme="minorHAnsi"/>
                <w:sz w:val="16"/>
                <w:szCs w:val="18"/>
              </w:rPr>
            </w:pPr>
            <w:ins w:id="866" w:author="Markstrum, Alexis@Energy" w:date="2021-10-21T10:24:00Z">
              <w:del w:id="867" w:author="Alhabibi, Haider@Energy" w:date="2022-01-25T14:28:00Z">
                <w:r w:rsidRPr="00C1150F" w:rsidDel="00581D77">
                  <w:rPr>
                    <w:rFonts w:eastAsia="Times New Roman" w:cstheme="minorHAnsi"/>
                    <w:sz w:val="16"/>
                    <w:szCs w:val="20"/>
                  </w:rPr>
                  <w:delText xml:space="preserve">&lt;&lt;reference value from CF1R; if Single Family, then value = Single Family&gt;&gt; </w:delText>
                </w:r>
              </w:del>
            </w:ins>
          </w:p>
        </w:tc>
        <w:tc>
          <w:tcPr>
            <w:tcW w:w="990" w:type="dxa"/>
          </w:tcPr>
          <w:p w14:paraId="12386FD6" w14:textId="7B35EE7E" w:rsidR="00C1150F" w:rsidRPr="00C1150F" w:rsidDel="00581D77" w:rsidRDefault="00C1150F" w:rsidP="00C1150F">
            <w:pPr>
              <w:spacing w:after="0" w:line="240" w:lineRule="auto"/>
              <w:jc w:val="center"/>
              <w:rPr>
                <w:ins w:id="868" w:author="Markstrum, Alexis@Energy" w:date="2021-10-21T10:24:00Z"/>
                <w:del w:id="869" w:author="Alhabibi, Haider@Energy" w:date="2022-01-25T14:28:00Z"/>
                <w:rFonts w:cstheme="minorHAnsi"/>
                <w:sz w:val="16"/>
                <w:szCs w:val="18"/>
              </w:rPr>
            </w:pPr>
            <w:ins w:id="870" w:author="Markstrum, Alexis@Energy" w:date="2021-10-21T10:24:00Z">
              <w:del w:id="871" w:author="Alhabibi, Haider@Energy" w:date="2022-01-25T14:28:00Z">
                <w:r w:rsidRPr="00C1150F" w:rsidDel="00581D77">
                  <w:rPr>
                    <w:rFonts w:cstheme="minorHAnsi"/>
                    <w:sz w:val="16"/>
                    <w:szCs w:val="18"/>
                  </w:rPr>
                  <w:delText>&lt;&lt;reference value from CF1R&gt;&gt;</w:delText>
                </w:r>
              </w:del>
            </w:ins>
          </w:p>
        </w:tc>
        <w:tc>
          <w:tcPr>
            <w:tcW w:w="1080" w:type="dxa"/>
          </w:tcPr>
          <w:p w14:paraId="1A272E06" w14:textId="5F0B4C96" w:rsidR="00C1150F" w:rsidRPr="00C1150F" w:rsidDel="00581D77" w:rsidRDefault="00C1150F" w:rsidP="00C1150F">
            <w:pPr>
              <w:spacing w:after="0" w:line="240" w:lineRule="auto"/>
              <w:jc w:val="center"/>
              <w:rPr>
                <w:ins w:id="872" w:author="Markstrum, Alexis@Energy" w:date="2021-10-21T10:24:00Z"/>
                <w:del w:id="873" w:author="Alhabibi, Haider@Energy" w:date="2022-01-25T14:28:00Z"/>
                <w:rFonts w:cstheme="minorHAnsi"/>
                <w:sz w:val="16"/>
                <w:szCs w:val="18"/>
              </w:rPr>
            </w:pPr>
            <w:ins w:id="874" w:author="Markstrum, Alexis@Energy" w:date="2021-10-21T10:24:00Z">
              <w:del w:id="875" w:author="Alhabibi, Haider@Energy" w:date="2022-01-25T14:28:00Z">
                <w:r w:rsidRPr="00C1150F" w:rsidDel="00581D77">
                  <w:rPr>
                    <w:rFonts w:cstheme="minorHAnsi"/>
                    <w:sz w:val="16"/>
                    <w:szCs w:val="20"/>
                  </w:rPr>
                  <w:delText>&lt;&lt;references value from CF1R-</w:delText>
                </w:r>
                <w:r w:rsidRPr="00DC34CF" w:rsidDel="00581D77">
                  <w:rPr>
                    <w:rFonts w:cstheme="minorHAnsi"/>
                    <w:sz w:val="16"/>
                    <w:szCs w:val="20"/>
                  </w:rPr>
                  <w:delText>PRF</w:delText>
                </w:r>
                <w:r w:rsidRPr="00C1150F" w:rsidDel="00581D77">
                  <w:rPr>
                    <w:rFonts w:cstheme="minorHAnsi"/>
                    <w:sz w:val="16"/>
                    <w:szCs w:val="20"/>
                  </w:rPr>
                  <w:delText xml:space="preserve">.  Else if prescriptive, display “NEEA Tier 3” </w:delText>
                </w:r>
                <w:r w:rsidRPr="00C1150F" w:rsidDel="00581D77">
                  <w:rPr>
                    <w:rFonts w:cstheme="minorHAnsi"/>
                    <w:sz w:val="16"/>
                    <w:szCs w:val="18"/>
                  </w:rPr>
                  <w:delText>&gt;&gt;</w:delText>
                </w:r>
              </w:del>
            </w:ins>
          </w:p>
        </w:tc>
        <w:tc>
          <w:tcPr>
            <w:tcW w:w="990" w:type="dxa"/>
          </w:tcPr>
          <w:p w14:paraId="6C1D6861" w14:textId="4F85F739" w:rsidR="00C1150F" w:rsidRPr="00C1150F" w:rsidDel="00581D77" w:rsidRDefault="00C1150F" w:rsidP="00C1150F">
            <w:pPr>
              <w:spacing w:after="0" w:line="240" w:lineRule="auto"/>
              <w:jc w:val="center"/>
              <w:rPr>
                <w:ins w:id="876" w:author="Markstrum, Alexis@Energy" w:date="2021-10-21T10:24:00Z"/>
                <w:del w:id="877" w:author="Alhabibi, Haider@Energy" w:date="2022-01-25T14:28:00Z"/>
                <w:rFonts w:eastAsia="Times New Roman" w:cstheme="minorHAnsi"/>
                <w:b/>
                <w:i/>
                <w:color w:val="FF0000"/>
                <w:sz w:val="16"/>
                <w:szCs w:val="18"/>
              </w:rPr>
            </w:pPr>
            <w:ins w:id="878" w:author="Markstrum, Alexis@Energy" w:date="2021-10-21T10:24:00Z">
              <w:del w:id="879" w:author="Alhabibi, Haider@Energy" w:date="2022-01-25T14:28:00Z">
                <w:r w:rsidRPr="00C1150F" w:rsidDel="00581D77">
                  <w:rPr>
                    <w:rFonts w:cstheme="minorHAnsi"/>
                    <w:sz w:val="16"/>
                    <w:szCs w:val="18"/>
                  </w:rPr>
                  <w:delText>&lt;&lt;references values from CF1R&gt;&gt;</w:delText>
                </w:r>
              </w:del>
            </w:ins>
          </w:p>
        </w:tc>
        <w:tc>
          <w:tcPr>
            <w:tcW w:w="1080" w:type="dxa"/>
          </w:tcPr>
          <w:p w14:paraId="3F3A4707" w14:textId="616A32A7"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jc w:val="center"/>
              <w:rPr>
                <w:ins w:id="880" w:author="Markstrum, Alexis@Energy" w:date="2021-10-21T10:24:00Z"/>
                <w:del w:id="881" w:author="Alhabibi, Haider@Energy" w:date="2022-01-25T14:28:00Z"/>
                <w:rFonts w:eastAsia="Times New Roman" w:cstheme="minorHAnsi"/>
                <w:b/>
                <w:i/>
                <w:color w:val="FF0000"/>
                <w:sz w:val="16"/>
                <w:szCs w:val="18"/>
              </w:rPr>
            </w:pPr>
            <w:ins w:id="882" w:author="Markstrum, Alexis@Energy" w:date="2021-10-21T10:24:00Z">
              <w:del w:id="883" w:author="Alhabibi, Haider@Energy" w:date="2022-01-25T14:28:00Z">
                <w:r w:rsidRPr="00C1150F" w:rsidDel="00581D77">
                  <w:rPr>
                    <w:rFonts w:eastAsia="Times New Roman" w:cstheme="minorHAnsi"/>
                    <w:sz w:val="16"/>
                    <w:szCs w:val="20"/>
                  </w:rPr>
                  <w:delText>&lt;&lt; Reference value from CF1R&gt;&gt;</w:delText>
                </w:r>
              </w:del>
            </w:ins>
          </w:p>
        </w:tc>
        <w:tc>
          <w:tcPr>
            <w:tcW w:w="1170" w:type="dxa"/>
          </w:tcPr>
          <w:p w14:paraId="39C39FB3" w14:textId="42260E8E" w:rsidR="00C1150F" w:rsidRPr="00C1150F" w:rsidDel="00581D77" w:rsidRDefault="00C1150F" w:rsidP="00C1150F">
            <w:pPr>
              <w:spacing w:after="0" w:line="240" w:lineRule="auto"/>
              <w:jc w:val="center"/>
              <w:rPr>
                <w:ins w:id="884" w:author="Markstrum, Alexis@Energy" w:date="2021-10-21T10:24:00Z"/>
                <w:del w:id="885" w:author="Alhabibi, Haider@Energy" w:date="2022-01-25T14:28:00Z"/>
                <w:rFonts w:cstheme="minorHAnsi"/>
                <w:sz w:val="16"/>
                <w:szCs w:val="18"/>
              </w:rPr>
            </w:pPr>
            <w:ins w:id="886" w:author="Markstrum, Alexis@Energy" w:date="2021-10-21T10:24:00Z">
              <w:del w:id="887" w:author="Alhabibi, Haider@Energy" w:date="2022-01-25T14:28:00Z">
                <w:r w:rsidRPr="00C1150F" w:rsidDel="00581D77">
                  <w:rPr>
                    <w:rFonts w:cstheme="minorHAnsi"/>
                    <w:sz w:val="16"/>
                    <w:szCs w:val="18"/>
                  </w:rPr>
                  <w:delText>&lt;&lt;reference values from CF1R-</w:delText>
                </w:r>
                <w:r w:rsidRPr="00DC34CF" w:rsidDel="00581D77">
                  <w:rPr>
                    <w:rFonts w:cstheme="minorHAnsi"/>
                    <w:sz w:val="16"/>
                    <w:szCs w:val="18"/>
                  </w:rPr>
                  <w:delText>PRF</w:delText>
                </w:r>
                <w:r w:rsidRPr="00C1150F" w:rsidDel="00581D77">
                  <w:rPr>
                    <w:rFonts w:cstheme="minorHAnsi"/>
                    <w:sz w:val="16"/>
                    <w:szCs w:val="18"/>
                  </w:rPr>
                  <w:delText>; else NA&gt;&gt;</w:delText>
                </w:r>
              </w:del>
            </w:ins>
          </w:p>
        </w:tc>
        <w:tc>
          <w:tcPr>
            <w:tcW w:w="1530" w:type="dxa"/>
          </w:tcPr>
          <w:p w14:paraId="20D26CCC" w14:textId="27607886"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888" w:author="Markstrum, Alexis@Energy" w:date="2021-10-21T10:24:00Z"/>
                <w:del w:id="889" w:author="Alhabibi, Haider@Energy" w:date="2022-01-25T14:28:00Z"/>
                <w:rFonts w:eastAsia="Times New Roman" w:cstheme="minorHAnsi"/>
                <w:sz w:val="14"/>
                <w:szCs w:val="16"/>
              </w:rPr>
            </w:pPr>
            <w:ins w:id="890" w:author="Markstrum, Alexis@Energy" w:date="2021-10-21T10:24:00Z">
              <w:del w:id="891" w:author="Alhabibi, Haider@Energy" w:date="2022-01-25T14:28:00Z">
                <w:r w:rsidRPr="00C1150F" w:rsidDel="00581D77">
                  <w:rPr>
                    <w:rFonts w:eastAsia="Times New Roman" w:cstheme="minorHAnsi"/>
                    <w:sz w:val="14"/>
                    <w:szCs w:val="16"/>
                  </w:rPr>
                  <w:delText xml:space="preserve">&lt;&lt;reference values from CF1R </w:delText>
                </w:r>
              </w:del>
            </w:ins>
          </w:p>
          <w:p w14:paraId="43A48E9F" w14:textId="00BF3C29"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892" w:author="Markstrum, Alexis@Energy" w:date="2021-10-21T10:24:00Z"/>
                <w:del w:id="893" w:author="Alhabibi, Haider@Energy" w:date="2022-01-25T14:28:00Z"/>
                <w:rFonts w:eastAsia="Times New Roman" w:cstheme="minorHAnsi"/>
                <w:sz w:val="14"/>
                <w:szCs w:val="16"/>
              </w:rPr>
            </w:pPr>
            <w:ins w:id="894" w:author="Markstrum, Alexis@Energy" w:date="2021-10-21T10:24:00Z">
              <w:del w:id="895" w:author="Alhabibi, Haider@Energy" w:date="2022-01-25T14:28:00Z">
                <w:r w:rsidRPr="00C1150F" w:rsidDel="00581D77">
                  <w:rPr>
                    <w:rFonts w:eastAsia="Times New Roman" w:cstheme="minorHAnsi"/>
                    <w:sz w:val="14"/>
                    <w:szCs w:val="16"/>
                  </w:rPr>
                  <w:delText>If performance, then allowed values are</w:delText>
                </w:r>
              </w:del>
            </w:ins>
          </w:p>
          <w:p w14:paraId="1B0052AA" w14:textId="2F715904"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896" w:author="Markstrum, Alexis@Energy" w:date="2021-10-21T10:24:00Z"/>
                <w:del w:id="897" w:author="Alhabibi, Haider@Energy" w:date="2022-01-25T14:28:00Z"/>
                <w:rFonts w:eastAsia="Times New Roman" w:cstheme="minorHAnsi"/>
                <w:sz w:val="14"/>
                <w:szCs w:val="16"/>
              </w:rPr>
            </w:pPr>
            <w:ins w:id="898" w:author="Markstrum, Alexis@Energy" w:date="2021-10-21T10:24:00Z">
              <w:del w:id="899" w:author="Alhabibi, Haider@Energy" w:date="2022-01-25T14:28:00Z">
                <w:r w:rsidRPr="00C1150F" w:rsidDel="00581D77">
                  <w:rPr>
                    <w:rFonts w:eastAsia="Times New Roman" w:cstheme="minorHAnsi"/>
                    <w:sz w:val="14"/>
                    <w:szCs w:val="16"/>
                  </w:rPr>
                  <w:delText>*Standard Distribution System</w:delText>
                </w:r>
              </w:del>
            </w:ins>
          </w:p>
          <w:p w14:paraId="7670029F" w14:textId="3F068D5D"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900" w:author="Markstrum, Alexis@Energy" w:date="2021-10-21T10:24:00Z"/>
                <w:del w:id="901" w:author="Alhabibi, Haider@Energy" w:date="2022-01-25T14:28:00Z"/>
                <w:rFonts w:eastAsia="Times New Roman" w:cstheme="minorHAnsi"/>
                <w:sz w:val="14"/>
                <w:szCs w:val="16"/>
              </w:rPr>
            </w:pPr>
            <w:ins w:id="902" w:author="Markstrum, Alexis@Energy" w:date="2021-10-21T10:24:00Z">
              <w:del w:id="903" w:author="Alhabibi, Haider@Energy" w:date="2022-01-25T14:28:00Z">
                <w:r w:rsidRPr="00C1150F" w:rsidDel="00581D77">
                  <w:rPr>
                    <w:rFonts w:eastAsia="Times New Roman" w:cstheme="minorHAnsi"/>
                    <w:sz w:val="14"/>
                    <w:szCs w:val="16"/>
                  </w:rPr>
                  <w:delText>* Point of Use</w:delText>
                </w:r>
              </w:del>
            </w:ins>
          </w:p>
          <w:p w14:paraId="422176D0" w14:textId="742CD7B3"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904" w:author="Markstrum, Alexis@Energy" w:date="2021-10-21T10:24:00Z"/>
                <w:del w:id="905" w:author="Alhabibi, Haider@Energy" w:date="2022-01-25T14:28:00Z"/>
                <w:rFonts w:eastAsia="Times New Roman" w:cstheme="minorHAnsi"/>
                <w:sz w:val="14"/>
                <w:szCs w:val="16"/>
              </w:rPr>
            </w:pPr>
            <w:ins w:id="906" w:author="Markstrum, Alexis@Energy" w:date="2021-10-21T10:24:00Z">
              <w:del w:id="907" w:author="Alhabibi, Haider@Energy" w:date="2022-01-25T14:28:00Z">
                <w:r w:rsidRPr="00C1150F" w:rsidDel="00581D77">
                  <w:rPr>
                    <w:rFonts w:eastAsia="Times New Roman" w:cstheme="minorHAnsi"/>
                    <w:sz w:val="14"/>
                    <w:szCs w:val="16"/>
                  </w:rPr>
                  <w:delText xml:space="preserve">* Parallel Piping </w:delText>
                </w:r>
              </w:del>
            </w:ins>
          </w:p>
          <w:p w14:paraId="18D7D684" w14:textId="18AD4EC6"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908" w:author="Markstrum, Alexis@Energy" w:date="2021-10-21T10:24:00Z"/>
                <w:del w:id="909" w:author="Alhabibi, Haider@Energy" w:date="2022-01-25T14:28:00Z"/>
                <w:rFonts w:eastAsia="Times New Roman" w:cstheme="minorHAnsi"/>
                <w:sz w:val="14"/>
                <w:szCs w:val="16"/>
              </w:rPr>
            </w:pPr>
            <w:ins w:id="910" w:author="Markstrum, Alexis@Energy" w:date="2021-10-21T10:24:00Z">
              <w:del w:id="911" w:author="Alhabibi, Haider@Energy" w:date="2022-01-25T14:28:00Z">
                <w:r w:rsidRPr="00C1150F" w:rsidDel="00581D77">
                  <w:rPr>
                    <w:rFonts w:eastAsia="Times New Roman" w:cstheme="minorHAnsi"/>
                    <w:sz w:val="14"/>
                    <w:szCs w:val="16"/>
                  </w:rPr>
                  <w:delText>*Recirculation System Non-Demand Control</w:delText>
                </w:r>
              </w:del>
            </w:ins>
          </w:p>
          <w:p w14:paraId="2B4D4E56" w14:textId="4C4DF9E5"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912" w:author="Markstrum, Alexis@Energy" w:date="2021-10-21T10:24:00Z"/>
                <w:del w:id="913" w:author="Alhabibi, Haider@Energy" w:date="2022-01-25T14:28:00Z"/>
                <w:rFonts w:eastAsia="Times New Roman" w:cstheme="minorHAnsi"/>
                <w:sz w:val="14"/>
                <w:szCs w:val="16"/>
              </w:rPr>
            </w:pPr>
            <w:ins w:id="914" w:author="Markstrum, Alexis@Energy" w:date="2021-10-21T10:24:00Z">
              <w:del w:id="915" w:author="Alhabibi, Haider@Energy" w:date="2022-01-25T14:28:00Z">
                <w:r w:rsidRPr="00C1150F" w:rsidDel="00581D77">
                  <w:rPr>
                    <w:rFonts w:eastAsia="Times New Roman" w:cstheme="minorHAnsi"/>
                    <w:sz w:val="14"/>
                    <w:szCs w:val="16"/>
                  </w:rPr>
                  <w:delText xml:space="preserve">* Demand Recirculation Manual Control </w:delText>
                </w:r>
              </w:del>
            </w:ins>
          </w:p>
          <w:p w14:paraId="4FC2FE8D" w14:textId="3E71CFA1"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916" w:author="Markstrum, Alexis@Energy" w:date="2021-10-21T10:24:00Z"/>
                <w:del w:id="917" w:author="Alhabibi, Haider@Energy" w:date="2022-01-25T14:28:00Z"/>
                <w:rFonts w:eastAsia="Times New Roman" w:cstheme="minorHAnsi"/>
                <w:sz w:val="14"/>
                <w:szCs w:val="16"/>
              </w:rPr>
            </w:pPr>
            <w:ins w:id="918" w:author="Markstrum, Alexis@Energy" w:date="2021-10-21T10:24:00Z">
              <w:del w:id="919" w:author="Alhabibi, Haider@Energy" w:date="2022-01-25T14:28:00Z">
                <w:r w:rsidRPr="00C1150F" w:rsidDel="00581D77">
                  <w:rPr>
                    <w:rFonts w:eastAsia="Times New Roman" w:cstheme="minorHAnsi"/>
                    <w:sz w:val="14"/>
                    <w:szCs w:val="16"/>
                  </w:rPr>
                  <w:delText xml:space="preserve">* Demand Recirculation Sensor Control </w:delText>
                </w:r>
              </w:del>
            </w:ins>
          </w:p>
          <w:p w14:paraId="06AC41BD" w14:textId="70715C9A"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920" w:author="Markstrum, Alexis@Energy" w:date="2021-10-21T10:24:00Z"/>
                <w:del w:id="921" w:author="Alhabibi, Haider@Energy" w:date="2022-01-25T14:28:00Z"/>
                <w:rFonts w:ascii="Calibri" w:eastAsia="Times New Roman" w:hAnsi="Calibri" w:cs="Times New Roman"/>
                <w:sz w:val="14"/>
                <w:szCs w:val="14"/>
              </w:rPr>
            </w:pPr>
            <w:ins w:id="922" w:author="Markstrum, Alexis@Energy" w:date="2021-10-21T10:24:00Z">
              <w:del w:id="923" w:author="Alhabibi, Haider@Energy" w:date="2022-01-25T14:28:00Z">
                <w:r w:rsidRPr="00C1150F" w:rsidDel="00581D77">
                  <w:rPr>
                    <w:rFonts w:ascii="Calibri" w:eastAsia="Times New Roman" w:hAnsi="Calibri" w:cs="Times New Roman"/>
                    <w:sz w:val="14"/>
                    <w:szCs w:val="14"/>
                  </w:rPr>
                  <w:delText>*HERS-Verified Pipe Insulation Credit</w:delText>
                </w:r>
              </w:del>
            </w:ins>
          </w:p>
          <w:p w14:paraId="1962B353" w14:textId="6EB45354"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924" w:author="Markstrum, Alexis@Energy" w:date="2021-10-21T10:24:00Z"/>
                <w:del w:id="925" w:author="Alhabibi, Haider@Energy" w:date="2022-01-25T14:28:00Z"/>
                <w:rFonts w:ascii="Calibri" w:eastAsia="Times New Roman" w:hAnsi="Calibri" w:cs="Times New Roman"/>
                <w:sz w:val="14"/>
                <w:szCs w:val="14"/>
              </w:rPr>
            </w:pPr>
            <w:ins w:id="926" w:author="Markstrum, Alexis@Energy" w:date="2021-10-21T10:24:00Z">
              <w:del w:id="927" w:author="Alhabibi, Haider@Energy" w:date="2022-01-25T14:28:00Z">
                <w:r w:rsidRPr="00C1150F" w:rsidDel="00581D77">
                  <w:rPr>
                    <w:rFonts w:ascii="Calibri" w:eastAsia="Times New Roman" w:hAnsi="Calibri" w:cs="Times New Roman"/>
                    <w:sz w:val="14"/>
                    <w:szCs w:val="14"/>
                  </w:rPr>
                  <w:delText xml:space="preserve">* HERS-Verified Parallel Piping </w:delText>
                </w:r>
              </w:del>
            </w:ins>
          </w:p>
          <w:p w14:paraId="7A862B73" w14:textId="35699D7F"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928" w:author="Markstrum, Alexis@Energy" w:date="2021-10-21T10:24:00Z"/>
                <w:del w:id="929" w:author="Alhabibi, Haider@Energy" w:date="2022-01-25T14:28:00Z"/>
                <w:rFonts w:ascii="Calibri" w:eastAsia="Times New Roman" w:hAnsi="Calibri" w:cs="Times New Roman"/>
                <w:sz w:val="14"/>
                <w:szCs w:val="14"/>
              </w:rPr>
            </w:pPr>
            <w:ins w:id="930" w:author="Markstrum, Alexis@Energy" w:date="2021-10-21T10:24:00Z">
              <w:del w:id="931" w:author="Alhabibi, Haider@Energy" w:date="2022-01-25T14:28:00Z">
                <w:r w:rsidRPr="00C1150F" w:rsidDel="00581D77">
                  <w:rPr>
                    <w:rFonts w:ascii="Calibri" w:eastAsia="Times New Roman" w:hAnsi="Calibri" w:cs="Times New Roman"/>
                    <w:sz w:val="14"/>
                    <w:szCs w:val="14"/>
                  </w:rPr>
                  <w:delText xml:space="preserve">* HERS-Verified Demand Recirculation Manual Control </w:delText>
                </w:r>
              </w:del>
            </w:ins>
          </w:p>
          <w:p w14:paraId="083DD2BE" w14:textId="3C1974F8"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932" w:author="Markstrum, Alexis@Energy" w:date="2021-10-21T10:24:00Z"/>
                <w:del w:id="933" w:author="Alhabibi, Haider@Energy" w:date="2022-01-25T14:28:00Z"/>
                <w:rFonts w:ascii="Calibri" w:eastAsia="Times New Roman" w:hAnsi="Calibri" w:cs="Times New Roman"/>
                <w:sz w:val="14"/>
                <w:szCs w:val="14"/>
              </w:rPr>
            </w:pPr>
            <w:ins w:id="934" w:author="Markstrum, Alexis@Energy" w:date="2021-10-21T10:24:00Z">
              <w:del w:id="935" w:author="Alhabibi, Haider@Energy" w:date="2022-01-25T14:28:00Z">
                <w:r w:rsidRPr="00C1150F" w:rsidDel="00581D77">
                  <w:rPr>
                    <w:rFonts w:ascii="Calibri" w:eastAsia="Times New Roman" w:hAnsi="Calibri" w:cs="Times New Roman"/>
                    <w:sz w:val="14"/>
                    <w:szCs w:val="14"/>
                  </w:rPr>
                  <w:delText xml:space="preserve">* HERS-Verified Demand Recirculation Sensor Control; </w:delText>
                </w:r>
              </w:del>
            </w:ins>
          </w:p>
          <w:p w14:paraId="46CA6F28" w14:textId="6DA4C20E" w:rsidR="00C1150F" w:rsidRPr="00C1150F" w:rsidDel="00581D77" w:rsidRDefault="00C1150F" w:rsidP="00C1150F">
            <w:pPr>
              <w:spacing w:after="0" w:line="240" w:lineRule="auto"/>
              <w:rPr>
                <w:ins w:id="936" w:author="Markstrum, Alexis@Energy" w:date="2021-10-21T10:24:00Z"/>
                <w:del w:id="937" w:author="Alhabibi, Haider@Energy" w:date="2022-01-25T14:28:00Z"/>
                <w:rFonts w:ascii="Calibri" w:hAnsi="Calibri" w:cstheme="minorHAnsi"/>
                <w:sz w:val="14"/>
                <w:szCs w:val="16"/>
              </w:rPr>
            </w:pPr>
            <w:ins w:id="938" w:author="Markstrum, Alexis@Energy" w:date="2021-10-21T10:24:00Z">
              <w:del w:id="939" w:author="Alhabibi, Haider@Energy" w:date="2022-01-25T14:28:00Z">
                <w:r w:rsidRPr="00C1150F" w:rsidDel="00581D77">
                  <w:rPr>
                    <w:rFonts w:ascii="Calibri" w:hAnsi="Calibri" w:cstheme="minorHAnsi"/>
                    <w:sz w:val="14"/>
                    <w:szCs w:val="16"/>
                  </w:rPr>
                  <w:delText xml:space="preserve">Else if prescriptive,  </w:delText>
                </w:r>
              </w:del>
            </w:ins>
          </w:p>
          <w:p w14:paraId="5F172AD8" w14:textId="2544EB2E" w:rsidR="00C1150F" w:rsidRPr="00C1150F" w:rsidDel="00581D77" w:rsidRDefault="00C1150F" w:rsidP="00C1150F">
            <w:pPr>
              <w:spacing w:after="0" w:line="240" w:lineRule="auto"/>
              <w:rPr>
                <w:ins w:id="940" w:author="Markstrum, Alexis@Energy" w:date="2021-10-21T10:24:00Z"/>
                <w:del w:id="941" w:author="Alhabibi, Haider@Energy" w:date="2022-01-25T14:28:00Z"/>
                <w:rFonts w:ascii="Calibri" w:hAnsi="Calibri" w:cstheme="minorHAnsi"/>
                <w:sz w:val="14"/>
                <w:szCs w:val="16"/>
              </w:rPr>
            </w:pPr>
            <w:ins w:id="942" w:author="Markstrum, Alexis@Energy" w:date="2021-10-21T10:24:00Z">
              <w:del w:id="943" w:author="Alhabibi, Haider@Energy" w:date="2022-01-25T14:28:00Z">
                <w:r w:rsidRPr="00C1150F" w:rsidDel="00581D77">
                  <w:rPr>
                    <w:rFonts w:ascii="Calibri" w:hAnsi="Calibri" w:cstheme="minorHAnsi"/>
                    <w:sz w:val="14"/>
                    <w:szCs w:val="16"/>
                  </w:rPr>
                  <w:delText xml:space="preserve">Allowed values are </w:delText>
                </w:r>
              </w:del>
            </w:ins>
          </w:p>
          <w:p w14:paraId="16D38E17" w14:textId="56C4B6EC" w:rsidR="00C1150F" w:rsidRPr="00C1150F" w:rsidDel="00581D77" w:rsidRDefault="00C1150F" w:rsidP="00C1150F">
            <w:pPr>
              <w:spacing w:after="0" w:line="240" w:lineRule="auto"/>
              <w:rPr>
                <w:ins w:id="944" w:author="Markstrum, Alexis@Energy" w:date="2021-10-21T10:24:00Z"/>
                <w:del w:id="945" w:author="Alhabibi, Haider@Energy" w:date="2022-01-25T14:28:00Z"/>
                <w:rFonts w:ascii="Calibri" w:hAnsi="Calibri" w:cstheme="minorHAnsi"/>
                <w:sz w:val="14"/>
                <w:szCs w:val="16"/>
              </w:rPr>
            </w:pPr>
            <w:ins w:id="946" w:author="Markstrum, Alexis@Energy" w:date="2021-10-21T10:24:00Z">
              <w:del w:id="947" w:author="Alhabibi, Haider@Energy" w:date="2022-01-25T14:28:00Z">
                <w:r w:rsidRPr="00C1150F" w:rsidDel="00581D77">
                  <w:rPr>
                    <w:rFonts w:ascii="Calibri" w:hAnsi="Calibri" w:cstheme="minorHAnsi"/>
                    <w:sz w:val="14"/>
                    <w:szCs w:val="16"/>
                  </w:rPr>
                  <w:delText>*Standard Distribution System</w:delText>
                </w:r>
              </w:del>
            </w:ins>
          </w:p>
          <w:p w14:paraId="4CFED83B" w14:textId="4B287CFA" w:rsidR="00C1150F" w:rsidRPr="00C1150F" w:rsidDel="00581D77" w:rsidRDefault="00C1150F" w:rsidP="00C1150F">
            <w:pPr>
              <w:spacing w:after="0" w:line="240" w:lineRule="auto"/>
              <w:rPr>
                <w:ins w:id="948" w:author="Markstrum, Alexis@Energy" w:date="2021-10-21T10:24:00Z"/>
                <w:del w:id="949" w:author="Alhabibi, Haider@Energy" w:date="2022-01-25T14:28:00Z"/>
                <w:rFonts w:ascii="Calibri" w:hAnsi="Calibri" w:cstheme="minorHAnsi"/>
                <w:sz w:val="14"/>
                <w:szCs w:val="16"/>
              </w:rPr>
            </w:pPr>
            <w:ins w:id="950" w:author="Markstrum, Alexis@Energy" w:date="2021-10-21T10:24:00Z">
              <w:del w:id="951" w:author="Alhabibi, Haider@Energy" w:date="2022-01-25T14:28:00Z">
                <w:r w:rsidRPr="00C1150F" w:rsidDel="00581D77">
                  <w:rPr>
                    <w:rFonts w:ascii="Calibri" w:hAnsi="Calibri" w:cstheme="minorHAnsi"/>
                    <w:sz w:val="14"/>
                    <w:szCs w:val="16"/>
                  </w:rPr>
                  <w:lastRenderedPageBreak/>
                  <w:delText>*Demand Recirculation</w:delText>
                </w:r>
              </w:del>
            </w:ins>
          </w:p>
          <w:p w14:paraId="67BA1B09" w14:textId="490927EA" w:rsidR="00C1150F" w:rsidRPr="00C1150F" w:rsidDel="00581D77" w:rsidRDefault="00C1150F" w:rsidP="00C1150F">
            <w:pPr>
              <w:spacing w:after="0" w:line="240" w:lineRule="auto"/>
              <w:rPr>
                <w:ins w:id="952" w:author="Markstrum, Alexis@Energy" w:date="2021-10-21T10:24:00Z"/>
                <w:del w:id="953" w:author="Alhabibi, Haider@Energy" w:date="2022-01-25T14:28:00Z"/>
                <w:rFonts w:cstheme="minorHAnsi"/>
                <w:sz w:val="16"/>
                <w:szCs w:val="18"/>
              </w:rPr>
            </w:pPr>
            <w:ins w:id="954" w:author="Markstrum, Alexis@Energy" w:date="2021-10-21T10:24:00Z">
              <w:del w:id="955" w:author="Alhabibi, Haider@Energy" w:date="2022-01-25T14:28:00Z">
                <w:r w:rsidRPr="00C1150F" w:rsidDel="00581D77">
                  <w:rPr>
                    <w:rFonts w:ascii="Calibri" w:hAnsi="Calibri" w:cstheme="minorHAnsi"/>
                    <w:sz w:val="14"/>
                    <w:szCs w:val="16"/>
                  </w:rPr>
                  <w:delText>* Demand Recirculation Manual Control&gt;&gt;</w:delText>
                </w:r>
                <w:r w:rsidRPr="00C1150F" w:rsidDel="00581D77">
                  <w:rPr>
                    <w:rFonts w:cstheme="minorHAnsi"/>
                    <w:sz w:val="16"/>
                    <w:szCs w:val="18"/>
                  </w:rPr>
                  <w:delText xml:space="preserve"> </w:delText>
                </w:r>
              </w:del>
            </w:ins>
          </w:p>
        </w:tc>
        <w:tc>
          <w:tcPr>
            <w:tcW w:w="1170" w:type="dxa"/>
          </w:tcPr>
          <w:p w14:paraId="69AC0CAC" w14:textId="4350470C" w:rsidR="00C1150F" w:rsidRPr="00C1150F" w:rsidDel="00581D77" w:rsidRDefault="00C1150F" w:rsidP="00C1150F">
            <w:pPr>
              <w:spacing w:after="0" w:line="240" w:lineRule="auto"/>
              <w:rPr>
                <w:ins w:id="956" w:author="Markstrum, Alexis@Energy" w:date="2021-10-21T10:24:00Z"/>
                <w:del w:id="957" w:author="Alhabibi, Haider@Energy" w:date="2022-01-25T14:28:00Z"/>
                <w:rFonts w:cstheme="minorHAnsi"/>
                <w:sz w:val="16"/>
                <w:szCs w:val="18"/>
              </w:rPr>
            </w:pPr>
            <w:ins w:id="958" w:author="Markstrum, Alexis@Energy" w:date="2021-10-21T10:24:00Z">
              <w:del w:id="959" w:author="Alhabibi, Haider@Energy" w:date="2022-01-25T14:28:00Z">
                <w:r w:rsidRPr="00C1150F" w:rsidDel="00581D77">
                  <w:rPr>
                    <w:rFonts w:cstheme="minorHAnsi"/>
                    <w:sz w:val="16"/>
                    <w:szCs w:val="18"/>
                  </w:rPr>
                  <w:lastRenderedPageBreak/>
                  <w:delText xml:space="preserve">&lt;&lt;reference values from CF1R.  Allowed values are </w:delText>
                </w:r>
              </w:del>
            </w:ins>
          </w:p>
          <w:p w14:paraId="086F0B9D" w14:textId="30C8C25E" w:rsidR="00C1150F" w:rsidRPr="00C1150F" w:rsidDel="00581D77" w:rsidRDefault="00C1150F" w:rsidP="00C1150F">
            <w:pPr>
              <w:spacing w:after="0" w:line="240" w:lineRule="auto"/>
              <w:rPr>
                <w:ins w:id="960" w:author="Markstrum, Alexis@Energy" w:date="2021-10-21T10:24:00Z"/>
                <w:del w:id="961" w:author="Alhabibi, Haider@Energy" w:date="2022-01-25T14:28:00Z"/>
                <w:rFonts w:cstheme="minorHAnsi"/>
                <w:sz w:val="16"/>
                <w:szCs w:val="18"/>
              </w:rPr>
            </w:pPr>
            <w:ins w:id="962" w:author="Markstrum, Alexis@Energy" w:date="2021-10-21T10:24:00Z">
              <w:del w:id="963" w:author="Alhabibi, Haider@Energy" w:date="2022-01-25T14:28:00Z">
                <w:r w:rsidRPr="00C1150F" w:rsidDel="00581D77">
                  <w:rPr>
                    <w:rFonts w:cstheme="minorHAnsi"/>
                    <w:sz w:val="16"/>
                    <w:szCs w:val="18"/>
                  </w:rPr>
                  <w:delText>*Basic</w:delText>
                </w:r>
              </w:del>
            </w:ins>
          </w:p>
          <w:p w14:paraId="271D3372" w14:textId="359DA89A" w:rsidR="00C1150F" w:rsidRPr="00C1150F" w:rsidDel="00581D77" w:rsidRDefault="00C1150F" w:rsidP="00C1150F">
            <w:pPr>
              <w:spacing w:after="0" w:line="240" w:lineRule="auto"/>
              <w:rPr>
                <w:ins w:id="964" w:author="Markstrum, Alexis@Energy" w:date="2021-10-21T10:24:00Z"/>
                <w:del w:id="965" w:author="Alhabibi, Haider@Energy" w:date="2022-01-25T14:28:00Z"/>
                <w:rFonts w:cstheme="minorHAnsi"/>
                <w:sz w:val="16"/>
                <w:szCs w:val="18"/>
              </w:rPr>
            </w:pPr>
            <w:ins w:id="966" w:author="Markstrum, Alexis@Energy" w:date="2021-10-21T10:24:00Z">
              <w:del w:id="967" w:author="Alhabibi, Haider@Energy" w:date="2022-01-25T14:28:00Z">
                <w:r w:rsidRPr="00C1150F" w:rsidDel="00581D77">
                  <w:rPr>
                    <w:rFonts w:cstheme="minorHAnsi"/>
                    <w:sz w:val="16"/>
                    <w:szCs w:val="18"/>
                  </w:rPr>
                  <w:delText>*Expanded</w:delText>
                </w:r>
              </w:del>
            </w:ins>
          </w:p>
          <w:p w14:paraId="264B52BD" w14:textId="7F4D1D09" w:rsidR="00C1150F" w:rsidRPr="00C1150F" w:rsidDel="00581D77" w:rsidRDefault="00C1150F" w:rsidP="00C1150F">
            <w:pPr>
              <w:spacing w:after="0" w:line="240" w:lineRule="auto"/>
              <w:rPr>
                <w:ins w:id="968" w:author="Markstrum, Alexis@Energy" w:date="2021-10-21T10:24:00Z"/>
                <w:del w:id="969" w:author="Alhabibi, Haider@Energy" w:date="2022-01-25T14:28:00Z"/>
                <w:rFonts w:cstheme="minorHAnsi"/>
                <w:sz w:val="16"/>
                <w:szCs w:val="18"/>
              </w:rPr>
            </w:pPr>
            <w:ins w:id="970" w:author="Markstrum, Alexis@Energy" w:date="2021-10-21T10:24:00Z">
              <w:del w:id="971" w:author="Alhabibi, Haider@Energy" w:date="2022-01-25T14:28:00Z">
                <w:r w:rsidRPr="00C1150F" w:rsidDel="00581D77">
                  <w:rPr>
                    <w:rFonts w:cstheme="minorHAnsi"/>
                    <w:sz w:val="16"/>
                    <w:szCs w:val="18"/>
                  </w:rPr>
                  <w:delText>*None&gt;&gt;</w:delText>
                </w:r>
              </w:del>
            </w:ins>
          </w:p>
        </w:tc>
        <w:tc>
          <w:tcPr>
            <w:tcW w:w="900" w:type="dxa"/>
          </w:tcPr>
          <w:p w14:paraId="32B1EA96" w14:textId="5765C26F" w:rsidR="00C1150F" w:rsidRPr="00C1150F" w:rsidDel="00581D77" w:rsidRDefault="00C1150F" w:rsidP="00C1150F">
            <w:pPr>
              <w:spacing w:after="0" w:line="240" w:lineRule="auto"/>
              <w:rPr>
                <w:ins w:id="972" w:author="Markstrum, Alexis@Energy" w:date="2021-10-21T10:24:00Z"/>
                <w:del w:id="973" w:author="Alhabibi, Haider@Energy" w:date="2022-01-25T14:28:00Z"/>
                <w:rFonts w:cstheme="minorHAnsi"/>
                <w:sz w:val="16"/>
                <w:szCs w:val="18"/>
              </w:rPr>
            </w:pPr>
            <w:ins w:id="974" w:author="Markstrum, Alexis@Energy" w:date="2021-10-21T10:24:00Z">
              <w:del w:id="975" w:author="Alhabibi, Haider@Energy" w:date="2022-01-25T14:28:00Z">
                <w:r w:rsidRPr="00C1150F" w:rsidDel="00581D77">
                  <w:rPr>
                    <w:rFonts w:cstheme="minorHAnsi"/>
                    <w:sz w:val="16"/>
                    <w:szCs w:val="18"/>
                  </w:rPr>
                  <w:delText xml:space="preserve">&lt;&lt;reference values from CF1R.  Allowed values are </w:delText>
                </w:r>
              </w:del>
            </w:ins>
          </w:p>
          <w:p w14:paraId="6E8152BB" w14:textId="56B1887E" w:rsidR="00C1150F" w:rsidRPr="00C1150F" w:rsidDel="00581D77" w:rsidRDefault="00C1150F" w:rsidP="00C1150F">
            <w:pPr>
              <w:spacing w:after="0" w:line="240" w:lineRule="auto"/>
              <w:rPr>
                <w:ins w:id="976" w:author="Markstrum, Alexis@Energy" w:date="2021-10-21T10:24:00Z"/>
                <w:del w:id="977" w:author="Alhabibi, Haider@Energy" w:date="2022-01-25T14:28:00Z"/>
                <w:rFonts w:cstheme="minorHAnsi"/>
                <w:sz w:val="16"/>
                <w:szCs w:val="18"/>
              </w:rPr>
            </w:pPr>
            <w:ins w:id="978" w:author="Markstrum, Alexis@Energy" w:date="2021-10-21T10:24:00Z">
              <w:del w:id="979" w:author="Alhabibi, Haider@Energy" w:date="2022-01-25T14:28:00Z">
                <w:r w:rsidRPr="00C1150F" w:rsidDel="00581D77">
                  <w:rPr>
                    <w:rFonts w:cstheme="minorHAnsi"/>
                    <w:sz w:val="16"/>
                    <w:szCs w:val="18"/>
                  </w:rPr>
                  <w:delText>*Yes</w:delText>
                </w:r>
              </w:del>
            </w:ins>
          </w:p>
          <w:p w14:paraId="724FD2C1" w14:textId="4C5FEB17" w:rsidR="00C1150F" w:rsidRPr="00C1150F" w:rsidDel="00581D77" w:rsidRDefault="00C1150F" w:rsidP="00C1150F">
            <w:pPr>
              <w:spacing w:after="0" w:line="240" w:lineRule="auto"/>
              <w:rPr>
                <w:ins w:id="980" w:author="Markstrum, Alexis@Energy" w:date="2021-10-21T10:24:00Z"/>
                <w:del w:id="981" w:author="Alhabibi, Haider@Energy" w:date="2022-01-25T14:28:00Z"/>
                <w:rFonts w:cstheme="minorHAnsi"/>
                <w:sz w:val="16"/>
                <w:szCs w:val="18"/>
              </w:rPr>
            </w:pPr>
            <w:ins w:id="982" w:author="Markstrum, Alexis@Energy" w:date="2021-10-21T10:24:00Z">
              <w:del w:id="983" w:author="Alhabibi, Haider@Energy" w:date="2022-01-25T14:28:00Z">
                <w:r w:rsidRPr="00C1150F" w:rsidDel="00581D77">
                  <w:rPr>
                    <w:rFonts w:cstheme="minorHAnsi"/>
                    <w:sz w:val="16"/>
                    <w:szCs w:val="18"/>
                  </w:rPr>
                  <w:delText>*None&gt;&gt;</w:delText>
                </w:r>
              </w:del>
            </w:ins>
          </w:p>
        </w:tc>
        <w:tc>
          <w:tcPr>
            <w:tcW w:w="1080" w:type="dxa"/>
          </w:tcPr>
          <w:p w14:paraId="7B553C02" w14:textId="580BE7EA" w:rsidR="00C1150F" w:rsidRPr="00C1150F" w:rsidDel="00581D77" w:rsidRDefault="00C1150F" w:rsidP="00C1150F">
            <w:pPr>
              <w:keepNext/>
              <w:tabs>
                <w:tab w:val="left" w:pos="2160"/>
                <w:tab w:val="left" w:pos="2700"/>
                <w:tab w:val="left" w:pos="3420"/>
                <w:tab w:val="left" w:pos="3780"/>
                <w:tab w:val="left" w:pos="5760"/>
                <w:tab w:val="left" w:pos="7212"/>
              </w:tabs>
              <w:spacing w:after="0" w:line="240" w:lineRule="auto"/>
              <w:contextualSpacing/>
              <w:rPr>
                <w:ins w:id="984" w:author="Markstrum, Alexis@Energy" w:date="2021-10-21T10:24:00Z"/>
                <w:del w:id="985" w:author="Alhabibi, Haider@Energy" w:date="2022-01-25T14:28:00Z"/>
                <w:rFonts w:eastAsia="Times New Roman" w:cstheme="minorHAnsi"/>
                <w:sz w:val="16"/>
                <w:szCs w:val="20"/>
              </w:rPr>
            </w:pPr>
            <w:ins w:id="986" w:author="Markstrum, Alexis@Energy" w:date="2021-10-21T10:24:00Z">
              <w:del w:id="987" w:author="Alhabibi, Haider@Energy" w:date="2022-01-25T14:28:00Z">
                <w:r w:rsidRPr="00C1150F" w:rsidDel="00581D77">
                  <w:rPr>
                    <w:rFonts w:eastAsia="Times New Roman" w:cstheme="minorHAnsi"/>
                    <w:sz w:val="16"/>
                    <w:szCs w:val="20"/>
                  </w:rPr>
                  <w:delText>&lt;&lt;if performance, hide column from user, needed for equivalency lookup;</w:delText>
                </w:r>
              </w:del>
            </w:ins>
          </w:p>
          <w:p w14:paraId="0FEC0959" w14:textId="5D3A4BBC" w:rsidR="00C1150F" w:rsidRPr="00C1150F" w:rsidDel="00581D77" w:rsidRDefault="00C1150F" w:rsidP="00C1150F">
            <w:pPr>
              <w:spacing w:after="0" w:line="240" w:lineRule="auto"/>
              <w:rPr>
                <w:ins w:id="988" w:author="Markstrum, Alexis@Energy" w:date="2021-10-21T10:24:00Z"/>
                <w:del w:id="989" w:author="Alhabibi, Haider@Energy" w:date="2022-01-25T14:28:00Z"/>
                <w:rFonts w:eastAsia="Times New Roman" w:cstheme="minorHAnsi"/>
                <w:sz w:val="16"/>
                <w:szCs w:val="20"/>
              </w:rPr>
            </w:pPr>
            <w:ins w:id="990" w:author="Markstrum, Alexis@Energy" w:date="2021-10-21T10:24:00Z">
              <w:del w:id="991" w:author="Alhabibi, Haider@Energy" w:date="2022-01-25T14:28:00Z">
                <w:r w:rsidRPr="00C1150F" w:rsidDel="00581D77">
                  <w:rPr>
                    <w:rFonts w:eastAsia="Times New Roman" w:cstheme="minorHAnsi"/>
                    <w:sz w:val="16"/>
                    <w:szCs w:val="20"/>
                  </w:rPr>
                  <w:delText>Reference value from XML;</w:delText>
                </w:r>
              </w:del>
            </w:ins>
          </w:p>
          <w:p w14:paraId="6D2F4F1B" w14:textId="16CA9EE9" w:rsidR="00C1150F" w:rsidRPr="00C1150F" w:rsidDel="00581D77" w:rsidRDefault="00C1150F" w:rsidP="00C1150F">
            <w:pPr>
              <w:spacing w:after="0" w:line="240" w:lineRule="auto"/>
              <w:rPr>
                <w:ins w:id="992" w:author="Markstrum, Alexis@Energy" w:date="2021-10-21T10:24:00Z"/>
                <w:del w:id="993" w:author="Alhabibi, Haider@Energy" w:date="2022-01-25T14:28:00Z"/>
                <w:rFonts w:cstheme="minorHAnsi"/>
                <w:sz w:val="16"/>
                <w:szCs w:val="18"/>
              </w:rPr>
            </w:pPr>
            <w:ins w:id="994" w:author="Markstrum, Alexis@Energy" w:date="2021-10-21T10:24:00Z">
              <w:del w:id="995" w:author="Alhabibi, Haider@Energy" w:date="2022-01-25T14:28:00Z">
                <w:r w:rsidRPr="00C1150F" w:rsidDel="00581D77">
                  <w:rPr>
                    <w:rFonts w:eastAsia="Times New Roman" w:cstheme="minorHAnsi"/>
                    <w:sz w:val="16"/>
                    <w:szCs w:val="20"/>
                  </w:rPr>
                  <w:delText>Elseif prescriptive, do not require field&gt;&gt;</w:delText>
                </w:r>
              </w:del>
            </w:ins>
          </w:p>
        </w:tc>
      </w:tr>
      <w:tr w:rsidR="00C1150F" w:rsidRPr="00C1150F" w:rsidDel="00581D77" w14:paraId="0B5614B5" w14:textId="55A12050" w:rsidTr="00DC34CF">
        <w:trPr>
          <w:ins w:id="996" w:author="Markstrum, Alexis@Energy" w:date="2021-10-21T10:24:00Z"/>
          <w:del w:id="997" w:author="Alhabibi, Haider@Energy" w:date="2022-01-25T14:28:00Z"/>
        </w:trPr>
        <w:tc>
          <w:tcPr>
            <w:tcW w:w="895" w:type="dxa"/>
          </w:tcPr>
          <w:p w14:paraId="0DB2E81E" w14:textId="6A8B0B10" w:rsidR="00C1150F" w:rsidRPr="00C1150F" w:rsidDel="00581D77" w:rsidRDefault="00C1150F" w:rsidP="00C1150F">
            <w:pPr>
              <w:spacing w:after="0" w:line="240" w:lineRule="auto"/>
              <w:jc w:val="center"/>
              <w:rPr>
                <w:ins w:id="998" w:author="Markstrum, Alexis@Energy" w:date="2021-10-21T10:24:00Z"/>
                <w:del w:id="999" w:author="Alhabibi, Haider@Energy" w:date="2022-01-25T14:28:00Z"/>
                <w:rFonts w:cstheme="minorHAnsi"/>
                <w:sz w:val="16"/>
                <w:szCs w:val="18"/>
              </w:rPr>
            </w:pPr>
          </w:p>
        </w:tc>
        <w:tc>
          <w:tcPr>
            <w:tcW w:w="990" w:type="dxa"/>
          </w:tcPr>
          <w:p w14:paraId="237F7E33" w14:textId="73344265" w:rsidR="00C1150F" w:rsidRPr="00C1150F" w:rsidDel="00581D77" w:rsidRDefault="00C1150F" w:rsidP="00C1150F">
            <w:pPr>
              <w:spacing w:after="0" w:line="240" w:lineRule="auto"/>
              <w:jc w:val="center"/>
              <w:rPr>
                <w:ins w:id="1000" w:author="Markstrum, Alexis@Energy" w:date="2021-10-21T10:24:00Z"/>
                <w:del w:id="1001" w:author="Alhabibi, Haider@Energy" w:date="2022-01-25T14:28:00Z"/>
                <w:rFonts w:cstheme="minorHAnsi"/>
                <w:sz w:val="16"/>
                <w:szCs w:val="18"/>
              </w:rPr>
            </w:pPr>
          </w:p>
        </w:tc>
        <w:tc>
          <w:tcPr>
            <w:tcW w:w="1080" w:type="dxa"/>
          </w:tcPr>
          <w:p w14:paraId="6D191FF3" w14:textId="36E417E0" w:rsidR="00C1150F" w:rsidRPr="00C1150F" w:rsidDel="00581D77" w:rsidRDefault="00C1150F" w:rsidP="00C1150F">
            <w:pPr>
              <w:spacing w:after="0" w:line="240" w:lineRule="auto"/>
              <w:jc w:val="center"/>
              <w:rPr>
                <w:ins w:id="1002" w:author="Markstrum, Alexis@Energy" w:date="2021-10-21T10:24:00Z"/>
                <w:del w:id="1003" w:author="Alhabibi, Haider@Energy" w:date="2022-01-25T14:28:00Z"/>
                <w:rFonts w:cstheme="minorHAnsi"/>
                <w:sz w:val="16"/>
                <w:szCs w:val="18"/>
              </w:rPr>
            </w:pPr>
          </w:p>
        </w:tc>
        <w:tc>
          <w:tcPr>
            <w:tcW w:w="990" w:type="dxa"/>
          </w:tcPr>
          <w:p w14:paraId="77EB9AAB" w14:textId="6774B787" w:rsidR="00C1150F" w:rsidRPr="00C1150F" w:rsidDel="00581D77" w:rsidRDefault="00C1150F" w:rsidP="00C1150F">
            <w:pPr>
              <w:spacing w:after="0" w:line="240" w:lineRule="auto"/>
              <w:jc w:val="center"/>
              <w:rPr>
                <w:ins w:id="1004" w:author="Markstrum, Alexis@Energy" w:date="2021-10-21T10:24:00Z"/>
                <w:del w:id="1005" w:author="Alhabibi, Haider@Energy" w:date="2022-01-25T14:28:00Z"/>
                <w:rFonts w:cstheme="minorHAnsi"/>
                <w:sz w:val="16"/>
                <w:szCs w:val="18"/>
              </w:rPr>
            </w:pPr>
          </w:p>
        </w:tc>
        <w:tc>
          <w:tcPr>
            <w:tcW w:w="1080" w:type="dxa"/>
          </w:tcPr>
          <w:p w14:paraId="249999D1" w14:textId="03B19701" w:rsidR="00C1150F" w:rsidRPr="00C1150F" w:rsidDel="00581D77" w:rsidRDefault="00C1150F" w:rsidP="00C1150F">
            <w:pPr>
              <w:spacing w:after="0" w:line="240" w:lineRule="auto"/>
              <w:jc w:val="center"/>
              <w:rPr>
                <w:ins w:id="1006" w:author="Markstrum, Alexis@Energy" w:date="2021-10-21T10:24:00Z"/>
                <w:del w:id="1007" w:author="Alhabibi, Haider@Energy" w:date="2022-01-25T14:28:00Z"/>
                <w:rFonts w:cstheme="minorHAnsi"/>
                <w:sz w:val="16"/>
                <w:szCs w:val="18"/>
              </w:rPr>
            </w:pPr>
          </w:p>
        </w:tc>
        <w:tc>
          <w:tcPr>
            <w:tcW w:w="1170" w:type="dxa"/>
          </w:tcPr>
          <w:p w14:paraId="33AEBEF8" w14:textId="4EFAB67D" w:rsidR="00C1150F" w:rsidRPr="00C1150F" w:rsidDel="00581D77" w:rsidRDefault="00C1150F" w:rsidP="00C1150F">
            <w:pPr>
              <w:spacing w:after="0" w:line="240" w:lineRule="auto"/>
              <w:jc w:val="center"/>
              <w:rPr>
                <w:ins w:id="1008" w:author="Markstrum, Alexis@Energy" w:date="2021-10-21T10:24:00Z"/>
                <w:del w:id="1009" w:author="Alhabibi, Haider@Energy" w:date="2022-01-25T14:28:00Z"/>
                <w:rFonts w:cstheme="minorHAnsi"/>
                <w:sz w:val="16"/>
                <w:szCs w:val="18"/>
              </w:rPr>
            </w:pPr>
          </w:p>
        </w:tc>
        <w:tc>
          <w:tcPr>
            <w:tcW w:w="1530" w:type="dxa"/>
          </w:tcPr>
          <w:p w14:paraId="51E0F3FA" w14:textId="0337AAF0" w:rsidR="00C1150F" w:rsidRPr="00C1150F" w:rsidDel="00581D77" w:rsidRDefault="00C1150F" w:rsidP="00C1150F">
            <w:pPr>
              <w:spacing w:after="0" w:line="240" w:lineRule="auto"/>
              <w:jc w:val="center"/>
              <w:rPr>
                <w:ins w:id="1010" w:author="Markstrum, Alexis@Energy" w:date="2021-10-21T10:24:00Z"/>
                <w:del w:id="1011" w:author="Alhabibi, Haider@Energy" w:date="2022-01-25T14:28:00Z"/>
                <w:rFonts w:cstheme="minorHAnsi"/>
                <w:sz w:val="16"/>
                <w:szCs w:val="18"/>
              </w:rPr>
            </w:pPr>
          </w:p>
        </w:tc>
        <w:tc>
          <w:tcPr>
            <w:tcW w:w="1170" w:type="dxa"/>
          </w:tcPr>
          <w:p w14:paraId="3DFCAD64" w14:textId="09A55E48" w:rsidR="00C1150F" w:rsidRPr="00C1150F" w:rsidDel="00581D77" w:rsidRDefault="00C1150F" w:rsidP="00C1150F">
            <w:pPr>
              <w:spacing w:after="0" w:line="240" w:lineRule="auto"/>
              <w:jc w:val="center"/>
              <w:rPr>
                <w:ins w:id="1012" w:author="Markstrum, Alexis@Energy" w:date="2021-10-21T10:24:00Z"/>
                <w:del w:id="1013" w:author="Alhabibi, Haider@Energy" w:date="2022-01-25T14:28:00Z"/>
                <w:rFonts w:cstheme="minorHAnsi"/>
                <w:sz w:val="16"/>
                <w:szCs w:val="18"/>
              </w:rPr>
            </w:pPr>
          </w:p>
        </w:tc>
        <w:tc>
          <w:tcPr>
            <w:tcW w:w="900" w:type="dxa"/>
          </w:tcPr>
          <w:p w14:paraId="21949A90" w14:textId="281EA044" w:rsidR="00C1150F" w:rsidRPr="00C1150F" w:rsidDel="00581D77" w:rsidRDefault="00C1150F" w:rsidP="00C1150F">
            <w:pPr>
              <w:spacing w:after="0" w:line="240" w:lineRule="auto"/>
              <w:jc w:val="center"/>
              <w:rPr>
                <w:ins w:id="1014" w:author="Markstrum, Alexis@Energy" w:date="2021-10-21T10:24:00Z"/>
                <w:del w:id="1015" w:author="Alhabibi, Haider@Energy" w:date="2022-01-25T14:28:00Z"/>
                <w:rFonts w:cstheme="minorHAnsi"/>
                <w:sz w:val="16"/>
                <w:szCs w:val="18"/>
              </w:rPr>
            </w:pPr>
          </w:p>
        </w:tc>
        <w:tc>
          <w:tcPr>
            <w:tcW w:w="1080" w:type="dxa"/>
          </w:tcPr>
          <w:p w14:paraId="5CFA59DB" w14:textId="39F70C56" w:rsidR="00C1150F" w:rsidRPr="00C1150F" w:rsidDel="00581D77" w:rsidRDefault="00C1150F" w:rsidP="00C1150F">
            <w:pPr>
              <w:spacing w:after="0" w:line="240" w:lineRule="auto"/>
              <w:jc w:val="center"/>
              <w:rPr>
                <w:ins w:id="1016" w:author="Markstrum, Alexis@Energy" w:date="2021-10-21T10:24:00Z"/>
                <w:del w:id="1017" w:author="Alhabibi, Haider@Energy" w:date="2022-01-25T14:28:00Z"/>
                <w:rFonts w:cstheme="minorHAnsi"/>
                <w:sz w:val="16"/>
                <w:szCs w:val="18"/>
              </w:rPr>
            </w:pPr>
          </w:p>
        </w:tc>
      </w:tr>
    </w:tbl>
    <w:p w14:paraId="283B7563" w14:textId="414FAB2F" w:rsidR="00ED40A1" w:rsidRDefault="00ED40A1" w:rsidP="00236F4B">
      <w:pPr>
        <w:spacing w:after="0" w:line="240" w:lineRule="auto"/>
        <w:rPr>
          <w:ins w:id="1018" w:author="Markstrum, Alexis@Energy" w:date="2021-10-21T10:25:00Z"/>
          <w:rFonts w:asciiTheme="minorHAnsi" w:hAnsiTheme="minorHAnsi" w:cstheme="minorHAnsi"/>
          <w:sz w:val="18"/>
          <w:szCs w:val="18"/>
        </w:rPr>
      </w:pPr>
    </w:p>
    <w:tbl>
      <w:tblPr>
        <w:tblStyle w:val="TableGrid6"/>
        <w:tblW w:w="10885" w:type="dxa"/>
        <w:tblLayout w:type="fixed"/>
        <w:tblLook w:val="04A0" w:firstRow="1" w:lastRow="0" w:firstColumn="1" w:lastColumn="0" w:noHBand="0" w:noVBand="1"/>
      </w:tblPr>
      <w:tblGrid>
        <w:gridCol w:w="895"/>
        <w:gridCol w:w="990"/>
        <w:gridCol w:w="1170"/>
        <w:gridCol w:w="1080"/>
        <w:gridCol w:w="1440"/>
        <w:gridCol w:w="1080"/>
        <w:gridCol w:w="1530"/>
        <w:gridCol w:w="1350"/>
        <w:gridCol w:w="1350"/>
      </w:tblGrid>
      <w:tr w:rsidR="008C1142" w:rsidRPr="008C1142" w14:paraId="02111C38" w14:textId="77777777" w:rsidTr="004B6B6C">
        <w:trPr>
          <w:ins w:id="1019" w:author="Markstrum, Alexis@Energy" w:date="2021-10-21T10:25:00Z"/>
        </w:trPr>
        <w:tc>
          <w:tcPr>
            <w:tcW w:w="10885" w:type="dxa"/>
            <w:gridSpan w:val="9"/>
          </w:tcPr>
          <w:p w14:paraId="54A1B908" w14:textId="4D3E7475" w:rsidR="008C1142" w:rsidRPr="008C1142" w:rsidRDefault="004D729F" w:rsidP="008C1142">
            <w:pPr>
              <w:spacing w:after="0" w:line="240" w:lineRule="auto"/>
              <w:rPr>
                <w:ins w:id="1020" w:author="Markstrum, Alexis@Energy" w:date="2021-10-21T10:25:00Z"/>
                <w:rFonts w:cstheme="minorHAnsi"/>
                <w:b/>
                <w:sz w:val="20"/>
                <w:szCs w:val="20"/>
              </w:rPr>
            </w:pPr>
            <w:ins w:id="1021" w:author="Markstrum, Alexis@Energy" w:date="2021-10-21T10:39:00Z">
              <w:del w:id="1022" w:author="Alhabibi, Haider@Energy" w:date="2022-01-25T14:29:00Z">
                <w:r w:rsidDel="00581D77">
                  <w:rPr>
                    <w:rFonts w:cstheme="minorHAnsi"/>
                    <w:b/>
                    <w:sz w:val="20"/>
                    <w:szCs w:val="20"/>
                  </w:rPr>
                  <w:delText>D</w:delText>
                </w:r>
              </w:del>
            </w:ins>
            <w:ins w:id="1023" w:author="Alhabibi, Haider@Energy" w:date="2022-01-25T14:29:00Z">
              <w:r w:rsidR="00581D77">
                <w:rPr>
                  <w:rFonts w:cstheme="minorHAnsi"/>
                  <w:b/>
                  <w:sz w:val="20"/>
                  <w:szCs w:val="20"/>
                </w:rPr>
                <w:t>B2</w:t>
              </w:r>
            </w:ins>
            <w:ins w:id="1024" w:author="Markstrum, Alexis@Energy" w:date="2021-10-21T10:25:00Z">
              <w:r w:rsidR="008C1142" w:rsidRPr="008C1142">
                <w:rPr>
                  <w:rFonts w:cstheme="minorHAnsi"/>
                  <w:b/>
                  <w:sz w:val="20"/>
                  <w:szCs w:val="20"/>
                </w:rPr>
                <w:t xml:space="preserve">. Installed HERS Verified </w:t>
              </w:r>
            </w:ins>
            <w:ins w:id="1025" w:author="Markstrum, Alexis@Energy" w:date="2021-10-21T10:39:00Z">
              <w:r w:rsidR="0041382D">
                <w:rPr>
                  <w:rFonts w:cstheme="minorHAnsi"/>
                  <w:b/>
                  <w:sz w:val="20"/>
                  <w:szCs w:val="20"/>
                </w:rPr>
                <w:t xml:space="preserve">Dwelling Unit </w:t>
              </w:r>
            </w:ins>
            <w:ins w:id="1026" w:author="Markstrum, Alexis@Energy" w:date="2021-10-21T10:38:00Z">
              <w:r>
                <w:rPr>
                  <w:rFonts w:cstheme="minorHAnsi"/>
                  <w:b/>
                  <w:sz w:val="20"/>
                  <w:szCs w:val="20"/>
                </w:rPr>
                <w:t>H</w:t>
              </w:r>
            </w:ins>
            <w:ins w:id="1027" w:author="Markstrum, Alexis@Energy" w:date="2021-10-21T10:39:00Z">
              <w:r>
                <w:rPr>
                  <w:rFonts w:cstheme="minorHAnsi"/>
                  <w:b/>
                  <w:sz w:val="20"/>
                  <w:szCs w:val="20"/>
                </w:rPr>
                <w:t>PWH</w:t>
              </w:r>
            </w:ins>
            <w:ins w:id="1028" w:author="Markstrum, Alexis@Energy" w:date="2021-10-21T10:25:00Z">
              <w:r w:rsidR="008C1142" w:rsidRPr="008C1142">
                <w:rPr>
                  <w:rFonts w:cstheme="minorHAnsi"/>
                  <w:b/>
                  <w:sz w:val="20"/>
                  <w:szCs w:val="20"/>
                </w:rPr>
                <w:t xml:space="preserve"> System Information</w:t>
              </w:r>
            </w:ins>
          </w:p>
          <w:p w14:paraId="5B44438B" w14:textId="56471F65" w:rsidR="008C1142" w:rsidDel="00FC2D5E" w:rsidRDefault="00FC2D5E" w:rsidP="008C1142">
            <w:pPr>
              <w:spacing w:after="0" w:line="240" w:lineRule="auto"/>
              <w:rPr>
                <w:ins w:id="1029" w:author="Markstrum, Alexis@Energy" w:date="2021-10-21T11:10:00Z"/>
                <w:del w:id="1030" w:author="Alhabibi, Haider@Energy [2]" w:date="2022-03-09T18:49:00Z"/>
                <w:rFonts w:cstheme="minorHAnsi"/>
                <w:sz w:val="18"/>
                <w:szCs w:val="18"/>
              </w:rPr>
            </w:pPr>
            <w:ins w:id="1031" w:author="Alhabibi, Haider@Energy [2]" w:date="2022-03-09T18:49:00Z">
              <w:r>
                <w:rPr>
                  <w:sz w:val="18"/>
                  <w:szCs w:val="18"/>
                </w:rPr>
                <w:t>&lt;&lt;Static Text - see the top&gt;&gt;</w:t>
              </w:r>
            </w:ins>
            <w:ins w:id="1032" w:author="Markstrum, Alexis@Energy" w:date="2021-10-21T10:25:00Z">
              <w:del w:id="1033" w:author="Alhabibi, Haider@Energy [2]" w:date="2022-03-09T18:49:00Z">
                <w:r w:rsidR="008C1142" w:rsidRPr="008C1142" w:rsidDel="00FC2D5E">
                  <w:rPr>
                    <w:rFonts w:cstheme="minorHAnsi"/>
                    <w:sz w:val="18"/>
                    <w:szCs w:val="20"/>
                  </w:rPr>
                  <w:delText>This table reports the water heating system(s) that were installed in this projec</w:delText>
                </w:r>
                <w:r w:rsidR="008C1142" w:rsidRPr="008C1142" w:rsidDel="00FC2D5E">
                  <w:rPr>
                    <w:rFonts w:cstheme="minorHAnsi"/>
                    <w:sz w:val="18"/>
                    <w:szCs w:val="18"/>
                  </w:rPr>
                  <w:delText>t.</w:delText>
                </w:r>
              </w:del>
            </w:ins>
          </w:p>
          <w:p w14:paraId="160F79E4" w14:textId="77777777" w:rsidR="00707F75" w:rsidRDefault="00707F75" w:rsidP="00707F75">
            <w:pPr>
              <w:spacing w:after="0"/>
              <w:rPr>
                <w:ins w:id="1034" w:author="Alhabibi, Haider@Energy [2]" w:date="2022-03-10T18:40:00Z"/>
                <w:rFonts w:cstheme="minorHAnsi"/>
                <w:sz w:val="20"/>
                <w:szCs w:val="20"/>
              </w:rPr>
            </w:pPr>
            <w:ins w:id="1035" w:author="Alhabibi, Haider@Energy [2]" w:date="2022-03-10T18:40:00Z">
              <w:r>
                <w:rPr>
                  <w:rFonts w:cstheme="minorHAnsi"/>
                  <w:sz w:val="20"/>
                  <w:szCs w:val="20"/>
                </w:rPr>
                <w:t xml:space="preserve">&lt;&lt;If Table A2 does apply, then require table, else </w:t>
              </w:r>
              <w:r w:rsidRPr="00E12A63">
                <w:rPr>
                  <w:rFonts w:cstheme="minorHAnsi"/>
                  <w:sz w:val="20"/>
                  <w:szCs w:val="20"/>
                </w:rPr>
                <w:t>display the "section does not apply" message</w:t>
              </w:r>
              <w:r>
                <w:rPr>
                  <w:rFonts w:cstheme="minorHAnsi"/>
                  <w:sz w:val="20"/>
                  <w:szCs w:val="20"/>
                </w:rPr>
                <w:t>&gt;&gt;</w:t>
              </w:r>
            </w:ins>
          </w:p>
          <w:p w14:paraId="3A12098A" w14:textId="6AC3CAAF" w:rsidR="00C40B81" w:rsidDel="00707F75" w:rsidRDefault="00707F75" w:rsidP="00707F75">
            <w:pPr>
              <w:spacing w:after="0"/>
              <w:rPr>
                <w:ins w:id="1036" w:author="Markstrum, Alexis@Energy" w:date="2021-10-21T11:10:00Z"/>
                <w:del w:id="1037" w:author="Alhabibi, Haider@Energy [2]" w:date="2022-03-10T18:40:00Z"/>
                <w:rFonts w:cstheme="minorHAnsi"/>
                <w:sz w:val="20"/>
                <w:szCs w:val="20"/>
              </w:rPr>
            </w:pPr>
            <w:ins w:id="1038" w:author="Alhabibi, Haider@Energy [2]" w:date="2022-03-10T18:40:00Z">
              <w:r w:rsidRPr="007B2CC9">
                <w:rPr>
                  <w:rFonts w:cstheme="minorHAnsi"/>
                  <w:sz w:val="20"/>
                  <w:szCs w:val="20"/>
                </w:rPr>
                <w:t xml:space="preserve">&lt;&lt;require one row of data for each </w:t>
              </w:r>
              <w:r>
                <w:rPr>
                  <w:rFonts w:cstheme="minorHAnsi"/>
                  <w:sz w:val="20"/>
                  <w:szCs w:val="20"/>
                </w:rPr>
                <w:t>HPWH</w:t>
              </w:r>
              <w:r w:rsidRPr="007B2CC9">
                <w:rPr>
                  <w:rFonts w:cstheme="minorHAnsi"/>
                  <w:sz w:val="20"/>
                  <w:szCs w:val="20"/>
                </w:rPr>
                <w:t xml:space="preserve"> water heater identified </w:t>
              </w:r>
              <w:r>
                <w:rPr>
                  <w:rFonts w:cstheme="minorHAnsi"/>
                  <w:sz w:val="20"/>
                  <w:szCs w:val="20"/>
                </w:rPr>
                <w:t>in Table A2</w:t>
              </w:r>
              <w:r w:rsidRPr="007B2CC9">
                <w:rPr>
                  <w:rFonts w:cstheme="minorHAnsi"/>
                  <w:sz w:val="20"/>
                  <w:szCs w:val="20"/>
                </w:rPr>
                <w:t>&gt;&gt;</w:t>
              </w:r>
            </w:ins>
            <w:ins w:id="1039" w:author="Markstrum, Alexis@Energy" w:date="2021-10-21T11:10:00Z">
              <w:del w:id="1040" w:author="Alhabibi, Haider@Energy [2]" w:date="2022-03-10T18:40:00Z">
                <w:r w:rsidR="00C40B81" w:rsidDel="00707F75">
                  <w:rPr>
                    <w:rFonts w:cstheme="minorHAnsi"/>
                    <w:sz w:val="20"/>
                    <w:szCs w:val="20"/>
                  </w:rPr>
                  <w:delText>&lt;&lt;If CF1R has HPWH</w:delText>
                </w:r>
              </w:del>
            </w:ins>
            <w:ins w:id="1041" w:author="Tam, Danny@Energy" w:date="2021-12-23T09:57:00Z">
              <w:del w:id="1042" w:author="Alhabibi, Haider@Energy [2]" w:date="2022-03-10T18:40:00Z">
                <w:r w:rsidR="000D5566" w:rsidDel="00707F75">
                  <w:rPr>
                    <w:rFonts w:cstheme="minorHAnsi"/>
                    <w:sz w:val="20"/>
                    <w:szCs w:val="20"/>
                  </w:rPr>
                  <w:delText>Table C</w:delText>
                </w:r>
              </w:del>
            </w:ins>
            <w:ins w:id="1043" w:author="Alhabibi, Haider@Energy" w:date="2022-01-25T14:29:00Z">
              <w:del w:id="1044" w:author="Alhabibi, Haider@Energy [2]" w:date="2022-03-10T18:40:00Z">
                <w:r w:rsidR="004859E2" w:rsidDel="00707F75">
                  <w:rPr>
                    <w:rFonts w:cstheme="minorHAnsi"/>
                    <w:sz w:val="20"/>
                    <w:szCs w:val="20"/>
                  </w:rPr>
                  <w:delText>A2</w:delText>
                </w:r>
              </w:del>
            </w:ins>
            <w:ins w:id="1045" w:author="Tam, Danny@Energy" w:date="2021-12-23T09:57:00Z">
              <w:del w:id="1046" w:author="Alhabibi, Haider@Energy [2]" w:date="2022-03-10T18:40:00Z">
                <w:r w:rsidR="000D5566" w:rsidDel="00707F75">
                  <w:rPr>
                    <w:rFonts w:cstheme="minorHAnsi"/>
                    <w:sz w:val="20"/>
                    <w:szCs w:val="20"/>
                  </w:rPr>
                  <w:delText xml:space="preserve"> does not apply</w:delText>
                </w:r>
              </w:del>
            </w:ins>
            <w:ins w:id="1047" w:author="Markstrum, Alexis@Energy" w:date="2021-10-21T11:10:00Z">
              <w:del w:id="1048" w:author="Alhabibi, Haider@Energy [2]" w:date="2022-03-10T18:40:00Z">
                <w:r w:rsidR="00C40B81" w:rsidDel="00707F75">
                  <w:rPr>
                    <w:rFonts w:cstheme="minorHAnsi"/>
                    <w:sz w:val="20"/>
                    <w:szCs w:val="20"/>
                  </w:rPr>
                  <w:delText xml:space="preserve">, </w:delText>
                </w:r>
              </w:del>
              <w:del w:id="1049" w:author="Alhabibi, Haider@Energy [2]" w:date="2022-03-10T18:34:00Z">
                <w:r w:rsidR="00C40B81" w:rsidDel="005A61E7">
                  <w:rPr>
                    <w:rFonts w:cstheme="minorHAnsi"/>
                    <w:sz w:val="20"/>
                    <w:szCs w:val="20"/>
                  </w:rPr>
                  <w:delText>then require</w:delText>
                </w:r>
              </w:del>
              <w:del w:id="1050" w:author="Alhabibi, Haider@Energy [2]" w:date="2022-03-10T18:40:00Z">
                <w:r w:rsidR="00C40B81" w:rsidDel="00707F75">
                  <w:rPr>
                    <w:rFonts w:cstheme="minorHAnsi"/>
                    <w:sz w:val="20"/>
                    <w:szCs w:val="20"/>
                  </w:rPr>
                  <w:delText xml:space="preserve"> table, else </w:delText>
                </w:r>
                <w:r w:rsidR="00C40B81" w:rsidRPr="00E12A63" w:rsidDel="00707F75">
                  <w:rPr>
                    <w:rFonts w:cstheme="minorHAnsi"/>
                    <w:sz w:val="20"/>
                    <w:szCs w:val="20"/>
                  </w:rPr>
                  <w:delText>display the "section does not apply" message</w:delText>
                </w:r>
                <w:r w:rsidR="00C40B81" w:rsidDel="00707F75">
                  <w:rPr>
                    <w:rFonts w:cstheme="minorHAnsi"/>
                    <w:sz w:val="20"/>
                    <w:szCs w:val="20"/>
                  </w:rPr>
                  <w:delText>&gt;&gt;</w:delText>
                </w:r>
              </w:del>
            </w:ins>
          </w:p>
          <w:p w14:paraId="64E00AF4" w14:textId="393DE1E2" w:rsidR="008C1142" w:rsidRPr="008C1142" w:rsidRDefault="008C1142" w:rsidP="008C1142">
            <w:pPr>
              <w:spacing w:after="0" w:line="240" w:lineRule="auto"/>
              <w:rPr>
                <w:ins w:id="1051" w:author="Markstrum, Alexis@Energy" w:date="2021-10-21T10:25:00Z"/>
                <w:rFonts w:cstheme="minorHAnsi"/>
                <w:sz w:val="20"/>
                <w:szCs w:val="20"/>
              </w:rPr>
            </w:pPr>
            <w:ins w:id="1052" w:author="Markstrum, Alexis@Energy" w:date="2021-10-21T10:25:00Z">
              <w:del w:id="1053" w:author="Alhabibi, Haider@Energy [2]" w:date="2022-03-10T18:40:00Z">
                <w:r w:rsidRPr="008C1142" w:rsidDel="00707F75">
                  <w:rPr>
                    <w:rFonts w:cstheme="minorHAnsi"/>
                    <w:sz w:val="20"/>
                    <w:szCs w:val="20"/>
                  </w:rPr>
                  <w:delText>&lt;&lt;require one row of data for each water heater identified on the CF1R-</w:delText>
                </w:r>
                <w:r w:rsidRPr="00DC34CF" w:rsidDel="00707F75">
                  <w:rPr>
                    <w:rFonts w:cstheme="minorHAnsi"/>
                    <w:sz w:val="20"/>
                    <w:szCs w:val="20"/>
                  </w:rPr>
                  <w:delText>PRF</w:delText>
                </w:r>
              </w:del>
            </w:ins>
            <w:ins w:id="1054" w:author="Tam, Danny@Energy" w:date="2021-12-23T09:57:00Z">
              <w:del w:id="1055" w:author="Alhabibi, Haider@Energy [2]" w:date="2022-03-10T18:40:00Z">
                <w:r w:rsidR="000D5566" w:rsidDel="00707F75">
                  <w:rPr>
                    <w:rFonts w:cstheme="minorHAnsi"/>
                    <w:sz w:val="20"/>
                    <w:szCs w:val="20"/>
                  </w:rPr>
                  <w:delText>in Table C</w:delText>
                </w:r>
              </w:del>
            </w:ins>
            <w:ins w:id="1056" w:author="Alhabibi, Haider@Energy" w:date="2022-01-25T14:29:00Z">
              <w:del w:id="1057" w:author="Alhabibi, Haider@Energy [2]" w:date="2022-03-10T18:40:00Z">
                <w:r w:rsidR="004859E2" w:rsidDel="00707F75">
                  <w:rPr>
                    <w:rFonts w:cstheme="minorHAnsi"/>
                    <w:sz w:val="20"/>
                    <w:szCs w:val="20"/>
                  </w:rPr>
                  <w:delText>A2</w:delText>
                </w:r>
              </w:del>
            </w:ins>
            <w:ins w:id="1058" w:author="Markstrum, Alexis@Energy" w:date="2021-10-21T10:25:00Z">
              <w:del w:id="1059" w:author="Alhabibi, Haider@Energy [2]" w:date="2022-03-10T18:40:00Z">
                <w:r w:rsidRPr="008C1142" w:rsidDel="00707F75">
                  <w:rPr>
                    <w:rFonts w:cstheme="minorHAnsi"/>
                    <w:sz w:val="20"/>
                    <w:szCs w:val="20"/>
                  </w:rPr>
                  <w:delText>&gt;&gt;</w:delText>
                </w:r>
              </w:del>
            </w:ins>
          </w:p>
        </w:tc>
      </w:tr>
      <w:tr w:rsidR="008C1142" w:rsidRPr="008C1142" w14:paraId="6D0E6456" w14:textId="77777777" w:rsidTr="004B6B6C">
        <w:trPr>
          <w:ins w:id="1060" w:author="Markstrum, Alexis@Energy" w:date="2021-10-21T10:25:00Z"/>
        </w:trPr>
        <w:tc>
          <w:tcPr>
            <w:tcW w:w="895" w:type="dxa"/>
            <w:tcBorders>
              <w:top w:val="single" w:sz="4" w:space="0" w:color="auto"/>
              <w:left w:val="single" w:sz="4" w:space="0" w:color="auto"/>
              <w:bottom w:val="single" w:sz="4" w:space="0" w:color="auto"/>
              <w:right w:val="single" w:sz="4" w:space="0" w:color="auto"/>
            </w:tcBorders>
          </w:tcPr>
          <w:p w14:paraId="65744132" w14:textId="77777777" w:rsidR="008C1142" w:rsidRPr="008C1142" w:rsidRDefault="008C1142" w:rsidP="008C1142">
            <w:pPr>
              <w:spacing w:after="0" w:line="240" w:lineRule="auto"/>
              <w:jc w:val="center"/>
              <w:rPr>
                <w:ins w:id="1061" w:author="Markstrum, Alexis@Energy" w:date="2021-10-21T10:25:00Z"/>
                <w:rFonts w:eastAsia="Times New Roman" w:cstheme="minorHAnsi"/>
                <w:sz w:val="16"/>
                <w:szCs w:val="20"/>
              </w:rPr>
            </w:pPr>
            <w:bookmarkStart w:id="1062" w:name="_Hlk97552191"/>
            <w:ins w:id="1063" w:author="Markstrum, Alexis@Energy" w:date="2021-10-21T10:25:00Z">
              <w:r w:rsidRPr="008C1142">
                <w:rPr>
                  <w:rFonts w:eastAsia="Times New Roman" w:cstheme="minorHAnsi"/>
                  <w:sz w:val="18"/>
                  <w:szCs w:val="20"/>
                </w:rPr>
                <w:t>01</w:t>
              </w:r>
            </w:ins>
          </w:p>
        </w:tc>
        <w:tc>
          <w:tcPr>
            <w:tcW w:w="990" w:type="dxa"/>
            <w:vAlign w:val="bottom"/>
          </w:tcPr>
          <w:p w14:paraId="37F6057E" w14:textId="77777777" w:rsidR="008C1142" w:rsidRPr="008C1142" w:rsidRDefault="008C1142" w:rsidP="008C1142">
            <w:pPr>
              <w:spacing w:after="0" w:line="240" w:lineRule="auto"/>
              <w:jc w:val="center"/>
              <w:rPr>
                <w:ins w:id="1064" w:author="Markstrum, Alexis@Energy" w:date="2021-10-21T10:25:00Z"/>
                <w:rFonts w:cstheme="minorHAnsi"/>
                <w:sz w:val="16"/>
                <w:szCs w:val="20"/>
              </w:rPr>
            </w:pPr>
            <w:ins w:id="1065" w:author="Markstrum, Alexis@Energy" w:date="2021-10-21T10:25:00Z">
              <w:r w:rsidRPr="008C1142">
                <w:rPr>
                  <w:rFonts w:eastAsia="Times New Roman" w:cstheme="minorHAnsi"/>
                  <w:sz w:val="16"/>
                  <w:szCs w:val="20"/>
                </w:rPr>
                <w:t>02</w:t>
              </w:r>
            </w:ins>
          </w:p>
        </w:tc>
        <w:tc>
          <w:tcPr>
            <w:tcW w:w="1170" w:type="dxa"/>
            <w:vAlign w:val="bottom"/>
          </w:tcPr>
          <w:p w14:paraId="743D7395" w14:textId="77777777" w:rsidR="008C1142" w:rsidRPr="008C1142" w:rsidRDefault="008C1142" w:rsidP="008C1142">
            <w:pPr>
              <w:spacing w:after="0" w:line="240" w:lineRule="auto"/>
              <w:jc w:val="center"/>
              <w:rPr>
                <w:ins w:id="1066" w:author="Markstrum, Alexis@Energy" w:date="2021-10-21T10:25:00Z"/>
                <w:rFonts w:cstheme="minorHAnsi"/>
                <w:sz w:val="16"/>
                <w:szCs w:val="20"/>
              </w:rPr>
            </w:pPr>
            <w:ins w:id="1067" w:author="Markstrum, Alexis@Energy" w:date="2021-10-21T10:25:00Z">
              <w:r w:rsidRPr="008C1142">
                <w:rPr>
                  <w:rFonts w:eastAsia="Times New Roman" w:cstheme="minorHAnsi"/>
                  <w:sz w:val="16"/>
                  <w:szCs w:val="20"/>
                </w:rPr>
                <w:t>03</w:t>
              </w:r>
            </w:ins>
          </w:p>
        </w:tc>
        <w:tc>
          <w:tcPr>
            <w:tcW w:w="1080" w:type="dxa"/>
          </w:tcPr>
          <w:p w14:paraId="74881FE6" w14:textId="77777777" w:rsidR="008C1142" w:rsidRPr="008C1142" w:rsidRDefault="008C1142" w:rsidP="008C1142">
            <w:pPr>
              <w:spacing w:after="0" w:line="240" w:lineRule="auto"/>
              <w:jc w:val="center"/>
              <w:rPr>
                <w:ins w:id="1068" w:author="Markstrum, Alexis@Energy" w:date="2021-10-21T10:25:00Z"/>
                <w:rFonts w:eastAsia="Times New Roman" w:cstheme="minorHAnsi"/>
                <w:sz w:val="16"/>
                <w:szCs w:val="20"/>
              </w:rPr>
            </w:pPr>
            <w:ins w:id="1069" w:author="Markstrum, Alexis@Energy" w:date="2021-10-21T10:25:00Z">
              <w:r w:rsidRPr="008C1142">
                <w:rPr>
                  <w:rFonts w:eastAsia="Times New Roman" w:cstheme="minorHAnsi"/>
                  <w:sz w:val="16"/>
                  <w:szCs w:val="20"/>
                </w:rPr>
                <w:t>04</w:t>
              </w:r>
            </w:ins>
          </w:p>
        </w:tc>
        <w:tc>
          <w:tcPr>
            <w:tcW w:w="1440" w:type="dxa"/>
          </w:tcPr>
          <w:p w14:paraId="253CB5AA" w14:textId="77777777" w:rsidR="008C1142" w:rsidRPr="008C1142" w:rsidRDefault="008C1142" w:rsidP="008C1142">
            <w:pPr>
              <w:spacing w:after="0" w:line="240" w:lineRule="auto"/>
              <w:jc w:val="center"/>
              <w:rPr>
                <w:ins w:id="1070" w:author="Markstrum, Alexis@Energy" w:date="2021-10-21T10:25:00Z"/>
                <w:rFonts w:eastAsia="Times New Roman" w:cstheme="minorHAnsi"/>
                <w:sz w:val="16"/>
                <w:szCs w:val="20"/>
              </w:rPr>
            </w:pPr>
            <w:ins w:id="1071" w:author="Markstrum, Alexis@Energy" w:date="2021-10-21T10:25:00Z">
              <w:r w:rsidRPr="008C1142">
                <w:rPr>
                  <w:rFonts w:eastAsia="Times New Roman" w:cstheme="minorHAnsi"/>
                  <w:sz w:val="16"/>
                  <w:szCs w:val="20"/>
                </w:rPr>
                <w:t>05</w:t>
              </w:r>
            </w:ins>
          </w:p>
        </w:tc>
        <w:tc>
          <w:tcPr>
            <w:tcW w:w="1080" w:type="dxa"/>
          </w:tcPr>
          <w:p w14:paraId="2511FF05" w14:textId="77777777" w:rsidR="008C1142" w:rsidRPr="008C1142" w:rsidRDefault="008C1142" w:rsidP="008C1142">
            <w:pPr>
              <w:spacing w:after="0" w:line="240" w:lineRule="auto"/>
              <w:jc w:val="center"/>
              <w:rPr>
                <w:ins w:id="1072" w:author="Markstrum, Alexis@Energy" w:date="2021-10-21T10:25:00Z"/>
                <w:rFonts w:eastAsia="Times New Roman" w:cstheme="minorHAnsi"/>
                <w:sz w:val="16"/>
                <w:szCs w:val="20"/>
              </w:rPr>
            </w:pPr>
            <w:ins w:id="1073" w:author="Markstrum, Alexis@Energy" w:date="2021-10-21T10:25:00Z">
              <w:r w:rsidRPr="008C1142">
                <w:rPr>
                  <w:rFonts w:eastAsia="Times New Roman" w:cstheme="minorHAnsi"/>
                  <w:sz w:val="16"/>
                  <w:szCs w:val="20"/>
                </w:rPr>
                <w:t>06</w:t>
              </w:r>
            </w:ins>
          </w:p>
        </w:tc>
        <w:tc>
          <w:tcPr>
            <w:tcW w:w="1530" w:type="dxa"/>
          </w:tcPr>
          <w:p w14:paraId="3E712880" w14:textId="77777777" w:rsidR="008C1142" w:rsidRPr="008C1142" w:rsidRDefault="008C1142" w:rsidP="008C1142">
            <w:pPr>
              <w:spacing w:after="0" w:line="240" w:lineRule="auto"/>
              <w:jc w:val="center"/>
              <w:rPr>
                <w:ins w:id="1074" w:author="Markstrum, Alexis@Energy" w:date="2021-10-21T10:25:00Z"/>
                <w:rFonts w:eastAsia="Times New Roman" w:cstheme="minorHAnsi"/>
                <w:sz w:val="16"/>
                <w:szCs w:val="20"/>
              </w:rPr>
            </w:pPr>
            <w:ins w:id="1075" w:author="Markstrum, Alexis@Energy" w:date="2021-10-21T10:25:00Z">
              <w:r w:rsidRPr="008C1142">
                <w:rPr>
                  <w:rFonts w:eastAsia="Times New Roman" w:cstheme="minorHAnsi"/>
                  <w:sz w:val="16"/>
                  <w:szCs w:val="20"/>
                </w:rPr>
                <w:t>07</w:t>
              </w:r>
            </w:ins>
          </w:p>
        </w:tc>
        <w:tc>
          <w:tcPr>
            <w:tcW w:w="1350" w:type="dxa"/>
          </w:tcPr>
          <w:p w14:paraId="162B8D7F" w14:textId="77777777" w:rsidR="008C1142" w:rsidRPr="008C1142" w:rsidRDefault="008C1142" w:rsidP="008C1142">
            <w:pPr>
              <w:spacing w:after="0" w:line="240" w:lineRule="auto"/>
              <w:jc w:val="center"/>
              <w:rPr>
                <w:ins w:id="1076" w:author="Markstrum, Alexis@Energy" w:date="2021-10-21T10:25:00Z"/>
                <w:rFonts w:eastAsia="Times New Roman" w:cstheme="minorHAnsi"/>
                <w:sz w:val="16"/>
                <w:szCs w:val="20"/>
              </w:rPr>
            </w:pPr>
            <w:ins w:id="1077" w:author="Markstrum, Alexis@Energy" w:date="2021-10-21T10:25:00Z">
              <w:r w:rsidRPr="008C1142">
                <w:rPr>
                  <w:rFonts w:eastAsia="Times New Roman" w:cstheme="minorHAnsi"/>
                  <w:sz w:val="16"/>
                  <w:szCs w:val="20"/>
                </w:rPr>
                <w:t>08</w:t>
              </w:r>
            </w:ins>
          </w:p>
        </w:tc>
        <w:tc>
          <w:tcPr>
            <w:tcW w:w="1350" w:type="dxa"/>
          </w:tcPr>
          <w:p w14:paraId="1FDFF032" w14:textId="77777777" w:rsidR="008C1142" w:rsidRPr="008C1142" w:rsidRDefault="008C1142" w:rsidP="008C1142">
            <w:pPr>
              <w:spacing w:after="0" w:line="240" w:lineRule="auto"/>
              <w:jc w:val="center"/>
              <w:rPr>
                <w:ins w:id="1078" w:author="Markstrum, Alexis@Energy" w:date="2021-10-21T10:25:00Z"/>
                <w:rFonts w:eastAsia="Times New Roman" w:cstheme="minorHAnsi"/>
                <w:sz w:val="16"/>
                <w:szCs w:val="20"/>
              </w:rPr>
            </w:pPr>
            <w:ins w:id="1079" w:author="Markstrum, Alexis@Energy" w:date="2021-10-21T10:25:00Z">
              <w:r w:rsidRPr="008C1142">
                <w:rPr>
                  <w:rFonts w:eastAsia="Times New Roman" w:cstheme="minorHAnsi"/>
                  <w:sz w:val="16"/>
                  <w:szCs w:val="20"/>
                </w:rPr>
                <w:t>09</w:t>
              </w:r>
            </w:ins>
          </w:p>
        </w:tc>
      </w:tr>
      <w:tr w:rsidR="008C1142" w:rsidRPr="008C1142" w14:paraId="7AE35895" w14:textId="77777777" w:rsidTr="004B6B6C">
        <w:trPr>
          <w:ins w:id="1080" w:author="Markstrum, Alexis@Energy" w:date="2021-10-21T10:25:00Z"/>
        </w:trPr>
        <w:tc>
          <w:tcPr>
            <w:tcW w:w="895" w:type="dxa"/>
            <w:tcBorders>
              <w:top w:val="single" w:sz="4" w:space="0" w:color="auto"/>
              <w:left w:val="single" w:sz="4" w:space="0" w:color="auto"/>
              <w:bottom w:val="single" w:sz="4" w:space="0" w:color="auto"/>
              <w:right w:val="single" w:sz="4" w:space="0" w:color="auto"/>
            </w:tcBorders>
            <w:vAlign w:val="bottom"/>
          </w:tcPr>
          <w:p w14:paraId="5C2C1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1081" w:author="Markstrum, Alexis@Energy" w:date="2021-10-21T10:25:00Z"/>
                <w:rFonts w:eastAsia="Times New Roman" w:cstheme="minorHAnsi"/>
                <w:sz w:val="18"/>
                <w:szCs w:val="20"/>
              </w:rPr>
            </w:pPr>
            <w:ins w:id="1082" w:author="Markstrum, Alexis@Energy" w:date="2021-10-21T10:25:00Z">
              <w:r w:rsidRPr="008C1142">
                <w:rPr>
                  <w:rFonts w:eastAsia="Times New Roman" w:cstheme="minorHAnsi"/>
                  <w:sz w:val="18"/>
                  <w:szCs w:val="20"/>
                </w:rPr>
                <w:t>Dwelling Unit Name</w:t>
              </w:r>
            </w:ins>
          </w:p>
        </w:tc>
        <w:tc>
          <w:tcPr>
            <w:tcW w:w="990" w:type="dxa"/>
            <w:vAlign w:val="bottom"/>
          </w:tcPr>
          <w:p w14:paraId="23782ED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1083" w:author="Markstrum, Alexis@Energy" w:date="2021-10-21T10:25:00Z"/>
                <w:rFonts w:eastAsia="Times New Roman" w:cstheme="minorHAnsi"/>
                <w:sz w:val="18"/>
                <w:szCs w:val="20"/>
              </w:rPr>
            </w:pPr>
            <w:ins w:id="1084" w:author="Markstrum, Alexis@Energy" w:date="2021-10-21T10:25:00Z">
              <w:r w:rsidRPr="008C1142">
                <w:rPr>
                  <w:rFonts w:eastAsia="Times New Roman" w:cstheme="minorHAnsi"/>
                  <w:sz w:val="18"/>
                  <w:szCs w:val="20"/>
                </w:rPr>
                <w:t>Water Heating System ID</w:t>
              </w:r>
            </w:ins>
          </w:p>
          <w:p w14:paraId="54AA4AD8" w14:textId="77777777" w:rsidR="008C1142" w:rsidRPr="008C1142" w:rsidRDefault="008C1142" w:rsidP="008C1142">
            <w:pPr>
              <w:spacing w:after="0" w:line="240" w:lineRule="auto"/>
              <w:jc w:val="center"/>
              <w:rPr>
                <w:ins w:id="1085" w:author="Markstrum, Alexis@Energy" w:date="2021-10-21T10:25:00Z"/>
                <w:rFonts w:cstheme="minorHAnsi"/>
                <w:sz w:val="18"/>
                <w:szCs w:val="20"/>
              </w:rPr>
            </w:pPr>
            <w:ins w:id="1086" w:author="Markstrum, Alexis@Energy" w:date="2021-10-21T10:25:00Z">
              <w:r w:rsidRPr="008C1142">
                <w:rPr>
                  <w:rFonts w:eastAsia="Times New Roman" w:cstheme="minorHAnsi"/>
                  <w:sz w:val="18"/>
                  <w:szCs w:val="20"/>
                </w:rPr>
                <w:t>or Name</w:t>
              </w:r>
            </w:ins>
          </w:p>
        </w:tc>
        <w:tc>
          <w:tcPr>
            <w:tcW w:w="1170" w:type="dxa"/>
            <w:vAlign w:val="bottom"/>
          </w:tcPr>
          <w:p w14:paraId="24061EA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1087" w:author="Markstrum, Alexis@Energy" w:date="2021-10-21T10:25:00Z"/>
                <w:rFonts w:eastAsia="Times New Roman" w:cstheme="minorHAnsi"/>
                <w:sz w:val="18"/>
                <w:szCs w:val="20"/>
              </w:rPr>
            </w:pPr>
            <w:ins w:id="1088" w:author="Markstrum, Alexis@Energy" w:date="2021-10-21T10:25:00Z">
              <w:r w:rsidRPr="008C1142">
                <w:rPr>
                  <w:rFonts w:eastAsia="Times New Roman" w:cstheme="minorHAnsi"/>
                  <w:sz w:val="18"/>
                  <w:szCs w:val="20"/>
                </w:rPr>
                <w:t>Modeled Equipment</w:t>
              </w:r>
            </w:ins>
          </w:p>
          <w:p w14:paraId="19D2D2DF" w14:textId="77777777" w:rsidR="008C1142" w:rsidRPr="008C1142" w:rsidRDefault="008C1142" w:rsidP="008C1142">
            <w:pPr>
              <w:spacing w:after="0" w:line="240" w:lineRule="auto"/>
              <w:jc w:val="center"/>
              <w:rPr>
                <w:ins w:id="1089" w:author="Markstrum, Alexis@Energy" w:date="2021-10-21T10:25:00Z"/>
                <w:rFonts w:cstheme="minorHAnsi"/>
                <w:sz w:val="18"/>
                <w:szCs w:val="20"/>
              </w:rPr>
            </w:pPr>
            <w:ins w:id="1090" w:author="Markstrum, Alexis@Energy" w:date="2021-10-21T10:25:00Z">
              <w:r w:rsidRPr="008C1142">
                <w:rPr>
                  <w:rFonts w:eastAsia="Times New Roman" w:cstheme="minorHAnsi"/>
                  <w:sz w:val="18"/>
                  <w:szCs w:val="20"/>
                </w:rPr>
                <w:t>Make and Model</w:t>
              </w:r>
            </w:ins>
          </w:p>
        </w:tc>
        <w:tc>
          <w:tcPr>
            <w:tcW w:w="1080" w:type="dxa"/>
            <w:vAlign w:val="bottom"/>
          </w:tcPr>
          <w:p w14:paraId="47F0858F"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1091" w:author="Markstrum, Alexis@Energy" w:date="2021-10-21T10:25:00Z"/>
                <w:rFonts w:eastAsia="Times New Roman" w:cstheme="minorHAnsi"/>
                <w:sz w:val="18"/>
                <w:szCs w:val="20"/>
              </w:rPr>
            </w:pPr>
            <w:ins w:id="1092" w:author="Markstrum, Alexis@Energy" w:date="2021-10-21T10:25:00Z">
              <w:r w:rsidRPr="008C1142">
                <w:rPr>
                  <w:rFonts w:eastAsia="Times New Roman" w:cstheme="minorHAnsi"/>
                  <w:sz w:val="18"/>
                  <w:szCs w:val="20"/>
                </w:rPr>
                <w:t xml:space="preserve"># </w:t>
              </w:r>
              <w:proofErr w:type="gramStart"/>
              <w:r w:rsidRPr="008C1142">
                <w:rPr>
                  <w:rFonts w:eastAsia="Times New Roman" w:cstheme="minorHAnsi"/>
                  <w:sz w:val="18"/>
                  <w:szCs w:val="20"/>
                </w:rPr>
                <w:t>of</w:t>
              </w:r>
              <w:proofErr w:type="gramEnd"/>
              <w:r w:rsidRPr="008C1142">
                <w:rPr>
                  <w:rFonts w:eastAsia="Times New Roman" w:cstheme="minorHAnsi"/>
                  <w:sz w:val="18"/>
                  <w:szCs w:val="20"/>
                </w:rPr>
                <w:t xml:space="preserve"> Like (or Identical) Water Heaters in System</w:t>
              </w:r>
            </w:ins>
          </w:p>
        </w:tc>
        <w:tc>
          <w:tcPr>
            <w:tcW w:w="1440" w:type="dxa"/>
            <w:vAlign w:val="bottom"/>
          </w:tcPr>
          <w:p w14:paraId="7140A2E7"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1093" w:author="Markstrum, Alexis@Energy" w:date="2021-10-21T10:25:00Z"/>
                <w:rFonts w:eastAsia="Times New Roman" w:cstheme="minorHAnsi"/>
                <w:sz w:val="18"/>
                <w:szCs w:val="20"/>
              </w:rPr>
            </w:pPr>
            <w:ins w:id="1094" w:author="Markstrum, Alexis@Energy" w:date="2021-10-21T10:25:00Z">
              <w:r w:rsidRPr="008C1142">
                <w:rPr>
                  <w:rFonts w:eastAsia="Times New Roman" w:cstheme="minorHAnsi"/>
                  <w:sz w:val="18"/>
                  <w:szCs w:val="20"/>
                </w:rPr>
                <w:t>Tank Location</w:t>
              </w:r>
            </w:ins>
          </w:p>
        </w:tc>
        <w:tc>
          <w:tcPr>
            <w:tcW w:w="1080" w:type="dxa"/>
            <w:vAlign w:val="bottom"/>
          </w:tcPr>
          <w:p w14:paraId="57B65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1095" w:author="Markstrum, Alexis@Energy" w:date="2021-10-21T10:25:00Z"/>
                <w:rFonts w:eastAsia="Times New Roman" w:cstheme="minorHAnsi"/>
                <w:sz w:val="18"/>
                <w:szCs w:val="20"/>
              </w:rPr>
            </w:pPr>
            <w:ins w:id="1096" w:author="Markstrum, Alexis@Energy" w:date="2021-10-21T10:25:00Z">
              <w:r w:rsidRPr="008C1142">
                <w:rPr>
                  <w:rFonts w:eastAsia="Times New Roman" w:cstheme="minorHAnsi"/>
                  <w:sz w:val="18"/>
                  <w:szCs w:val="20"/>
                </w:rPr>
                <w:t>Exterior Tank Insulation R-value</w:t>
              </w:r>
            </w:ins>
          </w:p>
        </w:tc>
        <w:tc>
          <w:tcPr>
            <w:tcW w:w="1530" w:type="dxa"/>
            <w:vAlign w:val="bottom"/>
          </w:tcPr>
          <w:p w14:paraId="0A317CC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1097" w:author="Markstrum, Alexis@Energy" w:date="2021-10-21T10:25:00Z"/>
                <w:rFonts w:eastAsia="Times New Roman" w:cstheme="minorHAnsi"/>
                <w:sz w:val="18"/>
                <w:szCs w:val="20"/>
              </w:rPr>
            </w:pPr>
            <w:ins w:id="1098" w:author="Markstrum, Alexis@Energy" w:date="2021-10-21T10:25:00Z">
              <w:r w:rsidRPr="008C1142">
                <w:rPr>
                  <w:rFonts w:eastAsia="Times New Roman" w:cstheme="minorHAnsi"/>
                  <w:sz w:val="18"/>
                  <w:szCs w:val="20"/>
                </w:rPr>
                <w:t>Dwelling Unit DHW System Distribution Type</w:t>
              </w:r>
            </w:ins>
          </w:p>
        </w:tc>
        <w:tc>
          <w:tcPr>
            <w:tcW w:w="1350" w:type="dxa"/>
            <w:vAlign w:val="bottom"/>
          </w:tcPr>
          <w:p w14:paraId="278D32CB" w14:textId="42A54EE4"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1099" w:author="Markstrum, Alexis@Energy" w:date="2021-10-21T10:25:00Z"/>
                <w:rFonts w:eastAsia="Times New Roman" w:cstheme="minorHAnsi"/>
                <w:sz w:val="18"/>
                <w:szCs w:val="20"/>
              </w:rPr>
            </w:pPr>
            <w:ins w:id="1100" w:author="Markstrum, Alexis@Energy" w:date="2021-10-21T10:25:00Z">
              <w:r w:rsidRPr="008C1142">
                <w:rPr>
                  <w:rFonts w:eastAsia="Times New Roman" w:cstheme="minorHAnsi"/>
                  <w:sz w:val="18"/>
                  <w:szCs w:val="20"/>
                </w:rPr>
                <w:t>Compact Distrib</w:t>
              </w:r>
            </w:ins>
            <w:ins w:id="1101" w:author="Alhabibi, Haider@Energy" w:date="2021-12-12T22:28:00Z">
              <w:r w:rsidR="00DC34CF">
                <w:rPr>
                  <w:rFonts w:eastAsia="Times New Roman" w:cstheme="minorHAnsi"/>
                  <w:sz w:val="18"/>
                  <w:szCs w:val="20"/>
                </w:rPr>
                <w:t>ution</w:t>
              </w:r>
            </w:ins>
            <w:ins w:id="1102" w:author="Markstrum, Alexis@Energy" w:date="2021-10-21T10:25:00Z">
              <w:r w:rsidRPr="008C1142">
                <w:rPr>
                  <w:rFonts w:eastAsia="Times New Roman" w:cstheme="minorHAnsi"/>
                  <w:sz w:val="18"/>
                  <w:szCs w:val="20"/>
                </w:rPr>
                <w:t>.</w:t>
              </w:r>
            </w:ins>
          </w:p>
        </w:tc>
        <w:tc>
          <w:tcPr>
            <w:tcW w:w="1350" w:type="dxa"/>
            <w:vAlign w:val="bottom"/>
          </w:tcPr>
          <w:p w14:paraId="6EE24E50"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ins w:id="1103" w:author="Markstrum, Alexis@Energy" w:date="2021-10-21T10:25:00Z"/>
                <w:rFonts w:eastAsia="Times New Roman" w:cstheme="minorHAnsi"/>
                <w:sz w:val="18"/>
                <w:szCs w:val="20"/>
              </w:rPr>
            </w:pPr>
            <w:ins w:id="1104" w:author="Markstrum, Alexis@Energy" w:date="2021-10-21T10:25:00Z">
              <w:r w:rsidRPr="008C1142">
                <w:rPr>
                  <w:rFonts w:eastAsia="Times New Roman" w:cstheme="minorHAnsi"/>
                  <w:sz w:val="18"/>
                  <w:szCs w:val="20"/>
                </w:rPr>
                <w:t>Drain Water Heat Recovery</w:t>
              </w:r>
            </w:ins>
          </w:p>
        </w:tc>
      </w:tr>
      <w:bookmarkEnd w:id="1062"/>
      <w:tr w:rsidR="008C1142" w:rsidRPr="008C1142" w14:paraId="71E95B14" w14:textId="77777777" w:rsidTr="004B6B6C">
        <w:trPr>
          <w:ins w:id="1105" w:author="Markstrum, Alexis@Energy" w:date="2021-10-21T10:25:00Z"/>
        </w:trPr>
        <w:tc>
          <w:tcPr>
            <w:tcW w:w="895" w:type="dxa"/>
            <w:tcBorders>
              <w:top w:val="single" w:sz="4" w:space="0" w:color="auto"/>
              <w:left w:val="single" w:sz="4" w:space="0" w:color="auto"/>
              <w:bottom w:val="single" w:sz="4" w:space="0" w:color="auto"/>
              <w:right w:val="single" w:sz="4" w:space="0" w:color="auto"/>
            </w:tcBorders>
          </w:tcPr>
          <w:p w14:paraId="7ECA4057" w14:textId="2EE29C34" w:rsidR="008C1142" w:rsidRPr="008C1142" w:rsidRDefault="008C1142" w:rsidP="008C1142">
            <w:pPr>
              <w:spacing w:after="0" w:line="240" w:lineRule="auto"/>
              <w:jc w:val="center"/>
              <w:rPr>
                <w:ins w:id="1106" w:author="Markstrum, Alexis@Energy" w:date="2021-10-21T10:25:00Z"/>
                <w:rFonts w:cstheme="minorHAnsi"/>
                <w:sz w:val="16"/>
                <w:szCs w:val="20"/>
              </w:rPr>
            </w:pPr>
            <w:ins w:id="1107" w:author="Markstrum, Alexis@Energy" w:date="2021-10-21T10:25:00Z">
              <w:r w:rsidRPr="008C1142">
                <w:rPr>
                  <w:rFonts w:eastAsia="Times New Roman" w:cstheme="minorHAnsi"/>
                  <w:sz w:val="16"/>
                  <w:szCs w:val="16"/>
                </w:rPr>
                <w:t xml:space="preserve">&lt;&lt;Reference value from </w:t>
              </w:r>
            </w:ins>
            <w:ins w:id="1108" w:author="Markstrum, Alexis@Energy" w:date="2021-10-21T11:10:00Z">
              <w:del w:id="1109" w:author="Alhabibi, Haider@Energy [2]" w:date="2022-03-10T18:41:00Z">
                <w:r w:rsidR="00C40B81" w:rsidDel="00045F34">
                  <w:rPr>
                    <w:rFonts w:eastAsia="Times New Roman" w:cstheme="minorHAnsi"/>
                    <w:sz w:val="16"/>
                    <w:szCs w:val="16"/>
                  </w:rPr>
                  <w:delText>C</w:delText>
                </w:r>
              </w:del>
            </w:ins>
            <w:ins w:id="1110" w:author="Alhabibi, Haider@Energy [2]" w:date="2022-03-10T18:41:00Z">
              <w:r w:rsidR="00045F34">
                <w:rPr>
                  <w:rFonts w:eastAsia="Times New Roman" w:cstheme="minorHAnsi"/>
                  <w:sz w:val="16"/>
                  <w:szCs w:val="16"/>
                </w:rPr>
                <w:t>A2-</w:t>
              </w:r>
            </w:ins>
            <w:ins w:id="1111" w:author="Markstrum, Alexis@Energy" w:date="2021-10-21T10:25:00Z">
              <w:r w:rsidRPr="008C1142">
                <w:rPr>
                  <w:rFonts w:eastAsia="Times New Roman" w:cstheme="minorHAnsi"/>
                  <w:sz w:val="16"/>
                  <w:szCs w:val="16"/>
                </w:rPr>
                <w:t>01 &gt;&gt;</w:t>
              </w:r>
            </w:ins>
          </w:p>
        </w:tc>
        <w:tc>
          <w:tcPr>
            <w:tcW w:w="990" w:type="dxa"/>
          </w:tcPr>
          <w:p w14:paraId="30133F52" w14:textId="3E7BFCC7" w:rsidR="008C1142" w:rsidRPr="008C1142" w:rsidRDefault="008C1142" w:rsidP="008C1142">
            <w:pPr>
              <w:spacing w:after="0" w:line="240" w:lineRule="auto"/>
              <w:jc w:val="center"/>
              <w:rPr>
                <w:ins w:id="1112" w:author="Markstrum, Alexis@Energy" w:date="2021-10-21T10:25:00Z"/>
                <w:rFonts w:cstheme="minorHAnsi"/>
                <w:sz w:val="16"/>
                <w:szCs w:val="20"/>
              </w:rPr>
            </w:pPr>
            <w:ins w:id="1113" w:author="Markstrum, Alexis@Energy" w:date="2021-10-21T10:25:00Z">
              <w:r w:rsidRPr="008C1142">
                <w:rPr>
                  <w:rFonts w:cstheme="minorHAnsi"/>
                  <w:sz w:val="16"/>
                  <w:szCs w:val="20"/>
                </w:rPr>
                <w:t xml:space="preserve">&lt;&lt;reference value from </w:t>
              </w:r>
            </w:ins>
            <w:ins w:id="1114" w:author="Markstrum, Alexis@Energy" w:date="2021-10-21T11:10:00Z">
              <w:del w:id="1115" w:author="Alhabibi, Haider@Energy [2]" w:date="2022-03-10T18:41:00Z">
                <w:r w:rsidR="00C40B81" w:rsidDel="00045F34">
                  <w:rPr>
                    <w:rFonts w:cstheme="minorHAnsi"/>
                    <w:sz w:val="16"/>
                    <w:szCs w:val="20"/>
                  </w:rPr>
                  <w:delText>C</w:delText>
                </w:r>
              </w:del>
            </w:ins>
            <w:ins w:id="1116" w:author="Alhabibi, Haider@Energy [2]" w:date="2022-03-10T18:41:00Z">
              <w:r w:rsidR="00045F34">
                <w:rPr>
                  <w:rFonts w:cstheme="minorHAnsi"/>
                  <w:sz w:val="16"/>
                  <w:szCs w:val="20"/>
                </w:rPr>
                <w:t>A2-</w:t>
              </w:r>
            </w:ins>
            <w:ins w:id="1117" w:author="Markstrum, Alexis@Energy" w:date="2021-10-21T10:25:00Z">
              <w:r w:rsidRPr="008C1142">
                <w:rPr>
                  <w:rFonts w:cstheme="minorHAnsi"/>
                  <w:sz w:val="16"/>
                  <w:szCs w:val="20"/>
                </w:rPr>
                <w:t>02&gt;&gt;</w:t>
              </w:r>
            </w:ins>
          </w:p>
        </w:tc>
        <w:tc>
          <w:tcPr>
            <w:tcW w:w="1170" w:type="dxa"/>
          </w:tcPr>
          <w:p w14:paraId="6D70EE0D" w14:textId="67E85825" w:rsidR="008C1142" w:rsidRPr="008C1142" w:rsidRDefault="008C1142" w:rsidP="008C1142">
            <w:pPr>
              <w:spacing w:after="0" w:line="240" w:lineRule="auto"/>
              <w:jc w:val="center"/>
              <w:rPr>
                <w:ins w:id="1118" w:author="Markstrum, Alexis@Energy" w:date="2021-10-21T10:25:00Z"/>
                <w:rFonts w:cstheme="minorHAnsi"/>
                <w:sz w:val="16"/>
                <w:szCs w:val="20"/>
              </w:rPr>
            </w:pPr>
            <w:ins w:id="1119" w:author="Markstrum, Alexis@Energy" w:date="2021-10-21T10:25:00Z">
              <w:r w:rsidRPr="008C1142">
                <w:rPr>
                  <w:rFonts w:cstheme="minorHAnsi"/>
                  <w:sz w:val="16"/>
                  <w:szCs w:val="20"/>
                </w:rPr>
                <w:t>&lt;&lt;if performance, user input</w:t>
              </w:r>
              <w:r w:rsidRPr="008C1142">
                <w:rPr>
                  <w:rFonts w:eastAsia="Times New Roman" w:cstheme="minorHAnsi"/>
                  <w:sz w:val="16"/>
                  <w:szCs w:val="20"/>
                </w:rPr>
                <w:t xml:space="preserve"> is equal to </w:t>
              </w:r>
            </w:ins>
            <w:ins w:id="1120" w:author="Markstrum, Alexis@Energy" w:date="2021-10-21T11:10:00Z">
              <w:r w:rsidR="00C40B81">
                <w:rPr>
                  <w:rFonts w:eastAsia="Times New Roman" w:cstheme="minorHAnsi"/>
                  <w:sz w:val="16"/>
                  <w:szCs w:val="20"/>
                </w:rPr>
                <w:t>C</w:t>
              </w:r>
            </w:ins>
            <w:ins w:id="1121" w:author="Markstrum, Alexis@Energy" w:date="2021-10-21T10:25:00Z">
              <w:r w:rsidRPr="008C1142">
                <w:rPr>
                  <w:rFonts w:eastAsia="Times New Roman" w:cstheme="minorHAnsi"/>
                  <w:sz w:val="16"/>
                  <w:szCs w:val="20"/>
                </w:rPr>
                <w:t xml:space="preserve">03 as default, and allow user to override with an equivalent system based on the simulated equipment in </w:t>
              </w:r>
            </w:ins>
            <w:ins w:id="1122" w:author="Markstrum, Alexis@Energy" w:date="2021-10-21T11:10:00Z">
              <w:del w:id="1123" w:author="Alhabibi, Haider@Energy [2]" w:date="2022-03-10T18:41:00Z">
                <w:r w:rsidR="00C40B81" w:rsidDel="00045F34">
                  <w:rPr>
                    <w:rFonts w:eastAsia="Times New Roman" w:cstheme="minorHAnsi"/>
                    <w:sz w:val="16"/>
                    <w:szCs w:val="20"/>
                  </w:rPr>
                  <w:delText>C</w:delText>
                </w:r>
              </w:del>
            </w:ins>
            <w:ins w:id="1124" w:author="Alhabibi, Haider@Energy [2]" w:date="2022-03-10T18:41:00Z">
              <w:r w:rsidR="00045F34">
                <w:rPr>
                  <w:rFonts w:eastAsia="Times New Roman" w:cstheme="minorHAnsi"/>
                  <w:sz w:val="16"/>
                  <w:szCs w:val="20"/>
                </w:rPr>
                <w:t>A2-</w:t>
              </w:r>
            </w:ins>
            <w:ins w:id="1125" w:author="Markstrum, Alexis@Energy" w:date="2021-10-21T10:25:00Z">
              <w:r w:rsidRPr="008C1142">
                <w:rPr>
                  <w:rFonts w:eastAsia="Times New Roman" w:cstheme="minorHAnsi"/>
                  <w:sz w:val="16"/>
                  <w:szCs w:val="20"/>
                </w:rPr>
                <w:t>10; elseif prescriptive, allow user to enter any Tier 3 model&gt;&gt;</w:t>
              </w:r>
            </w:ins>
          </w:p>
        </w:tc>
        <w:tc>
          <w:tcPr>
            <w:tcW w:w="1080" w:type="dxa"/>
          </w:tcPr>
          <w:p w14:paraId="20694A95" w14:textId="56E2FA6C" w:rsidR="008C1142" w:rsidRPr="008C1142" w:rsidRDefault="008C1142" w:rsidP="008C1142">
            <w:pPr>
              <w:spacing w:after="0" w:line="240" w:lineRule="auto"/>
              <w:jc w:val="center"/>
              <w:rPr>
                <w:ins w:id="1126" w:author="Markstrum, Alexis@Energy" w:date="2021-10-21T10:25:00Z"/>
                <w:rFonts w:eastAsia="Times New Roman" w:cstheme="minorHAnsi"/>
                <w:b/>
                <w:i/>
                <w:color w:val="FF0000"/>
                <w:sz w:val="16"/>
                <w:szCs w:val="20"/>
              </w:rPr>
            </w:pPr>
            <w:ins w:id="1127" w:author="Markstrum, Alexis@Energy" w:date="2021-10-21T10:25:00Z">
              <w:r w:rsidRPr="008C1142">
                <w:rPr>
                  <w:rFonts w:cstheme="minorHAnsi"/>
                  <w:sz w:val="16"/>
                  <w:szCs w:val="20"/>
                </w:rPr>
                <w:t xml:space="preserve">&lt;&lt;Reference value from </w:t>
              </w:r>
            </w:ins>
            <w:ins w:id="1128" w:author="Markstrum, Alexis@Energy" w:date="2021-10-21T11:10:00Z">
              <w:del w:id="1129" w:author="Alhabibi, Haider@Energy [2]" w:date="2022-03-10T18:41:00Z">
                <w:r w:rsidR="00C40B81" w:rsidDel="00045F34">
                  <w:rPr>
                    <w:rFonts w:cstheme="minorHAnsi"/>
                    <w:sz w:val="16"/>
                    <w:szCs w:val="20"/>
                  </w:rPr>
                  <w:delText>C</w:delText>
                </w:r>
              </w:del>
            </w:ins>
            <w:ins w:id="1130" w:author="Alhabibi, Haider@Energy [2]" w:date="2022-03-10T18:41:00Z">
              <w:r w:rsidR="00045F34">
                <w:rPr>
                  <w:rFonts w:cstheme="minorHAnsi"/>
                  <w:sz w:val="16"/>
                  <w:szCs w:val="20"/>
                </w:rPr>
                <w:t>A2-</w:t>
              </w:r>
            </w:ins>
            <w:ins w:id="1131" w:author="Markstrum, Alexis@Energy" w:date="2021-10-21T10:25:00Z">
              <w:r w:rsidRPr="008C1142">
                <w:rPr>
                  <w:rFonts w:cstheme="minorHAnsi"/>
                  <w:sz w:val="16"/>
                  <w:szCs w:val="20"/>
                </w:rPr>
                <w:t>04&gt;&gt;</w:t>
              </w:r>
            </w:ins>
          </w:p>
        </w:tc>
        <w:tc>
          <w:tcPr>
            <w:tcW w:w="1440" w:type="dxa"/>
          </w:tcPr>
          <w:p w14:paraId="025EF24D" w14:textId="04F72220" w:rsidR="008C1142" w:rsidRPr="008C1142" w:rsidRDefault="008C1142" w:rsidP="008C1142">
            <w:pPr>
              <w:spacing w:after="0" w:line="240" w:lineRule="auto"/>
              <w:jc w:val="center"/>
              <w:rPr>
                <w:ins w:id="1132" w:author="Markstrum, Alexis@Energy" w:date="2021-10-21T10:25:00Z"/>
                <w:rFonts w:eastAsia="Times New Roman" w:cstheme="minorHAnsi"/>
                <w:b/>
                <w:i/>
                <w:color w:val="FF0000"/>
                <w:sz w:val="16"/>
                <w:szCs w:val="20"/>
              </w:rPr>
            </w:pPr>
            <w:ins w:id="1133" w:author="Markstrum, Alexis@Energy" w:date="2021-10-21T10:25:00Z">
              <w:r w:rsidRPr="008C1142">
                <w:rPr>
                  <w:rFonts w:cstheme="minorHAnsi"/>
                  <w:sz w:val="16"/>
                  <w:szCs w:val="20"/>
                </w:rPr>
                <w:t xml:space="preserve">&lt;&lt;Reference value from </w:t>
              </w:r>
            </w:ins>
            <w:ins w:id="1134" w:author="Markstrum, Alexis@Energy" w:date="2021-10-21T11:10:00Z">
              <w:del w:id="1135" w:author="Alhabibi, Haider@Energy [2]" w:date="2022-03-10T18:41:00Z">
                <w:r w:rsidR="00C40B81" w:rsidDel="00045F34">
                  <w:rPr>
                    <w:rFonts w:cstheme="minorHAnsi"/>
                    <w:sz w:val="16"/>
                    <w:szCs w:val="20"/>
                  </w:rPr>
                  <w:delText>C</w:delText>
                </w:r>
              </w:del>
            </w:ins>
            <w:ins w:id="1136" w:author="Alhabibi, Haider@Energy [2]" w:date="2022-03-10T18:41:00Z">
              <w:r w:rsidR="00045F34">
                <w:rPr>
                  <w:rFonts w:cstheme="minorHAnsi"/>
                  <w:sz w:val="16"/>
                  <w:szCs w:val="20"/>
                </w:rPr>
                <w:t>A2-</w:t>
              </w:r>
            </w:ins>
            <w:ins w:id="1137" w:author="Markstrum, Alexis@Energy" w:date="2021-10-21T10:25:00Z">
              <w:r w:rsidRPr="008C1142">
                <w:rPr>
                  <w:rFonts w:cstheme="minorHAnsi"/>
                  <w:sz w:val="16"/>
                  <w:szCs w:val="20"/>
                </w:rPr>
                <w:t>05.&gt;&gt;</w:t>
              </w:r>
            </w:ins>
          </w:p>
        </w:tc>
        <w:tc>
          <w:tcPr>
            <w:tcW w:w="1080" w:type="dxa"/>
          </w:tcPr>
          <w:p w14:paraId="0F8221FB" w14:textId="50D5D875" w:rsidR="008C1142" w:rsidRPr="004E20A7" w:rsidRDefault="004E20A7" w:rsidP="008C1142">
            <w:pPr>
              <w:spacing w:after="0" w:line="240" w:lineRule="auto"/>
              <w:jc w:val="center"/>
              <w:rPr>
                <w:ins w:id="1138" w:author="Markstrum, Alexis@Energy" w:date="2021-10-21T10:25:00Z"/>
                <w:rFonts w:cstheme="minorHAnsi"/>
                <w:sz w:val="16"/>
                <w:szCs w:val="16"/>
              </w:rPr>
            </w:pPr>
            <w:ins w:id="1139" w:author="Markstrum, Alexis@Energy" w:date="2021-10-21T11:11:00Z">
              <w:r w:rsidRPr="00DC34CF">
                <w:rPr>
                  <w:rFonts w:cstheme="minorHAnsi"/>
                  <w:sz w:val="18"/>
                  <w:szCs w:val="20"/>
                </w:rPr>
                <w:t>&lt;&lt;User input value; check value must be ≥</w:t>
              </w:r>
              <w:del w:id="1140" w:author="Alhabibi, Haider@Energy [2]" w:date="2022-03-10T18:41:00Z">
                <w:r w:rsidRPr="00DC34CF" w:rsidDel="00045F34">
                  <w:rPr>
                    <w:rFonts w:cstheme="minorHAnsi"/>
                    <w:sz w:val="18"/>
                    <w:szCs w:val="20"/>
                  </w:rPr>
                  <w:delText>C</w:delText>
                </w:r>
              </w:del>
            </w:ins>
            <w:ins w:id="1141" w:author="Alhabibi, Haider@Energy [2]" w:date="2022-03-10T18:41:00Z">
              <w:r w:rsidR="00045F34">
                <w:rPr>
                  <w:rFonts w:cstheme="minorHAnsi"/>
                  <w:sz w:val="18"/>
                  <w:szCs w:val="20"/>
                </w:rPr>
                <w:t>A2-</w:t>
              </w:r>
            </w:ins>
            <w:ins w:id="1142" w:author="Markstrum, Alexis@Energy" w:date="2021-10-21T11:11:00Z">
              <w:r w:rsidRPr="00DC34CF">
                <w:rPr>
                  <w:rFonts w:cstheme="minorHAnsi"/>
                  <w:sz w:val="18"/>
                  <w:szCs w:val="20"/>
                </w:rPr>
                <w:t xml:space="preserve">06 to comply, else flag non-compliant values and do not allow the doc to be registered. Value may be NA if </w:t>
              </w:r>
              <w:del w:id="1143" w:author="Alhabibi, Haider@Energy [2]" w:date="2022-03-10T18:41:00Z">
                <w:r w:rsidRPr="00DC34CF" w:rsidDel="00045F34">
                  <w:rPr>
                    <w:rFonts w:cstheme="minorHAnsi"/>
                    <w:sz w:val="18"/>
                    <w:szCs w:val="20"/>
                  </w:rPr>
                  <w:delText>C</w:delText>
                </w:r>
              </w:del>
            </w:ins>
            <w:ins w:id="1144" w:author="Alhabibi, Haider@Energy [2]" w:date="2022-03-10T18:41:00Z">
              <w:r w:rsidR="00045F34">
                <w:rPr>
                  <w:rFonts w:cstheme="minorHAnsi"/>
                  <w:sz w:val="18"/>
                  <w:szCs w:val="20"/>
                </w:rPr>
                <w:t>A2-</w:t>
              </w:r>
            </w:ins>
            <w:ins w:id="1145" w:author="Markstrum, Alexis@Energy" w:date="2021-10-21T11:11:00Z">
              <w:r w:rsidRPr="00DC34CF">
                <w:rPr>
                  <w:rFonts w:cstheme="minorHAnsi"/>
                  <w:sz w:val="18"/>
                  <w:szCs w:val="20"/>
                </w:rPr>
                <w:t>06 is NA &gt;&gt;</w:t>
              </w:r>
            </w:ins>
          </w:p>
        </w:tc>
        <w:tc>
          <w:tcPr>
            <w:tcW w:w="1530" w:type="dxa"/>
          </w:tcPr>
          <w:p w14:paraId="0E5E61E5" w14:textId="4310C42F" w:rsidR="008C1142" w:rsidRPr="008C1142" w:rsidRDefault="008C1142" w:rsidP="008C1142">
            <w:pPr>
              <w:spacing w:after="0" w:line="240" w:lineRule="auto"/>
              <w:jc w:val="center"/>
              <w:rPr>
                <w:ins w:id="1146" w:author="Markstrum, Alexis@Energy" w:date="2021-10-21T10:25:00Z"/>
                <w:rFonts w:cstheme="minorHAnsi"/>
                <w:sz w:val="16"/>
                <w:szCs w:val="20"/>
              </w:rPr>
            </w:pPr>
            <w:ins w:id="1147" w:author="Markstrum, Alexis@Energy" w:date="2021-10-21T10:25:00Z">
              <w:r w:rsidRPr="008C1142">
                <w:rPr>
                  <w:rFonts w:cstheme="minorHAnsi"/>
                  <w:sz w:val="16"/>
                  <w:szCs w:val="20"/>
                </w:rPr>
                <w:t xml:space="preserve">&lt;&lt; Reference values from </w:t>
              </w:r>
            </w:ins>
            <w:ins w:id="1148" w:author="Markstrum, Alexis@Energy" w:date="2021-10-21T11:11:00Z">
              <w:del w:id="1149" w:author="Alhabibi, Haider@Energy [2]" w:date="2022-03-10T18:41:00Z">
                <w:r w:rsidR="004E20A7" w:rsidDel="00045F34">
                  <w:rPr>
                    <w:rFonts w:cstheme="minorHAnsi"/>
                    <w:sz w:val="16"/>
                    <w:szCs w:val="20"/>
                  </w:rPr>
                  <w:delText>C</w:delText>
                </w:r>
              </w:del>
            </w:ins>
            <w:ins w:id="1150" w:author="Alhabibi, Haider@Energy [2]" w:date="2022-03-10T18:41:00Z">
              <w:r w:rsidR="00045F34">
                <w:rPr>
                  <w:rFonts w:cstheme="minorHAnsi"/>
                  <w:sz w:val="16"/>
                  <w:szCs w:val="20"/>
                </w:rPr>
                <w:t>A2-</w:t>
              </w:r>
            </w:ins>
            <w:ins w:id="1151" w:author="Markstrum, Alexis@Energy" w:date="2021-10-21T10:25:00Z">
              <w:r w:rsidRPr="008C1142">
                <w:rPr>
                  <w:rFonts w:cstheme="minorHAnsi"/>
                  <w:sz w:val="16"/>
                  <w:szCs w:val="20"/>
                </w:rPr>
                <w:t>07&gt;&gt;</w:t>
              </w:r>
            </w:ins>
          </w:p>
        </w:tc>
        <w:tc>
          <w:tcPr>
            <w:tcW w:w="1350" w:type="dxa"/>
          </w:tcPr>
          <w:p w14:paraId="55DE5226" w14:textId="7E24C7C9" w:rsidR="008C1142" w:rsidRPr="008C1142" w:rsidRDefault="008C1142" w:rsidP="008C1142">
            <w:pPr>
              <w:spacing w:after="0" w:line="240" w:lineRule="auto"/>
              <w:jc w:val="center"/>
              <w:rPr>
                <w:ins w:id="1152" w:author="Markstrum, Alexis@Energy" w:date="2021-10-21T10:25:00Z"/>
                <w:rFonts w:cstheme="minorHAnsi"/>
                <w:sz w:val="16"/>
                <w:szCs w:val="20"/>
              </w:rPr>
            </w:pPr>
            <w:ins w:id="1153" w:author="Markstrum, Alexis@Energy" w:date="2021-10-21T10:25:00Z">
              <w:r w:rsidRPr="008C1142">
                <w:rPr>
                  <w:rFonts w:cstheme="minorHAnsi"/>
                  <w:sz w:val="16"/>
                  <w:szCs w:val="20"/>
                </w:rPr>
                <w:t xml:space="preserve">&lt;&lt; Reference values from </w:t>
              </w:r>
            </w:ins>
            <w:ins w:id="1154" w:author="Markstrum, Alexis@Energy" w:date="2021-10-21T11:11:00Z">
              <w:del w:id="1155" w:author="Alhabibi, Haider@Energy [2]" w:date="2022-03-10T18:41:00Z">
                <w:r w:rsidR="004E20A7" w:rsidDel="00045F34">
                  <w:rPr>
                    <w:rFonts w:cstheme="minorHAnsi"/>
                    <w:sz w:val="16"/>
                    <w:szCs w:val="20"/>
                  </w:rPr>
                  <w:delText>C</w:delText>
                </w:r>
              </w:del>
            </w:ins>
            <w:ins w:id="1156" w:author="Alhabibi, Haider@Energy [2]" w:date="2022-03-10T18:41:00Z">
              <w:r w:rsidR="00045F34">
                <w:rPr>
                  <w:rFonts w:cstheme="minorHAnsi"/>
                  <w:sz w:val="16"/>
                  <w:szCs w:val="20"/>
                </w:rPr>
                <w:t>A2-</w:t>
              </w:r>
            </w:ins>
            <w:ins w:id="1157" w:author="Markstrum, Alexis@Energy" w:date="2021-10-21T10:25:00Z">
              <w:r w:rsidRPr="008C1142">
                <w:rPr>
                  <w:rFonts w:cstheme="minorHAnsi"/>
                  <w:sz w:val="16"/>
                  <w:szCs w:val="20"/>
                </w:rPr>
                <w:t>08&gt;&gt;</w:t>
              </w:r>
            </w:ins>
          </w:p>
        </w:tc>
        <w:tc>
          <w:tcPr>
            <w:tcW w:w="1350" w:type="dxa"/>
          </w:tcPr>
          <w:p w14:paraId="4D027257" w14:textId="7DF4EA0F" w:rsidR="008C1142" w:rsidRPr="008C1142" w:rsidRDefault="008C1142" w:rsidP="008C1142">
            <w:pPr>
              <w:spacing w:after="0" w:line="240" w:lineRule="auto"/>
              <w:jc w:val="center"/>
              <w:rPr>
                <w:ins w:id="1158" w:author="Markstrum, Alexis@Energy" w:date="2021-10-21T10:25:00Z"/>
                <w:rFonts w:cstheme="minorHAnsi"/>
                <w:sz w:val="16"/>
                <w:szCs w:val="20"/>
              </w:rPr>
            </w:pPr>
            <w:ins w:id="1159" w:author="Markstrum, Alexis@Energy" w:date="2021-10-21T10:25:00Z">
              <w:r w:rsidRPr="008C1142">
                <w:rPr>
                  <w:rFonts w:cstheme="minorHAnsi"/>
                  <w:sz w:val="16"/>
                  <w:szCs w:val="20"/>
                </w:rPr>
                <w:t xml:space="preserve">&lt;&lt; Reference values from </w:t>
              </w:r>
            </w:ins>
            <w:ins w:id="1160" w:author="Markstrum, Alexis@Energy" w:date="2021-10-21T11:11:00Z">
              <w:del w:id="1161" w:author="Alhabibi, Haider@Energy [2]" w:date="2022-03-10T18:41:00Z">
                <w:r w:rsidR="004E20A7" w:rsidDel="00045F34">
                  <w:rPr>
                    <w:rFonts w:cstheme="minorHAnsi"/>
                    <w:sz w:val="16"/>
                    <w:szCs w:val="20"/>
                  </w:rPr>
                  <w:delText>C</w:delText>
                </w:r>
              </w:del>
            </w:ins>
            <w:ins w:id="1162" w:author="Alhabibi, Haider@Energy [2]" w:date="2022-03-10T18:41:00Z">
              <w:r w:rsidR="00045F34">
                <w:rPr>
                  <w:rFonts w:cstheme="minorHAnsi"/>
                  <w:sz w:val="16"/>
                  <w:szCs w:val="20"/>
                </w:rPr>
                <w:t>A2-</w:t>
              </w:r>
            </w:ins>
            <w:ins w:id="1163" w:author="Markstrum, Alexis@Energy" w:date="2021-10-21T10:25:00Z">
              <w:r w:rsidRPr="008C1142">
                <w:rPr>
                  <w:rFonts w:cstheme="minorHAnsi"/>
                  <w:sz w:val="16"/>
                  <w:szCs w:val="20"/>
                </w:rPr>
                <w:t>09&gt;&gt;</w:t>
              </w:r>
            </w:ins>
          </w:p>
        </w:tc>
      </w:tr>
      <w:tr w:rsidR="008C1142" w:rsidRPr="008C1142" w14:paraId="58320C05" w14:textId="77777777" w:rsidTr="004B6B6C">
        <w:trPr>
          <w:ins w:id="1164" w:author="Markstrum, Alexis@Energy" w:date="2021-10-21T10:25:00Z"/>
        </w:trPr>
        <w:tc>
          <w:tcPr>
            <w:tcW w:w="895" w:type="dxa"/>
          </w:tcPr>
          <w:p w14:paraId="2058088D" w14:textId="77777777" w:rsidR="008C1142" w:rsidRPr="008C1142" w:rsidRDefault="008C1142" w:rsidP="008C1142">
            <w:pPr>
              <w:spacing w:after="0" w:line="240" w:lineRule="auto"/>
              <w:jc w:val="center"/>
              <w:rPr>
                <w:ins w:id="1165" w:author="Markstrum, Alexis@Energy" w:date="2021-10-21T10:25:00Z"/>
                <w:rFonts w:cstheme="minorHAnsi"/>
                <w:sz w:val="16"/>
                <w:szCs w:val="20"/>
              </w:rPr>
            </w:pPr>
          </w:p>
        </w:tc>
        <w:tc>
          <w:tcPr>
            <w:tcW w:w="990" w:type="dxa"/>
          </w:tcPr>
          <w:p w14:paraId="6C4CCD7B" w14:textId="77777777" w:rsidR="008C1142" w:rsidRPr="008C1142" w:rsidRDefault="008C1142" w:rsidP="008C1142">
            <w:pPr>
              <w:spacing w:after="0" w:line="240" w:lineRule="auto"/>
              <w:jc w:val="center"/>
              <w:rPr>
                <w:ins w:id="1166" w:author="Markstrum, Alexis@Energy" w:date="2021-10-21T10:25:00Z"/>
                <w:rFonts w:cstheme="minorHAnsi"/>
                <w:sz w:val="16"/>
                <w:szCs w:val="20"/>
              </w:rPr>
            </w:pPr>
          </w:p>
        </w:tc>
        <w:tc>
          <w:tcPr>
            <w:tcW w:w="1170" w:type="dxa"/>
          </w:tcPr>
          <w:p w14:paraId="5973D3BB" w14:textId="77777777" w:rsidR="008C1142" w:rsidRPr="008C1142" w:rsidRDefault="008C1142" w:rsidP="008C1142">
            <w:pPr>
              <w:spacing w:after="0" w:line="240" w:lineRule="auto"/>
              <w:jc w:val="center"/>
              <w:rPr>
                <w:ins w:id="1167" w:author="Markstrum, Alexis@Energy" w:date="2021-10-21T10:25:00Z"/>
                <w:rFonts w:cstheme="minorHAnsi"/>
                <w:sz w:val="16"/>
                <w:szCs w:val="20"/>
              </w:rPr>
            </w:pPr>
          </w:p>
        </w:tc>
        <w:tc>
          <w:tcPr>
            <w:tcW w:w="1080" w:type="dxa"/>
          </w:tcPr>
          <w:p w14:paraId="4B8E8413" w14:textId="77777777" w:rsidR="008C1142" w:rsidRPr="008C1142" w:rsidRDefault="008C1142" w:rsidP="008C1142">
            <w:pPr>
              <w:spacing w:after="0" w:line="240" w:lineRule="auto"/>
              <w:jc w:val="center"/>
              <w:rPr>
                <w:ins w:id="1168" w:author="Markstrum, Alexis@Energy" w:date="2021-10-21T10:25:00Z"/>
                <w:rFonts w:cstheme="minorHAnsi"/>
                <w:sz w:val="16"/>
                <w:szCs w:val="20"/>
              </w:rPr>
            </w:pPr>
          </w:p>
        </w:tc>
        <w:tc>
          <w:tcPr>
            <w:tcW w:w="1440" w:type="dxa"/>
          </w:tcPr>
          <w:p w14:paraId="356DB042" w14:textId="77777777" w:rsidR="008C1142" w:rsidRPr="008C1142" w:rsidRDefault="008C1142" w:rsidP="008C1142">
            <w:pPr>
              <w:spacing w:after="0" w:line="240" w:lineRule="auto"/>
              <w:jc w:val="center"/>
              <w:rPr>
                <w:ins w:id="1169" w:author="Markstrum, Alexis@Energy" w:date="2021-10-21T10:25:00Z"/>
                <w:rFonts w:cstheme="minorHAnsi"/>
                <w:sz w:val="16"/>
                <w:szCs w:val="20"/>
              </w:rPr>
            </w:pPr>
          </w:p>
        </w:tc>
        <w:tc>
          <w:tcPr>
            <w:tcW w:w="1080" w:type="dxa"/>
          </w:tcPr>
          <w:p w14:paraId="4C0FA845" w14:textId="77777777" w:rsidR="008C1142" w:rsidRPr="008C1142" w:rsidRDefault="008C1142" w:rsidP="008C1142">
            <w:pPr>
              <w:spacing w:after="0" w:line="240" w:lineRule="auto"/>
              <w:jc w:val="center"/>
              <w:rPr>
                <w:ins w:id="1170" w:author="Markstrum, Alexis@Energy" w:date="2021-10-21T10:25:00Z"/>
                <w:rFonts w:cstheme="minorHAnsi"/>
                <w:sz w:val="16"/>
                <w:szCs w:val="20"/>
              </w:rPr>
            </w:pPr>
          </w:p>
        </w:tc>
        <w:tc>
          <w:tcPr>
            <w:tcW w:w="1530" w:type="dxa"/>
            <w:vAlign w:val="bottom"/>
          </w:tcPr>
          <w:p w14:paraId="0FB7462C" w14:textId="77777777" w:rsidR="008C1142" w:rsidRPr="008C1142" w:rsidRDefault="008C1142" w:rsidP="008C1142">
            <w:pPr>
              <w:spacing w:after="0" w:line="240" w:lineRule="auto"/>
              <w:jc w:val="center"/>
              <w:rPr>
                <w:ins w:id="1171" w:author="Markstrum, Alexis@Energy" w:date="2021-10-21T10:25:00Z"/>
                <w:rFonts w:cstheme="minorHAnsi"/>
                <w:sz w:val="16"/>
                <w:szCs w:val="20"/>
              </w:rPr>
            </w:pPr>
          </w:p>
        </w:tc>
        <w:tc>
          <w:tcPr>
            <w:tcW w:w="1350" w:type="dxa"/>
          </w:tcPr>
          <w:p w14:paraId="050BB711" w14:textId="77777777" w:rsidR="008C1142" w:rsidRPr="008C1142" w:rsidRDefault="008C1142" w:rsidP="008C1142">
            <w:pPr>
              <w:spacing w:after="0" w:line="240" w:lineRule="auto"/>
              <w:jc w:val="center"/>
              <w:rPr>
                <w:ins w:id="1172" w:author="Markstrum, Alexis@Energy" w:date="2021-10-21T10:25:00Z"/>
                <w:rFonts w:cstheme="minorHAnsi"/>
                <w:sz w:val="16"/>
                <w:szCs w:val="20"/>
              </w:rPr>
            </w:pPr>
          </w:p>
        </w:tc>
        <w:tc>
          <w:tcPr>
            <w:tcW w:w="1350" w:type="dxa"/>
          </w:tcPr>
          <w:p w14:paraId="2D7AB9AE" w14:textId="77777777" w:rsidR="008C1142" w:rsidRPr="008C1142" w:rsidRDefault="008C1142" w:rsidP="008C1142">
            <w:pPr>
              <w:spacing w:after="0" w:line="240" w:lineRule="auto"/>
              <w:jc w:val="center"/>
              <w:rPr>
                <w:ins w:id="1173" w:author="Markstrum, Alexis@Energy" w:date="2021-10-21T10:25:00Z"/>
                <w:rFonts w:cstheme="minorHAnsi"/>
                <w:sz w:val="16"/>
                <w:szCs w:val="20"/>
              </w:rPr>
            </w:pPr>
          </w:p>
        </w:tc>
      </w:tr>
    </w:tbl>
    <w:p w14:paraId="5CD01A22" w14:textId="77777777" w:rsidR="00ED40A1" w:rsidRDefault="00ED40A1" w:rsidP="00236F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29"/>
        <w:gridCol w:w="1409"/>
        <w:gridCol w:w="1146"/>
        <w:gridCol w:w="1323"/>
        <w:gridCol w:w="1500"/>
        <w:gridCol w:w="1821"/>
        <w:gridCol w:w="2162"/>
      </w:tblGrid>
      <w:tr w:rsidR="00FF28D5" w:rsidRPr="00323F2C" w14:paraId="750C4691" w14:textId="77777777" w:rsidTr="00FF28D5">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30E19F18" w14:textId="54DA0B91" w:rsidR="00FF28D5"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C</w:t>
            </w:r>
            <w:r w:rsidR="00FF28D5" w:rsidRPr="00236F4B">
              <w:rPr>
                <w:rFonts w:asciiTheme="minorHAnsi" w:hAnsiTheme="minorHAnsi" w:cstheme="minorHAnsi"/>
                <w:b/>
                <w:sz w:val="18"/>
                <w:szCs w:val="18"/>
              </w:rPr>
              <w:t xml:space="preserve">. Design </w:t>
            </w:r>
            <w:r w:rsidR="00FF28D5">
              <w:rPr>
                <w:rFonts w:asciiTheme="minorHAnsi" w:hAnsiTheme="minorHAnsi" w:cstheme="minorHAnsi"/>
                <w:b/>
                <w:sz w:val="18"/>
                <w:szCs w:val="18"/>
              </w:rPr>
              <w:t xml:space="preserve">HERS Verified </w:t>
            </w:r>
            <w:r w:rsidR="00FF28D5" w:rsidRPr="00236F4B">
              <w:rPr>
                <w:rFonts w:asciiTheme="minorHAnsi" w:hAnsiTheme="minorHAnsi" w:cstheme="minorHAnsi"/>
                <w:b/>
                <w:sz w:val="18"/>
                <w:szCs w:val="18"/>
              </w:rPr>
              <w:t xml:space="preserve">Dwelling Unit Water Heating Efficiency Information </w:t>
            </w:r>
          </w:p>
          <w:p w14:paraId="5A19AC05" w14:textId="507164A7" w:rsidR="00825ED4" w:rsidDel="00FC2D5E" w:rsidRDefault="00FC2D5E">
            <w:pPr>
              <w:keepNext/>
              <w:tabs>
                <w:tab w:val="left" w:pos="2160"/>
                <w:tab w:val="left" w:pos="2700"/>
                <w:tab w:val="left" w:pos="3420"/>
                <w:tab w:val="left" w:pos="3780"/>
                <w:tab w:val="left" w:pos="5760"/>
                <w:tab w:val="left" w:pos="7212"/>
              </w:tabs>
              <w:spacing w:after="0" w:line="240" w:lineRule="auto"/>
              <w:rPr>
                <w:del w:id="1174" w:author="Alhabibi, Haider@Energy [2]" w:date="2022-03-09T18:49:00Z"/>
                <w:rFonts w:asciiTheme="minorHAnsi" w:eastAsia="Times New Roman" w:hAnsiTheme="minorHAnsi" w:cstheme="minorHAnsi"/>
                <w:sz w:val="18"/>
                <w:szCs w:val="18"/>
              </w:rPr>
            </w:pPr>
            <w:ins w:id="1175" w:author="Alhabibi, Haider@Energy [2]" w:date="2022-03-09T18:49:00Z">
              <w:r>
                <w:rPr>
                  <w:sz w:val="18"/>
                  <w:szCs w:val="18"/>
                </w:rPr>
                <w:t>&lt;&lt;Static Text - see the top&gt;&gt;</w:t>
              </w:r>
            </w:ins>
            <w:del w:id="1176" w:author="Alhabibi, Haider@Energy [2]" w:date="2022-03-09T18:49:00Z">
              <w:r w:rsidR="00FF28D5" w:rsidRPr="00236F4B" w:rsidDel="00FC2D5E">
                <w:rPr>
                  <w:rFonts w:asciiTheme="minorHAnsi" w:eastAsia="Times New Roman" w:hAnsiTheme="minorHAnsi" w:cstheme="minorHAnsi"/>
                  <w:sz w:val="18"/>
                  <w:szCs w:val="18"/>
                </w:rPr>
                <w:delText>This table reports the water heater(s) efficiency features specified on the registered CF1R</w:delText>
              </w:r>
            </w:del>
            <w:ins w:id="1177" w:author="Alhabibi, Haider@Energy" w:date="2022-02-24T12:42:00Z">
              <w:del w:id="1178" w:author="Alhabibi, Haider@Energy [2]" w:date="2022-03-09T18:49:00Z">
                <w:r w:rsidR="00444F81" w:rsidDel="00FC2D5E">
                  <w:rPr>
                    <w:rFonts w:asciiTheme="minorHAnsi" w:eastAsia="Times New Roman" w:hAnsiTheme="minorHAnsi" w:cstheme="minorHAnsi"/>
                    <w:sz w:val="18"/>
                    <w:szCs w:val="18"/>
                  </w:rPr>
                  <w:delText>LMCC</w:delText>
                </w:r>
              </w:del>
            </w:ins>
            <w:del w:id="1179" w:author="Alhabibi, Haider@Energy [2]" w:date="2022-03-09T18:49:00Z">
              <w:r w:rsidR="00FF28D5" w:rsidRPr="00236F4B" w:rsidDel="00FC2D5E">
                <w:rPr>
                  <w:rFonts w:asciiTheme="minorHAnsi" w:eastAsia="Times New Roman" w:hAnsiTheme="minorHAnsi" w:cstheme="minorHAnsi"/>
                  <w:sz w:val="18"/>
                  <w:szCs w:val="18"/>
                </w:rPr>
                <w:delText xml:space="preserve"> compliance document for this project.</w:delText>
              </w:r>
              <w:r w:rsidR="00F43DC7" w:rsidDel="00FC2D5E">
                <w:rPr>
                  <w:rFonts w:asciiTheme="minorHAnsi" w:eastAsia="Times New Roman" w:hAnsiTheme="minorHAnsi" w:cstheme="minorHAnsi"/>
                  <w:sz w:val="18"/>
                  <w:szCs w:val="18"/>
                </w:rPr>
                <w:delText xml:space="preserve"> </w:delText>
              </w:r>
            </w:del>
          </w:p>
          <w:p w14:paraId="5AA1321C" w14:textId="11D5BD36" w:rsidR="00FF28D5" w:rsidRPr="00236F4B" w:rsidRDefault="00F43DC7"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36F4B">
              <w:rPr>
                <w:rFonts w:cstheme="minorHAnsi"/>
                <w:sz w:val="18"/>
                <w:szCs w:val="20"/>
              </w:rPr>
              <w:t>&lt;&lt;</w:t>
            </w:r>
            <w:r w:rsidR="00EC0CA0">
              <w:rPr>
                <w:rFonts w:cstheme="minorHAnsi"/>
                <w:sz w:val="18"/>
                <w:szCs w:val="20"/>
              </w:rPr>
              <w:t xml:space="preserve">require one row of data for each water heater identified in Section </w:t>
            </w:r>
            <w:ins w:id="1180" w:author="Alhabibi, Haider@Energy" w:date="2021-12-12T22:33:00Z">
              <w:r w:rsidR="008B0934">
                <w:rPr>
                  <w:rFonts w:cstheme="minorHAnsi"/>
                  <w:sz w:val="18"/>
                  <w:szCs w:val="20"/>
                </w:rPr>
                <w:t xml:space="preserve">A </w:t>
              </w:r>
            </w:ins>
            <w:ins w:id="1181" w:author="Alhabibi, Haider@Energy" w:date="2021-12-17T18:18:00Z">
              <w:r w:rsidR="00EB620B">
                <w:rPr>
                  <w:rFonts w:cstheme="minorHAnsi"/>
                  <w:sz w:val="18"/>
                  <w:szCs w:val="20"/>
                </w:rPr>
                <w:t>and</w:t>
              </w:r>
            </w:ins>
            <w:ins w:id="1182" w:author="Alhabibi, Haider@Energy" w:date="2021-12-17T18:20:00Z">
              <w:r w:rsidR="00D52CC2">
                <w:rPr>
                  <w:rFonts w:cstheme="minorHAnsi"/>
                  <w:sz w:val="18"/>
                  <w:szCs w:val="20"/>
                </w:rPr>
                <w:t xml:space="preserve"> </w:t>
              </w:r>
            </w:ins>
            <w:del w:id="1183" w:author="Alhabibi, Haider@Energy" w:date="2021-12-17T18:18:00Z">
              <w:r w:rsidR="00EC0CA0" w:rsidDel="00150E9A">
                <w:rPr>
                  <w:rFonts w:cstheme="minorHAnsi"/>
                  <w:sz w:val="18"/>
                  <w:szCs w:val="20"/>
                </w:rPr>
                <w:delText>B</w:delText>
              </w:r>
            </w:del>
            <w:ins w:id="1184" w:author="Alhabibi, Haider@Energy" w:date="2022-01-25T14:30:00Z">
              <w:r w:rsidR="00192426">
                <w:rPr>
                  <w:rFonts w:cstheme="minorHAnsi"/>
                  <w:sz w:val="18"/>
                  <w:szCs w:val="20"/>
                </w:rPr>
                <w:t>A2</w:t>
              </w:r>
            </w:ins>
            <w:ins w:id="1185" w:author="Markstrum, Alexis@Energy" w:date="2021-10-21T11:12:00Z">
              <w:del w:id="1186" w:author="Alhabibi, Haider@Energy" w:date="2021-12-17T18:19:00Z">
                <w:r w:rsidR="00A2638A" w:rsidDel="00D52CC2">
                  <w:rPr>
                    <w:rFonts w:cstheme="minorHAnsi"/>
                    <w:sz w:val="18"/>
                    <w:szCs w:val="20"/>
                  </w:rPr>
                  <w:delText>,</w:delText>
                </w:r>
                <w:r w:rsidR="00A2638A" w:rsidDel="00D52CC2">
                  <w:rPr>
                    <w:rFonts w:asciiTheme="minorHAnsi" w:eastAsia="Times New Roman" w:hAnsiTheme="minorHAnsi" w:cstheme="minorHAnsi"/>
                    <w:sz w:val="20"/>
                    <w:szCs w:val="20"/>
                  </w:rPr>
                  <w:delText xml:space="preserve"> else if no Section B, then display the “section does not apply” message</w:delText>
                </w:r>
              </w:del>
            </w:ins>
            <w:r w:rsidR="00EC0CA0">
              <w:rPr>
                <w:rFonts w:cstheme="minorHAnsi"/>
                <w:sz w:val="18"/>
                <w:szCs w:val="20"/>
              </w:rPr>
              <w:t>.</w:t>
            </w:r>
            <w:r w:rsidRPr="00236F4B">
              <w:rPr>
                <w:rFonts w:cstheme="minorHAnsi"/>
                <w:sz w:val="18"/>
                <w:szCs w:val="20"/>
              </w:rPr>
              <w:t>&gt;&gt;</w:t>
            </w:r>
          </w:p>
        </w:tc>
      </w:tr>
      <w:tr w:rsidR="00FF28D5" w:rsidRPr="00323F2C" w14:paraId="50AAEAEF"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70375729"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F28D5" w:rsidRPr="00323F2C" w14:paraId="63E8380D"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60C014E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Exterior Insulation </w:t>
            </w:r>
          </w:p>
          <w:p w14:paraId="617F3CA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236F4B"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43E30756" w14:textId="363D9B10" w:rsidR="00FF28D5" w:rsidRPr="00323F2C"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A4241E8"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F28D5" w:rsidRPr="00323F2C" w14:paraId="7C34D908"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tcPr>
          <w:p w14:paraId="5EBB3E7C" w14:textId="289983F4" w:rsidR="00FF28D5" w:rsidRPr="00236F4B"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A0</w:t>
            </w:r>
            <w:r w:rsidR="00F349F6">
              <w:rPr>
                <w:rFonts w:asciiTheme="minorHAnsi" w:eastAsia="Times New Roman" w:hAnsiTheme="minorHAnsi" w:cstheme="minorHAnsi"/>
                <w:sz w:val="18"/>
                <w:szCs w:val="20"/>
              </w:rPr>
              <w:t>2</w:t>
            </w:r>
            <w:ins w:id="1187" w:author="Alhabibi, Haider@Energy" w:date="2022-01-25T16:28:00Z">
              <w:r w:rsidR="003E5D49">
                <w:rPr>
                  <w:rFonts w:asciiTheme="minorHAnsi" w:eastAsia="Times New Roman" w:hAnsiTheme="minorHAnsi" w:cstheme="minorHAnsi"/>
                  <w:sz w:val="18"/>
                  <w:szCs w:val="20"/>
                </w:rPr>
                <w:t xml:space="preserve"> or A</w:t>
              </w:r>
              <w:r w:rsidR="006A51EC">
                <w:rPr>
                  <w:rFonts w:asciiTheme="minorHAnsi" w:eastAsia="Times New Roman" w:hAnsiTheme="minorHAnsi" w:cstheme="minorHAnsi"/>
                  <w:sz w:val="18"/>
                  <w:szCs w:val="20"/>
                </w:rPr>
                <w:t>2-02</w:t>
              </w:r>
            </w:ins>
            <w:r w:rsidRPr="00236F4B">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8C09E41" w14:textId="37D37AB4"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w:t>
            </w:r>
            <w:r w:rsidR="00825ED4">
              <w:rPr>
                <w:rFonts w:asciiTheme="minorHAnsi" w:eastAsia="Times New Roman" w:hAnsiTheme="minorHAnsi" w:cstheme="minorHAnsi"/>
                <w:sz w:val="18"/>
                <w:szCs w:val="20"/>
              </w:rPr>
              <w:t xml:space="preserve">reference values from </w:t>
            </w:r>
            <w:del w:id="1188" w:author="Alhabibi, Haider@Energy" w:date="2022-02-24T12:42:00Z">
              <w:r w:rsidR="00825ED4">
                <w:rPr>
                  <w:rFonts w:asciiTheme="minorHAnsi" w:eastAsia="Times New Roman" w:hAnsiTheme="minorHAnsi" w:cstheme="minorHAnsi"/>
                  <w:sz w:val="18"/>
                  <w:szCs w:val="20"/>
                </w:rPr>
                <w:delText>CF1R</w:delText>
              </w:r>
            </w:del>
            <w:ins w:id="1189" w:author="Alhabibi, Haider@Energy" w:date="2022-02-24T12:42:00Z">
              <w:r w:rsidR="00444F81">
                <w:rPr>
                  <w:rFonts w:asciiTheme="minorHAnsi" w:eastAsia="Times New Roman" w:hAnsiTheme="minorHAnsi" w:cstheme="minorHAnsi"/>
                  <w:sz w:val="18"/>
                  <w:szCs w:val="20"/>
                </w:rPr>
                <w:t>LMCC</w:t>
              </w:r>
            </w:ins>
            <w:r w:rsidR="00825ED4">
              <w:rPr>
                <w:rFonts w:asciiTheme="minorHAnsi" w:eastAsia="Times New Roman" w:hAnsiTheme="minorHAnsi" w:cstheme="minorHAnsi"/>
                <w:sz w:val="18"/>
                <w:szCs w:val="20"/>
              </w:rPr>
              <w:t xml:space="preserve">; if parent CF1R = CF1R-ADD, ALT or NCB, then value = NA; else if parent = </w:t>
            </w:r>
            <w:del w:id="1190" w:author="Alhabibi, Haider@Energy" w:date="2022-02-24T12:42:00Z">
              <w:r w:rsidR="00825ED4">
                <w:rPr>
                  <w:rFonts w:asciiTheme="minorHAnsi" w:eastAsia="Times New Roman" w:hAnsiTheme="minorHAnsi" w:cstheme="minorHAnsi"/>
                  <w:sz w:val="18"/>
                  <w:szCs w:val="20"/>
                </w:rPr>
                <w:delText>CF1R</w:delText>
              </w:r>
            </w:del>
            <w:ins w:id="1191" w:author="Alhabibi, Haider@Energy" w:date="2022-02-24T12:42:00Z">
              <w:r w:rsidR="00093E8B">
                <w:rPr>
                  <w:rFonts w:asciiTheme="minorHAnsi" w:eastAsia="Times New Roman" w:hAnsiTheme="minorHAnsi" w:cstheme="minorHAnsi"/>
                  <w:sz w:val="18"/>
                  <w:szCs w:val="20"/>
                </w:rPr>
                <w:t>LMCC</w:t>
              </w:r>
            </w:ins>
            <w:r w:rsidR="00825ED4">
              <w:rPr>
                <w:rFonts w:asciiTheme="minorHAnsi" w:eastAsia="Times New Roman" w:hAnsiTheme="minorHAnsi" w:cstheme="minorHAnsi"/>
                <w:sz w:val="18"/>
                <w:szCs w:val="20"/>
              </w:rPr>
              <w:t>-</w:t>
            </w:r>
            <w:r w:rsidR="00825ED4" w:rsidRPr="00684F4E">
              <w:rPr>
                <w:rFonts w:asciiTheme="minorHAnsi" w:eastAsia="Times New Roman" w:hAnsiTheme="minorHAnsi" w:cstheme="minorHAnsi"/>
                <w:sz w:val="18"/>
                <w:szCs w:val="20"/>
              </w:rPr>
              <w:t>PRF</w:t>
            </w:r>
            <w:r w:rsidR="00825ED4">
              <w:rPr>
                <w:rFonts w:asciiTheme="minorHAnsi" w:eastAsia="Times New Roman" w:hAnsiTheme="minorHAnsi" w:cstheme="minorHAnsi"/>
                <w:sz w:val="18"/>
                <w:szCs w:val="20"/>
              </w:rPr>
              <w:t>, then allowed values are:</w:t>
            </w:r>
          </w:p>
          <w:p w14:paraId="07EB90A2"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*Uniform Energy Factor</w:t>
            </w:r>
          </w:p>
          <w:p w14:paraId="2144165A"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*AFUE</w:t>
            </w:r>
          </w:p>
          <w:p w14:paraId="3C39D892" w14:textId="5F5467B5" w:rsidR="00FF28D5" w:rsidRPr="005E56D8"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*Thermal Efficiency</w:t>
            </w:r>
            <w:r w:rsidR="00FF28D5" w:rsidRPr="00236F4B">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57EC0D5A"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&lt;&lt;</w:t>
            </w:r>
            <w:r w:rsidRPr="00236F4B">
              <w:rPr>
                <w:sz w:val="18"/>
              </w:rPr>
              <w:t xml:space="preserve"> </w:t>
            </w:r>
            <w:r w:rsidRPr="00236F4B">
              <w:rPr>
                <w:rFonts w:eastAsia="Times New Roman"/>
                <w:sz w:val="18"/>
                <w:szCs w:val="20"/>
              </w:rPr>
              <w:t xml:space="preserve">reference values from </w:t>
            </w:r>
            <w:del w:id="1192" w:author="Alhabibi, Haider@Energy" w:date="2022-02-24T12:42:00Z">
              <w:r w:rsidRPr="00236F4B">
                <w:rPr>
                  <w:rFonts w:eastAsia="Times New Roman"/>
                  <w:sz w:val="18"/>
                  <w:szCs w:val="20"/>
                </w:rPr>
                <w:delText>CF1R</w:delText>
              </w:r>
            </w:del>
            <w:ins w:id="1193" w:author="Alhabibi, Haider@Energy" w:date="2022-02-24T12:42:00Z">
              <w:r w:rsidR="00093E8B">
                <w:rPr>
                  <w:rFonts w:eastAsia="Times New Roman"/>
                  <w:sz w:val="18"/>
                  <w:szCs w:val="20"/>
                </w:rPr>
                <w:t>LMCC</w:t>
              </w:r>
            </w:ins>
            <w:r w:rsidRPr="00236F4B">
              <w:rPr>
                <w:rFonts w:eastAsia="Times New Roman"/>
                <w:sz w:val="18"/>
                <w:szCs w:val="20"/>
              </w:rPr>
              <w:t>-</w:t>
            </w:r>
            <w:r w:rsidRPr="00684F4E">
              <w:rPr>
                <w:rFonts w:eastAsia="Times New Roman"/>
                <w:sz w:val="18"/>
                <w:szCs w:val="20"/>
              </w:rPr>
              <w:t>PRF</w:t>
            </w:r>
            <w:r w:rsidRPr="00236F4B">
              <w:rPr>
                <w:rFonts w:eastAsia="Times New Roman"/>
                <w:sz w:val="18"/>
                <w:szCs w:val="20"/>
              </w:rPr>
              <w:t>-01;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4990EE11"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&lt;&lt;reference values from </w:t>
            </w:r>
            <w:del w:id="1194" w:author="Alhabibi, Haider@Energy" w:date="2022-02-24T12:42:00Z">
              <w:r w:rsidRPr="00236F4B">
                <w:rPr>
                  <w:rFonts w:asciiTheme="minorHAnsi" w:eastAsia="Times New Roman" w:hAnsiTheme="minorHAnsi" w:cstheme="minorHAnsi"/>
                  <w:sz w:val="18"/>
                  <w:szCs w:val="20"/>
                </w:rPr>
                <w:delText>CF1R</w:delText>
              </w:r>
            </w:del>
            <w:ins w:id="1195" w:author="Alhabibi, Haider@Energy" w:date="2022-02-24T12:42:00Z">
              <w:r w:rsidR="00093E8B">
                <w:rPr>
                  <w:rFonts w:asciiTheme="minorHAnsi" w:eastAsia="Times New Roman" w:hAnsiTheme="minorHAnsi" w:cstheme="minorHAnsi"/>
                  <w:sz w:val="18"/>
                  <w:szCs w:val="20"/>
                </w:rPr>
                <w:t>LMCC</w:t>
              </w:r>
            </w:ins>
            <w:r w:rsidRPr="00236F4B">
              <w:rPr>
                <w:rFonts w:asciiTheme="minorHAnsi" w:eastAsia="Times New Roman" w:hAnsiTheme="minorHAnsi" w:cstheme="minorHAnsi"/>
                <w:sz w:val="18"/>
                <w:szCs w:val="20"/>
              </w:rPr>
              <w:t>-</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4D913324" w14:textId="7CFB2679" w:rsidR="00611038"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&lt;&lt;reference values from </w:t>
            </w:r>
            <w:del w:id="1196" w:author="Alhabibi, Haider@Energy" w:date="2022-02-24T12:42:00Z">
              <w:r w:rsidRPr="00236F4B">
                <w:rPr>
                  <w:rFonts w:asciiTheme="minorHAnsi" w:eastAsia="Times New Roman" w:hAnsiTheme="minorHAnsi" w:cstheme="minorHAnsi"/>
                  <w:sz w:val="18"/>
                  <w:szCs w:val="20"/>
                </w:rPr>
                <w:delText>CF1R</w:delText>
              </w:r>
            </w:del>
            <w:ins w:id="1197" w:author="Alhabibi, Haider@Energy" w:date="2022-02-24T12:42:00Z">
              <w:r w:rsidR="00093E8B">
                <w:rPr>
                  <w:rFonts w:asciiTheme="minorHAnsi" w:eastAsia="Times New Roman" w:hAnsiTheme="minorHAnsi" w:cstheme="minorHAnsi"/>
                  <w:sz w:val="18"/>
                  <w:szCs w:val="20"/>
                </w:rPr>
                <w:t>LMCC</w:t>
              </w:r>
            </w:ins>
            <w:r w:rsidRPr="00236F4B">
              <w:rPr>
                <w:rFonts w:asciiTheme="minorHAnsi" w:eastAsia="Times New Roman" w:hAnsiTheme="minorHAnsi" w:cstheme="minorHAnsi"/>
                <w:sz w:val="18"/>
                <w:szCs w:val="20"/>
              </w:rPr>
              <w:t>-</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w:t>
            </w:r>
            <w:proofErr w:type="gramStart"/>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proofErr w:type="gramEnd"/>
            <w:r w:rsidRPr="00236F4B">
              <w:rPr>
                <w:rFonts w:asciiTheme="minorHAnsi" w:eastAsia="Times New Roman" w:hAnsiTheme="minorHAnsi" w:cstheme="minorHAnsi"/>
                <w:sz w:val="18"/>
                <w:szCs w:val="20"/>
              </w:rPr>
              <w:t xml:space="preserve"> </w:t>
            </w:r>
          </w:p>
          <w:p w14:paraId="12AA4FC1" w14:textId="4150A330"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3EE92D5D"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&lt;&lt;reference values from </w:t>
            </w:r>
            <w:del w:id="1198" w:author="Alhabibi, Haider@Energy" w:date="2022-02-24T12:42:00Z">
              <w:r w:rsidRPr="00236F4B">
                <w:rPr>
                  <w:rFonts w:asciiTheme="minorHAnsi" w:eastAsia="Times New Roman" w:hAnsiTheme="minorHAnsi" w:cstheme="minorHAnsi"/>
                  <w:sz w:val="18"/>
                  <w:szCs w:val="20"/>
                </w:rPr>
                <w:delText>CF1R</w:delText>
              </w:r>
            </w:del>
            <w:ins w:id="1199" w:author="Alhabibi, Haider@Energy" w:date="2022-02-24T12:42:00Z">
              <w:r w:rsidR="00093E8B">
                <w:rPr>
                  <w:rFonts w:asciiTheme="minorHAnsi" w:eastAsia="Times New Roman" w:hAnsiTheme="minorHAnsi" w:cstheme="minorHAnsi"/>
                  <w:sz w:val="18"/>
                  <w:szCs w:val="20"/>
                </w:rPr>
                <w:t>LMCC</w:t>
              </w:r>
            </w:ins>
            <w:r w:rsidRPr="00236F4B">
              <w:rPr>
                <w:rFonts w:asciiTheme="minorHAnsi" w:eastAsia="Times New Roman" w:hAnsiTheme="minorHAnsi" w:cstheme="minorHAnsi"/>
                <w:sz w:val="18"/>
                <w:szCs w:val="20"/>
              </w:rPr>
              <w:t>. NA is allowed only if Water Heater Type = Consumer Instantaneous,</w:t>
            </w:r>
          </w:p>
          <w:p w14:paraId="682DDBF0" w14:textId="0C1F09D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1B7E6DC4" w:rsidR="00FF28D5" w:rsidRPr="00236F4B" w:rsidRDefault="00FF28D5"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 xml:space="preserve">Reference value from </w:t>
            </w:r>
            <w:del w:id="1200" w:author="Alhabibi, Haider@Energy" w:date="2022-02-24T12:42:00Z">
              <w:r w:rsidR="004D3E46">
                <w:rPr>
                  <w:rFonts w:asciiTheme="minorHAnsi" w:eastAsia="Times New Roman" w:hAnsiTheme="minorHAnsi" w:cstheme="minorHAnsi"/>
                  <w:sz w:val="18"/>
                  <w:szCs w:val="20"/>
                </w:rPr>
                <w:delText>CF1R</w:delText>
              </w:r>
            </w:del>
            <w:ins w:id="1201" w:author="Alhabibi, Haider@Energy" w:date="2022-02-24T12:42:00Z">
              <w:r w:rsidR="00093E8B">
                <w:rPr>
                  <w:rFonts w:asciiTheme="minorHAnsi" w:eastAsia="Times New Roman" w:hAnsiTheme="minorHAnsi" w:cstheme="minorHAnsi"/>
                  <w:sz w:val="18"/>
                  <w:szCs w:val="20"/>
                </w:rPr>
                <w:t>LMCC</w:t>
              </w:r>
            </w:ins>
            <w:r w:rsidRPr="00236F4B">
              <w:rPr>
                <w:rFonts w:asciiTheme="minorHAnsi" w:eastAsia="Times New Roman" w:hAnsiTheme="minorHAnsi" w:cstheme="minorHAnsi"/>
                <w:sz w:val="18"/>
                <w:szCs w:val="20"/>
              </w:rPr>
              <w:t>&gt;&gt;</w:t>
            </w:r>
          </w:p>
        </w:tc>
      </w:tr>
      <w:tr w:rsidR="00FF28D5" w:rsidRPr="00323F2C" w14:paraId="5FD3FA69"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236F4B"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23F2C" w14:paraId="40C6D816" w14:textId="77777777" w:rsidTr="002456C7">
        <w:trPr>
          <w:cantSplit/>
          <w:trHeight w:val="144"/>
        </w:trPr>
        <w:tc>
          <w:tcPr>
            <w:tcW w:w="10998" w:type="dxa"/>
            <w:gridSpan w:val="7"/>
            <w:tcBorders>
              <w:top w:val="single" w:sz="4" w:space="0" w:color="auto"/>
              <w:left w:val="single" w:sz="4" w:space="0" w:color="auto"/>
              <w:bottom w:val="single" w:sz="4" w:space="0" w:color="auto"/>
              <w:right w:val="single" w:sz="4" w:space="0" w:color="auto"/>
            </w:tcBorders>
          </w:tcPr>
          <w:p w14:paraId="0A00FFB6" w14:textId="7341E72D" w:rsidR="00F43DC7"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D</w:t>
            </w:r>
            <w:r w:rsidRPr="00236F4B">
              <w:rPr>
                <w:rFonts w:asciiTheme="minorHAnsi" w:hAnsiTheme="minorHAnsi" w:cstheme="minorHAnsi"/>
                <w:b/>
                <w:sz w:val="18"/>
                <w:szCs w:val="18"/>
              </w:rPr>
              <w:t>. Installed</w:t>
            </w:r>
            <w:r>
              <w:rPr>
                <w:rFonts w:asciiTheme="minorHAnsi" w:hAnsiTheme="minorHAnsi" w:cstheme="minorHAnsi"/>
                <w:b/>
                <w:sz w:val="18"/>
                <w:szCs w:val="18"/>
              </w:rPr>
              <w:t xml:space="preserve"> HERS Verified</w:t>
            </w:r>
            <w:r w:rsidRPr="00236F4B">
              <w:rPr>
                <w:rFonts w:asciiTheme="minorHAnsi" w:hAnsiTheme="minorHAnsi" w:cstheme="minorHAnsi"/>
                <w:b/>
                <w:sz w:val="18"/>
                <w:szCs w:val="18"/>
              </w:rPr>
              <w:t xml:space="preserve"> Dwelling Unit Water Heating Efficiency Information </w:t>
            </w:r>
          </w:p>
          <w:p w14:paraId="263D893A" w14:textId="1EB9BC0F" w:rsidR="00825ED4" w:rsidDel="00FC2D5E" w:rsidRDefault="00FC2D5E" w:rsidP="00F1004F">
            <w:pPr>
              <w:keepNext/>
              <w:tabs>
                <w:tab w:val="left" w:pos="2160"/>
                <w:tab w:val="left" w:pos="2700"/>
                <w:tab w:val="left" w:pos="3420"/>
                <w:tab w:val="left" w:pos="3780"/>
                <w:tab w:val="left" w:pos="5760"/>
                <w:tab w:val="left" w:pos="7212"/>
              </w:tabs>
              <w:spacing w:after="0" w:line="240" w:lineRule="auto"/>
              <w:rPr>
                <w:del w:id="1202" w:author="Alhabibi, Haider@Energy [2]" w:date="2022-03-09T18:49:00Z"/>
                <w:rFonts w:asciiTheme="minorHAnsi" w:eastAsia="Times New Roman" w:hAnsiTheme="minorHAnsi" w:cstheme="minorHAnsi"/>
                <w:sz w:val="18"/>
                <w:szCs w:val="18"/>
              </w:rPr>
            </w:pPr>
            <w:ins w:id="1203" w:author="Alhabibi, Haider@Energy [2]" w:date="2022-03-09T18:49:00Z">
              <w:r>
                <w:rPr>
                  <w:sz w:val="18"/>
                  <w:szCs w:val="18"/>
                </w:rPr>
                <w:t>&lt;&lt;Static Text - see the top&gt;&gt;</w:t>
              </w:r>
            </w:ins>
            <w:del w:id="1204" w:author="Alhabibi, Haider@Energy [2]" w:date="2022-03-09T18:49:00Z">
              <w:r w:rsidR="00F43DC7" w:rsidRPr="00236F4B" w:rsidDel="00FC2D5E">
                <w:rPr>
                  <w:rFonts w:asciiTheme="minorHAnsi" w:eastAsia="Times New Roman" w:hAnsiTheme="minorHAnsi" w:cstheme="minorHAnsi"/>
                  <w:sz w:val="18"/>
                  <w:szCs w:val="18"/>
                </w:rPr>
                <w:delText>This table reports the water heating system efficiency features that were installed in this project.</w:delText>
              </w:r>
              <w:r w:rsidR="00F43DC7" w:rsidDel="00FC2D5E">
                <w:rPr>
                  <w:rFonts w:asciiTheme="minorHAnsi" w:eastAsia="Times New Roman" w:hAnsiTheme="minorHAnsi" w:cstheme="minorHAnsi"/>
                  <w:sz w:val="18"/>
                  <w:szCs w:val="18"/>
                </w:rPr>
                <w:delText xml:space="preserve">  </w:delText>
              </w:r>
            </w:del>
          </w:p>
          <w:p w14:paraId="635EA402" w14:textId="1D361054" w:rsidR="00F43DC7" w:rsidRPr="00236F4B" w:rsidRDefault="00E71469"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heart identified in Section </w:t>
            </w:r>
            <w:ins w:id="1205" w:author="Alhabibi, Haider@Energy" w:date="2022-01-25T16:28:00Z">
              <w:r w:rsidR="006A51EC">
                <w:rPr>
                  <w:rFonts w:asciiTheme="minorHAnsi" w:eastAsia="Times New Roman" w:hAnsiTheme="minorHAnsi" w:cstheme="minorHAnsi"/>
                  <w:sz w:val="18"/>
                  <w:szCs w:val="20"/>
                </w:rPr>
                <w:t>C</w:t>
              </w:r>
            </w:ins>
            <w:del w:id="1206" w:author="Alhabibi, Haider@Energy" w:date="2021-12-17T18:21:00Z">
              <w:r w:rsidR="00EC0CA0" w:rsidDel="00CE1E2B">
                <w:rPr>
                  <w:rFonts w:asciiTheme="minorHAnsi" w:eastAsia="Times New Roman" w:hAnsiTheme="minorHAnsi" w:cstheme="minorHAnsi"/>
                  <w:sz w:val="18"/>
                  <w:szCs w:val="20"/>
                </w:rPr>
                <w:delText>B</w:delText>
              </w:r>
            </w:del>
            <w:ins w:id="1207" w:author="Markstrum, Alexis@Energy" w:date="2021-10-21T11:20:00Z">
              <w:del w:id="1208" w:author="Alhabibi, Haider@Energy" w:date="2021-12-17T18:21:00Z">
                <w:r w:rsidR="003F4DB5" w:rsidDel="00CE1E2B">
                  <w:rPr>
                    <w:rFonts w:asciiTheme="minorHAnsi" w:eastAsia="Times New Roman" w:hAnsiTheme="minorHAnsi" w:cstheme="minorHAnsi"/>
                    <w:sz w:val="18"/>
                    <w:szCs w:val="20"/>
                  </w:rPr>
                  <w:delText xml:space="preserve">, </w:delText>
                </w:r>
                <w:r w:rsidR="003F4DB5" w:rsidDel="00CE1E2B">
                  <w:rPr>
                    <w:rFonts w:asciiTheme="minorHAnsi" w:eastAsia="Times New Roman" w:hAnsiTheme="minorHAnsi" w:cstheme="minorHAnsi"/>
                    <w:sz w:val="20"/>
                    <w:szCs w:val="20"/>
                  </w:rPr>
                  <w:delText>else if no Section B, then display the “section does not apply” message</w:delText>
                </w:r>
              </w:del>
            </w:ins>
            <w:r w:rsidR="00EC0CA0">
              <w:rPr>
                <w:rFonts w:asciiTheme="minorHAnsi" w:eastAsia="Times New Roman" w:hAnsiTheme="minorHAnsi" w:cstheme="minorHAnsi"/>
                <w:sz w:val="18"/>
                <w:szCs w:val="20"/>
              </w:rPr>
              <w:t>.</w:t>
            </w:r>
            <w:r w:rsidR="00F43DC7" w:rsidRPr="00236F4B">
              <w:rPr>
                <w:rFonts w:asciiTheme="minorHAnsi" w:eastAsia="Times New Roman" w:hAnsiTheme="minorHAnsi" w:cstheme="minorHAnsi"/>
                <w:sz w:val="18"/>
                <w:szCs w:val="20"/>
              </w:rPr>
              <w:t>&gt;&gt;</w:t>
            </w:r>
          </w:p>
        </w:tc>
      </w:tr>
      <w:tr w:rsidR="00F43DC7" w:rsidRPr="00323F2C" w14:paraId="07282A38"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1586"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1587"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1587"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1225"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1350" w:type="dxa"/>
            <w:tcBorders>
              <w:top w:val="single" w:sz="4" w:space="0" w:color="auto"/>
              <w:left w:val="single" w:sz="4" w:space="0" w:color="auto"/>
              <w:bottom w:val="single" w:sz="4" w:space="0" w:color="auto"/>
              <w:right w:val="single" w:sz="4" w:space="0" w:color="auto"/>
            </w:tcBorders>
          </w:tcPr>
          <w:p w14:paraId="3E7CE48F" w14:textId="51BC7543" w:rsidR="00F43DC7" w:rsidRPr="00323F2C"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2160" w:type="dxa"/>
            <w:tcBorders>
              <w:top w:val="single" w:sz="4" w:space="0" w:color="auto"/>
              <w:left w:val="single" w:sz="4" w:space="0" w:color="auto"/>
              <w:bottom w:val="single" w:sz="4" w:space="0" w:color="auto"/>
              <w:right w:val="single" w:sz="4" w:space="0" w:color="auto"/>
            </w:tcBorders>
            <w:vAlign w:val="center"/>
          </w:tcPr>
          <w:p w14:paraId="5E15D8B9" w14:textId="487D59EB"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43DC7" w:rsidRPr="00323F2C" w14:paraId="26EB1F4F"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1586"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1587"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1587"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19DFB83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1225"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Exterior </w:t>
            </w:r>
            <w:proofErr w:type="spellStart"/>
            <w:r w:rsidRPr="00236F4B">
              <w:rPr>
                <w:rFonts w:asciiTheme="minorHAnsi" w:eastAsia="Times New Roman" w:hAnsiTheme="minorHAnsi" w:cstheme="minorHAnsi"/>
                <w:sz w:val="18"/>
                <w:szCs w:val="18"/>
              </w:rPr>
              <w:t>Insul</w:t>
            </w:r>
            <w:proofErr w:type="spellEnd"/>
            <w:r w:rsidRPr="00236F4B">
              <w:rPr>
                <w:rFonts w:asciiTheme="minorHAnsi" w:eastAsia="Times New Roman" w:hAnsiTheme="minorHAnsi" w:cstheme="minorHAnsi"/>
                <w:sz w:val="18"/>
                <w:szCs w:val="18"/>
              </w:rPr>
              <w:t>.</w:t>
            </w:r>
          </w:p>
          <w:p w14:paraId="371AC967"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1350" w:type="dxa"/>
            <w:tcBorders>
              <w:top w:val="single" w:sz="4" w:space="0" w:color="auto"/>
              <w:left w:val="single" w:sz="4" w:space="0" w:color="auto"/>
              <w:bottom w:val="single" w:sz="4" w:space="0" w:color="auto"/>
              <w:right w:val="single" w:sz="4" w:space="0" w:color="auto"/>
            </w:tcBorders>
          </w:tcPr>
          <w:p w14:paraId="4664DAA6" w14:textId="77777777" w:rsidR="00F43DC7" w:rsidRPr="00095904"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095904">
              <w:rPr>
                <w:rFonts w:asciiTheme="minorHAnsi" w:eastAsia="Times New Roman" w:hAnsiTheme="minorHAnsi" w:cstheme="minorHAnsi"/>
                <w:sz w:val="18"/>
                <w:szCs w:val="20"/>
              </w:rPr>
              <w:t>Water Heater Storage</w:t>
            </w:r>
          </w:p>
          <w:p w14:paraId="6DD3C2D2" w14:textId="2624EB3F"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095904">
              <w:rPr>
                <w:rFonts w:asciiTheme="minorHAnsi" w:eastAsia="Times New Roman" w:hAnsiTheme="minorHAnsi" w:cstheme="minorHAnsi"/>
                <w:sz w:val="18"/>
                <w:szCs w:val="20"/>
              </w:rPr>
              <w:t>Volume (gal)</w:t>
            </w:r>
          </w:p>
        </w:tc>
        <w:tc>
          <w:tcPr>
            <w:tcW w:w="2160" w:type="dxa"/>
            <w:tcBorders>
              <w:top w:val="single" w:sz="4" w:space="0" w:color="auto"/>
              <w:left w:val="single" w:sz="4" w:space="0" w:color="auto"/>
              <w:bottom w:val="single" w:sz="4" w:space="0" w:color="auto"/>
              <w:right w:val="single" w:sz="4" w:space="0" w:color="auto"/>
            </w:tcBorders>
            <w:vAlign w:val="bottom"/>
          </w:tcPr>
          <w:p w14:paraId="19AD42DF" w14:textId="4DCD9948"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43DC7" w:rsidRPr="00323F2C" w14:paraId="66670E71"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tcPr>
          <w:p w14:paraId="251CD951" w14:textId="718314C8" w:rsidR="00F43DC7" w:rsidRPr="00236F4B"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&lt;&lt;Reference value from </w:t>
            </w:r>
            <w:del w:id="1209" w:author="Markstrum, Alexis@Energy" w:date="2021-10-21T11:20:00Z">
              <w:r w:rsidRPr="00236F4B" w:rsidDel="00E13AEA">
                <w:rPr>
                  <w:rFonts w:asciiTheme="minorHAnsi" w:eastAsia="Times New Roman" w:hAnsiTheme="minorHAnsi" w:cstheme="minorHAnsi"/>
                  <w:sz w:val="18"/>
                  <w:szCs w:val="20"/>
                </w:rPr>
                <w:delText>A</w:delText>
              </w:r>
            </w:del>
            <w:ins w:id="1210" w:author="Markstrum, Alexis@Energy" w:date="2021-10-21T11:20:00Z">
              <w:del w:id="1211" w:author="Alhabibi, Haider@Energy" w:date="2022-01-25T16:28:00Z">
                <w:r w:rsidR="00E13AEA" w:rsidDel="006A51EC">
                  <w:rPr>
                    <w:rFonts w:asciiTheme="minorHAnsi" w:eastAsia="Times New Roman" w:hAnsiTheme="minorHAnsi" w:cstheme="minorHAnsi"/>
                    <w:sz w:val="18"/>
                    <w:szCs w:val="20"/>
                  </w:rPr>
                  <w:delText>E</w:delText>
                </w:r>
              </w:del>
            </w:ins>
            <w:ins w:id="1212" w:author="Alhabibi, Haider@Energy" w:date="2022-01-25T16:29:00Z">
              <w:r w:rsidR="006A51EC">
                <w:rPr>
                  <w:rFonts w:asciiTheme="minorHAnsi" w:eastAsia="Times New Roman" w:hAnsiTheme="minorHAnsi" w:cstheme="minorHAnsi"/>
                  <w:sz w:val="18"/>
                  <w:szCs w:val="20"/>
                </w:rPr>
                <w:t>C</w:t>
              </w:r>
            </w:ins>
            <w:r w:rsidRPr="00236F4B">
              <w:rPr>
                <w:rFonts w:asciiTheme="minorHAnsi" w:eastAsia="Times New Roman" w:hAnsiTheme="minorHAnsi" w:cstheme="minorHAnsi"/>
                <w:sz w:val="18"/>
                <w:szCs w:val="20"/>
              </w:rPr>
              <w:t>0</w:t>
            </w:r>
            <w:ins w:id="1213" w:author="Markstrum, Alexis@Energy" w:date="2021-10-21T11:20:00Z">
              <w:r w:rsidR="00E13AEA">
                <w:rPr>
                  <w:rFonts w:asciiTheme="minorHAnsi" w:eastAsia="Times New Roman" w:hAnsiTheme="minorHAnsi" w:cstheme="minorHAnsi"/>
                  <w:sz w:val="18"/>
                  <w:szCs w:val="20"/>
                </w:rPr>
                <w:t>1</w:t>
              </w:r>
            </w:ins>
            <w:del w:id="1214" w:author="Alhabibi, Haider@Energy" w:date="2022-01-25T16:29:00Z">
              <w:r w:rsidR="00F349F6" w:rsidDel="006A51EC">
                <w:rPr>
                  <w:rFonts w:asciiTheme="minorHAnsi" w:eastAsia="Times New Roman" w:hAnsiTheme="minorHAnsi" w:cstheme="minorHAnsi"/>
                  <w:sz w:val="18"/>
                  <w:szCs w:val="20"/>
                </w:rPr>
                <w:delText>2</w:delText>
              </w:r>
            </w:del>
            <w:r w:rsidRPr="00236F4B">
              <w:rPr>
                <w:rFonts w:asciiTheme="minorHAnsi" w:eastAsia="Times New Roman" w:hAnsiTheme="minorHAnsi" w:cstheme="minorHAnsi"/>
                <w:sz w:val="18"/>
                <w:szCs w:val="20"/>
              </w:rPr>
              <w:t>&gt;&gt;</w:t>
            </w:r>
          </w:p>
        </w:tc>
        <w:tc>
          <w:tcPr>
            <w:tcW w:w="1586" w:type="dxa"/>
            <w:tcBorders>
              <w:top w:val="single" w:sz="4" w:space="0" w:color="auto"/>
              <w:left w:val="single" w:sz="4" w:space="0" w:color="auto"/>
              <w:bottom w:val="single" w:sz="4" w:space="0" w:color="auto"/>
              <w:right w:val="single" w:sz="4" w:space="0" w:color="auto"/>
            </w:tcBorders>
          </w:tcPr>
          <w:p w14:paraId="5EC9B411" w14:textId="24306BD9" w:rsidR="00F43DC7" w:rsidRPr="00236F4B" w:rsidRDefault="00F43DC7" w:rsidP="006B0D0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from C02</w:t>
            </w:r>
            <w:r w:rsidR="006B0D0C">
              <w:rPr>
                <w:rFonts w:asciiTheme="minorHAnsi" w:eastAsia="Times New Roman" w:hAnsiTheme="minorHAnsi" w:cstheme="minorHAnsi"/>
                <w:sz w:val="18"/>
                <w:szCs w:val="20"/>
              </w:rPr>
              <w:t xml:space="preserve">. </w:t>
            </w:r>
            <w:r w:rsidR="006B0D0C" w:rsidRPr="005828AE">
              <w:rPr>
                <w:rFonts w:asciiTheme="minorHAnsi" w:eastAsia="Times New Roman" w:hAnsiTheme="minorHAnsi" w:cstheme="minorHAnsi"/>
                <w:sz w:val="18"/>
                <w:szCs w:val="20"/>
              </w:rPr>
              <w:t xml:space="preserve">Value may be NA if </w:t>
            </w:r>
            <w:r w:rsidR="006B0D0C" w:rsidRPr="00DF1B84">
              <w:rPr>
                <w:rFonts w:asciiTheme="minorHAnsi" w:eastAsia="Times New Roman" w:hAnsiTheme="minorHAnsi" w:cstheme="minorHAnsi"/>
                <w:sz w:val="18"/>
                <w:szCs w:val="20"/>
              </w:rPr>
              <w:t>C</w:t>
            </w:r>
            <w:r w:rsidR="006B0D0C" w:rsidRPr="005828AE">
              <w:rPr>
                <w:rFonts w:asciiTheme="minorHAnsi" w:eastAsia="Times New Roman" w:hAnsiTheme="minorHAnsi" w:cstheme="minorHAnsi"/>
                <w:sz w:val="18"/>
                <w:szCs w:val="20"/>
              </w:rPr>
              <w:t>0</w:t>
            </w:r>
            <w:r w:rsidR="006B0D0C">
              <w:rPr>
                <w:rFonts w:asciiTheme="minorHAnsi" w:eastAsia="Times New Roman" w:hAnsiTheme="minorHAnsi" w:cstheme="minorHAnsi"/>
                <w:sz w:val="18"/>
                <w:szCs w:val="20"/>
              </w:rPr>
              <w:t>2</w:t>
            </w:r>
            <w:r w:rsidR="006B0D0C" w:rsidRPr="005828AE">
              <w:rPr>
                <w:rFonts w:asciiTheme="minorHAnsi" w:eastAsia="Times New Roman" w:hAnsiTheme="minorHAnsi" w:cstheme="minorHAnsi"/>
                <w:sz w:val="18"/>
                <w:szCs w:val="20"/>
              </w:rPr>
              <w:t xml:space="preserve"> is NA </w:t>
            </w:r>
            <w:r w:rsidRPr="00236F4B">
              <w:rPr>
                <w:rFonts w:asciiTheme="minorHAnsi" w:eastAsia="Times New Roman" w:hAnsiTheme="minorHAnsi" w:cstheme="minorHAnsi"/>
                <w:sz w:val="18"/>
                <w:szCs w:val="20"/>
              </w:rPr>
              <w:t>&gt;&gt;</w:t>
            </w:r>
          </w:p>
        </w:tc>
        <w:tc>
          <w:tcPr>
            <w:tcW w:w="1587" w:type="dxa"/>
            <w:tcBorders>
              <w:top w:val="single" w:sz="4" w:space="0" w:color="auto"/>
              <w:left w:val="single" w:sz="4" w:space="0" w:color="auto"/>
              <w:bottom w:val="single" w:sz="4" w:space="0" w:color="auto"/>
              <w:right w:val="single" w:sz="4" w:space="0" w:color="auto"/>
            </w:tcBorders>
          </w:tcPr>
          <w:p w14:paraId="7B0DE07D" w14:textId="2642BA32"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&lt;&lt;User input value; check value must be ≥ value in </w:t>
            </w:r>
            <w:r w:rsidR="00574862">
              <w:rPr>
                <w:rFonts w:asciiTheme="minorHAnsi" w:eastAsia="Times New Roman" w:hAnsiTheme="minorHAnsi" w:cstheme="minorHAnsi"/>
                <w:sz w:val="18"/>
                <w:szCs w:val="20"/>
              </w:rPr>
              <w:t>C0</w:t>
            </w:r>
            <w:r w:rsidRPr="00236F4B">
              <w:rPr>
                <w:rFonts w:asciiTheme="minorHAnsi" w:eastAsia="Times New Roman" w:hAnsiTheme="minorHAnsi" w:cstheme="minorHAnsi"/>
                <w:sz w:val="18"/>
                <w:szCs w:val="20"/>
              </w:rPr>
              <w:t>3 to comply, else flag non-compliant values and do not allow the doc to be registered</w:t>
            </w:r>
            <w:ins w:id="1215" w:author="Markstrum, Alexis@Energy" w:date="2021-10-21T11:30:00Z">
              <w:r w:rsidR="00FA7B7E">
                <w:rPr>
                  <w:rFonts w:asciiTheme="minorHAnsi" w:eastAsia="Times New Roman" w:hAnsiTheme="minorHAnsi" w:cstheme="minorHAnsi"/>
                  <w:sz w:val="18"/>
                  <w:szCs w:val="20"/>
                </w:rPr>
                <w:t xml:space="preserve">. </w:t>
              </w:r>
              <w:r w:rsidR="00FA7B7E" w:rsidRPr="005828AE">
                <w:rPr>
                  <w:rFonts w:asciiTheme="minorHAnsi" w:eastAsia="Times New Roman" w:hAnsiTheme="minorHAnsi" w:cstheme="minorHAnsi"/>
                  <w:sz w:val="18"/>
                  <w:szCs w:val="20"/>
                </w:rPr>
                <w:t xml:space="preserve">Value may be NA if </w:t>
              </w:r>
              <w:del w:id="1216" w:author="Alhabibi, Haider@Energy" w:date="2022-01-25T16:14:00Z">
                <w:r w:rsidR="00FA7B7E" w:rsidDel="00F402F5">
                  <w:rPr>
                    <w:rFonts w:asciiTheme="minorHAnsi" w:eastAsia="Times New Roman" w:hAnsiTheme="minorHAnsi" w:cstheme="minorHAnsi"/>
                    <w:sz w:val="18"/>
                    <w:szCs w:val="20"/>
                  </w:rPr>
                  <w:delText>E</w:delText>
                </w:r>
              </w:del>
            </w:ins>
            <w:ins w:id="1217" w:author="Alhabibi, Haider@Energy" w:date="2022-01-25T16:32:00Z">
              <w:r w:rsidR="00627C40">
                <w:rPr>
                  <w:rFonts w:asciiTheme="minorHAnsi" w:eastAsia="Times New Roman" w:hAnsiTheme="minorHAnsi" w:cstheme="minorHAnsi"/>
                  <w:sz w:val="18"/>
                  <w:szCs w:val="20"/>
                </w:rPr>
                <w:t>C</w:t>
              </w:r>
            </w:ins>
            <w:ins w:id="1218" w:author="Markstrum, Alexis@Energy" w:date="2021-10-21T11:30:00Z">
              <w:r w:rsidR="00FA7B7E" w:rsidRPr="005828AE">
                <w:rPr>
                  <w:rFonts w:asciiTheme="minorHAnsi" w:eastAsia="Times New Roman" w:hAnsiTheme="minorHAnsi" w:cstheme="minorHAnsi"/>
                  <w:sz w:val="18"/>
                  <w:szCs w:val="20"/>
                </w:rPr>
                <w:t>0</w:t>
              </w:r>
              <w:r w:rsidR="00FA7B7E">
                <w:rPr>
                  <w:rFonts w:asciiTheme="minorHAnsi" w:eastAsia="Times New Roman" w:hAnsiTheme="minorHAnsi" w:cstheme="minorHAnsi"/>
                  <w:sz w:val="18"/>
                  <w:szCs w:val="20"/>
                </w:rPr>
                <w:t>3</w:t>
              </w:r>
              <w:r w:rsidR="00FA7B7E" w:rsidRPr="005828AE">
                <w:rPr>
                  <w:rFonts w:asciiTheme="minorHAnsi" w:eastAsia="Times New Roman" w:hAnsiTheme="minorHAnsi" w:cstheme="minorHAnsi"/>
                  <w:sz w:val="18"/>
                  <w:szCs w:val="20"/>
                </w:rPr>
                <w:t xml:space="preserve"> is NA</w:t>
              </w:r>
            </w:ins>
            <w:r w:rsidRPr="00236F4B">
              <w:rPr>
                <w:rFonts w:asciiTheme="minorHAnsi" w:eastAsia="Times New Roman" w:hAnsiTheme="minorHAnsi" w:cstheme="minorHAnsi"/>
                <w:sz w:val="18"/>
                <w:szCs w:val="20"/>
              </w:rPr>
              <w:t xml:space="preserve"> &gt;&gt;</w:t>
            </w:r>
          </w:p>
        </w:tc>
        <w:tc>
          <w:tcPr>
            <w:tcW w:w="1587" w:type="dxa"/>
            <w:tcBorders>
              <w:top w:val="single" w:sz="4" w:space="0" w:color="auto"/>
              <w:left w:val="single" w:sz="4" w:space="0" w:color="auto"/>
              <w:bottom w:val="single" w:sz="4" w:space="0" w:color="auto"/>
              <w:right w:val="single" w:sz="4" w:space="0" w:color="auto"/>
            </w:tcBorders>
          </w:tcPr>
          <w:p w14:paraId="5E6A2653" w14:textId="02092C3C"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4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04 is NA &gt;&gt;</w:t>
            </w:r>
          </w:p>
        </w:tc>
        <w:tc>
          <w:tcPr>
            <w:tcW w:w="1225" w:type="dxa"/>
            <w:tcBorders>
              <w:top w:val="single" w:sz="4" w:space="0" w:color="auto"/>
              <w:left w:val="single" w:sz="4" w:space="0" w:color="auto"/>
              <w:bottom w:val="single" w:sz="4" w:space="0" w:color="auto"/>
              <w:right w:val="single" w:sz="4" w:space="0" w:color="auto"/>
            </w:tcBorders>
          </w:tcPr>
          <w:p w14:paraId="294D355D" w14:textId="55189768"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5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05 is NA &gt;&gt;</w:t>
            </w:r>
          </w:p>
        </w:tc>
        <w:tc>
          <w:tcPr>
            <w:tcW w:w="1350" w:type="dxa"/>
            <w:tcBorders>
              <w:top w:val="single" w:sz="4" w:space="0" w:color="auto"/>
              <w:left w:val="single" w:sz="4" w:space="0" w:color="auto"/>
              <w:bottom w:val="single" w:sz="4" w:space="0" w:color="auto"/>
              <w:right w:val="single" w:sz="4" w:space="0" w:color="auto"/>
            </w:tcBorders>
          </w:tcPr>
          <w:p w14:paraId="5F926BC3" w14:textId="0154917A" w:rsidR="00F43DC7" w:rsidRPr="00F43DC7"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 User Input must equal reference values from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574862">
              <w:rPr>
                <w:rFonts w:asciiTheme="minorHAnsi" w:eastAsia="Times New Roman" w:hAnsiTheme="minorHAnsi" w:cstheme="minorHAnsi"/>
                <w:sz w:val="18"/>
                <w:szCs w:val="20"/>
              </w:rPr>
              <w:t>6</w:t>
            </w:r>
            <w:r w:rsidR="0060478D">
              <w:rPr>
                <w:rFonts w:asciiTheme="minorHAnsi" w:eastAsia="Times New Roman" w:hAnsiTheme="minorHAnsi" w:cstheme="minorHAnsi"/>
                <w:sz w:val="18"/>
                <w:szCs w:val="20"/>
              </w:rPr>
              <w:t xml:space="preserve">, </w:t>
            </w:r>
            <w:r w:rsidR="0060478D" w:rsidRPr="00236F4B">
              <w:rPr>
                <w:rFonts w:asciiTheme="minorHAnsi" w:eastAsia="Times New Roman" w:hAnsiTheme="minorHAnsi" w:cstheme="minorHAnsi"/>
                <w:sz w:val="18"/>
                <w:szCs w:val="20"/>
              </w:rPr>
              <w:t>else flag non-compliant values and do not allow the doc to be registered.</w:t>
            </w:r>
            <w:r w:rsidRPr="00236F4B">
              <w:rPr>
                <w:rFonts w:asciiTheme="minorHAnsi" w:eastAsia="Times New Roman" w:hAnsiTheme="minorHAnsi" w:cstheme="minorHAnsi"/>
                <w:sz w:val="18"/>
                <w:szCs w:val="20"/>
              </w:rPr>
              <w:t xml:space="preserve"> NA is allowed only if Water Heater Type = Consumer Instantaneous or Commercial Instantaneous&gt;&gt;</w:t>
            </w:r>
          </w:p>
        </w:tc>
        <w:tc>
          <w:tcPr>
            <w:tcW w:w="2160" w:type="dxa"/>
            <w:tcBorders>
              <w:top w:val="single" w:sz="4" w:space="0" w:color="auto"/>
              <w:left w:val="single" w:sz="4" w:space="0" w:color="auto"/>
              <w:bottom w:val="single" w:sz="4" w:space="0" w:color="auto"/>
              <w:right w:val="single" w:sz="4" w:space="0" w:color="auto"/>
            </w:tcBorders>
          </w:tcPr>
          <w:p w14:paraId="12050A41" w14:textId="09E522CB" w:rsidR="00F43DC7" w:rsidRPr="00236F4B" w:rsidRDefault="00F43DC7"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C07</w:t>
            </w:r>
            <w:ins w:id="1219" w:author="Markstrum, Alexis@Energy" w:date="2021-10-21T11:31:00Z">
              <w:r w:rsidR="00EF0F92">
                <w:rPr>
                  <w:rFonts w:asciiTheme="minorHAnsi" w:eastAsia="Times New Roman" w:hAnsiTheme="minorHAnsi" w:cstheme="minorHAnsi"/>
                  <w:sz w:val="18"/>
                  <w:szCs w:val="20"/>
                </w:rPr>
                <w:t xml:space="preserve">. </w:t>
              </w:r>
              <w:r w:rsidR="00EF0F92" w:rsidRPr="005828AE">
                <w:rPr>
                  <w:rFonts w:asciiTheme="minorHAnsi" w:eastAsia="Times New Roman" w:hAnsiTheme="minorHAnsi" w:cstheme="minorHAnsi"/>
                  <w:sz w:val="18"/>
                  <w:szCs w:val="20"/>
                </w:rPr>
                <w:t xml:space="preserve">Value may be NA if </w:t>
              </w:r>
              <w:del w:id="1220" w:author="Alhabibi, Haider@Energy" w:date="2022-02-24T12:43:00Z">
                <w:r w:rsidR="00EF0F92" w:rsidRPr="005828AE">
                  <w:rPr>
                    <w:rFonts w:asciiTheme="minorHAnsi" w:eastAsia="Times New Roman" w:hAnsiTheme="minorHAnsi" w:cstheme="minorHAnsi"/>
                    <w:sz w:val="18"/>
                    <w:szCs w:val="20"/>
                  </w:rPr>
                  <w:delText>CF1R</w:delText>
                </w:r>
              </w:del>
            </w:ins>
            <w:ins w:id="1221" w:author="Alhabibi, Haider@Energy" w:date="2022-02-24T12:43:00Z">
              <w:r w:rsidR="00093E8B">
                <w:rPr>
                  <w:rFonts w:asciiTheme="minorHAnsi" w:eastAsia="Times New Roman" w:hAnsiTheme="minorHAnsi" w:cstheme="minorHAnsi"/>
                  <w:sz w:val="18"/>
                  <w:szCs w:val="20"/>
                </w:rPr>
                <w:t>LMCC</w:t>
              </w:r>
            </w:ins>
            <w:ins w:id="1222" w:author="Markstrum, Alexis@Energy" w:date="2021-10-21T11:31:00Z">
              <w:r w:rsidR="00EF0F92" w:rsidRPr="005828AE">
                <w:rPr>
                  <w:rFonts w:asciiTheme="minorHAnsi" w:eastAsia="Times New Roman" w:hAnsiTheme="minorHAnsi" w:cstheme="minorHAnsi"/>
                  <w:sz w:val="18"/>
                  <w:szCs w:val="20"/>
                </w:rPr>
                <w:t xml:space="preserve"> value is NA </w:t>
              </w:r>
            </w:ins>
            <w:r w:rsidRPr="00236F4B">
              <w:rPr>
                <w:rFonts w:asciiTheme="minorHAnsi" w:eastAsia="Times New Roman" w:hAnsiTheme="minorHAnsi" w:cstheme="minorHAnsi"/>
                <w:sz w:val="18"/>
                <w:szCs w:val="20"/>
              </w:rPr>
              <w:t>&gt;&gt;</w:t>
            </w:r>
          </w:p>
        </w:tc>
      </w:tr>
      <w:tr w:rsidR="00F43DC7" w:rsidRPr="00323F2C" w14:paraId="1BFCF610"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6"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25"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41B4354" w14:textId="77777777"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60"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2FCBBD3C" w14:textId="77777777" w:rsidR="00F1004F" w:rsidRPr="00236F4B"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05"/>
        <w:gridCol w:w="4230"/>
        <w:gridCol w:w="3955"/>
      </w:tblGrid>
      <w:tr w:rsidR="00526D3D" w:rsidRPr="00323F2C" w14:paraId="571E583F" w14:textId="77777777" w:rsidTr="0071146D">
        <w:trPr>
          <w:trHeight w:val="144"/>
        </w:trPr>
        <w:tc>
          <w:tcPr>
            <w:tcW w:w="10790" w:type="dxa"/>
            <w:gridSpan w:val="3"/>
            <w:tcBorders>
              <w:top w:val="single" w:sz="4" w:space="0" w:color="auto"/>
              <w:bottom w:val="single" w:sz="4" w:space="0" w:color="auto"/>
            </w:tcBorders>
            <w:vAlign w:val="center"/>
          </w:tcPr>
          <w:p w14:paraId="63194949" w14:textId="3CF7AA05" w:rsidR="00526D3D"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E</w:t>
            </w:r>
            <w:r w:rsidR="00526D3D" w:rsidRPr="00236F4B">
              <w:rPr>
                <w:rFonts w:asciiTheme="minorHAnsi" w:hAnsiTheme="minorHAnsi" w:cstheme="minorHAnsi"/>
                <w:b/>
                <w:sz w:val="18"/>
                <w:szCs w:val="18"/>
              </w:rPr>
              <w:t>. Installed Water Heater Manufacturer Information</w:t>
            </w:r>
          </w:p>
          <w:p w14:paraId="41D9AF14" w14:textId="18A76200" w:rsidR="00825ED4" w:rsidRPr="00236F4B" w:rsidRDefault="00825ED4" w:rsidP="00EC0C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heater identified in Section </w:t>
            </w:r>
            <w:ins w:id="1223" w:author="Alhabibi, Haider@Energy" w:date="2022-01-25T16:33:00Z">
              <w:r w:rsidR="005D4FC8">
                <w:rPr>
                  <w:rFonts w:asciiTheme="minorHAnsi" w:eastAsia="Times New Roman" w:hAnsiTheme="minorHAnsi" w:cstheme="minorHAnsi"/>
                  <w:sz w:val="18"/>
                  <w:szCs w:val="20"/>
                </w:rPr>
                <w:t>C</w:t>
              </w:r>
            </w:ins>
            <w:del w:id="1224" w:author="Alhabibi, Haider@Energy" w:date="2021-12-17T18:21:00Z">
              <w:r w:rsidR="00EC0CA0" w:rsidDel="00CE1E2B">
                <w:rPr>
                  <w:rFonts w:asciiTheme="minorHAnsi" w:eastAsia="Times New Roman" w:hAnsiTheme="minorHAnsi" w:cstheme="minorHAnsi"/>
                  <w:sz w:val="18"/>
                  <w:szCs w:val="20"/>
                </w:rPr>
                <w:delText>B</w:delText>
              </w:r>
            </w:del>
            <w:ins w:id="1225" w:author="Markstrum, Alexis@Energy" w:date="2021-10-21T11:32:00Z">
              <w:del w:id="1226" w:author="Alhabibi, Haider@Energy" w:date="2021-12-17T18:21:00Z">
                <w:r w:rsidR="00BE088A" w:rsidDel="00CE1E2B">
                  <w:rPr>
                    <w:rFonts w:asciiTheme="minorHAnsi" w:eastAsia="Times New Roman" w:hAnsiTheme="minorHAnsi" w:cstheme="minorHAnsi"/>
                    <w:sz w:val="18"/>
                    <w:szCs w:val="20"/>
                  </w:rPr>
                  <w:delText xml:space="preserve">, </w:delText>
                </w:r>
                <w:r w:rsidR="00BE088A" w:rsidDel="00CE1E2B">
                  <w:rPr>
                    <w:rFonts w:asciiTheme="minorHAnsi" w:eastAsia="Times New Roman" w:hAnsiTheme="minorHAnsi" w:cstheme="minorHAnsi"/>
                    <w:sz w:val="20"/>
                    <w:szCs w:val="20"/>
                  </w:rPr>
                  <w:delText>else if no Section B, then display the “section does not apply” message</w:delText>
                </w:r>
              </w:del>
            </w:ins>
            <w:r w:rsidR="00EC0CA0">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&gt;&gt;</w:t>
            </w:r>
          </w:p>
        </w:tc>
      </w:tr>
      <w:tr w:rsidR="00526D3D" w:rsidRPr="00323F2C" w14:paraId="3A0A7CF5" w14:textId="77777777" w:rsidTr="0071146D">
        <w:trPr>
          <w:trHeight w:val="144"/>
        </w:trPr>
        <w:tc>
          <w:tcPr>
            <w:tcW w:w="2605" w:type="dxa"/>
            <w:tcBorders>
              <w:top w:val="single" w:sz="4" w:space="0" w:color="auto"/>
              <w:bottom w:val="single" w:sz="4" w:space="0" w:color="auto"/>
              <w:right w:val="single" w:sz="4" w:space="0" w:color="auto"/>
            </w:tcBorders>
            <w:vAlign w:val="center"/>
          </w:tcPr>
          <w:p w14:paraId="422C5BC1"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423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3955" w:type="dxa"/>
            <w:tcBorders>
              <w:top w:val="single" w:sz="4" w:space="0" w:color="auto"/>
              <w:left w:val="single" w:sz="4" w:space="0" w:color="auto"/>
              <w:bottom w:val="single" w:sz="4" w:space="0" w:color="auto"/>
            </w:tcBorders>
            <w:vAlign w:val="center"/>
          </w:tcPr>
          <w:p w14:paraId="427C6A65"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r>
      <w:tr w:rsidR="00526D3D" w:rsidRPr="00323F2C" w14:paraId="059CA8FC"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3F689BCB"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423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Manufacturer</w:t>
            </w:r>
          </w:p>
        </w:tc>
        <w:tc>
          <w:tcPr>
            <w:tcW w:w="3955" w:type="dxa"/>
            <w:tcBorders>
              <w:top w:val="single" w:sz="4" w:space="0" w:color="auto"/>
              <w:left w:val="single" w:sz="4" w:space="0" w:color="auto"/>
              <w:bottom w:val="single" w:sz="4" w:space="0" w:color="auto"/>
            </w:tcBorders>
            <w:vAlign w:val="bottom"/>
          </w:tcPr>
          <w:p w14:paraId="10116000"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Model Number</w:t>
            </w:r>
          </w:p>
        </w:tc>
      </w:tr>
      <w:tr w:rsidR="00C309E7" w:rsidRPr="00323F2C" w14:paraId="3F103E34" w14:textId="77777777" w:rsidTr="0071146D">
        <w:trPr>
          <w:trHeight w:val="144"/>
        </w:trPr>
        <w:tc>
          <w:tcPr>
            <w:tcW w:w="2605" w:type="dxa"/>
            <w:tcBorders>
              <w:top w:val="single" w:sz="4" w:space="0" w:color="auto"/>
              <w:bottom w:val="single" w:sz="4" w:space="0" w:color="auto"/>
              <w:right w:val="single" w:sz="4" w:space="0" w:color="auto"/>
            </w:tcBorders>
          </w:tcPr>
          <w:p w14:paraId="660B7BE0" w14:textId="4D38AB58"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&lt;&lt;reference value from </w:t>
            </w:r>
            <w:del w:id="1227" w:author="Markstrum, Alexis@Energy" w:date="2021-10-21T11:33:00Z">
              <w:r w:rsidR="00B843FA" w:rsidDel="00477514">
                <w:rPr>
                  <w:rFonts w:asciiTheme="minorHAnsi" w:eastAsia="Times New Roman" w:hAnsiTheme="minorHAnsi" w:cstheme="minorHAnsi"/>
                  <w:sz w:val="18"/>
                  <w:szCs w:val="18"/>
                </w:rPr>
                <w:delText>A</w:delText>
              </w:r>
            </w:del>
            <w:ins w:id="1228" w:author="Markstrum, Alexis@Energy" w:date="2021-10-21T11:33:00Z">
              <w:r w:rsidR="00477514">
                <w:rPr>
                  <w:rFonts w:asciiTheme="minorHAnsi" w:eastAsia="Times New Roman" w:hAnsiTheme="minorHAnsi" w:cstheme="minorHAnsi"/>
                  <w:sz w:val="18"/>
                  <w:szCs w:val="18"/>
                </w:rPr>
                <w:t>B</w:t>
              </w:r>
            </w:ins>
            <w:r w:rsidRPr="00236F4B">
              <w:rPr>
                <w:rFonts w:asciiTheme="minorHAnsi" w:eastAsia="Times New Roman" w:hAnsiTheme="minorHAnsi" w:cstheme="minorHAnsi"/>
                <w:sz w:val="18"/>
                <w:szCs w:val="18"/>
              </w:rPr>
              <w:t>0</w:t>
            </w:r>
            <w:r w:rsidR="00F349F6">
              <w:rPr>
                <w:rFonts w:asciiTheme="minorHAnsi" w:eastAsia="Times New Roman" w:hAnsiTheme="minorHAnsi" w:cstheme="minorHAnsi"/>
                <w:sz w:val="18"/>
                <w:szCs w:val="18"/>
              </w:rPr>
              <w:t>2</w:t>
            </w:r>
            <w:ins w:id="1229" w:author="Alhabibi, Haider@Energy" w:date="2022-01-25T16:34:00Z">
              <w:r w:rsidR="008B3C69">
                <w:rPr>
                  <w:rFonts w:asciiTheme="minorHAnsi" w:eastAsia="Times New Roman" w:hAnsiTheme="minorHAnsi" w:cstheme="minorHAnsi"/>
                  <w:sz w:val="18"/>
                  <w:szCs w:val="18"/>
                </w:rPr>
                <w:t xml:space="preserve"> or </w:t>
              </w:r>
              <w:r w:rsidR="00CF48D2">
                <w:rPr>
                  <w:rFonts w:asciiTheme="minorHAnsi" w:eastAsia="Times New Roman" w:hAnsiTheme="minorHAnsi" w:cstheme="minorHAnsi"/>
                  <w:sz w:val="18"/>
                  <w:szCs w:val="18"/>
                </w:rPr>
                <w:t>B2-02</w:t>
              </w:r>
            </w:ins>
            <w:r w:rsidRPr="00236F4B">
              <w:rPr>
                <w:rFonts w:asciiTheme="minorHAnsi" w:eastAsia="Times New Roman" w:hAnsiTheme="minorHAnsi" w:cstheme="minorHAnsi"/>
                <w:sz w:val="18"/>
                <w:szCs w:val="18"/>
              </w:rPr>
              <w:t>&gt;&gt;</w:t>
            </w:r>
          </w:p>
        </w:tc>
        <w:tc>
          <w:tcPr>
            <w:tcW w:w="4230" w:type="dxa"/>
            <w:tcBorders>
              <w:top w:val="single" w:sz="4" w:space="0" w:color="auto"/>
              <w:left w:val="single" w:sz="4" w:space="0" w:color="auto"/>
              <w:bottom w:val="single" w:sz="4" w:space="0" w:color="auto"/>
              <w:right w:val="single" w:sz="4" w:space="0" w:color="auto"/>
            </w:tcBorders>
          </w:tcPr>
          <w:p w14:paraId="619C2048" w14:textId="41E2E6DB"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c>
          <w:tcPr>
            <w:tcW w:w="3955"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r>
      <w:tr w:rsidR="00C309E7" w:rsidRPr="00323F2C" w14:paraId="6D821420"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6D2F171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3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955" w:type="dxa"/>
            <w:tcBorders>
              <w:top w:val="single" w:sz="4" w:space="0" w:color="auto"/>
              <w:left w:val="single" w:sz="4" w:space="0" w:color="auto"/>
              <w:bottom w:val="single" w:sz="4" w:space="0" w:color="auto"/>
            </w:tcBorders>
          </w:tcPr>
          <w:p w14:paraId="0EDDC95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Default="009268B1" w:rsidP="00064F9C">
      <w:pPr>
        <w:spacing w:after="0" w:line="240" w:lineRule="auto"/>
        <w:rPr>
          <w:rFonts w:asciiTheme="minorHAnsi" w:hAnsiTheme="minorHAnsi" w:cstheme="minorHAnsi"/>
          <w:sz w:val="18"/>
          <w:szCs w:val="18"/>
        </w:rPr>
      </w:pPr>
    </w:p>
    <w:tbl>
      <w:tblPr>
        <w:tblW w:w="1098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Change w:id="1230" w:author="Alhabibi, Haider@Energy [2]" w:date="2022-03-09T18:50:00Z">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PrChange>
      </w:tblPr>
      <w:tblGrid>
        <w:gridCol w:w="705"/>
        <w:gridCol w:w="10275"/>
        <w:tblGridChange w:id="1231">
          <w:tblGrid>
            <w:gridCol w:w="705"/>
            <w:gridCol w:w="10275"/>
          </w:tblGrid>
        </w:tblGridChange>
      </w:tblGrid>
      <w:tr w:rsidR="00B843FA" w:rsidRPr="00B843FA" w14:paraId="2664D56C" w14:textId="77777777" w:rsidTr="00E17FE5">
        <w:trPr>
          <w:trHeight w:val="144"/>
          <w:trPrChange w:id="1232" w:author="Alhabibi, Haider@Energy [2]" w:date="2022-03-09T18:50:00Z">
            <w:trPr>
              <w:trHeight w:val="144"/>
            </w:trPr>
          </w:trPrChange>
        </w:trPr>
        <w:tc>
          <w:tcPr>
            <w:tcW w:w="10980" w:type="dxa"/>
            <w:gridSpan w:val="2"/>
            <w:tcBorders>
              <w:top w:val="single" w:sz="4" w:space="0" w:color="auto"/>
              <w:left w:val="single" w:sz="4" w:space="0" w:color="auto"/>
              <w:bottom w:val="single" w:sz="4" w:space="0" w:color="auto"/>
              <w:right w:val="single" w:sz="4" w:space="0" w:color="auto"/>
            </w:tcBorders>
            <w:tcPrChange w:id="1233" w:author="Alhabibi, Haider@Energy [2]" w:date="2022-03-09T18:50:00Z">
              <w:tcPr>
                <w:tcW w:w="10980" w:type="dxa"/>
                <w:gridSpan w:val="2"/>
                <w:tcBorders>
                  <w:top w:val="single" w:sz="4" w:space="0" w:color="auto"/>
                  <w:left w:val="single" w:sz="4" w:space="0" w:color="auto"/>
                  <w:bottom w:val="single" w:sz="4" w:space="0" w:color="auto"/>
                  <w:right w:val="single" w:sz="4" w:space="0" w:color="auto"/>
                </w:tcBorders>
              </w:tcPr>
            </w:tcPrChange>
          </w:tcPr>
          <w:p w14:paraId="50F2D4C2" w14:textId="77777777" w:rsidR="00B843FA" w:rsidRDefault="00B843FA" w:rsidP="00B843FA">
            <w:pPr>
              <w:keepNext/>
              <w:spacing w:after="0" w:line="240" w:lineRule="auto"/>
              <w:rPr>
                <w:ins w:id="1234" w:author="Alhabibi, Haider@Energy [2]" w:date="2022-03-09T18:50:00Z"/>
                <w:rFonts w:asciiTheme="minorHAnsi" w:eastAsiaTheme="minorEastAsia" w:hAnsiTheme="minorHAnsi" w:cstheme="minorHAnsi"/>
                <w:b/>
                <w:sz w:val="20"/>
                <w:szCs w:val="18"/>
              </w:rPr>
            </w:pPr>
            <w:r w:rsidRPr="00B843FA">
              <w:rPr>
                <w:rFonts w:asciiTheme="minorHAnsi" w:eastAsiaTheme="minorEastAsia" w:hAnsiTheme="minorHAnsi" w:cstheme="minorHAnsi"/>
                <w:b/>
                <w:sz w:val="20"/>
                <w:szCs w:val="18"/>
              </w:rPr>
              <w:lastRenderedPageBreak/>
              <w:t>F. Mandatory Measures for all Domestic Hot Water Distribution Systems</w:t>
            </w:r>
          </w:p>
          <w:p w14:paraId="203B84DD" w14:textId="22DDDA67" w:rsidR="00E17FE5" w:rsidRPr="00B843FA" w:rsidRDefault="00E17FE5" w:rsidP="00B843FA">
            <w:pPr>
              <w:keepNext/>
              <w:spacing w:after="0" w:line="240" w:lineRule="auto"/>
              <w:rPr>
                <w:rFonts w:asciiTheme="minorHAnsi" w:eastAsiaTheme="minorEastAsia" w:hAnsiTheme="minorHAnsi" w:cstheme="minorHAnsi"/>
                <w:sz w:val="20"/>
                <w:szCs w:val="18"/>
              </w:rPr>
            </w:pPr>
            <w:ins w:id="1235" w:author="Alhabibi, Haider@Energy [2]" w:date="2022-03-09T18:50:00Z">
              <w:r>
                <w:rPr>
                  <w:sz w:val="18"/>
                  <w:szCs w:val="18"/>
                </w:rPr>
                <w:t>&lt;&lt;Static Text - see the top&gt;&gt;</w:t>
              </w:r>
            </w:ins>
          </w:p>
        </w:tc>
      </w:tr>
      <w:tr w:rsidR="00B843FA" w:rsidRPr="00B843FA" w:rsidDel="00E17FE5" w14:paraId="25ABEACA" w14:textId="42CD6BE0" w:rsidTr="00E17FE5">
        <w:trPr>
          <w:trHeight w:val="144"/>
          <w:tblHeader/>
          <w:del w:id="1236" w:author="Alhabibi, Haider@Energy [2]" w:date="2022-03-09T18:50:00Z"/>
          <w:trPrChange w:id="1237" w:author="Alhabibi, Haider@Energy [2]" w:date="2022-03-09T18:50:00Z">
            <w:trPr>
              <w:trHeight w:val="144"/>
              <w:tblHeader/>
            </w:trPr>
          </w:trPrChange>
        </w:trPr>
        <w:tc>
          <w:tcPr>
            <w:tcW w:w="705" w:type="dxa"/>
            <w:vAlign w:val="center"/>
            <w:tcPrChange w:id="1238" w:author="Alhabibi, Haider@Energy [2]" w:date="2022-03-09T18:50:00Z">
              <w:tcPr>
                <w:tcW w:w="705" w:type="dxa"/>
                <w:vAlign w:val="center"/>
              </w:tcPr>
            </w:tcPrChange>
          </w:tcPr>
          <w:p w14:paraId="055C607D" w14:textId="3BB65975" w:rsidR="00B843FA" w:rsidRPr="00B843FA" w:rsidDel="00E17FE5"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239" w:author="Alhabibi, Haider@Energy [2]" w:date="2022-03-09T18:50:00Z"/>
                <w:rFonts w:asciiTheme="minorHAnsi" w:eastAsiaTheme="minorEastAsia" w:hAnsiTheme="minorHAnsi" w:cstheme="minorHAnsi"/>
                <w:sz w:val="20"/>
                <w:szCs w:val="18"/>
              </w:rPr>
            </w:pPr>
            <w:del w:id="1240" w:author="Alhabibi, Haider@Energy [2]" w:date="2022-03-09T18:50:00Z">
              <w:r w:rsidRPr="00B843FA" w:rsidDel="00E17FE5">
                <w:rPr>
                  <w:rFonts w:asciiTheme="minorHAnsi" w:eastAsiaTheme="minorEastAsia" w:hAnsiTheme="minorHAnsi" w:cstheme="minorHAnsi"/>
                  <w:sz w:val="20"/>
                  <w:szCs w:val="18"/>
                </w:rPr>
                <w:delText>01</w:delText>
              </w:r>
            </w:del>
          </w:p>
        </w:tc>
        <w:tc>
          <w:tcPr>
            <w:tcW w:w="10275" w:type="dxa"/>
            <w:vAlign w:val="center"/>
            <w:tcPrChange w:id="1241" w:author="Alhabibi, Haider@Energy [2]" w:date="2022-03-09T18:50:00Z">
              <w:tcPr>
                <w:tcW w:w="10275" w:type="dxa"/>
                <w:vAlign w:val="center"/>
              </w:tcPr>
            </w:tcPrChange>
          </w:tcPr>
          <w:p w14:paraId="43EE3D21" w14:textId="2FB80CBD" w:rsidR="00B843FA" w:rsidRPr="00B843FA" w:rsidDel="00E17FE5"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242" w:author="Alhabibi, Haider@Energy [2]" w:date="2022-03-09T18:50:00Z"/>
                <w:rFonts w:asciiTheme="minorHAnsi" w:eastAsiaTheme="minorEastAsia" w:hAnsiTheme="minorHAnsi" w:cstheme="minorHAnsi"/>
                <w:sz w:val="18"/>
                <w:szCs w:val="18"/>
              </w:rPr>
            </w:pPr>
            <w:del w:id="1243" w:author="Alhabibi, Haider@Energy [2]" w:date="2022-03-09T18:50:00Z">
              <w:r w:rsidRPr="00B843FA" w:rsidDel="00E17FE5">
                <w:rPr>
                  <w:rFonts w:asciiTheme="minorHAnsi" w:eastAsiaTheme="minorEastAsia" w:hAnsiTheme="minorHAnsi" w:cstheme="minorHAnsi"/>
                  <w:sz w:val="18"/>
                  <w:szCs w:val="18"/>
                </w:rPr>
                <w:delText>Equipment shall meet the applicable requirements of the Appliance Efficiency Regulations (Section 110.3(b)1).</w:delText>
              </w:r>
            </w:del>
          </w:p>
        </w:tc>
      </w:tr>
      <w:tr w:rsidR="00B843FA" w:rsidRPr="00B843FA" w:rsidDel="00E17FE5" w14:paraId="6A98A891" w14:textId="5185F93B" w:rsidTr="00E17FE5">
        <w:trPr>
          <w:trHeight w:val="144"/>
          <w:tblHeader/>
          <w:del w:id="1244" w:author="Alhabibi, Haider@Energy [2]" w:date="2022-03-09T18:50:00Z"/>
          <w:trPrChange w:id="1245" w:author="Alhabibi, Haider@Energy [2]" w:date="2022-03-09T18:50:00Z">
            <w:trPr>
              <w:trHeight w:val="144"/>
              <w:tblHeader/>
            </w:trPr>
          </w:trPrChange>
        </w:trPr>
        <w:tc>
          <w:tcPr>
            <w:tcW w:w="705" w:type="dxa"/>
            <w:vAlign w:val="center"/>
            <w:tcPrChange w:id="1246" w:author="Alhabibi, Haider@Energy [2]" w:date="2022-03-09T18:50:00Z">
              <w:tcPr>
                <w:tcW w:w="705" w:type="dxa"/>
                <w:vAlign w:val="center"/>
              </w:tcPr>
            </w:tcPrChange>
          </w:tcPr>
          <w:p w14:paraId="4F5B0C04" w14:textId="51693724" w:rsidR="00B843FA" w:rsidRPr="00B843FA" w:rsidDel="00E17FE5"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247" w:author="Alhabibi, Haider@Energy [2]" w:date="2022-03-09T18:50:00Z"/>
                <w:rFonts w:asciiTheme="minorHAnsi" w:eastAsiaTheme="minorEastAsia" w:hAnsiTheme="minorHAnsi" w:cstheme="minorHAnsi"/>
                <w:sz w:val="20"/>
                <w:szCs w:val="18"/>
              </w:rPr>
            </w:pPr>
            <w:del w:id="1248" w:author="Alhabibi, Haider@Energy [2]" w:date="2022-03-09T18:50:00Z">
              <w:r w:rsidRPr="00B843FA" w:rsidDel="00E17FE5">
                <w:rPr>
                  <w:rFonts w:asciiTheme="minorHAnsi" w:eastAsiaTheme="minorEastAsia" w:hAnsiTheme="minorHAnsi" w:cstheme="minorHAnsi"/>
                  <w:sz w:val="20"/>
                  <w:szCs w:val="18"/>
                </w:rPr>
                <w:delText>02</w:delText>
              </w:r>
            </w:del>
          </w:p>
        </w:tc>
        <w:tc>
          <w:tcPr>
            <w:tcW w:w="10275" w:type="dxa"/>
            <w:vAlign w:val="center"/>
            <w:tcPrChange w:id="1249" w:author="Alhabibi, Haider@Energy [2]" w:date="2022-03-09T18:50:00Z">
              <w:tcPr>
                <w:tcW w:w="10275" w:type="dxa"/>
                <w:vAlign w:val="center"/>
              </w:tcPr>
            </w:tcPrChange>
          </w:tcPr>
          <w:p w14:paraId="72E8DDFA" w14:textId="601CF23D" w:rsidR="00B843FA" w:rsidRPr="00B843FA" w:rsidDel="00E17FE5"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250" w:author="Alhabibi, Haider@Energy [2]" w:date="2022-03-09T18:50:00Z"/>
                <w:rFonts w:asciiTheme="minorHAnsi" w:eastAsiaTheme="minorEastAsia" w:hAnsiTheme="minorHAnsi" w:cstheme="minorHAnsi"/>
                <w:sz w:val="18"/>
                <w:szCs w:val="18"/>
              </w:rPr>
            </w:pPr>
            <w:del w:id="1251" w:author="Alhabibi, Haider@Energy [2]" w:date="2022-03-09T18:50:00Z">
              <w:r w:rsidRPr="00B843FA" w:rsidDel="00E17FE5">
                <w:rPr>
                  <w:rFonts w:asciiTheme="minorHAnsi" w:eastAsiaTheme="minorEastAsia" w:hAnsiTheme="minorHAnsi" w:cstheme="minorHAnsi"/>
                  <w:sz w:val="18"/>
                  <w:szCs w:val="18"/>
                </w:rPr>
                <w:delText xml:space="preserve">Unfired </w:delText>
              </w:r>
              <w:r w:rsidR="002E14A5" w:rsidDel="00E17FE5">
                <w:rPr>
                  <w:rFonts w:asciiTheme="minorHAnsi" w:eastAsiaTheme="minorEastAsia" w:hAnsiTheme="minorHAnsi" w:cstheme="minorHAnsi"/>
                  <w:sz w:val="18"/>
                  <w:szCs w:val="18"/>
                </w:rPr>
                <w:delText>s</w:delText>
              </w:r>
              <w:r w:rsidRPr="00B843FA" w:rsidDel="00E17FE5">
                <w:rPr>
                  <w:rFonts w:asciiTheme="minorHAnsi" w:eastAsiaTheme="minorEastAsia" w:hAnsiTheme="minorHAnsi" w:cstheme="minorHAnsi"/>
                  <w:sz w:val="18"/>
                  <w:szCs w:val="18"/>
                </w:rPr>
                <w:delText xml:space="preserve">torage </w:delText>
              </w:r>
              <w:r w:rsidR="002E14A5" w:rsidDel="00E17FE5">
                <w:rPr>
                  <w:rFonts w:asciiTheme="minorHAnsi" w:eastAsiaTheme="minorEastAsia" w:hAnsiTheme="minorHAnsi" w:cstheme="minorHAnsi"/>
                  <w:sz w:val="18"/>
                  <w:szCs w:val="18"/>
                </w:rPr>
                <w:delText>t</w:delText>
              </w:r>
              <w:r w:rsidRPr="00B843FA" w:rsidDel="00E17FE5">
                <w:rPr>
                  <w:rFonts w:asciiTheme="minorHAnsi" w:eastAsiaTheme="minorEastAsia" w:hAnsiTheme="minorHAnsi" w:cstheme="minorHAnsi"/>
                  <w:sz w:val="18"/>
                  <w:szCs w:val="18"/>
                </w:rPr>
                <w:delText xml:space="preserve">anks are insulated with an external R-12 </w:delText>
              </w:r>
            </w:del>
            <w:ins w:id="1252" w:author="Tam, Danny@Energy" w:date="2021-11-05T15:21:00Z">
              <w:del w:id="1253" w:author="Alhabibi, Haider@Energy [2]" w:date="2022-03-09T18:50:00Z">
                <w:r w:rsidR="00A1041C" w:rsidDel="00E17FE5">
                  <w:rPr>
                    <w:rFonts w:asciiTheme="minorHAnsi" w:eastAsiaTheme="minorEastAsia" w:hAnsiTheme="minorHAnsi" w:cstheme="minorHAnsi"/>
                    <w:sz w:val="18"/>
                    <w:szCs w:val="18"/>
                  </w:rPr>
                  <w:delText>3.5</w:delText>
                </w:r>
                <w:r w:rsidR="00A1041C" w:rsidRPr="00B843FA" w:rsidDel="00E17FE5">
                  <w:rPr>
                    <w:rFonts w:asciiTheme="minorHAnsi" w:eastAsiaTheme="minorEastAsia" w:hAnsiTheme="minorHAnsi" w:cstheme="minorHAnsi"/>
                    <w:sz w:val="18"/>
                    <w:szCs w:val="18"/>
                  </w:rPr>
                  <w:delText xml:space="preserve"> </w:delText>
                </w:r>
              </w:del>
            </w:ins>
            <w:del w:id="1254" w:author="Alhabibi, Haider@Energy [2]" w:date="2022-03-09T18:50:00Z">
              <w:r w:rsidRPr="00B843FA" w:rsidDel="00E17FE5">
                <w:rPr>
                  <w:rFonts w:asciiTheme="minorHAnsi" w:eastAsiaTheme="minorEastAsia" w:hAnsiTheme="minorHAnsi" w:cstheme="minorHAnsi"/>
                  <w:sz w:val="18"/>
                  <w:szCs w:val="18"/>
                </w:rPr>
                <w:delText>or combination of R-16 internal and external Insulation. (Section 110.3(c)4).</w:delText>
              </w:r>
            </w:del>
          </w:p>
        </w:tc>
      </w:tr>
      <w:tr w:rsidR="00B843FA" w:rsidRPr="00B843FA" w:rsidDel="00E17FE5" w14:paraId="4DE928D5" w14:textId="6026FCF5" w:rsidTr="00E17FE5">
        <w:trPr>
          <w:trHeight w:val="144"/>
          <w:del w:id="1255" w:author="Alhabibi, Haider@Energy [2]" w:date="2022-03-09T18:50:00Z"/>
          <w:trPrChange w:id="1256" w:author="Alhabibi, Haider@Energy [2]" w:date="2022-03-09T18:50:00Z">
            <w:trPr>
              <w:trHeight w:val="144"/>
            </w:trPr>
          </w:trPrChange>
        </w:trPr>
        <w:tc>
          <w:tcPr>
            <w:tcW w:w="705" w:type="dxa"/>
            <w:vAlign w:val="center"/>
            <w:tcPrChange w:id="1257" w:author="Alhabibi, Haider@Energy [2]" w:date="2022-03-09T18:50:00Z">
              <w:tcPr>
                <w:tcW w:w="705" w:type="dxa"/>
                <w:vAlign w:val="center"/>
              </w:tcPr>
            </w:tcPrChange>
          </w:tcPr>
          <w:p w14:paraId="7D87C07A" w14:textId="5F82D7BA" w:rsidR="00B843FA" w:rsidRPr="00B843FA" w:rsidDel="00E17FE5" w:rsidRDefault="00B843FA" w:rsidP="00B843FA">
            <w:pPr>
              <w:keepNext/>
              <w:spacing w:after="0" w:line="240" w:lineRule="auto"/>
              <w:jc w:val="center"/>
              <w:rPr>
                <w:del w:id="1258" w:author="Alhabibi, Haider@Energy [2]" w:date="2022-03-09T18:50:00Z"/>
                <w:rFonts w:asciiTheme="minorHAnsi" w:eastAsiaTheme="minorEastAsia" w:hAnsiTheme="minorHAnsi" w:cstheme="minorHAnsi"/>
                <w:sz w:val="20"/>
                <w:szCs w:val="18"/>
              </w:rPr>
            </w:pPr>
            <w:del w:id="1259" w:author="Alhabibi, Haider@Energy [2]" w:date="2022-03-09T18:50:00Z">
              <w:r w:rsidRPr="00B843FA" w:rsidDel="00E17FE5">
                <w:rPr>
                  <w:rFonts w:asciiTheme="minorHAnsi" w:eastAsiaTheme="minorEastAsia" w:hAnsiTheme="minorHAnsi" w:cstheme="minorHAnsi"/>
                  <w:sz w:val="20"/>
                  <w:szCs w:val="18"/>
                </w:rPr>
                <w:delText>03</w:delText>
              </w:r>
            </w:del>
          </w:p>
        </w:tc>
        <w:tc>
          <w:tcPr>
            <w:tcW w:w="10275" w:type="dxa"/>
            <w:vAlign w:val="center"/>
            <w:tcPrChange w:id="1260" w:author="Alhabibi, Haider@Energy [2]" w:date="2022-03-09T18:50:00Z">
              <w:tcPr>
                <w:tcW w:w="10275" w:type="dxa"/>
                <w:vAlign w:val="center"/>
              </w:tcPr>
            </w:tcPrChange>
          </w:tcPr>
          <w:p w14:paraId="5BF0078C" w14:textId="4C9991B8" w:rsidR="00B843FA" w:rsidRPr="00B843FA" w:rsidDel="00E17FE5" w:rsidRDefault="00B843FA" w:rsidP="00B843FA">
            <w:pPr>
              <w:keepNext/>
              <w:autoSpaceDE w:val="0"/>
              <w:autoSpaceDN w:val="0"/>
              <w:adjustRightInd w:val="0"/>
              <w:spacing w:after="0" w:line="240" w:lineRule="auto"/>
              <w:rPr>
                <w:del w:id="1261" w:author="Alhabibi, Haider@Energy [2]" w:date="2022-03-09T18:50:00Z"/>
                <w:rFonts w:asciiTheme="minorHAnsi" w:eastAsiaTheme="minorEastAsia" w:hAnsiTheme="minorHAnsi" w:cstheme="minorHAnsi"/>
                <w:b/>
                <w:bCs/>
                <w:sz w:val="18"/>
                <w:szCs w:val="18"/>
              </w:rPr>
            </w:pPr>
            <w:del w:id="1262" w:author="Alhabibi, Haider@Energy [2]" w:date="2022-03-09T18:50:00Z">
              <w:r w:rsidRPr="00B843FA" w:rsidDel="00E17FE5">
                <w:rPr>
                  <w:rFonts w:asciiTheme="minorHAnsi" w:eastAsiaTheme="minorEastAsia" w:hAnsiTheme="minorHAnsi" w:cstheme="minorHAnsi"/>
                  <w:bCs/>
                  <w:sz w:val="18"/>
                  <w:szCs w:val="18"/>
                </w:rPr>
                <w:delText>All domestic hot water piping shall be insulated as specified in Section 609.11 of the California Plumbing Code. In addition, the following piping conditions shall have a minimum insulation wall thickness of 1 inch or a mi</w:delText>
              </w:r>
              <w:r w:rsidR="00A956FB" w:rsidDel="00E17FE5">
                <w:rPr>
                  <w:rFonts w:asciiTheme="minorHAnsi" w:eastAsiaTheme="minorEastAsia" w:hAnsiTheme="minorHAnsi" w:cstheme="minorHAnsi"/>
                  <w:bCs/>
                  <w:sz w:val="18"/>
                  <w:szCs w:val="18"/>
                </w:rPr>
                <w:delText>nimum insulation R-value of 7.7</w:delText>
              </w:r>
              <w:r w:rsidRPr="00B843FA" w:rsidDel="00E17FE5">
                <w:rPr>
                  <w:rFonts w:asciiTheme="minorHAnsi" w:eastAsiaTheme="minorEastAsia" w:hAnsiTheme="minorHAnsi" w:cstheme="minorHAnsi"/>
                  <w:bCs/>
                  <w:sz w:val="18"/>
                  <w:szCs w:val="18"/>
                </w:rPr>
                <w:delText xml:space="preserve"> (RA4.4.1)</w:delText>
              </w:r>
            </w:del>
          </w:p>
          <w:p w14:paraId="225E702F" w14:textId="2DBA5206" w:rsidR="00B843FA" w:rsidRPr="00B843FA" w:rsidDel="00E17FE5" w:rsidRDefault="00B843FA" w:rsidP="00E26207">
            <w:pPr>
              <w:keepNext/>
              <w:numPr>
                <w:ilvl w:val="1"/>
                <w:numId w:val="15"/>
              </w:numPr>
              <w:autoSpaceDE w:val="0"/>
              <w:autoSpaceDN w:val="0"/>
              <w:adjustRightInd w:val="0"/>
              <w:spacing w:after="0" w:line="240" w:lineRule="auto"/>
              <w:contextualSpacing/>
              <w:rPr>
                <w:del w:id="1263" w:author="Alhabibi, Haider@Energy [2]" w:date="2022-03-09T18:50:00Z"/>
                <w:rFonts w:asciiTheme="minorHAnsi" w:eastAsia="Times New Roman" w:hAnsiTheme="minorHAnsi" w:cstheme="minorHAnsi"/>
                <w:b/>
                <w:bCs/>
                <w:sz w:val="18"/>
                <w:szCs w:val="18"/>
              </w:rPr>
            </w:pPr>
            <w:del w:id="1264" w:author="Alhabibi, Haider@Energy [2]" w:date="2022-03-09T18:50:00Z">
              <w:r w:rsidRPr="00B843FA" w:rsidDel="00E17FE5">
                <w:rPr>
                  <w:rFonts w:asciiTheme="minorHAnsi" w:eastAsia="Times New Roman" w:hAnsiTheme="minorHAnsi" w:cstheme="minorHAnsi"/>
                  <w:bCs/>
                  <w:sz w:val="18"/>
                  <w:szCs w:val="18"/>
                </w:rPr>
                <w:delText>The first 5 feet (1.5 meters) of cold water pipes from the storage tank.</w:delText>
              </w:r>
            </w:del>
          </w:p>
          <w:p w14:paraId="1C028B40" w14:textId="7D333A28" w:rsidR="00B843FA" w:rsidRPr="00B843FA" w:rsidDel="00E17FE5" w:rsidRDefault="00B843FA" w:rsidP="00E26207">
            <w:pPr>
              <w:keepNext/>
              <w:numPr>
                <w:ilvl w:val="1"/>
                <w:numId w:val="15"/>
              </w:numPr>
              <w:autoSpaceDE w:val="0"/>
              <w:autoSpaceDN w:val="0"/>
              <w:adjustRightInd w:val="0"/>
              <w:spacing w:after="0" w:line="240" w:lineRule="auto"/>
              <w:contextualSpacing/>
              <w:rPr>
                <w:del w:id="1265" w:author="Alhabibi, Haider@Energy [2]" w:date="2022-03-09T18:50:00Z"/>
                <w:rFonts w:asciiTheme="minorHAnsi" w:eastAsia="Times New Roman" w:hAnsiTheme="minorHAnsi" w:cstheme="minorHAnsi"/>
                <w:b/>
                <w:bCs/>
                <w:sz w:val="18"/>
                <w:szCs w:val="18"/>
              </w:rPr>
            </w:pPr>
            <w:del w:id="1266" w:author="Alhabibi, Haider@Energy [2]" w:date="2022-03-09T18:50:00Z">
              <w:r w:rsidRPr="00B843FA" w:rsidDel="00E17FE5">
                <w:rPr>
                  <w:rFonts w:asciiTheme="minorHAnsi" w:eastAsia="Times New Roman" w:hAnsiTheme="minorHAnsi" w:cstheme="minorHAnsi"/>
                  <w:bCs/>
                  <w:sz w:val="18"/>
                  <w:szCs w:val="18"/>
                </w:rPr>
                <w:delText>All piping with a nominal diameter of 3/4 inch (19 millimeter) and less than 1 inch.</w:delText>
              </w:r>
            </w:del>
          </w:p>
          <w:p w14:paraId="28A4D75D" w14:textId="25414B54" w:rsidR="00B843FA" w:rsidRPr="003F5E03" w:rsidDel="00E17FE5" w:rsidRDefault="00B843FA" w:rsidP="00E26207">
            <w:pPr>
              <w:keepNext/>
              <w:numPr>
                <w:ilvl w:val="1"/>
                <w:numId w:val="15"/>
              </w:numPr>
              <w:autoSpaceDE w:val="0"/>
              <w:autoSpaceDN w:val="0"/>
              <w:adjustRightInd w:val="0"/>
              <w:spacing w:after="0" w:line="240" w:lineRule="auto"/>
              <w:contextualSpacing/>
              <w:rPr>
                <w:del w:id="1267" w:author="Alhabibi, Haider@Energy [2]" w:date="2022-03-09T18:50:00Z"/>
                <w:rFonts w:asciiTheme="minorHAnsi" w:eastAsia="Times New Roman" w:hAnsiTheme="minorHAnsi" w:cstheme="minorHAnsi"/>
                <w:b/>
                <w:bCs/>
                <w:sz w:val="18"/>
                <w:szCs w:val="18"/>
              </w:rPr>
            </w:pPr>
            <w:del w:id="1268" w:author="Alhabibi, Haider@Energy [2]" w:date="2022-03-09T18:50:00Z">
              <w:r w:rsidRPr="00B843FA" w:rsidDel="00E17FE5">
                <w:rPr>
                  <w:rFonts w:asciiTheme="minorHAnsi" w:eastAsia="Times New Roman" w:hAnsiTheme="minorHAnsi" w:cstheme="minorHAnsi"/>
                  <w:bCs/>
                  <w:sz w:val="18"/>
                  <w:szCs w:val="18"/>
                </w:rPr>
                <w:delText>All hot water piping from the heating source to the kitchen fixtures.</w:delText>
              </w:r>
            </w:del>
          </w:p>
          <w:p w14:paraId="3DA11E46" w14:textId="2000513F" w:rsidR="003F5E03" w:rsidRPr="003F5E03" w:rsidDel="00E17FE5" w:rsidRDefault="003F5E03" w:rsidP="00E26207">
            <w:pPr>
              <w:keepNext/>
              <w:numPr>
                <w:ilvl w:val="1"/>
                <w:numId w:val="15"/>
              </w:numPr>
              <w:autoSpaceDE w:val="0"/>
              <w:autoSpaceDN w:val="0"/>
              <w:adjustRightInd w:val="0"/>
              <w:spacing w:after="0" w:line="240" w:lineRule="auto"/>
              <w:contextualSpacing/>
              <w:rPr>
                <w:del w:id="1269" w:author="Alhabibi, Haider@Energy [2]" w:date="2022-03-09T18:50:00Z"/>
                <w:rFonts w:asciiTheme="minorHAnsi" w:eastAsia="Times New Roman" w:hAnsiTheme="minorHAnsi" w:cstheme="minorHAnsi"/>
                <w:b/>
                <w:bCs/>
                <w:sz w:val="18"/>
                <w:szCs w:val="18"/>
              </w:rPr>
            </w:pPr>
            <w:del w:id="1270" w:author="Alhabibi, Haider@Energy [2]" w:date="2022-03-09T18:50:00Z">
              <w:r w:rsidRPr="00B843FA" w:rsidDel="00E17FE5">
                <w:rPr>
                  <w:rFonts w:asciiTheme="minorHAnsi" w:eastAsia="Times New Roman" w:hAnsiTheme="minorHAnsi" w:cstheme="minorHAnsi"/>
                  <w:bCs/>
                  <w:sz w:val="18"/>
                  <w:szCs w:val="18"/>
                </w:rPr>
                <w:delText>Piping from the heating source to storage tank or between tanks</w:delText>
              </w:r>
            </w:del>
          </w:p>
          <w:p w14:paraId="64DEB6EF" w14:textId="5806078B" w:rsidR="003F5E03" w:rsidRPr="00B843FA" w:rsidDel="00E17FE5" w:rsidRDefault="003F5E03" w:rsidP="00E26207">
            <w:pPr>
              <w:keepNext/>
              <w:numPr>
                <w:ilvl w:val="1"/>
                <w:numId w:val="15"/>
              </w:numPr>
              <w:autoSpaceDE w:val="0"/>
              <w:autoSpaceDN w:val="0"/>
              <w:adjustRightInd w:val="0"/>
              <w:spacing w:after="0" w:line="240" w:lineRule="auto"/>
              <w:contextualSpacing/>
              <w:rPr>
                <w:del w:id="1271" w:author="Alhabibi, Haider@Energy [2]" w:date="2022-03-09T18:50:00Z"/>
                <w:rFonts w:asciiTheme="minorHAnsi" w:eastAsia="Times New Roman" w:hAnsiTheme="minorHAnsi" w:cstheme="minorHAnsi"/>
                <w:b/>
                <w:bCs/>
                <w:sz w:val="18"/>
                <w:szCs w:val="18"/>
              </w:rPr>
            </w:pPr>
            <w:del w:id="1272" w:author="Alhabibi, Haider@Energy [2]" w:date="2022-03-09T18:50:00Z">
              <w:r w:rsidDel="00E17FE5">
                <w:rPr>
                  <w:rFonts w:asciiTheme="minorHAnsi" w:eastAsia="Times New Roman" w:hAnsiTheme="minorHAnsi" w:cstheme="minorHAnsi"/>
                  <w:bCs/>
                  <w:sz w:val="18"/>
                  <w:szCs w:val="18"/>
                </w:rPr>
                <w:delText>All piping associated with a recirculation system.</w:delText>
              </w:r>
            </w:del>
          </w:p>
          <w:p w14:paraId="56E6DEB4" w14:textId="3F5B268D" w:rsidR="00B843FA" w:rsidRPr="00B843FA" w:rsidDel="00E17FE5" w:rsidRDefault="00B843FA" w:rsidP="00E26207">
            <w:pPr>
              <w:keepNext/>
              <w:numPr>
                <w:ilvl w:val="1"/>
                <w:numId w:val="15"/>
              </w:numPr>
              <w:autoSpaceDE w:val="0"/>
              <w:autoSpaceDN w:val="0"/>
              <w:adjustRightInd w:val="0"/>
              <w:spacing w:after="0" w:line="240" w:lineRule="auto"/>
              <w:contextualSpacing/>
              <w:rPr>
                <w:del w:id="1273" w:author="Alhabibi, Haider@Energy [2]" w:date="2022-03-09T18:50:00Z"/>
                <w:rFonts w:asciiTheme="minorHAnsi" w:eastAsia="Times New Roman" w:hAnsiTheme="minorHAnsi" w:cstheme="minorHAnsi"/>
                <w:b/>
                <w:bCs/>
                <w:sz w:val="18"/>
                <w:szCs w:val="18"/>
              </w:rPr>
            </w:pPr>
            <w:del w:id="1274" w:author="Alhabibi, Haider@Energy [2]" w:date="2022-03-09T18:50:00Z">
              <w:r w:rsidRPr="00B843FA" w:rsidDel="00E17FE5">
                <w:rPr>
                  <w:rFonts w:asciiTheme="minorHAnsi" w:eastAsia="Times New Roman" w:hAnsiTheme="minorHAnsi" w:cstheme="minorHAnsi"/>
                  <w:bCs/>
                  <w:sz w:val="18"/>
                  <w:szCs w:val="18"/>
                </w:rPr>
                <w:delText>All underground piping.</w:delText>
              </w:r>
            </w:del>
          </w:p>
          <w:p w14:paraId="338D8123" w14:textId="6667AF8D" w:rsidR="00B843FA" w:rsidRPr="003F5E03" w:rsidDel="00E17FE5" w:rsidRDefault="00B843FA" w:rsidP="00E26207">
            <w:pPr>
              <w:keepNext/>
              <w:numPr>
                <w:ilvl w:val="1"/>
                <w:numId w:val="10"/>
              </w:numPr>
              <w:autoSpaceDE w:val="0"/>
              <w:autoSpaceDN w:val="0"/>
              <w:adjustRightInd w:val="0"/>
              <w:spacing w:after="0" w:line="240" w:lineRule="auto"/>
              <w:ind w:left="271" w:hanging="277"/>
              <w:contextualSpacing/>
              <w:rPr>
                <w:del w:id="1275" w:author="Alhabibi, Haider@Energy [2]" w:date="2022-03-09T18:50:00Z"/>
                <w:rFonts w:asciiTheme="minorHAnsi" w:eastAsia="Times New Roman" w:hAnsiTheme="minorHAnsi" w:cstheme="minorHAnsi"/>
                <w:bCs/>
                <w:sz w:val="18"/>
                <w:szCs w:val="18"/>
              </w:rPr>
            </w:pPr>
            <w:del w:id="1276" w:author="Alhabibi, Haider@Energy [2]" w:date="2022-03-09T18:50:00Z">
              <w:r w:rsidRPr="00B843FA" w:rsidDel="00E17FE5">
                <w:rPr>
                  <w:rFonts w:asciiTheme="minorHAnsi" w:eastAsia="Times New Roman" w:hAnsiTheme="minorHAnsi" w:cstheme="minorHAnsi"/>
                  <w:bCs/>
                  <w:sz w:val="18"/>
                  <w:szCs w:val="18"/>
                </w:rPr>
                <w:delText>Insulation buried below grade must be installed in a waterproof and non-crushable casing or sleeve.</w:delText>
              </w:r>
            </w:del>
          </w:p>
          <w:p w14:paraId="569FF2DB" w14:textId="5F3405A9" w:rsidR="00B843FA" w:rsidRPr="00B843FA" w:rsidDel="00E17FE5" w:rsidRDefault="00B843FA" w:rsidP="00E26207">
            <w:pPr>
              <w:keepNext/>
              <w:numPr>
                <w:ilvl w:val="1"/>
                <w:numId w:val="5"/>
              </w:numPr>
              <w:autoSpaceDE w:val="0"/>
              <w:autoSpaceDN w:val="0"/>
              <w:adjustRightInd w:val="0"/>
              <w:spacing w:after="0" w:line="240" w:lineRule="auto"/>
              <w:ind w:left="271" w:hanging="277"/>
              <w:contextualSpacing/>
              <w:rPr>
                <w:del w:id="1277" w:author="Alhabibi, Haider@Energy [2]" w:date="2022-03-09T18:50:00Z"/>
                <w:rFonts w:asciiTheme="minorHAnsi" w:eastAsia="Times New Roman" w:hAnsiTheme="minorHAnsi" w:cstheme="minorHAnsi"/>
                <w:b/>
                <w:bCs/>
                <w:sz w:val="18"/>
                <w:szCs w:val="18"/>
              </w:rPr>
            </w:pPr>
            <w:del w:id="1278" w:author="Alhabibi, Haider@Energy [2]" w:date="2022-03-09T18:50:00Z">
              <w:r w:rsidRPr="00B843FA" w:rsidDel="00E17FE5">
                <w:rPr>
                  <w:rFonts w:asciiTheme="minorHAnsi" w:eastAsia="Times New Roman" w:hAnsiTheme="minorHAnsi" w:cstheme="minorHAnsi"/>
                  <w:bCs/>
                  <w:sz w:val="18"/>
                  <w:szCs w:val="18"/>
                </w:rPr>
                <w:delTex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delText>
              </w:r>
            </w:del>
          </w:p>
          <w:p w14:paraId="51349EEA" w14:textId="172A7B46" w:rsidR="00B843FA" w:rsidRPr="00B843FA" w:rsidDel="00E17FE5" w:rsidRDefault="00B843FA" w:rsidP="00E26207">
            <w:pPr>
              <w:keepNext/>
              <w:numPr>
                <w:ilvl w:val="1"/>
                <w:numId w:val="5"/>
              </w:numPr>
              <w:autoSpaceDE w:val="0"/>
              <w:autoSpaceDN w:val="0"/>
              <w:adjustRightInd w:val="0"/>
              <w:spacing w:after="0" w:line="240" w:lineRule="auto"/>
              <w:ind w:left="271" w:hanging="277"/>
              <w:contextualSpacing/>
              <w:rPr>
                <w:del w:id="1279" w:author="Alhabibi, Haider@Energy [2]" w:date="2022-03-09T18:50:00Z"/>
                <w:rFonts w:asciiTheme="minorHAnsi" w:eastAsia="Times New Roman" w:hAnsiTheme="minorHAnsi" w:cstheme="minorHAnsi"/>
                <w:b/>
                <w:bCs/>
                <w:sz w:val="18"/>
                <w:szCs w:val="18"/>
              </w:rPr>
            </w:pPr>
            <w:del w:id="1280" w:author="Alhabibi, Haider@Energy [2]" w:date="2022-03-09T18:50:00Z">
              <w:r w:rsidRPr="00B843FA" w:rsidDel="00E17FE5">
                <w:rPr>
                  <w:rFonts w:asciiTheme="minorHAnsi" w:eastAsia="Times New Roman" w:hAnsiTheme="minorHAnsi" w:cstheme="minorHAnsi"/>
                  <w:bCs/>
                  <w:sz w:val="18"/>
                  <w:szCs w:val="18"/>
                </w:rPr>
                <w:delText>Piping installed in interior or exterior walls that is surrounded on all sides by at least 1 inch (</w:delText>
              </w:r>
              <w:r w:rsidR="00684EC5" w:rsidDel="00E17FE5">
                <w:rPr>
                  <w:rFonts w:asciiTheme="minorHAnsi" w:eastAsia="Times New Roman" w:hAnsiTheme="minorHAnsi" w:cstheme="minorHAnsi"/>
                  <w:bCs/>
                  <w:sz w:val="18"/>
                  <w:szCs w:val="18"/>
                </w:rPr>
                <w:delText>2.</w:delText>
              </w:r>
              <w:r w:rsidRPr="00B843FA" w:rsidDel="00E17FE5">
                <w:rPr>
                  <w:rFonts w:asciiTheme="minorHAnsi" w:eastAsia="Times New Roman" w:hAnsiTheme="minorHAnsi" w:cstheme="minorHAnsi"/>
                  <w:bCs/>
                  <w:sz w:val="18"/>
                  <w:szCs w:val="18"/>
                </w:rPr>
                <w:delText>5 cm) of insulation.</w:delText>
              </w:r>
            </w:del>
          </w:p>
          <w:p w14:paraId="6AC14B4D" w14:textId="0CA5E903" w:rsidR="00B843FA" w:rsidRPr="00B843FA" w:rsidDel="00E17FE5" w:rsidRDefault="00B843FA" w:rsidP="00E26207">
            <w:pPr>
              <w:keepNext/>
              <w:numPr>
                <w:ilvl w:val="1"/>
                <w:numId w:val="5"/>
              </w:numPr>
              <w:autoSpaceDE w:val="0"/>
              <w:autoSpaceDN w:val="0"/>
              <w:adjustRightInd w:val="0"/>
              <w:spacing w:after="0" w:line="240" w:lineRule="auto"/>
              <w:ind w:left="271" w:hanging="277"/>
              <w:contextualSpacing/>
              <w:rPr>
                <w:del w:id="1281" w:author="Alhabibi, Haider@Energy [2]" w:date="2022-03-09T18:50:00Z"/>
                <w:rFonts w:asciiTheme="minorHAnsi" w:eastAsia="Times New Roman" w:hAnsiTheme="minorHAnsi" w:cstheme="minorHAnsi"/>
                <w:b/>
                <w:bCs/>
                <w:sz w:val="18"/>
                <w:szCs w:val="18"/>
              </w:rPr>
            </w:pPr>
            <w:del w:id="1282" w:author="Alhabibi, Haider@Energy [2]" w:date="2022-03-09T18:50:00Z">
              <w:r w:rsidRPr="00B843FA" w:rsidDel="00E17FE5">
                <w:rPr>
                  <w:rFonts w:asciiTheme="minorHAnsi" w:eastAsia="Times New Roman" w:hAnsiTheme="minorHAnsi" w:cstheme="minorHAnsi"/>
                  <w:bCs/>
                  <w:sz w:val="18"/>
                  <w:szCs w:val="18"/>
                </w:rPr>
                <w:delText>Piping installed in crawlspace with a minimum of 1 inches (</w:delText>
              </w:r>
              <w:r w:rsidR="00684EC5" w:rsidDel="00E17FE5">
                <w:rPr>
                  <w:rFonts w:asciiTheme="minorHAnsi" w:eastAsia="Times New Roman" w:hAnsiTheme="minorHAnsi" w:cstheme="minorHAnsi"/>
                  <w:bCs/>
                  <w:sz w:val="18"/>
                  <w:szCs w:val="18"/>
                </w:rPr>
                <w:delText>2.</w:delText>
              </w:r>
              <w:r w:rsidRPr="00B843FA" w:rsidDel="00E17FE5">
                <w:rPr>
                  <w:rFonts w:asciiTheme="minorHAnsi" w:eastAsia="Times New Roman" w:hAnsiTheme="minorHAnsi" w:cstheme="minorHAnsi"/>
                  <w:bCs/>
                  <w:sz w:val="18"/>
                  <w:szCs w:val="18"/>
                </w:rPr>
                <w:delText>5 cm) of crawlspace insulation above and below.</w:delText>
              </w:r>
            </w:del>
          </w:p>
          <w:p w14:paraId="1472B014" w14:textId="3468F235" w:rsidR="00B843FA" w:rsidRPr="00B843FA" w:rsidDel="00E17FE5" w:rsidRDefault="00B843FA" w:rsidP="00E26207">
            <w:pPr>
              <w:keepNext/>
              <w:numPr>
                <w:ilvl w:val="1"/>
                <w:numId w:val="5"/>
              </w:numPr>
              <w:autoSpaceDE w:val="0"/>
              <w:autoSpaceDN w:val="0"/>
              <w:adjustRightInd w:val="0"/>
              <w:spacing w:after="0" w:line="240" w:lineRule="auto"/>
              <w:ind w:left="271" w:hanging="277"/>
              <w:contextualSpacing/>
              <w:rPr>
                <w:del w:id="1283" w:author="Alhabibi, Haider@Energy [2]" w:date="2022-03-09T18:50:00Z"/>
                <w:rFonts w:asciiTheme="minorHAnsi" w:eastAsia="Times New Roman" w:hAnsiTheme="minorHAnsi" w:cstheme="minorHAnsi"/>
                <w:b/>
                <w:bCs/>
                <w:sz w:val="18"/>
                <w:szCs w:val="18"/>
              </w:rPr>
            </w:pPr>
            <w:del w:id="1284" w:author="Alhabibi, Haider@Energy [2]" w:date="2022-03-09T18:50:00Z">
              <w:r w:rsidRPr="00B843FA" w:rsidDel="00E17FE5">
                <w:rPr>
                  <w:rFonts w:asciiTheme="minorHAnsi" w:eastAsia="Times New Roman" w:hAnsiTheme="minorHAnsi" w:cstheme="minorHAnsi"/>
                  <w:bCs/>
                  <w:sz w:val="18"/>
                  <w:szCs w:val="18"/>
                </w:rPr>
                <w:delText>Piping installed in attics with a minimum of 4 inches (10 cm) of attic insulation on top</w:delText>
              </w:r>
              <w:r w:rsidR="002E14A5" w:rsidDel="00E17FE5">
                <w:rPr>
                  <w:rFonts w:asciiTheme="minorHAnsi" w:eastAsia="Times New Roman" w:hAnsiTheme="minorHAnsi" w:cstheme="minorHAnsi"/>
                  <w:bCs/>
                  <w:sz w:val="18"/>
                  <w:szCs w:val="18"/>
                </w:rPr>
                <w:delText>.</w:delText>
              </w:r>
            </w:del>
          </w:p>
          <w:p w14:paraId="0ED9A059" w14:textId="301CE918" w:rsidR="00B843FA" w:rsidRPr="00B843FA" w:rsidDel="00E17FE5" w:rsidRDefault="00B843FA" w:rsidP="00E26207">
            <w:pPr>
              <w:keepNext/>
              <w:numPr>
                <w:ilvl w:val="1"/>
                <w:numId w:val="5"/>
              </w:numPr>
              <w:autoSpaceDE w:val="0"/>
              <w:autoSpaceDN w:val="0"/>
              <w:adjustRightInd w:val="0"/>
              <w:spacing w:after="0" w:line="240" w:lineRule="auto"/>
              <w:ind w:left="271" w:hanging="277"/>
              <w:contextualSpacing/>
              <w:rPr>
                <w:del w:id="1285" w:author="Alhabibi, Haider@Energy [2]" w:date="2022-03-09T18:50:00Z"/>
                <w:rFonts w:asciiTheme="minorHAnsi" w:eastAsia="Times New Roman" w:hAnsiTheme="minorHAnsi" w:cstheme="minorHAnsi"/>
                <w:b/>
                <w:bCs/>
                <w:sz w:val="18"/>
                <w:szCs w:val="18"/>
              </w:rPr>
            </w:pPr>
            <w:del w:id="1286" w:author="Alhabibi, Haider@Energy [2]" w:date="2022-03-09T18:50:00Z">
              <w:r w:rsidRPr="00B843FA" w:rsidDel="00E17FE5">
                <w:rPr>
                  <w:rFonts w:asciiTheme="minorHAnsi" w:eastAsia="Times New Roman" w:hAnsiTheme="minorHAnsi" w:cstheme="minorHAnsi"/>
                  <w:bCs/>
                  <w:sz w:val="18"/>
                  <w:szCs w:val="18"/>
                </w:rPr>
                <w:delText>Pipe insulation shall fit tightly and all elbows and tees shall be fully insulated.</w:delText>
              </w:r>
            </w:del>
          </w:p>
        </w:tc>
      </w:tr>
      <w:tr w:rsidR="00B843FA" w:rsidRPr="00B843FA" w:rsidDel="00E17FE5" w14:paraId="0A4A72E6" w14:textId="320A6DBF" w:rsidTr="00E17FE5">
        <w:trPr>
          <w:trHeight w:val="144"/>
          <w:tblHeader/>
          <w:del w:id="1287" w:author="Alhabibi, Haider@Energy [2]" w:date="2022-03-09T18:50:00Z"/>
          <w:trPrChange w:id="1288" w:author="Alhabibi, Haider@Energy [2]" w:date="2022-03-09T18:50:00Z">
            <w:trPr>
              <w:trHeight w:val="144"/>
              <w:tblHeader/>
            </w:trPr>
          </w:trPrChange>
        </w:trPr>
        <w:tc>
          <w:tcPr>
            <w:tcW w:w="705" w:type="dxa"/>
            <w:vAlign w:val="center"/>
            <w:tcPrChange w:id="1289" w:author="Alhabibi, Haider@Energy [2]" w:date="2022-03-09T18:50:00Z">
              <w:tcPr>
                <w:tcW w:w="705" w:type="dxa"/>
                <w:vAlign w:val="center"/>
              </w:tcPr>
            </w:tcPrChange>
          </w:tcPr>
          <w:p w14:paraId="04D05D8E" w14:textId="23F6C7F8" w:rsidR="00B843FA" w:rsidRPr="00B843FA" w:rsidDel="00E17FE5"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290" w:author="Alhabibi, Haider@Energy [2]" w:date="2022-03-09T18:50:00Z"/>
                <w:rFonts w:asciiTheme="minorHAnsi" w:eastAsia="Times New Roman" w:hAnsiTheme="minorHAnsi" w:cstheme="minorHAnsi"/>
                <w:b/>
                <w:sz w:val="20"/>
                <w:szCs w:val="18"/>
              </w:rPr>
            </w:pPr>
            <w:del w:id="1291" w:author="Alhabibi, Haider@Energy [2]" w:date="2022-03-09T18:50:00Z">
              <w:r w:rsidRPr="00B843FA" w:rsidDel="00E17FE5">
                <w:rPr>
                  <w:rFonts w:asciiTheme="minorHAnsi" w:eastAsiaTheme="minorEastAsia" w:hAnsiTheme="minorHAnsi" w:cstheme="minorHAnsi"/>
                  <w:sz w:val="20"/>
                  <w:szCs w:val="18"/>
                </w:rPr>
                <w:delText>04</w:delText>
              </w:r>
            </w:del>
          </w:p>
        </w:tc>
        <w:tc>
          <w:tcPr>
            <w:tcW w:w="10275" w:type="dxa"/>
            <w:vAlign w:val="center"/>
            <w:tcPrChange w:id="1292" w:author="Alhabibi, Haider@Energy [2]" w:date="2022-03-09T18:50:00Z">
              <w:tcPr>
                <w:tcW w:w="10275" w:type="dxa"/>
                <w:vAlign w:val="center"/>
              </w:tcPr>
            </w:tcPrChange>
          </w:tcPr>
          <w:p w14:paraId="48A1D2D3" w14:textId="263CA907" w:rsidR="00B843FA" w:rsidDel="00E17FE5"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293" w:author="Tam, Danny@Energy" w:date="2021-11-05T15:31:00Z"/>
                <w:del w:id="1294" w:author="Alhabibi, Haider@Energy [2]" w:date="2022-03-09T18:50:00Z"/>
                <w:rFonts w:asciiTheme="minorHAnsi" w:eastAsia="Times New Roman" w:hAnsiTheme="minorHAnsi" w:cstheme="minorHAnsi"/>
                <w:sz w:val="18"/>
                <w:szCs w:val="18"/>
              </w:rPr>
            </w:pPr>
            <w:del w:id="1295" w:author="Alhabibi, Haider@Energy [2]" w:date="2022-03-09T18:50:00Z">
              <w:r w:rsidRPr="00B843FA" w:rsidDel="00E17FE5">
                <w:rPr>
                  <w:rFonts w:asciiTheme="minorHAnsi" w:eastAsia="Times New Roman" w:hAnsiTheme="minorHAnsi" w:cstheme="minorHAnsi"/>
                  <w:sz w:val="18"/>
                  <w:szCs w:val="18"/>
                </w:rPr>
                <w:delText xml:space="preserve">For Gas or Propane Water Heaters:  Ensure </w:delText>
              </w:r>
            </w:del>
            <w:ins w:id="1296" w:author="Tam, Danny@Energy" w:date="2021-11-05T15:31:00Z">
              <w:del w:id="1297" w:author="Alhabibi, Haider@Energy [2]" w:date="2022-03-09T18:50:00Z">
                <w:r w:rsidR="0020638D" w:rsidDel="00E17FE5">
                  <w:rPr>
                    <w:rFonts w:asciiTheme="minorHAnsi" w:eastAsia="Times New Roman" w:hAnsiTheme="minorHAnsi" w:cstheme="minorHAnsi"/>
                    <w:sz w:val="18"/>
                    <w:szCs w:val="18"/>
                  </w:rPr>
                  <w:delText xml:space="preserve">either a </w:delText>
                </w:r>
                <w:r w:rsidR="0020638D" w:rsidRPr="00E96E3C" w:rsidDel="00E17FE5">
                  <w:rPr>
                    <w:rFonts w:asciiTheme="minorHAnsi" w:eastAsia="Times New Roman" w:hAnsiTheme="minorHAnsi" w:cstheme="minorHAnsi"/>
                    <w:b/>
                    <w:bCs/>
                    <w:sz w:val="20"/>
                    <w:szCs w:val="20"/>
                  </w:rPr>
                  <w:delText>or</w:delText>
                </w:r>
                <w:r w:rsidR="0020638D" w:rsidDel="00E17FE5">
                  <w:rPr>
                    <w:rFonts w:asciiTheme="minorHAnsi" w:eastAsia="Times New Roman" w:hAnsiTheme="minorHAnsi" w:cstheme="minorHAnsi"/>
                    <w:sz w:val="18"/>
                    <w:szCs w:val="18"/>
                  </w:rPr>
                  <w:delText xml:space="preserve"> b</w:delText>
                </w:r>
              </w:del>
            </w:ins>
            <w:del w:id="1298" w:author="Alhabibi, Haider@Energy [2]" w:date="2022-03-09T18:50:00Z">
              <w:r w:rsidRPr="00B843FA" w:rsidDel="00E17FE5">
                <w:rPr>
                  <w:rFonts w:asciiTheme="minorHAnsi" w:eastAsia="Times New Roman" w:hAnsiTheme="minorHAnsi" w:cstheme="minorHAnsi"/>
                  <w:sz w:val="18"/>
                  <w:szCs w:val="18"/>
                </w:rPr>
                <w:delText>the following are installed (Section 150.0(n))</w:delText>
              </w:r>
            </w:del>
          </w:p>
          <w:p w14:paraId="6ADC5175" w14:textId="631992A3" w:rsidR="00C37E7C" w:rsidRPr="00E96E3C" w:rsidDel="00E17FE5" w:rsidRDefault="00C37E7C" w:rsidP="00287857">
            <w:pPr>
              <w:pStyle w:val="ListParagraph"/>
              <w:keepNext/>
              <w:numPr>
                <w:ilvl w:val="0"/>
                <w:numId w:val="21"/>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299" w:author="Alhabibi, Haider@Energy [2]" w:date="2022-03-09T18:50:00Z"/>
                <w:rFonts w:asciiTheme="minorHAnsi" w:eastAsia="Times New Roman" w:hAnsiTheme="minorHAnsi" w:cstheme="minorHAnsi"/>
                <w:sz w:val="18"/>
                <w:szCs w:val="18"/>
              </w:rPr>
            </w:pPr>
            <w:ins w:id="1300" w:author="Tam, Danny@Energy" w:date="2021-11-05T15:31:00Z">
              <w:del w:id="1301" w:author="Alhabibi, Haider@Energy [2]" w:date="2022-03-09T18:50:00Z">
                <w:r w:rsidRPr="00E96E3C" w:rsidDel="00E17FE5">
                  <w:rPr>
                    <w:rFonts w:asciiTheme="minorHAnsi" w:eastAsia="Times New Roman" w:hAnsiTheme="minorHAnsi" w:cstheme="minorHAnsi"/>
                    <w:sz w:val="18"/>
                    <w:szCs w:val="18"/>
                  </w:rPr>
                  <w:delText>A designated space at least 2.5 feet by 2.5 feet and 7 feet tall within 3 feet from the water heater</w:delText>
                </w:r>
              </w:del>
            </w:ins>
          </w:p>
          <w:p w14:paraId="0321B203" w14:textId="732295D0" w:rsidR="00B843FA" w:rsidRPr="00B843FA" w:rsidDel="00E17FE5" w:rsidRDefault="00B843FA" w:rsidP="00E96E3C">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del w:id="1302" w:author="Alhabibi, Haider@Energy [2]" w:date="2022-03-09T18:50:00Z"/>
                <w:rFonts w:asciiTheme="minorHAnsi" w:eastAsia="Times New Roman" w:hAnsiTheme="minorHAnsi" w:cstheme="minorHAnsi"/>
                <w:sz w:val="18"/>
                <w:szCs w:val="18"/>
              </w:rPr>
            </w:pPr>
            <w:del w:id="1303" w:author="Alhabibi, Haider@Energy [2]" w:date="2022-03-09T18:50:00Z">
              <w:r w:rsidRPr="00B843FA" w:rsidDel="00E17FE5">
                <w:rPr>
                  <w:rFonts w:asciiTheme="minorHAnsi" w:eastAsia="Times New Roman" w:hAnsiTheme="minorHAnsi" w:cstheme="minorHAnsi"/>
                  <w:sz w:val="18"/>
                  <w:szCs w:val="18"/>
                </w:rPr>
                <w:delText xml:space="preserve">A dedicated 125V, 20A electrical receptacle connected to the electric panel with a 120/240V 3 conductor, 10 AWG copper branch circuit, within 3 feet from the water heater and </w:delText>
              </w:r>
              <w:r w:rsidR="002E14A5" w:rsidDel="00E17FE5">
                <w:rPr>
                  <w:rFonts w:asciiTheme="minorHAnsi" w:eastAsia="Times New Roman" w:hAnsiTheme="minorHAnsi" w:cstheme="minorHAnsi"/>
                  <w:sz w:val="18"/>
                  <w:szCs w:val="18"/>
                </w:rPr>
                <w:delText xml:space="preserve">is </w:delText>
              </w:r>
              <w:r w:rsidRPr="00B843FA" w:rsidDel="00E17FE5">
                <w:rPr>
                  <w:rFonts w:asciiTheme="minorHAnsi" w:eastAsia="Times New Roman" w:hAnsiTheme="minorHAnsi" w:cstheme="minorHAnsi"/>
                  <w:sz w:val="18"/>
                  <w:szCs w:val="18"/>
                </w:rPr>
                <w:delText>accessible with no obstructions</w:delText>
              </w:r>
              <w:r w:rsidR="002E14A5" w:rsidDel="00E17FE5">
                <w:rPr>
                  <w:rFonts w:asciiTheme="minorHAnsi" w:eastAsia="Times New Roman" w:hAnsiTheme="minorHAnsi" w:cstheme="minorHAnsi"/>
                  <w:sz w:val="18"/>
                  <w:szCs w:val="18"/>
                </w:rPr>
                <w:delText>.</w:delText>
              </w:r>
            </w:del>
          </w:p>
          <w:p w14:paraId="3EB6C9E6" w14:textId="50BFC438" w:rsidR="00B843FA" w:rsidRPr="00B843FA" w:rsidDel="00E17FE5" w:rsidRDefault="00B843FA" w:rsidP="00E96E3C">
            <w:pPr>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del w:id="1304" w:author="Alhabibi, Haider@Energy [2]" w:date="2022-03-09T18:50:00Z"/>
                <w:rFonts w:asciiTheme="minorHAnsi" w:eastAsia="Times New Roman" w:hAnsiTheme="minorHAnsi" w:cstheme="minorHAnsi"/>
                <w:sz w:val="18"/>
                <w:szCs w:val="18"/>
              </w:rPr>
            </w:pPr>
            <w:del w:id="1305" w:author="Alhabibi, Haider@Energy [2]" w:date="2022-03-09T18:50:00Z">
              <w:r w:rsidRPr="00B843FA" w:rsidDel="00E17FE5">
                <w:rPr>
                  <w:rFonts w:asciiTheme="minorHAnsi" w:eastAsia="Times New Roman" w:hAnsiTheme="minorHAnsi" w:cstheme="minorHAnsi"/>
                  <w:sz w:val="18"/>
                  <w:szCs w:val="18"/>
                </w:rPr>
                <w:delText xml:space="preserve">The conductor shall be labeled with the </w:delText>
              </w:r>
              <w:r w:rsidR="002E14A5" w:rsidDel="00E17FE5">
                <w:rPr>
                  <w:rFonts w:asciiTheme="minorHAnsi" w:eastAsia="Times New Roman" w:hAnsiTheme="minorHAnsi" w:cstheme="minorHAnsi"/>
                  <w:sz w:val="18"/>
                  <w:szCs w:val="18"/>
                </w:rPr>
                <w:delText>word</w:delText>
              </w:r>
              <w:r w:rsidR="002E14A5" w:rsidRPr="00B843FA" w:rsidDel="00E17FE5">
                <w:rPr>
                  <w:rFonts w:asciiTheme="minorHAnsi" w:eastAsia="Times New Roman" w:hAnsiTheme="minorHAnsi" w:cstheme="minorHAnsi"/>
                  <w:sz w:val="18"/>
                  <w:szCs w:val="18"/>
                </w:rPr>
                <w:delText xml:space="preserve"> </w:delText>
              </w:r>
              <w:r w:rsidRPr="00B843FA" w:rsidDel="00E17FE5">
                <w:rPr>
                  <w:rFonts w:asciiTheme="minorHAnsi" w:eastAsia="Times New Roman" w:hAnsiTheme="minorHAnsi" w:cstheme="minorHAnsi"/>
                  <w:sz w:val="18"/>
                  <w:szCs w:val="18"/>
                </w:rPr>
                <w:delText>“Spare” on both ends; and</w:delText>
              </w:r>
            </w:del>
          </w:p>
          <w:p w14:paraId="056C47DD" w14:textId="4D6CDBF4" w:rsidR="00B843FA" w:rsidRPr="00B843FA" w:rsidDel="00E17FE5" w:rsidRDefault="00B843FA" w:rsidP="00E96E3C">
            <w:pPr>
              <w:keepNext/>
              <w:numPr>
                <w:ilvl w:val="1"/>
                <w:numId w:val="1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del w:id="1306" w:author="Alhabibi, Haider@Energy [2]" w:date="2022-03-09T18:50:00Z"/>
                <w:rFonts w:asciiTheme="minorHAnsi" w:eastAsia="Times New Roman" w:hAnsiTheme="minorHAnsi" w:cstheme="minorHAnsi"/>
                <w:sz w:val="18"/>
                <w:szCs w:val="18"/>
              </w:rPr>
            </w:pPr>
            <w:del w:id="1307" w:author="Alhabibi, Haider@Energy [2]" w:date="2022-03-09T18:50:00Z">
              <w:r w:rsidRPr="00B843FA" w:rsidDel="00E17FE5">
                <w:rPr>
                  <w:rFonts w:asciiTheme="minorHAnsi" w:eastAsia="Times New Roman" w:hAnsiTheme="minorHAnsi" w:cstheme="minorHAnsi"/>
                  <w:sz w:val="18"/>
                  <w:szCs w:val="18"/>
                </w:rPr>
                <w:delText>A reserved single pole circuit breaker space next to the circuit breaker next to the branch circuit labeled “Future” 240V shall be provided.</w:delText>
              </w:r>
            </w:del>
          </w:p>
          <w:p w14:paraId="260DA275" w14:textId="611A51DC" w:rsidR="00B843FA" w:rsidRPr="00B843FA" w:rsidDel="00E17FE5" w:rsidRDefault="00B843FA" w:rsidP="00E26207">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7"/>
              <w:contextualSpacing/>
              <w:rPr>
                <w:del w:id="1308" w:author="Alhabibi, Haider@Energy [2]" w:date="2022-03-09T18:50:00Z"/>
                <w:rFonts w:asciiTheme="minorHAnsi" w:eastAsia="Times New Roman" w:hAnsiTheme="minorHAnsi" w:cstheme="minorHAnsi"/>
                <w:sz w:val="18"/>
                <w:szCs w:val="18"/>
              </w:rPr>
            </w:pPr>
            <w:del w:id="1309" w:author="Alhabibi, Haider@Energy [2]" w:date="2022-03-09T18:50:00Z">
              <w:r w:rsidRPr="00B843FA" w:rsidDel="00E17FE5">
                <w:rPr>
                  <w:rFonts w:asciiTheme="minorHAnsi" w:eastAsia="Times New Roman" w:hAnsiTheme="minorHAnsi" w:cstheme="minorHAnsi"/>
                  <w:sz w:val="18"/>
                  <w:szCs w:val="18"/>
                </w:rPr>
                <w:delText>A Category III or IV vent, or a Type B vent with straight pipe between outside and water heater</w:delText>
              </w:r>
              <w:r w:rsidR="002E14A5" w:rsidDel="00E17FE5">
                <w:rPr>
                  <w:rFonts w:asciiTheme="minorHAnsi" w:eastAsia="Times New Roman" w:hAnsiTheme="minorHAnsi" w:cstheme="minorHAnsi"/>
                  <w:sz w:val="18"/>
                  <w:szCs w:val="18"/>
                </w:rPr>
                <w:delText>.</w:delText>
              </w:r>
            </w:del>
          </w:p>
          <w:p w14:paraId="741E2CAE" w14:textId="4CB50523" w:rsidR="00B843FA" w:rsidDel="00E17FE5" w:rsidRDefault="00B843FA" w:rsidP="00E96E3C">
            <w:pPr>
              <w:keepNext/>
              <w:numPr>
                <w:ilvl w:val="1"/>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31" w:hanging="270"/>
              <w:contextualSpacing/>
              <w:rPr>
                <w:ins w:id="1310" w:author="Tam, Danny@Energy" w:date="2021-11-05T15:28:00Z"/>
                <w:del w:id="1311" w:author="Alhabibi, Haider@Energy [2]" w:date="2022-03-09T18:50:00Z"/>
                <w:rFonts w:asciiTheme="minorHAnsi" w:eastAsia="Times New Roman" w:hAnsiTheme="minorHAnsi" w:cstheme="minorHAnsi"/>
                <w:sz w:val="18"/>
                <w:szCs w:val="18"/>
              </w:rPr>
            </w:pPr>
            <w:del w:id="1312" w:author="Alhabibi, Haider@Energy [2]" w:date="2022-03-09T18:50:00Z">
              <w:r w:rsidRPr="00B843FA" w:rsidDel="00E17FE5">
                <w:rPr>
                  <w:rFonts w:asciiTheme="minorHAnsi" w:eastAsia="Times New Roman" w:hAnsiTheme="minorHAnsi" w:cstheme="minorHAnsi"/>
                  <w:sz w:val="18"/>
                  <w:szCs w:val="18"/>
                </w:rPr>
                <w:delText>A condensate drain no more than 2 inches higher than the base on water heater for natural draining</w:delText>
              </w:r>
              <w:r w:rsidR="002E14A5" w:rsidDel="00E17FE5">
                <w:rPr>
                  <w:rFonts w:asciiTheme="minorHAnsi" w:eastAsia="Times New Roman" w:hAnsiTheme="minorHAnsi" w:cstheme="minorHAnsi"/>
                  <w:sz w:val="18"/>
                  <w:szCs w:val="18"/>
                </w:rPr>
                <w:delText>.</w:delText>
              </w:r>
            </w:del>
          </w:p>
          <w:p w14:paraId="018EB3BE" w14:textId="27554B7C" w:rsidR="003824DC" w:rsidRPr="004736BD" w:rsidDel="00E17FE5" w:rsidRDefault="00334F9B">
            <w:pPr>
              <w:pStyle w:val="ListParagraph"/>
              <w:keepNext/>
              <w:numPr>
                <w:ilvl w:val="0"/>
                <w:numId w:val="21"/>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1313" w:author="Tam, Danny@Energy" w:date="2021-11-05T15:29:00Z"/>
                <w:del w:id="1314" w:author="Alhabibi, Haider@Energy [2]" w:date="2022-03-09T18:50:00Z"/>
                <w:rFonts w:asciiTheme="minorHAnsi" w:eastAsia="Times New Roman" w:hAnsiTheme="minorHAnsi" w:cstheme="minorHAnsi"/>
                <w:sz w:val="18"/>
                <w:szCs w:val="18"/>
              </w:rPr>
              <w:pPrChange w:id="1315" w:author="Tam, Danny@Energy" w:date="2021-11-08T09:27:00Z">
                <w:pPr>
                  <w:pStyle w:val="ListParagraph"/>
                  <w:keepNext/>
                  <w:numPr>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hanging="360"/>
                </w:pPr>
              </w:pPrChange>
            </w:pPr>
            <w:ins w:id="1316" w:author="Tam, Danny@Energy" w:date="2021-11-05T15:28:00Z">
              <w:del w:id="1317" w:author="Alhabibi, Haider@Energy [2]" w:date="2022-03-09T18:50:00Z">
                <w:r w:rsidRPr="00E96E3C" w:rsidDel="00E17FE5">
                  <w:rPr>
                    <w:rFonts w:asciiTheme="minorHAnsi" w:eastAsia="Times New Roman" w:hAnsiTheme="minorHAnsi" w:cstheme="minorHAnsi"/>
                    <w:sz w:val="18"/>
                    <w:szCs w:val="18"/>
                  </w:rPr>
                  <w:delText xml:space="preserve">A designated space </w:delText>
                </w:r>
              </w:del>
            </w:ins>
            <w:ins w:id="1318" w:author="Tam, Danny@Energy" w:date="2021-11-05T15:29:00Z">
              <w:del w:id="1319" w:author="Alhabibi, Haider@Energy [2]" w:date="2022-03-09T18:50:00Z">
                <w:r w:rsidR="0033347C" w:rsidRPr="00E96E3C" w:rsidDel="00E17FE5">
                  <w:rPr>
                    <w:rFonts w:asciiTheme="minorHAnsi" w:eastAsia="Times New Roman" w:hAnsiTheme="minorHAnsi" w:cstheme="minorHAnsi"/>
                    <w:sz w:val="18"/>
                    <w:szCs w:val="18"/>
                  </w:rPr>
                  <w:delText xml:space="preserve">at least 2.5 feet by 2.5 feet and 7 feet tall </w:delText>
                </w:r>
              </w:del>
            </w:ins>
            <w:ins w:id="1320" w:author="Tam, Danny@Energy" w:date="2021-11-05T15:33:00Z">
              <w:del w:id="1321" w:author="Alhabibi, Haider@Energy [2]" w:date="2022-03-09T18:50:00Z">
                <w:r w:rsidR="00E96E3C" w:rsidDel="00E17FE5">
                  <w:rPr>
                    <w:rFonts w:asciiTheme="minorHAnsi" w:eastAsia="Times New Roman" w:hAnsiTheme="minorHAnsi" w:cstheme="minorHAnsi"/>
                    <w:sz w:val="18"/>
                    <w:szCs w:val="18"/>
                  </w:rPr>
                  <w:delText xml:space="preserve">more than 3 feet </w:delText>
                </w:r>
              </w:del>
            </w:ins>
            <w:ins w:id="1322" w:author="Tam, Danny@Energy" w:date="2021-11-08T09:32:00Z">
              <w:del w:id="1323" w:author="Alhabibi, Haider@Energy [2]" w:date="2022-03-09T18:50:00Z">
                <w:r w:rsidR="00E7429A" w:rsidDel="00E17FE5">
                  <w:rPr>
                    <w:rFonts w:asciiTheme="minorHAnsi" w:eastAsia="Times New Roman" w:hAnsiTheme="minorHAnsi" w:cstheme="minorHAnsi"/>
                    <w:sz w:val="18"/>
                    <w:szCs w:val="18"/>
                  </w:rPr>
                  <w:delText>from the water heater</w:delText>
                </w:r>
              </w:del>
            </w:ins>
          </w:p>
          <w:p w14:paraId="779ABD9C" w14:textId="5BE23E4B" w:rsidR="004B6B6C" w:rsidRPr="004B6B6C" w:rsidDel="00E17FE5" w:rsidRDefault="004B6B6C" w:rsidP="004736BD">
            <w:pPr>
              <w:numPr>
                <w:ilvl w:val="0"/>
                <w:numId w:val="19"/>
              </w:numPr>
              <w:tabs>
                <w:tab w:val="left" w:pos="916"/>
              </w:tabs>
              <w:kinsoku w:val="0"/>
              <w:overflowPunct w:val="0"/>
              <w:autoSpaceDE w:val="0"/>
              <w:autoSpaceDN w:val="0"/>
              <w:adjustRightInd w:val="0"/>
              <w:spacing w:after="0" w:line="203" w:lineRule="exact"/>
              <w:ind w:left="1231" w:hanging="270"/>
              <w:rPr>
                <w:ins w:id="1324" w:author="Tam, Danny@Energy" w:date="2021-11-05T15:35:00Z"/>
                <w:del w:id="1325" w:author="Alhabibi, Haider@Energy [2]" w:date="2022-03-09T18:50:00Z"/>
                <w:rFonts w:cs="Calibri"/>
                <w:sz w:val="20"/>
                <w:szCs w:val="20"/>
              </w:rPr>
            </w:pPr>
            <w:ins w:id="1326" w:author="Tam, Danny@Energy" w:date="2021-11-05T15:35:00Z">
              <w:del w:id="1327" w:author="Alhabibi, Haider@Energy [2]" w:date="2022-03-09T18:50:00Z">
                <w:r w:rsidRPr="004B6B6C" w:rsidDel="00E17FE5">
                  <w:rPr>
                    <w:rFonts w:cs="Calibri"/>
                    <w:sz w:val="20"/>
                    <w:szCs w:val="20"/>
                    <w:u w:val="single"/>
                  </w:rPr>
                  <w:delText>A dedicated</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240 volt branch</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circuit</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shall be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installed</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within</w:delText>
                </w:r>
                <w:r w:rsidRPr="004B6B6C" w:rsidDel="00E17FE5">
                  <w:rPr>
                    <w:rFonts w:cs="Calibri"/>
                    <w:spacing w:val="-2"/>
                    <w:sz w:val="20"/>
                    <w:szCs w:val="20"/>
                    <w:u w:val="single"/>
                  </w:rPr>
                  <w:delText xml:space="preserve"> </w:delText>
                </w:r>
                <w:r w:rsidRPr="004B6B6C" w:rsidDel="00E17FE5">
                  <w:rPr>
                    <w:rFonts w:cs="Calibri"/>
                    <w:sz w:val="20"/>
                    <w:szCs w:val="20"/>
                    <w:u w:val="single"/>
                  </w:rPr>
                  <w:delText>3 feet</w:delText>
                </w:r>
                <w:r w:rsidRPr="004B6B6C" w:rsidDel="00E17FE5">
                  <w:rPr>
                    <w:rFonts w:cs="Calibri"/>
                    <w:spacing w:val="3"/>
                    <w:sz w:val="20"/>
                    <w:szCs w:val="20"/>
                    <w:u w:val="single"/>
                  </w:rPr>
                  <w:delText xml:space="preserve"> </w:delText>
                </w:r>
                <w:r w:rsidRPr="004B6B6C" w:rsidDel="00E17FE5">
                  <w:rPr>
                    <w:rFonts w:cs="Calibri"/>
                    <w:sz w:val="20"/>
                    <w:szCs w:val="20"/>
                    <w:u w:val="single"/>
                  </w:rPr>
                  <w:delText>from</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the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designated</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space. The</w:delText>
                </w:r>
              </w:del>
            </w:ins>
          </w:p>
          <w:p w14:paraId="066910EC" w14:textId="55B339FE" w:rsidR="004B6B6C" w:rsidRPr="004736BD" w:rsidDel="00E17FE5" w:rsidRDefault="004B6B6C" w:rsidP="004736BD">
            <w:pPr>
              <w:pStyle w:val="ListParagraph"/>
              <w:numPr>
                <w:ilvl w:val="0"/>
                <w:numId w:val="19"/>
              </w:numPr>
              <w:kinsoku w:val="0"/>
              <w:overflowPunct w:val="0"/>
              <w:autoSpaceDE w:val="0"/>
              <w:autoSpaceDN w:val="0"/>
              <w:adjustRightInd w:val="0"/>
              <w:spacing w:after="0" w:line="240" w:lineRule="auto"/>
              <w:ind w:left="1231" w:right="293" w:hanging="270"/>
              <w:rPr>
                <w:ins w:id="1328" w:author="Tam, Danny@Energy" w:date="2021-11-05T15:35:00Z"/>
                <w:del w:id="1329" w:author="Alhabibi, Haider@Energy [2]" w:date="2022-03-09T18:50:00Z"/>
                <w:rFonts w:cs="Calibri"/>
                <w:sz w:val="20"/>
                <w:szCs w:val="20"/>
              </w:rPr>
            </w:pPr>
            <w:ins w:id="1330" w:author="Tam, Danny@Energy" w:date="2021-11-05T15:35:00Z">
              <w:del w:id="1331" w:author="Alhabibi, Haider@Energy [2]" w:date="2022-03-09T18:50:00Z">
                <w:r w:rsidRPr="004736BD" w:rsidDel="00E17FE5">
                  <w:rPr>
                    <w:rFonts w:cs="Calibri"/>
                    <w:sz w:val="20"/>
                    <w:szCs w:val="20"/>
                    <w:u w:val="single"/>
                  </w:rPr>
                  <w:delText>branch</w:delText>
                </w:r>
                <w:r w:rsidRPr="004736BD" w:rsidDel="00E17FE5">
                  <w:rPr>
                    <w:rFonts w:cs="Calibri"/>
                    <w:spacing w:val="1"/>
                    <w:sz w:val="20"/>
                    <w:szCs w:val="20"/>
                    <w:u w:val="single"/>
                  </w:rPr>
                  <w:delText xml:space="preserve"> </w:delText>
                </w:r>
                <w:r w:rsidRPr="004736BD" w:rsidDel="00E17FE5">
                  <w:rPr>
                    <w:rFonts w:cs="Calibri"/>
                    <w:sz w:val="20"/>
                    <w:szCs w:val="20"/>
                    <w:u w:val="single"/>
                  </w:rPr>
                  <w:delText>circuit shall be</w:delText>
                </w:r>
                <w:r w:rsidRPr="004736BD" w:rsidDel="00E17FE5">
                  <w:rPr>
                    <w:rFonts w:cs="Calibri"/>
                    <w:spacing w:val="-1"/>
                    <w:sz w:val="20"/>
                    <w:szCs w:val="20"/>
                    <w:u w:val="single"/>
                  </w:rPr>
                  <w:delText xml:space="preserve"> </w:delText>
                </w:r>
                <w:r w:rsidRPr="004736BD" w:rsidDel="00E17FE5">
                  <w:rPr>
                    <w:rFonts w:cs="Calibri"/>
                    <w:sz w:val="20"/>
                    <w:szCs w:val="20"/>
                    <w:u w:val="single"/>
                  </w:rPr>
                  <w:delText>rated at 30 amps</w:delText>
                </w:r>
                <w:r w:rsidRPr="004736BD" w:rsidDel="00E17FE5">
                  <w:rPr>
                    <w:rFonts w:cs="Calibri"/>
                    <w:spacing w:val="1"/>
                    <w:sz w:val="20"/>
                    <w:szCs w:val="20"/>
                    <w:u w:val="single"/>
                  </w:rPr>
                  <w:delText xml:space="preserve"> </w:delText>
                </w:r>
                <w:r w:rsidRPr="004736BD" w:rsidDel="00E17FE5">
                  <w:rPr>
                    <w:rFonts w:cs="Calibri"/>
                    <w:sz w:val="20"/>
                    <w:szCs w:val="20"/>
                    <w:u w:val="single"/>
                  </w:rPr>
                  <w:delText>minimum.</w:delText>
                </w:r>
                <w:r w:rsidRPr="004736BD" w:rsidDel="00E17FE5">
                  <w:rPr>
                    <w:rFonts w:cs="Calibri"/>
                    <w:spacing w:val="2"/>
                    <w:sz w:val="20"/>
                    <w:szCs w:val="20"/>
                    <w:u w:val="single"/>
                  </w:rPr>
                  <w:delText xml:space="preserve"> </w:delText>
                </w:r>
                <w:r w:rsidRPr="004736BD" w:rsidDel="00E17FE5">
                  <w:rPr>
                    <w:rFonts w:cs="Calibri"/>
                    <w:sz w:val="20"/>
                    <w:szCs w:val="20"/>
                    <w:u w:val="single"/>
                  </w:rPr>
                  <w:delText>The</w:delText>
                </w:r>
                <w:r w:rsidRPr="004736BD" w:rsidDel="00E17FE5">
                  <w:rPr>
                    <w:rFonts w:cs="Calibri"/>
                    <w:spacing w:val="-1"/>
                    <w:sz w:val="20"/>
                    <w:szCs w:val="20"/>
                    <w:u w:val="single"/>
                  </w:rPr>
                  <w:delText xml:space="preserve"> </w:delText>
                </w:r>
                <w:r w:rsidRPr="004736BD" w:rsidDel="00E17FE5">
                  <w:rPr>
                    <w:rFonts w:cs="Calibri"/>
                    <w:sz w:val="20"/>
                    <w:szCs w:val="20"/>
                    <w:u w:val="single"/>
                  </w:rPr>
                  <w:delText>blank</w:delText>
                </w:r>
                <w:r w:rsidRPr="004736BD" w:rsidDel="00E17FE5">
                  <w:rPr>
                    <w:rFonts w:cs="Calibri"/>
                    <w:spacing w:val="1"/>
                    <w:sz w:val="20"/>
                    <w:szCs w:val="20"/>
                    <w:u w:val="single"/>
                  </w:rPr>
                  <w:delText xml:space="preserve"> </w:delText>
                </w:r>
                <w:r w:rsidRPr="004736BD" w:rsidDel="00E17FE5">
                  <w:rPr>
                    <w:rFonts w:cs="Calibri"/>
                    <w:sz w:val="20"/>
                    <w:szCs w:val="20"/>
                    <w:u w:val="single"/>
                  </w:rPr>
                  <w:delText>cover shall be</w:delText>
                </w:r>
                <w:r w:rsidRPr="004736BD" w:rsidDel="00E17FE5">
                  <w:rPr>
                    <w:rFonts w:cs="Calibri"/>
                    <w:spacing w:val="-1"/>
                    <w:sz w:val="20"/>
                    <w:szCs w:val="20"/>
                    <w:u w:val="single"/>
                  </w:rPr>
                  <w:delText xml:space="preserve"> </w:delText>
                </w:r>
                <w:r w:rsidRPr="004736BD" w:rsidDel="00E17FE5">
                  <w:rPr>
                    <w:rFonts w:cs="Calibri"/>
                    <w:sz w:val="20"/>
                    <w:szCs w:val="20"/>
                    <w:u w:val="single"/>
                  </w:rPr>
                  <w:delText>identified</w:delText>
                </w:r>
                <w:r w:rsidRPr="004736BD" w:rsidDel="00E17FE5">
                  <w:rPr>
                    <w:rFonts w:cs="Calibri"/>
                    <w:spacing w:val="1"/>
                    <w:sz w:val="20"/>
                    <w:szCs w:val="20"/>
                    <w:u w:val="single"/>
                  </w:rPr>
                  <w:delText xml:space="preserve"> </w:delText>
                </w:r>
                <w:r w:rsidRPr="004736BD" w:rsidDel="00E17FE5">
                  <w:rPr>
                    <w:rFonts w:cs="Calibri"/>
                    <w:sz w:val="20"/>
                    <w:szCs w:val="20"/>
                    <w:u w:val="single"/>
                  </w:rPr>
                  <w:delText>as</w:delText>
                </w:r>
                <w:r w:rsidRPr="004736BD" w:rsidDel="00E17FE5">
                  <w:rPr>
                    <w:rFonts w:cs="Calibri"/>
                    <w:spacing w:val="1"/>
                    <w:sz w:val="20"/>
                    <w:szCs w:val="20"/>
                    <w:u w:val="single"/>
                  </w:rPr>
                  <w:delText xml:space="preserve"> </w:delText>
                </w:r>
                <w:r w:rsidRPr="004736BD" w:rsidDel="00E17FE5">
                  <w:rPr>
                    <w:rFonts w:cs="Calibri"/>
                    <w:sz w:val="20"/>
                    <w:szCs w:val="20"/>
                    <w:u w:val="single"/>
                  </w:rPr>
                  <w:delText>“240V</w:delText>
                </w:r>
                <w:r w:rsidRPr="004736BD" w:rsidDel="00E17FE5">
                  <w:rPr>
                    <w:rFonts w:cs="Calibri"/>
                    <w:spacing w:val="-1"/>
                    <w:sz w:val="20"/>
                    <w:szCs w:val="20"/>
                  </w:rPr>
                  <w:delText xml:space="preserve"> </w:delText>
                </w:r>
                <w:r w:rsidRPr="004736BD" w:rsidDel="00E17FE5">
                  <w:rPr>
                    <w:rFonts w:cs="Calibri"/>
                    <w:sz w:val="20"/>
                    <w:szCs w:val="20"/>
                    <w:u w:val="single"/>
                  </w:rPr>
                  <w:delText>ready”;</w:delText>
                </w:r>
                <w:r w:rsidRPr="004736BD" w:rsidDel="00E17FE5">
                  <w:rPr>
                    <w:rFonts w:cs="Calibri"/>
                    <w:spacing w:val="-1"/>
                    <w:sz w:val="20"/>
                    <w:szCs w:val="20"/>
                    <w:u w:val="single"/>
                  </w:rPr>
                  <w:delText xml:space="preserve"> </w:delText>
                </w:r>
                <w:r w:rsidRPr="004736BD" w:rsidDel="00E17FE5">
                  <w:rPr>
                    <w:rFonts w:cs="Calibri"/>
                    <w:sz w:val="20"/>
                    <w:szCs w:val="20"/>
                    <w:u w:val="single"/>
                  </w:rPr>
                  <w:delText>and</w:delText>
                </w:r>
              </w:del>
            </w:ins>
          </w:p>
          <w:p w14:paraId="07BADBF8" w14:textId="39E086E3" w:rsidR="004B6B6C" w:rsidRPr="004B6B6C" w:rsidDel="00E17FE5" w:rsidRDefault="004B6B6C" w:rsidP="004736BD">
            <w:pPr>
              <w:numPr>
                <w:ilvl w:val="0"/>
                <w:numId w:val="19"/>
              </w:numPr>
              <w:tabs>
                <w:tab w:val="left" w:pos="827"/>
              </w:tabs>
              <w:kinsoku w:val="0"/>
              <w:overflowPunct w:val="0"/>
              <w:autoSpaceDE w:val="0"/>
              <w:autoSpaceDN w:val="0"/>
              <w:adjustRightInd w:val="0"/>
              <w:spacing w:before="119" w:after="0" w:line="240" w:lineRule="auto"/>
              <w:ind w:left="1231" w:right="606" w:hanging="270"/>
              <w:rPr>
                <w:ins w:id="1332" w:author="Tam, Danny@Energy" w:date="2021-11-05T15:35:00Z"/>
                <w:del w:id="1333" w:author="Alhabibi, Haider@Energy [2]" w:date="2022-03-09T18:50:00Z"/>
                <w:rFonts w:cs="Calibri"/>
                <w:sz w:val="20"/>
                <w:szCs w:val="20"/>
              </w:rPr>
            </w:pPr>
            <w:ins w:id="1334" w:author="Tam, Danny@Energy" w:date="2021-11-05T15:35:00Z">
              <w:del w:id="1335" w:author="Alhabibi, Haider@Energy [2]" w:date="2022-03-09T18:50:00Z">
                <w:r w:rsidRPr="004B6B6C" w:rsidDel="00E17FE5">
                  <w:rPr>
                    <w:rFonts w:cs="Calibri"/>
                    <w:sz w:val="20"/>
                    <w:szCs w:val="20"/>
                    <w:u w:val="single"/>
                  </w:rPr>
                  <w:delText>The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main</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electrical</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service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panel shall have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a reserved</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space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to allow</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for the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installation</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of</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a</w:delText>
                </w:r>
                <w:r w:rsidRPr="004B6B6C" w:rsidDel="00E17FE5">
                  <w:rPr>
                    <w:rFonts w:cs="Calibri"/>
                    <w:sz w:val="20"/>
                    <w:szCs w:val="20"/>
                  </w:rPr>
                  <w:delText xml:space="preserve"> </w:delText>
                </w:r>
                <w:r w:rsidRPr="004B6B6C" w:rsidDel="00E17FE5">
                  <w:rPr>
                    <w:rFonts w:cs="Calibri"/>
                    <w:sz w:val="20"/>
                    <w:szCs w:val="20"/>
                    <w:u w:val="single"/>
                  </w:rPr>
                  <w:delText>double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pole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circuit breaker for a future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HPWH</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installation.</w:delText>
                </w:r>
                <w:r w:rsidRPr="004B6B6C" w:rsidDel="00E17FE5">
                  <w:rPr>
                    <w:rFonts w:cs="Calibri"/>
                    <w:spacing w:val="-2"/>
                    <w:sz w:val="20"/>
                    <w:szCs w:val="20"/>
                    <w:u w:val="single"/>
                  </w:rPr>
                  <w:delText xml:space="preserve"> </w:delText>
                </w:r>
                <w:r w:rsidRPr="004B6B6C" w:rsidDel="00E17FE5">
                  <w:rPr>
                    <w:rFonts w:cs="Calibri"/>
                    <w:sz w:val="20"/>
                    <w:szCs w:val="20"/>
                    <w:u w:val="single"/>
                  </w:rPr>
                  <w:delText>The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reserved</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space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shall be</w:delText>
                </w:r>
                <w:r w:rsidRPr="004B6B6C" w:rsidDel="00E17FE5">
                  <w:rPr>
                    <w:rFonts w:cs="Calibri"/>
                    <w:sz w:val="20"/>
                    <w:szCs w:val="20"/>
                  </w:rPr>
                  <w:delText xml:space="preserve"> </w:delText>
                </w:r>
                <w:r w:rsidRPr="004B6B6C" w:rsidDel="00E17FE5">
                  <w:rPr>
                    <w:rFonts w:cs="Calibri"/>
                    <w:sz w:val="20"/>
                    <w:szCs w:val="20"/>
                    <w:u w:val="single"/>
                  </w:rPr>
                  <w:delText>permanently</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marked</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as</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“For Future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240V use”;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and</w:delText>
                </w:r>
              </w:del>
            </w:ins>
          </w:p>
          <w:p w14:paraId="26956F58" w14:textId="10EBEC9E" w:rsidR="004B6B6C" w:rsidRPr="004B6B6C" w:rsidDel="00E17FE5" w:rsidRDefault="004B6B6C" w:rsidP="004736BD">
            <w:pPr>
              <w:numPr>
                <w:ilvl w:val="0"/>
                <w:numId w:val="19"/>
              </w:numPr>
              <w:tabs>
                <w:tab w:val="left" w:pos="827"/>
              </w:tabs>
              <w:kinsoku w:val="0"/>
              <w:overflowPunct w:val="0"/>
              <w:autoSpaceDE w:val="0"/>
              <w:autoSpaceDN w:val="0"/>
              <w:adjustRightInd w:val="0"/>
              <w:spacing w:before="120" w:after="0" w:line="240" w:lineRule="auto"/>
              <w:ind w:left="1231" w:right="311" w:hanging="270"/>
              <w:rPr>
                <w:ins w:id="1336" w:author="Tam, Danny@Energy" w:date="2021-11-05T15:35:00Z"/>
                <w:del w:id="1337" w:author="Alhabibi, Haider@Energy [2]" w:date="2022-03-09T18:50:00Z"/>
                <w:rFonts w:cs="Calibri"/>
                <w:sz w:val="20"/>
                <w:szCs w:val="20"/>
              </w:rPr>
            </w:pPr>
            <w:ins w:id="1338" w:author="Tam, Danny@Energy" w:date="2021-11-05T15:35:00Z">
              <w:del w:id="1339" w:author="Alhabibi, Haider@Energy [2]" w:date="2022-03-09T18:50:00Z">
                <w:r w:rsidRPr="004B6B6C" w:rsidDel="00E17FE5">
                  <w:rPr>
                    <w:rFonts w:cs="Calibri"/>
                    <w:sz w:val="20"/>
                    <w:szCs w:val="20"/>
                    <w:u w:val="single"/>
                  </w:rPr>
                  <w:delText>Either a dedicated</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cold water</w:delText>
                </w:r>
                <w:r w:rsidRPr="004B6B6C" w:rsidDel="00E17FE5">
                  <w:rPr>
                    <w:rFonts w:cs="Calibri"/>
                    <w:spacing w:val="2"/>
                    <w:sz w:val="20"/>
                    <w:szCs w:val="20"/>
                    <w:u w:val="single"/>
                  </w:rPr>
                  <w:delText xml:space="preserve"> </w:delText>
                </w:r>
                <w:r w:rsidRPr="004B6B6C" w:rsidDel="00E17FE5">
                  <w:rPr>
                    <w:rFonts w:cs="Calibri"/>
                    <w:sz w:val="20"/>
                    <w:szCs w:val="20"/>
                    <w:u w:val="single"/>
                  </w:rPr>
                  <w:delText>supply,</w:delText>
                </w:r>
                <w:r w:rsidRPr="004B6B6C" w:rsidDel="00E17FE5">
                  <w:rPr>
                    <w:rFonts w:cs="Calibri"/>
                    <w:spacing w:val="-2"/>
                    <w:sz w:val="20"/>
                    <w:szCs w:val="20"/>
                    <w:u w:val="single"/>
                  </w:rPr>
                  <w:delText xml:space="preserve"> </w:delText>
                </w:r>
                <w:r w:rsidRPr="004B6B6C" w:rsidDel="00E17FE5">
                  <w:rPr>
                    <w:rFonts w:cs="Calibri"/>
                    <w:sz w:val="20"/>
                    <w:szCs w:val="20"/>
                    <w:u w:val="single"/>
                  </w:rPr>
                  <w:delText>or the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cold</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water supply</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shall pass</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through</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the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designated</w:delText>
                </w:r>
                <w:r w:rsidRPr="004B6B6C" w:rsidDel="00E17FE5">
                  <w:rPr>
                    <w:rFonts w:cs="Calibri"/>
                    <w:sz w:val="20"/>
                    <w:szCs w:val="20"/>
                  </w:rPr>
                  <w:delText xml:space="preserve"> </w:delText>
                </w:r>
                <w:r w:rsidRPr="004B6B6C" w:rsidDel="00E17FE5">
                  <w:rPr>
                    <w:rFonts w:cs="Calibri"/>
                    <w:sz w:val="20"/>
                    <w:szCs w:val="20"/>
                    <w:u w:val="single"/>
                  </w:rPr>
                  <w:delText>HPWH location</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just before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reaching the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gas</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or propane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water heater;</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and</w:delText>
                </w:r>
              </w:del>
            </w:ins>
          </w:p>
          <w:p w14:paraId="4DDD49ED" w14:textId="75EF27DC" w:rsidR="004B6B6C" w:rsidRPr="004B6B6C" w:rsidDel="00E17FE5" w:rsidRDefault="004B6B6C" w:rsidP="004736BD">
            <w:pPr>
              <w:numPr>
                <w:ilvl w:val="0"/>
                <w:numId w:val="19"/>
              </w:numPr>
              <w:tabs>
                <w:tab w:val="left" w:pos="827"/>
              </w:tabs>
              <w:kinsoku w:val="0"/>
              <w:overflowPunct w:val="0"/>
              <w:autoSpaceDE w:val="0"/>
              <w:autoSpaceDN w:val="0"/>
              <w:adjustRightInd w:val="0"/>
              <w:spacing w:before="121" w:after="0" w:line="240" w:lineRule="auto"/>
              <w:ind w:left="1231" w:right="503" w:hanging="270"/>
              <w:rPr>
                <w:ins w:id="1340" w:author="Tam, Danny@Energy" w:date="2021-11-05T15:35:00Z"/>
                <w:del w:id="1341" w:author="Alhabibi, Haider@Energy [2]" w:date="2022-03-09T18:50:00Z"/>
                <w:rFonts w:cs="Calibri"/>
                <w:sz w:val="20"/>
                <w:szCs w:val="20"/>
              </w:rPr>
            </w:pPr>
            <w:ins w:id="1342" w:author="Tam, Danny@Energy" w:date="2021-11-05T15:35:00Z">
              <w:del w:id="1343" w:author="Alhabibi, Haider@Energy [2]" w:date="2022-03-09T18:50:00Z">
                <w:r w:rsidRPr="004B6B6C" w:rsidDel="00E17FE5">
                  <w:rPr>
                    <w:rFonts w:cs="Calibri"/>
                    <w:sz w:val="20"/>
                    <w:szCs w:val="20"/>
                    <w:u w:val="single"/>
                  </w:rPr>
                  <w:delText>The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hot water supply pipe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coming out of</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the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gas</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or propane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water heater shall be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routed</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first</w:delText>
                </w:r>
                <w:r w:rsidRPr="004B6B6C" w:rsidDel="00E17FE5">
                  <w:rPr>
                    <w:rFonts w:cs="Calibri"/>
                    <w:sz w:val="20"/>
                    <w:szCs w:val="20"/>
                  </w:rPr>
                  <w:delText xml:space="preserve"> </w:delText>
                </w:r>
                <w:r w:rsidRPr="004B6B6C" w:rsidDel="00E17FE5">
                  <w:rPr>
                    <w:rFonts w:cs="Calibri"/>
                    <w:sz w:val="20"/>
                    <w:szCs w:val="20"/>
                    <w:u w:val="single"/>
                  </w:rPr>
                  <w:delText>through</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the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designated</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HPWH</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location</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before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serving any</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fixtures;</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and</w:delText>
                </w:r>
              </w:del>
            </w:ins>
          </w:p>
          <w:p w14:paraId="3D69E376" w14:textId="2F04F748" w:rsidR="004B6B6C" w:rsidRPr="004B6B6C" w:rsidDel="00E17FE5" w:rsidRDefault="004B6B6C" w:rsidP="004736BD">
            <w:pPr>
              <w:numPr>
                <w:ilvl w:val="0"/>
                <w:numId w:val="19"/>
              </w:numPr>
              <w:tabs>
                <w:tab w:val="left" w:pos="827"/>
              </w:tabs>
              <w:kinsoku w:val="0"/>
              <w:overflowPunct w:val="0"/>
              <w:autoSpaceDE w:val="0"/>
              <w:autoSpaceDN w:val="0"/>
              <w:adjustRightInd w:val="0"/>
              <w:spacing w:before="119" w:after="0" w:line="240" w:lineRule="auto"/>
              <w:ind w:left="1231" w:right="602" w:hanging="270"/>
              <w:rPr>
                <w:ins w:id="1344" w:author="Tam, Danny@Energy" w:date="2021-11-05T15:35:00Z"/>
                <w:del w:id="1345" w:author="Alhabibi, Haider@Energy [2]" w:date="2022-03-09T18:50:00Z"/>
                <w:rFonts w:cs="Calibri"/>
                <w:sz w:val="20"/>
                <w:szCs w:val="20"/>
              </w:rPr>
            </w:pPr>
            <w:ins w:id="1346" w:author="Tam, Danny@Energy" w:date="2021-11-05T15:35:00Z">
              <w:del w:id="1347" w:author="Alhabibi, Haider@Energy [2]" w:date="2022-03-09T18:50:00Z">
                <w:r w:rsidRPr="004B6B6C" w:rsidDel="00E17FE5">
                  <w:rPr>
                    <w:rFonts w:cs="Calibri"/>
                    <w:sz w:val="20"/>
                    <w:szCs w:val="20"/>
                    <w:u w:val="single"/>
                  </w:rPr>
                  <w:delText>The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hot and</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cold</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water</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piping at the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designated</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HPWH</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location</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shall be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exposed</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and</w:delText>
                </w:r>
                <w:r w:rsidRPr="004B6B6C" w:rsidDel="00E17FE5">
                  <w:rPr>
                    <w:rFonts w:cs="Calibri"/>
                    <w:spacing w:val="-2"/>
                    <w:sz w:val="20"/>
                    <w:szCs w:val="20"/>
                    <w:u w:val="single"/>
                  </w:rPr>
                  <w:delText xml:space="preserve"> </w:delText>
                </w:r>
                <w:r w:rsidRPr="004B6B6C" w:rsidDel="00E17FE5">
                  <w:rPr>
                    <w:rFonts w:cs="Calibri"/>
                    <w:sz w:val="20"/>
                    <w:szCs w:val="20"/>
                    <w:u w:val="single"/>
                  </w:rPr>
                  <w:delText>readily</w:delText>
                </w:r>
                <w:r w:rsidRPr="004B6B6C" w:rsidDel="00E17FE5">
                  <w:rPr>
                    <w:rFonts w:cs="Calibri"/>
                    <w:sz w:val="20"/>
                    <w:szCs w:val="20"/>
                  </w:rPr>
                  <w:delText xml:space="preserve"> </w:delText>
                </w:r>
                <w:r w:rsidRPr="004B6B6C" w:rsidDel="00E17FE5">
                  <w:rPr>
                    <w:rFonts w:cs="Calibri"/>
                    <w:sz w:val="20"/>
                    <w:szCs w:val="20"/>
                    <w:u w:val="single"/>
                  </w:rPr>
                  <w:delText>accessible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for future</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installation</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of</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a</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HPWH;</w:delText>
                </w:r>
                <w:r w:rsidRPr="004B6B6C" w:rsidDel="00E17FE5">
                  <w:rPr>
                    <w:rFonts w:cs="Calibri"/>
                    <w:spacing w:val="-1"/>
                    <w:sz w:val="20"/>
                    <w:szCs w:val="20"/>
                    <w:u w:val="single"/>
                  </w:rPr>
                  <w:delText xml:space="preserve"> </w:delText>
                </w:r>
                <w:r w:rsidRPr="004B6B6C" w:rsidDel="00E17FE5">
                  <w:rPr>
                    <w:rFonts w:cs="Calibri"/>
                    <w:sz w:val="20"/>
                    <w:szCs w:val="20"/>
                    <w:u w:val="single"/>
                  </w:rPr>
                  <w:delText>and</w:delText>
                </w:r>
              </w:del>
            </w:ins>
          </w:p>
          <w:p w14:paraId="3F7FD08C" w14:textId="576C364D" w:rsidR="004B6B6C" w:rsidRPr="004736BD" w:rsidDel="00E17FE5" w:rsidRDefault="004736BD" w:rsidP="004736BD">
            <w:pPr>
              <w:numPr>
                <w:ilvl w:val="0"/>
                <w:numId w:val="19"/>
              </w:numPr>
              <w:tabs>
                <w:tab w:val="left" w:pos="827"/>
              </w:tabs>
              <w:kinsoku w:val="0"/>
              <w:overflowPunct w:val="0"/>
              <w:autoSpaceDE w:val="0"/>
              <w:autoSpaceDN w:val="0"/>
              <w:adjustRightInd w:val="0"/>
              <w:spacing w:before="121" w:after="0" w:line="240" w:lineRule="auto"/>
              <w:ind w:left="1231" w:hanging="270"/>
              <w:rPr>
                <w:ins w:id="1348" w:author="Tam, Danny@Energy" w:date="2021-11-05T15:35:00Z"/>
                <w:del w:id="1349" w:author="Alhabibi, Haider@Energy [2]" w:date="2022-03-09T18:50:00Z"/>
                <w:rFonts w:cs="Calibri"/>
                <w:sz w:val="20"/>
                <w:szCs w:val="20"/>
              </w:rPr>
            </w:pPr>
            <w:ins w:id="1350" w:author="Tam, Danny@Energy" w:date="2021-11-05T15:36:00Z">
              <w:del w:id="1351" w:author="Alhabibi, Haider@Energy [2]" w:date="2022-03-09T18:50:00Z">
                <w:r w:rsidRPr="004736BD" w:rsidDel="00E17FE5">
                  <w:rPr>
                    <w:rFonts w:cs="Calibri"/>
                    <w:w w:val="99"/>
                    <w:sz w:val="20"/>
                    <w:szCs w:val="20"/>
                    <w:u w:val="single"/>
                  </w:rPr>
                  <w:delText>A condensate drain no mo</w:delText>
                </w:r>
              </w:del>
            </w:ins>
            <w:ins w:id="1352" w:author="Tam, Danny@Energy" w:date="2021-11-05T15:35:00Z">
              <w:del w:id="1353" w:author="Alhabibi, Haider@Energy [2]" w:date="2022-03-09T18:50:00Z">
                <w:r w:rsidR="004B6B6C" w:rsidRPr="004736BD" w:rsidDel="00E17FE5">
                  <w:rPr>
                    <w:rFonts w:cs="Calibri"/>
                    <w:sz w:val="20"/>
                    <w:szCs w:val="20"/>
                    <w:u w:val="single"/>
                  </w:rPr>
                  <w:delText>re</w:delText>
                </w:r>
                <w:r w:rsidR="004B6B6C" w:rsidRPr="004736BD" w:rsidDel="00E17FE5">
                  <w:rPr>
                    <w:rFonts w:cs="Calibri"/>
                    <w:spacing w:val="-1"/>
                    <w:sz w:val="20"/>
                    <w:szCs w:val="20"/>
                    <w:u w:val="single"/>
                  </w:rPr>
                  <w:delText xml:space="preserve"> </w:delText>
                </w:r>
                <w:r w:rsidR="004B6B6C" w:rsidRPr="004736BD" w:rsidDel="00E17FE5">
                  <w:rPr>
                    <w:rFonts w:cs="Calibri"/>
                    <w:sz w:val="20"/>
                    <w:szCs w:val="20"/>
                    <w:u w:val="single"/>
                  </w:rPr>
                  <w:delText>than</w:delText>
                </w:r>
                <w:r w:rsidR="004B6B6C" w:rsidRPr="004736BD" w:rsidDel="00E17FE5">
                  <w:rPr>
                    <w:rFonts w:cs="Calibri"/>
                    <w:spacing w:val="1"/>
                    <w:sz w:val="20"/>
                    <w:szCs w:val="20"/>
                    <w:u w:val="single"/>
                  </w:rPr>
                  <w:delText xml:space="preserve"> </w:delText>
                </w:r>
                <w:r w:rsidR="004B6B6C" w:rsidRPr="004736BD" w:rsidDel="00E17FE5">
                  <w:rPr>
                    <w:rFonts w:cs="Calibri"/>
                    <w:sz w:val="20"/>
                    <w:szCs w:val="20"/>
                    <w:u w:val="single"/>
                  </w:rPr>
                  <w:delText>2 inches</w:delText>
                </w:r>
                <w:r w:rsidR="004B6B6C" w:rsidRPr="004736BD" w:rsidDel="00E17FE5">
                  <w:rPr>
                    <w:rFonts w:cs="Calibri"/>
                    <w:spacing w:val="1"/>
                    <w:sz w:val="20"/>
                    <w:szCs w:val="20"/>
                    <w:u w:val="single"/>
                  </w:rPr>
                  <w:delText xml:space="preserve"> </w:delText>
                </w:r>
                <w:r w:rsidR="004B6B6C" w:rsidRPr="004736BD" w:rsidDel="00E17FE5">
                  <w:rPr>
                    <w:rFonts w:cs="Calibri"/>
                    <w:sz w:val="20"/>
                    <w:szCs w:val="20"/>
                    <w:u w:val="single"/>
                  </w:rPr>
                  <w:delText>higher than</w:delText>
                </w:r>
                <w:r w:rsidR="004B6B6C" w:rsidRPr="004736BD" w:rsidDel="00E17FE5">
                  <w:rPr>
                    <w:rFonts w:cs="Calibri"/>
                    <w:spacing w:val="1"/>
                    <w:sz w:val="20"/>
                    <w:szCs w:val="20"/>
                    <w:u w:val="single"/>
                  </w:rPr>
                  <w:delText xml:space="preserve"> </w:delText>
                </w:r>
                <w:r w:rsidR="004B6B6C" w:rsidRPr="004736BD" w:rsidDel="00E17FE5">
                  <w:rPr>
                    <w:rFonts w:cs="Calibri"/>
                    <w:sz w:val="20"/>
                    <w:szCs w:val="20"/>
                    <w:u w:val="single"/>
                  </w:rPr>
                  <w:delText>the</w:delText>
                </w:r>
                <w:r w:rsidR="004B6B6C" w:rsidRPr="004736BD" w:rsidDel="00E17FE5">
                  <w:rPr>
                    <w:rFonts w:cs="Calibri"/>
                    <w:spacing w:val="-1"/>
                    <w:sz w:val="20"/>
                    <w:szCs w:val="20"/>
                    <w:u w:val="single"/>
                  </w:rPr>
                  <w:delText xml:space="preserve"> </w:delText>
                </w:r>
                <w:r w:rsidR="004B6B6C" w:rsidRPr="004736BD" w:rsidDel="00E17FE5">
                  <w:rPr>
                    <w:rFonts w:cs="Calibri"/>
                    <w:sz w:val="20"/>
                    <w:szCs w:val="20"/>
                    <w:u w:val="single"/>
                  </w:rPr>
                  <w:delText>base</w:delText>
                </w:r>
                <w:r w:rsidR="004B6B6C" w:rsidRPr="004736BD" w:rsidDel="00E17FE5">
                  <w:rPr>
                    <w:rFonts w:cs="Calibri"/>
                    <w:spacing w:val="-1"/>
                    <w:sz w:val="20"/>
                    <w:szCs w:val="20"/>
                    <w:u w:val="single"/>
                  </w:rPr>
                  <w:delText xml:space="preserve"> </w:delText>
                </w:r>
                <w:r w:rsidR="004B6B6C" w:rsidRPr="004736BD" w:rsidDel="00E17FE5">
                  <w:rPr>
                    <w:rFonts w:cs="Calibri"/>
                    <w:sz w:val="20"/>
                    <w:szCs w:val="20"/>
                    <w:u w:val="single"/>
                  </w:rPr>
                  <w:delText>of</w:delText>
                </w:r>
                <w:r w:rsidR="004B6B6C" w:rsidRPr="004736BD" w:rsidDel="00E17FE5">
                  <w:rPr>
                    <w:rFonts w:cs="Calibri"/>
                    <w:spacing w:val="-1"/>
                    <w:sz w:val="20"/>
                    <w:szCs w:val="20"/>
                    <w:u w:val="single"/>
                  </w:rPr>
                  <w:delText xml:space="preserve"> </w:delText>
                </w:r>
                <w:r w:rsidR="004B6B6C" w:rsidRPr="004736BD" w:rsidDel="00E17FE5">
                  <w:rPr>
                    <w:rFonts w:cs="Calibri"/>
                    <w:sz w:val="20"/>
                    <w:szCs w:val="20"/>
                    <w:u w:val="single"/>
                  </w:rPr>
                  <w:delText>the</w:delText>
                </w:r>
                <w:r w:rsidR="004B6B6C" w:rsidRPr="004736BD" w:rsidDel="00E17FE5">
                  <w:rPr>
                    <w:rFonts w:cs="Calibri"/>
                    <w:spacing w:val="-2"/>
                    <w:sz w:val="20"/>
                    <w:szCs w:val="20"/>
                    <w:u w:val="single"/>
                  </w:rPr>
                  <w:delText xml:space="preserve"> </w:delText>
                </w:r>
                <w:r w:rsidR="004B6B6C" w:rsidRPr="004736BD" w:rsidDel="00E17FE5">
                  <w:rPr>
                    <w:rFonts w:cs="Calibri"/>
                    <w:sz w:val="20"/>
                    <w:szCs w:val="20"/>
                    <w:u w:val="single"/>
                  </w:rPr>
                  <w:delText>installed</w:delText>
                </w:r>
                <w:r w:rsidR="004B6B6C" w:rsidRPr="004736BD" w:rsidDel="00E17FE5">
                  <w:rPr>
                    <w:rFonts w:cs="Calibri"/>
                    <w:spacing w:val="1"/>
                    <w:sz w:val="20"/>
                    <w:szCs w:val="20"/>
                    <w:u w:val="single"/>
                  </w:rPr>
                  <w:delText xml:space="preserve"> </w:delText>
                </w:r>
                <w:r w:rsidR="004B6B6C" w:rsidRPr="004736BD" w:rsidDel="00E17FE5">
                  <w:rPr>
                    <w:rFonts w:cs="Calibri"/>
                    <w:sz w:val="20"/>
                    <w:szCs w:val="20"/>
                    <w:u w:val="single"/>
                  </w:rPr>
                  <w:delText>water</w:delText>
                </w:r>
              </w:del>
            </w:ins>
            <w:ins w:id="1354" w:author="Tam, Danny@Energy" w:date="2021-11-05T15:36:00Z">
              <w:del w:id="1355" w:author="Alhabibi, Haider@Energy [2]" w:date="2022-03-09T18:50:00Z">
                <w:r w:rsidDel="00E17FE5">
                  <w:rPr>
                    <w:rFonts w:cs="Calibri"/>
                    <w:sz w:val="20"/>
                    <w:szCs w:val="20"/>
                    <w:u w:val="single"/>
                  </w:rPr>
                  <w:delText xml:space="preserve"> </w:delText>
                </w:r>
              </w:del>
            </w:ins>
            <w:ins w:id="1356" w:author="Tam, Danny@Energy" w:date="2021-11-05T15:35:00Z">
              <w:del w:id="1357" w:author="Alhabibi, Haider@Energy [2]" w:date="2022-03-09T18:50:00Z">
                <w:r w:rsidR="004B6B6C" w:rsidRPr="004736BD" w:rsidDel="00E17FE5">
                  <w:rPr>
                    <w:rFonts w:cs="Calibri"/>
                    <w:sz w:val="20"/>
                    <w:szCs w:val="20"/>
                    <w:u w:val="single"/>
                  </w:rPr>
                  <w:delText>heater,</w:delText>
                </w:r>
                <w:r w:rsidR="004B6B6C" w:rsidRPr="004736BD" w:rsidDel="00E17FE5">
                  <w:rPr>
                    <w:rFonts w:cs="Calibri"/>
                    <w:spacing w:val="1"/>
                    <w:sz w:val="20"/>
                    <w:szCs w:val="20"/>
                    <w:u w:val="single"/>
                  </w:rPr>
                  <w:delText xml:space="preserve"> </w:delText>
                </w:r>
                <w:r w:rsidR="004B6B6C" w:rsidRPr="004736BD" w:rsidDel="00E17FE5">
                  <w:rPr>
                    <w:rFonts w:cs="Calibri"/>
                    <w:sz w:val="20"/>
                    <w:szCs w:val="20"/>
                    <w:u w:val="single"/>
                  </w:rPr>
                  <w:delText>and</w:delText>
                </w:r>
                <w:r w:rsidR="004B6B6C" w:rsidRPr="004736BD" w:rsidDel="00E17FE5">
                  <w:rPr>
                    <w:rFonts w:cs="Calibri"/>
                    <w:spacing w:val="1"/>
                    <w:sz w:val="20"/>
                    <w:szCs w:val="20"/>
                    <w:u w:val="single"/>
                  </w:rPr>
                  <w:delText xml:space="preserve"> </w:delText>
                </w:r>
                <w:r w:rsidR="004B6B6C" w:rsidRPr="004736BD" w:rsidDel="00E17FE5">
                  <w:rPr>
                    <w:rFonts w:cs="Calibri"/>
                    <w:sz w:val="20"/>
                    <w:szCs w:val="20"/>
                    <w:u w:val="single"/>
                  </w:rPr>
                  <w:delText>allows</w:delText>
                </w:r>
                <w:r w:rsidR="004B6B6C" w:rsidRPr="004736BD" w:rsidDel="00E17FE5">
                  <w:rPr>
                    <w:rFonts w:cs="Calibri"/>
                    <w:spacing w:val="1"/>
                    <w:sz w:val="20"/>
                    <w:szCs w:val="20"/>
                    <w:u w:val="single"/>
                  </w:rPr>
                  <w:delText xml:space="preserve"> </w:delText>
                </w:r>
                <w:r w:rsidR="004B6B6C" w:rsidRPr="004736BD" w:rsidDel="00E17FE5">
                  <w:rPr>
                    <w:rFonts w:cs="Calibri"/>
                    <w:sz w:val="20"/>
                    <w:szCs w:val="20"/>
                    <w:u w:val="single"/>
                  </w:rPr>
                  <w:delText>natural draining without pump</w:delText>
                </w:r>
                <w:r w:rsidR="004B6B6C" w:rsidRPr="004736BD" w:rsidDel="00E17FE5">
                  <w:rPr>
                    <w:rFonts w:cs="Calibri"/>
                    <w:spacing w:val="1"/>
                    <w:sz w:val="20"/>
                    <w:szCs w:val="20"/>
                    <w:u w:val="single"/>
                  </w:rPr>
                  <w:delText xml:space="preserve"> </w:delText>
                </w:r>
                <w:r w:rsidR="004B6B6C" w:rsidRPr="004736BD" w:rsidDel="00E17FE5">
                  <w:rPr>
                    <w:rFonts w:cs="Calibri"/>
                    <w:sz w:val="20"/>
                    <w:szCs w:val="20"/>
                    <w:u w:val="single"/>
                  </w:rPr>
                  <w:delText>assistance.</w:delText>
                </w:r>
              </w:del>
            </w:ins>
          </w:p>
          <w:p w14:paraId="591F7357" w14:textId="6D6C0555" w:rsidR="0033347C" w:rsidRPr="00B843FA" w:rsidDel="00E17FE5" w:rsidRDefault="0033347C">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contextualSpacing/>
              <w:rPr>
                <w:del w:id="1358" w:author="Alhabibi, Haider@Energy [2]" w:date="2022-03-09T18:50:00Z"/>
                <w:rFonts w:asciiTheme="minorHAnsi" w:eastAsia="Times New Roman" w:hAnsiTheme="minorHAnsi" w:cstheme="minorHAnsi"/>
                <w:sz w:val="18"/>
                <w:szCs w:val="18"/>
              </w:rPr>
              <w:pPrChange w:id="1359" w:author="Alhabibi, Haider@Energy" w:date="2022-01-03T15:38:00Z">
                <w:pPr>
                  <w:keepNext/>
                  <w:numPr>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7"/>
                  <w:contextualSpacing/>
                </w:pPr>
              </w:pPrChange>
            </w:pPr>
          </w:p>
          <w:p w14:paraId="44A508AB" w14:textId="34295E10" w:rsidR="00B843FA" w:rsidRPr="00B843FA" w:rsidDel="00E17FE5" w:rsidRDefault="00B843FA">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360"/>
              <w:contextualSpacing/>
              <w:rPr>
                <w:del w:id="1360" w:author="Alhabibi, Haider@Energy [2]" w:date="2022-03-09T18:50:00Z"/>
                <w:rFonts w:asciiTheme="minorHAnsi" w:eastAsia="Times New Roman" w:hAnsiTheme="minorHAnsi" w:cstheme="minorHAnsi"/>
                <w:sz w:val="18"/>
                <w:szCs w:val="18"/>
              </w:rPr>
              <w:pPrChange w:id="1361" w:author="Alhabibi, Haider@Energy" w:date="2022-01-03T15:38:00Z">
                <w:pPr>
                  <w:keepNext/>
                  <w:numPr>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647"/>
                  <w:contextualSpacing/>
                </w:pPr>
              </w:pPrChange>
            </w:pPr>
            <w:del w:id="1362" w:author="Alhabibi, Haider@Energy [2]" w:date="2022-03-09T18:50:00Z">
              <w:r w:rsidRPr="00B843FA" w:rsidDel="00E17FE5">
                <w:rPr>
                  <w:rFonts w:asciiTheme="minorHAnsi" w:eastAsia="Times New Roman" w:hAnsiTheme="minorHAnsi" w:cstheme="minorHAnsi"/>
                  <w:sz w:val="18"/>
                  <w:szCs w:val="18"/>
                </w:rPr>
                <w:delText>A gas supply line with capacity of at least 200,000 Btu/hr</w:delText>
              </w:r>
              <w:r w:rsidR="002E14A5" w:rsidDel="00E17FE5">
                <w:rPr>
                  <w:rFonts w:asciiTheme="minorHAnsi" w:eastAsia="Times New Roman" w:hAnsiTheme="minorHAnsi" w:cstheme="minorHAnsi"/>
                  <w:sz w:val="18"/>
                  <w:szCs w:val="18"/>
                </w:rPr>
                <w:delText>.</w:delText>
              </w:r>
            </w:del>
          </w:p>
        </w:tc>
      </w:tr>
      <w:tr w:rsidR="00B843FA" w:rsidRPr="00B843FA" w14:paraId="13419051" w14:textId="77777777" w:rsidTr="00E17FE5">
        <w:trPr>
          <w:trHeight w:val="144"/>
          <w:tblHeader/>
          <w:trPrChange w:id="1363" w:author="Alhabibi, Haider@Energy [2]" w:date="2022-03-09T18:50:00Z">
            <w:trPr>
              <w:trHeight w:val="144"/>
              <w:tblHeader/>
            </w:trPr>
          </w:trPrChange>
        </w:trPr>
        <w:tc>
          <w:tcPr>
            <w:tcW w:w="10980" w:type="dxa"/>
            <w:gridSpan w:val="2"/>
            <w:vAlign w:val="center"/>
            <w:tcPrChange w:id="1364" w:author="Alhabibi, Haider@Energy [2]" w:date="2022-03-09T18:50:00Z">
              <w:tcPr>
                <w:tcW w:w="10980" w:type="dxa"/>
                <w:gridSpan w:val="2"/>
                <w:vAlign w:val="center"/>
              </w:tcPr>
            </w:tcPrChange>
          </w:tcPr>
          <w:p w14:paraId="65268ECF"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B843FA">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544A4E55" w14:textId="3B79CFA4" w:rsidR="00B843FA" w:rsidRPr="008D6F63" w:rsidRDefault="00B843FA">
      <w:pPr>
        <w:spacing w:after="0" w:line="240" w:lineRule="auto"/>
        <w:rPr>
          <w:rFonts w:asciiTheme="minorHAnsi" w:hAnsiTheme="minorHAnsi" w:cstheme="minorHAnsi"/>
          <w:sz w:val="18"/>
          <w:szCs w:val="18"/>
        </w:rPr>
      </w:pPr>
    </w:p>
    <w:tbl>
      <w:tblPr>
        <w:tblStyle w:val="TableGrid"/>
        <w:tblW w:w="10862" w:type="dxa"/>
        <w:tblInd w:w="113" w:type="dxa"/>
        <w:tblLayout w:type="fixed"/>
        <w:tblLook w:val="04A0" w:firstRow="1" w:lastRow="0" w:firstColumn="1" w:lastColumn="0" w:noHBand="0" w:noVBand="1"/>
      </w:tblPr>
      <w:tblGrid>
        <w:gridCol w:w="445"/>
        <w:gridCol w:w="535"/>
        <w:gridCol w:w="972"/>
        <w:gridCol w:w="1260"/>
        <w:gridCol w:w="1260"/>
        <w:gridCol w:w="1260"/>
        <w:gridCol w:w="1170"/>
        <w:gridCol w:w="1350"/>
        <w:gridCol w:w="1260"/>
        <w:gridCol w:w="1350"/>
      </w:tblGrid>
      <w:tr w:rsidR="004872EE" w:rsidRPr="008D6F63" w14:paraId="29DA773B" w14:textId="426EA6C0" w:rsidTr="004B6B6C">
        <w:tc>
          <w:tcPr>
            <w:tcW w:w="10862" w:type="dxa"/>
            <w:gridSpan w:val="10"/>
          </w:tcPr>
          <w:p w14:paraId="01B0DD41" w14:textId="153516C4" w:rsidR="004872EE" w:rsidRPr="008D6F63" w:rsidRDefault="004872EE" w:rsidP="008D6F63">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7924B06C" w14:textId="428D4BAC" w:rsidR="004872EE" w:rsidDel="00E17FE5" w:rsidRDefault="00E17FE5" w:rsidP="00975E71">
            <w:pPr>
              <w:spacing w:after="0" w:line="240" w:lineRule="auto"/>
              <w:rPr>
                <w:del w:id="1365" w:author="Alhabibi, Haider@Energy [2]" w:date="2022-03-09T18:50:00Z"/>
                <w:rFonts w:cstheme="minorHAnsi"/>
                <w:sz w:val="20"/>
                <w:szCs w:val="20"/>
              </w:rPr>
            </w:pPr>
            <w:ins w:id="1366" w:author="Alhabibi, Haider@Energy [2]" w:date="2022-03-09T18:50:00Z">
              <w:r>
                <w:rPr>
                  <w:sz w:val="18"/>
                  <w:szCs w:val="18"/>
                </w:rPr>
                <w:t>&lt;&lt;Static Text - see the top&gt;&gt;</w:t>
              </w:r>
            </w:ins>
            <w:del w:id="1367" w:author="Alhabibi, Haider@Energy [2]" w:date="2022-03-09T18:50:00Z">
              <w:r w:rsidR="004872EE" w:rsidDel="00E17FE5">
                <w:rPr>
                  <w:rFonts w:cstheme="minorHAnsi"/>
                  <w:sz w:val="20"/>
                  <w:szCs w:val="20"/>
                </w:rPr>
                <w:delText xml:space="preserve">For dwelling units with multiple systems, enter the master bath distance and kitchen distance </w:delText>
              </w:r>
              <w:r w:rsidR="004872EE" w:rsidRPr="00F6062F" w:rsidDel="00E17FE5">
                <w:rPr>
                  <w:rFonts w:cstheme="minorHAnsi"/>
                  <w:sz w:val="20"/>
                  <w:szCs w:val="20"/>
                </w:rPr>
                <w:delText>to the closest water heater, and enter the average of the furthest fixture to each water heater.</w:delText>
              </w:r>
            </w:del>
          </w:p>
          <w:p w14:paraId="29FFDE61" w14:textId="2FE10AE1" w:rsidR="004872EE" w:rsidRPr="008D6F63" w:rsidRDefault="004872EE" w:rsidP="008D6F63">
            <w:pPr>
              <w:spacing w:after="0" w:line="240" w:lineRule="auto"/>
              <w:rPr>
                <w:rFonts w:cstheme="minorHAnsi"/>
                <w:b/>
                <w:sz w:val="18"/>
                <w:szCs w:val="18"/>
              </w:rPr>
            </w:pPr>
            <w:r>
              <w:rPr>
                <w:rFonts w:cstheme="minorHAnsi"/>
                <w:sz w:val="20"/>
                <w:szCs w:val="20"/>
              </w:rPr>
              <w:lastRenderedPageBreak/>
              <w:t xml:space="preserve">&lt;&lt; Require one row of data, reporting the longest distances, for each dwelling unit identified in </w:t>
            </w:r>
            <w:del w:id="1368" w:author="Alhabibi, Haider@Energy" w:date="2022-01-25T16:36:00Z">
              <w:r w:rsidDel="00361A2A">
                <w:rPr>
                  <w:rFonts w:cstheme="minorHAnsi"/>
                  <w:sz w:val="20"/>
                  <w:szCs w:val="20"/>
                </w:rPr>
                <w:delText xml:space="preserve">Section </w:delText>
              </w:r>
            </w:del>
            <w:ins w:id="1369" w:author="Alhabibi, Haider@Energy" w:date="2022-01-25T16:36:00Z">
              <w:r w:rsidR="0078464C">
                <w:rPr>
                  <w:rFonts w:cstheme="minorHAnsi"/>
                  <w:sz w:val="20"/>
                  <w:szCs w:val="20"/>
                </w:rPr>
                <w:t xml:space="preserve">Table </w:t>
              </w:r>
            </w:ins>
            <w:r>
              <w:rPr>
                <w:rFonts w:cstheme="minorHAnsi"/>
                <w:sz w:val="20"/>
                <w:szCs w:val="20"/>
              </w:rPr>
              <w:t>B</w:t>
            </w:r>
            <w:ins w:id="1370" w:author="Markstrum, Alexis@Energy" w:date="2021-10-21T11:37:00Z">
              <w:r w:rsidR="00E44611">
                <w:rPr>
                  <w:rFonts w:cstheme="minorHAnsi"/>
                  <w:sz w:val="20"/>
                  <w:szCs w:val="20"/>
                </w:rPr>
                <w:t xml:space="preserve"> or </w:t>
              </w:r>
              <w:del w:id="1371" w:author="Alhabibi, Haider@Energy" w:date="2022-01-25T16:36:00Z">
                <w:r w:rsidR="00E44611" w:rsidDel="0078464C">
                  <w:rPr>
                    <w:rFonts w:cstheme="minorHAnsi"/>
                    <w:sz w:val="20"/>
                    <w:szCs w:val="20"/>
                  </w:rPr>
                  <w:delText>D</w:delText>
                </w:r>
              </w:del>
            </w:ins>
            <w:ins w:id="1372" w:author="Alhabibi, Haider@Energy" w:date="2022-01-25T16:36:00Z">
              <w:r w:rsidR="0078464C">
                <w:rPr>
                  <w:rFonts w:cstheme="minorHAnsi"/>
                  <w:sz w:val="20"/>
                  <w:szCs w:val="20"/>
                </w:rPr>
                <w:t>B2</w:t>
              </w:r>
            </w:ins>
            <w:r>
              <w:rPr>
                <w:rFonts w:cstheme="minorHAnsi"/>
                <w:sz w:val="20"/>
                <w:szCs w:val="20"/>
              </w:rPr>
              <w:t xml:space="preserve">. with B11 </w:t>
            </w:r>
            <w:ins w:id="1373" w:author="Markstrum, Alexis@Energy" w:date="2021-10-21T11:37:00Z">
              <w:r w:rsidR="00E44611">
                <w:rPr>
                  <w:rFonts w:cstheme="minorHAnsi"/>
                  <w:sz w:val="20"/>
                  <w:szCs w:val="20"/>
                </w:rPr>
                <w:t xml:space="preserve">or </w:t>
              </w:r>
              <w:del w:id="1374" w:author="Alhabibi, Haider@Energy" w:date="2022-01-25T16:38:00Z">
                <w:r w:rsidR="00E44611" w:rsidDel="00F7260C">
                  <w:rPr>
                    <w:rFonts w:cstheme="minorHAnsi"/>
                    <w:sz w:val="20"/>
                    <w:szCs w:val="20"/>
                  </w:rPr>
                  <w:delText>D</w:delText>
                </w:r>
              </w:del>
            </w:ins>
            <w:ins w:id="1375" w:author="Alhabibi, Haider@Energy" w:date="2022-01-25T16:38:00Z">
              <w:r w:rsidR="00F7260C">
                <w:rPr>
                  <w:rFonts w:cstheme="minorHAnsi"/>
                  <w:sz w:val="20"/>
                  <w:szCs w:val="20"/>
                </w:rPr>
                <w:t>B2-</w:t>
              </w:r>
            </w:ins>
            <w:ins w:id="1376" w:author="Markstrum, Alexis@Energy" w:date="2021-10-21T11:37:00Z">
              <w:r w:rsidR="00E44611">
                <w:rPr>
                  <w:rFonts w:cstheme="minorHAnsi"/>
                  <w:sz w:val="20"/>
                  <w:szCs w:val="20"/>
                </w:rPr>
                <w:t xml:space="preserve">08 </w:t>
              </w:r>
            </w:ins>
            <w:r>
              <w:rPr>
                <w:rFonts w:cstheme="minorHAnsi"/>
                <w:sz w:val="20"/>
                <w:szCs w:val="20"/>
              </w:rPr>
              <w:t>= Expanded. If no dwelling in B11</w:t>
            </w:r>
            <w:ins w:id="1377" w:author="Markstrum, Alexis@Energy" w:date="2021-10-21T11:37:00Z">
              <w:r w:rsidR="00E44611">
                <w:rPr>
                  <w:rFonts w:cstheme="minorHAnsi"/>
                  <w:sz w:val="20"/>
                  <w:szCs w:val="20"/>
                </w:rPr>
                <w:t xml:space="preserve">or </w:t>
              </w:r>
              <w:del w:id="1378" w:author="Alhabibi, Haider@Energy" w:date="2022-01-25T16:38:00Z">
                <w:r w:rsidR="00E44611" w:rsidDel="00127C14">
                  <w:rPr>
                    <w:rFonts w:cstheme="minorHAnsi"/>
                    <w:sz w:val="20"/>
                    <w:szCs w:val="20"/>
                  </w:rPr>
                  <w:delText>D</w:delText>
                </w:r>
              </w:del>
            </w:ins>
            <w:ins w:id="1379" w:author="Alhabibi, Haider@Energy" w:date="2022-01-25T16:38:00Z">
              <w:r w:rsidR="00127C14">
                <w:rPr>
                  <w:rFonts w:cstheme="minorHAnsi"/>
                  <w:sz w:val="20"/>
                  <w:szCs w:val="20"/>
                </w:rPr>
                <w:t>B2-</w:t>
              </w:r>
            </w:ins>
            <w:ins w:id="1380" w:author="Markstrum, Alexis@Energy" w:date="2021-10-21T11:37:00Z">
              <w:r w:rsidR="00E44611">
                <w:rPr>
                  <w:rFonts w:cstheme="minorHAnsi"/>
                  <w:sz w:val="20"/>
                  <w:szCs w:val="20"/>
                </w:rPr>
                <w:t>08</w:t>
              </w:r>
            </w:ins>
            <w:r>
              <w:rPr>
                <w:rFonts w:cstheme="minorHAnsi"/>
                <w:sz w:val="20"/>
                <w:szCs w:val="20"/>
              </w:rPr>
              <w:t xml:space="preserve"> = Expanded, then display section header and standard “This section does not apply” message&gt;&gt;</w:t>
            </w:r>
          </w:p>
        </w:tc>
      </w:tr>
      <w:tr w:rsidR="00BB3633" w:rsidRPr="00AC2387" w14:paraId="72A6A348" w14:textId="63BC3E63" w:rsidTr="00BB3633">
        <w:tc>
          <w:tcPr>
            <w:tcW w:w="980" w:type="dxa"/>
            <w:gridSpan w:val="2"/>
          </w:tcPr>
          <w:p w14:paraId="62BE8BBF" w14:textId="5DBE22F9" w:rsidR="004872EE" w:rsidRDefault="004872EE" w:rsidP="008873A7">
            <w:pPr>
              <w:spacing w:after="0"/>
              <w:jc w:val="center"/>
              <w:rPr>
                <w:rFonts w:cstheme="minorHAnsi"/>
                <w:sz w:val="20"/>
                <w:szCs w:val="20"/>
              </w:rPr>
            </w:pPr>
            <w:r>
              <w:rPr>
                <w:rFonts w:cstheme="minorHAnsi"/>
                <w:sz w:val="20"/>
                <w:szCs w:val="20"/>
              </w:rPr>
              <w:lastRenderedPageBreak/>
              <w:t>01</w:t>
            </w:r>
          </w:p>
        </w:tc>
        <w:tc>
          <w:tcPr>
            <w:tcW w:w="972" w:type="dxa"/>
          </w:tcPr>
          <w:p w14:paraId="4303F6F4" w14:textId="62508C03" w:rsidR="004872EE" w:rsidRDefault="004872EE" w:rsidP="008873A7">
            <w:pPr>
              <w:spacing w:after="0"/>
              <w:jc w:val="center"/>
              <w:rPr>
                <w:rFonts w:cstheme="minorHAnsi"/>
                <w:sz w:val="20"/>
                <w:szCs w:val="20"/>
              </w:rPr>
            </w:pPr>
            <w:r>
              <w:rPr>
                <w:rFonts w:cstheme="minorHAnsi"/>
                <w:sz w:val="20"/>
                <w:szCs w:val="20"/>
              </w:rPr>
              <w:t>02</w:t>
            </w:r>
          </w:p>
        </w:tc>
        <w:tc>
          <w:tcPr>
            <w:tcW w:w="1260" w:type="dxa"/>
            <w:vAlign w:val="bottom"/>
          </w:tcPr>
          <w:p w14:paraId="0A25BCF2" w14:textId="47183BF6" w:rsidR="004872EE" w:rsidRDefault="004872EE" w:rsidP="008873A7">
            <w:pPr>
              <w:spacing w:after="0"/>
              <w:jc w:val="center"/>
              <w:rPr>
                <w:rFonts w:cstheme="minorHAnsi"/>
                <w:sz w:val="20"/>
                <w:szCs w:val="20"/>
              </w:rPr>
            </w:pPr>
            <w:r>
              <w:rPr>
                <w:rFonts w:cstheme="minorHAnsi"/>
                <w:sz w:val="20"/>
                <w:szCs w:val="20"/>
              </w:rPr>
              <w:t>03</w:t>
            </w:r>
          </w:p>
        </w:tc>
        <w:tc>
          <w:tcPr>
            <w:tcW w:w="1260" w:type="dxa"/>
          </w:tcPr>
          <w:p w14:paraId="64CE3C45" w14:textId="07C1234A" w:rsidR="004872EE" w:rsidRDefault="004872EE" w:rsidP="008873A7">
            <w:pPr>
              <w:spacing w:after="0"/>
              <w:jc w:val="center"/>
              <w:rPr>
                <w:rFonts w:cstheme="minorHAnsi"/>
                <w:sz w:val="20"/>
                <w:szCs w:val="20"/>
              </w:rPr>
            </w:pPr>
            <w:r>
              <w:rPr>
                <w:rFonts w:cstheme="minorHAnsi"/>
                <w:sz w:val="20"/>
                <w:szCs w:val="20"/>
              </w:rPr>
              <w:t>04</w:t>
            </w:r>
          </w:p>
        </w:tc>
        <w:tc>
          <w:tcPr>
            <w:tcW w:w="1260" w:type="dxa"/>
          </w:tcPr>
          <w:p w14:paraId="56EB1149" w14:textId="177375F9" w:rsidR="004872EE" w:rsidRDefault="004872EE" w:rsidP="008873A7">
            <w:pPr>
              <w:spacing w:after="0"/>
              <w:jc w:val="center"/>
              <w:rPr>
                <w:rFonts w:cstheme="minorHAnsi"/>
                <w:sz w:val="20"/>
                <w:szCs w:val="20"/>
              </w:rPr>
            </w:pPr>
            <w:r>
              <w:rPr>
                <w:rFonts w:cstheme="minorHAnsi"/>
                <w:sz w:val="20"/>
                <w:szCs w:val="20"/>
              </w:rPr>
              <w:t>05</w:t>
            </w:r>
          </w:p>
        </w:tc>
        <w:tc>
          <w:tcPr>
            <w:tcW w:w="1170" w:type="dxa"/>
          </w:tcPr>
          <w:p w14:paraId="1302FEC8" w14:textId="43818BC0" w:rsidR="004872EE" w:rsidRDefault="004872EE" w:rsidP="008873A7">
            <w:pPr>
              <w:spacing w:after="0"/>
              <w:jc w:val="center"/>
              <w:rPr>
                <w:rFonts w:cstheme="minorHAnsi"/>
                <w:sz w:val="20"/>
                <w:szCs w:val="20"/>
              </w:rPr>
            </w:pPr>
            <w:r>
              <w:rPr>
                <w:rFonts w:cstheme="minorHAnsi"/>
                <w:sz w:val="20"/>
                <w:szCs w:val="20"/>
              </w:rPr>
              <w:t>06</w:t>
            </w:r>
          </w:p>
        </w:tc>
        <w:tc>
          <w:tcPr>
            <w:tcW w:w="1350" w:type="dxa"/>
          </w:tcPr>
          <w:p w14:paraId="74F4E94A" w14:textId="5BDB2ABA" w:rsidR="004872EE" w:rsidRDefault="004872EE" w:rsidP="008873A7">
            <w:pPr>
              <w:spacing w:after="0"/>
              <w:jc w:val="center"/>
              <w:rPr>
                <w:rFonts w:cstheme="minorHAnsi"/>
                <w:sz w:val="20"/>
                <w:szCs w:val="20"/>
              </w:rPr>
            </w:pPr>
            <w:r>
              <w:rPr>
                <w:rFonts w:cstheme="minorHAnsi"/>
                <w:sz w:val="20"/>
                <w:szCs w:val="20"/>
              </w:rPr>
              <w:t>07</w:t>
            </w:r>
          </w:p>
        </w:tc>
        <w:tc>
          <w:tcPr>
            <w:tcW w:w="1260" w:type="dxa"/>
          </w:tcPr>
          <w:p w14:paraId="7E5C9B9B" w14:textId="46B0F365" w:rsidR="004872EE" w:rsidRDefault="001C1D69" w:rsidP="008873A7">
            <w:pPr>
              <w:spacing w:after="0"/>
              <w:jc w:val="center"/>
              <w:rPr>
                <w:rFonts w:cstheme="minorHAnsi"/>
                <w:sz w:val="20"/>
                <w:szCs w:val="20"/>
              </w:rPr>
            </w:pPr>
            <w:r>
              <w:rPr>
                <w:rFonts w:cstheme="minorHAnsi"/>
                <w:sz w:val="20"/>
                <w:szCs w:val="20"/>
              </w:rPr>
              <w:t>08</w:t>
            </w:r>
          </w:p>
        </w:tc>
        <w:tc>
          <w:tcPr>
            <w:tcW w:w="1350" w:type="dxa"/>
          </w:tcPr>
          <w:p w14:paraId="47B24012" w14:textId="65C9AC37" w:rsidR="004872EE" w:rsidRDefault="001C1D69" w:rsidP="008873A7">
            <w:pPr>
              <w:spacing w:after="0"/>
              <w:jc w:val="center"/>
              <w:rPr>
                <w:rFonts w:cstheme="minorHAnsi"/>
                <w:sz w:val="20"/>
                <w:szCs w:val="20"/>
              </w:rPr>
            </w:pPr>
            <w:r>
              <w:rPr>
                <w:rFonts w:cstheme="minorHAnsi"/>
                <w:sz w:val="20"/>
                <w:szCs w:val="20"/>
              </w:rPr>
              <w:t>09</w:t>
            </w:r>
          </w:p>
        </w:tc>
      </w:tr>
      <w:tr w:rsidR="00BB3633" w:rsidRPr="00AB4500" w14:paraId="14D2692F" w14:textId="3B522467" w:rsidTr="00BB3633">
        <w:tc>
          <w:tcPr>
            <w:tcW w:w="980" w:type="dxa"/>
            <w:gridSpan w:val="2"/>
            <w:vAlign w:val="bottom"/>
          </w:tcPr>
          <w:p w14:paraId="3D1CEAB4" w14:textId="28075304" w:rsidR="001C1D69" w:rsidRPr="00AB4500" w:rsidRDefault="001C1D69" w:rsidP="001C1D69">
            <w:pPr>
              <w:spacing w:after="0" w:line="240" w:lineRule="auto"/>
              <w:jc w:val="center"/>
              <w:rPr>
                <w:rFonts w:cstheme="minorHAnsi"/>
                <w:sz w:val="18"/>
                <w:szCs w:val="20"/>
              </w:rPr>
            </w:pPr>
            <w:bookmarkStart w:id="1381" w:name="_Hlk84838181"/>
            <w:r>
              <w:rPr>
                <w:rFonts w:cstheme="minorHAnsi"/>
                <w:sz w:val="18"/>
                <w:szCs w:val="20"/>
              </w:rPr>
              <w:t xml:space="preserve">Dwelling </w:t>
            </w:r>
            <w:r w:rsidRPr="00AB4500">
              <w:rPr>
                <w:rFonts w:cstheme="minorHAnsi"/>
                <w:sz w:val="18"/>
                <w:szCs w:val="20"/>
              </w:rPr>
              <w:t>Name</w:t>
            </w:r>
          </w:p>
        </w:tc>
        <w:tc>
          <w:tcPr>
            <w:tcW w:w="972" w:type="dxa"/>
            <w:vAlign w:val="bottom"/>
          </w:tcPr>
          <w:p w14:paraId="1964C4D3" w14:textId="77777777" w:rsidR="001C1D69" w:rsidRPr="00AB4500" w:rsidRDefault="001C1D69" w:rsidP="001C1D69">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49DF866D" w14:textId="77777777" w:rsidR="001C1D69" w:rsidRPr="00AB4500" w:rsidRDefault="001C1D69" w:rsidP="001C1D69">
            <w:pPr>
              <w:spacing w:after="0" w:line="240" w:lineRule="auto"/>
              <w:jc w:val="center"/>
              <w:rPr>
                <w:sz w:val="18"/>
              </w:rPr>
            </w:pPr>
            <w:r w:rsidRPr="00AB4500">
              <w:rPr>
                <w:rFonts w:cstheme="minorHAnsi"/>
                <w:sz w:val="18"/>
                <w:szCs w:val="20"/>
              </w:rPr>
              <w:t>Master Bath distance of furthest fixture to Water Heater in feet</w:t>
            </w:r>
          </w:p>
        </w:tc>
        <w:tc>
          <w:tcPr>
            <w:tcW w:w="1260" w:type="dxa"/>
            <w:vAlign w:val="bottom"/>
          </w:tcPr>
          <w:p w14:paraId="1F34F125" w14:textId="77777777" w:rsidR="001C1D69" w:rsidRPr="00AB4500" w:rsidRDefault="001C1D69" w:rsidP="001C1D69">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4D13E159" w14:textId="3C650C27" w:rsidR="001C1D69" w:rsidRPr="00AB4500" w:rsidRDefault="001C1D69" w:rsidP="001C1D69">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0EB8E30F" w14:textId="77777777" w:rsidR="001C1D69" w:rsidRPr="00AB4500" w:rsidRDefault="001C1D69" w:rsidP="001C1D69">
            <w:pPr>
              <w:spacing w:after="0" w:line="240" w:lineRule="auto"/>
              <w:jc w:val="center"/>
              <w:rPr>
                <w:sz w:val="18"/>
              </w:rPr>
            </w:pPr>
            <w:r w:rsidRPr="00AB4500">
              <w:rPr>
                <w:rFonts w:cstheme="minorHAnsi"/>
                <w:sz w:val="18"/>
                <w:szCs w:val="20"/>
              </w:rPr>
              <w:t>Weighted Distance</w:t>
            </w:r>
          </w:p>
        </w:tc>
        <w:tc>
          <w:tcPr>
            <w:tcW w:w="1350" w:type="dxa"/>
            <w:vAlign w:val="bottom"/>
          </w:tcPr>
          <w:p w14:paraId="65EB741D" w14:textId="77777777" w:rsidR="001C1D69" w:rsidRPr="00AB4500" w:rsidRDefault="001C1D69" w:rsidP="001C1D69">
            <w:pPr>
              <w:spacing w:after="0" w:line="240" w:lineRule="auto"/>
              <w:jc w:val="center"/>
              <w:rPr>
                <w:sz w:val="18"/>
              </w:rPr>
            </w:pPr>
            <w:r w:rsidRPr="00AB4500">
              <w:rPr>
                <w:rFonts w:cstheme="minorHAnsi"/>
                <w:sz w:val="18"/>
                <w:szCs w:val="20"/>
              </w:rPr>
              <w:t>Qualification Distance</w:t>
            </w:r>
          </w:p>
        </w:tc>
        <w:tc>
          <w:tcPr>
            <w:tcW w:w="1260" w:type="dxa"/>
            <w:vAlign w:val="bottom"/>
          </w:tcPr>
          <w:p w14:paraId="4E25322E" w14:textId="0CB8B59B" w:rsidR="001C1D69" w:rsidRPr="00AB4500" w:rsidRDefault="001C1D69" w:rsidP="001C1D69">
            <w:pPr>
              <w:spacing w:after="0" w:line="240" w:lineRule="auto"/>
              <w:jc w:val="center"/>
              <w:rPr>
                <w:rFonts w:cstheme="minorHAnsi"/>
                <w:sz w:val="18"/>
                <w:szCs w:val="20"/>
              </w:rPr>
            </w:pPr>
            <w:r>
              <w:rPr>
                <w:rFonts w:cstheme="minorHAnsi"/>
                <w:sz w:val="18"/>
              </w:rPr>
              <w:t>Design Compactness Factor</w:t>
            </w:r>
          </w:p>
        </w:tc>
        <w:tc>
          <w:tcPr>
            <w:tcW w:w="1350" w:type="dxa"/>
            <w:vAlign w:val="bottom"/>
          </w:tcPr>
          <w:p w14:paraId="594B5F6E" w14:textId="251BA2DF" w:rsidR="001C1D69" w:rsidRPr="00AB4500" w:rsidRDefault="001C1D69" w:rsidP="001C1D69">
            <w:pPr>
              <w:spacing w:after="0" w:line="240" w:lineRule="auto"/>
              <w:jc w:val="center"/>
              <w:rPr>
                <w:rFonts w:cstheme="minorHAnsi"/>
                <w:sz w:val="18"/>
                <w:szCs w:val="20"/>
              </w:rPr>
            </w:pPr>
            <w:r>
              <w:rPr>
                <w:rFonts w:cstheme="minorHAnsi"/>
                <w:sz w:val="18"/>
              </w:rPr>
              <w:t>Calculated Compactness Factor</w:t>
            </w:r>
          </w:p>
        </w:tc>
      </w:tr>
      <w:bookmarkEnd w:id="1381"/>
      <w:tr w:rsidR="00BB3633" w:rsidRPr="00AB4500" w14:paraId="0D20F773" w14:textId="4A8CB3C5" w:rsidTr="00BB3633">
        <w:trPr>
          <w:trHeight w:val="305"/>
        </w:trPr>
        <w:tc>
          <w:tcPr>
            <w:tcW w:w="980" w:type="dxa"/>
            <w:gridSpan w:val="2"/>
          </w:tcPr>
          <w:p w14:paraId="6719F216" w14:textId="0792ACE9" w:rsidR="001C1D69" w:rsidRPr="00AB4500" w:rsidRDefault="001C1D69" w:rsidP="001C1D69">
            <w:pPr>
              <w:spacing w:after="0" w:line="240" w:lineRule="auto"/>
              <w:rPr>
                <w:sz w:val="18"/>
                <w:szCs w:val="18"/>
              </w:rPr>
            </w:pPr>
            <w:r w:rsidRPr="00AB4500">
              <w:rPr>
                <w:rFonts w:asciiTheme="minorHAnsi" w:eastAsia="Times New Roman" w:hAnsiTheme="minorHAnsi" w:cstheme="minorHAnsi"/>
                <w:sz w:val="18"/>
                <w:szCs w:val="18"/>
              </w:rPr>
              <w:t>&lt;&lt;Reference value from A01</w:t>
            </w:r>
            <w:ins w:id="1382" w:author="Markstrum, Alexis@Energy" w:date="2021-10-21T11:39:00Z">
              <w:r w:rsidR="000969B0">
                <w:rPr>
                  <w:rFonts w:asciiTheme="minorHAnsi" w:eastAsia="Times New Roman" w:hAnsiTheme="minorHAnsi" w:cstheme="minorHAnsi"/>
                  <w:sz w:val="18"/>
                  <w:szCs w:val="18"/>
                </w:rPr>
                <w:t xml:space="preserve"> or </w:t>
              </w:r>
              <w:del w:id="1383" w:author="Alhabibi, Haider@Energy" w:date="2022-01-25T16:38:00Z">
                <w:r w:rsidR="000969B0" w:rsidDel="00127C14">
                  <w:rPr>
                    <w:rFonts w:asciiTheme="minorHAnsi" w:eastAsia="Times New Roman" w:hAnsiTheme="minorHAnsi" w:cstheme="minorHAnsi"/>
                    <w:sz w:val="18"/>
                    <w:szCs w:val="18"/>
                  </w:rPr>
                  <w:delText>C</w:delText>
                </w:r>
              </w:del>
            </w:ins>
            <w:ins w:id="1384" w:author="Alhabibi, Haider@Energy" w:date="2022-01-25T16:38:00Z">
              <w:r w:rsidR="00127C14">
                <w:rPr>
                  <w:rFonts w:asciiTheme="minorHAnsi" w:eastAsia="Times New Roman" w:hAnsiTheme="minorHAnsi" w:cstheme="minorHAnsi"/>
                  <w:sz w:val="18"/>
                  <w:szCs w:val="18"/>
                </w:rPr>
                <w:t>A2-</w:t>
              </w:r>
            </w:ins>
            <w:ins w:id="1385" w:author="Markstrum, Alexis@Energy" w:date="2021-10-21T11:39:00Z">
              <w:r w:rsidR="000969B0">
                <w:rPr>
                  <w:rFonts w:asciiTheme="minorHAnsi" w:eastAsia="Times New Roman" w:hAnsiTheme="minorHAnsi" w:cstheme="minorHAnsi"/>
                  <w:sz w:val="18"/>
                  <w:szCs w:val="18"/>
                </w:rPr>
                <w:t>01</w:t>
              </w:r>
            </w:ins>
            <w:r w:rsidRPr="00AB4500">
              <w:rPr>
                <w:rFonts w:asciiTheme="minorHAnsi" w:eastAsia="Times New Roman" w:hAnsiTheme="minorHAnsi" w:cstheme="minorHAnsi"/>
                <w:sz w:val="18"/>
                <w:szCs w:val="18"/>
              </w:rPr>
              <w:t>&gt;&gt;</w:t>
            </w:r>
          </w:p>
        </w:tc>
        <w:tc>
          <w:tcPr>
            <w:tcW w:w="972" w:type="dxa"/>
          </w:tcPr>
          <w:p w14:paraId="696910CE" w14:textId="77777777" w:rsidR="001C1D69" w:rsidRPr="00AB4500" w:rsidRDefault="001C1D69" w:rsidP="001C1D69">
            <w:pPr>
              <w:spacing w:after="0" w:line="240" w:lineRule="auto"/>
              <w:rPr>
                <w:sz w:val="18"/>
                <w:szCs w:val="18"/>
              </w:rPr>
            </w:pPr>
            <w:r w:rsidRPr="00AB4500">
              <w:rPr>
                <w:sz w:val="18"/>
                <w:szCs w:val="18"/>
              </w:rPr>
              <w:t xml:space="preserve">&lt;&lt;if performance, then value = </w:t>
            </w:r>
            <w:proofErr w:type="gramStart"/>
            <w:r w:rsidRPr="00AB4500">
              <w:rPr>
                <w:sz w:val="18"/>
                <w:szCs w:val="18"/>
              </w:rPr>
              <w:t>NA;</w:t>
            </w:r>
            <w:proofErr w:type="gramEnd"/>
            <w:r w:rsidRPr="00AB4500">
              <w:rPr>
                <w:sz w:val="18"/>
                <w:szCs w:val="18"/>
              </w:rPr>
              <w:t xml:space="preserve"> </w:t>
            </w:r>
          </w:p>
          <w:p w14:paraId="7EB68E5E" w14:textId="77777777" w:rsidR="001C1D69" w:rsidRPr="00AB4500" w:rsidRDefault="001C1D69" w:rsidP="001C1D69">
            <w:pPr>
              <w:spacing w:after="0" w:line="240" w:lineRule="auto"/>
              <w:rPr>
                <w:sz w:val="18"/>
                <w:szCs w:val="18"/>
              </w:rPr>
            </w:pPr>
            <w:r w:rsidRPr="00AB4500">
              <w:rPr>
                <w:sz w:val="18"/>
                <w:szCs w:val="18"/>
              </w:rPr>
              <w:t>Else if prescriptive, user select from list: 1, 2, 3&gt;&gt;</w:t>
            </w:r>
          </w:p>
        </w:tc>
        <w:tc>
          <w:tcPr>
            <w:tcW w:w="1260" w:type="dxa"/>
          </w:tcPr>
          <w:p w14:paraId="3C809CB1" w14:textId="64512C0A" w:rsidR="001C1D69" w:rsidRPr="00AB4500" w:rsidRDefault="001C1D69" w:rsidP="001C1D69">
            <w:pPr>
              <w:spacing w:after="0" w:line="240" w:lineRule="auto"/>
              <w:rPr>
                <w:sz w:val="18"/>
                <w:szCs w:val="18"/>
              </w:rPr>
            </w:pPr>
            <w:r w:rsidRPr="00AB4500">
              <w:rPr>
                <w:sz w:val="18"/>
                <w:szCs w:val="18"/>
              </w:rPr>
              <w:t xml:space="preserve">&lt;&lt;Reference Value from </w:t>
            </w:r>
            <w:del w:id="1386" w:author="Alhabibi, Haider@Energy" w:date="2022-02-24T12:43:00Z">
              <w:r w:rsidRPr="00AB4500">
                <w:rPr>
                  <w:sz w:val="18"/>
                  <w:szCs w:val="18"/>
                </w:rPr>
                <w:delText>CF1R</w:delText>
              </w:r>
            </w:del>
            <w:ins w:id="1387" w:author="Alhabibi, Haider@Energy" w:date="2022-02-24T12:43:00Z">
              <w:r w:rsidR="00093E8B">
                <w:rPr>
                  <w:sz w:val="18"/>
                  <w:szCs w:val="18"/>
                </w:rPr>
                <w:t>LMCC</w:t>
              </w:r>
            </w:ins>
            <w:r w:rsidRPr="00AB4500">
              <w:rPr>
                <w:sz w:val="18"/>
                <w:szCs w:val="18"/>
              </w:rPr>
              <w:t>-</w:t>
            </w:r>
            <w:proofErr w:type="gramStart"/>
            <w:r w:rsidRPr="00621545">
              <w:rPr>
                <w:sz w:val="18"/>
                <w:szCs w:val="18"/>
              </w:rPr>
              <w:t>PRF</w:t>
            </w:r>
            <w:r w:rsidRPr="00AB4500">
              <w:rPr>
                <w:sz w:val="18"/>
                <w:szCs w:val="18"/>
              </w:rPr>
              <w:t>;</w:t>
            </w:r>
            <w:proofErr w:type="gramEnd"/>
            <w:r w:rsidRPr="00AB4500">
              <w:rPr>
                <w:sz w:val="18"/>
                <w:szCs w:val="18"/>
              </w:rPr>
              <w:t xml:space="preserve"> </w:t>
            </w:r>
          </w:p>
          <w:p w14:paraId="2D08058C" w14:textId="0949CA40" w:rsidR="001C1D69" w:rsidRPr="00AB4500" w:rsidRDefault="001C1D69" w:rsidP="001C1D69">
            <w:pPr>
              <w:spacing w:after="0" w:line="240" w:lineRule="auto"/>
              <w:rPr>
                <w:sz w:val="18"/>
                <w:szCs w:val="18"/>
              </w:rPr>
            </w:pPr>
            <w:r w:rsidRPr="00AB4500">
              <w:rPr>
                <w:sz w:val="18"/>
                <w:szCs w:val="18"/>
              </w:rPr>
              <w:t>Else if prescriptive compliance</w:t>
            </w:r>
            <w:r w:rsidR="0021138F">
              <w:rPr>
                <w:sz w:val="18"/>
                <w:szCs w:val="18"/>
              </w:rPr>
              <w:t xml:space="preserve"> or not in the XML</w:t>
            </w:r>
            <w:r w:rsidRPr="00AB4500">
              <w:rPr>
                <w:sz w:val="18"/>
                <w:szCs w:val="18"/>
              </w:rPr>
              <w:t>, user input&gt;&gt;</w:t>
            </w:r>
          </w:p>
        </w:tc>
        <w:tc>
          <w:tcPr>
            <w:tcW w:w="1260" w:type="dxa"/>
          </w:tcPr>
          <w:p w14:paraId="27C99E22" w14:textId="42BBA692" w:rsidR="001C1D69" w:rsidRPr="00AB4500" w:rsidRDefault="001C1D69" w:rsidP="001C1D69">
            <w:pPr>
              <w:spacing w:after="0" w:line="240" w:lineRule="auto"/>
              <w:rPr>
                <w:sz w:val="18"/>
                <w:szCs w:val="18"/>
              </w:rPr>
            </w:pPr>
            <w:r w:rsidRPr="00AB4500">
              <w:rPr>
                <w:sz w:val="18"/>
                <w:szCs w:val="18"/>
              </w:rPr>
              <w:t xml:space="preserve">&lt;&lt;Reference Value from </w:t>
            </w:r>
            <w:del w:id="1388" w:author="Alhabibi, Haider@Energy" w:date="2022-02-24T12:43:00Z">
              <w:r w:rsidRPr="00AB4500">
                <w:rPr>
                  <w:sz w:val="18"/>
                  <w:szCs w:val="18"/>
                </w:rPr>
                <w:delText>CF1R</w:delText>
              </w:r>
            </w:del>
            <w:ins w:id="1389" w:author="Alhabibi, Haider@Energy" w:date="2022-02-24T12:43:00Z">
              <w:r w:rsidR="00093E8B">
                <w:rPr>
                  <w:sz w:val="18"/>
                  <w:szCs w:val="18"/>
                </w:rPr>
                <w:t>LMCC</w:t>
              </w:r>
            </w:ins>
            <w:r w:rsidRPr="00AB4500">
              <w:rPr>
                <w:sz w:val="18"/>
                <w:szCs w:val="18"/>
              </w:rPr>
              <w:t>-</w:t>
            </w:r>
            <w:proofErr w:type="gramStart"/>
            <w:r w:rsidRPr="00621545">
              <w:rPr>
                <w:sz w:val="18"/>
                <w:szCs w:val="18"/>
              </w:rPr>
              <w:t>PRF</w:t>
            </w:r>
            <w:r w:rsidRPr="00AB4500">
              <w:rPr>
                <w:sz w:val="18"/>
                <w:szCs w:val="18"/>
              </w:rPr>
              <w:t>;</w:t>
            </w:r>
            <w:proofErr w:type="gramEnd"/>
            <w:r w:rsidRPr="00AB4500">
              <w:rPr>
                <w:sz w:val="18"/>
                <w:szCs w:val="18"/>
              </w:rPr>
              <w:t xml:space="preserve"> </w:t>
            </w:r>
          </w:p>
          <w:p w14:paraId="7CC442C2" w14:textId="109D5CC0" w:rsidR="001C1D69" w:rsidRPr="00AB4500" w:rsidRDefault="001C1D69" w:rsidP="001C1D69">
            <w:pPr>
              <w:spacing w:after="0" w:line="240" w:lineRule="auto"/>
              <w:rPr>
                <w:sz w:val="18"/>
                <w:szCs w:val="18"/>
              </w:rPr>
            </w:pPr>
            <w:r w:rsidRPr="00AB4500">
              <w:rPr>
                <w:sz w:val="18"/>
                <w:szCs w:val="18"/>
              </w:rPr>
              <w:t>Else if prescriptive compliance</w:t>
            </w:r>
            <w:r w:rsidR="0021138F">
              <w:rPr>
                <w:sz w:val="18"/>
                <w:szCs w:val="18"/>
              </w:rPr>
              <w:t xml:space="preserve"> or not in the XML</w:t>
            </w:r>
            <w:r w:rsidRPr="00AB4500">
              <w:rPr>
                <w:sz w:val="18"/>
                <w:szCs w:val="18"/>
              </w:rPr>
              <w:t>, user input&gt;&gt;</w:t>
            </w:r>
          </w:p>
        </w:tc>
        <w:tc>
          <w:tcPr>
            <w:tcW w:w="1260" w:type="dxa"/>
          </w:tcPr>
          <w:p w14:paraId="10420677" w14:textId="4D3BE332" w:rsidR="001C1D69" w:rsidRPr="00AB4500" w:rsidRDefault="001C1D69" w:rsidP="001C1D69">
            <w:pPr>
              <w:spacing w:after="0" w:line="240" w:lineRule="auto"/>
              <w:rPr>
                <w:sz w:val="18"/>
                <w:szCs w:val="18"/>
              </w:rPr>
            </w:pPr>
            <w:r w:rsidRPr="00AB4500">
              <w:rPr>
                <w:sz w:val="18"/>
                <w:szCs w:val="18"/>
              </w:rPr>
              <w:t xml:space="preserve">&lt;&lt;Reference Value from </w:t>
            </w:r>
            <w:del w:id="1390" w:author="Alhabibi, Haider@Energy" w:date="2022-02-24T12:43:00Z">
              <w:r w:rsidRPr="00AB4500">
                <w:rPr>
                  <w:sz w:val="18"/>
                  <w:szCs w:val="18"/>
                </w:rPr>
                <w:delText>CF1R</w:delText>
              </w:r>
            </w:del>
            <w:ins w:id="1391" w:author="Alhabibi, Haider@Energy" w:date="2022-02-24T12:43:00Z">
              <w:r w:rsidR="00093E8B">
                <w:rPr>
                  <w:sz w:val="18"/>
                  <w:szCs w:val="18"/>
                </w:rPr>
                <w:t>LMCC</w:t>
              </w:r>
            </w:ins>
            <w:r w:rsidRPr="00AB4500">
              <w:rPr>
                <w:sz w:val="18"/>
                <w:szCs w:val="18"/>
              </w:rPr>
              <w:t>-</w:t>
            </w:r>
            <w:proofErr w:type="gramStart"/>
            <w:r w:rsidRPr="00621545">
              <w:rPr>
                <w:sz w:val="18"/>
                <w:szCs w:val="18"/>
              </w:rPr>
              <w:t>PRF</w:t>
            </w:r>
            <w:r w:rsidRPr="00AB4500">
              <w:rPr>
                <w:sz w:val="18"/>
                <w:szCs w:val="18"/>
              </w:rPr>
              <w:t>;</w:t>
            </w:r>
            <w:proofErr w:type="gramEnd"/>
            <w:r w:rsidRPr="00AB4500">
              <w:rPr>
                <w:sz w:val="18"/>
                <w:szCs w:val="18"/>
              </w:rPr>
              <w:t xml:space="preserve"> </w:t>
            </w:r>
          </w:p>
          <w:p w14:paraId="4FFEAB9E" w14:textId="3F06AF78" w:rsidR="001C1D69" w:rsidRPr="00AB4500" w:rsidRDefault="001C1D69" w:rsidP="001C1D69">
            <w:pPr>
              <w:spacing w:after="0" w:line="240" w:lineRule="auto"/>
              <w:rPr>
                <w:sz w:val="18"/>
                <w:szCs w:val="18"/>
              </w:rPr>
            </w:pPr>
            <w:r w:rsidRPr="00AB4500">
              <w:rPr>
                <w:sz w:val="18"/>
                <w:szCs w:val="18"/>
              </w:rPr>
              <w:t>Else if prescriptive compliance</w:t>
            </w:r>
            <w:r w:rsidR="0021138F">
              <w:rPr>
                <w:sz w:val="18"/>
                <w:szCs w:val="18"/>
              </w:rPr>
              <w:t xml:space="preserve"> or not in the XML</w:t>
            </w:r>
            <w:r w:rsidRPr="00AB4500">
              <w:rPr>
                <w:sz w:val="18"/>
                <w:szCs w:val="18"/>
              </w:rPr>
              <w:t>, user input&gt;&gt;</w:t>
            </w:r>
          </w:p>
        </w:tc>
        <w:tc>
          <w:tcPr>
            <w:tcW w:w="1170" w:type="dxa"/>
          </w:tcPr>
          <w:p w14:paraId="780AA290" w14:textId="76E27989" w:rsidR="001C1D69" w:rsidRPr="00AB4500" w:rsidRDefault="001C1D69" w:rsidP="001C1D69">
            <w:pPr>
              <w:spacing w:after="0" w:line="240" w:lineRule="auto"/>
              <w:rPr>
                <w:sz w:val="18"/>
                <w:szCs w:val="18"/>
              </w:rPr>
            </w:pPr>
            <w:r w:rsidRPr="00AB4500">
              <w:rPr>
                <w:sz w:val="18"/>
                <w:szCs w:val="18"/>
              </w:rPr>
              <w:t xml:space="preserve">&lt;&lt;Reference value from </w:t>
            </w:r>
            <w:del w:id="1392" w:author="Alhabibi, Haider@Energy" w:date="2022-02-24T12:43:00Z">
              <w:r w:rsidRPr="00AB4500">
                <w:rPr>
                  <w:sz w:val="18"/>
                  <w:szCs w:val="18"/>
                </w:rPr>
                <w:delText>CF1R</w:delText>
              </w:r>
            </w:del>
            <w:ins w:id="1393" w:author="Alhabibi, Haider@Energy" w:date="2022-02-24T12:43:00Z">
              <w:r w:rsidR="00093E8B">
                <w:rPr>
                  <w:sz w:val="18"/>
                  <w:szCs w:val="18"/>
                </w:rPr>
                <w:t>LMCC</w:t>
              </w:r>
            </w:ins>
            <w:r w:rsidRPr="00AB4500">
              <w:rPr>
                <w:sz w:val="18"/>
                <w:szCs w:val="18"/>
              </w:rPr>
              <w:t>-</w:t>
            </w:r>
            <w:proofErr w:type="gramStart"/>
            <w:r w:rsidRPr="00621545">
              <w:rPr>
                <w:sz w:val="18"/>
                <w:szCs w:val="18"/>
              </w:rPr>
              <w:t>PRF</w:t>
            </w:r>
            <w:r w:rsidRPr="00AB4500">
              <w:rPr>
                <w:sz w:val="18"/>
                <w:szCs w:val="18"/>
              </w:rPr>
              <w:t>;</w:t>
            </w:r>
            <w:proofErr w:type="gramEnd"/>
            <w:r w:rsidRPr="00AB4500">
              <w:rPr>
                <w:sz w:val="18"/>
                <w:szCs w:val="18"/>
              </w:rPr>
              <w:t xml:space="preserve"> </w:t>
            </w:r>
          </w:p>
          <w:p w14:paraId="4B0B6A2B" w14:textId="27152B19" w:rsidR="001C1D69" w:rsidRPr="00AB4500" w:rsidRDefault="001C1D69" w:rsidP="001C1D69">
            <w:pPr>
              <w:spacing w:after="0" w:line="240" w:lineRule="auto"/>
              <w:rPr>
                <w:sz w:val="18"/>
                <w:szCs w:val="18"/>
              </w:rPr>
            </w:pPr>
            <w:r w:rsidRPr="00AB4500">
              <w:rPr>
                <w:sz w:val="18"/>
                <w:szCs w:val="18"/>
              </w:rPr>
              <w:t xml:space="preserve">else if prescriptive </w:t>
            </w:r>
            <w:r w:rsidR="0021138F">
              <w:rPr>
                <w:sz w:val="18"/>
                <w:szCs w:val="18"/>
              </w:rPr>
              <w:t xml:space="preserve">or not in the XML </w:t>
            </w:r>
            <w:r w:rsidRPr="00AB4500">
              <w:rPr>
                <w:sz w:val="18"/>
                <w:szCs w:val="18"/>
              </w:rPr>
              <w:t>and A</w:t>
            </w:r>
            <w:r>
              <w:rPr>
                <w:sz w:val="18"/>
                <w:szCs w:val="18"/>
              </w:rPr>
              <w:t>10</w:t>
            </w:r>
            <w:r w:rsidRPr="00AB4500">
              <w:rPr>
                <w:sz w:val="18"/>
                <w:szCs w:val="18"/>
              </w:rPr>
              <w:t xml:space="preserve"> </w:t>
            </w:r>
            <w:ins w:id="1394" w:author="Markstrum, Alexis@Energy" w:date="2021-10-27T14:55:00Z">
              <w:r w:rsidR="003F6160">
                <w:rPr>
                  <w:sz w:val="18"/>
                  <w:szCs w:val="18"/>
                </w:rPr>
                <w:t xml:space="preserve">or </w:t>
              </w:r>
              <w:del w:id="1395" w:author="Alhabibi, Haider@Energy" w:date="2022-01-25T16:39:00Z">
                <w:r w:rsidR="003F6160" w:rsidDel="00A72721">
                  <w:rPr>
                    <w:sz w:val="18"/>
                    <w:szCs w:val="18"/>
                  </w:rPr>
                  <w:delText>C</w:delText>
                </w:r>
              </w:del>
            </w:ins>
            <w:ins w:id="1396" w:author="Alhabibi, Haider@Energy" w:date="2022-01-25T16:39:00Z">
              <w:r w:rsidR="00A72721">
                <w:rPr>
                  <w:sz w:val="18"/>
                  <w:szCs w:val="18"/>
                </w:rPr>
                <w:t>A2-</w:t>
              </w:r>
            </w:ins>
            <w:ins w:id="1397" w:author="Markstrum, Alexis@Energy" w:date="2021-10-27T14:55:00Z">
              <w:r w:rsidR="003F6160">
                <w:rPr>
                  <w:sz w:val="18"/>
                  <w:szCs w:val="18"/>
                </w:rPr>
                <w:t xml:space="preserve">07 </w:t>
              </w:r>
            </w:ins>
            <w:r w:rsidRPr="00AB4500">
              <w:rPr>
                <w:sz w:val="18"/>
                <w:szCs w:val="18"/>
              </w:rPr>
              <w:t xml:space="preserve">= </w:t>
            </w:r>
            <w:r w:rsidRPr="00AB4500">
              <w:rPr>
                <w:rFonts w:cstheme="minorHAnsi"/>
                <w:sz w:val="18"/>
                <w:szCs w:val="18"/>
              </w:rPr>
              <w:t>Standard Distribution System, then value =</w:t>
            </w:r>
            <w:r w:rsidRPr="00AB4500">
              <w:rPr>
                <w:sz w:val="18"/>
                <w:szCs w:val="18"/>
              </w:rPr>
              <w:t xml:space="preserve"> (G03*0.4)</w:t>
            </w:r>
            <w:r w:rsidRPr="00AB4500" w:rsidDel="00975464">
              <w:rPr>
                <w:sz w:val="18"/>
                <w:szCs w:val="18"/>
              </w:rPr>
              <w:t xml:space="preserve"> </w:t>
            </w:r>
            <w:r>
              <w:rPr>
                <w:sz w:val="18"/>
                <w:szCs w:val="18"/>
              </w:rPr>
              <w:t>+</w:t>
            </w:r>
            <w:r w:rsidRPr="00AB4500">
              <w:rPr>
                <w:sz w:val="18"/>
                <w:szCs w:val="18"/>
              </w:rPr>
              <w:t>(G04*0.4)</w:t>
            </w:r>
            <w:r w:rsidRPr="00AB4500" w:rsidDel="00975464">
              <w:rPr>
                <w:sz w:val="18"/>
                <w:szCs w:val="18"/>
              </w:rPr>
              <w:t xml:space="preserve"> </w:t>
            </w:r>
            <w:r>
              <w:rPr>
                <w:sz w:val="18"/>
                <w:szCs w:val="18"/>
              </w:rPr>
              <w:t>+</w:t>
            </w:r>
            <w:r w:rsidRPr="00AB4500">
              <w:rPr>
                <w:sz w:val="18"/>
                <w:szCs w:val="18"/>
              </w:rPr>
              <w:t>(G05*0.2</w:t>
            </w:r>
            <w:proofErr w:type="gramStart"/>
            <w:r w:rsidRPr="00AB4500">
              <w:rPr>
                <w:sz w:val="18"/>
                <w:szCs w:val="18"/>
              </w:rPr>
              <w:t>);</w:t>
            </w:r>
            <w:proofErr w:type="gramEnd"/>
          </w:p>
          <w:p w14:paraId="0FF4D734" w14:textId="17C5E8E0" w:rsidR="001C1D69" w:rsidRPr="00AB4500" w:rsidRDefault="001C1D69" w:rsidP="001C1D69">
            <w:pPr>
              <w:spacing w:after="0" w:line="240" w:lineRule="auto"/>
              <w:rPr>
                <w:sz w:val="18"/>
                <w:szCs w:val="18"/>
              </w:rPr>
            </w:pPr>
            <w:r w:rsidRPr="00AB4500">
              <w:rPr>
                <w:sz w:val="18"/>
                <w:szCs w:val="18"/>
              </w:rPr>
              <w:t>else if A</w:t>
            </w:r>
            <w:r>
              <w:rPr>
                <w:sz w:val="18"/>
                <w:szCs w:val="18"/>
              </w:rPr>
              <w:t>10</w:t>
            </w:r>
            <w:r w:rsidRPr="00AB4500">
              <w:rPr>
                <w:sz w:val="18"/>
                <w:szCs w:val="18"/>
              </w:rPr>
              <w:t xml:space="preserve"> </w:t>
            </w:r>
            <w:ins w:id="1398" w:author="Alhabibi, Haider@Energy" w:date="2022-01-03T21:19:00Z">
              <w:r w:rsidR="008D7929">
                <w:rPr>
                  <w:sz w:val="18"/>
                  <w:szCs w:val="18"/>
                </w:rPr>
                <w:t xml:space="preserve">or </w:t>
              </w:r>
            </w:ins>
            <w:ins w:id="1399" w:author="Alhabibi, Haider@Energy" w:date="2022-01-25T16:39:00Z">
              <w:r w:rsidR="00A72721">
                <w:rPr>
                  <w:sz w:val="18"/>
                  <w:szCs w:val="18"/>
                </w:rPr>
                <w:t>A2-</w:t>
              </w:r>
            </w:ins>
            <w:ins w:id="1400" w:author="Alhabibi, Haider@Energy" w:date="2022-01-03T21:19:00Z">
              <w:r w:rsidR="008D7929">
                <w:rPr>
                  <w:sz w:val="18"/>
                  <w:szCs w:val="18"/>
                </w:rPr>
                <w:t xml:space="preserve">07 </w:t>
              </w:r>
            </w:ins>
            <w:r w:rsidRPr="00AB4500">
              <w:rPr>
                <w:sz w:val="18"/>
                <w:szCs w:val="18"/>
              </w:rPr>
              <w:t xml:space="preserve">= </w:t>
            </w:r>
            <w:r w:rsidRPr="00AB4500">
              <w:rPr>
                <w:rFonts w:cstheme="minorHAnsi"/>
                <w:sz w:val="18"/>
                <w:szCs w:val="18"/>
              </w:rPr>
              <w:t xml:space="preserve">Demand Recirculation Manual Control, then value = </w:t>
            </w:r>
            <w:ins w:id="1401" w:author="Markstrum, Alexis@Energy" w:date="2021-10-21T11:41:00Z">
              <w:r w:rsidR="00A31D9D">
                <w:rPr>
                  <w:rFonts w:cstheme="minorHAnsi"/>
                  <w:sz w:val="18"/>
                  <w:szCs w:val="18"/>
                </w:rPr>
                <w:t>I</w:t>
              </w:r>
            </w:ins>
            <w:del w:id="1402" w:author="Markstrum, Alexis@Energy" w:date="2021-10-21T11:41:00Z">
              <w:r w:rsidRPr="00AB4500" w:rsidDel="00A31D9D">
                <w:rPr>
                  <w:rFonts w:cstheme="minorHAnsi"/>
                  <w:sz w:val="18"/>
                  <w:szCs w:val="18"/>
                </w:rPr>
                <w:delText>G</w:delText>
              </w:r>
            </w:del>
            <w:r w:rsidRPr="00AB4500">
              <w:rPr>
                <w:rFonts w:cstheme="minorHAnsi"/>
                <w:sz w:val="18"/>
                <w:szCs w:val="18"/>
              </w:rPr>
              <w:t>05&gt;&gt;</w:t>
            </w:r>
          </w:p>
        </w:tc>
        <w:tc>
          <w:tcPr>
            <w:tcW w:w="1350" w:type="dxa"/>
          </w:tcPr>
          <w:p w14:paraId="3EF0A8BA" w14:textId="1065D23B" w:rsidR="001C1D69" w:rsidRDefault="001C1D69" w:rsidP="001C1D69">
            <w:pPr>
              <w:spacing w:after="0" w:line="240" w:lineRule="auto"/>
              <w:rPr>
                <w:rFonts w:cstheme="minorHAnsi"/>
                <w:sz w:val="18"/>
                <w:szCs w:val="18"/>
              </w:rPr>
            </w:pPr>
            <w:r w:rsidRPr="005828AE">
              <w:rPr>
                <w:rFonts w:cstheme="minorHAnsi"/>
                <w:sz w:val="18"/>
                <w:szCs w:val="18"/>
              </w:rPr>
              <w:t xml:space="preserve">&lt;&lt; Reference Value from </w:t>
            </w:r>
            <w:del w:id="1403" w:author="Alhabibi, Haider@Energy" w:date="2022-02-24T12:43:00Z">
              <w:r w:rsidRPr="005828AE">
                <w:rPr>
                  <w:rFonts w:cstheme="minorHAnsi"/>
                  <w:sz w:val="18"/>
                  <w:szCs w:val="18"/>
                </w:rPr>
                <w:delText>CF1R</w:delText>
              </w:r>
            </w:del>
            <w:ins w:id="1404" w:author="Alhabibi, Haider@Energy" w:date="2022-02-24T12:43:00Z">
              <w:r w:rsidR="00093E8B">
                <w:rPr>
                  <w:rFonts w:cstheme="minorHAnsi"/>
                  <w:sz w:val="18"/>
                  <w:szCs w:val="18"/>
                </w:rPr>
                <w:t>LMCC</w:t>
              </w:r>
            </w:ins>
            <w:r w:rsidRPr="005828AE">
              <w:rPr>
                <w:rFonts w:cstheme="minorHAnsi"/>
                <w:sz w:val="18"/>
                <w:szCs w:val="18"/>
              </w:rPr>
              <w:t>-</w:t>
            </w:r>
            <w:proofErr w:type="gramStart"/>
            <w:r w:rsidRPr="00621545">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4AAA5335" w14:textId="477B2516" w:rsidR="001C1D69" w:rsidRDefault="001C1D69" w:rsidP="001C1D69">
            <w:pPr>
              <w:spacing w:after="0" w:line="240" w:lineRule="auto"/>
              <w:rPr>
                <w:sz w:val="18"/>
                <w:szCs w:val="18"/>
              </w:rPr>
            </w:pPr>
            <w:r w:rsidRPr="005828AE">
              <w:rPr>
                <w:rFonts w:cstheme="minorHAnsi"/>
                <w:sz w:val="18"/>
                <w:szCs w:val="18"/>
              </w:rPr>
              <w:t>Else if prescriptive compliance</w:t>
            </w:r>
            <w:r w:rsidR="0021138F">
              <w:rPr>
                <w:rFonts w:cstheme="minorHAnsi"/>
                <w:sz w:val="18"/>
                <w:szCs w:val="18"/>
              </w:rPr>
              <w:t xml:space="preserve"> or not in the XML</w:t>
            </w:r>
            <w:r w:rsidRPr="005828AE">
              <w:rPr>
                <w:rFonts w:cstheme="minorHAnsi"/>
                <w:sz w:val="18"/>
                <w:szCs w:val="18"/>
              </w:rPr>
              <w:t xml:space="preserve">, </w:t>
            </w:r>
            <w:r>
              <w:rPr>
                <w:sz w:val="18"/>
                <w:szCs w:val="18"/>
              </w:rPr>
              <w:t>value</w:t>
            </w:r>
            <w:r w:rsidRPr="00CB5461">
              <w:rPr>
                <w:sz w:val="18"/>
                <w:szCs w:val="18"/>
              </w:rPr>
              <w:t xml:space="preserve"> = </w:t>
            </w:r>
          </w:p>
          <w:p w14:paraId="3185C24F" w14:textId="6794D2FE" w:rsidR="001C1D69" w:rsidRPr="00E303B7" w:rsidRDefault="001C1D69" w:rsidP="001C1D69">
            <w:pPr>
              <w:spacing w:after="0" w:line="240" w:lineRule="auto"/>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737C2943" w14:textId="77777777" w:rsidR="001C1D69" w:rsidRPr="00AB4500" w:rsidRDefault="001C1D69" w:rsidP="001C1D69">
            <w:pPr>
              <w:spacing w:after="0"/>
              <w:rPr>
                <w:i/>
                <w:sz w:val="18"/>
                <w:szCs w:val="18"/>
              </w:rPr>
            </w:pPr>
            <w:r w:rsidRPr="00AB4500">
              <w:rPr>
                <w:i/>
                <w:sz w:val="18"/>
                <w:szCs w:val="18"/>
              </w:rPr>
              <w:t>Where:</w:t>
            </w:r>
          </w:p>
          <w:p w14:paraId="7D47E400" w14:textId="77777777" w:rsidR="001C1D69" w:rsidRPr="00AB4500" w:rsidRDefault="001C1D69" w:rsidP="001C1D69">
            <w:pPr>
              <w:spacing w:after="0" w:line="240" w:lineRule="auto"/>
              <w:rPr>
                <w:i/>
                <w:sz w:val="18"/>
                <w:szCs w:val="18"/>
              </w:rPr>
            </w:pPr>
            <w:r w:rsidRPr="00AB4500">
              <w:rPr>
                <w:i/>
                <w:sz w:val="18"/>
                <w:szCs w:val="18"/>
              </w:rPr>
              <w:t>a, b = Qualification distance coefficients from Table 4.4.6-2 below,</w:t>
            </w:r>
          </w:p>
          <w:p w14:paraId="4A02CD29" w14:textId="563D8B47" w:rsidR="001C1D69" w:rsidRPr="00AB4500" w:rsidRDefault="001C1D69" w:rsidP="001C1D69">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xml:space="preserve">) from </w:t>
            </w:r>
            <w:del w:id="1405" w:author="Alhabibi, Haider@Energy" w:date="2022-02-24T12:43:00Z">
              <w:r w:rsidRPr="00AB4500">
                <w:rPr>
                  <w:i/>
                  <w:sz w:val="18"/>
                  <w:szCs w:val="18"/>
                </w:rPr>
                <w:delText>CF1R</w:delText>
              </w:r>
            </w:del>
            <w:ins w:id="1406" w:author="Alhabibi, Haider@Energy" w:date="2022-02-24T12:43:00Z">
              <w:r w:rsidR="00093E8B">
                <w:rPr>
                  <w:i/>
                  <w:sz w:val="18"/>
                  <w:szCs w:val="18"/>
                </w:rPr>
                <w:t>LMCC</w:t>
              </w:r>
            </w:ins>
            <w:r w:rsidRPr="00AB4500">
              <w:rPr>
                <w:i/>
                <w:sz w:val="18"/>
                <w:szCs w:val="18"/>
              </w:rPr>
              <w:t>, and</w:t>
            </w:r>
          </w:p>
          <w:p w14:paraId="68856CCB" w14:textId="6E98B04D" w:rsidR="001C1D69" w:rsidRPr="00AB4500" w:rsidRDefault="001C1D69" w:rsidP="001C1D69">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5</w:t>
            </w:r>
            <w:ins w:id="1407" w:author="Alhabibi, Haider@Energy" w:date="2022-01-25T16:40:00Z">
              <w:r w:rsidR="00A252E9">
                <w:rPr>
                  <w:i/>
                  <w:sz w:val="18"/>
                  <w:szCs w:val="18"/>
                </w:rPr>
                <w:t xml:space="preserve"> or A2-04</w:t>
              </w:r>
            </w:ins>
            <w:r>
              <w:rPr>
                <w:i/>
                <w:sz w:val="18"/>
                <w:szCs w:val="18"/>
              </w:rPr>
              <w:t xml:space="preserve"> </w:t>
            </w:r>
            <w:r w:rsidRPr="00AB4500">
              <w:rPr>
                <w:i/>
                <w:sz w:val="18"/>
                <w:szCs w:val="18"/>
              </w:rPr>
              <w:t>(unitless).</w:t>
            </w:r>
          </w:p>
          <w:p w14:paraId="61AB8BD9" w14:textId="77777777" w:rsidR="001C1D69" w:rsidRPr="00AB4500" w:rsidRDefault="001C1D69" w:rsidP="001C1D69">
            <w:pPr>
              <w:spacing w:after="0" w:line="240" w:lineRule="auto"/>
              <w:rPr>
                <w:sz w:val="18"/>
                <w:szCs w:val="18"/>
              </w:rPr>
            </w:pPr>
            <w:r w:rsidRPr="00AB4500">
              <w:rPr>
                <w:rFonts w:cstheme="minorHAnsi"/>
                <w:sz w:val="18"/>
                <w:szCs w:val="18"/>
                <w:highlight w:val="yellow"/>
              </w:rPr>
              <w:t xml:space="preserve"> </w:t>
            </w:r>
          </w:p>
        </w:tc>
        <w:tc>
          <w:tcPr>
            <w:tcW w:w="1260" w:type="dxa"/>
          </w:tcPr>
          <w:p w14:paraId="30441B41" w14:textId="681B9BDF" w:rsidR="001C1D69" w:rsidRPr="001C31FC" w:rsidRDefault="001C1D69" w:rsidP="001C1D69">
            <w:pPr>
              <w:spacing w:after="0" w:line="240" w:lineRule="auto"/>
              <w:rPr>
                <w:rFonts w:cstheme="minorHAnsi"/>
                <w:sz w:val="18"/>
                <w:szCs w:val="18"/>
              </w:rPr>
            </w:pPr>
            <w:r w:rsidRPr="001C31FC">
              <w:rPr>
                <w:rFonts w:cstheme="minorHAnsi"/>
                <w:sz w:val="18"/>
                <w:szCs w:val="18"/>
              </w:rPr>
              <w:t xml:space="preserve">&lt;&lt;Reference value from </w:t>
            </w:r>
            <w:del w:id="1408" w:author="Alhabibi, Haider@Energy" w:date="2022-02-24T12:43:00Z">
              <w:r w:rsidRPr="001C31FC">
                <w:rPr>
                  <w:rFonts w:cstheme="minorHAnsi"/>
                  <w:sz w:val="18"/>
                  <w:szCs w:val="18"/>
                </w:rPr>
                <w:delText>CF1R</w:delText>
              </w:r>
            </w:del>
            <w:ins w:id="1409" w:author="Alhabibi, Haider@Energy" w:date="2022-02-24T12:43:00Z">
              <w:r w:rsidR="00093E8B">
                <w:rPr>
                  <w:rFonts w:cstheme="minorHAnsi"/>
                  <w:sz w:val="18"/>
                  <w:szCs w:val="18"/>
                </w:rPr>
                <w:t>LMCC</w:t>
              </w:r>
            </w:ins>
            <w:r w:rsidRPr="001C31FC">
              <w:rPr>
                <w:rFonts w:cstheme="minorHAnsi"/>
                <w:sz w:val="18"/>
                <w:szCs w:val="18"/>
              </w:rPr>
              <w:t>-</w:t>
            </w:r>
            <w:proofErr w:type="gramStart"/>
            <w:r w:rsidRPr="00621545">
              <w:rPr>
                <w:rFonts w:cstheme="minorHAnsi"/>
                <w:sz w:val="18"/>
                <w:szCs w:val="18"/>
              </w:rPr>
              <w:t>PRF</w:t>
            </w:r>
            <w:r w:rsidRPr="001C31FC">
              <w:rPr>
                <w:rFonts w:cstheme="minorHAnsi"/>
                <w:sz w:val="18"/>
                <w:szCs w:val="18"/>
              </w:rPr>
              <w:t>;</w:t>
            </w:r>
            <w:proofErr w:type="gramEnd"/>
            <w:r w:rsidRPr="001C31FC">
              <w:rPr>
                <w:rFonts w:cstheme="minorHAnsi"/>
                <w:sz w:val="18"/>
                <w:szCs w:val="18"/>
              </w:rPr>
              <w:t xml:space="preserve"> </w:t>
            </w:r>
          </w:p>
          <w:p w14:paraId="58DB3B63" w14:textId="3FD66913" w:rsidR="001C1D69" w:rsidRPr="005828AE" w:rsidRDefault="001C1D69" w:rsidP="001C1D69">
            <w:pPr>
              <w:spacing w:after="0" w:line="240" w:lineRule="auto"/>
              <w:rPr>
                <w:rFonts w:cstheme="minorHAnsi"/>
                <w:sz w:val="18"/>
                <w:szCs w:val="18"/>
              </w:rPr>
            </w:pPr>
            <w:r w:rsidRPr="001C31FC">
              <w:rPr>
                <w:rFonts w:cstheme="minorHAnsi"/>
                <w:sz w:val="18"/>
                <w:szCs w:val="18"/>
              </w:rPr>
              <w:t>elseif prescriptive, then value = n/a&gt;&gt;</w:t>
            </w:r>
          </w:p>
        </w:tc>
        <w:tc>
          <w:tcPr>
            <w:tcW w:w="1350" w:type="dxa"/>
          </w:tcPr>
          <w:p w14:paraId="1F89DD4A" w14:textId="5918B3F9" w:rsidR="001C1D69" w:rsidRDefault="001C1D69" w:rsidP="001C1D69">
            <w:pPr>
              <w:spacing w:after="0"/>
              <w:rPr>
                <w:sz w:val="18"/>
                <w:szCs w:val="18"/>
              </w:rPr>
            </w:pPr>
            <w:r>
              <w:rPr>
                <w:rFonts w:cstheme="minorHAnsi"/>
                <w:sz w:val="18"/>
                <w:szCs w:val="18"/>
              </w:rPr>
              <w:t>&lt;&lt;</w:t>
            </w:r>
            <w:r w:rsidR="00245336">
              <w:rPr>
                <w:rFonts w:cstheme="minorHAnsi"/>
                <w:sz w:val="18"/>
                <w:szCs w:val="18"/>
              </w:rPr>
              <w:t>Calculated v</w:t>
            </w:r>
            <w:r>
              <w:rPr>
                <w:rFonts w:cstheme="minorHAnsi"/>
                <w:sz w:val="18"/>
                <w:szCs w:val="18"/>
              </w:rPr>
              <w:t xml:space="preserve">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G08;</w:t>
            </w:r>
            <w:proofErr w:type="gramEnd"/>
            <w:r>
              <w:rPr>
                <w:sz w:val="18"/>
                <w:szCs w:val="18"/>
              </w:rPr>
              <w:t xml:space="preserve"> </w:t>
            </w:r>
          </w:p>
          <w:p w14:paraId="12D9655C" w14:textId="06FB1C21" w:rsidR="001C1D69" w:rsidRPr="005828AE" w:rsidRDefault="001C1D69" w:rsidP="001C1D69">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BB3633" w:rsidRPr="00D37C06" w14:paraId="0FAC6841" w14:textId="25F918CB" w:rsidTr="00BB3633">
        <w:tc>
          <w:tcPr>
            <w:tcW w:w="980" w:type="dxa"/>
            <w:gridSpan w:val="2"/>
            <w:tcBorders>
              <w:bottom w:val="single" w:sz="4" w:space="0" w:color="000000"/>
            </w:tcBorders>
          </w:tcPr>
          <w:p w14:paraId="44C1B4AB" w14:textId="77777777" w:rsidR="001C1D69" w:rsidRPr="00D37C06" w:rsidRDefault="001C1D69" w:rsidP="001C1D69">
            <w:pPr>
              <w:spacing w:after="0"/>
              <w:rPr>
                <w:sz w:val="20"/>
                <w:szCs w:val="20"/>
              </w:rPr>
            </w:pPr>
          </w:p>
        </w:tc>
        <w:tc>
          <w:tcPr>
            <w:tcW w:w="972" w:type="dxa"/>
            <w:tcBorders>
              <w:bottom w:val="single" w:sz="4" w:space="0" w:color="000000"/>
            </w:tcBorders>
          </w:tcPr>
          <w:p w14:paraId="563CDF4F" w14:textId="77777777" w:rsidR="001C1D69" w:rsidRPr="00D37C06" w:rsidRDefault="001C1D69" w:rsidP="001C1D69">
            <w:pPr>
              <w:spacing w:after="0"/>
              <w:rPr>
                <w:sz w:val="20"/>
                <w:szCs w:val="20"/>
              </w:rPr>
            </w:pPr>
          </w:p>
        </w:tc>
        <w:tc>
          <w:tcPr>
            <w:tcW w:w="1260" w:type="dxa"/>
            <w:tcBorders>
              <w:bottom w:val="single" w:sz="4" w:space="0" w:color="000000"/>
            </w:tcBorders>
          </w:tcPr>
          <w:p w14:paraId="784FB5B5" w14:textId="77777777" w:rsidR="001C1D69" w:rsidRPr="00D37C06" w:rsidRDefault="001C1D69" w:rsidP="001C1D69">
            <w:pPr>
              <w:spacing w:after="0"/>
              <w:rPr>
                <w:sz w:val="20"/>
                <w:szCs w:val="20"/>
              </w:rPr>
            </w:pPr>
          </w:p>
        </w:tc>
        <w:tc>
          <w:tcPr>
            <w:tcW w:w="1260" w:type="dxa"/>
            <w:tcBorders>
              <w:bottom w:val="single" w:sz="4" w:space="0" w:color="000000"/>
            </w:tcBorders>
          </w:tcPr>
          <w:p w14:paraId="24FAE30E" w14:textId="77777777" w:rsidR="001C1D69" w:rsidRPr="00D37C06" w:rsidRDefault="001C1D69" w:rsidP="001C1D69">
            <w:pPr>
              <w:spacing w:after="0"/>
              <w:rPr>
                <w:sz w:val="20"/>
                <w:szCs w:val="20"/>
              </w:rPr>
            </w:pPr>
          </w:p>
        </w:tc>
        <w:tc>
          <w:tcPr>
            <w:tcW w:w="1260" w:type="dxa"/>
            <w:tcBorders>
              <w:bottom w:val="single" w:sz="4" w:space="0" w:color="000000"/>
            </w:tcBorders>
          </w:tcPr>
          <w:p w14:paraId="47E56521" w14:textId="77777777" w:rsidR="001C1D69" w:rsidRPr="00D37C06" w:rsidRDefault="001C1D69" w:rsidP="001C1D69">
            <w:pPr>
              <w:spacing w:after="0"/>
              <w:rPr>
                <w:sz w:val="20"/>
                <w:szCs w:val="20"/>
              </w:rPr>
            </w:pPr>
          </w:p>
        </w:tc>
        <w:tc>
          <w:tcPr>
            <w:tcW w:w="1170" w:type="dxa"/>
            <w:tcBorders>
              <w:bottom w:val="single" w:sz="4" w:space="0" w:color="000000"/>
            </w:tcBorders>
          </w:tcPr>
          <w:p w14:paraId="4665830C" w14:textId="77777777" w:rsidR="001C1D69" w:rsidRPr="00D37C06" w:rsidRDefault="001C1D69" w:rsidP="001C1D69">
            <w:pPr>
              <w:spacing w:after="0"/>
              <w:rPr>
                <w:sz w:val="20"/>
                <w:szCs w:val="20"/>
              </w:rPr>
            </w:pPr>
          </w:p>
        </w:tc>
        <w:tc>
          <w:tcPr>
            <w:tcW w:w="1350" w:type="dxa"/>
            <w:tcBorders>
              <w:bottom w:val="single" w:sz="4" w:space="0" w:color="000000"/>
            </w:tcBorders>
          </w:tcPr>
          <w:p w14:paraId="3F6137F4" w14:textId="77777777" w:rsidR="001C1D69" w:rsidRPr="00D37C06" w:rsidRDefault="001C1D69" w:rsidP="001C1D69">
            <w:pPr>
              <w:spacing w:after="0"/>
              <w:rPr>
                <w:sz w:val="20"/>
                <w:szCs w:val="20"/>
              </w:rPr>
            </w:pPr>
          </w:p>
        </w:tc>
        <w:tc>
          <w:tcPr>
            <w:tcW w:w="1260" w:type="dxa"/>
            <w:tcBorders>
              <w:bottom w:val="single" w:sz="4" w:space="0" w:color="000000"/>
            </w:tcBorders>
          </w:tcPr>
          <w:p w14:paraId="2BA51216" w14:textId="77777777" w:rsidR="001C1D69" w:rsidRPr="00D37C06" w:rsidRDefault="001C1D69" w:rsidP="001C1D69">
            <w:pPr>
              <w:spacing w:after="0"/>
              <w:rPr>
                <w:sz w:val="20"/>
                <w:szCs w:val="20"/>
              </w:rPr>
            </w:pPr>
          </w:p>
        </w:tc>
        <w:tc>
          <w:tcPr>
            <w:tcW w:w="1350" w:type="dxa"/>
            <w:tcBorders>
              <w:bottom w:val="single" w:sz="4" w:space="0" w:color="000000"/>
            </w:tcBorders>
          </w:tcPr>
          <w:p w14:paraId="6038FA70" w14:textId="77777777" w:rsidR="001C1D69" w:rsidRPr="00D37C06" w:rsidRDefault="001C1D69" w:rsidP="001C1D69">
            <w:pPr>
              <w:spacing w:after="0"/>
              <w:rPr>
                <w:sz w:val="20"/>
                <w:szCs w:val="20"/>
              </w:rPr>
            </w:pPr>
          </w:p>
        </w:tc>
      </w:tr>
      <w:tr w:rsidR="00752641" w:rsidRPr="00D37C06" w14:paraId="37E61D72" w14:textId="77777777" w:rsidTr="00BA3889">
        <w:trPr>
          <w:ins w:id="1410" w:author="Alhabibi, Haider@Energy [2]" w:date="2022-03-09T18:52:00Z"/>
        </w:trPr>
        <w:tc>
          <w:tcPr>
            <w:tcW w:w="10862" w:type="dxa"/>
            <w:gridSpan w:val="10"/>
            <w:tcBorders>
              <w:bottom w:val="single" w:sz="4" w:space="0" w:color="000000"/>
            </w:tcBorders>
          </w:tcPr>
          <w:p w14:paraId="422F9EA6" w14:textId="5291013D" w:rsidR="00752641" w:rsidRPr="00D37C06" w:rsidRDefault="00752641" w:rsidP="001C1D69">
            <w:pPr>
              <w:spacing w:after="0"/>
              <w:rPr>
                <w:ins w:id="1411" w:author="Alhabibi, Haider@Energy [2]" w:date="2022-03-09T18:52:00Z"/>
                <w:sz w:val="20"/>
                <w:szCs w:val="20"/>
              </w:rPr>
            </w:pPr>
            <w:ins w:id="1412" w:author="Alhabibi, Haider@Energy [2]" w:date="2022-03-09T18:52:00Z">
              <w:r>
                <w:rPr>
                  <w:sz w:val="18"/>
                  <w:szCs w:val="18"/>
                </w:rPr>
                <w:t>&lt;&lt;Static Text - see the top&gt;&gt;</w:t>
              </w:r>
            </w:ins>
          </w:p>
        </w:tc>
      </w:tr>
      <w:tr w:rsidR="001C1D69" w:rsidDel="00752641" w14:paraId="201A940E" w14:textId="1BA9AEC4" w:rsidTr="004B6B6C">
        <w:trPr>
          <w:trHeight w:val="291"/>
          <w:del w:id="1413" w:author="Alhabibi, Haider@Energy [2]" w:date="2022-03-09T18:52:00Z"/>
        </w:trPr>
        <w:tc>
          <w:tcPr>
            <w:tcW w:w="445" w:type="dxa"/>
            <w:tcBorders>
              <w:top w:val="single" w:sz="4" w:space="0" w:color="auto"/>
            </w:tcBorders>
          </w:tcPr>
          <w:p w14:paraId="17A7E49C" w14:textId="39760845" w:rsidR="001C1D69" w:rsidRPr="00AC2387" w:rsidDel="00752641" w:rsidRDefault="001C1D69" w:rsidP="001C1D69">
            <w:pPr>
              <w:spacing w:after="0"/>
              <w:rPr>
                <w:del w:id="1414" w:author="Alhabibi, Haider@Energy [2]" w:date="2022-03-09T18:52:00Z"/>
                <w:rFonts w:cstheme="minorHAnsi"/>
                <w:b/>
                <w:sz w:val="20"/>
                <w:szCs w:val="20"/>
              </w:rPr>
            </w:pPr>
            <w:del w:id="1415" w:author="Alhabibi, Haider@Energy [2]" w:date="2022-03-09T18:52:00Z">
              <w:r w:rsidDel="00752641">
                <w:rPr>
                  <w:rFonts w:cstheme="minorHAnsi"/>
                  <w:sz w:val="20"/>
                  <w:szCs w:val="18"/>
                </w:rPr>
                <w:delText>08</w:delText>
              </w:r>
            </w:del>
          </w:p>
        </w:tc>
        <w:tc>
          <w:tcPr>
            <w:tcW w:w="10417" w:type="dxa"/>
            <w:gridSpan w:val="9"/>
            <w:tcBorders>
              <w:top w:val="single" w:sz="4" w:space="0" w:color="auto"/>
            </w:tcBorders>
          </w:tcPr>
          <w:p w14:paraId="143F5AD0" w14:textId="7F272454" w:rsidR="001C1D69" w:rsidRPr="004B5988" w:rsidDel="00752641" w:rsidRDefault="001C1D69" w:rsidP="001C1D69">
            <w:pPr>
              <w:spacing w:after="0"/>
              <w:rPr>
                <w:del w:id="1416" w:author="Alhabibi, Haider@Energy [2]" w:date="2022-03-09T18:52:00Z"/>
                <w:rFonts w:cstheme="minorHAnsi"/>
                <w:sz w:val="18"/>
                <w:szCs w:val="18"/>
              </w:rPr>
            </w:pPr>
            <w:del w:id="1417" w:author="Alhabibi, Haider@Energy [2]" w:date="2022-03-09T18:52:00Z">
              <w:r w:rsidRPr="004B5988" w:rsidDel="00752641">
                <w:rPr>
                  <w:rFonts w:cstheme="minorHAnsi"/>
                  <w:sz w:val="18"/>
                  <w:szCs w:val="18"/>
                </w:rPr>
                <w:delText>No hot water piping &gt;1</w:delText>
              </w:r>
              <w:r w:rsidRPr="001602AA" w:rsidDel="00752641">
                <w:rPr>
                  <w:rFonts w:cstheme="minorHAnsi"/>
                  <w:sz w:val="18"/>
                  <w:szCs w:val="18"/>
                </w:rPr>
                <w:delText xml:space="preserve"> inch</w:delText>
              </w:r>
              <w:r w:rsidRPr="004B5988" w:rsidDel="00752641">
                <w:rPr>
                  <w:rFonts w:cstheme="minorHAnsi"/>
                  <w:sz w:val="18"/>
                  <w:szCs w:val="18"/>
                </w:rPr>
                <w:delText xml:space="preserve"> diameter is allowed</w:delText>
              </w:r>
              <w:r w:rsidRPr="001602AA" w:rsidDel="00752641">
                <w:rPr>
                  <w:rFonts w:cstheme="minorHAnsi"/>
                  <w:sz w:val="18"/>
                  <w:szCs w:val="18"/>
                </w:rPr>
                <w:delText>.</w:delText>
              </w:r>
            </w:del>
          </w:p>
        </w:tc>
      </w:tr>
      <w:tr w:rsidR="001C1D69" w:rsidDel="00752641" w14:paraId="17891BD3" w14:textId="1EED3081" w:rsidTr="004B6B6C">
        <w:trPr>
          <w:trHeight w:val="288"/>
          <w:del w:id="1418" w:author="Alhabibi, Haider@Energy [2]" w:date="2022-03-09T18:52:00Z"/>
        </w:trPr>
        <w:tc>
          <w:tcPr>
            <w:tcW w:w="445" w:type="dxa"/>
          </w:tcPr>
          <w:p w14:paraId="4BECD1D9" w14:textId="0B3AA550" w:rsidR="001C1D69" w:rsidRPr="00AC2387" w:rsidDel="00752641" w:rsidRDefault="001C1D69" w:rsidP="001C1D69">
            <w:pPr>
              <w:spacing w:after="0"/>
              <w:rPr>
                <w:del w:id="1419" w:author="Alhabibi, Haider@Energy [2]" w:date="2022-03-09T18:52:00Z"/>
                <w:rFonts w:cstheme="minorHAnsi"/>
                <w:b/>
                <w:sz w:val="20"/>
                <w:szCs w:val="20"/>
              </w:rPr>
            </w:pPr>
            <w:del w:id="1420" w:author="Alhabibi, Haider@Energy [2]" w:date="2022-03-09T18:52:00Z">
              <w:r w:rsidDel="00752641">
                <w:rPr>
                  <w:rFonts w:cstheme="minorHAnsi"/>
                  <w:sz w:val="20"/>
                  <w:szCs w:val="18"/>
                </w:rPr>
                <w:delText>09</w:delText>
              </w:r>
            </w:del>
          </w:p>
        </w:tc>
        <w:tc>
          <w:tcPr>
            <w:tcW w:w="10417" w:type="dxa"/>
            <w:gridSpan w:val="9"/>
          </w:tcPr>
          <w:p w14:paraId="6902CAFD" w14:textId="4A78FF76" w:rsidR="001C1D69" w:rsidRPr="004B5988" w:rsidDel="00752641" w:rsidRDefault="001C1D69" w:rsidP="001C1D69">
            <w:pPr>
              <w:spacing w:after="0"/>
              <w:rPr>
                <w:del w:id="1421" w:author="Alhabibi, Haider@Energy [2]" w:date="2022-03-09T18:52:00Z"/>
                <w:rFonts w:cstheme="minorHAnsi"/>
                <w:sz w:val="18"/>
                <w:szCs w:val="18"/>
              </w:rPr>
            </w:pPr>
            <w:del w:id="1422" w:author="Alhabibi, Haider@Energy [2]" w:date="2022-03-09T18:52:00Z">
              <w:r w:rsidRPr="004B5988" w:rsidDel="00752641">
                <w:rPr>
                  <w:rFonts w:cstheme="minorHAnsi"/>
                  <w:sz w:val="18"/>
                  <w:szCs w:val="18"/>
                </w:rPr>
                <w:delText>Length of 1 inch diameter piping is limited to 8 f</w:delText>
              </w:r>
              <w:r w:rsidRPr="002456C7" w:rsidDel="00752641">
                <w:rPr>
                  <w:rFonts w:cstheme="minorHAnsi"/>
                  <w:sz w:val="18"/>
                  <w:szCs w:val="18"/>
                </w:rPr>
                <w:delText>eet or less</w:delText>
              </w:r>
              <w:r w:rsidRPr="001602AA" w:rsidDel="00752641">
                <w:rPr>
                  <w:rFonts w:cstheme="minorHAnsi"/>
                  <w:sz w:val="18"/>
                  <w:szCs w:val="18"/>
                </w:rPr>
                <w:delText>.</w:delText>
              </w:r>
            </w:del>
          </w:p>
        </w:tc>
      </w:tr>
      <w:tr w:rsidR="001C1D69" w:rsidDel="00752641" w14:paraId="68906DC7" w14:textId="1AB866CF" w:rsidTr="004B6B6C">
        <w:trPr>
          <w:trHeight w:val="288"/>
          <w:del w:id="1423" w:author="Alhabibi, Haider@Energy [2]" w:date="2022-03-09T18:52:00Z"/>
        </w:trPr>
        <w:tc>
          <w:tcPr>
            <w:tcW w:w="445" w:type="dxa"/>
          </w:tcPr>
          <w:p w14:paraId="1D2D543F" w14:textId="6DF5F7FD" w:rsidR="001C1D69" w:rsidRPr="00AC2387" w:rsidDel="00752641" w:rsidRDefault="001C1D69" w:rsidP="001C1D69">
            <w:pPr>
              <w:spacing w:after="0"/>
              <w:rPr>
                <w:del w:id="1424" w:author="Alhabibi, Haider@Energy [2]" w:date="2022-03-09T18:52:00Z"/>
                <w:rFonts w:cstheme="minorHAnsi"/>
                <w:b/>
                <w:sz w:val="20"/>
                <w:szCs w:val="20"/>
              </w:rPr>
            </w:pPr>
            <w:del w:id="1425" w:author="Alhabibi, Haider@Energy [2]" w:date="2022-03-09T18:52:00Z">
              <w:r w:rsidDel="00752641">
                <w:rPr>
                  <w:rFonts w:cstheme="minorHAnsi"/>
                  <w:sz w:val="20"/>
                  <w:szCs w:val="18"/>
                </w:rPr>
                <w:delText>10</w:delText>
              </w:r>
            </w:del>
          </w:p>
        </w:tc>
        <w:tc>
          <w:tcPr>
            <w:tcW w:w="10417" w:type="dxa"/>
            <w:gridSpan w:val="9"/>
          </w:tcPr>
          <w:p w14:paraId="5DB80628" w14:textId="6E9D1195" w:rsidR="001C1D69" w:rsidRPr="004B5988" w:rsidDel="00752641" w:rsidRDefault="001C1D69" w:rsidP="001C1D69">
            <w:pPr>
              <w:spacing w:after="0"/>
              <w:rPr>
                <w:del w:id="1426" w:author="Alhabibi, Haider@Energy [2]" w:date="2022-03-09T18:52:00Z"/>
                <w:rFonts w:cstheme="minorHAnsi"/>
                <w:sz w:val="18"/>
                <w:szCs w:val="18"/>
              </w:rPr>
            </w:pPr>
            <w:del w:id="1427" w:author="Alhabibi, Haider@Energy [2]" w:date="2022-03-09T18:52:00Z">
              <w:r w:rsidRPr="004B5988" w:rsidDel="00752641">
                <w:rPr>
                  <w:rFonts w:cstheme="minorHAnsi"/>
                  <w:sz w:val="18"/>
                  <w:szCs w:val="18"/>
                </w:rPr>
                <w:delText>Two and three story buildings cannot have hot water distribution piping in the attic, unless the water heater is also located in the attic.</w:delText>
              </w:r>
            </w:del>
          </w:p>
        </w:tc>
      </w:tr>
      <w:tr w:rsidR="001C1D69" w:rsidDel="00752641" w14:paraId="5DB97DDA" w14:textId="7F246F55" w:rsidTr="004B6B6C">
        <w:trPr>
          <w:trHeight w:val="288"/>
          <w:del w:id="1428" w:author="Alhabibi, Haider@Energy [2]" w:date="2022-03-09T18:52:00Z"/>
        </w:trPr>
        <w:tc>
          <w:tcPr>
            <w:tcW w:w="445" w:type="dxa"/>
          </w:tcPr>
          <w:p w14:paraId="1DCB269F" w14:textId="323D4C30" w:rsidR="001C1D69" w:rsidRPr="00AC2387" w:rsidDel="00752641" w:rsidRDefault="001C1D69" w:rsidP="001C1D69">
            <w:pPr>
              <w:spacing w:after="0"/>
              <w:rPr>
                <w:del w:id="1429" w:author="Alhabibi, Haider@Energy [2]" w:date="2022-03-09T18:52:00Z"/>
                <w:rFonts w:cstheme="minorHAnsi"/>
                <w:b/>
                <w:sz w:val="20"/>
                <w:szCs w:val="20"/>
              </w:rPr>
            </w:pPr>
            <w:del w:id="1430" w:author="Alhabibi, Haider@Energy [2]" w:date="2022-03-09T18:52:00Z">
              <w:r w:rsidDel="00752641">
                <w:rPr>
                  <w:rFonts w:cstheme="minorHAnsi"/>
                  <w:sz w:val="20"/>
                  <w:szCs w:val="18"/>
                </w:rPr>
                <w:delText>11</w:delText>
              </w:r>
            </w:del>
          </w:p>
        </w:tc>
        <w:tc>
          <w:tcPr>
            <w:tcW w:w="10417" w:type="dxa"/>
            <w:gridSpan w:val="9"/>
          </w:tcPr>
          <w:p w14:paraId="5724CE49" w14:textId="530197AB" w:rsidR="001C1D69" w:rsidRPr="004B5988" w:rsidDel="00752641" w:rsidRDefault="001C1D69" w:rsidP="001C1D69">
            <w:pPr>
              <w:spacing w:after="0"/>
              <w:rPr>
                <w:del w:id="1431" w:author="Alhabibi, Haider@Energy [2]" w:date="2022-03-09T18:52:00Z"/>
                <w:rFonts w:cstheme="minorHAnsi"/>
                <w:sz w:val="18"/>
                <w:szCs w:val="18"/>
              </w:rPr>
            </w:pPr>
            <w:del w:id="1432" w:author="Alhabibi, Haider@Energy [2]" w:date="2022-03-09T18:52:00Z">
              <w:r w:rsidRPr="004B5988" w:rsidDel="00752641">
                <w:rPr>
                  <w:rFonts w:cstheme="minorHAnsi"/>
                  <w:sz w:val="18"/>
                  <w:szCs w:val="18"/>
                </w:rPr>
                <w:delText>Eligible recirculating systems must be HERS-Verified Demand Recirculation: Manual Control conforming to RA4.4.17.</w:delText>
              </w:r>
            </w:del>
          </w:p>
        </w:tc>
      </w:tr>
      <w:tr w:rsidR="001C1D69" w14:paraId="70BD58E3" w14:textId="09B5328D" w:rsidTr="004B6B6C">
        <w:tc>
          <w:tcPr>
            <w:tcW w:w="10862" w:type="dxa"/>
            <w:gridSpan w:val="10"/>
          </w:tcPr>
          <w:p w14:paraId="07610991" w14:textId="30437BD6" w:rsidR="001C1D69" w:rsidRPr="00236F4B" w:rsidRDefault="001C1D69" w:rsidP="001C1D69">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4B1F9674" w14:textId="4F9920F3" w:rsidR="00B843FA" w:rsidRDefault="00B843FA">
      <w:pPr>
        <w:spacing w:after="0" w:line="240" w:lineRule="auto"/>
        <w:rPr>
          <w:rFonts w:asciiTheme="minorHAnsi" w:hAnsiTheme="minorHAnsi" w:cstheme="minorHAnsi"/>
          <w:sz w:val="18"/>
          <w:szCs w:val="18"/>
        </w:rPr>
      </w:pPr>
    </w:p>
    <w:tbl>
      <w:tblPr>
        <w:tblStyle w:val="TableGrid"/>
        <w:tblW w:w="10975" w:type="dxa"/>
        <w:tblLayout w:type="fixed"/>
        <w:tblLook w:val="04A0" w:firstRow="1" w:lastRow="0" w:firstColumn="1" w:lastColumn="0" w:noHBand="0" w:noVBand="1"/>
      </w:tblPr>
      <w:tblGrid>
        <w:gridCol w:w="980"/>
        <w:gridCol w:w="1085"/>
        <w:gridCol w:w="1260"/>
        <w:gridCol w:w="1260"/>
        <w:gridCol w:w="1260"/>
        <w:gridCol w:w="1260"/>
        <w:gridCol w:w="1350"/>
        <w:gridCol w:w="1260"/>
        <w:gridCol w:w="1260"/>
      </w:tblGrid>
      <w:tr w:rsidR="002027EC" w:rsidRPr="00352318" w14:paraId="29291855" w14:textId="739AFF49" w:rsidTr="004B6B6C">
        <w:trPr>
          <w:trHeight w:val="530"/>
        </w:trPr>
        <w:tc>
          <w:tcPr>
            <w:tcW w:w="10975" w:type="dxa"/>
            <w:gridSpan w:val="9"/>
          </w:tcPr>
          <w:p w14:paraId="0B018382" w14:textId="79AB4CA2" w:rsidR="002027EC" w:rsidRPr="00352318" w:rsidRDefault="002027EC" w:rsidP="00352318">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541EDC1B" w14:textId="772A85BB" w:rsidR="002027EC" w:rsidDel="00604F69" w:rsidRDefault="00604F69" w:rsidP="00975E71">
            <w:pPr>
              <w:spacing w:after="0" w:line="240" w:lineRule="auto"/>
              <w:rPr>
                <w:del w:id="1433" w:author="Alhabibi, Haider@Energy [2]" w:date="2022-03-09T18:56:00Z"/>
                <w:rFonts w:cstheme="minorHAnsi"/>
                <w:sz w:val="20"/>
                <w:szCs w:val="20"/>
              </w:rPr>
            </w:pPr>
            <w:ins w:id="1434" w:author="Alhabibi, Haider@Energy [2]" w:date="2022-03-09T18:56:00Z">
              <w:r>
                <w:rPr>
                  <w:sz w:val="18"/>
                  <w:szCs w:val="18"/>
                </w:rPr>
                <w:lastRenderedPageBreak/>
                <w:t>&lt;&lt;Static Text - see the top&gt;&gt;</w:t>
              </w:r>
            </w:ins>
            <w:del w:id="1435" w:author="Alhabibi, Haider@Energy [2]" w:date="2022-03-09T18:56:00Z">
              <w:r w:rsidR="002027EC" w:rsidDel="00604F69">
                <w:rPr>
                  <w:rFonts w:cstheme="minorHAnsi"/>
                  <w:sz w:val="20"/>
                  <w:szCs w:val="20"/>
                </w:rPr>
                <w:delText xml:space="preserve">For dwelling units with multiple systems, enter the master bath distance and kitchen distance </w:delText>
              </w:r>
              <w:r w:rsidR="002027EC" w:rsidRPr="00F6062F" w:rsidDel="00604F69">
                <w:rPr>
                  <w:rFonts w:cstheme="minorHAnsi"/>
                  <w:sz w:val="20"/>
                  <w:szCs w:val="20"/>
                </w:rPr>
                <w:delText>to the closest water heater, and enter the average of the furthest fixture to each water heater.</w:delText>
              </w:r>
            </w:del>
          </w:p>
          <w:p w14:paraId="1C407A79" w14:textId="108EE262" w:rsidR="002027EC" w:rsidRDefault="002027EC" w:rsidP="00352318">
            <w:pPr>
              <w:spacing w:after="0" w:line="240" w:lineRule="auto"/>
              <w:rPr>
                <w:rFonts w:asciiTheme="minorHAnsi" w:hAnsiTheme="minorHAnsi" w:cstheme="minorHAnsi"/>
                <w:b/>
                <w:sz w:val="18"/>
                <w:szCs w:val="18"/>
              </w:rPr>
            </w:pPr>
            <w:r>
              <w:rPr>
                <w:rFonts w:cstheme="minorHAnsi"/>
                <w:sz w:val="20"/>
                <w:szCs w:val="20"/>
              </w:rPr>
              <w:t>&lt;&lt; Require one row of data, reporting the longest distances, for each dwelling unit identified in Section B</w:t>
            </w:r>
            <w:ins w:id="1436" w:author="Markstrum, Alexis@Energy" w:date="2021-10-21T11:38:00Z">
              <w:r w:rsidR="00FD3495">
                <w:rPr>
                  <w:rFonts w:cstheme="minorHAnsi"/>
                  <w:sz w:val="20"/>
                  <w:szCs w:val="20"/>
                </w:rPr>
                <w:t xml:space="preserve"> or </w:t>
              </w:r>
              <w:del w:id="1437" w:author="Alhabibi, Haider@Energy" w:date="2022-01-25T16:44:00Z">
                <w:r w:rsidR="00FD3495" w:rsidDel="004172FC">
                  <w:rPr>
                    <w:rFonts w:cstheme="minorHAnsi"/>
                    <w:sz w:val="20"/>
                    <w:szCs w:val="20"/>
                  </w:rPr>
                  <w:delText>D</w:delText>
                </w:r>
              </w:del>
            </w:ins>
            <w:ins w:id="1438" w:author="Alhabibi, Haider@Energy" w:date="2022-01-25T16:44:00Z">
              <w:r w:rsidR="004172FC">
                <w:rPr>
                  <w:rFonts w:cstheme="minorHAnsi"/>
                  <w:sz w:val="20"/>
                  <w:szCs w:val="20"/>
                </w:rPr>
                <w:t>B2</w:t>
              </w:r>
            </w:ins>
            <w:r>
              <w:rPr>
                <w:rFonts w:cstheme="minorHAnsi"/>
                <w:sz w:val="20"/>
                <w:szCs w:val="20"/>
              </w:rPr>
              <w:t xml:space="preserve">. with B11 </w:t>
            </w:r>
            <w:ins w:id="1439" w:author="Markstrum, Alexis@Energy" w:date="2021-10-21T11:38:00Z">
              <w:r w:rsidR="00FD3495">
                <w:rPr>
                  <w:rFonts w:cstheme="minorHAnsi"/>
                  <w:sz w:val="20"/>
                  <w:szCs w:val="20"/>
                </w:rPr>
                <w:t xml:space="preserve">or </w:t>
              </w:r>
              <w:del w:id="1440" w:author="Alhabibi, Haider@Energy" w:date="2022-01-25T16:44:00Z">
                <w:r w:rsidR="00FD3495" w:rsidDel="004172FC">
                  <w:rPr>
                    <w:rFonts w:cstheme="minorHAnsi"/>
                    <w:sz w:val="20"/>
                    <w:szCs w:val="20"/>
                  </w:rPr>
                  <w:delText>D</w:delText>
                </w:r>
              </w:del>
            </w:ins>
            <w:ins w:id="1441" w:author="Alhabibi, Haider@Energy" w:date="2022-01-25T16:44:00Z">
              <w:r w:rsidR="004172FC">
                <w:rPr>
                  <w:rFonts w:cstheme="minorHAnsi"/>
                  <w:sz w:val="20"/>
                  <w:szCs w:val="20"/>
                </w:rPr>
                <w:t>B2-</w:t>
              </w:r>
            </w:ins>
            <w:ins w:id="1442" w:author="Markstrum, Alexis@Energy" w:date="2021-10-21T11:38:00Z">
              <w:r w:rsidR="00FD3495">
                <w:rPr>
                  <w:rFonts w:cstheme="minorHAnsi"/>
                  <w:sz w:val="20"/>
                  <w:szCs w:val="20"/>
                </w:rPr>
                <w:t xml:space="preserve">08 </w:t>
              </w:r>
            </w:ins>
            <w:r>
              <w:rPr>
                <w:rFonts w:cstheme="minorHAnsi"/>
                <w:sz w:val="20"/>
                <w:szCs w:val="20"/>
              </w:rPr>
              <w:t xml:space="preserve">= Basic. If no dwelling in B11 </w:t>
            </w:r>
            <w:ins w:id="1443" w:author="Markstrum, Alexis@Energy" w:date="2021-10-21T11:38:00Z">
              <w:r w:rsidR="00FD3495">
                <w:rPr>
                  <w:rFonts w:cstheme="minorHAnsi"/>
                  <w:sz w:val="20"/>
                  <w:szCs w:val="20"/>
                </w:rPr>
                <w:t xml:space="preserve">or </w:t>
              </w:r>
              <w:del w:id="1444" w:author="Alhabibi, Haider@Energy" w:date="2022-01-25T16:43:00Z">
                <w:r w:rsidR="00FD3495" w:rsidDel="004172FC">
                  <w:rPr>
                    <w:rFonts w:cstheme="minorHAnsi"/>
                    <w:sz w:val="20"/>
                    <w:szCs w:val="20"/>
                  </w:rPr>
                  <w:delText>D</w:delText>
                </w:r>
              </w:del>
            </w:ins>
            <w:ins w:id="1445" w:author="Alhabibi, Haider@Energy" w:date="2022-01-25T16:43:00Z">
              <w:r w:rsidR="004172FC">
                <w:rPr>
                  <w:rFonts w:cstheme="minorHAnsi"/>
                  <w:sz w:val="20"/>
                  <w:szCs w:val="20"/>
                </w:rPr>
                <w:t>B2-</w:t>
              </w:r>
            </w:ins>
            <w:ins w:id="1446" w:author="Markstrum, Alexis@Energy" w:date="2021-10-21T11:38:00Z">
              <w:r w:rsidR="00FD3495">
                <w:rPr>
                  <w:rFonts w:cstheme="minorHAnsi"/>
                  <w:sz w:val="20"/>
                  <w:szCs w:val="20"/>
                </w:rPr>
                <w:t xml:space="preserve">08 </w:t>
              </w:r>
            </w:ins>
            <w:r>
              <w:rPr>
                <w:rFonts w:cstheme="minorHAnsi"/>
                <w:sz w:val="20"/>
                <w:szCs w:val="20"/>
              </w:rPr>
              <w:t>= Basic, then display section header and standard “This section does not apply” message&gt;&gt;</w:t>
            </w:r>
          </w:p>
        </w:tc>
      </w:tr>
      <w:tr w:rsidR="002027EC" w:rsidRPr="00352318" w14:paraId="3FF536DA" w14:textId="496AE5D0" w:rsidTr="002027EC">
        <w:tc>
          <w:tcPr>
            <w:tcW w:w="980" w:type="dxa"/>
            <w:vAlign w:val="center"/>
          </w:tcPr>
          <w:p w14:paraId="28974C52"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lastRenderedPageBreak/>
              <w:t>01</w:t>
            </w:r>
          </w:p>
        </w:tc>
        <w:tc>
          <w:tcPr>
            <w:tcW w:w="1085" w:type="dxa"/>
            <w:vAlign w:val="center"/>
          </w:tcPr>
          <w:p w14:paraId="4F57BEA7"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60" w:type="dxa"/>
            <w:vAlign w:val="center"/>
          </w:tcPr>
          <w:p w14:paraId="7439F6D7"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60" w:type="dxa"/>
            <w:vAlign w:val="center"/>
          </w:tcPr>
          <w:p w14:paraId="6EBF7EB4"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260" w:type="dxa"/>
            <w:vAlign w:val="center"/>
          </w:tcPr>
          <w:p w14:paraId="436CAF1C"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260" w:type="dxa"/>
            <w:vAlign w:val="center"/>
          </w:tcPr>
          <w:p w14:paraId="3B86986B"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350" w:type="dxa"/>
            <w:vAlign w:val="center"/>
          </w:tcPr>
          <w:p w14:paraId="35921325" w14:textId="77777777" w:rsidR="002027EC" w:rsidRPr="00352318" w:rsidRDefault="002027EC" w:rsidP="004D3E4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21331F28" w14:textId="1EECE201" w:rsidR="002027EC" w:rsidRPr="00352318" w:rsidRDefault="002027EC" w:rsidP="004D3E4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60" w:type="dxa"/>
          </w:tcPr>
          <w:p w14:paraId="24FF3488" w14:textId="6169459E" w:rsidR="002027EC" w:rsidRPr="00352318" w:rsidRDefault="002027EC" w:rsidP="004D3E4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2027EC" w:rsidRPr="00352318" w14:paraId="24EEA366" w14:textId="4A1AEE8B" w:rsidTr="002027EC">
        <w:tc>
          <w:tcPr>
            <w:tcW w:w="980" w:type="dxa"/>
            <w:vAlign w:val="bottom"/>
          </w:tcPr>
          <w:p w14:paraId="3D461CD1" w14:textId="709CA1FA" w:rsidR="002027EC" w:rsidRPr="00352318" w:rsidRDefault="002027EC" w:rsidP="002027EC">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Dwelling</w:t>
            </w:r>
            <w:r w:rsidRPr="00352318">
              <w:rPr>
                <w:rFonts w:asciiTheme="minorHAnsi" w:hAnsiTheme="minorHAnsi" w:cstheme="minorHAnsi"/>
                <w:sz w:val="18"/>
                <w:szCs w:val="18"/>
              </w:rPr>
              <w:t xml:space="preserve"> Name</w:t>
            </w:r>
          </w:p>
        </w:tc>
        <w:tc>
          <w:tcPr>
            <w:tcW w:w="1085" w:type="dxa"/>
            <w:vAlign w:val="bottom"/>
          </w:tcPr>
          <w:p w14:paraId="45CC4CAD" w14:textId="77777777" w:rsidR="002027EC" w:rsidRPr="00352318" w:rsidRDefault="002027EC" w:rsidP="002027EC">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60" w:type="dxa"/>
            <w:vAlign w:val="bottom"/>
          </w:tcPr>
          <w:p w14:paraId="49A65F04"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60" w:type="dxa"/>
            <w:vAlign w:val="bottom"/>
          </w:tcPr>
          <w:p w14:paraId="0E97F1F3"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260" w:type="dxa"/>
            <w:vAlign w:val="bottom"/>
          </w:tcPr>
          <w:p w14:paraId="7629B46A" w14:textId="09BC59D5"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260" w:type="dxa"/>
            <w:vAlign w:val="bottom"/>
          </w:tcPr>
          <w:p w14:paraId="38FB4F1A"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350" w:type="dxa"/>
            <w:vAlign w:val="bottom"/>
          </w:tcPr>
          <w:p w14:paraId="1C167762"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3A151305" w14:textId="0119BD68" w:rsidR="002027EC" w:rsidRPr="00352318" w:rsidRDefault="002027EC" w:rsidP="002027EC">
            <w:pPr>
              <w:spacing w:after="0" w:line="240" w:lineRule="auto"/>
              <w:rPr>
                <w:rFonts w:asciiTheme="minorHAnsi" w:hAnsiTheme="minorHAnsi" w:cstheme="minorHAnsi"/>
                <w:sz w:val="18"/>
                <w:szCs w:val="18"/>
              </w:rPr>
            </w:pPr>
            <w:r>
              <w:rPr>
                <w:rFonts w:cstheme="minorHAnsi"/>
                <w:sz w:val="18"/>
              </w:rPr>
              <w:t>Design Compactness Factor</w:t>
            </w:r>
          </w:p>
        </w:tc>
        <w:tc>
          <w:tcPr>
            <w:tcW w:w="1260" w:type="dxa"/>
            <w:vAlign w:val="bottom"/>
          </w:tcPr>
          <w:p w14:paraId="063E2191" w14:textId="5383ED03" w:rsidR="002027EC" w:rsidRPr="00352318" w:rsidRDefault="002027EC" w:rsidP="002027EC">
            <w:pPr>
              <w:spacing w:after="0" w:line="240" w:lineRule="auto"/>
              <w:rPr>
                <w:rFonts w:asciiTheme="minorHAnsi" w:hAnsiTheme="minorHAnsi" w:cstheme="minorHAnsi"/>
                <w:sz w:val="18"/>
                <w:szCs w:val="18"/>
              </w:rPr>
            </w:pPr>
            <w:r>
              <w:rPr>
                <w:rFonts w:cstheme="minorHAnsi"/>
                <w:sz w:val="18"/>
              </w:rPr>
              <w:t>Calculated Compactness Factor</w:t>
            </w:r>
          </w:p>
        </w:tc>
      </w:tr>
      <w:tr w:rsidR="002027EC" w:rsidRPr="00352318" w14:paraId="0538310C" w14:textId="02A189C8" w:rsidTr="002027EC">
        <w:trPr>
          <w:trHeight w:val="305"/>
        </w:trPr>
        <w:tc>
          <w:tcPr>
            <w:tcW w:w="980" w:type="dxa"/>
          </w:tcPr>
          <w:p w14:paraId="71FF4DC1" w14:textId="006C9DA2"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A01</w:t>
            </w:r>
            <w:ins w:id="1447" w:author="Markstrum, Alexis@Energy" w:date="2021-10-21T11:40:00Z">
              <w:r w:rsidR="00181EE0">
                <w:rPr>
                  <w:rFonts w:asciiTheme="minorHAnsi" w:hAnsiTheme="minorHAnsi" w:cstheme="minorHAnsi"/>
                  <w:sz w:val="18"/>
                  <w:szCs w:val="18"/>
                </w:rPr>
                <w:t xml:space="preserve"> or </w:t>
              </w:r>
              <w:del w:id="1448" w:author="Alhabibi, Haider@Energy" w:date="2022-01-25T16:44:00Z">
                <w:r w:rsidR="00181EE0" w:rsidDel="00994A2E">
                  <w:rPr>
                    <w:rFonts w:asciiTheme="minorHAnsi" w:hAnsiTheme="minorHAnsi" w:cstheme="minorHAnsi"/>
                    <w:sz w:val="18"/>
                    <w:szCs w:val="18"/>
                  </w:rPr>
                  <w:delText>C</w:delText>
                </w:r>
              </w:del>
            </w:ins>
            <w:ins w:id="1449" w:author="Alhabibi, Haider@Energy" w:date="2022-01-25T16:44:00Z">
              <w:r w:rsidR="00994A2E">
                <w:rPr>
                  <w:rFonts w:asciiTheme="minorHAnsi" w:hAnsiTheme="minorHAnsi" w:cstheme="minorHAnsi"/>
                  <w:sz w:val="18"/>
                  <w:szCs w:val="18"/>
                </w:rPr>
                <w:t>A2-</w:t>
              </w:r>
            </w:ins>
            <w:ins w:id="1450" w:author="Markstrum, Alexis@Energy" w:date="2021-10-21T11:40:00Z">
              <w:r w:rsidR="00181EE0">
                <w:rPr>
                  <w:rFonts w:asciiTheme="minorHAnsi" w:hAnsiTheme="minorHAnsi" w:cstheme="minorHAnsi"/>
                  <w:sz w:val="18"/>
                  <w:szCs w:val="18"/>
                </w:rPr>
                <w:t>01</w:t>
              </w:r>
            </w:ins>
            <w:r w:rsidRPr="00352318">
              <w:rPr>
                <w:rFonts w:asciiTheme="minorHAnsi" w:hAnsiTheme="minorHAnsi" w:cstheme="minorHAnsi"/>
                <w:sz w:val="18"/>
                <w:szCs w:val="18"/>
              </w:rPr>
              <w:t>&gt;&gt;</w:t>
            </w:r>
          </w:p>
        </w:tc>
        <w:tc>
          <w:tcPr>
            <w:tcW w:w="1085" w:type="dxa"/>
          </w:tcPr>
          <w:p w14:paraId="6A56CCD0"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&lt;&lt;if performance, then value = </w:t>
            </w:r>
            <w:proofErr w:type="gramStart"/>
            <w:r w:rsidRPr="00352318">
              <w:rPr>
                <w:rFonts w:asciiTheme="minorHAnsi" w:hAnsiTheme="minorHAnsi" w:cstheme="minorHAnsi"/>
                <w:sz w:val="18"/>
                <w:szCs w:val="18"/>
              </w:rPr>
              <w:t>NA;</w:t>
            </w:r>
            <w:proofErr w:type="gramEnd"/>
            <w:r w:rsidRPr="00352318">
              <w:rPr>
                <w:rFonts w:asciiTheme="minorHAnsi" w:hAnsiTheme="minorHAnsi" w:cstheme="minorHAnsi"/>
                <w:sz w:val="18"/>
                <w:szCs w:val="18"/>
              </w:rPr>
              <w:t xml:space="preserve"> </w:t>
            </w:r>
          </w:p>
          <w:p w14:paraId="1EFC3064"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user select from list: 1, 2, 3&gt;&gt;</w:t>
            </w:r>
          </w:p>
        </w:tc>
        <w:tc>
          <w:tcPr>
            <w:tcW w:w="1260" w:type="dxa"/>
          </w:tcPr>
          <w:p w14:paraId="4BD92439" w14:textId="054ECBA3"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del w:id="1451" w:author="Alhabibi, Haider@Energy" w:date="2022-02-24T12:43:00Z">
              <w:r w:rsidRPr="00352318">
                <w:rPr>
                  <w:rFonts w:asciiTheme="minorHAnsi" w:hAnsiTheme="minorHAnsi" w:cstheme="minorHAnsi"/>
                  <w:sz w:val="18"/>
                  <w:szCs w:val="18"/>
                </w:rPr>
                <w:delText>CF1R</w:delText>
              </w:r>
            </w:del>
            <w:ins w:id="1452" w:author="Alhabibi, Haider@Energy" w:date="2022-02-24T12:43:00Z">
              <w:r w:rsidR="00093E8B">
                <w:rPr>
                  <w:rFonts w:asciiTheme="minorHAnsi" w:hAnsiTheme="minorHAnsi" w:cstheme="minorHAnsi"/>
                  <w:sz w:val="18"/>
                  <w:szCs w:val="18"/>
                </w:rPr>
                <w:t>LMCC</w:t>
              </w:r>
            </w:ins>
            <w:r w:rsidRPr="00352318">
              <w:rPr>
                <w:rFonts w:asciiTheme="minorHAnsi" w:hAnsiTheme="minorHAnsi" w:cstheme="minorHAnsi"/>
                <w:sz w:val="18"/>
                <w:szCs w:val="18"/>
              </w:rPr>
              <w:t>-</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644F8BE0" w14:textId="5DF85090"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60" w:type="dxa"/>
          </w:tcPr>
          <w:p w14:paraId="5AB6032A" w14:textId="153926B6"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del w:id="1453" w:author="Alhabibi, Haider@Energy" w:date="2022-02-24T12:43:00Z">
              <w:r w:rsidRPr="00352318">
                <w:rPr>
                  <w:rFonts w:asciiTheme="minorHAnsi" w:hAnsiTheme="minorHAnsi" w:cstheme="minorHAnsi"/>
                  <w:sz w:val="18"/>
                  <w:szCs w:val="18"/>
                </w:rPr>
                <w:delText>CF1R</w:delText>
              </w:r>
            </w:del>
            <w:ins w:id="1454" w:author="Alhabibi, Haider@Energy" w:date="2022-02-24T12:43:00Z">
              <w:r w:rsidR="00093E8B">
                <w:rPr>
                  <w:rFonts w:asciiTheme="minorHAnsi" w:hAnsiTheme="minorHAnsi" w:cstheme="minorHAnsi"/>
                  <w:sz w:val="18"/>
                  <w:szCs w:val="18"/>
                </w:rPr>
                <w:t>LMCC</w:t>
              </w:r>
            </w:ins>
            <w:r w:rsidRPr="00352318">
              <w:rPr>
                <w:rFonts w:asciiTheme="minorHAnsi" w:hAnsiTheme="minorHAnsi" w:cstheme="minorHAnsi"/>
                <w:sz w:val="18"/>
                <w:szCs w:val="18"/>
              </w:rPr>
              <w:t>-</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13A44697" w14:textId="0D7CBB65"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60" w:type="dxa"/>
          </w:tcPr>
          <w:p w14:paraId="2034CAA7" w14:textId="7ADBF81A"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del w:id="1455" w:author="Alhabibi, Haider@Energy" w:date="2022-02-24T12:43:00Z">
              <w:r w:rsidRPr="00352318">
                <w:rPr>
                  <w:rFonts w:asciiTheme="minorHAnsi" w:hAnsiTheme="minorHAnsi" w:cstheme="minorHAnsi"/>
                  <w:sz w:val="18"/>
                  <w:szCs w:val="18"/>
                </w:rPr>
                <w:delText>CF1R</w:delText>
              </w:r>
            </w:del>
            <w:ins w:id="1456" w:author="Alhabibi, Haider@Energy" w:date="2022-02-24T12:43:00Z">
              <w:r w:rsidR="00093E8B">
                <w:rPr>
                  <w:rFonts w:asciiTheme="minorHAnsi" w:hAnsiTheme="minorHAnsi" w:cstheme="minorHAnsi"/>
                  <w:sz w:val="18"/>
                  <w:szCs w:val="18"/>
                </w:rPr>
                <w:t>LMCC</w:t>
              </w:r>
            </w:ins>
            <w:r w:rsidRPr="00352318">
              <w:rPr>
                <w:rFonts w:asciiTheme="minorHAnsi" w:hAnsiTheme="minorHAnsi" w:cstheme="minorHAnsi"/>
                <w:sz w:val="18"/>
                <w:szCs w:val="18"/>
              </w:rPr>
              <w:t>-</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244F1A33" w14:textId="2760C7CC"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60" w:type="dxa"/>
          </w:tcPr>
          <w:p w14:paraId="09ACCC7B" w14:textId="582DD8AC"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del w:id="1457" w:author="Alhabibi, Haider@Energy" w:date="2022-02-24T12:43:00Z">
              <w:r w:rsidRPr="00352318">
                <w:rPr>
                  <w:rFonts w:asciiTheme="minorHAnsi" w:hAnsiTheme="minorHAnsi" w:cstheme="minorHAnsi"/>
                  <w:sz w:val="18"/>
                  <w:szCs w:val="18"/>
                </w:rPr>
                <w:delText>CF1R</w:delText>
              </w:r>
            </w:del>
            <w:ins w:id="1458" w:author="Alhabibi, Haider@Energy" w:date="2022-02-24T12:43:00Z">
              <w:r w:rsidR="00093E8B">
                <w:rPr>
                  <w:rFonts w:asciiTheme="minorHAnsi" w:hAnsiTheme="minorHAnsi" w:cstheme="minorHAnsi"/>
                  <w:sz w:val="18"/>
                  <w:szCs w:val="18"/>
                </w:rPr>
                <w:t>LMCC</w:t>
              </w:r>
            </w:ins>
            <w:r w:rsidRPr="00352318">
              <w:rPr>
                <w:rFonts w:asciiTheme="minorHAnsi" w:hAnsiTheme="minorHAnsi" w:cstheme="minorHAnsi"/>
                <w:sz w:val="18"/>
                <w:szCs w:val="18"/>
              </w:rPr>
              <w:t>-</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452D35C4" w14:textId="4B6FD312"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and A</w:t>
            </w:r>
            <w:r>
              <w:rPr>
                <w:rFonts w:asciiTheme="minorHAnsi" w:hAnsiTheme="minorHAnsi" w:cstheme="minorHAnsi"/>
                <w:sz w:val="18"/>
                <w:szCs w:val="18"/>
              </w:rPr>
              <w:t>10</w:t>
            </w:r>
            <w:r w:rsidRPr="00352318">
              <w:rPr>
                <w:rFonts w:asciiTheme="minorHAnsi" w:hAnsiTheme="minorHAnsi" w:cstheme="minorHAnsi"/>
                <w:sz w:val="18"/>
                <w:szCs w:val="18"/>
              </w:rPr>
              <w:t xml:space="preserve"> </w:t>
            </w:r>
            <w:ins w:id="1459" w:author="Markstrum, Alexis@Energy" w:date="2021-10-21T11:43:00Z">
              <w:r w:rsidR="00D9470F">
                <w:rPr>
                  <w:rFonts w:asciiTheme="minorHAnsi" w:hAnsiTheme="minorHAnsi" w:cstheme="minorHAnsi"/>
                  <w:sz w:val="18"/>
                  <w:szCs w:val="18"/>
                </w:rPr>
                <w:t xml:space="preserve">or </w:t>
              </w:r>
              <w:del w:id="1460" w:author="Alhabibi, Haider@Energy" w:date="2022-01-25T16:44:00Z">
                <w:r w:rsidR="00D9470F" w:rsidDel="00994A2E">
                  <w:rPr>
                    <w:rFonts w:asciiTheme="minorHAnsi" w:hAnsiTheme="minorHAnsi" w:cstheme="minorHAnsi"/>
                    <w:sz w:val="18"/>
                    <w:szCs w:val="18"/>
                  </w:rPr>
                  <w:delText>C</w:delText>
                </w:r>
              </w:del>
            </w:ins>
            <w:ins w:id="1461" w:author="Alhabibi, Haider@Energy" w:date="2022-01-25T16:44:00Z">
              <w:r w:rsidR="00994A2E">
                <w:rPr>
                  <w:rFonts w:asciiTheme="minorHAnsi" w:hAnsiTheme="minorHAnsi" w:cstheme="minorHAnsi"/>
                  <w:sz w:val="18"/>
                  <w:szCs w:val="18"/>
                </w:rPr>
                <w:t>A2-</w:t>
              </w:r>
            </w:ins>
            <w:ins w:id="1462" w:author="Markstrum, Alexis@Energy" w:date="2021-10-21T11:43:00Z">
              <w:r w:rsidR="00D9470F">
                <w:rPr>
                  <w:rFonts w:asciiTheme="minorHAnsi" w:hAnsiTheme="minorHAnsi" w:cstheme="minorHAnsi"/>
                  <w:sz w:val="18"/>
                  <w:szCs w:val="18"/>
                </w:rPr>
                <w:t>07</w:t>
              </w:r>
            </w:ins>
            <w:r w:rsidRPr="00352318">
              <w:rPr>
                <w:rFonts w:asciiTheme="minorHAnsi" w:hAnsiTheme="minorHAnsi" w:cstheme="minorHAnsi"/>
                <w:sz w:val="18"/>
                <w:szCs w:val="18"/>
              </w:rPr>
              <w:t>= Standard Distribution System, then value = (</w:t>
            </w:r>
            <w:r>
              <w:rPr>
                <w:rFonts w:asciiTheme="minorHAnsi" w:hAnsiTheme="minorHAnsi" w:cstheme="minorHAnsi"/>
                <w:sz w:val="18"/>
                <w:szCs w:val="18"/>
              </w:rPr>
              <w:t>H03*0.</w:t>
            </w:r>
            <w:proofErr w:type="gramStart"/>
            <w:r>
              <w:rPr>
                <w:rFonts w:asciiTheme="minorHAnsi" w:hAnsiTheme="minorHAnsi" w:cstheme="minorHAnsi"/>
                <w:sz w:val="18"/>
                <w:szCs w:val="18"/>
              </w:rPr>
              <w:t>4)+(</w:t>
            </w:r>
            <w:proofErr w:type="gramEnd"/>
            <w:r>
              <w:rPr>
                <w:rFonts w:asciiTheme="minorHAnsi" w:hAnsiTheme="minorHAnsi" w:cstheme="minorHAnsi"/>
                <w:sz w:val="18"/>
                <w:szCs w:val="18"/>
              </w:rPr>
              <w:t>H</w:t>
            </w:r>
            <w:r w:rsidRPr="00352318">
              <w:rPr>
                <w:rFonts w:asciiTheme="minorHAnsi" w:hAnsiTheme="minorHAnsi" w:cstheme="minorHAnsi"/>
                <w:sz w:val="18"/>
                <w:szCs w:val="18"/>
              </w:rPr>
              <w:t>04*0.4)</w:t>
            </w:r>
            <w:r>
              <w:rPr>
                <w:rFonts w:asciiTheme="minorHAnsi" w:hAnsiTheme="minorHAnsi" w:cstheme="minorHAnsi"/>
                <w:sz w:val="18"/>
                <w:szCs w:val="18"/>
              </w:rPr>
              <w:t>+</w:t>
            </w:r>
            <w:r w:rsidRPr="00352318">
              <w:rPr>
                <w:rFonts w:asciiTheme="minorHAnsi" w:hAnsiTheme="minorHAnsi" w:cstheme="minorHAnsi"/>
                <w:sz w:val="18"/>
                <w:szCs w:val="18"/>
              </w:rPr>
              <w:t xml:space="preserve">( </w:t>
            </w:r>
            <w:r>
              <w:rPr>
                <w:rFonts w:asciiTheme="minorHAnsi" w:hAnsiTheme="minorHAnsi" w:cstheme="minorHAnsi"/>
                <w:sz w:val="18"/>
                <w:szCs w:val="18"/>
              </w:rPr>
              <w:t>H</w:t>
            </w:r>
            <w:r w:rsidRPr="00352318">
              <w:rPr>
                <w:rFonts w:asciiTheme="minorHAnsi" w:hAnsiTheme="minorHAnsi" w:cstheme="minorHAnsi"/>
                <w:sz w:val="18"/>
                <w:szCs w:val="18"/>
              </w:rPr>
              <w:t>05*0.2);</w:t>
            </w:r>
          </w:p>
          <w:p w14:paraId="72748B0C" w14:textId="35EF148F"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A</w:t>
            </w:r>
            <w:r>
              <w:rPr>
                <w:rFonts w:asciiTheme="minorHAnsi" w:hAnsiTheme="minorHAnsi" w:cstheme="minorHAnsi"/>
                <w:sz w:val="18"/>
                <w:szCs w:val="18"/>
              </w:rPr>
              <w:t>10</w:t>
            </w:r>
            <w:ins w:id="1463" w:author="Markstrum, Alexis@Energy" w:date="2021-10-21T11:43:00Z">
              <w:r w:rsidR="00D9470F">
                <w:rPr>
                  <w:rFonts w:asciiTheme="minorHAnsi" w:hAnsiTheme="minorHAnsi" w:cstheme="minorHAnsi"/>
                  <w:sz w:val="18"/>
                  <w:szCs w:val="18"/>
                </w:rPr>
                <w:t xml:space="preserve"> or </w:t>
              </w:r>
              <w:del w:id="1464" w:author="Alhabibi, Haider@Energy" w:date="2022-01-25T16:45:00Z">
                <w:r w:rsidR="00D9470F" w:rsidDel="00994A2E">
                  <w:rPr>
                    <w:rFonts w:asciiTheme="minorHAnsi" w:hAnsiTheme="minorHAnsi" w:cstheme="minorHAnsi"/>
                    <w:sz w:val="18"/>
                    <w:szCs w:val="18"/>
                  </w:rPr>
                  <w:delText>C</w:delText>
                </w:r>
              </w:del>
            </w:ins>
            <w:ins w:id="1465" w:author="Alhabibi, Haider@Energy" w:date="2022-01-25T16:45:00Z">
              <w:r w:rsidR="00994A2E">
                <w:rPr>
                  <w:rFonts w:asciiTheme="minorHAnsi" w:hAnsiTheme="minorHAnsi" w:cstheme="minorHAnsi"/>
                  <w:sz w:val="18"/>
                  <w:szCs w:val="18"/>
                </w:rPr>
                <w:t>A2-</w:t>
              </w:r>
            </w:ins>
            <w:ins w:id="1466" w:author="Markstrum, Alexis@Energy" w:date="2021-10-21T11:43:00Z">
              <w:r w:rsidR="00D9470F">
                <w:rPr>
                  <w:rFonts w:asciiTheme="minorHAnsi" w:hAnsiTheme="minorHAnsi" w:cstheme="minorHAnsi"/>
                  <w:sz w:val="18"/>
                  <w:szCs w:val="18"/>
                </w:rPr>
                <w:t>07</w:t>
              </w:r>
            </w:ins>
            <w:r w:rsidRPr="00352318">
              <w:rPr>
                <w:rFonts w:asciiTheme="minorHAnsi" w:hAnsiTheme="minorHAnsi" w:cstheme="minorHAnsi"/>
                <w:sz w:val="18"/>
                <w:szCs w:val="18"/>
              </w:rPr>
              <w:t xml:space="preserve"> = Demand Recirculation Manual Control, then value = </w:t>
            </w:r>
            <w:r>
              <w:rPr>
                <w:rFonts w:asciiTheme="minorHAnsi" w:hAnsiTheme="minorHAnsi" w:cstheme="minorHAnsi"/>
                <w:sz w:val="18"/>
                <w:szCs w:val="18"/>
              </w:rPr>
              <w:t>H</w:t>
            </w:r>
            <w:r w:rsidRPr="00352318">
              <w:rPr>
                <w:rFonts w:asciiTheme="minorHAnsi" w:hAnsiTheme="minorHAnsi" w:cstheme="minorHAnsi"/>
                <w:sz w:val="18"/>
                <w:szCs w:val="18"/>
              </w:rPr>
              <w:t>05&gt;&gt;</w:t>
            </w:r>
          </w:p>
        </w:tc>
        <w:tc>
          <w:tcPr>
            <w:tcW w:w="1350" w:type="dxa"/>
          </w:tcPr>
          <w:p w14:paraId="7C074C4F" w14:textId="06C080D4"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 Reference Value from </w:t>
            </w:r>
            <w:del w:id="1467" w:author="Alhabibi, Haider@Energy" w:date="2022-02-24T12:43:00Z">
              <w:r w:rsidRPr="00352318">
                <w:rPr>
                  <w:rFonts w:asciiTheme="minorHAnsi" w:hAnsiTheme="minorHAnsi" w:cstheme="minorHAnsi"/>
                  <w:sz w:val="18"/>
                  <w:szCs w:val="18"/>
                </w:rPr>
                <w:delText>CF1R</w:delText>
              </w:r>
            </w:del>
            <w:ins w:id="1468" w:author="Alhabibi, Haider@Energy" w:date="2022-02-24T12:43:00Z">
              <w:r w:rsidR="00093E8B">
                <w:rPr>
                  <w:rFonts w:asciiTheme="minorHAnsi" w:hAnsiTheme="minorHAnsi" w:cstheme="minorHAnsi"/>
                  <w:sz w:val="18"/>
                  <w:szCs w:val="18"/>
                </w:rPr>
                <w:t>LMCC</w:t>
              </w:r>
            </w:ins>
            <w:r w:rsidRPr="00352318">
              <w:rPr>
                <w:rFonts w:asciiTheme="minorHAnsi" w:hAnsiTheme="minorHAnsi" w:cstheme="minorHAnsi"/>
                <w:sz w:val="18"/>
                <w:szCs w:val="18"/>
              </w:rPr>
              <w:t>-</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3F0763C4" w14:textId="16715A5A"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sidR="00596CDF">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value = </w:t>
            </w:r>
          </w:p>
          <w:p w14:paraId="198B33CB" w14:textId="77777777"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t>
            </w:r>
            <w:proofErr w:type="spellStart"/>
            <w:r w:rsidRPr="00352318">
              <w:rPr>
                <w:rFonts w:asciiTheme="minorHAnsi" w:hAnsiTheme="minorHAnsi" w:cstheme="minorHAnsi"/>
                <w:sz w:val="18"/>
                <w:szCs w:val="18"/>
              </w:rPr>
              <w:t>a+b</w:t>
            </w:r>
            <w:proofErr w:type="spellEnd"/>
            <w:r w:rsidRPr="00352318">
              <w:rPr>
                <w:rFonts w:asciiTheme="minorHAnsi" w:hAnsiTheme="minorHAnsi" w:cstheme="minorHAnsi"/>
                <w:sz w:val="18"/>
                <w:szCs w:val="18"/>
              </w:rPr>
              <w:t xml:space="preserve"> *CFA)/n) &gt;&gt;</w:t>
            </w:r>
          </w:p>
          <w:p w14:paraId="0C4EA135" w14:textId="77777777" w:rsidR="002027EC" w:rsidRPr="00352318" w:rsidRDefault="002027EC" w:rsidP="002027EC">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Where:</w:t>
            </w:r>
          </w:p>
          <w:p w14:paraId="3F8B130B" w14:textId="77777777" w:rsidR="002027EC" w:rsidRPr="00352318" w:rsidRDefault="002027EC" w:rsidP="002027EC">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a, b = Qualification distance coefficients from Table 4.4.6-2 below,</w:t>
            </w:r>
          </w:p>
          <w:p w14:paraId="55666DF4" w14:textId="77FFED61" w:rsidR="002027EC" w:rsidRPr="00352318" w:rsidRDefault="002027EC" w:rsidP="002027EC">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CFA = Conditioned floor area of the dwelling unit (ft</w:t>
            </w:r>
            <w:r w:rsidRPr="00352318">
              <w:rPr>
                <w:rFonts w:asciiTheme="minorHAnsi" w:hAnsiTheme="minorHAnsi" w:cstheme="minorHAnsi"/>
                <w:i/>
                <w:sz w:val="18"/>
                <w:szCs w:val="18"/>
                <w:vertAlign w:val="superscript"/>
              </w:rPr>
              <w:t>2</w:t>
            </w:r>
            <w:r w:rsidRPr="00352318">
              <w:rPr>
                <w:rFonts w:asciiTheme="minorHAnsi" w:hAnsiTheme="minorHAnsi" w:cstheme="minorHAnsi"/>
                <w:i/>
                <w:sz w:val="18"/>
                <w:szCs w:val="18"/>
              </w:rPr>
              <w:t xml:space="preserve">) from </w:t>
            </w:r>
            <w:del w:id="1469" w:author="Alhabibi, Haider@Energy" w:date="2022-02-24T12:43:00Z">
              <w:r w:rsidRPr="00352318">
                <w:rPr>
                  <w:rFonts w:asciiTheme="minorHAnsi" w:hAnsiTheme="minorHAnsi" w:cstheme="minorHAnsi"/>
                  <w:i/>
                  <w:sz w:val="18"/>
                  <w:szCs w:val="18"/>
                </w:rPr>
                <w:delText>CF1R</w:delText>
              </w:r>
            </w:del>
            <w:ins w:id="1470" w:author="Alhabibi, Haider@Energy" w:date="2022-02-24T12:43:00Z">
              <w:r w:rsidR="00093E8B">
                <w:rPr>
                  <w:rFonts w:asciiTheme="minorHAnsi" w:hAnsiTheme="minorHAnsi" w:cstheme="minorHAnsi"/>
                  <w:i/>
                  <w:sz w:val="18"/>
                  <w:szCs w:val="18"/>
                </w:rPr>
                <w:t>LMCC</w:t>
              </w:r>
            </w:ins>
            <w:r w:rsidRPr="00352318">
              <w:rPr>
                <w:rFonts w:asciiTheme="minorHAnsi" w:hAnsiTheme="minorHAnsi" w:cstheme="minorHAnsi"/>
                <w:i/>
                <w:sz w:val="18"/>
                <w:szCs w:val="18"/>
              </w:rPr>
              <w:t>, and</w:t>
            </w:r>
          </w:p>
          <w:p w14:paraId="50F29482" w14:textId="2396C716" w:rsidR="002027EC" w:rsidRPr="00352318" w:rsidRDefault="002027EC" w:rsidP="002027EC">
            <w:pPr>
              <w:spacing w:after="0" w:line="240" w:lineRule="auto"/>
              <w:rPr>
                <w:rFonts w:asciiTheme="minorHAnsi" w:hAnsiTheme="minorHAnsi" w:cstheme="minorHAnsi"/>
                <w:sz w:val="18"/>
                <w:szCs w:val="18"/>
              </w:rPr>
            </w:pPr>
            <w:r w:rsidRPr="00352318">
              <w:rPr>
                <w:rFonts w:asciiTheme="minorHAnsi" w:hAnsiTheme="minorHAnsi" w:cstheme="minorHAnsi"/>
                <w:i/>
                <w:sz w:val="18"/>
                <w:szCs w:val="18"/>
              </w:rPr>
              <w:t>n = Number of water heaters in the dwelling unit from A0</w:t>
            </w:r>
            <w:r>
              <w:rPr>
                <w:rFonts w:asciiTheme="minorHAnsi" w:hAnsiTheme="minorHAnsi" w:cstheme="minorHAnsi"/>
                <w:i/>
                <w:sz w:val="18"/>
                <w:szCs w:val="18"/>
              </w:rPr>
              <w:t>5</w:t>
            </w:r>
            <w:r w:rsidRPr="00352318">
              <w:rPr>
                <w:rFonts w:asciiTheme="minorHAnsi" w:hAnsiTheme="minorHAnsi" w:cstheme="minorHAnsi"/>
                <w:i/>
                <w:sz w:val="18"/>
                <w:szCs w:val="18"/>
              </w:rPr>
              <w:t xml:space="preserve"> (unitless).</w:t>
            </w:r>
            <w:r w:rsidRPr="00352318">
              <w:rPr>
                <w:rFonts w:asciiTheme="minorHAnsi" w:hAnsiTheme="minorHAnsi" w:cstheme="minorHAnsi"/>
                <w:sz w:val="18"/>
                <w:szCs w:val="18"/>
              </w:rPr>
              <w:t xml:space="preserve"> </w:t>
            </w:r>
          </w:p>
        </w:tc>
        <w:tc>
          <w:tcPr>
            <w:tcW w:w="1260" w:type="dxa"/>
          </w:tcPr>
          <w:p w14:paraId="072868B5" w14:textId="33686600" w:rsidR="002027EC" w:rsidRPr="001C31FC" w:rsidRDefault="002027EC" w:rsidP="002027EC">
            <w:pPr>
              <w:spacing w:after="0" w:line="240" w:lineRule="auto"/>
              <w:rPr>
                <w:rFonts w:cstheme="minorHAnsi"/>
                <w:sz w:val="18"/>
                <w:szCs w:val="18"/>
              </w:rPr>
            </w:pPr>
            <w:r w:rsidRPr="001C31FC">
              <w:rPr>
                <w:rFonts w:cstheme="minorHAnsi"/>
                <w:sz w:val="18"/>
                <w:szCs w:val="18"/>
              </w:rPr>
              <w:t xml:space="preserve">&lt;&lt;Reference value from </w:t>
            </w:r>
            <w:del w:id="1471" w:author="Alhabibi, Haider@Energy" w:date="2022-02-24T12:43:00Z">
              <w:r w:rsidRPr="001C31FC">
                <w:rPr>
                  <w:rFonts w:cstheme="minorHAnsi"/>
                  <w:sz w:val="18"/>
                  <w:szCs w:val="18"/>
                </w:rPr>
                <w:delText>CF1R</w:delText>
              </w:r>
            </w:del>
            <w:ins w:id="1472" w:author="Alhabibi, Haider@Energy" w:date="2022-02-24T12:43:00Z">
              <w:r w:rsidR="00093E8B">
                <w:rPr>
                  <w:rFonts w:cstheme="minorHAnsi"/>
                  <w:sz w:val="18"/>
                  <w:szCs w:val="18"/>
                </w:rPr>
                <w:t>LMCC</w:t>
              </w:r>
            </w:ins>
            <w:r w:rsidRPr="001C31FC">
              <w:rPr>
                <w:rFonts w:cstheme="minorHAnsi"/>
                <w:sz w:val="18"/>
                <w:szCs w:val="18"/>
              </w:rPr>
              <w:t>-</w:t>
            </w:r>
            <w:proofErr w:type="gramStart"/>
            <w:r w:rsidRPr="00BD3C19">
              <w:rPr>
                <w:rFonts w:cstheme="minorHAnsi"/>
                <w:sz w:val="18"/>
                <w:szCs w:val="18"/>
              </w:rPr>
              <w:t>PRF</w:t>
            </w:r>
            <w:r w:rsidRPr="001C31FC">
              <w:rPr>
                <w:rFonts w:cstheme="minorHAnsi"/>
                <w:sz w:val="18"/>
                <w:szCs w:val="18"/>
              </w:rPr>
              <w:t>;</w:t>
            </w:r>
            <w:proofErr w:type="gramEnd"/>
            <w:r w:rsidRPr="001C31FC">
              <w:rPr>
                <w:rFonts w:cstheme="minorHAnsi"/>
                <w:sz w:val="18"/>
                <w:szCs w:val="18"/>
              </w:rPr>
              <w:t xml:space="preserve"> </w:t>
            </w:r>
          </w:p>
          <w:p w14:paraId="1C387D30" w14:textId="344593D0" w:rsidR="002027EC" w:rsidRPr="00352318" w:rsidRDefault="002027EC" w:rsidP="002027EC">
            <w:pPr>
              <w:spacing w:after="0" w:line="240" w:lineRule="auto"/>
              <w:rPr>
                <w:rFonts w:asciiTheme="minorHAnsi" w:hAnsiTheme="minorHAnsi" w:cstheme="minorHAnsi"/>
                <w:sz w:val="18"/>
                <w:szCs w:val="18"/>
              </w:rPr>
            </w:pPr>
            <w:r w:rsidRPr="001C31FC">
              <w:rPr>
                <w:rFonts w:cstheme="minorHAnsi"/>
                <w:sz w:val="18"/>
                <w:szCs w:val="18"/>
              </w:rPr>
              <w:t>elseif prescriptive, then value = n/a&gt;&gt;</w:t>
            </w:r>
          </w:p>
        </w:tc>
        <w:tc>
          <w:tcPr>
            <w:tcW w:w="1260" w:type="dxa"/>
          </w:tcPr>
          <w:p w14:paraId="6C4464E8" w14:textId="2BA6A71B" w:rsidR="002027EC" w:rsidRDefault="002027EC" w:rsidP="002027EC">
            <w:pPr>
              <w:spacing w:after="0"/>
              <w:rPr>
                <w:sz w:val="18"/>
                <w:szCs w:val="18"/>
              </w:rPr>
            </w:pPr>
            <w:r>
              <w:rPr>
                <w:rFonts w:cstheme="minorHAnsi"/>
                <w:sz w:val="18"/>
                <w:szCs w:val="18"/>
              </w:rPr>
              <w:t>&lt;&lt;</w:t>
            </w:r>
            <w:r w:rsidR="00245336">
              <w:rPr>
                <w:rFonts w:cstheme="minorHAnsi"/>
                <w:sz w:val="18"/>
                <w:szCs w:val="18"/>
              </w:rPr>
              <w:t>Calculated v</w:t>
            </w:r>
            <w:r>
              <w:rPr>
                <w:rFonts w:cstheme="minorHAnsi"/>
                <w:sz w:val="18"/>
                <w:szCs w:val="18"/>
              </w:rPr>
              <w:t xml:space="preserve">alue = </w:t>
            </w:r>
            <w:r w:rsidRPr="00AA14A8">
              <w:rPr>
                <w:sz w:val="18"/>
                <w:szCs w:val="18"/>
              </w:rPr>
              <w:t>0.3 + 0.4 * (</w:t>
            </w:r>
            <w:r w:rsidR="00A15B3B">
              <w:rPr>
                <w:sz w:val="18"/>
                <w:szCs w:val="18"/>
              </w:rPr>
              <w:t>H</w:t>
            </w:r>
            <w:r w:rsidRPr="00AA14A8">
              <w:rPr>
                <w:sz w:val="18"/>
                <w:szCs w:val="18"/>
              </w:rPr>
              <w:t>06/</w:t>
            </w:r>
            <w:r w:rsidR="00A15B3B">
              <w:rPr>
                <w:sz w:val="18"/>
                <w:szCs w:val="18"/>
              </w:rPr>
              <w:t>H</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sidR="00264CF8">
              <w:rPr>
                <w:sz w:val="18"/>
                <w:szCs w:val="18"/>
              </w:rPr>
              <w:t>H</w:t>
            </w:r>
            <w:r>
              <w:rPr>
                <w:sz w:val="18"/>
                <w:szCs w:val="18"/>
              </w:rPr>
              <w:t>08;</w:t>
            </w:r>
            <w:proofErr w:type="gramEnd"/>
            <w:r>
              <w:rPr>
                <w:sz w:val="18"/>
                <w:szCs w:val="18"/>
              </w:rPr>
              <w:t xml:space="preserve"> </w:t>
            </w:r>
          </w:p>
          <w:p w14:paraId="0A2F7256" w14:textId="16E00A06" w:rsidR="002027EC" w:rsidRPr="00352318" w:rsidRDefault="002027EC" w:rsidP="002027EC">
            <w:pPr>
              <w:spacing w:after="0" w:line="240" w:lineRule="auto"/>
              <w:rPr>
                <w:rFonts w:asciiTheme="minorHAnsi" w:hAnsiTheme="minorHAnsi"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2027EC" w:rsidRPr="00352318" w14:paraId="4738EBA2" w14:textId="28BA20CC" w:rsidTr="002027EC">
        <w:tc>
          <w:tcPr>
            <w:tcW w:w="980" w:type="dxa"/>
          </w:tcPr>
          <w:p w14:paraId="57BE4976" w14:textId="77777777" w:rsidR="002027EC" w:rsidRPr="00352318" w:rsidRDefault="002027EC" w:rsidP="002027EC">
            <w:pPr>
              <w:spacing w:after="0" w:line="240" w:lineRule="auto"/>
              <w:rPr>
                <w:rFonts w:asciiTheme="minorHAnsi" w:hAnsiTheme="minorHAnsi" w:cstheme="minorHAnsi"/>
                <w:sz w:val="18"/>
                <w:szCs w:val="18"/>
              </w:rPr>
            </w:pPr>
          </w:p>
        </w:tc>
        <w:tc>
          <w:tcPr>
            <w:tcW w:w="1085" w:type="dxa"/>
          </w:tcPr>
          <w:p w14:paraId="3A15253C"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584241D1"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00E3D2A9"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3F1547CE"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2E707C56" w14:textId="77777777" w:rsidR="002027EC" w:rsidRPr="00352318" w:rsidRDefault="002027EC" w:rsidP="002027EC">
            <w:pPr>
              <w:spacing w:after="0" w:line="240" w:lineRule="auto"/>
              <w:rPr>
                <w:rFonts w:asciiTheme="minorHAnsi" w:hAnsiTheme="minorHAnsi" w:cstheme="minorHAnsi"/>
                <w:sz w:val="18"/>
                <w:szCs w:val="18"/>
              </w:rPr>
            </w:pPr>
          </w:p>
        </w:tc>
        <w:tc>
          <w:tcPr>
            <w:tcW w:w="1350" w:type="dxa"/>
          </w:tcPr>
          <w:p w14:paraId="2C5EADA9"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6AEAB819" w14:textId="77777777" w:rsidR="002027EC" w:rsidRPr="00352318" w:rsidRDefault="002027EC" w:rsidP="002027EC">
            <w:pPr>
              <w:spacing w:after="0" w:line="240" w:lineRule="auto"/>
              <w:rPr>
                <w:rFonts w:asciiTheme="minorHAnsi" w:hAnsiTheme="minorHAnsi" w:cstheme="minorHAnsi"/>
                <w:sz w:val="18"/>
                <w:szCs w:val="18"/>
              </w:rPr>
            </w:pPr>
          </w:p>
        </w:tc>
        <w:tc>
          <w:tcPr>
            <w:tcW w:w="1260" w:type="dxa"/>
          </w:tcPr>
          <w:p w14:paraId="0788EA9C" w14:textId="77777777" w:rsidR="002027EC" w:rsidRPr="00352318" w:rsidRDefault="002027EC" w:rsidP="002027EC">
            <w:pPr>
              <w:spacing w:after="0" w:line="240" w:lineRule="auto"/>
              <w:rPr>
                <w:rFonts w:asciiTheme="minorHAnsi" w:hAnsiTheme="minorHAnsi" w:cstheme="minorHAnsi"/>
                <w:sz w:val="18"/>
                <w:szCs w:val="18"/>
              </w:rPr>
            </w:pPr>
          </w:p>
        </w:tc>
      </w:tr>
      <w:tr w:rsidR="002027EC" w:rsidRPr="00352318" w14:paraId="4253E6CC" w14:textId="0ED1E51E" w:rsidTr="004B6B6C">
        <w:tc>
          <w:tcPr>
            <w:tcW w:w="10975" w:type="dxa"/>
            <w:gridSpan w:val="9"/>
          </w:tcPr>
          <w:p w14:paraId="254F75E2" w14:textId="4DBA7920" w:rsidR="002027EC" w:rsidRPr="00352318" w:rsidRDefault="002027EC" w:rsidP="002027EC">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4E31226A" w14:textId="62319C76" w:rsidR="00641F8E"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Change w:id="1473">
          <w:tblGrid>
            <w:gridCol w:w="1705"/>
            <w:gridCol w:w="1800"/>
            <w:gridCol w:w="1710"/>
            <w:gridCol w:w="1350"/>
            <w:gridCol w:w="1260"/>
          </w:tblGrid>
        </w:tblGridChange>
      </w:tblGrid>
      <w:tr w:rsidR="008D6F63" w:rsidRPr="008D6F63" w14:paraId="4549F6EB" w14:textId="77777777" w:rsidTr="00690C6A">
        <w:trPr>
          <w:cantSplit/>
          <w:trHeight w:val="170"/>
        </w:trPr>
        <w:tc>
          <w:tcPr>
            <w:tcW w:w="7825" w:type="dxa"/>
            <w:gridSpan w:val="5"/>
            <w:shd w:val="clear" w:color="auto" w:fill="auto"/>
            <w:noWrap/>
            <w:hideMark/>
          </w:tcPr>
          <w:p w14:paraId="4108EE62" w14:textId="77777777" w:rsidR="008D6F63" w:rsidRPr="008D6F63" w:rsidRDefault="008D6F63" w:rsidP="008D6F63">
            <w:pPr>
              <w:spacing w:after="0" w:line="240" w:lineRule="auto"/>
              <w:rPr>
                <w:sz w:val="18"/>
                <w:szCs w:val="18"/>
                <w:u w:val="single"/>
              </w:rPr>
            </w:pPr>
            <w:r w:rsidRPr="008D6F63">
              <w:rPr>
                <w:sz w:val="18"/>
                <w:szCs w:val="18"/>
                <w:u w:val="single"/>
              </w:rPr>
              <w:t>Table 4.4.6-2: Coefficients for the Qualification Distance Calculation</w:t>
            </w:r>
          </w:p>
          <w:p w14:paraId="0EAE06DD" w14:textId="0FA094F2" w:rsidR="008D6F63" w:rsidRPr="008D6F63" w:rsidRDefault="008D6F63" w:rsidP="008D6F63">
            <w:pPr>
              <w:spacing w:after="0" w:line="240" w:lineRule="auto"/>
              <w:rPr>
                <w:rFonts w:asciiTheme="minorHAnsi" w:eastAsiaTheme="minorEastAsia" w:hAnsiTheme="minorHAnsi" w:cstheme="minorBidi"/>
                <w:b/>
                <w:sz w:val="18"/>
                <w:szCs w:val="18"/>
              </w:rPr>
            </w:pPr>
            <w:r w:rsidRPr="008D6F63">
              <w:rPr>
                <w:b/>
                <w:sz w:val="18"/>
                <w:szCs w:val="18"/>
              </w:rPr>
              <w:t>&lt;&lt; do not show tab</w:t>
            </w:r>
            <w:r w:rsidR="00690C6A">
              <w:rPr>
                <w:b/>
                <w:sz w:val="18"/>
                <w:szCs w:val="18"/>
              </w:rPr>
              <w:t>le, only use for equation in G07 and H07</w:t>
            </w:r>
            <w:r w:rsidRPr="008D6F63">
              <w:rPr>
                <w:b/>
                <w:sz w:val="18"/>
                <w:szCs w:val="18"/>
              </w:rPr>
              <w:t>&gt;&gt;</w:t>
            </w:r>
          </w:p>
        </w:tc>
      </w:tr>
      <w:tr w:rsidR="008D6F63" w:rsidRPr="008D6F63" w14:paraId="0B624C5C" w14:textId="77777777" w:rsidTr="00690C6A">
        <w:trPr>
          <w:cantSplit/>
          <w:trHeight w:val="170"/>
        </w:trPr>
        <w:tc>
          <w:tcPr>
            <w:tcW w:w="1705" w:type="dxa"/>
            <w:shd w:val="clear" w:color="auto" w:fill="auto"/>
            <w:noWrap/>
          </w:tcPr>
          <w:p w14:paraId="41927CC6" w14:textId="77777777" w:rsidR="008D6F63" w:rsidRPr="008D6F63" w:rsidRDefault="008D6F63" w:rsidP="008D6F63">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BC984E2"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6CFB9A7B"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b</w:t>
            </w:r>
          </w:p>
        </w:tc>
      </w:tr>
      <w:tr w:rsidR="008D6F63" w:rsidRPr="008D6F63" w14:paraId="7D4686FF" w14:textId="77777777" w:rsidTr="00690C6A">
        <w:trPr>
          <w:cantSplit/>
          <w:trHeight w:val="300"/>
        </w:trPr>
        <w:tc>
          <w:tcPr>
            <w:tcW w:w="1705" w:type="dxa"/>
            <w:shd w:val="clear" w:color="auto" w:fill="auto"/>
            <w:noWrap/>
            <w:vAlign w:val="bottom"/>
            <w:hideMark/>
          </w:tcPr>
          <w:p w14:paraId="551819A5"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89CBFF0"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07C0A5E"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41A68A1F"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2D0D962A"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r>
      <w:tr w:rsidR="00877BF9" w:rsidRPr="008D6F63" w:rsidDel="00195AA7" w14:paraId="0C0276EB" w14:textId="3DF67881" w:rsidTr="00690C6A">
        <w:trPr>
          <w:cantSplit/>
          <w:trHeight w:val="300"/>
          <w:del w:id="1474" w:author="Alhabibi, Haider@Energy [2]" w:date="2022-03-09T18:58:00Z"/>
        </w:trPr>
        <w:tc>
          <w:tcPr>
            <w:tcW w:w="1705" w:type="dxa"/>
            <w:shd w:val="clear" w:color="auto" w:fill="auto"/>
            <w:noWrap/>
          </w:tcPr>
          <w:p w14:paraId="15B5D841" w14:textId="103F93DC" w:rsidR="00877BF9" w:rsidRPr="008D6F63" w:rsidDel="00195AA7" w:rsidRDefault="00877BF9" w:rsidP="00877BF9">
            <w:pPr>
              <w:spacing w:after="0" w:line="240" w:lineRule="auto"/>
              <w:jc w:val="center"/>
              <w:rPr>
                <w:del w:id="1475" w:author="Alhabibi, Haider@Energy [2]" w:date="2022-03-09T18:58:00Z"/>
                <w:rFonts w:asciiTheme="minorHAnsi" w:eastAsiaTheme="minorEastAsia" w:hAnsiTheme="minorHAnsi" w:cstheme="minorBidi"/>
                <w:b/>
                <w:sz w:val="18"/>
                <w:szCs w:val="18"/>
              </w:rPr>
            </w:pPr>
            <w:del w:id="1476" w:author="Alhabibi, Haider@Energy [2]" w:date="2022-03-09T18:58:00Z">
              <w:r w:rsidRPr="008D6F63" w:rsidDel="00195AA7">
                <w:rPr>
                  <w:rFonts w:asciiTheme="minorHAnsi" w:eastAsiaTheme="minorEastAsia" w:hAnsiTheme="minorHAnsi" w:cstheme="minorBidi"/>
                  <w:b/>
                  <w:sz w:val="18"/>
                  <w:szCs w:val="18"/>
                </w:rPr>
                <w:lastRenderedPageBreak/>
                <w:delText>Single Family</w:delText>
              </w:r>
            </w:del>
          </w:p>
        </w:tc>
        <w:tc>
          <w:tcPr>
            <w:tcW w:w="1800" w:type="dxa"/>
            <w:shd w:val="clear" w:color="auto" w:fill="auto"/>
            <w:noWrap/>
          </w:tcPr>
          <w:p w14:paraId="7FA29D14" w14:textId="105EC424" w:rsidR="00877BF9" w:rsidRPr="009F7E94" w:rsidDel="00195AA7" w:rsidRDefault="00877BF9" w:rsidP="00877BF9">
            <w:pPr>
              <w:keepNext/>
              <w:tabs>
                <w:tab w:val="left" w:pos="2160"/>
                <w:tab w:val="left" w:pos="2700"/>
                <w:tab w:val="left" w:pos="3420"/>
                <w:tab w:val="left" w:pos="3780"/>
                <w:tab w:val="left" w:pos="5760"/>
                <w:tab w:val="left" w:pos="7212"/>
              </w:tabs>
              <w:spacing w:after="0" w:line="240" w:lineRule="auto"/>
              <w:contextualSpacing/>
              <w:rPr>
                <w:del w:id="1477" w:author="Alhabibi, Haider@Energy [2]" w:date="2022-03-09T18:58:00Z"/>
                <w:rFonts w:asciiTheme="minorHAnsi" w:eastAsia="Times New Roman" w:hAnsiTheme="minorHAnsi" w:cstheme="minorHAnsi"/>
                <w:sz w:val="16"/>
                <w:szCs w:val="20"/>
              </w:rPr>
            </w:pPr>
            <w:del w:id="1478" w:author="Alhabibi, Haider@Energy [2]" w:date="2022-03-09T18:58:00Z">
              <w:r w:rsidDel="00195AA7">
                <w:rPr>
                  <w:rFonts w:asciiTheme="minorHAnsi" w:eastAsiaTheme="minorEastAsia" w:hAnsiTheme="minorHAnsi" w:cstheme="minorBidi"/>
                  <w:sz w:val="18"/>
                  <w:szCs w:val="18"/>
                </w:rPr>
                <w:delText>Use when distribution type</w:delText>
              </w:r>
              <w:r w:rsidR="00975464" w:rsidDel="00195AA7">
                <w:rPr>
                  <w:rFonts w:asciiTheme="minorHAnsi" w:eastAsiaTheme="minorEastAsia" w:hAnsiTheme="minorHAnsi" w:cstheme="minorBidi"/>
                  <w:sz w:val="18"/>
                  <w:szCs w:val="18"/>
                </w:rPr>
                <w:delText xml:space="preserve"> (A</w:delText>
              </w:r>
              <w:r w:rsidR="00F349F6" w:rsidDel="00195AA7">
                <w:rPr>
                  <w:rFonts w:asciiTheme="minorHAnsi" w:eastAsiaTheme="minorEastAsia" w:hAnsiTheme="minorHAnsi" w:cstheme="minorBidi"/>
                  <w:sz w:val="18"/>
                  <w:szCs w:val="18"/>
                </w:rPr>
                <w:delText>10</w:delText>
              </w:r>
              <w:r w:rsidR="00975464" w:rsidDel="00195AA7">
                <w:rPr>
                  <w:rFonts w:asciiTheme="minorHAnsi" w:eastAsiaTheme="minorEastAsia" w:hAnsiTheme="minorHAnsi" w:cstheme="minorBidi"/>
                  <w:sz w:val="18"/>
                  <w:szCs w:val="18"/>
                </w:rPr>
                <w:delText>)</w:delText>
              </w:r>
              <w:r w:rsidDel="00195AA7">
                <w:rPr>
                  <w:rFonts w:asciiTheme="minorHAnsi" w:eastAsiaTheme="minorEastAsia" w:hAnsiTheme="minorHAnsi" w:cstheme="minorBidi"/>
                  <w:sz w:val="18"/>
                  <w:szCs w:val="18"/>
                </w:rPr>
                <w:delText xml:space="preserve"> is </w:delText>
              </w:r>
              <w:r w:rsidRPr="005828AE" w:rsidDel="00195AA7">
                <w:rPr>
                  <w:rFonts w:asciiTheme="minorHAnsi" w:eastAsia="Times New Roman" w:hAnsiTheme="minorHAnsi" w:cstheme="minorHAnsi"/>
                  <w:sz w:val="16"/>
                  <w:szCs w:val="20"/>
                </w:rPr>
                <w:delText>*</w:delText>
              </w:r>
              <w:r w:rsidRPr="009F7E94" w:rsidDel="00195AA7">
                <w:rPr>
                  <w:rFonts w:asciiTheme="minorHAnsi" w:eastAsia="Times New Roman" w:hAnsiTheme="minorHAnsi" w:cstheme="minorHAnsi"/>
                  <w:sz w:val="16"/>
                  <w:szCs w:val="20"/>
                </w:rPr>
                <w:delText>Standard Distribution System</w:delText>
              </w:r>
            </w:del>
          </w:p>
          <w:p w14:paraId="7C35F393" w14:textId="304933C3" w:rsidR="00877BF9" w:rsidRPr="008D6F63" w:rsidDel="00195AA7" w:rsidRDefault="00877BF9" w:rsidP="00877BF9">
            <w:pPr>
              <w:spacing w:after="0" w:line="240" w:lineRule="auto"/>
              <w:jc w:val="center"/>
              <w:rPr>
                <w:del w:id="1479" w:author="Alhabibi, Haider@Energy [2]" w:date="2022-03-09T18:58:00Z"/>
                <w:rFonts w:asciiTheme="minorHAnsi" w:eastAsiaTheme="minorEastAsia" w:hAnsiTheme="minorHAnsi" w:cstheme="minorBidi"/>
                <w:sz w:val="18"/>
                <w:szCs w:val="18"/>
              </w:rPr>
            </w:pPr>
            <w:del w:id="1480" w:author="Alhabibi, Haider@Energy [2]" w:date="2022-03-09T18:58:00Z">
              <w:r w:rsidDel="00195AA7">
                <w:rPr>
                  <w:rFonts w:asciiTheme="minorHAnsi" w:eastAsiaTheme="minorEastAsia" w:hAnsiTheme="minorHAnsi" w:cstheme="minorBidi"/>
                  <w:sz w:val="18"/>
                  <w:szCs w:val="18"/>
                </w:rPr>
                <w:delText xml:space="preserve"> </w:delText>
              </w:r>
            </w:del>
          </w:p>
        </w:tc>
        <w:tc>
          <w:tcPr>
            <w:tcW w:w="1710" w:type="dxa"/>
            <w:shd w:val="clear" w:color="auto" w:fill="auto"/>
            <w:noWrap/>
          </w:tcPr>
          <w:p w14:paraId="36422212" w14:textId="41463692" w:rsidR="00877BF9" w:rsidRPr="005828AE" w:rsidDel="00195AA7" w:rsidRDefault="00877BF9" w:rsidP="00877BF9">
            <w:pPr>
              <w:keepNext/>
              <w:tabs>
                <w:tab w:val="left" w:pos="2160"/>
                <w:tab w:val="left" w:pos="2700"/>
                <w:tab w:val="left" w:pos="3420"/>
                <w:tab w:val="left" w:pos="3780"/>
                <w:tab w:val="left" w:pos="5760"/>
                <w:tab w:val="left" w:pos="7212"/>
              </w:tabs>
              <w:spacing w:after="0" w:line="240" w:lineRule="auto"/>
              <w:contextualSpacing/>
              <w:rPr>
                <w:del w:id="1481" w:author="Alhabibi, Haider@Energy [2]" w:date="2022-03-09T18:58:00Z"/>
                <w:rFonts w:asciiTheme="minorHAnsi" w:eastAsia="Times New Roman" w:hAnsiTheme="minorHAnsi" w:cstheme="minorHAnsi"/>
                <w:sz w:val="16"/>
                <w:szCs w:val="20"/>
              </w:rPr>
            </w:pPr>
            <w:del w:id="1482" w:author="Alhabibi, Haider@Energy [2]" w:date="2022-03-09T18:58:00Z">
              <w:r w:rsidDel="00195AA7">
                <w:rPr>
                  <w:rFonts w:asciiTheme="minorHAnsi" w:eastAsiaTheme="minorEastAsia" w:hAnsiTheme="minorHAnsi" w:cstheme="minorBidi"/>
                  <w:sz w:val="18"/>
                  <w:szCs w:val="18"/>
                </w:rPr>
                <w:delText>Use when distribution type</w:delText>
              </w:r>
              <w:r w:rsidR="00975464" w:rsidDel="00195AA7">
                <w:rPr>
                  <w:rFonts w:asciiTheme="minorHAnsi" w:eastAsiaTheme="minorEastAsia" w:hAnsiTheme="minorHAnsi" w:cstheme="minorBidi"/>
                  <w:sz w:val="18"/>
                  <w:szCs w:val="18"/>
                </w:rPr>
                <w:delText xml:space="preserve"> (A</w:delText>
              </w:r>
              <w:r w:rsidR="00F349F6" w:rsidDel="00195AA7">
                <w:rPr>
                  <w:rFonts w:asciiTheme="minorHAnsi" w:eastAsiaTheme="minorEastAsia" w:hAnsiTheme="minorHAnsi" w:cstheme="minorBidi"/>
                  <w:sz w:val="18"/>
                  <w:szCs w:val="18"/>
                </w:rPr>
                <w:delText>10</w:delText>
              </w:r>
              <w:r w:rsidR="00975464" w:rsidDel="00195AA7">
                <w:rPr>
                  <w:rFonts w:asciiTheme="minorHAnsi" w:eastAsiaTheme="minorEastAsia" w:hAnsiTheme="minorHAnsi" w:cstheme="minorBidi"/>
                  <w:sz w:val="18"/>
                  <w:szCs w:val="18"/>
                </w:rPr>
                <w:delText>)</w:delText>
              </w:r>
              <w:r w:rsidDel="00195AA7">
                <w:rPr>
                  <w:rFonts w:asciiTheme="minorHAnsi" w:eastAsiaTheme="minorEastAsia" w:hAnsiTheme="minorHAnsi" w:cstheme="minorBidi"/>
                  <w:sz w:val="18"/>
                  <w:szCs w:val="18"/>
                </w:rPr>
                <w:delText xml:space="preserve"> is </w:delText>
              </w:r>
            </w:del>
          </w:p>
          <w:p w14:paraId="3CCE56EC" w14:textId="004F2B6E" w:rsidR="00877BF9" w:rsidRPr="008D6F63" w:rsidDel="00195AA7" w:rsidRDefault="00877BF9" w:rsidP="00357C89">
            <w:pPr>
              <w:keepNext/>
              <w:tabs>
                <w:tab w:val="left" w:pos="2160"/>
                <w:tab w:val="left" w:pos="2700"/>
                <w:tab w:val="left" w:pos="3420"/>
                <w:tab w:val="left" w:pos="3780"/>
                <w:tab w:val="left" w:pos="5760"/>
                <w:tab w:val="left" w:pos="7212"/>
              </w:tabs>
              <w:spacing w:after="0" w:line="240" w:lineRule="auto"/>
              <w:contextualSpacing/>
              <w:rPr>
                <w:del w:id="1483" w:author="Alhabibi, Haider@Energy [2]" w:date="2022-03-09T18:58:00Z"/>
                <w:rFonts w:asciiTheme="minorHAnsi" w:eastAsiaTheme="minorEastAsia" w:hAnsiTheme="minorHAnsi" w:cstheme="minorBidi"/>
                <w:sz w:val="18"/>
                <w:szCs w:val="18"/>
              </w:rPr>
            </w:pPr>
            <w:del w:id="1484" w:author="Alhabibi, Haider@Energy [2]" w:date="2022-03-09T18:58:00Z">
              <w:r w:rsidRPr="005828AE" w:rsidDel="00195AA7">
                <w:rPr>
                  <w:rFonts w:asciiTheme="minorHAnsi" w:eastAsia="Times New Roman" w:hAnsiTheme="minorHAnsi" w:cstheme="minorHAnsi"/>
                  <w:sz w:val="16"/>
                  <w:szCs w:val="20"/>
                </w:rPr>
                <w:delText xml:space="preserve">* Demand Recirculation Manual Control </w:delText>
              </w:r>
            </w:del>
          </w:p>
        </w:tc>
        <w:tc>
          <w:tcPr>
            <w:tcW w:w="1350" w:type="dxa"/>
            <w:shd w:val="clear" w:color="auto" w:fill="auto"/>
            <w:noWrap/>
          </w:tcPr>
          <w:p w14:paraId="52E973C6" w14:textId="7841C3F2" w:rsidR="00877BF9" w:rsidRPr="008D6F63" w:rsidDel="00195AA7" w:rsidRDefault="00877BF9" w:rsidP="00877BF9">
            <w:pPr>
              <w:spacing w:after="0" w:line="240" w:lineRule="auto"/>
              <w:jc w:val="center"/>
              <w:rPr>
                <w:del w:id="1485" w:author="Alhabibi, Haider@Energy [2]" w:date="2022-03-09T18:58:00Z"/>
                <w:rFonts w:asciiTheme="minorHAnsi" w:eastAsiaTheme="minorEastAsia" w:hAnsiTheme="minorHAnsi" w:cstheme="minorBidi"/>
                <w:sz w:val="18"/>
                <w:szCs w:val="18"/>
              </w:rPr>
            </w:pPr>
          </w:p>
        </w:tc>
        <w:tc>
          <w:tcPr>
            <w:tcW w:w="1260" w:type="dxa"/>
            <w:shd w:val="clear" w:color="auto" w:fill="auto"/>
            <w:noWrap/>
          </w:tcPr>
          <w:p w14:paraId="610B5D2D" w14:textId="0E070278" w:rsidR="00877BF9" w:rsidRPr="008D6F63" w:rsidDel="00195AA7" w:rsidRDefault="00877BF9" w:rsidP="00877BF9">
            <w:pPr>
              <w:spacing w:after="0" w:line="240" w:lineRule="auto"/>
              <w:jc w:val="center"/>
              <w:rPr>
                <w:del w:id="1486" w:author="Alhabibi, Haider@Energy [2]" w:date="2022-03-09T18:58:00Z"/>
                <w:rFonts w:asciiTheme="minorHAnsi" w:eastAsiaTheme="minorEastAsia" w:hAnsiTheme="minorHAnsi" w:cstheme="minorBidi"/>
                <w:sz w:val="18"/>
                <w:szCs w:val="18"/>
              </w:rPr>
            </w:pPr>
          </w:p>
        </w:tc>
      </w:tr>
      <w:tr w:rsidR="00877BF9" w:rsidRPr="008D6F63" w:rsidDel="00195AA7" w14:paraId="727732B9" w14:textId="52C2FFAD" w:rsidTr="00E232D6">
        <w:tblPrEx>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487" w:author="Alhabibi, Haider@Energy" w:date="2022-01-26T14:18:00Z">
            <w:tblPrEx>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cantSplit/>
          <w:trHeight w:val="170"/>
          <w:del w:id="1488" w:author="Alhabibi, Haider@Energy [2]" w:date="2022-03-09T18:58:00Z"/>
          <w:trPrChange w:id="1489" w:author="Alhabibi, Haider@Energy" w:date="2022-01-26T14:18:00Z">
            <w:trPr>
              <w:cantSplit/>
              <w:trHeight w:val="170"/>
            </w:trPr>
          </w:trPrChange>
        </w:trPr>
        <w:tc>
          <w:tcPr>
            <w:tcW w:w="1705" w:type="dxa"/>
            <w:shd w:val="clear" w:color="auto" w:fill="auto"/>
            <w:noWrap/>
            <w:tcPrChange w:id="1490" w:author="Alhabibi, Haider@Energy" w:date="2022-01-26T14:18:00Z">
              <w:tcPr>
                <w:tcW w:w="1705" w:type="dxa"/>
                <w:shd w:val="clear" w:color="auto" w:fill="auto"/>
                <w:noWrap/>
              </w:tcPr>
            </w:tcPrChange>
          </w:tcPr>
          <w:p w14:paraId="5598DA9B" w14:textId="62F68B7B" w:rsidR="00877BF9" w:rsidRPr="008D6F63" w:rsidDel="00195AA7" w:rsidRDefault="00877BF9" w:rsidP="00877BF9">
            <w:pPr>
              <w:spacing w:after="0" w:line="240" w:lineRule="auto"/>
              <w:jc w:val="center"/>
              <w:rPr>
                <w:del w:id="1491" w:author="Alhabibi, Haider@Energy [2]" w:date="2022-03-09T18:58:00Z"/>
                <w:rFonts w:asciiTheme="minorHAnsi" w:eastAsiaTheme="minorEastAsia" w:hAnsiTheme="minorHAnsi" w:cstheme="minorBidi"/>
                <w:sz w:val="18"/>
                <w:szCs w:val="18"/>
              </w:rPr>
            </w:pPr>
            <w:del w:id="1492" w:author="Alhabibi, Haider@Energy [2]" w:date="2022-03-09T18:58:00Z">
              <w:r w:rsidRPr="008D6F63" w:rsidDel="00195AA7">
                <w:rPr>
                  <w:rFonts w:asciiTheme="minorHAnsi" w:eastAsiaTheme="minorEastAsia" w:hAnsiTheme="minorHAnsi" w:cstheme="minorBidi"/>
                  <w:sz w:val="18"/>
                  <w:szCs w:val="18"/>
                </w:rPr>
                <w:delText>One story</w:delText>
              </w:r>
            </w:del>
          </w:p>
        </w:tc>
        <w:tc>
          <w:tcPr>
            <w:tcW w:w="1800" w:type="dxa"/>
            <w:shd w:val="clear" w:color="auto" w:fill="auto"/>
            <w:noWrap/>
            <w:tcPrChange w:id="1493" w:author="Alhabibi, Haider@Energy" w:date="2022-01-26T14:18:00Z">
              <w:tcPr>
                <w:tcW w:w="1800" w:type="dxa"/>
                <w:shd w:val="clear" w:color="auto" w:fill="auto"/>
                <w:noWrap/>
              </w:tcPr>
            </w:tcPrChange>
          </w:tcPr>
          <w:p w14:paraId="64073FDA" w14:textId="0B73A269" w:rsidR="00877BF9" w:rsidRPr="008D6F63" w:rsidDel="00195AA7" w:rsidRDefault="00877BF9" w:rsidP="00877BF9">
            <w:pPr>
              <w:spacing w:after="0" w:line="240" w:lineRule="auto"/>
              <w:jc w:val="center"/>
              <w:rPr>
                <w:del w:id="1494" w:author="Alhabibi, Haider@Energy [2]" w:date="2022-03-09T18:58:00Z"/>
                <w:rFonts w:asciiTheme="minorHAnsi" w:eastAsiaTheme="minorEastAsia" w:hAnsiTheme="minorHAnsi" w:cstheme="minorBidi"/>
                <w:sz w:val="18"/>
                <w:szCs w:val="18"/>
              </w:rPr>
            </w:pPr>
            <w:del w:id="1495" w:author="Alhabibi, Haider@Energy [2]" w:date="2022-03-09T18:58:00Z">
              <w:r w:rsidRPr="008D6F63" w:rsidDel="00195AA7">
                <w:rPr>
                  <w:rFonts w:asciiTheme="minorHAnsi" w:eastAsiaTheme="minorEastAsia" w:hAnsiTheme="minorHAnsi" w:cstheme="minorBidi"/>
                  <w:sz w:val="18"/>
                  <w:szCs w:val="18"/>
                </w:rPr>
                <w:delText>10</w:delText>
              </w:r>
            </w:del>
          </w:p>
        </w:tc>
        <w:tc>
          <w:tcPr>
            <w:tcW w:w="1710" w:type="dxa"/>
            <w:shd w:val="clear" w:color="auto" w:fill="auto"/>
            <w:noWrap/>
            <w:tcPrChange w:id="1496" w:author="Alhabibi, Haider@Energy" w:date="2022-01-26T14:18:00Z">
              <w:tcPr>
                <w:tcW w:w="1710" w:type="dxa"/>
                <w:shd w:val="clear" w:color="auto" w:fill="auto"/>
                <w:noWrap/>
              </w:tcPr>
            </w:tcPrChange>
          </w:tcPr>
          <w:p w14:paraId="05297C58" w14:textId="674E8AD2" w:rsidR="00877BF9" w:rsidRPr="008D6F63" w:rsidDel="00195AA7" w:rsidRDefault="00877BF9" w:rsidP="00877BF9">
            <w:pPr>
              <w:spacing w:after="0" w:line="240" w:lineRule="auto"/>
              <w:jc w:val="center"/>
              <w:rPr>
                <w:del w:id="1497" w:author="Alhabibi, Haider@Energy [2]" w:date="2022-03-09T18:58:00Z"/>
                <w:rFonts w:asciiTheme="minorHAnsi" w:eastAsiaTheme="minorEastAsia" w:hAnsiTheme="minorHAnsi" w:cstheme="minorBidi"/>
                <w:sz w:val="18"/>
                <w:szCs w:val="18"/>
              </w:rPr>
            </w:pPr>
            <w:del w:id="1498" w:author="Alhabibi, Haider@Energy [2]" w:date="2022-03-09T18:58:00Z">
              <w:r w:rsidRPr="008D6F63" w:rsidDel="00195AA7">
                <w:rPr>
                  <w:rFonts w:asciiTheme="minorHAnsi" w:eastAsiaTheme="minorEastAsia" w:hAnsiTheme="minorHAnsi" w:cstheme="minorBidi"/>
                  <w:sz w:val="18"/>
                  <w:szCs w:val="18"/>
                </w:rPr>
                <w:delText>22.7</w:delText>
              </w:r>
            </w:del>
          </w:p>
        </w:tc>
        <w:tc>
          <w:tcPr>
            <w:tcW w:w="1350" w:type="dxa"/>
            <w:shd w:val="clear" w:color="auto" w:fill="auto"/>
            <w:noWrap/>
            <w:tcPrChange w:id="1499" w:author="Alhabibi, Haider@Energy" w:date="2022-01-26T14:18:00Z">
              <w:tcPr>
                <w:tcW w:w="1350" w:type="dxa"/>
                <w:shd w:val="clear" w:color="auto" w:fill="auto"/>
                <w:noWrap/>
              </w:tcPr>
            </w:tcPrChange>
          </w:tcPr>
          <w:p w14:paraId="2393EFE5" w14:textId="1EAFD2F8" w:rsidR="00877BF9" w:rsidRPr="008D6F63" w:rsidDel="00195AA7" w:rsidRDefault="00877BF9" w:rsidP="00877BF9">
            <w:pPr>
              <w:spacing w:after="0" w:line="240" w:lineRule="auto"/>
              <w:jc w:val="center"/>
              <w:rPr>
                <w:del w:id="1500" w:author="Alhabibi, Haider@Energy [2]" w:date="2022-03-09T18:58:00Z"/>
                <w:rFonts w:asciiTheme="minorHAnsi" w:eastAsiaTheme="minorEastAsia" w:hAnsiTheme="minorHAnsi" w:cstheme="minorBidi"/>
                <w:sz w:val="18"/>
                <w:szCs w:val="18"/>
              </w:rPr>
            </w:pPr>
            <w:del w:id="1501" w:author="Alhabibi, Haider@Energy [2]" w:date="2022-03-09T18:58:00Z">
              <w:r w:rsidRPr="008D6F63" w:rsidDel="00195AA7">
                <w:rPr>
                  <w:rFonts w:asciiTheme="minorHAnsi" w:eastAsiaTheme="minorEastAsia" w:hAnsiTheme="minorHAnsi" w:cstheme="minorBidi"/>
                  <w:sz w:val="18"/>
                  <w:szCs w:val="18"/>
                </w:rPr>
                <w:delText>0.0095</w:delText>
              </w:r>
            </w:del>
          </w:p>
        </w:tc>
        <w:tc>
          <w:tcPr>
            <w:tcW w:w="1260" w:type="dxa"/>
            <w:shd w:val="clear" w:color="auto" w:fill="auto"/>
            <w:noWrap/>
            <w:tcPrChange w:id="1502" w:author="Alhabibi, Haider@Energy" w:date="2022-01-26T14:18:00Z">
              <w:tcPr>
                <w:tcW w:w="1260" w:type="dxa"/>
                <w:shd w:val="clear" w:color="auto" w:fill="auto"/>
                <w:noWrap/>
              </w:tcPr>
            </w:tcPrChange>
          </w:tcPr>
          <w:p w14:paraId="7D66F94E" w14:textId="7BBE68AF" w:rsidR="00877BF9" w:rsidRPr="008D6F63" w:rsidDel="00195AA7" w:rsidRDefault="00877BF9" w:rsidP="00877BF9">
            <w:pPr>
              <w:spacing w:after="0" w:line="240" w:lineRule="auto"/>
              <w:jc w:val="center"/>
              <w:rPr>
                <w:del w:id="1503" w:author="Alhabibi, Haider@Energy [2]" w:date="2022-03-09T18:58:00Z"/>
                <w:rFonts w:asciiTheme="minorHAnsi" w:eastAsiaTheme="minorEastAsia" w:hAnsiTheme="minorHAnsi" w:cstheme="minorBidi"/>
                <w:sz w:val="18"/>
                <w:szCs w:val="18"/>
              </w:rPr>
            </w:pPr>
            <w:del w:id="1504" w:author="Alhabibi, Haider@Energy [2]" w:date="2022-03-09T18:58:00Z">
              <w:r w:rsidRPr="008D6F63" w:rsidDel="00195AA7">
                <w:rPr>
                  <w:rFonts w:asciiTheme="minorHAnsi" w:eastAsiaTheme="minorEastAsia" w:hAnsiTheme="minorHAnsi" w:cstheme="minorBidi"/>
                  <w:sz w:val="18"/>
                  <w:szCs w:val="18"/>
                </w:rPr>
                <w:delText>0.0099</w:delText>
              </w:r>
            </w:del>
          </w:p>
        </w:tc>
      </w:tr>
      <w:tr w:rsidR="00877BF9" w:rsidRPr="008D6F63" w:rsidDel="00195AA7" w14:paraId="0DF3082F" w14:textId="15AD2B91" w:rsidTr="00E232D6">
        <w:tblPrEx>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505" w:author="Alhabibi, Haider@Energy" w:date="2022-01-26T14:18:00Z">
            <w:tblPrEx>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cantSplit/>
          <w:trHeight w:val="215"/>
          <w:del w:id="1506" w:author="Alhabibi, Haider@Energy [2]" w:date="2022-03-09T18:58:00Z"/>
          <w:trPrChange w:id="1507" w:author="Alhabibi, Haider@Energy" w:date="2022-01-26T14:18:00Z">
            <w:trPr>
              <w:cantSplit/>
              <w:trHeight w:val="215"/>
            </w:trPr>
          </w:trPrChange>
        </w:trPr>
        <w:tc>
          <w:tcPr>
            <w:tcW w:w="1705" w:type="dxa"/>
            <w:shd w:val="clear" w:color="auto" w:fill="auto"/>
            <w:noWrap/>
            <w:tcPrChange w:id="1508" w:author="Alhabibi, Haider@Energy" w:date="2022-01-26T14:18:00Z">
              <w:tcPr>
                <w:tcW w:w="1705" w:type="dxa"/>
                <w:shd w:val="clear" w:color="auto" w:fill="auto"/>
                <w:noWrap/>
              </w:tcPr>
            </w:tcPrChange>
          </w:tcPr>
          <w:p w14:paraId="61E1DA1E" w14:textId="7009280D" w:rsidR="00877BF9" w:rsidRPr="008D6F63" w:rsidDel="00195AA7" w:rsidRDefault="00877BF9" w:rsidP="00877BF9">
            <w:pPr>
              <w:spacing w:after="0" w:line="240" w:lineRule="auto"/>
              <w:jc w:val="center"/>
              <w:rPr>
                <w:del w:id="1509" w:author="Alhabibi, Haider@Energy [2]" w:date="2022-03-09T18:58:00Z"/>
                <w:rFonts w:asciiTheme="minorHAnsi" w:eastAsiaTheme="minorEastAsia" w:hAnsiTheme="minorHAnsi" w:cstheme="minorBidi"/>
                <w:sz w:val="18"/>
                <w:szCs w:val="18"/>
              </w:rPr>
            </w:pPr>
            <w:del w:id="1510" w:author="Alhabibi, Haider@Energy [2]" w:date="2022-03-09T18:58:00Z">
              <w:r w:rsidRPr="008D6F63" w:rsidDel="00195AA7">
                <w:rPr>
                  <w:rFonts w:asciiTheme="minorHAnsi" w:eastAsiaTheme="minorEastAsia" w:hAnsiTheme="minorHAnsi" w:cstheme="minorBidi"/>
                  <w:sz w:val="18"/>
                  <w:szCs w:val="18"/>
                </w:rPr>
                <w:delText>Two story</w:delText>
              </w:r>
            </w:del>
          </w:p>
        </w:tc>
        <w:tc>
          <w:tcPr>
            <w:tcW w:w="1800" w:type="dxa"/>
            <w:shd w:val="clear" w:color="auto" w:fill="auto"/>
            <w:noWrap/>
            <w:tcPrChange w:id="1511" w:author="Alhabibi, Haider@Energy" w:date="2022-01-26T14:18:00Z">
              <w:tcPr>
                <w:tcW w:w="1800" w:type="dxa"/>
                <w:shd w:val="clear" w:color="auto" w:fill="auto"/>
                <w:noWrap/>
              </w:tcPr>
            </w:tcPrChange>
          </w:tcPr>
          <w:p w14:paraId="307994EE" w14:textId="3554951C" w:rsidR="00877BF9" w:rsidRPr="008D6F63" w:rsidDel="00195AA7" w:rsidRDefault="00877BF9" w:rsidP="00877BF9">
            <w:pPr>
              <w:spacing w:after="0" w:line="240" w:lineRule="auto"/>
              <w:jc w:val="center"/>
              <w:rPr>
                <w:del w:id="1512" w:author="Alhabibi, Haider@Energy [2]" w:date="2022-03-09T18:58:00Z"/>
                <w:rFonts w:asciiTheme="minorHAnsi" w:eastAsiaTheme="minorEastAsia" w:hAnsiTheme="minorHAnsi" w:cstheme="minorBidi"/>
                <w:sz w:val="18"/>
                <w:szCs w:val="18"/>
              </w:rPr>
            </w:pPr>
            <w:del w:id="1513" w:author="Alhabibi, Haider@Energy [2]" w:date="2022-03-09T18:58:00Z">
              <w:r w:rsidRPr="008D6F63" w:rsidDel="00195AA7">
                <w:rPr>
                  <w:rFonts w:asciiTheme="minorHAnsi" w:eastAsiaTheme="minorEastAsia" w:hAnsiTheme="minorHAnsi" w:cstheme="minorBidi"/>
                  <w:sz w:val="18"/>
                  <w:szCs w:val="18"/>
                </w:rPr>
                <w:delText>15</w:delText>
              </w:r>
            </w:del>
          </w:p>
        </w:tc>
        <w:tc>
          <w:tcPr>
            <w:tcW w:w="1710" w:type="dxa"/>
            <w:shd w:val="clear" w:color="auto" w:fill="auto"/>
            <w:noWrap/>
            <w:tcPrChange w:id="1514" w:author="Alhabibi, Haider@Energy" w:date="2022-01-26T14:18:00Z">
              <w:tcPr>
                <w:tcW w:w="1710" w:type="dxa"/>
                <w:shd w:val="clear" w:color="auto" w:fill="auto"/>
                <w:noWrap/>
              </w:tcPr>
            </w:tcPrChange>
          </w:tcPr>
          <w:p w14:paraId="435334BE" w14:textId="731A8D26" w:rsidR="00877BF9" w:rsidRPr="008D6F63" w:rsidDel="00195AA7" w:rsidRDefault="00877BF9" w:rsidP="00877BF9">
            <w:pPr>
              <w:spacing w:after="0" w:line="240" w:lineRule="auto"/>
              <w:jc w:val="center"/>
              <w:rPr>
                <w:del w:id="1515" w:author="Alhabibi, Haider@Energy [2]" w:date="2022-03-09T18:58:00Z"/>
                <w:rFonts w:asciiTheme="minorHAnsi" w:eastAsiaTheme="minorEastAsia" w:hAnsiTheme="minorHAnsi" w:cstheme="minorBidi"/>
                <w:sz w:val="18"/>
                <w:szCs w:val="18"/>
              </w:rPr>
            </w:pPr>
            <w:del w:id="1516" w:author="Alhabibi, Haider@Energy [2]" w:date="2022-03-09T18:58:00Z">
              <w:r w:rsidRPr="008D6F63" w:rsidDel="00195AA7">
                <w:rPr>
                  <w:rFonts w:asciiTheme="minorHAnsi" w:eastAsiaTheme="minorEastAsia" w:hAnsiTheme="minorHAnsi" w:cstheme="minorBidi"/>
                  <w:sz w:val="18"/>
                  <w:szCs w:val="18"/>
                </w:rPr>
                <w:delText>11.5</w:delText>
              </w:r>
            </w:del>
          </w:p>
        </w:tc>
        <w:tc>
          <w:tcPr>
            <w:tcW w:w="1350" w:type="dxa"/>
            <w:shd w:val="clear" w:color="auto" w:fill="auto"/>
            <w:noWrap/>
            <w:tcPrChange w:id="1517" w:author="Alhabibi, Haider@Energy" w:date="2022-01-26T14:18:00Z">
              <w:tcPr>
                <w:tcW w:w="1350" w:type="dxa"/>
                <w:shd w:val="clear" w:color="auto" w:fill="auto"/>
                <w:noWrap/>
              </w:tcPr>
            </w:tcPrChange>
          </w:tcPr>
          <w:p w14:paraId="6A1B4565" w14:textId="62E52CAD" w:rsidR="00877BF9" w:rsidRPr="008D6F63" w:rsidDel="00195AA7" w:rsidRDefault="00877BF9" w:rsidP="00877BF9">
            <w:pPr>
              <w:spacing w:after="0" w:line="240" w:lineRule="auto"/>
              <w:jc w:val="center"/>
              <w:rPr>
                <w:del w:id="1518" w:author="Alhabibi, Haider@Energy [2]" w:date="2022-03-09T18:58:00Z"/>
                <w:rFonts w:asciiTheme="minorHAnsi" w:eastAsiaTheme="minorEastAsia" w:hAnsiTheme="minorHAnsi" w:cstheme="minorBidi"/>
                <w:sz w:val="18"/>
                <w:szCs w:val="18"/>
              </w:rPr>
            </w:pPr>
            <w:del w:id="1519" w:author="Alhabibi, Haider@Energy [2]" w:date="2022-03-09T18:58:00Z">
              <w:r w:rsidRPr="008D6F63" w:rsidDel="00195AA7">
                <w:rPr>
                  <w:rFonts w:asciiTheme="minorHAnsi" w:eastAsiaTheme="minorEastAsia" w:hAnsiTheme="minorHAnsi" w:cstheme="minorBidi"/>
                  <w:sz w:val="18"/>
                  <w:szCs w:val="18"/>
                </w:rPr>
                <w:delText>0.0045</w:delText>
              </w:r>
            </w:del>
          </w:p>
        </w:tc>
        <w:tc>
          <w:tcPr>
            <w:tcW w:w="1260" w:type="dxa"/>
            <w:shd w:val="clear" w:color="auto" w:fill="auto"/>
            <w:noWrap/>
            <w:tcPrChange w:id="1520" w:author="Alhabibi, Haider@Energy" w:date="2022-01-26T14:18:00Z">
              <w:tcPr>
                <w:tcW w:w="1260" w:type="dxa"/>
                <w:shd w:val="clear" w:color="auto" w:fill="auto"/>
                <w:noWrap/>
              </w:tcPr>
            </w:tcPrChange>
          </w:tcPr>
          <w:p w14:paraId="334234DE" w14:textId="6A568EB2" w:rsidR="00877BF9" w:rsidRPr="008D6F63" w:rsidDel="00195AA7" w:rsidRDefault="00877BF9" w:rsidP="00877BF9">
            <w:pPr>
              <w:spacing w:after="0" w:line="240" w:lineRule="auto"/>
              <w:jc w:val="center"/>
              <w:rPr>
                <w:del w:id="1521" w:author="Alhabibi, Haider@Energy [2]" w:date="2022-03-09T18:58:00Z"/>
                <w:rFonts w:asciiTheme="minorHAnsi" w:eastAsiaTheme="minorEastAsia" w:hAnsiTheme="minorHAnsi" w:cstheme="minorBidi"/>
                <w:sz w:val="18"/>
                <w:szCs w:val="18"/>
              </w:rPr>
            </w:pPr>
            <w:del w:id="1522" w:author="Alhabibi, Haider@Energy [2]" w:date="2022-03-09T18:58:00Z">
              <w:r w:rsidRPr="008D6F63" w:rsidDel="00195AA7">
                <w:rPr>
                  <w:rFonts w:asciiTheme="minorHAnsi" w:eastAsiaTheme="minorEastAsia" w:hAnsiTheme="minorHAnsi" w:cstheme="minorBidi"/>
                  <w:sz w:val="18"/>
                  <w:szCs w:val="18"/>
                </w:rPr>
                <w:delText>0.0095</w:delText>
              </w:r>
            </w:del>
          </w:p>
        </w:tc>
      </w:tr>
      <w:tr w:rsidR="00877BF9" w:rsidRPr="008D6F63" w:rsidDel="00195AA7" w14:paraId="6BADE230" w14:textId="4A7E8DC4" w:rsidTr="00E232D6">
        <w:tblPrEx>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1523" w:author="Alhabibi, Haider@Energy" w:date="2022-01-26T14:18:00Z">
            <w:tblPrEx>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cantSplit/>
          <w:trHeight w:val="152"/>
          <w:del w:id="1524" w:author="Alhabibi, Haider@Energy [2]" w:date="2022-03-09T18:58:00Z"/>
          <w:trPrChange w:id="1525" w:author="Alhabibi, Haider@Energy" w:date="2022-01-26T14:18:00Z">
            <w:trPr>
              <w:cantSplit/>
              <w:trHeight w:val="152"/>
            </w:trPr>
          </w:trPrChange>
        </w:trPr>
        <w:tc>
          <w:tcPr>
            <w:tcW w:w="1705" w:type="dxa"/>
            <w:shd w:val="clear" w:color="auto" w:fill="auto"/>
            <w:noWrap/>
            <w:tcPrChange w:id="1526" w:author="Alhabibi, Haider@Energy" w:date="2022-01-26T14:18:00Z">
              <w:tcPr>
                <w:tcW w:w="1705" w:type="dxa"/>
                <w:shd w:val="clear" w:color="auto" w:fill="auto"/>
                <w:noWrap/>
              </w:tcPr>
            </w:tcPrChange>
          </w:tcPr>
          <w:p w14:paraId="3F8DBD41" w14:textId="07534F30" w:rsidR="00877BF9" w:rsidRPr="008D6F63" w:rsidDel="00195AA7" w:rsidRDefault="00877BF9" w:rsidP="00877BF9">
            <w:pPr>
              <w:spacing w:after="0" w:line="240" w:lineRule="auto"/>
              <w:jc w:val="center"/>
              <w:rPr>
                <w:del w:id="1527" w:author="Alhabibi, Haider@Energy [2]" w:date="2022-03-09T18:58:00Z"/>
                <w:rFonts w:asciiTheme="minorHAnsi" w:eastAsiaTheme="minorEastAsia" w:hAnsiTheme="minorHAnsi" w:cstheme="minorBidi"/>
                <w:sz w:val="18"/>
                <w:szCs w:val="18"/>
              </w:rPr>
            </w:pPr>
            <w:del w:id="1528" w:author="Alhabibi, Haider@Energy [2]" w:date="2022-03-09T18:58:00Z">
              <w:r w:rsidRPr="008D6F63" w:rsidDel="00195AA7">
                <w:rPr>
                  <w:rFonts w:asciiTheme="minorHAnsi" w:eastAsiaTheme="minorEastAsia" w:hAnsiTheme="minorHAnsi" w:cstheme="minorBidi"/>
                  <w:sz w:val="18"/>
                  <w:szCs w:val="18"/>
                </w:rPr>
                <w:delText>Three story</w:delText>
              </w:r>
            </w:del>
          </w:p>
        </w:tc>
        <w:tc>
          <w:tcPr>
            <w:tcW w:w="1800" w:type="dxa"/>
            <w:shd w:val="clear" w:color="auto" w:fill="auto"/>
            <w:noWrap/>
            <w:tcPrChange w:id="1529" w:author="Alhabibi, Haider@Energy" w:date="2022-01-26T14:18:00Z">
              <w:tcPr>
                <w:tcW w:w="1800" w:type="dxa"/>
                <w:shd w:val="clear" w:color="auto" w:fill="auto"/>
                <w:noWrap/>
              </w:tcPr>
            </w:tcPrChange>
          </w:tcPr>
          <w:p w14:paraId="3BA239B6" w14:textId="1609942F" w:rsidR="00877BF9" w:rsidRPr="008D6F63" w:rsidDel="00195AA7" w:rsidRDefault="00877BF9" w:rsidP="00877BF9">
            <w:pPr>
              <w:spacing w:after="0" w:line="240" w:lineRule="auto"/>
              <w:jc w:val="center"/>
              <w:rPr>
                <w:del w:id="1530" w:author="Alhabibi, Haider@Energy [2]" w:date="2022-03-09T18:58:00Z"/>
                <w:rFonts w:asciiTheme="minorHAnsi" w:eastAsiaTheme="minorEastAsia" w:hAnsiTheme="minorHAnsi" w:cstheme="minorBidi"/>
                <w:sz w:val="18"/>
                <w:szCs w:val="18"/>
              </w:rPr>
            </w:pPr>
            <w:del w:id="1531" w:author="Alhabibi, Haider@Energy [2]" w:date="2022-03-09T18:58:00Z">
              <w:r w:rsidRPr="008D6F63" w:rsidDel="00195AA7">
                <w:rPr>
                  <w:rFonts w:asciiTheme="minorHAnsi" w:eastAsiaTheme="minorEastAsia" w:hAnsiTheme="minorHAnsi" w:cstheme="minorBidi"/>
                  <w:sz w:val="18"/>
                  <w:szCs w:val="18"/>
                </w:rPr>
                <w:delText>10</w:delText>
              </w:r>
            </w:del>
          </w:p>
        </w:tc>
        <w:tc>
          <w:tcPr>
            <w:tcW w:w="1710" w:type="dxa"/>
            <w:shd w:val="clear" w:color="auto" w:fill="auto"/>
            <w:noWrap/>
            <w:tcPrChange w:id="1532" w:author="Alhabibi, Haider@Energy" w:date="2022-01-26T14:18:00Z">
              <w:tcPr>
                <w:tcW w:w="1710" w:type="dxa"/>
                <w:shd w:val="clear" w:color="auto" w:fill="auto"/>
                <w:noWrap/>
              </w:tcPr>
            </w:tcPrChange>
          </w:tcPr>
          <w:p w14:paraId="598CBF73" w14:textId="2F337FE4" w:rsidR="00877BF9" w:rsidRPr="008D6F63" w:rsidDel="00195AA7" w:rsidRDefault="00877BF9" w:rsidP="00877BF9">
            <w:pPr>
              <w:spacing w:after="0" w:line="240" w:lineRule="auto"/>
              <w:jc w:val="center"/>
              <w:rPr>
                <w:del w:id="1533" w:author="Alhabibi, Haider@Energy [2]" w:date="2022-03-09T18:58:00Z"/>
                <w:rFonts w:asciiTheme="minorHAnsi" w:eastAsiaTheme="minorEastAsia" w:hAnsiTheme="minorHAnsi" w:cstheme="minorBidi"/>
                <w:sz w:val="18"/>
                <w:szCs w:val="18"/>
              </w:rPr>
            </w:pPr>
            <w:del w:id="1534" w:author="Alhabibi, Haider@Energy [2]" w:date="2022-03-09T18:58:00Z">
              <w:r w:rsidRPr="008D6F63" w:rsidDel="00195AA7">
                <w:rPr>
                  <w:rFonts w:asciiTheme="minorHAnsi" w:eastAsiaTheme="minorEastAsia" w:hAnsiTheme="minorHAnsi" w:cstheme="minorBidi"/>
                  <w:sz w:val="18"/>
                  <w:szCs w:val="18"/>
                </w:rPr>
                <w:delText>0.5</w:delText>
              </w:r>
            </w:del>
          </w:p>
        </w:tc>
        <w:tc>
          <w:tcPr>
            <w:tcW w:w="1350" w:type="dxa"/>
            <w:shd w:val="clear" w:color="auto" w:fill="auto"/>
            <w:noWrap/>
            <w:tcPrChange w:id="1535" w:author="Alhabibi, Haider@Energy" w:date="2022-01-26T14:18:00Z">
              <w:tcPr>
                <w:tcW w:w="1350" w:type="dxa"/>
                <w:shd w:val="clear" w:color="auto" w:fill="auto"/>
                <w:noWrap/>
              </w:tcPr>
            </w:tcPrChange>
          </w:tcPr>
          <w:p w14:paraId="079991CC" w14:textId="48BFF6EB" w:rsidR="00877BF9" w:rsidRPr="008D6F63" w:rsidDel="00195AA7" w:rsidRDefault="00877BF9" w:rsidP="00877BF9">
            <w:pPr>
              <w:spacing w:after="0" w:line="240" w:lineRule="auto"/>
              <w:jc w:val="center"/>
              <w:rPr>
                <w:del w:id="1536" w:author="Alhabibi, Haider@Energy [2]" w:date="2022-03-09T18:58:00Z"/>
                <w:rFonts w:asciiTheme="minorHAnsi" w:eastAsiaTheme="minorEastAsia" w:hAnsiTheme="minorHAnsi" w:cstheme="minorBidi"/>
                <w:sz w:val="18"/>
                <w:szCs w:val="18"/>
              </w:rPr>
            </w:pPr>
            <w:del w:id="1537" w:author="Alhabibi, Haider@Energy [2]" w:date="2022-03-09T18:58:00Z">
              <w:r w:rsidRPr="008D6F63" w:rsidDel="00195AA7">
                <w:rPr>
                  <w:rFonts w:asciiTheme="minorHAnsi" w:eastAsiaTheme="minorEastAsia" w:hAnsiTheme="minorHAnsi" w:cstheme="minorBidi"/>
                  <w:sz w:val="18"/>
                  <w:szCs w:val="18"/>
                </w:rPr>
                <w:delText>0.0030</w:delText>
              </w:r>
            </w:del>
          </w:p>
        </w:tc>
        <w:tc>
          <w:tcPr>
            <w:tcW w:w="1260" w:type="dxa"/>
            <w:shd w:val="clear" w:color="auto" w:fill="auto"/>
            <w:noWrap/>
            <w:tcPrChange w:id="1538" w:author="Alhabibi, Haider@Energy" w:date="2022-01-26T14:18:00Z">
              <w:tcPr>
                <w:tcW w:w="1260" w:type="dxa"/>
                <w:shd w:val="clear" w:color="auto" w:fill="auto"/>
                <w:noWrap/>
              </w:tcPr>
            </w:tcPrChange>
          </w:tcPr>
          <w:p w14:paraId="297AEB9E" w14:textId="7D9B50FA" w:rsidR="00877BF9" w:rsidRPr="008D6F63" w:rsidDel="00195AA7" w:rsidRDefault="00877BF9" w:rsidP="00877BF9">
            <w:pPr>
              <w:spacing w:after="0" w:line="240" w:lineRule="auto"/>
              <w:jc w:val="center"/>
              <w:rPr>
                <w:del w:id="1539" w:author="Alhabibi, Haider@Energy [2]" w:date="2022-03-09T18:58:00Z"/>
                <w:rFonts w:asciiTheme="minorHAnsi" w:eastAsiaTheme="minorEastAsia" w:hAnsiTheme="minorHAnsi" w:cstheme="minorBidi"/>
                <w:sz w:val="18"/>
                <w:szCs w:val="18"/>
              </w:rPr>
            </w:pPr>
            <w:del w:id="1540" w:author="Alhabibi, Haider@Energy [2]" w:date="2022-03-09T18:58:00Z">
              <w:r w:rsidRPr="008D6F63" w:rsidDel="00195AA7">
                <w:rPr>
                  <w:rFonts w:asciiTheme="minorHAnsi" w:eastAsiaTheme="minorEastAsia" w:hAnsiTheme="minorHAnsi" w:cstheme="minorBidi"/>
                  <w:sz w:val="18"/>
                  <w:szCs w:val="18"/>
                </w:rPr>
                <w:delText>0.014</w:delText>
              </w:r>
            </w:del>
          </w:p>
        </w:tc>
      </w:tr>
      <w:tr w:rsidR="00877BF9" w:rsidRPr="008D6F63" w14:paraId="5E679E9A" w14:textId="072EF732" w:rsidTr="00690C6A">
        <w:trPr>
          <w:cantSplit/>
          <w:trHeight w:val="152"/>
        </w:trPr>
        <w:tc>
          <w:tcPr>
            <w:tcW w:w="1705" w:type="dxa"/>
            <w:shd w:val="clear" w:color="auto" w:fill="auto"/>
            <w:noWrap/>
          </w:tcPr>
          <w:p w14:paraId="01966F82" w14:textId="1F863DF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03408082" w14:textId="7C03F050"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C8EAA22" w14:textId="3E27271F"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821B473" w14:textId="7F14A60D"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014860D" w14:textId="5633401A"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26500A9B" w14:textId="77777777" w:rsidTr="00690C6A">
        <w:trPr>
          <w:cantSplit/>
          <w:trHeight w:val="152"/>
        </w:trPr>
        <w:tc>
          <w:tcPr>
            <w:tcW w:w="1705" w:type="dxa"/>
            <w:shd w:val="clear" w:color="auto" w:fill="auto"/>
            <w:noWrap/>
          </w:tcPr>
          <w:p w14:paraId="483C59C7" w14:textId="1C1BB9F8"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b/>
                <w:sz w:val="18"/>
                <w:u w:val="single"/>
                <w:lang w:eastAsia="x-none"/>
              </w:rPr>
              <w:t>Multifamily</w:t>
            </w:r>
            <w:r>
              <w:rPr>
                <w:b/>
                <w:sz w:val="18"/>
                <w:u w:val="single"/>
                <w:lang w:eastAsia="x-none"/>
              </w:rPr>
              <w:t xml:space="preserve"> (</w:t>
            </w:r>
            <w:proofErr w:type="gramStart"/>
            <w:r>
              <w:rPr>
                <w:b/>
                <w:sz w:val="18"/>
                <w:u w:val="single"/>
                <w:lang w:eastAsia="x-none"/>
              </w:rPr>
              <w:t>Non Central</w:t>
            </w:r>
            <w:proofErr w:type="gramEnd"/>
            <w:r>
              <w:rPr>
                <w:b/>
                <w:sz w:val="18"/>
                <w:u w:val="single"/>
                <w:lang w:eastAsia="x-none"/>
              </w:rPr>
              <w:t>)</w:t>
            </w:r>
          </w:p>
        </w:tc>
        <w:tc>
          <w:tcPr>
            <w:tcW w:w="1800" w:type="dxa"/>
            <w:shd w:val="clear" w:color="auto" w:fill="auto"/>
            <w:noWrap/>
          </w:tcPr>
          <w:p w14:paraId="4E4D0D58" w14:textId="3A4E1543" w:rsidR="00877BF9" w:rsidRPr="008D6F63" w:rsidRDefault="009E7DBD">
            <w:pPr>
              <w:spacing w:after="0" w:line="240" w:lineRule="auto"/>
              <w:rPr>
                <w:rFonts w:asciiTheme="minorHAnsi" w:eastAsiaTheme="minorEastAsia" w:hAnsiTheme="minorHAnsi" w:cstheme="minorBidi"/>
                <w:sz w:val="18"/>
                <w:szCs w:val="18"/>
              </w:rPr>
              <w:pPrChange w:id="1541" w:author="Alhabibi, Haider@Energy [2]" w:date="2022-03-09T18:58:00Z">
                <w:pPr>
                  <w:spacing w:after="0" w:line="240" w:lineRule="auto"/>
                  <w:jc w:val="center"/>
                </w:pPr>
              </w:pPrChange>
            </w:pPr>
            <w:ins w:id="1542" w:author="Alhabibi, Haider@Energy [2]" w:date="2022-03-09T18:57:00Z">
              <w:r w:rsidRPr="009E7DBD">
                <w:rPr>
                  <w:rFonts w:asciiTheme="minorHAnsi" w:eastAsiaTheme="minorEastAsia" w:hAnsiTheme="minorHAnsi" w:cstheme="minorBidi"/>
                  <w:sz w:val="18"/>
                  <w:szCs w:val="18"/>
                </w:rPr>
                <w:t>Use when distribution type (A10) is *Standard Distribution System</w:t>
              </w:r>
            </w:ins>
          </w:p>
        </w:tc>
        <w:tc>
          <w:tcPr>
            <w:tcW w:w="1710" w:type="dxa"/>
            <w:shd w:val="clear" w:color="auto" w:fill="auto"/>
            <w:noWrap/>
          </w:tcPr>
          <w:p w14:paraId="7619C5EF" w14:textId="77777777" w:rsidR="009E7DBD" w:rsidRPr="005828AE" w:rsidRDefault="009E7DBD" w:rsidP="00195AA7">
            <w:pPr>
              <w:keepNext/>
              <w:tabs>
                <w:tab w:val="left" w:pos="2160"/>
                <w:tab w:val="left" w:pos="2700"/>
                <w:tab w:val="left" w:pos="3420"/>
                <w:tab w:val="left" w:pos="3780"/>
                <w:tab w:val="left" w:pos="5760"/>
                <w:tab w:val="left" w:pos="7212"/>
              </w:tabs>
              <w:spacing w:after="0" w:line="240" w:lineRule="auto"/>
              <w:contextualSpacing/>
              <w:rPr>
                <w:ins w:id="1543" w:author="Alhabibi, Haider@Energy [2]" w:date="2022-03-09T18:57:00Z"/>
                <w:rFonts w:asciiTheme="minorHAnsi" w:eastAsia="Times New Roman" w:hAnsiTheme="minorHAnsi" w:cstheme="minorHAnsi"/>
                <w:sz w:val="16"/>
                <w:szCs w:val="20"/>
              </w:rPr>
            </w:pPr>
            <w:ins w:id="1544" w:author="Alhabibi, Haider@Energy [2]" w:date="2022-03-09T18:57:00Z">
              <w:r>
                <w:rPr>
                  <w:rFonts w:asciiTheme="minorHAnsi" w:eastAsiaTheme="minorEastAsia" w:hAnsiTheme="minorHAnsi" w:cstheme="minorBidi"/>
                  <w:sz w:val="18"/>
                  <w:szCs w:val="18"/>
                </w:rPr>
                <w:t xml:space="preserve">Use when distribution type (A10) is </w:t>
              </w:r>
            </w:ins>
          </w:p>
          <w:p w14:paraId="7D05D1F1" w14:textId="55CB61E0" w:rsidR="00877BF9" w:rsidRPr="008D6F63" w:rsidRDefault="009E7DBD">
            <w:pPr>
              <w:spacing w:after="0" w:line="240" w:lineRule="auto"/>
              <w:rPr>
                <w:rFonts w:asciiTheme="minorHAnsi" w:eastAsiaTheme="minorEastAsia" w:hAnsiTheme="minorHAnsi" w:cstheme="minorBidi"/>
                <w:sz w:val="18"/>
                <w:szCs w:val="18"/>
              </w:rPr>
              <w:pPrChange w:id="1545" w:author="Alhabibi, Haider@Energy [2]" w:date="2022-03-09T18:58:00Z">
                <w:pPr>
                  <w:spacing w:after="0" w:line="240" w:lineRule="auto"/>
                  <w:jc w:val="center"/>
                </w:pPr>
              </w:pPrChange>
            </w:pPr>
            <w:ins w:id="1546" w:author="Alhabibi, Haider@Energy [2]" w:date="2022-03-09T18:57:00Z">
              <w:r w:rsidRPr="005828AE">
                <w:rPr>
                  <w:rFonts w:asciiTheme="minorHAnsi" w:eastAsia="Times New Roman" w:hAnsiTheme="minorHAnsi" w:cstheme="minorHAnsi"/>
                  <w:sz w:val="16"/>
                  <w:szCs w:val="20"/>
                </w:rPr>
                <w:t>* Demand Recirculation Manual Control</w:t>
              </w:r>
            </w:ins>
          </w:p>
        </w:tc>
        <w:tc>
          <w:tcPr>
            <w:tcW w:w="1350" w:type="dxa"/>
            <w:shd w:val="clear" w:color="auto" w:fill="auto"/>
            <w:noWrap/>
          </w:tcPr>
          <w:p w14:paraId="6353F6BF"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272DE25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0741DAC" w14:textId="77777777" w:rsidTr="00690C6A">
        <w:trPr>
          <w:cantSplit/>
          <w:trHeight w:val="152"/>
        </w:trPr>
        <w:tc>
          <w:tcPr>
            <w:tcW w:w="1705" w:type="dxa"/>
            <w:shd w:val="clear" w:color="auto" w:fill="auto"/>
            <w:noWrap/>
          </w:tcPr>
          <w:p w14:paraId="67B3933B" w14:textId="6F4A6778"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One story</w:t>
            </w:r>
          </w:p>
        </w:tc>
        <w:tc>
          <w:tcPr>
            <w:tcW w:w="1800" w:type="dxa"/>
            <w:shd w:val="clear" w:color="auto" w:fill="auto"/>
            <w:noWrap/>
          </w:tcPr>
          <w:p w14:paraId="6F241DBD" w14:textId="2CDE82BD"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7.5</w:t>
            </w:r>
          </w:p>
        </w:tc>
        <w:tc>
          <w:tcPr>
            <w:tcW w:w="1710" w:type="dxa"/>
            <w:shd w:val="clear" w:color="auto" w:fill="auto"/>
            <w:noWrap/>
          </w:tcPr>
          <w:p w14:paraId="5795DDA9" w14:textId="52980401"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c>
          <w:tcPr>
            <w:tcW w:w="1350" w:type="dxa"/>
            <w:shd w:val="clear" w:color="auto" w:fill="auto"/>
            <w:noWrap/>
          </w:tcPr>
          <w:p w14:paraId="2B657BEE" w14:textId="73F9D61D"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0.0080</w:t>
            </w:r>
          </w:p>
        </w:tc>
        <w:tc>
          <w:tcPr>
            <w:tcW w:w="1260" w:type="dxa"/>
            <w:shd w:val="clear" w:color="auto" w:fill="auto"/>
            <w:noWrap/>
          </w:tcPr>
          <w:p w14:paraId="6F5023A3" w14:textId="6EBA1663"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r>
      <w:tr w:rsidR="00877BF9" w:rsidRPr="008D6F63" w14:paraId="044F7F69" w14:textId="77777777" w:rsidTr="00690C6A">
        <w:trPr>
          <w:cantSplit/>
          <w:trHeight w:val="152"/>
        </w:trPr>
        <w:tc>
          <w:tcPr>
            <w:tcW w:w="1705" w:type="dxa"/>
            <w:shd w:val="clear" w:color="auto" w:fill="auto"/>
            <w:noWrap/>
          </w:tcPr>
          <w:p w14:paraId="40478FD8" w14:textId="64008F7D" w:rsidR="00877BF9" w:rsidRPr="0006728B" w:rsidRDefault="00877BF9" w:rsidP="00877BF9">
            <w:pPr>
              <w:spacing w:after="0" w:line="240" w:lineRule="auto"/>
              <w:jc w:val="center"/>
              <w:rPr>
                <w:sz w:val="18"/>
                <w:u w:val="single"/>
                <w:lang w:eastAsia="x-none"/>
              </w:rPr>
            </w:pPr>
            <w:r w:rsidRPr="0006728B">
              <w:rPr>
                <w:sz w:val="18"/>
                <w:u w:val="single"/>
                <w:lang w:eastAsia="x-none"/>
              </w:rPr>
              <w:t>Two or more story</w:t>
            </w:r>
          </w:p>
        </w:tc>
        <w:tc>
          <w:tcPr>
            <w:tcW w:w="1800" w:type="dxa"/>
            <w:shd w:val="clear" w:color="auto" w:fill="auto"/>
            <w:noWrap/>
          </w:tcPr>
          <w:p w14:paraId="14662BC3" w14:textId="3FC0D6E3" w:rsidR="00877BF9" w:rsidRPr="0006728B" w:rsidRDefault="00877BF9" w:rsidP="00877BF9">
            <w:pPr>
              <w:spacing w:after="0" w:line="240" w:lineRule="auto"/>
              <w:jc w:val="center"/>
              <w:rPr>
                <w:sz w:val="18"/>
                <w:u w:val="single"/>
                <w:lang w:eastAsia="x-none"/>
              </w:rPr>
            </w:pPr>
            <w:r w:rsidRPr="0006728B">
              <w:rPr>
                <w:sz w:val="18"/>
                <w:u w:val="single"/>
                <w:lang w:eastAsia="x-none"/>
              </w:rPr>
              <w:t>7.5</w:t>
            </w:r>
          </w:p>
        </w:tc>
        <w:tc>
          <w:tcPr>
            <w:tcW w:w="1710" w:type="dxa"/>
            <w:shd w:val="clear" w:color="auto" w:fill="auto"/>
            <w:noWrap/>
          </w:tcPr>
          <w:p w14:paraId="2EA98699" w14:textId="49182E9B" w:rsidR="00877BF9" w:rsidRPr="0006728B" w:rsidRDefault="00877BF9" w:rsidP="00877BF9">
            <w:pPr>
              <w:spacing w:after="0" w:line="240" w:lineRule="auto"/>
              <w:jc w:val="center"/>
              <w:rPr>
                <w:sz w:val="18"/>
                <w:u w:val="single"/>
                <w:lang w:eastAsia="x-none"/>
              </w:rPr>
            </w:pPr>
            <w:r w:rsidRPr="0006728B">
              <w:rPr>
                <w:sz w:val="18"/>
                <w:u w:val="single"/>
                <w:lang w:eastAsia="x-none"/>
              </w:rPr>
              <w:t>n/a</w:t>
            </w:r>
          </w:p>
        </w:tc>
        <w:tc>
          <w:tcPr>
            <w:tcW w:w="1350" w:type="dxa"/>
            <w:shd w:val="clear" w:color="auto" w:fill="auto"/>
            <w:noWrap/>
          </w:tcPr>
          <w:p w14:paraId="389D5C3F" w14:textId="37FEE807" w:rsidR="00877BF9" w:rsidRPr="0006728B" w:rsidRDefault="00877BF9" w:rsidP="00877BF9">
            <w:pPr>
              <w:spacing w:after="0" w:line="240" w:lineRule="auto"/>
              <w:jc w:val="center"/>
              <w:rPr>
                <w:sz w:val="18"/>
                <w:u w:val="single"/>
                <w:lang w:eastAsia="x-none"/>
              </w:rPr>
            </w:pPr>
            <w:r w:rsidRPr="0006728B">
              <w:rPr>
                <w:sz w:val="18"/>
                <w:u w:val="single"/>
                <w:lang w:eastAsia="x-none"/>
              </w:rPr>
              <w:t>0.0050</w:t>
            </w:r>
          </w:p>
        </w:tc>
        <w:tc>
          <w:tcPr>
            <w:tcW w:w="1260" w:type="dxa"/>
            <w:shd w:val="clear" w:color="auto" w:fill="auto"/>
            <w:noWrap/>
          </w:tcPr>
          <w:p w14:paraId="07E8AD5D" w14:textId="14706C7E" w:rsidR="00877BF9" w:rsidRPr="0006728B" w:rsidRDefault="00877BF9" w:rsidP="00877BF9">
            <w:pPr>
              <w:spacing w:after="0" w:line="240" w:lineRule="auto"/>
              <w:jc w:val="center"/>
              <w:rPr>
                <w:sz w:val="18"/>
                <w:u w:val="single"/>
                <w:lang w:eastAsia="x-none"/>
              </w:rPr>
            </w:pPr>
            <w:r w:rsidRPr="0006728B">
              <w:rPr>
                <w:sz w:val="18"/>
                <w:u w:val="single"/>
                <w:lang w:eastAsia="x-none"/>
              </w:rPr>
              <w:t>n/a</w:t>
            </w:r>
          </w:p>
        </w:tc>
      </w:tr>
    </w:tbl>
    <w:p w14:paraId="52F773F4" w14:textId="77777777" w:rsidR="008D6F63" w:rsidRDefault="008D6F63">
      <w:pPr>
        <w:spacing w:after="0" w:line="240" w:lineRule="auto"/>
        <w:rPr>
          <w:rFonts w:asciiTheme="minorHAnsi" w:hAnsiTheme="minorHAnsi" w:cstheme="minorHAnsi"/>
          <w:sz w:val="18"/>
          <w:szCs w:val="18"/>
        </w:rPr>
      </w:pPr>
    </w:p>
    <w:tbl>
      <w:tblPr>
        <w:tblStyle w:val="TableGrid3"/>
        <w:tblW w:w="11016" w:type="dxa"/>
        <w:tblLook w:val="04A0" w:firstRow="1" w:lastRow="0" w:firstColumn="1" w:lastColumn="0" w:noHBand="0" w:noVBand="1"/>
      </w:tblPr>
      <w:tblGrid>
        <w:gridCol w:w="1140"/>
        <w:gridCol w:w="768"/>
        <w:gridCol w:w="465"/>
        <w:gridCol w:w="1559"/>
        <w:gridCol w:w="406"/>
        <w:gridCol w:w="773"/>
        <w:gridCol w:w="2107"/>
        <w:gridCol w:w="2064"/>
        <w:gridCol w:w="1734"/>
      </w:tblGrid>
      <w:tr w:rsidR="0014411D" w:rsidRPr="00323F2C" w14:paraId="7114CB0E" w14:textId="77777777" w:rsidTr="0014411D">
        <w:trPr>
          <w:trHeight w:val="350"/>
        </w:trPr>
        <w:tc>
          <w:tcPr>
            <w:tcW w:w="11016" w:type="dxa"/>
            <w:gridSpan w:val="9"/>
          </w:tcPr>
          <w:p w14:paraId="00675BC9" w14:textId="2573548B" w:rsidR="0014411D" w:rsidRDefault="0014411D" w:rsidP="00531DE4">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I</w:t>
            </w:r>
            <w:r w:rsidRPr="009D79A7">
              <w:rPr>
                <w:rFonts w:asciiTheme="minorHAnsi" w:hAnsiTheme="minorHAnsi" w:cstheme="minorHAnsi"/>
                <w:b/>
                <w:sz w:val="18"/>
                <w:szCs w:val="18"/>
              </w:rPr>
              <w:t>. HERS-Verified Drain Water Heat Recovery System (DWHR-H)</w:t>
            </w:r>
            <w:r>
              <w:rPr>
                <w:rFonts w:asciiTheme="minorHAnsi" w:hAnsiTheme="minorHAnsi" w:cstheme="minorHAnsi"/>
                <w:b/>
                <w:sz w:val="18"/>
                <w:szCs w:val="18"/>
              </w:rPr>
              <w:t xml:space="preserve"> </w:t>
            </w:r>
            <w:r>
              <w:rPr>
                <w:rFonts w:asciiTheme="minorHAnsi" w:hAnsiTheme="minorHAnsi" w:cstheme="minorHAnsi"/>
                <w:sz w:val="18"/>
                <w:szCs w:val="18"/>
              </w:rPr>
              <w:t>(RA3.6.9</w:t>
            </w:r>
            <w:r w:rsidRPr="0081179F">
              <w:rPr>
                <w:rFonts w:asciiTheme="minorHAnsi" w:hAnsiTheme="minorHAnsi" w:cstheme="minorHAnsi"/>
                <w:sz w:val="18"/>
                <w:szCs w:val="18"/>
              </w:rPr>
              <w:t>)</w:t>
            </w:r>
          </w:p>
          <w:p w14:paraId="48CCBA53" w14:textId="66AA4FA1" w:rsidR="0014411D" w:rsidRPr="009D79A7" w:rsidRDefault="0014411D" w:rsidP="001964BA">
            <w:pPr>
              <w:keepNext/>
              <w:spacing w:after="0" w:line="240" w:lineRule="auto"/>
              <w:rPr>
                <w:rFonts w:asciiTheme="minorHAnsi" w:hAnsiTheme="minorHAnsi" w:cstheme="minorHAnsi"/>
                <w:sz w:val="18"/>
                <w:szCs w:val="18"/>
              </w:rPr>
            </w:pPr>
            <w:r>
              <w:rPr>
                <w:rFonts w:asciiTheme="minorHAnsi" w:hAnsiTheme="minorHAnsi" w:cstheme="minorHAnsi"/>
                <w:sz w:val="18"/>
                <w:szCs w:val="18"/>
              </w:rPr>
              <w:t>&lt;&lt;</w:t>
            </w:r>
            <w:r w:rsidR="00232426">
              <w:rPr>
                <w:rFonts w:asciiTheme="minorHAnsi" w:hAnsiTheme="minorHAnsi" w:cstheme="minorHAnsi"/>
                <w:sz w:val="18"/>
                <w:szCs w:val="18"/>
              </w:rPr>
              <w:t xml:space="preserve">require one row of data for each </w:t>
            </w:r>
            <w:r w:rsidR="001964BA">
              <w:rPr>
                <w:rFonts w:asciiTheme="minorHAnsi" w:hAnsiTheme="minorHAnsi" w:cstheme="minorHAnsi"/>
                <w:sz w:val="18"/>
                <w:szCs w:val="18"/>
              </w:rPr>
              <w:t>drain water heat recovery system</w:t>
            </w:r>
            <w:r w:rsidR="00232426">
              <w:rPr>
                <w:rFonts w:asciiTheme="minorHAnsi" w:hAnsiTheme="minorHAnsi" w:cstheme="minorHAnsi"/>
                <w:sz w:val="18"/>
                <w:szCs w:val="18"/>
              </w:rPr>
              <w:t xml:space="preserve"> identified in Section B</w:t>
            </w:r>
            <w:ins w:id="1547" w:author="Markstrum, Alexis@Energy" w:date="2021-10-21T11:44:00Z">
              <w:r w:rsidR="008D55F7">
                <w:rPr>
                  <w:rFonts w:asciiTheme="minorHAnsi" w:hAnsiTheme="minorHAnsi" w:cstheme="minorHAnsi"/>
                  <w:sz w:val="18"/>
                  <w:szCs w:val="18"/>
                </w:rPr>
                <w:t xml:space="preserve"> or</w:t>
              </w:r>
              <w:del w:id="1548" w:author="Alhabibi, Haider@Energy" w:date="2022-01-25T16:51:00Z">
                <w:r w:rsidR="008D55F7" w:rsidDel="00F45E45">
                  <w:rPr>
                    <w:rFonts w:asciiTheme="minorHAnsi" w:hAnsiTheme="minorHAnsi" w:cstheme="minorHAnsi"/>
                    <w:sz w:val="18"/>
                    <w:szCs w:val="18"/>
                  </w:rPr>
                  <w:delText xml:space="preserve"> D</w:delText>
                </w:r>
              </w:del>
            </w:ins>
            <w:ins w:id="1549" w:author="Alhabibi, Haider@Energy" w:date="2022-01-25T16:51:00Z">
              <w:r w:rsidR="00F45E45">
                <w:rPr>
                  <w:rFonts w:asciiTheme="minorHAnsi" w:hAnsiTheme="minorHAnsi" w:cstheme="minorHAnsi"/>
                  <w:sz w:val="18"/>
                  <w:szCs w:val="18"/>
                </w:rPr>
                <w:t>B2</w:t>
              </w:r>
            </w:ins>
            <w:r w:rsidR="00232426">
              <w:rPr>
                <w:rFonts w:asciiTheme="minorHAnsi" w:hAnsiTheme="minorHAnsi" w:cstheme="minorHAnsi"/>
                <w:sz w:val="18"/>
                <w:szCs w:val="18"/>
              </w:rPr>
              <w:t xml:space="preserve">. with B12 </w:t>
            </w:r>
            <w:ins w:id="1550" w:author="Markstrum, Alexis@Energy" w:date="2021-10-21T11:44:00Z">
              <w:r w:rsidR="008D55F7">
                <w:rPr>
                  <w:rFonts w:asciiTheme="minorHAnsi" w:hAnsiTheme="minorHAnsi" w:cstheme="minorHAnsi"/>
                  <w:sz w:val="18"/>
                  <w:szCs w:val="18"/>
                </w:rPr>
                <w:t xml:space="preserve">or </w:t>
              </w:r>
              <w:del w:id="1551" w:author="Alhabibi, Haider@Energy" w:date="2022-01-25T16:51:00Z">
                <w:r w:rsidR="008D55F7" w:rsidDel="00F45E45">
                  <w:rPr>
                    <w:rFonts w:asciiTheme="minorHAnsi" w:hAnsiTheme="minorHAnsi" w:cstheme="minorHAnsi"/>
                    <w:sz w:val="18"/>
                    <w:szCs w:val="18"/>
                  </w:rPr>
                  <w:delText>D</w:delText>
                </w:r>
              </w:del>
            </w:ins>
            <w:ins w:id="1552" w:author="Alhabibi, Haider@Energy" w:date="2022-01-25T16:51:00Z">
              <w:r w:rsidR="00F45E45">
                <w:rPr>
                  <w:rFonts w:asciiTheme="minorHAnsi" w:hAnsiTheme="minorHAnsi" w:cstheme="minorHAnsi"/>
                  <w:sz w:val="18"/>
                  <w:szCs w:val="18"/>
                </w:rPr>
                <w:t>B2</w:t>
              </w:r>
              <w:r w:rsidR="009C1825">
                <w:rPr>
                  <w:rFonts w:asciiTheme="minorHAnsi" w:hAnsiTheme="minorHAnsi" w:cstheme="minorHAnsi"/>
                  <w:sz w:val="18"/>
                  <w:szCs w:val="18"/>
                </w:rPr>
                <w:t>-</w:t>
              </w:r>
            </w:ins>
            <w:ins w:id="1553" w:author="Markstrum, Alexis@Energy" w:date="2021-10-21T11:44:00Z">
              <w:r w:rsidR="008D55F7">
                <w:rPr>
                  <w:rFonts w:asciiTheme="minorHAnsi" w:hAnsiTheme="minorHAnsi" w:cstheme="minorHAnsi"/>
                  <w:sz w:val="18"/>
                  <w:szCs w:val="18"/>
                </w:rPr>
                <w:t xml:space="preserve">09 </w:t>
              </w:r>
            </w:ins>
            <w:r w:rsidR="00232426">
              <w:rPr>
                <w:rFonts w:asciiTheme="minorHAnsi" w:hAnsiTheme="minorHAnsi" w:cstheme="minorHAnsi"/>
                <w:sz w:val="18"/>
                <w:szCs w:val="18"/>
              </w:rPr>
              <w:t>= Yes. Else report section header and standard “This section does not apply” message</w:t>
            </w:r>
            <w:r w:rsidRPr="00890BBF">
              <w:rPr>
                <w:rFonts w:asciiTheme="minorHAnsi" w:hAnsiTheme="minorHAnsi" w:cstheme="minorHAnsi"/>
                <w:sz w:val="18"/>
                <w:szCs w:val="18"/>
              </w:rPr>
              <w:t>&gt;&gt;</w:t>
            </w:r>
          </w:p>
        </w:tc>
      </w:tr>
      <w:tr w:rsidR="00EE7C97" w:rsidRPr="00323F2C" w14:paraId="6C82A092" w14:textId="77777777" w:rsidTr="00EE7C97">
        <w:trPr>
          <w:trHeight w:val="144"/>
        </w:trPr>
        <w:tc>
          <w:tcPr>
            <w:tcW w:w="11016" w:type="dxa"/>
            <w:gridSpan w:val="9"/>
          </w:tcPr>
          <w:p w14:paraId="609C7007" w14:textId="02E922B0" w:rsidR="00EE7C97" w:rsidRPr="002A1FF1" w:rsidRDefault="00EE7C97" w:rsidP="002A1FF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Design DWHR System Information</w:t>
            </w:r>
          </w:p>
        </w:tc>
      </w:tr>
      <w:tr w:rsidR="009F716A" w:rsidRPr="00323F2C" w14:paraId="53639B1E" w14:textId="77777777" w:rsidTr="00A57683">
        <w:trPr>
          <w:trHeight w:val="332"/>
        </w:trPr>
        <w:tc>
          <w:tcPr>
            <w:tcW w:w="1908" w:type="dxa"/>
            <w:gridSpan w:val="2"/>
          </w:tcPr>
          <w:p w14:paraId="53C00794" w14:textId="3E13E1A6"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430" w:type="dxa"/>
            <w:gridSpan w:val="3"/>
          </w:tcPr>
          <w:p w14:paraId="79B2F2B1" w14:textId="00868C64" w:rsidR="009F716A" w:rsidRPr="009D79A7" w:rsidRDefault="009F716A"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02</w:t>
            </w:r>
          </w:p>
        </w:tc>
        <w:tc>
          <w:tcPr>
            <w:tcW w:w="2880" w:type="dxa"/>
            <w:gridSpan w:val="2"/>
          </w:tcPr>
          <w:p w14:paraId="611570BA" w14:textId="44C48CC7"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3</w:t>
            </w:r>
          </w:p>
        </w:tc>
        <w:tc>
          <w:tcPr>
            <w:tcW w:w="3798" w:type="dxa"/>
            <w:gridSpan w:val="2"/>
          </w:tcPr>
          <w:p w14:paraId="1BF64FE4" w14:textId="43598DD4" w:rsidR="009F716A" w:rsidRPr="009D79A7" w:rsidRDefault="009F716A" w:rsidP="00A5768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4</w:t>
            </w:r>
          </w:p>
        </w:tc>
      </w:tr>
      <w:tr w:rsidR="009F716A" w:rsidRPr="00323F2C" w14:paraId="769D008B" w14:textId="77777777" w:rsidTr="00A57683">
        <w:trPr>
          <w:trHeight w:val="144"/>
        </w:trPr>
        <w:tc>
          <w:tcPr>
            <w:tcW w:w="1908" w:type="dxa"/>
            <w:gridSpan w:val="2"/>
          </w:tcPr>
          <w:p w14:paraId="4060781F" w14:textId="18B9D5F6" w:rsidR="009F716A"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430" w:type="dxa"/>
            <w:gridSpan w:val="3"/>
            <w:vAlign w:val="bottom"/>
          </w:tcPr>
          <w:p w14:paraId="4FED0318" w14:textId="70E0D1AA" w:rsidR="009F716A" w:rsidRPr="009D79A7" w:rsidDel="0014411D"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880" w:type="dxa"/>
            <w:gridSpan w:val="2"/>
            <w:vAlign w:val="bottom"/>
          </w:tcPr>
          <w:p w14:paraId="529C94A5" w14:textId="7BD84A0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3798" w:type="dxa"/>
            <w:gridSpan w:val="2"/>
            <w:vAlign w:val="bottom"/>
          </w:tcPr>
          <w:p w14:paraId="43D5A80E" w14:textId="4B8607F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r>
      <w:tr w:rsidR="00C16194" w:rsidRPr="00323F2C" w14:paraId="0943BA8B" w14:textId="77777777" w:rsidTr="00A57683">
        <w:trPr>
          <w:trHeight w:val="144"/>
        </w:trPr>
        <w:tc>
          <w:tcPr>
            <w:tcW w:w="1908" w:type="dxa"/>
            <w:gridSpan w:val="2"/>
          </w:tcPr>
          <w:p w14:paraId="6D1B373A" w14:textId="3A31F3F2"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&lt;&lt;Reference value from A0</w:t>
            </w:r>
            <w:r w:rsidR="00F349F6">
              <w:rPr>
                <w:rFonts w:asciiTheme="minorHAnsi" w:eastAsia="Times New Roman" w:hAnsiTheme="minorHAnsi" w:cstheme="minorHAnsi"/>
                <w:sz w:val="18"/>
                <w:szCs w:val="18"/>
              </w:rPr>
              <w:t>2</w:t>
            </w:r>
            <w:ins w:id="1554" w:author="Markstrum, Alexis@Energy" w:date="2021-10-21T11:44:00Z">
              <w:r w:rsidR="008D55F7">
                <w:rPr>
                  <w:rFonts w:asciiTheme="minorHAnsi" w:eastAsia="Times New Roman" w:hAnsiTheme="minorHAnsi" w:cstheme="minorHAnsi"/>
                  <w:sz w:val="18"/>
                  <w:szCs w:val="18"/>
                </w:rPr>
                <w:t xml:space="preserve"> or </w:t>
              </w:r>
              <w:del w:id="1555" w:author="Alhabibi, Haider@Energy" w:date="2022-01-25T16:52:00Z">
                <w:r w:rsidR="008D55F7" w:rsidDel="00007F2A">
                  <w:rPr>
                    <w:rFonts w:asciiTheme="minorHAnsi" w:eastAsia="Times New Roman" w:hAnsiTheme="minorHAnsi" w:cstheme="minorHAnsi"/>
                    <w:sz w:val="18"/>
                    <w:szCs w:val="18"/>
                  </w:rPr>
                  <w:delText>C</w:delText>
                </w:r>
              </w:del>
            </w:ins>
            <w:ins w:id="1556" w:author="Alhabibi, Haider@Energy" w:date="2022-01-25T16:52:00Z">
              <w:r w:rsidR="00007F2A">
                <w:rPr>
                  <w:rFonts w:asciiTheme="minorHAnsi" w:eastAsia="Times New Roman" w:hAnsiTheme="minorHAnsi" w:cstheme="minorHAnsi"/>
                  <w:sz w:val="18"/>
                  <w:szCs w:val="18"/>
                </w:rPr>
                <w:t>A2-</w:t>
              </w:r>
            </w:ins>
            <w:ins w:id="1557" w:author="Markstrum, Alexis@Energy" w:date="2021-10-21T11:44:00Z">
              <w:r w:rsidR="008D55F7">
                <w:rPr>
                  <w:rFonts w:asciiTheme="minorHAnsi" w:eastAsia="Times New Roman" w:hAnsiTheme="minorHAnsi" w:cstheme="minorHAnsi"/>
                  <w:sz w:val="18"/>
                  <w:szCs w:val="18"/>
                </w:rPr>
                <w:t>02</w:t>
              </w:r>
            </w:ins>
            <w:r>
              <w:rPr>
                <w:rFonts w:asciiTheme="minorHAnsi" w:eastAsia="Times New Roman" w:hAnsiTheme="minorHAnsi" w:cstheme="minorHAnsi"/>
                <w:sz w:val="18"/>
                <w:szCs w:val="18"/>
              </w:rPr>
              <w:t>&gt;&gt;</w:t>
            </w:r>
          </w:p>
        </w:tc>
        <w:tc>
          <w:tcPr>
            <w:tcW w:w="2430" w:type="dxa"/>
            <w:gridSpan w:val="3"/>
          </w:tcPr>
          <w:p w14:paraId="5CEDB376" w14:textId="2F3EC8F7" w:rsidR="000A2CFB" w:rsidRDefault="00C16194"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w:t>
            </w:r>
            <w:r w:rsidR="000C2529">
              <w:rPr>
                <w:rFonts w:asciiTheme="minorHAnsi" w:eastAsia="Times New Roman" w:hAnsiTheme="minorHAnsi" w:cstheme="minorHAnsi"/>
                <w:sz w:val="18"/>
                <w:szCs w:val="18"/>
              </w:rPr>
              <w:t>If performance, r</w:t>
            </w:r>
            <w:r>
              <w:rPr>
                <w:rFonts w:asciiTheme="minorHAnsi" w:eastAsia="Times New Roman" w:hAnsiTheme="minorHAnsi" w:cstheme="minorHAnsi"/>
                <w:sz w:val="18"/>
                <w:szCs w:val="18"/>
              </w:rPr>
              <w:t xml:space="preserve">eference value from </w:t>
            </w:r>
            <w:del w:id="1558" w:author="Alhabibi, Haider@Energy" w:date="2022-02-24T12:43:00Z">
              <w:r w:rsidR="000C2529">
                <w:rPr>
                  <w:rFonts w:asciiTheme="minorHAnsi" w:eastAsia="Times New Roman" w:hAnsiTheme="minorHAnsi" w:cstheme="minorHAnsi"/>
                  <w:sz w:val="18"/>
                  <w:szCs w:val="18"/>
                </w:rPr>
                <w:delText>CF1R</w:delText>
              </w:r>
            </w:del>
            <w:ins w:id="1559" w:author="Alhabibi, Haider@Energy" w:date="2022-02-24T12:43:00Z">
              <w:r w:rsidR="00093E8B">
                <w:rPr>
                  <w:rFonts w:asciiTheme="minorHAnsi" w:eastAsia="Times New Roman" w:hAnsiTheme="minorHAnsi" w:cstheme="minorHAnsi"/>
                  <w:sz w:val="18"/>
                  <w:szCs w:val="18"/>
                </w:rPr>
                <w:t>LMCC</w:t>
              </w:r>
            </w:ins>
            <w:r w:rsidR="000C2529">
              <w:rPr>
                <w:rFonts w:asciiTheme="minorHAnsi" w:eastAsia="Times New Roman" w:hAnsiTheme="minorHAnsi" w:cstheme="minorHAnsi"/>
                <w:sz w:val="18"/>
                <w:szCs w:val="18"/>
              </w:rPr>
              <w:t>-</w:t>
            </w:r>
            <w:r w:rsidR="000C2529" w:rsidRPr="00F035EE">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4822A5D4" w14:textId="457AE852" w:rsidR="00C16194" w:rsidRPr="009D79A7" w:rsidDel="0014411D"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 42%”</w:t>
            </w:r>
            <w:r w:rsidR="00C16194">
              <w:rPr>
                <w:rFonts w:asciiTheme="minorHAnsi" w:eastAsia="Times New Roman" w:hAnsiTheme="minorHAnsi" w:cstheme="minorHAnsi"/>
                <w:sz w:val="18"/>
                <w:szCs w:val="18"/>
              </w:rPr>
              <w:t>&gt;&gt;</w:t>
            </w:r>
          </w:p>
        </w:tc>
        <w:tc>
          <w:tcPr>
            <w:tcW w:w="2880" w:type="dxa"/>
            <w:gridSpan w:val="2"/>
          </w:tcPr>
          <w:p w14:paraId="594ED29E" w14:textId="3D8F3D44" w:rsidR="000A2CFB"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w:t>
            </w:r>
            <w:del w:id="1560" w:author="Alhabibi, Haider@Energy" w:date="2022-02-24T12:43:00Z">
              <w:r>
                <w:rPr>
                  <w:rFonts w:asciiTheme="minorHAnsi" w:eastAsia="Times New Roman" w:hAnsiTheme="minorHAnsi" w:cstheme="minorHAnsi"/>
                  <w:sz w:val="18"/>
                  <w:szCs w:val="18"/>
                </w:rPr>
                <w:delText>CF1R</w:delText>
              </w:r>
            </w:del>
            <w:ins w:id="1561" w:author="Alhabibi, Haider@Energy" w:date="2022-02-24T12:43:00Z">
              <w:r w:rsidR="00093E8B">
                <w:rPr>
                  <w:rFonts w:asciiTheme="minorHAnsi" w:eastAsia="Times New Roman" w:hAnsiTheme="minorHAnsi" w:cstheme="minorHAnsi"/>
                  <w:sz w:val="18"/>
                  <w:szCs w:val="18"/>
                </w:rPr>
                <w:t>LMCC</w:t>
              </w:r>
            </w:ins>
            <w:r>
              <w:rPr>
                <w:rFonts w:asciiTheme="minorHAnsi" w:eastAsia="Times New Roman" w:hAnsiTheme="minorHAnsi" w:cstheme="minorHAnsi"/>
                <w:sz w:val="18"/>
                <w:szCs w:val="18"/>
              </w:rPr>
              <w:t>-</w:t>
            </w:r>
            <w:r w:rsidRPr="00B97E66">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7440964C" w14:textId="060BE415" w:rsidR="00C16194" w:rsidRPr="009D79A7"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c>
          <w:tcPr>
            <w:tcW w:w="3798" w:type="dxa"/>
            <w:gridSpan w:val="2"/>
          </w:tcPr>
          <w:p w14:paraId="5B1DF4AD" w14:textId="58384CD2" w:rsidR="00976C25"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w:t>
            </w:r>
            <w:del w:id="1562" w:author="Alhabibi, Haider@Energy" w:date="2022-02-24T12:43:00Z">
              <w:r>
                <w:rPr>
                  <w:rFonts w:asciiTheme="minorHAnsi" w:eastAsia="Times New Roman" w:hAnsiTheme="minorHAnsi" w:cstheme="minorHAnsi"/>
                  <w:sz w:val="18"/>
                  <w:szCs w:val="18"/>
                </w:rPr>
                <w:delText>CF1R</w:delText>
              </w:r>
            </w:del>
            <w:ins w:id="1563" w:author="Alhabibi, Haider@Energy" w:date="2022-02-24T12:43:00Z">
              <w:r w:rsidR="00093E8B">
                <w:rPr>
                  <w:rFonts w:asciiTheme="minorHAnsi" w:eastAsia="Times New Roman" w:hAnsiTheme="minorHAnsi" w:cstheme="minorHAnsi"/>
                  <w:sz w:val="18"/>
                  <w:szCs w:val="18"/>
                </w:rPr>
                <w:t>LMCC</w:t>
              </w:r>
            </w:ins>
            <w:r>
              <w:rPr>
                <w:rFonts w:asciiTheme="minorHAnsi" w:eastAsia="Times New Roman" w:hAnsiTheme="minorHAnsi" w:cstheme="minorHAnsi"/>
                <w:sz w:val="18"/>
                <w:szCs w:val="18"/>
              </w:rPr>
              <w:t>-</w:t>
            </w:r>
            <w:r w:rsidRPr="00F035EE">
              <w:rPr>
                <w:rFonts w:asciiTheme="minorHAnsi" w:eastAsia="Times New Roman" w:hAnsiTheme="minorHAnsi" w:cstheme="minorHAnsi"/>
                <w:sz w:val="18"/>
                <w:szCs w:val="18"/>
              </w:rPr>
              <w:t>PRF</w:t>
            </w:r>
          </w:p>
          <w:p w14:paraId="2DD6172C" w14:textId="7A14340F" w:rsidR="00C16194" w:rsidRPr="009D79A7" w:rsidRDefault="00976C25"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r>
      <w:tr w:rsidR="00C16194" w:rsidRPr="00323F2C" w14:paraId="410A1017" w14:textId="77777777" w:rsidTr="00A57683">
        <w:trPr>
          <w:trHeight w:val="144"/>
        </w:trPr>
        <w:tc>
          <w:tcPr>
            <w:tcW w:w="1908" w:type="dxa"/>
            <w:gridSpan w:val="2"/>
          </w:tcPr>
          <w:p w14:paraId="146B37E1"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704B6490" w14:textId="77777777" w:rsidR="00C16194" w:rsidRPr="009D79A7" w:rsidDel="0014411D"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880" w:type="dxa"/>
            <w:gridSpan w:val="2"/>
          </w:tcPr>
          <w:p w14:paraId="175DE08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98" w:type="dxa"/>
            <w:gridSpan w:val="2"/>
          </w:tcPr>
          <w:p w14:paraId="69D23A0E"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0302EDD6" w14:textId="77777777" w:rsidTr="00EE7C97">
        <w:trPr>
          <w:trHeight w:val="144"/>
        </w:trPr>
        <w:tc>
          <w:tcPr>
            <w:tcW w:w="11016" w:type="dxa"/>
            <w:gridSpan w:val="9"/>
          </w:tcPr>
          <w:p w14:paraId="36A8C10D" w14:textId="727A7001" w:rsidR="00C16194" w:rsidRPr="002A1FF1"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Installed DWHR System Information</w:t>
            </w:r>
          </w:p>
        </w:tc>
      </w:tr>
      <w:tr w:rsidR="00C16194" w:rsidRPr="00323F2C" w14:paraId="2B3C54DA" w14:textId="77777777" w:rsidTr="00A57683">
        <w:trPr>
          <w:trHeight w:val="144"/>
        </w:trPr>
        <w:tc>
          <w:tcPr>
            <w:tcW w:w="1140" w:type="dxa"/>
            <w:vAlign w:val="bottom"/>
          </w:tcPr>
          <w:p w14:paraId="62A7B505" w14:textId="6BCAFD6F"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233" w:type="dxa"/>
            <w:gridSpan w:val="2"/>
            <w:vAlign w:val="bottom"/>
          </w:tcPr>
          <w:p w14:paraId="56D87302" w14:textId="5AAFF4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59" w:type="dxa"/>
            <w:vAlign w:val="bottom"/>
          </w:tcPr>
          <w:p w14:paraId="48C0E6AC" w14:textId="1B4D662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179" w:type="dxa"/>
            <w:gridSpan w:val="2"/>
            <w:vAlign w:val="bottom"/>
          </w:tcPr>
          <w:p w14:paraId="2B5E313F" w14:textId="1A3DB2F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2107" w:type="dxa"/>
            <w:vAlign w:val="bottom"/>
          </w:tcPr>
          <w:p w14:paraId="579412C8" w14:textId="39DA6E5C"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2064" w:type="dxa"/>
            <w:vAlign w:val="bottom"/>
          </w:tcPr>
          <w:p w14:paraId="66A154C7" w14:textId="26BBF84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34" w:type="dxa"/>
            <w:vAlign w:val="bottom"/>
          </w:tcPr>
          <w:p w14:paraId="563E3321" w14:textId="5C7F4776"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C16194" w:rsidRPr="00323F2C" w14:paraId="4FEA8DFE" w14:textId="77777777" w:rsidTr="00A57683">
        <w:trPr>
          <w:trHeight w:val="144"/>
        </w:trPr>
        <w:tc>
          <w:tcPr>
            <w:tcW w:w="1140" w:type="dxa"/>
            <w:vAlign w:val="bottom"/>
          </w:tcPr>
          <w:p w14:paraId="68540770" w14:textId="0BB05FD8"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233" w:type="dxa"/>
            <w:gridSpan w:val="2"/>
            <w:vAlign w:val="bottom"/>
          </w:tcPr>
          <w:p w14:paraId="2F42BE11" w14:textId="08EF88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559" w:type="dxa"/>
            <w:vAlign w:val="bottom"/>
          </w:tcPr>
          <w:p w14:paraId="2E8268CB" w14:textId="223F253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179" w:type="dxa"/>
            <w:gridSpan w:val="2"/>
            <w:vAlign w:val="bottom"/>
          </w:tcPr>
          <w:p w14:paraId="5BFB0CAF" w14:textId="6B83FDD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107" w:type="dxa"/>
            <w:vAlign w:val="bottom"/>
          </w:tcPr>
          <w:p w14:paraId="4C96FEF5" w14:textId="5D7119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2064" w:type="dxa"/>
            <w:vAlign w:val="bottom"/>
          </w:tcPr>
          <w:p w14:paraId="57BFED18"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734" w:type="dxa"/>
            <w:vAlign w:val="bottom"/>
          </w:tcPr>
          <w:p w14:paraId="23DF372E"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p w14:paraId="78F7A7BA" w14:textId="44120AA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C16194" w:rsidRPr="00323F2C" w14:paraId="0CFF93EB" w14:textId="77777777" w:rsidTr="00A57683">
        <w:trPr>
          <w:trHeight w:val="188"/>
        </w:trPr>
        <w:tc>
          <w:tcPr>
            <w:tcW w:w="1140" w:type="dxa"/>
          </w:tcPr>
          <w:p w14:paraId="09E6E542" w14:textId="4C2F2177" w:rsidR="00C16194" w:rsidRPr="009D79A7" w:rsidRDefault="00F349F6"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&lt;&lt;Reference value from </w:t>
            </w:r>
            <w:del w:id="1564" w:author="Markstrum, Alexis@Energy" w:date="2021-10-21T11:45:00Z">
              <w:r w:rsidDel="00B55A00">
                <w:rPr>
                  <w:rFonts w:asciiTheme="minorHAnsi" w:eastAsia="Times New Roman" w:hAnsiTheme="minorHAnsi" w:cstheme="minorHAnsi"/>
                  <w:sz w:val="18"/>
                  <w:szCs w:val="18"/>
                </w:rPr>
                <w:delText>A</w:delText>
              </w:r>
            </w:del>
            <w:ins w:id="1565" w:author="Markstrum, Alexis@Energy" w:date="2021-10-21T11:45:00Z">
              <w:r w:rsidR="00B55A00">
                <w:rPr>
                  <w:rFonts w:asciiTheme="minorHAnsi" w:eastAsia="Times New Roman" w:hAnsiTheme="minorHAnsi" w:cstheme="minorHAnsi"/>
                  <w:sz w:val="18"/>
                  <w:szCs w:val="18"/>
                </w:rPr>
                <w:t>B</w:t>
              </w:r>
            </w:ins>
            <w:r>
              <w:rPr>
                <w:rFonts w:asciiTheme="minorHAnsi" w:eastAsia="Times New Roman" w:hAnsiTheme="minorHAnsi" w:cstheme="minorHAnsi"/>
                <w:sz w:val="18"/>
                <w:szCs w:val="18"/>
              </w:rPr>
              <w:t>02</w:t>
            </w:r>
            <w:ins w:id="1566" w:author="Markstrum, Alexis@Energy" w:date="2021-10-21T11:45:00Z">
              <w:r w:rsidR="00B55A00">
                <w:rPr>
                  <w:rFonts w:asciiTheme="minorHAnsi" w:eastAsia="Times New Roman" w:hAnsiTheme="minorHAnsi" w:cstheme="minorHAnsi"/>
                  <w:sz w:val="18"/>
                  <w:szCs w:val="18"/>
                </w:rPr>
                <w:t xml:space="preserve"> or </w:t>
              </w:r>
              <w:del w:id="1567" w:author="Alhabibi, Haider@Energy" w:date="2022-01-25T16:52:00Z">
                <w:r w:rsidR="00B55A00" w:rsidDel="002626A8">
                  <w:rPr>
                    <w:rFonts w:asciiTheme="minorHAnsi" w:eastAsia="Times New Roman" w:hAnsiTheme="minorHAnsi" w:cstheme="minorHAnsi"/>
                    <w:sz w:val="18"/>
                    <w:szCs w:val="18"/>
                  </w:rPr>
                  <w:delText>D</w:delText>
                </w:r>
              </w:del>
            </w:ins>
            <w:ins w:id="1568" w:author="Alhabibi, Haider@Energy" w:date="2022-01-25T16:52:00Z">
              <w:r w:rsidR="002626A8">
                <w:rPr>
                  <w:rFonts w:asciiTheme="minorHAnsi" w:eastAsia="Times New Roman" w:hAnsiTheme="minorHAnsi" w:cstheme="minorHAnsi"/>
                  <w:sz w:val="18"/>
                  <w:szCs w:val="18"/>
                </w:rPr>
                <w:t>B2-</w:t>
              </w:r>
            </w:ins>
            <w:ins w:id="1569" w:author="Markstrum, Alexis@Energy" w:date="2021-10-21T11:45:00Z">
              <w:r w:rsidR="00B55A00">
                <w:rPr>
                  <w:rFonts w:asciiTheme="minorHAnsi" w:eastAsia="Times New Roman" w:hAnsiTheme="minorHAnsi" w:cstheme="minorHAnsi"/>
                  <w:sz w:val="18"/>
                  <w:szCs w:val="18"/>
                </w:rPr>
                <w:t>02</w:t>
              </w:r>
            </w:ins>
            <w:r w:rsidR="00C16194">
              <w:rPr>
                <w:rFonts w:asciiTheme="minorHAnsi" w:eastAsia="Times New Roman" w:hAnsiTheme="minorHAnsi" w:cstheme="minorHAnsi"/>
                <w:sz w:val="18"/>
                <w:szCs w:val="18"/>
              </w:rPr>
              <w:t>&gt;&gt;</w:t>
            </w:r>
          </w:p>
        </w:tc>
        <w:tc>
          <w:tcPr>
            <w:tcW w:w="1233" w:type="dxa"/>
            <w:gridSpan w:val="2"/>
          </w:tcPr>
          <w:p w14:paraId="74563A30" w14:textId="7AAE4055"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559" w:type="dxa"/>
          </w:tcPr>
          <w:p w14:paraId="2B033960" w14:textId="6D0A631F"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179" w:type="dxa"/>
            <w:gridSpan w:val="2"/>
          </w:tcPr>
          <w:p w14:paraId="35BCEE1E" w14:textId="10DD5C6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w:t>
            </w:r>
            <w:r>
              <w:rPr>
                <w:rFonts w:asciiTheme="minorHAnsi" w:eastAsia="Times New Roman" w:hAnsiTheme="minorHAnsi" w:cstheme="minorHAnsi"/>
                <w:sz w:val="18"/>
                <w:szCs w:val="18"/>
              </w:rPr>
              <w:t xml:space="preserve">, </w:t>
            </w:r>
            <w:r w:rsidR="00976C25">
              <w:rPr>
                <w:rFonts w:asciiTheme="minorHAnsi" w:eastAsia="Times New Roman" w:hAnsiTheme="minorHAnsi" w:cstheme="minorHAnsi"/>
                <w:sz w:val="18"/>
                <w:szCs w:val="18"/>
              </w:rPr>
              <w:t xml:space="preserve">value ≥ Rated Effectiveness in I02, </w:t>
            </w:r>
            <w:r>
              <w:rPr>
                <w:rFonts w:asciiTheme="minorHAnsi" w:eastAsia="Times New Roman" w:hAnsiTheme="minorHAnsi" w:cstheme="minorHAnsi"/>
                <w:sz w:val="18"/>
                <w:szCs w:val="18"/>
              </w:rPr>
              <w:t xml:space="preserve">range check: 0.42≤I03&lt;1 </w:t>
            </w:r>
            <w:r w:rsidRPr="009D79A7">
              <w:rPr>
                <w:rFonts w:asciiTheme="minorHAnsi" w:eastAsia="Times New Roman" w:hAnsiTheme="minorHAnsi" w:cstheme="minorHAnsi"/>
                <w:sz w:val="18"/>
                <w:szCs w:val="18"/>
              </w:rPr>
              <w:t>&gt;&gt;</w:t>
            </w:r>
          </w:p>
        </w:tc>
        <w:tc>
          <w:tcPr>
            <w:tcW w:w="2107" w:type="dxa"/>
          </w:tcPr>
          <w:p w14:paraId="4937259A" w14:textId="33ACEFF4" w:rsidR="00C16194"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Pr>
                <w:rFonts w:asciiTheme="minorHAnsi" w:hAnsiTheme="minorHAnsi"/>
                <w:sz w:val="18"/>
                <w:szCs w:val="18"/>
              </w:rPr>
              <w:t>&lt;&lt;</w:t>
            </w:r>
            <w:r w:rsidR="00976C25">
              <w:rPr>
                <w:rFonts w:asciiTheme="minorHAnsi" w:hAnsiTheme="minorHAnsi"/>
                <w:sz w:val="18"/>
                <w:szCs w:val="18"/>
              </w:rPr>
              <w:t xml:space="preserve">If performance, reference value from I03.  If prescriptive, </w:t>
            </w:r>
            <w:r w:rsidRPr="00FE60ED">
              <w:rPr>
                <w:rFonts w:asciiTheme="minorHAnsi" w:hAnsiTheme="minorHAnsi"/>
                <w:sz w:val="18"/>
                <w:szCs w:val="18"/>
              </w:rPr>
              <w:t>user pick from list:</w:t>
            </w:r>
          </w:p>
          <w:p w14:paraId="5D97E0E2" w14:textId="77777777" w:rsidR="00C16194" w:rsidRPr="005A507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22802071" w14:textId="77777777" w:rsidR="00C16194"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42F795CE" w14:textId="4B0CF01E" w:rsidR="00C16194" w:rsidRPr="009D79A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2064" w:type="dxa"/>
          </w:tcPr>
          <w:p w14:paraId="2F3AE271" w14:textId="602E46FE" w:rsidR="00C16194" w:rsidRPr="009D79A7" w:rsidRDefault="00C16194" w:rsidP="00976C25">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sidR="00976C25">
              <w:rPr>
                <w:rFonts w:asciiTheme="minorHAnsi" w:hAnsiTheme="minorHAnsi"/>
                <w:sz w:val="18"/>
                <w:szCs w:val="18"/>
              </w:rPr>
              <w:t xml:space="preserve"> If performance, reference value from I04.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 range check: 0&lt;I06≤100 </w:t>
            </w:r>
            <w:r w:rsidRPr="009D79A7">
              <w:rPr>
                <w:rFonts w:asciiTheme="minorHAnsi" w:eastAsia="Times New Roman" w:hAnsiTheme="minorHAnsi" w:cstheme="minorHAnsi"/>
                <w:sz w:val="18"/>
                <w:szCs w:val="18"/>
              </w:rPr>
              <w:t>&gt;&gt;</w:t>
            </w:r>
          </w:p>
        </w:tc>
        <w:tc>
          <w:tcPr>
            <w:tcW w:w="1734" w:type="dxa"/>
          </w:tcPr>
          <w:p w14:paraId="010DE464" w14:textId="41AEA7F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&lt;&lt;</w:t>
            </w:r>
            <w:proofErr w:type="gramStart"/>
            <w:r>
              <w:rPr>
                <w:rFonts w:asciiTheme="minorHAnsi" w:hAnsiTheme="minorHAnsi" w:cstheme="minorHAnsi"/>
                <w:sz w:val="18"/>
                <w:szCs w:val="18"/>
              </w:rPr>
              <w:t>user</w:t>
            </w:r>
            <w:proofErr w:type="gramEnd"/>
            <w:r>
              <w:rPr>
                <w:rFonts w:asciiTheme="minorHAnsi" w:hAnsiTheme="minorHAnsi" w:cstheme="minorHAnsi"/>
                <w:sz w:val="18"/>
                <w:szCs w:val="18"/>
              </w:rPr>
              <w:t xml:space="preserve"> select from list: Yes or No&gt;&gt;</w:t>
            </w:r>
          </w:p>
        </w:tc>
      </w:tr>
      <w:tr w:rsidR="00C16194" w:rsidRPr="00323F2C" w14:paraId="6FCEBAFC" w14:textId="77777777" w:rsidTr="00A57683">
        <w:trPr>
          <w:trHeight w:val="188"/>
        </w:trPr>
        <w:tc>
          <w:tcPr>
            <w:tcW w:w="1140" w:type="dxa"/>
          </w:tcPr>
          <w:p w14:paraId="65401A0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gridSpan w:val="2"/>
          </w:tcPr>
          <w:p w14:paraId="657FC3C9" w14:textId="79F5C9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9" w:type="dxa"/>
          </w:tcPr>
          <w:p w14:paraId="7186D494"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179" w:type="dxa"/>
            <w:gridSpan w:val="2"/>
          </w:tcPr>
          <w:p w14:paraId="5C9614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107" w:type="dxa"/>
          </w:tcPr>
          <w:p w14:paraId="049B3BCD"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64" w:type="dxa"/>
          </w:tcPr>
          <w:p w14:paraId="5251C78B"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34" w:type="dxa"/>
          </w:tcPr>
          <w:p w14:paraId="2660EF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rsidDel="0071579E" w14:paraId="13372191" w14:textId="3F86C9D8" w:rsidTr="00EE7C97">
        <w:trPr>
          <w:trHeight w:val="188"/>
          <w:del w:id="1570" w:author="Alhabibi, Haider@Energy [2]" w:date="2022-03-09T18:58:00Z"/>
        </w:trPr>
        <w:tc>
          <w:tcPr>
            <w:tcW w:w="1140" w:type="dxa"/>
          </w:tcPr>
          <w:p w14:paraId="125D28B5" w14:textId="1D1ABC1F" w:rsidR="00C16194" w:rsidDel="0071579E" w:rsidRDefault="00C16194" w:rsidP="00C16194">
            <w:pPr>
              <w:keepNext/>
              <w:tabs>
                <w:tab w:val="left" w:pos="2160"/>
                <w:tab w:val="left" w:pos="2700"/>
                <w:tab w:val="left" w:pos="3420"/>
                <w:tab w:val="left" w:pos="3780"/>
                <w:tab w:val="left" w:pos="5760"/>
                <w:tab w:val="left" w:pos="7212"/>
              </w:tabs>
              <w:spacing w:after="0" w:line="240" w:lineRule="auto"/>
              <w:jc w:val="center"/>
              <w:rPr>
                <w:del w:id="1571" w:author="Alhabibi, Haider@Energy [2]" w:date="2022-03-09T18:58:00Z"/>
                <w:rFonts w:asciiTheme="minorHAnsi" w:eastAsia="Times New Roman" w:hAnsiTheme="minorHAnsi" w:cstheme="minorHAnsi"/>
                <w:sz w:val="18"/>
                <w:szCs w:val="18"/>
              </w:rPr>
            </w:pPr>
            <w:del w:id="1572" w:author="Alhabibi, Haider@Energy [2]" w:date="2022-03-09T18:58:00Z">
              <w:r w:rsidDel="0071579E">
                <w:rPr>
                  <w:rFonts w:asciiTheme="minorHAnsi" w:eastAsia="Times New Roman" w:hAnsiTheme="minorHAnsi" w:cstheme="minorHAnsi"/>
                  <w:sz w:val="18"/>
                  <w:szCs w:val="18"/>
                </w:rPr>
                <w:delText>12</w:delText>
              </w:r>
            </w:del>
          </w:p>
        </w:tc>
        <w:tc>
          <w:tcPr>
            <w:tcW w:w="9876" w:type="dxa"/>
            <w:gridSpan w:val="8"/>
          </w:tcPr>
          <w:p w14:paraId="453EBF21" w14:textId="127C243C" w:rsidR="00C16194" w:rsidRPr="009D79A7" w:rsidDel="0071579E" w:rsidRDefault="00C16194" w:rsidP="00C16194">
            <w:pPr>
              <w:keepNext/>
              <w:tabs>
                <w:tab w:val="left" w:pos="2160"/>
                <w:tab w:val="left" w:pos="2700"/>
                <w:tab w:val="left" w:pos="3420"/>
                <w:tab w:val="left" w:pos="3780"/>
                <w:tab w:val="left" w:pos="5760"/>
                <w:tab w:val="left" w:pos="7212"/>
              </w:tabs>
              <w:spacing w:after="0" w:line="240" w:lineRule="auto"/>
              <w:rPr>
                <w:del w:id="1573" w:author="Alhabibi, Haider@Energy [2]" w:date="2022-03-09T18:58:00Z"/>
                <w:rFonts w:asciiTheme="minorHAnsi" w:hAnsiTheme="minorHAnsi" w:cstheme="minorHAnsi"/>
                <w:sz w:val="18"/>
                <w:szCs w:val="18"/>
              </w:rPr>
            </w:pPr>
            <w:del w:id="1574" w:author="Alhabibi, Haider@Energy [2]" w:date="2022-03-09T18:58:00Z">
              <w:r w:rsidRPr="00935859" w:rsidDel="0071579E">
                <w:rPr>
                  <w:rFonts w:asciiTheme="minorHAnsi" w:hAnsiTheme="minorHAnsi" w:cstheme="minorHAnsi"/>
                  <w:sz w:val="18"/>
                  <w:szCs w:val="18"/>
                </w:rPr>
                <w:delText xml:space="preserve">For water heating system serving a single </w:delText>
              </w:r>
            </w:del>
            <w:ins w:id="1575" w:author="Alhabibi, Haider@Energy" w:date="2022-03-07T13:35:00Z">
              <w:del w:id="1576" w:author="Alhabibi, Haider@Energy [2]" w:date="2022-03-09T18:58:00Z">
                <w:r w:rsidR="004E5D13" w:rsidDel="0071579E">
                  <w:rPr>
                    <w:rFonts w:asciiTheme="minorHAnsi" w:hAnsiTheme="minorHAnsi" w:cstheme="minorHAnsi"/>
                    <w:sz w:val="18"/>
                    <w:szCs w:val="18"/>
                  </w:rPr>
                  <w:delText>ind</w:delText>
                </w:r>
                <w:r w:rsidR="00D22823" w:rsidDel="0071579E">
                  <w:rPr>
                    <w:rFonts w:asciiTheme="minorHAnsi" w:hAnsiTheme="minorHAnsi" w:cstheme="minorHAnsi"/>
                    <w:sz w:val="18"/>
                    <w:szCs w:val="18"/>
                  </w:rPr>
                  <w:delText>ividual</w:delText>
                </w:r>
                <w:r w:rsidR="004E5D13" w:rsidRPr="00935859" w:rsidDel="0071579E">
                  <w:rPr>
                    <w:rFonts w:asciiTheme="minorHAnsi" w:hAnsiTheme="minorHAnsi" w:cstheme="minorHAnsi"/>
                    <w:sz w:val="18"/>
                    <w:szCs w:val="18"/>
                  </w:rPr>
                  <w:delText xml:space="preserve"> </w:delText>
                </w:r>
              </w:del>
            </w:ins>
            <w:del w:id="1577" w:author="Alhabibi, Haider@Energy [2]" w:date="2022-03-09T18:58:00Z">
              <w:r w:rsidRPr="00935859" w:rsidDel="0071579E">
                <w:rPr>
                  <w:rFonts w:asciiTheme="minorHAnsi" w:hAnsiTheme="minorHAnsi" w:cstheme="minorHAnsi"/>
                  <w:sz w:val="18"/>
                  <w:szCs w:val="18"/>
                </w:rPr>
                <w:delText>dwelling, the DWHR system shall, at the minimum, recover heat from the master bathroom shower and must transfer that heat either back to the respective shower</w:delText>
              </w:r>
              <w:r w:rsidDel="0071579E">
                <w:rPr>
                  <w:rFonts w:asciiTheme="minorHAnsi" w:hAnsiTheme="minorHAnsi" w:cstheme="minorHAnsi"/>
                  <w:sz w:val="18"/>
                  <w:szCs w:val="18"/>
                </w:rPr>
                <w:delText>(</w:delText>
              </w:r>
              <w:r w:rsidRPr="00935859" w:rsidDel="0071579E">
                <w:rPr>
                  <w:rFonts w:asciiTheme="minorHAnsi" w:hAnsiTheme="minorHAnsi" w:cstheme="minorHAnsi"/>
                  <w:sz w:val="18"/>
                  <w:szCs w:val="18"/>
                </w:rPr>
                <w:delText>s</w:delText>
              </w:r>
              <w:r w:rsidDel="0071579E">
                <w:rPr>
                  <w:rFonts w:asciiTheme="minorHAnsi" w:hAnsiTheme="minorHAnsi" w:cstheme="minorHAnsi"/>
                  <w:sz w:val="18"/>
                  <w:szCs w:val="18"/>
                </w:rPr>
                <w:delText>)</w:delText>
              </w:r>
              <w:r w:rsidRPr="00935859" w:rsidDel="0071579E">
                <w:rPr>
                  <w:rFonts w:asciiTheme="minorHAnsi" w:hAnsiTheme="minorHAnsi" w:cstheme="minorHAnsi"/>
                  <w:sz w:val="18"/>
                  <w:szCs w:val="18"/>
                </w:rPr>
                <w:delText xml:space="preserve"> or the water heater.</w:delText>
              </w:r>
            </w:del>
          </w:p>
        </w:tc>
      </w:tr>
      <w:tr w:rsidR="00C16194" w:rsidRPr="00323F2C" w:rsidDel="0071579E" w14:paraId="56DA45F1" w14:textId="7994F580" w:rsidTr="00EE7C97">
        <w:trPr>
          <w:trHeight w:val="188"/>
          <w:del w:id="1578" w:author="Alhabibi, Haider@Energy [2]" w:date="2022-03-09T18:58:00Z"/>
        </w:trPr>
        <w:tc>
          <w:tcPr>
            <w:tcW w:w="1140" w:type="dxa"/>
          </w:tcPr>
          <w:p w14:paraId="6D8B6115" w14:textId="0A4B5A2B" w:rsidR="00C16194" w:rsidDel="0071579E" w:rsidRDefault="00C16194" w:rsidP="00C16194">
            <w:pPr>
              <w:keepNext/>
              <w:tabs>
                <w:tab w:val="left" w:pos="2160"/>
                <w:tab w:val="left" w:pos="2700"/>
                <w:tab w:val="left" w:pos="3420"/>
                <w:tab w:val="left" w:pos="3780"/>
                <w:tab w:val="left" w:pos="5760"/>
                <w:tab w:val="left" w:pos="7212"/>
              </w:tabs>
              <w:spacing w:after="0" w:line="240" w:lineRule="auto"/>
              <w:jc w:val="center"/>
              <w:rPr>
                <w:del w:id="1579" w:author="Alhabibi, Haider@Energy [2]" w:date="2022-03-09T18:58:00Z"/>
                <w:rFonts w:asciiTheme="minorHAnsi" w:eastAsia="Times New Roman" w:hAnsiTheme="minorHAnsi" w:cstheme="minorHAnsi"/>
                <w:sz w:val="18"/>
                <w:szCs w:val="18"/>
              </w:rPr>
            </w:pPr>
            <w:del w:id="1580" w:author="Alhabibi, Haider@Energy [2]" w:date="2022-03-09T18:58:00Z">
              <w:r w:rsidDel="0071579E">
                <w:rPr>
                  <w:rFonts w:asciiTheme="minorHAnsi" w:eastAsia="Times New Roman" w:hAnsiTheme="minorHAnsi" w:cstheme="minorHAnsi"/>
                  <w:sz w:val="18"/>
                  <w:szCs w:val="18"/>
                </w:rPr>
                <w:delText>13</w:delText>
              </w:r>
            </w:del>
          </w:p>
        </w:tc>
        <w:tc>
          <w:tcPr>
            <w:tcW w:w="9876" w:type="dxa"/>
            <w:gridSpan w:val="8"/>
          </w:tcPr>
          <w:p w14:paraId="4CE3B66D" w14:textId="41F1F01A" w:rsidR="00C16194" w:rsidRPr="009D79A7" w:rsidDel="0071579E" w:rsidRDefault="00C16194" w:rsidP="00C16194">
            <w:pPr>
              <w:keepNext/>
              <w:tabs>
                <w:tab w:val="left" w:pos="2160"/>
                <w:tab w:val="left" w:pos="2700"/>
                <w:tab w:val="left" w:pos="3420"/>
                <w:tab w:val="left" w:pos="3780"/>
                <w:tab w:val="left" w:pos="5760"/>
                <w:tab w:val="left" w:pos="7212"/>
              </w:tabs>
              <w:spacing w:after="0" w:line="240" w:lineRule="auto"/>
              <w:rPr>
                <w:del w:id="1581" w:author="Alhabibi, Haider@Energy [2]" w:date="2022-03-09T18:58:00Z"/>
                <w:rFonts w:asciiTheme="minorHAnsi" w:hAnsiTheme="minorHAnsi" w:cstheme="minorHAnsi"/>
                <w:sz w:val="18"/>
                <w:szCs w:val="18"/>
              </w:rPr>
            </w:pPr>
            <w:del w:id="1582" w:author="Alhabibi, Haider@Energy [2]" w:date="2022-03-09T18:58:00Z">
              <w:r w:rsidRPr="00935859" w:rsidDel="0071579E">
                <w:rPr>
                  <w:rFonts w:asciiTheme="minorHAnsi" w:hAnsiTheme="minorHAnsi" w:cstheme="minorHAnsi"/>
                  <w:sz w:val="18"/>
                  <w:szCs w:val="18"/>
                </w:rPr>
                <w:delText>For central water heating system serving multiple dwellings, the DWHR system shall, at the minimum, recover heat from half the showers located above the first floor and must transfer that heat either back to all the respective showers or the water heater.</w:delText>
              </w:r>
            </w:del>
          </w:p>
        </w:tc>
      </w:tr>
      <w:tr w:rsidR="00C16194" w:rsidRPr="00323F2C" w:rsidDel="0071579E" w14:paraId="65A75D61" w14:textId="7911DA8F" w:rsidTr="00EE7C97">
        <w:trPr>
          <w:trHeight w:val="188"/>
          <w:del w:id="1583" w:author="Alhabibi, Haider@Energy [2]" w:date="2022-03-09T18:58:00Z"/>
        </w:trPr>
        <w:tc>
          <w:tcPr>
            <w:tcW w:w="1140" w:type="dxa"/>
          </w:tcPr>
          <w:p w14:paraId="1CD0DFEC" w14:textId="75B8A730" w:rsidR="00C16194" w:rsidDel="0071579E" w:rsidRDefault="00C16194" w:rsidP="00C16194">
            <w:pPr>
              <w:keepNext/>
              <w:tabs>
                <w:tab w:val="left" w:pos="2160"/>
                <w:tab w:val="left" w:pos="2700"/>
                <w:tab w:val="left" w:pos="3420"/>
                <w:tab w:val="left" w:pos="3780"/>
                <w:tab w:val="left" w:pos="5760"/>
                <w:tab w:val="left" w:pos="7212"/>
              </w:tabs>
              <w:spacing w:after="0" w:line="240" w:lineRule="auto"/>
              <w:jc w:val="center"/>
              <w:rPr>
                <w:del w:id="1584" w:author="Alhabibi, Haider@Energy [2]" w:date="2022-03-09T18:58:00Z"/>
                <w:rFonts w:asciiTheme="minorHAnsi" w:eastAsia="Times New Roman" w:hAnsiTheme="minorHAnsi" w:cstheme="minorHAnsi"/>
                <w:sz w:val="18"/>
                <w:szCs w:val="18"/>
              </w:rPr>
            </w:pPr>
            <w:del w:id="1585" w:author="Alhabibi, Haider@Energy [2]" w:date="2022-03-09T18:58:00Z">
              <w:r w:rsidDel="0071579E">
                <w:rPr>
                  <w:rFonts w:asciiTheme="minorHAnsi" w:eastAsia="Times New Roman" w:hAnsiTheme="minorHAnsi" w:cstheme="minorHAnsi"/>
                  <w:sz w:val="18"/>
                  <w:szCs w:val="18"/>
                </w:rPr>
                <w:delText>14</w:delText>
              </w:r>
            </w:del>
          </w:p>
        </w:tc>
        <w:tc>
          <w:tcPr>
            <w:tcW w:w="9876" w:type="dxa"/>
            <w:gridSpan w:val="8"/>
          </w:tcPr>
          <w:p w14:paraId="64427C4C" w14:textId="75091905" w:rsidR="00C16194" w:rsidRPr="00935859" w:rsidDel="0071579E" w:rsidRDefault="00C16194" w:rsidP="00C16194">
            <w:pPr>
              <w:keepNext/>
              <w:tabs>
                <w:tab w:val="left" w:pos="2160"/>
                <w:tab w:val="left" w:pos="2700"/>
                <w:tab w:val="left" w:pos="3420"/>
                <w:tab w:val="left" w:pos="3780"/>
                <w:tab w:val="left" w:pos="5760"/>
                <w:tab w:val="left" w:pos="7212"/>
              </w:tabs>
              <w:spacing w:after="0" w:line="240" w:lineRule="auto"/>
              <w:rPr>
                <w:del w:id="1586" w:author="Alhabibi, Haider@Energy [2]" w:date="2022-03-09T18:58:00Z"/>
                <w:rFonts w:asciiTheme="minorHAnsi" w:hAnsiTheme="minorHAnsi" w:cstheme="minorHAnsi"/>
                <w:sz w:val="18"/>
                <w:szCs w:val="18"/>
              </w:rPr>
            </w:pPr>
            <w:del w:id="1587" w:author="Alhabibi, Haider@Energy [2]" w:date="2022-03-09T18:58:00Z">
              <w:r w:rsidRPr="00935859" w:rsidDel="0071579E">
                <w:rPr>
                  <w:rFonts w:asciiTheme="minorHAnsi" w:hAnsiTheme="minorHAnsi" w:cstheme="minorHAnsi"/>
                  <w:sz w:val="18"/>
                  <w:szCs w:val="18"/>
                </w:rPr>
                <w:delText>The DWHR unit(s) shall be installed within 1 degree of the rated slope.  Sloped DWHR shall have a minimum lengthwise slope of 1 degree.  The lateral level tolerance shall be within plus or minus 1 degree.</w:delText>
              </w:r>
            </w:del>
          </w:p>
        </w:tc>
      </w:tr>
      <w:tr w:rsidR="00C16194" w:rsidRPr="00323F2C" w14:paraId="2897199D" w14:textId="77777777" w:rsidTr="0014411D">
        <w:trPr>
          <w:trHeight w:val="260"/>
        </w:trPr>
        <w:tc>
          <w:tcPr>
            <w:tcW w:w="11016" w:type="dxa"/>
            <w:gridSpan w:val="9"/>
          </w:tcPr>
          <w:p w14:paraId="43DA4BB4" w14:textId="142B26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DF3388">
              <w:rPr>
                <w:rFonts w:asciiTheme="minorHAnsi" w:eastAsiaTheme="minorEastAsia" w:hAnsiTheme="minorHAnsi" w:cstheme="minorHAnsi"/>
                <w:b/>
                <w:sz w:val="18"/>
                <w:szCs w:val="18"/>
              </w:rPr>
              <w:t xml:space="preserve">The responsible person’s </w:t>
            </w:r>
            <w:r w:rsidRPr="003027B1">
              <w:rPr>
                <w:rFonts w:asciiTheme="minorHAnsi" w:eastAsiaTheme="minorEastAsia" w:hAnsiTheme="minorHAnsi" w:cstheme="minorHAnsi"/>
                <w:b/>
                <w:sz w:val="18"/>
                <w:szCs w:val="18"/>
              </w:rPr>
              <w:t>signature on this compliance document affirms that all applicable requirements in this table have been met.</w:t>
            </w:r>
            <w:r w:rsidRPr="009D79A7">
              <w:rPr>
                <w:rFonts w:asciiTheme="minorHAnsi" w:hAnsiTheme="minorHAnsi" w:cstheme="minorHAnsi"/>
                <w:b/>
                <w:sz w:val="18"/>
                <w:szCs w:val="18"/>
              </w:rPr>
              <w:t xml:space="preserve">  </w:t>
            </w:r>
          </w:p>
        </w:tc>
      </w:tr>
    </w:tbl>
    <w:p w14:paraId="7D07AA51" w14:textId="0E06DBE7" w:rsidR="00E65CD8" w:rsidRPr="00236F4B"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10217"/>
      </w:tblGrid>
      <w:tr w:rsidR="000E1685" w:rsidRPr="00323F2C" w14:paraId="0F7F46AF" w14:textId="77777777" w:rsidTr="002626A8">
        <w:trPr>
          <w:trHeight w:hRule="exact" w:val="712"/>
          <w:tblHeader/>
        </w:trPr>
        <w:tc>
          <w:tcPr>
            <w:tcW w:w="11016" w:type="dxa"/>
            <w:gridSpan w:val="2"/>
            <w:tcBorders>
              <w:bottom w:val="single" w:sz="4" w:space="0" w:color="auto"/>
            </w:tcBorders>
          </w:tcPr>
          <w:p w14:paraId="0F7F46AB" w14:textId="7FA5BCF6" w:rsidR="000E1685" w:rsidRPr="00236F4B" w:rsidRDefault="00641F8E" w:rsidP="000E1685">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J</w:t>
            </w:r>
            <w:r w:rsidR="00B04692" w:rsidRPr="00236F4B">
              <w:rPr>
                <w:rFonts w:asciiTheme="minorHAnsi" w:hAnsiTheme="minorHAnsi" w:cstheme="minorHAnsi"/>
                <w:b/>
                <w:sz w:val="18"/>
                <w:szCs w:val="18"/>
              </w:rPr>
              <w:t>.</w:t>
            </w:r>
            <w:r w:rsidR="000E1685" w:rsidRPr="00236F4B">
              <w:rPr>
                <w:rFonts w:asciiTheme="minorHAnsi" w:hAnsiTheme="minorHAnsi" w:cstheme="minorHAnsi"/>
                <w:b/>
                <w:sz w:val="18"/>
                <w:szCs w:val="18"/>
              </w:rPr>
              <w:t xml:space="preserve"> HERS-Verified Pipe Insulation </w:t>
            </w:r>
            <w:r w:rsidR="0065796D" w:rsidRPr="00236F4B">
              <w:rPr>
                <w:rFonts w:asciiTheme="minorHAnsi" w:hAnsiTheme="minorHAnsi" w:cstheme="minorHAnsi"/>
                <w:b/>
                <w:sz w:val="18"/>
                <w:szCs w:val="18"/>
              </w:rPr>
              <w:t>Credit</w:t>
            </w:r>
            <w:r w:rsidR="001938BC" w:rsidRPr="00236F4B">
              <w:rPr>
                <w:rFonts w:asciiTheme="minorHAnsi" w:hAnsiTheme="minorHAnsi" w:cstheme="minorHAnsi"/>
                <w:b/>
                <w:sz w:val="18"/>
                <w:szCs w:val="18"/>
              </w:rPr>
              <w:t xml:space="preserve"> Requirements</w:t>
            </w:r>
            <w:r w:rsidR="00B04692" w:rsidRPr="00236F4B">
              <w:rPr>
                <w:rFonts w:asciiTheme="minorHAnsi" w:hAnsiTheme="minorHAnsi" w:cstheme="minorHAnsi"/>
                <w:b/>
                <w:sz w:val="18"/>
                <w:szCs w:val="18"/>
              </w:rPr>
              <w:t xml:space="preserve"> </w:t>
            </w:r>
            <w:r w:rsidR="00DF32C1">
              <w:rPr>
                <w:rFonts w:asciiTheme="minorHAnsi" w:hAnsiTheme="minorHAnsi" w:cstheme="minorHAnsi"/>
                <w:b/>
                <w:sz w:val="18"/>
                <w:szCs w:val="18"/>
              </w:rPr>
              <w:t xml:space="preserve">(PIC-H) </w:t>
            </w:r>
            <w:r w:rsidR="00B04692" w:rsidRPr="00A259EF">
              <w:rPr>
                <w:rFonts w:asciiTheme="minorHAnsi" w:hAnsiTheme="minorHAnsi" w:cstheme="minorHAnsi"/>
                <w:sz w:val="18"/>
                <w:szCs w:val="18"/>
              </w:rPr>
              <w:t>(RA3.6.3)</w:t>
            </w:r>
          </w:p>
          <w:p w14:paraId="1E9943C9" w14:textId="47413A88" w:rsidR="002E14A5" w:rsidDel="0072429B" w:rsidRDefault="0072429B"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588" w:author="Alhabibi, Haider@Energy [2]" w:date="2022-03-09T18:59:00Z"/>
                <w:rFonts w:asciiTheme="minorHAnsi" w:hAnsiTheme="minorHAnsi" w:cstheme="minorHAnsi"/>
                <w:sz w:val="18"/>
                <w:szCs w:val="18"/>
              </w:rPr>
            </w:pPr>
            <w:ins w:id="1589" w:author="Alhabibi, Haider@Energy [2]" w:date="2022-03-09T18:59:00Z">
              <w:r>
                <w:rPr>
                  <w:sz w:val="18"/>
                  <w:szCs w:val="18"/>
                </w:rPr>
                <w:t>&lt;&lt;Static Text - see the top&gt;&gt;</w:t>
              </w:r>
            </w:ins>
            <w:del w:id="1590" w:author="Alhabibi, Haider@Energy [2]" w:date="2022-03-09T18:59:00Z">
              <w:r w:rsidR="001938BC" w:rsidRPr="00236F4B" w:rsidDel="0072429B">
                <w:rPr>
                  <w:rFonts w:asciiTheme="minorHAnsi" w:hAnsiTheme="minorHAnsi" w:cstheme="minorHAnsi"/>
                  <w:sz w:val="18"/>
                  <w:szCs w:val="18"/>
                </w:rPr>
                <w:delText>Systems that utilize this distribution type shall comply with these requirements</w:delText>
              </w:r>
              <w:r w:rsidR="00092950" w:rsidRPr="00236F4B" w:rsidDel="0072429B">
                <w:rPr>
                  <w:rFonts w:asciiTheme="minorHAnsi" w:hAnsiTheme="minorHAnsi" w:cstheme="minorHAnsi"/>
                  <w:sz w:val="18"/>
                  <w:szCs w:val="18"/>
                </w:rPr>
                <w:delText>.</w:delText>
              </w:r>
              <w:r w:rsidR="00641F8E" w:rsidDel="0072429B">
                <w:rPr>
                  <w:rFonts w:asciiTheme="minorHAnsi" w:hAnsiTheme="minorHAnsi" w:cstheme="minorHAnsi"/>
                  <w:sz w:val="18"/>
                  <w:szCs w:val="18"/>
                </w:rPr>
                <w:delText xml:space="preserve">  </w:delText>
              </w:r>
            </w:del>
          </w:p>
          <w:p w14:paraId="0F7F46AD" w14:textId="6DCF3952" w:rsidR="007305A1" w:rsidRPr="00236F4B" w:rsidRDefault="007305A1"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&lt;&lt;If </w:t>
            </w:r>
            <w:r w:rsidR="00F96517" w:rsidRPr="00236F4B">
              <w:rPr>
                <w:rFonts w:asciiTheme="minorHAnsi" w:hAnsiTheme="minorHAnsi" w:cstheme="minorHAnsi"/>
                <w:sz w:val="18"/>
                <w:szCs w:val="18"/>
              </w:rPr>
              <w:t xml:space="preserve">there are no systems in column </w:t>
            </w:r>
            <w:r w:rsidR="00FF28D5">
              <w:rPr>
                <w:rFonts w:asciiTheme="minorHAnsi" w:hAnsiTheme="minorHAnsi" w:cstheme="minorHAnsi"/>
                <w:sz w:val="18"/>
                <w:szCs w:val="18"/>
              </w:rPr>
              <w:t>A</w:t>
            </w:r>
            <w:r w:rsidR="00F349F6">
              <w:rPr>
                <w:rFonts w:asciiTheme="minorHAnsi" w:hAnsiTheme="minorHAnsi" w:cstheme="minorHAnsi"/>
                <w:sz w:val="18"/>
                <w:szCs w:val="18"/>
              </w:rPr>
              <w:t>10</w:t>
            </w:r>
            <w:r w:rsidR="00FF28D5" w:rsidRPr="00236F4B">
              <w:rPr>
                <w:rFonts w:asciiTheme="minorHAnsi" w:hAnsiTheme="minorHAnsi" w:cstheme="minorHAnsi"/>
                <w:sz w:val="18"/>
                <w:szCs w:val="18"/>
              </w:rPr>
              <w:t xml:space="preserve"> </w:t>
            </w:r>
            <w:ins w:id="1591" w:author="Markstrum, Alexis@Energy" w:date="2021-10-21T11:46:00Z">
              <w:r w:rsidR="008275A6">
                <w:rPr>
                  <w:rFonts w:asciiTheme="minorHAnsi" w:hAnsiTheme="minorHAnsi" w:cstheme="minorHAnsi"/>
                  <w:sz w:val="18"/>
                  <w:szCs w:val="18"/>
                </w:rPr>
                <w:t xml:space="preserve">or </w:t>
              </w:r>
              <w:del w:id="1592" w:author="Alhabibi, Haider@Energy" w:date="2022-01-25T16:53:00Z">
                <w:r w:rsidR="008275A6" w:rsidDel="002626A8">
                  <w:rPr>
                    <w:rFonts w:asciiTheme="minorHAnsi" w:hAnsiTheme="minorHAnsi" w:cstheme="minorHAnsi"/>
                    <w:sz w:val="18"/>
                    <w:szCs w:val="18"/>
                  </w:rPr>
                  <w:delText>C</w:delText>
                </w:r>
              </w:del>
            </w:ins>
            <w:ins w:id="1593" w:author="Alhabibi, Haider@Energy" w:date="2022-01-25T16:53:00Z">
              <w:r w:rsidR="002626A8">
                <w:rPr>
                  <w:rFonts w:asciiTheme="minorHAnsi" w:hAnsiTheme="minorHAnsi" w:cstheme="minorHAnsi"/>
                  <w:sz w:val="18"/>
                  <w:szCs w:val="18"/>
                </w:rPr>
                <w:t>A2-</w:t>
              </w:r>
            </w:ins>
            <w:ins w:id="1594" w:author="Markstrum, Alexis@Energy" w:date="2021-10-21T11:46:00Z">
              <w:r w:rsidR="008275A6">
                <w:rPr>
                  <w:rFonts w:asciiTheme="minorHAnsi" w:hAnsiTheme="minorHAnsi" w:cstheme="minorHAnsi"/>
                  <w:sz w:val="18"/>
                  <w:szCs w:val="18"/>
                </w:rPr>
                <w:t xml:space="preserve">07 </w:t>
              </w:r>
            </w:ins>
            <w:r w:rsidR="00F96517" w:rsidRPr="00236F4B">
              <w:rPr>
                <w:rFonts w:asciiTheme="minorHAnsi" w:hAnsiTheme="minorHAnsi" w:cstheme="minorHAnsi"/>
                <w:sz w:val="18"/>
                <w:szCs w:val="18"/>
              </w:rPr>
              <w:t>that have a value =</w:t>
            </w:r>
            <w:r w:rsidR="00F4590C" w:rsidRPr="00236F4B">
              <w:rPr>
                <w:rFonts w:asciiTheme="minorHAnsi" w:hAnsiTheme="minorHAnsi" w:cstheme="minorHAnsi"/>
                <w:sz w:val="18"/>
                <w:szCs w:val="18"/>
              </w:rPr>
              <w:t xml:space="preserve"> “</w:t>
            </w:r>
            <w:r w:rsidR="00A82A43" w:rsidRPr="00236F4B">
              <w:rPr>
                <w:rFonts w:asciiTheme="minorHAnsi" w:hAnsiTheme="minorHAnsi" w:cstheme="minorHAnsi"/>
                <w:sz w:val="18"/>
                <w:szCs w:val="18"/>
              </w:rPr>
              <w:t xml:space="preserve">HERS-Verified Pipe Insulation </w:t>
            </w:r>
            <w:r w:rsidR="0065796D" w:rsidRPr="00236F4B">
              <w:rPr>
                <w:rFonts w:asciiTheme="minorHAnsi" w:hAnsiTheme="minorHAnsi" w:cstheme="minorHAnsi"/>
                <w:sz w:val="18"/>
                <w:szCs w:val="18"/>
              </w:rPr>
              <w:t>Credit</w:t>
            </w:r>
            <w:r w:rsidR="00F4590C" w:rsidRPr="00236F4B">
              <w:rPr>
                <w:rFonts w:asciiTheme="minorHAnsi" w:hAnsiTheme="minorHAnsi" w:cstheme="minorHAnsi"/>
                <w:sz w:val="18"/>
                <w:szCs w:val="18"/>
              </w:rPr>
              <w:t>”</w:t>
            </w:r>
            <w:r w:rsidRPr="00236F4B">
              <w:rPr>
                <w:rFonts w:asciiTheme="minorHAnsi" w:hAnsiTheme="minorHAnsi" w:cstheme="minorHAnsi"/>
                <w:sz w:val="18"/>
                <w:szCs w:val="18"/>
              </w:rPr>
              <w:t>, then display the "section does not apply" message</w:t>
            </w:r>
            <w:r w:rsidR="00F4590C" w:rsidRPr="00236F4B">
              <w:rPr>
                <w:rFonts w:asciiTheme="minorHAnsi" w:hAnsiTheme="minorHAnsi" w:cstheme="minorHAnsi"/>
                <w:sz w:val="18"/>
                <w:szCs w:val="18"/>
              </w:rPr>
              <w:t xml:space="preserve">; else display this entire table </w:t>
            </w:r>
            <w:r w:rsidRPr="00236F4B">
              <w:rPr>
                <w:rFonts w:asciiTheme="minorHAnsi" w:hAnsiTheme="minorHAnsi" w:cstheme="minorHAnsi"/>
                <w:sz w:val="18"/>
                <w:szCs w:val="18"/>
              </w:rPr>
              <w:t>&gt;&gt;</w:t>
            </w:r>
          </w:p>
          <w:p w14:paraId="0F7F46AE" w14:textId="77777777" w:rsidR="000E1685" w:rsidRPr="00236F4B"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23F2C" w14:paraId="0F7F46B2" w14:textId="77777777" w:rsidTr="00A956FB">
        <w:trPr>
          <w:trHeight w:hRule="exact" w:val="361"/>
          <w:tblHeader/>
        </w:trPr>
        <w:tc>
          <w:tcPr>
            <w:tcW w:w="577" w:type="dxa"/>
            <w:vAlign w:val="center"/>
          </w:tcPr>
          <w:p w14:paraId="0F7F46B0" w14:textId="77777777"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9" w:type="dxa"/>
            <w:vAlign w:val="center"/>
          </w:tcPr>
          <w:p w14:paraId="0F7F46B1" w14:textId="1E9BDACC"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HERS rater shall perform a visual inspection that a</w:t>
            </w:r>
            <w:r w:rsidRPr="000E6E7E">
              <w:rPr>
                <w:rFonts w:asciiTheme="minorHAnsi" w:hAnsiTheme="minorHAnsi" w:cstheme="minorHAnsi"/>
                <w:sz w:val="18"/>
                <w:szCs w:val="18"/>
              </w:rPr>
              <w:t xml:space="preserve">ll hot water piping </w:t>
            </w:r>
            <w:r w:rsidR="002E14A5">
              <w:rPr>
                <w:rFonts w:asciiTheme="minorHAnsi" w:hAnsiTheme="minorHAnsi" w:cstheme="minorHAnsi"/>
                <w:sz w:val="18"/>
                <w:szCs w:val="18"/>
              </w:rPr>
              <w:t>complies</w:t>
            </w:r>
            <w:r w:rsidR="002E14A5" w:rsidRPr="000E6E7E">
              <w:rPr>
                <w:rFonts w:asciiTheme="minorHAnsi" w:hAnsiTheme="minorHAnsi" w:cstheme="minorHAnsi"/>
                <w:sz w:val="18"/>
                <w:szCs w:val="18"/>
              </w:rPr>
              <w:t xml:space="preserve"> </w:t>
            </w:r>
            <w:r w:rsidRPr="000E6E7E">
              <w:rPr>
                <w:rFonts w:asciiTheme="minorHAnsi" w:hAnsiTheme="minorHAnsi" w:cstheme="minorHAnsi"/>
                <w:sz w:val="18"/>
                <w:szCs w:val="18"/>
              </w:rPr>
              <w:t xml:space="preserve">with the insulation requirements in </w:t>
            </w:r>
            <w:r>
              <w:rPr>
                <w:rFonts w:asciiTheme="minorHAnsi" w:hAnsiTheme="minorHAnsi" w:cstheme="minorHAnsi"/>
                <w:sz w:val="18"/>
                <w:szCs w:val="18"/>
              </w:rPr>
              <w:t>150.0(J).</w:t>
            </w:r>
          </w:p>
        </w:tc>
      </w:tr>
      <w:tr w:rsidR="000E1685" w:rsidRPr="00323F2C" w14:paraId="0F7F46B5" w14:textId="77777777" w:rsidTr="00A956FB">
        <w:trPr>
          <w:trHeight w:hRule="exact" w:val="288"/>
          <w:tblHeader/>
        </w:trPr>
        <w:tc>
          <w:tcPr>
            <w:tcW w:w="11016" w:type="dxa"/>
            <w:gridSpan w:val="2"/>
            <w:tcBorders>
              <w:top w:val="single" w:sz="4" w:space="0" w:color="000000"/>
              <w:left w:val="single" w:sz="4" w:space="0" w:color="000000"/>
              <w:bottom w:val="single" w:sz="4" w:space="0" w:color="auto"/>
              <w:right w:val="single" w:sz="4" w:space="0" w:color="000000"/>
            </w:tcBorders>
          </w:tcPr>
          <w:p w14:paraId="0F7F46B3" w14:textId="77777777" w:rsidR="000E1685" w:rsidRPr="000849F0" w:rsidRDefault="000E1685" w:rsidP="00AE6068">
            <w:pPr>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B4" w14:textId="77777777" w:rsidR="000E1685" w:rsidRPr="001E3511" w:rsidRDefault="000E1685" w:rsidP="00AE6068">
            <w:pPr>
              <w:spacing w:after="0" w:line="240" w:lineRule="auto"/>
              <w:rPr>
                <w:rFonts w:asciiTheme="minorHAnsi" w:hAnsiTheme="minorHAnsi" w:cstheme="minorHAnsi"/>
                <w:b/>
                <w:sz w:val="18"/>
                <w:szCs w:val="18"/>
              </w:rPr>
            </w:pPr>
          </w:p>
        </w:tc>
      </w:tr>
    </w:tbl>
    <w:p w14:paraId="0F7F46B6" w14:textId="77777777" w:rsidR="000E1685" w:rsidRPr="00236F4B"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1595" w:author="Alhabibi, Haider@Energy [2]" w:date="2022-03-09T19:00:00Z">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558"/>
        <w:gridCol w:w="10215"/>
        <w:tblGridChange w:id="1596">
          <w:tblGrid>
            <w:gridCol w:w="558"/>
            <w:gridCol w:w="10215"/>
          </w:tblGrid>
        </w:tblGridChange>
      </w:tblGrid>
      <w:tr w:rsidR="00064F9C" w:rsidRPr="00323F2C" w14:paraId="0F7F46BA" w14:textId="77777777" w:rsidTr="00BF708B">
        <w:trPr>
          <w:trHeight w:hRule="exact" w:val="712"/>
          <w:tblHeader/>
          <w:trPrChange w:id="1597" w:author="Alhabibi, Haider@Energy [2]" w:date="2022-03-09T19:00:00Z">
            <w:trPr>
              <w:trHeight w:hRule="exact" w:val="712"/>
              <w:tblHeader/>
            </w:trPr>
          </w:trPrChange>
        </w:trPr>
        <w:tc>
          <w:tcPr>
            <w:tcW w:w="10773" w:type="dxa"/>
            <w:gridSpan w:val="2"/>
            <w:tcBorders>
              <w:bottom w:val="single" w:sz="4" w:space="0" w:color="auto"/>
            </w:tcBorders>
            <w:tcPrChange w:id="1598" w:author="Alhabibi, Haider@Energy [2]" w:date="2022-03-09T19:00:00Z">
              <w:tcPr>
                <w:tcW w:w="10998" w:type="dxa"/>
                <w:gridSpan w:val="2"/>
                <w:tcBorders>
                  <w:bottom w:val="single" w:sz="4" w:space="0" w:color="auto"/>
                </w:tcBorders>
              </w:tcPr>
            </w:tcPrChange>
          </w:tcPr>
          <w:p w14:paraId="0F7F46B7" w14:textId="08AA7993" w:rsidR="00064F9C" w:rsidRPr="00236F4B"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064F9C" w:rsidRPr="00236F4B">
              <w:rPr>
                <w:rFonts w:asciiTheme="minorHAnsi" w:hAnsiTheme="minorHAnsi" w:cstheme="minorHAnsi"/>
                <w:b/>
                <w:sz w:val="18"/>
                <w:szCs w:val="18"/>
              </w:rPr>
              <w:t xml:space="preserve">. HERS-Verified Parallel Piping </w:t>
            </w:r>
            <w:r w:rsidR="001938BC" w:rsidRPr="00236F4B">
              <w:rPr>
                <w:rFonts w:asciiTheme="minorHAnsi" w:hAnsiTheme="minorHAnsi" w:cstheme="minorHAnsi"/>
                <w:b/>
                <w:sz w:val="18"/>
                <w:szCs w:val="18"/>
              </w:rPr>
              <w:t>Requirements</w:t>
            </w:r>
            <w:r w:rsidR="00DF32C1">
              <w:rPr>
                <w:rFonts w:asciiTheme="minorHAnsi" w:hAnsiTheme="minorHAnsi" w:cstheme="minorHAnsi"/>
                <w:b/>
                <w:sz w:val="18"/>
                <w:szCs w:val="18"/>
              </w:rPr>
              <w:t xml:space="preserve"> (PP-H)</w:t>
            </w:r>
            <w:r w:rsidR="00DF32C1" w:rsidRPr="00A259EF">
              <w:rPr>
                <w:rFonts w:asciiTheme="minorHAnsi" w:hAnsiTheme="minorHAnsi" w:cstheme="minorHAnsi"/>
                <w:sz w:val="18"/>
                <w:szCs w:val="18"/>
              </w:rPr>
              <w:t xml:space="preserve"> </w:t>
            </w:r>
            <w:r w:rsidR="00777ED6" w:rsidRPr="00A259EF">
              <w:rPr>
                <w:rFonts w:asciiTheme="minorHAnsi" w:hAnsiTheme="minorHAnsi" w:cstheme="minorHAnsi"/>
                <w:sz w:val="18"/>
                <w:szCs w:val="18"/>
              </w:rPr>
              <w:t>(</w:t>
            </w:r>
            <w:r w:rsidR="00B04692" w:rsidRPr="00A259EF">
              <w:rPr>
                <w:rFonts w:asciiTheme="minorHAnsi" w:hAnsiTheme="minorHAnsi" w:cstheme="minorHAnsi"/>
                <w:sz w:val="18"/>
                <w:szCs w:val="18"/>
              </w:rPr>
              <w:t>RA3.6.4)</w:t>
            </w:r>
          </w:p>
          <w:p w14:paraId="04EF1139" w14:textId="0C22D968" w:rsidR="00825ED4" w:rsidDel="0072429B" w:rsidRDefault="0072429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599" w:author="Alhabibi, Haider@Energy [2]" w:date="2022-03-09T18:59:00Z"/>
                <w:rFonts w:asciiTheme="minorHAnsi" w:hAnsiTheme="minorHAnsi" w:cstheme="minorHAnsi"/>
                <w:sz w:val="18"/>
                <w:szCs w:val="18"/>
              </w:rPr>
            </w:pPr>
            <w:ins w:id="1600" w:author="Alhabibi, Haider@Energy [2]" w:date="2022-03-09T18:59:00Z">
              <w:r>
                <w:rPr>
                  <w:sz w:val="18"/>
                  <w:szCs w:val="18"/>
                </w:rPr>
                <w:t>&lt;&lt;Static Text - see the top&gt;&gt;</w:t>
              </w:r>
            </w:ins>
            <w:del w:id="1601" w:author="Alhabibi, Haider@Energy [2]" w:date="2022-03-09T18:59:00Z">
              <w:r w:rsidR="001938BC" w:rsidRPr="00236F4B" w:rsidDel="0072429B">
                <w:rPr>
                  <w:rFonts w:asciiTheme="minorHAnsi" w:hAnsiTheme="minorHAnsi" w:cstheme="minorHAnsi"/>
                  <w:sz w:val="18"/>
                  <w:szCs w:val="18"/>
                </w:rPr>
                <w:delText>Systems that utilize this distribution type shall comply with these requirements</w:delText>
              </w:r>
              <w:r w:rsidR="00092950" w:rsidRPr="00236F4B" w:rsidDel="0072429B">
                <w:rPr>
                  <w:rFonts w:asciiTheme="minorHAnsi" w:hAnsiTheme="minorHAnsi" w:cstheme="minorHAnsi"/>
                  <w:sz w:val="18"/>
                  <w:szCs w:val="18"/>
                </w:rPr>
                <w:delText>.</w:delText>
              </w:r>
              <w:r w:rsidR="00641F8E" w:rsidDel="0072429B">
                <w:rPr>
                  <w:rFonts w:asciiTheme="minorHAnsi" w:hAnsiTheme="minorHAnsi" w:cstheme="minorHAnsi"/>
                  <w:sz w:val="18"/>
                  <w:szCs w:val="18"/>
                </w:rPr>
                <w:delText xml:space="preserve"> </w:delText>
              </w:r>
            </w:del>
          </w:p>
          <w:p w14:paraId="0F7F46B9" w14:textId="4A892B1C" w:rsidR="009269B2" w:rsidRPr="00236F4B"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ins w:id="1602" w:author="Markstrum, Alexis@Energy" w:date="2021-10-21T11:47:00Z">
              <w:r w:rsidR="0030216A">
                <w:rPr>
                  <w:rFonts w:asciiTheme="minorHAnsi" w:hAnsiTheme="minorHAnsi" w:cstheme="minorHAnsi"/>
                  <w:sz w:val="18"/>
                  <w:szCs w:val="20"/>
                </w:rPr>
                <w:t xml:space="preserve"> or </w:t>
              </w:r>
              <w:del w:id="1603" w:author="Alhabibi, Haider@Energy" w:date="2022-01-25T17:00:00Z">
                <w:r w:rsidR="0030216A" w:rsidDel="002B1B1D">
                  <w:rPr>
                    <w:rFonts w:asciiTheme="minorHAnsi" w:hAnsiTheme="minorHAnsi" w:cstheme="minorHAnsi"/>
                    <w:sz w:val="18"/>
                    <w:szCs w:val="20"/>
                  </w:rPr>
                  <w:delText>C</w:delText>
                </w:r>
              </w:del>
            </w:ins>
            <w:ins w:id="1604" w:author="Alhabibi, Haider@Energy" w:date="2022-01-25T17:00:00Z">
              <w:r w:rsidR="002B1B1D">
                <w:rPr>
                  <w:rFonts w:asciiTheme="minorHAnsi" w:hAnsiTheme="minorHAnsi" w:cstheme="minorHAnsi"/>
                  <w:sz w:val="18"/>
                  <w:szCs w:val="20"/>
                </w:rPr>
                <w:t>A2-</w:t>
              </w:r>
            </w:ins>
            <w:ins w:id="1605" w:author="Markstrum, Alexis@Energy" w:date="2021-10-21T11:47:00Z">
              <w:r w:rsidR="0030216A">
                <w:rPr>
                  <w:rFonts w:asciiTheme="minorHAnsi" w:hAnsiTheme="minorHAnsi" w:cstheme="minorHAnsi"/>
                  <w:sz w:val="18"/>
                  <w:szCs w:val="20"/>
                </w:rPr>
                <w:t>07</w:t>
              </w:r>
            </w:ins>
            <w:r w:rsidRPr="00641F8E">
              <w:rPr>
                <w:rFonts w:asciiTheme="minorHAnsi" w:hAnsiTheme="minorHAnsi" w:cstheme="minorHAnsi"/>
                <w:sz w:val="18"/>
                <w:szCs w:val="20"/>
              </w:rPr>
              <w:t xml:space="preserve"> = “</w:t>
            </w:r>
            <w:r>
              <w:rPr>
                <w:rFonts w:asciiTheme="minorHAnsi" w:hAnsiTheme="minorHAnsi" w:cstheme="minorHAnsi"/>
                <w:sz w:val="18"/>
                <w:szCs w:val="20"/>
              </w:rPr>
              <w:t>HERS-Verified Parallel Piping</w:t>
            </w:r>
            <w:r w:rsidRPr="00641F8E">
              <w:rPr>
                <w:rFonts w:asciiTheme="minorHAnsi" w:hAnsiTheme="minorHAnsi" w:cstheme="minorHAnsi"/>
                <w:sz w:val="18"/>
                <w:szCs w:val="20"/>
              </w:rPr>
              <w:t>”, then display this entire table, else display “section does not apply" message&gt;&gt;</w:t>
            </w:r>
          </w:p>
        </w:tc>
      </w:tr>
      <w:tr w:rsidR="00CC3747" w:rsidRPr="00323F2C" w:rsidDel="00BF708B" w14:paraId="0F7F46BD" w14:textId="29A71651" w:rsidTr="00BF708B">
        <w:trPr>
          <w:trHeight w:hRule="exact" w:val="288"/>
          <w:tblHeader/>
          <w:del w:id="1606" w:author="Alhabibi, Haider@Energy [2]" w:date="2022-03-09T19:00:00Z"/>
          <w:trPrChange w:id="1607" w:author="Alhabibi, Haider@Energy [2]" w:date="2022-03-09T19:00:00Z">
            <w:trPr>
              <w:trHeight w:hRule="exact" w:val="288"/>
              <w:tblHeader/>
            </w:trPr>
          </w:trPrChange>
        </w:trPr>
        <w:tc>
          <w:tcPr>
            <w:tcW w:w="558" w:type="dxa"/>
            <w:vAlign w:val="center"/>
            <w:tcPrChange w:id="1608" w:author="Alhabibi, Haider@Energy [2]" w:date="2022-03-09T19:00:00Z">
              <w:tcPr>
                <w:tcW w:w="562" w:type="dxa"/>
                <w:vAlign w:val="center"/>
              </w:tcPr>
            </w:tcPrChange>
          </w:tcPr>
          <w:p w14:paraId="0F7F46BB" w14:textId="261DEA8E" w:rsidR="00CC3747" w:rsidRPr="00236F4B" w:rsidDel="00BF708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609" w:author="Alhabibi, Haider@Energy [2]" w:date="2022-03-09T19:00:00Z"/>
                <w:rFonts w:asciiTheme="minorHAnsi" w:hAnsiTheme="minorHAnsi" w:cstheme="minorHAnsi"/>
                <w:sz w:val="18"/>
                <w:szCs w:val="18"/>
              </w:rPr>
            </w:pPr>
            <w:del w:id="1610" w:author="Alhabibi, Haider@Energy [2]" w:date="2022-03-09T19:00:00Z">
              <w:r w:rsidRPr="00236F4B" w:rsidDel="00BF708B">
                <w:rPr>
                  <w:rFonts w:asciiTheme="minorHAnsi" w:hAnsiTheme="minorHAnsi" w:cstheme="minorHAnsi"/>
                  <w:sz w:val="18"/>
                  <w:szCs w:val="18"/>
                </w:rPr>
                <w:delText>01</w:delText>
              </w:r>
            </w:del>
          </w:p>
        </w:tc>
        <w:tc>
          <w:tcPr>
            <w:tcW w:w="10215" w:type="dxa"/>
            <w:vAlign w:val="center"/>
            <w:tcPrChange w:id="1611" w:author="Alhabibi, Haider@Energy [2]" w:date="2022-03-09T19:00:00Z">
              <w:tcPr>
                <w:tcW w:w="10436" w:type="dxa"/>
                <w:vAlign w:val="center"/>
              </w:tcPr>
            </w:tcPrChange>
          </w:tcPr>
          <w:p w14:paraId="0F7F46BC" w14:textId="45C4CADB" w:rsidR="00CC3747" w:rsidRPr="00236F4B" w:rsidDel="00BF708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612" w:author="Alhabibi, Haider@Energy [2]" w:date="2022-03-09T19:00:00Z"/>
                <w:rFonts w:asciiTheme="minorHAnsi" w:hAnsiTheme="minorHAnsi" w:cstheme="minorHAnsi"/>
                <w:sz w:val="18"/>
                <w:szCs w:val="18"/>
              </w:rPr>
            </w:pPr>
            <w:del w:id="1613" w:author="Alhabibi, Haider@Energy [2]" w:date="2022-03-09T19:00:00Z">
              <w:r w:rsidRPr="00236F4B" w:rsidDel="00BF708B">
                <w:rPr>
                  <w:rFonts w:asciiTheme="minorHAnsi" w:hAnsiTheme="minorHAnsi" w:cstheme="minorHAnsi"/>
                  <w:sz w:val="18"/>
                  <w:szCs w:val="18"/>
                </w:rPr>
                <w:delText>Each central manifold has 5 feet or less of pipe between manifold and water heater. (RA4.4.15)</w:delText>
              </w:r>
            </w:del>
          </w:p>
        </w:tc>
      </w:tr>
      <w:tr w:rsidR="00CC3747" w:rsidRPr="00323F2C" w:rsidDel="00BF708B" w14:paraId="0F7F46C0" w14:textId="43B75E4D" w:rsidTr="00BF708B">
        <w:trPr>
          <w:trHeight w:hRule="exact" w:val="288"/>
          <w:tblHeader/>
          <w:del w:id="1614" w:author="Alhabibi, Haider@Energy [2]" w:date="2022-03-09T19:00:00Z"/>
          <w:trPrChange w:id="1615" w:author="Alhabibi, Haider@Energy [2]" w:date="2022-03-09T19:00:00Z">
            <w:trPr>
              <w:trHeight w:hRule="exact" w:val="288"/>
              <w:tblHeader/>
            </w:trPr>
          </w:trPrChange>
        </w:trPr>
        <w:tc>
          <w:tcPr>
            <w:tcW w:w="558" w:type="dxa"/>
            <w:vAlign w:val="center"/>
            <w:tcPrChange w:id="1616" w:author="Alhabibi, Haider@Energy [2]" w:date="2022-03-09T19:00:00Z">
              <w:tcPr>
                <w:tcW w:w="562" w:type="dxa"/>
                <w:vAlign w:val="center"/>
              </w:tcPr>
            </w:tcPrChange>
          </w:tcPr>
          <w:p w14:paraId="0F7F46BE" w14:textId="1EB798F3" w:rsidR="00CC3747" w:rsidRPr="00236F4B" w:rsidDel="00BF708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617" w:author="Alhabibi, Haider@Energy [2]" w:date="2022-03-09T19:00:00Z"/>
                <w:rFonts w:asciiTheme="minorHAnsi" w:hAnsiTheme="minorHAnsi" w:cstheme="minorHAnsi"/>
                <w:sz w:val="18"/>
                <w:szCs w:val="18"/>
              </w:rPr>
            </w:pPr>
            <w:del w:id="1618" w:author="Alhabibi, Haider@Energy [2]" w:date="2022-03-09T19:00:00Z">
              <w:r w:rsidRPr="00236F4B" w:rsidDel="00BF708B">
                <w:rPr>
                  <w:rFonts w:asciiTheme="minorHAnsi" w:hAnsiTheme="minorHAnsi" w:cstheme="minorHAnsi"/>
                  <w:sz w:val="18"/>
                  <w:szCs w:val="18"/>
                </w:rPr>
                <w:delText>02</w:delText>
              </w:r>
            </w:del>
          </w:p>
        </w:tc>
        <w:tc>
          <w:tcPr>
            <w:tcW w:w="10215" w:type="dxa"/>
            <w:vAlign w:val="center"/>
            <w:tcPrChange w:id="1619" w:author="Alhabibi, Haider@Energy [2]" w:date="2022-03-09T19:00:00Z">
              <w:tcPr>
                <w:tcW w:w="10436" w:type="dxa"/>
                <w:vAlign w:val="center"/>
              </w:tcPr>
            </w:tcPrChange>
          </w:tcPr>
          <w:p w14:paraId="0F7F46BF" w14:textId="5C9E65E1" w:rsidR="00CC3747" w:rsidRPr="00236F4B" w:rsidDel="00BF708B"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620" w:author="Alhabibi, Haider@Energy [2]" w:date="2022-03-09T19:00:00Z"/>
                <w:rFonts w:asciiTheme="minorHAnsi" w:hAnsiTheme="minorHAnsi" w:cstheme="minorHAnsi"/>
                <w:sz w:val="18"/>
                <w:szCs w:val="18"/>
              </w:rPr>
            </w:pPr>
            <w:del w:id="1621" w:author="Alhabibi, Haider@Energy [2]" w:date="2022-03-09T19:00:00Z">
              <w:r w:rsidRPr="00236F4B" w:rsidDel="00BF708B">
                <w:rPr>
                  <w:rFonts w:asciiTheme="minorHAnsi" w:hAnsiTheme="minorHAnsi" w:cstheme="minorHAnsi"/>
                  <w:sz w:val="18"/>
                  <w:szCs w:val="18"/>
                </w:rPr>
                <w:delText>For manifolds that include valves, the manifold must be readily accessible in accordance with the plumbing code. (RA4.4.4)</w:delText>
              </w:r>
            </w:del>
          </w:p>
        </w:tc>
      </w:tr>
      <w:tr w:rsidR="00CC3747" w:rsidRPr="00323F2C" w:rsidDel="00BF708B" w14:paraId="0F7F46C3" w14:textId="1CFED20E" w:rsidTr="00BF708B">
        <w:trPr>
          <w:trHeight w:hRule="exact" w:val="532"/>
          <w:tblHeader/>
          <w:del w:id="1622" w:author="Alhabibi, Haider@Energy [2]" w:date="2022-03-09T19:00:00Z"/>
          <w:trPrChange w:id="1623" w:author="Alhabibi, Haider@Energy [2]" w:date="2022-03-09T19:00:00Z">
            <w:trPr>
              <w:trHeight w:hRule="exact" w:val="532"/>
              <w:tblHeader/>
            </w:trPr>
          </w:trPrChange>
        </w:trPr>
        <w:tc>
          <w:tcPr>
            <w:tcW w:w="558" w:type="dxa"/>
            <w:vAlign w:val="center"/>
            <w:tcPrChange w:id="1624" w:author="Alhabibi, Haider@Energy [2]" w:date="2022-03-09T19:00:00Z">
              <w:tcPr>
                <w:tcW w:w="562" w:type="dxa"/>
                <w:vAlign w:val="center"/>
              </w:tcPr>
            </w:tcPrChange>
          </w:tcPr>
          <w:p w14:paraId="0F7F46C1" w14:textId="3F10229F" w:rsidR="00CC3747" w:rsidRPr="00236F4B" w:rsidDel="00BF708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625" w:author="Alhabibi, Haider@Energy [2]" w:date="2022-03-09T19:00:00Z"/>
                <w:rFonts w:asciiTheme="minorHAnsi" w:hAnsiTheme="minorHAnsi" w:cstheme="minorHAnsi"/>
                <w:sz w:val="18"/>
                <w:szCs w:val="18"/>
              </w:rPr>
            </w:pPr>
            <w:del w:id="1626" w:author="Alhabibi, Haider@Energy [2]" w:date="2022-03-09T19:00:00Z">
              <w:r w:rsidRPr="00236F4B" w:rsidDel="00BF708B">
                <w:rPr>
                  <w:rFonts w:asciiTheme="minorHAnsi" w:hAnsiTheme="minorHAnsi" w:cstheme="minorHAnsi"/>
                  <w:sz w:val="18"/>
                  <w:szCs w:val="18"/>
                </w:rPr>
                <w:delText>03</w:delText>
              </w:r>
            </w:del>
          </w:p>
        </w:tc>
        <w:tc>
          <w:tcPr>
            <w:tcW w:w="10215" w:type="dxa"/>
            <w:vAlign w:val="center"/>
            <w:tcPrChange w:id="1627" w:author="Alhabibi, Haider@Energy [2]" w:date="2022-03-09T19:00:00Z">
              <w:tcPr>
                <w:tcW w:w="10436" w:type="dxa"/>
                <w:vAlign w:val="center"/>
              </w:tcPr>
            </w:tcPrChange>
          </w:tcPr>
          <w:p w14:paraId="0F7F46C2" w14:textId="0994654C" w:rsidR="00CC3747" w:rsidRPr="00236F4B" w:rsidDel="00BF708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628" w:author="Alhabibi, Haider@Energy [2]" w:date="2022-03-09T19:00:00Z"/>
                <w:rFonts w:asciiTheme="minorHAnsi" w:hAnsiTheme="minorHAnsi" w:cstheme="minorHAnsi"/>
                <w:sz w:val="18"/>
                <w:szCs w:val="18"/>
              </w:rPr>
            </w:pPr>
            <w:del w:id="1629" w:author="Alhabibi, Haider@Energy [2]" w:date="2022-03-09T19:00:00Z">
              <w:r w:rsidRPr="00236F4B" w:rsidDel="00BF708B">
                <w:rPr>
                  <w:rFonts w:asciiTheme="minorHAnsi" w:hAnsiTheme="minorHAnsi" w:cstheme="minorHAnsi"/>
                  <w:sz w:val="18"/>
                  <w:szCs w:val="18"/>
                </w:rPr>
                <w:delText>Hot water distribution system piping from the manifold to the fixtures and appliances must take the most direct path.  For example, piping from a second story manifold cannot supply the first floor.  (RA4.4.4)</w:delText>
              </w:r>
            </w:del>
          </w:p>
        </w:tc>
      </w:tr>
      <w:tr w:rsidR="00CC3747" w:rsidRPr="00323F2C" w:rsidDel="00BF708B" w14:paraId="0F7F46C6" w14:textId="02361F4A" w:rsidTr="00BF708B">
        <w:trPr>
          <w:trHeight w:hRule="exact" w:val="775"/>
          <w:tblHeader/>
          <w:del w:id="1630" w:author="Alhabibi, Haider@Energy [2]" w:date="2022-03-09T19:00:00Z"/>
          <w:trPrChange w:id="1631" w:author="Alhabibi, Haider@Energy [2]" w:date="2022-03-09T19:00:00Z">
            <w:trPr>
              <w:trHeight w:hRule="exact" w:val="775"/>
              <w:tblHeader/>
            </w:trPr>
          </w:trPrChange>
        </w:trPr>
        <w:tc>
          <w:tcPr>
            <w:tcW w:w="558" w:type="dxa"/>
            <w:vAlign w:val="center"/>
            <w:tcPrChange w:id="1632" w:author="Alhabibi, Haider@Energy [2]" w:date="2022-03-09T19:00:00Z">
              <w:tcPr>
                <w:tcW w:w="562" w:type="dxa"/>
                <w:vAlign w:val="center"/>
              </w:tcPr>
            </w:tcPrChange>
          </w:tcPr>
          <w:p w14:paraId="0F7F46C4" w14:textId="3496E79B" w:rsidR="00CC3747" w:rsidRPr="00236F4B" w:rsidDel="00BF708B"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633" w:author="Alhabibi, Haider@Energy [2]" w:date="2022-03-09T19:00:00Z"/>
                <w:rFonts w:asciiTheme="minorHAnsi" w:hAnsiTheme="minorHAnsi" w:cstheme="minorHAnsi"/>
                <w:sz w:val="18"/>
                <w:szCs w:val="18"/>
              </w:rPr>
            </w:pPr>
            <w:del w:id="1634" w:author="Alhabibi, Haider@Energy [2]" w:date="2022-03-09T19:00:00Z">
              <w:r w:rsidRPr="00236F4B" w:rsidDel="00BF708B">
                <w:rPr>
                  <w:rFonts w:asciiTheme="minorHAnsi" w:hAnsiTheme="minorHAnsi" w:cstheme="minorHAnsi"/>
                  <w:sz w:val="18"/>
                  <w:szCs w:val="18"/>
                </w:rPr>
                <w:delText>04</w:delText>
              </w:r>
            </w:del>
          </w:p>
        </w:tc>
        <w:tc>
          <w:tcPr>
            <w:tcW w:w="10215" w:type="dxa"/>
            <w:vAlign w:val="center"/>
            <w:tcPrChange w:id="1635" w:author="Alhabibi, Haider@Energy [2]" w:date="2022-03-09T19:00:00Z">
              <w:tcPr>
                <w:tcW w:w="10436" w:type="dxa"/>
                <w:vAlign w:val="center"/>
              </w:tcPr>
            </w:tcPrChange>
          </w:tcPr>
          <w:p w14:paraId="0F7F46C5" w14:textId="4422B2E7" w:rsidR="00CC3747" w:rsidRPr="00236F4B" w:rsidDel="00BF708B"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636" w:author="Alhabibi, Haider@Energy [2]" w:date="2022-03-09T19:00:00Z"/>
                <w:rFonts w:asciiTheme="minorHAnsi" w:hAnsiTheme="minorHAnsi" w:cstheme="minorHAnsi"/>
                <w:sz w:val="18"/>
                <w:szCs w:val="18"/>
              </w:rPr>
            </w:pPr>
            <w:del w:id="1637" w:author="Alhabibi, Haider@Energy [2]" w:date="2022-03-09T19:00:00Z">
              <w:r w:rsidRPr="00236F4B" w:rsidDel="00BF708B">
                <w:rPr>
                  <w:rFonts w:asciiTheme="minorHAnsi" w:hAnsiTheme="minorHAnsi" w:cstheme="minorHAnsi"/>
                  <w:sz w:val="18"/>
                  <w:szCs w:val="18"/>
                </w:rPr>
                <w:delText xml:space="preserve">The hot water distribution piping must be separated by at least </w:delText>
              </w:r>
              <w:r w:rsidR="00092950" w:rsidRPr="00236F4B" w:rsidDel="00BF708B">
                <w:rPr>
                  <w:rFonts w:asciiTheme="minorHAnsi" w:hAnsiTheme="minorHAnsi" w:cstheme="minorHAnsi"/>
                  <w:sz w:val="18"/>
                  <w:szCs w:val="18"/>
                </w:rPr>
                <w:delText>2</w:delText>
              </w:r>
              <w:r w:rsidRPr="00236F4B" w:rsidDel="00BF708B">
                <w:rPr>
                  <w:rFonts w:asciiTheme="minorHAnsi" w:hAnsiTheme="minorHAnsi" w:cstheme="minorHAnsi"/>
                  <w:sz w:val="18"/>
                  <w:szCs w:val="18"/>
                </w:rPr>
                <w:delText xml:space="preserve"> inches from any other hot water supply piping, and at least </w:delText>
              </w:r>
              <w:r w:rsidR="00092950" w:rsidRPr="00236F4B" w:rsidDel="00BF708B">
                <w:rPr>
                  <w:rFonts w:asciiTheme="minorHAnsi" w:hAnsiTheme="minorHAnsi" w:cstheme="minorHAnsi"/>
                  <w:sz w:val="18"/>
                  <w:szCs w:val="18"/>
                </w:rPr>
                <w:delText>6</w:delText>
              </w:r>
              <w:r w:rsidRPr="00236F4B" w:rsidDel="00BF708B">
                <w:rPr>
                  <w:rFonts w:asciiTheme="minorHAnsi" w:hAnsiTheme="minorHAnsi" w:cstheme="minorHAnsi"/>
                  <w:sz w:val="18"/>
                  <w:szCs w:val="18"/>
                </w:rPr>
                <w:delText xml:space="preserve"> inches from any cold water supply piping.  Alternatively, the hot water supply piping must be insulated to the thicknesses shown in TABLE 120.3-A. (RA 4.4.4)</w:delText>
              </w:r>
            </w:del>
          </w:p>
        </w:tc>
      </w:tr>
      <w:tr w:rsidR="000E1685" w:rsidRPr="00323F2C" w14:paraId="0F7F46C9" w14:textId="77777777" w:rsidTr="00BF708B">
        <w:trPr>
          <w:trHeight w:hRule="exact" w:val="288"/>
          <w:tblHeader/>
          <w:trPrChange w:id="1638" w:author="Alhabibi, Haider@Energy [2]" w:date="2022-03-09T19:00:00Z">
            <w:trPr>
              <w:trHeight w:hRule="exact" w:val="288"/>
              <w:tblHeader/>
            </w:trPr>
          </w:trPrChange>
        </w:trPr>
        <w:tc>
          <w:tcPr>
            <w:tcW w:w="10773" w:type="dxa"/>
            <w:gridSpan w:val="2"/>
            <w:tcBorders>
              <w:top w:val="single" w:sz="4" w:space="0" w:color="000000"/>
              <w:left w:val="single" w:sz="4" w:space="0" w:color="000000"/>
              <w:bottom w:val="single" w:sz="4" w:space="0" w:color="auto"/>
              <w:right w:val="single" w:sz="4" w:space="0" w:color="000000"/>
            </w:tcBorders>
            <w:tcPrChange w:id="1639" w:author="Alhabibi, Haider@Energy [2]" w:date="2022-03-09T19:00:00Z">
              <w:tcPr>
                <w:tcW w:w="10998" w:type="dxa"/>
                <w:gridSpan w:val="2"/>
                <w:tcBorders>
                  <w:top w:val="single" w:sz="4" w:space="0" w:color="000000"/>
                  <w:left w:val="single" w:sz="4" w:space="0" w:color="000000"/>
                  <w:bottom w:val="single" w:sz="4" w:space="0" w:color="auto"/>
                  <w:right w:val="single" w:sz="4" w:space="0" w:color="000000"/>
                </w:tcBorders>
              </w:tcPr>
            </w:tcPrChange>
          </w:tcPr>
          <w:p w14:paraId="0F7F46C7" w14:textId="77777777" w:rsidR="000E1685" w:rsidRPr="000849F0"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C8" w14:textId="77777777" w:rsidR="000E1685" w:rsidRPr="001E3511"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bl>
    <w:p w14:paraId="795355A1" w14:textId="77777777" w:rsidR="00641F8E" w:rsidRPr="00236F4B"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1640" w:author="Alhabibi, Haider@Energy [2]" w:date="2022-03-09T19:00:00Z">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642"/>
        <w:gridCol w:w="10148"/>
        <w:tblGridChange w:id="1641">
          <w:tblGrid>
            <w:gridCol w:w="642"/>
            <w:gridCol w:w="10148"/>
          </w:tblGrid>
        </w:tblGridChange>
      </w:tblGrid>
      <w:tr w:rsidR="00641F8E" w:rsidRPr="00641F8E" w14:paraId="3E592925" w14:textId="77777777" w:rsidTr="00BF708B">
        <w:trPr>
          <w:trHeight w:val="288"/>
          <w:tblHeader/>
          <w:trPrChange w:id="1642" w:author="Alhabibi, Haider@Energy [2]" w:date="2022-03-09T19:00:00Z">
            <w:trPr>
              <w:trHeight w:val="288"/>
              <w:tblHeader/>
            </w:trPr>
          </w:trPrChange>
        </w:trPr>
        <w:tc>
          <w:tcPr>
            <w:tcW w:w="10790" w:type="dxa"/>
            <w:gridSpan w:val="2"/>
            <w:tcBorders>
              <w:top w:val="single" w:sz="4" w:space="0" w:color="auto"/>
              <w:left w:val="single" w:sz="4" w:space="0" w:color="auto"/>
              <w:bottom w:val="single" w:sz="4" w:space="0" w:color="auto"/>
              <w:right w:val="single" w:sz="4" w:space="0" w:color="auto"/>
            </w:tcBorders>
            <w:vAlign w:val="center"/>
            <w:tcPrChange w:id="1643" w:author="Alhabibi, Haider@Energy [2]" w:date="2022-03-09T19:00:00Z">
              <w:tcPr>
                <w:tcW w:w="11016" w:type="dxa"/>
                <w:gridSpan w:val="2"/>
                <w:tcBorders>
                  <w:top w:val="single" w:sz="4" w:space="0" w:color="auto"/>
                  <w:left w:val="single" w:sz="4" w:space="0" w:color="auto"/>
                  <w:bottom w:val="single" w:sz="4" w:space="0" w:color="auto"/>
                  <w:right w:val="single" w:sz="4" w:space="0" w:color="auto"/>
                </w:tcBorders>
                <w:vAlign w:val="center"/>
              </w:tcPr>
            </w:tcPrChange>
          </w:tcPr>
          <w:p w14:paraId="4FE92AA4" w14:textId="63E15D68" w:rsidR="00641F8E" w:rsidRPr="00641F8E" w:rsidRDefault="00641F8E" w:rsidP="00641F8E">
            <w:pPr>
              <w:keepNext/>
              <w:spacing w:after="0" w:line="240" w:lineRule="auto"/>
              <w:rPr>
                <w:rFonts w:asciiTheme="minorHAnsi" w:hAnsiTheme="minorHAnsi" w:cstheme="minorHAnsi"/>
                <w:sz w:val="20"/>
                <w:szCs w:val="20"/>
              </w:rPr>
            </w:pPr>
            <w:r w:rsidRPr="00641F8E">
              <w:rPr>
                <w:rFonts w:asciiTheme="minorHAnsi" w:hAnsiTheme="minorHAnsi" w:cstheme="minorHAnsi"/>
                <w:b/>
                <w:sz w:val="20"/>
                <w:szCs w:val="20"/>
              </w:rPr>
              <w:t xml:space="preserve">L. Parallel Piping Requirements (PP) </w:t>
            </w:r>
            <w:r w:rsidRPr="00175066">
              <w:rPr>
                <w:rFonts w:asciiTheme="minorHAnsi" w:hAnsiTheme="minorHAnsi" w:cstheme="minorHAnsi"/>
                <w:sz w:val="20"/>
                <w:szCs w:val="20"/>
              </w:rPr>
              <w:t>(RA4.4.4)</w:t>
            </w:r>
          </w:p>
          <w:p w14:paraId="078FE049" w14:textId="36DF4C77" w:rsidR="002E14A5" w:rsidDel="00BF708B" w:rsidRDefault="00BF708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644" w:author="Alhabibi, Haider@Energy [2]" w:date="2022-03-09T19:00:00Z"/>
                <w:rFonts w:asciiTheme="minorHAnsi" w:hAnsiTheme="minorHAnsi" w:cstheme="minorHAnsi"/>
                <w:sz w:val="20"/>
                <w:szCs w:val="20"/>
              </w:rPr>
            </w:pPr>
            <w:ins w:id="1645" w:author="Alhabibi, Haider@Energy [2]" w:date="2022-03-09T19:00:00Z">
              <w:r>
                <w:rPr>
                  <w:sz w:val="18"/>
                  <w:szCs w:val="18"/>
                </w:rPr>
                <w:t>&lt;&lt;Static Text - see the top&gt;&gt;</w:t>
              </w:r>
            </w:ins>
            <w:del w:id="1646" w:author="Alhabibi, Haider@Energy [2]" w:date="2022-03-09T19:00:00Z">
              <w:r w:rsidR="00641F8E" w:rsidRPr="00641F8E" w:rsidDel="00BF708B">
                <w:rPr>
                  <w:rFonts w:asciiTheme="minorHAnsi" w:hAnsiTheme="minorHAnsi" w:cstheme="minorHAnsi"/>
                  <w:sz w:val="20"/>
                  <w:szCs w:val="20"/>
                </w:rPr>
                <w:delText>Systems that utilize this distribution type shall comply with these requirements.</w:delText>
              </w:r>
              <w:r w:rsidR="00641F8E" w:rsidDel="00BF708B">
                <w:rPr>
                  <w:rFonts w:asciiTheme="minorHAnsi" w:hAnsiTheme="minorHAnsi" w:cstheme="minorHAnsi"/>
                  <w:sz w:val="20"/>
                  <w:szCs w:val="20"/>
                </w:rPr>
                <w:delText xml:space="preserve"> </w:delText>
              </w:r>
            </w:del>
          </w:p>
          <w:p w14:paraId="3F15B1F7" w14:textId="5F7A8DE5" w:rsidR="00641F8E" w:rsidRPr="00641F8E"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ins w:id="1647" w:author="Markstrum, Alexis@Energy" w:date="2021-10-21T11:47:00Z">
              <w:r w:rsidR="0030216A">
                <w:rPr>
                  <w:rFonts w:asciiTheme="minorHAnsi" w:hAnsiTheme="minorHAnsi" w:cstheme="minorHAnsi"/>
                  <w:sz w:val="18"/>
                  <w:szCs w:val="20"/>
                </w:rPr>
                <w:t xml:space="preserve"> or </w:t>
              </w:r>
              <w:del w:id="1648" w:author="Alhabibi, Haider@Energy" w:date="2022-01-25T17:00:00Z">
                <w:r w:rsidR="0030216A" w:rsidDel="005356DE">
                  <w:rPr>
                    <w:rFonts w:asciiTheme="minorHAnsi" w:hAnsiTheme="minorHAnsi" w:cstheme="minorHAnsi"/>
                    <w:sz w:val="18"/>
                    <w:szCs w:val="20"/>
                  </w:rPr>
                  <w:delText>C</w:delText>
                </w:r>
              </w:del>
            </w:ins>
            <w:ins w:id="1649" w:author="Alhabibi, Haider@Energy" w:date="2022-01-25T17:00:00Z">
              <w:r w:rsidR="005356DE">
                <w:rPr>
                  <w:rFonts w:asciiTheme="minorHAnsi" w:hAnsiTheme="minorHAnsi" w:cstheme="minorHAnsi"/>
                  <w:sz w:val="18"/>
                  <w:szCs w:val="20"/>
                </w:rPr>
                <w:t>A2-</w:t>
              </w:r>
            </w:ins>
            <w:ins w:id="1650" w:author="Markstrum, Alexis@Energy" w:date="2021-10-21T11:47:00Z">
              <w:r w:rsidR="0030216A">
                <w:rPr>
                  <w:rFonts w:asciiTheme="minorHAnsi" w:hAnsiTheme="minorHAnsi" w:cstheme="minorHAnsi"/>
                  <w:sz w:val="18"/>
                  <w:szCs w:val="20"/>
                </w:rPr>
                <w:t>07</w:t>
              </w:r>
            </w:ins>
            <w:r w:rsidRPr="00641F8E">
              <w:rPr>
                <w:rFonts w:asciiTheme="minorHAnsi" w:hAnsiTheme="minorHAnsi" w:cstheme="minorHAnsi"/>
                <w:sz w:val="18"/>
                <w:szCs w:val="20"/>
              </w:rPr>
              <w:t xml:space="preserve"> = “</w:t>
            </w:r>
            <w:r>
              <w:rPr>
                <w:rFonts w:asciiTheme="minorHAnsi" w:hAnsiTheme="minorHAnsi" w:cstheme="minorHAnsi"/>
                <w:sz w:val="18"/>
                <w:szCs w:val="20"/>
              </w:rPr>
              <w:t>Parallel Piping</w:t>
            </w:r>
            <w:r w:rsidRPr="00641F8E">
              <w:rPr>
                <w:rFonts w:asciiTheme="minorHAnsi" w:hAnsiTheme="minorHAnsi" w:cstheme="minorHAnsi"/>
                <w:sz w:val="18"/>
                <w:szCs w:val="20"/>
              </w:rPr>
              <w:t>”, then display this entire table, else display “section does not apply" message&gt;&gt;</w:t>
            </w:r>
          </w:p>
        </w:tc>
      </w:tr>
      <w:tr w:rsidR="00641F8E" w:rsidRPr="00641F8E" w:rsidDel="00BF708B" w14:paraId="66D92CBF" w14:textId="2B67888B" w:rsidTr="00BF708B">
        <w:trPr>
          <w:cantSplit/>
          <w:trHeight w:val="288"/>
          <w:tblHeader/>
          <w:del w:id="1651" w:author="Alhabibi, Haider@Energy [2]" w:date="2022-03-09T19:00:00Z"/>
          <w:trPrChange w:id="1652" w:author="Alhabibi, Haider@Energy [2]" w:date="2022-03-09T19:00:00Z">
            <w:trPr>
              <w:cantSplit/>
              <w:trHeight w:val="288"/>
              <w:tblHeader/>
            </w:trPr>
          </w:trPrChange>
        </w:trPr>
        <w:tc>
          <w:tcPr>
            <w:tcW w:w="642" w:type="dxa"/>
            <w:vAlign w:val="center"/>
            <w:tcPrChange w:id="1653" w:author="Alhabibi, Haider@Energy [2]" w:date="2022-03-09T19:00:00Z">
              <w:tcPr>
                <w:tcW w:w="648" w:type="dxa"/>
                <w:vAlign w:val="center"/>
              </w:tcPr>
            </w:tcPrChange>
          </w:tcPr>
          <w:p w14:paraId="7D8C572A" w14:textId="45ED39C6"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654" w:author="Alhabibi, Haider@Energy [2]" w:date="2022-03-09T19:00:00Z"/>
                <w:rFonts w:asciiTheme="minorHAnsi" w:hAnsiTheme="minorHAnsi" w:cstheme="minorHAnsi"/>
                <w:sz w:val="20"/>
                <w:szCs w:val="20"/>
              </w:rPr>
            </w:pPr>
            <w:del w:id="1655" w:author="Alhabibi, Haider@Energy [2]" w:date="2022-03-09T19:00:00Z">
              <w:r w:rsidRPr="00641F8E" w:rsidDel="00BF708B">
                <w:rPr>
                  <w:rFonts w:asciiTheme="minorHAnsi" w:hAnsiTheme="minorHAnsi" w:cstheme="minorHAnsi"/>
                  <w:sz w:val="20"/>
                  <w:szCs w:val="20"/>
                </w:rPr>
                <w:delText>01</w:delText>
              </w:r>
            </w:del>
          </w:p>
        </w:tc>
        <w:tc>
          <w:tcPr>
            <w:tcW w:w="10148" w:type="dxa"/>
            <w:vAlign w:val="center"/>
            <w:tcPrChange w:id="1656" w:author="Alhabibi, Haider@Energy [2]" w:date="2022-03-09T19:00:00Z">
              <w:tcPr>
                <w:tcW w:w="10368" w:type="dxa"/>
                <w:vAlign w:val="center"/>
              </w:tcPr>
            </w:tcPrChange>
          </w:tcPr>
          <w:p w14:paraId="0BF8E796" w14:textId="7B273D4C"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657" w:author="Alhabibi, Haider@Energy [2]" w:date="2022-03-09T19:00:00Z"/>
                <w:rFonts w:asciiTheme="minorHAnsi" w:hAnsiTheme="minorHAnsi" w:cstheme="minorHAnsi"/>
                <w:sz w:val="18"/>
                <w:szCs w:val="20"/>
              </w:rPr>
            </w:pPr>
            <w:del w:id="1658" w:author="Alhabibi, Haider@Energy [2]" w:date="2022-03-09T19:00:00Z">
              <w:r w:rsidRPr="00641F8E" w:rsidDel="00BF708B">
                <w:rPr>
                  <w:rFonts w:asciiTheme="minorHAnsi" w:hAnsiTheme="minorHAnsi" w:cstheme="minorHAnsi"/>
                  <w:sz w:val="18"/>
                  <w:szCs w:val="20"/>
                </w:rPr>
                <w:delText>Each central manifold has 15 feet or less of pipe between manifold and water heater</w:delText>
              </w:r>
              <w:r w:rsidR="002E14A5" w:rsidDel="00BF708B">
                <w:rPr>
                  <w:rFonts w:asciiTheme="minorHAnsi" w:hAnsiTheme="minorHAnsi" w:cstheme="minorHAnsi"/>
                  <w:sz w:val="18"/>
                  <w:szCs w:val="20"/>
                </w:rPr>
                <w:delText>.</w:delText>
              </w:r>
            </w:del>
          </w:p>
        </w:tc>
      </w:tr>
      <w:tr w:rsidR="00641F8E" w:rsidRPr="00641F8E" w:rsidDel="00BF708B" w14:paraId="0F072DFA" w14:textId="0B81BA83" w:rsidTr="00BF708B">
        <w:trPr>
          <w:cantSplit/>
          <w:trHeight w:val="288"/>
          <w:tblHeader/>
          <w:del w:id="1659" w:author="Alhabibi, Haider@Energy [2]" w:date="2022-03-09T19:00:00Z"/>
          <w:trPrChange w:id="1660" w:author="Alhabibi, Haider@Energy [2]" w:date="2022-03-09T19:00:00Z">
            <w:trPr>
              <w:cantSplit/>
              <w:trHeight w:val="288"/>
              <w:tblHeader/>
            </w:trPr>
          </w:trPrChange>
        </w:trPr>
        <w:tc>
          <w:tcPr>
            <w:tcW w:w="642" w:type="dxa"/>
            <w:vAlign w:val="center"/>
            <w:tcPrChange w:id="1661" w:author="Alhabibi, Haider@Energy [2]" w:date="2022-03-09T19:00:00Z">
              <w:tcPr>
                <w:tcW w:w="648" w:type="dxa"/>
                <w:vAlign w:val="center"/>
              </w:tcPr>
            </w:tcPrChange>
          </w:tcPr>
          <w:p w14:paraId="349691A0" w14:textId="6E9FD828"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662" w:author="Alhabibi, Haider@Energy [2]" w:date="2022-03-09T19:00:00Z"/>
                <w:rFonts w:asciiTheme="minorHAnsi" w:hAnsiTheme="minorHAnsi" w:cstheme="minorHAnsi"/>
                <w:sz w:val="20"/>
                <w:szCs w:val="20"/>
              </w:rPr>
            </w:pPr>
            <w:del w:id="1663" w:author="Alhabibi, Haider@Energy [2]" w:date="2022-03-09T19:00:00Z">
              <w:r w:rsidRPr="00641F8E" w:rsidDel="00BF708B">
                <w:rPr>
                  <w:rFonts w:asciiTheme="minorHAnsi" w:hAnsiTheme="minorHAnsi" w:cstheme="minorHAnsi"/>
                  <w:sz w:val="20"/>
                  <w:szCs w:val="20"/>
                </w:rPr>
                <w:delText>02</w:delText>
              </w:r>
            </w:del>
          </w:p>
        </w:tc>
        <w:tc>
          <w:tcPr>
            <w:tcW w:w="10148" w:type="dxa"/>
            <w:vAlign w:val="center"/>
            <w:tcPrChange w:id="1664" w:author="Alhabibi, Haider@Energy [2]" w:date="2022-03-09T19:00:00Z">
              <w:tcPr>
                <w:tcW w:w="10368" w:type="dxa"/>
                <w:vAlign w:val="center"/>
              </w:tcPr>
            </w:tcPrChange>
          </w:tcPr>
          <w:p w14:paraId="0F5D72BB" w14:textId="484EA0F5"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665" w:author="Alhabibi, Haider@Energy [2]" w:date="2022-03-09T19:00:00Z"/>
                <w:rFonts w:asciiTheme="minorHAnsi" w:hAnsiTheme="minorHAnsi" w:cstheme="minorHAnsi"/>
                <w:sz w:val="18"/>
                <w:szCs w:val="20"/>
              </w:rPr>
            </w:pPr>
            <w:del w:id="1666" w:author="Alhabibi, Haider@Energy [2]" w:date="2022-03-09T19:00:00Z">
              <w:r w:rsidRPr="00641F8E" w:rsidDel="00BF708B">
                <w:rPr>
                  <w:rFonts w:asciiTheme="minorHAnsi" w:hAnsiTheme="minorHAnsi" w:cstheme="minorHAnsi"/>
                  <w:sz w:val="18"/>
                  <w:szCs w:val="20"/>
                </w:rPr>
                <w:delText xml:space="preserve">For manifolds that include valves, the manifold must be readily accessible in accordance with the plumbing code. </w:delText>
              </w:r>
            </w:del>
          </w:p>
        </w:tc>
      </w:tr>
      <w:tr w:rsidR="00641F8E" w:rsidRPr="00641F8E" w:rsidDel="00BF708B" w14:paraId="218E213E" w14:textId="280C7A35" w:rsidTr="00BF708B">
        <w:trPr>
          <w:cantSplit/>
          <w:trHeight w:val="288"/>
          <w:tblHeader/>
          <w:del w:id="1667" w:author="Alhabibi, Haider@Energy [2]" w:date="2022-03-09T19:00:00Z"/>
          <w:trPrChange w:id="1668" w:author="Alhabibi, Haider@Energy [2]" w:date="2022-03-09T19:00:00Z">
            <w:trPr>
              <w:cantSplit/>
              <w:trHeight w:val="288"/>
              <w:tblHeader/>
            </w:trPr>
          </w:trPrChange>
        </w:trPr>
        <w:tc>
          <w:tcPr>
            <w:tcW w:w="642" w:type="dxa"/>
            <w:vAlign w:val="center"/>
            <w:tcPrChange w:id="1669" w:author="Alhabibi, Haider@Energy [2]" w:date="2022-03-09T19:00:00Z">
              <w:tcPr>
                <w:tcW w:w="648" w:type="dxa"/>
                <w:vAlign w:val="center"/>
              </w:tcPr>
            </w:tcPrChange>
          </w:tcPr>
          <w:p w14:paraId="217B9295" w14:textId="58DB3A5D"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670" w:author="Alhabibi, Haider@Energy [2]" w:date="2022-03-09T19:00:00Z"/>
                <w:rFonts w:asciiTheme="minorHAnsi" w:hAnsiTheme="minorHAnsi" w:cstheme="minorHAnsi"/>
                <w:sz w:val="20"/>
                <w:szCs w:val="20"/>
              </w:rPr>
            </w:pPr>
            <w:del w:id="1671" w:author="Alhabibi, Haider@Energy [2]" w:date="2022-03-09T19:00:00Z">
              <w:r w:rsidRPr="00641F8E" w:rsidDel="00BF708B">
                <w:rPr>
                  <w:rFonts w:asciiTheme="minorHAnsi" w:hAnsiTheme="minorHAnsi" w:cstheme="minorHAnsi"/>
                  <w:sz w:val="20"/>
                  <w:szCs w:val="20"/>
                </w:rPr>
                <w:delText>03</w:delText>
              </w:r>
            </w:del>
          </w:p>
        </w:tc>
        <w:tc>
          <w:tcPr>
            <w:tcW w:w="10148" w:type="dxa"/>
            <w:vAlign w:val="center"/>
            <w:tcPrChange w:id="1672" w:author="Alhabibi, Haider@Energy [2]" w:date="2022-03-09T19:00:00Z">
              <w:tcPr>
                <w:tcW w:w="10368" w:type="dxa"/>
                <w:vAlign w:val="center"/>
              </w:tcPr>
            </w:tcPrChange>
          </w:tcPr>
          <w:p w14:paraId="1CB331E7" w14:textId="30D9A144"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673" w:author="Alhabibi, Haider@Energy [2]" w:date="2022-03-09T19:00:00Z"/>
                <w:rFonts w:asciiTheme="minorHAnsi" w:hAnsiTheme="minorHAnsi" w:cstheme="minorHAnsi"/>
                <w:sz w:val="18"/>
                <w:szCs w:val="20"/>
              </w:rPr>
            </w:pPr>
            <w:del w:id="1674" w:author="Alhabibi, Haider@Energy [2]" w:date="2022-03-09T19:00:00Z">
              <w:r w:rsidRPr="00641F8E" w:rsidDel="00BF708B">
                <w:rPr>
                  <w:rFonts w:asciiTheme="minorHAnsi" w:hAnsiTheme="minorHAnsi" w:cstheme="minorHAnsi"/>
                  <w:sz w:val="18"/>
                  <w:szCs w:val="20"/>
                </w:rPr>
                <w:delText>Hot water distribution system piping from the manifold to the fixtures and appliances must take the most direct path. For instance, piping from a second story manifold cannot supply the first floor</w:delText>
              </w:r>
              <w:r w:rsidR="002E14A5" w:rsidDel="00BF708B">
                <w:rPr>
                  <w:rFonts w:asciiTheme="minorHAnsi" w:hAnsiTheme="minorHAnsi" w:cstheme="minorHAnsi"/>
                  <w:sz w:val="18"/>
                  <w:szCs w:val="20"/>
                </w:rPr>
                <w:delText>.</w:delText>
              </w:r>
            </w:del>
          </w:p>
        </w:tc>
      </w:tr>
      <w:tr w:rsidR="00641F8E" w:rsidRPr="00641F8E" w:rsidDel="00BF708B" w14:paraId="4C45A347" w14:textId="338D8636" w:rsidTr="00BF708B">
        <w:trPr>
          <w:cantSplit/>
          <w:trHeight w:val="288"/>
          <w:tblHeader/>
          <w:del w:id="1675" w:author="Alhabibi, Haider@Energy [2]" w:date="2022-03-09T19:00:00Z"/>
          <w:trPrChange w:id="1676" w:author="Alhabibi, Haider@Energy [2]" w:date="2022-03-09T19:00:00Z">
            <w:trPr>
              <w:cantSplit/>
              <w:trHeight w:val="288"/>
              <w:tblHeader/>
            </w:trPr>
          </w:trPrChange>
        </w:trPr>
        <w:tc>
          <w:tcPr>
            <w:tcW w:w="642" w:type="dxa"/>
            <w:vAlign w:val="center"/>
            <w:tcPrChange w:id="1677" w:author="Alhabibi, Haider@Energy [2]" w:date="2022-03-09T19:00:00Z">
              <w:tcPr>
                <w:tcW w:w="648" w:type="dxa"/>
                <w:vAlign w:val="center"/>
              </w:tcPr>
            </w:tcPrChange>
          </w:tcPr>
          <w:p w14:paraId="649E1572" w14:textId="327BF779"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678" w:author="Alhabibi, Haider@Energy [2]" w:date="2022-03-09T19:00:00Z"/>
                <w:rFonts w:asciiTheme="minorHAnsi" w:hAnsiTheme="minorHAnsi" w:cstheme="minorHAnsi"/>
                <w:sz w:val="20"/>
                <w:szCs w:val="20"/>
              </w:rPr>
            </w:pPr>
            <w:del w:id="1679" w:author="Alhabibi, Haider@Energy [2]" w:date="2022-03-09T19:00:00Z">
              <w:r w:rsidRPr="00641F8E" w:rsidDel="00BF708B">
                <w:rPr>
                  <w:rFonts w:asciiTheme="minorHAnsi" w:hAnsiTheme="minorHAnsi" w:cstheme="minorHAnsi"/>
                  <w:sz w:val="20"/>
                  <w:szCs w:val="20"/>
                </w:rPr>
                <w:delText>04</w:delText>
              </w:r>
            </w:del>
          </w:p>
        </w:tc>
        <w:tc>
          <w:tcPr>
            <w:tcW w:w="10148" w:type="dxa"/>
            <w:vAlign w:val="center"/>
            <w:tcPrChange w:id="1680" w:author="Alhabibi, Haider@Energy [2]" w:date="2022-03-09T19:00:00Z">
              <w:tcPr>
                <w:tcW w:w="10368" w:type="dxa"/>
                <w:vAlign w:val="center"/>
              </w:tcPr>
            </w:tcPrChange>
          </w:tcPr>
          <w:p w14:paraId="1FA9B306" w14:textId="290EB048"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681" w:author="Alhabibi, Haider@Energy [2]" w:date="2022-03-09T19:00:00Z"/>
                <w:rFonts w:asciiTheme="minorHAnsi" w:hAnsiTheme="minorHAnsi" w:cstheme="minorHAnsi"/>
                <w:sz w:val="18"/>
                <w:szCs w:val="20"/>
              </w:rPr>
            </w:pPr>
            <w:del w:id="1682" w:author="Alhabibi, Haider@Energy [2]" w:date="2022-03-09T19:00:00Z">
              <w:r w:rsidRPr="00641F8E" w:rsidDel="00BF708B">
                <w:rPr>
                  <w:rFonts w:asciiTheme="minorHAnsi" w:hAnsiTheme="minorHAnsi" w:cstheme="minorHAnsi"/>
                  <w:sz w:val="18"/>
                  <w:szCs w:val="20"/>
                </w:rPr>
                <w:delText xml:space="preserve">The hot water distribution piping must be separated by at least 2 inches from any other hot water supply piping, and at least 6 inches from any cold water supply piping. Alternatively, the hot water supply piping must be insulated to the thicknesses shown in </w:delText>
              </w:r>
              <w:r w:rsidR="002E14A5" w:rsidDel="00BF708B">
                <w:rPr>
                  <w:rFonts w:asciiTheme="minorHAnsi" w:hAnsiTheme="minorHAnsi" w:cstheme="minorHAnsi"/>
                  <w:sz w:val="18"/>
                  <w:szCs w:val="20"/>
                </w:rPr>
                <w:delText>Table</w:delText>
              </w:r>
              <w:r w:rsidR="002E14A5" w:rsidRPr="00641F8E" w:rsidDel="00BF708B">
                <w:rPr>
                  <w:rFonts w:asciiTheme="minorHAnsi" w:hAnsiTheme="minorHAnsi" w:cstheme="minorHAnsi"/>
                  <w:sz w:val="18"/>
                  <w:szCs w:val="20"/>
                </w:rPr>
                <w:delText xml:space="preserve"> </w:delText>
              </w:r>
              <w:r w:rsidRPr="00641F8E" w:rsidDel="00BF708B">
                <w:rPr>
                  <w:rFonts w:asciiTheme="minorHAnsi" w:hAnsiTheme="minorHAnsi" w:cstheme="minorHAnsi"/>
                  <w:sz w:val="18"/>
                  <w:szCs w:val="20"/>
                </w:rPr>
                <w:delText xml:space="preserve">120.3-A. </w:delText>
              </w:r>
            </w:del>
          </w:p>
        </w:tc>
      </w:tr>
      <w:tr w:rsidR="00641F8E" w:rsidRPr="00641F8E" w14:paraId="76F395FA" w14:textId="77777777" w:rsidTr="00BF708B">
        <w:trPr>
          <w:trHeight w:hRule="exact" w:val="286"/>
          <w:tblHeader/>
          <w:trPrChange w:id="1683" w:author="Alhabibi, Haider@Energy [2]" w:date="2022-03-09T19:00:00Z">
            <w:trPr>
              <w:trHeight w:hRule="exact" w:val="286"/>
              <w:tblHeader/>
            </w:trPr>
          </w:trPrChange>
        </w:trPr>
        <w:tc>
          <w:tcPr>
            <w:tcW w:w="10790" w:type="dxa"/>
            <w:gridSpan w:val="2"/>
            <w:tcBorders>
              <w:top w:val="single" w:sz="4" w:space="0" w:color="auto"/>
              <w:left w:val="single" w:sz="4" w:space="0" w:color="auto"/>
              <w:bottom w:val="single" w:sz="4" w:space="0" w:color="auto"/>
              <w:right w:val="single" w:sz="4" w:space="0" w:color="auto"/>
            </w:tcBorders>
            <w:vAlign w:val="center"/>
            <w:tcPrChange w:id="1684" w:author="Alhabibi, Haider@Energy [2]" w:date="2022-03-09T19:00:00Z">
              <w:tcPr>
                <w:tcW w:w="11016" w:type="dxa"/>
                <w:gridSpan w:val="2"/>
                <w:tcBorders>
                  <w:top w:val="single" w:sz="4" w:space="0" w:color="auto"/>
                  <w:left w:val="single" w:sz="4" w:space="0" w:color="auto"/>
                  <w:bottom w:val="single" w:sz="4" w:space="0" w:color="auto"/>
                  <w:right w:val="single" w:sz="4" w:space="0" w:color="auto"/>
                </w:tcBorders>
                <w:vAlign w:val="center"/>
              </w:tcPr>
            </w:tcPrChange>
          </w:tcPr>
          <w:p w14:paraId="2695BA2E"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eastAsiaTheme="minorEastAsia" w:hAnsiTheme="minorHAnsi" w:cstheme="minorHAnsi"/>
                <w:b/>
                <w:sz w:val="20"/>
                <w:szCs w:val="20"/>
              </w:rPr>
              <w:t>The responsible person’s signature on this compliance document affirms that all applicable requirements in this table have</w:t>
            </w:r>
            <w:r w:rsidRPr="00641F8E">
              <w:rPr>
                <w:rFonts w:asciiTheme="minorHAnsi" w:hAnsiTheme="minorHAnsi" w:cstheme="minorHAnsi"/>
                <w:b/>
                <w:sz w:val="20"/>
                <w:szCs w:val="20"/>
              </w:rPr>
              <w:t xml:space="preserve"> been m</w:t>
            </w:r>
          </w:p>
          <w:p w14:paraId="591432F4"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hAnsiTheme="minorHAnsi" w:cstheme="minorHAnsi"/>
                <w:b/>
                <w:sz w:val="20"/>
                <w:szCs w:val="20"/>
              </w:rPr>
              <w:t xml:space="preserve">et.  </w:t>
            </w:r>
          </w:p>
        </w:tc>
      </w:tr>
    </w:tbl>
    <w:p w14:paraId="3264F97C" w14:textId="77777777" w:rsidR="00641F8E" w:rsidRPr="00236F4B"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1685" w:author="Alhabibi, Haider@Energy [2]" w:date="2022-03-09T19:01:00Z">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622"/>
        <w:gridCol w:w="10168"/>
        <w:tblGridChange w:id="1686">
          <w:tblGrid>
            <w:gridCol w:w="622"/>
            <w:gridCol w:w="10168"/>
          </w:tblGrid>
        </w:tblGridChange>
      </w:tblGrid>
      <w:tr w:rsidR="00641F8E" w:rsidRPr="00641F8E" w14:paraId="426C961D" w14:textId="77777777" w:rsidTr="00BF708B">
        <w:trPr>
          <w:trHeight w:val="144"/>
          <w:tblHeader/>
          <w:trPrChange w:id="1687" w:author="Alhabibi, Haider@Energy [2]" w:date="2022-03-09T19:01:00Z">
            <w:trPr>
              <w:trHeight w:val="144"/>
              <w:tblHeader/>
            </w:trPr>
          </w:trPrChange>
        </w:trPr>
        <w:tc>
          <w:tcPr>
            <w:tcW w:w="10790" w:type="dxa"/>
            <w:gridSpan w:val="2"/>
            <w:tcBorders>
              <w:bottom w:val="single" w:sz="4" w:space="0" w:color="auto"/>
            </w:tcBorders>
            <w:tcPrChange w:id="1688" w:author="Alhabibi, Haider@Energy [2]" w:date="2022-03-09T19:01:00Z">
              <w:tcPr>
                <w:tcW w:w="14616" w:type="dxa"/>
                <w:gridSpan w:val="2"/>
                <w:tcBorders>
                  <w:bottom w:val="single" w:sz="4" w:space="0" w:color="auto"/>
                </w:tcBorders>
              </w:tcPr>
            </w:tcPrChange>
          </w:tcPr>
          <w:p w14:paraId="798454FA" w14:textId="1D4EE3EC"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Pr="00641F8E">
              <w:rPr>
                <w:rFonts w:asciiTheme="minorHAnsi" w:hAnsiTheme="minorHAnsi" w:cstheme="minorHAnsi"/>
                <w:b/>
                <w:sz w:val="20"/>
                <w:szCs w:val="20"/>
              </w:rPr>
              <w:t>. Point of Use Requirements (POU)</w:t>
            </w:r>
            <w:r w:rsidRPr="00175066">
              <w:rPr>
                <w:rFonts w:asciiTheme="minorHAnsi" w:hAnsiTheme="minorHAnsi" w:cstheme="minorHAnsi"/>
                <w:sz w:val="20"/>
                <w:szCs w:val="20"/>
              </w:rPr>
              <w:t xml:space="preserve"> (RA4.4.5)</w:t>
            </w:r>
          </w:p>
          <w:p w14:paraId="486C78D6" w14:textId="0FBDCCF8" w:rsidR="002E14A5" w:rsidDel="00BF708B" w:rsidRDefault="00BF708B"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689" w:author="Alhabibi, Haider@Energy [2]" w:date="2022-03-09T19:00:00Z"/>
                <w:rFonts w:asciiTheme="minorHAnsi" w:hAnsiTheme="minorHAnsi" w:cstheme="minorHAnsi"/>
                <w:sz w:val="18"/>
                <w:szCs w:val="20"/>
              </w:rPr>
            </w:pPr>
            <w:ins w:id="1690" w:author="Alhabibi, Haider@Energy [2]" w:date="2022-03-09T19:00:00Z">
              <w:r>
                <w:rPr>
                  <w:sz w:val="18"/>
                  <w:szCs w:val="18"/>
                </w:rPr>
                <w:t>&lt;&lt;Static Text - see the top&gt;&gt;</w:t>
              </w:r>
            </w:ins>
            <w:del w:id="1691" w:author="Alhabibi, Haider@Energy [2]" w:date="2022-03-09T19:00:00Z">
              <w:r w:rsidR="00641F8E" w:rsidRPr="00641F8E" w:rsidDel="00BF708B">
                <w:rPr>
                  <w:rFonts w:asciiTheme="minorHAnsi" w:hAnsiTheme="minorHAnsi" w:cstheme="minorHAnsi"/>
                  <w:sz w:val="18"/>
                  <w:szCs w:val="20"/>
                </w:rPr>
                <w:delText xml:space="preserve">Systems that utilize this distribution type shall comply with these requirements </w:delText>
              </w:r>
            </w:del>
          </w:p>
          <w:p w14:paraId="64BD04C3" w14:textId="20D9DB4D"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Pr="00641F8E">
              <w:rPr>
                <w:rFonts w:asciiTheme="minorHAnsi" w:hAnsiTheme="minorHAnsi" w:cstheme="minorHAnsi"/>
                <w:sz w:val="18"/>
                <w:szCs w:val="20"/>
              </w:rPr>
              <w:t xml:space="preserve"> </w:t>
            </w:r>
            <w:ins w:id="1692" w:author="Markstrum, Alexis@Energy" w:date="2021-10-21T11:47:00Z">
              <w:r w:rsidR="0030216A">
                <w:rPr>
                  <w:rFonts w:asciiTheme="minorHAnsi" w:hAnsiTheme="minorHAnsi" w:cstheme="minorHAnsi"/>
                  <w:sz w:val="18"/>
                  <w:szCs w:val="20"/>
                </w:rPr>
                <w:t xml:space="preserve">or </w:t>
              </w:r>
              <w:del w:id="1693" w:author="Alhabibi, Haider@Energy" w:date="2022-01-25T17:00:00Z">
                <w:r w:rsidR="0030216A" w:rsidDel="005356DE">
                  <w:rPr>
                    <w:rFonts w:asciiTheme="minorHAnsi" w:hAnsiTheme="minorHAnsi" w:cstheme="minorHAnsi"/>
                    <w:sz w:val="18"/>
                    <w:szCs w:val="20"/>
                  </w:rPr>
                  <w:delText>C</w:delText>
                </w:r>
              </w:del>
            </w:ins>
            <w:ins w:id="1694" w:author="Alhabibi, Haider@Energy" w:date="2022-01-25T17:00:00Z">
              <w:r w:rsidR="005356DE">
                <w:rPr>
                  <w:rFonts w:asciiTheme="minorHAnsi" w:hAnsiTheme="minorHAnsi" w:cstheme="minorHAnsi"/>
                  <w:sz w:val="18"/>
                  <w:szCs w:val="20"/>
                </w:rPr>
                <w:t>A2-</w:t>
              </w:r>
            </w:ins>
            <w:ins w:id="1695" w:author="Markstrum, Alexis@Energy" w:date="2021-10-21T11:47:00Z">
              <w:r w:rsidR="0030216A">
                <w:rPr>
                  <w:rFonts w:asciiTheme="minorHAnsi" w:hAnsiTheme="minorHAnsi" w:cstheme="minorHAnsi"/>
                  <w:sz w:val="18"/>
                  <w:szCs w:val="20"/>
                </w:rPr>
                <w:t xml:space="preserve">07 </w:t>
              </w:r>
            </w:ins>
            <w:r w:rsidRPr="00641F8E">
              <w:rPr>
                <w:rFonts w:asciiTheme="minorHAnsi" w:hAnsiTheme="minorHAnsi" w:cstheme="minorHAnsi"/>
                <w:sz w:val="18"/>
                <w:szCs w:val="20"/>
              </w:rPr>
              <w:t>= “Point of Use”, then display this entire table, else display “section does not apply" message&gt;&gt;</w:t>
            </w:r>
          </w:p>
        </w:tc>
      </w:tr>
      <w:tr w:rsidR="00641F8E" w:rsidRPr="00641F8E" w:rsidDel="00BF708B" w14:paraId="67A4FA8F" w14:textId="2A4D9A10" w:rsidTr="00BF708B">
        <w:trPr>
          <w:trHeight w:val="144"/>
          <w:tblHeader/>
          <w:del w:id="1696" w:author="Alhabibi, Haider@Energy [2]" w:date="2022-03-09T19:01:00Z"/>
          <w:trPrChange w:id="1697" w:author="Alhabibi, Haider@Energy [2]" w:date="2022-03-09T19:01:00Z">
            <w:trPr>
              <w:trHeight w:val="144"/>
              <w:tblHeader/>
            </w:trPr>
          </w:trPrChange>
        </w:trPr>
        <w:tc>
          <w:tcPr>
            <w:tcW w:w="622" w:type="dxa"/>
            <w:vAlign w:val="center"/>
            <w:tcPrChange w:id="1698" w:author="Alhabibi, Haider@Energy [2]" w:date="2022-03-09T19:01:00Z">
              <w:tcPr>
                <w:tcW w:w="720" w:type="dxa"/>
                <w:vAlign w:val="center"/>
              </w:tcPr>
            </w:tcPrChange>
          </w:tcPr>
          <w:p w14:paraId="5AC7B83E" w14:textId="3840DA40" w:rsidR="00641F8E" w:rsidRPr="00641F8E" w:rsidDel="00BF708B"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699" w:author="Alhabibi, Haider@Energy [2]" w:date="2022-03-09T19:01:00Z"/>
                <w:rFonts w:asciiTheme="minorHAnsi" w:hAnsiTheme="minorHAnsi" w:cstheme="minorHAnsi"/>
                <w:sz w:val="20"/>
                <w:szCs w:val="20"/>
              </w:rPr>
            </w:pPr>
            <w:del w:id="1700" w:author="Alhabibi, Haider@Energy [2]" w:date="2022-03-09T19:01:00Z">
              <w:r w:rsidRPr="00641F8E" w:rsidDel="00BF708B">
                <w:rPr>
                  <w:rFonts w:asciiTheme="minorHAnsi" w:hAnsiTheme="minorHAnsi" w:cstheme="minorHAnsi"/>
                  <w:sz w:val="20"/>
                  <w:szCs w:val="20"/>
                </w:rPr>
                <w:delText>01</w:delText>
              </w:r>
            </w:del>
          </w:p>
        </w:tc>
        <w:tc>
          <w:tcPr>
            <w:tcW w:w="10168" w:type="dxa"/>
            <w:tcPrChange w:id="1701" w:author="Alhabibi, Haider@Energy [2]" w:date="2022-03-09T19:01:00Z">
              <w:tcPr>
                <w:tcW w:w="13896" w:type="dxa"/>
              </w:tcPr>
            </w:tcPrChange>
          </w:tcPr>
          <w:p w14:paraId="3AF3F6F8" w14:textId="76DFB58C" w:rsidR="00641F8E" w:rsidRPr="00641F8E" w:rsidDel="00BF708B"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702" w:author="Alhabibi, Haider@Energy [2]" w:date="2022-03-09T19:01:00Z"/>
                <w:rFonts w:asciiTheme="minorHAnsi" w:hAnsiTheme="minorHAnsi" w:cstheme="minorHAnsi"/>
                <w:sz w:val="18"/>
                <w:szCs w:val="20"/>
              </w:rPr>
            </w:pPr>
            <w:del w:id="1703" w:author="Alhabibi, Haider@Energy [2]" w:date="2022-03-09T19:01:00Z">
              <w:r w:rsidRPr="00641F8E" w:rsidDel="00BF708B">
                <w:rPr>
                  <w:rFonts w:asciiTheme="minorHAnsi" w:hAnsiTheme="minorHAnsi" w:cstheme="minorHAnsi"/>
                  <w:sz w:val="18"/>
                  <w:szCs w:val="20"/>
                </w:rPr>
                <w:delText>All hot water supply pipe run lengths are equal to or less than the maximum values shown below, based on the pipe diameter.   If a combination of piping is used in a single run, then one half the allowed length of each size is the maximum installed length.</w:delText>
              </w:r>
            </w:del>
          </w:p>
          <w:p w14:paraId="3C5656C5" w14:textId="03D8655C" w:rsidR="00641F8E" w:rsidRPr="00641F8E" w:rsidDel="00BF708B" w:rsidRDefault="00641F8E" w:rsidP="00641F8E">
            <w:pPr>
              <w:keepNext/>
              <w:keepLines/>
              <w:spacing w:after="0" w:line="240" w:lineRule="auto"/>
              <w:rPr>
                <w:del w:id="1704" w:author="Alhabibi, Haider@Energy [2]" w:date="2022-03-09T19:01:00Z"/>
                <w:rFonts w:asciiTheme="minorHAnsi" w:hAnsiTheme="minorHAnsi" w:cstheme="minorHAnsi"/>
                <w:sz w:val="18"/>
                <w:szCs w:val="20"/>
              </w:rPr>
            </w:pPr>
            <w:del w:id="1705" w:author="Alhabibi, Haider@Energy [2]" w:date="2022-03-09T19:01:00Z">
              <w:r w:rsidRPr="00641F8E" w:rsidDel="00BF708B">
                <w:rPr>
                  <w:rFonts w:asciiTheme="minorHAnsi" w:hAnsiTheme="minorHAnsi" w:cstheme="minorHAnsi"/>
                  <w:sz w:val="18"/>
                  <w:szCs w:val="20"/>
                </w:rPr>
                <w:delText>The maximum allowed length of piping for the longest run terminating in:</w:delText>
              </w:r>
            </w:del>
          </w:p>
          <w:p w14:paraId="574B92C4" w14:textId="1FB527FB" w:rsidR="00641F8E" w:rsidRPr="00641F8E" w:rsidDel="00BF708B" w:rsidRDefault="00641F8E" w:rsidP="00641F8E">
            <w:pPr>
              <w:keepNext/>
              <w:keepLines/>
              <w:spacing w:after="0" w:line="240" w:lineRule="auto"/>
              <w:rPr>
                <w:del w:id="1706" w:author="Alhabibi, Haider@Energy [2]" w:date="2022-03-09T19:01:00Z"/>
                <w:rFonts w:asciiTheme="minorHAnsi" w:hAnsiTheme="minorHAnsi" w:cstheme="minorHAnsi"/>
                <w:sz w:val="18"/>
                <w:szCs w:val="20"/>
              </w:rPr>
            </w:pPr>
          </w:p>
          <w:p w14:paraId="094A42D2" w14:textId="32D7B719" w:rsidR="00641F8E" w:rsidRPr="00641F8E" w:rsidDel="00BF708B" w:rsidRDefault="00641F8E" w:rsidP="00641F8E">
            <w:pPr>
              <w:keepNext/>
              <w:keepLines/>
              <w:suppressAutoHyphens/>
              <w:spacing w:after="0" w:line="240" w:lineRule="auto"/>
              <w:ind w:firstLine="432"/>
              <w:rPr>
                <w:del w:id="1707" w:author="Alhabibi, Haider@Energy [2]" w:date="2022-03-09T19:01:00Z"/>
                <w:rFonts w:asciiTheme="minorHAnsi" w:hAnsiTheme="minorHAnsi" w:cstheme="minorHAnsi"/>
                <w:sz w:val="18"/>
                <w:szCs w:val="20"/>
              </w:rPr>
            </w:pPr>
            <w:del w:id="1708" w:author="Alhabibi, Haider@Energy [2]" w:date="2022-03-09T19:01:00Z">
              <w:r w:rsidRPr="00641F8E" w:rsidDel="00BF708B">
                <w:rPr>
                  <w:rFonts w:asciiTheme="minorHAnsi" w:hAnsiTheme="minorHAnsi" w:cstheme="minorHAnsi"/>
                  <w:sz w:val="18"/>
                  <w:szCs w:val="20"/>
                </w:rPr>
                <w:delText>3/8 inch - For only one pipe size - max length allowed is 15 feet</w:delText>
              </w:r>
            </w:del>
          </w:p>
          <w:p w14:paraId="00F22F0F" w14:textId="01B7D4D9" w:rsidR="00641F8E" w:rsidRPr="00641F8E" w:rsidDel="00BF708B" w:rsidRDefault="00641F8E" w:rsidP="002E14A5">
            <w:pPr>
              <w:keepNext/>
              <w:keepLines/>
              <w:suppressAutoHyphens/>
              <w:spacing w:after="0" w:line="240" w:lineRule="auto"/>
              <w:ind w:left="1175" w:hanging="203"/>
              <w:rPr>
                <w:del w:id="1709" w:author="Alhabibi, Haider@Energy [2]" w:date="2022-03-09T19:01:00Z"/>
                <w:rFonts w:asciiTheme="minorHAnsi" w:hAnsiTheme="minorHAnsi" w:cstheme="minorHAnsi"/>
                <w:sz w:val="18"/>
                <w:szCs w:val="20"/>
              </w:rPr>
            </w:pPr>
            <w:del w:id="1710" w:author="Alhabibi, Haider@Energy [2]" w:date="2022-03-09T19:01:00Z">
              <w:r w:rsidRPr="00641F8E" w:rsidDel="00BF708B">
                <w:rPr>
                  <w:rFonts w:asciiTheme="minorHAnsi" w:hAnsiTheme="minorHAnsi" w:cstheme="minorHAnsi"/>
                  <w:sz w:val="18"/>
                  <w:szCs w:val="20"/>
                </w:rPr>
                <w:delText xml:space="preserve">   </w:delText>
              </w:r>
              <w:r w:rsidR="002E14A5" w:rsidDel="00BF708B">
                <w:rPr>
                  <w:rFonts w:asciiTheme="minorHAnsi" w:hAnsiTheme="minorHAnsi" w:cstheme="minorHAnsi"/>
                  <w:sz w:val="18"/>
                  <w:szCs w:val="20"/>
                </w:rPr>
                <w:delText xml:space="preserve"> </w:delText>
              </w:r>
              <w:r w:rsidRPr="00641F8E" w:rsidDel="00BF708B">
                <w:rPr>
                  <w:rFonts w:asciiTheme="minorHAnsi" w:hAnsiTheme="minorHAnsi" w:cstheme="minorHAnsi"/>
                  <w:sz w:val="18"/>
                  <w:szCs w:val="20"/>
                </w:rPr>
                <w:delText xml:space="preserve"> For combination pipe sizes the max allowed length of 3/8-inch piping is 7.5 feet, of </w:delText>
              </w:r>
              <w:r w:rsidR="002E14A5" w:rsidDel="00BF708B">
                <w:rPr>
                  <w:rFonts w:asciiTheme="minorHAnsi" w:hAnsiTheme="minorHAnsi" w:cstheme="minorHAnsi"/>
                  <w:sz w:val="18"/>
                  <w:szCs w:val="20"/>
                </w:rPr>
                <w:delText>1/2</w:delText>
              </w:r>
              <w:r w:rsidR="002E14A5" w:rsidRPr="00641F8E" w:rsidDel="00BF708B">
                <w:rPr>
                  <w:rFonts w:asciiTheme="minorHAnsi" w:hAnsiTheme="minorHAnsi" w:cstheme="minorHAnsi"/>
                  <w:sz w:val="18"/>
                  <w:szCs w:val="20"/>
                </w:rPr>
                <w:delText xml:space="preserve"> </w:delText>
              </w:r>
              <w:r w:rsidRPr="00641F8E" w:rsidDel="00BF708B">
                <w:rPr>
                  <w:rFonts w:asciiTheme="minorHAnsi" w:hAnsiTheme="minorHAnsi" w:cstheme="minorHAnsi"/>
                  <w:sz w:val="18"/>
                  <w:szCs w:val="20"/>
                </w:rPr>
                <w:delText xml:space="preserve">inch piping is 5 feet, and </w:delText>
              </w:r>
              <w:r w:rsidR="002E14A5" w:rsidDel="00BF708B">
                <w:rPr>
                  <w:rFonts w:asciiTheme="minorHAnsi" w:hAnsiTheme="minorHAnsi" w:cstheme="minorHAnsi"/>
                  <w:sz w:val="18"/>
                  <w:szCs w:val="20"/>
                </w:rPr>
                <w:delText>3/4</w:delText>
              </w:r>
              <w:r w:rsidR="002E14A5" w:rsidRPr="00641F8E" w:rsidDel="00BF708B">
                <w:rPr>
                  <w:rFonts w:asciiTheme="minorHAnsi" w:hAnsiTheme="minorHAnsi" w:cstheme="minorHAnsi"/>
                  <w:sz w:val="18"/>
                  <w:szCs w:val="20"/>
                </w:rPr>
                <w:delText xml:space="preserve"> </w:delText>
              </w:r>
              <w:r w:rsidRPr="00641F8E" w:rsidDel="00BF708B">
                <w:rPr>
                  <w:rFonts w:asciiTheme="minorHAnsi" w:hAnsiTheme="minorHAnsi" w:cstheme="minorHAnsi"/>
                  <w:sz w:val="18"/>
                  <w:szCs w:val="20"/>
                </w:rPr>
                <w:delText>inch piping is 2.5 feet.</w:delText>
              </w:r>
            </w:del>
          </w:p>
          <w:p w14:paraId="660411D6" w14:textId="046D4467" w:rsidR="00641F8E" w:rsidRPr="00641F8E" w:rsidDel="00BF708B" w:rsidRDefault="00641F8E" w:rsidP="00641F8E">
            <w:pPr>
              <w:keepNext/>
              <w:keepLines/>
              <w:suppressAutoHyphens/>
              <w:spacing w:after="0" w:line="240" w:lineRule="auto"/>
              <w:ind w:left="972"/>
              <w:rPr>
                <w:del w:id="1711" w:author="Alhabibi, Haider@Energy [2]" w:date="2022-03-09T19:01:00Z"/>
                <w:rFonts w:asciiTheme="minorHAnsi" w:hAnsiTheme="minorHAnsi" w:cstheme="minorHAnsi"/>
                <w:sz w:val="18"/>
                <w:szCs w:val="20"/>
              </w:rPr>
            </w:pPr>
          </w:p>
          <w:p w14:paraId="452D3235" w14:textId="46AE0B08" w:rsidR="00641F8E" w:rsidRPr="00641F8E" w:rsidDel="00BF708B" w:rsidRDefault="002E14A5" w:rsidP="00641F8E">
            <w:pPr>
              <w:keepNext/>
              <w:keepLines/>
              <w:suppressAutoHyphens/>
              <w:spacing w:after="0" w:line="240" w:lineRule="auto"/>
              <w:ind w:firstLine="432"/>
              <w:rPr>
                <w:del w:id="1712" w:author="Alhabibi, Haider@Energy [2]" w:date="2022-03-09T19:01:00Z"/>
                <w:rFonts w:asciiTheme="minorHAnsi" w:hAnsiTheme="minorHAnsi" w:cstheme="minorHAnsi"/>
                <w:sz w:val="18"/>
                <w:szCs w:val="20"/>
              </w:rPr>
            </w:pPr>
            <w:del w:id="1713" w:author="Alhabibi, Haider@Energy [2]" w:date="2022-03-09T19:01:00Z">
              <w:r w:rsidDel="00BF708B">
                <w:rPr>
                  <w:rFonts w:asciiTheme="minorHAnsi" w:hAnsiTheme="minorHAnsi" w:cstheme="minorHAnsi"/>
                  <w:sz w:val="18"/>
                  <w:szCs w:val="20"/>
                </w:rPr>
                <w:delText>1/2</w:delText>
              </w:r>
              <w:r w:rsidRPr="00641F8E" w:rsidDel="00BF708B">
                <w:rPr>
                  <w:rFonts w:asciiTheme="minorHAnsi" w:hAnsiTheme="minorHAnsi" w:cstheme="minorHAnsi"/>
                  <w:sz w:val="18"/>
                  <w:szCs w:val="20"/>
                </w:rPr>
                <w:delText xml:space="preserve"> </w:delText>
              </w:r>
              <w:r w:rsidR="00641F8E" w:rsidRPr="00641F8E" w:rsidDel="00BF708B">
                <w:rPr>
                  <w:rFonts w:asciiTheme="minorHAnsi" w:hAnsiTheme="minorHAnsi" w:cstheme="minorHAnsi"/>
                  <w:sz w:val="18"/>
                  <w:szCs w:val="20"/>
                </w:rPr>
                <w:delText>inch - For only one pipe size – max length allowed is 10 feet</w:delText>
              </w:r>
            </w:del>
          </w:p>
          <w:p w14:paraId="71EBFD08" w14:textId="0A2F227D" w:rsidR="00641F8E" w:rsidRPr="00641F8E" w:rsidDel="00BF708B" w:rsidRDefault="00641F8E" w:rsidP="00641F8E">
            <w:pPr>
              <w:keepNext/>
              <w:keepLines/>
              <w:tabs>
                <w:tab w:val="left" w:pos="1260"/>
              </w:tabs>
              <w:suppressAutoHyphens/>
              <w:spacing w:after="0" w:line="240" w:lineRule="auto"/>
              <w:ind w:left="1260" w:hanging="288"/>
              <w:rPr>
                <w:del w:id="1714" w:author="Alhabibi, Haider@Energy [2]" w:date="2022-03-09T19:01:00Z"/>
                <w:rFonts w:asciiTheme="minorHAnsi" w:hAnsiTheme="minorHAnsi" w:cstheme="minorHAnsi"/>
                <w:sz w:val="18"/>
                <w:szCs w:val="20"/>
              </w:rPr>
            </w:pPr>
            <w:del w:id="1715" w:author="Alhabibi, Haider@Energy [2]" w:date="2022-03-09T19:01:00Z">
              <w:r w:rsidRPr="00641F8E" w:rsidDel="00BF708B">
                <w:rPr>
                  <w:rFonts w:asciiTheme="minorHAnsi" w:hAnsiTheme="minorHAnsi" w:cstheme="minorHAnsi"/>
                  <w:sz w:val="18"/>
                  <w:szCs w:val="20"/>
                </w:rPr>
                <w:delText xml:space="preserve">   </w:delText>
              </w:r>
              <w:r w:rsidR="002E14A5" w:rsidDel="00BF708B">
                <w:rPr>
                  <w:rFonts w:asciiTheme="minorHAnsi" w:hAnsiTheme="minorHAnsi" w:cstheme="minorHAnsi"/>
                  <w:sz w:val="18"/>
                  <w:szCs w:val="20"/>
                </w:rPr>
                <w:delText xml:space="preserve">  </w:delText>
              </w:r>
              <w:r w:rsidRPr="00641F8E" w:rsidDel="00BF708B">
                <w:rPr>
                  <w:rFonts w:asciiTheme="minorHAnsi" w:hAnsiTheme="minorHAnsi" w:cstheme="minorHAnsi"/>
                  <w:sz w:val="18"/>
                  <w:szCs w:val="20"/>
                </w:rPr>
                <w:delText xml:space="preserve">For combination pipe sizes the allowed length of </w:delText>
              </w:r>
              <w:r w:rsidR="002E14A5" w:rsidDel="00BF708B">
                <w:rPr>
                  <w:rFonts w:asciiTheme="minorHAnsi" w:hAnsiTheme="minorHAnsi" w:cstheme="minorHAnsi"/>
                  <w:sz w:val="18"/>
                  <w:szCs w:val="20"/>
                </w:rPr>
                <w:delText>1/2</w:delText>
              </w:r>
              <w:r w:rsidR="002E14A5" w:rsidRPr="00641F8E" w:rsidDel="00BF708B">
                <w:rPr>
                  <w:rFonts w:asciiTheme="minorHAnsi" w:hAnsiTheme="minorHAnsi" w:cstheme="minorHAnsi"/>
                  <w:sz w:val="18"/>
                  <w:szCs w:val="20"/>
                </w:rPr>
                <w:delText xml:space="preserve"> </w:delText>
              </w:r>
              <w:r w:rsidRPr="00641F8E" w:rsidDel="00BF708B">
                <w:rPr>
                  <w:rFonts w:asciiTheme="minorHAnsi" w:hAnsiTheme="minorHAnsi" w:cstheme="minorHAnsi"/>
                  <w:sz w:val="18"/>
                  <w:szCs w:val="20"/>
                </w:rPr>
                <w:delText xml:space="preserve">inch piping is 5 feet, and </w:delText>
              </w:r>
              <w:r w:rsidR="002E14A5" w:rsidDel="00BF708B">
                <w:rPr>
                  <w:rFonts w:asciiTheme="minorHAnsi" w:hAnsiTheme="minorHAnsi" w:cstheme="minorHAnsi"/>
                  <w:sz w:val="18"/>
                  <w:szCs w:val="20"/>
                </w:rPr>
                <w:delText>3/4</w:delText>
              </w:r>
              <w:r w:rsidR="002E14A5" w:rsidRPr="00641F8E" w:rsidDel="00BF708B">
                <w:rPr>
                  <w:rFonts w:asciiTheme="minorHAnsi" w:hAnsiTheme="minorHAnsi" w:cstheme="minorHAnsi"/>
                  <w:sz w:val="18"/>
                  <w:szCs w:val="20"/>
                </w:rPr>
                <w:delText xml:space="preserve"> </w:delText>
              </w:r>
              <w:r w:rsidRPr="00641F8E" w:rsidDel="00BF708B">
                <w:rPr>
                  <w:rFonts w:asciiTheme="minorHAnsi" w:hAnsiTheme="minorHAnsi" w:cstheme="minorHAnsi"/>
                  <w:sz w:val="18"/>
                  <w:szCs w:val="20"/>
                </w:rPr>
                <w:delText>inch piping is 2.5 feet.</w:delText>
              </w:r>
            </w:del>
          </w:p>
          <w:p w14:paraId="05571DB0" w14:textId="4D4AD77F" w:rsidR="00641F8E" w:rsidRPr="00641F8E" w:rsidDel="00BF708B" w:rsidRDefault="00641F8E" w:rsidP="00641F8E">
            <w:pPr>
              <w:keepNext/>
              <w:keepLines/>
              <w:tabs>
                <w:tab w:val="left" w:pos="1260"/>
              </w:tabs>
              <w:suppressAutoHyphens/>
              <w:spacing w:after="0" w:line="240" w:lineRule="auto"/>
              <w:ind w:left="1260" w:hanging="288"/>
              <w:rPr>
                <w:del w:id="1716" w:author="Alhabibi, Haider@Energy [2]" w:date="2022-03-09T19:01:00Z"/>
                <w:rFonts w:asciiTheme="minorHAnsi" w:hAnsiTheme="minorHAnsi" w:cstheme="minorHAnsi"/>
                <w:sz w:val="18"/>
                <w:szCs w:val="20"/>
              </w:rPr>
            </w:pPr>
          </w:p>
          <w:p w14:paraId="7A1A8D20" w14:textId="3399B1FA" w:rsidR="00641F8E" w:rsidRPr="00641F8E" w:rsidDel="00BF708B" w:rsidRDefault="002E14A5" w:rsidP="00641F8E">
            <w:pPr>
              <w:keepNext/>
              <w:keepLines/>
              <w:suppressAutoHyphens/>
              <w:spacing w:after="0" w:line="240" w:lineRule="auto"/>
              <w:ind w:firstLine="432"/>
              <w:rPr>
                <w:del w:id="1717" w:author="Alhabibi, Haider@Energy [2]" w:date="2022-03-09T19:01:00Z"/>
                <w:rFonts w:asciiTheme="minorHAnsi" w:eastAsia="Times New Roman" w:hAnsiTheme="minorHAnsi" w:cstheme="minorHAnsi"/>
                <w:i/>
                <w:sz w:val="20"/>
                <w:szCs w:val="20"/>
              </w:rPr>
            </w:pPr>
            <w:del w:id="1718" w:author="Alhabibi, Haider@Energy [2]" w:date="2022-03-09T19:01:00Z">
              <w:r w:rsidDel="00BF708B">
                <w:rPr>
                  <w:rFonts w:asciiTheme="minorHAnsi" w:eastAsia="Times New Roman" w:hAnsiTheme="minorHAnsi" w:cstheme="minorHAnsi"/>
                  <w:sz w:val="18"/>
                  <w:szCs w:val="20"/>
                </w:rPr>
                <w:delText>3/4</w:delText>
              </w:r>
              <w:r w:rsidRPr="00641F8E" w:rsidDel="00BF708B">
                <w:rPr>
                  <w:rFonts w:asciiTheme="minorHAnsi" w:eastAsia="Times New Roman" w:hAnsiTheme="minorHAnsi" w:cstheme="minorHAnsi"/>
                  <w:sz w:val="18"/>
                  <w:szCs w:val="20"/>
                </w:rPr>
                <w:delText xml:space="preserve"> </w:delText>
              </w:r>
              <w:r w:rsidR="00641F8E" w:rsidRPr="00641F8E" w:rsidDel="00BF708B">
                <w:rPr>
                  <w:rFonts w:asciiTheme="minorHAnsi" w:eastAsia="Times New Roman" w:hAnsiTheme="minorHAnsi" w:cstheme="minorHAnsi"/>
                  <w:sz w:val="18"/>
                  <w:szCs w:val="20"/>
                </w:rPr>
                <w:delText>inch - For only one pipe size = 5 feet</w:delText>
              </w:r>
            </w:del>
          </w:p>
        </w:tc>
      </w:tr>
      <w:tr w:rsidR="00641F8E" w:rsidRPr="00641F8E" w14:paraId="4578F00C" w14:textId="77777777" w:rsidTr="00BF708B">
        <w:trPr>
          <w:trHeight w:val="144"/>
          <w:tblHeader/>
          <w:trPrChange w:id="1719" w:author="Alhabibi, Haider@Energy [2]" w:date="2022-03-09T19:01:00Z">
            <w:trPr>
              <w:trHeight w:val="144"/>
              <w:tblHeader/>
            </w:trPr>
          </w:trPrChange>
        </w:trPr>
        <w:tc>
          <w:tcPr>
            <w:tcW w:w="10790" w:type="dxa"/>
            <w:gridSpan w:val="2"/>
            <w:tcBorders>
              <w:top w:val="single" w:sz="4" w:space="0" w:color="000000"/>
              <w:left w:val="single" w:sz="4" w:space="0" w:color="000000"/>
              <w:bottom w:val="single" w:sz="4" w:space="0" w:color="auto"/>
              <w:right w:val="single" w:sz="4" w:space="0" w:color="000000"/>
            </w:tcBorders>
            <w:vAlign w:val="center"/>
            <w:tcPrChange w:id="1720" w:author="Alhabibi, Haider@Energy [2]" w:date="2022-03-09T19:01:00Z">
              <w:tcPr>
                <w:tcW w:w="14616" w:type="dxa"/>
                <w:gridSpan w:val="2"/>
                <w:tcBorders>
                  <w:top w:val="single" w:sz="4" w:space="0" w:color="000000"/>
                  <w:left w:val="single" w:sz="4" w:space="0" w:color="000000"/>
                  <w:bottom w:val="single" w:sz="4" w:space="0" w:color="auto"/>
                  <w:right w:val="single" w:sz="4" w:space="0" w:color="000000"/>
                </w:tcBorders>
                <w:vAlign w:val="center"/>
              </w:tcPr>
            </w:tcPrChange>
          </w:tcPr>
          <w:p w14:paraId="3F2D3C8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0C0F076"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641F8E" w:rsidRPr="00641F8E" w14:paraId="6D88D665" w14:textId="77777777" w:rsidTr="00E20AD9">
        <w:trPr>
          <w:trHeight w:val="144"/>
          <w:tblHeader/>
        </w:trPr>
        <w:tc>
          <w:tcPr>
            <w:tcW w:w="10790" w:type="dxa"/>
            <w:gridSpan w:val="2"/>
            <w:tcBorders>
              <w:bottom w:val="single" w:sz="4" w:space="0" w:color="auto"/>
            </w:tcBorders>
          </w:tcPr>
          <w:p w14:paraId="13B78155" w14:textId="1D92E5D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N</w:t>
            </w:r>
            <w:r w:rsidRPr="00641F8E">
              <w:rPr>
                <w:rFonts w:asciiTheme="minorHAnsi" w:hAnsiTheme="minorHAnsi" w:cstheme="minorHAnsi"/>
                <w:b/>
                <w:sz w:val="20"/>
                <w:szCs w:val="20"/>
              </w:rPr>
              <w:t xml:space="preserve">. Mandatory Requirements for all Recirculation System </w:t>
            </w:r>
            <w:r w:rsidRPr="00175066">
              <w:rPr>
                <w:rFonts w:asciiTheme="minorHAnsi" w:hAnsiTheme="minorHAnsi" w:cstheme="minorHAnsi"/>
                <w:sz w:val="20"/>
                <w:szCs w:val="20"/>
              </w:rPr>
              <w:t>(RA4.4.7)</w:t>
            </w:r>
          </w:p>
          <w:p w14:paraId="1BB3E2F6" w14:textId="26DFC1F4" w:rsidR="002E14A5" w:rsidRDefault="00BF708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ins w:id="1721" w:author="Alhabibi, Haider@Energy [2]" w:date="2022-03-09T19:01:00Z">
              <w:r>
                <w:rPr>
                  <w:sz w:val="18"/>
                  <w:szCs w:val="18"/>
                </w:rPr>
                <w:t>&lt;&lt;Static Text - see the top&gt;&gt;</w:t>
              </w:r>
            </w:ins>
            <w:del w:id="1722" w:author="Alhabibi, Haider@Energy [2]" w:date="2022-03-09T19:01:00Z">
              <w:r w:rsidR="00641F8E" w:rsidRPr="00641F8E" w:rsidDel="00BF708B">
                <w:rPr>
                  <w:rFonts w:asciiTheme="minorHAnsi" w:hAnsiTheme="minorHAnsi" w:cstheme="minorHAnsi"/>
                  <w:sz w:val="18"/>
                  <w:szCs w:val="20"/>
                </w:rPr>
                <w:delText xml:space="preserve">Systems that utilize </w:delText>
              </w:r>
              <w:r w:rsidR="002E14A5" w:rsidDel="00BF708B">
                <w:rPr>
                  <w:rFonts w:asciiTheme="minorHAnsi" w:hAnsiTheme="minorHAnsi" w:cstheme="minorHAnsi"/>
                  <w:sz w:val="18"/>
                  <w:szCs w:val="20"/>
                </w:rPr>
                <w:delText>a recirculation system</w:delText>
              </w:r>
              <w:r w:rsidR="00641F8E" w:rsidRPr="00641F8E" w:rsidDel="00BF708B">
                <w:rPr>
                  <w:rFonts w:asciiTheme="minorHAnsi" w:hAnsiTheme="minorHAnsi" w:cstheme="minorHAnsi"/>
                  <w:sz w:val="18"/>
                  <w:szCs w:val="20"/>
                </w:rPr>
                <w:delText xml:space="preserve"> shall comply with these requirements. </w:delText>
              </w:r>
            </w:del>
            <w:r w:rsidR="00641F8E" w:rsidRPr="00641F8E">
              <w:rPr>
                <w:rFonts w:asciiTheme="minorHAnsi" w:hAnsiTheme="minorHAnsi" w:cstheme="minorHAnsi"/>
                <w:sz w:val="18"/>
                <w:szCs w:val="20"/>
              </w:rPr>
              <w:t xml:space="preserve"> </w:t>
            </w:r>
          </w:p>
          <w:p w14:paraId="01E94857" w14:textId="4E3E6D99"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ins w:id="1723" w:author="Markstrum, Alexis@Energy" w:date="2021-10-21T11:47:00Z">
              <w:r w:rsidR="0030216A">
                <w:rPr>
                  <w:rFonts w:asciiTheme="minorHAnsi" w:hAnsiTheme="minorHAnsi" w:cstheme="minorHAnsi"/>
                  <w:sz w:val="18"/>
                  <w:szCs w:val="20"/>
                </w:rPr>
                <w:t xml:space="preserve"> or </w:t>
              </w:r>
              <w:del w:id="1724" w:author="Alhabibi, Haider@Energy" w:date="2022-01-25T17:00:00Z">
                <w:r w:rsidR="0030216A" w:rsidDel="005356DE">
                  <w:rPr>
                    <w:rFonts w:asciiTheme="minorHAnsi" w:hAnsiTheme="minorHAnsi" w:cstheme="minorHAnsi"/>
                    <w:sz w:val="18"/>
                    <w:szCs w:val="20"/>
                  </w:rPr>
                  <w:delText>C</w:delText>
                </w:r>
              </w:del>
            </w:ins>
            <w:ins w:id="1725" w:author="Alhabibi, Haider@Energy" w:date="2022-01-25T17:00:00Z">
              <w:r w:rsidR="005356DE">
                <w:rPr>
                  <w:rFonts w:asciiTheme="minorHAnsi" w:hAnsiTheme="minorHAnsi" w:cstheme="minorHAnsi"/>
                  <w:sz w:val="18"/>
                  <w:szCs w:val="20"/>
                </w:rPr>
                <w:t>A</w:t>
              </w:r>
            </w:ins>
            <w:ins w:id="1726" w:author="Alhabibi, Haider@Energy" w:date="2022-01-25T17:01:00Z">
              <w:r w:rsidR="005356DE">
                <w:rPr>
                  <w:rFonts w:asciiTheme="minorHAnsi" w:hAnsiTheme="minorHAnsi" w:cstheme="minorHAnsi"/>
                  <w:sz w:val="18"/>
                  <w:szCs w:val="20"/>
                </w:rPr>
                <w:t>2-</w:t>
              </w:r>
            </w:ins>
            <w:ins w:id="1727" w:author="Markstrum, Alexis@Energy" w:date="2021-10-21T11:47:00Z">
              <w:r w:rsidR="0030216A">
                <w:rPr>
                  <w:rFonts w:asciiTheme="minorHAnsi" w:hAnsiTheme="minorHAnsi" w:cstheme="minorHAnsi"/>
                  <w:sz w:val="18"/>
                  <w:szCs w:val="20"/>
                </w:rPr>
                <w:t>07</w:t>
              </w:r>
            </w:ins>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“Recirculation System Non-Demand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Sensor Control”</w:t>
            </w:r>
            <w:r>
              <w:rPr>
                <w:rFonts w:asciiTheme="minorHAnsi" w:hAnsiTheme="minorHAnsi" w:cstheme="minorHAnsi"/>
                <w:sz w:val="18"/>
                <w:szCs w:val="20"/>
              </w:rPr>
              <w:t xml:space="preserve">, “HERS-Verified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message&gt;&gt;</w:t>
            </w:r>
          </w:p>
        </w:tc>
      </w:tr>
      <w:tr w:rsidR="00641F8E" w:rsidRPr="00641F8E" w:rsidDel="00BF708B" w14:paraId="36290D70" w14:textId="0D0D5189" w:rsidTr="00E20AD9">
        <w:trPr>
          <w:trHeight w:val="144"/>
          <w:tblHeader/>
          <w:del w:id="1728" w:author="Alhabibi, Haider@Energy [2]" w:date="2022-03-09T19:01:00Z"/>
        </w:trPr>
        <w:tc>
          <w:tcPr>
            <w:tcW w:w="625" w:type="dxa"/>
            <w:vAlign w:val="center"/>
          </w:tcPr>
          <w:p w14:paraId="3595C1A7" w14:textId="130AB6CD"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29" w:author="Alhabibi, Haider@Energy [2]" w:date="2022-03-09T19:01:00Z"/>
                <w:rFonts w:asciiTheme="minorHAnsi" w:hAnsiTheme="minorHAnsi" w:cstheme="minorHAnsi"/>
                <w:sz w:val="20"/>
                <w:szCs w:val="20"/>
              </w:rPr>
            </w:pPr>
            <w:del w:id="1730" w:author="Alhabibi, Haider@Energy [2]" w:date="2022-03-09T19:01:00Z">
              <w:r w:rsidRPr="00641F8E" w:rsidDel="00BF708B">
                <w:rPr>
                  <w:rFonts w:asciiTheme="minorHAnsi" w:hAnsiTheme="minorHAnsi" w:cstheme="minorHAnsi"/>
                  <w:sz w:val="20"/>
                  <w:szCs w:val="20"/>
                </w:rPr>
                <w:delText>01</w:delText>
              </w:r>
            </w:del>
          </w:p>
        </w:tc>
        <w:tc>
          <w:tcPr>
            <w:tcW w:w="10165" w:type="dxa"/>
            <w:vAlign w:val="center"/>
          </w:tcPr>
          <w:p w14:paraId="4D32EFDF" w14:textId="228CC279"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731" w:author="Alhabibi, Haider@Energy [2]" w:date="2022-03-09T19:01:00Z"/>
                <w:rFonts w:asciiTheme="minorHAnsi" w:hAnsiTheme="minorHAnsi" w:cstheme="minorHAnsi"/>
                <w:sz w:val="18"/>
                <w:szCs w:val="20"/>
              </w:rPr>
            </w:pPr>
            <w:del w:id="1732" w:author="Alhabibi, Haider@Energy [2]" w:date="2022-03-09T19:01:00Z">
              <w:r w:rsidRPr="00641F8E" w:rsidDel="00BF708B">
                <w:rPr>
                  <w:rFonts w:asciiTheme="minorHAnsi" w:hAnsiTheme="minorHAnsi" w:cstheme="minorHAnsi"/>
                  <w:sz w:val="18"/>
                  <w:szCs w:val="20"/>
                </w:rPr>
                <w:delText>A check valve located between the recirculation pump and the water heater to prevent unintentional recirculation.</w:delText>
              </w:r>
            </w:del>
          </w:p>
        </w:tc>
      </w:tr>
      <w:tr w:rsidR="00641F8E" w:rsidRPr="00641F8E" w:rsidDel="00BF708B" w14:paraId="15DB76AD" w14:textId="3BC1DC5C" w:rsidTr="00E20AD9">
        <w:trPr>
          <w:trHeight w:val="144"/>
          <w:tblHeader/>
          <w:del w:id="1733" w:author="Alhabibi, Haider@Energy [2]" w:date="2022-03-09T19:01:00Z"/>
        </w:trPr>
        <w:tc>
          <w:tcPr>
            <w:tcW w:w="625" w:type="dxa"/>
            <w:vAlign w:val="center"/>
          </w:tcPr>
          <w:p w14:paraId="5FF549D8" w14:textId="677172F6"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34" w:author="Alhabibi, Haider@Energy [2]" w:date="2022-03-09T19:01:00Z"/>
                <w:rFonts w:asciiTheme="minorHAnsi" w:hAnsiTheme="minorHAnsi" w:cstheme="minorHAnsi"/>
                <w:sz w:val="20"/>
                <w:szCs w:val="20"/>
              </w:rPr>
            </w:pPr>
            <w:del w:id="1735" w:author="Alhabibi, Haider@Energy [2]" w:date="2022-03-09T19:01:00Z">
              <w:r w:rsidRPr="00641F8E" w:rsidDel="00BF708B">
                <w:rPr>
                  <w:rFonts w:asciiTheme="minorHAnsi" w:hAnsiTheme="minorHAnsi" w:cstheme="minorHAnsi"/>
                  <w:sz w:val="20"/>
                  <w:szCs w:val="20"/>
                </w:rPr>
                <w:delText>02</w:delText>
              </w:r>
            </w:del>
          </w:p>
        </w:tc>
        <w:tc>
          <w:tcPr>
            <w:tcW w:w="10165" w:type="dxa"/>
            <w:vAlign w:val="center"/>
          </w:tcPr>
          <w:p w14:paraId="601EBA3C" w14:textId="7199FE68" w:rsidR="00641F8E" w:rsidRPr="00641F8E" w:rsidDel="00BF708B" w:rsidRDefault="00641F8E" w:rsidP="00641F8E">
            <w:pPr>
              <w:keepNext/>
              <w:spacing w:after="0" w:line="240" w:lineRule="auto"/>
              <w:jc w:val="both"/>
              <w:rPr>
                <w:del w:id="1736" w:author="Alhabibi, Haider@Energy [2]" w:date="2022-03-09T19:01:00Z"/>
                <w:rFonts w:asciiTheme="minorHAnsi" w:hAnsiTheme="minorHAnsi" w:cstheme="minorHAnsi"/>
                <w:sz w:val="18"/>
                <w:szCs w:val="20"/>
              </w:rPr>
            </w:pPr>
            <w:del w:id="1737" w:author="Alhabibi, Haider@Energy [2]" w:date="2022-03-09T19:01:00Z">
              <w:r w:rsidRPr="00641F8E" w:rsidDel="00BF708B">
                <w:rPr>
                  <w:rFonts w:asciiTheme="minorHAnsi" w:hAnsiTheme="minorHAnsi" w:cstheme="minorHAnsi"/>
                  <w:sz w:val="18"/>
                  <w:szCs w:val="20"/>
                </w:rPr>
                <w:delText xml:space="preserve">Piping must take </w:delText>
              </w:r>
              <w:r w:rsidR="00D52378" w:rsidDel="00BF708B">
                <w:rPr>
                  <w:rFonts w:asciiTheme="minorHAnsi" w:hAnsiTheme="minorHAnsi" w:cstheme="minorHAnsi"/>
                  <w:sz w:val="18"/>
                  <w:szCs w:val="20"/>
                </w:rPr>
                <w:delText xml:space="preserve">the </w:delText>
              </w:r>
              <w:r w:rsidRPr="00641F8E" w:rsidDel="00BF708B">
                <w:rPr>
                  <w:rFonts w:asciiTheme="minorHAnsi" w:hAnsiTheme="minorHAnsi" w:cstheme="minorHAnsi"/>
                  <w:sz w:val="18"/>
                  <w:szCs w:val="20"/>
                </w:rPr>
                <w:delText>most direct path between water heater and fixtures.</w:delText>
              </w:r>
            </w:del>
          </w:p>
        </w:tc>
      </w:tr>
      <w:tr w:rsidR="00641F8E" w:rsidRPr="00641F8E" w:rsidDel="00BF708B" w14:paraId="21352711" w14:textId="78A8FBD5" w:rsidTr="00E20AD9">
        <w:trPr>
          <w:trHeight w:val="144"/>
          <w:tblHeader/>
          <w:del w:id="1738" w:author="Alhabibi, Haider@Energy [2]" w:date="2022-03-09T19:01:00Z"/>
        </w:trPr>
        <w:tc>
          <w:tcPr>
            <w:tcW w:w="625" w:type="dxa"/>
            <w:vAlign w:val="center"/>
          </w:tcPr>
          <w:p w14:paraId="1F648D63" w14:textId="14D76331"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39" w:author="Alhabibi, Haider@Energy [2]" w:date="2022-03-09T19:01:00Z"/>
                <w:rFonts w:asciiTheme="minorHAnsi" w:hAnsiTheme="minorHAnsi" w:cstheme="minorHAnsi"/>
                <w:sz w:val="20"/>
                <w:szCs w:val="20"/>
              </w:rPr>
            </w:pPr>
            <w:del w:id="1740" w:author="Alhabibi, Haider@Energy [2]" w:date="2022-03-09T19:01:00Z">
              <w:r w:rsidRPr="00641F8E" w:rsidDel="00BF708B">
                <w:rPr>
                  <w:rFonts w:cstheme="minorHAnsi"/>
                  <w:sz w:val="20"/>
                  <w:szCs w:val="20"/>
                </w:rPr>
                <w:delText>03</w:delText>
              </w:r>
            </w:del>
          </w:p>
        </w:tc>
        <w:tc>
          <w:tcPr>
            <w:tcW w:w="10165" w:type="dxa"/>
            <w:vAlign w:val="center"/>
          </w:tcPr>
          <w:p w14:paraId="6F90CDD4" w14:textId="27BF8047" w:rsidR="00641F8E" w:rsidRPr="00641F8E" w:rsidDel="00BF708B" w:rsidRDefault="00641F8E" w:rsidP="00641F8E">
            <w:pPr>
              <w:keepNext/>
              <w:spacing w:after="0" w:line="240" w:lineRule="auto"/>
              <w:jc w:val="both"/>
              <w:rPr>
                <w:del w:id="1741" w:author="Alhabibi, Haider@Energy [2]" w:date="2022-03-09T19:01:00Z"/>
                <w:rFonts w:asciiTheme="minorHAnsi" w:hAnsiTheme="minorHAnsi" w:cstheme="minorHAnsi"/>
                <w:sz w:val="18"/>
                <w:szCs w:val="20"/>
              </w:rPr>
            </w:pPr>
            <w:del w:id="1742" w:author="Alhabibi, Haider@Energy [2]" w:date="2022-03-09T19:01:00Z">
              <w:r w:rsidRPr="00641F8E" w:rsidDel="00BF708B">
                <w:rPr>
                  <w:rFonts w:cstheme="minorHAnsi"/>
                  <w:sz w:val="18"/>
                  <w:szCs w:val="20"/>
                </w:rPr>
                <w:delText xml:space="preserve">Insulation is not required on the cold water line when it is used as the return. </w:delText>
              </w:r>
            </w:del>
          </w:p>
        </w:tc>
      </w:tr>
      <w:tr w:rsidR="00641F8E" w:rsidRPr="00641F8E" w:rsidDel="00BF708B" w14:paraId="5E6B37D2" w14:textId="3066496E" w:rsidTr="00E20AD9">
        <w:trPr>
          <w:trHeight w:val="144"/>
          <w:tblHeader/>
          <w:del w:id="1743" w:author="Alhabibi, Haider@Energy [2]" w:date="2022-03-09T19:01:00Z"/>
        </w:trPr>
        <w:tc>
          <w:tcPr>
            <w:tcW w:w="625" w:type="dxa"/>
            <w:vAlign w:val="center"/>
          </w:tcPr>
          <w:p w14:paraId="0F288421" w14:textId="65085DD7"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44" w:author="Alhabibi, Haider@Energy [2]" w:date="2022-03-09T19:01:00Z"/>
                <w:rFonts w:asciiTheme="minorHAnsi" w:hAnsiTheme="minorHAnsi" w:cstheme="minorHAnsi"/>
                <w:sz w:val="20"/>
                <w:szCs w:val="20"/>
              </w:rPr>
            </w:pPr>
            <w:del w:id="1745" w:author="Alhabibi, Haider@Energy [2]" w:date="2022-03-09T19:01:00Z">
              <w:r w:rsidRPr="00641F8E" w:rsidDel="00BF708B">
                <w:rPr>
                  <w:rFonts w:cstheme="minorHAnsi"/>
                  <w:sz w:val="20"/>
                  <w:szCs w:val="20"/>
                </w:rPr>
                <w:delText>04</w:delText>
              </w:r>
            </w:del>
          </w:p>
        </w:tc>
        <w:tc>
          <w:tcPr>
            <w:tcW w:w="10165" w:type="dxa"/>
            <w:vAlign w:val="center"/>
          </w:tcPr>
          <w:p w14:paraId="2061AE5F" w14:textId="22E11819" w:rsidR="00641F8E" w:rsidRPr="00641F8E" w:rsidDel="00BF708B" w:rsidRDefault="00641F8E" w:rsidP="00641F8E">
            <w:pPr>
              <w:keepNext/>
              <w:spacing w:after="0" w:line="240" w:lineRule="auto"/>
              <w:jc w:val="both"/>
              <w:rPr>
                <w:del w:id="1746" w:author="Alhabibi, Haider@Energy [2]" w:date="2022-03-09T19:01:00Z"/>
                <w:rFonts w:asciiTheme="minorHAnsi" w:hAnsiTheme="minorHAnsi" w:cstheme="minorHAnsi"/>
                <w:sz w:val="18"/>
                <w:szCs w:val="20"/>
              </w:rPr>
            </w:pPr>
            <w:del w:id="1747" w:author="Alhabibi, Haider@Energy [2]" w:date="2022-03-09T19:01:00Z">
              <w:r w:rsidRPr="00641F8E" w:rsidDel="00BF708B">
                <w:rPr>
                  <w:rFonts w:asciiTheme="minorHAnsi" w:hAnsiTheme="minorHAnsi" w:cstheme="minorHAnsi"/>
                  <w:sz w:val="18"/>
                  <w:szCs w:val="20"/>
                </w:rPr>
                <w:delText xml:space="preserve">If more than one loop </w:delText>
              </w:r>
              <w:r w:rsidR="00D52378" w:rsidDel="00BF708B">
                <w:rPr>
                  <w:rFonts w:asciiTheme="minorHAnsi" w:hAnsiTheme="minorHAnsi" w:cstheme="minorHAnsi"/>
                  <w:sz w:val="18"/>
                  <w:szCs w:val="20"/>
                </w:rPr>
                <w:delText xml:space="preserve">is </w:delText>
              </w:r>
              <w:r w:rsidRPr="00641F8E" w:rsidDel="00BF708B">
                <w:rPr>
                  <w:rFonts w:asciiTheme="minorHAnsi" w:hAnsiTheme="minorHAnsi" w:cstheme="minorHAnsi"/>
                  <w:sz w:val="18"/>
                  <w:szCs w:val="20"/>
                </w:rPr>
                <w:delText>installed each loop shall have its own pump and controls.</w:delText>
              </w:r>
            </w:del>
          </w:p>
        </w:tc>
      </w:tr>
      <w:tr w:rsidR="00641F8E" w:rsidRPr="00641F8E" w14:paraId="613A9B7F" w14:textId="77777777" w:rsidTr="00E20AD9">
        <w:trPr>
          <w:trHeight w:val="144"/>
          <w:tblHeader/>
        </w:trPr>
        <w:tc>
          <w:tcPr>
            <w:tcW w:w="10790" w:type="dxa"/>
            <w:gridSpan w:val="2"/>
            <w:vAlign w:val="center"/>
          </w:tcPr>
          <w:p w14:paraId="52494DCD"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641F8E" w:rsidRPr="00641F8E" w14:paraId="6BC13150" w14:textId="77777777" w:rsidTr="00E20AD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9709997" w14:textId="710DC9F9"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Pr="00641F8E">
              <w:rPr>
                <w:rFonts w:asciiTheme="minorHAnsi" w:hAnsiTheme="minorHAnsi" w:cstheme="minorHAnsi"/>
                <w:b/>
                <w:sz w:val="20"/>
                <w:szCs w:val="20"/>
              </w:rPr>
              <w:t xml:space="preserve">. Recirculation Non-Demand Controls Requirements (R-ND) </w:t>
            </w:r>
            <w:r w:rsidRPr="00175066">
              <w:rPr>
                <w:rFonts w:asciiTheme="minorHAnsi" w:hAnsiTheme="minorHAnsi" w:cstheme="minorHAnsi"/>
                <w:sz w:val="20"/>
                <w:szCs w:val="20"/>
              </w:rPr>
              <w:t>(RA4.4.8)</w:t>
            </w:r>
          </w:p>
          <w:p w14:paraId="2897AE6F" w14:textId="5420EEC1" w:rsidR="00825ED4" w:rsidDel="00BF708B" w:rsidRDefault="00BF708B"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748" w:author="Alhabibi, Haider@Energy [2]" w:date="2022-03-09T19:01:00Z"/>
                <w:rFonts w:asciiTheme="minorHAnsi" w:hAnsiTheme="minorHAnsi" w:cstheme="minorHAnsi"/>
                <w:sz w:val="18"/>
                <w:szCs w:val="20"/>
              </w:rPr>
            </w:pPr>
            <w:ins w:id="1749" w:author="Alhabibi, Haider@Energy [2]" w:date="2022-03-09T19:01:00Z">
              <w:r>
                <w:rPr>
                  <w:sz w:val="18"/>
                  <w:szCs w:val="18"/>
                </w:rPr>
                <w:t>&lt;&lt;Static Text - see the top&gt;&gt;</w:t>
              </w:r>
            </w:ins>
            <w:del w:id="1750" w:author="Alhabibi, Haider@Energy [2]" w:date="2022-03-09T19:01:00Z">
              <w:r w:rsidR="00641F8E" w:rsidRPr="00641F8E" w:rsidDel="00BF708B">
                <w:rPr>
                  <w:rFonts w:asciiTheme="minorHAnsi" w:hAnsiTheme="minorHAnsi" w:cstheme="minorHAnsi"/>
                  <w:sz w:val="18"/>
                  <w:szCs w:val="20"/>
                </w:rPr>
                <w:delText xml:space="preserve">Systems that utilize this distribution type shall comply with these requirements.  </w:delText>
              </w:r>
            </w:del>
          </w:p>
          <w:p w14:paraId="770090D5" w14:textId="7DF18662"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ins w:id="1751" w:author="Markstrum, Alexis@Energy" w:date="2021-10-21T11:49:00Z">
              <w:r w:rsidR="002947E9">
                <w:rPr>
                  <w:rFonts w:asciiTheme="minorHAnsi" w:hAnsiTheme="minorHAnsi" w:cstheme="minorHAnsi"/>
                  <w:sz w:val="18"/>
                  <w:szCs w:val="20"/>
                </w:rPr>
                <w:t xml:space="preserve">or </w:t>
              </w:r>
              <w:del w:id="1752" w:author="Alhabibi, Haider@Energy" w:date="2022-01-25T17:01:00Z">
                <w:r w:rsidR="002947E9" w:rsidDel="00C4788A">
                  <w:rPr>
                    <w:rFonts w:asciiTheme="minorHAnsi" w:hAnsiTheme="minorHAnsi" w:cstheme="minorHAnsi"/>
                    <w:sz w:val="18"/>
                    <w:szCs w:val="20"/>
                  </w:rPr>
                  <w:delText>C</w:delText>
                </w:r>
              </w:del>
            </w:ins>
            <w:ins w:id="1753" w:author="Alhabibi, Haider@Energy" w:date="2022-01-25T17:01:00Z">
              <w:r w:rsidR="00C4788A">
                <w:rPr>
                  <w:rFonts w:asciiTheme="minorHAnsi" w:hAnsiTheme="minorHAnsi" w:cstheme="minorHAnsi"/>
                  <w:sz w:val="18"/>
                  <w:szCs w:val="20"/>
                </w:rPr>
                <w:t>A2-</w:t>
              </w:r>
            </w:ins>
            <w:ins w:id="1754" w:author="Markstrum, Alexis@Energy" w:date="2021-10-21T11:49:00Z">
              <w:r w:rsidR="002947E9">
                <w:rPr>
                  <w:rFonts w:asciiTheme="minorHAnsi" w:hAnsiTheme="minorHAnsi" w:cstheme="minorHAnsi"/>
                  <w:sz w:val="18"/>
                  <w:szCs w:val="20"/>
                </w:rPr>
                <w:t xml:space="preserve">07 </w:t>
              </w:r>
            </w:ins>
            <w:r w:rsidRPr="00641F8E">
              <w:rPr>
                <w:rFonts w:asciiTheme="minorHAnsi" w:hAnsiTheme="minorHAnsi" w:cstheme="minorHAnsi"/>
                <w:sz w:val="18"/>
                <w:szCs w:val="20"/>
              </w:rPr>
              <w:t>= “Recirculation System Non-Demand Control</w:t>
            </w:r>
            <w:r w:rsidR="00825ED4">
              <w:rPr>
                <w:rFonts w:asciiTheme="minorHAnsi" w:hAnsiTheme="minorHAnsi" w:cstheme="minorHAnsi"/>
                <w:sz w:val="18"/>
                <w:szCs w:val="20"/>
              </w:rPr>
              <w:t>”</w:t>
            </w:r>
            <w:r w:rsidRPr="00641F8E">
              <w:rPr>
                <w:rFonts w:asciiTheme="minorHAnsi" w:hAnsiTheme="minorHAnsi" w:cstheme="minorHAnsi"/>
                <w:sz w:val="18"/>
                <w:szCs w:val="20"/>
              </w:rPr>
              <w:t>, then display this entire table, else display “section does not apply" message &gt;&gt;</w:t>
            </w:r>
          </w:p>
        </w:tc>
      </w:tr>
      <w:tr w:rsidR="00641F8E" w:rsidRPr="00641F8E" w:rsidDel="00BF708B" w14:paraId="18079576" w14:textId="0A9FADE6" w:rsidTr="00E20AD9">
        <w:trPr>
          <w:trHeight w:val="288"/>
          <w:tblHeader/>
          <w:del w:id="1755" w:author="Alhabibi, Haider@Energy [2]" w:date="2022-03-09T19:01:00Z"/>
        </w:trPr>
        <w:tc>
          <w:tcPr>
            <w:tcW w:w="631" w:type="dxa"/>
            <w:vAlign w:val="center"/>
          </w:tcPr>
          <w:p w14:paraId="6D8DC6AA" w14:textId="469925FE" w:rsidR="00641F8E" w:rsidRPr="00641F8E" w:rsidDel="00BF708B"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56" w:author="Alhabibi, Haider@Energy [2]" w:date="2022-03-09T19:01:00Z"/>
                <w:rFonts w:asciiTheme="minorHAnsi" w:hAnsiTheme="minorHAnsi" w:cstheme="minorHAnsi"/>
                <w:sz w:val="20"/>
                <w:szCs w:val="20"/>
              </w:rPr>
            </w:pPr>
            <w:del w:id="1757" w:author="Alhabibi, Haider@Energy [2]" w:date="2022-03-09T19:01:00Z">
              <w:r w:rsidRPr="00641F8E" w:rsidDel="00BF708B">
                <w:rPr>
                  <w:rFonts w:asciiTheme="minorHAnsi" w:hAnsiTheme="minorHAnsi" w:cstheme="minorHAnsi"/>
                  <w:sz w:val="20"/>
                  <w:szCs w:val="20"/>
                </w:rPr>
                <w:delText>01</w:delText>
              </w:r>
            </w:del>
          </w:p>
        </w:tc>
        <w:tc>
          <w:tcPr>
            <w:tcW w:w="10159" w:type="dxa"/>
            <w:vAlign w:val="center"/>
          </w:tcPr>
          <w:p w14:paraId="730B6AA8" w14:textId="18C2F78D" w:rsidR="00641F8E" w:rsidRPr="00641F8E" w:rsidDel="00BF708B"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758" w:author="Alhabibi, Haider@Energy [2]" w:date="2022-03-09T19:01:00Z"/>
                <w:rFonts w:asciiTheme="minorHAnsi" w:hAnsiTheme="minorHAnsi" w:cstheme="minorHAnsi"/>
                <w:sz w:val="20"/>
                <w:szCs w:val="20"/>
              </w:rPr>
            </w:pPr>
            <w:del w:id="1759" w:author="Alhabibi, Haider@Energy [2]" w:date="2022-03-09T19:01:00Z">
              <w:r w:rsidRPr="00641F8E" w:rsidDel="00BF708B">
                <w:rPr>
                  <w:rFonts w:asciiTheme="minorHAnsi" w:hAnsiTheme="minorHAnsi" w:cstheme="minorHAnsi"/>
                  <w:sz w:val="18"/>
                  <w:szCs w:val="20"/>
                </w:rPr>
                <w:delText>The active control shall be either: timer, temperature, or time and temperature. Timers shall be set to less than 24 hours. The temperature sensor shall be connected to the piping and to the controls for the pump.</w:delText>
              </w:r>
            </w:del>
          </w:p>
        </w:tc>
      </w:tr>
      <w:tr w:rsidR="00641F8E" w:rsidRPr="00641F8E" w14:paraId="1B650478" w14:textId="77777777" w:rsidTr="00E20AD9">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5FD8F07" w14:textId="77777777" w:rsidR="00641F8E" w:rsidRPr="00236F4B"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w:t>
            </w:r>
            <w:r w:rsidRPr="00236F4B">
              <w:rPr>
                <w:rFonts w:asciiTheme="minorHAnsi" w:eastAsiaTheme="minorEastAsia" w:hAnsiTheme="minorHAnsi" w:cstheme="minorHAnsi"/>
                <w:b/>
                <w:sz w:val="18"/>
                <w:szCs w:val="20"/>
              </w:rPr>
              <w:t>been met.</w:t>
            </w:r>
            <w:r w:rsidRPr="00236F4B">
              <w:rPr>
                <w:rFonts w:asciiTheme="minorHAnsi" w:hAnsiTheme="minorHAnsi" w:cstheme="minorHAnsi"/>
                <w:b/>
                <w:sz w:val="18"/>
                <w:szCs w:val="20"/>
              </w:rPr>
              <w:t xml:space="preserve">  </w:t>
            </w:r>
          </w:p>
        </w:tc>
      </w:tr>
    </w:tbl>
    <w:p w14:paraId="7DECFA7E"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641F8E" w:rsidRPr="00641F8E" w14:paraId="6641610C" w14:textId="77777777" w:rsidTr="00E20AD9">
        <w:trPr>
          <w:trHeight w:val="144"/>
          <w:tblHeader/>
        </w:trPr>
        <w:tc>
          <w:tcPr>
            <w:tcW w:w="10790" w:type="dxa"/>
            <w:gridSpan w:val="2"/>
            <w:tcBorders>
              <w:bottom w:val="single" w:sz="4" w:space="0" w:color="auto"/>
            </w:tcBorders>
          </w:tcPr>
          <w:p w14:paraId="56462261" w14:textId="1D38F4EA"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Pr="00641F8E">
              <w:rPr>
                <w:rFonts w:asciiTheme="minorHAnsi" w:eastAsiaTheme="minorEastAsia" w:hAnsiTheme="minorHAnsi" w:cstheme="minorHAnsi"/>
                <w:b/>
                <w:sz w:val="20"/>
                <w:szCs w:val="20"/>
              </w:rPr>
              <w:t>. Demand Recirculation Manual Control (R-</w:t>
            </w:r>
            <w:proofErr w:type="spellStart"/>
            <w:r w:rsidRPr="00641F8E">
              <w:rPr>
                <w:rFonts w:asciiTheme="minorHAnsi" w:eastAsiaTheme="minorEastAsia" w:hAnsiTheme="minorHAnsi" w:cstheme="minorHAnsi"/>
                <w:b/>
                <w:sz w:val="20"/>
                <w:szCs w:val="20"/>
              </w:rPr>
              <w:t>DRmc</w:t>
            </w:r>
            <w:proofErr w:type="spellEnd"/>
            <w:r w:rsidRPr="00641F8E">
              <w:rPr>
                <w:rFonts w:asciiTheme="minorHAnsi" w:eastAsiaTheme="minorEastAsia" w:hAnsiTheme="minorHAnsi" w:cstheme="minorHAnsi"/>
                <w:b/>
                <w:sz w:val="20"/>
                <w:szCs w:val="20"/>
              </w:rPr>
              <w:t xml:space="preserve">) </w:t>
            </w:r>
            <w:r w:rsidRPr="00A259EF">
              <w:rPr>
                <w:rFonts w:asciiTheme="minorHAnsi" w:eastAsiaTheme="minorEastAsia" w:hAnsiTheme="minorHAnsi" w:cstheme="minorHAnsi"/>
                <w:sz w:val="20"/>
                <w:szCs w:val="20"/>
              </w:rPr>
              <w:t>(RA4.4.9)</w:t>
            </w:r>
            <w:r w:rsidRPr="00641F8E">
              <w:rPr>
                <w:rFonts w:asciiTheme="minorHAnsi" w:eastAsiaTheme="minorEastAsia" w:hAnsiTheme="minorHAnsi" w:cstheme="minorHAnsi"/>
                <w:b/>
                <w:sz w:val="20"/>
                <w:szCs w:val="20"/>
              </w:rPr>
              <w:t xml:space="preserve">/Sensor Control Requirements </w:t>
            </w:r>
            <w:r w:rsidRPr="00641F8E">
              <w:rPr>
                <w:rFonts w:asciiTheme="minorHAnsi" w:hAnsiTheme="minorHAnsi" w:cstheme="minorHAnsi"/>
                <w:b/>
                <w:sz w:val="20"/>
                <w:szCs w:val="20"/>
              </w:rPr>
              <w:t>(</w:t>
            </w:r>
            <w:proofErr w:type="spellStart"/>
            <w:r w:rsidRPr="00641F8E">
              <w:rPr>
                <w:rFonts w:asciiTheme="minorHAnsi" w:hAnsiTheme="minorHAnsi" w:cstheme="minorHAnsi"/>
                <w:b/>
                <w:sz w:val="20"/>
                <w:szCs w:val="20"/>
              </w:rPr>
              <w:t>RDRsc</w:t>
            </w:r>
            <w:proofErr w:type="spellEnd"/>
            <w:r w:rsidRPr="00641F8E">
              <w:rPr>
                <w:rFonts w:asciiTheme="minorHAnsi" w:hAnsiTheme="minorHAnsi" w:cstheme="minorHAnsi"/>
                <w:b/>
                <w:sz w:val="20"/>
                <w:szCs w:val="20"/>
              </w:rPr>
              <w:t>)</w:t>
            </w:r>
            <w:r w:rsidRPr="00A259EF">
              <w:rPr>
                <w:rFonts w:asciiTheme="minorHAnsi" w:hAnsiTheme="minorHAnsi" w:cstheme="minorHAnsi"/>
                <w:sz w:val="20"/>
                <w:szCs w:val="20"/>
              </w:rPr>
              <w:t xml:space="preserve"> (RA4.4.10)</w:t>
            </w:r>
          </w:p>
          <w:p w14:paraId="2DAE8029" w14:textId="74E7AD04" w:rsidR="00D52378" w:rsidDel="00BF708B" w:rsidRDefault="00BF708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760" w:author="Alhabibi, Haider@Energy [2]" w:date="2022-03-09T19:01:00Z"/>
                <w:rFonts w:asciiTheme="minorHAnsi" w:eastAsiaTheme="minorEastAsia" w:hAnsiTheme="minorHAnsi" w:cstheme="minorHAnsi"/>
                <w:sz w:val="18"/>
                <w:szCs w:val="20"/>
              </w:rPr>
            </w:pPr>
            <w:ins w:id="1761" w:author="Alhabibi, Haider@Energy [2]" w:date="2022-03-09T19:01:00Z">
              <w:r>
                <w:rPr>
                  <w:sz w:val="18"/>
                  <w:szCs w:val="18"/>
                </w:rPr>
                <w:t>&lt;&lt;Static Text - see the top&gt;&gt;</w:t>
              </w:r>
            </w:ins>
            <w:del w:id="1762" w:author="Alhabibi, Haider@Energy [2]" w:date="2022-03-09T19:01:00Z">
              <w:r w:rsidR="00641F8E" w:rsidRPr="00641F8E" w:rsidDel="00BF708B">
                <w:rPr>
                  <w:rFonts w:asciiTheme="minorHAnsi" w:eastAsiaTheme="minorEastAsia" w:hAnsiTheme="minorHAnsi" w:cstheme="minorHAnsi"/>
                  <w:sz w:val="18"/>
                  <w:szCs w:val="20"/>
                </w:rPr>
                <w:delText xml:space="preserve">Systems that utilize </w:delText>
              </w:r>
              <w:r w:rsidR="00D52378" w:rsidDel="00BF708B">
                <w:rPr>
                  <w:rFonts w:asciiTheme="minorHAnsi" w:eastAsiaTheme="minorEastAsia" w:hAnsiTheme="minorHAnsi" w:cstheme="minorHAnsi"/>
                  <w:sz w:val="18"/>
                  <w:szCs w:val="20"/>
                </w:rPr>
                <w:delText>either of these</w:delText>
              </w:r>
              <w:r w:rsidR="00D52378" w:rsidRPr="00641F8E" w:rsidDel="00BF708B">
                <w:rPr>
                  <w:rFonts w:asciiTheme="minorHAnsi" w:eastAsiaTheme="minorEastAsia" w:hAnsiTheme="minorHAnsi" w:cstheme="minorHAnsi"/>
                  <w:sz w:val="18"/>
                  <w:szCs w:val="20"/>
                </w:rPr>
                <w:delText xml:space="preserve"> </w:delText>
              </w:r>
              <w:r w:rsidR="00641F8E" w:rsidRPr="00641F8E" w:rsidDel="00BF708B">
                <w:rPr>
                  <w:rFonts w:asciiTheme="minorHAnsi" w:eastAsiaTheme="minorEastAsia" w:hAnsiTheme="minorHAnsi" w:cstheme="minorHAnsi"/>
                  <w:sz w:val="18"/>
                  <w:szCs w:val="20"/>
                </w:rPr>
                <w:delText>distribution type</w:delText>
              </w:r>
              <w:r w:rsidR="00D52378" w:rsidDel="00BF708B">
                <w:rPr>
                  <w:rFonts w:asciiTheme="minorHAnsi" w:eastAsiaTheme="minorEastAsia" w:hAnsiTheme="minorHAnsi" w:cstheme="minorHAnsi"/>
                  <w:sz w:val="18"/>
                  <w:szCs w:val="20"/>
                </w:rPr>
                <w:delText>s</w:delText>
              </w:r>
              <w:r w:rsidR="00641F8E" w:rsidRPr="00641F8E" w:rsidDel="00BF708B">
                <w:rPr>
                  <w:rFonts w:asciiTheme="minorHAnsi" w:eastAsiaTheme="minorEastAsia" w:hAnsiTheme="minorHAnsi" w:cstheme="minorHAnsi"/>
                  <w:sz w:val="18"/>
                  <w:szCs w:val="20"/>
                </w:rPr>
                <w:delText xml:space="preserve"> shall comply with these requirements.  </w:delText>
              </w:r>
            </w:del>
          </w:p>
          <w:p w14:paraId="5BA1B8F4" w14:textId="77FA2BB6"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ins w:id="1763" w:author="Markstrum, Alexis@Energy" w:date="2021-10-21T11:49:00Z">
              <w:r w:rsidR="002947E9">
                <w:rPr>
                  <w:rFonts w:asciiTheme="minorHAnsi" w:hAnsiTheme="minorHAnsi" w:cstheme="minorHAnsi"/>
                  <w:sz w:val="18"/>
                  <w:szCs w:val="20"/>
                </w:rPr>
                <w:t xml:space="preserve"> or </w:t>
              </w:r>
              <w:del w:id="1764" w:author="Alhabibi, Haider@Energy" w:date="2022-01-25T17:01:00Z">
                <w:r w:rsidR="002947E9" w:rsidDel="00C4788A">
                  <w:rPr>
                    <w:rFonts w:asciiTheme="minorHAnsi" w:hAnsiTheme="minorHAnsi" w:cstheme="minorHAnsi"/>
                    <w:sz w:val="18"/>
                    <w:szCs w:val="20"/>
                  </w:rPr>
                  <w:delText>C</w:delText>
                </w:r>
              </w:del>
            </w:ins>
            <w:ins w:id="1765" w:author="Alhabibi, Haider@Energy" w:date="2022-01-25T17:01:00Z">
              <w:r w:rsidR="00C4788A">
                <w:rPr>
                  <w:rFonts w:asciiTheme="minorHAnsi" w:hAnsiTheme="minorHAnsi" w:cstheme="minorHAnsi"/>
                  <w:sz w:val="18"/>
                  <w:szCs w:val="20"/>
                </w:rPr>
                <w:t>A2-</w:t>
              </w:r>
            </w:ins>
            <w:ins w:id="1766" w:author="Markstrum, Alexis@Energy" w:date="2021-10-21T11:49:00Z">
              <w:r w:rsidR="002947E9">
                <w:rPr>
                  <w:rFonts w:asciiTheme="minorHAnsi" w:hAnsiTheme="minorHAnsi" w:cstheme="minorHAnsi"/>
                  <w:sz w:val="18"/>
                  <w:szCs w:val="20"/>
                </w:rPr>
                <w:t>07</w:t>
              </w:r>
            </w:ins>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“Deman</w:t>
            </w:r>
            <w:r>
              <w:rPr>
                <w:rFonts w:asciiTheme="minorHAnsi" w:hAnsiTheme="minorHAnsi" w:cstheme="minorHAnsi"/>
                <w:sz w:val="18"/>
                <w:szCs w:val="20"/>
              </w:rPr>
              <w:t>d Recirculation Manual Control”,</w:t>
            </w:r>
            <w:r w:rsidRPr="00641F8E">
              <w:rPr>
                <w:rFonts w:asciiTheme="minorHAnsi" w:hAnsiTheme="minorHAnsi" w:cstheme="minorHAnsi"/>
                <w:sz w:val="18"/>
                <w:szCs w:val="20"/>
              </w:rPr>
              <w:t xml:space="preserve"> “Demand Recirculation Sensor Control</w:t>
            </w:r>
            <w:proofErr w:type="gramStart"/>
            <w:r w:rsidRPr="00641F8E">
              <w:rPr>
                <w:rFonts w:asciiTheme="minorHAnsi" w:hAnsiTheme="minorHAnsi" w:cstheme="minorHAnsi"/>
                <w:sz w:val="18"/>
                <w:szCs w:val="20"/>
              </w:rPr>
              <w:t>”</w:t>
            </w:r>
            <w:r>
              <w:rPr>
                <w:rFonts w:asciiTheme="minorHAnsi" w:hAnsiTheme="minorHAnsi" w:cstheme="minorHAnsi"/>
                <w:sz w:val="18"/>
                <w:szCs w:val="20"/>
              </w:rPr>
              <w:t xml:space="preserve">, </w:t>
            </w:r>
            <w:r w:rsidRPr="00641F8E">
              <w:rPr>
                <w:rFonts w:asciiTheme="minorHAnsi" w:hAnsiTheme="minorHAnsi" w:cstheme="minorHAnsi"/>
                <w:sz w:val="18"/>
                <w:szCs w:val="20"/>
              </w:rPr>
              <w:t xml:space="preserve"> </w:t>
            </w:r>
            <w:r>
              <w:rPr>
                <w:rFonts w:asciiTheme="minorHAnsi" w:hAnsiTheme="minorHAnsi" w:cstheme="minorHAnsi"/>
                <w:sz w:val="18"/>
                <w:szCs w:val="20"/>
              </w:rPr>
              <w:t>“</w:t>
            </w:r>
            <w:proofErr w:type="gramEnd"/>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rsidDel="00BF708B" w14:paraId="226472CF" w14:textId="1706E5B5" w:rsidTr="00E20AD9">
        <w:trPr>
          <w:trHeight w:val="144"/>
          <w:tblHeader/>
          <w:del w:id="1767" w:author="Alhabibi, Haider@Energy [2]" w:date="2022-03-09T19:02:00Z"/>
        </w:trPr>
        <w:tc>
          <w:tcPr>
            <w:tcW w:w="627" w:type="dxa"/>
            <w:tcBorders>
              <w:top w:val="single" w:sz="4" w:space="0" w:color="auto"/>
            </w:tcBorders>
            <w:vAlign w:val="center"/>
          </w:tcPr>
          <w:p w14:paraId="75350596" w14:textId="5B4D4B83"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68" w:author="Alhabibi, Haider@Energy [2]" w:date="2022-03-09T19:02:00Z"/>
                <w:rFonts w:asciiTheme="minorHAnsi" w:eastAsiaTheme="minorEastAsia" w:hAnsiTheme="minorHAnsi" w:cstheme="minorHAnsi"/>
                <w:sz w:val="20"/>
                <w:szCs w:val="20"/>
              </w:rPr>
            </w:pPr>
            <w:del w:id="1769" w:author="Alhabibi, Haider@Energy [2]" w:date="2022-03-09T19:02:00Z">
              <w:r w:rsidRPr="00641F8E" w:rsidDel="00BF708B">
                <w:rPr>
                  <w:rFonts w:asciiTheme="minorHAnsi" w:eastAsiaTheme="minorEastAsia" w:hAnsiTheme="minorHAnsi" w:cstheme="minorHAnsi"/>
                  <w:sz w:val="20"/>
                  <w:szCs w:val="20"/>
                </w:rPr>
                <w:delText>01</w:delText>
              </w:r>
            </w:del>
          </w:p>
        </w:tc>
        <w:tc>
          <w:tcPr>
            <w:tcW w:w="10163" w:type="dxa"/>
            <w:tcBorders>
              <w:top w:val="single" w:sz="4" w:space="0" w:color="auto"/>
            </w:tcBorders>
            <w:vAlign w:val="center"/>
          </w:tcPr>
          <w:p w14:paraId="0E2451D8" w14:textId="7386D784"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770" w:author="Alhabibi, Haider@Energy [2]" w:date="2022-03-09T19:02:00Z"/>
                <w:rFonts w:asciiTheme="minorHAnsi" w:eastAsiaTheme="minorEastAsia" w:hAnsiTheme="minorHAnsi" w:cstheme="minorHAnsi"/>
                <w:sz w:val="18"/>
                <w:szCs w:val="20"/>
              </w:rPr>
            </w:pPr>
            <w:del w:id="1771" w:author="Alhabibi, Haider@Energy [2]" w:date="2022-03-09T19:02:00Z">
              <w:r w:rsidRPr="00641F8E" w:rsidDel="00BF708B">
                <w:rPr>
                  <w:rFonts w:asciiTheme="minorHAnsi" w:eastAsiaTheme="minorEastAsia" w:hAnsiTheme="minorHAnsi" w:cstheme="minorHAnsi"/>
                  <w:sz w:val="18"/>
                  <w:szCs w:val="20"/>
                </w:rPr>
                <w:delTex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delText>
              </w:r>
            </w:del>
          </w:p>
        </w:tc>
      </w:tr>
      <w:tr w:rsidR="00641F8E" w:rsidRPr="00641F8E" w:rsidDel="00BF708B" w14:paraId="687C057B" w14:textId="4841BDFB" w:rsidTr="00E20AD9">
        <w:trPr>
          <w:trHeight w:val="144"/>
          <w:tblHeader/>
          <w:del w:id="1772" w:author="Alhabibi, Haider@Energy [2]" w:date="2022-03-09T19:02:00Z"/>
        </w:trPr>
        <w:tc>
          <w:tcPr>
            <w:tcW w:w="627" w:type="dxa"/>
            <w:vAlign w:val="center"/>
          </w:tcPr>
          <w:p w14:paraId="0295308A" w14:textId="69E10B84"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73" w:author="Alhabibi, Haider@Energy [2]" w:date="2022-03-09T19:02:00Z"/>
                <w:rFonts w:asciiTheme="minorHAnsi" w:eastAsiaTheme="minorEastAsia" w:hAnsiTheme="minorHAnsi" w:cstheme="minorHAnsi"/>
                <w:sz w:val="20"/>
                <w:szCs w:val="20"/>
              </w:rPr>
            </w:pPr>
            <w:del w:id="1774" w:author="Alhabibi, Haider@Energy [2]" w:date="2022-03-09T19:02:00Z">
              <w:r w:rsidRPr="00641F8E" w:rsidDel="00BF708B">
                <w:rPr>
                  <w:rFonts w:asciiTheme="minorHAnsi" w:eastAsiaTheme="minorEastAsia" w:hAnsiTheme="minorHAnsi" w:cstheme="minorHAnsi"/>
                  <w:sz w:val="20"/>
                  <w:szCs w:val="20"/>
                </w:rPr>
                <w:delText>02</w:delText>
              </w:r>
            </w:del>
          </w:p>
        </w:tc>
        <w:tc>
          <w:tcPr>
            <w:tcW w:w="10163" w:type="dxa"/>
            <w:vAlign w:val="center"/>
          </w:tcPr>
          <w:p w14:paraId="3073E098" w14:textId="4BEFC412" w:rsidR="00641F8E" w:rsidRPr="00641F8E" w:rsidDel="00BF708B" w:rsidRDefault="00641F8E" w:rsidP="00641F8E">
            <w:pPr>
              <w:keepNext/>
              <w:spacing w:after="0" w:line="240" w:lineRule="auto"/>
              <w:rPr>
                <w:del w:id="1775" w:author="Alhabibi, Haider@Energy [2]" w:date="2022-03-09T19:02:00Z"/>
                <w:rFonts w:asciiTheme="minorHAnsi" w:eastAsiaTheme="minorEastAsia" w:hAnsiTheme="minorHAnsi" w:cstheme="minorHAnsi"/>
                <w:sz w:val="18"/>
                <w:szCs w:val="20"/>
              </w:rPr>
            </w:pPr>
            <w:del w:id="1776" w:author="Alhabibi, Haider@Energy [2]" w:date="2022-03-09T19:02:00Z">
              <w:r w:rsidRPr="00641F8E" w:rsidDel="00BF708B">
                <w:rPr>
                  <w:rFonts w:asciiTheme="minorHAnsi" w:eastAsiaTheme="minorEastAsia" w:hAnsiTheme="minorHAnsi" w:cstheme="minorHAnsi"/>
                  <w:sz w:val="18"/>
                  <w:szCs w:val="20"/>
                </w:rPr>
                <w:delText xml:space="preserve">The controls shall be located in the kitchen, bathroom, and any hot water fixture location that is at least 20 feet from the water heater. </w:delText>
              </w:r>
            </w:del>
          </w:p>
        </w:tc>
      </w:tr>
      <w:tr w:rsidR="00641F8E" w:rsidRPr="00641F8E" w:rsidDel="00BF708B" w14:paraId="55D1715D" w14:textId="61A7EDCC" w:rsidTr="00E20AD9">
        <w:trPr>
          <w:trHeight w:val="144"/>
          <w:tblHeader/>
          <w:del w:id="1777" w:author="Alhabibi, Haider@Energy [2]" w:date="2022-03-09T19:02:00Z"/>
        </w:trPr>
        <w:tc>
          <w:tcPr>
            <w:tcW w:w="627" w:type="dxa"/>
            <w:vAlign w:val="center"/>
          </w:tcPr>
          <w:p w14:paraId="78EB1D7E" w14:textId="410DF988"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78" w:author="Alhabibi, Haider@Energy [2]" w:date="2022-03-09T19:02:00Z"/>
                <w:rFonts w:asciiTheme="minorHAnsi" w:eastAsiaTheme="minorEastAsia" w:hAnsiTheme="minorHAnsi" w:cstheme="minorHAnsi"/>
                <w:sz w:val="20"/>
                <w:szCs w:val="20"/>
              </w:rPr>
            </w:pPr>
            <w:del w:id="1779" w:author="Alhabibi, Haider@Energy [2]" w:date="2022-03-09T19:02:00Z">
              <w:r w:rsidRPr="00641F8E" w:rsidDel="00BF708B">
                <w:rPr>
                  <w:rFonts w:asciiTheme="minorHAnsi" w:eastAsiaTheme="minorEastAsia" w:hAnsiTheme="minorHAnsi" w:cstheme="minorHAnsi"/>
                  <w:sz w:val="20"/>
                  <w:szCs w:val="20"/>
                </w:rPr>
                <w:delText>03</w:delText>
              </w:r>
            </w:del>
          </w:p>
        </w:tc>
        <w:tc>
          <w:tcPr>
            <w:tcW w:w="10163" w:type="dxa"/>
            <w:vAlign w:val="center"/>
          </w:tcPr>
          <w:p w14:paraId="6ED7547F" w14:textId="12EE7916"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780" w:author="Alhabibi, Haider@Energy [2]" w:date="2022-03-09T19:02:00Z"/>
                <w:rFonts w:asciiTheme="minorHAnsi" w:eastAsiaTheme="minorEastAsia" w:hAnsiTheme="minorHAnsi" w:cstheme="minorHAnsi"/>
                <w:sz w:val="18"/>
                <w:szCs w:val="20"/>
              </w:rPr>
            </w:pPr>
            <w:del w:id="1781" w:author="Alhabibi, Haider@Energy [2]" w:date="2022-03-09T19:02:00Z">
              <w:r w:rsidRPr="00641F8E" w:rsidDel="00BF708B">
                <w:rPr>
                  <w:rFonts w:asciiTheme="minorHAnsi" w:eastAsiaTheme="minorEastAsia" w:hAnsiTheme="minorHAnsi" w:cstheme="minorHAnsi"/>
                  <w:sz w:val="18"/>
                  <w:szCs w:val="20"/>
                </w:rPr>
                <w:delText xml:space="preserve">Manual controls may be activated by wired or wireless mechanisms. </w:delText>
              </w:r>
            </w:del>
          </w:p>
        </w:tc>
      </w:tr>
      <w:tr w:rsidR="00641F8E" w:rsidRPr="00641F8E" w:rsidDel="00BF708B" w14:paraId="43939232" w14:textId="42707686" w:rsidTr="00E20AD9">
        <w:trPr>
          <w:trHeight w:val="144"/>
          <w:tblHeader/>
          <w:del w:id="1782" w:author="Alhabibi, Haider@Energy [2]" w:date="2022-03-09T19:02:00Z"/>
        </w:trPr>
        <w:tc>
          <w:tcPr>
            <w:tcW w:w="627" w:type="dxa"/>
            <w:vAlign w:val="center"/>
          </w:tcPr>
          <w:p w14:paraId="5EF6E5E8" w14:textId="693D46D2"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83" w:author="Alhabibi, Haider@Energy [2]" w:date="2022-03-09T19:02:00Z"/>
                <w:rFonts w:asciiTheme="minorHAnsi" w:eastAsiaTheme="minorEastAsia" w:hAnsiTheme="minorHAnsi" w:cstheme="minorHAnsi"/>
                <w:sz w:val="20"/>
                <w:szCs w:val="20"/>
              </w:rPr>
            </w:pPr>
            <w:del w:id="1784" w:author="Alhabibi, Haider@Energy [2]" w:date="2022-03-09T19:02:00Z">
              <w:r w:rsidRPr="00641F8E" w:rsidDel="00BF708B">
                <w:rPr>
                  <w:rFonts w:asciiTheme="minorHAnsi" w:eastAsiaTheme="minorEastAsia" w:hAnsiTheme="minorHAnsi" w:cstheme="minorHAnsi"/>
                  <w:sz w:val="20"/>
                  <w:szCs w:val="20"/>
                </w:rPr>
                <w:delText>04</w:delText>
              </w:r>
            </w:del>
          </w:p>
        </w:tc>
        <w:tc>
          <w:tcPr>
            <w:tcW w:w="10163" w:type="dxa"/>
            <w:vAlign w:val="center"/>
          </w:tcPr>
          <w:p w14:paraId="40DEEF6A" w14:textId="16D69DCD"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785" w:author="Alhabibi, Haider@Energy [2]" w:date="2022-03-09T19:02:00Z"/>
                <w:rFonts w:asciiTheme="minorHAnsi" w:eastAsiaTheme="minorEastAsia" w:hAnsiTheme="minorHAnsi" w:cstheme="minorHAnsi"/>
                <w:sz w:val="18"/>
                <w:szCs w:val="20"/>
              </w:rPr>
            </w:pPr>
            <w:del w:id="1786" w:author="Alhabibi, Haider@Energy [2]" w:date="2022-03-09T19:02:00Z">
              <w:r w:rsidRPr="00641F8E" w:rsidDel="00BF708B">
                <w:rPr>
                  <w:rFonts w:asciiTheme="minorHAnsi" w:eastAsiaTheme="minorEastAsia" w:hAnsiTheme="minorHAnsi" w:cstheme="minorHAnsi"/>
                  <w:sz w:val="18"/>
                  <w:szCs w:val="20"/>
                </w:rPr>
                <w:delText>Sensor Controls may be activated by wired or wireless mechanisms, including buttons, motion sensors, door switches and flow switches. Each control shall have standby power of 1 Watt or less.</w:delText>
              </w:r>
            </w:del>
          </w:p>
        </w:tc>
      </w:tr>
      <w:tr w:rsidR="00641F8E" w:rsidRPr="00641F8E" w:rsidDel="00BF708B" w14:paraId="5405DDCE" w14:textId="4F504175" w:rsidTr="00E20AD9">
        <w:trPr>
          <w:trHeight w:val="144"/>
          <w:tblHeader/>
          <w:del w:id="1787" w:author="Alhabibi, Haider@Energy [2]" w:date="2022-03-09T19:02:00Z"/>
        </w:trPr>
        <w:tc>
          <w:tcPr>
            <w:tcW w:w="627" w:type="dxa"/>
            <w:vAlign w:val="center"/>
          </w:tcPr>
          <w:p w14:paraId="0F5C5618" w14:textId="128B7660"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88" w:author="Alhabibi, Haider@Energy [2]" w:date="2022-03-09T19:02:00Z"/>
                <w:rFonts w:asciiTheme="minorHAnsi" w:eastAsiaTheme="minorEastAsia" w:hAnsiTheme="minorHAnsi" w:cstheme="minorHAnsi"/>
                <w:sz w:val="20"/>
                <w:szCs w:val="20"/>
              </w:rPr>
            </w:pPr>
            <w:del w:id="1789" w:author="Alhabibi, Haider@Energy [2]" w:date="2022-03-09T19:02:00Z">
              <w:r w:rsidRPr="00641F8E" w:rsidDel="00BF708B">
                <w:rPr>
                  <w:rFonts w:asciiTheme="minorHAnsi" w:eastAsiaTheme="minorEastAsia" w:hAnsiTheme="minorHAnsi" w:cstheme="minorHAnsi"/>
                  <w:sz w:val="20"/>
                  <w:szCs w:val="20"/>
                </w:rPr>
                <w:delText>05</w:delText>
              </w:r>
            </w:del>
          </w:p>
        </w:tc>
        <w:tc>
          <w:tcPr>
            <w:tcW w:w="10163" w:type="dxa"/>
            <w:vAlign w:val="center"/>
          </w:tcPr>
          <w:p w14:paraId="645F8699" w14:textId="0848F894"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790" w:author="Alhabibi, Haider@Energy [2]" w:date="2022-03-09T19:02:00Z"/>
                <w:rFonts w:asciiTheme="minorHAnsi" w:eastAsiaTheme="minorEastAsia" w:hAnsiTheme="minorHAnsi" w:cstheme="minorHAnsi"/>
                <w:sz w:val="18"/>
                <w:szCs w:val="20"/>
              </w:rPr>
            </w:pPr>
            <w:del w:id="1791" w:author="Alhabibi, Haider@Energy [2]" w:date="2022-03-09T19:02:00Z">
              <w:r w:rsidRPr="00641F8E" w:rsidDel="00BF708B">
                <w:rPr>
                  <w:rFonts w:asciiTheme="minorHAnsi" w:eastAsiaTheme="minorEastAsia" w:hAnsiTheme="minorHAnsi" w:cstheme="minorHAnsi"/>
                  <w:sz w:val="18"/>
                  <w:szCs w:val="20"/>
                </w:rPr>
                <w:delText xml:space="preserve">Pump and control placement shall meet one of the following criteria: </w:delText>
              </w:r>
            </w:del>
          </w:p>
          <w:p w14:paraId="3FBB780B" w14:textId="0D5F47A1" w:rsidR="00641F8E" w:rsidRPr="00641F8E" w:rsidDel="00BF708B"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del w:id="1792" w:author="Alhabibi, Haider@Energy [2]" w:date="2022-03-09T19:02:00Z"/>
                <w:rFonts w:asciiTheme="minorHAnsi" w:eastAsia="Times New Roman" w:hAnsiTheme="minorHAnsi" w:cstheme="minorHAnsi"/>
                <w:sz w:val="18"/>
                <w:szCs w:val="20"/>
              </w:rPr>
            </w:pPr>
            <w:del w:id="1793" w:author="Alhabibi, Haider@Energy [2]" w:date="2022-03-09T19:02:00Z">
              <w:r w:rsidRPr="00641F8E" w:rsidDel="00BF708B">
                <w:rPr>
                  <w:rFonts w:asciiTheme="minorHAnsi" w:eastAsia="Times New Roman" w:hAnsiTheme="minorHAnsi" w:cstheme="minorHAnsi"/>
                  <w:sz w:val="18"/>
                  <w:szCs w:val="20"/>
                </w:rPr>
                <w:delText>When a dedicated return line has been installed the pump, controls and thermo-sensor are installed at the end of the supply portion of the recirculation loop; or</w:delText>
              </w:r>
            </w:del>
          </w:p>
          <w:p w14:paraId="15F91D62" w14:textId="2359FD9F" w:rsidR="00641F8E" w:rsidRPr="00641F8E" w:rsidDel="00BF708B"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del w:id="1794" w:author="Alhabibi, Haider@Energy [2]" w:date="2022-03-09T19:02:00Z"/>
                <w:rFonts w:asciiTheme="minorHAnsi" w:eastAsia="Times New Roman" w:hAnsiTheme="minorHAnsi" w:cstheme="minorHAnsi"/>
                <w:sz w:val="18"/>
                <w:szCs w:val="20"/>
              </w:rPr>
            </w:pPr>
            <w:del w:id="1795" w:author="Alhabibi, Haider@Energy [2]" w:date="2022-03-09T19:02:00Z">
              <w:r w:rsidRPr="00641F8E" w:rsidDel="00BF708B">
                <w:rPr>
                  <w:rFonts w:asciiTheme="minorHAnsi" w:eastAsia="Times New Roman" w:hAnsiTheme="minorHAnsi" w:cstheme="minorHAnsi"/>
                  <w:sz w:val="18"/>
                  <w:szCs w:val="20"/>
                </w:rPr>
                <w:delText>The pump and controls are installed on the dedicated return line near the water heater and the thermo-sensor is installed in an accessible location as close to the end of the supply portion of the recirculation loop as possible; or</w:delText>
              </w:r>
            </w:del>
          </w:p>
          <w:p w14:paraId="10E8F4D9" w14:textId="15FABDCE" w:rsidR="00641F8E" w:rsidRPr="00641F8E" w:rsidDel="00BF708B" w:rsidRDefault="00641F8E"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del w:id="1796" w:author="Alhabibi, Haider@Energy [2]" w:date="2022-03-09T19:02:00Z"/>
                <w:rFonts w:asciiTheme="minorHAnsi" w:eastAsia="Times New Roman" w:hAnsiTheme="minorHAnsi" w:cstheme="minorHAnsi"/>
                <w:sz w:val="18"/>
                <w:szCs w:val="20"/>
              </w:rPr>
            </w:pPr>
            <w:del w:id="1797" w:author="Alhabibi, Haider@Energy [2]" w:date="2022-03-09T19:02:00Z">
              <w:r w:rsidRPr="00641F8E" w:rsidDel="00BF708B">
                <w:rPr>
                  <w:rFonts w:asciiTheme="minorHAnsi" w:eastAsia="Times New Roman" w:hAnsiTheme="minorHAnsi" w:cstheme="minorHAnsi"/>
                  <w:sz w:val="18"/>
                  <w:szCs w:val="20"/>
                </w:rPr>
                <w:delText>When the cold water line is used as the return, the pump, demand controls and thermo-sensor shall be installed in an accessible location at the end of supply portion of the hot water distribution line (typically under a sink).</w:delText>
              </w:r>
            </w:del>
          </w:p>
        </w:tc>
      </w:tr>
      <w:tr w:rsidR="00641F8E" w:rsidRPr="00641F8E" w:rsidDel="00BF708B" w14:paraId="6B6A0F70" w14:textId="597D3BD9" w:rsidTr="00E20AD9">
        <w:trPr>
          <w:trHeight w:val="144"/>
          <w:tblHeader/>
          <w:del w:id="1798" w:author="Alhabibi, Haider@Energy [2]" w:date="2022-03-09T19:02:00Z"/>
        </w:trPr>
        <w:tc>
          <w:tcPr>
            <w:tcW w:w="627" w:type="dxa"/>
            <w:vAlign w:val="center"/>
          </w:tcPr>
          <w:p w14:paraId="001B11CA" w14:textId="7ADB19B8"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799" w:author="Alhabibi, Haider@Energy [2]" w:date="2022-03-09T19:02:00Z"/>
                <w:rFonts w:asciiTheme="minorHAnsi" w:eastAsiaTheme="minorEastAsia" w:hAnsiTheme="minorHAnsi" w:cstheme="minorHAnsi"/>
                <w:sz w:val="20"/>
                <w:szCs w:val="20"/>
              </w:rPr>
            </w:pPr>
            <w:del w:id="1800" w:author="Alhabibi, Haider@Energy [2]" w:date="2022-03-09T19:02:00Z">
              <w:r w:rsidRPr="00641F8E" w:rsidDel="00BF708B">
                <w:rPr>
                  <w:rFonts w:asciiTheme="minorHAnsi" w:eastAsiaTheme="minorEastAsia" w:hAnsiTheme="minorHAnsi" w:cstheme="minorHAnsi"/>
                  <w:sz w:val="20"/>
                  <w:szCs w:val="20"/>
                </w:rPr>
                <w:delText>06</w:delText>
              </w:r>
            </w:del>
          </w:p>
        </w:tc>
        <w:tc>
          <w:tcPr>
            <w:tcW w:w="10163" w:type="dxa"/>
            <w:vAlign w:val="center"/>
          </w:tcPr>
          <w:p w14:paraId="29861FB7" w14:textId="0758CC24"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01" w:author="Alhabibi, Haider@Energy [2]" w:date="2022-03-09T19:02:00Z"/>
                <w:rFonts w:asciiTheme="minorHAnsi" w:eastAsiaTheme="minorEastAsia" w:hAnsiTheme="minorHAnsi" w:cstheme="minorHAnsi"/>
                <w:sz w:val="18"/>
                <w:szCs w:val="20"/>
              </w:rPr>
            </w:pPr>
            <w:del w:id="1802" w:author="Alhabibi, Haider@Energy [2]" w:date="2022-03-09T19:02:00Z">
              <w:r w:rsidRPr="00641F8E" w:rsidDel="00BF708B">
                <w:rPr>
                  <w:rFonts w:asciiTheme="minorHAnsi" w:eastAsiaTheme="minorEastAsia" w:hAnsiTheme="minorHAnsi" w:cstheme="minorHAnsi"/>
                  <w:sz w:val="18"/>
                  <w:szCs w:val="20"/>
                </w:rPr>
                <w:delText>After the pump has been activated, the controls shall allow the pump to operate until the water temperature at the thermo-sensor rises to one of the following values:</w:delText>
              </w:r>
            </w:del>
          </w:p>
          <w:p w14:paraId="197B8534" w14:textId="2B5EDBE6" w:rsidR="00641F8E" w:rsidRPr="00641F8E" w:rsidDel="00BF708B"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del w:id="1803" w:author="Alhabibi, Haider@Energy [2]" w:date="2022-03-09T19:02:00Z"/>
                <w:rFonts w:ascii="Times New Roman" w:eastAsia="Times New Roman" w:hAnsi="Times New Roman" w:cstheme="minorHAnsi"/>
                <w:sz w:val="18"/>
                <w:szCs w:val="20"/>
              </w:rPr>
            </w:pPr>
            <w:del w:id="1804" w:author="Alhabibi, Haider@Energy [2]" w:date="2022-03-09T19:02:00Z">
              <w:r w:rsidRPr="00641F8E" w:rsidDel="00BF708B">
                <w:rPr>
                  <w:rFonts w:asciiTheme="minorHAnsi" w:eastAsia="Times New Roman" w:hAnsiTheme="minorHAnsi" w:cstheme="minorHAnsi"/>
                  <w:sz w:val="18"/>
                  <w:szCs w:val="20"/>
                </w:rPr>
                <w:delText>Not more than 10°F (5.6°C) above the initial temperature of the water in the pipe</w:delText>
              </w:r>
              <w:r w:rsidR="00D52378" w:rsidDel="00BF708B">
                <w:rPr>
                  <w:rFonts w:asciiTheme="minorHAnsi" w:eastAsia="Times New Roman" w:hAnsiTheme="minorHAnsi" w:cstheme="minorHAnsi"/>
                  <w:sz w:val="18"/>
                  <w:szCs w:val="20"/>
                </w:rPr>
                <w:delText>; or</w:delText>
              </w:r>
            </w:del>
          </w:p>
          <w:p w14:paraId="32B1D5F6" w14:textId="78F49175" w:rsidR="00641F8E" w:rsidRPr="00641F8E" w:rsidDel="00BF708B" w:rsidRDefault="00641F8E"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del w:id="1805" w:author="Alhabibi, Haider@Energy [2]" w:date="2022-03-09T19:02:00Z"/>
                <w:rFonts w:ascii="Times New Roman" w:eastAsia="Times New Roman" w:hAnsi="Times New Roman" w:cstheme="minorHAnsi"/>
                <w:sz w:val="18"/>
                <w:szCs w:val="20"/>
              </w:rPr>
            </w:pPr>
            <w:del w:id="1806" w:author="Alhabibi, Haider@Energy [2]" w:date="2022-03-09T19:02:00Z">
              <w:r w:rsidRPr="00641F8E" w:rsidDel="00BF708B">
                <w:rPr>
                  <w:rFonts w:asciiTheme="minorHAnsi" w:eastAsia="Times New Roman" w:hAnsiTheme="minorHAnsi" w:cstheme="minorHAnsi"/>
                  <w:sz w:val="18"/>
                  <w:szCs w:val="20"/>
                </w:rPr>
                <w:delText>Not more than 102°F (38.9°C).</w:delText>
              </w:r>
            </w:del>
          </w:p>
        </w:tc>
      </w:tr>
      <w:tr w:rsidR="00641F8E" w:rsidRPr="00641F8E" w:rsidDel="00BF708B" w14:paraId="3FFA54C8" w14:textId="5722BF23" w:rsidTr="00E20AD9">
        <w:trPr>
          <w:trHeight w:val="144"/>
          <w:tblHeader/>
          <w:del w:id="1807" w:author="Alhabibi, Haider@Energy [2]" w:date="2022-03-09T19:02:00Z"/>
        </w:trPr>
        <w:tc>
          <w:tcPr>
            <w:tcW w:w="627" w:type="dxa"/>
            <w:vAlign w:val="center"/>
          </w:tcPr>
          <w:p w14:paraId="5EDF2A0E" w14:textId="776623E4"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808" w:author="Alhabibi, Haider@Energy [2]" w:date="2022-03-09T19:02:00Z"/>
                <w:rFonts w:asciiTheme="minorHAnsi" w:eastAsiaTheme="minorEastAsia" w:hAnsiTheme="minorHAnsi" w:cstheme="minorHAnsi"/>
                <w:sz w:val="20"/>
                <w:szCs w:val="20"/>
              </w:rPr>
            </w:pPr>
            <w:del w:id="1809" w:author="Alhabibi, Haider@Energy [2]" w:date="2022-03-09T19:02:00Z">
              <w:r w:rsidRPr="00641F8E" w:rsidDel="00BF708B">
                <w:rPr>
                  <w:rFonts w:asciiTheme="minorHAnsi" w:eastAsiaTheme="minorEastAsia" w:hAnsiTheme="minorHAnsi" w:cstheme="minorHAnsi"/>
                  <w:sz w:val="20"/>
                  <w:szCs w:val="20"/>
                </w:rPr>
                <w:delText>07</w:delText>
              </w:r>
            </w:del>
          </w:p>
        </w:tc>
        <w:tc>
          <w:tcPr>
            <w:tcW w:w="10163" w:type="dxa"/>
            <w:vAlign w:val="center"/>
          </w:tcPr>
          <w:p w14:paraId="325D4A5B" w14:textId="3C1A4701" w:rsidR="00641F8E" w:rsidRPr="00641F8E" w:rsidDel="00BF708B"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10" w:author="Alhabibi, Haider@Energy [2]" w:date="2022-03-09T19:02:00Z"/>
                <w:rFonts w:asciiTheme="minorHAnsi" w:eastAsiaTheme="minorEastAsia" w:hAnsiTheme="minorHAnsi" w:cstheme="minorHAnsi"/>
                <w:sz w:val="18"/>
              </w:rPr>
            </w:pPr>
            <w:del w:id="1811" w:author="Alhabibi, Haider@Energy [2]" w:date="2022-03-09T19:02:00Z">
              <w:r w:rsidRPr="00641F8E" w:rsidDel="00BF708B">
                <w:rPr>
                  <w:rFonts w:asciiTheme="minorHAnsi" w:eastAsiaTheme="minorEastAsia" w:hAnsiTheme="minorHAnsi" w:cstheme="minorHAnsi"/>
                  <w:sz w:val="18"/>
                  <w:szCs w:val="20"/>
                </w:rPr>
                <w:delText xml:space="preserve">Controls shall limit operation to no more than 5 minutes following activation.  </w:delText>
              </w:r>
            </w:del>
          </w:p>
        </w:tc>
      </w:tr>
      <w:tr w:rsidR="00641F8E" w:rsidRPr="00641F8E" w14:paraId="0DF10639" w14:textId="77777777" w:rsidTr="00E20AD9">
        <w:trPr>
          <w:trHeight w:val="144"/>
          <w:tblHeader/>
        </w:trPr>
        <w:tc>
          <w:tcPr>
            <w:tcW w:w="10790" w:type="dxa"/>
            <w:gridSpan w:val="2"/>
            <w:vAlign w:val="center"/>
          </w:tcPr>
          <w:p w14:paraId="019360B1"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1812" w:author="Alhabibi, Haider@Energy [2]" w:date="2022-03-09T19:02:00Z">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642"/>
        <w:gridCol w:w="10148"/>
        <w:tblGridChange w:id="1813">
          <w:tblGrid>
            <w:gridCol w:w="642"/>
            <w:gridCol w:w="10148"/>
          </w:tblGrid>
        </w:tblGridChange>
      </w:tblGrid>
      <w:tr w:rsidR="00641F8E" w:rsidRPr="00641F8E" w14:paraId="0F467D49" w14:textId="77777777" w:rsidTr="00BF708B">
        <w:trPr>
          <w:trHeight w:val="144"/>
          <w:tblHeader/>
          <w:trPrChange w:id="1814" w:author="Alhabibi, Haider@Energy [2]" w:date="2022-03-09T19:02:00Z">
            <w:trPr>
              <w:trHeight w:val="144"/>
              <w:tblHeader/>
            </w:trPr>
          </w:trPrChange>
        </w:trPr>
        <w:tc>
          <w:tcPr>
            <w:tcW w:w="10790" w:type="dxa"/>
            <w:gridSpan w:val="2"/>
            <w:tcBorders>
              <w:bottom w:val="single" w:sz="4" w:space="0" w:color="000000"/>
            </w:tcBorders>
            <w:tcPrChange w:id="1815" w:author="Alhabibi, Haider@Energy [2]" w:date="2022-03-09T19:02:00Z">
              <w:tcPr>
                <w:tcW w:w="11016" w:type="dxa"/>
                <w:gridSpan w:val="2"/>
                <w:tcBorders>
                  <w:bottom w:val="single" w:sz="4" w:space="0" w:color="000000"/>
                </w:tcBorders>
              </w:tcPr>
            </w:tcPrChange>
          </w:tcPr>
          <w:p w14:paraId="00269ABC" w14:textId="571AA9D2"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b/>
                <w:sz w:val="20"/>
                <w:szCs w:val="18"/>
              </w:rPr>
              <w:t>Q. HERS-Verified Demand Recirculation Manual Control (</w:t>
            </w:r>
            <w:proofErr w:type="spellStart"/>
            <w:r w:rsidRPr="00641F8E">
              <w:rPr>
                <w:rFonts w:asciiTheme="minorHAnsi" w:hAnsiTheme="minorHAnsi" w:cstheme="minorHAnsi"/>
                <w:b/>
                <w:sz w:val="20"/>
                <w:szCs w:val="18"/>
              </w:rPr>
              <w:t>RDRmc</w:t>
            </w:r>
            <w:proofErr w:type="spellEnd"/>
            <w:r w:rsidRPr="00641F8E">
              <w:rPr>
                <w:rFonts w:asciiTheme="minorHAnsi" w:hAnsiTheme="minorHAnsi" w:cstheme="minorHAnsi"/>
                <w:b/>
                <w:sz w:val="20"/>
                <w:szCs w:val="18"/>
              </w:rPr>
              <w:t xml:space="preserve">-H) </w:t>
            </w:r>
            <w:r w:rsidRPr="00A259EF">
              <w:rPr>
                <w:rFonts w:asciiTheme="minorHAnsi" w:hAnsiTheme="minorHAnsi" w:cstheme="minorHAnsi"/>
                <w:sz w:val="20"/>
                <w:szCs w:val="18"/>
              </w:rPr>
              <w:t>(RA3.6.6)</w:t>
            </w:r>
            <w:r w:rsidRPr="00641F8E">
              <w:rPr>
                <w:rFonts w:asciiTheme="minorHAnsi" w:hAnsiTheme="minorHAnsi" w:cstheme="minorHAnsi"/>
                <w:b/>
                <w:sz w:val="20"/>
                <w:szCs w:val="18"/>
              </w:rPr>
              <w:t>/Sensor Control</w:t>
            </w:r>
            <w:r w:rsidRPr="00A259EF">
              <w:rPr>
                <w:rFonts w:asciiTheme="minorHAnsi" w:hAnsiTheme="minorHAnsi" w:cstheme="minorHAnsi"/>
                <w:b/>
                <w:szCs w:val="18"/>
              </w:rPr>
              <w:t xml:space="preserve"> </w:t>
            </w:r>
            <w:r w:rsidRPr="00A259EF">
              <w:rPr>
                <w:rFonts w:asciiTheme="minorHAnsi" w:hAnsiTheme="minorHAnsi" w:cstheme="minorHAnsi"/>
                <w:b/>
                <w:sz w:val="20"/>
                <w:szCs w:val="18"/>
              </w:rPr>
              <w:t>(</w:t>
            </w:r>
            <w:proofErr w:type="spellStart"/>
            <w:r w:rsidRPr="00A259EF">
              <w:rPr>
                <w:rFonts w:asciiTheme="minorHAnsi" w:hAnsiTheme="minorHAnsi" w:cstheme="minorHAnsi"/>
                <w:b/>
                <w:sz w:val="20"/>
                <w:szCs w:val="18"/>
              </w:rPr>
              <w:t>RDRsc</w:t>
            </w:r>
            <w:proofErr w:type="spellEnd"/>
            <w:r w:rsidRPr="00A259EF">
              <w:rPr>
                <w:rFonts w:asciiTheme="minorHAnsi" w:hAnsiTheme="minorHAnsi" w:cstheme="minorHAnsi"/>
                <w:b/>
                <w:sz w:val="20"/>
                <w:szCs w:val="18"/>
              </w:rPr>
              <w:t xml:space="preserve">-H) </w:t>
            </w:r>
            <w:r w:rsidRPr="00A259EF">
              <w:rPr>
                <w:rFonts w:asciiTheme="minorHAnsi" w:hAnsiTheme="minorHAnsi" w:cstheme="minorHAnsi"/>
                <w:sz w:val="20"/>
                <w:szCs w:val="18"/>
              </w:rPr>
              <w:t>(RA3.6.7)</w:t>
            </w:r>
            <w:r w:rsidRPr="00A259EF">
              <w:rPr>
                <w:rFonts w:asciiTheme="minorHAnsi" w:hAnsiTheme="minorHAnsi" w:cstheme="minorHAnsi"/>
                <w:szCs w:val="18"/>
              </w:rPr>
              <w:t xml:space="preserve"> </w:t>
            </w:r>
            <w:r w:rsidRPr="00641F8E">
              <w:rPr>
                <w:rFonts w:asciiTheme="minorHAnsi" w:hAnsiTheme="minorHAnsi" w:cstheme="minorHAnsi"/>
                <w:b/>
                <w:sz w:val="20"/>
                <w:szCs w:val="18"/>
              </w:rPr>
              <w:t xml:space="preserve">Requirements </w:t>
            </w:r>
          </w:p>
          <w:p w14:paraId="716EAF7B" w14:textId="7AB6F8B1" w:rsidR="002E14A5" w:rsidDel="00BF708B" w:rsidRDefault="00BF708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16" w:author="Alhabibi, Haider@Energy [2]" w:date="2022-03-09T19:02:00Z"/>
                <w:rFonts w:asciiTheme="minorHAnsi" w:hAnsiTheme="minorHAnsi" w:cstheme="minorHAnsi"/>
                <w:sz w:val="20"/>
                <w:szCs w:val="18"/>
              </w:rPr>
            </w:pPr>
            <w:ins w:id="1817" w:author="Alhabibi, Haider@Energy [2]" w:date="2022-03-09T19:02:00Z">
              <w:r>
                <w:rPr>
                  <w:sz w:val="18"/>
                  <w:szCs w:val="18"/>
                </w:rPr>
                <w:t>&lt;&lt;Static Text - see the top&gt;&gt;</w:t>
              </w:r>
            </w:ins>
            <w:del w:id="1818" w:author="Alhabibi, Haider@Energy [2]" w:date="2022-03-09T19:02:00Z">
              <w:r w:rsidR="00641F8E" w:rsidRPr="00641F8E" w:rsidDel="00BF708B">
                <w:rPr>
                  <w:rFonts w:asciiTheme="minorHAnsi" w:hAnsiTheme="minorHAnsi" w:cstheme="minorHAnsi"/>
                  <w:sz w:val="20"/>
                  <w:szCs w:val="18"/>
                </w:rPr>
                <w:delText xml:space="preserve">Systems that utilize </w:delText>
              </w:r>
              <w:r w:rsidR="00D52378" w:rsidDel="00BF708B">
                <w:rPr>
                  <w:rFonts w:asciiTheme="minorHAnsi" w:hAnsiTheme="minorHAnsi" w:cstheme="minorHAnsi"/>
                  <w:sz w:val="20"/>
                  <w:szCs w:val="18"/>
                </w:rPr>
                <w:delText>either of these</w:delText>
              </w:r>
              <w:r w:rsidR="00D52378" w:rsidRPr="00641F8E" w:rsidDel="00BF708B">
                <w:rPr>
                  <w:rFonts w:asciiTheme="minorHAnsi" w:hAnsiTheme="minorHAnsi" w:cstheme="minorHAnsi"/>
                  <w:sz w:val="20"/>
                  <w:szCs w:val="18"/>
                </w:rPr>
                <w:delText xml:space="preserve"> </w:delText>
              </w:r>
              <w:r w:rsidR="00641F8E" w:rsidRPr="00641F8E" w:rsidDel="00BF708B">
                <w:rPr>
                  <w:rFonts w:asciiTheme="minorHAnsi" w:hAnsiTheme="minorHAnsi" w:cstheme="minorHAnsi"/>
                  <w:sz w:val="20"/>
                  <w:szCs w:val="18"/>
                </w:rPr>
                <w:delText>distribution type</w:delText>
              </w:r>
              <w:r w:rsidR="00D52378" w:rsidDel="00BF708B">
                <w:rPr>
                  <w:rFonts w:asciiTheme="minorHAnsi" w:hAnsiTheme="minorHAnsi" w:cstheme="minorHAnsi"/>
                  <w:sz w:val="20"/>
                  <w:szCs w:val="18"/>
                </w:rPr>
                <w:delText>s</w:delText>
              </w:r>
              <w:r w:rsidR="00641F8E" w:rsidRPr="00641F8E" w:rsidDel="00BF708B">
                <w:rPr>
                  <w:rFonts w:asciiTheme="minorHAnsi" w:hAnsiTheme="minorHAnsi" w:cstheme="minorHAnsi"/>
                  <w:sz w:val="20"/>
                  <w:szCs w:val="18"/>
                </w:rPr>
                <w:delText xml:space="preserve"> shall comply with these requirements</w:delText>
              </w:r>
              <w:r w:rsidR="00641F8E" w:rsidDel="00BF708B">
                <w:rPr>
                  <w:rFonts w:asciiTheme="minorHAnsi" w:hAnsiTheme="minorHAnsi" w:cstheme="minorHAnsi"/>
                  <w:sz w:val="20"/>
                  <w:szCs w:val="18"/>
                </w:rPr>
                <w:delText xml:space="preserve">.  </w:delText>
              </w:r>
            </w:del>
          </w:p>
          <w:p w14:paraId="640AD97D" w14:textId="7FBEE66E"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ins w:id="1819" w:author="Markstrum, Alexis@Energy" w:date="2021-10-21T11:49:00Z">
              <w:r w:rsidR="002947E9">
                <w:rPr>
                  <w:rFonts w:asciiTheme="minorHAnsi" w:hAnsiTheme="minorHAnsi" w:cstheme="minorHAnsi"/>
                  <w:sz w:val="18"/>
                  <w:szCs w:val="20"/>
                </w:rPr>
                <w:t xml:space="preserve">or </w:t>
              </w:r>
              <w:del w:id="1820" w:author="Alhabibi, Haider@Energy" w:date="2022-01-25T17:02:00Z">
                <w:r w:rsidR="002947E9" w:rsidDel="00C4788A">
                  <w:rPr>
                    <w:rFonts w:asciiTheme="minorHAnsi" w:hAnsiTheme="minorHAnsi" w:cstheme="minorHAnsi"/>
                    <w:sz w:val="18"/>
                    <w:szCs w:val="20"/>
                  </w:rPr>
                  <w:delText>C</w:delText>
                </w:r>
              </w:del>
            </w:ins>
            <w:ins w:id="1821" w:author="Alhabibi, Haider@Energy" w:date="2022-01-25T17:02:00Z">
              <w:r w:rsidR="00C4788A">
                <w:rPr>
                  <w:rFonts w:asciiTheme="minorHAnsi" w:hAnsiTheme="minorHAnsi" w:cstheme="minorHAnsi"/>
                  <w:sz w:val="18"/>
                  <w:szCs w:val="20"/>
                </w:rPr>
                <w:t>A</w:t>
              </w:r>
              <w:r w:rsidR="005310C3">
                <w:rPr>
                  <w:rFonts w:asciiTheme="minorHAnsi" w:hAnsiTheme="minorHAnsi" w:cstheme="minorHAnsi"/>
                  <w:sz w:val="18"/>
                  <w:szCs w:val="20"/>
                </w:rPr>
                <w:t>2-</w:t>
              </w:r>
            </w:ins>
            <w:ins w:id="1822" w:author="Markstrum, Alexis@Energy" w:date="2021-10-21T11:49:00Z">
              <w:r w:rsidR="002947E9">
                <w:rPr>
                  <w:rFonts w:asciiTheme="minorHAnsi" w:hAnsiTheme="minorHAnsi" w:cstheme="minorHAnsi"/>
                  <w:sz w:val="18"/>
                  <w:szCs w:val="20"/>
                </w:rPr>
                <w:t xml:space="preserve">07 </w:t>
              </w:r>
            </w:ins>
            <w:r w:rsidRPr="00641F8E">
              <w:rPr>
                <w:rFonts w:asciiTheme="minorHAnsi" w:hAnsiTheme="minorHAnsi" w:cstheme="minorHAnsi"/>
                <w:sz w:val="18"/>
                <w:szCs w:val="20"/>
              </w:rPr>
              <w:t xml:space="preserve">=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rsidDel="00BF708B" w14:paraId="42543086" w14:textId="0701E3ED" w:rsidTr="00BF708B">
        <w:trPr>
          <w:trHeight w:val="144"/>
          <w:tblHeader/>
          <w:del w:id="1823" w:author="Alhabibi, Haider@Energy [2]" w:date="2022-03-09T19:02:00Z"/>
          <w:trPrChange w:id="1824" w:author="Alhabibi, Haider@Energy [2]" w:date="2022-03-09T19:02:00Z">
            <w:trPr>
              <w:trHeight w:val="144"/>
              <w:tblHeader/>
            </w:trPr>
          </w:trPrChange>
        </w:trPr>
        <w:tc>
          <w:tcPr>
            <w:tcW w:w="642" w:type="dxa"/>
            <w:tcBorders>
              <w:bottom w:val="single" w:sz="4" w:space="0" w:color="auto"/>
            </w:tcBorders>
            <w:vAlign w:val="center"/>
            <w:tcPrChange w:id="1825" w:author="Alhabibi, Haider@Energy [2]" w:date="2022-03-09T19:02:00Z">
              <w:tcPr>
                <w:tcW w:w="648" w:type="dxa"/>
                <w:tcBorders>
                  <w:bottom w:val="single" w:sz="4" w:space="0" w:color="auto"/>
                </w:tcBorders>
                <w:vAlign w:val="center"/>
              </w:tcPr>
            </w:tcPrChange>
          </w:tcPr>
          <w:p w14:paraId="72FAEBE3" w14:textId="441CBCA4" w:rsidR="00641F8E" w:rsidRPr="00236F4B" w:rsidDel="00BF708B" w:rsidRDefault="00641F8E"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del w:id="1826" w:author="Alhabibi, Haider@Energy [2]" w:date="2022-03-09T19:02:00Z"/>
                <w:rFonts w:asciiTheme="minorHAnsi" w:hAnsiTheme="minorHAnsi" w:cstheme="minorHAnsi"/>
                <w:sz w:val="20"/>
                <w:szCs w:val="18"/>
              </w:rPr>
            </w:pPr>
            <w:del w:id="1827" w:author="Alhabibi, Haider@Energy [2]" w:date="2022-03-09T19:02:00Z">
              <w:r w:rsidRPr="00236F4B" w:rsidDel="00BF708B">
                <w:rPr>
                  <w:rFonts w:asciiTheme="minorHAnsi" w:hAnsiTheme="minorHAnsi" w:cstheme="minorHAnsi"/>
                  <w:sz w:val="20"/>
                  <w:szCs w:val="18"/>
                </w:rPr>
                <w:delText>01</w:delText>
              </w:r>
            </w:del>
          </w:p>
        </w:tc>
        <w:tc>
          <w:tcPr>
            <w:tcW w:w="10148" w:type="dxa"/>
            <w:tcBorders>
              <w:bottom w:val="single" w:sz="4" w:space="0" w:color="auto"/>
            </w:tcBorders>
            <w:tcPrChange w:id="1828" w:author="Alhabibi, Haider@Energy [2]" w:date="2022-03-09T19:02:00Z">
              <w:tcPr>
                <w:tcW w:w="10368" w:type="dxa"/>
                <w:tcBorders>
                  <w:bottom w:val="single" w:sz="4" w:space="0" w:color="auto"/>
                </w:tcBorders>
              </w:tcPr>
            </w:tcPrChange>
          </w:tcPr>
          <w:p w14:paraId="1E411876" w14:textId="147FD458" w:rsidR="00641F8E" w:rsidRPr="00641F8E" w:rsidDel="00BF708B" w:rsidRDefault="00641F8E"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1829" w:author="Alhabibi, Haider@Energy [2]" w:date="2022-03-09T19:02:00Z"/>
                <w:rFonts w:asciiTheme="minorHAnsi" w:hAnsiTheme="minorHAnsi" w:cstheme="minorHAnsi"/>
                <w:b/>
                <w:sz w:val="20"/>
                <w:szCs w:val="18"/>
              </w:rPr>
            </w:pPr>
            <w:del w:id="1830" w:author="Alhabibi, Haider@Energy [2]" w:date="2022-03-09T19:02:00Z">
              <w:r w:rsidRPr="00641F8E" w:rsidDel="00BF708B">
                <w:rPr>
                  <w:rFonts w:asciiTheme="minorHAnsi" w:hAnsiTheme="minorHAnsi" w:cstheme="minorHAnsi"/>
                  <w:sz w:val="18"/>
                  <w:szCs w:val="18"/>
                </w:rPr>
                <w:delText>HERS rater shall perform a visual inspection to verify that the demand pump, manual/sensor controls and thermo-sensor are present and operating properly consisten</w:delText>
              </w:r>
              <w:r w:rsidR="009D1721" w:rsidDel="00BF708B">
                <w:rPr>
                  <w:rFonts w:asciiTheme="minorHAnsi" w:hAnsiTheme="minorHAnsi" w:cstheme="minorHAnsi"/>
                  <w:sz w:val="18"/>
                  <w:szCs w:val="18"/>
                </w:rPr>
                <w:delText>t</w:delText>
              </w:r>
              <w:r w:rsidRPr="00641F8E" w:rsidDel="00BF708B">
                <w:rPr>
                  <w:rFonts w:asciiTheme="minorHAnsi" w:hAnsiTheme="minorHAnsi" w:cstheme="minorHAnsi"/>
                  <w:sz w:val="18"/>
                  <w:szCs w:val="18"/>
                </w:rPr>
                <w:delText xml:space="preserve"> with the applicable requirements of RA4.4.9 and RA4.4.10</w:delText>
              </w:r>
            </w:del>
          </w:p>
        </w:tc>
      </w:tr>
      <w:tr w:rsidR="00641F8E" w:rsidRPr="00641F8E" w14:paraId="6262A39A" w14:textId="77777777" w:rsidTr="00BF708B">
        <w:trPr>
          <w:trHeight w:val="144"/>
          <w:tblHeader/>
          <w:trPrChange w:id="1831" w:author="Alhabibi, Haider@Energy [2]" w:date="2022-03-09T19:02:00Z">
            <w:trPr>
              <w:trHeight w:val="144"/>
              <w:tblHeader/>
            </w:trPr>
          </w:trPrChange>
        </w:trPr>
        <w:tc>
          <w:tcPr>
            <w:tcW w:w="10790" w:type="dxa"/>
            <w:gridSpan w:val="2"/>
            <w:tcBorders>
              <w:top w:val="single" w:sz="4" w:space="0" w:color="auto"/>
            </w:tcBorders>
            <w:vAlign w:val="center"/>
            <w:tcPrChange w:id="1832" w:author="Alhabibi, Haider@Energy [2]" w:date="2022-03-09T19:02:00Z">
              <w:tcPr>
                <w:tcW w:w="11016" w:type="dxa"/>
                <w:gridSpan w:val="2"/>
                <w:tcBorders>
                  <w:top w:val="single" w:sz="4" w:space="0" w:color="auto"/>
                </w:tcBorders>
                <w:vAlign w:val="center"/>
              </w:tcPr>
            </w:tcPrChange>
          </w:tcPr>
          <w:p w14:paraId="32D64D5C"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641F8E">
              <w:rPr>
                <w:rFonts w:asciiTheme="minorHAnsi" w:hAnsiTheme="minorHAnsi" w:cstheme="minorHAnsi"/>
                <w:b/>
                <w:sz w:val="18"/>
                <w:szCs w:val="18"/>
              </w:rPr>
              <w:t xml:space="preserve">  </w:t>
            </w:r>
          </w:p>
        </w:tc>
      </w:tr>
    </w:tbl>
    <w:p w14:paraId="5841402F" w14:textId="0FC7320F" w:rsidR="00E65CD8" w:rsidRPr="00236F4B" w:rsidRDefault="00E65CD8" w:rsidP="00236F4B">
      <w:pPr>
        <w:spacing w:after="0" w:line="240" w:lineRule="auto"/>
        <w:rPr>
          <w:rFonts w:asciiTheme="minorHAnsi" w:hAnsiTheme="minorHAnsi" w:cstheme="minorHAnsi"/>
          <w:sz w:val="18"/>
          <w:szCs w:val="18"/>
        </w:rPr>
      </w:pPr>
    </w:p>
    <w:p w14:paraId="4BE98688" w14:textId="52DB5403" w:rsidR="00FB228D" w:rsidRPr="00236F4B" w:rsidRDefault="00FB228D" w:rsidP="00236F4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p w14:paraId="4332D3ED" w14:textId="77777777" w:rsidR="00FB228D" w:rsidRPr="00236F4B"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153"/>
        <w:gridCol w:w="2830"/>
        <w:gridCol w:w="1807"/>
      </w:tblGrid>
      <w:tr w:rsidR="000E1685" w:rsidRPr="00323F2C" w14:paraId="0F7F477C" w14:textId="77777777" w:rsidTr="00411887">
        <w:trPr>
          <w:trHeight w:val="332"/>
          <w:jc w:val="center"/>
        </w:trPr>
        <w:tc>
          <w:tcPr>
            <w:tcW w:w="11003" w:type="dxa"/>
            <w:gridSpan w:val="3"/>
            <w:vAlign w:val="center"/>
          </w:tcPr>
          <w:p w14:paraId="0F7F477B" w14:textId="77777777" w:rsidR="000E1685" w:rsidRPr="00236F4B"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18"/>
                <w:szCs w:val="18"/>
              </w:rPr>
            </w:pPr>
            <w:r w:rsidRPr="003027B1">
              <w:rPr>
                <w:rFonts w:asciiTheme="minorHAnsi" w:eastAsia="Times New Roman" w:hAnsiTheme="minorHAnsi" w:cstheme="minorHAnsi"/>
                <w:b/>
                <w:caps/>
                <w:sz w:val="18"/>
                <w:szCs w:val="18"/>
              </w:rPr>
              <w:t>Documentation Author's Declaration Statement</w:t>
            </w:r>
          </w:p>
        </w:tc>
      </w:tr>
      <w:tr w:rsidR="000E1685" w:rsidRPr="00323F2C" w14:paraId="0F7F477E" w14:textId="77777777" w:rsidTr="00411887">
        <w:trPr>
          <w:trHeight w:val="206"/>
          <w:jc w:val="center"/>
        </w:trPr>
        <w:tc>
          <w:tcPr>
            <w:tcW w:w="11003" w:type="dxa"/>
            <w:gridSpan w:val="3"/>
            <w:vAlign w:val="center"/>
          </w:tcPr>
          <w:p w14:paraId="0F7F477D" w14:textId="77777777" w:rsidR="000E1685" w:rsidRPr="001E3511" w:rsidRDefault="000E1685" w:rsidP="00E26207">
            <w:pPr>
              <w:keepNext/>
              <w:numPr>
                <w:ilvl w:val="0"/>
                <w:numId w:val="4"/>
              </w:numPr>
              <w:spacing w:after="0" w:line="240" w:lineRule="auto"/>
              <w:ind w:left="360"/>
              <w:rPr>
                <w:rFonts w:asciiTheme="minorHAnsi" w:eastAsia="Times New Roman" w:hAnsiTheme="minorHAnsi" w:cstheme="minorHAnsi"/>
                <w:sz w:val="18"/>
                <w:szCs w:val="18"/>
              </w:rPr>
            </w:pPr>
            <w:r w:rsidRPr="003027B1">
              <w:rPr>
                <w:rFonts w:asciiTheme="minorHAnsi" w:eastAsia="Times New Roman" w:hAnsiTheme="minorHAnsi" w:cstheme="minorHAnsi"/>
                <w:sz w:val="18"/>
                <w:szCs w:val="18"/>
              </w:rPr>
              <w:t>I certify that this Certificate of Installation documentation is accurate and complete.</w:t>
            </w:r>
          </w:p>
        </w:tc>
      </w:tr>
      <w:tr w:rsidR="000E1685" w:rsidRPr="00323F2C" w14:paraId="0F7F4781" w14:textId="77777777" w:rsidTr="00411887">
        <w:trPr>
          <w:trHeight w:val="360"/>
          <w:jc w:val="center"/>
        </w:trPr>
        <w:tc>
          <w:tcPr>
            <w:tcW w:w="6282" w:type="dxa"/>
          </w:tcPr>
          <w:p w14:paraId="0F7F477F"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Name:</w:t>
            </w:r>
          </w:p>
        </w:tc>
        <w:tc>
          <w:tcPr>
            <w:tcW w:w="4721" w:type="dxa"/>
            <w:gridSpan w:val="2"/>
          </w:tcPr>
          <w:p w14:paraId="0F7F4780"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Signature:</w:t>
            </w:r>
          </w:p>
        </w:tc>
      </w:tr>
      <w:tr w:rsidR="000E1685" w:rsidRPr="00323F2C" w14:paraId="0F7F4784" w14:textId="77777777" w:rsidTr="00411887">
        <w:trPr>
          <w:trHeight w:val="360"/>
          <w:jc w:val="center"/>
        </w:trPr>
        <w:tc>
          <w:tcPr>
            <w:tcW w:w="6282" w:type="dxa"/>
          </w:tcPr>
          <w:p w14:paraId="0F7F4782"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Documentation Author Company Name:</w:t>
            </w:r>
          </w:p>
        </w:tc>
        <w:tc>
          <w:tcPr>
            <w:tcW w:w="4721" w:type="dxa"/>
            <w:gridSpan w:val="2"/>
          </w:tcPr>
          <w:p w14:paraId="0F7F4783"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87" w14:textId="77777777" w:rsidTr="00411887">
        <w:trPr>
          <w:trHeight w:val="360"/>
          <w:jc w:val="center"/>
        </w:trPr>
        <w:tc>
          <w:tcPr>
            <w:tcW w:w="6282" w:type="dxa"/>
          </w:tcPr>
          <w:p w14:paraId="0F7F4785"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Pr>
          <w:p w14:paraId="0F7F4786" w14:textId="05AB3DCB"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CEA/HERS Certification Identification (</w:t>
            </w:r>
            <w:r w:rsidR="00E65CD8" w:rsidRPr="00E87371">
              <w:rPr>
                <w:rFonts w:asciiTheme="minorHAnsi" w:eastAsia="Times New Roman" w:hAnsiTheme="minorHAnsi" w:cstheme="minorHAnsi"/>
                <w:sz w:val="14"/>
                <w:szCs w:val="14"/>
              </w:rPr>
              <w:t>i</w:t>
            </w:r>
            <w:r w:rsidRPr="00E87371">
              <w:rPr>
                <w:rFonts w:asciiTheme="minorHAnsi" w:eastAsia="Times New Roman" w:hAnsiTheme="minorHAnsi" w:cstheme="minorHAnsi"/>
                <w:sz w:val="14"/>
                <w:szCs w:val="14"/>
              </w:rPr>
              <w:t>f applicable):</w:t>
            </w:r>
          </w:p>
        </w:tc>
      </w:tr>
      <w:tr w:rsidR="000E1685" w:rsidRPr="00323F2C" w14:paraId="0F7F478A" w14:textId="77777777" w:rsidTr="00411887">
        <w:trPr>
          <w:trHeight w:val="360"/>
          <w:jc w:val="center"/>
        </w:trPr>
        <w:tc>
          <w:tcPr>
            <w:tcW w:w="6282" w:type="dxa"/>
          </w:tcPr>
          <w:p w14:paraId="0F7F4788"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4721" w:type="dxa"/>
            <w:gridSpan w:val="2"/>
          </w:tcPr>
          <w:p w14:paraId="0F7F4789" w14:textId="77777777" w:rsidR="000E1685" w:rsidRPr="00E87371" w:rsidRDefault="000E1685" w:rsidP="00AE6068">
            <w:pPr>
              <w:keepNext/>
              <w:spacing w:after="0" w:line="240" w:lineRule="auto"/>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p>
        </w:tc>
      </w:tr>
      <w:tr w:rsidR="000E1685" w:rsidRPr="00323F2C" w14:paraId="0F7F478C" w14:textId="77777777" w:rsidTr="00411887">
        <w:tblPrEx>
          <w:tblCellMar>
            <w:left w:w="115" w:type="dxa"/>
            <w:right w:w="115" w:type="dxa"/>
          </w:tblCellMar>
        </w:tblPrEx>
        <w:trPr>
          <w:trHeight w:val="296"/>
          <w:jc w:val="center"/>
        </w:trPr>
        <w:tc>
          <w:tcPr>
            <w:tcW w:w="11003" w:type="dxa"/>
            <w:gridSpan w:val="3"/>
            <w:vAlign w:val="center"/>
          </w:tcPr>
          <w:p w14:paraId="0F7F478B" w14:textId="77777777" w:rsidR="000E1685" w:rsidRPr="001E3511" w:rsidRDefault="000E1685" w:rsidP="00AE60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027B1">
              <w:rPr>
                <w:rFonts w:asciiTheme="minorHAnsi" w:eastAsia="Times New Roman" w:hAnsiTheme="minorHAnsi" w:cstheme="minorHAnsi"/>
                <w:b/>
                <w:caps/>
                <w:sz w:val="18"/>
                <w:szCs w:val="18"/>
              </w:rPr>
              <w:t xml:space="preserve">Responsible Person's Declaration statement  </w:t>
            </w:r>
          </w:p>
        </w:tc>
      </w:tr>
      <w:tr w:rsidR="000E1685" w:rsidRPr="00323F2C" w14:paraId="0F7F4794" w14:textId="77777777" w:rsidTr="00411887">
        <w:tblPrEx>
          <w:tblCellMar>
            <w:left w:w="115" w:type="dxa"/>
            <w:right w:w="115" w:type="dxa"/>
          </w:tblCellMar>
        </w:tblPrEx>
        <w:trPr>
          <w:trHeight w:val="504"/>
          <w:jc w:val="center"/>
        </w:trPr>
        <w:tc>
          <w:tcPr>
            <w:tcW w:w="11003" w:type="dxa"/>
            <w:gridSpan w:val="3"/>
          </w:tcPr>
          <w:p w14:paraId="69DECE9C" w14:textId="77777777" w:rsidR="000D610A" w:rsidRPr="001E3511" w:rsidRDefault="000D610A" w:rsidP="000D610A">
            <w:pPr>
              <w:pStyle w:val="Heading3"/>
              <w:numPr>
                <w:ilvl w:val="0"/>
                <w:numId w:val="0"/>
              </w:numPr>
              <w:spacing w:before="60"/>
              <w:ind w:right="86"/>
              <w:rPr>
                <w:rFonts w:asciiTheme="minorHAnsi" w:hAnsiTheme="minorHAnsi" w:cstheme="minorHAnsi"/>
                <w:b/>
                <w:caps/>
                <w:sz w:val="18"/>
                <w:szCs w:val="18"/>
              </w:rPr>
            </w:pPr>
            <w:r w:rsidRPr="003027B1">
              <w:rPr>
                <w:rFonts w:asciiTheme="minorHAnsi" w:hAnsiTheme="minorHAnsi" w:cstheme="minorHAnsi"/>
                <w:sz w:val="18"/>
                <w:szCs w:val="18"/>
              </w:rPr>
              <w:t xml:space="preserve">I certify the following under penalty of perjury, under the laws of the State of California: </w:t>
            </w:r>
          </w:p>
          <w:p w14:paraId="23A92531" w14:textId="77777777" w:rsidR="000D610A" w:rsidRPr="00323F2C"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z w:val="18"/>
                <w:szCs w:val="18"/>
              </w:rPr>
              <w:t xml:space="preserve">The information provided on this Certificate of Installation is true and correct. </w:t>
            </w:r>
          </w:p>
          <w:p w14:paraId="2B049F92" w14:textId="77777777" w:rsidR="000D610A" w:rsidRPr="0053169A" w:rsidRDefault="000D610A" w:rsidP="00E26207">
            <w:pPr>
              <w:pStyle w:val="Heading3"/>
              <w:numPr>
                <w:ilvl w:val="0"/>
                <w:numId w:val="9"/>
              </w:numPr>
              <w:tabs>
                <w:tab w:val="left" w:pos="-2600"/>
              </w:tabs>
              <w:spacing w:before="0"/>
              <w:ind w:right="90"/>
              <w:rPr>
                <w:rFonts w:asciiTheme="minorHAnsi" w:hAnsiTheme="minorHAnsi" w:cstheme="minorHAnsi"/>
                <w:b/>
                <w:caps/>
                <w:sz w:val="18"/>
                <w:szCs w:val="18"/>
              </w:rPr>
            </w:pPr>
            <w:r w:rsidRPr="00323F2C">
              <w:rPr>
                <w:rFonts w:asciiTheme="minorHAnsi" w:hAnsiTheme="minorHAnsi" w:cstheme="minorHAnsi"/>
                <w:snapToGrid w:val="0"/>
                <w:sz w:val="18"/>
                <w:szCs w:val="18"/>
              </w:rPr>
              <w:t xml:space="preserve">I am either: a) a responsible person eligible under Division 3 of the Business and Professions Code </w:t>
            </w:r>
            <w:r w:rsidRPr="00323F2C">
              <w:rPr>
                <w:rFonts w:asciiTheme="minorHAnsi" w:hAnsiTheme="minorHAnsi" w:cstheme="minorHAnsi"/>
                <w:sz w:val="18"/>
                <w:szCs w:val="18"/>
              </w:rPr>
              <w:t xml:space="preserve">in the applicable classification to accept responsibility for the system design, construction, or installation </w:t>
            </w:r>
            <w:r w:rsidRPr="00D879CA">
              <w:rPr>
                <w:rFonts w:asciiTheme="minorHAnsi" w:hAnsiTheme="minorHAnsi" w:cstheme="minorHAnsi"/>
                <w:snapToGrid w:val="0"/>
                <w:sz w:val="18"/>
                <w:szCs w:val="18"/>
              </w:rPr>
              <w:t xml:space="preserve">of features, materials, components, or manufactured devices </w:t>
            </w:r>
            <w:r w:rsidRPr="0082708E">
              <w:rPr>
                <w:rFonts w:asciiTheme="minorHAnsi" w:hAnsiTheme="minorHAnsi" w:cstheme="minorHAnsi"/>
                <w:sz w:val="18"/>
                <w:szCs w:val="18"/>
              </w:rPr>
              <w:t xml:space="preserve">for the scope of work identified on this Certificate of Installation </w:t>
            </w:r>
            <w:r w:rsidRPr="00D405C8">
              <w:rPr>
                <w:rFonts w:asciiTheme="minorHAnsi" w:hAnsiTheme="minorHAnsi" w:cstheme="minorHAnsi"/>
                <w:snapToGrid w:val="0"/>
                <w:sz w:val="18"/>
                <w:szCs w:val="18"/>
              </w:rPr>
              <w:t>and attest to the declarations in this statement</w:t>
            </w:r>
            <w:r w:rsidRPr="00583B52">
              <w:rPr>
                <w:rFonts w:asciiTheme="minorHAnsi" w:hAnsiTheme="minorHAnsi" w:cstheme="minorHAnsi"/>
                <w:sz w:val="18"/>
                <w:szCs w:val="18"/>
              </w:rPr>
              <w:t>, or b) I am an authorized representative of the responsible person and attest to the declarations in this statement on the responsible person’s behalf</w:t>
            </w:r>
            <w:r w:rsidRPr="00583B52">
              <w:rPr>
                <w:rFonts w:asciiTheme="minorHAnsi" w:eastAsia="Calibri" w:hAnsiTheme="minorHAnsi" w:cstheme="minorHAnsi"/>
                <w:sz w:val="18"/>
                <w:szCs w:val="18"/>
              </w:rPr>
              <w:t>.</w:t>
            </w:r>
          </w:p>
          <w:p w14:paraId="6B6A648D" w14:textId="77777777" w:rsidR="000D610A" w:rsidRPr="00236F4B" w:rsidRDefault="000D610A" w:rsidP="00E26207">
            <w:pPr>
              <w:keepNext/>
              <w:numPr>
                <w:ilvl w:val="0"/>
                <w:numId w:val="9"/>
              </w:numPr>
              <w:autoSpaceDE w:val="0"/>
              <w:autoSpaceDN w:val="0"/>
              <w:adjustRightInd w:val="0"/>
              <w:spacing w:after="0" w:line="240" w:lineRule="auto"/>
              <w:ind w:right="90"/>
              <w:rPr>
                <w:rFonts w:asciiTheme="minorHAnsi" w:hAnsiTheme="minorHAnsi" w:cstheme="minorHAnsi"/>
                <w:sz w:val="18"/>
                <w:szCs w:val="18"/>
              </w:rPr>
            </w:pPr>
            <w:r w:rsidRPr="00236F4B">
              <w:rPr>
                <w:rFonts w:asciiTheme="minorHAnsi" w:hAnsiTheme="minorHAnsi" w:cstheme="minorHAnsi"/>
                <w:sz w:val="18"/>
                <w:szCs w:val="18"/>
              </w:rPr>
              <w:t xml:space="preserve">The constructed or installed features, materials, </w:t>
            </w:r>
            <w:proofErr w:type="gramStart"/>
            <w:r w:rsidRPr="00236F4B">
              <w:rPr>
                <w:rFonts w:asciiTheme="minorHAnsi" w:hAnsiTheme="minorHAnsi" w:cstheme="minorHAnsi"/>
                <w:sz w:val="18"/>
                <w:szCs w:val="18"/>
              </w:rPr>
              <w:t>components</w:t>
            </w:r>
            <w:proofErr w:type="gramEnd"/>
            <w:r w:rsidRPr="00236F4B">
              <w:rPr>
                <w:rFonts w:asciiTheme="minorHAnsi" w:hAnsiTheme="minorHAnsi" w:cs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BA05E1F" w14:textId="77777777" w:rsidR="000D610A" w:rsidRPr="00323F2C" w:rsidRDefault="000D610A" w:rsidP="00E26207">
            <w:pPr>
              <w:pStyle w:val="ListParagraph"/>
              <w:keepNext/>
              <w:numPr>
                <w:ilvl w:val="0"/>
                <w:numId w:val="9"/>
              </w:numPr>
              <w:autoSpaceDE w:val="0"/>
              <w:autoSpaceDN w:val="0"/>
              <w:adjustRightInd w:val="0"/>
              <w:spacing w:after="0" w:line="240" w:lineRule="auto"/>
              <w:rPr>
                <w:rFonts w:asciiTheme="minorHAnsi" w:hAnsiTheme="minorHAnsi" w:cstheme="minorHAnsi"/>
                <w:sz w:val="18"/>
                <w:szCs w:val="18"/>
              </w:rPr>
            </w:pPr>
            <w:r w:rsidRPr="003027B1">
              <w:rPr>
                <w:rFonts w:asciiTheme="minorHAnsi" w:hAnsiTheme="minorHAnsi" w:cstheme="minorHAnsi"/>
                <w:sz w:val="18"/>
                <w:szCs w:val="18"/>
              </w:rPr>
              <w:t>I understand that a HERS rater will check the installation to verify compliance and if such checking determines the installation fails to comply, I am required to offer any necessary corrective action at no cha</w:t>
            </w:r>
            <w:r w:rsidRPr="001E3511">
              <w:rPr>
                <w:rFonts w:asciiTheme="minorHAnsi" w:hAnsiTheme="minorHAnsi" w:cstheme="minorHAnsi"/>
                <w:sz w:val="18"/>
                <w:szCs w:val="18"/>
              </w:rPr>
              <w:t xml:space="preserve">rge to the building owner. </w:t>
            </w:r>
            <w:r w:rsidRPr="001E3511" w:rsidDel="001D633D">
              <w:rPr>
                <w:rFonts w:asciiTheme="minorHAnsi" w:hAnsiTheme="minorHAnsi" w:cstheme="minorHAnsi"/>
                <w:sz w:val="18"/>
                <w:szCs w:val="18"/>
              </w:rPr>
              <w:t xml:space="preserve"> </w:t>
            </w:r>
          </w:p>
          <w:p w14:paraId="0F7F4793" w14:textId="50BA757A" w:rsidR="000E1685" w:rsidRPr="00236F4B" w:rsidRDefault="000D610A" w:rsidP="00E26207">
            <w:pPr>
              <w:keepNext/>
              <w:numPr>
                <w:ilvl w:val="0"/>
                <w:numId w:val="9"/>
              </w:numPr>
              <w:autoSpaceDE w:val="0"/>
              <w:autoSpaceDN w:val="0"/>
              <w:adjustRightInd w:val="0"/>
              <w:spacing w:after="0" w:line="240" w:lineRule="auto"/>
              <w:contextualSpacing/>
              <w:rPr>
                <w:rFonts w:asciiTheme="minorHAnsi" w:eastAsia="Times New Roman" w:hAnsiTheme="minorHAnsi" w:cstheme="minorHAnsi"/>
                <w:b/>
                <w:sz w:val="18"/>
                <w:szCs w:val="18"/>
              </w:rPr>
            </w:pPr>
            <w:r w:rsidRPr="00323F2C">
              <w:rPr>
                <w:rFonts w:asciiTheme="minorHAnsi" w:hAnsiTheme="minorHAnsi" w:cstheme="minorHAnsi"/>
                <w:sz w:val="18"/>
                <w:szCs w:val="18"/>
              </w:rPr>
              <w:t xml:space="preserve">I will ensure that a registered copy of this Certificate of Installation shall be </w:t>
            </w:r>
            <w:proofErr w:type="gramStart"/>
            <w:r w:rsidRPr="00323F2C">
              <w:rPr>
                <w:rFonts w:asciiTheme="minorHAnsi" w:hAnsiTheme="minorHAnsi" w:cstheme="minorHAnsi"/>
                <w:sz w:val="18"/>
                <w:szCs w:val="18"/>
              </w:rPr>
              <w:t>posted, or</w:t>
            </w:r>
            <w:proofErr w:type="gramEnd"/>
            <w:r w:rsidRPr="00323F2C">
              <w:rPr>
                <w:rFonts w:asciiTheme="minorHAnsi" w:hAnsiTheme="minorHAnsi" w:cs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E1685" w:rsidRPr="00323F2C" w14:paraId="0F7F4797" w14:textId="77777777" w:rsidTr="00411887">
        <w:tblPrEx>
          <w:tblCellMar>
            <w:left w:w="108" w:type="dxa"/>
            <w:right w:w="108" w:type="dxa"/>
          </w:tblCellMar>
        </w:tblPrEx>
        <w:trPr>
          <w:trHeight w:val="360"/>
          <w:jc w:val="center"/>
        </w:trPr>
        <w:tc>
          <w:tcPr>
            <w:tcW w:w="6282" w:type="dxa"/>
          </w:tcPr>
          <w:p w14:paraId="0F7F4795"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Name:</w:t>
            </w:r>
          </w:p>
        </w:tc>
        <w:tc>
          <w:tcPr>
            <w:tcW w:w="4721" w:type="dxa"/>
            <w:gridSpan w:val="2"/>
          </w:tcPr>
          <w:p w14:paraId="0F7F4796" w14:textId="77777777" w:rsidR="000E1685" w:rsidRPr="00E87371" w:rsidRDefault="000E1685"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Responsible Builder/Installer Signature:</w:t>
            </w:r>
          </w:p>
        </w:tc>
      </w:tr>
      <w:tr w:rsidR="000E1685" w:rsidRPr="00323F2C" w14:paraId="0F7F479A"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8" w14:textId="156E3DF6"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Company Name: (Installing Subcontractor or General Contractor or Builder/Owner)</w:t>
            </w:r>
          </w:p>
        </w:tc>
        <w:tc>
          <w:tcPr>
            <w:tcW w:w="4721" w:type="dxa"/>
            <w:gridSpan w:val="2"/>
            <w:tcBorders>
              <w:top w:val="single" w:sz="4" w:space="0" w:color="auto"/>
              <w:left w:val="single" w:sz="4" w:space="0" w:color="auto"/>
              <w:bottom w:val="single" w:sz="4" w:space="0" w:color="auto"/>
              <w:right w:val="single" w:sz="4" w:space="0" w:color="auto"/>
            </w:tcBorders>
          </w:tcPr>
          <w:p w14:paraId="0F7F4799"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Position With Company (Title):</w:t>
            </w:r>
          </w:p>
        </w:tc>
      </w:tr>
      <w:tr w:rsidR="000E1685" w:rsidRPr="00323F2C" w14:paraId="0F7F479D"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B"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Address:</w:t>
            </w:r>
          </w:p>
        </w:tc>
        <w:tc>
          <w:tcPr>
            <w:tcW w:w="4721" w:type="dxa"/>
            <w:gridSpan w:val="2"/>
            <w:tcBorders>
              <w:top w:val="single" w:sz="4" w:space="0" w:color="auto"/>
              <w:left w:val="single" w:sz="4" w:space="0" w:color="auto"/>
              <w:bottom w:val="single" w:sz="4" w:space="0" w:color="auto"/>
              <w:right w:val="single" w:sz="4" w:space="0" w:color="auto"/>
            </w:tcBorders>
          </w:tcPr>
          <w:p w14:paraId="0F7F479C"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CSLB License:</w:t>
            </w:r>
          </w:p>
        </w:tc>
      </w:tr>
      <w:tr w:rsidR="000E1685" w:rsidRPr="00323F2C" w14:paraId="0F7F47A1"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9E"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City/State/Zip:</w:t>
            </w:r>
          </w:p>
        </w:tc>
        <w:tc>
          <w:tcPr>
            <w:tcW w:w="2886" w:type="dxa"/>
            <w:tcBorders>
              <w:top w:val="single" w:sz="4" w:space="0" w:color="auto"/>
              <w:left w:val="single" w:sz="4" w:space="0" w:color="auto"/>
              <w:bottom w:val="single" w:sz="4" w:space="0" w:color="auto"/>
              <w:right w:val="single" w:sz="4" w:space="0" w:color="auto"/>
            </w:tcBorders>
          </w:tcPr>
          <w:p w14:paraId="0F7F479F" w14:textId="1A642652"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Phone</w:t>
            </w:r>
            <w:r w:rsidR="00E65CD8" w:rsidRPr="00E87371">
              <w:rPr>
                <w:rFonts w:asciiTheme="minorHAnsi" w:eastAsia="Times New Roman" w:hAnsiTheme="minorHAnsi" w:cstheme="minorHAnsi"/>
                <w:sz w:val="14"/>
                <w:szCs w:val="14"/>
              </w:rPr>
              <w:t>:</w:t>
            </w:r>
          </w:p>
        </w:tc>
        <w:tc>
          <w:tcPr>
            <w:tcW w:w="1835" w:type="dxa"/>
            <w:tcBorders>
              <w:top w:val="single" w:sz="4" w:space="0" w:color="auto"/>
              <w:left w:val="single" w:sz="4" w:space="0" w:color="auto"/>
              <w:bottom w:val="single" w:sz="4" w:space="0" w:color="auto"/>
              <w:right w:val="single" w:sz="4" w:space="0" w:color="auto"/>
            </w:tcBorders>
          </w:tcPr>
          <w:p w14:paraId="0F7F47A0"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Date Signed:</w:t>
            </w:r>
          </w:p>
        </w:tc>
      </w:tr>
      <w:tr w:rsidR="000E1685" w:rsidRPr="00323F2C" w14:paraId="0F7F47A4" w14:textId="77777777" w:rsidTr="00411887">
        <w:tblPrEx>
          <w:tblCellMar>
            <w:left w:w="108" w:type="dxa"/>
            <w:right w:w="108" w:type="dxa"/>
          </w:tblCellMar>
        </w:tblPrEx>
        <w:trPr>
          <w:trHeight w:val="360"/>
          <w:jc w:val="center"/>
        </w:trPr>
        <w:tc>
          <w:tcPr>
            <w:tcW w:w="6282" w:type="dxa"/>
            <w:tcBorders>
              <w:top w:val="single" w:sz="4" w:space="0" w:color="auto"/>
              <w:left w:val="single" w:sz="4" w:space="0" w:color="auto"/>
              <w:bottom w:val="single" w:sz="4" w:space="0" w:color="auto"/>
              <w:right w:val="single" w:sz="4" w:space="0" w:color="auto"/>
            </w:tcBorders>
          </w:tcPr>
          <w:p w14:paraId="0F7F47A2"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Third Party Quality Control Program (TPQCP) Status:</w:t>
            </w:r>
          </w:p>
        </w:tc>
        <w:tc>
          <w:tcPr>
            <w:tcW w:w="4721" w:type="dxa"/>
            <w:gridSpan w:val="2"/>
            <w:tcBorders>
              <w:top w:val="single" w:sz="4" w:space="0" w:color="auto"/>
              <w:left w:val="single" w:sz="4" w:space="0" w:color="auto"/>
              <w:bottom w:val="single" w:sz="4" w:space="0" w:color="auto"/>
              <w:right w:val="single" w:sz="4" w:space="0" w:color="auto"/>
            </w:tcBorders>
          </w:tcPr>
          <w:p w14:paraId="0F7F47A3" w14:textId="77777777" w:rsidR="000E1685" w:rsidRPr="00E87371" w:rsidRDefault="000E1685" w:rsidP="00AE60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14"/>
                <w:szCs w:val="14"/>
              </w:rPr>
            </w:pPr>
            <w:r w:rsidRPr="00E87371">
              <w:rPr>
                <w:rFonts w:asciiTheme="minorHAnsi" w:eastAsia="Times New Roman" w:hAnsiTheme="minorHAnsi" w:cstheme="minorHAnsi"/>
                <w:sz w:val="14"/>
                <w:szCs w:val="14"/>
              </w:rPr>
              <w:t xml:space="preserve">Name of TPQCP (if applicable): </w:t>
            </w:r>
          </w:p>
        </w:tc>
      </w:tr>
    </w:tbl>
    <w:p w14:paraId="0F7F47A5" w14:textId="77777777" w:rsidR="008E388E" w:rsidRPr="00236F4B" w:rsidRDefault="008E388E" w:rsidP="00064F9C">
      <w:pPr>
        <w:spacing w:after="0" w:line="240" w:lineRule="auto"/>
        <w:rPr>
          <w:rFonts w:asciiTheme="minorHAnsi" w:hAnsiTheme="minorHAnsi" w:cstheme="minorHAnsi"/>
          <w:sz w:val="18"/>
          <w:szCs w:val="18"/>
        </w:rPr>
      </w:pPr>
    </w:p>
    <w:sectPr w:rsidR="008E388E" w:rsidRPr="00236F4B" w:rsidSect="00411887">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D246C" w14:textId="77777777" w:rsidR="009E4FF7" w:rsidRDefault="009E4FF7" w:rsidP="004E3B6C">
      <w:pPr>
        <w:spacing w:after="0" w:line="240" w:lineRule="auto"/>
      </w:pPr>
      <w:r>
        <w:separator/>
      </w:r>
    </w:p>
  </w:endnote>
  <w:endnote w:type="continuationSeparator" w:id="0">
    <w:p w14:paraId="4324B974" w14:textId="77777777" w:rsidR="009E4FF7" w:rsidRDefault="009E4FF7" w:rsidP="004E3B6C">
      <w:pPr>
        <w:spacing w:after="0" w:line="240" w:lineRule="auto"/>
      </w:pPr>
      <w:r>
        <w:continuationSeparator/>
      </w:r>
    </w:p>
  </w:endnote>
  <w:endnote w:type="continuationNotice" w:id="1">
    <w:p w14:paraId="4C62E9FA" w14:textId="77777777" w:rsidR="009E4FF7" w:rsidRDefault="009E4F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BE" w14:textId="51BBAED5" w:rsidR="004B6B6C" w:rsidRPr="00C91513" w:rsidRDefault="004B6B6C"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432F060F"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ins w:id="348" w:author="Markstrum, Alexis@Energy" w:date="2021-10-11T14:54:00Z">
      <w:r>
        <w:rPr>
          <w:i w:val="0"/>
          <w:sz w:val="20"/>
          <w:szCs w:val="20"/>
        </w:rPr>
        <w:t>22</w:t>
      </w:r>
    </w:ins>
    <w:del w:id="349" w:author="Markstrum, Alexis@Energy" w:date="2021-10-11T14:54:00Z">
      <w:r w:rsidRPr="00C91513" w:rsidDel="00480EA0">
        <w:rPr>
          <w:i w:val="0"/>
          <w:sz w:val="20"/>
          <w:szCs w:val="20"/>
        </w:rPr>
        <w:delText>1</w:delText>
      </w:r>
      <w:r w:rsidDel="00480EA0">
        <w:rPr>
          <w:i w:val="0"/>
          <w:sz w:val="20"/>
          <w:szCs w:val="20"/>
        </w:rPr>
        <w:delText>9</w:delText>
      </w:r>
    </w:del>
    <w:r>
      <w:rPr>
        <w:i w:val="0"/>
        <w:sz w:val="20"/>
        <w:szCs w:val="20"/>
      </w:rPr>
      <w:t xml:space="preserve"> </w:t>
    </w:r>
    <w:ins w:id="350" w:author="Alhabibi, Haider@Energy" w:date="2022-02-24T13:13:00Z">
      <w:r w:rsidR="00E454E2" w:rsidRPr="00E454E2">
        <w:rPr>
          <w:i w:val="0"/>
          <w:sz w:val="20"/>
          <w:szCs w:val="20"/>
        </w:rPr>
        <w:t xml:space="preserve">Low-rise Multifamily </w:t>
      </w:r>
    </w:ins>
    <w:del w:id="351" w:author="Alhabibi, Haider@Energy" w:date="2022-02-24T13:13:00Z">
      <w:r w:rsidRPr="00C91513">
        <w:rPr>
          <w:i w:val="0"/>
          <w:sz w:val="20"/>
          <w:szCs w:val="20"/>
        </w:rPr>
        <w:delText xml:space="preserve">Residential </w:delText>
      </w:r>
    </w:del>
    <w:r w:rsidRPr="00C91513">
      <w:rPr>
        <w:i w:val="0"/>
        <w:sz w:val="20"/>
        <w:szCs w:val="20"/>
      </w:rPr>
      <w:t>Compliance</w:t>
    </w:r>
    <w:r>
      <w:rPr>
        <w:i w:val="0"/>
        <w:sz w:val="20"/>
        <w:szCs w:val="20"/>
      </w:rPr>
      <w:tab/>
    </w:r>
    <w:del w:id="352" w:author="Markstrum, Alexis@Energy" w:date="2021-10-11T14:54:00Z">
      <w:r w:rsidDel="00480EA0">
        <w:rPr>
          <w:i w:val="0"/>
          <w:sz w:val="20"/>
          <w:szCs w:val="20"/>
        </w:rPr>
        <w:delText>October 2021</w:delText>
      </w:r>
    </w:del>
    <w:ins w:id="353" w:author="Markstrum, Alexis@Energy" w:date="2021-10-11T14:54:00Z">
      <w:r>
        <w:rPr>
          <w:i w:val="0"/>
          <w:sz w:val="20"/>
          <w:szCs w:val="20"/>
        </w:rPr>
        <w:t>Janu</w:t>
      </w:r>
    </w:ins>
    <w:ins w:id="354" w:author="Markstrum, Alexis@Energy" w:date="2021-10-11T14:55:00Z">
      <w:r>
        <w:rPr>
          <w:i w:val="0"/>
          <w:sz w:val="20"/>
          <w:szCs w:val="20"/>
        </w:rPr>
        <w:t>ary 2022</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7A98D" w14:textId="31E1B479"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ins w:id="471" w:author="Markstrum, Alexis@Energy" w:date="2021-10-11T14:55:00Z">
      <w:r>
        <w:rPr>
          <w:i w:val="0"/>
          <w:sz w:val="20"/>
          <w:szCs w:val="20"/>
        </w:rPr>
        <w:t>22</w:t>
      </w:r>
    </w:ins>
    <w:del w:id="472" w:author="Markstrum, Alexis@Energy" w:date="2021-10-11T14:55:00Z">
      <w:r w:rsidRPr="00C91513" w:rsidDel="00480EA0">
        <w:rPr>
          <w:i w:val="0"/>
          <w:sz w:val="20"/>
          <w:szCs w:val="20"/>
        </w:rPr>
        <w:delText>1</w:delText>
      </w:r>
      <w:r w:rsidDel="00480EA0">
        <w:rPr>
          <w:i w:val="0"/>
          <w:sz w:val="20"/>
          <w:szCs w:val="20"/>
        </w:rPr>
        <w:delText>9</w:delText>
      </w:r>
    </w:del>
    <w:r>
      <w:rPr>
        <w:i w:val="0"/>
        <w:sz w:val="20"/>
        <w:szCs w:val="20"/>
      </w:rPr>
      <w:t xml:space="preserve"> </w:t>
    </w:r>
    <w:ins w:id="473" w:author="Alhabibi, Haider@Energy" w:date="2022-02-24T13:13:00Z">
      <w:r w:rsidR="00E454E2" w:rsidRPr="00E454E2">
        <w:rPr>
          <w:i w:val="0"/>
          <w:sz w:val="20"/>
          <w:szCs w:val="20"/>
        </w:rPr>
        <w:t xml:space="preserve">Low-rise Multifamily </w:t>
      </w:r>
    </w:ins>
    <w:del w:id="474" w:author="Alhabibi, Haider@Energy" w:date="2022-02-24T13:13:00Z">
      <w:r w:rsidRPr="00C91513">
        <w:rPr>
          <w:i w:val="0"/>
          <w:sz w:val="20"/>
          <w:szCs w:val="20"/>
        </w:rPr>
        <w:delText>Residential</w:delText>
      </w:r>
    </w:del>
    <w:r w:rsidRPr="00C91513">
      <w:rPr>
        <w:i w:val="0"/>
        <w:sz w:val="20"/>
        <w:szCs w:val="20"/>
      </w:rPr>
      <w:t xml:space="preserve"> Compliance</w:t>
    </w:r>
    <w:r>
      <w:rPr>
        <w:i w:val="0"/>
        <w:sz w:val="20"/>
        <w:szCs w:val="20"/>
      </w:rPr>
      <w:tab/>
    </w:r>
    <w:del w:id="475" w:author="Markstrum, Alexis@Energy" w:date="2021-10-11T14:55:00Z">
      <w:r w:rsidDel="00480EA0">
        <w:rPr>
          <w:i w:val="0"/>
          <w:sz w:val="20"/>
          <w:szCs w:val="20"/>
        </w:rPr>
        <w:delText>October 2021</w:delText>
      </w:r>
    </w:del>
    <w:ins w:id="476" w:author="Markstrum, Alexis@Energy" w:date="2021-10-11T14:55:00Z">
      <w:r>
        <w:rPr>
          <w:i w:val="0"/>
          <w:sz w:val="20"/>
          <w:szCs w:val="20"/>
        </w:rPr>
        <w:t>January 2022</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A9AFF" w14:textId="77777777" w:rsidR="004B6B6C" w:rsidRPr="00C91513" w:rsidRDefault="004B6B6C" w:rsidP="00C80016">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D4" w14:textId="38FC43BC" w:rsidR="004B6B6C" w:rsidRPr="00C80016" w:rsidRDefault="004B6B6C"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ins w:id="1837" w:author="Markstrum, Alexis@Energy" w:date="2021-10-11T14:55:00Z">
      <w:r>
        <w:rPr>
          <w:i w:val="0"/>
          <w:sz w:val="20"/>
          <w:szCs w:val="20"/>
        </w:rPr>
        <w:t>22</w:t>
      </w:r>
    </w:ins>
    <w:del w:id="1838" w:author="Markstrum, Alexis@Energy" w:date="2021-10-11T14:55:00Z">
      <w:r w:rsidRPr="00C91513" w:rsidDel="00480EA0">
        <w:rPr>
          <w:i w:val="0"/>
          <w:sz w:val="20"/>
          <w:szCs w:val="20"/>
        </w:rPr>
        <w:delText>1</w:delText>
      </w:r>
      <w:r w:rsidDel="00480EA0">
        <w:rPr>
          <w:i w:val="0"/>
          <w:sz w:val="20"/>
          <w:szCs w:val="20"/>
        </w:rPr>
        <w:delText>9</w:delText>
      </w:r>
    </w:del>
    <w:r>
      <w:rPr>
        <w:i w:val="0"/>
        <w:sz w:val="20"/>
        <w:szCs w:val="20"/>
      </w:rPr>
      <w:t xml:space="preserve"> </w:t>
    </w:r>
    <w:ins w:id="1839" w:author="Alhabibi, Haider@Energy" w:date="2022-02-24T13:13:00Z">
      <w:r w:rsidR="00E454E2" w:rsidRPr="00E454E2">
        <w:rPr>
          <w:i w:val="0"/>
          <w:sz w:val="20"/>
          <w:szCs w:val="20"/>
        </w:rPr>
        <w:t xml:space="preserve">Low-rise Multifamily </w:t>
      </w:r>
    </w:ins>
    <w:del w:id="1840" w:author="Alhabibi, Haider@Energy" w:date="2022-02-24T13:13:00Z">
      <w:r w:rsidRPr="00C91513">
        <w:rPr>
          <w:i w:val="0"/>
          <w:sz w:val="20"/>
          <w:szCs w:val="20"/>
        </w:rPr>
        <w:delText>Residential</w:delText>
      </w:r>
    </w:del>
    <w:r w:rsidRPr="00C91513">
      <w:rPr>
        <w:i w:val="0"/>
        <w:sz w:val="20"/>
        <w:szCs w:val="20"/>
      </w:rPr>
      <w:t xml:space="preserve"> Compliance</w:t>
    </w:r>
    <w:r>
      <w:rPr>
        <w:i w:val="0"/>
        <w:sz w:val="20"/>
        <w:szCs w:val="20"/>
      </w:rPr>
      <w:tab/>
    </w:r>
    <w:del w:id="1841" w:author="Markstrum, Alexis@Energy" w:date="2021-10-11T14:55:00Z">
      <w:r w:rsidDel="00480EA0">
        <w:rPr>
          <w:i w:val="0"/>
          <w:sz w:val="20"/>
          <w:szCs w:val="20"/>
        </w:rPr>
        <w:delText>October 2021</w:delText>
      </w:r>
    </w:del>
    <w:ins w:id="1842" w:author="Markstrum, Alexis@Energy" w:date="2021-10-11T14:55:00Z">
      <w:r>
        <w:rPr>
          <w:i w:val="0"/>
          <w:sz w:val="20"/>
          <w:szCs w:val="20"/>
        </w:rPr>
        <w:t>January 2022</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3130F" w14:textId="77777777" w:rsidR="009E4FF7" w:rsidRDefault="009E4FF7" w:rsidP="004E3B6C">
      <w:pPr>
        <w:spacing w:after="0" w:line="240" w:lineRule="auto"/>
      </w:pPr>
      <w:r>
        <w:separator/>
      </w:r>
    </w:p>
  </w:footnote>
  <w:footnote w:type="continuationSeparator" w:id="0">
    <w:p w14:paraId="2ABE6C10" w14:textId="77777777" w:rsidR="009E4FF7" w:rsidRDefault="009E4FF7" w:rsidP="004E3B6C">
      <w:pPr>
        <w:spacing w:after="0" w:line="240" w:lineRule="auto"/>
      </w:pPr>
      <w:r>
        <w:continuationSeparator/>
      </w:r>
    </w:p>
  </w:footnote>
  <w:footnote w:type="continuationNotice" w:id="1">
    <w:p w14:paraId="6CA48333" w14:textId="77777777" w:rsidR="009E4FF7" w:rsidRDefault="009E4F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77777777" w:rsidR="004B6B6C" w:rsidRDefault="007846D8">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2050"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B" w14:textId="3C706085" w:rsidR="004B6B6C" w:rsidRPr="00913A72" w:rsidRDefault="004B6B6C" w:rsidP="00913A72">
    <w:pPr>
      <w:suppressAutoHyphens/>
      <w:spacing w:after="0" w:line="240" w:lineRule="auto"/>
      <w:ind w:left="-90"/>
      <w:rPr>
        <w:rFonts w:ascii="Arial" w:eastAsia="Times New Roman" w:hAnsi="Arial" w:cs="Arial"/>
        <w:sz w:val="14"/>
        <w:szCs w:val="14"/>
      </w:rPr>
    </w:pPr>
    <w:r w:rsidRPr="005B1B6C">
      <w:rPr>
        <w:rFonts w:ascii="Arial" w:eastAsia="Times New Roman" w:hAnsi="Arial"/>
        <w:noProof/>
        <w:sz w:val="14"/>
      </w:rPr>
      <w:drawing>
        <wp:anchor distT="0" distB="0" distL="114300" distR="114300" simplePos="0" relativeHeight="251658244" behindDoc="0" locked="0" layoutInCell="1" allowOverlap="1" wp14:anchorId="0F7F47D7" wp14:editId="602B858E">
          <wp:simplePos x="0" y="0"/>
          <wp:positionH relativeFrom="margin">
            <wp:posOffset>6557010</wp:posOffset>
          </wp:positionH>
          <wp:positionV relativeFrom="margin">
            <wp:posOffset>-1280795</wp:posOffset>
          </wp:positionV>
          <wp:extent cx="308610" cy="27051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del w:id="333" w:author="Tam, Danny@Energy" w:date="2021-11-05T15:20:00Z">
      <w:r w:rsidR="007846D8">
        <w:rPr>
          <w:rFonts w:ascii="Arial" w:eastAsia="Times New Roman" w:hAnsi="Arial" w:cs="Arial"/>
          <w:noProof/>
          <w:sz w:val="14"/>
          <w:szCs w:val="14"/>
        </w:rPr>
        <w:pict w14:anchorId="0F7F4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7" o:spid="_x0000_s2051" type="#_x0000_t75" style="position:absolute;left:0;text-align:left;margin-left:0;margin-top:0;width:10in;height:540pt;z-index:-251658235;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del>
    <w:r w:rsidRPr="00913A72">
      <w:rPr>
        <w:rFonts w:ascii="Arial" w:eastAsia="Times New Roman" w:hAnsi="Arial" w:cs="Arial"/>
        <w:sz w:val="14"/>
        <w:szCs w:val="14"/>
      </w:rPr>
      <w:t>STATE OF CALIFORNIA</w:t>
    </w:r>
  </w:p>
  <w:p w14:paraId="0F7F47AC" w14:textId="6AB3EAB8" w:rsidR="004B6B6C" w:rsidRPr="00913A72" w:rsidRDefault="004B6B6C" w:rsidP="00913A72">
    <w:pPr>
      <w:suppressAutoHyphens/>
      <w:spacing w:after="0" w:line="240" w:lineRule="auto"/>
      <w:ind w:left="-90"/>
      <w:rPr>
        <w:rFonts w:ascii="Arial" w:eastAsia="Times New Roman" w:hAnsi="Arial" w:cs="Arial"/>
        <w:b/>
        <w:sz w:val="24"/>
        <w:szCs w:val="24"/>
      </w:rPr>
    </w:pPr>
    <w:r w:rsidRPr="00BA20B7">
      <w:rPr>
        <w:rFonts w:ascii="Arial" w:eastAsia="Times New Roman" w:hAnsi="Arial" w:cs="Arial"/>
        <w:b/>
        <w:sz w:val="24"/>
        <w:szCs w:val="24"/>
      </w:rPr>
      <w:t xml:space="preserve">HERS VERIFIED </w:t>
    </w:r>
    <w:del w:id="334" w:author="Tam, Danny@Energy" w:date="2022-02-28T14:10:00Z">
      <w:r w:rsidRPr="00BA20B7" w:rsidDel="00706622">
        <w:rPr>
          <w:rFonts w:ascii="Arial" w:eastAsia="Times New Roman" w:hAnsi="Arial" w:cs="Arial"/>
          <w:b/>
          <w:sz w:val="24"/>
          <w:szCs w:val="24"/>
        </w:rPr>
        <w:delText xml:space="preserve">SINGLE </w:delText>
      </w:r>
    </w:del>
    <w:ins w:id="335" w:author="Tam, Danny@Energy" w:date="2022-02-28T14:10:00Z">
      <w:r w:rsidR="00706622">
        <w:rPr>
          <w:rFonts w:ascii="Arial" w:eastAsia="Times New Roman" w:hAnsi="Arial" w:cs="Arial"/>
          <w:b/>
          <w:sz w:val="24"/>
          <w:szCs w:val="24"/>
        </w:rPr>
        <w:t xml:space="preserve">INDIVIDUAL </w:t>
      </w:r>
    </w:ins>
    <w:r w:rsidRPr="00BA20B7">
      <w:rPr>
        <w:rFonts w:ascii="Arial" w:eastAsia="Times New Roman" w:hAnsi="Arial" w:cs="Arial"/>
        <w:b/>
        <w:sz w:val="24"/>
        <w:szCs w:val="24"/>
      </w:rPr>
      <w:t>DWELLING UNIT HOT WATER SYSTEM DISTRIBUTION</w:t>
    </w:r>
  </w:p>
  <w:p w14:paraId="0F7F47AD" w14:textId="0B65E437" w:rsidR="004B6B6C" w:rsidRPr="00913A72" w:rsidRDefault="004B6B6C" w:rsidP="00913A72">
    <w:pPr>
      <w:suppressAutoHyphens/>
      <w:spacing w:after="0" w:line="240" w:lineRule="auto"/>
      <w:ind w:left="-90"/>
      <w:rPr>
        <w:rFonts w:ascii="Arial" w:eastAsia="Times New Roman" w:hAnsi="Arial" w:cs="Arial"/>
        <w:sz w:val="14"/>
        <w:szCs w:val="14"/>
      </w:rPr>
    </w:pPr>
    <w:r w:rsidRPr="00913A72">
      <w:rPr>
        <w:rFonts w:ascii="Arial" w:eastAsia="Times New Roman" w:hAnsi="Arial" w:cs="Arial"/>
        <w:sz w:val="14"/>
        <w:szCs w:val="14"/>
      </w:rPr>
      <w:t>CEC-</w:t>
    </w:r>
    <w:del w:id="336" w:author="Alhabibi, Haider@Energy" w:date="2022-01-26T14:18:00Z">
      <w:r w:rsidRPr="00913A72" w:rsidDel="00E232D6">
        <w:rPr>
          <w:rFonts w:ascii="Arial" w:eastAsia="Times New Roman" w:hAnsi="Arial" w:cs="Arial"/>
          <w:sz w:val="14"/>
          <w:szCs w:val="14"/>
        </w:rPr>
        <w:delText>CF2R</w:delText>
      </w:r>
    </w:del>
    <w:ins w:id="337" w:author="Alhabibi, Haider@Energy" w:date="2022-01-26T14:18:00Z">
      <w:r w:rsidR="00E232D6">
        <w:rPr>
          <w:rFonts w:ascii="Arial" w:eastAsia="Times New Roman" w:hAnsi="Arial" w:cs="Arial"/>
          <w:sz w:val="14"/>
          <w:szCs w:val="14"/>
        </w:rPr>
        <w:t>LMCI</w:t>
      </w:r>
    </w:ins>
    <w:r w:rsidRPr="00913A72">
      <w:rPr>
        <w:rFonts w:ascii="Arial" w:eastAsia="Times New Roman" w:hAnsi="Arial" w:cs="Arial"/>
        <w:sz w:val="14"/>
        <w:szCs w:val="14"/>
      </w:rPr>
      <w:t>-</w:t>
    </w:r>
    <w:r>
      <w:rPr>
        <w:rFonts w:ascii="Arial" w:eastAsia="Times New Roman" w:hAnsi="Arial" w:cs="Arial"/>
        <w:sz w:val="14"/>
        <w:szCs w:val="14"/>
      </w:rPr>
      <w:t>PLB-22-H</w:t>
    </w:r>
    <w:r w:rsidRPr="00913A72">
      <w:rPr>
        <w:rFonts w:ascii="Arial" w:eastAsia="Times New Roman" w:hAnsi="Arial" w:cs="Arial"/>
        <w:sz w:val="14"/>
        <w:szCs w:val="14"/>
      </w:rPr>
      <w:t xml:space="preserve"> (Revised </w:t>
    </w:r>
    <w:del w:id="338" w:author="Markstrum, Alexis@Energy" w:date="2021-10-11T14:54:00Z">
      <w:r w:rsidDel="00480EA0">
        <w:rPr>
          <w:rFonts w:ascii="Arial" w:eastAsia="Times New Roman" w:hAnsi="Arial" w:cs="Arial"/>
          <w:sz w:val="14"/>
          <w:szCs w:val="14"/>
        </w:rPr>
        <w:delText>10</w:delText>
      </w:r>
    </w:del>
    <w:ins w:id="339" w:author="Markstrum, Alexis@Energy" w:date="2021-10-11T14:54:00Z">
      <w:r>
        <w:rPr>
          <w:rFonts w:ascii="Arial" w:eastAsia="Times New Roman" w:hAnsi="Arial" w:cs="Arial"/>
          <w:sz w:val="14"/>
          <w:szCs w:val="14"/>
        </w:rPr>
        <w:t>01</w:t>
      </w:r>
    </w:ins>
    <w:r>
      <w:rPr>
        <w:rFonts w:ascii="Arial" w:eastAsia="Times New Roman" w:hAnsi="Arial" w:cs="Arial"/>
        <w:sz w:val="14"/>
        <w:szCs w:val="14"/>
      </w:rPr>
      <w:t>/2</w:t>
    </w:r>
    <w:ins w:id="340" w:author="Markstrum, Alexis@Energy" w:date="2021-10-11T14:54:00Z">
      <w:r>
        <w:rPr>
          <w:rFonts w:ascii="Arial" w:eastAsia="Times New Roman" w:hAnsi="Arial" w:cs="Arial"/>
          <w:sz w:val="14"/>
          <w:szCs w:val="14"/>
        </w:rPr>
        <w:t>2</w:t>
      </w:r>
    </w:ins>
    <w:del w:id="341" w:author="Markstrum, Alexis@Energy" w:date="2021-10-11T14:54:00Z">
      <w:r w:rsidDel="00480EA0">
        <w:rPr>
          <w:rFonts w:ascii="Arial" w:eastAsia="Times New Roman" w:hAnsi="Arial" w:cs="Arial"/>
          <w:sz w:val="14"/>
          <w:szCs w:val="14"/>
        </w:rPr>
        <w:delText>1</w:delText>
      </w:r>
    </w:del>
    <w:r w:rsidRPr="00913A72">
      <w:rPr>
        <w:rFonts w:ascii="Arial" w:eastAsia="Times New Roman" w:hAnsi="Arial" w:cs="Arial"/>
        <w:sz w:val="14"/>
        <w:szCs w:val="14"/>
      </w:rPr>
      <w:t xml:space="preserve">)                     </w:t>
    </w:r>
    <w:r>
      <w:rPr>
        <w:rFonts w:ascii="Arial" w:eastAsia="Times New Roman" w:hAnsi="Arial" w:cs="Arial"/>
        <w:sz w:val="14"/>
        <w:szCs w:val="14"/>
      </w:rPr>
      <w:tab/>
    </w:r>
    <w:r>
      <w:rPr>
        <w:rFonts w:ascii="Arial" w:eastAsia="Times New Roman" w:hAnsi="Arial" w:cs="Arial"/>
        <w:sz w:val="14"/>
        <w:szCs w:val="14"/>
      </w:rPr>
      <w:tab/>
    </w:r>
    <w:r>
      <w:rPr>
        <w:rFonts w:ascii="Arial" w:eastAsia="Times New Roman" w:hAnsi="Arial" w:cs="Arial"/>
        <w:sz w:val="14"/>
        <w:szCs w:val="14"/>
      </w:rPr>
      <w:tab/>
    </w:r>
    <w:r>
      <w:rPr>
        <w:rFonts w:ascii="Arial" w:eastAsia="Times New Roman" w:hAnsi="Arial" w:cs="Arial"/>
        <w:sz w:val="14"/>
        <w:szCs w:val="14"/>
      </w:rPr>
      <w:tab/>
      <w:t xml:space="preserve">                                                  </w:t>
    </w:r>
    <w:r w:rsidRPr="00913A72">
      <w:rPr>
        <w:rFonts w:ascii="Arial" w:eastAsia="Times New Roman"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922"/>
      <w:gridCol w:w="2290"/>
      <w:gridCol w:w="1083"/>
      <w:gridCol w:w="1495"/>
    </w:tblGrid>
    <w:tr w:rsidR="004B6B6C" w:rsidRPr="00F85124" w14:paraId="0F7F47B0" w14:textId="77777777" w:rsidTr="00A259EF">
      <w:trPr>
        <w:cantSplit/>
        <w:trHeight w:val="288"/>
      </w:trPr>
      <w:tc>
        <w:tcPr>
          <w:tcW w:w="4307" w:type="pct"/>
          <w:gridSpan w:val="3"/>
          <w:tcBorders>
            <w:bottom w:val="single" w:sz="4" w:space="0" w:color="auto"/>
            <w:right w:val="nil"/>
          </w:tcBorders>
          <w:vAlign w:val="center"/>
        </w:tcPr>
        <w:p w14:paraId="0F7F47AE" w14:textId="77777777" w:rsidR="004B6B6C" w:rsidRPr="00F85124" w:rsidRDefault="004B6B6C" w:rsidP="00C33BFE">
          <w:pPr>
            <w:pStyle w:val="Style14"/>
            <w:rPr>
              <w:b/>
            </w:rPr>
          </w:pPr>
          <w:r>
            <w:t>CERTIFICATE OF INSTALLATION</w:t>
          </w:r>
        </w:p>
      </w:tc>
      <w:tc>
        <w:tcPr>
          <w:tcW w:w="693" w:type="pct"/>
          <w:tcBorders>
            <w:left w:val="nil"/>
            <w:bottom w:val="single" w:sz="4" w:space="0" w:color="auto"/>
          </w:tcBorders>
          <w:tcMar>
            <w:left w:w="115" w:type="dxa"/>
            <w:right w:w="115" w:type="dxa"/>
          </w:tcMar>
          <w:vAlign w:val="center"/>
        </w:tcPr>
        <w:p w14:paraId="0F7F47AF" w14:textId="7D935A00" w:rsidR="004B6B6C" w:rsidRDefault="004B6B6C">
          <w:pPr>
            <w:pStyle w:val="Style15"/>
            <w:rPr>
              <w:b/>
            </w:rPr>
          </w:pPr>
          <w:del w:id="342" w:author="Tam, Danny@Energy" w:date="2022-01-28T14:09:00Z">
            <w:r w:rsidDel="00BA2802">
              <w:delText>CF2R</w:delText>
            </w:r>
          </w:del>
          <w:ins w:id="343" w:author="Tam, Danny@Energy" w:date="2022-01-28T14:09:00Z">
            <w:r w:rsidR="00BA2802">
              <w:t>LMCI</w:t>
            </w:r>
          </w:ins>
          <w:r>
            <w:t>-PLB-22-H</w:t>
          </w:r>
        </w:p>
      </w:tc>
    </w:tr>
    <w:tr w:rsidR="004B6B6C" w:rsidRPr="00F85124" w14:paraId="0F7F47B3" w14:textId="77777777" w:rsidTr="00A259EF">
      <w:trPr>
        <w:cantSplit/>
        <w:trHeight w:val="288"/>
      </w:trPr>
      <w:tc>
        <w:tcPr>
          <w:tcW w:w="4307" w:type="pct"/>
          <w:gridSpan w:val="3"/>
          <w:tcBorders>
            <w:right w:val="nil"/>
          </w:tcBorders>
        </w:tcPr>
        <w:p w14:paraId="0F7F47B1" w14:textId="5105B31E" w:rsidR="004B6B6C" w:rsidRPr="00F85124" w:rsidRDefault="004B6B6C" w:rsidP="00C33BFE">
          <w:pPr>
            <w:pStyle w:val="Style10"/>
            <w:rPr>
              <w:sz w:val="12"/>
              <w:szCs w:val="12"/>
            </w:rPr>
          </w:pPr>
          <w:r>
            <w:t xml:space="preserve">HERS Verified </w:t>
          </w:r>
          <w:del w:id="344" w:author="Tam, Danny@Energy" w:date="2022-02-28T15:38:00Z">
            <w:r w:rsidRPr="006D2E42" w:rsidDel="001D020D">
              <w:delText xml:space="preserve">Single </w:delText>
            </w:r>
          </w:del>
          <w:ins w:id="345" w:author="Tam, Danny@Energy" w:date="2022-02-28T15:38:00Z">
            <w:r w:rsidR="001D020D">
              <w:t>I</w:t>
            </w:r>
          </w:ins>
          <w:ins w:id="346" w:author="Tam, Danny@Energy" w:date="2022-02-28T15:39:00Z">
            <w:r w:rsidR="001D020D">
              <w:t>ndividual</w:t>
            </w:r>
          </w:ins>
          <w:ins w:id="347" w:author="Tam, Danny@Energy" w:date="2022-02-28T15:38:00Z">
            <w:r w:rsidR="001D020D" w:rsidRPr="006D2E42">
              <w:t xml:space="preserve"> </w:t>
            </w:r>
          </w:ins>
          <w:r w:rsidRPr="006D2E42">
            <w:t>Dwelling Unit Hot Water System Distribution</w:t>
          </w:r>
        </w:p>
      </w:tc>
      <w:tc>
        <w:tcPr>
          <w:tcW w:w="693" w:type="pct"/>
          <w:tcBorders>
            <w:left w:val="nil"/>
          </w:tcBorders>
        </w:tcPr>
        <w:p w14:paraId="0F7F47B2" w14:textId="26BD23A4" w:rsidR="004B6B6C" w:rsidRPr="00F85124" w:rsidRDefault="004B6B6C" w:rsidP="00C33BFE">
          <w:pPr>
            <w:pStyle w:val="Style11"/>
            <w:rPr>
              <w:sz w:val="12"/>
              <w:szCs w:val="12"/>
            </w:rPr>
          </w:pPr>
          <w:r w:rsidRPr="00F85124">
            <w:t xml:space="preserve">(Page </w:t>
          </w:r>
          <w:r>
            <w:fldChar w:fldCharType="begin"/>
          </w:r>
          <w:r>
            <w:instrText xml:space="preserve"> PAGE   \* MERGEFORMAT </w:instrText>
          </w:r>
          <w:r>
            <w:fldChar w:fldCharType="separate"/>
          </w:r>
          <w:r>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7846D8">
            <w:rPr>
              <w:noProof/>
            </w:rPr>
            <w:t>8</w:t>
          </w:r>
          <w:r>
            <w:rPr>
              <w:noProof/>
            </w:rPr>
            <w:fldChar w:fldCharType="end"/>
          </w:r>
          <w:r w:rsidRPr="00F85124">
            <w:t>)</w:t>
          </w:r>
        </w:p>
      </w:tc>
    </w:tr>
    <w:tr w:rsidR="004B6B6C" w:rsidRPr="00F85124" w14:paraId="0F7F47B7" w14:textId="77777777" w:rsidTr="00A259EF">
      <w:trPr>
        <w:cantSplit/>
        <w:trHeight w:val="288"/>
      </w:trPr>
      <w:tc>
        <w:tcPr>
          <w:tcW w:w="2744" w:type="pct"/>
        </w:tcPr>
        <w:p w14:paraId="0F7F47B4" w14:textId="77777777" w:rsidR="004B6B6C" w:rsidRPr="00F85124" w:rsidRDefault="004B6B6C" w:rsidP="00C33BFE">
          <w:pPr>
            <w:pStyle w:val="Style12"/>
          </w:pPr>
          <w:r w:rsidRPr="00F85124">
            <w:t>Project Name:</w:t>
          </w:r>
        </w:p>
      </w:tc>
      <w:tc>
        <w:tcPr>
          <w:tcW w:w="1061" w:type="pct"/>
        </w:tcPr>
        <w:p w14:paraId="0F7F47B5" w14:textId="77777777" w:rsidR="004B6B6C" w:rsidRPr="00F85124" w:rsidRDefault="004B6B6C" w:rsidP="00C33BFE">
          <w:pPr>
            <w:pStyle w:val="Style12"/>
          </w:pPr>
          <w:r w:rsidRPr="00F85124">
            <w:t>Enforcement Agency:</w:t>
          </w:r>
        </w:p>
      </w:tc>
      <w:tc>
        <w:tcPr>
          <w:tcW w:w="1194" w:type="pct"/>
          <w:gridSpan w:val="2"/>
        </w:tcPr>
        <w:p w14:paraId="0F7F47B6" w14:textId="77777777" w:rsidR="004B6B6C" w:rsidRPr="00F85124" w:rsidRDefault="004B6B6C" w:rsidP="00C33BFE">
          <w:pPr>
            <w:pStyle w:val="Style12"/>
          </w:pPr>
          <w:r w:rsidRPr="00F85124">
            <w:t>Permit Number:</w:t>
          </w:r>
        </w:p>
      </w:tc>
    </w:tr>
    <w:tr w:rsidR="004B6B6C" w:rsidRPr="00F85124" w14:paraId="0F7F47BB" w14:textId="77777777" w:rsidTr="00A259EF">
      <w:trPr>
        <w:cantSplit/>
        <w:trHeight w:val="288"/>
      </w:trPr>
      <w:tc>
        <w:tcPr>
          <w:tcW w:w="2744" w:type="pct"/>
        </w:tcPr>
        <w:p w14:paraId="0F7F47B8" w14:textId="77777777" w:rsidR="004B6B6C" w:rsidRPr="00F85124" w:rsidRDefault="004B6B6C" w:rsidP="00C33BFE">
          <w:pPr>
            <w:pStyle w:val="Style12"/>
            <w:rPr>
              <w:vertAlign w:val="superscript"/>
            </w:rPr>
          </w:pPr>
          <w:r w:rsidRPr="00F85124">
            <w:t>Dwelling Address:</w:t>
          </w:r>
        </w:p>
      </w:tc>
      <w:tc>
        <w:tcPr>
          <w:tcW w:w="1061" w:type="pct"/>
        </w:tcPr>
        <w:p w14:paraId="0F7F47B9" w14:textId="77777777" w:rsidR="004B6B6C" w:rsidRPr="00F85124" w:rsidRDefault="004B6B6C" w:rsidP="00C33BFE">
          <w:pPr>
            <w:pStyle w:val="Style12"/>
            <w:rPr>
              <w:vertAlign w:val="superscript"/>
            </w:rPr>
          </w:pPr>
          <w:r w:rsidRPr="00F85124">
            <w:t>City</w:t>
          </w:r>
        </w:p>
      </w:tc>
      <w:tc>
        <w:tcPr>
          <w:tcW w:w="1194" w:type="pct"/>
          <w:gridSpan w:val="2"/>
        </w:tcPr>
        <w:p w14:paraId="0F7F47BA" w14:textId="77777777" w:rsidR="004B6B6C" w:rsidRPr="00F85124" w:rsidRDefault="004B6B6C" w:rsidP="00C33BFE">
          <w:pPr>
            <w:pStyle w:val="Style12"/>
            <w:rPr>
              <w:vertAlign w:val="superscript"/>
            </w:rPr>
          </w:pPr>
          <w:r w:rsidRPr="00F85124">
            <w:t>Zip Code</w:t>
          </w:r>
        </w:p>
      </w:tc>
    </w:tr>
  </w:tbl>
  <w:p w14:paraId="0F7F47BC" w14:textId="77777777" w:rsidR="004B6B6C" w:rsidRPr="006D2E42" w:rsidRDefault="004B6B6C" w:rsidP="004A16DC">
    <w:pPr>
      <w:pStyle w:val="Header"/>
      <w:spacing w:after="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0" w14:textId="77777777" w:rsidR="004B6B6C" w:rsidRDefault="007846D8">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2049"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2980"/>
      <w:gridCol w:w="2039"/>
    </w:tblGrid>
    <w:tr w:rsidR="004B6B6C" w:rsidRPr="00F85124" w14:paraId="18279AA8" w14:textId="77777777" w:rsidTr="0036442C">
      <w:trPr>
        <w:cantSplit/>
        <w:trHeight w:val="144"/>
      </w:trPr>
      <w:tc>
        <w:tcPr>
          <w:tcW w:w="4053" w:type="pct"/>
          <w:gridSpan w:val="2"/>
          <w:tcBorders>
            <w:bottom w:val="single" w:sz="4" w:space="0" w:color="auto"/>
            <w:right w:val="nil"/>
          </w:tcBorders>
          <w:vAlign w:val="center"/>
        </w:tcPr>
        <w:p w14:paraId="41E27171" w14:textId="77777777" w:rsidR="004B6B6C" w:rsidRPr="00F85124" w:rsidRDefault="004B6B6C" w:rsidP="0036442C">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947" w:type="pct"/>
          <w:tcBorders>
            <w:left w:val="nil"/>
            <w:bottom w:val="single" w:sz="4" w:space="0" w:color="auto"/>
          </w:tcBorders>
          <w:tcMar>
            <w:left w:w="115" w:type="dxa"/>
            <w:right w:w="115" w:type="dxa"/>
          </w:tcMar>
          <w:vAlign w:val="center"/>
        </w:tcPr>
        <w:p w14:paraId="2726D78A" w14:textId="58773803" w:rsidR="004B6B6C" w:rsidRPr="00F85124" w:rsidRDefault="004B6B6C" w:rsidP="0036442C">
          <w:pPr>
            <w:pStyle w:val="Heading1"/>
            <w:numPr>
              <w:ilvl w:val="0"/>
              <w:numId w:val="0"/>
            </w:numPr>
            <w:spacing w:before="0"/>
            <w:jc w:val="right"/>
            <w:rPr>
              <w:rFonts w:asciiTheme="minorHAnsi" w:hAnsiTheme="minorHAnsi"/>
              <w:b w:val="0"/>
              <w:bCs/>
              <w:sz w:val="20"/>
            </w:rPr>
          </w:pPr>
          <w:del w:id="467" w:author="Tam, Danny@Energy" w:date="2022-01-28T14:10:00Z">
            <w:r w:rsidDel="00BA2802">
              <w:rPr>
                <w:rFonts w:asciiTheme="minorHAnsi" w:hAnsiTheme="minorHAnsi"/>
                <w:b w:val="0"/>
                <w:bCs/>
                <w:sz w:val="20"/>
              </w:rPr>
              <w:delText>CF2R</w:delText>
            </w:r>
          </w:del>
          <w:ins w:id="468" w:author="Tam, Danny@Energy" w:date="2022-01-28T14:10:00Z">
            <w:r w:rsidR="00BA2802">
              <w:rPr>
                <w:rFonts w:asciiTheme="minorHAnsi" w:hAnsiTheme="minorHAnsi"/>
                <w:b w:val="0"/>
                <w:bCs/>
                <w:sz w:val="20"/>
              </w:rPr>
              <w:t>LMCI</w:t>
            </w:r>
          </w:ins>
          <w:r>
            <w:rPr>
              <w:rFonts w:asciiTheme="minorHAnsi" w:hAnsiTheme="minorHAnsi"/>
              <w:b w:val="0"/>
              <w:bCs/>
              <w:sz w:val="20"/>
            </w:rPr>
            <w:t>-PLB-02-E</w:t>
          </w:r>
        </w:p>
      </w:tc>
    </w:tr>
    <w:tr w:rsidR="004B6B6C" w:rsidRPr="00F85124" w14:paraId="576A2BF5" w14:textId="77777777" w:rsidTr="0036442C">
      <w:trPr>
        <w:cantSplit/>
        <w:trHeight w:val="288"/>
      </w:trPr>
      <w:tc>
        <w:tcPr>
          <w:tcW w:w="2669" w:type="pct"/>
          <w:tcBorders>
            <w:right w:val="nil"/>
          </w:tcBorders>
        </w:tcPr>
        <w:p w14:paraId="4264EA7C" w14:textId="71788F8A" w:rsidR="004B6B6C" w:rsidRPr="00586C72" w:rsidRDefault="004B6B6C" w:rsidP="0036442C">
          <w:pPr>
            <w:tabs>
              <w:tab w:val="right" w:pos="10543"/>
            </w:tabs>
            <w:spacing w:after="0"/>
            <w:rPr>
              <w:rFonts w:asciiTheme="minorHAnsi" w:hAnsiTheme="minorHAnsi"/>
              <w:sz w:val="20"/>
              <w:szCs w:val="20"/>
            </w:rPr>
          </w:pPr>
          <w:r>
            <w:rPr>
              <w:rFonts w:asciiTheme="minorHAnsi" w:hAnsiTheme="minorHAnsi"/>
              <w:bCs/>
              <w:sz w:val="20"/>
              <w:szCs w:val="20"/>
            </w:rPr>
            <w:t xml:space="preserve">HERS Verified </w:t>
          </w:r>
          <w:del w:id="469" w:author="Alhabibi, Haider@Energy" w:date="2022-03-07T13:17:00Z">
            <w:r w:rsidRPr="00586C72" w:rsidDel="00EC7592">
              <w:rPr>
                <w:rFonts w:asciiTheme="minorHAnsi" w:hAnsiTheme="minorHAnsi"/>
                <w:bCs/>
                <w:sz w:val="20"/>
                <w:szCs w:val="20"/>
              </w:rPr>
              <w:delText xml:space="preserve">Single </w:delText>
            </w:r>
          </w:del>
          <w:ins w:id="470" w:author="Alhabibi, Haider@Energy" w:date="2022-03-07T13:17:00Z">
            <w:r w:rsidR="00EC7592">
              <w:rPr>
                <w:rFonts w:asciiTheme="minorHAnsi" w:hAnsiTheme="minorHAnsi"/>
                <w:bCs/>
                <w:sz w:val="20"/>
                <w:szCs w:val="20"/>
              </w:rPr>
              <w:t>I</w:t>
            </w:r>
            <w:r w:rsidR="005F49CD">
              <w:rPr>
                <w:rFonts w:asciiTheme="minorHAnsi" w:hAnsiTheme="minorHAnsi"/>
                <w:bCs/>
                <w:sz w:val="20"/>
                <w:szCs w:val="20"/>
              </w:rPr>
              <w:t>ndividual</w:t>
            </w:r>
            <w:r w:rsidR="00EC7592" w:rsidRPr="00586C72">
              <w:rPr>
                <w:rFonts w:asciiTheme="minorHAnsi" w:hAnsiTheme="minorHAnsi"/>
                <w:bCs/>
                <w:sz w:val="20"/>
                <w:szCs w:val="20"/>
              </w:rPr>
              <w:t xml:space="preserve"> </w:t>
            </w:r>
          </w:ins>
          <w:r w:rsidRPr="00586C72">
            <w:rPr>
              <w:rFonts w:asciiTheme="minorHAnsi" w:hAnsiTheme="minorHAnsi"/>
              <w:bCs/>
              <w:sz w:val="20"/>
              <w:szCs w:val="20"/>
            </w:rPr>
            <w:t>Dwelling Unit Hot Water System Distribution</w:t>
          </w:r>
        </w:p>
      </w:tc>
      <w:tc>
        <w:tcPr>
          <w:tcW w:w="2331" w:type="pct"/>
          <w:gridSpan w:val="2"/>
          <w:tcBorders>
            <w:left w:val="nil"/>
          </w:tcBorders>
        </w:tcPr>
        <w:p w14:paraId="34846D84" w14:textId="2C8CB2AC" w:rsidR="004B6B6C" w:rsidRPr="00586C72" w:rsidRDefault="004B6B6C" w:rsidP="0036442C">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7846D8">
            <w:rPr>
              <w:rFonts w:asciiTheme="minorHAnsi" w:hAnsiTheme="minorHAnsi"/>
              <w:bCs/>
              <w:noProof/>
              <w:sz w:val="20"/>
              <w:szCs w:val="20"/>
            </w:rPr>
            <w:t>3</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5221F694" w14:textId="60A656FC" w:rsidR="004B6B6C" w:rsidRPr="006D2E42" w:rsidRDefault="004B6B6C" w:rsidP="0036442C">
    <w:pPr>
      <w:suppressAutoHyphens/>
      <w:spacing w:after="0" w:line="240" w:lineRule="auto"/>
      <w:ind w:left="-90"/>
      <w:rPr>
        <w:sz w:val="16"/>
        <w:szCs w:val="16"/>
      </w:rPr>
    </w:pPr>
    <w:r>
      <w:rPr>
        <w:rFonts w:ascii="Arial" w:eastAsia="Times New Roman" w:hAnsi="Arial" w:cs="Arial"/>
        <w:noProof/>
        <w:sz w:val="14"/>
        <w:szCs w:val="14"/>
      </w:rPr>
      <w:drawing>
        <wp:anchor distT="0" distB="0" distL="114300" distR="114300" simplePos="0" relativeHeight="251658247" behindDoc="1" locked="0" layoutInCell="0" allowOverlap="1" wp14:anchorId="7D2A3EA9" wp14:editId="124E4B2A">
          <wp:simplePos x="0" y="0"/>
          <wp:positionH relativeFrom="margin">
            <wp:align>center</wp:align>
          </wp:positionH>
          <wp:positionV relativeFrom="margin">
            <wp:align>center</wp:align>
          </wp:positionV>
          <wp:extent cx="9144000" cy="6858000"/>
          <wp:effectExtent l="0" t="0" r="0" b="0"/>
          <wp:wrapNone/>
          <wp:docPr id="10" name="Picture 10"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77777777" w:rsidR="004B6B6C" w:rsidRDefault="007846D8">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205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47"/>
      <w:gridCol w:w="3227"/>
      <w:gridCol w:w="1825"/>
    </w:tblGrid>
    <w:tr w:rsidR="004B6B6C" w:rsidRPr="00F85124" w14:paraId="0F7F47CF" w14:textId="77777777" w:rsidTr="002B092D">
      <w:trPr>
        <w:cantSplit/>
        <w:trHeight w:val="288"/>
      </w:trPr>
      <w:tc>
        <w:tcPr>
          <w:tcW w:w="4155" w:type="pct"/>
          <w:gridSpan w:val="2"/>
          <w:tcBorders>
            <w:bottom w:val="single" w:sz="4" w:space="0" w:color="auto"/>
            <w:right w:val="nil"/>
          </w:tcBorders>
          <w:vAlign w:val="center"/>
        </w:tcPr>
        <w:p w14:paraId="0F7F47CD" w14:textId="4AD1DC3E" w:rsidR="004B6B6C" w:rsidRPr="00F85124" w:rsidRDefault="004B6B6C" w:rsidP="00064F9C">
          <w:pPr>
            <w:pStyle w:val="Style14"/>
            <w:rPr>
              <w:b/>
            </w:rPr>
          </w:pPr>
          <w:r>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12A416AA" w:rsidR="004B6B6C" w:rsidRDefault="004B6B6C">
          <w:pPr>
            <w:pStyle w:val="Style15"/>
            <w:rPr>
              <w:b/>
            </w:rPr>
          </w:pPr>
          <w:del w:id="1833" w:author="Tam, Danny@Energy" w:date="2022-01-28T14:10:00Z">
            <w:r w:rsidDel="00BA2802">
              <w:delText>CF2R</w:delText>
            </w:r>
          </w:del>
          <w:ins w:id="1834" w:author="Tam, Danny@Energy" w:date="2022-01-28T14:10:00Z">
            <w:r w:rsidR="00BA2802">
              <w:t>LMCI</w:t>
            </w:r>
          </w:ins>
          <w:r>
            <w:t>-PLB-22-H</w:t>
          </w:r>
        </w:p>
      </w:tc>
    </w:tr>
    <w:tr w:rsidR="004B6B6C" w:rsidRPr="00F85124" w14:paraId="0F7F47D2" w14:textId="77777777" w:rsidTr="002B092D">
      <w:trPr>
        <w:cantSplit/>
        <w:trHeight w:val="288"/>
      </w:trPr>
      <w:tc>
        <w:tcPr>
          <w:tcW w:w="2661" w:type="pct"/>
          <w:tcBorders>
            <w:right w:val="nil"/>
          </w:tcBorders>
        </w:tcPr>
        <w:p w14:paraId="0F7F47D0" w14:textId="324A81E1" w:rsidR="004B6B6C" w:rsidRPr="00F85124" w:rsidRDefault="004B6B6C" w:rsidP="00C33BFE">
          <w:pPr>
            <w:pStyle w:val="Style10"/>
            <w:rPr>
              <w:sz w:val="12"/>
              <w:szCs w:val="12"/>
            </w:rPr>
          </w:pPr>
          <w:r>
            <w:t xml:space="preserve">HERS Verified </w:t>
          </w:r>
          <w:ins w:id="1835" w:author="Tam, Danny@Energy" w:date="2022-02-28T15:39:00Z">
            <w:r w:rsidR="00186CDD">
              <w:t>Individual</w:t>
            </w:r>
          </w:ins>
          <w:del w:id="1836" w:author="Tam, Danny@Energy" w:date="2022-02-28T15:39:00Z">
            <w:r w:rsidRPr="006D2E42" w:rsidDel="00186CDD">
              <w:delText>Single</w:delText>
            </w:r>
          </w:del>
          <w:r w:rsidRPr="006D2E42">
            <w:t xml:space="preserve"> Dwelling Unit Hot Water System Distribution</w:t>
          </w:r>
        </w:p>
      </w:tc>
      <w:tc>
        <w:tcPr>
          <w:tcW w:w="2339" w:type="pct"/>
          <w:gridSpan w:val="2"/>
          <w:tcBorders>
            <w:left w:val="nil"/>
          </w:tcBorders>
        </w:tcPr>
        <w:p w14:paraId="0F7F47D1" w14:textId="695114B8" w:rsidR="004B6B6C" w:rsidRPr="00F85124" w:rsidRDefault="004B6B6C" w:rsidP="00C33BFE">
          <w:pPr>
            <w:pStyle w:val="Style11"/>
            <w:rPr>
              <w:sz w:val="12"/>
              <w:szCs w:val="12"/>
            </w:rPr>
          </w:pPr>
          <w:r w:rsidRPr="00F85124">
            <w:t xml:space="preserve">(Page </w:t>
          </w:r>
          <w:r>
            <w:fldChar w:fldCharType="begin"/>
          </w:r>
          <w:r>
            <w:instrText xml:space="preserve"> PAGE   \* MERGEFORMAT </w:instrText>
          </w:r>
          <w:r>
            <w:fldChar w:fldCharType="separate"/>
          </w:r>
          <w:r>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7846D8">
            <w:rPr>
              <w:noProof/>
            </w:rPr>
            <w:t>15</w:t>
          </w:r>
          <w:r>
            <w:rPr>
              <w:noProof/>
            </w:rPr>
            <w:fldChar w:fldCharType="end"/>
          </w:r>
          <w:r w:rsidRPr="00F85124">
            <w:t>)</w:t>
          </w:r>
        </w:p>
      </w:tc>
    </w:tr>
  </w:tbl>
  <w:p w14:paraId="0F7F47D3" w14:textId="6FFB196D" w:rsidR="004B6B6C" w:rsidRPr="006D2E42" w:rsidRDefault="007846D8"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2059"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77777777" w:rsidR="004B6B6C" w:rsidRDefault="007846D8">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205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Roman"/>
      <w:lvlText w:val="%1."/>
      <w:lvlJc w:val="left"/>
      <w:pPr>
        <w:ind w:left="915" w:hanging="360"/>
      </w:pPr>
      <w:rPr>
        <w:rFonts w:ascii="Calibri" w:hAnsi="Calibri" w:cs="Calibri"/>
        <w:b w:val="0"/>
        <w:bCs w:val="0"/>
        <w:i w:val="0"/>
        <w:iCs w:val="0"/>
        <w:spacing w:val="-1"/>
        <w:w w:val="99"/>
        <w:sz w:val="20"/>
        <w:szCs w:val="20"/>
        <w:u w:val="single"/>
      </w:rPr>
    </w:lvl>
    <w:lvl w:ilvl="1">
      <w:numFmt w:val="bullet"/>
      <w:lvlText w:val="•"/>
      <w:lvlJc w:val="left"/>
      <w:pPr>
        <w:ind w:left="1722" w:hanging="360"/>
      </w:pPr>
    </w:lvl>
    <w:lvl w:ilvl="2">
      <w:numFmt w:val="bullet"/>
      <w:lvlText w:val="•"/>
      <w:lvlJc w:val="left"/>
      <w:pPr>
        <w:ind w:left="2524" w:hanging="360"/>
      </w:pPr>
    </w:lvl>
    <w:lvl w:ilvl="3">
      <w:numFmt w:val="bullet"/>
      <w:lvlText w:val="•"/>
      <w:lvlJc w:val="left"/>
      <w:pPr>
        <w:ind w:left="3326" w:hanging="360"/>
      </w:pPr>
    </w:lvl>
    <w:lvl w:ilvl="4">
      <w:numFmt w:val="bullet"/>
      <w:lvlText w:val="•"/>
      <w:lvlJc w:val="left"/>
      <w:pPr>
        <w:ind w:left="4128" w:hanging="360"/>
      </w:pPr>
    </w:lvl>
    <w:lvl w:ilvl="5">
      <w:numFmt w:val="bullet"/>
      <w:lvlText w:val="•"/>
      <w:lvlJc w:val="left"/>
      <w:pPr>
        <w:ind w:left="4930" w:hanging="360"/>
      </w:pPr>
    </w:lvl>
    <w:lvl w:ilvl="6">
      <w:numFmt w:val="bullet"/>
      <w:lvlText w:val="•"/>
      <w:lvlJc w:val="left"/>
      <w:pPr>
        <w:ind w:left="5732" w:hanging="360"/>
      </w:pPr>
    </w:lvl>
    <w:lvl w:ilvl="7">
      <w:numFmt w:val="bullet"/>
      <w:lvlText w:val="•"/>
      <w:lvlJc w:val="left"/>
      <w:pPr>
        <w:ind w:left="6534" w:hanging="360"/>
      </w:pPr>
    </w:lvl>
    <w:lvl w:ilvl="8">
      <w:numFmt w:val="bullet"/>
      <w:lvlText w:val="•"/>
      <w:lvlJc w:val="left"/>
      <w:pPr>
        <w:ind w:left="7336" w:hanging="360"/>
      </w:pPr>
    </w:lvl>
  </w:abstractNum>
  <w:abstractNum w:abstractNumId="1"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90C0993"/>
    <w:multiLevelType w:val="hybridMultilevel"/>
    <w:tmpl w:val="F132C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A471A99"/>
    <w:multiLevelType w:val="hybridMultilevel"/>
    <w:tmpl w:val="3A7C1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686034"/>
    <w:multiLevelType w:val="hybridMultilevel"/>
    <w:tmpl w:val="CAF23F94"/>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34B261C4"/>
    <w:multiLevelType w:val="hybridMultilevel"/>
    <w:tmpl w:val="95987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070A00"/>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1"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B3090A"/>
    <w:multiLevelType w:val="hybridMultilevel"/>
    <w:tmpl w:val="679AE870"/>
    <w:lvl w:ilvl="0" w:tplc="927E99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65B35CBC"/>
    <w:multiLevelType w:val="hybridMultilevel"/>
    <w:tmpl w:val="A5065820"/>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68D21C5F"/>
    <w:multiLevelType w:val="hybridMultilevel"/>
    <w:tmpl w:val="2DC0718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44604C"/>
    <w:multiLevelType w:val="hybridMultilevel"/>
    <w:tmpl w:val="9F983B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4"/>
  </w:num>
  <w:num w:numId="3">
    <w:abstractNumId w:val="13"/>
  </w:num>
  <w:num w:numId="4">
    <w:abstractNumId w:val="9"/>
  </w:num>
  <w:num w:numId="5">
    <w:abstractNumId w:val="17"/>
  </w:num>
  <w:num w:numId="6">
    <w:abstractNumId w:val="19"/>
  </w:num>
  <w:num w:numId="7">
    <w:abstractNumId w:val="11"/>
  </w:num>
  <w:num w:numId="8">
    <w:abstractNumId w:val="4"/>
    <w:lvlOverride w:ilvl="0">
      <w:startOverride w:val="1"/>
    </w:lvlOverride>
    <w:lvlOverride w:ilvl="1"/>
    <w:lvlOverride w:ilvl="2"/>
    <w:lvlOverride w:ilvl="3"/>
    <w:lvlOverride w:ilvl="4"/>
    <w:lvlOverride w:ilvl="5"/>
    <w:lvlOverride w:ilvl="6"/>
    <w:lvlOverride w:ilvl="7"/>
    <w:lvlOverride w:ilvl="8"/>
  </w:num>
  <w:num w:numId="9">
    <w:abstractNumId w:val="18"/>
  </w:num>
  <w:num w:numId="10">
    <w:abstractNumId w:val="12"/>
  </w:num>
  <w:num w:numId="11">
    <w:abstractNumId w:val="1"/>
  </w:num>
  <w:num w:numId="12">
    <w:abstractNumId w:val="5"/>
  </w:num>
  <w:num w:numId="13">
    <w:abstractNumId w:val="14"/>
  </w:num>
  <w:num w:numId="14">
    <w:abstractNumId w:val="6"/>
  </w:num>
  <w:num w:numId="15">
    <w:abstractNumId w:val="3"/>
  </w:num>
  <w:num w:numId="16">
    <w:abstractNumId w:val="8"/>
  </w:num>
  <w:num w:numId="17">
    <w:abstractNumId w:val="15"/>
  </w:num>
  <w:num w:numId="18">
    <w:abstractNumId w:val="0"/>
  </w:num>
  <w:num w:numId="19">
    <w:abstractNumId w:val="7"/>
  </w:num>
  <w:num w:numId="20">
    <w:abstractNumId w:val="20"/>
  </w:num>
  <w:num w:numId="21">
    <w:abstractNumId w:val="16"/>
  </w:num>
  <w:num w:numId="22">
    <w:abstractNumId w:val="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Tam, Danny@Energy">
    <w15:presenceInfo w15:providerId="AD" w15:userId="S::danny.tam@energy.ca.gov::a6ee4652-f9b2-403d-bfc6-d23a6916fd73"/>
  </w15:person>
  <w15:person w15:author="Markstrum, Alexis@Energy">
    <w15:presenceInfo w15:providerId="AD" w15:userId="S::alexis.markstrum@energy.ca.gov::e6e55ac6-69d0-40ac-bbd2-3f40141a0771"/>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7F2A"/>
    <w:rsid w:val="00010453"/>
    <w:rsid w:val="00013667"/>
    <w:rsid w:val="00025661"/>
    <w:rsid w:val="00026F0A"/>
    <w:rsid w:val="000348E3"/>
    <w:rsid w:val="00034C3F"/>
    <w:rsid w:val="00034EAB"/>
    <w:rsid w:val="00035EF9"/>
    <w:rsid w:val="00043CAA"/>
    <w:rsid w:val="0004560C"/>
    <w:rsid w:val="00045F34"/>
    <w:rsid w:val="00046302"/>
    <w:rsid w:val="000477C3"/>
    <w:rsid w:val="00047C58"/>
    <w:rsid w:val="0005432F"/>
    <w:rsid w:val="000601F4"/>
    <w:rsid w:val="0006478B"/>
    <w:rsid w:val="00064983"/>
    <w:rsid w:val="00064F9C"/>
    <w:rsid w:val="00065203"/>
    <w:rsid w:val="00073FBD"/>
    <w:rsid w:val="000849F0"/>
    <w:rsid w:val="00092950"/>
    <w:rsid w:val="00093424"/>
    <w:rsid w:val="00093E8B"/>
    <w:rsid w:val="00095F6F"/>
    <w:rsid w:val="000969B0"/>
    <w:rsid w:val="0009742B"/>
    <w:rsid w:val="000A05A2"/>
    <w:rsid w:val="000A2CFB"/>
    <w:rsid w:val="000A3755"/>
    <w:rsid w:val="000B2A51"/>
    <w:rsid w:val="000B52D6"/>
    <w:rsid w:val="000B7422"/>
    <w:rsid w:val="000C0ADF"/>
    <w:rsid w:val="000C216B"/>
    <w:rsid w:val="000C223A"/>
    <w:rsid w:val="000C2529"/>
    <w:rsid w:val="000C281A"/>
    <w:rsid w:val="000D3D9E"/>
    <w:rsid w:val="000D4598"/>
    <w:rsid w:val="000D5566"/>
    <w:rsid w:val="000D610A"/>
    <w:rsid w:val="000D68BE"/>
    <w:rsid w:val="000E1685"/>
    <w:rsid w:val="000E45E2"/>
    <w:rsid w:val="000F1D06"/>
    <w:rsid w:val="000F7055"/>
    <w:rsid w:val="000F75BC"/>
    <w:rsid w:val="001022AB"/>
    <w:rsid w:val="001042E0"/>
    <w:rsid w:val="00122A6B"/>
    <w:rsid w:val="00122DFF"/>
    <w:rsid w:val="001233C7"/>
    <w:rsid w:val="00127C14"/>
    <w:rsid w:val="0013071A"/>
    <w:rsid w:val="00131093"/>
    <w:rsid w:val="00136975"/>
    <w:rsid w:val="001379AE"/>
    <w:rsid w:val="001409A6"/>
    <w:rsid w:val="00141137"/>
    <w:rsid w:val="001418FF"/>
    <w:rsid w:val="0014411D"/>
    <w:rsid w:val="0014483B"/>
    <w:rsid w:val="001455A6"/>
    <w:rsid w:val="00147EA4"/>
    <w:rsid w:val="00150E9A"/>
    <w:rsid w:val="0015184E"/>
    <w:rsid w:val="00154988"/>
    <w:rsid w:val="00157186"/>
    <w:rsid w:val="0015721D"/>
    <w:rsid w:val="00157BD8"/>
    <w:rsid w:val="00157DF4"/>
    <w:rsid w:val="00163566"/>
    <w:rsid w:val="00166F9C"/>
    <w:rsid w:val="00173A82"/>
    <w:rsid w:val="00175066"/>
    <w:rsid w:val="00177CE0"/>
    <w:rsid w:val="00180B11"/>
    <w:rsid w:val="00181EE0"/>
    <w:rsid w:val="001822B4"/>
    <w:rsid w:val="00186CDD"/>
    <w:rsid w:val="00187D79"/>
    <w:rsid w:val="0019006C"/>
    <w:rsid w:val="00190379"/>
    <w:rsid w:val="001914EC"/>
    <w:rsid w:val="00192296"/>
    <w:rsid w:val="00192426"/>
    <w:rsid w:val="001938BC"/>
    <w:rsid w:val="00193F95"/>
    <w:rsid w:val="001950F9"/>
    <w:rsid w:val="00195AA7"/>
    <w:rsid w:val="001964BA"/>
    <w:rsid w:val="001A5DB6"/>
    <w:rsid w:val="001B3105"/>
    <w:rsid w:val="001B5E9B"/>
    <w:rsid w:val="001B6293"/>
    <w:rsid w:val="001B692C"/>
    <w:rsid w:val="001C1D69"/>
    <w:rsid w:val="001C4BC8"/>
    <w:rsid w:val="001C6CB5"/>
    <w:rsid w:val="001C6EE0"/>
    <w:rsid w:val="001C791D"/>
    <w:rsid w:val="001D020D"/>
    <w:rsid w:val="001D396A"/>
    <w:rsid w:val="001E3511"/>
    <w:rsid w:val="001E58D1"/>
    <w:rsid w:val="001F0055"/>
    <w:rsid w:val="001F0A85"/>
    <w:rsid w:val="001F353A"/>
    <w:rsid w:val="001F3BFF"/>
    <w:rsid w:val="001F3C43"/>
    <w:rsid w:val="002027EC"/>
    <w:rsid w:val="00205CF5"/>
    <w:rsid w:val="0020638D"/>
    <w:rsid w:val="0021138F"/>
    <w:rsid w:val="002130B3"/>
    <w:rsid w:val="002145A5"/>
    <w:rsid w:val="002176C2"/>
    <w:rsid w:val="0022056E"/>
    <w:rsid w:val="0022213C"/>
    <w:rsid w:val="00222953"/>
    <w:rsid w:val="00224FFB"/>
    <w:rsid w:val="00232426"/>
    <w:rsid w:val="002341AB"/>
    <w:rsid w:val="0023694B"/>
    <w:rsid w:val="00236F4B"/>
    <w:rsid w:val="0024269A"/>
    <w:rsid w:val="002431D7"/>
    <w:rsid w:val="00245336"/>
    <w:rsid w:val="002456C7"/>
    <w:rsid w:val="002472F2"/>
    <w:rsid w:val="002473C4"/>
    <w:rsid w:val="0025415A"/>
    <w:rsid w:val="002544C3"/>
    <w:rsid w:val="0025496C"/>
    <w:rsid w:val="00256B55"/>
    <w:rsid w:val="0025788B"/>
    <w:rsid w:val="002578E7"/>
    <w:rsid w:val="002600BD"/>
    <w:rsid w:val="00260EB7"/>
    <w:rsid w:val="0026153D"/>
    <w:rsid w:val="00261B04"/>
    <w:rsid w:val="002626A8"/>
    <w:rsid w:val="00264A7E"/>
    <w:rsid w:val="00264CF8"/>
    <w:rsid w:val="00265164"/>
    <w:rsid w:val="00267060"/>
    <w:rsid w:val="00267109"/>
    <w:rsid w:val="00276DD9"/>
    <w:rsid w:val="00287857"/>
    <w:rsid w:val="00292D70"/>
    <w:rsid w:val="00293EE6"/>
    <w:rsid w:val="002947E9"/>
    <w:rsid w:val="002A058D"/>
    <w:rsid w:val="002A1FF1"/>
    <w:rsid w:val="002A45FE"/>
    <w:rsid w:val="002A4FD5"/>
    <w:rsid w:val="002A63C0"/>
    <w:rsid w:val="002A6EA3"/>
    <w:rsid w:val="002B092D"/>
    <w:rsid w:val="002B1B1D"/>
    <w:rsid w:val="002B4375"/>
    <w:rsid w:val="002B5F75"/>
    <w:rsid w:val="002C0390"/>
    <w:rsid w:val="002D344E"/>
    <w:rsid w:val="002D4853"/>
    <w:rsid w:val="002E14A5"/>
    <w:rsid w:val="002E1D83"/>
    <w:rsid w:val="002E200E"/>
    <w:rsid w:val="002F18C2"/>
    <w:rsid w:val="002F1EAA"/>
    <w:rsid w:val="002F44E2"/>
    <w:rsid w:val="002F5EE4"/>
    <w:rsid w:val="002F70F5"/>
    <w:rsid w:val="003004FB"/>
    <w:rsid w:val="00300508"/>
    <w:rsid w:val="0030216A"/>
    <w:rsid w:val="003027B1"/>
    <w:rsid w:val="00304DD4"/>
    <w:rsid w:val="0031022E"/>
    <w:rsid w:val="003102FC"/>
    <w:rsid w:val="003166CA"/>
    <w:rsid w:val="003222A9"/>
    <w:rsid w:val="00323F2C"/>
    <w:rsid w:val="00327949"/>
    <w:rsid w:val="003279CA"/>
    <w:rsid w:val="0033003F"/>
    <w:rsid w:val="00332C3F"/>
    <w:rsid w:val="0033347C"/>
    <w:rsid w:val="00334F9B"/>
    <w:rsid w:val="003410B5"/>
    <w:rsid w:val="003431D1"/>
    <w:rsid w:val="00352318"/>
    <w:rsid w:val="00352A48"/>
    <w:rsid w:val="00353208"/>
    <w:rsid w:val="003553ED"/>
    <w:rsid w:val="0035556A"/>
    <w:rsid w:val="00356EF4"/>
    <w:rsid w:val="00357C89"/>
    <w:rsid w:val="00357CFC"/>
    <w:rsid w:val="003609C5"/>
    <w:rsid w:val="00361A2A"/>
    <w:rsid w:val="003622D1"/>
    <w:rsid w:val="00362F77"/>
    <w:rsid w:val="0036348A"/>
    <w:rsid w:val="0036442C"/>
    <w:rsid w:val="003648E9"/>
    <w:rsid w:val="00366C9E"/>
    <w:rsid w:val="00371CAD"/>
    <w:rsid w:val="003739EF"/>
    <w:rsid w:val="003765F9"/>
    <w:rsid w:val="00380122"/>
    <w:rsid w:val="003806BB"/>
    <w:rsid w:val="003824DC"/>
    <w:rsid w:val="00383435"/>
    <w:rsid w:val="003838CF"/>
    <w:rsid w:val="003A7C55"/>
    <w:rsid w:val="003B051E"/>
    <w:rsid w:val="003B2758"/>
    <w:rsid w:val="003B2928"/>
    <w:rsid w:val="003C08D4"/>
    <w:rsid w:val="003C191E"/>
    <w:rsid w:val="003C1D51"/>
    <w:rsid w:val="003C259A"/>
    <w:rsid w:val="003C2B0D"/>
    <w:rsid w:val="003C47B8"/>
    <w:rsid w:val="003C527B"/>
    <w:rsid w:val="003D02EE"/>
    <w:rsid w:val="003D081B"/>
    <w:rsid w:val="003D24E4"/>
    <w:rsid w:val="003D260A"/>
    <w:rsid w:val="003D3970"/>
    <w:rsid w:val="003D5A7E"/>
    <w:rsid w:val="003D7869"/>
    <w:rsid w:val="003D7F1B"/>
    <w:rsid w:val="003E2D1F"/>
    <w:rsid w:val="003E5D1D"/>
    <w:rsid w:val="003E5D49"/>
    <w:rsid w:val="003E6AC3"/>
    <w:rsid w:val="003E761D"/>
    <w:rsid w:val="003E7706"/>
    <w:rsid w:val="003E796B"/>
    <w:rsid w:val="003F2060"/>
    <w:rsid w:val="003F4DB5"/>
    <w:rsid w:val="003F5103"/>
    <w:rsid w:val="003F5E03"/>
    <w:rsid w:val="003F6160"/>
    <w:rsid w:val="00400D12"/>
    <w:rsid w:val="004021C5"/>
    <w:rsid w:val="004035F2"/>
    <w:rsid w:val="00410D90"/>
    <w:rsid w:val="00410ECB"/>
    <w:rsid w:val="00411887"/>
    <w:rsid w:val="004125D7"/>
    <w:rsid w:val="0041382D"/>
    <w:rsid w:val="004144C8"/>
    <w:rsid w:val="00416CD2"/>
    <w:rsid w:val="004172FC"/>
    <w:rsid w:val="00422867"/>
    <w:rsid w:val="00426876"/>
    <w:rsid w:val="0043377F"/>
    <w:rsid w:val="00444DF8"/>
    <w:rsid w:val="00444F81"/>
    <w:rsid w:val="0044510E"/>
    <w:rsid w:val="0044682A"/>
    <w:rsid w:val="00446A5C"/>
    <w:rsid w:val="00455CD1"/>
    <w:rsid w:val="004561B1"/>
    <w:rsid w:val="00456EA6"/>
    <w:rsid w:val="004577D2"/>
    <w:rsid w:val="004616C9"/>
    <w:rsid w:val="004648AA"/>
    <w:rsid w:val="00467528"/>
    <w:rsid w:val="004710F2"/>
    <w:rsid w:val="004716A9"/>
    <w:rsid w:val="004736BD"/>
    <w:rsid w:val="004737C4"/>
    <w:rsid w:val="00477514"/>
    <w:rsid w:val="00480EA0"/>
    <w:rsid w:val="004818A4"/>
    <w:rsid w:val="004859E2"/>
    <w:rsid w:val="004872EE"/>
    <w:rsid w:val="00493F0F"/>
    <w:rsid w:val="0049441B"/>
    <w:rsid w:val="00494DCF"/>
    <w:rsid w:val="004953E7"/>
    <w:rsid w:val="00496FB9"/>
    <w:rsid w:val="004A16DC"/>
    <w:rsid w:val="004A5342"/>
    <w:rsid w:val="004B0F33"/>
    <w:rsid w:val="004B28F4"/>
    <w:rsid w:val="004B4E3B"/>
    <w:rsid w:val="004B5988"/>
    <w:rsid w:val="004B6B6C"/>
    <w:rsid w:val="004B7988"/>
    <w:rsid w:val="004C395F"/>
    <w:rsid w:val="004C5832"/>
    <w:rsid w:val="004D1480"/>
    <w:rsid w:val="004D3E46"/>
    <w:rsid w:val="004D6096"/>
    <w:rsid w:val="004D729F"/>
    <w:rsid w:val="004E16E0"/>
    <w:rsid w:val="004E20A7"/>
    <w:rsid w:val="004E3B6C"/>
    <w:rsid w:val="004E4DC2"/>
    <w:rsid w:val="004E5D13"/>
    <w:rsid w:val="00503547"/>
    <w:rsid w:val="005157FC"/>
    <w:rsid w:val="00520259"/>
    <w:rsid w:val="00521B8C"/>
    <w:rsid w:val="00524349"/>
    <w:rsid w:val="005252EC"/>
    <w:rsid w:val="00526D3D"/>
    <w:rsid w:val="005310C3"/>
    <w:rsid w:val="0053169A"/>
    <w:rsid w:val="00531DE4"/>
    <w:rsid w:val="00533FC8"/>
    <w:rsid w:val="005356DE"/>
    <w:rsid w:val="0053634D"/>
    <w:rsid w:val="005438DF"/>
    <w:rsid w:val="00552E12"/>
    <w:rsid w:val="00553489"/>
    <w:rsid w:val="00564E29"/>
    <w:rsid w:val="005667C7"/>
    <w:rsid w:val="00570C0E"/>
    <w:rsid w:val="00574862"/>
    <w:rsid w:val="00581D77"/>
    <w:rsid w:val="00583B52"/>
    <w:rsid w:val="005840E0"/>
    <w:rsid w:val="00585D1F"/>
    <w:rsid w:val="0058605A"/>
    <w:rsid w:val="00587770"/>
    <w:rsid w:val="00590820"/>
    <w:rsid w:val="00592019"/>
    <w:rsid w:val="00593C5A"/>
    <w:rsid w:val="00596745"/>
    <w:rsid w:val="00596CDF"/>
    <w:rsid w:val="005A09DA"/>
    <w:rsid w:val="005A5077"/>
    <w:rsid w:val="005A61E7"/>
    <w:rsid w:val="005B1B6C"/>
    <w:rsid w:val="005B4893"/>
    <w:rsid w:val="005C1235"/>
    <w:rsid w:val="005C2181"/>
    <w:rsid w:val="005C69A2"/>
    <w:rsid w:val="005D0176"/>
    <w:rsid w:val="005D11BC"/>
    <w:rsid w:val="005D2389"/>
    <w:rsid w:val="005D39A0"/>
    <w:rsid w:val="005D4FC8"/>
    <w:rsid w:val="005E1CB6"/>
    <w:rsid w:val="005E56D8"/>
    <w:rsid w:val="005F39F7"/>
    <w:rsid w:val="005F49CD"/>
    <w:rsid w:val="005F5F84"/>
    <w:rsid w:val="00603297"/>
    <w:rsid w:val="00604247"/>
    <w:rsid w:val="0060478D"/>
    <w:rsid w:val="00604F69"/>
    <w:rsid w:val="0060649D"/>
    <w:rsid w:val="00611038"/>
    <w:rsid w:val="00614D5B"/>
    <w:rsid w:val="006155F7"/>
    <w:rsid w:val="00615B2E"/>
    <w:rsid w:val="00621545"/>
    <w:rsid w:val="00625EF9"/>
    <w:rsid w:val="006266EB"/>
    <w:rsid w:val="00627215"/>
    <w:rsid w:val="00627C40"/>
    <w:rsid w:val="00630FCE"/>
    <w:rsid w:val="00640568"/>
    <w:rsid w:val="00641F8E"/>
    <w:rsid w:val="00643B79"/>
    <w:rsid w:val="00650332"/>
    <w:rsid w:val="00651D96"/>
    <w:rsid w:val="00656A70"/>
    <w:rsid w:val="0065796D"/>
    <w:rsid w:val="00660D0A"/>
    <w:rsid w:val="00662936"/>
    <w:rsid w:val="00663CC9"/>
    <w:rsid w:val="00666C61"/>
    <w:rsid w:val="00667CBD"/>
    <w:rsid w:val="0067429A"/>
    <w:rsid w:val="00676572"/>
    <w:rsid w:val="00684EC5"/>
    <w:rsid w:val="00684F4E"/>
    <w:rsid w:val="00686358"/>
    <w:rsid w:val="0069075C"/>
    <w:rsid w:val="00690C6A"/>
    <w:rsid w:val="00692843"/>
    <w:rsid w:val="006935C9"/>
    <w:rsid w:val="006971F7"/>
    <w:rsid w:val="006A3904"/>
    <w:rsid w:val="006A51EC"/>
    <w:rsid w:val="006A7E82"/>
    <w:rsid w:val="006B0D0C"/>
    <w:rsid w:val="006B448B"/>
    <w:rsid w:val="006C167A"/>
    <w:rsid w:val="006C36EE"/>
    <w:rsid w:val="006D0D5A"/>
    <w:rsid w:val="006D27B8"/>
    <w:rsid w:val="006D2E42"/>
    <w:rsid w:val="006D43C4"/>
    <w:rsid w:val="006D5383"/>
    <w:rsid w:val="006E0618"/>
    <w:rsid w:val="006E1E98"/>
    <w:rsid w:val="006E239E"/>
    <w:rsid w:val="006E258E"/>
    <w:rsid w:val="006E4B25"/>
    <w:rsid w:val="006F400D"/>
    <w:rsid w:val="006F4A34"/>
    <w:rsid w:val="0070204F"/>
    <w:rsid w:val="00704E79"/>
    <w:rsid w:val="00706622"/>
    <w:rsid w:val="00707B29"/>
    <w:rsid w:val="00707F75"/>
    <w:rsid w:val="0071146D"/>
    <w:rsid w:val="00711F85"/>
    <w:rsid w:val="0071579E"/>
    <w:rsid w:val="00720D79"/>
    <w:rsid w:val="00722694"/>
    <w:rsid w:val="007240D4"/>
    <w:rsid w:val="0072429B"/>
    <w:rsid w:val="007305A1"/>
    <w:rsid w:val="00735003"/>
    <w:rsid w:val="00736541"/>
    <w:rsid w:val="007376A9"/>
    <w:rsid w:val="00747012"/>
    <w:rsid w:val="00747A98"/>
    <w:rsid w:val="007513F1"/>
    <w:rsid w:val="00752641"/>
    <w:rsid w:val="00770BE1"/>
    <w:rsid w:val="007727F8"/>
    <w:rsid w:val="00775E71"/>
    <w:rsid w:val="00777ED6"/>
    <w:rsid w:val="0078008A"/>
    <w:rsid w:val="00781E4C"/>
    <w:rsid w:val="0078464C"/>
    <w:rsid w:val="007846D8"/>
    <w:rsid w:val="00785097"/>
    <w:rsid w:val="007867D1"/>
    <w:rsid w:val="00787826"/>
    <w:rsid w:val="007927BD"/>
    <w:rsid w:val="007951A4"/>
    <w:rsid w:val="00795769"/>
    <w:rsid w:val="00795808"/>
    <w:rsid w:val="007A0AEE"/>
    <w:rsid w:val="007A27A1"/>
    <w:rsid w:val="007A56DD"/>
    <w:rsid w:val="007A73AF"/>
    <w:rsid w:val="007B0D5E"/>
    <w:rsid w:val="007B48AB"/>
    <w:rsid w:val="007B499C"/>
    <w:rsid w:val="007B6A87"/>
    <w:rsid w:val="007C2E10"/>
    <w:rsid w:val="007C69DF"/>
    <w:rsid w:val="007D028F"/>
    <w:rsid w:val="007D3579"/>
    <w:rsid w:val="007D76B1"/>
    <w:rsid w:val="007E190B"/>
    <w:rsid w:val="007E3ACB"/>
    <w:rsid w:val="007E5B35"/>
    <w:rsid w:val="007E6A62"/>
    <w:rsid w:val="007F04D6"/>
    <w:rsid w:val="007F2497"/>
    <w:rsid w:val="007F431D"/>
    <w:rsid w:val="007F5E60"/>
    <w:rsid w:val="007F7E71"/>
    <w:rsid w:val="008049A6"/>
    <w:rsid w:val="00811F8E"/>
    <w:rsid w:val="00815B61"/>
    <w:rsid w:val="00816EBB"/>
    <w:rsid w:val="00821398"/>
    <w:rsid w:val="00825ED4"/>
    <w:rsid w:val="0082708E"/>
    <w:rsid w:val="008273AE"/>
    <w:rsid w:val="008275A6"/>
    <w:rsid w:val="00832716"/>
    <w:rsid w:val="00841F88"/>
    <w:rsid w:val="008424AC"/>
    <w:rsid w:val="00843321"/>
    <w:rsid w:val="008444C9"/>
    <w:rsid w:val="00844F31"/>
    <w:rsid w:val="00845F7B"/>
    <w:rsid w:val="00850E4B"/>
    <w:rsid w:val="008555DE"/>
    <w:rsid w:val="00855D08"/>
    <w:rsid w:val="00860A93"/>
    <w:rsid w:val="00865941"/>
    <w:rsid w:val="00871743"/>
    <w:rsid w:val="00871BF4"/>
    <w:rsid w:val="008747B8"/>
    <w:rsid w:val="0087483C"/>
    <w:rsid w:val="00874A91"/>
    <w:rsid w:val="00875A96"/>
    <w:rsid w:val="00876910"/>
    <w:rsid w:val="00876C88"/>
    <w:rsid w:val="00876F4B"/>
    <w:rsid w:val="00877BF9"/>
    <w:rsid w:val="00885035"/>
    <w:rsid w:val="00886994"/>
    <w:rsid w:val="008873A7"/>
    <w:rsid w:val="00890BBF"/>
    <w:rsid w:val="008924B8"/>
    <w:rsid w:val="00892ABB"/>
    <w:rsid w:val="008A6EEA"/>
    <w:rsid w:val="008B05BB"/>
    <w:rsid w:val="008B0934"/>
    <w:rsid w:val="008B231F"/>
    <w:rsid w:val="008B3C69"/>
    <w:rsid w:val="008B5A85"/>
    <w:rsid w:val="008C1142"/>
    <w:rsid w:val="008C11DD"/>
    <w:rsid w:val="008C1A7B"/>
    <w:rsid w:val="008C730E"/>
    <w:rsid w:val="008C7948"/>
    <w:rsid w:val="008D37C6"/>
    <w:rsid w:val="008D55F7"/>
    <w:rsid w:val="008D6F63"/>
    <w:rsid w:val="008D7929"/>
    <w:rsid w:val="008E21BC"/>
    <w:rsid w:val="008E2A8D"/>
    <w:rsid w:val="008E388E"/>
    <w:rsid w:val="008E7932"/>
    <w:rsid w:val="008F0FC8"/>
    <w:rsid w:val="008F119E"/>
    <w:rsid w:val="008F15F7"/>
    <w:rsid w:val="009024F2"/>
    <w:rsid w:val="009070C1"/>
    <w:rsid w:val="00911B47"/>
    <w:rsid w:val="00913A72"/>
    <w:rsid w:val="0091782E"/>
    <w:rsid w:val="00917900"/>
    <w:rsid w:val="009231FC"/>
    <w:rsid w:val="00924765"/>
    <w:rsid w:val="009268B1"/>
    <w:rsid w:val="009269B2"/>
    <w:rsid w:val="00930EB5"/>
    <w:rsid w:val="00935470"/>
    <w:rsid w:val="00935859"/>
    <w:rsid w:val="00940B67"/>
    <w:rsid w:val="0094138E"/>
    <w:rsid w:val="00945B86"/>
    <w:rsid w:val="0095386E"/>
    <w:rsid w:val="009563F0"/>
    <w:rsid w:val="00956505"/>
    <w:rsid w:val="00963B61"/>
    <w:rsid w:val="00964F6C"/>
    <w:rsid w:val="009717E1"/>
    <w:rsid w:val="00975464"/>
    <w:rsid w:val="00975A1A"/>
    <w:rsid w:val="00975A94"/>
    <w:rsid w:val="00975B15"/>
    <w:rsid w:val="00975E71"/>
    <w:rsid w:val="00976C25"/>
    <w:rsid w:val="00980DEE"/>
    <w:rsid w:val="009813F1"/>
    <w:rsid w:val="00983FF5"/>
    <w:rsid w:val="00990D0A"/>
    <w:rsid w:val="009916D8"/>
    <w:rsid w:val="00992424"/>
    <w:rsid w:val="00994805"/>
    <w:rsid w:val="00994A2E"/>
    <w:rsid w:val="00994F23"/>
    <w:rsid w:val="009A07EC"/>
    <w:rsid w:val="009A203E"/>
    <w:rsid w:val="009A48FF"/>
    <w:rsid w:val="009A63CA"/>
    <w:rsid w:val="009B0511"/>
    <w:rsid w:val="009B1376"/>
    <w:rsid w:val="009B229B"/>
    <w:rsid w:val="009B534F"/>
    <w:rsid w:val="009B681B"/>
    <w:rsid w:val="009B7609"/>
    <w:rsid w:val="009B7D4A"/>
    <w:rsid w:val="009B7F66"/>
    <w:rsid w:val="009C10FB"/>
    <w:rsid w:val="009C1825"/>
    <w:rsid w:val="009C19C3"/>
    <w:rsid w:val="009C1BD6"/>
    <w:rsid w:val="009C1D6E"/>
    <w:rsid w:val="009C6DB3"/>
    <w:rsid w:val="009D1721"/>
    <w:rsid w:val="009D6242"/>
    <w:rsid w:val="009E0D73"/>
    <w:rsid w:val="009E4FF7"/>
    <w:rsid w:val="009E613E"/>
    <w:rsid w:val="009E6483"/>
    <w:rsid w:val="009E704D"/>
    <w:rsid w:val="009E7DBD"/>
    <w:rsid w:val="009F716A"/>
    <w:rsid w:val="00A1041C"/>
    <w:rsid w:val="00A11FD9"/>
    <w:rsid w:val="00A122CA"/>
    <w:rsid w:val="00A123F0"/>
    <w:rsid w:val="00A15705"/>
    <w:rsid w:val="00A15B3B"/>
    <w:rsid w:val="00A24E00"/>
    <w:rsid w:val="00A252E9"/>
    <w:rsid w:val="00A259EF"/>
    <w:rsid w:val="00A2638A"/>
    <w:rsid w:val="00A2703C"/>
    <w:rsid w:val="00A31D9D"/>
    <w:rsid w:val="00A417EC"/>
    <w:rsid w:val="00A45B6A"/>
    <w:rsid w:val="00A55D6E"/>
    <w:rsid w:val="00A57683"/>
    <w:rsid w:val="00A705C2"/>
    <w:rsid w:val="00A72721"/>
    <w:rsid w:val="00A82A43"/>
    <w:rsid w:val="00A864F6"/>
    <w:rsid w:val="00A86BE5"/>
    <w:rsid w:val="00A92D60"/>
    <w:rsid w:val="00A93E82"/>
    <w:rsid w:val="00A956FB"/>
    <w:rsid w:val="00AA01B2"/>
    <w:rsid w:val="00AA2204"/>
    <w:rsid w:val="00AA2A5A"/>
    <w:rsid w:val="00AA5E67"/>
    <w:rsid w:val="00AA7BA6"/>
    <w:rsid w:val="00AB434E"/>
    <w:rsid w:val="00AC4B2D"/>
    <w:rsid w:val="00AD0DE8"/>
    <w:rsid w:val="00AD1BDD"/>
    <w:rsid w:val="00AD73BB"/>
    <w:rsid w:val="00AD7981"/>
    <w:rsid w:val="00AE1DDE"/>
    <w:rsid w:val="00AE3F87"/>
    <w:rsid w:val="00AE6068"/>
    <w:rsid w:val="00AE7D2E"/>
    <w:rsid w:val="00AF2949"/>
    <w:rsid w:val="00AF5BDE"/>
    <w:rsid w:val="00B02169"/>
    <w:rsid w:val="00B0327A"/>
    <w:rsid w:val="00B04692"/>
    <w:rsid w:val="00B04F1F"/>
    <w:rsid w:val="00B062D7"/>
    <w:rsid w:val="00B1560F"/>
    <w:rsid w:val="00B16B2C"/>
    <w:rsid w:val="00B20C3F"/>
    <w:rsid w:val="00B20CA8"/>
    <w:rsid w:val="00B2258C"/>
    <w:rsid w:val="00B251DF"/>
    <w:rsid w:val="00B257BB"/>
    <w:rsid w:val="00B3542A"/>
    <w:rsid w:val="00B37017"/>
    <w:rsid w:val="00B40255"/>
    <w:rsid w:val="00B416AE"/>
    <w:rsid w:val="00B41E50"/>
    <w:rsid w:val="00B42098"/>
    <w:rsid w:val="00B4225F"/>
    <w:rsid w:val="00B47F33"/>
    <w:rsid w:val="00B50E4A"/>
    <w:rsid w:val="00B5420A"/>
    <w:rsid w:val="00B55A00"/>
    <w:rsid w:val="00B614D3"/>
    <w:rsid w:val="00B65F0F"/>
    <w:rsid w:val="00B7047B"/>
    <w:rsid w:val="00B70C68"/>
    <w:rsid w:val="00B7334B"/>
    <w:rsid w:val="00B73409"/>
    <w:rsid w:val="00B73475"/>
    <w:rsid w:val="00B74627"/>
    <w:rsid w:val="00B77D9F"/>
    <w:rsid w:val="00B818EC"/>
    <w:rsid w:val="00B82FDE"/>
    <w:rsid w:val="00B843FA"/>
    <w:rsid w:val="00B93A6C"/>
    <w:rsid w:val="00B9472A"/>
    <w:rsid w:val="00B971C9"/>
    <w:rsid w:val="00B97E66"/>
    <w:rsid w:val="00BA0DE5"/>
    <w:rsid w:val="00BA20B7"/>
    <w:rsid w:val="00BA2802"/>
    <w:rsid w:val="00BB0819"/>
    <w:rsid w:val="00BB3633"/>
    <w:rsid w:val="00BB6EE2"/>
    <w:rsid w:val="00BC0A50"/>
    <w:rsid w:val="00BC0D1C"/>
    <w:rsid w:val="00BC1603"/>
    <w:rsid w:val="00BC4104"/>
    <w:rsid w:val="00BD3C19"/>
    <w:rsid w:val="00BD5A3B"/>
    <w:rsid w:val="00BD7E2D"/>
    <w:rsid w:val="00BE088A"/>
    <w:rsid w:val="00BE1972"/>
    <w:rsid w:val="00BE3305"/>
    <w:rsid w:val="00BE794D"/>
    <w:rsid w:val="00BF25D5"/>
    <w:rsid w:val="00BF2D1C"/>
    <w:rsid w:val="00BF3581"/>
    <w:rsid w:val="00BF603C"/>
    <w:rsid w:val="00BF708B"/>
    <w:rsid w:val="00BF7314"/>
    <w:rsid w:val="00C04DCE"/>
    <w:rsid w:val="00C063FD"/>
    <w:rsid w:val="00C11154"/>
    <w:rsid w:val="00C1150F"/>
    <w:rsid w:val="00C12EA4"/>
    <w:rsid w:val="00C16194"/>
    <w:rsid w:val="00C16266"/>
    <w:rsid w:val="00C17920"/>
    <w:rsid w:val="00C17ADA"/>
    <w:rsid w:val="00C207A5"/>
    <w:rsid w:val="00C23C3F"/>
    <w:rsid w:val="00C258EC"/>
    <w:rsid w:val="00C309E7"/>
    <w:rsid w:val="00C31E7D"/>
    <w:rsid w:val="00C33BFE"/>
    <w:rsid w:val="00C37E7C"/>
    <w:rsid w:val="00C40B81"/>
    <w:rsid w:val="00C41113"/>
    <w:rsid w:val="00C4167D"/>
    <w:rsid w:val="00C41DB5"/>
    <w:rsid w:val="00C46AC8"/>
    <w:rsid w:val="00C4788A"/>
    <w:rsid w:val="00C50541"/>
    <w:rsid w:val="00C5262C"/>
    <w:rsid w:val="00C533F7"/>
    <w:rsid w:val="00C53FE6"/>
    <w:rsid w:val="00C549BD"/>
    <w:rsid w:val="00C55E3A"/>
    <w:rsid w:val="00C6275F"/>
    <w:rsid w:val="00C7516C"/>
    <w:rsid w:val="00C7551D"/>
    <w:rsid w:val="00C76592"/>
    <w:rsid w:val="00C80016"/>
    <w:rsid w:val="00C91513"/>
    <w:rsid w:val="00C96D7C"/>
    <w:rsid w:val="00C9706C"/>
    <w:rsid w:val="00CA1005"/>
    <w:rsid w:val="00CA27B6"/>
    <w:rsid w:val="00CA463B"/>
    <w:rsid w:val="00CA735B"/>
    <w:rsid w:val="00CB1D01"/>
    <w:rsid w:val="00CB2044"/>
    <w:rsid w:val="00CB59A5"/>
    <w:rsid w:val="00CC1AFA"/>
    <w:rsid w:val="00CC3747"/>
    <w:rsid w:val="00CC3F68"/>
    <w:rsid w:val="00CC4CAF"/>
    <w:rsid w:val="00CD1D96"/>
    <w:rsid w:val="00CD3504"/>
    <w:rsid w:val="00CD4F6A"/>
    <w:rsid w:val="00CD718F"/>
    <w:rsid w:val="00CE1CE6"/>
    <w:rsid w:val="00CE1E2B"/>
    <w:rsid w:val="00CE2BDF"/>
    <w:rsid w:val="00CE616E"/>
    <w:rsid w:val="00CF48D2"/>
    <w:rsid w:val="00CF62EE"/>
    <w:rsid w:val="00D029BF"/>
    <w:rsid w:val="00D05C2C"/>
    <w:rsid w:val="00D11D0C"/>
    <w:rsid w:val="00D1391E"/>
    <w:rsid w:val="00D13C45"/>
    <w:rsid w:val="00D146D9"/>
    <w:rsid w:val="00D21FDB"/>
    <w:rsid w:val="00D22823"/>
    <w:rsid w:val="00D23E4B"/>
    <w:rsid w:val="00D27702"/>
    <w:rsid w:val="00D348F0"/>
    <w:rsid w:val="00D35CCC"/>
    <w:rsid w:val="00D362E8"/>
    <w:rsid w:val="00D405C8"/>
    <w:rsid w:val="00D442A6"/>
    <w:rsid w:val="00D44924"/>
    <w:rsid w:val="00D52378"/>
    <w:rsid w:val="00D52CC2"/>
    <w:rsid w:val="00D55D91"/>
    <w:rsid w:val="00D56448"/>
    <w:rsid w:val="00D65630"/>
    <w:rsid w:val="00D65B83"/>
    <w:rsid w:val="00D668B5"/>
    <w:rsid w:val="00D73EDD"/>
    <w:rsid w:val="00D7513B"/>
    <w:rsid w:val="00D75806"/>
    <w:rsid w:val="00D82384"/>
    <w:rsid w:val="00D843F8"/>
    <w:rsid w:val="00D86BD0"/>
    <w:rsid w:val="00D86D5C"/>
    <w:rsid w:val="00D879CA"/>
    <w:rsid w:val="00D90BC7"/>
    <w:rsid w:val="00D91F99"/>
    <w:rsid w:val="00D9470F"/>
    <w:rsid w:val="00DA2983"/>
    <w:rsid w:val="00DA48EB"/>
    <w:rsid w:val="00DA5B77"/>
    <w:rsid w:val="00DB0C3E"/>
    <w:rsid w:val="00DB13D1"/>
    <w:rsid w:val="00DB7BEA"/>
    <w:rsid w:val="00DC25AA"/>
    <w:rsid w:val="00DC34CF"/>
    <w:rsid w:val="00DC522B"/>
    <w:rsid w:val="00DC71A3"/>
    <w:rsid w:val="00DC78B1"/>
    <w:rsid w:val="00DD7A9E"/>
    <w:rsid w:val="00DE23EE"/>
    <w:rsid w:val="00DE3596"/>
    <w:rsid w:val="00DE47AD"/>
    <w:rsid w:val="00DE5076"/>
    <w:rsid w:val="00DE5497"/>
    <w:rsid w:val="00DE68B9"/>
    <w:rsid w:val="00DE7A20"/>
    <w:rsid w:val="00DF3222"/>
    <w:rsid w:val="00DF32C1"/>
    <w:rsid w:val="00DF3388"/>
    <w:rsid w:val="00DF49E0"/>
    <w:rsid w:val="00DF4BB0"/>
    <w:rsid w:val="00DF67E5"/>
    <w:rsid w:val="00E00248"/>
    <w:rsid w:val="00E008CB"/>
    <w:rsid w:val="00E02741"/>
    <w:rsid w:val="00E02C5F"/>
    <w:rsid w:val="00E04539"/>
    <w:rsid w:val="00E0468F"/>
    <w:rsid w:val="00E04921"/>
    <w:rsid w:val="00E07C31"/>
    <w:rsid w:val="00E10874"/>
    <w:rsid w:val="00E116A7"/>
    <w:rsid w:val="00E11E2A"/>
    <w:rsid w:val="00E13AEA"/>
    <w:rsid w:val="00E17FE5"/>
    <w:rsid w:val="00E201AC"/>
    <w:rsid w:val="00E20AD9"/>
    <w:rsid w:val="00E22524"/>
    <w:rsid w:val="00E232D6"/>
    <w:rsid w:val="00E26207"/>
    <w:rsid w:val="00E318DC"/>
    <w:rsid w:val="00E43F52"/>
    <w:rsid w:val="00E44319"/>
    <w:rsid w:val="00E44611"/>
    <w:rsid w:val="00E44F15"/>
    <w:rsid w:val="00E454E2"/>
    <w:rsid w:val="00E5015A"/>
    <w:rsid w:val="00E53F43"/>
    <w:rsid w:val="00E54E23"/>
    <w:rsid w:val="00E624D9"/>
    <w:rsid w:val="00E64274"/>
    <w:rsid w:val="00E65215"/>
    <w:rsid w:val="00E65CD8"/>
    <w:rsid w:val="00E71469"/>
    <w:rsid w:val="00E71FAB"/>
    <w:rsid w:val="00E7429A"/>
    <w:rsid w:val="00E74764"/>
    <w:rsid w:val="00E77A0E"/>
    <w:rsid w:val="00E81D52"/>
    <w:rsid w:val="00E85EA6"/>
    <w:rsid w:val="00E87371"/>
    <w:rsid w:val="00E879AA"/>
    <w:rsid w:val="00E9142C"/>
    <w:rsid w:val="00E96E3C"/>
    <w:rsid w:val="00EA0932"/>
    <w:rsid w:val="00EA0965"/>
    <w:rsid w:val="00EB0AA5"/>
    <w:rsid w:val="00EB5C2C"/>
    <w:rsid w:val="00EB5D69"/>
    <w:rsid w:val="00EB620B"/>
    <w:rsid w:val="00EB69D3"/>
    <w:rsid w:val="00EC0140"/>
    <w:rsid w:val="00EC0CA0"/>
    <w:rsid w:val="00EC1611"/>
    <w:rsid w:val="00EC1912"/>
    <w:rsid w:val="00EC1CBE"/>
    <w:rsid w:val="00EC473C"/>
    <w:rsid w:val="00EC6E6F"/>
    <w:rsid w:val="00EC7592"/>
    <w:rsid w:val="00ED40A1"/>
    <w:rsid w:val="00ED6E64"/>
    <w:rsid w:val="00EE52B2"/>
    <w:rsid w:val="00EE7C97"/>
    <w:rsid w:val="00EF0F92"/>
    <w:rsid w:val="00EF43E7"/>
    <w:rsid w:val="00EF51D1"/>
    <w:rsid w:val="00EF51D7"/>
    <w:rsid w:val="00EF7B18"/>
    <w:rsid w:val="00F017C1"/>
    <w:rsid w:val="00F0196F"/>
    <w:rsid w:val="00F024B5"/>
    <w:rsid w:val="00F035EE"/>
    <w:rsid w:val="00F056D7"/>
    <w:rsid w:val="00F0599D"/>
    <w:rsid w:val="00F07F36"/>
    <w:rsid w:val="00F1004F"/>
    <w:rsid w:val="00F158CD"/>
    <w:rsid w:val="00F2136B"/>
    <w:rsid w:val="00F24B20"/>
    <w:rsid w:val="00F3055F"/>
    <w:rsid w:val="00F349F6"/>
    <w:rsid w:val="00F402F5"/>
    <w:rsid w:val="00F41465"/>
    <w:rsid w:val="00F43BE7"/>
    <w:rsid w:val="00F43DC7"/>
    <w:rsid w:val="00F4590C"/>
    <w:rsid w:val="00F45E45"/>
    <w:rsid w:val="00F55E19"/>
    <w:rsid w:val="00F627A3"/>
    <w:rsid w:val="00F63AA5"/>
    <w:rsid w:val="00F6547E"/>
    <w:rsid w:val="00F67605"/>
    <w:rsid w:val="00F7001C"/>
    <w:rsid w:val="00F709C7"/>
    <w:rsid w:val="00F7260C"/>
    <w:rsid w:val="00F7760E"/>
    <w:rsid w:val="00F826C6"/>
    <w:rsid w:val="00F83A1B"/>
    <w:rsid w:val="00F96517"/>
    <w:rsid w:val="00FA4660"/>
    <w:rsid w:val="00FA6321"/>
    <w:rsid w:val="00FA67D5"/>
    <w:rsid w:val="00FA7B7E"/>
    <w:rsid w:val="00FB0CB9"/>
    <w:rsid w:val="00FB228D"/>
    <w:rsid w:val="00FB266D"/>
    <w:rsid w:val="00FB4EA5"/>
    <w:rsid w:val="00FB57F9"/>
    <w:rsid w:val="00FC0855"/>
    <w:rsid w:val="00FC1BBC"/>
    <w:rsid w:val="00FC2D5E"/>
    <w:rsid w:val="00FC79F7"/>
    <w:rsid w:val="00FC7BC6"/>
    <w:rsid w:val="00FD3495"/>
    <w:rsid w:val="00FD5FAF"/>
    <w:rsid w:val="00FF0CEB"/>
    <w:rsid w:val="00FF28D5"/>
    <w:rsid w:val="00FF373B"/>
    <w:rsid w:val="00FF3BD3"/>
    <w:rsid w:val="00FF4ECD"/>
    <w:rsid w:val="51144363"/>
    <w:rsid w:val="6E16F0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0F7F439A"/>
  <w15:docId w15:val="{CA005C12-EE52-4B0D-8876-FEB0ED0C1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1150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C1142"/>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477514"/>
    <w:rPr>
      <w:color w:val="605E5C"/>
      <w:shd w:val="clear" w:color="auto" w:fill="E1DFDD"/>
    </w:rPr>
  </w:style>
  <w:style w:type="character" w:styleId="Mention">
    <w:name w:val="Mention"/>
    <w:basedOn w:val="DefaultParagraphFont"/>
    <w:uiPriority w:val="99"/>
    <w:unhideWhenUsed/>
    <w:rsid w:val="00477514"/>
    <w:rPr>
      <w:color w:val="2B579A"/>
      <w:shd w:val="clear" w:color="auto" w:fill="E1DFDD"/>
    </w:rPr>
  </w:style>
  <w:style w:type="table" w:customStyle="1" w:styleId="TableGrid4">
    <w:name w:val="Table Grid4"/>
    <w:basedOn w:val="TableNormal"/>
    <w:next w:val="TableGrid"/>
    <w:uiPriority w:val="39"/>
    <w:rsid w:val="001C4B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C2A80B-D165-4D5C-8C56-AA7A8358B680}">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68A1AF3F-ADE2-48CA-94CB-8FCE59FFCF14}">
  <ds:schemaRefs>
    <ds:schemaRef ds:uri="http://schemas.openxmlformats.org/officeDocument/2006/bibliography"/>
  </ds:schemaRefs>
</ds:datastoreItem>
</file>

<file path=customXml/itemProps3.xml><?xml version="1.0" encoding="utf-8"?>
<ds:datastoreItem xmlns:ds="http://schemas.openxmlformats.org/officeDocument/2006/customXml" ds:itemID="{1FD56BEA-B188-429E-8A1F-96F90DD8A7D9}">
  <ds:schemaRefs>
    <ds:schemaRef ds:uri="http://schemas.microsoft.com/sharepoint/v3/contenttype/forms"/>
  </ds:schemaRefs>
</ds:datastoreItem>
</file>

<file path=customXml/itemProps4.xml><?xml version="1.0" encoding="utf-8"?>
<ds:datastoreItem xmlns:ds="http://schemas.openxmlformats.org/officeDocument/2006/customXml" ds:itemID="{A5E6E6EE-0802-4AFF-A770-2D096CD56AD8}">
  <ds:schemaRefs>
    <ds:schemaRef ds:uri="http://schemas.openxmlformats.org/officeDocument/2006/bibliography"/>
  </ds:schemaRefs>
</ds:datastoreItem>
</file>

<file path=customXml/itemProps5.xml><?xml version="1.0" encoding="utf-8"?>
<ds:datastoreItem xmlns:ds="http://schemas.openxmlformats.org/officeDocument/2006/customXml" ds:itemID="{9445BA7A-8B77-4C64-8593-371BF38303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26</Pages>
  <Words>9961</Words>
  <Characters>56784</Characters>
  <Application>Microsoft Office Word</Application>
  <DocSecurity>0</DocSecurity>
  <Lines>473</Lines>
  <Paragraphs>133</Paragraphs>
  <ScaleCrop>false</ScaleCrop>
  <Company>California Energy Commission</Company>
  <LinksUpToDate>false</LinksUpToDate>
  <CharactersWithSpaces>66612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Geiser, Che@Energy</cp:lastModifiedBy>
  <cp:revision>127</cp:revision>
  <cp:lastPrinted>2019-01-23T23:31:00Z</cp:lastPrinted>
  <dcterms:created xsi:type="dcterms:W3CDTF">2022-01-25T22:39:00Z</dcterms:created>
  <dcterms:modified xsi:type="dcterms:W3CDTF">2022-04-17T03:13:00Z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629100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