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91798A" w:rsidRPr="00295655" w14:paraId="26FCB997" w14:textId="77777777" w:rsidTr="00E33254">
        <w:trPr>
          <w:cantSplit/>
          <w:trHeight w:val="288"/>
        </w:trPr>
        <w:tc>
          <w:tcPr>
            <w:tcW w:w="5000" w:type="pct"/>
            <w:gridSpan w:val="6"/>
            <w:shd w:val="clear" w:color="auto" w:fill="auto"/>
            <w:vAlign w:val="center"/>
          </w:tcPr>
          <w:p w14:paraId="26FCB996" w14:textId="77777777" w:rsidR="0091798A" w:rsidRPr="00295655" w:rsidRDefault="0091798A" w:rsidP="00A42003">
            <w:pPr>
              <w:keepNext/>
              <w:rPr>
                <w:rFonts w:ascii="Calibri" w:hAnsi="Calibri"/>
                <w:b/>
                <w:sz w:val="18"/>
                <w:szCs w:val="18"/>
              </w:rPr>
            </w:pPr>
            <w:r w:rsidRPr="00295655">
              <w:rPr>
                <w:rFonts w:ascii="Calibri" w:hAnsi="Calibri"/>
                <w:b/>
                <w:sz w:val="18"/>
                <w:szCs w:val="18"/>
              </w:rPr>
              <w:t>A. General Information</w:t>
            </w:r>
          </w:p>
        </w:tc>
      </w:tr>
      <w:tr w:rsidR="0091798A" w:rsidRPr="00295655" w14:paraId="26FCB99E" w14:textId="77777777" w:rsidTr="00E33254">
        <w:trPr>
          <w:cantSplit/>
          <w:trHeight w:val="432"/>
        </w:trPr>
        <w:tc>
          <w:tcPr>
            <w:tcW w:w="103" w:type="pct"/>
            <w:tcMar>
              <w:left w:w="29" w:type="dxa"/>
              <w:right w:w="29" w:type="dxa"/>
            </w:tcMar>
            <w:vAlign w:val="center"/>
          </w:tcPr>
          <w:p w14:paraId="26FCB998"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999" w14:textId="42C56917" w:rsidR="0091798A" w:rsidRPr="00295655" w:rsidRDefault="0091798A" w:rsidP="00A42003">
            <w:pPr>
              <w:rPr>
                <w:rFonts w:ascii="Calibri" w:hAnsi="Calibri"/>
                <w:sz w:val="18"/>
                <w:szCs w:val="18"/>
              </w:rPr>
            </w:pPr>
            <w:r w:rsidRPr="00295655">
              <w:rPr>
                <w:rFonts w:ascii="Calibri" w:hAnsi="Calibri"/>
                <w:sz w:val="18"/>
                <w:szCs w:val="18"/>
              </w:rPr>
              <w:t>Dwelling Unit Name</w:t>
            </w:r>
          </w:p>
        </w:tc>
        <w:tc>
          <w:tcPr>
            <w:tcW w:w="1261" w:type="pct"/>
            <w:vAlign w:val="center"/>
          </w:tcPr>
          <w:p w14:paraId="26FCB99A" w14:textId="420C7ED0"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99C" w14:textId="518AA608" w:rsidR="0091798A" w:rsidRPr="00295655" w:rsidRDefault="0091798A" w:rsidP="00A42003">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99D" w14:textId="77777777" w:rsidR="0091798A" w:rsidRPr="00295655" w:rsidRDefault="0091798A" w:rsidP="00A42003">
            <w:pPr>
              <w:spacing w:after="60"/>
              <w:rPr>
                <w:rFonts w:ascii="Calibri" w:hAnsi="Calibri"/>
                <w:sz w:val="18"/>
                <w:szCs w:val="18"/>
              </w:rPr>
            </w:pPr>
          </w:p>
        </w:tc>
      </w:tr>
      <w:tr w:rsidR="0091798A" w:rsidRPr="00295655" w14:paraId="26FCB9A5" w14:textId="77777777" w:rsidTr="00E33254">
        <w:trPr>
          <w:cantSplit/>
          <w:trHeight w:val="432"/>
        </w:trPr>
        <w:tc>
          <w:tcPr>
            <w:tcW w:w="103" w:type="pct"/>
            <w:tcMar>
              <w:left w:w="29" w:type="dxa"/>
              <w:right w:w="29" w:type="dxa"/>
            </w:tcMar>
            <w:vAlign w:val="center"/>
          </w:tcPr>
          <w:p w14:paraId="26FCB99F"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26FCB9A0" w14:textId="2A5D667B" w:rsidR="0091798A" w:rsidRPr="00295655" w:rsidRDefault="0091798A" w:rsidP="00A42003">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6FCB9A1"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9A3" w14:textId="432B0F67" w:rsidR="0091798A" w:rsidRPr="00295655" w:rsidRDefault="0091798A" w:rsidP="00E26E0F">
            <w:pPr>
              <w:spacing w:after="60"/>
              <w:rPr>
                <w:rFonts w:ascii="Calibri" w:hAnsi="Calibri"/>
                <w:sz w:val="18"/>
                <w:szCs w:val="18"/>
              </w:rPr>
            </w:pPr>
            <w:r w:rsidRPr="00295655">
              <w:rPr>
                <w:rFonts w:ascii="Calibri" w:hAnsi="Calibri"/>
                <w:sz w:val="18"/>
                <w:szCs w:val="18"/>
              </w:rPr>
              <w:t xml:space="preserve">Number of Space Conditioning Systems in this </w:t>
            </w:r>
            <w:r w:rsidR="00E26E0F">
              <w:rPr>
                <w:rFonts w:ascii="Calibri" w:hAnsi="Calibri"/>
                <w:sz w:val="18"/>
                <w:szCs w:val="18"/>
              </w:rPr>
              <w:t>D</w:t>
            </w:r>
            <w:r w:rsidRPr="00295655">
              <w:rPr>
                <w:rFonts w:ascii="Calibri" w:hAnsi="Calibri"/>
                <w:sz w:val="18"/>
                <w:szCs w:val="18"/>
              </w:rPr>
              <w:t xml:space="preserve">welling </w:t>
            </w:r>
            <w:r w:rsidR="00E26E0F">
              <w:rPr>
                <w:rFonts w:ascii="Calibri" w:hAnsi="Calibri"/>
                <w:sz w:val="18"/>
                <w:szCs w:val="18"/>
              </w:rPr>
              <w:t>U</w:t>
            </w:r>
            <w:r w:rsidRPr="00295655">
              <w:rPr>
                <w:rFonts w:ascii="Calibri" w:hAnsi="Calibri"/>
                <w:sz w:val="18"/>
                <w:szCs w:val="18"/>
              </w:rPr>
              <w:t>nit</w:t>
            </w:r>
          </w:p>
        </w:tc>
        <w:tc>
          <w:tcPr>
            <w:tcW w:w="1177" w:type="pct"/>
            <w:vAlign w:val="center"/>
          </w:tcPr>
          <w:p w14:paraId="26FCB9A4" w14:textId="77777777" w:rsidR="0091798A" w:rsidRPr="00295655" w:rsidRDefault="0091798A" w:rsidP="00A42003">
            <w:pPr>
              <w:spacing w:after="60"/>
              <w:rPr>
                <w:rFonts w:ascii="Calibri" w:hAnsi="Calibri"/>
                <w:sz w:val="18"/>
                <w:szCs w:val="18"/>
              </w:rPr>
            </w:pPr>
          </w:p>
        </w:tc>
      </w:tr>
      <w:tr w:rsidR="0091798A" w:rsidRPr="00295655" w14:paraId="26FCB9AC" w14:textId="77777777" w:rsidTr="00E33254">
        <w:trPr>
          <w:cantSplit/>
          <w:trHeight w:val="521"/>
        </w:trPr>
        <w:tc>
          <w:tcPr>
            <w:tcW w:w="103" w:type="pct"/>
            <w:tcMar>
              <w:left w:w="29" w:type="dxa"/>
              <w:right w:w="29" w:type="dxa"/>
            </w:tcMar>
            <w:vAlign w:val="center"/>
          </w:tcPr>
          <w:p w14:paraId="26FCB9A6"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26FCB9A7" w14:textId="5C314F54" w:rsidR="0091798A" w:rsidRPr="00295655" w:rsidRDefault="0091798A" w:rsidP="00A42003">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9A8"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9AA" w14:textId="01181448" w:rsidR="0091798A" w:rsidRPr="00295655" w:rsidRDefault="00E26E0F" w:rsidP="00E26E0F">
            <w:pPr>
              <w:spacing w:after="60"/>
              <w:rPr>
                <w:rFonts w:ascii="Calibri" w:hAnsi="Calibri"/>
                <w:sz w:val="18"/>
                <w:szCs w:val="18"/>
              </w:rPr>
            </w:pPr>
            <w:r>
              <w:rPr>
                <w:rFonts w:ascii="Calibri" w:hAnsi="Calibri"/>
                <w:sz w:val="18"/>
                <w:szCs w:val="18"/>
              </w:rPr>
              <w:t>M</w:t>
            </w:r>
            <w:r w:rsidR="0091798A" w:rsidRPr="00295655">
              <w:rPr>
                <w:rFonts w:ascii="Calibri" w:hAnsi="Calibri"/>
                <w:sz w:val="18"/>
                <w:szCs w:val="18"/>
              </w:rPr>
              <w:t xml:space="preserve">ethod </w:t>
            </w:r>
            <w:r>
              <w:rPr>
                <w:rFonts w:ascii="Calibri" w:hAnsi="Calibri"/>
                <w:sz w:val="18"/>
                <w:szCs w:val="18"/>
              </w:rPr>
              <w:t>U</w:t>
            </w:r>
            <w:r w:rsidR="0091798A" w:rsidRPr="00295655">
              <w:rPr>
                <w:rFonts w:ascii="Calibri" w:hAnsi="Calibri"/>
                <w:sz w:val="18"/>
                <w:szCs w:val="18"/>
              </w:rPr>
              <w:t xml:space="preserve">sed to </w:t>
            </w:r>
            <w:r>
              <w:rPr>
                <w:rFonts w:ascii="Calibri" w:hAnsi="Calibri"/>
                <w:sz w:val="18"/>
                <w:szCs w:val="18"/>
              </w:rPr>
              <w:t>C</w:t>
            </w:r>
            <w:r w:rsidR="0091798A" w:rsidRPr="00295655">
              <w:rPr>
                <w:rFonts w:ascii="Calibri" w:hAnsi="Calibri"/>
                <w:sz w:val="18"/>
                <w:szCs w:val="18"/>
              </w:rPr>
              <w:t xml:space="preserve">alculate HVAC </w:t>
            </w:r>
            <w:r>
              <w:rPr>
                <w:rFonts w:ascii="Calibri" w:hAnsi="Calibri"/>
                <w:sz w:val="18"/>
                <w:szCs w:val="18"/>
              </w:rPr>
              <w:t>L</w:t>
            </w:r>
            <w:r w:rsidR="0091798A" w:rsidRPr="00295655">
              <w:rPr>
                <w:rFonts w:ascii="Calibri" w:hAnsi="Calibri"/>
                <w:sz w:val="18"/>
                <w:szCs w:val="18"/>
              </w:rPr>
              <w:t>oads</w:t>
            </w:r>
            <w:ins w:id="0" w:author="Shewmaker, Michael@Energy" w:date="2022-01-26T09:15:00Z">
              <w:r w:rsidR="00C85FF1">
                <w:rPr>
                  <w:rFonts w:ascii="Calibri" w:hAnsi="Calibri"/>
                  <w:sz w:val="18"/>
                  <w:szCs w:val="18"/>
                </w:rPr>
                <w:t xml:space="preserve"> (See Section 1</w:t>
              </w:r>
            </w:ins>
            <w:ins w:id="1" w:author="Moua, Cheng@Energy" w:date="2022-02-07T14:22:00Z">
              <w:r w:rsidR="009E28A8">
                <w:rPr>
                  <w:rFonts w:ascii="Calibri" w:hAnsi="Calibri"/>
                  <w:sz w:val="18"/>
                  <w:szCs w:val="18"/>
                </w:rPr>
                <w:t>60.3</w:t>
              </w:r>
              <w:r w:rsidR="00A40214">
                <w:rPr>
                  <w:rFonts w:ascii="Calibri" w:hAnsi="Calibri"/>
                  <w:sz w:val="18"/>
                  <w:szCs w:val="18"/>
                </w:rPr>
                <w:t>(b)1</w:t>
              </w:r>
            </w:ins>
            <w:ins w:id="2" w:author="Shewmaker, Michael@Energy" w:date="2022-01-26T09:15:00Z">
              <w:del w:id="3" w:author="Moua, Cheng@Energy" w:date="2022-02-07T14:22:00Z">
                <w:r w:rsidR="00C85FF1" w:rsidDel="009E28A8">
                  <w:rPr>
                    <w:rFonts w:ascii="Calibri" w:hAnsi="Calibri"/>
                    <w:sz w:val="18"/>
                    <w:szCs w:val="18"/>
                  </w:rPr>
                  <w:delText>50.0(h)</w:delText>
                </w:r>
              </w:del>
              <w:r w:rsidR="00A801EE">
                <w:rPr>
                  <w:rFonts w:ascii="Calibri" w:hAnsi="Calibri"/>
                  <w:sz w:val="18"/>
                  <w:szCs w:val="18"/>
                </w:rPr>
                <w:t>.)</w:t>
              </w:r>
            </w:ins>
          </w:p>
        </w:tc>
        <w:tc>
          <w:tcPr>
            <w:tcW w:w="1177" w:type="pct"/>
            <w:vAlign w:val="center"/>
          </w:tcPr>
          <w:p w14:paraId="26FCB9AB" w14:textId="77777777" w:rsidR="0091798A" w:rsidRPr="00295655" w:rsidRDefault="0091798A" w:rsidP="00A42003">
            <w:pPr>
              <w:rPr>
                <w:rFonts w:ascii="Calibri" w:hAnsi="Calibri"/>
                <w:sz w:val="18"/>
                <w:szCs w:val="18"/>
              </w:rPr>
            </w:pPr>
          </w:p>
        </w:tc>
      </w:tr>
      <w:tr w:rsidR="0091798A" w:rsidRPr="00295655" w14:paraId="26FCB9B3" w14:textId="77777777" w:rsidTr="00E33254">
        <w:trPr>
          <w:cantSplit/>
          <w:trHeight w:val="432"/>
        </w:trPr>
        <w:tc>
          <w:tcPr>
            <w:tcW w:w="103" w:type="pct"/>
            <w:tcMar>
              <w:left w:w="29" w:type="dxa"/>
              <w:right w:w="29" w:type="dxa"/>
            </w:tcMar>
            <w:vAlign w:val="center"/>
          </w:tcPr>
          <w:p w14:paraId="26FCB9AD"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9AE" w14:textId="0D88336E" w:rsidR="0091798A" w:rsidRPr="00295655" w:rsidRDefault="0091798A" w:rsidP="00A42003">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9AF"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9B1" w14:textId="3D29C0A1" w:rsidR="0091798A" w:rsidRPr="00295655" w:rsidRDefault="0091798A" w:rsidP="00A42003">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9B2" w14:textId="77777777" w:rsidR="0091798A" w:rsidRPr="00295655" w:rsidRDefault="0091798A" w:rsidP="00A42003">
            <w:pPr>
              <w:spacing w:after="60"/>
              <w:rPr>
                <w:rFonts w:ascii="Calibri" w:hAnsi="Calibri"/>
                <w:sz w:val="18"/>
                <w:szCs w:val="18"/>
              </w:rPr>
            </w:pPr>
          </w:p>
        </w:tc>
      </w:tr>
      <w:tr w:rsidR="0099743B" w:rsidRPr="00295655" w14:paraId="26FCB9BA" w14:textId="77777777" w:rsidTr="00E33254">
        <w:trPr>
          <w:cantSplit/>
          <w:trHeight w:val="432"/>
        </w:trPr>
        <w:tc>
          <w:tcPr>
            <w:tcW w:w="103" w:type="pct"/>
            <w:tcMar>
              <w:left w:w="29" w:type="dxa"/>
              <w:right w:w="29" w:type="dxa"/>
            </w:tcMar>
            <w:vAlign w:val="center"/>
          </w:tcPr>
          <w:p w14:paraId="26FCB9B4" w14:textId="77777777" w:rsidR="0099743B" w:rsidRPr="00295655" w:rsidRDefault="0099743B" w:rsidP="00A42003">
            <w:pPr>
              <w:pStyle w:val="FootnoteText"/>
              <w:jc w:val="center"/>
              <w:rPr>
                <w:rFonts w:ascii="Calibri" w:hAnsi="Calibri"/>
                <w:sz w:val="18"/>
                <w:szCs w:val="18"/>
              </w:rPr>
            </w:pPr>
            <w:r>
              <w:rPr>
                <w:rFonts w:ascii="Calibri" w:hAnsi="Calibri"/>
                <w:sz w:val="18"/>
                <w:szCs w:val="18"/>
              </w:rPr>
              <w:t>09</w:t>
            </w:r>
          </w:p>
        </w:tc>
        <w:tc>
          <w:tcPr>
            <w:tcW w:w="1107" w:type="pct"/>
            <w:vAlign w:val="center"/>
          </w:tcPr>
          <w:p w14:paraId="26FCB9B5" w14:textId="0A9088C1" w:rsidR="0099743B" w:rsidRPr="00295655" w:rsidRDefault="0099743B" w:rsidP="00A42003">
            <w:pPr>
              <w:spacing w:after="60"/>
              <w:rPr>
                <w:rFonts w:ascii="Calibri" w:hAnsi="Calibri"/>
                <w:sz w:val="18"/>
                <w:szCs w:val="18"/>
              </w:rPr>
            </w:pPr>
            <w:r w:rsidRPr="0099743B">
              <w:rPr>
                <w:rFonts w:ascii="Calibri" w:hAnsi="Calibri"/>
                <w:sz w:val="18"/>
                <w:szCs w:val="18"/>
              </w:rPr>
              <w:t>Dwelling Unit Number of Bedrooms</w:t>
            </w:r>
          </w:p>
        </w:tc>
        <w:tc>
          <w:tcPr>
            <w:tcW w:w="1261" w:type="pct"/>
            <w:vAlign w:val="center"/>
          </w:tcPr>
          <w:p w14:paraId="26FCB9B6" w14:textId="77777777" w:rsidR="0099743B" w:rsidRPr="00295655"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295655" w:rsidRDefault="0099743B" w:rsidP="00A42003">
            <w:pPr>
              <w:spacing w:after="60"/>
              <w:jc w:val="center"/>
              <w:rPr>
                <w:rFonts w:ascii="Calibri" w:hAnsi="Calibri"/>
                <w:sz w:val="18"/>
                <w:szCs w:val="18"/>
              </w:rPr>
            </w:pPr>
          </w:p>
        </w:tc>
        <w:tc>
          <w:tcPr>
            <w:tcW w:w="1260" w:type="pct"/>
            <w:vAlign w:val="center"/>
          </w:tcPr>
          <w:p w14:paraId="26FCB9B8" w14:textId="2D4ECFA9" w:rsidR="0099743B" w:rsidRPr="00295655" w:rsidRDefault="0099743B" w:rsidP="00A42003">
            <w:pPr>
              <w:spacing w:after="60"/>
              <w:rPr>
                <w:rFonts w:ascii="Calibri" w:hAnsi="Calibri"/>
                <w:sz w:val="18"/>
                <w:szCs w:val="18"/>
              </w:rPr>
            </w:pPr>
          </w:p>
        </w:tc>
        <w:tc>
          <w:tcPr>
            <w:tcW w:w="1177" w:type="pct"/>
            <w:vAlign w:val="center"/>
          </w:tcPr>
          <w:p w14:paraId="26FCB9B9" w14:textId="77777777" w:rsidR="0099743B" w:rsidRPr="00295655" w:rsidRDefault="0099743B" w:rsidP="00A42003">
            <w:pPr>
              <w:spacing w:after="60"/>
              <w:rPr>
                <w:rFonts w:ascii="Calibri" w:hAnsi="Calibri"/>
                <w:sz w:val="18"/>
                <w:szCs w:val="18"/>
              </w:rPr>
            </w:pPr>
          </w:p>
        </w:tc>
      </w:tr>
    </w:tbl>
    <w:p w14:paraId="7AC51C17" w14:textId="4E5ED870" w:rsidR="00395E1B" w:rsidRDefault="00395E1B" w:rsidP="0091798A">
      <w:pPr>
        <w:rPr>
          <w:rFonts w:ascii="Calibri" w:hAnsi="Calibri"/>
          <w:szCs w:val="18"/>
        </w:rPr>
      </w:pPr>
    </w:p>
    <w:p w14:paraId="27A22192" w14:textId="77777777" w:rsidR="00395E1B" w:rsidRPr="001A53D0" w:rsidRDefault="00395E1B" w:rsidP="0091798A">
      <w:pPr>
        <w:rPr>
          <w:rFonts w:ascii="Calibri" w:hAnsi="Calibri"/>
          <w:szCs w:val="18"/>
        </w:rPr>
      </w:pPr>
    </w:p>
    <w:tbl>
      <w:tblPr>
        <w:tblStyle w:val="TableGrid"/>
        <w:tblW w:w="5000" w:type="pct"/>
        <w:tblLook w:val="04A0" w:firstRow="1" w:lastRow="0" w:firstColumn="1" w:lastColumn="0" w:noHBand="0" w:noVBand="1"/>
      </w:tblPr>
      <w:tblGrid>
        <w:gridCol w:w="14390"/>
      </w:tblGrid>
      <w:tr w:rsidR="0091798A" w14:paraId="26FCB9C0" w14:textId="77777777" w:rsidTr="00A42003">
        <w:tc>
          <w:tcPr>
            <w:tcW w:w="5000" w:type="pct"/>
          </w:tcPr>
          <w:p w14:paraId="26FCB9BF" w14:textId="23AAF47E" w:rsidR="00B64637" w:rsidRDefault="0091798A" w:rsidP="002F0741">
            <w:pPr>
              <w:keepNext/>
              <w:rPr>
                <w:rFonts w:ascii="Calibri" w:hAnsi="Calibri"/>
                <w:b/>
                <w:sz w:val="18"/>
                <w:szCs w:val="18"/>
              </w:rPr>
            </w:pPr>
            <w:r w:rsidRPr="001A53D0">
              <w:rPr>
                <w:rFonts w:ascii="Calibri" w:hAnsi="Calibri"/>
                <w:b/>
                <w:szCs w:val="18"/>
              </w:rPr>
              <w:t>MCH-01c</w:t>
            </w:r>
            <w:r w:rsidR="002F0741">
              <w:rPr>
                <w:rFonts w:ascii="Calibri" w:hAnsi="Calibri"/>
                <w:b/>
                <w:szCs w:val="18"/>
              </w:rPr>
              <w:t xml:space="preserve"> - </w:t>
            </w:r>
            <w:r w:rsidRPr="001A53D0">
              <w:rPr>
                <w:rFonts w:ascii="Calibri" w:hAnsi="Calibri"/>
                <w:b/>
                <w:szCs w:val="18"/>
              </w:rPr>
              <w:t xml:space="preserve">Space Conditioning Systems Ducts and </w:t>
            </w:r>
            <w:r w:rsidRPr="005A52E4">
              <w:rPr>
                <w:rFonts w:ascii="Calibri" w:hAnsi="Calibri"/>
                <w:b/>
                <w:sz w:val="18"/>
                <w:szCs w:val="18"/>
              </w:rPr>
              <w:t>Fans</w:t>
            </w:r>
            <w:r w:rsidR="002F0741">
              <w:rPr>
                <w:rFonts w:ascii="Calibri" w:hAnsi="Calibri"/>
                <w:b/>
                <w:sz w:val="18"/>
                <w:szCs w:val="18"/>
              </w:rPr>
              <w:t xml:space="preserve"> - Prescriptive, Newly Constructed Buildings</w:t>
            </w:r>
          </w:p>
        </w:tc>
      </w:tr>
    </w:tbl>
    <w:p w14:paraId="1C79460B" w14:textId="426687DF" w:rsidR="00DD5095" w:rsidRDefault="00DD5095" w:rsidP="00DD5095">
      <w:pPr>
        <w:rPr>
          <w:rFonts w:ascii="Calibri" w:hAnsi="Calibri"/>
          <w:szCs w:val="18"/>
        </w:rPr>
      </w:pPr>
    </w:p>
    <w:p w14:paraId="72773B35" w14:textId="77777777" w:rsidR="00395E1B" w:rsidRPr="00DD5095" w:rsidRDefault="00395E1B" w:rsidP="00DD5095">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8"/>
        <w:gridCol w:w="1105"/>
        <w:gridCol w:w="1105"/>
        <w:gridCol w:w="1105"/>
        <w:gridCol w:w="1105"/>
        <w:gridCol w:w="1106"/>
        <w:gridCol w:w="1105"/>
        <w:gridCol w:w="1105"/>
        <w:gridCol w:w="1105"/>
        <w:gridCol w:w="1105"/>
        <w:gridCol w:w="1106"/>
        <w:gridCol w:w="2123"/>
      </w:tblGrid>
      <w:tr w:rsidR="00DD5095" w:rsidRPr="00DD5095" w14:paraId="498318C7" w14:textId="77777777" w:rsidTr="000B5267">
        <w:trPr>
          <w:cantSplit/>
        </w:trPr>
        <w:tc>
          <w:tcPr>
            <w:tcW w:w="14598" w:type="dxa"/>
            <w:gridSpan w:val="12"/>
          </w:tcPr>
          <w:p w14:paraId="7380CD50" w14:textId="4C59CB52" w:rsidR="00DD5095" w:rsidRPr="00DD5095" w:rsidRDefault="00DD5095" w:rsidP="00DD5095">
            <w:pPr>
              <w:keepNext/>
              <w:rPr>
                <w:rFonts w:ascii="Calibri" w:hAnsi="Calibri"/>
                <w:b/>
                <w:szCs w:val="18"/>
              </w:rPr>
            </w:pPr>
            <w:r w:rsidRPr="00DD5095">
              <w:rPr>
                <w:rFonts w:ascii="Calibri" w:hAnsi="Calibri"/>
                <w:b/>
                <w:szCs w:val="18"/>
              </w:rPr>
              <w:t xml:space="preserve">B. Design Space Conditioning (SC) System Component Specifications from </w:t>
            </w:r>
            <w:del w:id="4" w:author="Alhabibi, Haider@Energy" w:date="2022-02-14T13:58:00Z">
              <w:r w:rsidRPr="00DD5095" w:rsidDel="0033717F">
                <w:rPr>
                  <w:rFonts w:ascii="Calibri" w:hAnsi="Calibri"/>
                  <w:b/>
                  <w:szCs w:val="18"/>
                </w:rPr>
                <w:delText>CF1R</w:delText>
              </w:r>
            </w:del>
            <w:ins w:id="5" w:author="Alhabibi, Haider@Energy" w:date="2022-02-14T13:58:00Z">
              <w:r w:rsidR="0033717F">
                <w:rPr>
                  <w:rFonts w:ascii="Calibri" w:hAnsi="Calibri"/>
                  <w:b/>
                  <w:szCs w:val="18"/>
                </w:rPr>
                <w:t>LMCC</w:t>
              </w:r>
            </w:ins>
            <w:r w:rsidRPr="00DD5095">
              <w:rPr>
                <w:rFonts w:ascii="Calibri" w:hAnsi="Calibri"/>
                <w:b/>
                <w:szCs w:val="18"/>
              </w:rPr>
              <w:t xml:space="preserve">  </w:t>
            </w:r>
          </w:p>
          <w:p w14:paraId="62F0C359" w14:textId="44B40E6F" w:rsidR="00DD5095" w:rsidRPr="00DD5095" w:rsidRDefault="00DD5095" w:rsidP="00DD5095">
            <w:pPr>
              <w:keepNext/>
              <w:rPr>
                <w:rFonts w:ascii="Calibri" w:hAnsi="Calibri"/>
                <w:sz w:val="18"/>
                <w:szCs w:val="18"/>
              </w:rPr>
            </w:pPr>
            <w:r w:rsidRPr="00DD5095">
              <w:rPr>
                <w:rFonts w:ascii="Calibri" w:hAnsi="Calibri"/>
                <w:sz w:val="18"/>
                <w:szCs w:val="18"/>
              </w:rPr>
              <w:t xml:space="preserve">This table reports the space conditioning system features that were specified on the registered </w:t>
            </w:r>
            <w:del w:id="6" w:author="Alhabibi, Haider@Energy" w:date="2022-02-14T13:58:00Z">
              <w:r w:rsidRPr="00DD5095" w:rsidDel="0033717F">
                <w:rPr>
                  <w:rFonts w:ascii="Calibri" w:hAnsi="Calibri"/>
                  <w:sz w:val="18"/>
                  <w:szCs w:val="18"/>
                </w:rPr>
                <w:delText>CF1R</w:delText>
              </w:r>
            </w:del>
            <w:ins w:id="7" w:author="Alhabibi, Haider@Energy" w:date="2022-02-14T13:58:00Z">
              <w:r w:rsidR="0033717F">
                <w:rPr>
                  <w:rFonts w:ascii="Calibri" w:hAnsi="Calibri"/>
                  <w:sz w:val="18"/>
                  <w:szCs w:val="18"/>
                </w:rPr>
                <w:t>LMCC</w:t>
              </w:r>
            </w:ins>
            <w:r w:rsidRPr="00DD5095">
              <w:rPr>
                <w:rFonts w:ascii="Calibri" w:hAnsi="Calibri"/>
                <w:sz w:val="18"/>
                <w:szCs w:val="18"/>
              </w:rPr>
              <w:t xml:space="preserve"> compliance document for this project.</w:t>
            </w:r>
          </w:p>
        </w:tc>
      </w:tr>
      <w:tr w:rsidR="00DD5095" w:rsidRPr="00DD5095" w14:paraId="67CDB407" w14:textId="77777777" w:rsidTr="000B5267">
        <w:trPr>
          <w:cantSplit/>
          <w:trHeight w:val="215"/>
        </w:trPr>
        <w:tc>
          <w:tcPr>
            <w:tcW w:w="1216" w:type="dxa"/>
            <w:vAlign w:val="center"/>
          </w:tcPr>
          <w:p w14:paraId="455A764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22" w:type="dxa"/>
            <w:vAlign w:val="center"/>
          </w:tcPr>
          <w:p w14:paraId="3A77DEB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22" w:type="dxa"/>
            <w:vAlign w:val="center"/>
          </w:tcPr>
          <w:p w14:paraId="23A85F1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22" w:type="dxa"/>
            <w:vAlign w:val="center"/>
          </w:tcPr>
          <w:p w14:paraId="0D559156" w14:textId="7D987BA1"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122" w:type="dxa"/>
            <w:vAlign w:val="center"/>
          </w:tcPr>
          <w:p w14:paraId="26B553C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23" w:type="dxa"/>
            <w:vAlign w:val="center"/>
          </w:tcPr>
          <w:p w14:paraId="155ADFD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122" w:type="dxa"/>
            <w:vAlign w:val="center"/>
          </w:tcPr>
          <w:p w14:paraId="5A4A14F1" w14:textId="5DCBBD8E"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22" w:type="dxa"/>
            <w:vAlign w:val="center"/>
          </w:tcPr>
          <w:p w14:paraId="6712599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122" w:type="dxa"/>
            <w:vAlign w:val="center"/>
          </w:tcPr>
          <w:p w14:paraId="4603A8E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122" w:type="dxa"/>
            <w:vAlign w:val="center"/>
          </w:tcPr>
          <w:p w14:paraId="1572B454" w14:textId="6C33EA58"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123" w:type="dxa"/>
          </w:tcPr>
          <w:p w14:paraId="6C7CC64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c>
          <w:tcPr>
            <w:tcW w:w="2160" w:type="dxa"/>
          </w:tcPr>
          <w:p w14:paraId="09CF110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12</w:t>
            </w:r>
          </w:p>
        </w:tc>
      </w:tr>
      <w:tr w:rsidR="00DD5095" w:rsidRPr="00DD5095" w14:paraId="05D79522" w14:textId="77777777" w:rsidTr="000B5267">
        <w:trPr>
          <w:cantSplit/>
          <w:trHeight w:val="576"/>
        </w:trPr>
        <w:tc>
          <w:tcPr>
            <w:tcW w:w="1216" w:type="dxa"/>
            <w:vAlign w:val="bottom"/>
          </w:tcPr>
          <w:p w14:paraId="598052FF" w14:textId="40261590"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SC System ID/Name from </w:t>
            </w:r>
            <w:del w:id="8" w:author="Alhabibi, Haider@Energy" w:date="2022-02-14T13:58:00Z">
              <w:r w:rsidRPr="00DD5095" w:rsidDel="0033717F">
                <w:rPr>
                  <w:rFonts w:ascii="Calibri" w:hAnsi="Calibri"/>
                  <w:sz w:val="18"/>
                  <w:szCs w:val="18"/>
                </w:rPr>
                <w:delText>CF1R</w:delText>
              </w:r>
            </w:del>
            <w:ins w:id="9" w:author="Alhabibi, Haider@Energy" w:date="2022-02-14T13:58:00Z">
              <w:r w:rsidR="0033717F">
                <w:rPr>
                  <w:rFonts w:ascii="Calibri" w:hAnsi="Calibri"/>
                  <w:sz w:val="18"/>
                  <w:szCs w:val="18"/>
                </w:rPr>
                <w:t>LMCC</w:t>
              </w:r>
            </w:ins>
          </w:p>
        </w:tc>
        <w:tc>
          <w:tcPr>
            <w:tcW w:w="1122" w:type="dxa"/>
            <w:vAlign w:val="bottom"/>
          </w:tcPr>
          <w:p w14:paraId="2AFCF467" w14:textId="77777777" w:rsidR="00DD5095" w:rsidRPr="00DD5095" w:rsidRDefault="00DD5095" w:rsidP="00DD5095">
            <w:pPr>
              <w:keepNext/>
              <w:jc w:val="center"/>
              <w:rPr>
                <w:rFonts w:ascii="Calibri" w:hAnsi="Calibri"/>
                <w:sz w:val="18"/>
                <w:szCs w:val="18"/>
              </w:rPr>
            </w:pPr>
            <w:r w:rsidRPr="004E319A">
              <w:rPr>
                <w:rFonts w:ascii="Calibri" w:hAnsi="Calibri"/>
                <w:sz w:val="18"/>
                <w:szCs w:val="18"/>
              </w:rPr>
              <w:t xml:space="preserve">Heating System </w:t>
            </w:r>
            <w:r w:rsidRPr="004E319A">
              <w:rPr>
                <w:rFonts w:ascii="Calibri" w:hAnsi="Calibri"/>
                <w:sz w:val="18"/>
                <w:szCs w:val="18"/>
              </w:rPr>
              <w:br/>
              <w:t>Type</w:t>
            </w:r>
          </w:p>
        </w:tc>
        <w:tc>
          <w:tcPr>
            <w:tcW w:w="1122" w:type="dxa"/>
            <w:vAlign w:val="bottom"/>
          </w:tcPr>
          <w:p w14:paraId="4538DF3F"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Heating</w:t>
            </w:r>
          </w:p>
          <w:p w14:paraId="31D946D5"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Efficiency</w:t>
            </w:r>
          </w:p>
          <w:p w14:paraId="777F3623"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Type</w:t>
            </w:r>
          </w:p>
        </w:tc>
        <w:tc>
          <w:tcPr>
            <w:tcW w:w="1122" w:type="dxa"/>
            <w:vAlign w:val="bottom"/>
          </w:tcPr>
          <w:p w14:paraId="664CD7F8"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Heating Efficiency</w:t>
            </w:r>
          </w:p>
          <w:p w14:paraId="2D063DA8" w14:textId="77777777" w:rsidR="00DD5095" w:rsidRPr="008B613B" w:rsidRDefault="00DD5095" w:rsidP="00DD5095">
            <w:pPr>
              <w:keepNext/>
              <w:jc w:val="center"/>
              <w:rPr>
                <w:rFonts w:ascii="Calibri" w:hAnsi="Calibri"/>
                <w:sz w:val="18"/>
                <w:szCs w:val="18"/>
                <w:highlight w:val="yellow"/>
              </w:rPr>
            </w:pPr>
            <w:r w:rsidRPr="008B613B">
              <w:rPr>
                <w:rFonts w:ascii="Calibri" w:hAnsi="Calibri"/>
                <w:sz w:val="18"/>
                <w:szCs w:val="18"/>
                <w:highlight w:val="yellow"/>
              </w:rPr>
              <w:t>Value</w:t>
            </w:r>
          </w:p>
        </w:tc>
        <w:tc>
          <w:tcPr>
            <w:tcW w:w="1122" w:type="dxa"/>
            <w:vAlign w:val="bottom"/>
          </w:tcPr>
          <w:p w14:paraId="6378137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System Type</w:t>
            </w:r>
          </w:p>
        </w:tc>
        <w:tc>
          <w:tcPr>
            <w:tcW w:w="1123" w:type="dxa"/>
            <w:vAlign w:val="bottom"/>
          </w:tcPr>
          <w:p w14:paraId="108FE0B4" w14:textId="7777777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Cooling Efficiency</w:t>
            </w:r>
          </w:p>
          <w:p w14:paraId="7AAC0166" w14:textId="3799DDE5"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Type</w:t>
            </w:r>
          </w:p>
        </w:tc>
        <w:tc>
          <w:tcPr>
            <w:tcW w:w="1122" w:type="dxa"/>
            <w:vAlign w:val="bottom"/>
          </w:tcPr>
          <w:p w14:paraId="33BEA61C" w14:textId="7777777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Cooling Efficiency</w:t>
            </w:r>
          </w:p>
          <w:p w14:paraId="33F743FC" w14:textId="67704887" w:rsidR="00DD5095" w:rsidRPr="00253A3D" w:rsidRDefault="00DD5095" w:rsidP="00DD5095">
            <w:pPr>
              <w:keepNext/>
              <w:jc w:val="center"/>
              <w:rPr>
                <w:rFonts w:ascii="Calibri" w:hAnsi="Calibri"/>
                <w:sz w:val="18"/>
                <w:szCs w:val="18"/>
                <w:highlight w:val="yellow"/>
              </w:rPr>
            </w:pPr>
            <w:r w:rsidRPr="00253A3D">
              <w:rPr>
                <w:rFonts w:ascii="Calibri" w:hAnsi="Calibri"/>
                <w:sz w:val="18"/>
                <w:szCs w:val="18"/>
                <w:highlight w:val="yellow"/>
              </w:rPr>
              <w:t>Value</w:t>
            </w:r>
          </w:p>
        </w:tc>
        <w:tc>
          <w:tcPr>
            <w:tcW w:w="1122" w:type="dxa"/>
            <w:vAlign w:val="bottom"/>
          </w:tcPr>
          <w:p w14:paraId="2FF7DCC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Distribution System Type</w:t>
            </w:r>
          </w:p>
        </w:tc>
        <w:tc>
          <w:tcPr>
            <w:tcW w:w="1122" w:type="dxa"/>
            <w:vAlign w:val="bottom"/>
          </w:tcPr>
          <w:p w14:paraId="52DDD460" w14:textId="77777777" w:rsidR="00DD5095" w:rsidRPr="00DD5095" w:rsidRDefault="00DD5095" w:rsidP="00DD5095">
            <w:pPr>
              <w:keepNext/>
              <w:jc w:val="center"/>
              <w:rPr>
                <w:rFonts w:ascii="Calibri" w:hAnsi="Calibri"/>
                <w:sz w:val="18"/>
                <w:szCs w:val="18"/>
              </w:rPr>
            </w:pPr>
            <w:r w:rsidRPr="0029413B">
              <w:rPr>
                <w:rFonts w:ascii="Calibri" w:hAnsi="Calibri"/>
                <w:sz w:val="18"/>
                <w:szCs w:val="18"/>
                <w:highlight w:val="yellow"/>
              </w:rPr>
              <w:t>Duct Location</w:t>
            </w:r>
          </w:p>
        </w:tc>
        <w:tc>
          <w:tcPr>
            <w:tcW w:w="1122" w:type="dxa"/>
            <w:vAlign w:val="bottom"/>
          </w:tcPr>
          <w:p w14:paraId="23293A0C" w14:textId="77777777" w:rsidR="00DD5095" w:rsidRPr="00DD5095" w:rsidRDefault="00DD5095" w:rsidP="00DD5095">
            <w:pPr>
              <w:keepNext/>
              <w:jc w:val="center"/>
              <w:rPr>
                <w:rFonts w:ascii="Calibri" w:hAnsi="Calibri"/>
                <w:sz w:val="18"/>
                <w:szCs w:val="18"/>
              </w:rPr>
            </w:pPr>
            <w:r w:rsidRPr="00253A3D">
              <w:rPr>
                <w:rFonts w:ascii="Calibri" w:hAnsi="Calibri"/>
                <w:sz w:val="18"/>
                <w:szCs w:val="18"/>
                <w:highlight w:val="yellow"/>
              </w:rPr>
              <w:t xml:space="preserve">Duct </w:t>
            </w:r>
            <w:r w:rsidRPr="00253A3D">
              <w:rPr>
                <w:rFonts w:ascii="Calibri" w:hAnsi="Calibri"/>
                <w:sz w:val="18"/>
                <w:szCs w:val="18"/>
                <w:highlight w:val="yellow"/>
              </w:rPr>
              <w:br/>
              <w:t>R-value</w:t>
            </w:r>
          </w:p>
        </w:tc>
        <w:tc>
          <w:tcPr>
            <w:tcW w:w="1123" w:type="dxa"/>
            <w:vAlign w:val="bottom"/>
          </w:tcPr>
          <w:p w14:paraId="7FA4A9A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Thermostat Type</w:t>
            </w:r>
          </w:p>
        </w:tc>
        <w:tc>
          <w:tcPr>
            <w:tcW w:w="2160" w:type="dxa"/>
            <w:vAlign w:val="bottom"/>
          </w:tcPr>
          <w:p w14:paraId="6B0DA74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Comments</w:t>
            </w:r>
          </w:p>
        </w:tc>
      </w:tr>
      <w:tr w:rsidR="00DD5095" w:rsidRPr="000B5267" w14:paraId="0D4CC569" w14:textId="77777777" w:rsidTr="000B5267">
        <w:trPr>
          <w:cantSplit/>
          <w:trHeight w:val="360"/>
        </w:trPr>
        <w:tc>
          <w:tcPr>
            <w:tcW w:w="1216" w:type="dxa"/>
            <w:vAlign w:val="center"/>
          </w:tcPr>
          <w:p w14:paraId="4DEEDC37" w14:textId="77777777" w:rsidR="00DD5095" w:rsidRPr="000B5267" w:rsidRDefault="00DD5095" w:rsidP="00DD5095">
            <w:pPr>
              <w:keepNext/>
              <w:rPr>
                <w:rFonts w:ascii="Calibri" w:hAnsi="Calibri"/>
                <w:sz w:val="18"/>
                <w:szCs w:val="18"/>
              </w:rPr>
            </w:pPr>
          </w:p>
        </w:tc>
        <w:tc>
          <w:tcPr>
            <w:tcW w:w="1122" w:type="dxa"/>
            <w:vAlign w:val="center"/>
          </w:tcPr>
          <w:p w14:paraId="5F830A30" w14:textId="77777777" w:rsidR="00DD5095" w:rsidRPr="000B5267" w:rsidRDefault="00DD5095" w:rsidP="00DD5095">
            <w:pPr>
              <w:keepNext/>
              <w:rPr>
                <w:rFonts w:ascii="Calibri" w:hAnsi="Calibri"/>
                <w:sz w:val="18"/>
                <w:szCs w:val="18"/>
              </w:rPr>
            </w:pPr>
          </w:p>
        </w:tc>
        <w:tc>
          <w:tcPr>
            <w:tcW w:w="1122" w:type="dxa"/>
            <w:vAlign w:val="center"/>
          </w:tcPr>
          <w:p w14:paraId="412AB5F8" w14:textId="77777777" w:rsidR="00DD5095" w:rsidRPr="000B5267" w:rsidRDefault="00DD5095" w:rsidP="00DD5095">
            <w:pPr>
              <w:keepNext/>
              <w:rPr>
                <w:rFonts w:ascii="Calibri" w:hAnsi="Calibri"/>
                <w:sz w:val="18"/>
                <w:szCs w:val="18"/>
              </w:rPr>
            </w:pPr>
          </w:p>
        </w:tc>
        <w:tc>
          <w:tcPr>
            <w:tcW w:w="1122" w:type="dxa"/>
            <w:vAlign w:val="center"/>
          </w:tcPr>
          <w:p w14:paraId="1E93BF77" w14:textId="77777777" w:rsidR="00DD5095" w:rsidRPr="000B5267" w:rsidRDefault="00DD5095" w:rsidP="00DD5095">
            <w:pPr>
              <w:keepNext/>
              <w:rPr>
                <w:rFonts w:ascii="Calibri" w:hAnsi="Calibri"/>
                <w:sz w:val="18"/>
                <w:szCs w:val="18"/>
              </w:rPr>
            </w:pPr>
          </w:p>
        </w:tc>
        <w:tc>
          <w:tcPr>
            <w:tcW w:w="1122" w:type="dxa"/>
            <w:vAlign w:val="center"/>
          </w:tcPr>
          <w:p w14:paraId="2524FFF0" w14:textId="77777777" w:rsidR="00DD5095" w:rsidRPr="000B5267" w:rsidRDefault="00DD5095" w:rsidP="00DD5095">
            <w:pPr>
              <w:keepNext/>
              <w:rPr>
                <w:rFonts w:ascii="Calibri" w:hAnsi="Calibri"/>
                <w:sz w:val="18"/>
                <w:szCs w:val="18"/>
              </w:rPr>
            </w:pPr>
          </w:p>
        </w:tc>
        <w:tc>
          <w:tcPr>
            <w:tcW w:w="1123" w:type="dxa"/>
            <w:vAlign w:val="center"/>
          </w:tcPr>
          <w:p w14:paraId="177B6D83" w14:textId="77777777" w:rsidR="00DD5095" w:rsidRPr="000B5267" w:rsidRDefault="00DD5095" w:rsidP="00DD5095">
            <w:pPr>
              <w:keepNext/>
              <w:rPr>
                <w:rFonts w:ascii="Calibri" w:hAnsi="Calibri"/>
                <w:sz w:val="18"/>
                <w:szCs w:val="18"/>
              </w:rPr>
            </w:pPr>
          </w:p>
        </w:tc>
        <w:tc>
          <w:tcPr>
            <w:tcW w:w="1122" w:type="dxa"/>
            <w:vAlign w:val="center"/>
          </w:tcPr>
          <w:p w14:paraId="7524ED77" w14:textId="77777777" w:rsidR="00DD5095" w:rsidRPr="000B5267" w:rsidRDefault="00DD5095" w:rsidP="00DD5095">
            <w:pPr>
              <w:keepNext/>
              <w:rPr>
                <w:rFonts w:ascii="Calibri" w:hAnsi="Calibri"/>
                <w:sz w:val="18"/>
                <w:szCs w:val="18"/>
              </w:rPr>
            </w:pPr>
          </w:p>
        </w:tc>
        <w:tc>
          <w:tcPr>
            <w:tcW w:w="1122" w:type="dxa"/>
            <w:vAlign w:val="center"/>
          </w:tcPr>
          <w:p w14:paraId="24B6D4E2" w14:textId="77777777" w:rsidR="00DD5095" w:rsidRPr="000B5267" w:rsidRDefault="00DD5095" w:rsidP="00DD5095">
            <w:pPr>
              <w:keepNext/>
              <w:rPr>
                <w:rFonts w:ascii="Calibri" w:hAnsi="Calibri"/>
                <w:sz w:val="18"/>
                <w:szCs w:val="18"/>
              </w:rPr>
            </w:pPr>
          </w:p>
        </w:tc>
        <w:tc>
          <w:tcPr>
            <w:tcW w:w="1122" w:type="dxa"/>
            <w:vAlign w:val="center"/>
          </w:tcPr>
          <w:p w14:paraId="1511B640" w14:textId="77777777" w:rsidR="00DD5095" w:rsidRPr="000B5267" w:rsidRDefault="00DD5095" w:rsidP="00DD5095">
            <w:pPr>
              <w:keepNext/>
              <w:rPr>
                <w:rFonts w:ascii="Calibri" w:hAnsi="Calibri"/>
                <w:sz w:val="18"/>
                <w:szCs w:val="18"/>
              </w:rPr>
            </w:pPr>
          </w:p>
        </w:tc>
        <w:tc>
          <w:tcPr>
            <w:tcW w:w="1122" w:type="dxa"/>
            <w:vAlign w:val="center"/>
          </w:tcPr>
          <w:p w14:paraId="6389680D" w14:textId="77777777" w:rsidR="00DD5095" w:rsidRPr="000B5267" w:rsidRDefault="00DD5095" w:rsidP="00DD5095">
            <w:pPr>
              <w:keepNext/>
              <w:rPr>
                <w:rFonts w:ascii="Calibri" w:hAnsi="Calibri"/>
                <w:sz w:val="18"/>
                <w:szCs w:val="18"/>
              </w:rPr>
            </w:pPr>
          </w:p>
        </w:tc>
        <w:tc>
          <w:tcPr>
            <w:tcW w:w="1123" w:type="dxa"/>
            <w:vAlign w:val="center"/>
          </w:tcPr>
          <w:p w14:paraId="29699A68" w14:textId="77777777" w:rsidR="00DD5095" w:rsidRPr="000B5267" w:rsidRDefault="00DD5095" w:rsidP="00DD5095">
            <w:pPr>
              <w:keepNext/>
              <w:rPr>
                <w:rFonts w:ascii="Calibri" w:hAnsi="Calibri"/>
                <w:sz w:val="18"/>
                <w:szCs w:val="18"/>
              </w:rPr>
            </w:pPr>
          </w:p>
        </w:tc>
        <w:tc>
          <w:tcPr>
            <w:tcW w:w="2160" w:type="dxa"/>
            <w:vAlign w:val="center"/>
          </w:tcPr>
          <w:p w14:paraId="53555FE5" w14:textId="77777777" w:rsidR="00DD5095" w:rsidRPr="000B5267" w:rsidRDefault="00DD5095" w:rsidP="00DD5095">
            <w:pPr>
              <w:keepNext/>
              <w:rPr>
                <w:rFonts w:ascii="Calibri" w:hAnsi="Calibri"/>
                <w:sz w:val="18"/>
                <w:szCs w:val="18"/>
              </w:rPr>
            </w:pPr>
          </w:p>
        </w:tc>
      </w:tr>
      <w:tr w:rsidR="00DD5095" w:rsidRPr="00DD5095" w14:paraId="3A26F80E" w14:textId="77777777" w:rsidTr="000B5267">
        <w:trPr>
          <w:cantSplit/>
          <w:trHeight w:val="360"/>
        </w:trPr>
        <w:tc>
          <w:tcPr>
            <w:tcW w:w="1216" w:type="dxa"/>
            <w:vAlign w:val="center"/>
          </w:tcPr>
          <w:p w14:paraId="0188BCD7" w14:textId="77777777" w:rsidR="00DD5095" w:rsidRPr="00DD5095" w:rsidRDefault="00DD5095" w:rsidP="00DD5095">
            <w:pPr>
              <w:keepNext/>
              <w:rPr>
                <w:rFonts w:ascii="Calibri" w:hAnsi="Calibri"/>
                <w:sz w:val="18"/>
                <w:szCs w:val="18"/>
              </w:rPr>
            </w:pPr>
          </w:p>
        </w:tc>
        <w:tc>
          <w:tcPr>
            <w:tcW w:w="1122" w:type="dxa"/>
            <w:vAlign w:val="center"/>
          </w:tcPr>
          <w:p w14:paraId="75C12CA4" w14:textId="77777777" w:rsidR="00DD5095" w:rsidRPr="00DD5095" w:rsidRDefault="00DD5095" w:rsidP="00DD5095">
            <w:pPr>
              <w:keepNext/>
              <w:rPr>
                <w:rFonts w:ascii="Calibri" w:hAnsi="Calibri"/>
                <w:sz w:val="18"/>
                <w:szCs w:val="18"/>
              </w:rPr>
            </w:pPr>
          </w:p>
        </w:tc>
        <w:tc>
          <w:tcPr>
            <w:tcW w:w="1122" w:type="dxa"/>
            <w:vAlign w:val="center"/>
          </w:tcPr>
          <w:p w14:paraId="0EDA73B0" w14:textId="77777777" w:rsidR="00DD5095" w:rsidRPr="00DD5095" w:rsidRDefault="00DD5095" w:rsidP="00DD5095">
            <w:pPr>
              <w:keepNext/>
              <w:rPr>
                <w:rFonts w:ascii="Calibri" w:hAnsi="Calibri"/>
                <w:sz w:val="18"/>
                <w:szCs w:val="18"/>
              </w:rPr>
            </w:pPr>
          </w:p>
        </w:tc>
        <w:tc>
          <w:tcPr>
            <w:tcW w:w="1122" w:type="dxa"/>
            <w:vAlign w:val="center"/>
          </w:tcPr>
          <w:p w14:paraId="6D94D95D" w14:textId="77777777" w:rsidR="00DD5095" w:rsidRPr="00DD5095" w:rsidRDefault="00DD5095" w:rsidP="00DD5095">
            <w:pPr>
              <w:keepNext/>
              <w:rPr>
                <w:rFonts w:ascii="Calibri" w:hAnsi="Calibri"/>
                <w:sz w:val="18"/>
                <w:szCs w:val="18"/>
              </w:rPr>
            </w:pPr>
          </w:p>
        </w:tc>
        <w:tc>
          <w:tcPr>
            <w:tcW w:w="1122" w:type="dxa"/>
            <w:vAlign w:val="center"/>
          </w:tcPr>
          <w:p w14:paraId="0263A7FF" w14:textId="77777777" w:rsidR="00DD5095" w:rsidRPr="00DD5095" w:rsidRDefault="00DD5095" w:rsidP="00DD5095">
            <w:pPr>
              <w:keepNext/>
              <w:rPr>
                <w:rFonts w:ascii="Calibri" w:hAnsi="Calibri"/>
                <w:sz w:val="18"/>
                <w:szCs w:val="18"/>
              </w:rPr>
            </w:pPr>
          </w:p>
        </w:tc>
        <w:tc>
          <w:tcPr>
            <w:tcW w:w="1123" w:type="dxa"/>
            <w:vAlign w:val="center"/>
          </w:tcPr>
          <w:p w14:paraId="443081A2" w14:textId="77777777" w:rsidR="00DD5095" w:rsidRPr="00DD5095" w:rsidRDefault="00DD5095" w:rsidP="00DD5095">
            <w:pPr>
              <w:keepNext/>
              <w:rPr>
                <w:rFonts w:ascii="Calibri" w:hAnsi="Calibri"/>
                <w:sz w:val="18"/>
                <w:szCs w:val="18"/>
              </w:rPr>
            </w:pPr>
          </w:p>
        </w:tc>
        <w:tc>
          <w:tcPr>
            <w:tcW w:w="1122" w:type="dxa"/>
            <w:vAlign w:val="center"/>
          </w:tcPr>
          <w:p w14:paraId="13E9ECD6" w14:textId="77777777" w:rsidR="00DD5095" w:rsidRPr="00DD5095" w:rsidRDefault="00DD5095" w:rsidP="00DD5095">
            <w:pPr>
              <w:keepNext/>
              <w:rPr>
                <w:rFonts w:ascii="Calibri" w:hAnsi="Calibri"/>
                <w:sz w:val="18"/>
                <w:szCs w:val="18"/>
              </w:rPr>
            </w:pPr>
          </w:p>
        </w:tc>
        <w:tc>
          <w:tcPr>
            <w:tcW w:w="1122" w:type="dxa"/>
            <w:vAlign w:val="center"/>
          </w:tcPr>
          <w:p w14:paraId="102F9514" w14:textId="77777777" w:rsidR="00DD5095" w:rsidRPr="00DD5095" w:rsidRDefault="00DD5095" w:rsidP="00DD5095">
            <w:pPr>
              <w:keepNext/>
              <w:rPr>
                <w:rFonts w:ascii="Calibri" w:hAnsi="Calibri"/>
                <w:sz w:val="18"/>
                <w:szCs w:val="18"/>
              </w:rPr>
            </w:pPr>
          </w:p>
        </w:tc>
        <w:tc>
          <w:tcPr>
            <w:tcW w:w="1122" w:type="dxa"/>
            <w:vAlign w:val="center"/>
          </w:tcPr>
          <w:p w14:paraId="0C76D0BF" w14:textId="77777777" w:rsidR="00DD5095" w:rsidRPr="00DD5095" w:rsidRDefault="00DD5095" w:rsidP="00DD5095">
            <w:pPr>
              <w:keepNext/>
              <w:rPr>
                <w:rFonts w:ascii="Calibri" w:hAnsi="Calibri"/>
                <w:sz w:val="18"/>
                <w:szCs w:val="18"/>
              </w:rPr>
            </w:pPr>
          </w:p>
        </w:tc>
        <w:tc>
          <w:tcPr>
            <w:tcW w:w="1122" w:type="dxa"/>
            <w:vAlign w:val="center"/>
          </w:tcPr>
          <w:p w14:paraId="4532F6DE" w14:textId="77777777" w:rsidR="00DD5095" w:rsidRPr="00DD5095" w:rsidRDefault="00DD5095" w:rsidP="00DD5095">
            <w:pPr>
              <w:keepNext/>
              <w:rPr>
                <w:rFonts w:ascii="Calibri" w:hAnsi="Calibri"/>
                <w:sz w:val="18"/>
                <w:szCs w:val="18"/>
              </w:rPr>
            </w:pPr>
          </w:p>
        </w:tc>
        <w:tc>
          <w:tcPr>
            <w:tcW w:w="1123" w:type="dxa"/>
            <w:vAlign w:val="center"/>
          </w:tcPr>
          <w:p w14:paraId="4F35876D" w14:textId="77777777" w:rsidR="00DD5095" w:rsidRPr="00DD5095" w:rsidRDefault="00DD5095" w:rsidP="00DD5095">
            <w:pPr>
              <w:keepNext/>
              <w:rPr>
                <w:rFonts w:ascii="Calibri" w:hAnsi="Calibri"/>
                <w:sz w:val="18"/>
                <w:szCs w:val="18"/>
              </w:rPr>
            </w:pPr>
          </w:p>
        </w:tc>
        <w:tc>
          <w:tcPr>
            <w:tcW w:w="2160" w:type="dxa"/>
            <w:vAlign w:val="center"/>
          </w:tcPr>
          <w:p w14:paraId="53994633" w14:textId="77777777" w:rsidR="00DD5095" w:rsidRPr="00DD5095" w:rsidRDefault="00DD5095" w:rsidP="00DD5095">
            <w:pPr>
              <w:keepNext/>
              <w:rPr>
                <w:rFonts w:ascii="Calibri" w:hAnsi="Calibri"/>
                <w:sz w:val="18"/>
                <w:szCs w:val="18"/>
              </w:rPr>
            </w:pPr>
          </w:p>
        </w:tc>
      </w:tr>
    </w:tbl>
    <w:p w14:paraId="04070FA6" w14:textId="77777777" w:rsidR="00DD5095" w:rsidRPr="00DD5095" w:rsidRDefault="00DD5095" w:rsidP="00DD5095">
      <w:pPr>
        <w:rPr>
          <w:rFonts w:ascii="Calibri" w:hAnsi="Calibri"/>
          <w:sz w:val="18"/>
          <w:szCs w:val="18"/>
        </w:rPr>
      </w:pPr>
    </w:p>
    <w:p w14:paraId="1DF00FA0"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594"/>
        <w:gridCol w:w="1707"/>
        <w:gridCol w:w="1133"/>
        <w:gridCol w:w="1412"/>
        <w:gridCol w:w="1091"/>
        <w:gridCol w:w="1273"/>
        <w:gridCol w:w="1308"/>
        <w:gridCol w:w="1308"/>
      </w:tblGrid>
      <w:tr w:rsidR="00DD5095" w:rsidRPr="00DD5095" w14:paraId="6D2E956E" w14:textId="77777777" w:rsidTr="000B5267">
        <w:trPr>
          <w:cantSplit/>
        </w:trPr>
        <w:tc>
          <w:tcPr>
            <w:tcW w:w="14616" w:type="dxa"/>
            <w:gridSpan w:val="11"/>
          </w:tcPr>
          <w:p w14:paraId="57F85701" w14:textId="6926B8AB" w:rsidR="00DD5095" w:rsidRPr="00DD5095" w:rsidRDefault="00DD5095" w:rsidP="00DD5095">
            <w:pPr>
              <w:keepNext/>
              <w:rPr>
                <w:rFonts w:ascii="Calibri" w:hAnsi="Calibri"/>
                <w:b/>
                <w:szCs w:val="18"/>
              </w:rPr>
            </w:pPr>
            <w:r w:rsidRPr="00DD5095">
              <w:rPr>
                <w:rFonts w:ascii="Calibri" w:hAnsi="Calibri"/>
                <w:b/>
                <w:szCs w:val="18"/>
              </w:rPr>
              <w:lastRenderedPageBreak/>
              <w:t>C. Installed Space Conditioning (SC) System Component Information</w:t>
            </w:r>
          </w:p>
        </w:tc>
      </w:tr>
      <w:tr w:rsidR="00DD5095" w:rsidRPr="00DD5095" w14:paraId="712B7B11" w14:textId="77777777" w:rsidTr="000B5267">
        <w:trPr>
          <w:cantSplit/>
          <w:trHeight w:val="224"/>
        </w:trPr>
        <w:tc>
          <w:tcPr>
            <w:tcW w:w="1278" w:type="dxa"/>
            <w:vAlign w:val="bottom"/>
          </w:tcPr>
          <w:p w14:paraId="2F27958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70" w:type="dxa"/>
            <w:vAlign w:val="bottom"/>
          </w:tcPr>
          <w:p w14:paraId="1C9FF33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70" w:type="dxa"/>
            <w:vAlign w:val="bottom"/>
          </w:tcPr>
          <w:p w14:paraId="3F41A3E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620" w:type="dxa"/>
            <w:vAlign w:val="bottom"/>
          </w:tcPr>
          <w:p w14:paraId="543892A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735" w:type="dxa"/>
            <w:vAlign w:val="bottom"/>
          </w:tcPr>
          <w:p w14:paraId="195E048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50" w:type="dxa"/>
            <w:vAlign w:val="bottom"/>
          </w:tcPr>
          <w:p w14:paraId="46E17BC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435" w:type="dxa"/>
          </w:tcPr>
          <w:p w14:paraId="5357348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07" w:type="dxa"/>
            <w:vAlign w:val="bottom"/>
          </w:tcPr>
          <w:p w14:paraId="5385E1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293" w:type="dxa"/>
          </w:tcPr>
          <w:p w14:paraId="5236296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329" w:type="dxa"/>
          </w:tcPr>
          <w:p w14:paraId="02DE6F7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329" w:type="dxa"/>
          </w:tcPr>
          <w:p w14:paraId="2A67F4E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r>
      <w:tr w:rsidR="00DD5095" w:rsidRPr="00DD5095" w14:paraId="2FBACEFB" w14:textId="77777777" w:rsidTr="000B5267">
        <w:trPr>
          <w:cantSplit/>
          <w:trHeight w:val="576"/>
        </w:trPr>
        <w:tc>
          <w:tcPr>
            <w:tcW w:w="1278" w:type="dxa"/>
            <w:vAlign w:val="bottom"/>
          </w:tcPr>
          <w:p w14:paraId="2C1D25A7" w14:textId="35C038A7" w:rsidR="00DD5095" w:rsidRPr="00DD5095" w:rsidRDefault="00DD5095" w:rsidP="00DD5095">
            <w:pPr>
              <w:keepNext/>
              <w:jc w:val="center"/>
              <w:rPr>
                <w:rFonts w:ascii="Calibri" w:hAnsi="Calibri"/>
                <w:sz w:val="10"/>
                <w:szCs w:val="10"/>
              </w:rPr>
            </w:pPr>
            <w:r w:rsidRPr="00DD5095">
              <w:rPr>
                <w:rFonts w:ascii="Calibri" w:hAnsi="Calibri"/>
                <w:sz w:val="18"/>
                <w:szCs w:val="18"/>
              </w:rPr>
              <w:t xml:space="preserve">SC System </w:t>
            </w:r>
          </w:p>
          <w:p w14:paraId="753A2F7D" w14:textId="4C69A2E9" w:rsidR="00DD5095" w:rsidRPr="00DD5095" w:rsidRDefault="00DD5095" w:rsidP="00DD5095">
            <w:pPr>
              <w:keepNext/>
              <w:jc w:val="center"/>
              <w:rPr>
                <w:rFonts w:ascii="Calibri" w:hAnsi="Calibri"/>
                <w:sz w:val="18"/>
                <w:szCs w:val="18"/>
              </w:rPr>
            </w:pPr>
            <w:r w:rsidRPr="00DD5095">
              <w:rPr>
                <w:rFonts w:ascii="Calibri" w:hAnsi="Calibri"/>
                <w:sz w:val="18"/>
                <w:szCs w:val="18"/>
              </w:rPr>
              <w:t>ID/Name</w:t>
            </w:r>
            <w:r w:rsidRPr="00DD5095">
              <w:t xml:space="preserve"> </w:t>
            </w:r>
            <w:r w:rsidRPr="00DD5095">
              <w:rPr>
                <w:rFonts w:ascii="Calibri" w:hAnsi="Calibri"/>
                <w:sz w:val="18"/>
                <w:szCs w:val="18"/>
              </w:rPr>
              <w:t xml:space="preserve">from </w:t>
            </w:r>
            <w:del w:id="10" w:author="Alhabibi, Haider@Energy" w:date="2022-02-14T13:58:00Z">
              <w:r w:rsidRPr="00DD5095" w:rsidDel="0033717F">
                <w:rPr>
                  <w:rFonts w:ascii="Calibri" w:hAnsi="Calibri"/>
                  <w:sz w:val="18"/>
                  <w:szCs w:val="18"/>
                </w:rPr>
                <w:delText>CF1R</w:delText>
              </w:r>
            </w:del>
            <w:ins w:id="11" w:author="Alhabibi, Haider@Energy" w:date="2022-02-14T13:58:00Z">
              <w:r w:rsidR="0033717F">
                <w:rPr>
                  <w:rFonts w:ascii="Calibri" w:hAnsi="Calibri"/>
                  <w:sz w:val="18"/>
                  <w:szCs w:val="18"/>
                </w:rPr>
                <w:t>LMCC</w:t>
              </w:r>
            </w:ins>
          </w:p>
        </w:tc>
        <w:tc>
          <w:tcPr>
            <w:tcW w:w="1170" w:type="dxa"/>
            <w:vAlign w:val="bottom"/>
          </w:tcPr>
          <w:p w14:paraId="543CB49D" w14:textId="2A4A3A88"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170" w:type="dxa"/>
            <w:vAlign w:val="bottom"/>
          </w:tcPr>
          <w:p w14:paraId="37E9BB9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Conditioned Floor Area Served by the System (ft</w:t>
            </w:r>
            <w:r w:rsidRPr="00DD5095">
              <w:rPr>
                <w:rFonts w:ascii="Calibri" w:hAnsi="Calibri"/>
                <w:sz w:val="18"/>
                <w:szCs w:val="18"/>
                <w:vertAlign w:val="superscript"/>
              </w:rPr>
              <w:t>2</w:t>
            </w:r>
            <w:r w:rsidRPr="00DD5095">
              <w:rPr>
                <w:rFonts w:ascii="Calibri" w:hAnsi="Calibri"/>
                <w:sz w:val="18"/>
                <w:szCs w:val="18"/>
              </w:rPr>
              <w:t>)</w:t>
            </w:r>
          </w:p>
        </w:tc>
        <w:tc>
          <w:tcPr>
            <w:tcW w:w="1620" w:type="dxa"/>
            <w:vAlign w:val="bottom"/>
          </w:tcPr>
          <w:p w14:paraId="1CCE271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Heating </w:t>
            </w:r>
          </w:p>
          <w:p w14:paraId="2BBE364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Type</w:t>
            </w:r>
          </w:p>
        </w:tc>
        <w:tc>
          <w:tcPr>
            <w:tcW w:w="1735" w:type="dxa"/>
            <w:vAlign w:val="bottom"/>
          </w:tcPr>
          <w:p w14:paraId="3B363AD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Cooling </w:t>
            </w:r>
          </w:p>
          <w:p w14:paraId="2A7BD7D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Type</w:t>
            </w:r>
          </w:p>
        </w:tc>
        <w:tc>
          <w:tcPr>
            <w:tcW w:w="1150" w:type="dxa"/>
            <w:vAlign w:val="bottom"/>
          </w:tcPr>
          <w:p w14:paraId="6C134FF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Distribution System Type</w:t>
            </w:r>
          </w:p>
        </w:tc>
        <w:tc>
          <w:tcPr>
            <w:tcW w:w="1435" w:type="dxa"/>
            <w:vAlign w:val="bottom"/>
          </w:tcPr>
          <w:p w14:paraId="3BF02EF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Duct Location</w:t>
            </w:r>
          </w:p>
        </w:tc>
        <w:tc>
          <w:tcPr>
            <w:tcW w:w="1107" w:type="dxa"/>
            <w:vAlign w:val="bottom"/>
          </w:tcPr>
          <w:p w14:paraId="0846B16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SC System</w:t>
            </w:r>
          </w:p>
          <w:p w14:paraId="1B1026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Thermostat Type</w:t>
            </w:r>
          </w:p>
        </w:tc>
        <w:tc>
          <w:tcPr>
            <w:tcW w:w="1293" w:type="dxa"/>
            <w:vAlign w:val="bottom"/>
          </w:tcPr>
          <w:p w14:paraId="5597D4F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Zoning Type</w:t>
            </w:r>
          </w:p>
        </w:tc>
        <w:tc>
          <w:tcPr>
            <w:tcW w:w="1329" w:type="dxa"/>
            <w:vAlign w:val="bottom"/>
          </w:tcPr>
          <w:p w14:paraId="3CD2DE2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Cooling System Compressor Speed Type</w:t>
            </w:r>
          </w:p>
        </w:tc>
        <w:tc>
          <w:tcPr>
            <w:tcW w:w="1329" w:type="dxa"/>
            <w:vAlign w:val="bottom"/>
          </w:tcPr>
          <w:p w14:paraId="4949CFEF" w14:textId="222A84C4" w:rsidR="00DD5095" w:rsidRPr="00DD5095" w:rsidRDefault="00DD5095" w:rsidP="00DD5095">
            <w:pPr>
              <w:keepNext/>
              <w:jc w:val="center"/>
              <w:rPr>
                <w:rFonts w:ascii="Calibri" w:hAnsi="Calibri"/>
                <w:sz w:val="8"/>
                <w:szCs w:val="8"/>
              </w:rPr>
            </w:pPr>
            <w:r w:rsidRPr="00DD5095">
              <w:rPr>
                <w:rFonts w:asciiTheme="minorHAnsi" w:hAnsiTheme="minorHAnsi"/>
                <w:sz w:val="18"/>
                <w:szCs w:val="18"/>
              </w:rPr>
              <w:t xml:space="preserve">Number of Indoor Units </w:t>
            </w:r>
            <w:r w:rsidR="00791083">
              <w:rPr>
                <w:rFonts w:asciiTheme="minorHAnsi" w:hAnsiTheme="minorHAnsi"/>
                <w:sz w:val="18"/>
                <w:szCs w:val="18"/>
              </w:rPr>
              <w:t>for this System</w:t>
            </w:r>
          </w:p>
        </w:tc>
      </w:tr>
      <w:tr w:rsidR="00DD5095" w:rsidRPr="00DD5095" w14:paraId="58DEBFA0" w14:textId="77777777" w:rsidTr="000B5267">
        <w:trPr>
          <w:cantSplit/>
          <w:trHeight w:val="360"/>
        </w:trPr>
        <w:tc>
          <w:tcPr>
            <w:tcW w:w="1278" w:type="dxa"/>
            <w:vAlign w:val="center"/>
          </w:tcPr>
          <w:p w14:paraId="24DBB7F8" w14:textId="77777777" w:rsidR="00DD5095" w:rsidRPr="00DD5095" w:rsidRDefault="00DD5095" w:rsidP="00DD5095">
            <w:pPr>
              <w:keepNext/>
              <w:rPr>
                <w:rFonts w:ascii="Calibri" w:hAnsi="Calibri"/>
                <w:sz w:val="18"/>
                <w:szCs w:val="18"/>
              </w:rPr>
            </w:pPr>
          </w:p>
        </w:tc>
        <w:tc>
          <w:tcPr>
            <w:tcW w:w="1170" w:type="dxa"/>
            <w:vAlign w:val="center"/>
          </w:tcPr>
          <w:p w14:paraId="1C2D7C03" w14:textId="77777777" w:rsidR="00DD5095" w:rsidRPr="00DD5095" w:rsidRDefault="00DD5095" w:rsidP="00DD5095">
            <w:pPr>
              <w:keepNext/>
              <w:rPr>
                <w:rFonts w:ascii="Calibri" w:hAnsi="Calibri"/>
                <w:sz w:val="18"/>
                <w:szCs w:val="18"/>
              </w:rPr>
            </w:pPr>
          </w:p>
        </w:tc>
        <w:tc>
          <w:tcPr>
            <w:tcW w:w="1170" w:type="dxa"/>
            <w:vAlign w:val="center"/>
          </w:tcPr>
          <w:p w14:paraId="17FB4D8B" w14:textId="77777777" w:rsidR="00DD5095" w:rsidRPr="00DD5095" w:rsidRDefault="00DD5095" w:rsidP="00DD5095">
            <w:pPr>
              <w:keepNext/>
              <w:rPr>
                <w:rFonts w:ascii="Calibri" w:hAnsi="Calibri"/>
                <w:sz w:val="18"/>
                <w:szCs w:val="18"/>
              </w:rPr>
            </w:pPr>
          </w:p>
        </w:tc>
        <w:tc>
          <w:tcPr>
            <w:tcW w:w="1620" w:type="dxa"/>
            <w:vAlign w:val="center"/>
          </w:tcPr>
          <w:p w14:paraId="1EDA87CB" w14:textId="77777777" w:rsidR="00DD5095" w:rsidRPr="00DD5095" w:rsidRDefault="00DD5095" w:rsidP="00DD5095">
            <w:pPr>
              <w:keepNext/>
              <w:rPr>
                <w:rFonts w:ascii="Calibri" w:hAnsi="Calibri"/>
                <w:sz w:val="18"/>
                <w:szCs w:val="18"/>
              </w:rPr>
            </w:pPr>
          </w:p>
        </w:tc>
        <w:tc>
          <w:tcPr>
            <w:tcW w:w="1735" w:type="dxa"/>
            <w:vAlign w:val="center"/>
          </w:tcPr>
          <w:p w14:paraId="4098365C" w14:textId="77777777" w:rsidR="00DD5095" w:rsidRPr="00DD5095" w:rsidRDefault="00DD5095" w:rsidP="00DD5095">
            <w:pPr>
              <w:keepNext/>
              <w:rPr>
                <w:rFonts w:ascii="Calibri" w:hAnsi="Calibri"/>
                <w:sz w:val="18"/>
                <w:szCs w:val="18"/>
              </w:rPr>
            </w:pPr>
          </w:p>
        </w:tc>
        <w:tc>
          <w:tcPr>
            <w:tcW w:w="1150" w:type="dxa"/>
            <w:vAlign w:val="center"/>
          </w:tcPr>
          <w:p w14:paraId="2A6A496E" w14:textId="77777777" w:rsidR="00DD5095" w:rsidRPr="00DD5095" w:rsidRDefault="00DD5095" w:rsidP="00DD5095">
            <w:pPr>
              <w:keepNext/>
              <w:rPr>
                <w:rFonts w:ascii="Calibri" w:hAnsi="Calibri"/>
                <w:sz w:val="18"/>
                <w:szCs w:val="18"/>
              </w:rPr>
            </w:pPr>
          </w:p>
        </w:tc>
        <w:tc>
          <w:tcPr>
            <w:tcW w:w="1435" w:type="dxa"/>
            <w:vAlign w:val="center"/>
          </w:tcPr>
          <w:p w14:paraId="4A8FCAEA" w14:textId="77777777" w:rsidR="00DD5095" w:rsidRPr="00DD5095" w:rsidRDefault="00DD5095" w:rsidP="00DD5095">
            <w:pPr>
              <w:keepNext/>
              <w:rPr>
                <w:rFonts w:ascii="Calibri" w:hAnsi="Calibri"/>
                <w:sz w:val="18"/>
                <w:szCs w:val="18"/>
              </w:rPr>
            </w:pPr>
          </w:p>
        </w:tc>
        <w:tc>
          <w:tcPr>
            <w:tcW w:w="1107" w:type="dxa"/>
          </w:tcPr>
          <w:p w14:paraId="09685791" w14:textId="77777777" w:rsidR="00DD5095" w:rsidRPr="00DD5095" w:rsidRDefault="00DD5095" w:rsidP="00DD5095">
            <w:pPr>
              <w:keepNext/>
              <w:rPr>
                <w:rFonts w:ascii="Calibri" w:hAnsi="Calibri"/>
                <w:sz w:val="18"/>
                <w:szCs w:val="18"/>
              </w:rPr>
            </w:pPr>
          </w:p>
        </w:tc>
        <w:tc>
          <w:tcPr>
            <w:tcW w:w="1293" w:type="dxa"/>
            <w:vAlign w:val="center"/>
          </w:tcPr>
          <w:p w14:paraId="02F40004" w14:textId="77777777" w:rsidR="00DD5095" w:rsidRPr="00DD5095" w:rsidRDefault="00DD5095" w:rsidP="00DD5095">
            <w:pPr>
              <w:keepNext/>
              <w:rPr>
                <w:rFonts w:ascii="Calibri" w:hAnsi="Calibri"/>
                <w:sz w:val="18"/>
                <w:szCs w:val="18"/>
              </w:rPr>
            </w:pPr>
          </w:p>
        </w:tc>
        <w:tc>
          <w:tcPr>
            <w:tcW w:w="1329" w:type="dxa"/>
          </w:tcPr>
          <w:p w14:paraId="65B13E9E" w14:textId="77777777" w:rsidR="00DD5095" w:rsidRPr="00DD5095" w:rsidRDefault="00DD5095" w:rsidP="00DD5095">
            <w:pPr>
              <w:keepNext/>
              <w:rPr>
                <w:rFonts w:ascii="Calibri" w:hAnsi="Calibri"/>
                <w:sz w:val="18"/>
                <w:szCs w:val="18"/>
              </w:rPr>
            </w:pPr>
          </w:p>
        </w:tc>
        <w:tc>
          <w:tcPr>
            <w:tcW w:w="1329" w:type="dxa"/>
            <w:vAlign w:val="center"/>
          </w:tcPr>
          <w:p w14:paraId="5BBC10D6" w14:textId="77777777" w:rsidR="00DD5095" w:rsidRPr="00DD5095" w:rsidRDefault="00DD5095" w:rsidP="00DD5095">
            <w:pPr>
              <w:keepNext/>
              <w:rPr>
                <w:rFonts w:ascii="Calibri" w:hAnsi="Calibri"/>
                <w:sz w:val="18"/>
                <w:szCs w:val="18"/>
              </w:rPr>
            </w:pPr>
          </w:p>
        </w:tc>
      </w:tr>
      <w:tr w:rsidR="00DD5095" w:rsidRPr="00DD5095" w14:paraId="2D382BF6" w14:textId="77777777" w:rsidTr="000B5267">
        <w:trPr>
          <w:cantSplit/>
        </w:trPr>
        <w:tc>
          <w:tcPr>
            <w:tcW w:w="14616" w:type="dxa"/>
            <w:gridSpan w:val="11"/>
          </w:tcPr>
          <w:p w14:paraId="746A4DD0"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5EFB3888" w14:textId="77777777" w:rsidR="00DD5095" w:rsidRPr="00DD5095" w:rsidRDefault="00DD5095" w:rsidP="00DD5095">
      <w:pPr>
        <w:rPr>
          <w:rFonts w:ascii="Calibri" w:hAnsi="Calibri"/>
          <w:sz w:val="18"/>
          <w:szCs w:val="18"/>
        </w:rPr>
      </w:pPr>
    </w:p>
    <w:p w14:paraId="66B4B423"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3"/>
        <w:gridCol w:w="1152"/>
        <w:gridCol w:w="1417"/>
        <w:gridCol w:w="1152"/>
        <w:gridCol w:w="1859"/>
        <w:gridCol w:w="976"/>
        <w:gridCol w:w="1329"/>
        <w:gridCol w:w="1682"/>
        <w:gridCol w:w="1682"/>
        <w:gridCol w:w="1184"/>
        <w:gridCol w:w="874"/>
      </w:tblGrid>
      <w:tr w:rsidR="00DD5095" w:rsidRPr="00DD5095" w14:paraId="6387DCD8" w14:textId="77777777" w:rsidTr="000B5267">
        <w:trPr>
          <w:cantSplit/>
        </w:trPr>
        <w:tc>
          <w:tcPr>
            <w:tcW w:w="14616" w:type="dxa"/>
            <w:gridSpan w:val="11"/>
            <w:tcBorders>
              <w:bottom w:val="nil"/>
            </w:tcBorders>
          </w:tcPr>
          <w:p w14:paraId="7C124256" w14:textId="7CB44167" w:rsidR="00DD5095" w:rsidRPr="00DD5095" w:rsidRDefault="00DD5095" w:rsidP="000B5267">
            <w:pPr>
              <w:keepNext/>
              <w:rPr>
                <w:rFonts w:ascii="Calibri" w:hAnsi="Calibri"/>
                <w:b/>
                <w:sz w:val="18"/>
                <w:szCs w:val="18"/>
              </w:rPr>
            </w:pPr>
            <w:r w:rsidRPr="00DD5095">
              <w:rPr>
                <w:rFonts w:ascii="Calibri" w:hAnsi="Calibri"/>
                <w:b/>
                <w:szCs w:val="18"/>
              </w:rPr>
              <w:t>D. Installed Heating Equipment Information (not heat pumps)</w:t>
            </w:r>
          </w:p>
        </w:tc>
      </w:tr>
      <w:tr w:rsidR="00DD5095" w:rsidRPr="00DD5095" w14:paraId="0E852CF1" w14:textId="77777777" w:rsidTr="000B5267">
        <w:trPr>
          <w:cantSplit/>
          <w:trHeight w:val="188"/>
        </w:trPr>
        <w:tc>
          <w:tcPr>
            <w:tcW w:w="1098" w:type="dxa"/>
            <w:vAlign w:val="bottom"/>
          </w:tcPr>
          <w:p w14:paraId="3A01CF3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70" w:type="dxa"/>
            <w:vAlign w:val="bottom"/>
          </w:tcPr>
          <w:p w14:paraId="7277B29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440" w:type="dxa"/>
          </w:tcPr>
          <w:p w14:paraId="750B58D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70" w:type="dxa"/>
            <w:vAlign w:val="center"/>
          </w:tcPr>
          <w:p w14:paraId="4F5C386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890" w:type="dxa"/>
          </w:tcPr>
          <w:p w14:paraId="1FEC8A7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990" w:type="dxa"/>
            <w:vAlign w:val="bottom"/>
          </w:tcPr>
          <w:p w14:paraId="508959F6" w14:textId="2A3E0FFE"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06</w:t>
            </w:r>
          </w:p>
        </w:tc>
        <w:tc>
          <w:tcPr>
            <w:tcW w:w="1350" w:type="dxa"/>
            <w:vAlign w:val="bottom"/>
          </w:tcPr>
          <w:p w14:paraId="404D24EF" w14:textId="29F85B9E"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07</w:t>
            </w:r>
          </w:p>
        </w:tc>
        <w:tc>
          <w:tcPr>
            <w:tcW w:w="1710" w:type="dxa"/>
            <w:vAlign w:val="bottom"/>
          </w:tcPr>
          <w:p w14:paraId="6A8EB43F" w14:textId="37DF75CB"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08</w:t>
            </w:r>
          </w:p>
        </w:tc>
        <w:tc>
          <w:tcPr>
            <w:tcW w:w="1710" w:type="dxa"/>
            <w:vAlign w:val="bottom"/>
          </w:tcPr>
          <w:p w14:paraId="7FA5C367" w14:textId="12B6CBD5"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09</w:t>
            </w:r>
          </w:p>
        </w:tc>
        <w:tc>
          <w:tcPr>
            <w:tcW w:w="1202" w:type="dxa"/>
            <w:vAlign w:val="bottom"/>
          </w:tcPr>
          <w:p w14:paraId="1546438D" w14:textId="09B6711D"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10</w:t>
            </w:r>
          </w:p>
        </w:tc>
        <w:tc>
          <w:tcPr>
            <w:tcW w:w="886" w:type="dxa"/>
            <w:vAlign w:val="bottom"/>
          </w:tcPr>
          <w:p w14:paraId="439A38E3" w14:textId="371E2AFF" w:rsidR="00DD5095" w:rsidRPr="00DD5095" w:rsidRDefault="00DD5095" w:rsidP="00DD5095">
            <w:pPr>
              <w:keepNext/>
              <w:jc w:val="center"/>
              <w:rPr>
                <w:rFonts w:ascii="Calibri" w:hAnsi="Calibri"/>
                <w:sz w:val="18"/>
                <w:szCs w:val="18"/>
              </w:rPr>
            </w:pPr>
            <w:r w:rsidRPr="00DD5095" w:rsidDel="0029395E">
              <w:rPr>
                <w:rFonts w:ascii="Calibri" w:hAnsi="Calibri"/>
                <w:sz w:val="18"/>
                <w:szCs w:val="18"/>
              </w:rPr>
              <w:t>0</w:t>
            </w:r>
            <w:r w:rsidRPr="00DD5095">
              <w:rPr>
                <w:rFonts w:ascii="Calibri" w:hAnsi="Calibri"/>
                <w:sz w:val="18"/>
                <w:szCs w:val="18"/>
              </w:rPr>
              <w:t>11</w:t>
            </w:r>
          </w:p>
        </w:tc>
      </w:tr>
      <w:tr w:rsidR="00DD5095" w:rsidRPr="00DD5095" w14:paraId="2B746986" w14:textId="77777777" w:rsidTr="000B5267">
        <w:trPr>
          <w:cantSplit/>
          <w:trHeight w:val="576"/>
        </w:trPr>
        <w:tc>
          <w:tcPr>
            <w:tcW w:w="1098" w:type="dxa"/>
            <w:vAlign w:val="bottom"/>
          </w:tcPr>
          <w:p w14:paraId="2619D02D" w14:textId="094F76DC"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12" w:author="Alhabibi, Haider@Energy" w:date="2022-02-14T13:58:00Z">
              <w:r w:rsidRPr="00DD5095" w:rsidDel="0033717F">
                <w:rPr>
                  <w:rFonts w:ascii="Calibri" w:hAnsi="Calibri"/>
                  <w:sz w:val="18"/>
                  <w:szCs w:val="18"/>
                </w:rPr>
                <w:delText>CF1R</w:delText>
              </w:r>
            </w:del>
            <w:ins w:id="13" w:author="Alhabibi, Haider@Energy" w:date="2022-02-14T13:58:00Z">
              <w:r w:rsidR="0033717F">
                <w:rPr>
                  <w:rFonts w:ascii="Calibri" w:hAnsi="Calibri"/>
                  <w:sz w:val="18"/>
                  <w:szCs w:val="18"/>
                </w:rPr>
                <w:t>LMCC</w:t>
              </w:r>
            </w:ins>
          </w:p>
        </w:tc>
        <w:tc>
          <w:tcPr>
            <w:tcW w:w="1170" w:type="dxa"/>
            <w:vAlign w:val="bottom"/>
          </w:tcPr>
          <w:p w14:paraId="475411C8" w14:textId="21800A54"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440" w:type="dxa"/>
            <w:vAlign w:val="bottom"/>
          </w:tcPr>
          <w:p w14:paraId="7F3B11C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170" w:type="dxa"/>
            <w:vAlign w:val="bottom"/>
          </w:tcPr>
          <w:p w14:paraId="1825DD4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Does Indoor Unit Provide </w:t>
            </w:r>
            <w:proofErr w:type="gramStart"/>
            <w:r w:rsidRPr="00DD5095">
              <w:rPr>
                <w:rFonts w:ascii="Calibri" w:hAnsi="Calibri"/>
                <w:sz w:val="18"/>
                <w:szCs w:val="18"/>
              </w:rPr>
              <w:t>CFI  IAQ</w:t>
            </w:r>
            <w:proofErr w:type="gramEnd"/>
            <w:r w:rsidRPr="00DD5095">
              <w:rPr>
                <w:rFonts w:ascii="Calibri" w:hAnsi="Calibri"/>
                <w:sz w:val="18"/>
                <w:szCs w:val="18"/>
              </w:rPr>
              <w:t xml:space="preserve"> Ventilation?</w:t>
            </w:r>
          </w:p>
        </w:tc>
        <w:tc>
          <w:tcPr>
            <w:tcW w:w="1890" w:type="dxa"/>
            <w:vAlign w:val="bottom"/>
          </w:tcPr>
          <w:p w14:paraId="7FA5D80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Duct Status</w:t>
            </w:r>
          </w:p>
        </w:tc>
        <w:tc>
          <w:tcPr>
            <w:tcW w:w="990" w:type="dxa"/>
            <w:vAlign w:val="bottom"/>
          </w:tcPr>
          <w:p w14:paraId="185EA24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Efficiency</w:t>
            </w:r>
          </w:p>
          <w:p w14:paraId="018518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Type</w:t>
            </w:r>
          </w:p>
        </w:tc>
        <w:tc>
          <w:tcPr>
            <w:tcW w:w="1350" w:type="dxa"/>
            <w:vAlign w:val="bottom"/>
          </w:tcPr>
          <w:p w14:paraId="6A03E6E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Efficiency</w:t>
            </w:r>
          </w:p>
          <w:p w14:paraId="32BDD3DB" w14:textId="20F15242" w:rsidR="00DD5095" w:rsidRPr="00DD5095" w:rsidRDefault="00DD5095" w:rsidP="00DD5095">
            <w:pPr>
              <w:keepNext/>
              <w:jc w:val="center"/>
              <w:rPr>
                <w:rFonts w:ascii="Calibri" w:hAnsi="Calibri"/>
                <w:sz w:val="18"/>
                <w:szCs w:val="18"/>
              </w:rPr>
            </w:pPr>
            <w:r w:rsidRPr="00DD5095">
              <w:rPr>
                <w:rFonts w:ascii="Calibri" w:hAnsi="Calibri"/>
                <w:sz w:val="18"/>
                <w:szCs w:val="18"/>
              </w:rPr>
              <w:t>(%)</w:t>
            </w:r>
          </w:p>
        </w:tc>
        <w:tc>
          <w:tcPr>
            <w:tcW w:w="1710" w:type="dxa"/>
            <w:vAlign w:val="bottom"/>
          </w:tcPr>
          <w:p w14:paraId="377556B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Manufacturer</w:t>
            </w:r>
          </w:p>
        </w:tc>
        <w:tc>
          <w:tcPr>
            <w:tcW w:w="1710" w:type="dxa"/>
            <w:vAlign w:val="bottom"/>
          </w:tcPr>
          <w:p w14:paraId="2B8D9D3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Model Number</w:t>
            </w:r>
          </w:p>
        </w:tc>
        <w:tc>
          <w:tcPr>
            <w:tcW w:w="1202" w:type="dxa"/>
            <w:vAlign w:val="bottom"/>
          </w:tcPr>
          <w:p w14:paraId="72D58A9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Unit Serial Number</w:t>
            </w:r>
          </w:p>
        </w:tc>
        <w:tc>
          <w:tcPr>
            <w:tcW w:w="886" w:type="dxa"/>
            <w:vAlign w:val="bottom"/>
          </w:tcPr>
          <w:p w14:paraId="0533B35B" w14:textId="2F0C9F31" w:rsidR="00DD5095" w:rsidRPr="00DD5095" w:rsidRDefault="00DD5095" w:rsidP="00DD5095">
            <w:pPr>
              <w:keepNext/>
              <w:jc w:val="center"/>
              <w:rPr>
                <w:rFonts w:ascii="Calibri" w:hAnsi="Calibri"/>
                <w:sz w:val="18"/>
                <w:szCs w:val="18"/>
              </w:rPr>
            </w:pPr>
            <w:r w:rsidRPr="00DD5095">
              <w:rPr>
                <w:rFonts w:ascii="Calibri" w:hAnsi="Calibri"/>
                <w:sz w:val="18"/>
                <w:szCs w:val="18"/>
              </w:rPr>
              <w:t>Rated Heating Capacity Output (Btu/h)</w:t>
            </w:r>
          </w:p>
        </w:tc>
      </w:tr>
      <w:tr w:rsidR="00DD5095" w:rsidRPr="00DD5095" w14:paraId="5D915399" w14:textId="77777777" w:rsidTr="000B5267">
        <w:trPr>
          <w:cantSplit/>
          <w:trHeight w:val="360"/>
        </w:trPr>
        <w:tc>
          <w:tcPr>
            <w:tcW w:w="1098" w:type="dxa"/>
          </w:tcPr>
          <w:p w14:paraId="524D912E" w14:textId="77777777" w:rsidR="00DD5095" w:rsidRPr="00DD5095" w:rsidRDefault="00DD5095" w:rsidP="00DD5095">
            <w:pPr>
              <w:keepNext/>
              <w:rPr>
                <w:rFonts w:ascii="Calibri" w:hAnsi="Calibri"/>
                <w:sz w:val="18"/>
                <w:szCs w:val="18"/>
              </w:rPr>
            </w:pPr>
          </w:p>
        </w:tc>
        <w:tc>
          <w:tcPr>
            <w:tcW w:w="1170" w:type="dxa"/>
          </w:tcPr>
          <w:p w14:paraId="04C769C1" w14:textId="77777777" w:rsidR="00DD5095" w:rsidRPr="00DD5095" w:rsidRDefault="00DD5095" w:rsidP="00DD5095">
            <w:pPr>
              <w:keepNext/>
              <w:rPr>
                <w:rFonts w:ascii="Calibri" w:hAnsi="Calibri"/>
                <w:sz w:val="18"/>
                <w:szCs w:val="18"/>
              </w:rPr>
            </w:pPr>
          </w:p>
        </w:tc>
        <w:tc>
          <w:tcPr>
            <w:tcW w:w="1440" w:type="dxa"/>
          </w:tcPr>
          <w:p w14:paraId="7130D4FF" w14:textId="77777777" w:rsidR="00DD5095" w:rsidRPr="00DD5095" w:rsidRDefault="00DD5095" w:rsidP="00DD5095">
            <w:pPr>
              <w:keepNext/>
              <w:rPr>
                <w:rFonts w:ascii="Calibri" w:hAnsi="Calibri"/>
                <w:sz w:val="18"/>
                <w:szCs w:val="18"/>
              </w:rPr>
            </w:pPr>
          </w:p>
        </w:tc>
        <w:tc>
          <w:tcPr>
            <w:tcW w:w="1170" w:type="dxa"/>
          </w:tcPr>
          <w:p w14:paraId="79682A34" w14:textId="77777777" w:rsidR="00DD5095" w:rsidRPr="00DD5095" w:rsidRDefault="00DD5095" w:rsidP="00DD5095">
            <w:pPr>
              <w:keepNext/>
              <w:rPr>
                <w:rFonts w:ascii="Calibri" w:hAnsi="Calibri"/>
                <w:sz w:val="18"/>
                <w:szCs w:val="18"/>
              </w:rPr>
            </w:pPr>
          </w:p>
        </w:tc>
        <w:tc>
          <w:tcPr>
            <w:tcW w:w="1890" w:type="dxa"/>
          </w:tcPr>
          <w:p w14:paraId="2C27F890" w14:textId="77777777" w:rsidR="00DD5095" w:rsidRPr="00DD5095" w:rsidRDefault="00DD5095" w:rsidP="00DD5095">
            <w:pPr>
              <w:keepNext/>
              <w:rPr>
                <w:rFonts w:ascii="Calibri" w:hAnsi="Calibri"/>
                <w:sz w:val="18"/>
                <w:szCs w:val="18"/>
              </w:rPr>
            </w:pPr>
          </w:p>
        </w:tc>
        <w:tc>
          <w:tcPr>
            <w:tcW w:w="990" w:type="dxa"/>
          </w:tcPr>
          <w:p w14:paraId="147786E7" w14:textId="77777777" w:rsidR="00DD5095" w:rsidRPr="00DD5095" w:rsidRDefault="00DD5095" w:rsidP="00DD5095">
            <w:pPr>
              <w:keepNext/>
              <w:rPr>
                <w:rFonts w:ascii="Calibri" w:hAnsi="Calibri"/>
                <w:sz w:val="18"/>
                <w:szCs w:val="18"/>
              </w:rPr>
            </w:pPr>
          </w:p>
        </w:tc>
        <w:tc>
          <w:tcPr>
            <w:tcW w:w="1350" w:type="dxa"/>
          </w:tcPr>
          <w:p w14:paraId="487F168C" w14:textId="77777777" w:rsidR="00DD5095" w:rsidRPr="00DD5095" w:rsidRDefault="00DD5095" w:rsidP="00DD5095">
            <w:pPr>
              <w:keepNext/>
              <w:rPr>
                <w:rFonts w:ascii="Calibri" w:hAnsi="Calibri"/>
                <w:sz w:val="18"/>
                <w:szCs w:val="18"/>
              </w:rPr>
            </w:pPr>
          </w:p>
        </w:tc>
        <w:tc>
          <w:tcPr>
            <w:tcW w:w="1710" w:type="dxa"/>
          </w:tcPr>
          <w:p w14:paraId="4E90CF67" w14:textId="77777777" w:rsidR="00DD5095" w:rsidRPr="00DD5095" w:rsidRDefault="00DD5095" w:rsidP="00DD5095">
            <w:pPr>
              <w:keepNext/>
              <w:rPr>
                <w:rFonts w:ascii="Calibri" w:hAnsi="Calibri"/>
                <w:sz w:val="18"/>
                <w:szCs w:val="18"/>
              </w:rPr>
            </w:pPr>
          </w:p>
        </w:tc>
        <w:tc>
          <w:tcPr>
            <w:tcW w:w="1710" w:type="dxa"/>
          </w:tcPr>
          <w:p w14:paraId="24717464" w14:textId="77777777" w:rsidR="00DD5095" w:rsidRPr="00DD5095" w:rsidRDefault="00DD5095" w:rsidP="00DD5095">
            <w:pPr>
              <w:keepNext/>
              <w:rPr>
                <w:rFonts w:ascii="Calibri" w:hAnsi="Calibri"/>
                <w:sz w:val="18"/>
                <w:szCs w:val="18"/>
              </w:rPr>
            </w:pPr>
          </w:p>
        </w:tc>
        <w:tc>
          <w:tcPr>
            <w:tcW w:w="1202" w:type="dxa"/>
          </w:tcPr>
          <w:p w14:paraId="2F8AEF3B" w14:textId="77777777" w:rsidR="00DD5095" w:rsidRPr="00DD5095" w:rsidRDefault="00DD5095" w:rsidP="00DD5095">
            <w:pPr>
              <w:keepNext/>
              <w:rPr>
                <w:rFonts w:ascii="Calibri" w:hAnsi="Calibri"/>
                <w:sz w:val="18"/>
                <w:szCs w:val="18"/>
              </w:rPr>
            </w:pPr>
          </w:p>
        </w:tc>
        <w:tc>
          <w:tcPr>
            <w:tcW w:w="886" w:type="dxa"/>
          </w:tcPr>
          <w:p w14:paraId="0008682E" w14:textId="77777777" w:rsidR="00DD5095" w:rsidRPr="00DD5095" w:rsidRDefault="00DD5095" w:rsidP="00DD5095">
            <w:pPr>
              <w:keepNext/>
              <w:rPr>
                <w:rFonts w:ascii="Calibri" w:hAnsi="Calibri"/>
                <w:sz w:val="18"/>
                <w:szCs w:val="18"/>
              </w:rPr>
            </w:pPr>
          </w:p>
        </w:tc>
      </w:tr>
      <w:tr w:rsidR="00DD5095" w:rsidRPr="00DD5095" w14:paraId="76971290" w14:textId="77777777" w:rsidTr="000B5267">
        <w:trPr>
          <w:cantSplit/>
        </w:trPr>
        <w:tc>
          <w:tcPr>
            <w:tcW w:w="14616" w:type="dxa"/>
            <w:gridSpan w:val="11"/>
          </w:tcPr>
          <w:p w14:paraId="2B40F8D7"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C391825" w14:textId="595A2148" w:rsidR="00DD5095" w:rsidRPr="00DD5095" w:rsidRDefault="00DD5095" w:rsidP="00DD5095">
      <w:pPr>
        <w:rPr>
          <w:rFonts w:ascii="Calibri" w:hAnsi="Calibri"/>
          <w:sz w:val="18"/>
          <w:szCs w:val="18"/>
        </w:rPr>
      </w:pPr>
    </w:p>
    <w:p w14:paraId="25601DCF" w14:textId="77777777" w:rsidR="00DD5095" w:rsidRPr="00DD5095" w:rsidRDefault="00DD5095" w:rsidP="00DD5095">
      <w:pPr>
        <w:rPr>
          <w:rFonts w:ascii="Calibri" w:hAnsi="Calibri"/>
          <w:sz w:val="18"/>
          <w:szCs w:val="18"/>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6"/>
        <w:gridCol w:w="1246"/>
        <w:gridCol w:w="1246"/>
        <w:gridCol w:w="1246"/>
        <w:gridCol w:w="2125"/>
        <w:gridCol w:w="2125"/>
        <w:gridCol w:w="2125"/>
        <w:gridCol w:w="1551"/>
        <w:gridCol w:w="1552"/>
      </w:tblGrid>
      <w:tr w:rsidR="00DD5095" w:rsidRPr="00DD5095" w14:paraId="60B0D6FC" w14:textId="77777777" w:rsidTr="00E33254">
        <w:trPr>
          <w:cantSplit/>
        </w:trPr>
        <w:tc>
          <w:tcPr>
            <w:tcW w:w="14462" w:type="dxa"/>
            <w:gridSpan w:val="9"/>
          </w:tcPr>
          <w:p w14:paraId="53FE5FDF" w14:textId="51806D6B" w:rsidR="00DD5095" w:rsidRPr="00DD5095" w:rsidRDefault="00DD5095" w:rsidP="00DD5095">
            <w:pPr>
              <w:keepNext/>
              <w:rPr>
                <w:rFonts w:ascii="Calibri" w:hAnsi="Calibri"/>
                <w:b/>
                <w:szCs w:val="18"/>
              </w:rPr>
            </w:pPr>
            <w:r w:rsidRPr="00DD5095">
              <w:rPr>
                <w:rFonts w:ascii="Calibri" w:hAnsi="Calibri"/>
                <w:b/>
                <w:szCs w:val="18"/>
              </w:rPr>
              <w:t>E. Installed Cooling System Outdoor Condensing Unit or Package Unit Equipment Information (not heat pumps)</w:t>
            </w:r>
          </w:p>
        </w:tc>
      </w:tr>
      <w:tr w:rsidR="00DD5095" w:rsidRPr="00DD5095" w14:paraId="7A26632C" w14:textId="77777777" w:rsidTr="00E33254">
        <w:trPr>
          <w:cantSplit/>
          <w:trHeight w:val="224"/>
        </w:trPr>
        <w:tc>
          <w:tcPr>
            <w:tcW w:w="1246" w:type="dxa"/>
            <w:vAlign w:val="bottom"/>
          </w:tcPr>
          <w:p w14:paraId="7B346DB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246" w:type="dxa"/>
            <w:vAlign w:val="bottom"/>
          </w:tcPr>
          <w:p w14:paraId="2562F6F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246" w:type="dxa"/>
            <w:vAlign w:val="bottom"/>
          </w:tcPr>
          <w:p w14:paraId="60A8BBE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246" w:type="dxa"/>
            <w:vAlign w:val="bottom"/>
          </w:tcPr>
          <w:p w14:paraId="443CFE15" w14:textId="1EB2122E"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2125" w:type="dxa"/>
            <w:vAlign w:val="bottom"/>
          </w:tcPr>
          <w:p w14:paraId="72EC46D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2125" w:type="dxa"/>
            <w:vAlign w:val="bottom"/>
          </w:tcPr>
          <w:p w14:paraId="6D659BE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2125" w:type="dxa"/>
            <w:vAlign w:val="bottom"/>
          </w:tcPr>
          <w:p w14:paraId="6E1C221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551" w:type="dxa"/>
            <w:vAlign w:val="bottom"/>
          </w:tcPr>
          <w:p w14:paraId="4855FAA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552" w:type="dxa"/>
            <w:vAlign w:val="bottom"/>
          </w:tcPr>
          <w:p w14:paraId="257E524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r>
      <w:tr w:rsidR="00DD5095" w:rsidRPr="00DD5095" w14:paraId="703BC210" w14:textId="77777777" w:rsidTr="00E33254">
        <w:trPr>
          <w:cantSplit/>
          <w:trHeight w:val="576"/>
        </w:trPr>
        <w:tc>
          <w:tcPr>
            <w:tcW w:w="1246" w:type="dxa"/>
            <w:vAlign w:val="bottom"/>
          </w:tcPr>
          <w:p w14:paraId="2DB78DD7" w14:textId="05ED84B8"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14" w:author="Alhabibi, Haider@Energy" w:date="2022-02-14T13:58:00Z">
              <w:r w:rsidRPr="00DD5095" w:rsidDel="0033717F">
                <w:rPr>
                  <w:rFonts w:ascii="Calibri" w:hAnsi="Calibri"/>
                  <w:sz w:val="18"/>
                  <w:szCs w:val="18"/>
                </w:rPr>
                <w:delText>CF1R</w:delText>
              </w:r>
            </w:del>
            <w:ins w:id="15" w:author="Alhabibi, Haider@Energy" w:date="2022-02-14T13:58:00Z">
              <w:r w:rsidR="0033717F">
                <w:rPr>
                  <w:rFonts w:ascii="Calibri" w:hAnsi="Calibri"/>
                  <w:sz w:val="18"/>
                  <w:szCs w:val="18"/>
                </w:rPr>
                <w:t>LMCC</w:t>
              </w:r>
            </w:ins>
          </w:p>
        </w:tc>
        <w:tc>
          <w:tcPr>
            <w:tcW w:w="1246" w:type="dxa"/>
            <w:vAlign w:val="bottom"/>
          </w:tcPr>
          <w:p w14:paraId="75C93882" w14:textId="48A4D78A"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Description of Area Served</w:t>
            </w:r>
          </w:p>
        </w:tc>
        <w:tc>
          <w:tcPr>
            <w:tcW w:w="1246" w:type="dxa"/>
            <w:vAlign w:val="bottom"/>
          </w:tcPr>
          <w:p w14:paraId="4389D766" w14:textId="77777777" w:rsidR="00DD5095" w:rsidRPr="00DB491E" w:rsidRDefault="00DD5095" w:rsidP="00DD5095">
            <w:pPr>
              <w:keepNext/>
              <w:jc w:val="center"/>
              <w:rPr>
                <w:rFonts w:ascii="Calibri" w:hAnsi="Calibri"/>
                <w:sz w:val="18"/>
                <w:szCs w:val="18"/>
                <w:highlight w:val="yellow"/>
              </w:rPr>
            </w:pPr>
            <w:r w:rsidRPr="00DB491E">
              <w:rPr>
                <w:rFonts w:ascii="Calibri" w:hAnsi="Calibri"/>
                <w:sz w:val="18"/>
                <w:szCs w:val="18"/>
                <w:highlight w:val="yellow"/>
              </w:rPr>
              <w:t>Cooling Efficiency</w:t>
            </w:r>
          </w:p>
          <w:p w14:paraId="1A194DC8" w14:textId="51883963" w:rsidR="00DD5095" w:rsidRPr="00DD5095" w:rsidRDefault="00DD5095" w:rsidP="00DD5095">
            <w:pPr>
              <w:keepNext/>
              <w:jc w:val="center"/>
              <w:rPr>
                <w:rFonts w:ascii="Calibri" w:hAnsi="Calibri"/>
                <w:sz w:val="18"/>
                <w:szCs w:val="18"/>
              </w:rPr>
            </w:pPr>
            <w:r w:rsidRPr="00DB491E">
              <w:rPr>
                <w:rFonts w:ascii="Calibri" w:hAnsi="Calibri"/>
                <w:sz w:val="18"/>
                <w:szCs w:val="18"/>
                <w:highlight w:val="yellow"/>
              </w:rPr>
              <w:t>Type</w:t>
            </w:r>
          </w:p>
        </w:tc>
        <w:tc>
          <w:tcPr>
            <w:tcW w:w="1246" w:type="dxa"/>
            <w:vAlign w:val="bottom"/>
          </w:tcPr>
          <w:p w14:paraId="57C9B072" w14:textId="77777777" w:rsidR="00DD5095" w:rsidRPr="00DB491E" w:rsidRDefault="00DD5095" w:rsidP="00DD5095">
            <w:pPr>
              <w:keepNext/>
              <w:jc w:val="center"/>
              <w:rPr>
                <w:rFonts w:ascii="Calibri" w:hAnsi="Calibri"/>
                <w:sz w:val="18"/>
                <w:szCs w:val="18"/>
                <w:highlight w:val="yellow"/>
              </w:rPr>
            </w:pPr>
            <w:r w:rsidRPr="00DB491E">
              <w:rPr>
                <w:rFonts w:ascii="Calibri" w:hAnsi="Calibri"/>
                <w:sz w:val="18"/>
                <w:szCs w:val="18"/>
                <w:highlight w:val="yellow"/>
              </w:rPr>
              <w:t>Cooling Efficiency</w:t>
            </w:r>
          </w:p>
          <w:p w14:paraId="6F82E77E" w14:textId="687ECA8E" w:rsidR="00DD5095" w:rsidRPr="00DD5095" w:rsidRDefault="00DD5095" w:rsidP="00DD5095">
            <w:pPr>
              <w:keepNext/>
              <w:jc w:val="center"/>
              <w:rPr>
                <w:rFonts w:ascii="Calibri" w:hAnsi="Calibri"/>
                <w:sz w:val="18"/>
                <w:szCs w:val="18"/>
              </w:rPr>
            </w:pPr>
            <w:r w:rsidRPr="00DB491E">
              <w:rPr>
                <w:rFonts w:ascii="Calibri" w:hAnsi="Calibri"/>
                <w:sz w:val="18"/>
                <w:szCs w:val="18"/>
                <w:highlight w:val="yellow"/>
              </w:rPr>
              <w:t>value</w:t>
            </w:r>
          </w:p>
        </w:tc>
        <w:tc>
          <w:tcPr>
            <w:tcW w:w="2125" w:type="dxa"/>
            <w:vAlign w:val="bottom"/>
          </w:tcPr>
          <w:p w14:paraId="0BF7C41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Manufacturer</w:t>
            </w:r>
          </w:p>
        </w:tc>
        <w:tc>
          <w:tcPr>
            <w:tcW w:w="2125" w:type="dxa"/>
            <w:vAlign w:val="bottom"/>
          </w:tcPr>
          <w:p w14:paraId="3B2953E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Model Number</w:t>
            </w:r>
          </w:p>
        </w:tc>
        <w:tc>
          <w:tcPr>
            <w:tcW w:w="2125" w:type="dxa"/>
            <w:vAlign w:val="bottom"/>
          </w:tcPr>
          <w:p w14:paraId="3B83D62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or Package Unit </w:t>
            </w:r>
          </w:p>
          <w:p w14:paraId="4BBC44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Serial Number</w:t>
            </w:r>
          </w:p>
        </w:tc>
        <w:tc>
          <w:tcPr>
            <w:tcW w:w="1551" w:type="dxa"/>
            <w:vAlign w:val="bottom"/>
          </w:tcPr>
          <w:p w14:paraId="10971FE4" w14:textId="1818FDCB" w:rsidR="00DD5095" w:rsidRPr="00DD5095" w:rsidRDefault="00DD5095" w:rsidP="00DD5095">
            <w:pPr>
              <w:keepNext/>
              <w:jc w:val="center"/>
              <w:rPr>
                <w:rFonts w:ascii="Calibri" w:hAnsi="Calibri"/>
                <w:sz w:val="18"/>
                <w:szCs w:val="18"/>
              </w:rPr>
            </w:pPr>
            <w:r w:rsidRPr="00DD5095">
              <w:rPr>
                <w:rFonts w:ascii="Calibri" w:hAnsi="Calibri"/>
                <w:sz w:val="18"/>
                <w:szCs w:val="18"/>
              </w:rPr>
              <w:t>System Cooling Capacity at Design Conditions (Btu/h)</w:t>
            </w:r>
          </w:p>
        </w:tc>
        <w:tc>
          <w:tcPr>
            <w:tcW w:w="1552" w:type="dxa"/>
            <w:vAlign w:val="bottom"/>
          </w:tcPr>
          <w:p w14:paraId="10AF3696" w14:textId="03C3CD3C"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Nominal Cooling Capacity </w:t>
            </w:r>
          </w:p>
          <w:p w14:paraId="2CCDDA4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(ton)</w:t>
            </w:r>
          </w:p>
        </w:tc>
      </w:tr>
      <w:tr w:rsidR="00DD5095" w:rsidRPr="00DD5095" w14:paraId="55901CB8" w14:textId="77777777" w:rsidTr="00E33254">
        <w:trPr>
          <w:cantSplit/>
          <w:trHeight w:val="360"/>
        </w:trPr>
        <w:tc>
          <w:tcPr>
            <w:tcW w:w="1246" w:type="dxa"/>
          </w:tcPr>
          <w:p w14:paraId="3ED08911" w14:textId="77777777" w:rsidR="00DD5095" w:rsidRPr="00DD5095" w:rsidRDefault="00DD5095" w:rsidP="00DD5095">
            <w:pPr>
              <w:keepNext/>
              <w:rPr>
                <w:rFonts w:ascii="Calibri" w:hAnsi="Calibri"/>
                <w:sz w:val="18"/>
                <w:szCs w:val="18"/>
              </w:rPr>
            </w:pPr>
          </w:p>
        </w:tc>
        <w:tc>
          <w:tcPr>
            <w:tcW w:w="1246" w:type="dxa"/>
          </w:tcPr>
          <w:p w14:paraId="612724F2" w14:textId="77777777" w:rsidR="00DD5095" w:rsidRPr="00DD5095" w:rsidRDefault="00DD5095" w:rsidP="00DD5095">
            <w:pPr>
              <w:keepNext/>
              <w:rPr>
                <w:rFonts w:ascii="Calibri" w:hAnsi="Calibri"/>
                <w:sz w:val="18"/>
                <w:szCs w:val="18"/>
              </w:rPr>
            </w:pPr>
          </w:p>
        </w:tc>
        <w:tc>
          <w:tcPr>
            <w:tcW w:w="1246" w:type="dxa"/>
          </w:tcPr>
          <w:p w14:paraId="35C1349A" w14:textId="77777777" w:rsidR="00DD5095" w:rsidRPr="00DD5095" w:rsidRDefault="00DD5095" w:rsidP="00DD5095">
            <w:pPr>
              <w:keepNext/>
              <w:rPr>
                <w:rFonts w:ascii="Calibri" w:hAnsi="Calibri"/>
                <w:sz w:val="18"/>
                <w:szCs w:val="18"/>
              </w:rPr>
            </w:pPr>
          </w:p>
        </w:tc>
        <w:tc>
          <w:tcPr>
            <w:tcW w:w="1246" w:type="dxa"/>
          </w:tcPr>
          <w:p w14:paraId="500BC5DF" w14:textId="77777777" w:rsidR="00DD5095" w:rsidRPr="00DD5095" w:rsidRDefault="00DD5095" w:rsidP="00DD5095">
            <w:pPr>
              <w:keepNext/>
              <w:rPr>
                <w:rFonts w:ascii="Calibri" w:hAnsi="Calibri"/>
                <w:sz w:val="18"/>
                <w:szCs w:val="18"/>
              </w:rPr>
            </w:pPr>
          </w:p>
        </w:tc>
        <w:tc>
          <w:tcPr>
            <w:tcW w:w="2125" w:type="dxa"/>
          </w:tcPr>
          <w:p w14:paraId="6EB2D240" w14:textId="77777777" w:rsidR="00DD5095" w:rsidRPr="00DD5095" w:rsidRDefault="00DD5095" w:rsidP="00DD5095">
            <w:pPr>
              <w:keepNext/>
              <w:rPr>
                <w:rFonts w:ascii="Calibri" w:hAnsi="Calibri"/>
                <w:sz w:val="18"/>
                <w:szCs w:val="18"/>
              </w:rPr>
            </w:pPr>
          </w:p>
        </w:tc>
        <w:tc>
          <w:tcPr>
            <w:tcW w:w="2125" w:type="dxa"/>
          </w:tcPr>
          <w:p w14:paraId="5D38E413" w14:textId="77777777" w:rsidR="00DD5095" w:rsidRPr="00DD5095" w:rsidRDefault="00DD5095" w:rsidP="00DD5095">
            <w:pPr>
              <w:keepNext/>
              <w:rPr>
                <w:rFonts w:ascii="Calibri" w:hAnsi="Calibri"/>
                <w:sz w:val="18"/>
                <w:szCs w:val="18"/>
              </w:rPr>
            </w:pPr>
          </w:p>
        </w:tc>
        <w:tc>
          <w:tcPr>
            <w:tcW w:w="2125" w:type="dxa"/>
          </w:tcPr>
          <w:p w14:paraId="6A928C6F" w14:textId="77777777" w:rsidR="00DD5095" w:rsidRPr="00DD5095" w:rsidRDefault="00DD5095" w:rsidP="00DD5095">
            <w:pPr>
              <w:keepNext/>
              <w:rPr>
                <w:rFonts w:ascii="Calibri" w:hAnsi="Calibri"/>
                <w:sz w:val="18"/>
                <w:szCs w:val="18"/>
              </w:rPr>
            </w:pPr>
          </w:p>
        </w:tc>
        <w:tc>
          <w:tcPr>
            <w:tcW w:w="1551" w:type="dxa"/>
          </w:tcPr>
          <w:p w14:paraId="13226EDF" w14:textId="77777777" w:rsidR="00DD5095" w:rsidRPr="00DD5095" w:rsidRDefault="00DD5095" w:rsidP="00DD5095">
            <w:pPr>
              <w:keepNext/>
              <w:rPr>
                <w:rFonts w:ascii="Calibri" w:hAnsi="Calibri"/>
                <w:sz w:val="18"/>
                <w:szCs w:val="18"/>
              </w:rPr>
            </w:pPr>
          </w:p>
        </w:tc>
        <w:tc>
          <w:tcPr>
            <w:tcW w:w="1552" w:type="dxa"/>
          </w:tcPr>
          <w:p w14:paraId="2B040DBF" w14:textId="77777777" w:rsidR="00DD5095" w:rsidRPr="00DD5095" w:rsidRDefault="00DD5095" w:rsidP="00DD5095">
            <w:pPr>
              <w:keepNext/>
              <w:rPr>
                <w:rFonts w:ascii="Calibri" w:hAnsi="Calibri"/>
                <w:sz w:val="18"/>
                <w:szCs w:val="18"/>
              </w:rPr>
            </w:pPr>
          </w:p>
        </w:tc>
      </w:tr>
      <w:tr w:rsidR="00DD5095" w:rsidRPr="00DD5095" w14:paraId="737617CA" w14:textId="77777777" w:rsidTr="00E33254">
        <w:trPr>
          <w:cantSplit/>
        </w:trPr>
        <w:tc>
          <w:tcPr>
            <w:tcW w:w="14462" w:type="dxa"/>
            <w:gridSpan w:val="9"/>
          </w:tcPr>
          <w:p w14:paraId="14AAB1DD"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65313338" w14:textId="02A678F0" w:rsidR="00DD5095" w:rsidRPr="00DD5095" w:rsidRDefault="00DD5095" w:rsidP="00DD5095">
      <w:pPr>
        <w:rPr>
          <w:rFonts w:ascii="Calibri" w:hAnsi="Calibri"/>
          <w:sz w:val="18"/>
          <w:szCs w:val="18"/>
        </w:rPr>
      </w:pPr>
    </w:p>
    <w:p w14:paraId="2B86EA6C"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093"/>
        <w:gridCol w:w="1669"/>
        <w:gridCol w:w="1051"/>
        <w:gridCol w:w="1374"/>
        <w:gridCol w:w="1630"/>
        <w:gridCol w:w="2004"/>
        <w:gridCol w:w="2004"/>
        <w:gridCol w:w="1229"/>
        <w:gridCol w:w="1229"/>
      </w:tblGrid>
      <w:tr w:rsidR="005B1F70" w:rsidRPr="00DD5095" w14:paraId="66591133" w14:textId="553FCFEC" w:rsidTr="005B1F70">
        <w:trPr>
          <w:cantSplit/>
        </w:trPr>
        <w:tc>
          <w:tcPr>
            <w:tcW w:w="14850" w:type="dxa"/>
            <w:gridSpan w:val="10"/>
            <w:tcBorders>
              <w:bottom w:val="nil"/>
            </w:tcBorders>
          </w:tcPr>
          <w:p w14:paraId="6B31F1D4" w14:textId="77777777" w:rsidR="005B1F70" w:rsidRPr="00DD5095" w:rsidRDefault="005B1F70" w:rsidP="00DD5095">
            <w:pPr>
              <w:keepNext/>
              <w:rPr>
                <w:rFonts w:ascii="Calibri" w:hAnsi="Calibri"/>
                <w:b/>
                <w:szCs w:val="18"/>
              </w:rPr>
            </w:pPr>
            <w:r w:rsidRPr="00DD5095">
              <w:rPr>
                <w:rFonts w:ascii="Calibri" w:hAnsi="Calibri"/>
                <w:b/>
                <w:szCs w:val="18"/>
              </w:rPr>
              <w:t xml:space="preserve">F. Installed Split System Indoor Unit (Coil or Fan Coil) Equipment Information - applicable to DX or hydronic, heating or cooling, </w:t>
            </w:r>
            <w:proofErr w:type="gramStart"/>
            <w:r w:rsidRPr="00DD5095">
              <w:rPr>
                <w:rFonts w:ascii="Calibri" w:hAnsi="Calibri"/>
                <w:b/>
                <w:szCs w:val="18"/>
              </w:rPr>
              <w:t>coils</w:t>
            </w:r>
            <w:proofErr w:type="gramEnd"/>
            <w:r w:rsidRPr="00DD5095">
              <w:rPr>
                <w:rFonts w:ascii="Calibri" w:hAnsi="Calibri"/>
                <w:b/>
                <w:szCs w:val="18"/>
              </w:rPr>
              <w:t xml:space="preserve"> and fan coil units.</w:t>
            </w:r>
          </w:p>
          <w:p w14:paraId="0C186854" w14:textId="76174E3E" w:rsidR="005B1F70" w:rsidRPr="00DD5095" w:rsidRDefault="005B1F70" w:rsidP="00DD5095">
            <w:pPr>
              <w:keepNext/>
              <w:rPr>
                <w:rFonts w:ascii="Calibri" w:hAnsi="Calibri"/>
                <w:b/>
                <w:szCs w:val="18"/>
              </w:rPr>
            </w:pPr>
            <w:r w:rsidRPr="00DD5095">
              <w:rPr>
                <w:rFonts w:ascii="Calibri" w:hAnsi="Calibri"/>
                <w:sz w:val="18"/>
                <w:szCs w:val="18"/>
              </w:rPr>
              <w:t>Systems with more than one indoor coil or fan coil unit (</w:t>
            </w:r>
            <w:proofErr w:type="gramStart"/>
            <w:r w:rsidRPr="00DD5095">
              <w:rPr>
                <w:rFonts w:ascii="Calibri" w:hAnsi="Calibri"/>
                <w:sz w:val="18"/>
                <w:szCs w:val="18"/>
              </w:rPr>
              <w:t>e.g.</w:t>
            </w:r>
            <w:proofErr w:type="gramEnd"/>
            <w:r w:rsidRPr="00DD5095">
              <w:rPr>
                <w:rFonts w:ascii="Calibri" w:hAnsi="Calibri"/>
                <w:sz w:val="18"/>
                <w:szCs w:val="18"/>
              </w:rPr>
              <w:t xml:space="preserve"> multi-split systems) shall provide information for each of the system indoor unit coils or fan coil units.</w:t>
            </w:r>
          </w:p>
        </w:tc>
      </w:tr>
      <w:tr w:rsidR="005B1F70" w:rsidRPr="00DD5095" w14:paraId="0DCB66DB" w14:textId="1F671EF5" w:rsidTr="005B1F70">
        <w:trPr>
          <w:cantSplit/>
          <w:trHeight w:val="188"/>
        </w:trPr>
        <w:tc>
          <w:tcPr>
            <w:tcW w:w="1139" w:type="dxa"/>
            <w:vAlign w:val="bottom"/>
          </w:tcPr>
          <w:p w14:paraId="5C5F3510"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01</w:t>
            </w:r>
          </w:p>
        </w:tc>
        <w:tc>
          <w:tcPr>
            <w:tcW w:w="1126" w:type="dxa"/>
            <w:vAlign w:val="bottom"/>
          </w:tcPr>
          <w:p w14:paraId="4B838B11"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02</w:t>
            </w:r>
          </w:p>
        </w:tc>
        <w:tc>
          <w:tcPr>
            <w:tcW w:w="1724" w:type="dxa"/>
            <w:vAlign w:val="center"/>
          </w:tcPr>
          <w:p w14:paraId="107AE65E"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03</w:t>
            </w:r>
          </w:p>
        </w:tc>
        <w:tc>
          <w:tcPr>
            <w:tcW w:w="1082" w:type="dxa"/>
            <w:vAlign w:val="center"/>
          </w:tcPr>
          <w:p w14:paraId="55E459CC"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04</w:t>
            </w:r>
          </w:p>
        </w:tc>
        <w:tc>
          <w:tcPr>
            <w:tcW w:w="1418" w:type="dxa"/>
            <w:vAlign w:val="center"/>
          </w:tcPr>
          <w:p w14:paraId="3455C30C"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05</w:t>
            </w:r>
          </w:p>
        </w:tc>
        <w:tc>
          <w:tcPr>
            <w:tcW w:w="1683" w:type="dxa"/>
            <w:vAlign w:val="center"/>
          </w:tcPr>
          <w:p w14:paraId="59287854"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06</w:t>
            </w:r>
          </w:p>
        </w:tc>
        <w:tc>
          <w:tcPr>
            <w:tcW w:w="2072" w:type="dxa"/>
            <w:vAlign w:val="bottom"/>
          </w:tcPr>
          <w:p w14:paraId="009D079C" w14:textId="6F1DAF44" w:rsidR="005B1F70" w:rsidRPr="00DD5095" w:rsidRDefault="005B1F70" w:rsidP="00DD5095">
            <w:pPr>
              <w:keepNext/>
              <w:jc w:val="center"/>
              <w:rPr>
                <w:rFonts w:ascii="Calibri" w:hAnsi="Calibri"/>
                <w:sz w:val="18"/>
                <w:szCs w:val="18"/>
              </w:rPr>
            </w:pPr>
            <w:r w:rsidRPr="00DD5095">
              <w:rPr>
                <w:rFonts w:ascii="Calibri" w:hAnsi="Calibri"/>
                <w:sz w:val="18"/>
                <w:szCs w:val="18"/>
              </w:rPr>
              <w:t>07</w:t>
            </w:r>
          </w:p>
        </w:tc>
        <w:tc>
          <w:tcPr>
            <w:tcW w:w="2072" w:type="dxa"/>
            <w:vAlign w:val="bottom"/>
          </w:tcPr>
          <w:p w14:paraId="23399E07" w14:textId="60D9C21B" w:rsidR="005B1F70" w:rsidRPr="00DD5095" w:rsidRDefault="005B1F70" w:rsidP="00DD5095">
            <w:pPr>
              <w:keepNext/>
              <w:jc w:val="center"/>
              <w:rPr>
                <w:rFonts w:ascii="Calibri" w:hAnsi="Calibri"/>
                <w:sz w:val="18"/>
                <w:szCs w:val="18"/>
              </w:rPr>
            </w:pPr>
            <w:r w:rsidRPr="00DD5095">
              <w:rPr>
                <w:rFonts w:ascii="Calibri" w:hAnsi="Calibri"/>
                <w:sz w:val="18"/>
                <w:szCs w:val="18"/>
              </w:rPr>
              <w:t>08</w:t>
            </w:r>
          </w:p>
        </w:tc>
        <w:tc>
          <w:tcPr>
            <w:tcW w:w="1267" w:type="dxa"/>
            <w:vAlign w:val="bottom"/>
          </w:tcPr>
          <w:p w14:paraId="7470286A" w14:textId="1CF87022" w:rsidR="005B1F70" w:rsidRPr="00DD5095" w:rsidRDefault="005B1F70" w:rsidP="00DD5095">
            <w:pPr>
              <w:keepNext/>
              <w:jc w:val="center"/>
              <w:rPr>
                <w:rFonts w:ascii="Calibri" w:hAnsi="Calibri"/>
                <w:sz w:val="18"/>
                <w:szCs w:val="18"/>
              </w:rPr>
            </w:pPr>
            <w:r w:rsidRPr="00DD5095">
              <w:rPr>
                <w:rFonts w:ascii="Calibri" w:hAnsi="Calibri"/>
                <w:sz w:val="18"/>
                <w:szCs w:val="18"/>
              </w:rPr>
              <w:t>09</w:t>
            </w:r>
          </w:p>
        </w:tc>
        <w:tc>
          <w:tcPr>
            <w:tcW w:w="1267" w:type="dxa"/>
          </w:tcPr>
          <w:p w14:paraId="521B5892" w14:textId="4AA53D61" w:rsidR="005B1F70" w:rsidRPr="00DD5095" w:rsidDel="00C404C5" w:rsidRDefault="005B1F70" w:rsidP="00DD5095">
            <w:pPr>
              <w:keepNext/>
              <w:jc w:val="center"/>
              <w:rPr>
                <w:rFonts w:ascii="Calibri" w:hAnsi="Calibri"/>
                <w:sz w:val="18"/>
                <w:szCs w:val="18"/>
              </w:rPr>
            </w:pPr>
            <w:r>
              <w:rPr>
                <w:rFonts w:ascii="Calibri" w:hAnsi="Calibri"/>
                <w:sz w:val="18"/>
                <w:szCs w:val="18"/>
              </w:rPr>
              <w:t>10</w:t>
            </w:r>
          </w:p>
        </w:tc>
      </w:tr>
      <w:tr w:rsidR="005B1F70" w:rsidRPr="00DD5095" w14:paraId="00864FE9" w14:textId="7E21C263" w:rsidTr="005B1F70">
        <w:trPr>
          <w:cantSplit/>
          <w:trHeight w:val="576"/>
        </w:trPr>
        <w:tc>
          <w:tcPr>
            <w:tcW w:w="1139" w:type="dxa"/>
            <w:vAlign w:val="bottom"/>
          </w:tcPr>
          <w:p w14:paraId="4F35907C" w14:textId="72BE22B1" w:rsidR="005B1F70" w:rsidRPr="00DD5095" w:rsidRDefault="005B1F70"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16" w:author="Alhabibi, Haider@Energy" w:date="2022-02-14T13:59:00Z">
              <w:r w:rsidRPr="00DD5095" w:rsidDel="0033717F">
                <w:rPr>
                  <w:rFonts w:ascii="Calibri" w:hAnsi="Calibri"/>
                  <w:sz w:val="18"/>
                  <w:szCs w:val="18"/>
                </w:rPr>
                <w:delText>CF1R</w:delText>
              </w:r>
            </w:del>
            <w:ins w:id="17" w:author="Alhabibi, Haider@Energy" w:date="2022-02-14T13:59:00Z">
              <w:r w:rsidR="0033717F">
                <w:rPr>
                  <w:rFonts w:ascii="Calibri" w:hAnsi="Calibri"/>
                  <w:sz w:val="18"/>
                  <w:szCs w:val="18"/>
                </w:rPr>
                <w:t>LMCC</w:t>
              </w:r>
            </w:ins>
          </w:p>
        </w:tc>
        <w:tc>
          <w:tcPr>
            <w:tcW w:w="1126" w:type="dxa"/>
            <w:vAlign w:val="bottom"/>
          </w:tcPr>
          <w:p w14:paraId="54F4D656" w14:textId="1FF60DCB" w:rsidR="005B1F70" w:rsidRPr="00DD5095" w:rsidRDefault="005B1F70" w:rsidP="00DD5095">
            <w:pPr>
              <w:keepNext/>
              <w:jc w:val="center"/>
              <w:rPr>
                <w:rFonts w:ascii="Calibri" w:hAnsi="Calibri"/>
                <w:sz w:val="18"/>
                <w:szCs w:val="18"/>
              </w:rPr>
            </w:pPr>
            <w:r w:rsidRPr="00DD5095">
              <w:rPr>
                <w:rFonts w:ascii="Calibri" w:hAnsi="Calibri"/>
                <w:sz w:val="18"/>
                <w:szCs w:val="18"/>
              </w:rPr>
              <w:t>SC System Description of</w:t>
            </w:r>
            <w:r w:rsidRPr="00DD5095">
              <w:rPr>
                <w:rFonts w:ascii="Calibri" w:hAnsi="Calibri"/>
                <w:sz w:val="10"/>
                <w:szCs w:val="10"/>
              </w:rPr>
              <w:t xml:space="preserve"> </w:t>
            </w:r>
            <w:r w:rsidRPr="00DD5095">
              <w:rPr>
                <w:rFonts w:ascii="Calibri" w:hAnsi="Calibri"/>
                <w:sz w:val="18"/>
                <w:szCs w:val="18"/>
              </w:rPr>
              <w:t>Area Served</w:t>
            </w:r>
          </w:p>
        </w:tc>
        <w:tc>
          <w:tcPr>
            <w:tcW w:w="1724" w:type="dxa"/>
            <w:vAlign w:val="bottom"/>
          </w:tcPr>
          <w:p w14:paraId="4FCF93A8"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082" w:type="dxa"/>
            <w:vAlign w:val="bottom"/>
          </w:tcPr>
          <w:p w14:paraId="69607BE1"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Type</w:t>
            </w:r>
          </w:p>
        </w:tc>
        <w:tc>
          <w:tcPr>
            <w:tcW w:w="1418" w:type="dxa"/>
            <w:vAlign w:val="bottom"/>
          </w:tcPr>
          <w:p w14:paraId="357D5D80"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Duct Status</w:t>
            </w:r>
          </w:p>
        </w:tc>
        <w:tc>
          <w:tcPr>
            <w:tcW w:w="1683" w:type="dxa"/>
            <w:vAlign w:val="bottom"/>
          </w:tcPr>
          <w:p w14:paraId="2578CD85" w14:textId="77777777" w:rsidR="005B1F70" w:rsidRPr="00DD5095" w:rsidRDefault="005B1F70" w:rsidP="00DD5095">
            <w:pPr>
              <w:keepNext/>
              <w:jc w:val="center"/>
              <w:rPr>
                <w:rFonts w:ascii="Calibri" w:hAnsi="Calibri"/>
                <w:sz w:val="18"/>
                <w:szCs w:val="18"/>
              </w:rPr>
            </w:pPr>
            <w:r w:rsidRPr="00DD5095">
              <w:rPr>
                <w:rFonts w:ascii="Calibri" w:hAnsi="Calibri"/>
                <w:sz w:val="18"/>
                <w:szCs w:val="18"/>
              </w:rPr>
              <w:t xml:space="preserve">Does Indoor Unit Provide </w:t>
            </w:r>
            <w:proofErr w:type="gramStart"/>
            <w:r w:rsidRPr="00DD5095">
              <w:rPr>
                <w:rFonts w:ascii="Calibri" w:hAnsi="Calibri"/>
                <w:sz w:val="18"/>
                <w:szCs w:val="18"/>
              </w:rPr>
              <w:t>CFI  IAQ</w:t>
            </w:r>
            <w:proofErr w:type="gramEnd"/>
            <w:r w:rsidRPr="00DD5095">
              <w:rPr>
                <w:rFonts w:ascii="Calibri" w:hAnsi="Calibri"/>
                <w:sz w:val="18"/>
                <w:szCs w:val="18"/>
              </w:rPr>
              <w:t xml:space="preserve"> Ventilation?</w:t>
            </w:r>
          </w:p>
        </w:tc>
        <w:tc>
          <w:tcPr>
            <w:tcW w:w="2072" w:type="dxa"/>
            <w:vAlign w:val="bottom"/>
          </w:tcPr>
          <w:p w14:paraId="26712EE0" w14:textId="3D7BF84B" w:rsidR="005B1F70" w:rsidRPr="00DD5095" w:rsidRDefault="005B1F70" w:rsidP="00DD5095">
            <w:pPr>
              <w:keepNext/>
              <w:jc w:val="center"/>
              <w:rPr>
                <w:rFonts w:ascii="Calibri" w:hAnsi="Calibri"/>
                <w:sz w:val="18"/>
                <w:szCs w:val="18"/>
              </w:rPr>
            </w:pPr>
            <w:r w:rsidRPr="00DD5095">
              <w:rPr>
                <w:rFonts w:ascii="Calibri" w:hAnsi="Calibri"/>
                <w:sz w:val="18"/>
                <w:szCs w:val="18"/>
              </w:rPr>
              <w:t>Indoor Unit Manufacturer</w:t>
            </w:r>
          </w:p>
        </w:tc>
        <w:tc>
          <w:tcPr>
            <w:tcW w:w="2072" w:type="dxa"/>
            <w:vAlign w:val="bottom"/>
          </w:tcPr>
          <w:p w14:paraId="5F200CC2" w14:textId="57F11D07" w:rsidR="005B1F70" w:rsidRPr="00DD5095" w:rsidRDefault="005B1F70" w:rsidP="00DD5095">
            <w:pPr>
              <w:keepNext/>
              <w:jc w:val="center"/>
              <w:rPr>
                <w:rFonts w:ascii="Calibri" w:hAnsi="Calibri"/>
                <w:sz w:val="18"/>
                <w:szCs w:val="18"/>
              </w:rPr>
            </w:pPr>
            <w:r w:rsidRPr="00DD5095">
              <w:rPr>
                <w:rFonts w:ascii="Calibri" w:hAnsi="Calibri"/>
                <w:sz w:val="18"/>
                <w:szCs w:val="18"/>
              </w:rPr>
              <w:t>Indoor Unit Model Number</w:t>
            </w:r>
          </w:p>
        </w:tc>
        <w:tc>
          <w:tcPr>
            <w:tcW w:w="1267" w:type="dxa"/>
            <w:vAlign w:val="bottom"/>
          </w:tcPr>
          <w:p w14:paraId="6B964FF5" w14:textId="57F36FD5" w:rsidR="005B1F70" w:rsidRPr="00DD5095" w:rsidRDefault="005B1F70" w:rsidP="00DD5095">
            <w:pPr>
              <w:keepNext/>
              <w:jc w:val="center"/>
              <w:rPr>
                <w:rFonts w:ascii="Calibri" w:hAnsi="Calibri"/>
                <w:sz w:val="18"/>
                <w:szCs w:val="18"/>
              </w:rPr>
            </w:pPr>
            <w:r w:rsidRPr="00DD5095">
              <w:rPr>
                <w:rFonts w:ascii="Calibri" w:hAnsi="Calibri"/>
                <w:sz w:val="18"/>
                <w:szCs w:val="18"/>
              </w:rPr>
              <w:t>Indoor Unit Serial Number</w:t>
            </w:r>
          </w:p>
        </w:tc>
        <w:tc>
          <w:tcPr>
            <w:tcW w:w="1267" w:type="dxa"/>
            <w:vAlign w:val="bottom"/>
          </w:tcPr>
          <w:p w14:paraId="702B38A3" w14:textId="0FCC2042" w:rsidR="005B1F70" w:rsidRPr="00DD5095" w:rsidRDefault="005B1F70" w:rsidP="005B1F70">
            <w:pPr>
              <w:keepNext/>
              <w:jc w:val="center"/>
              <w:rPr>
                <w:rFonts w:ascii="Calibri" w:hAnsi="Calibri"/>
                <w:sz w:val="18"/>
                <w:szCs w:val="18"/>
              </w:rPr>
            </w:pPr>
            <w:r w:rsidRPr="005B1F70">
              <w:rPr>
                <w:rFonts w:ascii="Calibri" w:hAnsi="Calibri"/>
                <w:sz w:val="18"/>
                <w:szCs w:val="18"/>
              </w:rPr>
              <w:t>Indoor Unit Nominal Cooling Capacity (ton)</w:t>
            </w:r>
          </w:p>
        </w:tc>
      </w:tr>
      <w:tr w:rsidR="005B1F70" w:rsidRPr="00DD5095" w14:paraId="52DEA230" w14:textId="4528BBFA" w:rsidTr="005B1F70">
        <w:trPr>
          <w:cantSplit/>
          <w:trHeight w:val="360"/>
        </w:trPr>
        <w:tc>
          <w:tcPr>
            <w:tcW w:w="1139" w:type="dxa"/>
          </w:tcPr>
          <w:p w14:paraId="5D629457" w14:textId="77777777" w:rsidR="005B1F70" w:rsidRPr="00DD5095" w:rsidRDefault="005B1F70" w:rsidP="00DD5095">
            <w:pPr>
              <w:keepNext/>
              <w:rPr>
                <w:rFonts w:ascii="Calibri" w:hAnsi="Calibri"/>
                <w:sz w:val="18"/>
                <w:szCs w:val="18"/>
              </w:rPr>
            </w:pPr>
          </w:p>
        </w:tc>
        <w:tc>
          <w:tcPr>
            <w:tcW w:w="1126" w:type="dxa"/>
          </w:tcPr>
          <w:p w14:paraId="29E1A9EB" w14:textId="77777777" w:rsidR="005B1F70" w:rsidRPr="00DD5095" w:rsidRDefault="005B1F70" w:rsidP="00DD5095">
            <w:pPr>
              <w:keepNext/>
              <w:rPr>
                <w:rFonts w:ascii="Calibri" w:hAnsi="Calibri"/>
                <w:sz w:val="18"/>
                <w:szCs w:val="18"/>
              </w:rPr>
            </w:pPr>
          </w:p>
        </w:tc>
        <w:tc>
          <w:tcPr>
            <w:tcW w:w="1724" w:type="dxa"/>
          </w:tcPr>
          <w:p w14:paraId="51406DD1" w14:textId="77777777" w:rsidR="005B1F70" w:rsidRPr="00DD5095" w:rsidRDefault="005B1F70" w:rsidP="00DD5095">
            <w:pPr>
              <w:keepNext/>
              <w:rPr>
                <w:rFonts w:ascii="Calibri" w:hAnsi="Calibri"/>
                <w:sz w:val="18"/>
                <w:szCs w:val="18"/>
              </w:rPr>
            </w:pPr>
          </w:p>
        </w:tc>
        <w:tc>
          <w:tcPr>
            <w:tcW w:w="1082" w:type="dxa"/>
          </w:tcPr>
          <w:p w14:paraId="2FC1D5C6" w14:textId="77777777" w:rsidR="005B1F70" w:rsidRPr="00DD5095" w:rsidRDefault="005B1F70" w:rsidP="00DD5095">
            <w:pPr>
              <w:keepNext/>
              <w:rPr>
                <w:rFonts w:ascii="Calibri" w:hAnsi="Calibri"/>
                <w:sz w:val="18"/>
                <w:szCs w:val="18"/>
              </w:rPr>
            </w:pPr>
          </w:p>
        </w:tc>
        <w:tc>
          <w:tcPr>
            <w:tcW w:w="1418" w:type="dxa"/>
          </w:tcPr>
          <w:p w14:paraId="3A32E785" w14:textId="77777777" w:rsidR="005B1F70" w:rsidRPr="00DD5095" w:rsidRDefault="005B1F70" w:rsidP="00DD5095">
            <w:pPr>
              <w:keepNext/>
              <w:rPr>
                <w:rFonts w:ascii="Calibri" w:hAnsi="Calibri"/>
                <w:sz w:val="18"/>
                <w:szCs w:val="18"/>
              </w:rPr>
            </w:pPr>
          </w:p>
        </w:tc>
        <w:tc>
          <w:tcPr>
            <w:tcW w:w="1683" w:type="dxa"/>
          </w:tcPr>
          <w:p w14:paraId="4DE8A3F2" w14:textId="77777777" w:rsidR="005B1F70" w:rsidRPr="00DD5095" w:rsidRDefault="005B1F70" w:rsidP="00DD5095">
            <w:pPr>
              <w:keepNext/>
              <w:rPr>
                <w:rFonts w:ascii="Calibri" w:hAnsi="Calibri"/>
                <w:sz w:val="18"/>
                <w:szCs w:val="18"/>
              </w:rPr>
            </w:pPr>
          </w:p>
        </w:tc>
        <w:tc>
          <w:tcPr>
            <w:tcW w:w="2072" w:type="dxa"/>
          </w:tcPr>
          <w:p w14:paraId="70E65174" w14:textId="77777777" w:rsidR="005B1F70" w:rsidRPr="00DD5095" w:rsidRDefault="005B1F70" w:rsidP="00DD5095">
            <w:pPr>
              <w:keepNext/>
              <w:rPr>
                <w:rFonts w:ascii="Calibri" w:hAnsi="Calibri"/>
                <w:sz w:val="18"/>
                <w:szCs w:val="18"/>
              </w:rPr>
            </w:pPr>
          </w:p>
        </w:tc>
        <w:tc>
          <w:tcPr>
            <w:tcW w:w="2072" w:type="dxa"/>
          </w:tcPr>
          <w:p w14:paraId="4ECFC77A" w14:textId="77777777" w:rsidR="005B1F70" w:rsidRPr="00DD5095" w:rsidRDefault="005B1F70" w:rsidP="00DD5095">
            <w:pPr>
              <w:keepNext/>
              <w:rPr>
                <w:rFonts w:ascii="Calibri" w:hAnsi="Calibri"/>
                <w:sz w:val="18"/>
                <w:szCs w:val="18"/>
              </w:rPr>
            </w:pPr>
          </w:p>
        </w:tc>
        <w:tc>
          <w:tcPr>
            <w:tcW w:w="1267" w:type="dxa"/>
          </w:tcPr>
          <w:p w14:paraId="1424625F" w14:textId="77777777" w:rsidR="005B1F70" w:rsidRPr="00DD5095" w:rsidRDefault="005B1F70" w:rsidP="00DD5095">
            <w:pPr>
              <w:keepNext/>
              <w:rPr>
                <w:rFonts w:ascii="Calibri" w:hAnsi="Calibri"/>
                <w:sz w:val="18"/>
                <w:szCs w:val="18"/>
              </w:rPr>
            </w:pPr>
          </w:p>
        </w:tc>
        <w:tc>
          <w:tcPr>
            <w:tcW w:w="1267" w:type="dxa"/>
          </w:tcPr>
          <w:p w14:paraId="46C03BEA" w14:textId="77777777" w:rsidR="005B1F70" w:rsidRPr="00DD5095" w:rsidRDefault="005B1F70" w:rsidP="00DD5095">
            <w:pPr>
              <w:keepNext/>
              <w:rPr>
                <w:rFonts w:ascii="Calibri" w:hAnsi="Calibri"/>
                <w:sz w:val="18"/>
                <w:szCs w:val="18"/>
              </w:rPr>
            </w:pPr>
          </w:p>
        </w:tc>
      </w:tr>
      <w:tr w:rsidR="005B1F70" w:rsidRPr="00DD5095" w14:paraId="3A094834" w14:textId="57C74E88" w:rsidTr="005B1F70">
        <w:trPr>
          <w:cantSplit/>
        </w:trPr>
        <w:tc>
          <w:tcPr>
            <w:tcW w:w="14850" w:type="dxa"/>
            <w:gridSpan w:val="10"/>
          </w:tcPr>
          <w:p w14:paraId="141C9F09" w14:textId="3CD66845" w:rsidR="005B1F70" w:rsidRPr="00DD5095" w:rsidRDefault="005B1F70" w:rsidP="00DD5095">
            <w:pPr>
              <w:keepNext/>
              <w:rPr>
                <w:rFonts w:ascii="Calibri" w:hAnsi="Calibri"/>
                <w:sz w:val="18"/>
                <w:szCs w:val="18"/>
              </w:rPr>
            </w:pPr>
            <w:r w:rsidRPr="00DD5095">
              <w:rPr>
                <w:rFonts w:ascii="Calibri" w:hAnsi="Calibri"/>
                <w:sz w:val="18"/>
                <w:szCs w:val="18"/>
              </w:rPr>
              <w:t>Notes:</w:t>
            </w:r>
          </w:p>
        </w:tc>
      </w:tr>
    </w:tbl>
    <w:p w14:paraId="1123C70A" w14:textId="3D0674DB" w:rsidR="00DD5095" w:rsidRDefault="00DD5095" w:rsidP="00DD5095">
      <w:pPr>
        <w:rPr>
          <w:rFonts w:ascii="Calibri" w:hAnsi="Calibri"/>
          <w:sz w:val="18"/>
          <w:szCs w:val="18"/>
        </w:rPr>
      </w:pPr>
    </w:p>
    <w:p w14:paraId="3BBDCD3A" w14:textId="77777777" w:rsidR="00C7270F" w:rsidRPr="00DD5095" w:rsidRDefault="00C7270F" w:rsidP="00DD5095">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DD5095" w:rsidRPr="00DD5095" w14:paraId="5D1AA552" w14:textId="77777777" w:rsidTr="000B5267">
        <w:trPr>
          <w:cantSplit/>
        </w:trPr>
        <w:tc>
          <w:tcPr>
            <w:tcW w:w="14598" w:type="dxa"/>
            <w:gridSpan w:val="5"/>
            <w:shd w:val="clear" w:color="auto" w:fill="auto"/>
          </w:tcPr>
          <w:p w14:paraId="254181BB" w14:textId="3C7E359E" w:rsidR="00DD5095" w:rsidRPr="00DD5095" w:rsidRDefault="00DD5095" w:rsidP="000B5267">
            <w:pPr>
              <w:keepNext/>
              <w:rPr>
                <w:rFonts w:ascii="Calibri" w:hAnsi="Calibri"/>
                <w:b/>
                <w:szCs w:val="18"/>
              </w:rPr>
            </w:pPr>
            <w:r w:rsidRPr="00DD5095">
              <w:rPr>
                <w:rFonts w:ascii="Calibri" w:hAnsi="Calibri"/>
                <w:b/>
                <w:szCs w:val="18"/>
              </w:rPr>
              <w:t>G. Installed Heat Pump System – Split System Condensing Unit or Package Unit Equipment Information</w:t>
            </w:r>
          </w:p>
        </w:tc>
      </w:tr>
      <w:tr w:rsidR="00DD5095" w:rsidRPr="00DD5095" w14:paraId="5B4F673C" w14:textId="77777777" w:rsidTr="000B5267">
        <w:trPr>
          <w:cantSplit/>
          <w:trHeight w:val="188"/>
        </w:trPr>
        <w:tc>
          <w:tcPr>
            <w:tcW w:w="1458" w:type="dxa"/>
            <w:vAlign w:val="bottom"/>
          </w:tcPr>
          <w:p w14:paraId="6245121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440" w:type="dxa"/>
            <w:vAlign w:val="bottom"/>
          </w:tcPr>
          <w:p w14:paraId="0ED37A8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3900" w:type="dxa"/>
            <w:vAlign w:val="bottom"/>
          </w:tcPr>
          <w:p w14:paraId="62118C0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3900" w:type="dxa"/>
            <w:vAlign w:val="bottom"/>
          </w:tcPr>
          <w:p w14:paraId="5634C3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3900" w:type="dxa"/>
            <w:vAlign w:val="bottom"/>
          </w:tcPr>
          <w:p w14:paraId="414A529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r>
      <w:tr w:rsidR="00DD5095" w:rsidRPr="00DD5095" w14:paraId="53DE238F" w14:textId="77777777" w:rsidTr="000B5267">
        <w:trPr>
          <w:cantSplit/>
          <w:trHeight w:val="576"/>
        </w:trPr>
        <w:tc>
          <w:tcPr>
            <w:tcW w:w="1458" w:type="dxa"/>
            <w:vAlign w:val="bottom"/>
          </w:tcPr>
          <w:p w14:paraId="103856B8" w14:textId="1066553E" w:rsidR="00DD5095" w:rsidRPr="00DD5095" w:rsidRDefault="00DD5095" w:rsidP="00DD5095">
            <w:pPr>
              <w:keepNext/>
              <w:jc w:val="center"/>
              <w:rPr>
                <w:rFonts w:ascii="Calibri" w:hAnsi="Calibri"/>
                <w:b/>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18" w:author="Alhabibi, Haider@Energy" w:date="2022-02-14T13:59:00Z">
              <w:r w:rsidRPr="00DD5095" w:rsidDel="0033717F">
                <w:rPr>
                  <w:rFonts w:ascii="Calibri" w:hAnsi="Calibri"/>
                  <w:sz w:val="18"/>
                  <w:szCs w:val="18"/>
                </w:rPr>
                <w:delText>CF1R</w:delText>
              </w:r>
            </w:del>
            <w:ins w:id="19" w:author="Alhabibi, Haider@Energy" w:date="2022-02-14T13:59:00Z">
              <w:r w:rsidR="0033717F">
                <w:rPr>
                  <w:rFonts w:ascii="Calibri" w:hAnsi="Calibri"/>
                  <w:sz w:val="18"/>
                  <w:szCs w:val="18"/>
                </w:rPr>
                <w:t>LMCC</w:t>
              </w:r>
            </w:ins>
          </w:p>
        </w:tc>
        <w:tc>
          <w:tcPr>
            <w:tcW w:w="1440" w:type="dxa"/>
            <w:vAlign w:val="bottom"/>
          </w:tcPr>
          <w:p w14:paraId="5C63963A" w14:textId="54E7B7EB"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3900" w:type="dxa"/>
            <w:vAlign w:val="bottom"/>
          </w:tcPr>
          <w:p w14:paraId="7387108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Manufacturer</w:t>
            </w:r>
          </w:p>
        </w:tc>
        <w:tc>
          <w:tcPr>
            <w:tcW w:w="3900" w:type="dxa"/>
            <w:vAlign w:val="bottom"/>
          </w:tcPr>
          <w:p w14:paraId="1F92D72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Condenser or Package Unit Model Number</w:t>
            </w:r>
          </w:p>
        </w:tc>
        <w:tc>
          <w:tcPr>
            <w:tcW w:w="3900" w:type="dxa"/>
            <w:vAlign w:val="bottom"/>
          </w:tcPr>
          <w:p w14:paraId="5F53C1A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Condenser or Package Unit </w:t>
            </w:r>
          </w:p>
          <w:p w14:paraId="2B3964D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Serial Number</w:t>
            </w:r>
          </w:p>
        </w:tc>
      </w:tr>
      <w:tr w:rsidR="00DD5095" w:rsidRPr="00DD5095" w14:paraId="67BB0C53" w14:textId="77777777" w:rsidTr="000B5267">
        <w:trPr>
          <w:cantSplit/>
          <w:trHeight w:val="395"/>
        </w:trPr>
        <w:tc>
          <w:tcPr>
            <w:tcW w:w="1458" w:type="dxa"/>
          </w:tcPr>
          <w:p w14:paraId="0C06F92C" w14:textId="77777777" w:rsidR="00DD5095" w:rsidRPr="00DD5095" w:rsidRDefault="00DD5095" w:rsidP="00DD5095">
            <w:pPr>
              <w:keepNext/>
              <w:rPr>
                <w:rFonts w:ascii="Calibri" w:hAnsi="Calibri"/>
                <w:sz w:val="18"/>
                <w:szCs w:val="18"/>
              </w:rPr>
            </w:pPr>
            <w:r w:rsidRPr="00DD5095">
              <w:rPr>
                <w:rFonts w:ascii="Calibri" w:hAnsi="Calibri"/>
                <w:sz w:val="18"/>
                <w:szCs w:val="18"/>
              </w:rPr>
              <w:t xml:space="preserve">&lt;&lt;auto filled </w:t>
            </w:r>
            <w:proofErr w:type="gramStart"/>
            <w:r w:rsidRPr="00DD5095">
              <w:rPr>
                <w:rFonts w:ascii="Calibri" w:hAnsi="Calibri"/>
                <w:sz w:val="18"/>
                <w:szCs w:val="18"/>
              </w:rPr>
              <w:t xml:space="preserve">from </w:t>
            </w:r>
            <w:r w:rsidRPr="00DD5095">
              <w:rPr>
                <w:rFonts w:ascii="Calibri" w:hAnsi="Calibri"/>
                <w:sz w:val="16"/>
                <w:szCs w:val="16"/>
              </w:rPr>
              <w:t xml:space="preserve"> C</w:t>
            </w:r>
            <w:proofErr w:type="gramEnd"/>
            <w:r w:rsidRPr="00DD5095">
              <w:rPr>
                <w:rFonts w:ascii="Calibri" w:hAnsi="Calibri"/>
                <w:sz w:val="16"/>
                <w:szCs w:val="16"/>
              </w:rPr>
              <w:t>01</w:t>
            </w:r>
            <w:r w:rsidRPr="00DD5095">
              <w:rPr>
                <w:rFonts w:ascii="Calibri" w:hAnsi="Calibri"/>
                <w:sz w:val="18"/>
                <w:szCs w:val="18"/>
              </w:rPr>
              <w:t>&gt;&gt;</w:t>
            </w:r>
          </w:p>
        </w:tc>
        <w:tc>
          <w:tcPr>
            <w:tcW w:w="1440" w:type="dxa"/>
          </w:tcPr>
          <w:p w14:paraId="0291C6C2" w14:textId="77777777" w:rsidR="00DD5095" w:rsidRPr="00DD5095" w:rsidRDefault="00DD5095" w:rsidP="00DD5095">
            <w:pPr>
              <w:keepNext/>
              <w:rPr>
                <w:rFonts w:ascii="Calibri" w:hAnsi="Calibri"/>
                <w:sz w:val="16"/>
                <w:szCs w:val="16"/>
              </w:rPr>
            </w:pPr>
            <w:r w:rsidRPr="00DD5095">
              <w:rPr>
                <w:rFonts w:ascii="Calibri" w:hAnsi="Calibri"/>
                <w:sz w:val="16"/>
                <w:szCs w:val="16"/>
              </w:rPr>
              <w:t xml:space="preserve">&lt;&lt;auto filled from C02&gt;&gt; </w:t>
            </w:r>
          </w:p>
        </w:tc>
        <w:tc>
          <w:tcPr>
            <w:tcW w:w="3900" w:type="dxa"/>
          </w:tcPr>
          <w:p w14:paraId="2D82B5AD"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c>
          <w:tcPr>
            <w:tcW w:w="3900" w:type="dxa"/>
          </w:tcPr>
          <w:p w14:paraId="0A808658"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c>
          <w:tcPr>
            <w:tcW w:w="3900" w:type="dxa"/>
          </w:tcPr>
          <w:p w14:paraId="7FAE95F0" w14:textId="77777777" w:rsidR="00DD5095" w:rsidRPr="00DD5095" w:rsidRDefault="00DD5095" w:rsidP="00DD5095">
            <w:pPr>
              <w:keepNext/>
              <w:rPr>
                <w:rFonts w:ascii="Calibri" w:hAnsi="Calibri"/>
                <w:sz w:val="18"/>
                <w:szCs w:val="18"/>
              </w:rPr>
            </w:pPr>
            <w:r w:rsidRPr="00DD5095">
              <w:rPr>
                <w:rFonts w:ascii="Calibri" w:hAnsi="Calibri"/>
                <w:sz w:val="18"/>
                <w:szCs w:val="18"/>
              </w:rPr>
              <w:t>&lt;&lt;user input alphanumeric text string max 50 characters&gt;&gt;</w:t>
            </w:r>
          </w:p>
        </w:tc>
      </w:tr>
      <w:tr w:rsidR="00DD5095" w:rsidRPr="00DD5095" w14:paraId="559D56F5" w14:textId="77777777" w:rsidTr="000B5267">
        <w:trPr>
          <w:cantSplit/>
          <w:trHeight w:val="360"/>
        </w:trPr>
        <w:tc>
          <w:tcPr>
            <w:tcW w:w="1458" w:type="dxa"/>
          </w:tcPr>
          <w:p w14:paraId="0DD4BAFA" w14:textId="77777777" w:rsidR="00DD5095" w:rsidRPr="00DD5095" w:rsidRDefault="00DD5095" w:rsidP="00DD5095">
            <w:pPr>
              <w:keepNext/>
              <w:rPr>
                <w:rFonts w:ascii="Calibri" w:hAnsi="Calibri"/>
                <w:sz w:val="18"/>
                <w:szCs w:val="18"/>
              </w:rPr>
            </w:pPr>
          </w:p>
        </w:tc>
        <w:tc>
          <w:tcPr>
            <w:tcW w:w="1440" w:type="dxa"/>
          </w:tcPr>
          <w:p w14:paraId="3515AEBC" w14:textId="77777777" w:rsidR="00DD5095" w:rsidRPr="00DD5095" w:rsidRDefault="00DD5095" w:rsidP="00DD5095">
            <w:pPr>
              <w:keepNext/>
              <w:rPr>
                <w:rFonts w:ascii="Calibri" w:hAnsi="Calibri"/>
                <w:sz w:val="18"/>
                <w:szCs w:val="18"/>
              </w:rPr>
            </w:pPr>
          </w:p>
        </w:tc>
        <w:tc>
          <w:tcPr>
            <w:tcW w:w="3900" w:type="dxa"/>
          </w:tcPr>
          <w:p w14:paraId="1BDD38B1" w14:textId="77777777" w:rsidR="00DD5095" w:rsidRPr="00DD5095" w:rsidRDefault="00DD5095" w:rsidP="00DD5095">
            <w:pPr>
              <w:keepNext/>
              <w:rPr>
                <w:rFonts w:ascii="Calibri" w:hAnsi="Calibri"/>
                <w:sz w:val="18"/>
                <w:szCs w:val="18"/>
              </w:rPr>
            </w:pPr>
          </w:p>
        </w:tc>
        <w:tc>
          <w:tcPr>
            <w:tcW w:w="3900" w:type="dxa"/>
          </w:tcPr>
          <w:p w14:paraId="10D4A257" w14:textId="77777777" w:rsidR="00DD5095" w:rsidRPr="00DD5095" w:rsidRDefault="00DD5095" w:rsidP="00DD5095">
            <w:pPr>
              <w:keepNext/>
              <w:rPr>
                <w:rFonts w:ascii="Calibri" w:hAnsi="Calibri"/>
                <w:sz w:val="18"/>
                <w:szCs w:val="18"/>
              </w:rPr>
            </w:pPr>
          </w:p>
        </w:tc>
        <w:tc>
          <w:tcPr>
            <w:tcW w:w="3900" w:type="dxa"/>
          </w:tcPr>
          <w:p w14:paraId="48649462" w14:textId="77777777" w:rsidR="00DD5095" w:rsidRPr="00DD5095" w:rsidRDefault="00DD5095" w:rsidP="00DD5095">
            <w:pPr>
              <w:keepNext/>
              <w:rPr>
                <w:rFonts w:ascii="Calibri" w:hAnsi="Calibri"/>
                <w:sz w:val="18"/>
                <w:szCs w:val="18"/>
              </w:rPr>
            </w:pPr>
          </w:p>
        </w:tc>
      </w:tr>
      <w:tr w:rsidR="00DD5095" w:rsidRPr="00DD5095" w14:paraId="61C04FB5" w14:textId="77777777" w:rsidTr="000B5267">
        <w:trPr>
          <w:cantSplit/>
        </w:trPr>
        <w:tc>
          <w:tcPr>
            <w:tcW w:w="14598" w:type="dxa"/>
            <w:gridSpan w:val="5"/>
          </w:tcPr>
          <w:p w14:paraId="101DC94D"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9BED08F" w14:textId="77777777" w:rsidR="00DD5095" w:rsidRPr="00DD5095" w:rsidRDefault="00DD5095" w:rsidP="00DD5095">
      <w:pPr>
        <w:rPr>
          <w:rFonts w:ascii="Calibri" w:hAnsi="Calibri"/>
          <w:sz w:val="18"/>
          <w:szCs w:val="18"/>
        </w:rPr>
      </w:pPr>
    </w:p>
    <w:p w14:paraId="1853D6D1"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419"/>
        <w:gridCol w:w="1442"/>
        <w:gridCol w:w="1442"/>
        <w:gridCol w:w="1442"/>
        <w:gridCol w:w="1442"/>
        <w:gridCol w:w="1441"/>
        <w:gridCol w:w="1442"/>
        <w:gridCol w:w="1442"/>
        <w:gridCol w:w="1442"/>
      </w:tblGrid>
      <w:tr w:rsidR="00DD5095" w:rsidRPr="00DD5095" w14:paraId="407EE428" w14:textId="77777777" w:rsidTr="000B5267">
        <w:trPr>
          <w:cantSplit/>
        </w:trPr>
        <w:tc>
          <w:tcPr>
            <w:tcW w:w="14616" w:type="dxa"/>
            <w:gridSpan w:val="10"/>
          </w:tcPr>
          <w:p w14:paraId="246136C5" w14:textId="638998B6" w:rsidR="00DD5095" w:rsidRPr="00DD5095" w:rsidRDefault="00DD5095" w:rsidP="00DD5095">
            <w:pPr>
              <w:keepNext/>
              <w:rPr>
                <w:rFonts w:ascii="Calibri" w:hAnsi="Calibri"/>
                <w:b/>
                <w:szCs w:val="18"/>
              </w:rPr>
            </w:pPr>
            <w:r w:rsidRPr="00DD5095">
              <w:rPr>
                <w:rFonts w:ascii="Calibri" w:hAnsi="Calibri"/>
                <w:b/>
                <w:szCs w:val="18"/>
              </w:rPr>
              <w:t>H. Installed Heat Pump System – Efficiency and Performance Compliance Information</w:t>
            </w:r>
          </w:p>
        </w:tc>
      </w:tr>
      <w:tr w:rsidR="00DD5095" w:rsidRPr="00DD5095" w14:paraId="31715F77" w14:textId="77777777" w:rsidTr="000B5267">
        <w:trPr>
          <w:cantSplit/>
          <w:trHeight w:val="224"/>
        </w:trPr>
        <w:tc>
          <w:tcPr>
            <w:tcW w:w="1458" w:type="dxa"/>
            <w:vAlign w:val="bottom"/>
          </w:tcPr>
          <w:p w14:paraId="5F039C0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440" w:type="dxa"/>
            <w:vAlign w:val="bottom"/>
          </w:tcPr>
          <w:p w14:paraId="2885E66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464" w:type="dxa"/>
            <w:vAlign w:val="bottom"/>
          </w:tcPr>
          <w:p w14:paraId="33E3DA4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465" w:type="dxa"/>
            <w:vAlign w:val="bottom"/>
          </w:tcPr>
          <w:p w14:paraId="473A8541" w14:textId="30702AE1"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465" w:type="dxa"/>
            <w:vAlign w:val="bottom"/>
          </w:tcPr>
          <w:p w14:paraId="2B16DAD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465" w:type="dxa"/>
            <w:vAlign w:val="bottom"/>
          </w:tcPr>
          <w:p w14:paraId="26D553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464" w:type="dxa"/>
            <w:vAlign w:val="bottom"/>
          </w:tcPr>
          <w:p w14:paraId="60EB6BD9"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465" w:type="dxa"/>
            <w:vAlign w:val="bottom"/>
          </w:tcPr>
          <w:p w14:paraId="429560F6" w14:textId="5A29CE1B"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465" w:type="dxa"/>
            <w:vAlign w:val="bottom"/>
          </w:tcPr>
          <w:p w14:paraId="77B5A4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465" w:type="dxa"/>
            <w:vAlign w:val="bottom"/>
          </w:tcPr>
          <w:p w14:paraId="0E6AC76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r>
      <w:tr w:rsidR="00DD5095" w:rsidRPr="00DD5095" w14:paraId="546E55C6" w14:textId="77777777" w:rsidTr="000B5267">
        <w:trPr>
          <w:cantSplit/>
          <w:trHeight w:val="576"/>
        </w:trPr>
        <w:tc>
          <w:tcPr>
            <w:tcW w:w="1458" w:type="dxa"/>
            <w:vAlign w:val="bottom"/>
          </w:tcPr>
          <w:p w14:paraId="65681AEA" w14:textId="3358BFBA"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20" w:author="Alhabibi, Haider@Energy" w:date="2022-02-14T13:59:00Z">
              <w:r w:rsidRPr="00DD5095" w:rsidDel="0033717F">
                <w:rPr>
                  <w:rFonts w:ascii="Calibri" w:hAnsi="Calibri"/>
                  <w:sz w:val="18"/>
                  <w:szCs w:val="18"/>
                </w:rPr>
                <w:delText>CF1R</w:delText>
              </w:r>
            </w:del>
            <w:ins w:id="21" w:author="Alhabibi, Haider@Energy" w:date="2022-02-14T13:59:00Z">
              <w:r w:rsidR="0033717F">
                <w:rPr>
                  <w:rFonts w:ascii="Calibri" w:hAnsi="Calibri"/>
                  <w:sz w:val="18"/>
                  <w:szCs w:val="18"/>
                </w:rPr>
                <w:t>LMCC</w:t>
              </w:r>
            </w:ins>
          </w:p>
        </w:tc>
        <w:tc>
          <w:tcPr>
            <w:tcW w:w="1440" w:type="dxa"/>
            <w:vAlign w:val="bottom"/>
          </w:tcPr>
          <w:p w14:paraId="65DD762C" w14:textId="55A59BFC"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464" w:type="dxa"/>
            <w:vAlign w:val="bottom"/>
          </w:tcPr>
          <w:p w14:paraId="7C0B56CA" w14:textId="77777777"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Heating Efficiency Type</w:t>
            </w:r>
          </w:p>
        </w:tc>
        <w:tc>
          <w:tcPr>
            <w:tcW w:w="1465" w:type="dxa"/>
            <w:vAlign w:val="bottom"/>
          </w:tcPr>
          <w:p w14:paraId="5A0D774C" w14:textId="77777777"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Heating Efficiency Value</w:t>
            </w:r>
          </w:p>
        </w:tc>
        <w:tc>
          <w:tcPr>
            <w:tcW w:w="1465" w:type="dxa"/>
            <w:vAlign w:val="bottom"/>
          </w:tcPr>
          <w:p w14:paraId="51A6787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Rated</w:t>
            </w:r>
          </w:p>
          <w:p w14:paraId="7A67A57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Capacity at 47°F</w:t>
            </w:r>
          </w:p>
          <w:p w14:paraId="7543062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(Btu/h)</w:t>
            </w:r>
          </w:p>
        </w:tc>
        <w:tc>
          <w:tcPr>
            <w:tcW w:w="1465" w:type="dxa"/>
            <w:vAlign w:val="bottom"/>
          </w:tcPr>
          <w:p w14:paraId="27506DE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System Rated</w:t>
            </w:r>
          </w:p>
          <w:p w14:paraId="5395C98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Heating Capacity at 17°F</w:t>
            </w:r>
          </w:p>
          <w:p w14:paraId="3461353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(Btu/h)</w:t>
            </w:r>
          </w:p>
        </w:tc>
        <w:tc>
          <w:tcPr>
            <w:tcW w:w="1464" w:type="dxa"/>
            <w:vAlign w:val="bottom"/>
          </w:tcPr>
          <w:p w14:paraId="1043F593" w14:textId="4D5DE3D8"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 xml:space="preserve">System </w:t>
            </w:r>
          </w:p>
          <w:p w14:paraId="1A30B36A"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Cooling Efficiency</w:t>
            </w:r>
          </w:p>
          <w:p w14:paraId="595FA706" w14:textId="102DB6EC" w:rsidR="00DD5095" w:rsidRPr="00DD5095" w:rsidRDefault="00DD5095" w:rsidP="00DD5095">
            <w:pPr>
              <w:keepNext/>
              <w:jc w:val="center"/>
              <w:rPr>
                <w:rFonts w:ascii="Calibri" w:hAnsi="Calibri"/>
                <w:sz w:val="18"/>
                <w:szCs w:val="18"/>
              </w:rPr>
            </w:pPr>
            <w:r w:rsidRPr="008063B4">
              <w:rPr>
                <w:rFonts w:ascii="Calibri" w:hAnsi="Calibri"/>
                <w:sz w:val="18"/>
                <w:szCs w:val="18"/>
                <w:highlight w:val="yellow"/>
              </w:rPr>
              <w:t>Type</w:t>
            </w:r>
          </w:p>
        </w:tc>
        <w:tc>
          <w:tcPr>
            <w:tcW w:w="1465" w:type="dxa"/>
            <w:vAlign w:val="bottom"/>
          </w:tcPr>
          <w:p w14:paraId="45976FE4"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System Rated</w:t>
            </w:r>
          </w:p>
          <w:p w14:paraId="5DAC4815" w14:textId="77777777"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Cooling Efficiency</w:t>
            </w:r>
          </w:p>
          <w:p w14:paraId="355627B2" w14:textId="5F4CF6BB" w:rsidR="00DD5095" w:rsidRPr="008063B4" w:rsidRDefault="00DD5095" w:rsidP="00DD5095">
            <w:pPr>
              <w:keepNext/>
              <w:jc w:val="center"/>
              <w:rPr>
                <w:rFonts w:ascii="Calibri" w:hAnsi="Calibri"/>
                <w:sz w:val="18"/>
                <w:szCs w:val="18"/>
                <w:highlight w:val="yellow"/>
              </w:rPr>
            </w:pPr>
            <w:r w:rsidRPr="008063B4">
              <w:rPr>
                <w:rFonts w:ascii="Calibri" w:hAnsi="Calibri"/>
                <w:sz w:val="18"/>
                <w:szCs w:val="18"/>
                <w:highlight w:val="yellow"/>
              </w:rPr>
              <w:t>Value</w:t>
            </w:r>
          </w:p>
        </w:tc>
        <w:tc>
          <w:tcPr>
            <w:tcW w:w="1465" w:type="dxa"/>
            <w:vAlign w:val="bottom"/>
          </w:tcPr>
          <w:p w14:paraId="453D97E1" w14:textId="265E3875" w:rsidR="00DD5095" w:rsidRPr="00DD5095" w:rsidRDefault="00DD5095" w:rsidP="00DD5095">
            <w:pPr>
              <w:keepNext/>
              <w:jc w:val="center"/>
              <w:rPr>
                <w:rFonts w:ascii="Calibri" w:hAnsi="Calibri"/>
                <w:sz w:val="18"/>
                <w:szCs w:val="18"/>
              </w:rPr>
            </w:pPr>
            <w:r w:rsidRPr="00DD5095">
              <w:rPr>
                <w:rFonts w:ascii="Calibri" w:hAnsi="Calibri"/>
                <w:sz w:val="18"/>
                <w:szCs w:val="18"/>
              </w:rPr>
              <w:t>System Cooling Capacity at Design Conditions (Btu/h)</w:t>
            </w:r>
          </w:p>
        </w:tc>
        <w:tc>
          <w:tcPr>
            <w:tcW w:w="1465" w:type="dxa"/>
            <w:vAlign w:val="bottom"/>
          </w:tcPr>
          <w:p w14:paraId="66F85FC3" w14:textId="6E40FC4E" w:rsidR="00DD5095" w:rsidRPr="00DD5095" w:rsidRDefault="00DD5095" w:rsidP="00DD5095">
            <w:pPr>
              <w:keepNext/>
              <w:jc w:val="center"/>
              <w:rPr>
                <w:rFonts w:ascii="Calibri" w:hAnsi="Calibri"/>
                <w:sz w:val="18"/>
                <w:szCs w:val="18"/>
              </w:rPr>
            </w:pPr>
            <w:r w:rsidRPr="00DD5095">
              <w:rPr>
                <w:rFonts w:ascii="Calibri" w:hAnsi="Calibri"/>
                <w:sz w:val="18"/>
                <w:szCs w:val="18"/>
              </w:rPr>
              <w:t>Condenser Nominal Cooling Capacity</w:t>
            </w:r>
          </w:p>
          <w:p w14:paraId="617EB18D"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(ton)</w:t>
            </w:r>
          </w:p>
        </w:tc>
      </w:tr>
      <w:tr w:rsidR="00DD5095" w:rsidRPr="00DD5095" w14:paraId="5E32ABE2" w14:textId="77777777" w:rsidTr="000B5267">
        <w:trPr>
          <w:cantSplit/>
          <w:trHeight w:val="360"/>
        </w:trPr>
        <w:tc>
          <w:tcPr>
            <w:tcW w:w="1458" w:type="dxa"/>
          </w:tcPr>
          <w:p w14:paraId="6377B564" w14:textId="77777777" w:rsidR="00DD5095" w:rsidRPr="00DD5095" w:rsidRDefault="00DD5095" w:rsidP="00DD5095">
            <w:pPr>
              <w:keepNext/>
              <w:rPr>
                <w:rFonts w:ascii="Calibri" w:hAnsi="Calibri"/>
                <w:sz w:val="18"/>
                <w:szCs w:val="18"/>
              </w:rPr>
            </w:pPr>
          </w:p>
        </w:tc>
        <w:tc>
          <w:tcPr>
            <w:tcW w:w="1440" w:type="dxa"/>
          </w:tcPr>
          <w:p w14:paraId="02769BE4" w14:textId="77777777" w:rsidR="00DD5095" w:rsidRPr="00DD5095" w:rsidRDefault="00DD5095" w:rsidP="00DD5095">
            <w:pPr>
              <w:keepNext/>
              <w:rPr>
                <w:rFonts w:ascii="Calibri" w:hAnsi="Calibri"/>
                <w:sz w:val="18"/>
                <w:szCs w:val="18"/>
              </w:rPr>
            </w:pPr>
          </w:p>
        </w:tc>
        <w:tc>
          <w:tcPr>
            <w:tcW w:w="1464" w:type="dxa"/>
          </w:tcPr>
          <w:p w14:paraId="1B473626" w14:textId="77777777" w:rsidR="00DD5095" w:rsidRPr="00DD5095" w:rsidRDefault="00DD5095" w:rsidP="00DD5095">
            <w:pPr>
              <w:keepNext/>
              <w:rPr>
                <w:rFonts w:ascii="Calibri" w:hAnsi="Calibri"/>
                <w:sz w:val="18"/>
                <w:szCs w:val="18"/>
              </w:rPr>
            </w:pPr>
          </w:p>
        </w:tc>
        <w:tc>
          <w:tcPr>
            <w:tcW w:w="1465" w:type="dxa"/>
          </w:tcPr>
          <w:p w14:paraId="15F50BC1" w14:textId="77777777" w:rsidR="00DD5095" w:rsidRPr="00DD5095" w:rsidRDefault="00DD5095" w:rsidP="00DD5095">
            <w:pPr>
              <w:keepNext/>
              <w:rPr>
                <w:rFonts w:ascii="Calibri" w:hAnsi="Calibri"/>
                <w:sz w:val="18"/>
                <w:szCs w:val="18"/>
              </w:rPr>
            </w:pPr>
          </w:p>
        </w:tc>
        <w:tc>
          <w:tcPr>
            <w:tcW w:w="1465" w:type="dxa"/>
          </w:tcPr>
          <w:p w14:paraId="74D09B37" w14:textId="77777777" w:rsidR="00DD5095" w:rsidRPr="00DD5095" w:rsidRDefault="00DD5095" w:rsidP="00DD5095">
            <w:pPr>
              <w:keepNext/>
              <w:rPr>
                <w:rFonts w:ascii="Calibri" w:hAnsi="Calibri"/>
                <w:sz w:val="18"/>
                <w:szCs w:val="18"/>
              </w:rPr>
            </w:pPr>
          </w:p>
        </w:tc>
        <w:tc>
          <w:tcPr>
            <w:tcW w:w="1465" w:type="dxa"/>
          </w:tcPr>
          <w:p w14:paraId="01DF7E5A" w14:textId="77777777" w:rsidR="00DD5095" w:rsidRPr="00DD5095" w:rsidRDefault="00DD5095" w:rsidP="00DD5095">
            <w:pPr>
              <w:keepNext/>
              <w:rPr>
                <w:rFonts w:ascii="Calibri" w:hAnsi="Calibri"/>
                <w:sz w:val="18"/>
                <w:szCs w:val="18"/>
              </w:rPr>
            </w:pPr>
          </w:p>
        </w:tc>
        <w:tc>
          <w:tcPr>
            <w:tcW w:w="1464" w:type="dxa"/>
          </w:tcPr>
          <w:p w14:paraId="75FEEF6D" w14:textId="77777777" w:rsidR="00DD5095" w:rsidRPr="00DD5095" w:rsidRDefault="00DD5095" w:rsidP="00DD5095">
            <w:pPr>
              <w:keepNext/>
              <w:rPr>
                <w:rFonts w:ascii="Calibri" w:hAnsi="Calibri"/>
                <w:sz w:val="18"/>
                <w:szCs w:val="18"/>
              </w:rPr>
            </w:pPr>
          </w:p>
        </w:tc>
        <w:tc>
          <w:tcPr>
            <w:tcW w:w="1465" w:type="dxa"/>
          </w:tcPr>
          <w:p w14:paraId="5034134C" w14:textId="77777777" w:rsidR="00DD5095" w:rsidRPr="00DD5095" w:rsidRDefault="00DD5095" w:rsidP="00DD5095">
            <w:pPr>
              <w:keepNext/>
              <w:rPr>
                <w:rFonts w:ascii="Calibri" w:hAnsi="Calibri"/>
                <w:sz w:val="18"/>
                <w:szCs w:val="18"/>
              </w:rPr>
            </w:pPr>
          </w:p>
        </w:tc>
        <w:tc>
          <w:tcPr>
            <w:tcW w:w="1465" w:type="dxa"/>
          </w:tcPr>
          <w:p w14:paraId="78D52E56" w14:textId="77777777" w:rsidR="00DD5095" w:rsidRPr="00DD5095" w:rsidRDefault="00DD5095" w:rsidP="00DD5095">
            <w:pPr>
              <w:keepNext/>
              <w:rPr>
                <w:rFonts w:ascii="Calibri" w:hAnsi="Calibri"/>
                <w:sz w:val="18"/>
                <w:szCs w:val="18"/>
              </w:rPr>
            </w:pPr>
          </w:p>
        </w:tc>
        <w:tc>
          <w:tcPr>
            <w:tcW w:w="1465" w:type="dxa"/>
          </w:tcPr>
          <w:p w14:paraId="255F9061" w14:textId="77777777" w:rsidR="00DD5095" w:rsidRPr="00DD5095" w:rsidRDefault="00DD5095" w:rsidP="00DD5095">
            <w:pPr>
              <w:keepNext/>
              <w:rPr>
                <w:rFonts w:ascii="Calibri" w:hAnsi="Calibri"/>
                <w:sz w:val="18"/>
                <w:szCs w:val="18"/>
              </w:rPr>
            </w:pPr>
          </w:p>
        </w:tc>
      </w:tr>
      <w:tr w:rsidR="00DD5095" w:rsidRPr="00DD5095" w14:paraId="5F5D3612" w14:textId="77777777" w:rsidTr="000B5267">
        <w:trPr>
          <w:cantSplit/>
        </w:trPr>
        <w:tc>
          <w:tcPr>
            <w:tcW w:w="14616" w:type="dxa"/>
            <w:gridSpan w:val="10"/>
          </w:tcPr>
          <w:p w14:paraId="58F8E45A"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15F04787" w14:textId="77777777" w:rsidR="00DD5095" w:rsidRPr="00DD5095" w:rsidRDefault="00DD5095" w:rsidP="00DD5095">
      <w:pPr>
        <w:rPr>
          <w:rFonts w:ascii="Calibri" w:hAnsi="Calibri"/>
          <w:sz w:val="18"/>
          <w:szCs w:val="18"/>
        </w:rPr>
      </w:pPr>
    </w:p>
    <w:p w14:paraId="3DF4CA9A" w14:textId="77777777" w:rsidR="00DD5095" w:rsidRPr="00DD5095"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8"/>
        <w:gridCol w:w="1028"/>
        <w:gridCol w:w="1028"/>
        <w:gridCol w:w="1029"/>
        <w:gridCol w:w="1028"/>
        <w:gridCol w:w="1028"/>
        <w:gridCol w:w="1029"/>
        <w:gridCol w:w="1028"/>
        <w:gridCol w:w="1028"/>
        <w:gridCol w:w="1028"/>
        <w:gridCol w:w="1029"/>
        <w:gridCol w:w="1028"/>
        <w:gridCol w:w="1028"/>
        <w:gridCol w:w="1029"/>
      </w:tblGrid>
      <w:tr w:rsidR="00BC59FA" w:rsidRPr="00DD5095" w14:paraId="7E26F747" w14:textId="2570C691" w:rsidTr="001B5BD0">
        <w:trPr>
          <w:cantSplit/>
          <w:trHeight w:val="287"/>
        </w:trPr>
        <w:tc>
          <w:tcPr>
            <w:tcW w:w="14396" w:type="dxa"/>
            <w:gridSpan w:val="14"/>
          </w:tcPr>
          <w:p w14:paraId="727E7DCB" w14:textId="5E48464B" w:rsidR="00BC59FA" w:rsidRPr="00DD5095" w:rsidRDefault="00BC59FA" w:rsidP="00DD5095">
            <w:pPr>
              <w:keepNext/>
              <w:rPr>
                <w:rFonts w:ascii="Calibri" w:hAnsi="Calibri"/>
                <w:b/>
                <w:szCs w:val="18"/>
              </w:rPr>
            </w:pPr>
            <w:r w:rsidRPr="00DD5095">
              <w:rPr>
                <w:rFonts w:ascii="Calibri" w:hAnsi="Calibri"/>
                <w:b/>
                <w:szCs w:val="18"/>
              </w:rPr>
              <w:t xml:space="preserve">I. Installed Duct System Information </w:t>
            </w:r>
            <w:r w:rsidRPr="00DD5095" w:rsidDel="00DB6E81">
              <w:rPr>
                <w:rFonts w:ascii="Calibri" w:hAnsi="Calibri"/>
                <w:sz w:val="18"/>
                <w:szCs w:val="18"/>
              </w:rPr>
              <w:t xml:space="preserve"> </w:t>
            </w:r>
          </w:p>
        </w:tc>
      </w:tr>
      <w:tr w:rsidR="00BC59FA" w:rsidRPr="00DD5095" w14:paraId="442152DB" w14:textId="79ACBBC5" w:rsidTr="00BC59FA">
        <w:trPr>
          <w:cantSplit/>
          <w:trHeight w:val="136"/>
        </w:trPr>
        <w:tc>
          <w:tcPr>
            <w:tcW w:w="1028" w:type="dxa"/>
            <w:vAlign w:val="bottom"/>
          </w:tcPr>
          <w:p w14:paraId="37E961B2"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01</w:t>
            </w:r>
          </w:p>
        </w:tc>
        <w:tc>
          <w:tcPr>
            <w:tcW w:w="1028" w:type="dxa"/>
            <w:vAlign w:val="bottom"/>
          </w:tcPr>
          <w:p w14:paraId="0F55A9BB"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02</w:t>
            </w:r>
          </w:p>
        </w:tc>
        <w:tc>
          <w:tcPr>
            <w:tcW w:w="1028" w:type="dxa"/>
          </w:tcPr>
          <w:p w14:paraId="645D2A05"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03</w:t>
            </w:r>
          </w:p>
        </w:tc>
        <w:tc>
          <w:tcPr>
            <w:tcW w:w="1029" w:type="dxa"/>
            <w:vAlign w:val="bottom"/>
          </w:tcPr>
          <w:p w14:paraId="6521FFC5" w14:textId="01DD0099" w:rsidR="00BC59FA" w:rsidRPr="00DD5095" w:rsidRDefault="00BC59FA" w:rsidP="00DD5095">
            <w:pPr>
              <w:keepNext/>
              <w:jc w:val="center"/>
              <w:rPr>
                <w:rFonts w:ascii="Calibri" w:hAnsi="Calibri"/>
                <w:sz w:val="18"/>
                <w:szCs w:val="18"/>
              </w:rPr>
            </w:pPr>
            <w:r w:rsidRPr="00DD5095">
              <w:rPr>
                <w:rFonts w:ascii="Calibri" w:hAnsi="Calibri"/>
                <w:sz w:val="18"/>
                <w:szCs w:val="18"/>
              </w:rPr>
              <w:t>04</w:t>
            </w:r>
          </w:p>
        </w:tc>
        <w:tc>
          <w:tcPr>
            <w:tcW w:w="1028" w:type="dxa"/>
            <w:vAlign w:val="bottom"/>
          </w:tcPr>
          <w:p w14:paraId="645E0F5E" w14:textId="24308433" w:rsidR="00BC59FA" w:rsidRPr="00DD5095" w:rsidRDefault="00BC59FA" w:rsidP="00DD5095">
            <w:pPr>
              <w:keepNext/>
              <w:jc w:val="center"/>
              <w:rPr>
                <w:rFonts w:ascii="Calibri" w:hAnsi="Calibri"/>
                <w:sz w:val="18"/>
                <w:szCs w:val="18"/>
              </w:rPr>
            </w:pPr>
            <w:r w:rsidRPr="00DD5095">
              <w:rPr>
                <w:rFonts w:ascii="Calibri" w:hAnsi="Calibri"/>
                <w:sz w:val="18"/>
                <w:szCs w:val="18"/>
              </w:rPr>
              <w:t>05</w:t>
            </w:r>
          </w:p>
        </w:tc>
        <w:tc>
          <w:tcPr>
            <w:tcW w:w="1028" w:type="dxa"/>
            <w:vAlign w:val="bottom"/>
          </w:tcPr>
          <w:p w14:paraId="07806B15" w14:textId="4BE82245" w:rsidR="00BC59FA" w:rsidRPr="00DD5095" w:rsidRDefault="00BC59FA" w:rsidP="00DD5095">
            <w:pPr>
              <w:keepNext/>
              <w:jc w:val="center"/>
              <w:rPr>
                <w:rFonts w:ascii="Calibri" w:hAnsi="Calibri"/>
                <w:sz w:val="18"/>
                <w:szCs w:val="18"/>
              </w:rPr>
            </w:pPr>
            <w:r w:rsidRPr="00DD5095">
              <w:rPr>
                <w:rFonts w:ascii="Calibri" w:hAnsi="Calibri"/>
                <w:sz w:val="18"/>
                <w:szCs w:val="18"/>
              </w:rPr>
              <w:t>06</w:t>
            </w:r>
          </w:p>
        </w:tc>
        <w:tc>
          <w:tcPr>
            <w:tcW w:w="1029" w:type="dxa"/>
            <w:vAlign w:val="bottom"/>
          </w:tcPr>
          <w:p w14:paraId="6498C79D" w14:textId="3A8166B0" w:rsidR="00BC59FA" w:rsidRPr="00DD5095" w:rsidRDefault="00BC59FA" w:rsidP="00DD5095">
            <w:pPr>
              <w:keepNext/>
              <w:jc w:val="center"/>
              <w:rPr>
                <w:rFonts w:ascii="Calibri" w:hAnsi="Calibri"/>
                <w:sz w:val="18"/>
                <w:szCs w:val="18"/>
              </w:rPr>
            </w:pPr>
            <w:r w:rsidRPr="00DD5095">
              <w:rPr>
                <w:rFonts w:ascii="Calibri" w:hAnsi="Calibri"/>
                <w:sz w:val="18"/>
                <w:szCs w:val="18"/>
              </w:rPr>
              <w:t>07</w:t>
            </w:r>
          </w:p>
        </w:tc>
        <w:tc>
          <w:tcPr>
            <w:tcW w:w="1028" w:type="dxa"/>
            <w:vAlign w:val="bottom"/>
          </w:tcPr>
          <w:p w14:paraId="542EBAB6" w14:textId="64180E81" w:rsidR="00BC59FA" w:rsidRPr="00DD5095" w:rsidRDefault="00BC59FA" w:rsidP="00DD5095">
            <w:pPr>
              <w:keepNext/>
              <w:jc w:val="center"/>
              <w:rPr>
                <w:rFonts w:ascii="Calibri" w:hAnsi="Calibri"/>
                <w:sz w:val="18"/>
                <w:szCs w:val="18"/>
              </w:rPr>
            </w:pPr>
            <w:r w:rsidRPr="00DD5095">
              <w:rPr>
                <w:rFonts w:ascii="Calibri" w:hAnsi="Calibri"/>
                <w:sz w:val="18"/>
                <w:szCs w:val="18"/>
              </w:rPr>
              <w:t>08</w:t>
            </w:r>
          </w:p>
        </w:tc>
        <w:tc>
          <w:tcPr>
            <w:tcW w:w="1028" w:type="dxa"/>
            <w:vAlign w:val="bottom"/>
          </w:tcPr>
          <w:p w14:paraId="1FBDA871" w14:textId="0CAA0D4E" w:rsidR="00BC59FA" w:rsidRPr="00DD5095" w:rsidRDefault="00BC59FA" w:rsidP="00DD5095">
            <w:pPr>
              <w:keepNext/>
              <w:jc w:val="center"/>
              <w:rPr>
                <w:rFonts w:ascii="Calibri" w:hAnsi="Calibri"/>
                <w:sz w:val="18"/>
                <w:szCs w:val="18"/>
              </w:rPr>
            </w:pPr>
            <w:r w:rsidRPr="00DD5095">
              <w:rPr>
                <w:rFonts w:ascii="Calibri" w:hAnsi="Calibri"/>
                <w:sz w:val="18"/>
                <w:szCs w:val="18"/>
              </w:rPr>
              <w:t>09</w:t>
            </w:r>
          </w:p>
        </w:tc>
        <w:tc>
          <w:tcPr>
            <w:tcW w:w="1028" w:type="dxa"/>
            <w:vAlign w:val="bottom"/>
          </w:tcPr>
          <w:p w14:paraId="28039F20"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10</w:t>
            </w:r>
          </w:p>
        </w:tc>
        <w:tc>
          <w:tcPr>
            <w:tcW w:w="1029" w:type="dxa"/>
          </w:tcPr>
          <w:p w14:paraId="2DFC53A3"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11</w:t>
            </w:r>
          </w:p>
        </w:tc>
        <w:tc>
          <w:tcPr>
            <w:tcW w:w="1028" w:type="dxa"/>
          </w:tcPr>
          <w:p w14:paraId="1C02A61C" w14:textId="465B43A0" w:rsidR="00BC59FA" w:rsidRPr="00DD5095" w:rsidRDefault="00BC59FA" w:rsidP="00DD5095">
            <w:pPr>
              <w:keepNext/>
              <w:jc w:val="center"/>
              <w:rPr>
                <w:rFonts w:ascii="Calibri" w:hAnsi="Calibri"/>
                <w:sz w:val="18"/>
                <w:szCs w:val="18"/>
              </w:rPr>
            </w:pPr>
            <w:r>
              <w:rPr>
                <w:rFonts w:ascii="Calibri" w:hAnsi="Calibri"/>
                <w:sz w:val="18"/>
                <w:szCs w:val="18"/>
              </w:rPr>
              <w:t>12</w:t>
            </w:r>
          </w:p>
        </w:tc>
        <w:tc>
          <w:tcPr>
            <w:tcW w:w="1028" w:type="dxa"/>
          </w:tcPr>
          <w:p w14:paraId="459C700A" w14:textId="409B64DB" w:rsidR="00BC59FA" w:rsidRDefault="00BC59FA" w:rsidP="00DD5095">
            <w:pPr>
              <w:keepNext/>
              <w:jc w:val="center"/>
              <w:rPr>
                <w:rFonts w:ascii="Calibri" w:hAnsi="Calibri"/>
                <w:sz w:val="18"/>
                <w:szCs w:val="18"/>
              </w:rPr>
            </w:pPr>
            <w:r>
              <w:rPr>
                <w:rFonts w:ascii="Calibri" w:hAnsi="Calibri"/>
                <w:sz w:val="18"/>
                <w:szCs w:val="18"/>
              </w:rPr>
              <w:t>13</w:t>
            </w:r>
          </w:p>
        </w:tc>
        <w:tc>
          <w:tcPr>
            <w:tcW w:w="1029" w:type="dxa"/>
          </w:tcPr>
          <w:p w14:paraId="72AC6B7A" w14:textId="4F837126" w:rsidR="00BC59FA" w:rsidRDefault="00BC59FA" w:rsidP="00DD5095">
            <w:pPr>
              <w:keepNext/>
              <w:jc w:val="center"/>
              <w:rPr>
                <w:rFonts w:ascii="Calibri" w:hAnsi="Calibri"/>
                <w:sz w:val="18"/>
                <w:szCs w:val="18"/>
              </w:rPr>
            </w:pPr>
            <w:r>
              <w:rPr>
                <w:rFonts w:ascii="Calibri" w:hAnsi="Calibri"/>
                <w:sz w:val="18"/>
                <w:szCs w:val="18"/>
              </w:rPr>
              <w:t>14</w:t>
            </w:r>
          </w:p>
        </w:tc>
      </w:tr>
      <w:tr w:rsidR="00BC59FA" w:rsidRPr="00DD5095" w14:paraId="0EC496CC" w14:textId="5BA40B59" w:rsidTr="00BC59FA">
        <w:trPr>
          <w:cantSplit/>
          <w:trHeight w:val="584"/>
        </w:trPr>
        <w:tc>
          <w:tcPr>
            <w:tcW w:w="1028" w:type="dxa"/>
            <w:vAlign w:val="bottom"/>
          </w:tcPr>
          <w:p w14:paraId="4D746FB4" w14:textId="6E321FFF" w:rsidR="00BC59FA" w:rsidRPr="00DD5095" w:rsidRDefault="00BC59FA"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22" w:author="Alhabibi, Haider@Energy" w:date="2022-02-14T13:59:00Z">
              <w:r w:rsidRPr="00DD5095" w:rsidDel="0033717F">
                <w:rPr>
                  <w:rFonts w:ascii="Calibri" w:hAnsi="Calibri"/>
                  <w:sz w:val="18"/>
                  <w:szCs w:val="18"/>
                </w:rPr>
                <w:delText>CF1R</w:delText>
              </w:r>
            </w:del>
            <w:ins w:id="23" w:author="Alhabibi, Haider@Energy" w:date="2022-02-14T13:59:00Z">
              <w:r w:rsidR="0033717F">
                <w:rPr>
                  <w:rFonts w:ascii="Calibri" w:hAnsi="Calibri"/>
                  <w:sz w:val="18"/>
                  <w:szCs w:val="18"/>
                </w:rPr>
                <w:t>LMCC</w:t>
              </w:r>
            </w:ins>
          </w:p>
        </w:tc>
        <w:tc>
          <w:tcPr>
            <w:tcW w:w="1028" w:type="dxa"/>
            <w:vAlign w:val="bottom"/>
          </w:tcPr>
          <w:p w14:paraId="06EE258F" w14:textId="38B2BAD4" w:rsidR="00BC59FA" w:rsidRPr="00DD5095" w:rsidRDefault="00BC59FA"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028" w:type="dxa"/>
            <w:vAlign w:val="bottom"/>
          </w:tcPr>
          <w:p w14:paraId="79239844"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029" w:type="dxa"/>
            <w:vAlign w:val="bottom"/>
          </w:tcPr>
          <w:p w14:paraId="6595672E"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Supply Duct Location</w:t>
            </w:r>
          </w:p>
        </w:tc>
        <w:tc>
          <w:tcPr>
            <w:tcW w:w="1028" w:type="dxa"/>
            <w:vAlign w:val="bottom"/>
          </w:tcPr>
          <w:p w14:paraId="2FA440EE"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Supply Duct </w:t>
            </w:r>
          </w:p>
          <w:p w14:paraId="4B5BAF8B"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R-Value</w:t>
            </w:r>
          </w:p>
        </w:tc>
        <w:tc>
          <w:tcPr>
            <w:tcW w:w="1028" w:type="dxa"/>
            <w:vAlign w:val="bottom"/>
          </w:tcPr>
          <w:p w14:paraId="176A5378"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Return Duct Location</w:t>
            </w:r>
          </w:p>
        </w:tc>
        <w:tc>
          <w:tcPr>
            <w:tcW w:w="1029" w:type="dxa"/>
            <w:vAlign w:val="bottom"/>
          </w:tcPr>
          <w:p w14:paraId="6510F29D"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Return Duct </w:t>
            </w:r>
          </w:p>
          <w:p w14:paraId="563870F0"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R-Value</w:t>
            </w:r>
          </w:p>
        </w:tc>
        <w:tc>
          <w:tcPr>
            <w:tcW w:w="1028" w:type="dxa"/>
            <w:vAlign w:val="bottom"/>
          </w:tcPr>
          <w:p w14:paraId="4E518359" w14:textId="4350A721" w:rsidR="00BC59FA" w:rsidRPr="00324E1E" w:rsidRDefault="001B523D" w:rsidP="00DD5095">
            <w:pPr>
              <w:keepNext/>
              <w:jc w:val="center"/>
              <w:rPr>
                <w:rFonts w:ascii="Calibri" w:hAnsi="Calibri"/>
                <w:sz w:val="18"/>
                <w:szCs w:val="18"/>
                <w:highlight w:val="yellow"/>
              </w:rPr>
            </w:pPr>
            <w:r w:rsidRPr="00324E1E">
              <w:rPr>
                <w:rFonts w:ascii="Calibri" w:hAnsi="Calibri"/>
                <w:sz w:val="18"/>
                <w:szCs w:val="18"/>
                <w:highlight w:val="yellow"/>
              </w:rPr>
              <w:t xml:space="preserve">Exception </w:t>
            </w:r>
            <w:r w:rsidR="00BC59FA" w:rsidRPr="00324E1E">
              <w:rPr>
                <w:rFonts w:ascii="Calibri" w:hAnsi="Calibri"/>
                <w:sz w:val="18"/>
                <w:szCs w:val="18"/>
                <w:highlight w:val="yellow"/>
              </w:rPr>
              <w:t xml:space="preserve">from Min </w:t>
            </w:r>
          </w:p>
          <w:p w14:paraId="2828D735" w14:textId="77777777" w:rsidR="00BC59FA" w:rsidRPr="00324E1E" w:rsidRDefault="00BC59FA" w:rsidP="00DD5095">
            <w:pPr>
              <w:keepNext/>
              <w:jc w:val="center"/>
              <w:rPr>
                <w:rFonts w:ascii="Calibri" w:hAnsi="Calibri"/>
                <w:sz w:val="18"/>
                <w:szCs w:val="18"/>
                <w:highlight w:val="yellow"/>
              </w:rPr>
            </w:pPr>
            <w:r w:rsidRPr="00324E1E">
              <w:rPr>
                <w:rFonts w:ascii="Calibri" w:hAnsi="Calibri"/>
                <w:sz w:val="18"/>
                <w:szCs w:val="18"/>
                <w:highlight w:val="yellow"/>
              </w:rPr>
              <w:t xml:space="preserve">R-Value for Ducts </w:t>
            </w:r>
            <w:proofErr w:type="gramStart"/>
            <w:r w:rsidRPr="00324E1E">
              <w:rPr>
                <w:rFonts w:ascii="Calibri" w:hAnsi="Calibri"/>
                <w:sz w:val="18"/>
                <w:szCs w:val="18"/>
                <w:highlight w:val="yellow"/>
              </w:rPr>
              <w:t>In</w:t>
            </w:r>
            <w:proofErr w:type="gramEnd"/>
            <w:r w:rsidRPr="00324E1E">
              <w:rPr>
                <w:rFonts w:ascii="Calibri" w:hAnsi="Calibri"/>
                <w:sz w:val="18"/>
                <w:szCs w:val="18"/>
                <w:highlight w:val="yellow"/>
              </w:rPr>
              <w:t xml:space="preserve"> Conditioned Space</w:t>
            </w:r>
          </w:p>
        </w:tc>
        <w:tc>
          <w:tcPr>
            <w:tcW w:w="1028" w:type="dxa"/>
            <w:vAlign w:val="bottom"/>
          </w:tcPr>
          <w:p w14:paraId="41D4D8FB" w14:textId="63F13AC4" w:rsidR="00BC59FA" w:rsidRPr="00DD5095" w:rsidRDefault="00BC59FA" w:rsidP="00DD5095">
            <w:pPr>
              <w:keepNext/>
              <w:jc w:val="center"/>
              <w:rPr>
                <w:rFonts w:ascii="Calibri" w:hAnsi="Calibri"/>
                <w:sz w:val="18"/>
                <w:szCs w:val="18"/>
              </w:rPr>
            </w:pPr>
            <w:r w:rsidRPr="00DD5095">
              <w:rPr>
                <w:rFonts w:ascii="Calibri" w:hAnsi="Calibri"/>
                <w:sz w:val="18"/>
                <w:szCs w:val="18"/>
              </w:rPr>
              <w:t>Method of compliance with Airflow and Fan Efficacy Req's in 1</w:t>
            </w:r>
            <w:ins w:id="24" w:author="Moua, Cheng@Energy" w:date="2022-02-07T14:33:00Z">
              <w:r w:rsidR="00A61D79">
                <w:rPr>
                  <w:rFonts w:ascii="Calibri" w:hAnsi="Calibri"/>
                  <w:sz w:val="18"/>
                  <w:szCs w:val="18"/>
                </w:rPr>
                <w:t>60.3(b)5L</w:t>
              </w:r>
            </w:ins>
            <w:del w:id="25" w:author="Moua, Cheng@Energy" w:date="2022-02-07T14:33:00Z">
              <w:r w:rsidRPr="00DD5095" w:rsidDel="009B0E76">
                <w:rPr>
                  <w:rFonts w:ascii="Calibri" w:hAnsi="Calibri"/>
                  <w:sz w:val="18"/>
                  <w:szCs w:val="18"/>
                </w:rPr>
                <w:delText>50.0(m)13</w:delText>
              </w:r>
            </w:del>
          </w:p>
        </w:tc>
        <w:tc>
          <w:tcPr>
            <w:tcW w:w="1028" w:type="dxa"/>
            <w:vAlign w:val="bottom"/>
          </w:tcPr>
          <w:p w14:paraId="75A28AD9" w14:textId="77777777" w:rsidR="00BC59FA" w:rsidRPr="00DD5095" w:rsidRDefault="00BC59FA" w:rsidP="00DD5095">
            <w:pPr>
              <w:keepNext/>
              <w:jc w:val="center"/>
              <w:rPr>
                <w:rFonts w:ascii="Calibri" w:hAnsi="Calibri"/>
                <w:sz w:val="18"/>
                <w:szCs w:val="18"/>
              </w:rPr>
            </w:pPr>
            <w:r w:rsidRPr="00DD5095">
              <w:rPr>
                <w:rFonts w:ascii="Calibri" w:hAnsi="Calibri"/>
                <w:sz w:val="18"/>
                <w:szCs w:val="18"/>
              </w:rPr>
              <w:t>Number of Air Filter Devices on System</w:t>
            </w:r>
          </w:p>
        </w:tc>
        <w:tc>
          <w:tcPr>
            <w:tcW w:w="1029" w:type="dxa"/>
            <w:vAlign w:val="bottom"/>
          </w:tcPr>
          <w:p w14:paraId="77B5A695" w14:textId="01F29887" w:rsidR="00BC59FA" w:rsidRPr="00DD5095" w:rsidRDefault="00BC59FA" w:rsidP="005B1F70">
            <w:pPr>
              <w:keepNext/>
              <w:jc w:val="center"/>
              <w:rPr>
                <w:rFonts w:ascii="Calibri" w:hAnsi="Calibri"/>
                <w:sz w:val="18"/>
                <w:szCs w:val="18"/>
              </w:rPr>
            </w:pPr>
            <w:r w:rsidRPr="00DD5095">
              <w:rPr>
                <w:rFonts w:ascii="Calibri" w:hAnsi="Calibri"/>
                <w:sz w:val="18"/>
                <w:szCs w:val="18"/>
              </w:rPr>
              <w:t xml:space="preserve">Can </w:t>
            </w:r>
            <w:r>
              <w:rPr>
                <w:rFonts w:ascii="Calibri" w:hAnsi="Calibri"/>
                <w:sz w:val="18"/>
                <w:szCs w:val="18"/>
              </w:rPr>
              <w:t>Approved</w:t>
            </w:r>
            <w:r w:rsidRPr="00DD5095">
              <w:rPr>
                <w:rFonts w:ascii="Calibri" w:hAnsi="Calibri"/>
                <w:sz w:val="18"/>
                <w:szCs w:val="18"/>
              </w:rPr>
              <w:t xml:space="preserve"> Airflow Protocols be used to test this System?</w:t>
            </w:r>
          </w:p>
        </w:tc>
        <w:tc>
          <w:tcPr>
            <w:tcW w:w="1028" w:type="dxa"/>
            <w:vAlign w:val="bottom"/>
          </w:tcPr>
          <w:p w14:paraId="4355C606" w14:textId="5D3547C7" w:rsidR="00BC59FA" w:rsidRPr="00DD5095" w:rsidRDefault="00BC59FA" w:rsidP="005B1F70">
            <w:pPr>
              <w:keepNext/>
              <w:jc w:val="center"/>
              <w:rPr>
                <w:rFonts w:ascii="Calibri" w:hAnsi="Calibri"/>
                <w:sz w:val="18"/>
                <w:szCs w:val="18"/>
              </w:rPr>
            </w:pPr>
            <w:r w:rsidRPr="00480038">
              <w:rPr>
                <w:rFonts w:ascii="Calibri" w:hAnsi="Calibri"/>
                <w:sz w:val="18"/>
                <w:szCs w:val="18"/>
              </w:rPr>
              <w:t xml:space="preserve">Can </w:t>
            </w:r>
            <w:r>
              <w:rPr>
                <w:rFonts w:ascii="Calibri" w:hAnsi="Calibri"/>
                <w:sz w:val="18"/>
                <w:szCs w:val="18"/>
              </w:rPr>
              <w:t>Approved</w:t>
            </w:r>
            <w:r w:rsidRPr="00480038">
              <w:rPr>
                <w:rFonts w:ascii="Calibri" w:hAnsi="Calibri"/>
                <w:sz w:val="18"/>
                <w:szCs w:val="18"/>
              </w:rPr>
              <w:t xml:space="preserve"> Fan Efficacy</w:t>
            </w:r>
            <w:r>
              <w:rPr>
                <w:rFonts w:ascii="Calibri" w:hAnsi="Calibri"/>
                <w:sz w:val="18"/>
                <w:szCs w:val="18"/>
              </w:rPr>
              <w:t xml:space="preserve"> Protocol be used to test this S</w:t>
            </w:r>
            <w:r w:rsidRPr="00480038">
              <w:rPr>
                <w:rFonts w:ascii="Calibri" w:hAnsi="Calibri"/>
                <w:sz w:val="18"/>
                <w:szCs w:val="18"/>
              </w:rPr>
              <w:t>ystem?</w:t>
            </w:r>
          </w:p>
        </w:tc>
        <w:tc>
          <w:tcPr>
            <w:tcW w:w="1028" w:type="dxa"/>
            <w:vAlign w:val="bottom"/>
          </w:tcPr>
          <w:p w14:paraId="475FB502" w14:textId="7B2D0A42" w:rsidR="00BC59FA" w:rsidRPr="00480038" w:rsidRDefault="00BC59FA" w:rsidP="005B1F70">
            <w:pPr>
              <w:keepNext/>
              <w:jc w:val="center"/>
              <w:rPr>
                <w:rFonts w:ascii="Calibri" w:hAnsi="Calibri"/>
                <w:sz w:val="18"/>
                <w:szCs w:val="18"/>
              </w:rPr>
            </w:pPr>
            <w:r w:rsidRPr="005B1F70">
              <w:rPr>
                <w:rFonts w:ascii="Calibri" w:hAnsi="Calibri"/>
                <w:sz w:val="18"/>
                <w:szCs w:val="18"/>
              </w:rPr>
              <w:t>Total Duct Length</w:t>
            </w:r>
          </w:p>
        </w:tc>
        <w:tc>
          <w:tcPr>
            <w:tcW w:w="1029" w:type="dxa"/>
            <w:vAlign w:val="bottom"/>
          </w:tcPr>
          <w:p w14:paraId="1843A3EC" w14:textId="77777777" w:rsidR="00BC59FA" w:rsidRPr="00324E1E" w:rsidRDefault="00BC59FA" w:rsidP="00BC59FA">
            <w:pPr>
              <w:keepNext/>
              <w:jc w:val="center"/>
              <w:rPr>
                <w:rFonts w:ascii="Calibri" w:hAnsi="Calibri"/>
                <w:sz w:val="18"/>
                <w:szCs w:val="18"/>
                <w:highlight w:val="yellow"/>
              </w:rPr>
            </w:pPr>
            <w:r w:rsidRPr="00324E1E">
              <w:rPr>
                <w:rFonts w:ascii="Calibri" w:hAnsi="Calibri"/>
                <w:sz w:val="18"/>
                <w:szCs w:val="18"/>
                <w:highlight w:val="yellow"/>
              </w:rPr>
              <w:t xml:space="preserve">Required New Duct </w:t>
            </w:r>
          </w:p>
          <w:p w14:paraId="3F54420E" w14:textId="75F45971" w:rsidR="00BC59FA" w:rsidRPr="005B1F70" w:rsidRDefault="00BC59FA" w:rsidP="00BC59FA">
            <w:pPr>
              <w:keepNext/>
              <w:jc w:val="center"/>
              <w:rPr>
                <w:rFonts w:ascii="Calibri" w:hAnsi="Calibri"/>
                <w:sz w:val="18"/>
                <w:szCs w:val="18"/>
              </w:rPr>
            </w:pPr>
            <w:r w:rsidRPr="00324E1E">
              <w:rPr>
                <w:rFonts w:ascii="Calibri" w:hAnsi="Calibri"/>
                <w:sz w:val="18"/>
                <w:szCs w:val="18"/>
                <w:highlight w:val="yellow"/>
              </w:rPr>
              <w:t>R-Value</w:t>
            </w:r>
          </w:p>
        </w:tc>
      </w:tr>
      <w:tr w:rsidR="00BC59FA" w:rsidRPr="00DD5095" w14:paraId="64FD090E" w14:textId="1E76DC12" w:rsidTr="00BC59FA">
        <w:trPr>
          <w:cantSplit/>
          <w:trHeight w:val="364"/>
        </w:trPr>
        <w:tc>
          <w:tcPr>
            <w:tcW w:w="1028" w:type="dxa"/>
          </w:tcPr>
          <w:p w14:paraId="41892F78" w14:textId="77777777" w:rsidR="00BC59FA" w:rsidRPr="00DD5095" w:rsidRDefault="00BC59FA" w:rsidP="00DD5095">
            <w:pPr>
              <w:keepNext/>
              <w:rPr>
                <w:rFonts w:ascii="Calibri" w:hAnsi="Calibri"/>
                <w:sz w:val="18"/>
                <w:szCs w:val="18"/>
              </w:rPr>
            </w:pPr>
          </w:p>
        </w:tc>
        <w:tc>
          <w:tcPr>
            <w:tcW w:w="1028" w:type="dxa"/>
          </w:tcPr>
          <w:p w14:paraId="46EEDACC" w14:textId="77777777" w:rsidR="00BC59FA" w:rsidRPr="00DD5095" w:rsidRDefault="00BC59FA" w:rsidP="00DD5095">
            <w:pPr>
              <w:keepNext/>
              <w:rPr>
                <w:rFonts w:ascii="Calibri" w:hAnsi="Calibri"/>
                <w:sz w:val="18"/>
                <w:szCs w:val="18"/>
              </w:rPr>
            </w:pPr>
          </w:p>
        </w:tc>
        <w:tc>
          <w:tcPr>
            <w:tcW w:w="1028" w:type="dxa"/>
          </w:tcPr>
          <w:p w14:paraId="544C9388" w14:textId="77777777" w:rsidR="00BC59FA" w:rsidRPr="00DD5095" w:rsidRDefault="00BC59FA" w:rsidP="00DD5095">
            <w:pPr>
              <w:keepNext/>
              <w:rPr>
                <w:rFonts w:ascii="Calibri" w:hAnsi="Calibri"/>
                <w:sz w:val="18"/>
                <w:szCs w:val="18"/>
              </w:rPr>
            </w:pPr>
          </w:p>
        </w:tc>
        <w:tc>
          <w:tcPr>
            <w:tcW w:w="1029" w:type="dxa"/>
          </w:tcPr>
          <w:p w14:paraId="18C4B6EE" w14:textId="77777777" w:rsidR="00BC59FA" w:rsidRPr="00DD5095" w:rsidRDefault="00BC59FA" w:rsidP="00DD5095">
            <w:pPr>
              <w:keepNext/>
              <w:rPr>
                <w:rFonts w:ascii="Calibri" w:hAnsi="Calibri"/>
                <w:sz w:val="18"/>
                <w:szCs w:val="18"/>
              </w:rPr>
            </w:pPr>
          </w:p>
        </w:tc>
        <w:tc>
          <w:tcPr>
            <w:tcW w:w="1028" w:type="dxa"/>
          </w:tcPr>
          <w:p w14:paraId="4DAA78DD" w14:textId="77777777" w:rsidR="00BC59FA" w:rsidRPr="00DD5095" w:rsidRDefault="00BC59FA" w:rsidP="00DD5095">
            <w:pPr>
              <w:keepNext/>
              <w:rPr>
                <w:rFonts w:ascii="Calibri" w:hAnsi="Calibri"/>
                <w:sz w:val="18"/>
                <w:szCs w:val="18"/>
              </w:rPr>
            </w:pPr>
          </w:p>
        </w:tc>
        <w:tc>
          <w:tcPr>
            <w:tcW w:w="1028" w:type="dxa"/>
          </w:tcPr>
          <w:p w14:paraId="1FEB9D2A" w14:textId="77777777" w:rsidR="00BC59FA" w:rsidRPr="00DD5095" w:rsidRDefault="00BC59FA" w:rsidP="00DD5095">
            <w:pPr>
              <w:keepNext/>
              <w:rPr>
                <w:rFonts w:ascii="Calibri" w:hAnsi="Calibri"/>
                <w:sz w:val="18"/>
                <w:szCs w:val="18"/>
              </w:rPr>
            </w:pPr>
          </w:p>
        </w:tc>
        <w:tc>
          <w:tcPr>
            <w:tcW w:w="1029" w:type="dxa"/>
          </w:tcPr>
          <w:p w14:paraId="2CF916CC" w14:textId="77777777" w:rsidR="00BC59FA" w:rsidRPr="00DD5095" w:rsidRDefault="00BC59FA" w:rsidP="00DD5095">
            <w:pPr>
              <w:keepNext/>
              <w:rPr>
                <w:rFonts w:ascii="Calibri" w:hAnsi="Calibri"/>
                <w:sz w:val="18"/>
                <w:szCs w:val="18"/>
              </w:rPr>
            </w:pPr>
          </w:p>
        </w:tc>
        <w:tc>
          <w:tcPr>
            <w:tcW w:w="1028" w:type="dxa"/>
          </w:tcPr>
          <w:p w14:paraId="6AEC4EF9" w14:textId="77777777" w:rsidR="00BC59FA" w:rsidRPr="00DD5095" w:rsidRDefault="00BC59FA" w:rsidP="00DD5095">
            <w:pPr>
              <w:keepNext/>
              <w:rPr>
                <w:rFonts w:ascii="Calibri" w:hAnsi="Calibri"/>
                <w:sz w:val="18"/>
                <w:szCs w:val="18"/>
              </w:rPr>
            </w:pPr>
          </w:p>
        </w:tc>
        <w:tc>
          <w:tcPr>
            <w:tcW w:w="1028" w:type="dxa"/>
          </w:tcPr>
          <w:p w14:paraId="069E8F83" w14:textId="77777777" w:rsidR="00BC59FA" w:rsidRPr="00DD5095" w:rsidRDefault="00BC59FA" w:rsidP="00DD5095">
            <w:pPr>
              <w:keepNext/>
              <w:rPr>
                <w:rFonts w:ascii="Calibri" w:hAnsi="Calibri"/>
                <w:sz w:val="18"/>
                <w:szCs w:val="18"/>
              </w:rPr>
            </w:pPr>
          </w:p>
        </w:tc>
        <w:tc>
          <w:tcPr>
            <w:tcW w:w="1028" w:type="dxa"/>
          </w:tcPr>
          <w:p w14:paraId="338F1C18" w14:textId="77777777" w:rsidR="00BC59FA" w:rsidRPr="00DD5095" w:rsidRDefault="00BC59FA" w:rsidP="00DD5095">
            <w:pPr>
              <w:keepNext/>
              <w:rPr>
                <w:rFonts w:ascii="Calibri" w:hAnsi="Calibri"/>
                <w:sz w:val="18"/>
                <w:szCs w:val="18"/>
              </w:rPr>
            </w:pPr>
          </w:p>
        </w:tc>
        <w:tc>
          <w:tcPr>
            <w:tcW w:w="1029" w:type="dxa"/>
          </w:tcPr>
          <w:p w14:paraId="14358A08" w14:textId="77777777" w:rsidR="00BC59FA" w:rsidRPr="00DD5095" w:rsidRDefault="00BC59FA" w:rsidP="00DD5095">
            <w:pPr>
              <w:keepNext/>
              <w:rPr>
                <w:rFonts w:ascii="Calibri" w:hAnsi="Calibri"/>
                <w:sz w:val="18"/>
                <w:szCs w:val="18"/>
              </w:rPr>
            </w:pPr>
          </w:p>
        </w:tc>
        <w:tc>
          <w:tcPr>
            <w:tcW w:w="1028" w:type="dxa"/>
          </w:tcPr>
          <w:p w14:paraId="63245DBB" w14:textId="64B45C37" w:rsidR="00BC59FA" w:rsidRPr="00DD5095" w:rsidRDefault="00BC59FA" w:rsidP="00DD5095">
            <w:pPr>
              <w:keepNext/>
              <w:rPr>
                <w:rFonts w:ascii="Calibri" w:hAnsi="Calibri"/>
                <w:sz w:val="18"/>
                <w:szCs w:val="18"/>
              </w:rPr>
            </w:pPr>
          </w:p>
        </w:tc>
        <w:tc>
          <w:tcPr>
            <w:tcW w:w="1028" w:type="dxa"/>
          </w:tcPr>
          <w:p w14:paraId="2036B8A5" w14:textId="77777777" w:rsidR="00BC59FA" w:rsidRPr="00DD5095" w:rsidRDefault="00BC59FA" w:rsidP="00DD5095">
            <w:pPr>
              <w:keepNext/>
              <w:rPr>
                <w:rFonts w:ascii="Calibri" w:hAnsi="Calibri"/>
                <w:sz w:val="18"/>
                <w:szCs w:val="18"/>
              </w:rPr>
            </w:pPr>
          </w:p>
        </w:tc>
        <w:tc>
          <w:tcPr>
            <w:tcW w:w="1029" w:type="dxa"/>
          </w:tcPr>
          <w:p w14:paraId="50E54EDE" w14:textId="77777777" w:rsidR="00BC59FA" w:rsidRPr="00DD5095" w:rsidRDefault="00BC59FA" w:rsidP="00DD5095">
            <w:pPr>
              <w:keepNext/>
              <w:rPr>
                <w:rFonts w:ascii="Calibri" w:hAnsi="Calibri"/>
                <w:sz w:val="18"/>
                <w:szCs w:val="18"/>
              </w:rPr>
            </w:pPr>
          </w:p>
        </w:tc>
      </w:tr>
      <w:tr w:rsidR="00BC59FA" w:rsidRPr="00DD5095" w14:paraId="7B4834D5" w14:textId="080F7A8F" w:rsidTr="001B5BD0">
        <w:trPr>
          <w:cantSplit/>
          <w:trHeight w:val="220"/>
        </w:trPr>
        <w:tc>
          <w:tcPr>
            <w:tcW w:w="14396" w:type="dxa"/>
            <w:gridSpan w:val="14"/>
          </w:tcPr>
          <w:p w14:paraId="54DD869B" w14:textId="58F373F0" w:rsidR="00BC59FA" w:rsidRPr="00DD5095" w:rsidRDefault="00BC59FA" w:rsidP="00DD5095">
            <w:pPr>
              <w:keepNext/>
              <w:rPr>
                <w:rFonts w:ascii="Calibri" w:hAnsi="Calibri"/>
                <w:sz w:val="18"/>
                <w:szCs w:val="18"/>
              </w:rPr>
            </w:pPr>
            <w:r w:rsidRPr="00DD5095">
              <w:rPr>
                <w:rFonts w:ascii="Calibri" w:hAnsi="Calibri"/>
                <w:sz w:val="18"/>
                <w:szCs w:val="18"/>
              </w:rPr>
              <w:t>Notes:</w:t>
            </w:r>
          </w:p>
        </w:tc>
      </w:tr>
    </w:tbl>
    <w:p w14:paraId="0A2F271B" w14:textId="369B1228" w:rsidR="00DD5095" w:rsidRPr="00DD5095" w:rsidRDefault="00DD5095" w:rsidP="00DD5095">
      <w:pPr>
        <w:rPr>
          <w:rFonts w:ascii="Calibri" w:hAnsi="Calibri"/>
          <w:sz w:val="18"/>
          <w:szCs w:val="18"/>
        </w:rPr>
      </w:pPr>
    </w:p>
    <w:p w14:paraId="4DFBE9C2"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DD5095" w:rsidRPr="00DD5095" w14:paraId="44F931EF" w14:textId="77777777" w:rsidTr="000B5267">
        <w:trPr>
          <w:cantSplit/>
        </w:trPr>
        <w:tc>
          <w:tcPr>
            <w:tcW w:w="14616" w:type="dxa"/>
            <w:gridSpan w:val="13"/>
          </w:tcPr>
          <w:p w14:paraId="5443A519" w14:textId="77777777" w:rsidR="00DD5095" w:rsidRPr="00DD5095" w:rsidRDefault="00DD5095" w:rsidP="00DD5095">
            <w:pPr>
              <w:keepNext/>
              <w:rPr>
                <w:rFonts w:ascii="Calibri" w:hAnsi="Calibri"/>
                <w:b/>
                <w:szCs w:val="18"/>
              </w:rPr>
            </w:pPr>
            <w:r w:rsidRPr="00DD5095">
              <w:rPr>
                <w:rFonts w:ascii="Calibri" w:hAnsi="Calibri"/>
                <w:b/>
                <w:szCs w:val="18"/>
              </w:rPr>
              <w:t xml:space="preserve">J. Installed Air Filter Device Information  </w:t>
            </w:r>
          </w:p>
          <w:p w14:paraId="7E23F84A" w14:textId="6E1124E8" w:rsidR="00DD5095" w:rsidRPr="00DD5095" w:rsidRDefault="00DD5095" w:rsidP="00DD5095">
            <w:pPr>
              <w:keepNext/>
              <w:rPr>
                <w:rFonts w:ascii="Calibri" w:hAnsi="Calibri"/>
                <w:sz w:val="18"/>
                <w:szCs w:val="18"/>
              </w:rPr>
            </w:pPr>
            <w:r w:rsidRPr="00DD5095">
              <w:rPr>
                <w:rFonts w:ascii="Calibri" w:hAnsi="Calibri"/>
                <w:sz w:val="18"/>
                <w:szCs w:val="18"/>
              </w:rPr>
              <w:t>Mandatory requirements for air filter devices are specified Section 1</w:t>
            </w:r>
            <w:ins w:id="26" w:author="Moua, Cheng@Energy" w:date="2022-02-07T14:33:00Z">
              <w:r w:rsidR="00A61D79">
                <w:rPr>
                  <w:rFonts w:ascii="Calibri" w:hAnsi="Calibri"/>
                  <w:sz w:val="18"/>
                  <w:szCs w:val="18"/>
                </w:rPr>
                <w:t>60.2(b)1</w:t>
              </w:r>
            </w:ins>
            <w:del w:id="27" w:author="Moua, Cheng@Energy" w:date="2022-02-07T14:33:00Z">
              <w:r w:rsidRPr="00DD5095" w:rsidDel="00A61D79">
                <w:rPr>
                  <w:rFonts w:ascii="Calibri" w:hAnsi="Calibri"/>
                  <w:sz w:val="18"/>
                  <w:szCs w:val="18"/>
                </w:rPr>
                <w:delText>50.0(m)12</w:delText>
              </w:r>
            </w:del>
            <w:r w:rsidRPr="00DD5095">
              <w:rPr>
                <w:rFonts w:ascii="Calibri" w:hAnsi="Calibri"/>
                <w:sz w:val="18"/>
                <w:szCs w:val="18"/>
              </w:rPr>
              <w:t xml:space="preserve">.  The installer shall place a sticker in or near </w:t>
            </w:r>
            <w:del w:id="28" w:author="Shewmaker, Michael@Energy" w:date="2022-01-26T09:16:00Z">
              <w:r w:rsidRPr="00DD5095" w:rsidDel="007D22B3">
                <w:rPr>
                  <w:rFonts w:ascii="Calibri" w:hAnsi="Calibri"/>
                  <w:sz w:val="18"/>
                  <w:szCs w:val="18"/>
                </w:rPr>
                <w:delText xml:space="preserve">the </w:delText>
              </w:r>
            </w:del>
            <w:ins w:id="29" w:author="Shewmaker, Michael@Energy" w:date="2022-01-26T09:16:00Z">
              <w:r w:rsidR="007D22B3">
                <w:rPr>
                  <w:rFonts w:ascii="Calibri" w:hAnsi="Calibri"/>
                  <w:sz w:val="18"/>
                  <w:szCs w:val="18"/>
                </w:rPr>
                <w:t>each</w:t>
              </w:r>
              <w:r w:rsidR="007D22B3" w:rsidRPr="00DD5095">
                <w:rPr>
                  <w:rFonts w:ascii="Calibri" w:hAnsi="Calibri"/>
                  <w:sz w:val="18"/>
                  <w:szCs w:val="18"/>
                </w:rPr>
                <w:t xml:space="preserve"> </w:t>
              </w:r>
            </w:ins>
            <w:r w:rsidRPr="00DD5095">
              <w:rPr>
                <w:rFonts w:ascii="Calibri" w:hAnsi="Calibri"/>
                <w:sz w:val="18"/>
                <w:szCs w:val="18"/>
              </w:rPr>
              <w:t xml:space="preserve">filter grille </w:t>
            </w:r>
            <w:del w:id="30" w:author="Shewmaker, Michael@Energy" w:date="2022-01-26T09:16:00Z">
              <w:r w:rsidRPr="00DD5095" w:rsidDel="007D22B3">
                <w:rPr>
                  <w:rFonts w:ascii="Calibri" w:hAnsi="Calibri"/>
                  <w:sz w:val="18"/>
                  <w:szCs w:val="18"/>
                </w:rPr>
                <w:delText xml:space="preserve">displaying </w:delText>
              </w:r>
            </w:del>
            <w:ins w:id="31" w:author="Shewmaker, Michael@Energy" w:date="2022-01-26T09:16:00Z">
              <w:r w:rsidR="007D22B3">
                <w:rPr>
                  <w:rFonts w:ascii="Calibri" w:hAnsi="Calibri"/>
                  <w:sz w:val="18"/>
                  <w:szCs w:val="18"/>
                </w:rPr>
                <w:t>that displays</w:t>
              </w:r>
              <w:r w:rsidR="007D22B3" w:rsidRPr="00DD5095">
                <w:rPr>
                  <w:rFonts w:ascii="Calibri" w:hAnsi="Calibri"/>
                  <w:sz w:val="18"/>
                  <w:szCs w:val="18"/>
                </w:rPr>
                <w:t xml:space="preserve"> </w:t>
              </w:r>
            </w:ins>
            <w:r w:rsidRPr="00DD5095">
              <w:rPr>
                <w:rFonts w:ascii="Calibri" w:hAnsi="Calibri"/>
                <w:sz w:val="18"/>
                <w:szCs w:val="18"/>
              </w:rPr>
              <w:t xml:space="preserve">the </w:t>
            </w:r>
            <w:del w:id="32" w:author="Shewmaker, Michael@Energy" w:date="2022-01-26T09:16:00Z">
              <w:r w:rsidRPr="00DD5095" w:rsidDel="00782614">
                <w:rPr>
                  <w:rFonts w:ascii="Calibri" w:hAnsi="Calibri"/>
                  <w:sz w:val="18"/>
                  <w:szCs w:val="18"/>
                </w:rPr>
                <w:delText xml:space="preserve">filter grille/rack </w:delText>
              </w:r>
            </w:del>
            <w:r w:rsidRPr="00DD5095">
              <w:rPr>
                <w:rFonts w:ascii="Calibri" w:hAnsi="Calibri"/>
                <w:sz w:val="18"/>
                <w:szCs w:val="18"/>
              </w:rPr>
              <w:t xml:space="preserve">design airflow rate </w:t>
            </w:r>
            <w:ins w:id="33" w:author="Shewmaker, Michael@Energy" w:date="2022-01-26T09:17:00Z">
              <w:r w:rsidR="00782614">
                <w:rPr>
                  <w:rFonts w:ascii="Calibri" w:hAnsi="Calibri"/>
                  <w:sz w:val="18"/>
                  <w:szCs w:val="18"/>
                </w:rPr>
                <w:t xml:space="preserve">for that filter grille/rack </w:t>
              </w:r>
            </w:ins>
            <w:r w:rsidRPr="00DD5095">
              <w:rPr>
                <w:rFonts w:ascii="Calibri" w:hAnsi="Calibri"/>
                <w:sz w:val="18"/>
                <w:szCs w:val="18"/>
              </w:rPr>
              <w:t xml:space="preserve">and the maximum allowed clean filter pressure </w:t>
            </w:r>
            <w:proofErr w:type="gramStart"/>
            <w:r w:rsidRPr="00DD5095">
              <w:rPr>
                <w:rFonts w:ascii="Calibri" w:hAnsi="Calibri"/>
                <w:sz w:val="18"/>
                <w:szCs w:val="18"/>
              </w:rPr>
              <w:t>drop</w:t>
            </w:r>
            <w:proofErr w:type="gramEnd"/>
            <w:r w:rsidRPr="00DD5095">
              <w:rPr>
                <w:rFonts w:ascii="Calibri" w:hAnsi="Calibri"/>
                <w:sz w:val="18"/>
                <w:szCs w:val="18"/>
              </w:rPr>
              <w:t xml:space="preserve"> at the design airflow rate.  This will inform the occupant of the airflow vs pressure drop performance required for replacement air filters.</w:t>
            </w:r>
          </w:p>
        </w:tc>
      </w:tr>
      <w:tr w:rsidR="00DD5095" w:rsidRPr="00DD5095" w14:paraId="6F3F9733" w14:textId="77777777" w:rsidTr="000B5267">
        <w:trPr>
          <w:cantSplit/>
          <w:trHeight w:val="134"/>
        </w:trPr>
        <w:tc>
          <w:tcPr>
            <w:tcW w:w="1124" w:type="dxa"/>
            <w:vAlign w:val="bottom"/>
          </w:tcPr>
          <w:p w14:paraId="26FD6BD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124" w:type="dxa"/>
            <w:vAlign w:val="bottom"/>
          </w:tcPr>
          <w:p w14:paraId="631E5AD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124" w:type="dxa"/>
          </w:tcPr>
          <w:p w14:paraId="1E90A8A1"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125" w:type="dxa"/>
          </w:tcPr>
          <w:p w14:paraId="2EA1E1E2" w14:textId="52D23428"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124" w:type="dxa"/>
            <w:vAlign w:val="bottom"/>
          </w:tcPr>
          <w:p w14:paraId="13637A30" w14:textId="6527B674"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124" w:type="dxa"/>
            <w:vAlign w:val="bottom"/>
          </w:tcPr>
          <w:p w14:paraId="6A534A2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06</w:t>
            </w:r>
          </w:p>
        </w:tc>
        <w:tc>
          <w:tcPr>
            <w:tcW w:w="1125" w:type="dxa"/>
            <w:vAlign w:val="bottom"/>
          </w:tcPr>
          <w:p w14:paraId="18513F72" w14:textId="3F8F5B67" w:rsidR="00DD5095" w:rsidRPr="00DD5095" w:rsidRDefault="00DD5095" w:rsidP="00DD5095">
            <w:pPr>
              <w:keepNext/>
              <w:jc w:val="center"/>
              <w:rPr>
                <w:rFonts w:ascii="Calibri" w:hAnsi="Calibri"/>
                <w:sz w:val="18"/>
                <w:szCs w:val="18"/>
              </w:rPr>
            </w:pPr>
            <w:r w:rsidRPr="00DD5095">
              <w:rPr>
                <w:rFonts w:ascii="Calibri" w:hAnsi="Calibri"/>
                <w:sz w:val="18"/>
                <w:szCs w:val="18"/>
              </w:rPr>
              <w:t>07</w:t>
            </w:r>
          </w:p>
        </w:tc>
        <w:tc>
          <w:tcPr>
            <w:tcW w:w="1124" w:type="dxa"/>
          </w:tcPr>
          <w:p w14:paraId="7FFBBA7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08</w:t>
            </w:r>
          </w:p>
        </w:tc>
        <w:tc>
          <w:tcPr>
            <w:tcW w:w="1124" w:type="dxa"/>
          </w:tcPr>
          <w:p w14:paraId="772EA247"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09</w:t>
            </w:r>
          </w:p>
        </w:tc>
        <w:tc>
          <w:tcPr>
            <w:tcW w:w="1125" w:type="dxa"/>
          </w:tcPr>
          <w:p w14:paraId="53147FA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10</w:t>
            </w:r>
          </w:p>
        </w:tc>
        <w:tc>
          <w:tcPr>
            <w:tcW w:w="1105" w:type="dxa"/>
          </w:tcPr>
          <w:p w14:paraId="5471AE8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11</w:t>
            </w:r>
          </w:p>
        </w:tc>
        <w:tc>
          <w:tcPr>
            <w:tcW w:w="1080" w:type="dxa"/>
            <w:vAlign w:val="bottom"/>
          </w:tcPr>
          <w:p w14:paraId="2841B68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12</w:t>
            </w:r>
          </w:p>
        </w:tc>
        <w:tc>
          <w:tcPr>
            <w:tcW w:w="1188" w:type="dxa"/>
            <w:vAlign w:val="bottom"/>
          </w:tcPr>
          <w:p w14:paraId="7C0537EE" w14:textId="290237C4" w:rsidR="00DD5095" w:rsidRPr="00DD5095" w:rsidRDefault="00DD5095" w:rsidP="00DD5095">
            <w:pPr>
              <w:keepNext/>
              <w:jc w:val="center"/>
              <w:rPr>
                <w:rFonts w:ascii="Calibri" w:hAnsi="Calibri"/>
                <w:sz w:val="18"/>
                <w:szCs w:val="18"/>
              </w:rPr>
            </w:pPr>
            <w:r w:rsidRPr="00DD5095" w:rsidDel="002F3591">
              <w:rPr>
                <w:rFonts w:ascii="Calibri" w:hAnsi="Calibri"/>
                <w:sz w:val="18"/>
                <w:szCs w:val="18"/>
              </w:rPr>
              <w:t>0</w:t>
            </w:r>
            <w:r w:rsidRPr="00DD5095">
              <w:rPr>
                <w:rFonts w:ascii="Calibri" w:hAnsi="Calibri"/>
                <w:sz w:val="18"/>
                <w:szCs w:val="18"/>
              </w:rPr>
              <w:t>13</w:t>
            </w:r>
          </w:p>
        </w:tc>
      </w:tr>
      <w:tr w:rsidR="00DD5095" w:rsidRPr="00DD5095" w14:paraId="0570DA2A" w14:textId="77777777" w:rsidTr="000B5267">
        <w:trPr>
          <w:cantSplit/>
          <w:trHeight w:val="576"/>
        </w:trPr>
        <w:tc>
          <w:tcPr>
            <w:tcW w:w="1124" w:type="dxa"/>
            <w:vAlign w:val="bottom"/>
          </w:tcPr>
          <w:p w14:paraId="75987589" w14:textId="2E92267A" w:rsidR="00DD5095" w:rsidRPr="00DD5095" w:rsidRDefault="00DD5095"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34" w:author="Alhabibi, Haider@Energy" w:date="2022-02-14T13:59:00Z">
              <w:r w:rsidRPr="00DD5095" w:rsidDel="0033717F">
                <w:rPr>
                  <w:rFonts w:ascii="Calibri" w:hAnsi="Calibri"/>
                  <w:sz w:val="18"/>
                  <w:szCs w:val="18"/>
                </w:rPr>
                <w:delText>CF1R</w:delText>
              </w:r>
            </w:del>
            <w:ins w:id="35" w:author="Alhabibi, Haider@Energy" w:date="2022-02-14T13:59:00Z">
              <w:r w:rsidR="0033717F">
                <w:rPr>
                  <w:rFonts w:ascii="Calibri" w:hAnsi="Calibri"/>
                  <w:sz w:val="18"/>
                  <w:szCs w:val="18"/>
                </w:rPr>
                <w:t>LMCC</w:t>
              </w:r>
            </w:ins>
          </w:p>
        </w:tc>
        <w:tc>
          <w:tcPr>
            <w:tcW w:w="1124" w:type="dxa"/>
            <w:vAlign w:val="bottom"/>
          </w:tcPr>
          <w:p w14:paraId="74E20C44" w14:textId="275FED95"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124" w:type="dxa"/>
            <w:vAlign w:val="bottom"/>
          </w:tcPr>
          <w:p w14:paraId="1EFD8484"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125" w:type="dxa"/>
            <w:vAlign w:val="bottom"/>
          </w:tcPr>
          <w:p w14:paraId="7ED18082" w14:textId="3B3434D5" w:rsidR="00DD5095" w:rsidRPr="00DD5095" w:rsidRDefault="00DD5095" w:rsidP="00DD5095">
            <w:pPr>
              <w:keepNext/>
              <w:jc w:val="center"/>
              <w:rPr>
                <w:rFonts w:ascii="Calibri" w:hAnsi="Calibri"/>
                <w:sz w:val="18"/>
                <w:szCs w:val="18"/>
              </w:rPr>
            </w:pPr>
            <w:r w:rsidRPr="00DD5095">
              <w:rPr>
                <w:rFonts w:ascii="Calibri" w:hAnsi="Calibri"/>
                <w:sz w:val="18"/>
                <w:szCs w:val="18"/>
              </w:rPr>
              <w:t>Air Filter Name</w:t>
            </w:r>
            <w:r w:rsidRPr="00DD5095">
              <w:t xml:space="preserve"> </w:t>
            </w:r>
            <w:r w:rsidRPr="00DD5095">
              <w:rPr>
                <w:rFonts w:ascii="Calibri" w:hAnsi="Calibri"/>
                <w:sz w:val="18"/>
                <w:szCs w:val="18"/>
              </w:rPr>
              <w:t>or Description of Location</w:t>
            </w:r>
          </w:p>
        </w:tc>
        <w:tc>
          <w:tcPr>
            <w:tcW w:w="1124" w:type="dxa"/>
            <w:vAlign w:val="bottom"/>
          </w:tcPr>
          <w:p w14:paraId="463C0325" w14:textId="417120F9"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Air Filter </w:t>
            </w:r>
            <w:del w:id="36" w:author="Shewmaker, Michael@Energy" w:date="2022-01-26T09:16:00Z">
              <w:r w:rsidRPr="00DD5095" w:rsidDel="007D22B3">
                <w:rPr>
                  <w:rFonts w:ascii="Calibri" w:hAnsi="Calibri"/>
                  <w:sz w:val="18"/>
                  <w:szCs w:val="18"/>
                </w:rPr>
                <w:delText xml:space="preserve">Device </w:delText>
              </w:r>
            </w:del>
            <w:ins w:id="37" w:author="Shewmaker, Michael@Energy" w:date="2022-01-26T09:16:00Z">
              <w:r w:rsidR="007D22B3">
                <w:rPr>
                  <w:rFonts w:ascii="Calibri" w:hAnsi="Calibri"/>
                  <w:sz w:val="18"/>
                  <w:szCs w:val="18"/>
                </w:rPr>
                <w:t>Rack</w:t>
              </w:r>
              <w:r w:rsidR="007D22B3" w:rsidRPr="00DD5095">
                <w:rPr>
                  <w:rFonts w:ascii="Calibri" w:hAnsi="Calibri"/>
                  <w:sz w:val="18"/>
                  <w:szCs w:val="18"/>
                </w:rPr>
                <w:t xml:space="preserve"> </w:t>
              </w:r>
            </w:ins>
            <w:r w:rsidRPr="00DD5095">
              <w:rPr>
                <w:rFonts w:ascii="Calibri" w:hAnsi="Calibri"/>
                <w:sz w:val="18"/>
                <w:szCs w:val="18"/>
              </w:rPr>
              <w:t>Type</w:t>
            </w:r>
          </w:p>
        </w:tc>
        <w:tc>
          <w:tcPr>
            <w:tcW w:w="1124" w:type="dxa"/>
            <w:vAlign w:val="bottom"/>
          </w:tcPr>
          <w:p w14:paraId="07518F77" w14:textId="45313AC1"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Design Airflow Rate </w:t>
            </w:r>
          </w:p>
          <w:p w14:paraId="5EF986B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for Air Filter Device </w:t>
            </w:r>
          </w:p>
          <w:p w14:paraId="25B22D6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(cfm)</w:t>
            </w:r>
          </w:p>
        </w:tc>
        <w:tc>
          <w:tcPr>
            <w:tcW w:w="1125" w:type="dxa"/>
            <w:vAlign w:val="bottom"/>
          </w:tcPr>
          <w:p w14:paraId="3F851CE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Air Filter Nominal Depth</w:t>
            </w:r>
          </w:p>
          <w:p w14:paraId="70B31BF0" w14:textId="70960AEC"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4" w:type="dxa"/>
            <w:vAlign w:val="bottom"/>
          </w:tcPr>
          <w:p w14:paraId="2243CBB6" w14:textId="77777777" w:rsidR="00DD5095" w:rsidRPr="00DD5095" w:rsidRDefault="00DD5095" w:rsidP="00DD5095">
            <w:pPr>
              <w:jc w:val="center"/>
              <w:rPr>
                <w:rFonts w:ascii="Calibri" w:hAnsi="Calibri"/>
                <w:sz w:val="18"/>
                <w:szCs w:val="18"/>
              </w:rPr>
            </w:pPr>
            <w:r w:rsidRPr="00DD5095">
              <w:rPr>
                <w:rFonts w:ascii="Calibri" w:hAnsi="Calibri"/>
                <w:sz w:val="18"/>
                <w:szCs w:val="18"/>
              </w:rPr>
              <w:t>Air Filter Nominal Length</w:t>
            </w:r>
          </w:p>
          <w:p w14:paraId="1DEAD2F8"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4" w:type="dxa"/>
            <w:vAlign w:val="bottom"/>
          </w:tcPr>
          <w:p w14:paraId="54AC435E" w14:textId="77777777" w:rsidR="00DD5095" w:rsidRPr="00DD5095" w:rsidRDefault="00DD5095" w:rsidP="00DD5095">
            <w:pPr>
              <w:jc w:val="center"/>
              <w:rPr>
                <w:rFonts w:ascii="Calibri" w:hAnsi="Calibri"/>
                <w:sz w:val="18"/>
                <w:szCs w:val="18"/>
              </w:rPr>
            </w:pPr>
            <w:r w:rsidRPr="00DD5095">
              <w:rPr>
                <w:rFonts w:ascii="Calibri" w:hAnsi="Calibri"/>
                <w:sz w:val="18"/>
                <w:szCs w:val="18"/>
              </w:rPr>
              <w:t>Air Filter Nominal Width</w:t>
            </w:r>
          </w:p>
          <w:p w14:paraId="6FA14DB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p>
        </w:tc>
        <w:tc>
          <w:tcPr>
            <w:tcW w:w="1125" w:type="dxa"/>
            <w:vAlign w:val="bottom"/>
          </w:tcPr>
          <w:p w14:paraId="1A2FDDF2" w14:textId="77777777" w:rsidR="00DD5095" w:rsidRPr="00DD5095" w:rsidRDefault="00DD5095" w:rsidP="00DD5095">
            <w:pPr>
              <w:jc w:val="center"/>
              <w:rPr>
                <w:rFonts w:ascii="Calibri" w:hAnsi="Calibri"/>
                <w:sz w:val="18"/>
                <w:szCs w:val="18"/>
              </w:rPr>
            </w:pPr>
            <w:r w:rsidRPr="00DD5095">
              <w:rPr>
                <w:rFonts w:ascii="Calibri" w:hAnsi="Calibri"/>
                <w:sz w:val="18"/>
                <w:szCs w:val="18"/>
              </w:rPr>
              <w:t xml:space="preserve">Air Filter </w:t>
            </w:r>
          </w:p>
          <w:p w14:paraId="39624CAE" w14:textId="77777777" w:rsidR="00DD5095" w:rsidRPr="00DD5095" w:rsidRDefault="00DD5095" w:rsidP="00DD5095">
            <w:pPr>
              <w:jc w:val="center"/>
              <w:rPr>
                <w:rFonts w:ascii="Calibri" w:hAnsi="Calibri"/>
                <w:sz w:val="18"/>
                <w:szCs w:val="18"/>
              </w:rPr>
            </w:pPr>
            <w:r w:rsidRPr="00DD5095">
              <w:rPr>
                <w:rFonts w:ascii="Calibri" w:hAnsi="Calibri"/>
                <w:sz w:val="18"/>
                <w:szCs w:val="18"/>
              </w:rPr>
              <w:t>Calculated Nominal Face Area</w:t>
            </w:r>
          </w:p>
          <w:p w14:paraId="0B2478CB"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r w:rsidRPr="00DD5095">
              <w:rPr>
                <w:rFonts w:ascii="Calibri" w:hAnsi="Calibri"/>
                <w:sz w:val="18"/>
                <w:szCs w:val="18"/>
                <w:vertAlign w:val="superscript"/>
              </w:rPr>
              <w:t>2</w:t>
            </w:r>
            <w:r w:rsidRPr="00DD5095">
              <w:rPr>
                <w:rFonts w:ascii="Calibri" w:hAnsi="Calibri"/>
                <w:sz w:val="18"/>
                <w:szCs w:val="18"/>
              </w:rPr>
              <w:t>)</w:t>
            </w:r>
          </w:p>
        </w:tc>
        <w:tc>
          <w:tcPr>
            <w:tcW w:w="1105" w:type="dxa"/>
            <w:vAlign w:val="bottom"/>
          </w:tcPr>
          <w:p w14:paraId="113AC576" w14:textId="77777777" w:rsidR="00DD5095" w:rsidRPr="00DD5095" w:rsidRDefault="00DD5095" w:rsidP="00DD5095">
            <w:pPr>
              <w:jc w:val="center"/>
              <w:rPr>
                <w:rFonts w:ascii="Calibri" w:hAnsi="Calibri"/>
                <w:sz w:val="18"/>
                <w:szCs w:val="18"/>
              </w:rPr>
            </w:pPr>
            <w:r w:rsidRPr="00DD5095">
              <w:rPr>
                <w:rFonts w:ascii="Calibri" w:hAnsi="Calibri"/>
                <w:sz w:val="18"/>
                <w:szCs w:val="18"/>
              </w:rPr>
              <w:t xml:space="preserve">Air Filter Required </w:t>
            </w:r>
          </w:p>
          <w:p w14:paraId="16B5FECF" w14:textId="77777777" w:rsidR="00DD5095" w:rsidRPr="00DD5095" w:rsidRDefault="00DD5095" w:rsidP="00DD5095">
            <w:pPr>
              <w:jc w:val="center"/>
              <w:rPr>
                <w:rFonts w:ascii="Calibri" w:hAnsi="Calibri"/>
                <w:sz w:val="18"/>
                <w:szCs w:val="18"/>
              </w:rPr>
            </w:pPr>
            <w:r w:rsidRPr="00DD5095">
              <w:rPr>
                <w:rFonts w:ascii="Calibri" w:hAnsi="Calibri"/>
                <w:sz w:val="18"/>
                <w:szCs w:val="18"/>
              </w:rPr>
              <w:t>Minimum Face Area</w:t>
            </w:r>
          </w:p>
          <w:p w14:paraId="5EFD14D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(inch</w:t>
            </w:r>
            <w:r w:rsidRPr="00DD5095">
              <w:rPr>
                <w:rFonts w:ascii="Calibri" w:hAnsi="Calibri"/>
                <w:sz w:val="18"/>
                <w:szCs w:val="18"/>
                <w:vertAlign w:val="superscript"/>
              </w:rPr>
              <w:t>2</w:t>
            </w:r>
            <w:r w:rsidRPr="00DD5095">
              <w:rPr>
                <w:rFonts w:ascii="Calibri" w:hAnsi="Calibri"/>
                <w:sz w:val="18"/>
                <w:szCs w:val="18"/>
              </w:rPr>
              <w:t>)</w:t>
            </w:r>
          </w:p>
        </w:tc>
        <w:tc>
          <w:tcPr>
            <w:tcW w:w="1080" w:type="dxa"/>
            <w:vAlign w:val="bottom"/>
          </w:tcPr>
          <w:p w14:paraId="2E15DE3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Face Area Compliance</w:t>
            </w:r>
          </w:p>
        </w:tc>
        <w:tc>
          <w:tcPr>
            <w:tcW w:w="1188" w:type="dxa"/>
            <w:vAlign w:val="bottom"/>
          </w:tcPr>
          <w:p w14:paraId="17FBAB58" w14:textId="1F664954"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Design Allowable Pressure Drop for Air Filter Device </w:t>
            </w:r>
          </w:p>
          <w:p w14:paraId="2CE91900"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w:t>
            </w:r>
            <w:proofErr w:type="gramStart"/>
            <w:r w:rsidRPr="00DD5095">
              <w:rPr>
                <w:rFonts w:ascii="Calibri" w:hAnsi="Calibri"/>
                <w:sz w:val="18"/>
                <w:szCs w:val="18"/>
              </w:rPr>
              <w:t>inch</w:t>
            </w:r>
            <w:proofErr w:type="gramEnd"/>
            <w:r w:rsidRPr="00DD5095">
              <w:rPr>
                <w:rFonts w:ascii="Calibri" w:hAnsi="Calibri"/>
                <w:sz w:val="18"/>
                <w:szCs w:val="18"/>
              </w:rPr>
              <w:t xml:space="preserve"> W.C.) </w:t>
            </w:r>
          </w:p>
        </w:tc>
      </w:tr>
      <w:tr w:rsidR="00DD5095" w:rsidRPr="00DD5095" w14:paraId="6DBC966D" w14:textId="77777777" w:rsidTr="000B5267">
        <w:trPr>
          <w:cantSplit/>
          <w:trHeight w:val="360"/>
        </w:trPr>
        <w:tc>
          <w:tcPr>
            <w:tcW w:w="1124" w:type="dxa"/>
          </w:tcPr>
          <w:p w14:paraId="288338A6" w14:textId="77777777" w:rsidR="00DD5095" w:rsidRPr="00DD5095" w:rsidRDefault="00DD5095" w:rsidP="000B5267">
            <w:pPr>
              <w:keepNext/>
              <w:rPr>
                <w:rFonts w:ascii="Calibri" w:hAnsi="Calibri"/>
                <w:sz w:val="18"/>
                <w:szCs w:val="18"/>
              </w:rPr>
            </w:pPr>
          </w:p>
        </w:tc>
        <w:tc>
          <w:tcPr>
            <w:tcW w:w="1124" w:type="dxa"/>
          </w:tcPr>
          <w:p w14:paraId="4D211092" w14:textId="77777777" w:rsidR="00DD5095" w:rsidRPr="00DD5095" w:rsidRDefault="00DD5095" w:rsidP="000B5267">
            <w:pPr>
              <w:keepNext/>
              <w:rPr>
                <w:rFonts w:ascii="Calibri" w:hAnsi="Calibri"/>
                <w:sz w:val="18"/>
                <w:szCs w:val="18"/>
              </w:rPr>
            </w:pPr>
          </w:p>
        </w:tc>
        <w:tc>
          <w:tcPr>
            <w:tcW w:w="1124" w:type="dxa"/>
          </w:tcPr>
          <w:p w14:paraId="088589D5" w14:textId="77777777" w:rsidR="00DD5095" w:rsidRPr="00DD5095" w:rsidRDefault="00DD5095" w:rsidP="000B5267">
            <w:pPr>
              <w:keepNext/>
              <w:rPr>
                <w:rFonts w:ascii="Calibri" w:hAnsi="Calibri"/>
                <w:sz w:val="18"/>
                <w:szCs w:val="18"/>
              </w:rPr>
            </w:pPr>
          </w:p>
        </w:tc>
        <w:tc>
          <w:tcPr>
            <w:tcW w:w="1125" w:type="dxa"/>
          </w:tcPr>
          <w:p w14:paraId="06056D39" w14:textId="77777777" w:rsidR="00DD5095" w:rsidRPr="00DD5095" w:rsidRDefault="00DD5095" w:rsidP="000B5267">
            <w:pPr>
              <w:keepNext/>
              <w:rPr>
                <w:rFonts w:ascii="Calibri" w:hAnsi="Calibri"/>
                <w:sz w:val="18"/>
                <w:szCs w:val="18"/>
              </w:rPr>
            </w:pPr>
          </w:p>
        </w:tc>
        <w:tc>
          <w:tcPr>
            <w:tcW w:w="1124" w:type="dxa"/>
          </w:tcPr>
          <w:p w14:paraId="193BEA11" w14:textId="77777777" w:rsidR="00DD5095" w:rsidRPr="00DD5095" w:rsidRDefault="00DD5095" w:rsidP="000B5267">
            <w:pPr>
              <w:keepNext/>
              <w:rPr>
                <w:rFonts w:ascii="Calibri" w:hAnsi="Calibri"/>
                <w:sz w:val="18"/>
                <w:szCs w:val="18"/>
              </w:rPr>
            </w:pPr>
          </w:p>
        </w:tc>
        <w:tc>
          <w:tcPr>
            <w:tcW w:w="1124" w:type="dxa"/>
          </w:tcPr>
          <w:p w14:paraId="2A8F5728" w14:textId="77777777" w:rsidR="00DD5095" w:rsidRPr="00DD5095" w:rsidRDefault="00DD5095" w:rsidP="000B5267">
            <w:pPr>
              <w:keepNext/>
              <w:rPr>
                <w:rFonts w:ascii="Calibri" w:hAnsi="Calibri"/>
                <w:sz w:val="18"/>
                <w:szCs w:val="18"/>
              </w:rPr>
            </w:pPr>
          </w:p>
        </w:tc>
        <w:tc>
          <w:tcPr>
            <w:tcW w:w="1125" w:type="dxa"/>
          </w:tcPr>
          <w:p w14:paraId="580F7039" w14:textId="77777777" w:rsidR="00DD5095" w:rsidRPr="00DD5095" w:rsidRDefault="00DD5095" w:rsidP="000B5267">
            <w:pPr>
              <w:keepNext/>
              <w:rPr>
                <w:rFonts w:ascii="Calibri" w:hAnsi="Calibri"/>
                <w:sz w:val="18"/>
                <w:szCs w:val="18"/>
              </w:rPr>
            </w:pPr>
          </w:p>
        </w:tc>
        <w:tc>
          <w:tcPr>
            <w:tcW w:w="1124" w:type="dxa"/>
          </w:tcPr>
          <w:p w14:paraId="63511A9D" w14:textId="77777777" w:rsidR="00DD5095" w:rsidRPr="00DD5095" w:rsidRDefault="00DD5095" w:rsidP="000B5267">
            <w:pPr>
              <w:keepNext/>
              <w:rPr>
                <w:rFonts w:ascii="Calibri" w:hAnsi="Calibri"/>
                <w:sz w:val="18"/>
                <w:szCs w:val="18"/>
              </w:rPr>
            </w:pPr>
          </w:p>
        </w:tc>
        <w:tc>
          <w:tcPr>
            <w:tcW w:w="1124" w:type="dxa"/>
          </w:tcPr>
          <w:p w14:paraId="3976E60E" w14:textId="77777777" w:rsidR="00DD5095" w:rsidRPr="00DD5095" w:rsidRDefault="00DD5095" w:rsidP="000B5267">
            <w:pPr>
              <w:keepNext/>
              <w:rPr>
                <w:rFonts w:ascii="Calibri" w:hAnsi="Calibri"/>
                <w:sz w:val="18"/>
                <w:szCs w:val="18"/>
              </w:rPr>
            </w:pPr>
          </w:p>
        </w:tc>
        <w:tc>
          <w:tcPr>
            <w:tcW w:w="1125" w:type="dxa"/>
          </w:tcPr>
          <w:p w14:paraId="21648BF1" w14:textId="77777777" w:rsidR="00DD5095" w:rsidRPr="00DD5095" w:rsidRDefault="00DD5095" w:rsidP="000B5267">
            <w:pPr>
              <w:keepNext/>
              <w:rPr>
                <w:rFonts w:ascii="Calibri" w:hAnsi="Calibri"/>
                <w:sz w:val="18"/>
                <w:szCs w:val="18"/>
              </w:rPr>
            </w:pPr>
          </w:p>
        </w:tc>
        <w:tc>
          <w:tcPr>
            <w:tcW w:w="1105" w:type="dxa"/>
          </w:tcPr>
          <w:p w14:paraId="295962C3" w14:textId="77777777" w:rsidR="00DD5095" w:rsidRPr="00DD5095" w:rsidRDefault="00DD5095" w:rsidP="000B5267">
            <w:pPr>
              <w:keepNext/>
              <w:rPr>
                <w:rFonts w:ascii="Calibri" w:hAnsi="Calibri"/>
                <w:sz w:val="18"/>
                <w:szCs w:val="18"/>
              </w:rPr>
            </w:pPr>
          </w:p>
        </w:tc>
        <w:tc>
          <w:tcPr>
            <w:tcW w:w="1080" w:type="dxa"/>
          </w:tcPr>
          <w:p w14:paraId="652E8DE2" w14:textId="77777777" w:rsidR="00DD5095" w:rsidRPr="00DD5095" w:rsidRDefault="00DD5095" w:rsidP="000B5267">
            <w:pPr>
              <w:keepNext/>
              <w:rPr>
                <w:rFonts w:ascii="Calibri" w:hAnsi="Calibri"/>
                <w:sz w:val="18"/>
                <w:szCs w:val="18"/>
              </w:rPr>
            </w:pPr>
          </w:p>
        </w:tc>
        <w:tc>
          <w:tcPr>
            <w:tcW w:w="1188" w:type="dxa"/>
          </w:tcPr>
          <w:p w14:paraId="4605F609" w14:textId="77777777" w:rsidR="00DD5095" w:rsidRPr="00DD5095" w:rsidRDefault="00DD5095" w:rsidP="000B5267">
            <w:pPr>
              <w:keepNext/>
              <w:rPr>
                <w:rFonts w:ascii="Calibri" w:hAnsi="Calibri"/>
                <w:sz w:val="18"/>
                <w:szCs w:val="18"/>
              </w:rPr>
            </w:pPr>
          </w:p>
        </w:tc>
      </w:tr>
      <w:tr w:rsidR="00DD5095" w:rsidRPr="00DD5095" w14:paraId="1B6F862C" w14:textId="77777777" w:rsidTr="000B5267">
        <w:trPr>
          <w:cantSplit/>
        </w:trPr>
        <w:tc>
          <w:tcPr>
            <w:tcW w:w="14616" w:type="dxa"/>
            <w:gridSpan w:val="13"/>
          </w:tcPr>
          <w:p w14:paraId="76E3C7A9"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207B0F7E" w14:textId="610E987C" w:rsidR="00DD5095" w:rsidRDefault="00DD5095" w:rsidP="00DD5095"/>
    <w:p w14:paraId="07FCCA55" w14:textId="77777777" w:rsidR="00C7270F" w:rsidRPr="00DD5095" w:rsidRDefault="00C7270F" w:rsidP="00DD50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DD5095" w:rsidRPr="00DD5095" w14:paraId="795E6684" w14:textId="77777777" w:rsidTr="0097542A">
        <w:trPr>
          <w:cantSplit/>
        </w:trPr>
        <w:tc>
          <w:tcPr>
            <w:tcW w:w="14390" w:type="dxa"/>
            <w:gridSpan w:val="2"/>
            <w:shd w:val="clear" w:color="auto" w:fill="auto"/>
          </w:tcPr>
          <w:p w14:paraId="2EF7A933" w14:textId="77777777" w:rsidR="00DD5095" w:rsidRDefault="00DD5095" w:rsidP="00DD5095">
            <w:pPr>
              <w:keepNext/>
              <w:rPr>
                <w:ins w:id="38" w:author="Markstrum, Alexis" w:date="2021-11-23T13:06:00Z"/>
                <w:rFonts w:ascii="Calibri" w:hAnsi="Calibri"/>
                <w:b/>
                <w:szCs w:val="18"/>
              </w:rPr>
            </w:pPr>
            <w:r w:rsidRPr="00DD5095">
              <w:rPr>
                <w:rFonts w:ascii="Calibri" w:hAnsi="Calibri"/>
                <w:b/>
                <w:szCs w:val="18"/>
              </w:rPr>
              <w:t xml:space="preserve">K. Air Filter Device Requirements  </w:t>
            </w:r>
          </w:p>
          <w:p w14:paraId="32762461" w14:textId="5D1B9368" w:rsidR="0097542A" w:rsidRPr="00DD5095" w:rsidRDefault="0097542A" w:rsidP="00DD5095">
            <w:pPr>
              <w:keepNext/>
              <w:rPr>
                <w:rFonts w:ascii="Calibri" w:hAnsi="Calibri"/>
                <w:b/>
                <w:sz w:val="18"/>
                <w:szCs w:val="18"/>
              </w:rPr>
            </w:pPr>
            <w:ins w:id="39" w:author="Markstrum, Alexis" w:date="2021-11-23T13:06:00Z">
              <w:r>
                <w:rPr>
                  <w:rFonts w:ascii="Calibri" w:hAnsi="Calibri"/>
                  <w:sz w:val="18"/>
                  <w:szCs w:val="18"/>
                </w:rPr>
                <w:t>Mandatory Air Filter Device Requirements can be found in Section 1</w:t>
              </w:r>
            </w:ins>
            <w:ins w:id="40" w:author="Moua, Cheng@Energy" w:date="2022-02-07T14:33:00Z">
              <w:r w:rsidR="00A61D79">
                <w:rPr>
                  <w:rFonts w:ascii="Calibri" w:hAnsi="Calibri"/>
                  <w:sz w:val="18"/>
                  <w:szCs w:val="18"/>
                </w:rPr>
                <w:t>60.</w:t>
              </w:r>
            </w:ins>
            <w:ins w:id="41" w:author="Moua, Cheng@Energy" w:date="2022-02-07T14:34:00Z">
              <w:r w:rsidR="00A61D79">
                <w:rPr>
                  <w:rFonts w:ascii="Calibri" w:hAnsi="Calibri"/>
                  <w:sz w:val="18"/>
                  <w:szCs w:val="18"/>
                </w:rPr>
                <w:t>2(b)</w:t>
              </w:r>
              <w:r w:rsidR="00E53D56">
                <w:rPr>
                  <w:rFonts w:ascii="Calibri" w:hAnsi="Calibri"/>
                  <w:sz w:val="18"/>
                  <w:szCs w:val="18"/>
                </w:rPr>
                <w:t>1</w:t>
              </w:r>
            </w:ins>
            <w:ins w:id="42" w:author="Markstrum, Alexis" w:date="2021-11-23T13:06:00Z">
              <w:del w:id="43" w:author="Moua, Cheng@Energy" w:date="2022-02-07T14:33:00Z">
                <w:r w:rsidDel="00A61D79">
                  <w:rPr>
                    <w:rFonts w:ascii="Calibri" w:hAnsi="Calibri"/>
                    <w:sz w:val="18"/>
                    <w:szCs w:val="18"/>
                  </w:rPr>
                  <w:delText>50.0(m)12A-E</w:delText>
                </w:r>
              </w:del>
              <w:r>
                <w:rPr>
                  <w:rFonts w:ascii="Calibri" w:hAnsi="Calibri"/>
                  <w:sz w:val="18"/>
                  <w:szCs w:val="18"/>
                </w:rPr>
                <w:t>.  Some mandatory requirements may apply in addition to those listed below.</w:t>
              </w:r>
            </w:ins>
          </w:p>
        </w:tc>
      </w:tr>
      <w:tr w:rsidR="00DD5095" w:rsidRPr="00DD5095" w14:paraId="3EAAD20D" w14:textId="77777777" w:rsidTr="0097542A">
        <w:trPr>
          <w:cantSplit/>
        </w:trPr>
        <w:tc>
          <w:tcPr>
            <w:tcW w:w="464" w:type="dxa"/>
            <w:shd w:val="clear" w:color="auto" w:fill="auto"/>
            <w:vAlign w:val="center"/>
          </w:tcPr>
          <w:p w14:paraId="358FC885"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01</w:t>
            </w:r>
          </w:p>
        </w:tc>
        <w:tc>
          <w:tcPr>
            <w:tcW w:w="13926" w:type="dxa"/>
            <w:shd w:val="clear" w:color="auto" w:fill="auto"/>
          </w:tcPr>
          <w:p w14:paraId="680C65D0" w14:textId="3EB26A83" w:rsidR="00DD5095" w:rsidRPr="00DD5095" w:rsidRDefault="00DD5095" w:rsidP="00DD5095">
            <w:pPr>
              <w:keepNext/>
              <w:spacing w:after="60"/>
              <w:rPr>
                <w:rFonts w:ascii="Calibri" w:hAnsi="Calibri"/>
                <w:sz w:val="18"/>
                <w:szCs w:val="18"/>
              </w:rPr>
            </w:pPr>
            <w:del w:id="44" w:author="Markstrum, Alexis" w:date="2021-11-23T13:07:00Z">
              <w:r w:rsidRPr="00DD5095" w:rsidDel="0097542A">
                <w:rPr>
                  <w:rFonts w:ascii="Calibri" w:hAnsi="Calibri"/>
                  <w:sz w:val="18"/>
                  <w:szCs w:val="18"/>
                </w:rPr>
                <w:delText>The system shall be designed to ensure that a</w:delText>
              </w:r>
            </w:del>
            <w:ins w:id="45" w:author="Markstrum, Alexis" w:date="2021-11-23T13:07:00Z">
              <w:r w:rsidR="0097542A">
                <w:rPr>
                  <w:rFonts w:ascii="Calibri" w:hAnsi="Calibri"/>
                  <w:sz w:val="18"/>
                  <w:szCs w:val="18"/>
                </w:rPr>
                <w:t>A</w:t>
              </w:r>
            </w:ins>
            <w:r w:rsidRPr="00DD5095">
              <w:rPr>
                <w:rFonts w:ascii="Calibri" w:hAnsi="Calibri"/>
                <w:sz w:val="18"/>
                <w:szCs w:val="18"/>
              </w:rPr>
              <w:t xml:space="preserve">ll recirculated air and all outdoor air </w:t>
            </w:r>
            <w:ins w:id="46" w:author="Markstrum, Alexis" w:date="2021-11-23T13:07:00Z">
              <w:r w:rsidR="0097542A">
                <w:rPr>
                  <w:rFonts w:ascii="Calibri" w:hAnsi="Calibri"/>
                  <w:sz w:val="18"/>
                  <w:szCs w:val="18"/>
                </w:rPr>
                <w:t xml:space="preserve">(including make up air) </w:t>
              </w:r>
            </w:ins>
            <w:r w:rsidRPr="00DD5095">
              <w:rPr>
                <w:rFonts w:ascii="Calibri" w:hAnsi="Calibri"/>
                <w:sz w:val="18"/>
                <w:szCs w:val="18"/>
              </w:rPr>
              <w:t>supplied to the occupiable space is filtered before passing through the system's thermal conditioning components.</w:t>
            </w:r>
          </w:p>
        </w:tc>
      </w:tr>
      <w:tr w:rsidR="00DD5095" w:rsidRPr="00DD5095" w14:paraId="59E7DE6E" w14:textId="77777777" w:rsidTr="0097542A">
        <w:trPr>
          <w:cantSplit/>
        </w:trPr>
        <w:tc>
          <w:tcPr>
            <w:tcW w:w="464" w:type="dxa"/>
            <w:shd w:val="clear" w:color="auto" w:fill="auto"/>
            <w:vAlign w:val="center"/>
          </w:tcPr>
          <w:p w14:paraId="3A490F5F"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02</w:t>
            </w:r>
          </w:p>
        </w:tc>
        <w:tc>
          <w:tcPr>
            <w:tcW w:w="13926" w:type="dxa"/>
            <w:shd w:val="clear" w:color="auto" w:fill="auto"/>
          </w:tcPr>
          <w:p w14:paraId="1FDF7067" w14:textId="7580BA1C" w:rsidR="00DD5095" w:rsidRPr="00DD5095" w:rsidRDefault="00DD5095" w:rsidP="00DD5095">
            <w:pPr>
              <w:keepNext/>
              <w:spacing w:after="60"/>
              <w:rPr>
                <w:rFonts w:ascii="Calibri" w:hAnsi="Calibri"/>
                <w:sz w:val="18"/>
                <w:szCs w:val="18"/>
              </w:rPr>
            </w:pPr>
            <w:r w:rsidRPr="00DD5095">
              <w:rPr>
                <w:rFonts w:ascii="Calibri" w:hAnsi="Calibri"/>
                <w:sz w:val="18"/>
                <w:szCs w:val="18"/>
              </w:rPr>
              <w:t>The</w:t>
            </w:r>
            <w:ins w:id="47" w:author="Markstrum, Alexis" w:date="2021-11-23T13:07:00Z">
              <w:r w:rsidR="0097542A">
                <w:rPr>
                  <w:rFonts w:ascii="Calibri" w:hAnsi="Calibri"/>
                  <w:sz w:val="18"/>
                  <w:szCs w:val="18"/>
                </w:rPr>
                <w:t xml:space="preserve"> space conditioning</w:t>
              </w:r>
            </w:ins>
            <w:r w:rsidRPr="00DD5095">
              <w:rPr>
                <w:rFonts w:ascii="Calibri" w:hAnsi="Calibri"/>
                <w:sz w:val="18"/>
                <w:szCs w:val="18"/>
              </w:rPr>
              <w:t xml:space="preserve"> 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Pr="00DD5095">
              <w:t xml:space="preserve"> </w:t>
            </w:r>
            <w:r w:rsidRPr="00DD5095">
              <w:rPr>
                <w:rFonts w:ascii="Calibri" w:hAnsi="Calibri"/>
                <w:sz w:val="18"/>
                <w:szCs w:val="18"/>
              </w:rPr>
              <w:t>by the system designer. The system installer shall affix a sticker/label to each system air filter grille/rack locations that discloses the filter's design airflow rate and the filter's maximum allowable clean-filter pressure drop at the design airflow rate.  The sticker/label shall be permanently affixed to the air filter device, readily legible, and visible to a person replacing the air filter.</w:t>
            </w:r>
          </w:p>
        </w:tc>
      </w:tr>
      <w:tr w:rsidR="00DD5095" w:rsidRPr="00DD5095" w14:paraId="3F1E814D" w14:textId="77777777" w:rsidTr="0097542A">
        <w:trPr>
          <w:cantSplit/>
        </w:trPr>
        <w:tc>
          <w:tcPr>
            <w:tcW w:w="464" w:type="dxa"/>
            <w:shd w:val="clear" w:color="auto" w:fill="auto"/>
            <w:vAlign w:val="center"/>
          </w:tcPr>
          <w:p w14:paraId="2F4D18F3"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03</w:t>
            </w:r>
          </w:p>
        </w:tc>
        <w:tc>
          <w:tcPr>
            <w:tcW w:w="13926" w:type="dxa"/>
            <w:shd w:val="clear" w:color="auto" w:fill="auto"/>
          </w:tcPr>
          <w:p w14:paraId="3BC2E6D6" w14:textId="79B26165" w:rsidR="00DD5095" w:rsidRPr="00DD5095" w:rsidRDefault="00DD5095" w:rsidP="00A815AC">
            <w:pPr>
              <w:keepNext/>
              <w:spacing w:after="60"/>
              <w:rPr>
                <w:rFonts w:ascii="Calibri" w:hAnsi="Calibri"/>
                <w:sz w:val="18"/>
                <w:szCs w:val="18"/>
              </w:rPr>
            </w:pPr>
            <w:r w:rsidRPr="00DD5095">
              <w:rPr>
                <w:rFonts w:ascii="Calibri" w:hAnsi="Calibri"/>
                <w:sz w:val="18"/>
                <w:szCs w:val="18"/>
              </w:rPr>
              <w:t>All system air filter</w:t>
            </w:r>
            <w:r w:rsidR="00A815AC">
              <w:rPr>
                <w:rFonts w:ascii="Calibri" w:hAnsi="Calibri"/>
                <w:sz w:val="18"/>
                <w:szCs w:val="18"/>
              </w:rPr>
              <w:t>s</w:t>
            </w:r>
            <w:r w:rsidRPr="00DD5095">
              <w:rPr>
                <w:rFonts w:ascii="Calibri" w:hAnsi="Calibri"/>
                <w:sz w:val="18"/>
                <w:szCs w:val="18"/>
              </w:rPr>
              <w:t xml:space="preserve"> shall be located and installed in such a manner as to allow access and regular service by the system owner.</w:t>
            </w:r>
          </w:p>
        </w:tc>
      </w:tr>
      <w:tr w:rsidR="00DD5095" w:rsidRPr="00DD5095" w14:paraId="66454865" w14:textId="77777777" w:rsidTr="0097542A">
        <w:trPr>
          <w:cantSplit/>
        </w:trPr>
        <w:tc>
          <w:tcPr>
            <w:tcW w:w="464" w:type="dxa"/>
            <w:shd w:val="clear" w:color="auto" w:fill="auto"/>
            <w:vAlign w:val="center"/>
          </w:tcPr>
          <w:p w14:paraId="10532D7C"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04</w:t>
            </w:r>
          </w:p>
        </w:tc>
        <w:tc>
          <w:tcPr>
            <w:tcW w:w="13926" w:type="dxa"/>
            <w:shd w:val="clear" w:color="auto" w:fill="auto"/>
          </w:tcPr>
          <w:p w14:paraId="62049E99" w14:textId="21599A08" w:rsidR="00DD5095" w:rsidRPr="00DD5095" w:rsidRDefault="00DD5095" w:rsidP="00DD5095">
            <w:pPr>
              <w:keepNext/>
              <w:spacing w:after="60"/>
              <w:rPr>
                <w:rFonts w:ascii="Calibri" w:hAnsi="Calibri"/>
                <w:sz w:val="18"/>
                <w:szCs w:val="18"/>
              </w:rPr>
            </w:pPr>
            <w:proofErr w:type="gramStart"/>
            <w:r w:rsidRPr="00DD5095">
              <w:rPr>
                <w:rFonts w:ascii="Calibri" w:hAnsi="Calibri"/>
                <w:sz w:val="18"/>
                <w:szCs w:val="18"/>
              </w:rPr>
              <w:t>he</w:t>
            </w:r>
            <w:proofErr w:type="gramEnd"/>
            <w:r w:rsidRPr="00DD5095">
              <w:rPr>
                <w:rFonts w:ascii="Calibri" w:hAnsi="Calibri"/>
                <w:sz w:val="18"/>
                <w:szCs w:val="18"/>
              </w:rPr>
              <w:t xml:space="preserve"> system shall be provided with air filter media having a designated efficiency equal to or greater than MERV 13 when tested in accordance with ASHRAE Standard 52.2, or a particle size efficiency rating equal to or greater than 50% in the 0.30-1.0 </w:t>
            </w:r>
            <w:proofErr w:type="spellStart"/>
            <w:r w:rsidRPr="00DD5095">
              <w:rPr>
                <w:rFonts w:ascii="Calibri" w:hAnsi="Calibri"/>
                <w:sz w:val="18"/>
                <w:szCs w:val="18"/>
              </w:rPr>
              <w:t>μm</w:t>
            </w:r>
            <w:proofErr w:type="spellEnd"/>
            <w:r w:rsidRPr="00DD5095">
              <w:rPr>
                <w:rFonts w:ascii="Calibri" w:hAnsi="Calibri"/>
                <w:sz w:val="18"/>
                <w:szCs w:val="18"/>
              </w:rPr>
              <w:t xml:space="preserve"> range and equal to or greater than 85 percent in the 1.0-3.0 </w:t>
            </w:r>
            <w:proofErr w:type="spellStart"/>
            <w:r w:rsidRPr="00DD5095">
              <w:rPr>
                <w:rFonts w:ascii="Calibri" w:hAnsi="Calibri"/>
                <w:sz w:val="18"/>
                <w:szCs w:val="18"/>
              </w:rPr>
              <w:t>μm</w:t>
            </w:r>
            <w:proofErr w:type="spellEnd"/>
            <w:r w:rsidRPr="00DD5095">
              <w:rPr>
                <w:rFonts w:ascii="Calibri" w:hAnsi="Calibri"/>
                <w:sz w:val="18"/>
                <w:szCs w:val="18"/>
              </w:rPr>
              <w:t xml:space="preserve"> range when tested in accordance with AHRI Standard 680.</w:t>
            </w:r>
          </w:p>
        </w:tc>
      </w:tr>
      <w:tr w:rsidR="00DD5095" w:rsidRPr="00DD5095" w14:paraId="045847B6" w14:textId="77777777" w:rsidTr="0097542A">
        <w:trPr>
          <w:cantSplit/>
        </w:trPr>
        <w:tc>
          <w:tcPr>
            <w:tcW w:w="464" w:type="dxa"/>
            <w:shd w:val="clear" w:color="auto" w:fill="auto"/>
            <w:vAlign w:val="center"/>
          </w:tcPr>
          <w:p w14:paraId="0AF72B5A"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05</w:t>
            </w:r>
          </w:p>
        </w:tc>
        <w:tc>
          <w:tcPr>
            <w:tcW w:w="13926" w:type="dxa"/>
            <w:shd w:val="clear" w:color="auto" w:fill="auto"/>
          </w:tcPr>
          <w:p w14:paraId="4746DB4F" w14:textId="3B089E09" w:rsidR="00DD5095" w:rsidRPr="00DD5095" w:rsidRDefault="00DD5095" w:rsidP="00DD5095">
            <w:pPr>
              <w:keepNext/>
              <w:spacing w:after="60"/>
              <w:rPr>
                <w:rFonts w:ascii="Calibri" w:hAnsi="Calibri"/>
                <w:sz w:val="18"/>
                <w:szCs w:val="18"/>
              </w:rPr>
            </w:pPr>
            <w:r w:rsidRPr="00DD5095">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97542A" w:rsidRPr="00DD5095" w14:paraId="09F60D87" w14:textId="77777777" w:rsidTr="0097542A">
        <w:trPr>
          <w:cantSplit/>
          <w:ins w:id="48" w:author="Markstrum, Alexis" w:date="2021-11-23T13:07:00Z"/>
        </w:trPr>
        <w:tc>
          <w:tcPr>
            <w:tcW w:w="464" w:type="dxa"/>
            <w:shd w:val="clear" w:color="auto" w:fill="auto"/>
            <w:vAlign w:val="center"/>
          </w:tcPr>
          <w:p w14:paraId="2958538B" w14:textId="6668CD2C" w:rsidR="0097542A" w:rsidRPr="00DD5095" w:rsidRDefault="0097542A" w:rsidP="0097542A">
            <w:pPr>
              <w:keepNext/>
              <w:jc w:val="center"/>
              <w:rPr>
                <w:ins w:id="49" w:author="Markstrum, Alexis" w:date="2021-11-23T13:07:00Z"/>
                <w:rFonts w:ascii="Calibri" w:hAnsi="Calibri"/>
                <w:sz w:val="18"/>
                <w:szCs w:val="18"/>
              </w:rPr>
            </w:pPr>
            <w:ins w:id="50" w:author="Markstrum, Alexis" w:date="2021-11-23T13:07:00Z">
              <w:r w:rsidRPr="00467527">
                <w:rPr>
                  <w:rFonts w:ascii="Calibri" w:hAnsi="Calibri"/>
                  <w:sz w:val="18"/>
                  <w:szCs w:val="18"/>
                </w:rPr>
                <w:t>06</w:t>
              </w:r>
            </w:ins>
          </w:p>
        </w:tc>
        <w:tc>
          <w:tcPr>
            <w:tcW w:w="13926" w:type="dxa"/>
            <w:shd w:val="clear" w:color="auto" w:fill="auto"/>
          </w:tcPr>
          <w:p w14:paraId="3C89B51E" w14:textId="5D93F829" w:rsidR="0097542A" w:rsidRPr="00DD5095" w:rsidRDefault="0097542A" w:rsidP="0097542A">
            <w:pPr>
              <w:keepNext/>
              <w:spacing w:after="60"/>
              <w:rPr>
                <w:ins w:id="51" w:author="Markstrum, Alexis" w:date="2021-11-23T13:07:00Z"/>
                <w:rFonts w:ascii="Calibri" w:hAnsi="Calibri"/>
                <w:sz w:val="18"/>
                <w:szCs w:val="18"/>
              </w:rPr>
            </w:pPr>
            <w:ins w:id="52" w:author="Markstrum, Alexis" w:date="2021-11-23T13:07:00Z">
              <w:r w:rsidRPr="00467527">
                <w:rPr>
                  <w:rFonts w:ascii="Calibri" w:hAnsi="Calibri" w:cs="Calibri"/>
                  <w:sz w:val="18"/>
                  <w:szCs w:val="18"/>
                </w:rPr>
                <w:t>Filter racks or grilles shall use gaskets, sealing, or other means to close gaps around inserted filters and prevent air from bypassing the filter.</w:t>
              </w:r>
            </w:ins>
          </w:p>
        </w:tc>
      </w:tr>
      <w:tr w:rsidR="0097542A" w:rsidRPr="00DD5095" w14:paraId="73F8684E" w14:textId="77777777" w:rsidTr="0097542A">
        <w:trPr>
          <w:cantSplit/>
        </w:trPr>
        <w:tc>
          <w:tcPr>
            <w:tcW w:w="14390" w:type="dxa"/>
            <w:gridSpan w:val="2"/>
            <w:shd w:val="clear" w:color="auto" w:fill="auto"/>
            <w:vAlign w:val="center"/>
          </w:tcPr>
          <w:p w14:paraId="49C3B4B5" w14:textId="77777777" w:rsidR="0097542A" w:rsidRPr="00DD5095" w:rsidRDefault="0097542A" w:rsidP="0097542A">
            <w:pPr>
              <w:keepNext/>
              <w:rPr>
                <w:rFonts w:ascii="Calibri" w:hAnsi="Calibri"/>
                <w:b/>
                <w:sz w:val="18"/>
                <w:szCs w:val="18"/>
              </w:rPr>
            </w:pPr>
            <w:r w:rsidRPr="00DD5095">
              <w:rPr>
                <w:rFonts w:ascii="Calibri" w:hAnsi="Calibri"/>
                <w:b/>
                <w:sz w:val="18"/>
                <w:szCs w:val="18"/>
              </w:rPr>
              <w:t xml:space="preserve">The responsible person’s signature on this compliance document affirms that all applicable requirements in this table have been met.  </w:t>
            </w:r>
          </w:p>
        </w:tc>
      </w:tr>
    </w:tbl>
    <w:p w14:paraId="1BC66F66" w14:textId="77777777" w:rsidR="00DD5095" w:rsidRPr="00DD5095" w:rsidRDefault="00DD5095" w:rsidP="00DD5095">
      <w:pPr>
        <w:rPr>
          <w:rFonts w:ascii="Calibri" w:hAnsi="Calibri"/>
          <w:sz w:val="18"/>
          <w:szCs w:val="18"/>
        </w:rPr>
      </w:pPr>
    </w:p>
    <w:p w14:paraId="26AC67A9" w14:textId="77777777" w:rsidR="00DD5095" w:rsidRPr="00DD5095"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98"/>
        <w:gridCol w:w="1798"/>
        <w:gridCol w:w="1799"/>
        <w:gridCol w:w="1799"/>
        <w:gridCol w:w="1799"/>
        <w:gridCol w:w="1799"/>
        <w:gridCol w:w="1799"/>
        <w:gridCol w:w="1799"/>
      </w:tblGrid>
      <w:tr w:rsidR="00DD5095" w:rsidRPr="00DD5095" w14:paraId="48C1EA8C" w14:textId="77777777" w:rsidTr="00C37462">
        <w:trPr>
          <w:cantSplit/>
        </w:trPr>
        <w:tc>
          <w:tcPr>
            <w:tcW w:w="14616" w:type="dxa"/>
            <w:gridSpan w:val="8"/>
          </w:tcPr>
          <w:p w14:paraId="1CDF9773" w14:textId="1875B526" w:rsidR="00DD5095" w:rsidRPr="00DD5095" w:rsidRDefault="00DD5095" w:rsidP="00DD5095">
            <w:pPr>
              <w:keepNext/>
              <w:rPr>
                <w:rFonts w:ascii="Calibri" w:hAnsi="Calibri"/>
                <w:b/>
                <w:szCs w:val="18"/>
              </w:rPr>
            </w:pPr>
            <w:r w:rsidRPr="00DD5095">
              <w:rPr>
                <w:rFonts w:ascii="Calibri" w:hAnsi="Calibri"/>
                <w:b/>
                <w:szCs w:val="18"/>
              </w:rPr>
              <w:t>L. HERS Verification Requirements for Duct Systems</w:t>
            </w:r>
          </w:p>
        </w:tc>
      </w:tr>
      <w:tr w:rsidR="00C37462" w:rsidRPr="00DD5095" w14:paraId="1F41D9AB" w14:textId="77777777" w:rsidTr="00C37462">
        <w:trPr>
          <w:cantSplit/>
          <w:trHeight w:val="188"/>
        </w:trPr>
        <w:tc>
          <w:tcPr>
            <w:tcW w:w="1827" w:type="dxa"/>
            <w:vAlign w:val="bottom"/>
          </w:tcPr>
          <w:p w14:paraId="524FD98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01</w:t>
            </w:r>
          </w:p>
        </w:tc>
        <w:tc>
          <w:tcPr>
            <w:tcW w:w="1827" w:type="dxa"/>
            <w:vAlign w:val="bottom"/>
          </w:tcPr>
          <w:p w14:paraId="5C599DC9"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02</w:t>
            </w:r>
          </w:p>
        </w:tc>
        <w:tc>
          <w:tcPr>
            <w:tcW w:w="1827" w:type="dxa"/>
            <w:tcBorders>
              <w:bottom w:val="single" w:sz="4" w:space="0" w:color="auto"/>
            </w:tcBorders>
          </w:tcPr>
          <w:p w14:paraId="7506FE42" w14:textId="72A68BC6" w:rsidR="00C37462" w:rsidRPr="00DD5095" w:rsidRDefault="00C37462" w:rsidP="00DD5095">
            <w:pPr>
              <w:keepNext/>
              <w:jc w:val="center"/>
              <w:rPr>
                <w:rFonts w:ascii="Calibri" w:hAnsi="Calibri"/>
                <w:sz w:val="18"/>
                <w:szCs w:val="18"/>
              </w:rPr>
            </w:pPr>
            <w:r>
              <w:rPr>
                <w:rFonts w:ascii="Calibri" w:hAnsi="Calibri"/>
                <w:sz w:val="18"/>
                <w:szCs w:val="18"/>
              </w:rPr>
              <w:t>03</w:t>
            </w:r>
          </w:p>
        </w:tc>
        <w:tc>
          <w:tcPr>
            <w:tcW w:w="1827" w:type="dxa"/>
            <w:vAlign w:val="bottom"/>
          </w:tcPr>
          <w:p w14:paraId="28552CCE" w14:textId="1FF082C8" w:rsidR="00C37462" w:rsidRPr="00DD5095" w:rsidRDefault="00C37462" w:rsidP="00DD5095">
            <w:pPr>
              <w:keepNext/>
              <w:jc w:val="center"/>
              <w:rPr>
                <w:rFonts w:ascii="Calibri" w:hAnsi="Calibri"/>
                <w:sz w:val="18"/>
                <w:szCs w:val="18"/>
              </w:rPr>
            </w:pPr>
            <w:r>
              <w:rPr>
                <w:rFonts w:ascii="Calibri" w:hAnsi="Calibri"/>
                <w:sz w:val="18"/>
                <w:szCs w:val="18"/>
              </w:rPr>
              <w:t>04</w:t>
            </w:r>
          </w:p>
        </w:tc>
        <w:tc>
          <w:tcPr>
            <w:tcW w:w="1827" w:type="dxa"/>
            <w:vAlign w:val="bottom"/>
          </w:tcPr>
          <w:p w14:paraId="66A49401" w14:textId="76E4B1BA" w:rsidR="00C37462" w:rsidRPr="00DD5095" w:rsidRDefault="00C37462" w:rsidP="00DD5095">
            <w:pPr>
              <w:keepNext/>
              <w:jc w:val="center"/>
              <w:rPr>
                <w:rFonts w:ascii="Calibri" w:hAnsi="Calibri"/>
                <w:sz w:val="18"/>
                <w:szCs w:val="18"/>
              </w:rPr>
            </w:pPr>
            <w:r>
              <w:rPr>
                <w:rFonts w:ascii="Calibri" w:hAnsi="Calibri"/>
                <w:sz w:val="18"/>
                <w:szCs w:val="18"/>
              </w:rPr>
              <w:t>05</w:t>
            </w:r>
          </w:p>
        </w:tc>
        <w:tc>
          <w:tcPr>
            <w:tcW w:w="1827" w:type="dxa"/>
            <w:vAlign w:val="bottom"/>
          </w:tcPr>
          <w:p w14:paraId="52CEDAE8" w14:textId="2360318C" w:rsidR="00C37462" w:rsidRPr="00DD5095" w:rsidRDefault="00C37462" w:rsidP="00DD5095">
            <w:pPr>
              <w:keepNext/>
              <w:jc w:val="center"/>
              <w:rPr>
                <w:rFonts w:ascii="Calibri" w:hAnsi="Calibri"/>
                <w:sz w:val="18"/>
                <w:szCs w:val="18"/>
              </w:rPr>
            </w:pPr>
            <w:r>
              <w:rPr>
                <w:rFonts w:ascii="Calibri" w:hAnsi="Calibri"/>
                <w:sz w:val="18"/>
                <w:szCs w:val="18"/>
              </w:rPr>
              <w:t>06</w:t>
            </w:r>
          </w:p>
        </w:tc>
        <w:tc>
          <w:tcPr>
            <w:tcW w:w="1827" w:type="dxa"/>
            <w:vAlign w:val="bottom"/>
          </w:tcPr>
          <w:p w14:paraId="64B0C960" w14:textId="43412212" w:rsidR="00C37462" w:rsidRPr="00DD5095" w:rsidRDefault="00C37462" w:rsidP="00DD5095">
            <w:pPr>
              <w:keepNext/>
              <w:jc w:val="center"/>
              <w:rPr>
                <w:rFonts w:ascii="Calibri" w:hAnsi="Calibri"/>
                <w:sz w:val="18"/>
                <w:szCs w:val="18"/>
              </w:rPr>
            </w:pPr>
            <w:r>
              <w:rPr>
                <w:rFonts w:ascii="Calibri" w:hAnsi="Calibri"/>
                <w:sz w:val="18"/>
                <w:szCs w:val="18"/>
              </w:rPr>
              <w:t>07</w:t>
            </w:r>
          </w:p>
        </w:tc>
        <w:tc>
          <w:tcPr>
            <w:tcW w:w="1827" w:type="dxa"/>
            <w:vAlign w:val="bottom"/>
          </w:tcPr>
          <w:p w14:paraId="44F25208"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09</w:t>
            </w:r>
          </w:p>
        </w:tc>
      </w:tr>
      <w:tr w:rsidR="00C37462" w:rsidRPr="00DD5095" w14:paraId="5A123D54" w14:textId="77777777" w:rsidTr="00C37462">
        <w:trPr>
          <w:cantSplit/>
          <w:trHeight w:val="359"/>
        </w:trPr>
        <w:tc>
          <w:tcPr>
            <w:tcW w:w="1827" w:type="dxa"/>
            <w:tcBorders>
              <w:bottom w:val="nil"/>
            </w:tcBorders>
            <w:vAlign w:val="bottom"/>
          </w:tcPr>
          <w:p w14:paraId="3C484A04" w14:textId="77777777" w:rsidR="00C37462" w:rsidRPr="00DD5095" w:rsidRDefault="00C37462" w:rsidP="00DD5095">
            <w:pPr>
              <w:keepNext/>
              <w:jc w:val="center"/>
              <w:rPr>
                <w:rFonts w:ascii="Calibri" w:hAnsi="Calibri"/>
                <w:sz w:val="18"/>
                <w:szCs w:val="18"/>
              </w:rPr>
            </w:pPr>
          </w:p>
        </w:tc>
        <w:tc>
          <w:tcPr>
            <w:tcW w:w="1827" w:type="dxa"/>
            <w:tcBorders>
              <w:bottom w:val="nil"/>
            </w:tcBorders>
            <w:vAlign w:val="bottom"/>
          </w:tcPr>
          <w:p w14:paraId="3C4C4D93" w14:textId="77777777" w:rsidR="00C37462" w:rsidRPr="00DD5095" w:rsidRDefault="00C37462" w:rsidP="00DD5095">
            <w:pPr>
              <w:keepNext/>
              <w:jc w:val="center"/>
              <w:rPr>
                <w:rFonts w:ascii="Calibri" w:hAnsi="Calibri"/>
                <w:sz w:val="18"/>
                <w:szCs w:val="18"/>
              </w:rPr>
            </w:pPr>
          </w:p>
        </w:tc>
        <w:tc>
          <w:tcPr>
            <w:tcW w:w="1827" w:type="dxa"/>
            <w:tcBorders>
              <w:bottom w:val="nil"/>
            </w:tcBorders>
          </w:tcPr>
          <w:p w14:paraId="5648DD3D" w14:textId="77777777" w:rsidR="00C37462" w:rsidRPr="00DD5095" w:rsidRDefault="00C37462" w:rsidP="00DD5095">
            <w:pPr>
              <w:keepNext/>
              <w:jc w:val="center"/>
              <w:rPr>
                <w:rFonts w:ascii="Calibri" w:hAnsi="Calibri"/>
                <w:sz w:val="18"/>
                <w:szCs w:val="18"/>
              </w:rPr>
            </w:pPr>
          </w:p>
        </w:tc>
        <w:tc>
          <w:tcPr>
            <w:tcW w:w="1827" w:type="dxa"/>
            <w:tcBorders>
              <w:bottom w:val="nil"/>
            </w:tcBorders>
            <w:vAlign w:val="bottom"/>
          </w:tcPr>
          <w:p w14:paraId="445C4906"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MCH-20</w:t>
            </w:r>
          </w:p>
        </w:tc>
        <w:tc>
          <w:tcPr>
            <w:tcW w:w="1827" w:type="dxa"/>
            <w:tcBorders>
              <w:bottom w:val="nil"/>
            </w:tcBorders>
            <w:vAlign w:val="bottom"/>
          </w:tcPr>
          <w:p w14:paraId="236A392F"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MCH-21</w:t>
            </w:r>
          </w:p>
        </w:tc>
        <w:tc>
          <w:tcPr>
            <w:tcW w:w="1827" w:type="dxa"/>
            <w:tcBorders>
              <w:bottom w:val="nil"/>
            </w:tcBorders>
            <w:vAlign w:val="bottom"/>
          </w:tcPr>
          <w:p w14:paraId="3D2076EC"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MCH-22</w:t>
            </w:r>
          </w:p>
        </w:tc>
        <w:tc>
          <w:tcPr>
            <w:tcW w:w="1827" w:type="dxa"/>
            <w:tcBorders>
              <w:bottom w:val="nil"/>
            </w:tcBorders>
            <w:vAlign w:val="bottom"/>
          </w:tcPr>
          <w:p w14:paraId="217F1414"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MCH-23</w:t>
            </w:r>
          </w:p>
        </w:tc>
        <w:tc>
          <w:tcPr>
            <w:tcW w:w="1827" w:type="dxa"/>
            <w:tcBorders>
              <w:bottom w:val="nil"/>
            </w:tcBorders>
            <w:vAlign w:val="bottom"/>
          </w:tcPr>
          <w:p w14:paraId="30B63B6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MCH-28</w:t>
            </w:r>
          </w:p>
        </w:tc>
      </w:tr>
      <w:tr w:rsidR="00C37462" w:rsidRPr="000B5267" w14:paraId="3B2BBF5F" w14:textId="77777777" w:rsidTr="00C37462">
        <w:trPr>
          <w:cantSplit/>
          <w:trHeight w:val="972"/>
        </w:trPr>
        <w:tc>
          <w:tcPr>
            <w:tcW w:w="1827" w:type="dxa"/>
            <w:tcBorders>
              <w:top w:val="nil"/>
            </w:tcBorders>
            <w:vAlign w:val="bottom"/>
          </w:tcPr>
          <w:p w14:paraId="08C7A7F8" w14:textId="699408DD" w:rsidR="00C37462" w:rsidRPr="00DD5095" w:rsidRDefault="00C37462" w:rsidP="00DD5095">
            <w:pPr>
              <w:keepNext/>
              <w:jc w:val="center"/>
              <w:rPr>
                <w:rFonts w:ascii="Calibri" w:hAnsi="Calibri"/>
                <w:sz w:val="18"/>
                <w:szCs w:val="18"/>
              </w:rPr>
            </w:pPr>
            <w:r w:rsidRPr="00DD5095">
              <w:rPr>
                <w:rFonts w:ascii="Calibri" w:hAnsi="Calibri"/>
                <w:sz w:val="18"/>
                <w:szCs w:val="18"/>
              </w:rPr>
              <w:t>SC System ID/Name</w:t>
            </w:r>
            <w:r w:rsidRPr="00DD5095">
              <w:t xml:space="preserve"> </w:t>
            </w:r>
            <w:r w:rsidRPr="00DD5095">
              <w:rPr>
                <w:rFonts w:ascii="Calibri" w:hAnsi="Calibri"/>
                <w:sz w:val="18"/>
                <w:szCs w:val="18"/>
              </w:rPr>
              <w:t xml:space="preserve">from </w:t>
            </w:r>
            <w:del w:id="53" w:author="Alhabibi, Haider@Energy" w:date="2022-02-14T13:59:00Z">
              <w:r w:rsidRPr="00DD5095" w:rsidDel="0033717F">
                <w:rPr>
                  <w:rFonts w:ascii="Calibri" w:hAnsi="Calibri"/>
                  <w:sz w:val="18"/>
                  <w:szCs w:val="18"/>
                </w:rPr>
                <w:delText>CF1R</w:delText>
              </w:r>
            </w:del>
            <w:ins w:id="54" w:author="Alhabibi, Haider@Energy" w:date="2022-02-14T13:59:00Z">
              <w:r w:rsidR="0033717F">
                <w:rPr>
                  <w:rFonts w:ascii="Calibri" w:hAnsi="Calibri"/>
                  <w:sz w:val="18"/>
                  <w:szCs w:val="18"/>
                </w:rPr>
                <w:t>LMCC</w:t>
              </w:r>
            </w:ins>
          </w:p>
        </w:tc>
        <w:tc>
          <w:tcPr>
            <w:tcW w:w="1827" w:type="dxa"/>
            <w:tcBorders>
              <w:top w:val="nil"/>
            </w:tcBorders>
            <w:vAlign w:val="bottom"/>
          </w:tcPr>
          <w:p w14:paraId="6E839082" w14:textId="017FA1C7" w:rsidR="00C37462" w:rsidRPr="00DD5095" w:rsidRDefault="00C37462"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827" w:type="dxa"/>
            <w:tcBorders>
              <w:top w:val="nil"/>
            </w:tcBorders>
            <w:vAlign w:val="bottom"/>
          </w:tcPr>
          <w:p w14:paraId="484BCD0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Indoor Unit Name or Description of Area Served</w:t>
            </w:r>
          </w:p>
        </w:tc>
        <w:tc>
          <w:tcPr>
            <w:tcW w:w="1827" w:type="dxa"/>
            <w:tcBorders>
              <w:top w:val="nil"/>
            </w:tcBorders>
            <w:vAlign w:val="bottom"/>
          </w:tcPr>
          <w:p w14:paraId="1F0469EB"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Duct Leakage Test</w:t>
            </w:r>
          </w:p>
        </w:tc>
        <w:tc>
          <w:tcPr>
            <w:tcW w:w="1827" w:type="dxa"/>
            <w:tcBorders>
              <w:top w:val="nil"/>
            </w:tcBorders>
            <w:vAlign w:val="bottom"/>
          </w:tcPr>
          <w:p w14:paraId="07602BF3"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Duct Location Verification</w:t>
            </w:r>
          </w:p>
        </w:tc>
        <w:tc>
          <w:tcPr>
            <w:tcW w:w="1827" w:type="dxa"/>
            <w:tcBorders>
              <w:top w:val="nil"/>
            </w:tcBorders>
            <w:vAlign w:val="bottom"/>
          </w:tcPr>
          <w:p w14:paraId="0F82B903"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AHU Fan Efficacy (W/cfm)</w:t>
            </w:r>
          </w:p>
        </w:tc>
        <w:tc>
          <w:tcPr>
            <w:tcW w:w="1827" w:type="dxa"/>
            <w:tcBorders>
              <w:top w:val="nil"/>
            </w:tcBorders>
            <w:vAlign w:val="bottom"/>
          </w:tcPr>
          <w:p w14:paraId="2500504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AHU Airflow Rate</w:t>
            </w:r>
          </w:p>
          <w:p w14:paraId="18138EE1" w14:textId="77777777" w:rsidR="00C37462" w:rsidRPr="00DD5095" w:rsidRDefault="00C37462" w:rsidP="00DD5095">
            <w:pPr>
              <w:keepNext/>
              <w:jc w:val="center"/>
              <w:rPr>
                <w:rFonts w:ascii="Calibri" w:hAnsi="Calibri"/>
                <w:sz w:val="18"/>
                <w:szCs w:val="18"/>
              </w:rPr>
            </w:pPr>
            <w:r w:rsidRPr="00DD5095">
              <w:rPr>
                <w:rFonts w:ascii="Calibri" w:hAnsi="Calibri"/>
                <w:sz w:val="18"/>
                <w:szCs w:val="18"/>
              </w:rPr>
              <w:t>(cfm/ton)</w:t>
            </w:r>
          </w:p>
        </w:tc>
        <w:tc>
          <w:tcPr>
            <w:tcW w:w="1827" w:type="dxa"/>
            <w:tcBorders>
              <w:top w:val="nil"/>
            </w:tcBorders>
            <w:vAlign w:val="bottom"/>
          </w:tcPr>
          <w:p w14:paraId="75E2DB02" w14:textId="77777777" w:rsidR="00861AEB" w:rsidRDefault="00C37462" w:rsidP="00DD5095">
            <w:pPr>
              <w:keepNext/>
              <w:jc w:val="center"/>
              <w:rPr>
                <w:rFonts w:ascii="Calibri" w:hAnsi="Calibri"/>
                <w:sz w:val="18"/>
                <w:szCs w:val="18"/>
              </w:rPr>
            </w:pPr>
            <w:r w:rsidRPr="00DD5095">
              <w:rPr>
                <w:rFonts w:ascii="Calibri" w:hAnsi="Calibri"/>
                <w:sz w:val="18"/>
                <w:szCs w:val="18"/>
              </w:rPr>
              <w:t>Return Duct Design</w:t>
            </w:r>
          </w:p>
          <w:p w14:paraId="64375E5B" w14:textId="02B5CA98" w:rsidR="00C37462" w:rsidRPr="00DD5095" w:rsidRDefault="00C37462" w:rsidP="00DD5095">
            <w:pPr>
              <w:keepNext/>
              <w:jc w:val="center"/>
              <w:rPr>
                <w:rFonts w:ascii="Calibri" w:hAnsi="Calibri"/>
                <w:sz w:val="18"/>
                <w:szCs w:val="18"/>
              </w:rPr>
            </w:pPr>
            <w:r w:rsidRPr="00DD5095">
              <w:rPr>
                <w:rFonts w:ascii="Calibri" w:hAnsi="Calibri"/>
                <w:sz w:val="18"/>
                <w:szCs w:val="18"/>
              </w:rPr>
              <w:t>Table 1</w:t>
            </w:r>
            <w:ins w:id="55" w:author="Moua, Cheng@Energy" w:date="2022-02-07T14:34:00Z">
              <w:r w:rsidR="00CA7FE7">
                <w:rPr>
                  <w:rFonts w:ascii="Calibri" w:hAnsi="Calibri"/>
                  <w:sz w:val="18"/>
                  <w:szCs w:val="18"/>
                </w:rPr>
                <w:t>60.3</w:t>
              </w:r>
            </w:ins>
            <w:del w:id="56" w:author="Moua, Cheng@Energy" w:date="2022-02-07T14:34:00Z">
              <w:r w:rsidRPr="00DD5095" w:rsidDel="00CA7FE7">
                <w:rPr>
                  <w:rFonts w:ascii="Calibri" w:hAnsi="Calibri"/>
                  <w:sz w:val="18"/>
                  <w:szCs w:val="18"/>
                </w:rPr>
                <w:delText>50.0</w:delText>
              </w:r>
            </w:del>
            <w:r w:rsidRPr="00DD5095">
              <w:rPr>
                <w:rFonts w:ascii="Calibri" w:hAnsi="Calibri"/>
                <w:sz w:val="18"/>
                <w:szCs w:val="18"/>
              </w:rPr>
              <w:t>-</w:t>
            </w:r>
            <w:ins w:id="57" w:author="Moua, Cheng@Energy" w:date="2022-02-07T14:34:00Z">
              <w:r w:rsidR="00CA7FE7">
                <w:rPr>
                  <w:rFonts w:ascii="Calibri" w:hAnsi="Calibri"/>
                  <w:sz w:val="18"/>
                  <w:szCs w:val="18"/>
                </w:rPr>
                <w:t>A</w:t>
              </w:r>
            </w:ins>
            <w:del w:id="58" w:author="Moua, Cheng@Energy" w:date="2022-02-07T14:34:00Z">
              <w:r w:rsidRPr="00DD5095" w:rsidDel="00CA7FE7">
                <w:rPr>
                  <w:rFonts w:ascii="Calibri" w:hAnsi="Calibri"/>
                  <w:sz w:val="18"/>
                  <w:szCs w:val="18"/>
                </w:rPr>
                <w:delText>B</w:delText>
              </w:r>
            </w:del>
            <w:r w:rsidRPr="00DD5095">
              <w:rPr>
                <w:rFonts w:ascii="Calibri" w:hAnsi="Calibri"/>
                <w:sz w:val="18"/>
                <w:szCs w:val="18"/>
              </w:rPr>
              <w:t xml:space="preserve"> or </w:t>
            </w:r>
            <w:ins w:id="59" w:author="Moua, Cheng@Energy" w:date="2022-02-07T14:34:00Z">
              <w:r w:rsidR="00CA7FE7">
                <w:rPr>
                  <w:rFonts w:ascii="Calibri" w:hAnsi="Calibri"/>
                  <w:sz w:val="18"/>
                  <w:szCs w:val="18"/>
                </w:rPr>
                <w:t>B</w:t>
              </w:r>
            </w:ins>
            <w:del w:id="60" w:author="Moua, Cheng@Energy" w:date="2022-02-07T14:34:00Z">
              <w:r w:rsidRPr="00DD5095" w:rsidDel="00CA7FE7">
                <w:rPr>
                  <w:rFonts w:ascii="Calibri" w:hAnsi="Calibri"/>
                  <w:sz w:val="18"/>
                  <w:szCs w:val="18"/>
                </w:rPr>
                <w:delText>C</w:delText>
              </w:r>
            </w:del>
          </w:p>
        </w:tc>
      </w:tr>
      <w:tr w:rsidR="00C37462" w:rsidRPr="000B5267" w14:paraId="50EE9FCB" w14:textId="77777777" w:rsidTr="00C37462">
        <w:trPr>
          <w:cantSplit/>
          <w:trHeight w:val="360"/>
        </w:trPr>
        <w:tc>
          <w:tcPr>
            <w:tcW w:w="1827" w:type="dxa"/>
          </w:tcPr>
          <w:p w14:paraId="3ED04A90" w14:textId="77777777" w:rsidR="00C37462" w:rsidRPr="00DD5095" w:rsidRDefault="00C37462" w:rsidP="00DD5095">
            <w:pPr>
              <w:keepNext/>
              <w:rPr>
                <w:rFonts w:ascii="Calibri" w:hAnsi="Calibri"/>
                <w:sz w:val="18"/>
                <w:szCs w:val="18"/>
              </w:rPr>
            </w:pPr>
          </w:p>
        </w:tc>
        <w:tc>
          <w:tcPr>
            <w:tcW w:w="1827" w:type="dxa"/>
          </w:tcPr>
          <w:p w14:paraId="57C95027" w14:textId="77777777" w:rsidR="00C37462" w:rsidRPr="00DD5095" w:rsidRDefault="00C37462" w:rsidP="00DD5095">
            <w:pPr>
              <w:keepNext/>
              <w:rPr>
                <w:rFonts w:ascii="Calibri" w:hAnsi="Calibri"/>
                <w:sz w:val="18"/>
                <w:szCs w:val="18"/>
              </w:rPr>
            </w:pPr>
          </w:p>
        </w:tc>
        <w:tc>
          <w:tcPr>
            <w:tcW w:w="1827" w:type="dxa"/>
          </w:tcPr>
          <w:p w14:paraId="6114B9D7" w14:textId="77777777" w:rsidR="00C37462" w:rsidRPr="00DD5095" w:rsidRDefault="00C37462" w:rsidP="00DD5095">
            <w:pPr>
              <w:keepNext/>
              <w:rPr>
                <w:rFonts w:ascii="Calibri" w:hAnsi="Calibri"/>
                <w:sz w:val="18"/>
                <w:szCs w:val="18"/>
              </w:rPr>
            </w:pPr>
          </w:p>
        </w:tc>
        <w:tc>
          <w:tcPr>
            <w:tcW w:w="1827" w:type="dxa"/>
          </w:tcPr>
          <w:p w14:paraId="732A467E" w14:textId="77777777" w:rsidR="00C37462" w:rsidRPr="00DD5095" w:rsidRDefault="00C37462" w:rsidP="00DD5095">
            <w:pPr>
              <w:keepNext/>
              <w:rPr>
                <w:rFonts w:ascii="Calibri" w:hAnsi="Calibri"/>
                <w:sz w:val="18"/>
                <w:szCs w:val="18"/>
              </w:rPr>
            </w:pPr>
          </w:p>
        </w:tc>
        <w:tc>
          <w:tcPr>
            <w:tcW w:w="1827" w:type="dxa"/>
          </w:tcPr>
          <w:p w14:paraId="37DF445D" w14:textId="77777777" w:rsidR="00C37462" w:rsidRPr="00DD5095" w:rsidRDefault="00C37462" w:rsidP="00DD5095">
            <w:pPr>
              <w:keepNext/>
              <w:rPr>
                <w:rFonts w:ascii="Calibri" w:hAnsi="Calibri"/>
                <w:sz w:val="18"/>
                <w:szCs w:val="18"/>
              </w:rPr>
            </w:pPr>
          </w:p>
        </w:tc>
        <w:tc>
          <w:tcPr>
            <w:tcW w:w="1827" w:type="dxa"/>
          </w:tcPr>
          <w:p w14:paraId="0B4E6F8B" w14:textId="77777777" w:rsidR="00C37462" w:rsidRPr="00DD5095" w:rsidRDefault="00C37462" w:rsidP="00DD5095">
            <w:pPr>
              <w:keepNext/>
              <w:rPr>
                <w:rFonts w:ascii="Calibri" w:hAnsi="Calibri"/>
                <w:sz w:val="18"/>
                <w:szCs w:val="18"/>
              </w:rPr>
            </w:pPr>
          </w:p>
        </w:tc>
        <w:tc>
          <w:tcPr>
            <w:tcW w:w="1827" w:type="dxa"/>
          </w:tcPr>
          <w:p w14:paraId="5B19CD1C" w14:textId="77777777" w:rsidR="00C37462" w:rsidRPr="00DD5095" w:rsidRDefault="00C37462" w:rsidP="00DD5095">
            <w:pPr>
              <w:keepNext/>
              <w:rPr>
                <w:rFonts w:ascii="Calibri" w:hAnsi="Calibri"/>
                <w:sz w:val="18"/>
                <w:szCs w:val="18"/>
              </w:rPr>
            </w:pPr>
          </w:p>
        </w:tc>
        <w:tc>
          <w:tcPr>
            <w:tcW w:w="1827" w:type="dxa"/>
          </w:tcPr>
          <w:p w14:paraId="15D614F4" w14:textId="77777777" w:rsidR="00C37462" w:rsidRPr="00DD5095" w:rsidRDefault="00C37462" w:rsidP="00DD5095">
            <w:pPr>
              <w:keepNext/>
              <w:rPr>
                <w:rFonts w:ascii="Calibri" w:hAnsi="Calibri"/>
                <w:sz w:val="18"/>
                <w:szCs w:val="18"/>
              </w:rPr>
            </w:pPr>
          </w:p>
        </w:tc>
      </w:tr>
      <w:tr w:rsidR="00DD5095" w:rsidRPr="00DD5095" w14:paraId="3EE847E1" w14:textId="77777777" w:rsidTr="00C37462">
        <w:trPr>
          <w:cantSplit/>
        </w:trPr>
        <w:tc>
          <w:tcPr>
            <w:tcW w:w="14616" w:type="dxa"/>
            <w:gridSpan w:val="8"/>
            <w:tcBorders>
              <w:bottom w:val="single" w:sz="4" w:space="0" w:color="auto"/>
            </w:tcBorders>
          </w:tcPr>
          <w:p w14:paraId="6D750FB3" w14:textId="77777777" w:rsidR="00DD5095" w:rsidRPr="00DD5095" w:rsidRDefault="00DD5095" w:rsidP="00DD5095">
            <w:pPr>
              <w:keepNext/>
              <w:rPr>
                <w:rFonts w:ascii="Calibri" w:hAnsi="Calibri"/>
                <w:sz w:val="18"/>
                <w:szCs w:val="18"/>
              </w:rPr>
            </w:pPr>
            <w:r w:rsidRPr="00DD5095">
              <w:rPr>
                <w:rFonts w:ascii="Calibri" w:hAnsi="Calibri"/>
                <w:sz w:val="18"/>
                <w:szCs w:val="18"/>
              </w:rPr>
              <w:t>Notes:</w:t>
            </w:r>
          </w:p>
        </w:tc>
      </w:tr>
    </w:tbl>
    <w:p w14:paraId="650B011A" w14:textId="77777777" w:rsidR="00DD5095" w:rsidRPr="00DD5095" w:rsidRDefault="00DD5095" w:rsidP="00DD5095">
      <w:pPr>
        <w:rPr>
          <w:rFonts w:ascii="Calibri" w:hAnsi="Calibri"/>
          <w:sz w:val="18"/>
          <w:szCs w:val="18"/>
        </w:rPr>
      </w:pPr>
    </w:p>
    <w:p w14:paraId="7236342F" w14:textId="77777777" w:rsidR="00DD5095" w:rsidRPr="00DD5095" w:rsidRDefault="00DD5095" w:rsidP="00DD5095">
      <w:pPr>
        <w:rPr>
          <w:rFonts w:ascii="Calibri" w:hAnsi="Calibri"/>
          <w:sz w:val="18"/>
          <w:szCs w:val="18"/>
        </w:rPr>
      </w:pPr>
    </w:p>
    <w:tbl>
      <w:tblPr>
        <w:tblW w:w="2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48"/>
        <w:gridCol w:w="1948"/>
        <w:gridCol w:w="1949"/>
      </w:tblGrid>
      <w:tr w:rsidR="00DD5095" w:rsidRPr="000B5267" w14:paraId="3368D397" w14:textId="77777777" w:rsidTr="00E33254">
        <w:trPr>
          <w:cantSplit/>
        </w:trPr>
        <w:tc>
          <w:tcPr>
            <w:tcW w:w="5845" w:type="dxa"/>
            <w:gridSpan w:val="3"/>
          </w:tcPr>
          <w:p w14:paraId="66679A62" w14:textId="344B8D8A" w:rsidR="00DD5095" w:rsidRPr="00DD5095" w:rsidRDefault="00DD5095" w:rsidP="00DD5095">
            <w:pPr>
              <w:keepNext/>
              <w:rPr>
                <w:rFonts w:ascii="Calibri" w:hAnsi="Calibri"/>
                <w:b/>
                <w:sz w:val="18"/>
                <w:szCs w:val="18"/>
              </w:rPr>
            </w:pPr>
            <w:r w:rsidRPr="00DD5095">
              <w:rPr>
                <w:rFonts w:ascii="Calibri" w:hAnsi="Calibri"/>
                <w:b/>
                <w:sz w:val="18"/>
                <w:szCs w:val="18"/>
              </w:rPr>
              <w:t>M. HERS Verification Requirements for Space Conditioning Equipment</w:t>
            </w:r>
          </w:p>
        </w:tc>
      </w:tr>
      <w:tr w:rsidR="00DD5095" w:rsidRPr="00DD5095" w14:paraId="1189C3C6" w14:textId="77777777" w:rsidTr="00E33254">
        <w:trPr>
          <w:cantSplit/>
          <w:trHeight w:val="305"/>
        </w:trPr>
        <w:tc>
          <w:tcPr>
            <w:tcW w:w="1948" w:type="dxa"/>
            <w:vAlign w:val="center"/>
          </w:tcPr>
          <w:p w14:paraId="5A358DE5"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01</w:t>
            </w:r>
          </w:p>
        </w:tc>
        <w:tc>
          <w:tcPr>
            <w:tcW w:w="1948" w:type="dxa"/>
            <w:vAlign w:val="center"/>
          </w:tcPr>
          <w:p w14:paraId="53916FF1"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02</w:t>
            </w:r>
          </w:p>
        </w:tc>
        <w:tc>
          <w:tcPr>
            <w:tcW w:w="1949" w:type="dxa"/>
            <w:vAlign w:val="center"/>
          </w:tcPr>
          <w:p w14:paraId="0D806405" w14:textId="77777777" w:rsidR="00DD5095" w:rsidRPr="00DD5095" w:rsidRDefault="00DD5095" w:rsidP="00C37462">
            <w:pPr>
              <w:keepNext/>
              <w:jc w:val="center"/>
              <w:rPr>
                <w:rFonts w:ascii="Calibri" w:hAnsi="Calibri"/>
                <w:sz w:val="18"/>
                <w:szCs w:val="18"/>
              </w:rPr>
            </w:pPr>
            <w:r w:rsidRPr="00DD5095">
              <w:rPr>
                <w:rFonts w:ascii="Calibri" w:hAnsi="Calibri"/>
                <w:sz w:val="18"/>
                <w:szCs w:val="18"/>
              </w:rPr>
              <w:t>03</w:t>
            </w:r>
          </w:p>
        </w:tc>
      </w:tr>
      <w:tr w:rsidR="00DD5095" w:rsidRPr="00DD5095" w14:paraId="405D6554" w14:textId="77777777" w:rsidTr="00E33254">
        <w:trPr>
          <w:cantSplit/>
          <w:trHeight w:val="359"/>
        </w:trPr>
        <w:tc>
          <w:tcPr>
            <w:tcW w:w="1948" w:type="dxa"/>
            <w:tcBorders>
              <w:bottom w:val="nil"/>
            </w:tcBorders>
            <w:vAlign w:val="center"/>
          </w:tcPr>
          <w:p w14:paraId="6D283FFE" w14:textId="77777777" w:rsidR="00DD5095" w:rsidRPr="00DD5095" w:rsidRDefault="00DD5095" w:rsidP="00DD5095">
            <w:pPr>
              <w:keepNext/>
              <w:jc w:val="center"/>
              <w:rPr>
                <w:rFonts w:ascii="Calibri" w:hAnsi="Calibri"/>
                <w:sz w:val="18"/>
                <w:szCs w:val="18"/>
              </w:rPr>
            </w:pPr>
          </w:p>
        </w:tc>
        <w:tc>
          <w:tcPr>
            <w:tcW w:w="1948" w:type="dxa"/>
            <w:tcBorders>
              <w:bottom w:val="nil"/>
            </w:tcBorders>
            <w:vAlign w:val="center"/>
          </w:tcPr>
          <w:p w14:paraId="3C2BF4E6" w14:textId="77777777" w:rsidR="00DD5095" w:rsidRPr="00DD5095" w:rsidRDefault="00DD5095" w:rsidP="00DD5095">
            <w:pPr>
              <w:keepNext/>
              <w:jc w:val="center"/>
              <w:rPr>
                <w:rFonts w:ascii="Calibri" w:hAnsi="Calibri"/>
                <w:sz w:val="18"/>
                <w:szCs w:val="18"/>
              </w:rPr>
            </w:pPr>
          </w:p>
        </w:tc>
        <w:tc>
          <w:tcPr>
            <w:tcW w:w="1949" w:type="dxa"/>
            <w:tcBorders>
              <w:bottom w:val="nil"/>
            </w:tcBorders>
            <w:vAlign w:val="center"/>
          </w:tcPr>
          <w:p w14:paraId="7D5EFEAE"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MCH-25</w:t>
            </w:r>
          </w:p>
        </w:tc>
      </w:tr>
      <w:tr w:rsidR="00DD5095" w:rsidRPr="00DD5095" w14:paraId="32425850" w14:textId="77777777" w:rsidTr="00E33254">
        <w:trPr>
          <w:cantSplit/>
          <w:trHeight w:val="972"/>
        </w:trPr>
        <w:tc>
          <w:tcPr>
            <w:tcW w:w="1948" w:type="dxa"/>
            <w:tcBorders>
              <w:top w:val="nil"/>
            </w:tcBorders>
            <w:vAlign w:val="bottom"/>
          </w:tcPr>
          <w:p w14:paraId="5A0514C4" w14:textId="78612054" w:rsidR="00DD5095" w:rsidRPr="00DD5095" w:rsidRDefault="00DD5095" w:rsidP="00DD5095">
            <w:pPr>
              <w:keepNext/>
              <w:jc w:val="center"/>
              <w:rPr>
                <w:rFonts w:ascii="Calibri" w:hAnsi="Calibri"/>
                <w:sz w:val="18"/>
                <w:szCs w:val="18"/>
              </w:rPr>
            </w:pPr>
            <w:r w:rsidRPr="00DD5095">
              <w:rPr>
                <w:rFonts w:ascii="Calibri" w:hAnsi="Calibri"/>
                <w:sz w:val="18"/>
                <w:szCs w:val="18"/>
              </w:rPr>
              <w:t xml:space="preserve">SC System ID or Name from </w:t>
            </w:r>
            <w:del w:id="61" w:author="Alhabibi, Haider@Energy" w:date="2022-02-14T13:59:00Z">
              <w:r w:rsidRPr="00DD5095" w:rsidDel="0033717F">
                <w:rPr>
                  <w:rFonts w:ascii="Calibri" w:hAnsi="Calibri"/>
                  <w:sz w:val="18"/>
                  <w:szCs w:val="18"/>
                </w:rPr>
                <w:delText>CF1R</w:delText>
              </w:r>
            </w:del>
            <w:ins w:id="62" w:author="Alhabibi, Haider@Energy" w:date="2022-02-14T13:59:00Z">
              <w:r w:rsidR="0033717F">
                <w:rPr>
                  <w:rFonts w:ascii="Calibri" w:hAnsi="Calibri"/>
                  <w:sz w:val="18"/>
                  <w:szCs w:val="18"/>
                </w:rPr>
                <w:t>LMCC</w:t>
              </w:r>
            </w:ins>
          </w:p>
        </w:tc>
        <w:tc>
          <w:tcPr>
            <w:tcW w:w="1948" w:type="dxa"/>
            <w:tcBorders>
              <w:top w:val="nil"/>
            </w:tcBorders>
            <w:vAlign w:val="bottom"/>
          </w:tcPr>
          <w:p w14:paraId="0FFA8776"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SC System Description of Area Served</w:t>
            </w:r>
          </w:p>
        </w:tc>
        <w:tc>
          <w:tcPr>
            <w:tcW w:w="1949" w:type="dxa"/>
            <w:tcBorders>
              <w:top w:val="nil"/>
            </w:tcBorders>
            <w:vAlign w:val="bottom"/>
          </w:tcPr>
          <w:p w14:paraId="192B6EB2" w14:textId="77777777" w:rsidR="00DD5095" w:rsidRPr="00DD5095" w:rsidRDefault="00DD5095" w:rsidP="00DD5095">
            <w:pPr>
              <w:keepNext/>
              <w:jc w:val="center"/>
              <w:rPr>
                <w:rFonts w:ascii="Calibri" w:hAnsi="Calibri"/>
                <w:sz w:val="18"/>
                <w:szCs w:val="18"/>
              </w:rPr>
            </w:pPr>
            <w:r w:rsidRPr="00DD5095">
              <w:rPr>
                <w:rFonts w:ascii="Calibri" w:hAnsi="Calibri"/>
                <w:sz w:val="18"/>
                <w:szCs w:val="18"/>
              </w:rPr>
              <w:t>Refrigerant Charge</w:t>
            </w:r>
          </w:p>
        </w:tc>
      </w:tr>
      <w:tr w:rsidR="00DD5095" w:rsidRPr="00DD5095" w14:paraId="14BBA7F2" w14:textId="77777777" w:rsidTr="00E33254">
        <w:trPr>
          <w:cantSplit/>
          <w:trHeight w:val="360"/>
        </w:trPr>
        <w:tc>
          <w:tcPr>
            <w:tcW w:w="1948" w:type="dxa"/>
          </w:tcPr>
          <w:p w14:paraId="29DD28E2" w14:textId="77777777" w:rsidR="00DD5095" w:rsidRPr="00DD5095" w:rsidRDefault="00DD5095" w:rsidP="000B5267">
            <w:pPr>
              <w:keepNext/>
              <w:rPr>
                <w:rFonts w:ascii="Calibri" w:hAnsi="Calibri"/>
                <w:sz w:val="18"/>
                <w:szCs w:val="18"/>
              </w:rPr>
            </w:pPr>
          </w:p>
        </w:tc>
        <w:tc>
          <w:tcPr>
            <w:tcW w:w="1948" w:type="dxa"/>
          </w:tcPr>
          <w:p w14:paraId="24762DA9" w14:textId="77777777" w:rsidR="00DD5095" w:rsidRPr="00DD5095" w:rsidRDefault="00DD5095" w:rsidP="000B5267">
            <w:pPr>
              <w:keepNext/>
              <w:rPr>
                <w:rFonts w:ascii="Calibri" w:hAnsi="Calibri"/>
                <w:sz w:val="18"/>
                <w:szCs w:val="18"/>
              </w:rPr>
            </w:pPr>
          </w:p>
        </w:tc>
        <w:tc>
          <w:tcPr>
            <w:tcW w:w="1949" w:type="dxa"/>
          </w:tcPr>
          <w:p w14:paraId="64C2802A" w14:textId="77777777" w:rsidR="00DD5095" w:rsidRPr="00DD5095" w:rsidRDefault="00DD5095" w:rsidP="000B5267">
            <w:pPr>
              <w:keepNext/>
              <w:rPr>
                <w:rFonts w:ascii="Calibri" w:hAnsi="Calibri"/>
                <w:sz w:val="18"/>
                <w:szCs w:val="18"/>
              </w:rPr>
            </w:pPr>
          </w:p>
        </w:tc>
      </w:tr>
      <w:tr w:rsidR="00DD5095" w:rsidRPr="000B5267" w14:paraId="36E1C180" w14:textId="77777777" w:rsidTr="00E33254">
        <w:trPr>
          <w:cantSplit/>
        </w:trPr>
        <w:tc>
          <w:tcPr>
            <w:tcW w:w="5845" w:type="dxa"/>
            <w:gridSpan w:val="3"/>
          </w:tcPr>
          <w:p w14:paraId="7E26BCD6" w14:textId="77777777" w:rsidR="00DD5095" w:rsidRPr="00DD5095" w:rsidRDefault="00DD5095" w:rsidP="00DD5095">
            <w:pPr>
              <w:rPr>
                <w:rFonts w:ascii="Calibri" w:hAnsi="Calibri"/>
                <w:sz w:val="18"/>
                <w:szCs w:val="18"/>
              </w:rPr>
            </w:pPr>
            <w:r w:rsidRPr="00DD5095">
              <w:rPr>
                <w:rFonts w:ascii="Calibri" w:hAnsi="Calibri"/>
                <w:sz w:val="18"/>
                <w:szCs w:val="18"/>
              </w:rPr>
              <w:t>Notes:</w:t>
            </w:r>
          </w:p>
        </w:tc>
      </w:tr>
    </w:tbl>
    <w:p w14:paraId="13C1E4DF" w14:textId="77777777" w:rsidR="00DD5095" w:rsidRPr="00DD5095" w:rsidRDefault="00DD5095" w:rsidP="00DD5095">
      <w:pPr>
        <w:rPr>
          <w:rFonts w:ascii="Calibri" w:hAnsi="Calibri"/>
          <w:sz w:val="18"/>
          <w:szCs w:val="18"/>
        </w:rPr>
      </w:pPr>
    </w:p>
    <w:p w14:paraId="22A84DC3" w14:textId="77777777" w:rsidR="00DD5095" w:rsidRPr="00DD5095" w:rsidRDefault="00DD5095" w:rsidP="00DD5095">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DD5095" w:rsidRPr="00DD5095" w14:paraId="014CE41B" w14:textId="77777777" w:rsidTr="000B5267">
        <w:trPr>
          <w:gridBefore w:val="1"/>
          <w:gridAfter w:val="1"/>
          <w:wBefore w:w="12" w:type="dxa"/>
          <w:wAfter w:w="24" w:type="dxa"/>
          <w:cantSplit/>
        </w:trPr>
        <w:tc>
          <w:tcPr>
            <w:tcW w:w="14618" w:type="dxa"/>
            <w:gridSpan w:val="2"/>
            <w:shd w:val="clear" w:color="auto" w:fill="auto"/>
          </w:tcPr>
          <w:p w14:paraId="2DBBF1E8" w14:textId="23D74993" w:rsidR="00DD5095" w:rsidRPr="00DD5095" w:rsidRDefault="00DD5095" w:rsidP="00DD5095">
            <w:pPr>
              <w:keepNext/>
              <w:rPr>
                <w:rFonts w:ascii="Calibri" w:hAnsi="Calibri"/>
                <w:b/>
                <w:szCs w:val="18"/>
              </w:rPr>
            </w:pPr>
            <w:r w:rsidRPr="00DD5095">
              <w:rPr>
                <w:rFonts w:ascii="Calibri" w:hAnsi="Calibri"/>
                <w:b/>
                <w:szCs w:val="18"/>
              </w:rPr>
              <w:t>N. Space Conditioning Systems, Ducts and Fans – Mandatory Requirements and Additional Measures</w:t>
            </w:r>
          </w:p>
          <w:p w14:paraId="1E3C1060" w14:textId="210AFFA4" w:rsidR="00DD5095" w:rsidRPr="00DD5095" w:rsidRDefault="00DD5095" w:rsidP="00DD5095">
            <w:pPr>
              <w:keepNext/>
              <w:rPr>
                <w:rFonts w:ascii="Calibri" w:hAnsi="Calibri"/>
                <w:b/>
                <w:sz w:val="18"/>
                <w:szCs w:val="18"/>
              </w:rPr>
            </w:pPr>
            <w:del w:id="63" w:author="Moua, Cheng@Energy" w:date="2022-02-07T14:35:00Z">
              <w:r w:rsidRPr="00DD5095" w:rsidDel="00CD5635">
                <w:rPr>
                  <w:rFonts w:asciiTheme="minorHAnsi" w:eastAsia="Cambria" w:hAnsiTheme="minorHAnsi"/>
                  <w:sz w:val="18"/>
                  <w:szCs w:val="18"/>
                </w:rPr>
                <w:delText>N</w:delText>
              </w:r>
            </w:del>
            <w:r w:rsidRPr="00DD5095">
              <w:rPr>
                <w:rFonts w:asciiTheme="minorHAnsi" w:eastAsia="Cambria" w:hAnsiTheme="minorHAnsi"/>
                <w:sz w:val="18"/>
                <w:szCs w:val="18"/>
              </w:rPr>
              <w:t>Additional mandatory requirements from Section 1</w:t>
            </w:r>
            <w:ins w:id="64" w:author="Moua, Cheng@Energy" w:date="2022-02-07T14:35:00Z">
              <w:r w:rsidR="00CD5635">
                <w:rPr>
                  <w:rFonts w:asciiTheme="minorHAnsi" w:eastAsia="Cambria" w:hAnsiTheme="minorHAnsi"/>
                  <w:sz w:val="18"/>
                  <w:szCs w:val="18"/>
                </w:rPr>
                <w:t>60.3</w:t>
              </w:r>
            </w:ins>
            <w:del w:id="65" w:author="Moua, Cheng@Energy" w:date="2022-02-07T14:35:00Z">
              <w:r w:rsidRPr="00DD5095" w:rsidDel="00CD5635">
                <w:rPr>
                  <w:rFonts w:asciiTheme="minorHAnsi" w:eastAsia="Cambria" w:hAnsiTheme="minorHAnsi"/>
                  <w:sz w:val="18"/>
                  <w:szCs w:val="18"/>
                </w:rPr>
                <w:delText>50.0</w:delText>
              </w:r>
            </w:del>
            <w:r w:rsidRPr="00DD5095">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DD5095" w:rsidRPr="00DD5095" w14:paraId="542B72D1"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DD7A03E" w14:textId="77777777" w:rsidR="00DD5095" w:rsidRPr="00DD5095" w:rsidRDefault="00DD5095" w:rsidP="00DD5095">
            <w:pPr>
              <w:keepNext/>
              <w:rPr>
                <w:rFonts w:asciiTheme="minorHAnsi" w:eastAsia="Cambria" w:hAnsiTheme="minorHAnsi"/>
                <w:b/>
                <w:sz w:val="18"/>
                <w:szCs w:val="18"/>
              </w:rPr>
            </w:pPr>
            <w:r w:rsidRPr="00DD5095">
              <w:rPr>
                <w:rFonts w:asciiTheme="minorHAnsi" w:eastAsia="Cambria" w:hAnsiTheme="minorHAnsi"/>
                <w:b/>
                <w:sz w:val="18"/>
                <w:szCs w:val="18"/>
              </w:rPr>
              <w:t>Heating Equipment</w:t>
            </w:r>
          </w:p>
        </w:tc>
      </w:tr>
      <w:tr w:rsidR="00DD5095" w:rsidRPr="00DD5095" w14:paraId="3E89942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E0B0E4"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01</w:t>
            </w:r>
          </w:p>
        </w:tc>
        <w:tc>
          <w:tcPr>
            <w:tcW w:w="14174" w:type="dxa"/>
            <w:gridSpan w:val="2"/>
            <w:shd w:val="clear" w:color="auto" w:fill="auto"/>
            <w:vAlign w:val="center"/>
          </w:tcPr>
          <w:p w14:paraId="43EEE30F"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DD5095" w:rsidRPr="00DD5095" w14:paraId="181527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06B1D5"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02</w:t>
            </w:r>
          </w:p>
        </w:tc>
        <w:tc>
          <w:tcPr>
            <w:tcW w:w="14174" w:type="dxa"/>
            <w:gridSpan w:val="2"/>
            <w:shd w:val="clear" w:color="auto" w:fill="auto"/>
            <w:vAlign w:val="center"/>
          </w:tcPr>
          <w:p w14:paraId="7EE0FB49" w14:textId="2C7B0DC6"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ins w:id="66" w:author="Moua, Cheng@Energy" w:date="2022-02-07T14:35:00Z">
              <w:r w:rsidR="00CD5635">
                <w:rPr>
                  <w:rFonts w:asciiTheme="minorHAnsi" w:eastAsia="Cambria" w:hAnsiTheme="minorHAnsi"/>
                  <w:sz w:val="18"/>
                  <w:szCs w:val="18"/>
                </w:rPr>
                <w:t>60.3(a)</w:t>
              </w:r>
            </w:ins>
            <w:del w:id="67" w:author="Moua, Cheng@Energy" w:date="2022-02-07T14:35:00Z">
              <w:r w:rsidRPr="00DD5095" w:rsidDel="00CD5635">
                <w:rPr>
                  <w:rFonts w:asciiTheme="minorHAnsi" w:eastAsia="Cambria" w:hAnsiTheme="minorHAnsi"/>
                  <w:sz w:val="18"/>
                  <w:szCs w:val="18"/>
                </w:rPr>
                <w:delText>50.0(i)</w:delText>
              </w:r>
            </w:del>
            <w:r w:rsidRPr="00DD5095">
              <w:rPr>
                <w:rFonts w:asciiTheme="minorHAnsi" w:eastAsia="Cambria" w:hAnsiTheme="minorHAnsi"/>
                <w:sz w:val="18"/>
                <w:szCs w:val="18"/>
              </w:rPr>
              <w:t>, 110.2(b).</w:t>
            </w:r>
          </w:p>
        </w:tc>
      </w:tr>
      <w:tr w:rsidR="00DD5095" w:rsidRPr="00DD5095" w14:paraId="7B2747A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E9CA04C"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03</w:t>
            </w:r>
          </w:p>
        </w:tc>
        <w:tc>
          <w:tcPr>
            <w:tcW w:w="14174" w:type="dxa"/>
            <w:gridSpan w:val="2"/>
            <w:shd w:val="clear" w:color="auto" w:fill="auto"/>
            <w:vAlign w:val="center"/>
          </w:tcPr>
          <w:p w14:paraId="59BE78A5" w14:textId="4A08F842"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DD5095">
              <w:rPr>
                <w:rFonts w:asciiTheme="minorHAnsi" w:eastAsia="Cambria" w:hAnsiTheme="minorHAnsi"/>
                <w:sz w:val="18"/>
                <w:szCs w:val="18"/>
              </w:rPr>
              <w:t>undersizing</w:t>
            </w:r>
            <w:proofErr w:type="spellEnd"/>
            <w:r w:rsidRPr="00DD5095">
              <w:rPr>
                <w:rFonts w:asciiTheme="minorHAnsi" w:eastAsia="Cambria" w:hAnsiTheme="minorHAnsi"/>
                <w:sz w:val="18"/>
                <w:szCs w:val="18"/>
              </w:rPr>
              <w:t xml:space="preserve"> or oversizing. See sections 1</w:t>
            </w:r>
            <w:ins w:id="68" w:author="Moua, Cheng@Energy" w:date="2022-02-07T14:35:00Z">
              <w:r w:rsidR="0076277F">
                <w:rPr>
                  <w:rFonts w:asciiTheme="minorHAnsi" w:eastAsia="Cambria" w:hAnsiTheme="minorHAnsi"/>
                  <w:sz w:val="18"/>
                  <w:szCs w:val="18"/>
                </w:rPr>
                <w:t>60.3(b)</w:t>
              </w:r>
            </w:ins>
            <w:del w:id="69" w:author="Moua, Cheng@Energy" w:date="2022-02-07T14:35:00Z">
              <w:r w:rsidRPr="00DD5095" w:rsidDel="00CD5635">
                <w:rPr>
                  <w:rFonts w:asciiTheme="minorHAnsi" w:eastAsia="Cambria" w:hAnsiTheme="minorHAnsi"/>
                  <w:sz w:val="18"/>
                  <w:szCs w:val="18"/>
                </w:rPr>
                <w:delText>50.0(h)</w:delText>
              </w:r>
            </w:del>
            <w:r w:rsidRPr="00DD5095">
              <w:rPr>
                <w:rFonts w:asciiTheme="minorHAnsi" w:eastAsia="Cambria" w:hAnsiTheme="minorHAnsi"/>
                <w:sz w:val="18"/>
                <w:szCs w:val="18"/>
              </w:rPr>
              <w:t>1 and 2).</w:t>
            </w:r>
          </w:p>
        </w:tc>
      </w:tr>
      <w:tr w:rsidR="00DD5095" w:rsidRPr="00DD5095" w14:paraId="18E7A1A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F4B93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04</w:t>
            </w:r>
          </w:p>
        </w:tc>
        <w:tc>
          <w:tcPr>
            <w:tcW w:w="14174" w:type="dxa"/>
            <w:gridSpan w:val="2"/>
            <w:shd w:val="clear" w:color="auto" w:fill="auto"/>
            <w:vAlign w:val="center"/>
          </w:tcPr>
          <w:p w14:paraId="43727462" w14:textId="0A243DEA"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ins w:id="70" w:author="Moua, Cheng@Energy" w:date="2022-02-07T14:35:00Z">
              <w:r w:rsidR="0076277F">
                <w:rPr>
                  <w:rFonts w:asciiTheme="minorHAnsi" w:eastAsia="Cambria" w:hAnsiTheme="minorHAnsi"/>
                  <w:sz w:val="18"/>
                  <w:szCs w:val="18"/>
                </w:rPr>
                <w:t>60.3(b)</w:t>
              </w:r>
            </w:ins>
            <w:ins w:id="71" w:author="Moua, Cheng@Energy" w:date="2022-02-07T14:36:00Z">
              <w:r w:rsidR="0076277F">
                <w:rPr>
                  <w:rFonts w:asciiTheme="minorHAnsi" w:eastAsia="Cambria" w:hAnsiTheme="minorHAnsi"/>
                  <w:sz w:val="18"/>
                  <w:szCs w:val="18"/>
                </w:rPr>
                <w:t>4</w:t>
              </w:r>
            </w:ins>
            <w:del w:id="72" w:author="Moua, Cheng@Energy" w:date="2022-02-07T14:35:00Z">
              <w:r w:rsidRPr="00DD5095" w:rsidDel="0076277F">
                <w:rPr>
                  <w:rFonts w:asciiTheme="minorHAnsi" w:eastAsia="Cambria" w:hAnsiTheme="minorHAnsi"/>
                  <w:sz w:val="18"/>
                  <w:szCs w:val="18"/>
                </w:rPr>
                <w:delText>50.0(h)4</w:delText>
              </w:r>
            </w:del>
            <w:r w:rsidRPr="00DD5095">
              <w:rPr>
                <w:rFonts w:asciiTheme="minorHAnsi" w:eastAsia="Cambria" w:hAnsiTheme="minorHAnsi"/>
                <w:sz w:val="18"/>
                <w:szCs w:val="18"/>
              </w:rPr>
              <w:t>.</w:t>
            </w:r>
          </w:p>
        </w:tc>
      </w:tr>
      <w:tr w:rsidR="00DD5095" w:rsidRPr="00DD5095" w14:paraId="0C89B6FA"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9324E0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05</w:t>
            </w:r>
          </w:p>
        </w:tc>
        <w:tc>
          <w:tcPr>
            <w:tcW w:w="14174" w:type="dxa"/>
            <w:gridSpan w:val="2"/>
            <w:shd w:val="clear" w:color="auto" w:fill="auto"/>
            <w:vAlign w:val="center"/>
          </w:tcPr>
          <w:p w14:paraId="69E836C3"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Standby Losses and Pilot Lights: Fan-type central furnaces may not have a continuously burning pilot light. Section 110.5 and Section 110.2(d).</w:t>
            </w:r>
          </w:p>
        </w:tc>
      </w:tr>
      <w:tr w:rsidR="00DD5095" w:rsidRPr="00DD5095" w14:paraId="3C4D7A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A3D4A06"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Cooling Equipment</w:t>
            </w:r>
          </w:p>
        </w:tc>
      </w:tr>
      <w:tr w:rsidR="00DD5095" w:rsidRPr="00DD5095" w14:paraId="1C66423C"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359F009"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06</w:t>
            </w:r>
          </w:p>
        </w:tc>
        <w:tc>
          <w:tcPr>
            <w:tcW w:w="14174" w:type="dxa"/>
            <w:gridSpan w:val="2"/>
            <w:shd w:val="clear" w:color="auto" w:fill="auto"/>
            <w:vAlign w:val="center"/>
          </w:tcPr>
          <w:p w14:paraId="2C5A39C0" w14:textId="77777777"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DD5095" w:rsidRPr="00DD5095" w14:paraId="7AAF18D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A07B637"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07</w:t>
            </w:r>
          </w:p>
        </w:tc>
        <w:tc>
          <w:tcPr>
            <w:tcW w:w="14174" w:type="dxa"/>
            <w:gridSpan w:val="2"/>
            <w:shd w:val="clear" w:color="auto" w:fill="auto"/>
            <w:vAlign w:val="center"/>
          </w:tcPr>
          <w:p w14:paraId="34E61B39" w14:textId="084616E9"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ins w:id="73" w:author="Moua, Cheng@Energy" w:date="2022-02-07T14:36:00Z">
              <w:r w:rsidR="0076277F">
                <w:rPr>
                  <w:rFonts w:asciiTheme="minorHAnsi" w:eastAsia="Cambria" w:hAnsiTheme="minorHAnsi"/>
                  <w:sz w:val="18"/>
                  <w:szCs w:val="18"/>
                </w:rPr>
                <w:t>60.3(b)</w:t>
              </w:r>
              <w:r w:rsidR="00A91C1B">
                <w:rPr>
                  <w:rFonts w:asciiTheme="minorHAnsi" w:eastAsia="Cambria" w:hAnsiTheme="minorHAnsi"/>
                  <w:sz w:val="18"/>
                  <w:szCs w:val="18"/>
                </w:rPr>
                <w:t>5I1</w:t>
              </w:r>
            </w:ins>
            <w:del w:id="74" w:author="Moua, Cheng@Energy" w:date="2022-02-07T14:36:00Z">
              <w:r w:rsidRPr="00DD5095" w:rsidDel="0076277F">
                <w:rPr>
                  <w:rFonts w:asciiTheme="minorHAnsi" w:eastAsia="Cambria" w:hAnsiTheme="minorHAnsi"/>
                  <w:sz w:val="18"/>
                  <w:szCs w:val="18"/>
                </w:rPr>
                <w:delText>50.0(j)2 and 3</w:delText>
              </w:r>
            </w:del>
            <w:r w:rsidRPr="00DD5095">
              <w:rPr>
                <w:rFonts w:asciiTheme="minorHAnsi" w:eastAsia="Cambria" w:hAnsiTheme="minorHAnsi"/>
                <w:sz w:val="18"/>
                <w:szCs w:val="18"/>
              </w:rPr>
              <w:t>, and Section 1</w:t>
            </w:r>
            <w:ins w:id="75" w:author="Moua, Cheng@Energy" w:date="2022-02-07T14:36:00Z">
              <w:r w:rsidR="00A91C1B">
                <w:rPr>
                  <w:rFonts w:asciiTheme="minorHAnsi" w:eastAsia="Cambria" w:hAnsiTheme="minorHAnsi"/>
                  <w:sz w:val="18"/>
                  <w:szCs w:val="18"/>
                </w:rPr>
                <w:t>60.3(b)6</w:t>
              </w:r>
            </w:ins>
            <w:del w:id="76" w:author="Moua, Cheng@Energy" w:date="2022-02-07T14:36:00Z">
              <w:r w:rsidRPr="00DD5095" w:rsidDel="00A91C1B">
                <w:rPr>
                  <w:rFonts w:asciiTheme="minorHAnsi" w:eastAsia="Cambria" w:hAnsiTheme="minorHAnsi"/>
                  <w:sz w:val="18"/>
                  <w:szCs w:val="18"/>
                </w:rPr>
                <w:delText>50.0(m)9</w:delText>
              </w:r>
            </w:del>
            <w:r w:rsidRPr="00DD5095">
              <w:rPr>
                <w:rFonts w:asciiTheme="minorHAnsi" w:eastAsia="Cambria" w:hAnsiTheme="minorHAnsi"/>
                <w:sz w:val="18"/>
                <w:szCs w:val="18"/>
              </w:rPr>
              <w:t>.</w:t>
            </w:r>
          </w:p>
        </w:tc>
      </w:tr>
      <w:tr w:rsidR="00DD5095" w:rsidRPr="00DD5095" w14:paraId="1228D4E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A5A0193"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08</w:t>
            </w:r>
          </w:p>
        </w:tc>
        <w:tc>
          <w:tcPr>
            <w:tcW w:w="14174" w:type="dxa"/>
            <w:gridSpan w:val="2"/>
            <w:shd w:val="clear" w:color="auto" w:fill="auto"/>
            <w:vAlign w:val="center"/>
          </w:tcPr>
          <w:p w14:paraId="59FB20DE" w14:textId="25A953C1"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Condensing Unit Location:  Condensing units shall not be placed within 5 feet of a dryer vent outlet. See Section 1</w:t>
            </w:r>
            <w:ins w:id="77" w:author="Moua, Cheng@Energy" w:date="2022-02-07T14:37:00Z">
              <w:r w:rsidR="00243FF6">
                <w:rPr>
                  <w:rFonts w:asciiTheme="minorHAnsi" w:eastAsia="Cambria" w:hAnsiTheme="minorHAnsi"/>
                  <w:sz w:val="18"/>
                  <w:szCs w:val="18"/>
                </w:rPr>
                <w:t>60.3(b)3A</w:t>
              </w:r>
            </w:ins>
            <w:del w:id="78" w:author="Moua, Cheng@Energy" w:date="2022-02-07T14:36:00Z">
              <w:r w:rsidRPr="00DD5095" w:rsidDel="00243FF6">
                <w:rPr>
                  <w:rFonts w:asciiTheme="minorHAnsi" w:eastAsia="Cambria" w:hAnsiTheme="minorHAnsi"/>
                  <w:sz w:val="18"/>
                  <w:szCs w:val="18"/>
                </w:rPr>
                <w:delText>50.0(h)3A</w:delText>
              </w:r>
            </w:del>
            <w:r w:rsidRPr="00DD5095">
              <w:rPr>
                <w:rFonts w:asciiTheme="minorHAnsi" w:eastAsia="Cambria" w:hAnsiTheme="minorHAnsi"/>
                <w:sz w:val="18"/>
                <w:szCs w:val="18"/>
              </w:rPr>
              <w:t>.</w:t>
            </w:r>
          </w:p>
        </w:tc>
      </w:tr>
      <w:tr w:rsidR="00DD5095" w:rsidRPr="00DD5095" w14:paraId="3CF348A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37C0C6A"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09</w:t>
            </w:r>
          </w:p>
        </w:tc>
        <w:tc>
          <w:tcPr>
            <w:tcW w:w="14174" w:type="dxa"/>
            <w:gridSpan w:val="2"/>
            <w:shd w:val="clear" w:color="auto" w:fill="auto"/>
            <w:vAlign w:val="center"/>
          </w:tcPr>
          <w:p w14:paraId="08F51355" w14:textId="5D9BA858"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Liquid Line Filter Drier: A liquid line filter drier shall be installed according to the manufacturer’s specifications 1</w:t>
            </w:r>
            <w:ins w:id="79" w:author="Moua, Cheng@Energy" w:date="2022-02-07T14:37:00Z">
              <w:r w:rsidR="00243FF6">
                <w:rPr>
                  <w:rFonts w:asciiTheme="minorHAnsi" w:eastAsia="Cambria" w:hAnsiTheme="minorHAnsi"/>
                  <w:sz w:val="18"/>
                  <w:szCs w:val="18"/>
                </w:rPr>
                <w:t>60.3(b)3B</w:t>
              </w:r>
            </w:ins>
            <w:del w:id="80" w:author="Moua, Cheng@Energy" w:date="2022-02-07T14:37:00Z">
              <w:r w:rsidRPr="00DD5095" w:rsidDel="00243FF6">
                <w:rPr>
                  <w:rFonts w:asciiTheme="minorHAnsi" w:eastAsia="Cambria" w:hAnsiTheme="minorHAnsi"/>
                  <w:sz w:val="18"/>
                  <w:szCs w:val="18"/>
                </w:rPr>
                <w:delText>50.0(h)3B</w:delText>
              </w:r>
            </w:del>
            <w:r w:rsidRPr="00DD5095">
              <w:rPr>
                <w:rFonts w:asciiTheme="minorHAnsi" w:eastAsia="Cambria" w:hAnsiTheme="minorHAnsi"/>
                <w:sz w:val="18"/>
                <w:szCs w:val="18"/>
              </w:rPr>
              <w:t>.</w:t>
            </w:r>
          </w:p>
        </w:tc>
      </w:tr>
      <w:tr w:rsidR="00DD5095" w:rsidRPr="00DD5095" w14:paraId="60C0A0A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C37A914"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10</w:t>
            </w:r>
          </w:p>
        </w:tc>
        <w:tc>
          <w:tcPr>
            <w:tcW w:w="14174" w:type="dxa"/>
            <w:gridSpan w:val="2"/>
            <w:shd w:val="clear" w:color="auto" w:fill="auto"/>
            <w:vAlign w:val="center"/>
          </w:tcPr>
          <w:p w14:paraId="5E5E3FC0" w14:textId="17729FF6"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DD5095">
              <w:rPr>
                <w:rFonts w:asciiTheme="minorHAnsi" w:eastAsia="Cambria" w:hAnsiTheme="minorHAnsi"/>
                <w:sz w:val="18"/>
                <w:szCs w:val="18"/>
              </w:rPr>
              <w:t>undersizing</w:t>
            </w:r>
            <w:proofErr w:type="spellEnd"/>
            <w:r w:rsidRPr="00DD5095">
              <w:rPr>
                <w:rFonts w:asciiTheme="minorHAnsi" w:eastAsia="Cambria" w:hAnsiTheme="minorHAnsi"/>
                <w:sz w:val="18"/>
                <w:szCs w:val="18"/>
              </w:rPr>
              <w:t xml:space="preserve"> or oversizing. See Section 1</w:t>
            </w:r>
            <w:ins w:id="81" w:author="Moua, Cheng@Energy" w:date="2022-02-07T14:37:00Z">
              <w:r w:rsidR="00E60D94">
                <w:rPr>
                  <w:rFonts w:asciiTheme="minorHAnsi" w:eastAsia="Cambria" w:hAnsiTheme="minorHAnsi"/>
                  <w:sz w:val="18"/>
                  <w:szCs w:val="18"/>
                </w:rPr>
                <w:t>60.3(b)</w:t>
              </w:r>
            </w:ins>
            <w:del w:id="82" w:author="Moua, Cheng@Energy" w:date="2022-02-07T14:37:00Z">
              <w:r w:rsidRPr="00DD5095" w:rsidDel="00E60D94">
                <w:rPr>
                  <w:rFonts w:asciiTheme="minorHAnsi" w:eastAsia="Cambria" w:hAnsiTheme="minorHAnsi"/>
                  <w:sz w:val="18"/>
                  <w:szCs w:val="18"/>
                </w:rPr>
                <w:delText>50.0(h)</w:delText>
              </w:r>
            </w:del>
            <w:r w:rsidRPr="00DD5095">
              <w:rPr>
                <w:rFonts w:asciiTheme="minorHAnsi" w:eastAsia="Cambria" w:hAnsiTheme="minorHAnsi"/>
                <w:sz w:val="18"/>
                <w:szCs w:val="18"/>
              </w:rPr>
              <w:t>1 and 2.</w:t>
            </w:r>
          </w:p>
        </w:tc>
      </w:tr>
      <w:tr w:rsidR="00DD5095" w:rsidRPr="00DD5095" w14:paraId="0B596E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58DF58AB"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Air Distribution System Ducts, Plenums and Fans</w:t>
            </w:r>
          </w:p>
        </w:tc>
      </w:tr>
      <w:tr w:rsidR="00DD5095" w:rsidRPr="00DD5095" w14:paraId="514C8C4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F461DD"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11</w:t>
            </w:r>
          </w:p>
        </w:tc>
        <w:tc>
          <w:tcPr>
            <w:tcW w:w="14174" w:type="dxa"/>
            <w:gridSpan w:val="2"/>
            <w:shd w:val="clear" w:color="auto" w:fill="auto"/>
            <w:vAlign w:val="center"/>
          </w:tcPr>
          <w:p w14:paraId="3A5B07F1" w14:textId="75531B1B" w:rsidR="00DD5095" w:rsidRPr="00DD5095" w:rsidRDefault="00DD5095" w:rsidP="00DD5095">
            <w:pPr>
              <w:keepNext/>
              <w:autoSpaceDE w:val="0"/>
              <w:autoSpaceDN w:val="0"/>
              <w:adjustRightInd w:val="0"/>
              <w:contextualSpacing/>
              <w:rPr>
                <w:rFonts w:asciiTheme="minorHAnsi" w:eastAsia="Cambria" w:hAnsiTheme="minorHAnsi"/>
                <w:sz w:val="18"/>
                <w:szCs w:val="18"/>
              </w:rPr>
            </w:pPr>
            <w:r w:rsidRPr="00DD5095">
              <w:rPr>
                <w:rFonts w:asciiTheme="minorHAnsi" w:eastAsia="Cambria" w:hAnsiTheme="minorHAnsi"/>
                <w:sz w:val="18"/>
                <w:szCs w:val="18"/>
              </w:rPr>
              <w:t>Insulation:  The minimum duct insulation value is R-6</w:t>
            </w:r>
            <w:ins w:id="83" w:author="Shewmaker, Michael@Energy" w:date="2022-01-26T09:18:00Z">
              <w:r w:rsidR="00851508">
                <w:rPr>
                  <w:rFonts w:asciiTheme="minorHAnsi" w:eastAsia="Cambria" w:hAnsiTheme="minorHAnsi"/>
                  <w:sz w:val="18"/>
                  <w:szCs w:val="18"/>
                </w:rPr>
                <w:t xml:space="preserve"> or ducts can be uninsulated if the duct system is located entirely in conditioned space</w:t>
              </w:r>
            </w:ins>
            <w:r w:rsidRPr="00DD5095">
              <w:rPr>
                <w:rFonts w:asciiTheme="minorHAnsi" w:eastAsia="Cambria" w:hAnsiTheme="minorHAnsi"/>
                <w:sz w:val="18"/>
                <w:szCs w:val="18"/>
              </w:rPr>
              <w:t>. Note that higher values may be required by the prescriptive or performance requirements. See Section 1</w:t>
            </w:r>
            <w:ins w:id="84" w:author="Moua, Cheng@Energy" w:date="2022-02-07T14:37:00Z">
              <w:r w:rsidR="00E60D94">
                <w:rPr>
                  <w:rFonts w:asciiTheme="minorHAnsi" w:eastAsia="Cambria" w:hAnsiTheme="minorHAnsi"/>
                  <w:sz w:val="18"/>
                  <w:szCs w:val="18"/>
                </w:rPr>
                <w:t>60.3(b)</w:t>
              </w:r>
            </w:ins>
            <w:ins w:id="85" w:author="Moua, Cheng@Energy" w:date="2022-02-07T14:38:00Z">
              <w:r w:rsidR="00E60D94">
                <w:rPr>
                  <w:rFonts w:asciiTheme="minorHAnsi" w:eastAsia="Cambria" w:hAnsiTheme="minorHAnsi"/>
                  <w:sz w:val="18"/>
                  <w:szCs w:val="18"/>
                </w:rPr>
                <w:t>5Aii</w:t>
              </w:r>
            </w:ins>
            <w:del w:id="86" w:author="Moua, Cheng@Energy" w:date="2022-02-07T14:37:00Z">
              <w:r w:rsidRPr="00DD5095" w:rsidDel="00E60D94">
                <w:rPr>
                  <w:rFonts w:asciiTheme="minorHAnsi" w:eastAsia="Cambria" w:hAnsiTheme="minorHAnsi"/>
                  <w:sz w:val="18"/>
                  <w:szCs w:val="18"/>
                </w:rPr>
                <w:delText>50.0(m)1</w:delText>
              </w:r>
            </w:del>
            <w:ins w:id="87" w:author="Russ King" w:date="2021-11-21T18:58:00Z">
              <w:del w:id="88" w:author="Moua, Cheng@Energy" w:date="2022-02-07T14:37:00Z">
                <w:r w:rsidR="007909BC" w:rsidDel="00E60D94">
                  <w:rPr>
                    <w:rFonts w:asciiTheme="minorHAnsi" w:eastAsia="Cambria" w:hAnsiTheme="minorHAnsi"/>
                    <w:sz w:val="18"/>
                    <w:szCs w:val="18"/>
                  </w:rPr>
                  <w:delText>B</w:delText>
                </w:r>
              </w:del>
              <w:r w:rsidR="007909BC">
                <w:rPr>
                  <w:rFonts w:asciiTheme="minorHAnsi" w:eastAsia="Cambria" w:hAnsiTheme="minorHAnsi"/>
                  <w:sz w:val="18"/>
                  <w:szCs w:val="18"/>
                </w:rPr>
                <w:t xml:space="preserve"> for exceptions</w:t>
              </w:r>
            </w:ins>
            <w:r w:rsidRPr="00DD5095">
              <w:rPr>
                <w:rFonts w:asciiTheme="minorHAnsi" w:eastAsia="Cambria" w:hAnsiTheme="minorHAnsi"/>
                <w:sz w:val="18"/>
                <w:szCs w:val="18"/>
              </w:rPr>
              <w:t>.</w:t>
            </w:r>
          </w:p>
        </w:tc>
      </w:tr>
      <w:tr w:rsidR="00DD5095" w:rsidRPr="00DD5095" w14:paraId="76648B9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AE8266"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12</w:t>
            </w:r>
          </w:p>
        </w:tc>
        <w:tc>
          <w:tcPr>
            <w:tcW w:w="14174" w:type="dxa"/>
            <w:gridSpan w:val="2"/>
            <w:shd w:val="clear" w:color="auto" w:fill="auto"/>
            <w:vAlign w:val="center"/>
          </w:tcPr>
          <w:p w14:paraId="41CD272C" w14:textId="0461F209"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89" w:author="Shewmaker, Michael@Energy" w:date="2022-01-26T09:18:00Z">
              <w:r w:rsidR="009D1F26">
                <w:rPr>
                  <w:rFonts w:asciiTheme="minorHAnsi" w:eastAsia="Cambria" w:hAnsiTheme="minorHAnsi"/>
                  <w:sz w:val="18"/>
                  <w:szCs w:val="18"/>
                </w:rPr>
                <w:t>.</w:t>
              </w:r>
            </w:ins>
            <w:del w:id="90" w:author="Shewmaker, Michael@Energy" w:date="2022-01-26T09:18:00Z">
              <w:r w:rsidRPr="00DD5095" w:rsidDel="009D1F26">
                <w:rPr>
                  <w:rFonts w:asciiTheme="minorHAnsi" w:eastAsia="Cambria" w:hAnsiTheme="minorHAnsi"/>
                  <w:sz w:val="18"/>
                  <w:szCs w:val="18"/>
                </w:rPr>
                <w:delText>:</w:delText>
              </w:r>
            </w:del>
            <w:r w:rsidRPr="00DD5095">
              <w:rPr>
                <w:rFonts w:asciiTheme="minorHAnsi" w:eastAsia="Cambria" w:hAnsiTheme="minorHAnsi"/>
                <w:sz w:val="18"/>
                <w:szCs w:val="18"/>
              </w:rPr>
              <w:t xml:space="preserve">  </w:t>
            </w:r>
            <w:del w:id="91" w:author="Russ King" w:date="2021-11-21T18:58:00Z">
              <w:r w:rsidRPr="00DD5095" w:rsidDel="007909BC">
                <w:rPr>
                  <w:rFonts w:asciiTheme="minorHAnsi" w:eastAsia="Cambria" w:hAnsiTheme="minorHAnsi"/>
                  <w:sz w:val="18"/>
                  <w:szCs w:val="18"/>
                </w:rPr>
                <w:delText>Supply-air and return-air ducts and plenums must be insulated to a minimum installed level of R-6.0</w:delText>
              </w:r>
              <w:r w:rsidRPr="00DD5095" w:rsidDel="007909BC">
                <w:delText xml:space="preserve"> </w:delText>
              </w:r>
              <w:r w:rsidRPr="00DD5095" w:rsidDel="007909BC">
                <w:rPr>
                  <w:rFonts w:asciiTheme="minorHAnsi" w:eastAsia="Cambria" w:hAnsiTheme="minorHAnsi"/>
                  <w:sz w:val="18"/>
                  <w:szCs w:val="18"/>
                </w:rPr>
                <w:delText>otherwise a minimum of R-4.2 is allowed if the system is enclosed entirely in conditioned space as confirmed through field verification and diagnostic testing in accordance with the requirements of Reference Residential Appendix RA3.1.4.3.8. Exceptions for ducts in interior wall cavities or exposed ducts entirely in conditioned space are specified in Section 150.0(m)1B.</w:delText>
              </w:r>
            </w:del>
          </w:p>
        </w:tc>
      </w:tr>
      <w:tr w:rsidR="00DD5095" w:rsidRPr="00DD5095" w14:paraId="217D1EF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A4C0589" w14:textId="77777777" w:rsidR="00DD5095" w:rsidRPr="00DD5095" w:rsidRDefault="00DD5095" w:rsidP="00DD5095">
            <w:pPr>
              <w:keepNext/>
              <w:autoSpaceDE w:val="0"/>
              <w:autoSpaceDN w:val="0"/>
              <w:adjustRightInd w:val="0"/>
              <w:rPr>
                <w:rFonts w:asciiTheme="minorHAnsi" w:eastAsia="Cambria" w:hAnsiTheme="minorHAnsi"/>
                <w:b/>
                <w:sz w:val="18"/>
                <w:szCs w:val="18"/>
              </w:rPr>
            </w:pPr>
            <w:r w:rsidRPr="00DD5095">
              <w:rPr>
                <w:rFonts w:asciiTheme="minorHAnsi" w:eastAsia="Cambria" w:hAnsiTheme="minorHAnsi"/>
                <w:b/>
                <w:sz w:val="18"/>
                <w:szCs w:val="18"/>
              </w:rPr>
              <w:t xml:space="preserve">Heat Pump Thermostat </w:t>
            </w:r>
          </w:p>
        </w:tc>
      </w:tr>
      <w:tr w:rsidR="00DD5095" w:rsidRPr="00DD5095" w14:paraId="73A3038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81A3E3A"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13</w:t>
            </w:r>
          </w:p>
        </w:tc>
        <w:tc>
          <w:tcPr>
            <w:tcW w:w="14174" w:type="dxa"/>
            <w:gridSpan w:val="2"/>
            <w:shd w:val="clear" w:color="auto" w:fill="auto"/>
            <w:vAlign w:val="center"/>
          </w:tcPr>
          <w:p w14:paraId="01D21602"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A thermostat shall be installed that meets the requirements of Section 110.2(b) and Section 110.2(c).</w:t>
            </w:r>
          </w:p>
        </w:tc>
      </w:tr>
      <w:tr w:rsidR="00DD5095" w:rsidRPr="00DD5095" w14:paraId="516D89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FCAF962"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14</w:t>
            </w:r>
          </w:p>
        </w:tc>
        <w:tc>
          <w:tcPr>
            <w:tcW w:w="14174" w:type="dxa"/>
            <w:gridSpan w:val="2"/>
            <w:shd w:val="clear" w:color="auto" w:fill="auto"/>
            <w:vAlign w:val="center"/>
          </w:tcPr>
          <w:p w14:paraId="38CDFCF1"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The thermostat shall be installed in accordance with the manufacturers published installation specifications.</w:t>
            </w:r>
          </w:p>
        </w:tc>
      </w:tr>
      <w:tr w:rsidR="00DD5095" w:rsidRPr="00DD5095" w14:paraId="7BEFAC9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2397AC8"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15</w:t>
            </w:r>
          </w:p>
        </w:tc>
        <w:tc>
          <w:tcPr>
            <w:tcW w:w="14174" w:type="dxa"/>
            <w:gridSpan w:val="2"/>
            <w:shd w:val="clear" w:color="auto" w:fill="auto"/>
            <w:vAlign w:val="center"/>
          </w:tcPr>
          <w:p w14:paraId="222837C1"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First stage of heating shall be assigned to heat pump heating.</w:t>
            </w:r>
          </w:p>
        </w:tc>
      </w:tr>
      <w:tr w:rsidR="00DD5095" w:rsidRPr="00DD5095" w14:paraId="08A728F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4BC457D" w14:textId="77777777" w:rsidR="00DD5095" w:rsidRPr="00DD5095" w:rsidRDefault="00DD5095" w:rsidP="00DD5095">
            <w:pPr>
              <w:keepNext/>
              <w:rPr>
                <w:rFonts w:asciiTheme="minorHAnsi" w:eastAsia="Cambria" w:hAnsiTheme="minorHAnsi"/>
                <w:sz w:val="18"/>
                <w:szCs w:val="18"/>
              </w:rPr>
            </w:pPr>
            <w:r w:rsidRPr="00DD5095">
              <w:rPr>
                <w:rFonts w:asciiTheme="minorHAnsi" w:eastAsia="Cambria" w:hAnsiTheme="minorHAnsi"/>
                <w:sz w:val="18"/>
                <w:szCs w:val="18"/>
              </w:rPr>
              <w:t>16</w:t>
            </w:r>
          </w:p>
        </w:tc>
        <w:tc>
          <w:tcPr>
            <w:tcW w:w="14174" w:type="dxa"/>
            <w:gridSpan w:val="2"/>
            <w:shd w:val="clear" w:color="auto" w:fill="auto"/>
            <w:vAlign w:val="center"/>
          </w:tcPr>
          <w:p w14:paraId="35C2AE58" w14:textId="77777777" w:rsidR="00DD5095" w:rsidRPr="00DD5095" w:rsidRDefault="00DD5095" w:rsidP="00DD5095">
            <w:pPr>
              <w:keepNext/>
              <w:rPr>
                <w:rFonts w:asciiTheme="minorHAnsi" w:eastAsia="Cambria" w:hAnsiTheme="minorHAnsi"/>
                <w:sz w:val="18"/>
                <w:szCs w:val="18"/>
              </w:rPr>
            </w:pPr>
            <w:r w:rsidRPr="00DD5095">
              <w:rPr>
                <w:rFonts w:ascii="Calibri" w:hAnsi="Calibri"/>
                <w:sz w:val="18"/>
                <w:szCs w:val="18"/>
              </w:rPr>
              <w:t>Second stage back up heating shall be set to come on only when the indoor set temperature cannot be met.</w:t>
            </w:r>
          </w:p>
        </w:tc>
      </w:tr>
      <w:tr w:rsidR="00DD5095" w:rsidRPr="00DD5095" w14:paraId="5FCE50BF" w14:textId="77777777" w:rsidTr="000B52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0FDB0152" w14:textId="77777777" w:rsidR="00DD5095" w:rsidRPr="00DD5095" w:rsidRDefault="00DD5095" w:rsidP="00DD5095">
            <w:pPr>
              <w:keepNext/>
              <w:rPr>
                <w:rFonts w:ascii="Calibri" w:hAnsi="Calibri"/>
                <w:b/>
                <w:sz w:val="18"/>
                <w:szCs w:val="18"/>
              </w:rPr>
            </w:pPr>
            <w:r w:rsidRPr="00DD5095">
              <w:rPr>
                <w:rFonts w:ascii="Calibri" w:hAnsi="Calibri"/>
                <w:b/>
                <w:sz w:val="18"/>
                <w:szCs w:val="18"/>
              </w:rPr>
              <w:t>The responsible person’s signature on this compliance document affirms that all applicable requirements in this table have been met.</w:t>
            </w:r>
          </w:p>
        </w:tc>
      </w:tr>
    </w:tbl>
    <w:p w14:paraId="26FCBC38" w14:textId="77777777" w:rsidR="00196676" w:rsidRDefault="00196676" w:rsidP="00C2497D">
      <w:pPr>
        <w:rPr>
          <w:rFonts w:ascii="Calibri" w:hAnsi="Calibri"/>
          <w:sz w:val="18"/>
          <w:szCs w:val="18"/>
        </w:rPr>
      </w:pPr>
    </w:p>
    <w:p w14:paraId="26FCBC39" w14:textId="77777777" w:rsidR="00196676" w:rsidRDefault="00196676" w:rsidP="00196676">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58"/>
        <w:gridCol w:w="355"/>
        <w:gridCol w:w="3345"/>
        <w:gridCol w:w="3695"/>
      </w:tblGrid>
      <w:tr w:rsidR="00196676" w:rsidRPr="007E2934" w14:paraId="26FCBC3B" w14:textId="77777777" w:rsidTr="00EF23F2">
        <w:trPr>
          <w:trHeight w:val="260"/>
        </w:trPr>
        <w:tc>
          <w:tcPr>
            <w:tcW w:w="14534" w:type="dxa"/>
            <w:gridSpan w:val="4"/>
            <w:vAlign w:val="center"/>
          </w:tcPr>
          <w:p w14:paraId="26FCBC3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t>Documentation Author's Declaration Statement</w:t>
            </w:r>
          </w:p>
        </w:tc>
      </w:tr>
      <w:tr w:rsidR="00196676" w:rsidRPr="007E2934" w14:paraId="26FCBC3D" w14:textId="77777777" w:rsidTr="00196676">
        <w:trPr>
          <w:trHeight w:hRule="exact" w:val="360"/>
        </w:trPr>
        <w:tc>
          <w:tcPr>
            <w:tcW w:w="14534" w:type="dxa"/>
            <w:gridSpan w:val="4"/>
            <w:vAlign w:val="center"/>
          </w:tcPr>
          <w:p w14:paraId="26FCBC3C" w14:textId="77777777" w:rsidR="004E0DB2" w:rsidRDefault="00196676" w:rsidP="00E26E0F">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196676" w:rsidRPr="007E2934" w14:paraId="26FCBC40" w14:textId="77777777" w:rsidTr="00196676">
        <w:trPr>
          <w:trHeight w:val="360"/>
        </w:trPr>
        <w:tc>
          <w:tcPr>
            <w:tcW w:w="7407" w:type="dxa"/>
            <w:gridSpan w:val="2"/>
          </w:tcPr>
          <w:p w14:paraId="26FCBC3E"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Name:</w:t>
            </w:r>
          </w:p>
        </w:tc>
        <w:tc>
          <w:tcPr>
            <w:tcW w:w="7127" w:type="dxa"/>
            <w:gridSpan w:val="2"/>
          </w:tcPr>
          <w:p w14:paraId="26FCBC3F"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Signature:</w:t>
            </w:r>
          </w:p>
        </w:tc>
      </w:tr>
      <w:tr w:rsidR="00196676" w:rsidRPr="007E2934" w14:paraId="26FCBC43" w14:textId="77777777" w:rsidTr="00196676">
        <w:trPr>
          <w:trHeight w:val="360"/>
        </w:trPr>
        <w:tc>
          <w:tcPr>
            <w:tcW w:w="7407" w:type="dxa"/>
            <w:gridSpan w:val="2"/>
          </w:tcPr>
          <w:p w14:paraId="26FCBC41"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Company Name:</w:t>
            </w:r>
          </w:p>
        </w:tc>
        <w:tc>
          <w:tcPr>
            <w:tcW w:w="7127" w:type="dxa"/>
            <w:gridSpan w:val="2"/>
          </w:tcPr>
          <w:p w14:paraId="26FCBC42" w14:textId="77777777" w:rsidR="00196676" w:rsidRPr="007E2934" w:rsidRDefault="00196676" w:rsidP="00196676">
            <w:pPr>
              <w:keepNext/>
              <w:rPr>
                <w:rFonts w:ascii="Calibri" w:hAnsi="Calibri"/>
                <w:sz w:val="14"/>
                <w:szCs w:val="14"/>
              </w:rPr>
            </w:pPr>
            <w:r w:rsidRPr="007E2934">
              <w:rPr>
                <w:rFonts w:ascii="Calibri" w:hAnsi="Calibri"/>
                <w:sz w:val="14"/>
                <w:szCs w:val="14"/>
              </w:rPr>
              <w:t>Date Signed:</w:t>
            </w:r>
          </w:p>
        </w:tc>
      </w:tr>
      <w:tr w:rsidR="00196676" w:rsidRPr="007E2934" w14:paraId="26FCBC46" w14:textId="77777777" w:rsidTr="00196676">
        <w:trPr>
          <w:trHeight w:val="360"/>
        </w:trPr>
        <w:tc>
          <w:tcPr>
            <w:tcW w:w="7407" w:type="dxa"/>
            <w:gridSpan w:val="2"/>
          </w:tcPr>
          <w:p w14:paraId="26FCBC44" w14:textId="77777777" w:rsidR="00196676" w:rsidRPr="007E2934" w:rsidRDefault="00196676" w:rsidP="00196676">
            <w:pPr>
              <w:keepNext/>
              <w:rPr>
                <w:rFonts w:ascii="Calibri" w:hAnsi="Calibri"/>
                <w:sz w:val="14"/>
                <w:szCs w:val="14"/>
              </w:rPr>
            </w:pPr>
            <w:r w:rsidRPr="007E2934">
              <w:rPr>
                <w:rFonts w:ascii="Calibri" w:hAnsi="Calibri"/>
                <w:sz w:val="14"/>
                <w:szCs w:val="14"/>
              </w:rPr>
              <w:t>Address:</w:t>
            </w:r>
          </w:p>
        </w:tc>
        <w:tc>
          <w:tcPr>
            <w:tcW w:w="7127" w:type="dxa"/>
            <w:gridSpan w:val="2"/>
          </w:tcPr>
          <w:p w14:paraId="26FCBC45" w14:textId="77777777" w:rsidR="00196676" w:rsidRPr="007E2934" w:rsidRDefault="00196676" w:rsidP="00196676">
            <w:pPr>
              <w:keepNext/>
              <w:rPr>
                <w:rFonts w:ascii="Calibri" w:hAnsi="Calibri"/>
                <w:sz w:val="14"/>
                <w:szCs w:val="14"/>
              </w:rPr>
            </w:pPr>
            <w:r w:rsidRPr="007E2934">
              <w:rPr>
                <w:rFonts w:ascii="Calibri" w:hAnsi="Calibri"/>
                <w:sz w:val="14"/>
                <w:szCs w:val="14"/>
              </w:rPr>
              <w:t>CEA/HERS Certification Identification (If applicable):</w:t>
            </w:r>
          </w:p>
        </w:tc>
      </w:tr>
      <w:tr w:rsidR="00196676" w:rsidRPr="007E2934" w14:paraId="26FCBC49" w14:textId="77777777" w:rsidTr="00196676">
        <w:trPr>
          <w:trHeight w:val="360"/>
        </w:trPr>
        <w:tc>
          <w:tcPr>
            <w:tcW w:w="7407" w:type="dxa"/>
            <w:gridSpan w:val="2"/>
          </w:tcPr>
          <w:p w14:paraId="26FCBC47" w14:textId="77777777" w:rsidR="00196676" w:rsidRPr="007E2934" w:rsidRDefault="00196676" w:rsidP="00196676">
            <w:pPr>
              <w:keepNext/>
              <w:rPr>
                <w:rFonts w:ascii="Calibri" w:hAnsi="Calibri"/>
                <w:sz w:val="14"/>
                <w:szCs w:val="14"/>
              </w:rPr>
            </w:pPr>
            <w:r w:rsidRPr="007E2934">
              <w:rPr>
                <w:rFonts w:ascii="Calibri" w:hAnsi="Calibri"/>
                <w:sz w:val="14"/>
                <w:szCs w:val="14"/>
              </w:rPr>
              <w:t>City/State/Zip:</w:t>
            </w:r>
          </w:p>
        </w:tc>
        <w:tc>
          <w:tcPr>
            <w:tcW w:w="7127" w:type="dxa"/>
            <w:gridSpan w:val="2"/>
          </w:tcPr>
          <w:p w14:paraId="26FCBC48" w14:textId="77777777" w:rsidR="00196676" w:rsidRPr="007E2934" w:rsidRDefault="00196676" w:rsidP="00196676">
            <w:pPr>
              <w:keepNext/>
              <w:rPr>
                <w:rFonts w:ascii="Calibri" w:hAnsi="Calibri"/>
                <w:sz w:val="14"/>
                <w:szCs w:val="14"/>
              </w:rPr>
            </w:pPr>
            <w:r w:rsidRPr="007E2934">
              <w:rPr>
                <w:rFonts w:ascii="Calibri" w:hAnsi="Calibri"/>
                <w:sz w:val="14"/>
                <w:szCs w:val="14"/>
              </w:rPr>
              <w:t>Phone:</w:t>
            </w:r>
          </w:p>
        </w:tc>
      </w:tr>
      <w:tr w:rsidR="00196676" w:rsidRPr="007E2934" w14:paraId="26FCBC4B" w14:textId="77777777" w:rsidTr="00196676">
        <w:tblPrEx>
          <w:tblCellMar>
            <w:left w:w="115" w:type="dxa"/>
            <w:right w:w="115" w:type="dxa"/>
          </w:tblCellMar>
        </w:tblPrEx>
        <w:trPr>
          <w:trHeight w:val="296"/>
        </w:trPr>
        <w:tc>
          <w:tcPr>
            <w:tcW w:w="14534" w:type="dxa"/>
            <w:gridSpan w:val="4"/>
            <w:vAlign w:val="center"/>
          </w:tcPr>
          <w:p w14:paraId="26FCBC4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196676" w:rsidRPr="007E2934" w14:paraId="26FCBC52" w14:textId="77777777" w:rsidTr="00196676">
        <w:tblPrEx>
          <w:tblCellMar>
            <w:left w:w="115" w:type="dxa"/>
            <w:right w:w="115" w:type="dxa"/>
          </w:tblCellMar>
        </w:tblPrEx>
        <w:trPr>
          <w:trHeight w:val="504"/>
        </w:trPr>
        <w:tc>
          <w:tcPr>
            <w:tcW w:w="14534" w:type="dxa"/>
            <w:gridSpan w:val="4"/>
          </w:tcPr>
          <w:p w14:paraId="7B243901" w14:textId="77777777" w:rsidR="00DD3746" w:rsidRPr="00DD3746" w:rsidRDefault="00DD3746" w:rsidP="00DD3746">
            <w:pPr>
              <w:pStyle w:val="Heading3"/>
              <w:numPr>
                <w:ilvl w:val="0"/>
                <w:numId w:val="0"/>
              </w:numPr>
              <w:spacing w:before="60"/>
              <w:ind w:right="86"/>
              <w:rPr>
                <w:rFonts w:asciiTheme="minorHAnsi" w:hAnsiTheme="minorHAnsi"/>
                <w:sz w:val="18"/>
              </w:rPr>
            </w:pPr>
            <w:r w:rsidRPr="00DD3746">
              <w:rPr>
                <w:rFonts w:asciiTheme="minorHAnsi" w:hAnsiTheme="minorHAnsi"/>
                <w:sz w:val="18"/>
              </w:rPr>
              <w:t xml:space="preserve">I certify the following under penalty of perjury, under the laws of the State of California: </w:t>
            </w:r>
          </w:p>
          <w:p w14:paraId="37ABCA2F" w14:textId="77777777" w:rsidR="00DD3746" w:rsidRPr="00DD3746" w:rsidRDefault="00DD3746" w:rsidP="00DD3746">
            <w:pPr>
              <w:pStyle w:val="Heading3"/>
              <w:numPr>
                <w:ilvl w:val="0"/>
                <w:numId w:val="30"/>
              </w:numPr>
              <w:spacing w:before="0"/>
              <w:ind w:right="90"/>
              <w:rPr>
                <w:rFonts w:asciiTheme="minorHAnsi" w:hAnsiTheme="minorHAnsi"/>
                <w:color w:val="4F81BD" w:themeColor="accent1"/>
                <w:sz w:val="18"/>
              </w:rPr>
            </w:pPr>
            <w:r w:rsidRPr="00DD3746">
              <w:rPr>
                <w:rFonts w:asciiTheme="minorHAnsi" w:hAnsiTheme="minorHAnsi"/>
                <w:sz w:val="18"/>
              </w:rPr>
              <w:t xml:space="preserve">The information provided on this Certificate of Installation is true and correct. </w:t>
            </w:r>
          </w:p>
          <w:p w14:paraId="5478396D" w14:textId="77777777" w:rsidR="00DD3746" w:rsidRPr="00DD3746" w:rsidRDefault="00DD3746" w:rsidP="00DD3746">
            <w:pPr>
              <w:keepNext/>
              <w:widowControl w:val="0"/>
              <w:numPr>
                <w:ilvl w:val="0"/>
                <w:numId w:val="30"/>
              </w:numPr>
              <w:ind w:right="90"/>
              <w:rPr>
                <w:rFonts w:asciiTheme="minorHAnsi" w:hAnsiTheme="minorHAnsi"/>
                <w:sz w:val="18"/>
              </w:rPr>
            </w:pPr>
            <w:r w:rsidRPr="00DD3746">
              <w:rPr>
                <w:rFonts w:asciiTheme="minorHAnsi" w:hAnsiTheme="minorHAnsi"/>
                <w:snapToGrid w:val="0"/>
                <w:sz w:val="18"/>
              </w:rPr>
              <w:t xml:space="preserve">I am either: a) a responsible person eligible under Division 3 of the Business and Professions Code </w:t>
            </w:r>
            <w:r w:rsidRPr="00DD3746">
              <w:rPr>
                <w:rFonts w:asciiTheme="minorHAnsi" w:hAnsiTheme="minorHAnsi"/>
                <w:sz w:val="18"/>
              </w:rPr>
              <w:t xml:space="preserve">in the applicable classification to accept responsibility for the system design, construction, or installation </w:t>
            </w:r>
            <w:r w:rsidRPr="00DD3746">
              <w:rPr>
                <w:rFonts w:asciiTheme="minorHAnsi" w:hAnsiTheme="minorHAnsi"/>
                <w:snapToGrid w:val="0"/>
                <w:sz w:val="18"/>
              </w:rPr>
              <w:t xml:space="preserve">of features, materials, components, or manufactured devices </w:t>
            </w:r>
            <w:r w:rsidRPr="00DD3746">
              <w:rPr>
                <w:rFonts w:asciiTheme="minorHAnsi" w:hAnsiTheme="minorHAnsi"/>
                <w:sz w:val="18"/>
              </w:rPr>
              <w:t xml:space="preserve">for the scope of work identified on this Certificate of Installation, </w:t>
            </w:r>
            <w:r w:rsidRPr="00DD3746">
              <w:rPr>
                <w:rFonts w:asciiTheme="minorHAnsi" w:hAnsiTheme="minorHAnsi"/>
                <w:snapToGrid w:val="0"/>
                <w:sz w:val="18"/>
              </w:rPr>
              <w:t>and attest to the declarations in this statement</w:t>
            </w:r>
            <w:r w:rsidRPr="00DD3746">
              <w:rPr>
                <w:rFonts w:asciiTheme="minorHAnsi" w:hAnsiTheme="minorHAnsi"/>
                <w:sz w:val="18"/>
              </w:rPr>
              <w:t>, or b) I am an authorized representative of the responsible person and attest to the declarations in this statement on the responsible person’s behalf.</w:t>
            </w:r>
          </w:p>
          <w:p w14:paraId="233FE7F6" w14:textId="77777777" w:rsidR="00DD3746" w:rsidRPr="00DD3746" w:rsidRDefault="00DD3746" w:rsidP="00DD3746">
            <w:pPr>
              <w:pStyle w:val="ListParagraph"/>
              <w:keepNext/>
              <w:numPr>
                <w:ilvl w:val="0"/>
                <w:numId w:val="30"/>
              </w:numPr>
              <w:autoSpaceDE w:val="0"/>
              <w:autoSpaceDN w:val="0"/>
              <w:adjustRightInd w:val="0"/>
              <w:ind w:right="90"/>
              <w:rPr>
                <w:rFonts w:asciiTheme="minorHAnsi" w:hAnsiTheme="minorHAnsi"/>
                <w:sz w:val="18"/>
                <w:szCs w:val="22"/>
              </w:rPr>
            </w:pPr>
            <w:r w:rsidRPr="00DD3746">
              <w:rPr>
                <w:rFonts w:asciiTheme="minorHAnsi" w:hAnsiTheme="minorHAnsi"/>
                <w:sz w:val="18"/>
                <w:szCs w:val="22"/>
              </w:rPr>
              <w:t xml:space="preserve">The constructed or installed features, materials, </w:t>
            </w:r>
            <w:proofErr w:type="gramStart"/>
            <w:r w:rsidRPr="00DD3746">
              <w:rPr>
                <w:rFonts w:asciiTheme="minorHAnsi" w:hAnsiTheme="minorHAnsi"/>
                <w:sz w:val="18"/>
                <w:szCs w:val="22"/>
              </w:rPr>
              <w:t>components</w:t>
            </w:r>
            <w:proofErr w:type="gramEnd"/>
            <w:r w:rsidRPr="00DD3746">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6FCBC51" w14:textId="1C66F4DC" w:rsidR="004E0DB2" w:rsidRDefault="00DD3746" w:rsidP="00DD3746">
            <w:pPr>
              <w:pStyle w:val="ListParagraph"/>
              <w:keepNext/>
              <w:numPr>
                <w:ilvl w:val="0"/>
                <w:numId w:val="30"/>
              </w:numPr>
            </w:pPr>
            <w:r w:rsidRPr="00DD3746">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DD3746">
              <w:rPr>
                <w:rFonts w:asciiTheme="minorHAnsi" w:hAnsiTheme="minorHAnsi"/>
                <w:sz w:val="18"/>
              </w:rPr>
              <w:t>building, and</w:t>
            </w:r>
            <w:proofErr w:type="gramEnd"/>
            <w:r w:rsidRPr="00DD3746">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96676" w:rsidRPr="007E2934" w14:paraId="26FCBC55" w14:textId="77777777" w:rsidTr="00196676">
        <w:tblPrEx>
          <w:tblCellMar>
            <w:left w:w="108" w:type="dxa"/>
            <w:right w:w="108" w:type="dxa"/>
          </w:tblCellMar>
        </w:tblPrEx>
        <w:trPr>
          <w:trHeight w:val="360"/>
        </w:trPr>
        <w:tc>
          <w:tcPr>
            <w:tcW w:w="7048" w:type="dxa"/>
          </w:tcPr>
          <w:p w14:paraId="26FCBC53"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7486" w:type="dxa"/>
            <w:gridSpan w:val="3"/>
          </w:tcPr>
          <w:p w14:paraId="26FCBC54"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196676" w:rsidRPr="007E2934" w14:paraId="26FCBC58" w14:textId="77777777" w:rsidTr="00196676">
        <w:tblPrEx>
          <w:tblCellMar>
            <w:left w:w="108" w:type="dxa"/>
            <w:right w:w="108" w:type="dxa"/>
          </w:tblCellMar>
        </w:tblPrEx>
        <w:trPr>
          <w:trHeight w:val="360"/>
        </w:trPr>
        <w:tc>
          <w:tcPr>
            <w:tcW w:w="7048" w:type="dxa"/>
          </w:tcPr>
          <w:p w14:paraId="26FCBC56" w14:textId="7F94071C" w:rsidR="00196676" w:rsidRPr="007E2934" w:rsidRDefault="00196676" w:rsidP="00013FC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7486" w:type="dxa"/>
            <w:gridSpan w:val="3"/>
          </w:tcPr>
          <w:p w14:paraId="26FCBC57"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196676" w:rsidRPr="007E2934" w14:paraId="26FCBC5B" w14:textId="77777777" w:rsidTr="00196676">
        <w:tblPrEx>
          <w:tblCellMar>
            <w:left w:w="108" w:type="dxa"/>
            <w:right w:w="108" w:type="dxa"/>
          </w:tblCellMar>
        </w:tblPrEx>
        <w:trPr>
          <w:trHeight w:val="360"/>
        </w:trPr>
        <w:tc>
          <w:tcPr>
            <w:tcW w:w="7048" w:type="dxa"/>
          </w:tcPr>
          <w:p w14:paraId="26FCBC59"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7486" w:type="dxa"/>
            <w:gridSpan w:val="3"/>
          </w:tcPr>
          <w:p w14:paraId="26FCBC5A"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196676" w:rsidRPr="007E2934" w14:paraId="26FCBC5F" w14:textId="77777777" w:rsidTr="00196676">
        <w:tblPrEx>
          <w:tblCellMar>
            <w:left w:w="108" w:type="dxa"/>
            <w:right w:w="108" w:type="dxa"/>
          </w:tblCellMar>
        </w:tblPrEx>
        <w:trPr>
          <w:trHeight w:val="360"/>
        </w:trPr>
        <w:tc>
          <w:tcPr>
            <w:tcW w:w="7048" w:type="dxa"/>
          </w:tcPr>
          <w:p w14:paraId="26FCBC5C"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3747" w:type="dxa"/>
            <w:gridSpan w:val="2"/>
          </w:tcPr>
          <w:p w14:paraId="26FCBC5D" w14:textId="09EB6528"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013FC2">
              <w:rPr>
                <w:rFonts w:ascii="Calibri" w:hAnsi="Calibri"/>
                <w:sz w:val="14"/>
                <w:szCs w:val="14"/>
              </w:rPr>
              <w:t>:</w:t>
            </w:r>
          </w:p>
        </w:tc>
        <w:tc>
          <w:tcPr>
            <w:tcW w:w="3739" w:type="dxa"/>
          </w:tcPr>
          <w:p w14:paraId="26FCBC5E"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26FCBC60" w14:textId="77777777" w:rsidR="00196676" w:rsidRDefault="00196676" w:rsidP="00C2497D">
      <w:pPr>
        <w:rPr>
          <w:rFonts w:ascii="Calibri" w:hAnsi="Calibri"/>
          <w:sz w:val="18"/>
          <w:szCs w:val="18"/>
        </w:rPr>
      </w:pPr>
    </w:p>
    <w:p w14:paraId="26FCBC61" w14:textId="77777777" w:rsidR="00196676" w:rsidRPr="007E2934" w:rsidRDefault="00196676" w:rsidP="00C2497D">
      <w:pPr>
        <w:rPr>
          <w:rFonts w:ascii="Calibri" w:hAnsi="Calibri"/>
          <w:sz w:val="18"/>
          <w:szCs w:val="18"/>
        </w:rPr>
      </w:pPr>
    </w:p>
    <w:p w14:paraId="26FCBC62" w14:textId="77777777" w:rsidR="000F413D" w:rsidRPr="007E2934" w:rsidRDefault="000F413D" w:rsidP="00C2497D">
      <w:pPr>
        <w:rPr>
          <w:rFonts w:ascii="Calibri" w:hAnsi="Calibri"/>
          <w:sz w:val="18"/>
          <w:szCs w:val="18"/>
        </w:rPr>
      </w:pPr>
    </w:p>
    <w:p w14:paraId="26FCBC63" w14:textId="77777777" w:rsidR="000F413D" w:rsidRPr="007E2934" w:rsidRDefault="000F413D" w:rsidP="00C2497D">
      <w:pPr>
        <w:rPr>
          <w:rFonts w:ascii="Calibri" w:hAnsi="Calibri"/>
          <w:sz w:val="18"/>
          <w:szCs w:val="18"/>
        </w:rPr>
        <w:sectPr w:rsidR="000F413D" w:rsidRPr="007E2934" w:rsidSect="00865346">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6FCBC65" w14:textId="08BB5F15" w:rsidR="00EE0FBA" w:rsidRPr="001A53D0" w:rsidRDefault="00EE0FBA" w:rsidP="001A53D0">
      <w:pPr>
        <w:jc w:val="center"/>
        <w:rPr>
          <w:rFonts w:ascii="Calibri" w:hAnsi="Calibri"/>
          <w:b/>
          <w:szCs w:val="22"/>
        </w:rPr>
      </w:pPr>
      <w:del w:id="106" w:author="Alhabibi, Haider@Energy" w:date="2022-02-14T13:58:00Z">
        <w:r w:rsidRPr="001A53D0" w:rsidDel="0033717F">
          <w:rPr>
            <w:rFonts w:ascii="Calibri" w:hAnsi="Calibri"/>
            <w:b/>
            <w:szCs w:val="22"/>
          </w:rPr>
          <w:delText>CF2R</w:delText>
        </w:r>
      </w:del>
      <w:ins w:id="107" w:author="Alhabibi, Haider@Energy" w:date="2022-02-14T13:58:00Z">
        <w:r w:rsidR="0033717F">
          <w:rPr>
            <w:rFonts w:ascii="Calibri" w:hAnsi="Calibri"/>
            <w:b/>
            <w:szCs w:val="22"/>
          </w:rPr>
          <w:t>LMCI</w:t>
        </w:r>
      </w:ins>
      <w:r w:rsidRPr="001A53D0">
        <w:rPr>
          <w:rFonts w:ascii="Calibri" w:hAnsi="Calibri"/>
          <w:b/>
          <w:szCs w:val="22"/>
        </w:rPr>
        <w:t>-MCH-01c</w:t>
      </w:r>
      <w:r w:rsidR="00013FC2">
        <w:rPr>
          <w:rFonts w:ascii="Calibri" w:hAnsi="Calibri"/>
          <w:b/>
          <w:szCs w:val="22"/>
        </w:rPr>
        <w:t>-E User Instructions</w:t>
      </w:r>
    </w:p>
    <w:p w14:paraId="26FCBC66" w14:textId="77777777" w:rsidR="00EE0FBA" w:rsidRPr="001A53D0" w:rsidRDefault="00EE0FBA" w:rsidP="00EE0FBA">
      <w:pPr>
        <w:rPr>
          <w:rFonts w:ascii="Calibri" w:hAnsi="Calibri"/>
          <w:b/>
        </w:rPr>
      </w:pPr>
    </w:p>
    <w:p w14:paraId="26FCBC67" w14:textId="77777777" w:rsidR="00EE0FBA" w:rsidRPr="001A53D0" w:rsidRDefault="00EE0FBA" w:rsidP="00EE0FBA">
      <w:pPr>
        <w:rPr>
          <w:rFonts w:ascii="Calibri" w:hAnsi="Calibri"/>
          <w:b/>
        </w:rPr>
      </w:pPr>
      <w:r w:rsidRPr="001A53D0">
        <w:rPr>
          <w:rFonts w:ascii="Calibri" w:hAnsi="Calibri"/>
          <w:b/>
        </w:rPr>
        <w:t>Section A. General Information</w:t>
      </w:r>
    </w:p>
    <w:p w14:paraId="26FCBC68" w14:textId="0DAA592B"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w:t>
      </w:r>
      <w:del w:id="108" w:author="Alhabibi, Haider@Energy" w:date="2022-02-14T13:59:00Z">
        <w:r w:rsidRPr="001A53D0" w:rsidDel="0033717F">
          <w:rPr>
            <w:rFonts w:ascii="Calibri" w:hAnsi="Calibri"/>
          </w:rPr>
          <w:delText>CF1R</w:delText>
        </w:r>
      </w:del>
      <w:ins w:id="109" w:author="Alhabibi, Haider@Energy" w:date="2022-02-14T13:59:00Z">
        <w:r w:rsidR="0033717F">
          <w:rPr>
            <w:rFonts w:ascii="Calibri" w:hAnsi="Calibri"/>
          </w:rPr>
          <w:t>LMCC</w:t>
        </w:r>
      </w:ins>
      <w:r w:rsidRPr="001A53D0">
        <w:rPr>
          <w:rFonts w:ascii="Calibri" w:hAnsi="Calibri"/>
        </w:rPr>
        <w:t>), which must be completed prior to this document.</w:t>
      </w:r>
    </w:p>
    <w:p w14:paraId="26FCBC69" w14:textId="4848D250"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w:t>
      </w:r>
      <w:del w:id="110" w:author="Alhabibi, Haider@Energy" w:date="2022-02-14T13:59:00Z">
        <w:r w:rsidRPr="001A53D0" w:rsidDel="0033717F">
          <w:rPr>
            <w:rFonts w:ascii="Calibri" w:hAnsi="Calibri"/>
          </w:rPr>
          <w:delText>CF1R</w:delText>
        </w:r>
      </w:del>
      <w:ins w:id="111" w:author="Alhabibi, Haider@Energy" w:date="2022-02-14T13:59:00Z">
        <w:r w:rsidR="0033717F">
          <w:rPr>
            <w:rFonts w:ascii="Calibri" w:hAnsi="Calibri"/>
          </w:rPr>
          <w:t>LMCC</w:t>
        </w:r>
      </w:ins>
      <w:r w:rsidRPr="001A53D0">
        <w:rPr>
          <w:rFonts w:ascii="Calibri" w:hAnsi="Calibri"/>
        </w:rPr>
        <w:t>), which must be completed prior to this document.</w:t>
      </w:r>
    </w:p>
    <w:p w14:paraId="26FCBC6A" w14:textId="6EEDD8FD"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w:t>
      </w:r>
      <w:del w:id="112" w:author="Alhabibi, Haider@Energy" w:date="2022-02-14T13:59:00Z">
        <w:r w:rsidRPr="001A53D0" w:rsidDel="0033717F">
          <w:rPr>
            <w:rFonts w:ascii="Calibri" w:hAnsi="Calibri"/>
          </w:rPr>
          <w:delText>CF1R</w:delText>
        </w:r>
      </w:del>
      <w:ins w:id="113" w:author="Alhabibi, Haider@Energy" w:date="2022-02-14T13:59:00Z">
        <w:r w:rsidR="0033717F">
          <w:rPr>
            <w:rFonts w:ascii="Calibri" w:hAnsi="Calibri"/>
          </w:rPr>
          <w:t>LMCC</w:t>
        </w:r>
      </w:ins>
      <w:r w:rsidRPr="001A53D0">
        <w:rPr>
          <w:rFonts w:ascii="Calibri" w:hAnsi="Calibri"/>
        </w:rPr>
        <w:t>), which must be completed prior to this document.</w:t>
      </w:r>
      <w:r w:rsidR="00935D23" w:rsidRPr="001A53D0">
        <w:rPr>
          <w:rFonts w:ascii="Calibri" w:hAnsi="Calibri"/>
        </w:rPr>
        <w:t xml:space="preserve"> When the project scope includes an addition to an existing building, the value is equal to the sum of the existing conditioned floor area plus the conditioned floor area of the addition. The default value from the </w:t>
      </w:r>
      <w:del w:id="114" w:author="Alhabibi, Haider@Energy" w:date="2022-02-14T13:59:00Z">
        <w:r w:rsidR="00935D23" w:rsidRPr="001A53D0" w:rsidDel="0033717F">
          <w:rPr>
            <w:rFonts w:ascii="Calibri" w:hAnsi="Calibri"/>
          </w:rPr>
          <w:delText>CF1R</w:delText>
        </w:r>
      </w:del>
      <w:ins w:id="115" w:author="Alhabibi, Haider@Energy" w:date="2022-02-14T13:59:00Z">
        <w:r w:rsidR="0033717F">
          <w:rPr>
            <w:rFonts w:ascii="Calibri" w:hAnsi="Calibri"/>
          </w:rPr>
          <w:t>LMCC</w:t>
        </w:r>
      </w:ins>
      <w:r w:rsidR="00935D23" w:rsidRPr="001A53D0">
        <w:rPr>
          <w:rFonts w:ascii="Calibri" w:hAnsi="Calibri"/>
        </w:rPr>
        <w:t>- may be overwritten in this document. Overwriting the default value will automatically flag this entry and subject it to additional scrutiny by QA and enforcement personnel</w:t>
      </w:r>
    </w:p>
    <w:p w14:paraId="26FCBC6B" w14:textId="2C627753"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w:t>
      </w:r>
      <w:del w:id="116" w:author="Alhabibi, Haider@Energy" w:date="2022-02-14T13:59:00Z">
        <w:r w:rsidRPr="001A53D0" w:rsidDel="0033717F">
          <w:rPr>
            <w:rFonts w:ascii="Calibri" w:hAnsi="Calibri"/>
          </w:rPr>
          <w:delText>CF1R</w:delText>
        </w:r>
      </w:del>
      <w:ins w:id="117"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18" w:author="Alhabibi, Haider@Energy" w:date="2022-02-14T13:59:00Z">
        <w:r w:rsidRPr="001A53D0" w:rsidDel="0033717F">
          <w:rPr>
            <w:rFonts w:ascii="Calibri" w:hAnsi="Calibri"/>
          </w:rPr>
          <w:delText>CF1R</w:delText>
        </w:r>
      </w:del>
      <w:ins w:id="119"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6C" w14:textId="5F980F15"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w:t>
      </w:r>
      <w:del w:id="120" w:author="Alhabibi, Haider@Energy" w:date="2022-02-14T13:59:00Z">
        <w:r w:rsidRPr="001A53D0" w:rsidDel="0033717F">
          <w:rPr>
            <w:rFonts w:ascii="Calibri" w:hAnsi="Calibri"/>
          </w:rPr>
          <w:delText>CF1R</w:delText>
        </w:r>
      </w:del>
      <w:ins w:id="121" w:author="Alhabibi, Haider@Energy" w:date="2022-02-14T13:59:00Z">
        <w:r w:rsidR="0033717F">
          <w:rPr>
            <w:rFonts w:ascii="Calibri" w:hAnsi="Calibri"/>
          </w:rPr>
          <w:t>LMCC</w:t>
        </w:r>
      </w:ins>
      <w:r w:rsidRPr="001A53D0">
        <w:rPr>
          <w:rFonts w:ascii="Calibri" w:hAnsi="Calibri"/>
        </w:rPr>
        <w:t>), which must be completed prior to this document.</w:t>
      </w:r>
    </w:p>
    <w:p w14:paraId="26FCBC6D" w14:textId="13AFEF9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1A53D0" w:rsidRDefault="0099743B" w:rsidP="00E26E0F">
      <w:pPr>
        <w:pStyle w:val="ListParagraph"/>
        <w:numPr>
          <w:ilvl w:val="0"/>
          <w:numId w:val="6"/>
        </w:numPr>
        <w:ind w:left="360" w:hanging="360"/>
        <w:rPr>
          <w:rFonts w:ascii="Calibri" w:hAnsi="Calibri"/>
        </w:rPr>
      </w:pPr>
      <w:r w:rsidRPr="001A53D0">
        <w:rPr>
          <w:rFonts w:ascii="Calibri" w:hAnsi="Calibri"/>
        </w:rPr>
        <w:t>Enter the number of bedrooms in the dwelling unit</w:t>
      </w:r>
    </w:p>
    <w:p w14:paraId="26FCBC71" w14:textId="77777777" w:rsidR="00EE0FBA" w:rsidRPr="001A53D0" w:rsidRDefault="00EE0FBA" w:rsidP="00EE0FBA">
      <w:pPr>
        <w:rPr>
          <w:rFonts w:ascii="Calibri" w:hAnsi="Calibri"/>
        </w:rPr>
      </w:pPr>
    </w:p>
    <w:p w14:paraId="26FCBC72" w14:textId="3F3F400E" w:rsidR="00EE0FBA" w:rsidRPr="001A53D0" w:rsidRDefault="00EE0FBA" w:rsidP="00EE0FBA">
      <w:pPr>
        <w:rPr>
          <w:rFonts w:ascii="Calibri" w:hAnsi="Calibri"/>
        </w:rPr>
      </w:pPr>
      <w:r w:rsidRPr="001A53D0">
        <w:rPr>
          <w:rFonts w:ascii="Calibri" w:hAnsi="Calibri"/>
          <w:b/>
        </w:rPr>
        <w:t xml:space="preserve">Section B. Design Space Conditioning (SC) System Component Specifications from </w:t>
      </w:r>
      <w:del w:id="122" w:author="Alhabibi, Haider@Energy" w:date="2022-02-14T13:59:00Z">
        <w:r w:rsidRPr="001A53D0" w:rsidDel="0033717F">
          <w:rPr>
            <w:rFonts w:ascii="Calibri" w:hAnsi="Calibri"/>
            <w:b/>
          </w:rPr>
          <w:delText>CF1R</w:delText>
        </w:r>
      </w:del>
      <w:ins w:id="123" w:author="Alhabibi, Haider@Energy" w:date="2022-02-14T13:59:00Z">
        <w:r w:rsidR="0033717F">
          <w:rPr>
            <w:rFonts w:ascii="Calibri" w:hAnsi="Calibri"/>
            <w:b/>
          </w:rPr>
          <w:t>LMCC</w:t>
        </w:r>
      </w:ins>
    </w:p>
    <w:p w14:paraId="26FCBC73" w14:textId="1F0BFBA1"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24" w:author="Alhabibi, Haider@Energy" w:date="2022-02-14T13:59:00Z">
        <w:r w:rsidRPr="001A53D0" w:rsidDel="0033717F">
          <w:rPr>
            <w:rFonts w:ascii="Calibri" w:hAnsi="Calibri"/>
          </w:rPr>
          <w:delText>CF1R</w:delText>
        </w:r>
      </w:del>
      <w:ins w:id="125" w:author="Alhabibi, Haider@Energy" w:date="2022-02-14T13:59:00Z">
        <w:r w:rsidR="0033717F">
          <w:rPr>
            <w:rFonts w:ascii="Calibri" w:hAnsi="Calibri"/>
          </w:rPr>
          <w:t>LMCC</w:t>
        </w:r>
      </w:ins>
      <w:r w:rsidRPr="001A53D0">
        <w:rPr>
          <w:rFonts w:ascii="Calibri" w:hAnsi="Calibri"/>
        </w:rPr>
        <w:t>), which must be completed prior to this document.</w:t>
      </w:r>
    </w:p>
    <w:p w14:paraId="26FCBC74" w14:textId="3BB08CF9"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26" w:author="Alhabibi, Haider@Energy" w:date="2022-02-14T13:59:00Z">
        <w:r w:rsidRPr="001A53D0" w:rsidDel="0033717F">
          <w:rPr>
            <w:rFonts w:ascii="Calibri" w:hAnsi="Calibri"/>
          </w:rPr>
          <w:delText>CF1R</w:delText>
        </w:r>
      </w:del>
      <w:ins w:id="127" w:author="Alhabibi, Haider@Energy" w:date="2022-02-14T13:59:00Z">
        <w:r w:rsidR="0033717F">
          <w:rPr>
            <w:rFonts w:ascii="Calibri" w:hAnsi="Calibri"/>
          </w:rPr>
          <w:t>LMCC</w:t>
        </w:r>
      </w:ins>
      <w:r w:rsidRPr="001A53D0">
        <w:rPr>
          <w:rFonts w:ascii="Calibri" w:hAnsi="Calibri"/>
        </w:rPr>
        <w:t>), which must be completed prior to this document.</w:t>
      </w:r>
    </w:p>
    <w:p w14:paraId="26FCBC75" w14:textId="02ADF619"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28" w:author="Alhabibi, Haider@Energy" w:date="2022-02-14T13:59:00Z">
        <w:r w:rsidRPr="001A53D0" w:rsidDel="0033717F">
          <w:rPr>
            <w:rFonts w:ascii="Calibri" w:hAnsi="Calibri"/>
          </w:rPr>
          <w:delText>CF1R</w:delText>
        </w:r>
      </w:del>
      <w:ins w:id="129" w:author="Alhabibi, Haider@Energy" w:date="2022-02-14T13:59:00Z">
        <w:r w:rsidR="0033717F">
          <w:rPr>
            <w:rFonts w:ascii="Calibri" w:hAnsi="Calibri"/>
          </w:rPr>
          <w:t>LMCC</w:t>
        </w:r>
      </w:ins>
      <w:r w:rsidRPr="001A53D0">
        <w:rPr>
          <w:rFonts w:ascii="Calibri" w:hAnsi="Calibri"/>
        </w:rPr>
        <w:t>), which must be completed prior to this document.</w:t>
      </w:r>
    </w:p>
    <w:p w14:paraId="26FCBC76" w14:textId="054C9215"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30" w:author="Alhabibi, Haider@Energy" w:date="2022-02-14T13:59:00Z">
        <w:r w:rsidRPr="001A53D0" w:rsidDel="0033717F">
          <w:rPr>
            <w:rFonts w:ascii="Calibri" w:hAnsi="Calibri"/>
          </w:rPr>
          <w:delText>CF1R</w:delText>
        </w:r>
      </w:del>
      <w:ins w:id="131" w:author="Alhabibi, Haider@Energy" w:date="2022-02-14T13:59:00Z">
        <w:r w:rsidR="0033717F">
          <w:rPr>
            <w:rFonts w:ascii="Calibri" w:hAnsi="Calibri"/>
          </w:rPr>
          <w:t>LMCC</w:t>
        </w:r>
      </w:ins>
      <w:r w:rsidRPr="001A53D0">
        <w:rPr>
          <w:rFonts w:ascii="Calibri" w:hAnsi="Calibri"/>
        </w:rPr>
        <w:t>), which must be completed prior to this document.</w:t>
      </w:r>
    </w:p>
    <w:p w14:paraId="26FCBC77" w14:textId="1867F17D"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32" w:author="Alhabibi, Haider@Energy" w:date="2022-02-14T13:59:00Z">
        <w:r w:rsidRPr="001A53D0" w:rsidDel="0033717F">
          <w:rPr>
            <w:rFonts w:ascii="Calibri" w:hAnsi="Calibri"/>
          </w:rPr>
          <w:delText>CF1R</w:delText>
        </w:r>
      </w:del>
      <w:ins w:id="133" w:author="Alhabibi, Haider@Energy" w:date="2022-02-14T13:59:00Z">
        <w:r w:rsidR="0033717F">
          <w:rPr>
            <w:rFonts w:ascii="Calibri" w:hAnsi="Calibri"/>
          </w:rPr>
          <w:t>LMCC</w:t>
        </w:r>
      </w:ins>
      <w:r w:rsidRPr="001A53D0">
        <w:rPr>
          <w:rFonts w:ascii="Calibri" w:hAnsi="Calibri"/>
        </w:rPr>
        <w:t>), which must be completed prior to this document.</w:t>
      </w:r>
    </w:p>
    <w:p w14:paraId="26FCBC78" w14:textId="2AD17550"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34" w:author="Alhabibi, Haider@Energy" w:date="2022-02-14T13:59:00Z">
        <w:r w:rsidRPr="001A53D0" w:rsidDel="0033717F">
          <w:rPr>
            <w:rFonts w:ascii="Calibri" w:hAnsi="Calibri"/>
          </w:rPr>
          <w:delText>CF1R</w:delText>
        </w:r>
      </w:del>
      <w:ins w:id="135" w:author="Alhabibi, Haider@Energy" w:date="2022-02-14T13:59:00Z">
        <w:r w:rsidR="0033717F">
          <w:rPr>
            <w:rFonts w:ascii="Calibri" w:hAnsi="Calibri"/>
          </w:rPr>
          <w:t>LMCC</w:t>
        </w:r>
      </w:ins>
      <w:r w:rsidRPr="001A53D0">
        <w:rPr>
          <w:rFonts w:ascii="Calibri" w:hAnsi="Calibri"/>
        </w:rPr>
        <w:t>), which must be completed prior to this document.</w:t>
      </w:r>
    </w:p>
    <w:p w14:paraId="26FCBC79" w14:textId="455C880A"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36" w:author="Alhabibi, Haider@Energy" w:date="2022-02-14T13:59:00Z">
        <w:r w:rsidRPr="001A53D0" w:rsidDel="0033717F">
          <w:rPr>
            <w:rFonts w:ascii="Calibri" w:hAnsi="Calibri"/>
          </w:rPr>
          <w:delText>CF1R</w:delText>
        </w:r>
      </w:del>
      <w:ins w:id="137" w:author="Alhabibi, Haider@Energy" w:date="2022-02-14T13:59:00Z">
        <w:r w:rsidR="0033717F">
          <w:rPr>
            <w:rFonts w:ascii="Calibri" w:hAnsi="Calibri"/>
          </w:rPr>
          <w:t>LMCC</w:t>
        </w:r>
      </w:ins>
      <w:r w:rsidRPr="001A53D0">
        <w:rPr>
          <w:rFonts w:ascii="Calibri" w:hAnsi="Calibri"/>
        </w:rPr>
        <w:t>), which must be completed prior to this document.</w:t>
      </w:r>
    </w:p>
    <w:p w14:paraId="26FCBC7A" w14:textId="767C1BB5"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38" w:author="Alhabibi, Haider@Energy" w:date="2022-02-14T13:59:00Z">
        <w:r w:rsidRPr="001A53D0" w:rsidDel="0033717F">
          <w:rPr>
            <w:rFonts w:ascii="Calibri" w:hAnsi="Calibri"/>
          </w:rPr>
          <w:delText>CF1R</w:delText>
        </w:r>
      </w:del>
      <w:ins w:id="139" w:author="Alhabibi, Haider@Energy" w:date="2022-02-14T13:59:00Z">
        <w:r w:rsidR="0033717F">
          <w:rPr>
            <w:rFonts w:ascii="Calibri" w:hAnsi="Calibri"/>
          </w:rPr>
          <w:t>LMCC</w:t>
        </w:r>
      </w:ins>
      <w:r w:rsidRPr="001A53D0">
        <w:rPr>
          <w:rFonts w:ascii="Calibri" w:hAnsi="Calibri"/>
        </w:rPr>
        <w:t>), which must be completed prior to this document.</w:t>
      </w:r>
    </w:p>
    <w:p w14:paraId="26FCBC7B" w14:textId="1299EF7E"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40" w:author="Alhabibi, Haider@Energy" w:date="2022-02-14T13:59:00Z">
        <w:r w:rsidRPr="001A53D0" w:rsidDel="0033717F">
          <w:rPr>
            <w:rFonts w:ascii="Calibri" w:hAnsi="Calibri"/>
          </w:rPr>
          <w:delText>CF1R</w:delText>
        </w:r>
      </w:del>
      <w:ins w:id="141" w:author="Alhabibi, Haider@Energy" w:date="2022-02-14T13:59:00Z">
        <w:r w:rsidR="0033717F">
          <w:rPr>
            <w:rFonts w:ascii="Calibri" w:hAnsi="Calibri"/>
          </w:rPr>
          <w:t>LMCC</w:t>
        </w:r>
      </w:ins>
      <w:r w:rsidRPr="001A53D0">
        <w:rPr>
          <w:rFonts w:ascii="Calibri" w:hAnsi="Calibri"/>
        </w:rPr>
        <w:t>), which must be completed prior to this document.</w:t>
      </w:r>
    </w:p>
    <w:p w14:paraId="26FCBC7C" w14:textId="342AFE7A"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42" w:author="Alhabibi, Haider@Energy" w:date="2022-02-14T13:59:00Z">
        <w:r w:rsidRPr="001A53D0" w:rsidDel="0033717F">
          <w:rPr>
            <w:rFonts w:ascii="Calibri" w:hAnsi="Calibri"/>
          </w:rPr>
          <w:delText>CF1R</w:delText>
        </w:r>
      </w:del>
      <w:ins w:id="143" w:author="Alhabibi, Haider@Energy" w:date="2022-02-14T13:59:00Z">
        <w:r w:rsidR="0033717F">
          <w:rPr>
            <w:rFonts w:ascii="Calibri" w:hAnsi="Calibri"/>
          </w:rPr>
          <w:t>LMCC</w:t>
        </w:r>
      </w:ins>
      <w:r w:rsidRPr="001A53D0">
        <w:rPr>
          <w:rFonts w:ascii="Calibri" w:hAnsi="Calibri"/>
        </w:rPr>
        <w:t>), which must be completed prior to this document.</w:t>
      </w:r>
    </w:p>
    <w:p w14:paraId="26FCBC7D" w14:textId="60B63086"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44" w:author="Alhabibi, Haider@Energy" w:date="2022-02-14T13:59:00Z">
        <w:r w:rsidRPr="001A53D0" w:rsidDel="0033717F">
          <w:rPr>
            <w:rFonts w:ascii="Calibri" w:hAnsi="Calibri"/>
          </w:rPr>
          <w:delText>CF1R</w:delText>
        </w:r>
      </w:del>
      <w:ins w:id="145" w:author="Alhabibi, Haider@Energy" w:date="2022-02-14T13:59:00Z">
        <w:r w:rsidR="0033717F">
          <w:rPr>
            <w:rFonts w:ascii="Calibri" w:hAnsi="Calibri"/>
          </w:rPr>
          <w:t>LMCC</w:t>
        </w:r>
      </w:ins>
      <w:r w:rsidRPr="001A53D0">
        <w:rPr>
          <w:rFonts w:ascii="Calibri" w:hAnsi="Calibri"/>
        </w:rPr>
        <w:t>), which must be completed prior to this document.</w:t>
      </w:r>
    </w:p>
    <w:p w14:paraId="26FCBC7E" w14:textId="7F6C15E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w:t>
      </w:r>
      <w:del w:id="146" w:author="Alhabibi, Haider@Energy" w:date="2022-02-14T13:59:00Z">
        <w:r w:rsidRPr="001A53D0" w:rsidDel="0033717F">
          <w:rPr>
            <w:rFonts w:ascii="Calibri" w:hAnsi="Calibri"/>
          </w:rPr>
          <w:delText>CF1R</w:delText>
        </w:r>
      </w:del>
      <w:ins w:id="147" w:author="Alhabibi, Haider@Energy" w:date="2022-02-14T13:59:00Z">
        <w:r w:rsidR="0033717F">
          <w:rPr>
            <w:rFonts w:ascii="Calibri" w:hAnsi="Calibri"/>
          </w:rPr>
          <w:t>LMCC</w:t>
        </w:r>
      </w:ins>
      <w:r w:rsidRPr="001A53D0">
        <w:rPr>
          <w:rFonts w:ascii="Calibri" w:hAnsi="Calibri"/>
        </w:rPr>
        <w:t>), which must be completed prior to this document.</w:t>
      </w:r>
    </w:p>
    <w:p w14:paraId="5CD790E0" w14:textId="77777777" w:rsidR="002F0741" w:rsidRDefault="002F0741" w:rsidP="00EE0FBA">
      <w:pPr>
        <w:rPr>
          <w:rFonts w:ascii="Calibri" w:hAnsi="Calibri"/>
          <w:b/>
        </w:rPr>
      </w:pPr>
    </w:p>
    <w:p w14:paraId="26FCBC80" w14:textId="69F9B330" w:rsidR="00EE0FBA" w:rsidRPr="001A53D0" w:rsidRDefault="00EE0FBA" w:rsidP="00EE0FBA">
      <w:pPr>
        <w:rPr>
          <w:rFonts w:ascii="Calibri" w:hAnsi="Calibri"/>
          <w:b/>
        </w:rPr>
      </w:pPr>
      <w:r w:rsidRPr="001A53D0">
        <w:rPr>
          <w:rFonts w:ascii="Calibri" w:hAnsi="Calibri"/>
          <w:b/>
        </w:rPr>
        <w:t>Section C. Installed Space Conditioning (SC) System Component Information</w:t>
      </w:r>
    </w:p>
    <w:p w14:paraId="26FCBC81" w14:textId="73E28967" w:rsidR="004E0DB2" w:rsidRPr="001A53D0" w:rsidRDefault="00EE0FBA" w:rsidP="00E26E0F">
      <w:pPr>
        <w:pStyle w:val="ListParagraph"/>
        <w:numPr>
          <w:ilvl w:val="0"/>
          <w:numId w:val="8"/>
        </w:numPr>
        <w:rPr>
          <w:rFonts w:ascii="Calibri" w:hAnsi="Calibri"/>
        </w:rPr>
      </w:pPr>
      <w:r w:rsidRPr="001A53D0">
        <w:rPr>
          <w:rFonts w:ascii="Calibri" w:hAnsi="Calibri"/>
        </w:rPr>
        <w:t xml:space="preserve">Select System name from the list of systems identified in previous sections and originally specified on the </w:t>
      </w:r>
      <w:del w:id="148" w:author="Alhabibi, Haider@Energy" w:date="2022-02-14T13:59:00Z">
        <w:r w:rsidRPr="001A53D0" w:rsidDel="0033717F">
          <w:rPr>
            <w:rFonts w:ascii="Calibri" w:hAnsi="Calibri"/>
          </w:rPr>
          <w:delText>CF1R</w:delText>
        </w:r>
      </w:del>
      <w:ins w:id="149" w:author="Alhabibi, Haider@Energy" w:date="2022-02-14T13:59:00Z">
        <w:r w:rsidR="0033717F">
          <w:rPr>
            <w:rFonts w:ascii="Calibri" w:hAnsi="Calibri"/>
          </w:rPr>
          <w:t>LMCC</w:t>
        </w:r>
      </w:ins>
      <w:r w:rsidRPr="001A53D0">
        <w:rPr>
          <w:rFonts w:ascii="Calibri" w:hAnsi="Calibri"/>
        </w:rPr>
        <w:t>.</w:t>
      </w:r>
    </w:p>
    <w:p w14:paraId="26FCBC82" w14:textId="3FC27568" w:rsidR="004E0DB2" w:rsidRPr="001A53D0" w:rsidRDefault="00EE0FBA" w:rsidP="00E26E0F">
      <w:pPr>
        <w:pStyle w:val="ListParagraph"/>
        <w:numPr>
          <w:ilvl w:val="0"/>
          <w:numId w:val="8"/>
        </w:numPr>
        <w:rPr>
          <w:rFonts w:ascii="Calibri" w:hAnsi="Calibri"/>
        </w:rPr>
      </w:pPr>
      <w:r w:rsidRPr="001A53D0">
        <w:rPr>
          <w:rFonts w:ascii="Calibri" w:hAnsi="Calibri"/>
        </w:rPr>
        <w:t>Briefly describe the area served by this system. Examples: entire house, upstairs, downstairs, sleeping area, north wing, etc.</w:t>
      </w:r>
    </w:p>
    <w:p w14:paraId="26FCBC83" w14:textId="221EEAA1" w:rsidR="004E0DB2" w:rsidRPr="001A53D0" w:rsidRDefault="00EE0FBA" w:rsidP="00E26E0F">
      <w:pPr>
        <w:pStyle w:val="ListParagraph"/>
        <w:numPr>
          <w:ilvl w:val="0"/>
          <w:numId w:val="8"/>
        </w:numPr>
        <w:rPr>
          <w:rFonts w:ascii="Calibri" w:hAnsi="Calibri"/>
        </w:rPr>
      </w:pPr>
      <w:r w:rsidRPr="001A53D0">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1DA41849"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50" w:author="Alhabibi, Haider@Energy" w:date="2022-02-14T13:59:00Z">
        <w:r w:rsidRPr="001A53D0" w:rsidDel="0033717F">
          <w:rPr>
            <w:rFonts w:ascii="Calibri" w:hAnsi="Calibri"/>
          </w:rPr>
          <w:delText>CF1R</w:delText>
        </w:r>
      </w:del>
      <w:ins w:id="151"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52" w:author="Alhabibi, Haider@Energy" w:date="2022-02-14T13:59:00Z">
        <w:r w:rsidRPr="001A53D0" w:rsidDel="0033717F">
          <w:rPr>
            <w:rFonts w:ascii="Calibri" w:hAnsi="Calibri"/>
          </w:rPr>
          <w:delText>CF1R</w:delText>
        </w:r>
      </w:del>
      <w:ins w:id="153"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5" w14:textId="76D1DCE5"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54" w:author="Alhabibi, Haider@Energy" w:date="2022-02-14T13:59:00Z">
        <w:r w:rsidRPr="001A53D0" w:rsidDel="0033717F">
          <w:rPr>
            <w:rFonts w:ascii="Calibri" w:hAnsi="Calibri"/>
          </w:rPr>
          <w:delText>CF1R</w:delText>
        </w:r>
      </w:del>
      <w:ins w:id="155"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56" w:author="Alhabibi, Haider@Energy" w:date="2022-02-14T13:59:00Z">
        <w:r w:rsidRPr="001A53D0" w:rsidDel="0033717F">
          <w:rPr>
            <w:rFonts w:ascii="Calibri" w:hAnsi="Calibri"/>
          </w:rPr>
          <w:delText>CF1R</w:delText>
        </w:r>
      </w:del>
      <w:ins w:id="157"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6" w14:textId="640CD86A"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58" w:author="Alhabibi, Haider@Energy" w:date="2022-02-14T13:59:00Z">
        <w:r w:rsidRPr="001A53D0" w:rsidDel="0033717F">
          <w:rPr>
            <w:rFonts w:ascii="Calibri" w:hAnsi="Calibri"/>
          </w:rPr>
          <w:delText>CF1R</w:delText>
        </w:r>
      </w:del>
      <w:ins w:id="159"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60" w:author="Alhabibi, Haider@Energy" w:date="2022-02-14T13:59:00Z">
        <w:r w:rsidRPr="001A53D0" w:rsidDel="0033717F">
          <w:rPr>
            <w:rFonts w:ascii="Calibri" w:hAnsi="Calibri"/>
          </w:rPr>
          <w:delText>CF1R</w:delText>
        </w:r>
      </w:del>
      <w:ins w:id="161"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7" w14:textId="0899A589"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62" w:author="Alhabibi, Haider@Energy" w:date="2022-02-14T13:59:00Z">
        <w:r w:rsidRPr="001A53D0" w:rsidDel="0033717F">
          <w:rPr>
            <w:rFonts w:ascii="Calibri" w:hAnsi="Calibri"/>
          </w:rPr>
          <w:delText>CF1R</w:delText>
        </w:r>
      </w:del>
      <w:ins w:id="163"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64" w:author="Alhabibi, Haider@Energy" w:date="2022-02-14T13:59:00Z">
        <w:r w:rsidRPr="001A53D0" w:rsidDel="0033717F">
          <w:rPr>
            <w:rFonts w:ascii="Calibri" w:hAnsi="Calibri"/>
          </w:rPr>
          <w:delText>CF1R</w:delText>
        </w:r>
      </w:del>
      <w:ins w:id="165"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8" w14:textId="538686CC"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66" w:author="Alhabibi, Haider@Energy" w:date="2022-02-14T13:59:00Z">
        <w:r w:rsidRPr="001A53D0" w:rsidDel="0033717F">
          <w:rPr>
            <w:rFonts w:ascii="Calibri" w:hAnsi="Calibri"/>
          </w:rPr>
          <w:delText>CF1R</w:delText>
        </w:r>
      </w:del>
      <w:ins w:id="167"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68" w:author="Alhabibi, Haider@Energy" w:date="2022-02-14T13:59:00Z">
        <w:r w:rsidRPr="001A53D0" w:rsidDel="0033717F">
          <w:rPr>
            <w:rFonts w:ascii="Calibri" w:hAnsi="Calibri"/>
          </w:rPr>
          <w:delText>CF1R</w:delText>
        </w:r>
      </w:del>
      <w:ins w:id="169"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9" w14:textId="3C0AB512"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70" w:author="Alhabibi, Haider@Energy" w:date="2022-02-14T13:59:00Z">
        <w:r w:rsidRPr="001A53D0" w:rsidDel="0033717F">
          <w:rPr>
            <w:rFonts w:ascii="Calibri" w:hAnsi="Calibri"/>
          </w:rPr>
          <w:delText>CF1R</w:delText>
        </w:r>
      </w:del>
      <w:ins w:id="171"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72" w:author="Alhabibi, Haider@Energy" w:date="2022-02-14T13:59:00Z">
        <w:r w:rsidRPr="001A53D0" w:rsidDel="0033717F">
          <w:rPr>
            <w:rFonts w:ascii="Calibri" w:hAnsi="Calibri"/>
          </w:rPr>
          <w:delText>CF1R</w:delText>
        </w:r>
      </w:del>
      <w:ins w:id="173"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A" w14:textId="61C9D0F3" w:rsidR="004E0DB2" w:rsidRPr="001A53D0" w:rsidRDefault="00EE0FBA" w:rsidP="00E26E0F">
      <w:pPr>
        <w:pStyle w:val="ListParagraph"/>
        <w:numPr>
          <w:ilvl w:val="0"/>
          <w:numId w:val="8"/>
        </w:numPr>
        <w:rPr>
          <w:rFonts w:ascii="Calibri" w:hAnsi="Calibri"/>
        </w:rPr>
      </w:pPr>
      <w:r w:rsidRPr="001A53D0">
        <w:rPr>
          <w:rFonts w:ascii="Calibri" w:hAnsi="Calibri"/>
        </w:rPr>
        <w:t>This field is filled out automatically. It appears in Section B and is referenced from the Certificate of Compliance (</w:t>
      </w:r>
      <w:del w:id="174" w:author="Alhabibi, Haider@Energy" w:date="2022-02-14T13:59:00Z">
        <w:r w:rsidRPr="001A53D0" w:rsidDel="0033717F">
          <w:rPr>
            <w:rFonts w:ascii="Calibri" w:hAnsi="Calibri"/>
          </w:rPr>
          <w:delText>CF1R</w:delText>
        </w:r>
      </w:del>
      <w:ins w:id="175"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76" w:author="Alhabibi, Haider@Energy" w:date="2022-02-14T13:59:00Z">
        <w:r w:rsidRPr="001A53D0" w:rsidDel="0033717F">
          <w:rPr>
            <w:rFonts w:ascii="Calibri" w:hAnsi="Calibri"/>
          </w:rPr>
          <w:delText>CF1R</w:delText>
        </w:r>
      </w:del>
      <w:ins w:id="177"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B" w14:textId="18BF4FD6" w:rsidR="004E0DB2" w:rsidRPr="001A53D0" w:rsidRDefault="008E6B62" w:rsidP="00F30F96">
      <w:pPr>
        <w:pStyle w:val="ListParagraph"/>
        <w:numPr>
          <w:ilvl w:val="0"/>
          <w:numId w:val="8"/>
        </w:numPr>
        <w:rPr>
          <w:rFonts w:ascii="Calibri" w:hAnsi="Calibri"/>
        </w:rPr>
      </w:pPr>
      <w:r w:rsidRPr="008E6B62">
        <w:rPr>
          <w:rFonts w:ascii="Calibri" w:hAnsi="Calibri"/>
        </w:rPr>
        <w:t>If the space conditioning system is a multiple-split system, then enter the number of ducted/ductless indoor units (AHU) connected to the outdoor unit</w:t>
      </w:r>
      <w:r w:rsidR="00F30F96">
        <w:rPr>
          <w:rFonts w:ascii="Calibri" w:hAnsi="Calibri"/>
        </w:rPr>
        <w:t xml:space="preserve">. </w:t>
      </w:r>
      <w:r w:rsidR="00F30F96" w:rsidRPr="00F30F96">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26FCBC8C" w14:textId="77777777" w:rsidR="00EE0FBA" w:rsidRPr="001A53D0" w:rsidRDefault="00EE0FBA" w:rsidP="00EE0FBA">
      <w:pPr>
        <w:rPr>
          <w:rFonts w:ascii="Calibri" w:hAnsi="Calibri"/>
        </w:rPr>
      </w:pPr>
    </w:p>
    <w:p w14:paraId="26FCBC8D" w14:textId="7DE7379B" w:rsidR="00EE0FBA" w:rsidRPr="001A53D0" w:rsidRDefault="00EE0FBA" w:rsidP="00EE0FBA">
      <w:pPr>
        <w:rPr>
          <w:rFonts w:ascii="Calibri" w:hAnsi="Calibri"/>
          <w:b/>
        </w:rPr>
      </w:pPr>
      <w:r w:rsidRPr="001A53D0">
        <w:rPr>
          <w:rFonts w:ascii="Calibri" w:hAnsi="Calibri"/>
          <w:b/>
        </w:rPr>
        <w:t xml:space="preserve">Section D. Installed Heating </w:t>
      </w:r>
      <w:r w:rsidR="00C1422E">
        <w:rPr>
          <w:rFonts w:ascii="Calibri" w:hAnsi="Calibri"/>
          <w:b/>
        </w:rPr>
        <w:t>Equipment</w:t>
      </w:r>
      <w:r w:rsidR="00C1422E" w:rsidRPr="001A53D0">
        <w:rPr>
          <w:rFonts w:ascii="Calibri" w:hAnsi="Calibri"/>
          <w:b/>
        </w:rPr>
        <w:t xml:space="preserve"> </w:t>
      </w:r>
      <w:r w:rsidRPr="001A53D0">
        <w:rPr>
          <w:rFonts w:ascii="Calibri" w:hAnsi="Calibri"/>
          <w:b/>
        </w:rPr>
        <w:t xml:space="preserve">Information </w:t>
      </w:r>
      <w:r w:rsidRPr="001A53D0">
        <w:rPr>
          <w:rFonts w:ascii="Calibri" w:hAnsi="Calibri"/>
        </w:rPr>
        <w:t>(not heat pumps)</w:t>
      </w:r>
    </w:p>
    <w:p w14:paraId="26FCBC8E" w14:textId="075A005F"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8F" w14:textId="22CCF1DD"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78498342" w14:textId="77777777" w:rsidR="00C1422E" w:rsidRDefault="00C1422E" w:rsidP="00C1422E">
      <w:pPr>
        <w:pStyle w:val="ListParagraph"/>
        <w:numPr>
          <w:ilvl w:val="0"/>
          <w:numId w:val="9"/>
        </w:numPr>
        <w:rPr>
          <w:rFonts w:ascii="Calibri" w:hAnsi="Calibri"/>
        </w:rPr>
      </w:pPr>
      <w:r>
        <w:rPr>
          <w:rFonts w:ascii="Calibri" w:hAnsi="Calibri"/>
        </w:rPr>
        <w:t xml:space="preserve">Enter a brief name or description of the indoor unit area served. </w:t>
      </w:r>
      <w:r w:rsidRPr="00927E78">
        <w:rPr>
          <w:rFonts w:ascii="Calibri" w:hAnsi="Calibri"/>
        </w:rPr>
        <w:t xml:space="preserve">Examples: </w:t>
      </w:r>
      <w:r>
        <w:rPr>
          <w:rFonts w:ascii="Calibri" w:hAnsi="Calibri"/>
        </w:rPr>
        <w:t>Master Bedroom</w:t>
      </w:r>
      <w:r w:rsidRPr="00927E78">
        <w:rPr>
          <w:rFonts w:ascii="Calibri" w:hAnsi="Calibri"/>
        </w:rPr>
        <w:t xml:space="preserve">, </w:t>
      </w:r>
      <w:r>
        <w:rPr>
          <w:rFonts w:ascii="Calibri" w:hAnsi="Calibri"/>
        </w:rPr>
        <w:t>Dining Room</w:t>
      </w:r>
      <w:r w:rsidRPr="00927E78">
        <w:rPr>
          <w:rFonts w:ascii="Calibri" w:hAnsi="Calibri"/>
        </w:rPr>
        <w:t xml:space="preserve">, </w:t>
      </w:r>
      <w:r>
        <w:rPr>
          <w:rFonts w:ascii="Calibri" w:hAnsi="Calibri"/>
        </w:rPr>
        <w:t>Living Room</w:t>
      </w:r>
      <w:r w:rsidRPr="00927E78">
        <w:rPr>
          <w:rFonts w:ascii="Calibri" w:hAnsi="Calibri"/>
        </w:rPr>
        <w:t xml:space="preserve">, </w:t>
      </w:r>
      <w:proofErr w:type="spellStart"/>
      <w:r w:rsidRPr="00927E78">
        <w:rPr>
          <w:rFonts w:ascii="Calibri" w:hAnsi="Calibri"/>
        </w:rPr>
        <w:t>etc</w:t>
      </w:r>
      <w:proofErr w:type="spellEnd"/>
    </w:p>
    <w:p w14:paraId="373D61DB" w14:textId="69FCDF40" w:rsidR="00C1422E" w:rsidRDefault="00C1422E" w:rsidP="00C1422E">
      <w:pPr>
        <w:pStyle w:val="ListParagraph"/>
        <w:numPr>
          <w:ilvl w:val="0"/>
          <w:numId w:val="9"/>
        </w:numPr>
        <w:rPr>
          <w:rFonts w:ascii="Calibri" w:hAnsi="Calibri"/>
        </w:rPr>
      </w:pPr>
      <w:r>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w:t>
      </w:r>
      <w:r w:rsidRPr="00DD797E">
        <w:rPr>
          <w:rFonts w:ascii="Calibri" w:hAnsi="Calibri"/>
          <w:highlight w:val="cyan"/>
        </w:rPr>
        <w:t>multifamily</w:t>
      </w:r>
      <w:r>
        <w:rPr>
          <w:rFonts w:ascii="Calibri" w:hAnsi="Calibri"/>
        </w:rPr>
        <w:t xml:space="preserve"> dwellings, and systems with more than one indoor unit connected to one outdoor unit may not select yes.</w:t>
      </w:r>
    </w:p>
    <w:p w14:paraId="48DFD12B" w14:textId="77777777" w:rsidR="00C1422E" w:rsidRPr="009C21C7" w:rsidRDefault="00C1422E" w:rsidP="00C1422E">
      <w:pPr>
        <w:pStyle w:val="ListParagraph"/>
        <w:numPr>
          <w:ilvl w:val="0"/>
          <w:numId w:val="9"/>
        </w:numPr>
        <w:rPr>
          <w:rFonts w:ascii="Calibri" w:hAnsi="Calibri"/>
        </w:rPr>
      </w:pPr>
      <w:r w:rsidRPr="009C21C7">
        <w:rPr>
          <w:rFonts w:ascii="Calibri" w:hAnsi="Calibri"/>
        </w:rPr>
        <w:t>En</w:t>
      </w:r>
      <w:r>
        <w:rPr>
          <w:rFonts w:ascii="Calibri" w:hAnsi="Calibri"/>
        </w:rPr>
        <w:t>ter the description of the duct</w:t>
      </w:r>
      <w:r w:rsidRPr="009C21C7">
        <w:rPr>
          <w:rFonts w:ascii="Calibri" w:hAnsi="Calibri"/>
        </w:rPr>
        <w:t xml:space="preserve"> system on this indoor unit.  The possible choices are Ductless; Ducted &gt;10ft length, Ducted ≤10ft length.</w:t>
      </w:r>
    </w:p>
    <w:p w14:paraId="26FCBC90" w14:textId="2B676B5A"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91" w14:textId="1BA6689D"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Manufacturer as shown on the equipment nameplate.</w:t>
      </w:r>
    </w:p>
    <w:p w14:paraId="26FCBC93"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Model Number as shown on the equipment nameplate.</w:t>
      </w:r>
    </w:p>
    <w:p w14:paraId="26FCBC94"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Serial number as shown on the equipment nameplate.</w:t>
      </w:r>
    </w:p>
    <w:p w14:paraId="26FCBC95" w14:textId="775F646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rated heating capacity (output) of the </w:t>
      </w:r>
      <w:r w:rsidRPr="001A53D0">
        <w:rPr>
          <w:rFonts w:ascii="Calibri" w:hAnsi="Calibri"/>
          <w:i/>
        </w:rPr>
        <w:t>installed</w:t>
      </w:r>
      <w:r w:rsidRPr="001A53D0">
        <w:rPr>
          <w:rFonts w:ascii="Calibri" w:hAnsi="Calibri"/>
        </w:rPr>
        <w:t xml:space="preserve"> Heating Unit in </w:t>
      </w:r>
      <w:r w:rsidR="00E32181">
        <w:rPr>
          <w:rFonts w:ascii="Calibri" w:hAnsi="Calibri"/>
        </w:rPr>
        <w:t>Btu/h</w:t>
      </w:r>
      <w:r w:rsidRPr="001A53D0">
        <w:rPr>
          <w:rFonts w:ascii="Calibri" w:hAnsi="Calibri"/>
        </w:rPr>
        <w:t>.</w:t>
      </w:r>
    </w:p>
    <w:p w14:paraId="54DDC999" w14:textId="77777777" w:rsidR="002F0741" w:rsidRDefault="002F0741" w:rsidP="00EE0FBA">
      <w:pPr>
        <w:rPr>
          <w:rFonts w:ascii="Calibri" w:hAnsi="Calibri"/>
          <w:b/>
        </w:rPr>
      </w:pPr>
    </w:p>
    <w:p w14:paraId="26FCBC97" w14:textId="0CE5BD88" w:rsidR="00EE0FBA" w:rsidRPr="001A53D0" w:rsidRDefault="00EE0FBA" w:rsidP="00EE0FBA">
      <w:pPr>
        <w:rPr>
          <w:rFonts w:ascii="Calibri" w:hAnsi="Calibri"/>
          <w:b/>
        </w:rPr>
      </w:pPr>
      <w:r w:rsidRPr="001A53D0">
        <w:rPr>
          <w:rFonts w:ascii="Calibri" w:hAnsi="Calibri"/>
          <w:b/>
        </w:rPr>
        <w:t xml:space="preserve">Section E. Installed Cooling System Outdoor Unit or Package Unit Equipment Information </w:t>
      </w:r>
      <w:r w:rsidRPr="001A53D0">
        <w:rPr>
          <w:rFonts w:ascii="Calibri" w:hAnsi="Calibri"/>
        </w:rPr>
        <w:t>(not heat</w:t>
      </w:r>
      <w:r w:rsidR="00EC120E" w:rsidRPr="001A53D0">
        <w:rPr>
          <w:rFonts w:ascii="Calibri" w:hAnsi="Calibri"/>
        </w:rPr>
        <w:t xml:space="preserve"> </w:t>
      </w:r>
      <w:r w:rsidRPr="001A53D0">
        <w:rPr>
          <w:rFonts w:ascii="Calibri" w:hAnsi="Calibri"/>
        </w:rPr>
        <w:t>pump</w:t>
      </w:r>
      <w:r w:rsidR="00EC120E" w:rsidRPr="001A53D0">
        <w:rPr>
          <w:rFonts w:ascii="Calibri" w:hAnsi="Calibri"/>
        </w:rPr>
        <w:t>s</w:t>
      </w:r>
      <w:r w:rsidRPr="001A53D0">
        <w:rPr>
          <w:rFonts w:ascii="Calibri" w:hAnsi="Calibri"/>
        </w:rPr>
        <w:t>)</w:t>
      </w:r>
      <w:r w:rsidR="00BC600F">
        <w:rPr>
          <w:rFonts w:ascii="Calibri" w:hAnsi="Calibri"/>
        </w:rPr>
        <w:t>.</w:t>
      </w:r>
    </w:p>
    <w:p w14:paraId="26FCBC99" w14:textId="6DD1087C"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A" w14:textId="024676E4"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B" w14:textId="6135F90A" w:rsidR="004E0DB2" w:rsidRPr="001A53D0" w:rsidRDefault="00EE0FBA" w:rsidP="0019153F">
      <w:pPr>
        <w:pStyle w:val="ListParagraph"/>
        <w:numPr>
          <w:ilvl w:val="0"/>
          <w:numId w:val="10"/>
        </w:numPr>
        <w:rPr>
          <w:rFonts w:ascii="Calibri" w:hAnsi="Calibri"/>
        </w:rPr>
      </w:pPr>
      <w:r w:rsidRPr="001A53D0">
        <w:rPr>
          <w:rFonts w:ascii="Calibri" w:hAnsi="Calibri"/>
        </w:rPr>
        <w:t xml:space="preserve">Enter the certified cooling efficiency </w:t>
      </w:r>
      <w:r w:rsidR="0019153F">
        <w:rPr>
          <w:rFonts w:ascii="Calibri" w:hAnsi="Calibri"/>
        </w:rPr>
        <w:t>type for</w:t>
      </w:r>
      <w:r w:rsidR="0019153F" w:rsidRPr="0019153F">
        <w:rPr>
          <w:rFonts w:ascii="Calibri" w:hAnsi="Calibri"/>
        </w:rPr>
        <w:t xml:space="preserve"> the installed equipment</w:t>
      </w:r>
      <w:r w:rsidR="0019153F">
        <w:rPr>
          <w:rFonts w:ascii="Calibri" w:hAnsi="Calibri"/>
        </w:rPr>
        <w:t>.</w:t>
      </w:r>
      <w:r w:rsidR="0019153F" w:rsidRPr="0019153F">
        <w:rPr>
          <w:rFonts w:ascii="Calibri" w:hAnsi="Calibri"/>
        </w:rPr>
        <w:t xml:space="preserve"> </w:t>
      </w:r>
      <w:r w:rsidR="0019153F">
        <w:rPr>
          <w:rFonts w:ascii="Calibri" w:hAnsi="Calibri"/>
        </w:rPr>
        <w:t>Select a type from the list provided.</w:t>
      </w:r>
    </w:p>
    <w:p w14:paraId="26FCBC9C" w14:textId="04C93DBC"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certified cooling efficiency of the </w:t>
      </w:r>
      <w:r w:rsidRPr="001A53D0">
        <w:rPr>
          <w:rFonts w:ascii="Calibri" w:hAnsi="Calibri"/>
          <w:i/>
        </w:rPr>
        <w:t>installed</w:t>
      </w:r>
      <w:r w:rsidRPr="001A53D0">
        <w:rPr>
          <w:rFonts w:ascii="Calibri" w:hAnsi="Calibri"/>
        </w:rPr>
        <w:t xml:space="preserve"> equipment. This value is verified against the minimum value shown in Section </w:t>
      </w:r>
      <w:r w:rsidR="0019153F">
        <w:rPr>
          <w:rFonts w:ascii="Calibri" w:hAnsi="Calibri"/>
        </w:rPr>
        <w:t>B</w:t>
      </w:r>
      <w:r w:rsidRPr="001A53D0">
        <w:rPr>
          <w:rFonts w:ascii="Calibri" w:hAnsi="Calibri"/>
        </w:rPr>
        <w:t>. The installed efficiency must be greater than or equal to the required minimum efficiency.</w:t>
      </w:r>
    </w:p>
    <w:p w14:paraId="26FCBC9D"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Manufacturer as shown on the equipment nameplate.</w:t>
      </w:r>
    </w:p>
    <w:p w14:paraId="26FCBC9E"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Model Number as shown on the equipment nameplate.</w:t>
      </w:r>
    </w:p>
    <w:p w14:paraId="26FCBC9F"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Serial Number as shown on the equipment nameplate.</w:t>
      </w:r>
    </w:p>
    <w:p w14:paraId="26FCBCA0" w14:textId="37520CF8" w:rsidR="004E0DB2" w:rsidRPr="001A53D0" w:rsidRDefault="00EE0FBA" w:rsidP="00FB5BBD">
      <w:pPr>
        <w:pStyle w:val="ListParagraph"/>
        <w:numPr>
          <w:ilvl w:val="0"/>
          <w:numId w:val="10"/>
        </w:numPr>
        <w:rPr>
          <w:rFonts w:ascii="Calibri" w:hAnsi="Calibri"/>
        </w:rPr>
      </w:pPr>
      <w:r w:rsidRPr="001A53D0">
        <w:rPr>
          <w:rFonts w:ascii="Calibri" w:hAnsi="Calibri"/>
        </w:rPr>
        <w:t xml:space="preserve">Enter the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r w:rsidR="00FB5BBD" w:rsidRPr="00FB5BBD">
        <w:t xml:space="preserve"> </w:t>
      </w:r>
      <w:r w:rsidR="00FB5BBD" w:rsidRPr="00FB5BBD">
        <w:rPr>
          <w:rFonts w:ascii="Calibri" w:hAnsi="Calibri"/>
        </w:rPr>
        <w:t>This information is found in the system performance information on the manufacturer's published documentation for the installed system.</w:t>
      </w:r>
    </w:p>
    <w:p w14:paraId="26FCBCA1" w14:textId="61C85E5C"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Nominal Cooling Capacity in tons. Note that this is based on the condenser, not the coil or air handler. This can usually be determined by the condenser model number.</w:t>
      </w:r>
    </w:p>
    <w:p w14:paraId="26FCBCA2" w14:textId="77777777" w:rsidR="00EE0FBA" w:rsidRPr="001A53D0" w:rsidRDefault="00EE0FBA" w:rsidP="00EE0FBA">
      <w:pPr>
        <w:rPr>
          <w:rFonts w:ascii="Calibri" w:hAnsi="Calibri"/>
        </w:rPr>
      </w:pPr>
    </w:p>
    <w:p w14:paraId="26FCBCA3" w14:textId="1E4AFD51" w:rsidR="00EE0FBA" w:rsidRPr="001A53D0" w:rsidRDefault="00EE0FBA" w:rsidP="00EE0FBA">
      <w:pPr>
        <w:rPr>
          <w:rFonts w:ascii="Calibri" w:hAnsi="Calibri"/>
          <w:b/>
        </w:rPr>
      </w:pPr>
      <w:r w:rsidRPr="001A53D0">
        <w:rPr>
          <w:rFonts w:ascii="Calibri" w:hAnsi="Calibri"/>
          <w:b/>
        </w:rPr>
        <w:t xml:space="preserve">Section F. Installed Split System Indoor Coil or Fan Coil Unit Equipment </w:t>
      </w:r>
      <w:r w:rsidR="00EC120E">
        <w:rPr>
          <w:rFonts w:ascii="Calibri" w:hAnsi="Calibri"/>
          <w:b/>
        </w:rPr>
        <w:t>I</w:t>
      </w:r>
      <w:r w:rsidRPr="001A53D0">
        <w:rPr>
          <w:rFonts w:ascii="Calibri" w:hAnsi="Calibri"/>
          <w:b/>
        </w:rPr>
        <w:t xml:space="preserve">nformation </w:t>
      </w:r>
      <w:r w:rsidRPr="001A53D0">
        <w:rPr>
          <w:rFonts w:ascii="Calibri" w:hAnsi="Calibri"/>
        </w:rPr>
        <w:t>(applicable to DX or hydronic heating/cooling coils or fan coil units)</w:t>
      </w:r>
    </w:p>
    <w:p w14:paraId="26FCBCA4" w14:textId="3DE4BF4D"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26FCBCA5" w14:textId="0B8BD3A1"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76C5B22B" w14:textId="77777777" w:rsidR="00FB5BBD" w:rsidRPr="00FB5BBD" w:rsidRDefault="00FB5BBD" w:rsidP="00FB5BBD">
      <w:pPr>
        <w:pStyle w:val="ListParagraph"/>
        <w:numPr>
          <w:ilvl w:val="0"/>
          <w:numId w:val="11"/>
        </w:numPr>
        <w:rPr>
          <w:rFonts w:ascii="Calibri" w:hAnsi="Calibri"/>
        </w:rPr>
      </w:pPr>
      <w:r w:rsidRPr="00FB5BBD">
        <w:rPr>
          <w:rFonts w:ascii="Calibri" w:hAnsi="Calibri"/>
        </w:rPr>
        <w:t xml:space="preserve">Enter a brief name or description of the indoor unit area served. Examples: Master Bedroom, Dining Room, Living Room, </w:t>
      </w:r>
      <w:proofErr w:type="gramStart"/>
      <w:r w:rsidRPr="00FB5BBD">
        <w:rPr>
          <w:rFonts w:ascii="Calibri" w:hAnsi="Calibri"/>
        </w:rPr>
        <w:t>etc..</w:t>
      </w:r>
      <w:proofErr w:type="gramEnd"/>
    </w:p>
    <w:p w14:paraId="19511096" w14:textId="77777777" w:rsidR="00FB5BBD" w:rsidRPr="00FB5BBD" w:rsidRDefault="00FB5BBD" w:rsidP="00FB5BBD">
      <w:pPr>
        <w:pStyle w:val="ListParagraph"/>
        <w:numPr>
          <w:ilvl w:val="0"/>
          <w:numId w:val="11"/>
        </w:numPr>
        <w:rPr>
          <w:rFonts w:ascii="Calibri" w:hAnsi="Calibri"/>
        </w:rPr>
      </w:pPr>
      <w:r w:rsidRPr="00FB5BBD">
        <w:rPr>
          <w:rFonts w:ascii="Calibri" w:hAnsi="Calibri"/>
        </w:rPr>
        <w:t>Enter the type of indoor unit or air handling unit installed by selecting one of the choices from the list.</w:t>
      </w:r>
    </w:p>
    <w:p w14:paraId="55F612CC" w14:textId="77777777" w:rsidR="00FB5BBD" w:rsidRPr="00FB5BBD" w:rsidRDefault="00FB5BBD" w:rsidP="00FB5BBD">
      <w:pPr>
        <w:pStyle w:val="ListParagraph"/>
        <w:numPr>
          <w:ilvl w:val="0"/>
          <w:numId w:val="11"/>
        </w:numPr>
        <w:rPr>
          <w:rFonts w:ascii="Calibri" w:hAnsi="Calibri"/>
        </w:rPr>
      </w:pPr>
      <w:r w:rsidRPr="00FB5BBD">
        <w:rPr>
          <w:rFonts w:ascii="Calibri" w:hAnsi="Calibri"/>
        </w:rPr>
        <w:t>Enter the description of the ducts system on this indoor unit.  The possible choices are Ductless; Ducted &gt;10ft length, Ducted ≤10ft length.</w:t>
      </w:r>
    </w:p>
    <w:p w14:paraId="5C3C00D0" w14:textId="5767C5AE" w:rsidR="00FB5BBD" w:rsidRPr="00FB5BBD" w:rsidRDefault="00FB5BBD" w:rsidP="00FB5BBD">
      <w:pPr>
        <w:pStyle w:val="ListParagraph"/>
        <w:numPr>
          <w:ilvl w:val="0"/>
          <w:numId w:val="11"/>
        </w:numPr>
        <w:rPr>
          <w:rFonts w:ascii="Calibri" w:hAnsi="Calibri"/>
        </w:rPr>
      </w:pPr>
      <w:r w:rsidRPr="00FB5BBD">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w:t>
      </w:r>
      <w:r w:rsidRPr="00DD797E">
        <w:rPr>
          <w:rFonts w:ascii="Calibri" w:hAnsi="Calibri"/>
          <w:highlight w:val="cyan"/>
        </w:rPr>
        <w:t>multifamily</w:t>
      </w:r>
      <w:r w:rsidRPr="00FB5BBD">
        <w:rPr>
          <w:rFonts w:ascii="Calibri" w:hAnsi="Calibri"/>
        </w:rPr>
        <w:t xml:space="preserve"> dwellings, and systems with more than one indoor unit connected to one outdoor unit may not select yes.</w:t>
      </w:r>
    </w:p>
    <w:p w14:paraId="26FCBCA6"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Manufacturer as shown on the equipment nameplate.</w:t>
      </w:r>
    </w:p>
    <w:p w14:paraId="26FCBCA7"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Model Number as shown on the equipment nameplate.</w:t>
      </w:r>
    </w:p>
    <w:p w14:paraId="26FCBCA8"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Serial Number as shown on the equipment nameplate.</w:t>
      </w:r>
    </w:p>
    <w:p w14:paraId="26FCBCA9" w14:textId="7828F8B5" w:rsidR="00EE0FBA" w:rsidRPr="005B1F70" w:rsidRDefault="005B1F70" w:rsidP="005B1F70">
      <w:pPr>
        <w:pStyle w:val="ListParagraph"/>
        <w:numPr>
          <w:ilvl w:val="0"/>
          <w:numId w:val="11"/>
        </w:numPr>
        <w:rPr>
          <w:rFonts w:ascii="Calibri" w:hAnsi="Calibri"/>
        </w:rPr>
      </w:pPr>
      <w:r>
        <w:rPr>
          <w:rFonts w:ascii="Calibri" w:hAnsi="Calibri"/>
        </w:rPr>
        <w:t>If there are multiple indoor units connected to the outdoor unit, enter the nominal cooling capacity (ton) from the nameplate of the indoor unit.</w:t>
      </w:r>
    </w:p>
    <w:p w14:paraId="1D1F5D79" w14:textId="77777777" w:rsidR="005B1F70" w:rsidRPr="001A53D0" w:rsidRDefault="005B1F70" w:rsidP="00EE0FBA">
      <w:pPr>
        <w:rPr>
          <w:rFonts w:ascii="Calibri" w:hAnsi="Calibri"/>
        </w:rPr>
      </w:pPr>
    </w:p>
    <w:p w14:paraId="26FCBCAA" w14:textId="77777777" w:rsidR="00EE0FBA" w:rsidRPr="001A53D0" w:rsidRDefault="00EE0FBA" w:rsidP="00EE0FBA">
      <w:pPr>
        <w:rPr>
          <w:rFonts w:ascii="Calibri" w:hAnsi="Calibri"/>
          <w:b/>
        </w:rPr>
      </w:pPr>
      <w:r w:rsidRPr="001A53D0">
        <w:rPr>
          <w:rFonts w:ascii="Calibri" w:hAnsi="Calibri"/>
          <w:b/>
        </w:rPr>
        <w:t>Section G. Installed Heat Pump System – Split System Condensing Unit or Package Unit Equipment Information</w:t>
      </w:r>
    </w:p>
    <w:p w14:paraId="26FCBCAB" w14:textId="0E42751F"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C" w14:textId="2693F17E"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D"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Manufacturer as shown on the equipment nameplate.</w:t>
      </w:r>
    </w:p>
    <w:p w14:paraId="26FCBCAE"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Model Number as shown on the equipment nameplate.</w:t>
      </w:r>
    </w:p>
    <w:p w14:paraId="26FCBCAF"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Serial Number as shown on the equipment nameplate.</w:t>
      </w:r>
    </w:p>
    <w:p w14:paraId="26FCBCB0" w14:textId="77777777" w:rsidR="00EE0FBA" w:rsidRPr="001A53D0" w:rsidRDefault="00EE0FBA" w:rsidP="00EE0FBA">
      <w:pPr>
        <w:rPr>
          <w:rFonts w:ascii="Calibri" w:hAnsi="Calibri"/>
          <w:b/>
        </w:rPr>
      </w:pPr>
    </w:p>
    <w:p w14:paraId="26FCBCB1" w14:textId="77777777" w:rsidR="00EE0FBA" w:rsidRPr="001A53D0" w:rsidRDefault="00EE0FBA" w:rsidP="00EE0FBA">
      <w:pPr>
        <w:rPr>
          <w:rFonts w:ascii="Calibri" w:hAnsi="Calibri"/>
          <w:b/>
        </w:rPr>
      </w:pPr>
      <w:r w:rsidRPr="001A53D0">
        <w:rPr>
          <w:rFonts w:ascii="Calibri" w:hAnsi="Calibri"/>
          <w:b/>
        </w:rPr>
        <w:t>Section H. Installed Heat Pump System – Efficiency and Performance Compliance Information</w:t>
      </w:r>
    </w:p>
    <w:p w14:paraId="26FCBCB2" w14:textId="14A43057"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3" w14:textId="79DF2A9B"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4" w14:textId="01727493"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in Section C.</w:t>
      </w:r>
    </w:p>
    <w:p w14:paraId="26FCBCB5" w14:textId="4A3D0E31"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47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17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8" w14:textId="37DEAAFD"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cooling efficiency (SEER)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9" w14:textId="1B9A372B"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cooling efficiency (EER)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A" w14:textId="5ED8C836"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p>
    <w:p w14:paraId="26FCBCBB" w14:textId="3D85A2D3"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Nominal Cooling Capacity in tons. Note that this is based on the condenser, not the coil or air handler. Can usually be determined by the condenser model number.</w:t>
      </w:r>
    </w:p>
    <w:p w14:paraId="26FCBCBE" w14:textId="77777777" w:rsidR="00EE0FBA" w:rsidRPr="001A53D0" w:rsidRDefault="00EE0FBA" w:rsidP="00EE0FBA">
      <w:pPr>
        <w:rPr>
          <w:rFonts w:ascii="Calibri" w:hAnsi="Calibri"/>
        </w:rPr>
      </w:pPr>
    </w:p>
    <w:p w14:paraId="26FCBCBF" w14:textId="77777777" w:rsidR="00EE0FBA" w:rsidRPr="001A53D0" w:rsidRDefault="00EE0FBA" w:rsidP="00EE0FBA">
      <w:pPr>
        <w:rPr>
          <w:rFonts w:ascii="Calibri" w:hAnsi="Calibri"/>
          <w:b/>
        </w:rPr>
      </w:pPr>
      <w:r w:rsidRPr="001A53D0">
        <w:rPr>
          <w:rFonts w:ascii="Calibri" w:hAnsi="Calibri"/>
          <w:b/>
        </w:rPr>
        <w:t>Section I. Installed Duct System Information</w:t>
      </w:r>
    </w:p>
    <w:p w14:paraId="26FCBCC0" w14:textId="6FE3D861"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26FCBCC1" w14:textId="12F0FC6C"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3AFE93B8" w14:textId="77777777" w:rsidR="0017283B" w:rsidRDefault="0017283B" w:rsidP="0017283B">
      <w:pPr>
        <w:pStyle w:val="ListParagraph"/>
        <w:numPr>
          <w:ilvl w:val="0"/>
          <w:numId w:val="14"/>
        </w:numPr>
        <w:rPr>
          <w:rFonts w:ascii="Calibri" w:hAnsi="Calibri"/>
        </w:rPr>
      </w:pPr>
      <w:r w:rsidRPr="0017283B">
        <w:rPr>
          <w:rFonts w:ascii="Calibri" w:hAnsi="Calibri"/>
        </w:rPr>
        <w:t>This field is filled out automatically. It is referenced from the same row and column in the previous sections.</w:t>
      </w:r>
    </w:p>
    <w:p w14:paraId="26FCBCC2" w14:textId="43963335" w:rsidR="004E0DB2" w:rsidRPr="001A53D0" w:rsidRDefault="00EE0FBA" w:rsidP="0017283B">
      <w:pPr>
        <w:pStyle w:val="ListParagraph"/>
        <w:numPr>
          <w:ilvl w:val="0"/>
          <w:numId w:val="14"/>
        </w:numPr>
        <w:rPr>
          <w:rFonts w:ascii="Calibri" w:hAnsi="Calibri"/>
        </w:rPr>
      </w:pPr>
      <w:r w:rsidRPr="001A53D0">
        <w:rPr>
          <w:rFonts w:ascii="Calibri" w:hAnsi="Calibri"/>
        </w:rPr>
        <w:t xml:space="preserve">This field is filled out automatically. It appears in Section B and </w:t>
      </w:r>
      <w:proofErr w:type="gramStart"/>
      <w:r w:rsidR="0017283B">
        <w:rPr>
          <w:rFonts w:ascii="Calibri" w:hAnsi="Calibri"/>
        </w:rPr>
        <w:t>C</w:t>
      </w:r>
      <w:r w:rsidRPr="001A53D0">
        <w:rPr>
          <w:rFonts w:ascii="Calibri" w:hAnsi="Calibri"/>
        </w:rPr>
        <w:t>, and</w:t>
      </w:r>
      <w:proofErr w:type="gramEnd"/>
      <w:r w:rsidRPr="001A53D0">
        <w:rPr>
          <w:rFonts w:ascii="Calibri" w:hAnsi="Calibri"/>
        </w:rPr>
        <w:t xml:space="preserve"> is referenced from the Certificate of Compliance (</w:t>
      </w:r>
      <w:del w:id="178" w:author="Alhabibi, Haider@Energy" w:date="2022-02-14T13:59:00Z">
        <w:r w:rsidRPr="001A53D0" w:rsidDel="0033717F">
          <w:rPr>
            <w:rFonts w:ascii="Calibri" w:hAnsi="Calibri"/>
          </w:rPr>
          <w:delText>CF1R</w:delText>
        </w:r>
      </w:del>
      <w:ins w:id="179"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80" w:author="Alhabibi, Haider@Energy" w:date="2022-02-14T13:59:00Z">
        <w:r w:rsidRPr="001A53D0" w:rsidDel="0033717F">
          <w:rPr>
            <w:rFonts w:ascii="Calibri" w:hAnsi="Calibri"/>
          </w:rPr>
          <w:delText>CF1R</w:delText>
        </w:r>
      </w:del>
      <w:ins w:id="181"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3" w14:textId="6BCEB1EE"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supply ducts. This value is verified against the minimum value shown in Section C. The installed R-value must be greater than or equal to the required minimum R-value.</w:t>
      </w:r>
    </w:p>
    <w:p w14:paraId="26FCBCC4" w14:textId="53A9BB73" w:rsidR="004E0DB2" w:rsidRPr="001A53D0" w:rsidRDefault="00EE0FBA" w:rsidP="00E26E0F">
      <w:pPr>
        <w:pStyle w:val="ListParagraph"/>
        <w:numPr>
          <w:ilvl w:val="0"/>
          <w:numId w:val="14"/>
        </w:numPr>
        <w:rPr>
          <w:rFonts w:ascii="Calibri" w:hAnsi="Calibri"/>
        </w:rPr>
      </w:pPr>
      <w:r w:rsidRPr="001A53D0">
        <w:rPr>
          <w:rFonts w:ascii="Calibri" w:hAnsi="Calibri"/>
        </w:rPr>
        <w:t xml:space="preserve">This field is filled out automatically. It appears in Section B and </w:t>
      </w:r>
      <w:proofErr w:type="gramStart"/>
      <w:r w:rsidR="0017283B">
        <w:rPr>
          <w:rFonts w:ascii="Calibri" w:hAnsi="Calibri"/>
        </w:rPr>
        <w:t>C</w:t>
      </w:r>
      <w:r w:rsidRPr="001A53D0">
        <w:rPr>
          <w:rFonts w:ascii="Calibri" w:hAnsi="Calibri"/>
        </w:rPr>
        <w:t>, and</w:t>
      </w:r>
      <w:proofErr w:type="gramEnd"/>
      <w:r w:rsidRPr="001A53D0">
        <w:rPr>
          <w:rFonts w:ascii="Calibri" w:hAnsi="Calibri"/>
        </w:rPr>
        <w:t xml:space="preserve"> is referenced from the Certificate of Compliance (</w:t>
      </w:r>
      <w:del w:id="182" w:author="Alhabibi, Haider@Energy" w:date="2022-02-14T13:59:00Z">
        <w:r w:rsidRPr="001A53D0" w:rsidDel="0033717F">
          <w:rPr>
            <w:rFonts w:ascii="Calibri" w:hAnsi="Calibri"/>
          </w:rPr>
          <w:delText>CF1R</w:delText>
        </w:r>
      </w:del>
      <w:ins w:id="183" w:author="Alhabibi, Haider@Energy" w:date="2022-02-14T13:59:00Z">
        <w:r w:rsidR="0033717F">
          <w:rPr>
            <w:rFonts w:ascii="Calibri" w:hAnsi="Calibri"/>
          </w:rPr>
          <w:t>LMCC</w:t>
        </w:r>
      </w:ins>
      <w:r w:rsidRPr="001A53D0">
        <w:rPr>
          <w:rFonts w:ascii="Calibri" w:hAnsi="Calibri"/>
        </w:rPr>
        <w:t xml:space="preserve">), which must be completed prior to this document. This value may be overwritten in this document but valid discrepancies with the </w:t>
      </w:r>
      <w:del w:id="184" w:author="Alhabibi, Haider@Energy" w:date="2022-02-14T13:59:00Z">
        <w:r w:rsidRPr="001A53D0" w:rsidDel="0033717F">
          <w:rPr>
            <w:rFonts w:ascii="Calibri" w:hAnsi="Calibri"/>
          </w:rPr>
          <w:delText>CF1R</w:delText>
        </w:r>
      </w:del>
      <w:ins w:id="185" w:author="Alhabibi, Haider@Energy" w:date="2022-02-14T13:59:00Z">
        <w:r w:rsidR="0033717F">
          <w:rPr>
            <w:rFonts w:ascii="Calibri" w:hAnsi="Calibri"/>
          </w:rPr>
          <w:t>LMCC</w:t>
        </w:r>
      </w:ins>
      <w:r w:rsidRPr="001A53D0">
        <w:rPr>
          <w:rFonts w:ascii="Calibri" w:hAnsi="Calibri"/>
        </w:rPr>
        <w:t xml:space="preserve">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5" w14:textId="5568C73F"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return ducts. This value is verified against the minimum value shown in Section C. The installed R-value must be greater than or equal to the required minimum R-value.</w:t>
      </w:r>
    </w:p>
    <w:p w14:paraId="26FCBCC6" w14:textId="481CF4E3" w:rsidR="004E0DB2" w:rsidRPr="001A53D0" w:rsidRDefault="00EE0FBA" w:rsidP="0017283B">
      <w:pPr>
        <w:pStyle w:val="ListParagraph"/>
        <w:numPr>
          <w:ilvl w:val="0"/>
          <w:numId w:val="14"/>
        </w:numPr>
        <w:rPr>
          <w:rFonts w:ascii="Calibri" w:hAnsi="Calibri"/>
        </w:rPr>
      </w:pPr>
      <w:del w:id="186" w:author="Shewmaker, Michael@Energy" w:date="2022-01-26T09:23:00Z">
        <w:r w:rsidRPr="001A53D0" w:rsidDel="00B97A7B">
          <w:rPr>
            <w:rFonts w:ascii="Calibri" w:hAnsi="Calibri"/>
          </w:rPr>
          <w:delText xml:space="preserve">The duct system </w:delText>
        </w:r>
        <w:r w:rsidR="0017283B" w:rsidDel="00B97A7B">
          <w:rPr>
            <w:rFonts w:ascii="Calibri" w:hAnsi="Calibri"/>
          </w:rPr>
          <w:delText>may be qualified for</w:delText>
        </w:r>
        <w:r w:rsidR="0017283B" w:rsidRPr="001A53D0" w:rsidDel="00B97A7B">
          <w:rPr>
            <w:rFonts w:ascii="Calibri" w:hAnsi="Calibri"/>
          </w:rPr>
          <w:delText xml:space="preserve"> </w:delText>
        </w:r>
        <w:r w:rsidRPr="001A53D0" w:rsidDel="00B97A7B">
          <w:rPr>
            <w:rFonts w:ascii="Calibri" w:hAnsi="Calibri"/>
          </w:rPr>
          <w:delText>exempt</w:delText>
        </w:r>
        <w:r w:rsidR="0017283B" w:rsidDel="00B97A7B">
          <w:rPr>
            <w:rFonts w:ascii="Calibri" w:hAnsi="Calibri"/>
          </w:rPr>
          <w:delText>ions</w:delText>
        </w:r>
        <w:r w:rsidRPr="001A53D0" w:rsidDel="00B97A7B">
          <w:rPr>
            <w:rFonts w:ascii="Calibri" w:hAnsi="Calibri"/>
          </w:rPr>
          <w:delText xml:space="preserve"> from the minimum R-value requirement if all of the ducts are located entirely within conditioned space.</w:delText>
        </w:r>
        <w:r w:rsidR="0017283B" w:rsidRPr="0017283B" w:rsidDel="00B97A7B">
          <w:delText xml:space="preserve"> </w:delText>
        </w:r>
        <w:r w:rsidR="0017283B" w:rsidRPr="0017283B" w:rsidDel="00B97A7B">
          <w:rPr>
            <w:rFonts w:ascii="Calibri" w:hAnsi="Calibri"/>
          </w:rPr>
          <w:delText xml:space="preserve">There are also exemptions for ducts located in interior wall cavities, and for ducts located entirely in </w:delText>
        </w:r>
      </w:del>
      <w:del w:id="187" w:author="Shewmaker, Michael@Energy" w:date="2022-01-26T09:20:00Z">
        <w:r w:rsidR="0017283B" w:rsidRPr="0017283B" w:rsidDel="00A560F8">
          <w:rPr>
            <w:rFonts w:ascii="Calibri" w:hAnsi="Calibri"/>
          </w:rPr>
          <w:delText>conditoned</w:delText>
        </w:r>
      </w:del>
      <w:del w:id="188" w:author="Shewmaker, Michael@Energy" w:date="2022-01-26T09:23:00Z">
        <w:r w:rsidR="0017283B" w:rsidRPr="0017283B" w:rsidDel="00B97A7B">
          <w:rPr>
            <w:rFonts w:ascii="Calibri" w:hAnsi="Calibri"/>
          </w:rPr>
          <w:delText xml:space="preserve"> space. </w:delText>
        </w:r>
        <w:r w:rsidRPr="001A53D0" w:rsidDel="00B97A7B">
          <w:rPr>
            <w:rFonts w:ascii="Calibri" w:hAnsi="Calibri"/>
          </w:rPr>
          <w:delText xml:space="preserve"> </w:delText>
        </w:r>
        <w:r w:rsidR="0017283B" w:rsidDel="00B97A7B">
          <w:rPr>
            <w:rFonts w:ascii="Calibri" w:hAnsi="Calibri"/>
          </w:rPr>
          <w:delText xml:space="preserve">The </w:delText>
        </w:r>
        <w:r w:rsidRPr="001A53D0" w:rsidDel="00B97A7B">
          <w:rPr>
            <w:rFonts w:ascii="Calibri" w:hAnsi="Calibri"/>
          </w:rPr>
          <w:delText xml:space="preserve">user may select </w:delText>
        </w:r>
        <w:r w:rsidR="0017283B" w:rsidRPr="0017283B" w:rsidDel="00B97A7B">
          <w:rPr>
            <w:rFonts w:ascii="Calibri" w:hAnsi="Calibri"/>
          </w:rPr>
          <w:delText xml:space="preserve">from available choices </w:delText>
        </w:r>
        <w:r w:rsidRPr="001A53D0" w:rsidDel="00B97A7B">
          <w:rPr>
            <w:rFonts w:ascii="Calibri" w:hAnsi="Calibri"/>
          </w:rPr>
          <w:delText xml:space="preserve">to indicate the exemption. Note: Selecting </w:delText>
        </w:r>
        <w:r w:rsidR="0017283B" w:rsidRPr="0017283B" w:rsidDel="00B97A7B">
          <w:rPr>
            <w:rFonts w:ascii="Calibri" w:hAnsi="Calibri"/>
          </w:rPr>
          <w:delText xml:space="preserve">Ducts ≥R4.2 entirely in conditioned space will </w:delText>
        </w:r>
        <w:r w:rsidRPr="001A53D0" w:rsidDel="00B97A7B">
          <w:rPr>
            <w:rFonts w:ascii="Calibri" w:hAnsi="Calibri"/>
          </w:rPr>
          <w:delText>subject the duct system to additional HERS verification.</w:delText>
        </w:r>
      </w:del>
      <w:ins w:id="189" w:author="Shewmaker, Michael@Energy" w:date="2022-01-26T09:23:00Z">
        <w:r w:rsidR="00B97A7B">
          <w:rPr>
            <w:rFonts w:ascii="Calibri" w:hAnsi="Calibri"/>
          </w:rPr>
          <w:t>The duct system needs to meet minimum R-6</w:t>
        </w:r>
        <w:r w:rsidR="00483595">
          <w:rPr>
            <w:rFonts w:ascii="Calibri" w:hAnsi="Calibri"/>
          </w:rPr>
          <w:t xml:space="preserve"> </w:t>
        </w:r>
      </w:ins>
      <w:ins w:id="190" w:author="Shewmaker, Michael@Energy" w:date="2022-01-26T09:24:00Z">
        <w:r w:rsidR="00483595">
          <w:rPr>
            <w:rFonts w:ascii="Calibri" w:hAnsi="Calibri"/>
          </w:rPr>
          <w:t>requirement except for portions of ducts located in conditioned space. Duct systems that are entirely in conditioned space can be uninsulated, subject to HERS verification.</w:t>
        </w:r>
      </w:ins>
    </w:p>
    <w:p w14:paraId="26FCBCC7" w14:textId="22242128" w:rsidR="004E0DB2" w:rsidRPr="001A53D0" w:rsidRDefault="00EE0FBA" w:rsidP="00E26E0F">
      <w:pPr>
        <w:pStyle w:val="ListParagraph"/>
        <w:numPr>
          <w:ilvl w:val="0"/>
          <w:numId w:val="14"/>
        </w:numPr>
        <w:rPr>
          <w:rFonts w:ascii="Calibri" w:hAnsi="Calibri"/>
        </w:rPr>
      </w:pPr>
      <w:r w:rsidRPr="001A53D0">
        <w:rPr>
          <w:rFonts w:ascii="Calibri" w:hAnsi="Calibri"/>
        </w:rPr>
        <w:t xml:space="preserve">For newly constructed systems taking the performance credit for better than default air flow or fan efficacy, field verification of these criteria is </w:t>
      </w:r>
      <w:proofErr w:type="gramStart"/>
      <w:r w:rsidRPr="001A53D0">
        <w:rPr>
          <w:rFonts w:ascii="Calibri" w:hAnsi="Calibri"/>
        </w:rPr>
        <w:t>required</w:t>
      </w:r>
      <w:proofErr w:type="gramEnd"/>
      <w:r w:rsidRPr="001A53D0">
        <w:rPr>
          <w:rFonts w:ascii="Calibri" w:hAnsi="Calibri"/>
        </w:rPr>
        <w:t xml:space="preserve"> and this field is filled out automatically. Otherwise, the user may pick the appropriate choice. Refer to section 1</w:t>
      </w:r>
      <w:ins w:id="191" w:author="Moua, Cheng@Energy" w:date="2022-02-07T14:49:00Z">
        <w:r w:rsidR="00DD51DC">
          <w:rPr>
            <w:rFonts w:ascii="Calibri" w:hAnsi="Calibri"/>
          </w:rPr>
          <w:t>60.3(b)5L</w:t>
        </w:r>
      </w:ins>
      <w:del w:id="192" w:author="Moua, Cheng@Energy" w:date="2022-02-07T14:49:00Z">
        <w:r w:rsidRPr="001A53D0" w:rsidDel="00F2600C">
          <w:rPr>
            <w:rFonts w:ascii="Calibri" w:hAnsi="Calibri"/>
          </w:rPr>
          <w:delText>50.0(m)13</w:delText>
        </w:r>
      </w:del>
      <w:r w:rsidRPr="001A53D0">
        <w:rPr>
          <w:rFonts w:ascii="Calibri" w:hAnsi="Calibri"/>
        </w:rPr>
        <w:t xml:space="preserve"> and </w:t>
      </w:r>
      <w:del w:id="193" w:author="Moua, Cheng@Energy" w:date="2022-02-07T14:49:00Z">
        <w:r w:rsidRPr="001A53D0" w:rsidDel="00DD51DC">
          <w:rPr>
            <w:rFonts w:ascii="Calibri" w:hAnsi="Calibri"/>
          </w:rPr>
          <w:delText xml:space="preserve">Residential </w:delText>
        </w:r>
      </w:del>
      <w:ins w:id="194" w:author="Moua, Cheng@Energy" w:date="2022-02-07T14:49:00Z">
        <w:r w:rsidR="00DD51DC">
          <w:rPr>
            <w:rFonts w:ascii="Calibri" w:hAnsi="Calibri"/>
          </w:rPr>
          <w:t>Nonresidential</w:t>
        </w:r>
        <w:r w:rsidR="00DD51DC" w:rsidRPr="001A53D0">
          <w:rPr>
            <w:rFonts w:ascii="Calibri" w:hAnsi="Calibri"/>
          </w:rPr>
          <w:t xml:space="preserve"> </w:t>
        </w:r>
      </w:ins>
      <w:r w:rsidRPr="001A53D0">
        <w:rPr>
          <w:rFonts w:ascii="Calibri" w:hAnsi="Calibri"/>
        </w:rPr>
        <w:t xml:space="preserve">Compliance Manual Chapter </w:t>
      </w:r>
      <w:ins w:id="195" w:author="Moua, Cheng@Energy" w:date="2022-02-07T14:50:00Z">
        <w:r w:rsidR="00DD51DC">
          <w:rPr>
            <w:rFonts w:ascii="Calibri" w:hAnsi="Calibri"/>
          </w:rPr>
          <w:t>11</w:t>
        </w:r>
      </w:ins>
      <w:del w:id="196" w:author="Moua, Cheng@Energy" w:date="2022-02-07T14:50:00Z">
        <w:r w:rsidRPr="001A53D0" w:rsidDel="00DD51DC">
          <w:rPr>
            <w:rFonts w:ascii="Calibri" w:hAnsi="Calibri"/>
          </w:rPr>
          <w:delText>4.4</w:delText>
        </w:r>
      </w:del>
      <w:r w:rsidRPr="001A53D0">
        <w:rPr>
          <w:rFonts w:ascii="Calibri" w:hAnsi="Calibri"/>
        </w:rPr>
        <w:t xml:space="preserve"> for more information.</w:t>
      </w:r>
    </w:p>
    <w:p w14:paraId="26FCBCC9" w14:textId="5966A312" w:rsidR="004E0DB2" w:rsidRDefault="00EE0FBA" w:rsidP="00E26E0F">
      <w:pPr>
        <w:pStyle w:val="ListParagraph"/>
        <w:numPr>
          <w:ilvl w:val="0"/>
          <w:numId w:val="14"/>
        </w:numPr>
        <w:rPr>
          <w:rFonts w:ascii="Calibri" w:hAnsi="Calibri"/>
        </w:rPr>
      </w:pPr>
      <w:r w:rsidRPr="001A53D0">
        <w:rPr>
          <w:rFonts w:ascii="Calibri" w:hAnsi="Calibri"/>
        </w:rPr>
        <w:t xml:space="preserve">Specify the number of air filter devices installed in this </w:t>
      </w:r>
      <w:r w:rsidR="0017283B">
        <w:rPr>
          <w:rFonts w:ascii="Calibri" w:hAnsi="Calibri"/>
        </w:rPr>
        <w:t>indoor unit's duct system</w:t>
      </w:r>
      <w:r w:rsidRPr="001A53D0">
        <w:rPr>
          <w:rFonts w:ascii="Calibri" w:hAnsi="Calibri"/>
        </w:rPr>
        <w:t>. Air filter devices installed in completely new systems must be properly sized, as documented in the next section. The value entered here will determine the number of rows needed in the following section.</w:t>
      </w:r>
    </w:p>
    <w:p w14:paraId="5B8BE5D2" w14:textId="3ED1095B" w:rsidR="002F0741" w:rsidRPr="001A53D0" w:rsidRDefault="002F0741" w:rsidP="0017283B">
      <w:pPr>
        <w:pStyle w:val="ListParagraph"/>
        <w:numPr>
          <w:ilvl w:val="0"/>
          <w:numId w:val="14"/>
        </w:numPr>
        <w:rPr>
          <w:rFonts w:ascii="Calibri" w:hAnsi="Calibri"/>
        </w:rPr>
      </w:pPr>
      <w:r>
        <w:rPr>
          <w:rFonts w:ascii="Calibri" w:hAnsi="Calibri"/>
        </w:rPr>
        <w:t xml:space="preserve">If the system is of a type that can use one of the </w:t>
      </w:r>
      <w:r w:rsidR="006E0306">
        <w:rPr>
          <w:rFonts w:ascii="Calibri" w:hAnsi="Calibri"/>
        </w:rPr>
        <w:t>approved</w:t>
      </w:r>
      <w:r>
        <w:rPr>
          <w:rFonts w:ascii="Calibri" w:hAnsi="Calibri"/>
        </w:rPr>
        <w:t xml:space="preserve"> protocols for testing the airflow rate, then enter yes. Otherwise enter no.</w:t>
      </w:r>
      <w:r w:rsidR="0017283B" w:rsidRPr="0017283B">
        <w:t xml:space="preserve"> </w:t>
      </w:r>
      <w:r w:rsidR="0017283B" w:rsidRPr="0017283B">
        <w:rPr>
          <w:rFonts w:ascii="Calibri" w:hAnsi="Calibri"/>
        </w:rPr>
        <w:t>Note: the protocol in RA3.3.3.1.5 (Alternative to Compliance with Minimum System Airflow Requirements for Altered Systems) is not one of the protocols that is allowed to be used to justify a "yes" to this question.</w:t>
      </w:r>
    </w:p>
    <w:p w14:paraId="26FCBCCA" w14:textId="7DC4151B" w:rsidR="00EE0FBA" w:rsidRPr="006E0306" w:rsidRDefault="006E0306" w:rsidP="006E0306">
      <w:pPr>
        <w:pStyle w:val="ListParagraph"/>
        <w:numPr>
          <w:ilvl w:val="0"/>
          <w:numId w:val="14"/>
        </w:numPr>
        <w:rPr>
          <w:rFonts w:ascii="Calibri" w:hAnsi="Calibri"/>
        </w:rPr>
      </w:pPr>
      <w:r>
        <w:rPr>
          <w:rFonts w:ascii="Calibri" w:hAnsi="Calibri"/>
        </w:rPr>
        <w:t>If the system is of a type that can use the approved protocol protocols for verifying the indoor unit's fan efficacy, then answer yes. Otherwise answer no.</w:t>
      </w:r>
    </w:p>
    <w:p w14:paraId="344973BB" w14:textId="7BC79E71" w:rsidR="006E0306" w:rsidRDefault="006E0306" w:rsidP="006E0306">
      <w:pPr>
        <w:pStyle w:val="ListParagraph"/>
        <w:numPr>
          <w:ilvl w:val="0"/>
          <w:numId w:val="14"/>
        </w:numPr>
        <w:rPr>
          <w:rFonts w:ascii="Calibri" w:hAnsi="Calibri"/>
        </w:rPr>
      </w:pPr>
      <w:r>
        <w:rPr>
          <w:rFonts w:ascii="Calibri" w:hAnsi="Calibri"/>
        </w:rPr>
        <w:t xml:space="preserve">This field is filled out automatically for some system types.  Otherwise select the value that describes the length of the duct system. </w:t>
      </w:r>
    </w:p>
    <w:p w14:paraId="34165FBE" w14:textId="120A074B" w:rsidR="00BC59FA" w:rsidRPr="006E0306" w:rsidRDefault="00BC59FA" w:rsidP="006E0306">
      <w:pPr>
        <w:pStyle w:val="ListParagraph"/>
        <w:numPr>
          <w:ilvl w:val="0"/>
          <w:numId w:val="14"/>
        </w:numPr>
        <w:rPr>
          <w:rFonts w:ascii="Calibri" w:hAnsi="Calibri"/>
        </w:rPr>
      </w:pPr>
      <w:r>
        <w:rPr>
          <w:rFonts w:ascii="Calibri" w:hAnsi="Calibri"/>
        </w:rPr>
        <w:t>T</w:t>
      </w:r>
      <w:r w:rsidR="001B5BD0">
        <w:rPr>
          <w:rFonts w:ascii="Calibri" w:hAnsi="Calibri"/>
        </w:rPr>
        <w:t>h</w:t>
      </w:r>
      <w:r>
        <w:rPr>
          <w:rFonts w:ascii="Calibri" w:hAnsi="Calibri"/>
        </w:rPr>
        <w:t>is field is filled out automatically.</w:t>
      </w:r>
    </w:p>
    <w:p w14:paraId="48B00469" w14:textId="77777777" w:rsidR="006E0306" w:rsidRPr="001A53D0" w:rsidRDefault="006E0306" w:rsidP="00EE0FBA">
      <w:pPr>
        <w:rPr>
          <w:rFonts w:ascii="Calibri" w:hAnsi="Calibri"/>
        </w:rPr>
      </w:pPr>
    </w:p>
    <w:p w14:paraId="28B6C5C1" w14:textId="77777777" w:rsidR="00DB7F88" w:rsidRDefault="00DB7F88">
      <w:pPr>
        <w:rPr>
          <w:rFonts w:ascii="Calibri" w:hAnsi="Calibri"/>
          <w:b/>
        </w:rPr>
      </w:pPr>
      <w:r>
        <w:rPr>
          <w:rFonts w:ascii="Calibri" w:hAnsi="Calibri"/>
          <w:b/>
        </w:rPr>
        <w:br w:type="page"/>
      </w:r>
    </w:p>
    <w:p w14:paraId="26FCBCCB" w14:textId="5AA27485" w:rsidR="00EE0FBA" w:rsidRPr="001A53D0" w:rsidRDefault="00EE0FBA" w:rsidP="00EE0FBA">
      <w:pPr>
        <w:rPr>
          <w:rFonts w:ascii="Calibri" w:hAnsi="Calibri"/>
        </w:rPr>
      </w:pPr>
      <w:r w:rsidRPr="001A53D0">
        <w:rPr>
          <w:rFonts w:ascii="Calibri" w:hAnsi="Calibri"/>
          <w:b/>
        </w:rPr>
        <w:t>Section J. Installed Air Filter Device Information</w:t>
      </w:r>
    </w:p>
    <w:p w14:paraId="26FCBCCC" w14:textId="255CF85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26FCBCCD" w14:textId="7AB1171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6B1C8B23" w14:textId="267D7C80" w:rsidR="0017283B" w:rsidRPr="0017283B" w:rsidRDefault="0017283B" w:rsidP="0017283B">
      <w:pPr>
        <w:pStyle w:val="ListParagraph"/>
        <w:numPr>
          <w:ilvl w:val="0"/>
          <w:numId w:val="15"/>
        </w:numPr>
        <w:rPr>
          <w:rFonts w:ascii="Calibri" w:hAnsi="Calibri"/>
        </w:rPr>
      </w:pPr>
      <w:r>
        <w:rPr>
          <w:rFonts w:ascii="Calibri" w:hAnsi="Calibri"/>
        </w:rPr>
        <w:t>T</w:t>
      </w:r>
      <w:r w:rsidRPr="0017283B">
        <w:rPr>
          <w:rFonts w:ascii="Calibri" w:hAnsi="Calibri"/>
        </w:rPr>
        <w:t>his field is filled out automatically. It is referenced from the same row and column in the previous sections</w:t>
      </w:r>
    </w:p>
    <w:p w14:paraId="26FCBCCE" w14:textId="76D0EC75" w:rsidR="004E0DB2" w:rsidRPr="001A53D0" w:rsidRDefault="00EE0FBA" w:rsidP="00E26E0F">
      <w:pPr>
        <w:pStyle w:val="ListParagraph"/>
        <w:numPr>
          <w:ilvl w:val="0"/>
          <w:numId w:val="15"/>
        </w:numPr>
        <w:rPr>
          <w:rFonts w:ascii="Calibri" w:hAnsi="Calibri"/>
        </w:rPr>
      </w:pPr>
      <w:r w:rsidRPr="001A53D0">
        <w:rPr>
          <w:rFonts w:ascii="Calibri" w:hAnsi="Calibri"/>
        </w:rPr>
        <w:t>Enter a descriptive name of each air filter device so that it may be distinguished from others in the same system. Examples: FG1, filter2, etc.</w:t>
      </w:r>
    </w:p>
    <w:p w14:paraId="26FCBCCF" w14:textId="77777777" w:rsidR="004E0DB2" w:rsidRPr="001A53D0" w:rsidRDefault="00EE0FBA" w:rsidP="00E26E0F">
      <w:pPr>
        <w:pStyle w:val="ListParagraph"/>
        <w:numPr>
          <w:ilvl w:val="0"/>
          <w:numId w:val="15"/>
        </w:numPr>
        <w:rPr>
          <w:rFonts w:ascii="Calibri" w:hAnsi="Calibri"/>
        </w:rPr>
      </w:pPr>
      <w:r w:rsidRPr="001A53D0">
        <w:rPr>
          <w:rFonts w:ascii="Calibri" w:hAnsi="Calibri"/>
        </w:rPr>
        <w:t>Select the appropriate type of filter device from the list.</w:t>
      </w:r>
    </w:p>
    <w:p w14:paraId="26FCBCD0" w14:textId="55B5180B" w:rsidR="004E0DB2" w:rsidRPr="001A53D0" w:rsidRDefault="004E0DB2" w:rsidP="00E33254">
      <w:pPr>
        <w:pStyle w:val="ListParagraph"/>
        <w:ind w:left="360"/>
        <w:rPr>
          <w:rFonts w:ascii="Calibri" w:hAnsi="Calibri"/>
        </w:rPr>
      </w:pPr>
    </w:p>
    <w:p w14:paraId="26FCBCD1" w14:textId="159E5494" w:rsidR="004E0DB2" w:rsidRPr="001A53D0" w:rsidRDefault="00EE0FBA" w:rsidP="00E26E0F">
      <w:pPr>
        <w:pStyle w:val="ListParagraph"/>
        <w:numPr>
          <w:ilvl w:val="0"/>
          <w:numId w:val="15"/>
        </w:numPr>
        <w:rPr>
          <w:rFonts w:ascii="Calibri" w:hAnsi="Calibri"/>
        </w:rPr>
      </w:pPr>
      <w:r w:rsidRPr="001A53D0">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2291FCE" w14:textId="555C7CCC" w:rsidR="00C5702D" w:rsidRPr="00C5702D" w:rsidRDefault="00C5702D" w:rsidP="00C5702D">
      <w:pPr>
        <w:pStyle w:val="ListParagraph"/>
        <w:numPr>
          <w:ilvl w:val="0"/>
          <w:numId w:val="15"/>
        </w:numPr>
        <w:rPr>
          <w:rFonts w:ascii="Calibri" w:hAnsi="Calibri"/>
        </w:rPr>
      </w:pPr>
      <w:r w:rsidRPr="00C5702D">
        <w:rPr>
          <w:rFonts w:ascii="Calibri" w:hAnsi="Calibri"/>
        </w:rPr>
        <w:t>Enter the nominal depth of the filter in inches.  This is the dimension that is parallel to the airflow. many filters available for sale are 1-inch depth</w:t>
      </w:r>
      <w:r>
        <w:rPr>
          <w:rFonts w:ascii="Calibri" w:hAnsi="Calibri"/>
        </w:rPr>
        <w:t xml:space="preserve">.  The </w:t>
      </w:r>
      <w:del w:id="197" w:author="Moua, Cheng@Energy" w:date="2022-01-27T14:14:00Z">
        <w:r w:rsidDel="00F3499C">
          <w:rPr>
            <w:rFonts w:ascii="Calibri" w:hAnsi="Calibri"/>
          </w:rPr>
          <w:delText xml:space="preserve">2019 </w:delText>
        </w:r>
      </w:del>
      <w:ins w:id="198" w:author="Moua, Cheng@Energy" w:date="2022-01-27T14:14:00Z">
        <w:r w:rsidR="00F3499C">
          <w:rPr>
            <w:rFonts w:ascii="Calibri" w:hAnsi="Calibri"/>
          </w:rPr>
          <w:t>2022 S</w:t>
        </w:r>
      </w:ins>
      <w:del w:id="199" w:author="Moua, Cheng@Energy" w:date="2022-01-27T14:14:00Z">
        <w:r w:rsidDel="00F3499C">
          <w:rPr>
            <w:rFonts w:ascii="Calibri" w:hAnsi="Calibri"/>
          </w:rPr>
          <w:delText>s</w:delText>
        </w:r>
      </w:del>
      <w:r>
        <w:rPr>
          <w:rFonts w:ascii="Calibri" w:hAnsi="Calibri"/>
        </w:rPr>
        <w:t>tandards encourage</w:t>
      </w:r>
      <w:r w:rsidRPr="00C5702D">
        <w:rPr>
          <w:rFonts w:ascii="Calibri" w:hAnsi="Calibri"/>
        </w:rPr>
        <w:t xml:space="preserve"> use of 2-inch depth filters.</w:t>
      </w:r>
    </w:p>
    <w:p w14:paraId="4EB5EA42" w14:textId="77777777" w:rsidR="00C5702D" w:rsidRPr="00C5702D" w:rsidRDefault="00C5702D" w:rsidP="00C5702D">
      <w:pPr>
        <w:pStyle w:val="ListParagraph"/>
        <w:numPr>
          <w:ilvl w:val="0"/>
          <w:numId w:val="15"/>
        </w:numPr>
        <w:rPr>
          <w:rFonts w:ascii="Calibri" w:hAnsi="Calibri"/>
        </w:rPr>
      </w:pPr>
      <w:r w:rsidRPr="00C5702D">
        <w:rPr>
          <w:rFonts w:ascii="Calibri" w:hAnsi="Calibri"/>
        </w:rPr>
        <w:t>Enter the nominal length of the filter.  for example, if the filter is 20" x 30", enter 30.</w:t>
      </w:r>
    </w:p>
    <w:p w14:paraId="33E8B298" w14:textId="77777777" w:rsidR="00C5702D" w:rsidRPr="00C5702D" w:rsidRDefault="00C5702D" w:rsidP="00C5702D">
      <w:pPr>
        <w:pStyle w:val="ListParagraph"/>
        <w:numPr>
          <w:ilvl w:val="0"/>
          <w:numId w:val="15"/>
        </w:numPr>
        <w:rPr>
          <w:rFonts w:ascii="Calibri" w:hAnsi="Calibri"/>
        </w:rPr>
      </w:pPr>
      <w:r w:rsidRPr="00C5702D">
        <w:rPr>
          <w:rFonts w:ascii="Calibri" w:hAnsi="Calibri"/>
        </w:rPr>
        <w:t>Enter the nominal width of the filter, for example, if the filter is a 20" x 30", enter 20.</w:t>
      </w:r>
    </w:p>
    <w:p w14:paraId="01182D77" w14:textId="77777777" w:rsidR="00C5702D" w:rsidRPr="00C5702D" w:rsidRDefault="00C5702D" w:rsidP="00C5702D">
      <w:pPr>
        <w:pStyle w:val="ListParagraph"/>
        <w:numPr>
          <w:ilvl w:val="0"/>
          <w:numId w:val="15"/>
        </w:numPr>
        <w:rPr>
          <w:rFonts w:ascii="Calibri" w:hAnsi="Calibri"/>
        </w:rPr>
      </w:pPr>
      <w:r w:rsidRPr="00C5702D">
        <w:rPr>
          <w:rFonts w:ascii="Calibri" w:hAnsi="Calibri"/>
        </w:rPr>
        <w:t>This field is calculated automatically based on your entries in 8 and 9.</w:t>
      </w:r>
    </w:p>
    <w:p w14:paraId="1794E335" w14:textId="77777777" w:rsidR="00C5702D" w:rsidRPr="00C5702D" w:rsidRDefault="00C5702D" w:rsidP="00C5702D">
      <w:pPr>
        <w:pStyle w:val="ListParagraph"/>
        <w:numPr>
          <w:ilvl w:val="0"/>
          <w:numId w:val="15"/>
        </w:numPr>
        <w:rPr>
          <w:rFonts w:ascii="Calibri" w:hAnsi="Calibri"/>
        </w:rPr>
      </w:pPr>
      <w:r w:rsidRPr="00C5702D">
        <w:rPr>
          <w:rFonts w:ascii="Calibri" w:hAnsi="Calibri"/>
        </w:rPr>
        <w:t>This value is calculated automatically for 1-inch depth filters.  2-inch depth or greater filters may use a value determined by the system designer.</w:t>
      </w:r>
    </w:p>
    <w:p w14:paraId="45DD2BD7" w14:textId="281AE976" w:rsidR="00C5702D" w:rsidRPr="00C5702D" w:rsidRDefault="00C5702D" w:rsidP="00C5702D">
      <w:pPr>
        <w:pStyle w:val="ListParagraph"/>
        <w:numPr>
          <w:ilvl w:val="0"/>
          <w:numId w:val="15"/>
        </w:numPr>
        <w:rPr>
          <w:rFonts w:ascii="Calibri" w:hAnsi="Calibri"/>
        </w:rPr>
      </w:pPr>
      <w:r w:rsidRPr="00C5702D">
        <w:rPr>
          <w:rFonts w:ascii="Calibri" w:hAnsi="Calibri"/>
        </w:rPr>
        <w:t>This field determines whether a 1-inch depth filter complies with the sizing requirements in section 1</w:t>
      </w:r>
      <w:ins w:id="200" w:author="Moua, Cheng@Energy" w:date="2022-02-07T14:50:00Z">
        <w:r w:rsidR="00326D5F">
          <w:rPr>
            <w:rFonts w:ascii="Calibri" w:hAnsi="Calibri"/>
          </w:rPr>
          <w:t>60.</w:t>
        </w:r>
      </w:ins>
      <w:ins w:id="201" w:author="Moua, Cheng@Energy" w:date="2022-02-07T14:51:00Z">
        <w:r w:rsidR="00746737">
          <w:rPr>
            <w:rFonts w:ascii="Calibri" w:hAnsi="Calibri"/>
          </w:rPr>
          <w:t>2</w:t>
        </w:r>
      </w:ins>
      <w:ins w:id="202" w:author="Moua, Cheng@Energy" w:date="2022-02-07T14:50:00Z">
        <w:r w:rsidR="00326D5F">
          <w:rPr>
            <w:rFonts w:ascii="Calibri" w:hAnsi="Calibri"/>
          </w:rPr>
          <w:t>(b)1</w:t>
        </w:r>
      </w:ins>
      <w:del w:id="203" w:author="Moua, Cheng@Energy" w:date="2022-02-07T14:50:00Z">
        <w:r w:rsidRPr="00C5702D" w:rsidDel="00326D5F">
          <w:rPr>
            <w:rFonts w:ascii="Calibri" w:hAnsi="Calibri"/>
          </w:rPr>
          <w:delText>50.0(m)12</w:delText>
        </w:r>
      </w:del>
      <w:r w:rsidRPr="00C5702D">
        <w:rPr>
          <w:rFonts w:ascii="Calibri" w:hAnsi="Calibri"/>
        </w:rPr>
        <w:t xml:space="preserve">. A 2-inch depth or greater filter may use the face area determined by the system </w:t>
      </w:r>
      <w:proofErr w:type="gramStart"/>
      <w:r w:rsidRPr="00C5702D">
        <w:rPr>
          <w:rFonts w:ascii="Calibri" w:hAnsi="Calibri"/>
        </w:rPr>
        <w:t>designer,</w:t>
      </w:r>
      <w:proofErr w:type="gramEnd"/>
      <w:r w:rsidRPr="00C5702D">
        <w:rPr>
          <w:rFonts w:ascii="Calibri" w:hAnsi="Calibri"/>
        </w:rPr>
        <w:t xml:space="preserve"> however most systems have to meet airflow rate and fan efficacy requirements.</w:t>
      </w:r>
    </w:p>
    <w:p w14:paraId="26FCBCD2" w14:textId="698219B0" w:rsidR="004E0DB2" w:rsidRPr="001A53D0" w:rsidRDefault="00EE0FBA" w:rsidP="00C5702D">
      <w:pPr>
        <w:pStyle w:val="ListParagraph"/>
        <w:numPr>
          <w:ilvl w:val="0"/>
          <w:numId w:val="15"/>
        </w:numPr>
        <w:rPr>
          <w:rFonts w:ascii="Calibri" w:hAnsi="Calibri"/>
        </w:rPr>
      </w:pPr>
      <w:r w:rsidRPr="001A53D0">
        <w:rPr>
          <w:rFonts w:ascii="Calibri" w:hAnsi="Calibri"/>
        </w:rPr>
        <w:t xml:space="preserve">Enter the design static pressure drop </w:t>
      </w:r>
      <w:r w:rsidR="00C5702D" w:rsidRPr="00C5702D">
        <w:rPr>
          <w:rFonts w:ascii="Calibri" w:hAnsi="Calibri"/>
        </w:rPr>
        <w:t xml:space="preserve">determined by the system designer if 2-inch or greater filters are used. For 1-inch depth filters, the maximum pressure drop is mandatory 0.1 inch </w:t>
      </w:r>
      <w:proofErr w:type="gramStart"/>
      <w:r w:rsidR="00C5702D" w:rsidRPr="00C5702D">
        <w:rPr>
          <w:rFonts w:ascii="Calibri" w:hAnsi="Calibri"/>
        </w:rPr>
        <w:t>W.C..</w:t>
      </w:r>
      <w:proofErr w:type="gramEnd"/>
      <w:r w:rsidR="00C5702D" w:rsidRPr="00C5702D">
        <w:rPr>
          <w:rFonts w:ascii="Calibri" w:hAnsi="Calibri"/>
        </w:rPr>
        <w:t xml:space="preserve"> Filters installed in the filter grille/rack must be capable of meeting this maximum pressure drop at the design airflow rate, as shown on the manufacturer's filter </w:t>
      </w:r>
      <w:proofErr w:type="spellStart"/>
      <w:r w:rsidR="00C5702D" w:rsidRPr="00C5702D">
        <w:rPr>
          <w:rFonts w:ascii="Calibri" w:hAnsi="Calibri"/>
        </w:rPr>
        <w:t>labe</w:t>
      </w:r>
      <w:proofErr w:type="spellEnd"/>
      <w:r w:rsidRPr="001A53D0">
        <w:rPr>
          <w:rFonts w:ascii="Calibri" w:hAnsi="Calibri"/>
        </w:rPr>
        <w:t xml:space="preserve">. Not accounting for higher filter pressure drops will result in poor system airflow characteristics, reduced </w:t>
      </w:r>
      <w:proofErr w:type="gramStart"/>
      <w:r w:rsidRPr="001A53D0">
        <w:rPr>
          <w:rFonts w:ascii="Calibri" w:hAnsi="Calibri"/>
        </w:rPr>
        <w:t>capacity</w:t>
      </w:r>
      <w:proofErr w:type="gramEnd"/>
      <w:r w:rsidRPr="001A53D0">
        <w:rPr>
          <w:rFonts w:ascii="Calibri" w:hAnsi="Calibri"/>
        </w:rPr>
        <w:t xml:space="preserve"> and reduced efficiency. This may result in not passing field verification.</w:t>
      </w:r>
    </w:p>
    <w:p w14:paraId="26FCBCD3" w14:textId="77777777" w:rsidR="00EE0FBA" w:rsidRPr="001A53D0" w:rsidRDefault="00EE0FBA" w:rsidP="00EE0FBA">
      <w:pPr>
        <w:rPr>
          <w:rFonts w:ascii="Calibri" w:hAnsi="Calibri"/>
        </w:rPr>
      </w:pPr>
    </w:p>
    <w:p w14:paraId="26FCBCD4" w14:textId="506F11DE" w:rsidR="00EE0FBA" w:rsidRPr="001A53D0" w:rsidRDefault="00EE0FBA" w:rsidP="00EE0FBA">
      <w:pPr>
        <w:rPr>
          <w:rFonts w:ascii="Calibri" w:hAnsi="Calibri"/>
          <w:b/>
        </w:rPr>
      </w:pPr>
      <w:r w:rsidRPr="001A53D0">
        <w:rPr>
          <w:rFonts w:ascii="Calibri" w:hAnsi="Calibri"/>
          <w:b/>
        </w:rPr>
        <w:t>Section K. Air Filter Device Requirements.</w:t>
      </w:r>
    </w:p>
    <w:p w14:paraId="26FCBCD5" w14:textId="500D427F" w:rsidR="00EE0FBA" w:rsidRPr="001A53D0" w:rsidRDefault="00EC120E" w:rsidP="00EE0FBA">
      <w:pPr>
        <w:rPr>
          <w:rFonts w:ascii="Calibri" w:hAnsi="Calibri"/>
        </w:rPr>
      </w:pPr>
      <w:r>
        <w:rPr>
          <w:rFonts w:ascii="Calibri" w:hAnsi="Calibri"/>
        </w:rPr>
        <w:t>This table is a list of requirements for air filter devices.</w:t>
      </w:r>
    </w:p>
    <w:p w14:paraId="26FCBCD9" w14:textId="77777777" w:rsidR="00EE0FBA" w:rsidRPr="001A53D0" w:rsidRDefault="00EE0FBA" w:rsidP="00EE0FBA">
      <w:pPr>
        <w:rPr>
          <w:rFonts w:ascii="Calibri" w:hAnsi="Calibri"/>
        </w:rPr>
      </w:pPr>
    </w:p>
    <w:p w14:paraId="26FCBCDA" w14:textId="677D1A7B" w:rsidR="00EE0FBA" w:rsidRPr="001A53D0" w:rsidRDefault="00EE0FBA" w:rsidP="00EE0FBA">
      <w:pPr>
        <w:rPr>
          <w:rFonts w:ascii="Calibri" w:hAnsi="Calibri"/>
          <w:b/>
        </w:rPr>
      </w:pPr>
      <w:r w:rsidRPr="001A53D0">
        <w:rPr>
          <w:rFonts w:ascii="Calibri" w:hAnsi="Calibri"/>
          <w:b/>
        </w:rPr>
        <w:t>Section L. HERS Verification Requirements</w:t>
      </w:r>
      <w:r w:rsidR="00C5702D">
        <w:rPr>
          <w:rFonts w:ascii="Calibri" w:hAnsi="Calibri"/>
          <w:b/>
        </w:rPr>
        <w:t xml:space="preserve"> for duct systems</w:t>
      </w:r>
    </w:p>
    <w:p w14:paraId="26FCBCDB" w14:textId="0069F44E"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04" w:author="Alhabibi, Haider@Energy" w:date="2022-02-14T13:59:00Z">
        <w:r w:rsidRPr="001A53D0" w:rsidDel="0033717F">
          <w:rPr>
            <w:rFonts w:ascii="Calibri" w:hAnsi="Calibri"/>
          </w:rPr>
          <w:delText>CF1R</w:delText>
        </w:r>
      </w:del>
      <w:ins w:id="205"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DC" w14:textId="6A077BC4"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06" w:author="Alhabibi, Haider@Energy" w:date="2022-02-14T13:59:00Z">
        <w:r w:rsidRPr="001A53D0" w:rsidDel="0033717F">
          <w:rPr>
            <w:rFonts w:ascii="Calibri" w:hAnsi="Calibri"/>
          </w:rPr>
          <w:delText>CF1R</w:delText>
        </w:r>
      </w:del>
      <w:ins w:id="207"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DD" w14:textId="7DBD3C21"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08" w:author="Alhabibi, Haider@Energy" w:date="2022-02-14T13:59:00Z">
        <w:r w:rsidRPr="001A53D0" w:rsidDel="0033717F">
          <w:rPr>
            <w:rFonts w:ascii="Calibri" w:hAnsi="Calibri"/>
          </w:rPr>
          <w:delText>CF1R</w:delText>
        </w:r>
      </w:del>
      <w:ins w:id="209"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DE" w14:textId="52DFDA44"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10" w:author="Alhabibi, Haider@Energy" w:date="2022-02-14T13:59:00Z">
        <w:r w:rsidRPr="001A53D0" w:rsidDel="0033717F">
          <w:rPr>
            <w:rFonts w:ascii="Calibri" w:hAnsi="Calibri"/>
          </w:rPr>
          <w:delText>CF1R</w:delText>
        </w:r>
      </w:del>
      <w:ins w:id="211"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DF" w14:textId="4C943E90"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12" w:author="Alhabibi, Haider@Energy" w:date="2022-02-14T13:59:00Z">
        <w:r w:rsidRPr="001A53D0" w:rsidDel="0033717F">
          <w:rPr>
            <w:rFonts w:ascii="Calibri" w:hAnsi="Calibri"/>
          </w:rPr>
          <w:delText>CF1R</w:delText>
        </w:r>
      </w:del>
      <w:ins w:id="213"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E0" w14:textId="2F2BF2F1"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14" w:author="Alhabibi, Haider@Energy" w:date="2022-02-14T13:59:00Z">
        <w:r w:rsidRPr="001A53D0" w:rsidDel="0033717F">
          <w:rPr>
            <w:rFonts w:ascii="Calibri" w:hAnsi="Calibri"/>
          </w:rPr>
          <w:delText>CF1R</w:delText>
        </w:r>
      </w:del>
      <w:ins w:id="215"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E1" w14:textId="57F597D6"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16" w:author="Alhabibi, Haider@Energy" w:date="2022-02-14T13:59:00Z">
        <w:r w:rsidRPr="001A53D0" w:rsidDel="0033717F">
          <w:rPr>
            <w:rFonts w:ascii="Calibri" w:hAnsi="Calibri"/>
          </w:rPr>
          <w:delText>CF1R</w:delText>
        </w:r>
      </w:del>
      <w:ins w:id="217"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E2" w14:textId="033F1554" w:rsidR="004E0DB2" w:rsidRPr="001A53D0" w:rsidRDefault="00EE0FBA" w:rsidP="00E26E0F">
      <w:pPr>
        <w:pStyle w:val="ListParagraph"/>
        <w:numPr>
          <w:ilvl w:val="0"/>
          <w:numId w:val="16"/>
        </w:numPr>
        <w:rPr>
          <w:rFonts w:ascii="Calibri" w:hAnsi="Calibri"/>
        </w:rPr>
      </w:pPr>
      <w:r w:rsidRPr="001A53D0">
        <w:rPr>
          <w:rFonts w:ascii="Calibri" w:hAnsi="Calibri"/>
        </w:rPr>
        <w:t xml:space="preserve">This field is filled out automatically. It is calculated based on data from the </w:t>
      </w:r>
      <w:del w:id="218" w:author="Alhabibi, Haider@Energy" w:date="2022-02-14T13:59:00Z">
        <w:r w:rsidRPr="001A53D0" w:rsidDel="0033717F">
          <w:rPr>
            <w:rFonts w:ascii="Calibri" w:hAnsi="Calibri"/>
          </w:rPr>
          <w:delText>CF1R</w:delText>
        </w:r>
      </w:del>
      <w:ins w:id="219" w:author="Alhabibi, Haider@Energy" w:date="2022-02-14T13:59:00Z">
        <w:r w:rsidR="0033717F">
          <w:rPr>
            <w:rFonts w:ascii="Calibri" w:hAnsi="Calibri"/>
          </w:rPr>
          <w:t>LMCC</w:t>
        </w:r>
      </w:ins>
      <w:r w:rsidRPr="001A53D0">
        <w:rPr>
          <w:rFonts w:ascii="Calibri" w:hAnsi="Calibri"/>
        </w:rPr>
        <w:t xml:space="preserve"> and from previous sections in this document.</w:t>
      </w:r>
    </w:p>
    <w:p w14:paraId="26FCBCE4" w14:textId="24288D65" w:rsidR="00EE0FBA" w:rsidRDefault="00EE0FBA" w:rsidP="00EE0FBA">
      <w:pPr>
        <w:rPr>
          <w:rFonts w:ascii="Calibri" w:hAnsi="Calibri"/>
        </w:rPr>
      </w:pPr>
    </w:p>
    <w:p w14:paraId="7EDCA5C6" w14:textId="32A253AD" w:rsidR="00C5702D" w:rsidRDefault="00C5702D" w:rsidP="00C5702D">
      <w:pPr>
        <w:rPr>
          <w:rFonts w:ascii="Calibri" w:hAnsi="Calibri"/>
          <w:b/>
        </w:rPr>
      </w:pPr>
      <w:r>
        <w:rPr>
          <w:rFonts w:ascii="Calibri" w:hAnsi="Calibri"/>
          <w:b/>
        </w:rPr>
        <w:t xml:space="preserve">Section M.  </w:t>
      </w:r>
      <w:r w:rsidRPr="00B14151">
        <w:rPr>
          <w:rFonts w:ascii="Calibri" w:hAnsi="Calibri"/>
          <w:b/>
        </w:rPr>
        <w:t>HERS Verification Requirements for Space Conditioning Equipment</w:t>
      </w:r>
    </w:p>
    <w:p w14:paraId="71D098B5" w14:textId="77777777" w:rsidR="00C5702D" w:rsidRPr="00B14151" w:rsidRDefault="00C5702D" w:rsidP="00C5702D">
      <w:pPr>
        <w:pStyle w:val="ListParagraph"/>
        <w:numPr>
          <w:ilvl w:val="0"/>
          <w:numId w:val="33"/>
        </w:numPr>
        <w:rPr>
          <w:rFonts w:ascii="Calibri" w:hAnsi="Calibri"/>
        </w:rPr>
      </w:pPr>
      <w:r w:rsidRPr="00B14151">
        <w:rPr>
          <w:rFonts w:ascii="Calibri" w:hAnsi="Calibri"/>
        </w:rPr>
        <w:t>This field is filled out automatically. It is referenced from the same row and column in the previous sections.</w:t>
      </w:r>
    </w:p>
    <w:p w14:paraId="6A7F5AA7" w14:textId="77777777" w:rsidR="00C5702D" w:rsidRPr="00B14151" w:rsidRDefault="00C5702D" w:rsidP="00C5702D">
      <w:pPr>
        <w:pStyle w:val="ListParagraph"/>
        <w:numPr>
          <w:ilvl w:val="0"/>
          <w:numId w:val="33"/>
        </w:numPr>
        <w:rPr>
          <w:rFonts w:ascii="Calibri" w:hAnsi="Calibri"/>
        </w:rPr>
      </w:pPr>
      <w:r w:rsidRPr="00B14151">
        <w:rPr>
          <w:rFonts w:ascii="Calibri" w:hAnsi="Calibri"/>
        </w:rPr>
        <w:t>This field is filled out automatically. It is referenced from the same row and column in the previous sections</w:t>
      </w:r>
    </w:p>
    <w:p w14:paraId="42C52DAA" w14:textId="42EA9F6C" w:rsidR="00C5702D" w:rsidRPr="00E33254" w:rsidRDefault="00C5702D" w:rsidP="00E33254">
      <w:pPr>
        <w:pStyle w:val="ListParagraph"/>
        <w:numPr>
          <w:ilvl w:val="0"/>
          <w:numId w:val="33"/>
        </w:numPr>
        <w:rPr>
          <w:rFonts w:ascii="Calibri" w:hAnsi="Calibri"/>
        </w:rPr>
      </w:pPr>
      <w:r w:rsidRPr="007F0777">
        <w:rPr>
          <w:rFonts w:ascii="Calibri" w:hAnsi="Calibri"/>
        </w:rPr>
        <w:t xml:space="preserve">This field is filled out automatically. It is calculated based on data from the </w:t>
      </w:r>
      <w:del w:id="220" w:author="Alhabibi, Haider@Energy" w:date="2022-02-14T13:59:00Z">
        <w:r w:rsidRPr="007F0777" w:rsidDel="0033717F">
          <w:rPr>
            <w:rFonts w:ascii="Calibri" w:hAnsi="Calibri"/>
          </w:rPr>
          <w:delText>CF1R</w:delText>
        </w:r>
      </w:del>
      <w:ins w:id="221" w:author="Alhabibi, Haider@Energy" w:date="2022-02-14T13:59:00Z">
        <w:r w:rsidR="0033717F">
          <w:rPr>
            <w:rFonts w:ascii="Calibri" w:hAnsi="Calibri"/>
          </w:rPr>
          <w:t>LMCC</w:t>
        </w:r>
      </w:ins>
      <w:r w:rsidRPr="007F0777">
        <w:rPr>
          <w:rFonts w:ascii="Calibri" w:hAnsi="Calibri"/>
        </w:rPr>
        <w:t xml:space="preserve"> and from previous sections in this document.</w:t>
      </w:r>
    </w:p>
    <w:p w14:paraId="0B0719F3" w14:textId="77777777" w:rsidR="00C5702D" w:rsidRPr="001A53D0" w:rsidRDefault="00C5702D" w:rsidP="00EE0FBA">
      <w:pPr>
        <w:rPr>
          <w:rFonts w:ascii="Calibri" w:hAnsi="Calibri"/>
        </w:rPr>
      </w:pPr>
    </w:p>
    <w:p w14:paraId="26FCBCE5" w14:textId="28A2A5E0" w:rsidR="00EE0FBA" w:rsidRPr="001A53D0" w:rsidRDefault="00EE0FBA" w:rsidP="00EE0FBA">
      <w:pPr>
        <w:rPr>
          <w:rFonts w:ascii="Calibri" w:hAnsi="Calibri"/>
          <w:b/>
        </w:rPr>
      </w:pPr>
      <w:r w:rsidRPr="001A53D0">
        <w:rPr>
          <w:rFonts w:ascii="Calibri" w:hAnsi="Calibri"/>
          <w:b/>
        </w:rPr>
        <w:t xml:space="preserve">Section </w:t>
      </w:r>
      <w:r w:rsidR="00C5702D">
        <w:rPr>
          <w:rFonts w:ascii="Calibri" w:hAnsi="Calibri"/>
          <w:b/>
        </w:rPr>
        <w:t>N</w:t>
      </w:r>
      <w:r w:rsidRPr="001A53D0">
        <w:rPr>
          <w:rFonts w:ascii="Calibri" w:hAnsi="Calibri"/>
          <w:b/>
        </w:rPr>
        <w:t>. Space Conditioning Systems, Ducts and Fans – Mandatory Requirements and Additional Measures</w:t>
      </w:r>
    </w:p>
    <w:p w14:paraId="26FCBCE6" w14:textId="7C571557" w:rsidR="00EE0FBA" w:rsidRPr="001A53D0" w:rsidRDefault="00EC120E" w:rsidP="00EE0FBA">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26FCBCE7" w14:textId="77777777" w:rsidR="00196676" w:rsidRDefault="00196676" w:rsidP="0035199F">
      <w:pPr>
        <w:rPr>
          <w:rFonts w:ascii="Calibri" w:hAnsi="Calibri"/>
          <w:sz w:val="18"/>
          <w:szCs w:val="18"/>
        </w:rPr>
      </w:pPr>
    </w:p>
    <w:p w14:paraId="26FCBCE8" w14:textId="77777777" w:rsidR="00196676" w:rsidRDefault="00196676" w:rsidP="0035199F">
      <w:pPr>
        <w:rPr>
          <w:rFonts w:ascii="Calibri" w:hAnsi="Calibri"/>
          <w:sz w:val="18"/>
          <w:szCs w:val="18"/>
        </w:rPr>
      </w:pPr>
    </w:p>
    <w:p w14:paraId="26FCBCE9" w14:textId="77777777" w:rsidR="00196676" w:rsidRDefault="00196676" w:rsidP="0035199F">
      <w:pPr>
        <w:rPr>
          <w:rFonts w:ascii="Calibri" w:hAnsi="Calibri"/>
          <w:sz w:val="18"/>
          <w:szCs w:val="18"/>
        </w:rPr>
      </w:pPr>
    </w:p>
    <w:p w14:paraId="26FCBCEA" w14:textId="77777777" w:rsidR="00196676" w:rsidRPr="007E2934" w:rsidRDefault="00196676" w:rsidP="0035199F">
      <w:pPr>
        <w:rPr>
          <w:rFonts w:ascii="Calibri" w:hAnsi="Calibri"/>
          <w:sz w:val="18"/>
          <w:szCs w:val="18"/>
        </w:rPr>
      </w:pPr>
    </w:p>
    <w:p w14:paraId="26FCBCEB" w14:textId="77777777" w:rsidR="000F413D" w:rsidRPr="007E2934" w:rsidRDefault="000F413D" w:rsidP="0035199F">
      <w:pPr>
        <w:rPr>
          <w:rFonts w:ascii="Calibri" w:hAnsi="Calibri"/>
          <w:sz w:val="18"/>
          <w:szCs w:val="18"/>
        </w:rPr>
      </w:pPr>
    </w:p>
    <w:p w14:paraId="26FCBCEC" w14:textId="77777777" w:rsidR="000F413D" w:rsidRPr="007E2934" w:rsidRDefault="000F413D" w:rsidP="0035199F">
      <w:pPr>
        <w:rPr>
          <w:rFonts w:ascii="Calibri" w:hAnsi="Calibri"/>
          <w:sz w:val="18"/>
          <w:szCs w:val="18"/>
        </w:rPr>
      </w:pPr>
    </w:p>
    <w:p w14:paraId="26FCBCED" w14:textId="77777777" w:rsidR="000F413D" w:rsidRPr="007E2934" w:rsidRDefault="000F413D" w:rsidP="0035199F">
      <w:pPr>
        <w:rPr>
          <w:rFonts w:ascii="Calibri" w:hAnsi="Calibri"/>
          <w:sz w:val="18"/>
          <w:szCs w:val="18"/>
        </w:rPr>
        <w:sectPr w:rsidR="000F413D" w:rsidRPr="007E2934" w:rsidSect="001A53D0">
          <w:headerReference w:type="even" r:id="rId17"/>
          <w:headerReference w:type="default" r:id="rId18"/>
          <w:footerReference w:type="default" r:id="rId19"/>
          <w:headerReference w:type="first" r:id="rId20"/>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196676" w:rsidRPr="00295655" w14:paraId="26FCBCF0" w14:textId="77777777" w:rsidTr="00196676">
        <w:trPr>
          <w:cantSplit/>
          <w:trHeight w:val="288"/>
        </w:trPr>
        <w:tc>
          <w:tcPr>
            <w:tcW w:w="5000" w:type="pct"/>
            <w:gridSpan w:val="6"/>
            <w:shd w:val="clear" w:color="auto" w:fill="auto"/>
            <w:vAlign w:val="center"/>
          </w:tcPr>
          <w:p w14:paraId="26FCBCEF" w14:textId="77777777" w:rsidR="00196676" w:rsidRPr="00295655" w:rsidRDefault="00196676" w:rsidP="00196676">
            <w:pPr>
              <w:keepNext/>
              <w:rPr>
                <w:rFonts w:ascii="Calibri" w:hAnsi="Calibri"/>
                <w:b/>
                <w:sz w:val="18"/>
                <w:szCs w:val="18"/>
              </w:rPr>
            </w:pPr>
            <w:r w:rsidRPr="00295655">
              <w:rPr>
                <w:rFonts w:ascii="Calibri" w:hAnsi="Calibri"/>
                <w:b/>
                <w:sz w:val="18"/>
                <w:szCs w:val="18"/>
              </w:rPr>
              <w:t>A. General Information</w:t>
            </w:r>
          </w:p>
        </w:tc>
      </w:tr>
      <w:tr w:rsidR="00196676" w:rsidRPr="00295655" w14:paraId="26FCBCF7" w14:textId="77777777" w:rsidTr="00196676">
        <w:trPr>
          <w:cantSplit/>
          <w:trHeight w:val="432"/>
        </w:trPr>
        <w:tc>
          <w:tcPr>
            <w:tcW w:w="103" w:type="pct"/>
            <w:tcMar>
              <w:left w:w="29" w:type="dxa"/>
              <w:right w:w="29" w:type="dxa"/>
            </w:tcMar>
            <w:vAlign w:val="center"/>
          </w:tcPr>
          <w:p w14:paraId="26FCBCF1"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CF2" w14:textId="214E600B" w:rsidR="00196676" w:rsidRPr="00295655" w:rsidRDefault="00196676" w:rsidP="00196676">
            <w:pPr>
              <w:rPr>
                <w:rFonts w:ascii="Calibri" w:hAnsi="Calibri"/>
                <w:sz w:val="18"/>
                <w:szCs w:val="18"/>
              </w:rPr>
            </w:pPr>
            <w:r w:rsidRPr="00295655">
              <w:rPr>
                <w:rFonts w:ascii="Calibri" w:hAnsi="Calibri"/>
                <w:sz w:val="18"/>
                <w:szCs w:val="18"/>
              </w:rPr>
              <w:t>Dwelling Unit Name</w:t>
            </w:r>
          </w:p>
        </w:tc>
        <w:tc>
          <w:tcPr>
            <w:tcW w:w="1261" w:type="pct"/>
            <w:vAlign w:val="center"/>
          </w:tcPr>
          <w:p w14:paraId="26FCBCF3" w14:textId="2544A0D2" w:rsidR="00196676" w:rsidRPr="00295655" w:rsidRDefault="00196676" w:rsidP="00196676">
            <w:pPr>
              <w:spacing w:after="60"/>
              <w:rPr>
                <w:rFonts w:ascii="Calibri" w:hAnsi="Calibri"/>
                <w:sz w:val="18"/>
                <w:szCs w:val="18"/>
              </w:rPr>
            </w:pPr>
            <w:r>
              <w:rPr>
                <w:rFonts w:ascii="Calibri" w:hAnsi="Calibri"/>
                <w:sz w:val="18"/>
                <w:szCs w:val="18"/>
              </w:rPr>
              <w:t>&lt;&lt;</w:t>
            </w:r>
            <w:r w:rsidRPr="00295655">
              <w:rPr>
                <w:rFonts w:ascii="Calibri" w:hAnsi="Calibri"/>
                <w:sz w:val="18"/>
                <w:szCs w:val="18"/>
              </w:rPr>
              <w:t xml:space="preserve">reference text from </w:t>
            </w:r>
            <w:del w:id="230" w:author="Alhabibi, Haider@Energy" w:date="2022-02-14T13:59:00Z">
              <w:r w:rsidRPr="00295655" w:rsidDel="0033717F">
                <w:rPr>
                  <w:rFonts w:ascii="Calibri" w:hAnsi="Calibri"/>
                  <w:sz w:val="18"/>
                  <w:szCs w:val="18"/>
                </w:rPr>
                <w:delText>CF1R</w:delText>
              </w:r>
            </w:del>
            <w:ins w:id="231" w:author="Alhabibi, Haider@Energy" w:date="2022-02-14T13:59:00Z">
              <w:r w:rsidR="0033717F">
                <w:rPr>
                  <w:rFonts w:ascii="Calibri" w:hAnsi="Calibri"/>
                  <w:sz w:val="18"/>
                  <w:szCs w:val="18"/>
                </w:rPr>
                <w:t>LMCC</w:t>
              </w:r>
            </w:ins>
            <w:r w:rsidRPr="00295655" w:rsidDel="00103243">
              <w:rPr>
                <w:rFonts w:ascii="Calibri" w:hAnsi="Calibri"/>
                <w:sz w:val="18"/>
                <w:szCs w:val="18"/>
              </w:rPr>
              <w:t xml:space="preserve"> </w:t>
            </w:r>
            <w:r w:rsidR="00A062A1">
              <w:rPr>
                <w:rFonts w:ascii="Calibri" w:hAnsi="Calibri"/>
                <w:sz w:val="18"/>
                <w:szCs w:val="18"/>
              </w:rPr>
              <w:t>if available, else use the data in the Project Name field</w:t>
            </w:r>
            <w:r w:rsidRPr="00295655">
              <w:rPr>
                <w:rFonts w:ascii="Calibri" w:hAnsi="Calibri"/>
                <w:sz w:val="18"/>
                <w:szCs w:val="18"/>
              </w:rPr>
              <w:t>&gt;&gt;</w:t>
            </w:r>
          </w:p>
        </w:tc>
        <w:tc>
          <w:tcPr>
            <w:tcW w:w="92" w:type="pct"/>
            <w:tcMar>
              <w:left w:w="29" w:type="dxa"/>
              <w:right w:w="29" w:type="dxa"/>
            </w:tcMar>
            <w:vAlign w:val="center"/>
          </w:tcPr>
          <w:p w14:paraId="26FCBCF4"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CF5" w14:textId="33DAB5E6" w:rsidR="00196676" w:rsidRPr="00295655" w:rsidRDefault="00196676" w:rsidP="00196676">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CF6" w14:textId="6FA33838"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 reference text from </w:t>
            </w:r>
            <w:del w:id="232" w:author="Alhabibi, Haider@Energy" w:date="2022-02-14T13:59:00Z">
              <w:r w:rsidRPr="00295655" w:rsidDel="0033717F">
                <w:rPr>
                  <w:rFonts w:ascii="Calibri" w:hAnsi="Calibri"/>
                  <w:sz w:val="18"/>
                  <w:szCs w:val="18"/>
                </w:rPr>
                <w:delText>CF1R</w:delText>
              </w:r>
            </w:del>
            <w:ins w:id="233" w:author="Alhabibi, Haider@Energy" w:date="2022-02-14T13:59:00Z">
              <w:r w:rsidR="0033717F">
                <w:rPr>
                  <w:rFonts w:ascii="Calibri" w:hAnsi="Calibri"/>
                  <w:sz w:val="18"/>
                  <w:szCs w:val="18"/>
                </w:rPr>
                <w:t>LMCC</w:t>
              </w:r>
            </w:ins>
            <w:r w:rsidRPr="00295655">
              <w:rPr>
                <w:rFonts w:ascii="Calibri" w:hAnsi="Calibri"/>
                <w:sz w:val="18"/>
                <w:szCs w:val="18"/>
              </w:rPr>
              <w:t>&gt;&gt;</w:t>
            </w:r>
          </w:p>
        </w:tc>
      </w:tr>
      <w:tr w:rsidR="00196676" w:rsidRPr="00295655" w14:paraId="26FCBCFE" w14:textId="77777777" w:rsidTr="00196676">
        <w:trPr>
          <w:cantSplit/>
          <w:trHeight w:val="432"/>
        </w:trPr>
        <w:tc>
          <w:tcPr>
            <w:tcW w:w="103" w:type="pct"/>
            <w:tcMar>
              <w:left w:w="29" w:type="dxa"/>
              <w:right w:w="29" w:type="dxa"/>
            </w:tcMar>
            <w:vAlign w:val="center"/>
          </w:tcPr>
          <w:p w14:paraId="26FCBCF8"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26FCBCF9" w14:textId="56C74C81" w:rsidR="00196676" w:rsidRPr="00295655" w:rsidRDefault="00196676" w:rsidP="00196676">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1BBB98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39C96A1A" w14:textId="0DFB40C4" w:rsidR="006D6CD6" w:rsidRPr="00A42831" w:rsidRDefault="006D6CD6" w:rsidP="006D6CD6">
            <w:pPr>
              <w:spacing w:after="60"/>
              <w:rPr>
                <w:rFonts w:ascii="Calibri" w:hAnsi="Calibri"/>
                <w:sz w:val="12"/>
                <w:szCs w:val="12"/>
              </w:rPr>
            </w:pPr>
            <w:r w:rsidRPr="00A42831">
              <w:rPr>
                <w:rFonts w:ascii="Calibri" w:hAnsi="Calibri"/>
                <w:b/>
                <w:sz w:val="12"/>
                <w:szCs w:val="12"/>
              </w:rPr>
              <w:t xml:space="preserve">if1 parent is </w:t>
            </w:r>
            <w:del w:id="234" w:author="Alhabibi, Haider@Energy" w:date="2022-02-14T13:59:00Z">
              <w:r w:rsidRPr="00A42831" w:rsidDel="0033717F">
                <w:rPr>
                  <w:rFonts w:ascii="Calibri" w:hAnsi="Calibri"/>
                  <w:b/>
                  <w:sz w:val="12"/>
                  <w:szCs w:val="12"/>
                </w:rPr>
                <w:delText>CF1R</w:delText>
              </w:r>
            </w:del>
            <w:ins w:id="235" w:author="Alhabibi, Haider@Energy" w:date="2022-02-14T13:59:00Z">
              <w:r w:rsidR="0033717F">
                <w:rPr>
                  <w:rFonts w:ascii="Calibri" w:hAnsi="Calibri"/>
                  <w:b/>
                  <w:sz w:val="12"/>
                  <w:szCs w:val="12"/>
                </w:rPr>
                <w:t>LMCC</w:t>
              </w:r>
            </w:ins>
            <w:r w:rsidRPr="00A42831">
              <w:rPr>
                <w:rFonts w:ascii="Calibri" w:hAnsi="Calibri"/>
                <w:b/>
                <w:sz w:val="12"/>
                <w:szCs w:val="12"/>
              </w:rPr>
              <w:t>-PRF</w:t>
            </w:r>
            <w:r w:rsidRPr="00A42831">
              <w:rPr>
                <w:rFonts w:ascii="Calibri" w:hAnsi="Calibri"/>
                <w:sz w:val="12"/>
                <w:szCs w:val="12"/>
              </w:rPr>
              <w:t>, then</w:t>
            </w:r>
          </w:p>
          <w:p w14:paraId="7EF83D29"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144F464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4048F44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49D02EBF" w14:textId="237D90C3" w:rsidR="006D6CD6" w:rsidRPr="00A42831" w:rsidRDefault="006D6CD6" w:rsidP="006D6CD6">
            <w:pPr>
              <w:spacing w:after="60"/>
              <w:rPr>
                <w:rFonts w:ascii="Calibri" w:hAnsi="Calibri"/>
                <w:sz w:val="12"/>
                <w:szCs w:val="12"/>
              </w:rPr>
            </w:pPr>
            <w:r w:rsidRPr="00A42831">
              <w:rPr>
                <w:rFonts w:ascii="Calibri" w:hAnsi="Calibri"/>
                <w:sz w:val="12"/>
                <w:szCs w:val="12"/>
              </w:rPr>
              <w:t xml:space="preserve">     else reference the value from </w:t>
            </w:r>
            <w:del w:id="236" w:author="Alhabibi, Haider@Energy" w:date="2022-02-14T13:59:00Z">
              <w:r w:rsidRPr="00A42831" w:rsidDel="0033717F">
                <w:rPr>
                  <w:rFonts w:ascii="Calibri" w:hAnsi="Calibri"/>
                  <w:sz w:val="12"/>
                  <w:szCs w:val="12"/>
                </w:rPr>
                <w:delText>CF1R</w:delText>
              </w:r>
            </w:del>
            <w:ins w:id="237" w:author="Alhabibi, Haider@Energy" w:date="2022-02-14T13:59:00Z">
              <w:r w:rsidR="0033717F">
                <w:rPr>
                  <w:rFonts w:ascii="Calibri" w:hAnsi="Calibri"/>
                  <w:sz w:val="12"/>
                  <w:szCs w:val="12"/>
                </w:rPr>
                <w:t>LMCC</w:t>
              </w:r>
            </w:ins>
            <w:r w:rsidRPr="00A42831">
              <w:rPr>
                <w:rFonts w:ascii="Calibri" w:hAnsi="Calibri"/>
                <w:sz w:val="12"/>
                <w:szCs w:val="12"/>
              </w:rPr>
              <w:t xml:space="preserve"> endif2</w:t>
            </w:r>
          </w:p>
          <w:p w14:paraId="529E1EE4" w14:textId="77777777" w:rsidR="006D6CD6" w:rsidRPr="00A42831" w:rsidRDefault="006D6CD6" w:rsidP="006D6CD6">
            <w:pPr>
              <w:spacing w:after="60"/>
              <w:rPr>
                <w:rFonts w:ascii="Calibri" w:hAnsi="Calibri"/>
                <w:sz w:val="12"/>
                <w:szCs w:val="12"/>
              </w:rPr>
            </w:pPr>
          </w:p>
          <w:p w14:paraId="1713F1F0"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7335473F"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5DFB2B8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07C1CC9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30D34C19"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351B233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if4 building type = Single Family, then</w:t>
            </w:r>
          </w:p>
          <w:p w14:paraId="6D23B1E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CF1R-NCB field A10</w:t>
            </w:r>
          </w:p>
          <w:p w14:paraId="0D6DB7FA" w14:textId="22F9CE6C" w:rsidR="006D6CD6" w:rsidRPr="00A42831" w:rsidRDefault="006D6CD6" w:rsidP="006D6CD6">
            <w:pPr>
              <w:spacing w:after="60"/>
              <w:rPr>
                <w:rFonts w:ascii="Calibri" w:hAnsi="Calibri"/>
                <w:sz w:val="12"/>
                <w:szCs w:val="12"/>
              </w:rPr>
            </w:pPr>
            <w:r w:rsidRPr="00A42831">
              <w:rPr>
                <w:rFonts w:ascii="Calibri" w:hAnsi="Calibri"/>
                <w:sz w:val="12"/>
                <w:szCs w:val="12"/>
              </w:rPr>
              <w:t xml:space="preserve">            elseif Building Type=Multifamily, then</w:t>
            </w:r>
          </w:p>
          <w:p w14:paraId="4537B46E" w14:textId="56B24A06"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CF1R-NCB field M02 endif4</w:t>
            </w:r>
          </w:p>
          <w:p w14:paraId="0511CC29" w14:textId="65BC825C" w:rsidR="006D6CD6" w:rsidRPr="00A42831" w:rsidDel="0096673C" w:rsidRDefault="006D6CD6" w:rsidP="006D6CD6">
            <w:pPr>
              <w:spacing w:after="60"/>
              <w:rPr>
                <w:del w:id="238" w:author="Shewmaker, Michael@Energy" w:date="2022-01-26T09:25:00Z"/>
                <w:rFonts w:ascii="Calibri" w:hAnsi="Calibri"/>
                <w:sz w:val="12"/>
                <w:szCs w:val="12"/>
              </w:rPr>
            </w:pPr>
            <w:r w:rsidRPr="00A42831">
              <w:rPr>
                <w:rFonts w:ascii="Calibri" w:hAnsi="Calibri"/>
                <w:sz w:val="12"/>
                <w:szCs w:val="12"/>
              </w:rPr>
              <w:t xml:space="preserve">      endif3</w:t>
            </w:r>
          </w:p>
          <w:p w14:paraId="16D1FF76"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11421F0C"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if5 building type= Single Family, then</w:t>
            </w:r>
          </w:p>
          <w:p w14:paraId="30ADC64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59C977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336B8BDE"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Section J.</w:t>
            </w:r>
          </w:p>
          <w:p w14:paraId="3FE1A31B" w14:textId="4ECD8345" w:rsidR="006D6CD6" w:rsidRPr="00A42831" w:rsidRDefault="006D6CD6" w:rsidP="006D6CD6">
            <w:pPr>
              <w:spacing w:after="60"/>
              <w:rPr>
                <w:rFonts w:ascii="Calibri" w:hAnsi="Calibri"/>
                <w:sz w:val="12"/>
                <w:szCs w:val="12"/>
              </w:rPr>
            </w:pPr>
          </w:p>
          <w:p w14:paraId="4E3B2C62" w14:textId="3B0DF299" w:rsidR="006D6CD6" w:rsidRPr="00A42831" w:rsidRDefault="006D6CD6" w:rsidP="006D6CD6">
            <w:pPr>
              <w:spacing w:after="60"/>
              <w:rPr>
                <w:rFonts w:ascii="Calibri" w:hAnsi="Calibri"/>
                <w:sz w:val="12"/>
                <w:szCs w:val="12"/>
              </w:rPr>
            </w:pPr>
            <w:r w:rsidRPr="00A42831">
              <w:rPr>
                <w:rFonts w:ascii="Calibri" w:hAnsi="Calibri"/>
                <w:sz w:val="12"/>
                <w:szCs w:val="12"/>
              </w:rPr>
              <w:t xml:space="preserve">     elseif Building Type=Multifamily, then</w:t>
            </w:r>
          </w:p>
          <w:p w14:paraId="4F2282D1" w14:textId="31A91ECA"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14:paraId="7A01763F" w14:textId="198D814C"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2522456D" w14:textId="509F9E7D" w:rsidR="006D6CD6" w:rsidRPr="00A42831" w:rsidDel="0096673C" w:rsidRDefault="006D6CD6" w:rsidP="006D6CD6">
            <w:pPr>
              <w:spacing w:after="60"/>
              <w:rPr>
                <w:del w:id="239" w:author="Shewmaker, Michael@Energy" w:date="2022-01-26T09:25:00Z"/>
                <w:rFonts w:ascii="Calibri" w:hAnsi="Calibri"/>
                <w:sz w:val="12"/>
                <w:szCs w:val="12"/>
              </w:rPr>
            </w:pPr>
            <w:r w:rsidRPr="00A42831">
              <w:rPr>
                <w:rFonts w:ascii="Calibri" w:hAnsi="Calibri"/>
                <w:sz w:val="12"/>
                <w:szCs w:val="12"/>
              </w:rPr>
              <w:t xml:space="preserve">       Section L. endif5</w:t>
            </w:r>
          </w:p>
          <w:p w14:paraId="2ECE27B6" w14:textId="77777777" w:rsidR="006D6CD6" w:rsidRPr="00A42831" w:rsidRDefault="006D6CD6" w:rsidP="006D6CD6">
            <w:pPr>
              <w:spacing w:after="60"/>
              <w:rPr>
                <w:rFonts w:ascii="Calibri" w:hAnsi="Calibri"/>
                <w:sz w:val="12"/>
                <w:szCs w:val="12"/>
              </w:rPr>
            </w:pPr>
          </w:p>
          <w:p w14:paraId="35D6450A" w14:textId="77777777" w:rsidR="006D6CD6" w:rsidRPr="00A42831" w:rsidRDefault="006D6CD6" w:rsidP="006D6CD6">
            <w:pPr>
              <w:spacing w:after="60"/>
              <w:rPr>
                <w:rFonts w:ascii="Calibri" w:hAnsi="Calibri"/>
                <w:sz w:val="12"/>
                <w:szCs w:val="12"/>
              </w:rPr>
            </w:pPr>
          </w:p>
          <w:p w14:paraId="782354E4"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E7C9AD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if6 building type= Single Family, then</w:t>
            </w:r>
          </w:p>
          <w:p w14:paraId="0D4E5A5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1ED9DA5"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63C58015" w14:textId="4E764769" w:rsidR="006D6CD6" w:rsidRPr="00A42831" w:rsidRDefault="006D6CD6" w:rsidP="008B0C4F">
            <w:pPr>
              <w:spacing w:after="60"/>
              <w:rPr>
                <w:rFonts w:ascii="Calibri" w:hAnsi="Calibri"/>
                <w:sz w:val="12"/>
                <w:szCs w:val="12"/>
              </w:rPr>
            </w:pPr>
            <w:r w:rsidRPr="00A42831">
              <w:rPr>
                <w:rFonts w:ascii="Calibri" w:hAnsi="Calibri"/>
                <w:sz w:val="12"/>
                <w:szCs w:val="12"/>
              </w:rPr>
              <w:t xml:space="preserve">      Section G.</w:t>
            </w:r>
          </w:p>
          <w:p w14:paraId="2ACF87DD" w14:textId="2A9E6063" w:rsidR="006D6CD6" w:rsidRPr="00A42831" w:rsidRDefault="006D6CD6" w:rsidP="008B0C4F">
            <w:pPr>
              <w:spacing w:after="60"/>
              <w:rPr>
                <w:rFonts w:ascii="Calibri" w:hAnsi="Calibri"/>
                <w:b/>
                <w:sz w:val="12"/>
                <w:szCs w:val="12"/>
              </w:rPr>
            </w:pPr>
          </w:p>
          <w:p w14:paraId="769BE1C7" w14:textId="0F996F9C" w:rsidR="006D6CD6" w:rsidRPr="00A42831" w:rsidRDefault="006D6CD6" w:rsidP="008B0C4F">
            <w:pPr>
              <w:spacing w:after="60"/>
              <w:rPr>
                <w:rFonts w:ascii="Calibri" w:hAnsi="Calibri"/>
                <w:sz w:val="12"/>
                <w:szCs w:val="12"/>
              </w:rPr>
            </w:pPr>
            <w:r w:rsidRPr="00A42831">
              <w:rPr>
                <w:rFonts w:ascii="Calibri" w:hAnsi="Calibri"/>
                <w:b/>
                <w:sz w:val="12"/>
                <w:szCs w:val="12"/>
              </w:rPr>
              <w:t xml:space="preserve">     elseif Building Type=Multifamily, then</w:t>
            </w:r>
          </w:p>
          <w:p w14:paraId="55318DD9" w14:textId="454AB70D" w:rsidR="006D6CD6" w:rsidRPr="00A42831" w:rsidRDefault="006D6CD6" w:rsidP="008B0C4F">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691B8FBA" w14:textId="3A5E7EB2" w:rsidR="006D6CD6" w:rsidRPr="00A42831" w:rsidRDefault="006D6CD6" w:rsidP="008B0C4F">
            <w:pPr>
              <w:spacing w:after="60"/>
              <w:rPr>
                <w:rFonts w:ascii="Calibri" w:hAnsi="Calibri"/>
                <w:sz w:val="12"/>
                <w:szCs w:val="12"/>
              </w:rPr>
            </w:pPr>
            <w:r w:rsidRPr="00A42831">
              <w:rPr>
                <w:rFonts w:ascii="Calibri" w:hAnsi="Calibri"/>
                <w:sz w:val="12"/>
                <w:szCs w:val="12"/>
              </w:rPr>
              <w:t xml:space="preserve">      required for the dwelling unit according to CF1R-ALT-01</w:t>
            </w:r>
          </w:p>
          <w:p w14:paraId="6165C0DD" w14:textId="562F3486" w:rsidR="006D6CD6" w:rsidRPr="00A42831" w:rsidRDefault="006D6CD6" w:rsidP="008B0C4F">
            <w:pPr>
              <w:spacing w:after="60"/>
              <w:rPr>
                <w:rFonts w:ascii="Calibri" w:hAnsi="Calibri"/>
                <w:sz w:val="12"/>
                <w:szCs w:val="12"/>
              </w:rPr>
            </w:pPr>
            <w:r w:rsidRPr="00A42831">
              <w:rPr>
                <w:rFonts w:ascii="Calibri" w:hAnsi="Calibri"/>
                <w:sz w:val="12"/>
                <w:szCs w:val="12"/>
              </w:rPr>
              <w:t xml:space="preserve">       Section letter I. endif6</w:t>
            </w:r>
          </w:p>
          <w:p w14:paraId="17A4C683" w14:textId="77777777" w:rsidR="006D6CD6" w:rsidRPr="00A42831" w:rsidRDefault="006D6CD6" w:rsidP="006D6CD6">
            <w:pPr>
              <w:spacing w:after="60"/>
              <w:rPr>
                <w:rFonts w:ascii="Calibri" w:hAnsi="Calibri"/>
                <w:sz w:val="12"/>
                <w:szCs w:val="12"/>
              </w:rPr>
            </w:pPr>
          </w:p>
          <w:p w14:paraId="27605C78" w14:textId="77777777" w:rsidR="006D6CD6" w:rsidRPr="00A42831" w:rsidRDefault="006D6CD6" w:rsidP="006D6CD6">
            <w:pPr>
              <w:spacing w:after="60"/>
              <w:rPr>
                <w:rFonts w:ascii="Calibri" w:hAnsi="Calibri"/>
                <w:sz w:val="12"/>
                <w:szCs w:val="12"/>
              </w:rPr>
            </w:pPr>
            <w:r w:rsidRPr="00A42831">
              <w:rPr>
                <w:rFonts w:ascii="Calibri" w:hAnsi="Calibri"/>
                <w:sz w:val="12"/>
                <w:szCs w:val="12"/>
              </w:rPr>
              <w:t>elseif parent is CF1R-ALT-02, then</w:t>
            </w:r>
          </w:p>
          <w:p w14:paraId="36C82902" w14:textId="77777777" w:rsidR="006D6CD6" w:rsidRPr="00B9256D" w:rsidRDefault="006D6CD6" w:rsidP="006D6CD6">
            <w:pPr>
              <w:spacing w:after="60"/>
              <w:rPr>
                <w:rFonts w:ascii="Calibri" w:hAnsi="Calibri"/>
                <w:sz w:val="14"/>
                <w:szCs w:val="14"/>
              </w:rPr>
            </w:pPr>
            <w:r w:rsidRPr="00A42831">
              <w:rPr>
                <w:rFonts w:ascii="Calibri" w:hAnsi="Calibri"/>
                <w:sz w:val="12"/>
                <w:szCs w:val="12"/>
              </w:rPr>
              <w:t>reference value from CF1R-ALT-02 field A08.  endif1</w:t>
            </w:r>
          </w:p>
          <w:p w14:paraId="26FCBCFA" w14:textId="2F8A06E7" w:rsidR="00196676" w:rsidRPr="00295655" w:rsidRDefault="006D6CD6" w:rsidP="00196676">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2" w:type="pct"/>
            <w:tcMar>
              <w:left w:w="29" w:type="dxa"/>
              <w:right w:w="29" w:type="dxa"/>
            </w:tcMar>
            <w:vAlign w:val="center"/>
          </w:tcPr>
          <w:p w14:paraId="26FCBCFB"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CFC" w14:textId="38C89417" w:rsidR="00196676" w:rsidRPr="00295655" w:rsidRDefault="00196676" w:rsidP="00DB7F88">
            <w:pPr>
              <w:spacing w:after="60"/>
              <w:rPr>
                <w:rFonts w:ascii="Calibri" w:hAnsi="Calibri"/>
                <w:sz w:val="18"/>
                <w:szCs w:val="18"/>
              </w:rPr>
            </w:pPr>
            <w:r w:rsidRPr="00295655">
              <w:rPr>
                <w:rFonts w:ascii="Calibri" w:hAnsi="Calibri"/>
                <w:sz w:val="18"/>
                <w:szCs w:val="18"/>
              </w:rPr>
              <w:t xml:space="preserve">Number of Space Conditioning Systems in this </w:t>
            </w:r>
            <w:r w:rsidR="00DB7F88">
              <w:rPr>
                <w:rFonts w:ascii="Calibri" w:hAnsi="Calibri"/>
                <w:sz w:val="18"/>
                <w:szCs w:val="18"/>
              </w:rPr>
              <w:t>D</w:t>
            </w:r>
            <w:r w:rsidRPr="00295655">
              <w:rPr>
                <w:rFonts w:ascii="Calibri" w:hAnsi="Calibri"/>
                <w:sz w:val="18"/>
                <w:szCs w:val="18"/>
              </w:rPr>
              <w:t xml:space="preserve">welling </w:t>
            </w:r>
            <w:r w:rsidR="00DB7F88">
              <w:rPr>
                <w:rFonts w:ascii="Calibri" w:hAnsi="Calibri"/>
                <w:sz w:val="18"/>
                <w:szCs w:val="18"/>
              </w:rPr>
              <w:t>U</w:t>
            </w:r>
            <w:r w:rsidRPr="00295655">
              <w:rPr>
                <w:rFonts w:ascii="Calibri" w:hAnsi="Calibri"/>
                <w:sz w:val="18"/>
                <w:szCs w:val="18"/>
              </w:rPr>
              <w:t>nit</w:t>
            </w:r>
          </w:p>
        </w:tc>
        <w:tc>
          <w:tcPr>
            <w:tcW w:w="1177" w:type="pct"/>
            <w:vAlign w:val="center"/>
          </w:tcPr>
          <w:p w14:paraId="26FCBCFD" w14:textId="5D37A66E"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&lt;&lt;integer: xx; </w:t>
            </w:r>
            <w:r w:rsidR="00A42003">
              <w:rPr>
                <w:rFonts w:ascii="Calibri" w:hAnsi="Calibri"/>
                <w:sz w:val="18"/>
                <w:szCs w:val="18"/>
              </w:rPr>
              <w:t xml:space="preserve">If parent is CF1R-ALT-02 doc type, then use as </w:t>
            </w:r>
            <w:r w:rsidRPr="00295655">
              <w:rPr>
                <w:rFonts w:ascii="Calibri" w:hAnsi="Calibri"/>
                <w:sz w:val="18"/>
                <w:szCs w:val="18"/>
              </w:rPr>
              <w:t xml:space="preserve">default </w:t>
            </w:r>
            <w:r w:rsidR="00A42003">
              <w:rPr>
                <w:rFonts w:ascii="Calibri" w:hAnsi="Calibri"/>
                <w:sz w:val="18"/>
                <w:szCs w:val="18"/>
              </w:rPr>
              <w:t xml:space="preserve">the </w:t>
            </w:r>
            <w:r w:rsidRPr="00295655">
              <w:rPr>
                <w:rFonts w:ascii="Calibri" w:hAnsi="Calibri"/>
                <w:sz w:val="18"/>
                <w:szCs w:val="18"/>
              </w:rPr>
              <w:t>value referenced from CF1R</w:t>
            </w:r>
            <w:r w:rsidR="00A42003">
              <w:rPr>
                <w:rFonts w:ascii="Calibri" w:hAnsi="Calibri"/>
                <w:sz w:val="18"/>
                <w:szCs w:val="18"/>
              </w:rPr>
              <w:t>-ALT-02 Section A</w:t>
            </w:r>
            <w:r w:rsidR="006D6CD6">
              <w:rPr>
                <w:rFonts w:ascii="Calibri" w:hAnsi="Calibri"/>
                <w:sz w:val="18"/>
                <w:szCs w:val="18"/>
              </w:rPr>
              <w:t xml:space="preserve"> (field A10)</w:t>
            </w:r>
            <w:r w:rsidRPr="00295655">
              <w:rPr>
                <w:rFonts w:ascii="Calibri" w:hAnsi="Calibri"/>
                <w:sz w:val="18"/>
                <w:szCs w:val="18"/>
              </w:rPr>
              <w:t xml:space="preserve">; or allow user to override the default and input a new </w:t>
            </w:r>
            <w:proofErr w:type="gramStart"/>
            <w:r w:rsidRPr="00295655">
              <w:rPr>
                <w:rFonts w:ascii="Calibri" w:hAnsi="Calibri"/>
                <w:sz w:val="18"/>
                <w:szCs w:val="18"/>
              </w:rPr>
              <w:t>value;  flag</w:t>
            </w:r>
            <w:proofErr w:type="gramEnd"/>
            <w:r w:rsidRPr="00295655">
              <w:rPr>
                <w:rFonts w:ascii="Calibri" w:hAnsi="Calibri"/>
                <w:sz w:val="18"/>
                <w:szCs w:val="18"/>
              </w:rPr>
              <w:t xml:space="preserve"> non-default values and report in project status notes field</w:t>
            </w:r>
            <w:r w:rsidR="00A42003">
              <w:rPr>
                <w:rFonts w:ascii="Calibri" w:hAnsi="Calibri"/>
                <w:sz w:val="18"/>
                <w:szCs w:val="18"/>
              </w:rPr>
              <w:t>; elseif parent is not CF1R-ALT-02 doc type, then user input the integer value</w:t>
            </w:r>
            <w:r w:rsidRPr="00295655">
              <w:rPr>
                <w:rFonts w:ascii="Calibri" w:hAnsi="Calibri"/>
                <w:sz w:val="18"/>
                <w:szCs w:val="18"/>
              </w:rPr>
              <w:t>&gt;&gt;</w:t>
            </w:r>
          </w:p>
        </w:tc>
      </w:tr>
      <w:tr w:rsidR="00196676" w:rsidRPr="00295655" w14:paraId="26FCBD09" w14:textId="77777777" w:rsidTr="00196676">
        <w:trPr>
          <w:cantSplit/>
          <w:trHeight w:val="1142"/>
        </w:trPr>
        <w:tc>
          <w:tcPr>
            <w:tcW w:w="103" w:type="pct"/>
            <w:tcMar>
              <w:left w:w="29" w:type="dxa"/>
              <w:right w:w="29" w:type="dxa"/>
            </w:tcMar>
            <w:vAlign w:val="center"/>
          </w:tcPr>
          <w:p w14:paraId="26FCBCFF"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26FCBD00" w14:textId="7D6A7676" w:rsidR="00196676" w:rsidRPr="00295655" w:rsidRDefault="00196676" w:rsidP="00196676">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D01" w14:textId="6196614E"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 reference document type property from </w:t>
            </w:r>
            <w:del w:id="240" w:author="Alhabibi, Haider@Energy" w:date="2022-02-14T14:00:00Z">
              <w:r w:rsidRPr="00295655" w:rsidDel="0033717F">
                <w:rPr>
                  <w:rFonts w:ascii="Calibri" w:hAnsi="Calibri"/>
                  <w:sz w:val="18"/>
                  <w:szCs w:val="18"/>
                </w:rPr>
                <w:delText>CF1R</w:delText>
              </w:r>
            </w:del>
            <w:ins w:id="241" w:author="Alhabibi, Haider@Energy" w:date="2022-02-14T14:00:00Z">
              <w:r w:rsidR="0033717F">
                <w:rPr>
                  <w:rFonts w:ascii="Calibri" w:hAnsi="Calibri"/>
                  <w:sz w:val="18"/>
                  <w:szCs w:val="18"/>
                </w:rPr>
                <w:t>LMCC</w:t>
              </w:r>
            </w:ins>
            <w:r w:rsidRPr="00295655">
              <w:rPr>
                <w:rFonts w:ascii="Calibri" w:hAnsi="Calibri"/>
                <w:sz w:val="18"/>
                <w:szCs w:val="18"/>
              </w:rPr>
              <w:t xml:space="preserve">:  allowed values: </w:t>
            </w:r>
            <w:r w:rsidRPr="00295655">
              <w:rPr>
                <w:rFonts w:ascii="Calibri" w:hAnsi="Calibri"/>
                <w:sz w:val="18"/>
                <w:szCs w:val="18"/>
                <w:u w:val="single"/>
              </w:rPr>
              <w:t>performance (</w:t>
            </w:r>
            <w:del w:id="242" w:author="Alhabibi, Haider@Energy" w:date="2022-02-14T14:00:00Z">
              <w:r w:rsidRPr="00295655" w:rsidDel="0033717F">
                <w:rPr>
                  <w:rFonts w:ascii="Calibri" w:hAnsi="Calibri"/>
                  <w:sz w:val="18"/>
                  <w:szCs w:val="18"/>
                  <w:u w:val="single"/>
                </w:rPr>
                <w:delText>CF1R</w:delText>
              </w:r>
            </w:del>
            <w:ins w:id="243" w:author="Alhabibi, Haider@Energy" w:date="2022-02-14T14:00:00Z">
              <w:r w:rsidR="0033717F">
                <w:rPr>
                  <w:rFonts w:ascii="Calibri" w:hAnsi="Calibri"/>
                  <w:sz w:val="18"/>
                  <w:szCs w:val="18"/>
                  <w:u w:val="single"/>
                </w:rPr>
                <w:t>LMCC</w:t>
              </w:r>
            </w:ins>
            <w:r w:rsidRPr="00295655">
              <w:rPr>
                <w:rFonts w:ascii="Calibri" w:hAnsi="Calibri"/>
                <w:sz w:val="18"/>
                <w:szCs w:val="18"/>
                <w:u w:val="single"/>
              </w:rPr>
              <w:t>-PRF)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26FCBD02"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D03" w14:textId="74EF20E3" w:rsidR="00196676" w:rsidRPr="00295655" w:rsidRDefault="00DB7F88" w:rsidP="00DB7F88">
            <w:pPr>
              <w:spacing w:after="60"/>
              <w:rPr>
                <w:rFonts w:ascii="Calibri" w:hAnsi="Calibri"/>
                <w:sz w:val="18"/>
                <w:szCs w:val="18"/>
              </w:rPr>
            </w:pPr>
            <w:r>
              <w:rPr>
                <w:rFonts w:ascii="Calibri" w:hAnsi="Calibri"/>
                <w:sz w:val="18"/>
                <w:szCs w:val="18"/>
              </w:rPr>
              <w:t>M</w:t>
            </w:r>
            <w:r w:rsidR="00196676" w:rsidRPr="00295655">
              <w:rPr>
                <w:rFonts w:ascii="Calibri" w:hAnsi="Calibri"/>
                <w:sz w:val="18"/>
                <w:szCs w:val="18"/>
              </w:rPr>
              <w:t xml:space="preserve">ethod </w:t>
            </w:r>
            <w:r>
              <w:rPr>
                <w:rFonts w:ascii="Calibri" w:hAnsi="Calibri"/>
                <w:sz w:val="18"/>
                <w:szCs w:val="18"/>
              </w:rPr>
              <w:t>U</w:t>
            </w:r>
            <w:r w:rsidR="00196676" w:rsidRPr="00295655">
              <w:rPr>
                <w:rFonts w:ascii="Calibri" w:hAnsi="Calibri"/>
                <w:sz w:val="18"/>
                <w:szCs w:val="18"/>
              </w:rPr>
              <w:t xml:space="preserve">sed to </w:t>
            </w:r>
            <w:r>
              <w:rPr>
                <w:rFonts w:ascii="Calibri" w:hAnsi="Calibri"/>
                <w:sz w:val="18"/>
                <w:szCs w:val="18"/>
              </w:rPr>
              <w:t>C</w:t>
            </w:r>
            <w:r w:rsidR="00196676" w:rsidRPr="00295655">
              <w:rPr>
                <w:rFonts w:ascii="Calibri" w:hAnsi="Calibri"/>
                <w:sz w:val="18"/>
                <w:szCs w:val="18"/>
              </w:rPr>
              <w:t xml:space="preserve">alculate HVAC </w:t>
            </w:r>
            <w:r>
              <w:rPr>
                <w:rFonts w:ascii="Calibri" w:hAnsi="Calibri"/>
                <w:sz w:val="18"/>
                <w:szCs w:val="18"/>
              </w:rPr>
              <w:t>L</w:t>
            </w:r>
            <w:r w:rsidR="00196676" w:rsidRPr="00295655">
              <w:rPr>
                <w:rFonts w:ascii="Calibri" w:hAnsi="Calibri"/>
                <w:sz w:val="18"/>
                <w:szCs w:val="18"/>
              </w:rPr>
              <w:t>oads</w:t>
            </w:r>
            <w:ins w:id="244" w:author="Markstrum, Alexis" w:date="2021-11-22T10:10:00Z">
              <w:r w:rsidR="00770CAD">
                <w:rPr>
                  <w:rFonts w:ascii="Calibri" w:hAnsi="Calibri"/>
                  <w:sz w:val="18"/>
                  <w:szCs w:val="18"/>
                </w:rPr>
                <w:t xml:space="preserve"> </w:t>
              </w:r>
            </w:ins>
            <w:ins w:id="245" w:author="Markstrum, Alexis" w:date="2021-11-22T10:11:00Z">
              <w:r w:rsidR="00770CAD">
                <w:rPr>
                  <w:rFonts w:ascii="Calibri" w:hAnsi="Calibri"/>
                  <w:sz w:val="18"/>
                  <w:szCs w:val="18"/>
                </w:rPr>
                <w:t xml:space="preserve">(See </w:t>
              </w:r>
            </w:ins>
            <w:ins w:id="246" w:author="Markstrum, Alexis" w:date="2021-11-22T15:32:00Z">
              <w:r w:rsidR="00645B9D">
                <w:rPr>
                  <w:rFonts w:ascii="Calibri" w:hAnsi="Calibri"/>
                  <w:sz w:val="18"/>
                  <w:szCs w:val="18"/>
                </w:rPr>
                <w:t>S</w:t>
              </w:r>
            </w:ins>
            <w:ins w:id="247" w:author="Markstrum, Alexis" w:date="2021-11-22T10:11:00Z">
              <w:r w:rsidR="00770CAD">
                <w:rPr>
                  <w:rFonts w:ascii="Calibri" w:hAnsi="Calibri"/>
                  <w:sz w:val="18"/>
                  <w:szCs w:val="18"/>
                </w:rPr>
                <w:t>ection 1</w:t>
              </w:r>
            </w:ins>
            <w:ins w:id="248" w:author="Moua, Cheng@Energy" w:date="2022-02-07T14:53:00Z">
              <w:r w:rsidR="00490C5B">
                <w:rPr>
                  <w:rFonts w:ascii="Calibri" w:hAnsi="Calibri"/>
                  <w:sz w:val="18"/>
                  <w:szCs w:val="18"/>
                </w:rPr>
                <w:t>60.3(b)1</w:t>
              </w:r>
            </w:ins>
            <w:ins w:id="249" w:author="Markstrum, Alexis" w:date="2021-11-22T10:11:00Z">
              <w:del w:id="250" w:author="Moua, Cheng@Energy" w:date="2022-02-07T14:53:00Z">
                <w:r w:rsidR="00770CAD" w:rsidDel="00490C5B">
                  <w:rPr>
                    <w:rFonts w:ascii="Calibri" w:hAnsi="Calibri"/>
                    <w:sz w:val="18"/>
                    <w:szCs w:val="18"/>
                  </w:rPr>
                  <w:delText>50.0(h)</w:delText>
                </w:r>
              </w:del>
              <w:r w:rsidR="00770CAD">
                <w:rPr>
                  <w:rFonts w:ascii="Calibri" w:hAnsi="Calibri"/>
                  <w:sz w:val="18"/>
                  <w:szCs w:val="18"/>
                </w:rPr>
                <w:t>.)</w:t>
              </w:r>
            </w:ins>
          </w:p>
        </w:tc>
        <w:tc>
          <w:tcPr>
            <w:tcW w:w="1177" w:type="pct"/>
            <w:vAlign w:val="center"/>
          </w:tcPr>
          <w:p w14:paraId="26FCBD04"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&lt;&lt;</w:t>
            </w:r>
            <w:proofErr w:type="gramStart"/>
            <w:r w:rsidRPr="00295655">
              <w:rPr>
                <w:rFonts w:asciiTheme="minorHAnsi" w:hAnsiTheme="minorHAnsi"/>
                <w:sz w:val="18"/>
                <w:szCs w:val="18"/>
              </w:rPr>
              <w:t>user</w:t>
            </w:r>
            <w:proofErr w:type="gramEnd"/>
            <w:r w:rsidRPr="00295655">
              <w:rPr>
                <w:rFonts w:asciiTheme="minorHAnsi" w:hAnsiTheme="minorHAnsi"/>
                <w:sz w:val="18"/>
                <w:szCs w:val="18"/>
              </w:rPr>
              <w:t xml:space="preserve"> select from list: </w:t>
            </w:r>
          </w:p>
          <w:p w14:paraId="26FCBD05"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*ASHRAE </w:t>
            </w:r>
            <w:proofErr w:type="gramStart"/>
            <w:r w:rsidRPr="00295655">
              <w:rPr>
                <w:rFonts w:asciiTheme="minorHAnsi" w:hAnsiTheme="minorHAnsi"/>
                <w:sz w:val="18"/>
                <w:szCs w:val="18"/>
              </w:rPr>
              <w:t>Handbook;</w:t>
            </w:r>
            <w:proofErr w:type="gramEnd"/>
            <w:r w:rsidRPr="00295655">
              <w:rPr>
                <w:rFonts w:asciiTheme="minorHAnsi" w:hAnsiTheme="minorHAnsi"/>
                <w:sz w:val="18"/>
                <w:szCs w:val="18"/>
              </w:rPr>
              <w:t xml:space="preserve">  </w:t>
            </w:r>
          </w:p>
          <w:p w14:paraId="26FCBD06"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*SMACNA Residential Comfort System Installation Standards </w:t>
            </w:r>
            <w:proofErr w:type="gramStart"/>
            <w:r w:rsidRPr="00295655">
              <w:rPr>
                <w:rFonts w:asciiTheme="minorHAnsi" w:hAnsiTheme="minorHAnsi"/>
                <w:sz w:val="18"/>
                <w:szCs w:val="18"/>
              </w:rPr>
              <w:t>Manual;</w:t>
            </w:r>
            <w:proofErr w:type="gramEnd"/>
          </w:p>
          <w:p w14:paraId="26FCBD07"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*ACCA Manual J</w:t>
            </w:r>
          </w:p>
          <w:p w14:paraId="26FCBD08" w14:textId="77777777" w:rsidR="00196676" w:rsidRPr="00295655" w:rsidRDefault="00196676" w:rsidP="00196676">
            <w:pPr>
              <w:rPr>
                <w:rFonts w:ascii="Calibri" w:hAnsi="Calibri"/>
                <w:sz w:val="18"/>
                <w:szCs w:val="18"/>
              </w:rPr>
            </w:pPr>
            <w:r w:rsidRPr="00295655">
              <w:rPr>
                <w:rFonts w:asciiTheme="minorHAnsi" w:hAnsiTheme="minorHAnsi"/>
                <w:sz w:val="18"/>
                <w:szCs w:val="18"/>
              </w:rPr>
              <w:t>*n/a equipment changeout, like-for-like&gt;&gt;</w:t>
            </w:r>
          </w:p>
        </w:tc>
      </w:tr>
      <w:tr w:rsidR="00196676" w:rsidRPr="00295655" w14:paraId="26FCBD10" w14:textId="77777777" w:rsidTr="00196676">
        <w:trPr>
          <w:cantSplit/>
          <w:trHeight w:val="432"/>
        </w:trPr>
        <w:tc>
          <w:tcPr>
            <w:tcW w:w="103" w:type="pct"/>
            <w:tcMar>
              <w:left w:w="29" w:type="dxa"/>
              <w:right w:w="29" w:type="dxa"/>
            </w:tcMar>
            <w:vAlign w:val="center"/>
          </w:tcPr>
          <w:p w14:paraId="26FCBD0A"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D0B" w14:textId="6F712016" w:rsidR="00196676" w:rsidRPr="00295655" w:rsidRDefault="00196676" w:rsidP="00196676">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D0C"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n/a equipment changeout, like-for-like" is selected in A06)</w:t>
            </w:r>
            <w:r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26FCBD0D"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D0E" w14:textId="61E8E4B3" w:rsidR="00196676" w:rsidRPr="00295655" w:rsidRDefault="00196676" w:rsidP="00196676">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D0F"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n/a equipment changeout, like-for-like" is selected in A06)</w:t>
            </w:r>
            <w:r w:rsidRPr="007E2934">
              <w:rPr>
                <w:rFonts w:ascii="Calibri" w:hAnsi="Calibri"/>
                <w:sz w:val="18"/>
                <w:szCs w:val="18"/>
              </w:rPr>
              <w:t xml:space="preserve"> </w:t>
            </w:r>
            <w:r w:rsidRPr="00295655">
              <w:rPr>
                <w:rFonts w:ascii="Calibri" w:hAnsi="Calibri"/>
                <w:sz w:val="18"/>
                <w:szCs w:val="18"/>
              </w:rPr>
              <w:t>&gt;&gt;</w:t>
            </w:r>
          </w:p>
        </w:tc>
      </w:tr>
      <w:tr w:rsidR="0099743B" w:rsidRPr="00295655" w14:paraId="26FCBD21" w14:textId="77777777" w:rsidTr="00196676">
        <w:trPr>
          <w:cantSplit/>
          <w:trHeight w:val="432"/>
        </w:trPr>
        <w:tc>
          <w:tcPr>
            <w:tcW w:w="103" w:type="pct"/>
            <w:tcMar>
              <w:left w:w="29" w:type="dxa"/>
              <w:right w:w="29" w:type="dxa"/>
            </w:tcMar>
            <w:vAlign w:val="center"/>
          </w:tcPr>
          <w:p w14:paraId="26FCBD11" w14:textId="77777777" w:rsidR="0099743B" w:rsidRPr="00295655" w:rsidRDefault="0099743B" w:rsidP="00196676">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26FCBD12" w14:textId="20B56856" w:rsidR="0099743B" w:rsidRPr="00295655" w:rsidRDefault="0099743B" w:rsidP="00196676">
            <w:pPr>
              <w:rPr>
                <w:rFonts w:ascii="Calibri" w:hAnsi="Calibri"/>
                <w:sz w:val="18"/>
                <w:szCs w:val="18"/>
              </w:rPr>
            </w:pPr>
            <w:r>
              <w:rPr>
                <w:rFonts w:ascii="Calibri" w:hAnsi="Calibri"/>
                <w:sz w:val="18"/>
                <w:szCs w:val="18"/>
              </w:rPr>
              <w:t>Dwelling Unit Number of Bedrooms</w:t>
            </w:r>
          </w:p>
        </w:tc>
        <w:tc>
          <w:tcPr>
            <w:tcW w:w="1261" w:type="pct"/>
            <w:vAlign w:val="center"/>
          </w:tcPr>
          <w:p w14:paraId="26FCBD13" w14:textId="77777777" w:rsidR="0099743B" w:rsidRDefault="0099743B" w:rsidP="00EF1B8F">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26FCBD14" w14:textId="72398F74" w:rsidR="0099743B" w:rsidRPr="00990CE6" w:rsidRDefault="0099743B" w:rsidP="00EF1B8F">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w:t>
            </w:r>
            <w:del w:id="251" w:author="Alhabibi, Haider@Energy" w:date="2022-02-14T14:00:00Z">
              <w:r w:rsidDel="0033717F">
                <w:rPr>
                  <w:rFonts w:ascii="Calibri" w:hAnsi="Calibri"/>
                  <w:sz w:val="18"/>
                  <w:szCs w:val="18"/>
                </w:rPr>
                <w:delText>CF1R</w:delText>
              </w:r>
            </w:del>
            <w:ins w:id="252" w:author="Alhabibi, Haider@Energy" w:date="2022-02-14T14:00:00Z">
              <w:r w:rsidR="0033717F">
                <w:rPr>
                  <w:rFonts w:ascii="Calibri" w:hAnsi="Calibri"/>
                  <w:sz w:val="18"/>
                  <w:szCs w:val="18"/>
                </w:rPr>
                <w:t>LMCC</w:t>
              </w:r>
            </w:ins>
            <w:r>
              <w:rPr>
                <w:rFonts w:ascii="Calibri" w:hAnsi="Calibri"/>
                <w:sz w:val="18"/>
                <w:szCs w:val="18"/>
              </w:rPr>
              <w:t xml:space="preserve">-PRF </w:t>
            </w:r>
            <w:r w:rsidRPr="00990CE6">
              <w:rPr>
                <w:rFonts w:ascii="Calibri" w:hAnsi="Calibri"/>
                <w:sz w:val="18"/>
                <w:szCs w:val="18"/>
              </w:rPr>
              <w:t>or allow user to override the default and input a new value</w:t>
            </w:r>
            <w:r w:rsidR="00B717B1" w:rsidRPr="00C06492">
              <w:rPr>
                <w:rFonts w:ascii="Calibri" w:hAnsi="Calibri"/>
                <w:sz w:val="18"/>
                <w:szCs w:val="18"/>
              </w:rPr>
              <w:t xml:space="preserve"> constrained to be greater than or equal to the default value from the </w:t>
            </w:r>
            <w:del w:id="253" w:author="Alhabibi, Haider@Energy" w:date="2022-02-14T14:00:00Z">
              <w:r w:rsidR="00B717B1" w:rsidRPr="00C06492" w:rsidDel="0033717F">
                <w:rPr>
                  <w:rFonts w:ascii="Calibri" w:hAnsi="Calibri"/>
                  <w:sz w:val="18"/>
                  <w:szCs w:val="18"/>
                </w:rPr>
                <w:delText>CF1R</w:delText>
              </w:r>
            </w:del>
            <w:ins w:id="254" w:author="Alhabibi, Haider@Energy" w:date="2022-02-14T14:00:00Z">
              <w:r w:rsidR="0033717F">
                <w:rPr>
                  <w:rFonts w:ascii="Calibri" w:hAnsi="Calibri"/>
                  <w:sz w:val="18"/>
                  <w:szCs w:val="18"/>
                </w:rPr>
                <w:t>LMCC</w:t>
              </w:r>
            </w:ins>
            <w:r w:rsidR="00B717B1" w:rsidRPr="00C06492">
              <w:rPr>
                <w:rFonts w:ascii="Calibri" w:hAnsi="Calibri"/>
                <w:sz w:val="18"/>
                <w:szCs w:val="18"/>
              </w:rPr>
              <w:t>-</w:t>
            </w:r>
            <w:proofErr w:type="gramStart"/>
            <w:r w:rsidR="00B717B1"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26FCBD15" w14:textId="265DBFD6" w:rsidR="0099743B" w:rsidRDefault="0099743B" w:rsidP="00EF1B8F">
            <w:pPr>
              <w:spacing w:after="60"/>
              <w:rPr>
                <w:rFonts w:ascii="Calibri" w:hAnsi="Calibri"/>
                <w:sz w:val="18"/>
                <w:szCs w:val="18"/>
              </w:rPr>
            </w:pPr>
            <w:r>
              <w:rPr>
                <w:rFonts w:ascii="Calibri" w:hAnsi="Calibri"/>
                <w:sz w:val="18"/>
                <w:szCs w:val="18"/>
              </w:rPr>
              <w:t xml:space="preserve">elseif parent is not </w:t>
            </w:r>
            <w:del w:id="255" w:author="Alhabibi, Haider@Energy" w:date="2022-02-14T14:00:00Z">
              <w:r w:rsidDel="0033717F">
                <w:rPr>
                  <w:rFonts w:ascii="Calibri" w:hAnsi="Calibri"/>
                  <w:sz w:val="18"/>
                  <w:szCs w:val="18"/>
                </w:rPr>
                <w:delText>CF1R</w:delText>
              </w:r>
            </w:del>
            <w:ins w:id="256" w:author="Alhabibi, Haider@Energy" w:date="2022-02-14T14:00:00Z">
              <w:r w:rsidR="0033717F">
                <w:rPr>
                  <w:rFonts w:ascii="Calibri" w:hAnsi="Calibri"/>
                  <w:sz w:val="18"/>
                  <w:szCs w:val="18"/>
                </w:rPr>
                <w:t>LMCC</w:t>
              </w:r>
            </w:ins>
            <w:r>
              <w:rPr>
                <w:rFonts w:ascii="Calibri" w:hAnsi="Calibri"/>
                <w:sz w:val="18"/>
                <w:szCs w:val="18"/>
              </w:rPr>
              <w:t>-PRF</w:t>
            </w:r>
            <w:r w:rsidRPr="00990CE6">
              <w:rPr>
                <w:rFonts w:ascii="Calibri" w:hAnsi="Calibri"/>
                <w:sz w:val="18"/>
                <w:szCs w:val="18"/>
              </w:rPr>
              <w:t xml:space="preserve"> doc type, t</w:t>
            </w:r>
            <w:r>
              <w:rPr>
                <w:rFonts w:ascii="Calibri" w:hAnsi="Calibri"/>
                <w:sz w:val="18"/>
                <w:szCs w:val="18"/>
              </w:rPr>
              <w:t>hen user input the integer value xx&gt;&gt;</w:t>
            </w:r>
          </w:p>
          <w:p w14:paraId="26FCBD16" w14:textId="77777777" w:rsidR="0099743B" w:rsidRPr="00295655" w:rsidRDefault="0099743B" w:rsidP="00196676">
            <w:pPr>
              <w:spacing w:after="60"/>
              <w:rPr>
                <w:rFonts w:ascii="Calibri" w:hAnsi="Calibri"/>
                <w:sz w:val="18"/>
                <w:szCs w:val="18"/>
              </w:rPr>
            </w:pPr>
          </w:p>
        </w:tc>
        <w:tc>
          <w:tcPr>
            <w:tcW w:w="92" w:type="pct"/>
            <w:tcMar>
              <w:left w:w="29" w:type="dxa"/>
              <w:right w:w="29" w:type="dxa"/>
            </w:tcMar>
            <w:vAlign w:val="center"/>
          </w:tcPr>
          <w:p w14:paraId="26FCBD17" w14:textId="77777777" w:rsidR="0099743B" w:rsidRPr="00295655" w:rsidRDefault="0099743B" w:rsidP="00196676">
            <w:pPr>
              <w:spacing w:after="60"/>
              <w:jc w:val="center"/>
              <w:rPr>
                <w:rFonts w:ascii="Calibri" w:hAnsi="Calibri"/>
                <w:sz w:val="18"/>
                <w:szCs w:val="18"/>
              </w:rPr>
            </w:pPr>
          </w:p>
        </w:tc>
        <w:tc>
          <w:tcPr>
            <w:tcW w:w="1260" w:type="pct"/>
            <w:vAlign w:val="center"/>
          </w:tcPr>
          <w:p w14:paraId="26FCBD18" w14:textId="77777777" w:rsidR="0099743B" w:rsidRPr="00295655" w:rsidRDefault="0099743B" w:rsidP="00196676">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4086E119" w14:textId="77777777" w:rsidR="0059535D" w:rsidRDefault="0059535D" w:rsidP="0059535D">
            <w:pPr>
              <w:rPr>
                <w:rFonts w:ascii="Calibri" w:hAnsi="Calibri"/>
                <w:sz w:val="18"/>
                <w:szCs w:val="18"/>
              </w:rPr>
            </w:pPr>
            <w:r>
              <w:rPr>
                <w:rFonts w:ascii="Calibri" w:hAnsi="Calibri"/>
                <w:sz w:val="18"/>
                <w:szCs w:val="18"/>
              </w:rPr>
              <w:t>&lt;&lt;calculated field:</w:t>
            </w:r>
          </w:p>
          <w:p w14:paraId="117660B7" w14:textId="77777777" w:rsidR="0059535D" w:rsidRDefault="0059535D" w:rsidP="0059535D">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0568FDCA" w14:textId="49533681" w:rsidR="0059535D" w:rsidRDefault="0059535D" w:rsidP="0059535D">
            <w:pPr>
              <w:rPr>
                <w:rFonts w:ascii="Calibri" w:hAnsi="Calibri"/>
                <w:sz w:val="18"/>
                <w:szCs w:val="18"/>
              </w:rPr>
            </w:pPr>
            <w:r>
              <w:rPr>
                <w:rFonts w:ascii="Calibri" w:hAnsi="Calibri"/>
                <w:sz w:val="18"/>
                <w:szCs w:val="18"/>
              </w:rPr>
              <w:t xml:space="preserve">     if2 </w:t>
            </w:r>
            <w:del w:id="257" w:author="Alhabibi, Haider@Energy" w:date="2022-02-14T14:00:00Z">
              <w:r w:rsidDel="0033717F">
                <w:rPr>
                  <w:rFonts w:ascii="Calibri" w:hAnsi="Calibri"/>
                  <w:sz w:val="18"/>
                  <w:szCs w:val="18"/>
                </w:rPr>
                <w:delText>CF1R</w:delText>
              </w:r>
            </w:del>
            <w:ins w:id="258" w:author="Alhabibi, Haider@Energy" w:date="2022-02-14T14:00:00Z">
              <w:r w:rsidR="0033717F">
                <w:rPr>
                  <w:rFonts w:ascii="Calibri" w:hAnsi="Calibri"/>
                  <w:sz w:val="18"/>
                  <w:szCs w:val="18"/>
                </w:rPr>
                <w:t>LMCC</w:t>
              </w:r>
            </w:ins>
            <w:r>
              <w:rPr>
                <w:rFonts w:ascii="Calibri" w:hAnsi="Calibri"/>
                <w:sz w:val="18"/>
                <w:szCs w:val="18"/>
              </w:rPr>
              <w:t>-PRF Project Scope=one of the</w:t>
            </w:r>
          </w:p>
          <w:p w14:paraId="27DCCF6E" w14:textId="77777777" w:rsidR="0059535D" w:rsidRDefault="0059535D" w:rsidP="0059535D">
            <w:pPr>
              <w:rPr>
                <w:rFonts w:ascii="Calibri" w:hAnsi="Calibri"/>
                <w:sz w:val="18"/>
                <w:szCs w:val="18"/>
              </w:rPr>
            </w:pPr>
            <w:r>
              <w:rPr>
                <w:rFonts w:ascii="Calibri" w:hAnsi="Calibri"/>
                <w:sz w:val="18"/>
                <w:szCs w:val="18"/>
              </w:rPr>
              <w:t xml:space="preserve">     following two types:</w:t>
            </w:r>
          </w:p>
          <w:p w14:paraId="5D0E6668" w14:textId="77777777" w:rsidR="0059535D" w:rsidRDefault="0059535D" w:rsidP="0059535D">
            <w:pPr>
              <w:rPr>
                <w:rFonts w:ascii="Calibri" w:hAnsi="Calibri"/>
                <w:sz w:val="18"/>
                <w:szCs w:val="18"/>
              </w:rPr>
            </w:pPr>
            <w:r>
              <w:rPr>
                <w:rFonts w:ascii="Calibri" w:hAnsi="Calibri"/>
                <w:sz w:val="18"/>
                <w:szCs w:val="18"/>
              </w:rPr>
              <w:t xml:space="preserve">     **Addition and/or Alteration</w:t>
            </w:r>
          </w:p>
          <w:p w14:paraId="0C7B8D82" w14:textId="77777777" w:rsidR="0059535D" w:rsidRDefault="0059535D" w:rsidP="0059535D">
            <w:pPr>
              <w:rPr>
                <w:rFonts w:ascii="Calibri" w:hAnsi="Calibri"/>
                <w:sz w:val="18"/>
                <w:szCs w:val="18"/>
              </w:rPr>
            </w:pPr>
            <w:r>
              <w:rPr>
                <w:rFonts w:ascii="Calibri" w:hAnsi="Calibri"/>
                <w:sz w:val="18"/>
                <w:szCs w:val="18"/>
              </w:rPr>
              <w:t xml:space="preserve">     **Newly Constructed - Addition Alone</w:t>
            </w:r>
          </w:p>
          <w:p w14:paraId="7AF07303" w14:textId="77777777" w:rsidR="0059535D" w:rsidRDefault="0059535D" w:rsidP="0059535D">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5794288" w14:textId="5D27730C" w:rsidR="0059535D" w:rsidRDefault="0059535D" w:rsidP="0059535D">
            <w:pPr>
              <w:rPr>
                <w:rFonts w:ascii="Calibri" w:hAnsi="Calibri"/>
                <w:sz w:val="18"/>
                <w:szCs w:val="18"/>
              </w:rPr>
            </w:pPr>
            <w:r>
              <w:rPr>
                <w:rFonts w:ascii="Calibri" w:hAnsi="Calibri"/>
                <w:sz w:val="18"/>
                <w:szCs w:val="18"/>
              </w:rPr>
              <w:t xml:space="preserve">     elseif </w:t>
            </w:r>
            <w:del w:id="259" w:author="Alhabibi, Haider@Energy" w:date="2022-02-14T14:00:00Z">
              <w:r w:rsidDel="0033717F">
                <w:rPr>
                  <w:rFonts w:ascii="Calibri" w:hAnsi="Calibri"/>
                  <w:sz w:val="18"/>
                  <w:szCs w:val="18"/>
                </w:rPr>
                <w:delText>CF1R</w:delText>
              </w:r>
            </w:del>
            <w:ins w:id="260" w:author="Alhabibi, Haider@Energy" w:date="2022-02-14T14:00:00Z">
              <w:r w:rsidR="0033717F">
                <w:rPr>
                  <w:rFonts w:ascii="Calibri" w:hAnsi="Calibri"/>
                  <w:sz w:val="18"/>
                  <w:szCs w:val="18"/>
                </w:rPr>
                <w:t>LMCC</w:t>
              </w:r>
            </w:ins>
            <w:r>
              <w:rPr>
                <w:rFonts w:ascii="Calibri" w:hAnsi="Calibri"/>
                <w:sz w:val="18"/>
                <w:szCs w:val="18"/>
              </w:rPr>
              <w:t xml:space="preserve">-PRF Project Scope=Newly </w:t>
            </w:r>
          </w:p>
          <w:p w14:paraId="40D9B4B6" w14:textId="77777777" w:rsidR="00D57BA5" w:rsidRDefault="0059535D" w:rsidP="0059535D">
            <w:pPr>
              <w:rPr>
                <w:rFonts w:ascii="Calibri" w:hAnsi="Calibri"/>
                <w:sz w:val="18"/>
                <w:szCs w:val="18"/>
              </w:rPr>
            </w:pPr>
            <w:r>
              <w:rPr>
                <w:rFonts w:ascii="Calibri" w:hAnsi="Calibri"/>
                <w:sz w:val="18"/>
                <w:szCs w:val="18"/>
              </w:rPr>
              <w:t xml:space="preserve">     Constructed,</w:t>
            </w:r>
          </w:p>
          <w:p w14:paraId="47FA52C4" w14:textId="7AF692F0" w:rsidR="0059535D" w:rsidRDefault="0059535D" w:rsidP="0059535D">
            <w:pPr>
              <w:rPr>
                <w:rFonts w:ascii="Calibri" w:hAnsi="Calibri"/>
                <w:sz w:val="18"/>
                <w:szCs w:val="18"/>
              </w:rPr>
            </w:pPr>
            <w:r>
              <w:rPr>
                <w:rFonts w:ascii="Calibri" w:hAnsi="Calibri"/>
                <w:sz w:val="18"/>
                <w:szCs w:val="18"/>
              </w:rPr>
              <w:t xml:space="preserve">     then display doc variation MECH01a </w:t>
            </w:r>
          </w:p>
          <w:p w14:paraId="694610AD" w14:textId="77777777" w:rsidR="0059535D" w:rsidRDefault="0059535D" w:rsidP="0059535D">
            <w:pPr>
              <w:rPr>
                <w:rFonts w:ascii="Calibri" w:hAnsi="Calibri"/>
                <w:sz w:val="18"/>
                <w:szCs w:val="18"/>
              </w:rPr>
            </w:pPr>
            <w:r>
              <w:rPr>
                <w:rFonts w:ascii="Calibri" w:hAnsi="Calibri"/>
                <w:sz w:val="18"/>
                <w:szCs w:val="18"/>
              </w:rPr>
              <w:t xml:space="preserve">      endif2</w:t>
            </w:r>
          </w:p>
          <w:p w14:paraId="3FFAB722" w14:textId="77777777" w:rsidR="0059535D" w:rsidRDefault="0059535D" w:rsidP="0059535D">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050579D" w14:textId="77777777" w:rsidR="0059535D" w:rsidRDefault="0059535D" w:rsidP="0059535D">
            <w:pPr>
              <w:rPr>
                <w:rFonts w:ascii="Calibri" w:hAnsi="Calibri"/>
                <w:sz w:val="18"/>
                <w:szCs w:val="18"/>
              </w:rPr>
            </w:pPr>
            <w:r>
              <w:rPr>
                <w:rFonts w:ascii="Calibri" w:hAnsi="Calibri"/>
                <w:sz w:val="18"/>
                <w:szCs w:val="18"/>
              </w:rPr>
              <w:t>then display doc variation MECH01b,</w:t>
            </w:r>
          </w:p>
          <w:p w14:paraId="753DE7B7" w14:textId="77777777" w:rsidR="0059535D" w:rsidRDefault="0059535D" w:rsidP="0059535D">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62EF54D5" w14:textId="77777777" w:rsidR="0059535D" w:rsidRDefault="0059535D" w:rsidP="0059535D">
            <w:pPr>
              <w:rPr>
                <w:rFonts w:ascii="Calibri" w:hAnsi="Calibri"/>
                <w:sz w:val="18"/>
                <w:szCs w:val="18"/>
                <w:u w:val="single"/>
              </w:rPr>
            </w:pPr>
            <w:r>
              <w:rPr>
                <w:rFonts w:ascii="Calibri" w:hAnsi="Calibri"/>
                <w:sz w:val="18"/>
                <w:szCs w:val="18"/>
              </w:rPr>
              <w:t>then display doc variation MECH01c</w:t>
            </w:r>
          </w:p>
          <w:p w14:paraId="26FCBD20" w14:textId="0B474423" w:rsidR="0099743B" w:rsidRPr="00295655" w:rsidRDefault="0059535D" w:rsidP="0099743B">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26FCBD23" w14:textId="745E1858" w:rsidR="00196676" w:rsidRDefault="00196676" w:rsidP="008846F4">
      <w:pPr>
        <w:rPr>
          <w:rFonts w:ascii="Calibri" w:hAnsi="Calibri"/>
          <w:szCs w:val="18"/>
        </w:rPr>
      </w:pPr>
    </w:p>
    <w:p w14:paraId="58D8E70C" w14:textId="77777777" w:rsidR="008374D3" w:rsidRPr="001A53D0" w:rsidRDefault="008374D3" w:rsidP="008846F4">
      <w:pPr>
        <w:rPr>
          <w:rFonts w:ascii="Calibri" w:hAnsi="Calibri"/>
          <w:szCs w:val="18"/>
        </w:rPr>
      </w:pPr>
    </w:p>
    <w:tbl>
      <w:tblPr>
        <w:tblStyle w:val="TableGrid"/>
        <w:tblW w:w="5000" w:type="pct"/>
        <w:tblLook w:val="04A0" w:firstRow="1" w:lastRow="0" w:firstColumn="1" w:lastColumn="0" w:noHBand="0" w:noVBand="1"/>
      </w:tblPr>
      <w:tblGrid>
        <w:gridCol w:w="14390"/>
      </w:tblGrid>
      <w:tr w:rsidR="000A23E5" w14:paraId="26FCBD27" w14:textId="77777777">
        <w:tc>
          <w:tcPr>
            <w:tcW w:w="5000" w:type="pct"/>
          </w:tcPr>
          <w:p w14:paraId="26FCBD26" w14:textId="2219C3B0" w:rsidR="00B64637" w:rsidRDefault="000A23E5" w:rsidP="002F0741">
            <w:pPr>
              <w:keepNext/>
              <w:rPr>
                <w:rFonts w:ascii="Calibri" w:hAnsi="Calibri"/>
                <w:b/>
                <w:sz w:val="18"/>
                <w:szCs w:val="18"/>
              </w:rPr>
            </w:pPr>
            <w:r w:rsidRPr="001A53D0">
              <w:rPr>
                <w:rFonts w:ascii="Calibri" w:hAnsi="Calibri"/>
                <w:b/>
                <w:szCs w:val="18"/>
              </w:rPr>
              <w:t>MCH-01</w:t>
            </w:r>
            <w:r w:rsidR="00456718" w:rsidRPr="001A53D0">
              <w:rPr>
                <w:rFonts w:ascii="Calibri" w:hAnsi="Calibri"/>
                <w:b/>
                <w:szCs w:val="18"/>
              </w:rPr>
              <w:t>c</w:t>
            </w:r>
            <w:r w:rsidR="005A52E4" w:rsidRPr="001A53D0">
              <w:rPr>
                <w:rFonts w:ascii="Calibri" w:hAnsi="Calibri"/>
                <w:b/>
                <w:szCs w:val="18"/>
              </w:rPr>
              <w:t xml:space="preserve"> - Space Conditioning Systems</w:t>
            </w:r>
            <w:r w:rsidR="00B64637" w:rsidRPr="001A53D0">
              <w:rPr>
                <w:rFonts w:ascii="Calibri" w:hAnsi="Calibri"/>
                <w:b/>
                <w:szCs w:val="18"/>
              </w:rPr>
              <w:t>,</w:t>
            </w:r>
            <w:r w:rsidR="005A52E4" w:rsidRPr="001A53D0">
              <w:rPr>
                <w:rFonts w:ascii="Calibri" w:hAnsi="Calibri"/>
                <w:b/>
                <w:szCs w:val="18"/>
              </w:rPr>
              <w:t xml:space="preserve"> Ducts</w:t>
            </w:r>
            <w:r w:rsidR="00B64637" w:rsidRPr="001A53D0">
              <w:rPr>
                <w:rFonts w:ascii="Calibri" w:hAnsi="Calibri"/>
                <w:b/>
                <w:szCs w:val="18"/>
              </w:rPr>
              <w:t>,</w:t>
            </w:r>
            <w:r w:rsidR="005A52E4" w:rsidRPr="001A53D0">
              <w:rPr>
                <w:rFonts w:ascii="Calibri" w:hAnsi="Calibri"/>
                <w:b/>
                <w:szCs w:val="18"/>
              </w:rPr>
              <w:t xml:space="preserve"> and Fans</w:t>
            </w:r>
            <w:r w:rsidR="002F0741">
              <w:rPr>
                <w:rFonts w:ascii="Calibri" w:hAnsi="Calibri"/>
                <w:b/>
                <w:szCs w:val="18"/>
              </w:rPr>
              <w:t xml:space="preserve"> - Prescriptive, Newly Constructed Buildings</w:t>
            </w:r>
          </w:p>
        </w:tc>
      </w:tr>
    </w:tbl>
    <w:p w14:paraId="26FCBD28" w14:textId="477A03AE" w:rsidR="000F413D" w:rsidRDefault="000F413D" w:rsidP="008846F4">
      <w:pPr>
        <w:rPr>
          <w:rFonts w:ascii="Calibri" w:hAnsi="Calibri"/>
          <w:szCs w:val="18"/>
        </w:rPr>
      </w:pPr>
    </w:p>
    <w:p w14:paraId="2EEBFD4F" w14:textId="77777777" w:rsidR="008374D3" w:rsidRPr="001A53D0" w:rsidRDefault="008374D3" w:rsidP="008846F4">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8"/>
        <w:gridCol w:w="1105"/>
        <w:gridCol w:w="1105"/>
        <w:gridCol w:w="1105"/>
        <w:gridCol w:w="1105"/>
        <w:gridCol w:w="1106"/>
        <w:gridCol w:w="1105"/>
        <w:gridCol w:w="1105"/>
        <w:gridCol w:w="1105"/>
        <w:gridCol w:w="1105"/>
        <w:gridCol w:w="1106"/>
        <w:gridCol w:w="2123"/>
      </w:tblGrid>
      <w:tr w:rsidR="00196676" w:rsidRPr="00295655" w14:paraId="26FCBD2D" w14:textId="77777777" w:rsidTr="00C359E1">
        <w:trPr>
          <w:cantSplit/>
        </w:trPr>
        <w:tc>
          <w:tcPr>
            <w:tcW w:w="14598" w:type="dxa"/>
            <w:gridSpan w:val="12"/>
          </w:tcPr>
          <w:p w14:paraId="26FCBD2A" w14:textId="7A2B1BEC" w:rsidR="00196676" w:rsidRPr="001A53D0" w:rsidRDefault="00196676" w:rsidP="00196676">
            <w:pPr>
              <w:keepNext/>
              <w:rPr>
                <w:rFonts w:ascii="Calibri" w:hAnsi="Calibri"/>
                <w:b/>
                <w:szCs w:val="18"/>
              </w:rPr>
            </w:pPr>
            <w:r w:rsidRPr="001A53D0">
              <w:rPr>
                <w:rFonts w:ascii="Calibri" w:hAnsi="Calibri"/>
                <w:b/>
                <w:szCs w:val="18"/>
              </w:rPr>
              <w:t xml:space="preserve">B. Design Space Conditioning (SC) System Component Specifications from </w:t>
            </w:r>
            <w:del w:id="261" w:author="Alhabibi, Haider@Energy" w:date="2022-02-14T14:00:00Z">
              <w:r w:rsidRPr="001A53D0" w:rsidDel="0033717F">
                <w:rPr>
                  <w:rFonts w:ascii="Calibri" w:hAnsi="Calibri"/>
                  <w:b/>
                  <w:szCs w:val="18"/>
                </w:rPr>
                <w:delText>CF1R</w:delText>
              </w:r>
            </w:del>
            <w:ins w:id="262" w:author="Alhabibi, Haider@Energy" w:date="2022-02-14T14:00:00Z">
              <w:r w:rsidR="0033717F">
                <w:rPr>
                  <w:rFonts w:ascii="Calibri" w:hAnsi="Calibri"/>
                  <w:b/>
                  <w:szCs w:val="18"/>
                </w:rPr>
                <w:t>LMCC</w:t>
              </w:r>
            </w:ins>
            <w:r w:rsidRPr="001A53D0">
              <w:rPr>
                <w:rFonts w:ascii="Calibri" w:hAnsi="Calibri"/>
                <w:b/>
                <w:szCs w:val="18"/>
              </w:rPr>
              <w:t xml:space="preserve">  </w:t>
            </w:r>
          </w:p>
          <w:p w14:paraId="26FCBD2B" w14:textId="42E1D287" w:rsidR="00196676" w:rsidRPr="00265AD4" w:rsidRDefault="00196676" w:rsidP="00196676">
            <w:pPr>
              <w:keepNext/>
              <w:rPr>
                <w:rFonts w:ascii="Calibri" w:hAnsi="Calibri"/>
                <w:sz w:val="18"/>
                <w:szCs w:val="18"/>
              </w:rPr>
            </w:pPr>
            <w:r>
              <w:rPr>
                <w:rFonts w:ascii="Calibri" w:hAnsi="Calibri"/>
                <w:sz w:val="18"/>
                <w:szCs w:val="18"/>
              </w:rPr>
              <w:t xml:space="preserve">This table reports the space conditioning system features that were specified on the registered </w:t>
            </w:r>
            <w:del w:id="263" w:author="Alhabibi, Haider@Energy" w:date="2022-02-14T14:00:00Z">
              <w:r w:rsidDel="0033717F">
                <w:rPr>
                  <w:rFonts w:ascii="Calibri" w:hAnsi="Calibri"/>
                  <w:sz w:val="18"/>
                  <w:szCs w:val="18"/>
                </w:rPr>
                <w:delText>CF1R</w:delText>
              </w:r>
            </w:del>
            <w:ins w:id="264" w:author="Alhabibi, Haider@Energy" w:date="2022-02-14T14:00:00Z">
              <w:r w:rsidR="0033717F">
                <w:rPr>
                  <w:rFonts w:ascii="Calibri" w:hAnsi="Calibri"/>
                  <w:sz w:val="18"/>
                  <w:szCs w:val="18"/>
                </w:rPr>
                <w:t>LMCC</w:t>
              </w:r>
            </w:ins>
            <w:r>
              <w:rPr>
                <w:rFonts w:ascii="Calibri" w:hAnsi="Calibri"/>
                <w:sz w:val="18"/>
                <w:szCs w:val="18"/>
              </w:rPr>
              <w:t xml:space="preserve"> compliance document for this project.</w:t>
            </w:r>
          </w:p>
          <w:p w14:paraId="26FCBD2C" w14:textId="2F9AE712" w:rsidR="00196676" w:rsidRPr="00FB4BFD" w:rsidRDefault="00196676" w:rsidP="001B5BD0">
            <w:pPr>
              <w:keepNext/>
              <w:rPr>
                <w:rFonts w:ascii="Calibri" w:hAnsi="Calibri"/>
                <w:sz w:val="18"/>
                <w:szCs w:val="18"/>
              </w:rPr>
            </w:pPr>
            <w:r w:rsidRPr="00FB4BFD">
              <w:rPr>
                <w:rFonts w:ascii="Calibri" w:hAnsi="Calibri"/>
                <w:sz w:val="18"/>
                <w:szCs w:val="18"/>
              </w:rPr>
              <w:t xml:space="preserve">&lt;&lt;require one row of data for each SC System identified on the </w:t>
            </w:r>
            <w:del w:id="265" w:author="Alhabibi, Haider@Energy" w:date="2022-02-14T14:00:00Z">
              <w:r w:rsidRPr="00FB4BFD" w:rsidDel="0033717F">
                <w:rPr>
                  <w:rFonts w:ascii="Calibri" w:hAnsi="Calibri"/>
                  <w:sz w:val="18"/>
                  <w:szCs w:val="18"/>
                </w:rPr>
                <w:delText>CF1R</w:delText>
              </w:r>
            </w:del>
            <w:ins w:id="266" w:author="Alhabibi, Haider@Energy" w:date="2022-02-14T14:00:00Z">
              <w:r w:rsidR="0033717F">
                <w:rPr>
                  <w:rFonts w:ascii="Calibri" w:hAnsi="Calibri"/>
                  <w:sz w:val="18"/>
                  <w:szCs w:val="18"/>
                </w:rPr>
                <w:t>LMCC</w:t>
              </w:r>
            </w:ins>
            <w:r w:rsidRPr="00FB4BFD">
              <w:rPr>
                <w:rFonts w:ascii="Calibri" w:hAnsi="Calibri"/>
                <w:sz w:val="18"/>
                <w:szCs w:val="18"/>
              </w:rPr>
              <w:t xml:space="preserve"> report that is applicable to this dwelling unit</w:t>
            </w:r>
            <w:r w:rsidR="006E63C9">
              <w:rPr>
                <w:rFonts w:ascii="Calibri" w:hAnsi="Calibri"/>
                <w:sz w:val="18"/>
                <w:szCs w:val="18"/>
              </w:rPr>
              <w:t xml:space="preserve"> [</w:t>
            </w:r>
            <w:r w:rsidR="00332AD1">
              <w:rPr>
                <w:rFonts w:ascii="Calibri" w:hAnsi="Calibri"/>
                <w:sz w:val="18"/>
                <w:szCs w:val="18"/>
              </w:rPr>
              <w:t xml:space="preserve">note: </w:t>
            </w:r>
            <w:del w:id="267" w:author="Moua, Cheng@Energy" w:date="2022-01-27T15:17:00Z">
              <w:r w:rsidR="006E63C9" w:rsidDel="00AC4FA1">
                <w:rPr>
                  <w:rFonts w:ascii="Calibri" w:hAnsi="Calibri"/>
                  <w:sz w:val="18"/>
                  <w:szCs w:val="18"/>
                </w:rPr>
                <w:delText xml:space="preserve">SF Dwellings </w:delText>
              </w:r>
            </w:del>
            <w:ins w:id="268" w:author="Moua, Cheng@Energy" w:date="2022-01-27T15:18:00Z">
              <w:r w:rsidR="00F1305F">
                <w:rPr>
                  <w:rFonts w:ascii="Calibri" w:hAnsi="Calibri"/>
                  <w:sz w:val="18"/>
                  <w:szCs w:val="18"/>
                </w:rPr>
                <w:t>U</w:t>
              </w:r>
            </w:ins>
            <w:del w:id="269" w:author="Moua, Cheng@Energy" w:date="2022-01-27T15:18:00Z">
              <w:r w:rsidR="006E63C9" w:rsidDel="00F1305F">
                <w:rPr>
                  <w:rFonts w:ascii="Calibri" w:hAnsi="Calibri"/>
                  <w:sz w:val="18"/>
                  <w:szCs w:val="18"/>
                </w:rPr>
                <w:delText>u</w:delText>
              </w:r>
            </w:del>
            <w:r w:rsidR="006E63C9">
              <w:rPr>
                <w:rFonts w:ascii="Calibri" w:hAnsi="Calibri"/>
                <w:sz w:val="18"/>
                <w:szCs w:val="18"/>
              </w:rPr>
              <w:t xml:space="preserve">se </w:t>
            </w:r>
            <w:r w:rsidR="006E63C9" w:rsidRPr="00C65B84">
              <w:rPr>
                <w:rFonts w:ascii="Calibri" w:hAnsi="Calibri"/>
                <w:sz w:val="18"/>
                <w:szCs w:val="18"/>
                <w:highlight w:val="yellow"/>
              </w:rPr>
              <w:t>section</w:t>
            </w:r>
            <w:r w:rsidR="006E63C9">
              <w:rPr>
                <w:rFonts w:ascii="Calibri" w:hAnsi="Calibri"/>
                <w:sz w:val="18"/>
                <w:szCs w:val="18"/>
              </w:rPr>
              <w:t xml:space="preserve"> </w:t>
            </w:r>
            <w:r w:rsidR="000C1C1A" w:rsidRPr="00C65B84">
              <w:rPr>
                <w:rFonts w:ascii="Calibri" w:hAnsi="Calibri"/>
                <w:sz w:val="18"/>
                <w:szCs w:val="18"/>
                <w:highlight w:val="yellow"/>
              </w:rPr>
              <w:t>K</w:t>
            </w:r>
            <w:r w:rsidR="006E63C9">
              <w:rPr>
                <w:rFonts w:ascii="Calibri" w:hAnsi="Calibri"/>
                <w:sz w:val="18"/>
                <w:szCs w:val="18"/>
              </w:rPr>
              <w:t xml:space="preserve"> on CF1R-NCB-01</w:t>
            </w:r>
            <w:del w:id="270" w:author="Moua, Cheng@Energy" w:date="2022-01-27T15:18:00Z">
              <w:r w:rsidR="006E63C9" w:rsidDel="00F1305F">
                <w:rPr>
                  <w:rFonts w:ascii="Calibri" w:hAnsi="Calibri"/>
                  <w:sz w:val="18"/>
                  <w:szCs w:val="18"/>
                </w:rPr>
                <w:delText xml:space="preserve">, Multifamily dwellings use Section </w:delText>
              </w:r>
              <w:r w:rsidR="000C1C1A" w:rsidDel="00F1305F">
                <w:rPr>
                  <w:rFonts w:ascii="Calibri" w:hAnsi="Calibri"/>
                  <w:sz w:val="18"/>
                  <w:szCs w:val="18"/>
                </w:rPr>
                <w:delText xml:space="preserve">N </w:delText>
              </w:r>
              <w:r w:rsidR="00C359E1" w:rsidDel="00F1305F">
                <w:rPr>
                  <w:rFonts w:ascii="Calibri" w:hAnsi="Calibri"/>
                  <w:sz w:val="18"/>
                  <w:szCs w:val="18"/>
                </w:rPr>
                <w:delText xml:space="preserve">dwelling unit name </w:delText>
              </w:r>
              <w:r w:rsidR="006E63C9" w:rsidDel="00F1305F">
                <w:rPr>
                  <w:rFonts w:ascii="Calibri" w:hAnsi="Calibri"/>
                  <w:sz w:val="18"/>
                  <w:szCs w:val="18"/>
                </w:rPr>
                <w:delText xml:space="preserve">reference and system information in </w:delText>
              </w:r>
              <w:r w:rsidR="006E63C9" w:rsidRPr="00C65B84" w:rsidDel="00F1305F">
                <w:rPr>
                  <w:rFonts w:ascii="Calibri" w:hAnsi="Calibri"/>
                  <w:sz w:val="18"/>
                  <w:szCs w:val="18"/>
                  <w:highlight w:val="yellow"/>
                </w:rPr>
                <w:delText>Section</w:delText>
              </w:r>
              <w:r w:rsidR="006E63C9" w:rsidDel="00F1305F">
                <w:rPr>
                  <w:rFonts w:ascii="Calibri" w:hAnsi="Calibri"/>
                  <w:sz w:val="18"/>
                  <w:szCs w:val="18"/>
                </w:rPr>
                <w:delText xml:space="preserve"> </w:delText>
              </w:r>
              <w:r w:rsidR="001B5BD0" w:rsidRPr="001B5BD0" w:rsidDel="00F1305F">
                <w:rPr>
                  <w:rFonts w:ascii="Calibri" w:hAnsi="Calibri"/>
                  <w:sz w:val="18"/>
                  <w:szCs w:val="18"/>
                  <w:highlight w:val="yellow"/>
                </w:rPr>
                <w:delText>O</w:delText>
              </w:r>
              <w:r w:rsidR="001B5BD0" w:rsidDel="00F1305F">
                <w:rPr>
                  <w:rFonts w:ascii="Calibri" w:hAnsi="Calibri"/>
                  <w:sz w:val="18"/>
                  <w:szCs w:val="18"/>
                </w:rPr>
                <w:delText xml:space="preserve"> </w:delText>
              </w:r>
              <w:r w:rsidR="00C359E1" w:rsidDel="00F1305F">
                <w:rPr>
                  <w:rFonts w:ascii="Calibri" w:hAnsi="Calibri"/>
                  <w:sz w:val="18"/>
                  <w:szCs w:val="18"/>
                </w:rPr>
                <w:delText>on</w:delText>
              </w:r>
              <w:r w:rsidR="006E63C9" w:rsidDel="00F1305F">
                <w:rPr>
                  <w:rFonts w:ascii="Calibri" w:hAnsi="Calibri"/>
                  <w:sz w:val="18"/>
                  <w:szCs w:val="18"/>
                </w:rPr>
                <w:delText xml:space="preserve"> CF1R-NCB-01</w:delText>
              </w:r>
              <w:r w:rsidR="00C359E1" w:rsidDel="00F1305F">
                <w:rPr>
                  <w:rFonts w:ascii="Calibri" w:hAnsi="Calibri"/>
                  <w:sz w:val="18"/>
                  <w:szCs w:val="18"/>
                </w:rPr>
                <w:delText>]</w:delText>
              </w:r>
            </w:del>
            <w:r w:rsidRPr="00FB4BFD">
              <w:rPr>
                <w:rFonts w:ascii="Calibri" w:hAnsi="Calibri"/>
                <w:sz w:val="18"/>
                <w:szCs w:val="18"/>
              </w:rPr>
              <w:t>;  do not allow user to overwrite these referenced data &gt;&gt;</w:t>
            </w:r>
          </w:p>
        </w:tc>
      </w:tr>
      <w:tr w:rsidR="00196676" w:rsidRPr="00295655" w14:paraId="26FCBD3A" w14:textId="77777777" w:rsidTr="00C359E1">
        <w:trPr>
          <w:cantSplit/>
          <w:trHeight w:val="215"/>
        </w:trPr>
        <w:tc>
          <w:tcPr>
            <w:tcW w:w="1216" w:type="dxa"/>
            <w:vAlign w:val="center"/>
          </w:tcPr>
          <w:p w14:paraId="26FCBD2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122" w:type="dxa"/>
            <w:vAlign w:val="center"/>
          </w:tcPr>
          <w:p w14:paraId="26FCBD2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122" w:type="dxa"/>
            <w:vAlign w:val="center"/>
          </w:tcPr>
          <w:p w14:paraId="26FCBD30" w14:textId="77777777" w:rsidR="00196676" w:rsidRPr="004E319A" w:rsidRDefault="00196676" w:rsidP="00196676">
            <w:pPr>
              <w:keepNext/>
              <w:jc w:val="center"/>
              <w:rPr>
                <w:rFonts w:ascii="Calibri" w:hAnsi="Calibri"/>
                <w:sz w:val="18"/>
                <w:szCs w:val="18"/>
              </w:rPr>
            </w:pPr>
            <w:r w:rsidRPr="004E319A">
              <w:rPr>
                <w:rFonts w:ascii="Calibri" w:hAnsi="Calibri"/>
                <w:sz w:val="18"/>
                <w:szCs w:val="18"/>
              </w:rPr>
              <w:t>03</w:t>
            </w:r>
          </w:p>
        </w:tc>
        <w:tc>
          <w:tcPr>
            <w:tcW w:w="1122" w:type="dxa"/>
            <w:vAlign w:val="center"/>
          </w:tcPr>
          <w:p w14:paraId="26FCBD31" w14:textId="77777777" w:rsidR="00196676" w:rsidRPr="00295655" w:rsidRDefault="00196676" w:rsidP="00196676">
            <w:pPr>
              <w:keepNext/>
              <w:jc w:val="center"/>
              <w:rPr>
                <w:rFonts w:ascii="Calibri" w:hAnsi="Calibri"/>
                <w:sz w:val="18"/>
                <w:szCs w:val="18"/>
              </w:rPr>
            </w:pPr>
            <w:r>
              <w:rPr>
                <w:rFonts w:ascii="Calibri" w:hAnsi="Calibri"/>
                <w:sz w:val="18"/>
                <w:szCs w:val="18"/>
              </w:rPr>
              <w:t>04</w:t>
            </w:r>
          </w:p>
        </w:tc>
        <w:tc>
          <w:tcPr>
            <w:tcW w:w="1122" w:type="dxa"/>
            <w:vAlign w:val="center"/>
          </w:tcPr>
          <w:p w14:paraId="26FCBD32" w14:textId="77777777" w:rsidR="00196676" w:rsidRPr="00295655" w:rsidRDefault="00196676" w:rsidP="00196676">
            <w:pPr>
              <w:keepNext/>
              <w:jc w:val="center"/>
              <w:rPr>
                <w:rFonts w:ascii="Calibri" w:hAnsi="Calibri"/>
                <w:sz w:val="18"/>
                <w:szCs w:val="18"/>
              </w:rPr>
            </w:pPr>
            <w:r>
              <w:rPr>
                <w:rFonts w:ascii="Calibri" w:hAnsi="Calibri"/>
                <w:sz w:val="18"/>
                <w:szCs w:val="18"/>
              </w:rPr>
              <w:t>05</w:t>
            </w:r>
          </w:p>
        </w:tc>
        <w:tc>
          <w:tcPr>
            <w:tcW w:w="1123" w:type="dxa"/>
            <w:vAlign w:val="center"/>
          </w:tcPr>
          <w:p w14:paraId="26FCBD33"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1122" w:type="dxa"/>
            <w:vAlign w:val="center"/>
          </w:tcPr>
          <w:p w14:paraId="26FCBD34"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122" w:type="dxa"/>
            <w:vAlign w:val="center"/>
          </w:tcPr>
          <w:p w14:paraId="26FCBD3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08</w:t>
            </w:r>
          </w:p>
        </w:tc>
        <w:tc>
          <w:tcPr>
            <w:tcW w:w="1122" w:type="dxa"/>
            <w:vAlign w:val="center"/>
          </w:tcPr>
          <w:p w14:paraId="26FCBD3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09</w:t>
            </w:r>
          </w:p>
        </w:tc>
        <w:tc>
          <w:tcPr>
            <w:tcW w:w="1122" w:type="dxa"/>
            <w:vAlign w:val="center"/>
          </w:tcPr>
          <w:p w14:paraId="26FCBD37"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10</w:t>
            </w:r>
          </w:p>
        </w:tc>
        <w:tc>
          <w:tcPr>
            <w:tcW w:w="1123" w:type="dxa"/>
          </w:tcPr>
          <w:p w14:paraId="26FCBD38"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11</w:t>
            </w:r>
          </w:p>
        </w:tc>
        <w:tc>
          <w:tcPr>
            <w:tcW w:w="2160" w:type="dxa"/>
          </w:tcPr>
          <w:p w14:paraId="26FCBD39" w14:textId="77777777" w:rsidR="00196676" w:rsidRPr="00295655" w:rsidRDefault="00196676" w:rsidP="00196676">
            <w:pPr>
              <w:keepNext/>
              <w:jc w:val="center"/>
              <w:rPr>
                <w:rFonts w:ascii="Calibri" w:hAnsi="Calibri"/>
                <w:sz w:val="18"/>
                <w:szCs w:val="18"/>
              </w:rPr>
            </w:pPr>
            <w:r>
              <w:rPr>
                <w:rFonts w:ascii="Calibri" w:hAnsi="Calibri"/>
                <w:sz w:val="18"/>
                <w:szCs w:val="18"/>
              </w:rPr>
              <w:t>12</w:t>
            </w:r>
          </w:p>
        </w:tc>
      </w:tr>
      <w:tr w:rsidR="006E63C9" w:rsidRPr="00295655" w14:paraId="26FCBD4C" w14:textId="77777777" w:rsidTr="00C359E1">
        <w:trPr>
          <w:cantSplit/>
          <w:trHeight w:val="576"/>
        </w:trPr>
        <w:tc>
          <w:tcPr>
            <w:tcW w:w="1216" w:type="dxa"/>
            <w:vAlign w:val="bottom"/>
          </w:tcPr>
          <w:p w14:paraId="26FCBD3B" w14:textId="211BD7A8" w:rsidR="006E63C9" w:rsidRPr="00295655" w:rsidRDefault="00ED7D9C" w:rsidP="00265841">
            <w:pPr>
              <w:keepNext/>
              <w:jc w:val="center"/>
              <w:rPr>
                <w:rFonts w:ascii="Calibri" w:hAnsi="Calibri"/>
                <w:sz w:val="18"/>
                <w:szCs w:val="18"/>
              </w:rPr>
            </w:pPr>
            <w:r>
              <w:rPr>
                <w:rFonts w:ascii="Calibri" w:hAnsi="Calibri"/>
                <w:sz w:val="18"/>
                <w:szCs w:val="18"/>
              </w:rPr>
              <w:t>SC</w:t>
            </w:r>
            <w:r w:rsidR="006E63C9" w:rsidRPr="00295655">
              <w:rPr>
                <w:rFonts w:ascii="Calibri" w:hAnsi="Calibri"/>
                <w:sz w:val="18"/>
                <w:szCs w:val="18"/>
              </w:rPr>
              <w:t xml:space="preserve"> System </w:t>
            </w:r>
            <w:r w:rsidR="00265841">
              <w:rPr>
                <w:rFonts w:ascii="Calibri" w:hAnsi="Calibri"/>
                <w:sz w:val="18"/>
                <w:szCs w:val="18"/>
              </w:rPr>
              <w:t>ID/</w:t>
            </w:r>
            <w:r w:rsidR="006E63C9" w:rsidRPr="00295655">
              <w:rPr>
                <w:rFonts w:ascii="Calibri" w:hAnsi="Calibri"/>
                <w:sz w:val="18"/>
                <w:szCs w:val="18"/>
              </w:rPr>
              <w:t>Name</w:t>
            </w:r>
            <w:r w:rsidR="00265841">
              <w:rPr>
                <w:rFonts w:ascii="Calibri" w:hAnsi="Calibri"/>
                <w:sz w:val="18"/>
                <w:szCs w:val="18"/>
              </w:rPr>
              <w:t xml:space="preserve"> from </w:t>
            </w:r>
            <w:del w:id="271" w:author="Alhabibi, Haider@Energy" w:date="2022-02-14T14:00:00Z">
              <w:r w:rsidR="00265841" w:rsidDel="0033717F">
                <w:rPr>
                  <w:rFonts w:ascii="Calibri" w:hAnsi="Calibri"/>
                  <w:sz w:val="18"/>
                  <w:szCs w:val="18"/>
                </w:rPr>
                <w:delText>CF1R</w:delText>
              </w:r>
            </w:del>
            <w:ins w:id="272" w:author="Alhabibi, Haider@Energy" w:date="2022-02-14T14:00:00Z">
              <w:r w:rsidR="0033717F">
                <w:rPr>
                  <w:rFonts w:ascii="Calibri" w:hAnsi="Calibri"/>
                  <w:sz w:val="18"/>
                  <w:szCs w:val="18"/>
                </w:rPr>
                <w:t>LMCC</w:t>
              </w:r>
            </w:ins>
          </w:p>
        </w:tc>
        <w:tc>
          <w:tcPr>
            <w:tcW w:w="1122" w:type="dxa"/>
            <w:vAlign w:val="bottom"/>
          </w:tcPr>
          <w:p w14:paraId="26FCBD3C" w14:textId="77777777" w:rsidR="006E63C9" w:rsidRPr="00295655" w:rsidRDefault="006E63C9" w:rsidP="00196676">
            <w:pPr>
              <w:keepNext/>
              <w:jc w:val="center"/>
              <w:rPr>
                <w:rFonts w:ascii="Calibri" w:hAnsi="Calibri"/>
                <w:sz w:val="18"/>
                <w:szCs w:val="18"/>
              </w:rPr>
            </w:pPr>
            <w:r w:rsidRPr="009B3A0C">
              <w:rPr>
                <w:rFonts w:ascii="Calibri" w:hAnsi="Calibri"/>
                <w:sz w:val="18"/>
                <w:szCs w:val="18"/>
              </w:rPr>
              <w:t xml:space="preserve">Heating </w:t>
            </w:r>
            <w:r>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122" w:type="dxa"/>
            <w:vAlign w:val="bottom"/>
          </w:tcPr>
          <w:p w14:paraId="26FCBD3D" w14:textId="77777777" w:rsidR="006E63C9" w:rsidRPr="00295655" w:rsidRDefault="006E63C9" w:rsidP="00A42003">
            <w:pPr>
              <w:keepNext/>
              <w:jc w:val="center"/>
              <w:rPr>
                <w:rFonts w:ascii="Calibri" w:hAnsi="Calibri"/>
                <w:sz w:val="18"/>
                <w:szCs w:val="18"/>
              </w:rPr>
            </w:pPr>
            <w:r w:rsidRPr="00295655">
              <w:rPr>
                <w:rFonts w:ascii="Calibri" w:hAnsi="Calibri"/>
                <w:sz w:val="18"/>
                <w:szCs w:val="18"/>
              </w:rPr>
              <w:t>Heating</w:t>
            </w:r>
          </w:p>
          <w:p w14:paraId="26FCBD3E" w14:textId="77777777" w:rsidR="006E63C9" w:rsidRPr="00295655" w:rsidRDefault="006E63C9" w:rsidP="00A42003">
            <w:pPr>
              <w:keepNext/>
              <w:jc w:val="center"/>
              <w:rPr>
                <w:rFonts w:ascii="Calibri" w:hAnsi="Calibri"/>
                <w:sz w:val="18"/>
                <w:szCs w:val="18"/>
              </w:rPr>
            </w:pPr>
            <w:r w:rsidRPr="00295655">
              <w:rPr>
                <w:rFonts w:ascii="Calibri" w:hAnsi="Calibri"/>
                <w:sz w:val="18"/>
                <w:szCs w:val="18"/>
              </w:rPr>
              <w:t>Efficiency</w:t>
            </w:r>
          </w:p>
          <w:p w14:paraId="26FCBD3F" w14:textId="77777777" w:rsidR="006E63C9" w:rsidRPr="00295655" w:rsidRDefault="006E63C9" w:rsidP="00196676">
            <w:pPr>
              <w:keepNext/>
              <w:jc w:val="center"/>
              <w:rPr>
                <w:rFonts w:ascii="Calibri" w:hAnsi="Calibri"/>
                <w:sz w:val="18"/>
                <w:szCs w:val="18"/>
              </w:rPr>
            </w:pPr>
            <w:r w:rsidRPr="00295655">
              <w:rPr>
                <w:rFonts w:ascii="Calibri" w:hAnsi="Calibri"/>
                <w:sz w:val="18"/>
                <w:szCs w:val="18"/>
              </w:rPr>
              <w:t>Type</w:t>
            </w:r>
          </w:p>
        </w:tc>
        <w:tc>
          <w:tcPr>
            <w:tcW w:w="1122" w:type="dxa"/>
            <w:vAlign w:val="bottom"/>
          </w:tcPr>
          <w:p w14:paraId="26FCBD40" w14:textId="7D82C565" w:rsidR="006E63C9" w:rsidRDefault="006E63C9" w:rsidP="00A42003">
            <w:pPr>
              <w:keepNext/>
              <w:jc w:val="center"/>
              <w:rPr>
                <w:rFonts w:ascii="Calibri" w:hAnsi="Calibri"/>
                <w:sz w:val="18"/>
                <w:szCs w:val="18"/>
              </w:rPr>
            </w:pPr>
            <w:r>
              <w:rPr>
                <w:rFonts w:ascii="Calibri" w:hAnsi="Calibri"/>
                <w:sz w:val="18"/>
                <w:szCs w:val="18"/>
              </w:rPr>
              <w:t xml:space="preserve">Heating </w:t>
            </w:r>
            <w:r w:rsidRPr="003F64CF">
              <w:rPr>
                <w:rFonts w:ascii="Calibri" w:hAnsi="Calibri"/>
                <w:sz w:val="18"/>
                <w:szCs w:val="18"/>
              </w:rPr>
              <w:t>Efficiency</w:t>
            </w:r>
          </w:p>
          <w:p w14:paraId="26FCBD41" w14:textId="0AA7971C" w:rsidR="006E63C9" w:rsidRPr="00295655" w:rsidRDefault="006E63C9" w:rsidP="00196676">
            <w:pPr>
              <w:keepNext/>
              <w:jc w:val="center"/>
              <w:rPr>
                <w:rFonts w:ascii="Calibri" w:hAnsi="Calibri"/>
                <w:sz w:val="18"/>
                <w:szCs w:val="18"/>
              </w:rPr>
            </w:pPr>
            <w:r>
              <w:rPr>
                <w:rFonts w:ascii="Calibri" w:hAnsi="Calibri"/>
                <w:sz w:val="18"/>
                <w:szCs w:val="18"/>
              </w:rPr>
              <w:t>Value</w:t>
            </w:r>
          </w:p>
        </w:tc>
        <w:tc>
          <w:tcPr>
            <w:tcW w:w="1122" w:type="dxa"/>
            <w:vAlign w:val="bottom"/>
          </w:tcPr>
          <w:p w14:paraId="26FCBD42" w14:textId="77777777" w:rsidR="006E63C9" w:rsidRPr="00295655" w:rsidRDefault="006E63C9" w:rsidP="00196676">
            <w:pPr>
              <w:keepNext/>
              <w:jc w:val="center"/>
              <w:rPr>
                <w:rFonts w:ascii="Calibri" w:hAnsi="Calibri"/>
                <w:sz w:val="18"/>
                <w:szCs w:val="18"/>
              </w:rPr>
            </w:pPr>
            <w:r>
              <w:rPr>
                <w:rFonts w:ascii="Calibri" w:hAnsi="Calibri"/>
                <w:sz w:val="18"/>
                <w:szCs w:val="18"/>
              </w:rPr>
              <w:t>Cooling System Type</w:t>
            </w:r>
          </w:p>
        </w:tc>
        <w:tc>
          <w:tcPr>
            <w:tcW w:w="1123" w:type="dxa"/>
            <w:vAlign w:val="bottom"/>
          </w:tcPr>
          <w:p w14:paraId="26FCBD43" w14:textId="77777777" w:rsidR="006E63C9" w:rsidRDefault="006E63C9"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D44" w14:textId="12CC8DCD" w:rsidR="006E63C9" w:rsidRPr="00295655" w:rsidRDefault="00AC63FE" w:rsidP="00196676">
            <w:pPr>
              <w:keepNext/>
              <w:jc w:val="center"/>
              <w:rPr>
                <w:rFonts w:ascii="Calibri" w:hAnsi="Calibri"/>
                <w:sz w:val="18"/>
                <w:szCs w:val="18"/>
              </w:rPr>
            </w:pPr>
            <w:r>
              <w:rPr>
                <w:rFonts w:ascii="Calibri" w:hAnsi="Calibri"/>
                <w:sz w:val="18"/>
                <w:szCs w:val="18"/>
              </w:rPr>
              <w:t>Type</w:t>
            </w:r>
          </w:p>
        </w:tc>
        <w:tc>
          <w:tcPr>
            <w:tcW w:w="1122" w:type="dxa"/>
            <w:vAlign w:val="bottom"/>
          </w:tcPr>
          <w:p w14:paraId="26FCBD45" w14:textId="47AAC795" w:rsidR="006E63C9" w:rsidRDefault="006E63C9"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D46" w14:textId="4C689DD4" w:rsidR="006E63C9" w:rsidRPr="00295655" w:rsidRDefault="005C5012" w:rsidP="00196676">
            <w:pPr>
              <w:keepNext/>
              <w:jc w:val="center"/>
              <w:rPr>
                <w:rFonts w:ascii="Calibri" w:hAnsi="Calibri"/>
                <w:sz w:val="18"/>
                <w:szCs w:val="18"/>
              </w:rPr>
            </w:pPr>
            <w:r>
              <w:rPr>
                <w:rFonts w:ascii="Calibri" w:hAnsi="Calibri"/>
                <w:sz w:val="18"/>
                <w:szCs w:val="18"/>
              </w:rPr>
              <w:t>Value</w:t>
            </w:r>
          </w:p>
        </w:tc>
        <w:tc>
          <w:tcPr>
            <w:tcW w:w="1122" w:type="dxa"/>
            <w:vAlign w:val="bottom"/>
          </w:tcPr>
          <w:p w14:paraId="26FCBD47" w14:textId="77777777" w:rsidR="006E63C9" w:rsidRPr="00295655" w:rsidRDefault="006E63C9" w:rsidP="00196676">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122" w:type="dxa"/>
            <w:vAlign w:val="bottom"/>
          </w:tcPr>
          <w:p w14:paraId="26FCBD48" w14:textId="77777777" w:rsidR="006E63C9" w:rsidRPr="00295655" w:rsidRDefault="006E63C9" w:rsidP="00196676">
            <w:pPr>
              <w:keepNext/>
              <w:jc w:val="center"/>
              <w:rPr>
                <w:rFonts w:ascii="Calibri" w:hAnsi="Calibri"/>
                <w:sz w:val="18"/>
                <w:szCs w:val="18"/>
              </w:rPr>
            </w:pPr>
            <w:r>
              <w:rPr>
                <w:rFonts w:ascii="Calibri" w:hAnsi="Calibri"/>
                <w:sz w:val="18"/>
                <w:szCs w:val="18"/>
              </w:rPr>
              <w:t>Duct Location</w:t>
            </w:r>
          </w:p>
        </w:tc>
        <w:tc>
          <w:tcPr>
            <w:tcW w:w="1122" w:type="dxa"/>
            <w:vAlign w:val="bottom"/>
          </w:tcPr>
          <w:p w14:paraId="26FCBD49" w14:textId="77777777" w:rsidR="006E63C9" w:rsidRPr="00295655" w:rsidRDefault="006E63C9" w:rsidP="00196676">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123" w:type="dxa"/>
            <w:vAlign w:val="bottom"/>
          </w:tcPr>
          <w:p w14:paraId="26FCBD4A" w14:textId="77777777" w:rsidR="006E63C9" w:rsidRPr="00295655" w:rsidRDefault="006E63C9" w:rsidP="00196676">
            <w:pPr>
              <w:keepNext/>
              <w:jc w:val="center"/>
              <w:rPr>
                <w:rFonts w:ascii="Calibri" w:hAnsi="Calibri"/>
                <w:sz w:val="18"/>
                <w:szCs w:val="18"/>
              </w:rPr>
            </w:pPr>
            <w:r>
              <w:rPr>
                <w:rFonts w:ascii="Calibri" w:hAnsi="Calibri"/>
                <w:sz w:val="18"/>
                <w:szCs w:val="18"/>
              </w:rPr>
              <w:t>Thermostat Type</w:t>
            </w:r>
          </w:p>
        </w:tc>
        <w:tc>
          <w:tcPr>
            <w:tcW w:w="2160" w:type="dxa"/>
            <w:vAlign w:val="bottom"/>
          </w:tcPr>
          <w:p w14:paraId="26FCBD4B" w14:textId="10D4CFE2" w:rsidR="006E63C9" w:rsidRPr="00295655" w:rsidRDefault="006E63C9" w:rsidP="00196676">
            <w:pPr>
              <w:keepNext/>
              <w:jc w:val="center"/>
              <w:rPr>
                <w:rFonts w:ascii="Calibri" w:hAnsi="Calibri"/>
                <w:sz w:val="18"/>
                <w:szCs w:val="18"/>
              </w:rPr>
            </w:pPr>
            <w:r>
              <w:rPr>
                <w:rFonts w:ascii="Calibri" w:hAnsi="Calibri"/>
                <w:sz w:val="18"/>
                <w:szCs w:val="18"/>
              </w:rPr>
              <w:t>Comments</w:t>
            </w:r>
          </w:p>
        </w:tc>
      </w:tr>
      <w:tr w:rsidR="006E63C9" w:rsidRPr="0061440C" w14:paraId="26FCBD5D" w14:textId="77777777" w:rsidTr="008B0701">
        <w:trPr>
          <w:cantSplit/>
          <w:trHeight w:val="359"/>
        </w:trPr>
        <w:tc>
          <w:tcPr>
            <w:tcW w:w="1216" w:type="dxa"/>
            <w:tcMar>
              <w:left w:w="29" w:type="dxa"/>
              <w:right w:w="29" w:type="dxa"/>
            </w:tcMar>
          </w:tcPr>
          <w:p w14:paraId="26FCBD4D" w14:textId="1E65A4C5" w:rsidR="006E63C9" w:rsidRPr="0061440C" w:rsidRDefault="00C56114" w:rsidP="00196676">
            <w:pPr>
              <w:keepNext/>
              <w:rPr>
                <w:rFonts w:ascii="Calibri" w:hAnsi="Calibri"/>
                <w:sz w:val="16"/>
                <w:szCs w:val="16"/>
              </w:rPr>
            </w:pPr>
            <w:r w:rsidRPr="0061440C">
              <w:rPr>
                <w:rFonts w:ascii="Calibri" w:hAnsi="Calibri"/>
                <w:sz w:val="16"/>
                <w:szCs w:val="16"/>
              </w:rPr>
              <w:t xml:space="preserve">&lt;auto filled text: referenced from </w:t>
            </w:r>
            <w:del w:id="273" w:author="Alhabibi, Haider@Energy" w:date="2022-02-14T14:00:00Z">
              <w:r w:rsidRPr="0061440C" w:rsidDel="0033717F">
                <w:rPr>
                  <w:rFonts w:ascii="Calibri" w:hAnsi="Calibri"/>
                  <w:sz w:val="16"/>
                  <w:szCs w:val="16"/>
                </w:rPr>
                <w:delText>CF1R</w:delText>
              </w:r>
            </w:del>
            <w:ins w:id="274" w:author="Alhabibi, Haider@Energy" w:date="2022-02-14T14:00:00Z">
              <w:r w:rsidR="0033717F">
                <w:rPr>
                  <w:rFonts w:ascii="Calibri" w:hAnsi="Calibri"/>
                  <w:sz w:val="16"/>
                  <w:szCs w:val="16"/>
                </w:rPr>
                <w:t>LMCC</w:t>
              </w:r>
            </w:ins>
            <w:r w:rsidRPr="0061440C">
              <w:rPr>
                <w:rFonts w:ascii="Calibri" w:hAnsi="Calibri"/>
                <w:sz w:val="16"/>
                <w:szCs w:val="16"/>
              </w:rPr>
              <w:t>&gt;&gt;</w:t>
            </w:r>
          </w:p>
        </w:tc>
        <w:tc>
          <w:tcPr>
            <w:tcW w:w="1122" w:type="dxa"/>
            <w:tcMar>
              <w:left w:w="29" w:type="dxa"/>
              <w:right w:w="29" w:type="dxa"/>
            </w:tcMar>
          </w:tcPr>
          <w:p w14:paraId="26FCBD4E" w14:textId="0DC1998C"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auto filled text: referenced from </w:t>
            </w:r>
            <w:del w:id="275" w:author="Alhabibi, Haider@Energy" w:date="2022-02-14T14:00:00Z">
              <w:r w:rsidRPr="00B62959" w:rsidDel="0033717F">
                <w:rPr>
                  <w:rFonts w:ascii="Calibri" w:hAnsi="Calibri"/>
                  <w:sz w:val="16"/>
                  <w:szCs w:val="16"/>
                </w:rPr>
                <w:delText>CF1R</w:delText>
              </w:r>
            </w:del>
            <w:ins w:id="276" w:author="Alhabibi, Haider@Energy" w:date="2022-02-14T14:00:00Z">
              <w:r w:rsidR="0033717F">
                <w:rPr>
                  <w:rFonts w:ascii="Calibri" w:hAnsi="Calibri"/>
                  <w:sz w:val="16"/>
                  <w:szCs w:val="16"/>
                </w:rPr>
                <w:t>LMCC</w:t>
              </w:r>
            </w:ins>
            <w:r w:rsidRPr="00B62959">
              <w:rPr>
                <w:rFonts w:ascii="Calibri" w:hAnsi="Calibri"/>
                <w:sz w:val="16"/>
                <w:szCs w:val="16"/>
              </w:rPr>
              <w:t xml:space="preserve"> for this system name&gt;&gt;</w:t>
            </w:r>
          </w:p>
        </w:tc>
        <w:tc>
          <w:tcPr>
            <w:tcW w:w="1122" w:type="dxa"/>
            <w:tcMar>
              <w:left w:w="29" w:type="dxa"/>
              <w:right w:w="29" w:type="dxa"/>
            </w:tcMar>
          </w:tcPr>
          <w:p w14:paraId="0E8A78C9" w14:textId="77777777" w:rsidR="000C1C1A" w:rsidRDefault="00C56114" w:rsidP="00196676">
            <w:pPr>
              <w:keepNext/>
              <w:rPr>
                <w:rFonts w:ascii="Calibri" w:hAnsi="Calibri"/>
                <w:sz w:val="12"/>
                <w:szCs w:val="12"/>
              </w:rPr>
            </w:pPr>
            <w:r w:rsidRPr="0064406C">
              <w:rPr>
                <w:rFonts w:ascii="Calibri" w:hAnsi="Calibri"/>
                <w:sz w:val="12"/>
                <w:szCs w:val="12"/>
              </w:rPr>
              <w:t>&lt;&lt;</w:t>
            </w:r>
            <w:r w:rsidR="00025A0F" w:rsidRPr="0064406C">
              <w:rPr>
                <w:rFonts w:ascii="Calibri" w:hAnsi="Calibri"/>
                <w:b/>
                <w:sz w:val="12"/>
                <w:szCs w:val="12"/>
              </w:rPr>
              <w:t>if</w:t>
            </w:r>
            <w:r w:rsidR="00025A0F" w:rsidRPr="0064406C">
              <w:rPr>
                <w:rFonts w:ascii="Calibri" w:hAnsi="Calibri"/>
                <w:sz w:val="12"/>
                <w:szCs w:val="12"/>
              </w:rPr>
              <w:t xml:space="preserve"> </w:t>
            </w:r>
            <w:r w:rsidR="00025A0F" w:rsidRPr="00C65B84">
              <w:rPr>
                <w:rFonts w:ascii="Calibri" w:hAnsi="Calibri"/>
                <w:sz w:val="12"/>
                <w:szCs w:val="12"/>
                <w:highlight w:val="yellow"/>
              </w:rPr>
              <w:t>B02</w:t>
            </w:r>
            <w:r w:rsidR="00025A0F" w:rsidRPr="0064406C">
              <w:rPr>
                <w:rFonts w:ascii="Calibri" w:hAnsi="Calibri"/>
                <w:sz w:val="12"/>
                <w:szCs w:val="12"/>
              </w:rPr>
              <w:t xml:space="preserve"> = </w:t>
            </w:r>
            <w:r w:rsidR="000C1C1A">
              <w:rPr>
                <w:rFonts w:ascii="Calibri" w:hAnsi="Calibri"/>
                <w:sz w:val="12"/>
                <w:szCs w:val="12"/>
              </w:rPr>
              <w:t>one of the following:</w:t>
            </w:r>
          </w:p>
          <w:p w14:paraId="4942330E" w14:textId="444E6521" w:rsidR="000C1C1A" w:rsidRDefault="000C1C1A"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w:t>
            </w:r>
          </w:p>
          <w:p w14:paraId="3BF78387" w14:textId="77777777" w:rsidR="000C1C1A" w:rsidRDefault="000C1C1A" w:rsidP="00196676">
            <w:pPr>
              <w:keepNext/>
              <w:rPr>
                <w:rFonts w:ascii="Calibri" w:hAnsi="Calibri"/>
                <w:sz w:val="12"/>
                <w:szCs w:val="12"/>
              </w:rPr>
            </w:pPr>
            <w:r>
              <w:rPr>
                <w:rFonts w:ascii="Calibri" w:hAnsi="Calibri"/>
                <w:sz w:val="12"/>
                <w:szCs w:val="12"/>
              </w:rPr>
              <w:t>*</w:t>
            </w:r>
            <w:r w:rsidR="00025A0F" w:rsidRPr="0064406C">
              <w:rPr>
                <w:rFonts w:ascii="Calibri" w:hAnsi="Calibri"/>
                <w:sz w:val="12"/>
                <w:szCs w:val="12"/>
              </w:rPr>
              <w:t xml:space="preserve">hydronic + forced air, </w:t>
            </w:r>
          </w:p>
          <w:p w14:paraId="4DEFADBE" w14:textId="77777777" w:rsidR="000C1C1A" w:rsidRDefault="000C1C1A"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combined</w:t>
            </w:r>
            <w:proofErr w:type="gramEnd"/>
            <w:r w:rsidR="00025A0F" w:rsidRPr="0064406C">
              <w:rPr>
                <w:rFonts w:ascii="Calibri" w:hAnsi="Calibri"/>
                <w:sz w:val="12"/>
                <w:szCs w:val="12"/>
              </w:rPr>
              <w:t xml:space="preserve"> hydronic, </w:t>
            </w:r>
          </w:p>
          <w:p w14:paraId="25B0FB30" w14:textId="2164E051" w:rsidR="000C1C1A" w:rsidRDefault="000C1C1A" w:rsidP="00196676">
            <w:pPr>
              <w:keepNext/>
              <w:rPr>
                <w:rFonts w:ascii="Calibri" w:hAnsi="Calibri"/>
                <w:sz w:val="12"/>
                <w:szCs w:val="12"/>
              </w:rPr>
            </w:pPr>
            <w:r>
              <w:rPr>
                <w:rFonts w:ascii="Calibri" w:hAnsi="Calibri"/>
                <w:sz w:val="12"/>
                <w:szCs w:val="12"/>
              </w:rPr>
              <w:t>*</w:t>
            </w:r>
            <w:r w:rsidR="00025A0F" w:rsidRPr="0064406C">
              <w:rPr>
                <w:rFonts w:ascii="Calibri" w:hAnsi="Calibri"/>
                <w:sz w:val="12"/>
                <w:szCs w:val="12"/>
              </w:rPr>
              <w:t xml:space="preserve">combined </w:t>
            </w:r>
            <w:r>
              <w:rPr>
                <w:rFonts w:ascii="Calibri" w:hAnsi="Calibri"/>
                <w:sz w:val="12"/>
                <w:szCs w:val="12"/>
              </w:rPr>
              <w:t>*</w:t>
            </w:r>
            <w:r w:rsidR="00025A0F" w:rsidRPr="0064406C">
              <w:rPr>
                <w:rFonts w:ascii="Calibri" w:hAnsi="Calibri"/>
                <w:sz w:val="12"/>
                <w:szCs w:val="12"/>
              </w:rPr>
              <w:t xml:space="preserve">hydronic + forced air, </w:t>
            </w:r>
          </w:p>
          <w:p w14:paraId="24FE18F9" w14:textId="647BBC3C" w:rsidR="000C1C1A" w:rsidRDefault="000C1C1A"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HP</w:t>
            </w:r>
          </w:p>
          <w:p w14:paraId="4F957455" w14:textId="570E166D" w:rsidR="000C1C1A" w:rsidRDefault="000C1C1A"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HP + forced air, </w:t>
            </w:r>
          </w:p>
          <w:p w14:paraId="79B5F0F0" w14:textId="79F12B0D" w:rsidR="000C1C1A" w:rsidRDefault="00025A0F" w:rsidP="00196676">
            <w:pPr>
              <w:keepNext/>
              <w:rPr>
                <w:rFonts w:ascii="Calibri" w:hAnsi="Calibri"/>
                <w:sz w:val="12"/>
                <w:szCs w:val="12"/>
              </w:rPr>
            </w:pPr>
            <w:r w:rsidRPr="0064406C">
              <w:rPr>
                <w:rFonts w:ascii="Calibri" w:hAnsi="Calibri"/>
                <w:b/>
                <w:sz w:val="12"/>
                <w:szCs w:val="12"/>
              </w:rPr>
              <w:t>then</w:t>
            </w:r>
            <w:r w:rsidRPr="0064406C">
              <w:rPr>
                <w:rFonts w:ascii="Calibri" w:hAnsi="Calibri"/>
                <w:sz w:val="12"/>
                <w:szCs w:val="12"/>
              </w:rPr>
              <w:t xml:space="preserve"> </w:t>
            </w:r>
            <w:r w:rsidR="00560CBD">
              <w:rPr>
                <w:rFonts w:ascii="Calibri" w:hAnsi="Calibri"/>
                <w:sz w:val="12"/>
                <w:szCs w:val="12"/>
              </w:rPr>
              <w:t>value =</w:t>
            </w:r>
            <w:r w:rsidR="00560CBD" w:rsidRPr="0064406C">
              <w:rPr>
                <w:rFonts w:ascii="Calibri" w:hAnsi="Calibri"/>
                <w:sz w:val="12"/>
                <w:szCs w:val="12"/>
              </w:rPr>
              <w:t xml:space="preserve"> </w:t>
            </w:r>
            <w:proofErr w:type="gramStart"/>
            <w:r w:rsidRPr="0064406C">
              <w:rPr>
                <w:rFonts w:ascii="Calibri" w:hAnsi="Calibri"/>
                <w:sz w:val="12"/>
                <w:szCs w:val="12"/>
              </w:rPr>
              <w:t>NA;</w:t>
            </w:r>
            <w:proofErr w:type="gramEnd"/>
            <w:r w:rsidRPr="0064406C">
              <w:rPr>
                <w:rFonts w:ascii="Calibri" w:hAnsi="Calibri"/>
                <w:sz w:val="12"/>
                <w:szCs w:val="12"/>
              </w:rPr>
              <w:t xml:space="preserve"> </w:t>
            </w:r>
          </w:p>
          <w:p w14:paraId="3818C8F0" w14:textId="77777777" w:rsidR="000C1C1A" w:rsidRDefault="000C1C1A" w:rsidP="00196676">
            <w:pPr>
              <w:keepNext/>
              <w:rPr>
                <w:rFonts w:ascii="Calibri" w:hAnsi="Calibri"/>
                <w:sz w:val="12"/>
                <w:szCs w:val="12"/>
              </w:rPr>
            </w:pPr>
          </w:p>
          <w:p w14:paraId="26FCBD4F" w14:textId="56605D52" w:rsidR="006E63C9" w:rsidRPr="0064406C" w:rsidRDefault="00025A0F" w:rsidP="00196676">
            <w:pPr>
              <w:keepNext/>
              <w:rPr>
                <w:rFonts w:ascii="Calibri" w:hAnsi="Calibri"/>
                <w:sz w:val="12"/>
                <w:szCs w:val="12"/>
              </w:rPr>
            </w:pPr>
            <w:r w:rsidRPr="0064406C">
              <w:rPr>
                <w:rFonts w:ascii="Calibri" w:hAnsi="Calibri"/>
                <w:b/>
                <w:sz w:val="12"/>
                <w:szCs w:val="12"/>
              </w:rPr>
              <w:t>else</w:t>
            </w:r>
            <w:r w:rsidRPr="0064406C">
              <w:rPr>
                <w:rFonts w:ascii="Calibri" w:hAnsi="Calibri"/>
                <w:sz w:val="12"/>
                <w:szCs w:val="12"/>
              </w:rPr>
              <w:t xml:space="preserve"> </w:t>
            </w:r>
            <w:r w:rsidR="00C56114" w:rsidRPr="0064406C">
              <w:rPr>
                <w:rFonts w:ascii="Calibri" w:hAnsi="Calibri"/>
                <w:sz w:val="12"/>
                <w:szCs w:val="12"/>
              </w:rPr>
              <w:t xml:space="preserve">auto fill text referenced from </w:t>
            </w:r>
            <w:del w:id="277" w:author="Alhabibi, Haider@Energy" w:date="2022-02-14T14:00:00Z">
              <w:r w:rsidR="00C56114" w:rsidRPr="0064406C" w:rsidDel="0033717F">
                <w:rPr>
                  <w:rFonts w:ascii="Calibri" w:hAnsi="Calibri"/>
                  <w:sz w:val="12"/>
                  <w:szCs w:val="12"/>
                </w:rPr>
                <w:delText>CF1R</w:delText>
              </w:r>
            </w:del>
            <w:ins w:id="278" w:author="Alhabibi, Haider@Energy" w:date="2022-02-14T14:00:00Z">
              <w:r w:rsidR="0033717F">
                <w:rPr>
                  <w:rFonts w:ascii="Calibri" w:hAnsi="Calibri"/>
                  <w:sz w:val="12"/>
                  <w:szCs w:val="12"/>
                </w:rPr>
                <w:t>LMCC</w:t>
              </w:r>
            </w:ins>
            <w:r w:rsidR="00C56114" w:rsidRPr="0064406C">
              <w:rPr>
                <w:rFonts w:ascii="Calibri" w:hAnsi="Calibri"/>
                <w:sz w:val="12"/>
                <w:szCs w:val="12"/>
              </w:rPr>
              <w:t xml:space="preserve"> for this system name&gt;&gt;</w:t>
            </w:r>
          </w:p>
        </w:tc>
        <w:tc>
          <w:tcPr>
            <w:tcW w:w="1122" w:type="dxa"/>
            <w:tcMar>
              <w:left w:w="29" w:type="dxa"/>
              <w:right w:w="29" w:type="dxa"/>
            </w:tcMar>
          </w:tcPr>
          <w:p w14:paraId="52FAA9F8" w14:textId="598D2F25" w:rsidR="00560CBD" w:rsidRDefault="00C56114" w:rsidP="00196676">
            <w:pPr>
              <w:keepNext/>
              <w:rPr>
                <w:rFonts w:ascii="Calibri" w:hAnsi="Calibri"/>
                <w:sz w:val="12"/>
                <w:szCs w:val="12"/>
              </w:rPr>
            </w:pPr>
            <w:r w:rsidRPr="0064406C">
              <w:rPr>
                <w:rFonts w:ascii="Calibri" w:hAnsi="Calibri"/>
                <w:sz w:val="12"/>
                <w:szCs w:val="12"/>
              </w:rPr>
              <w:t>&lt;&lt;</w:t>
            </w:r>
            <w:r w:rsidR="00025A0F" w:rsidRPr="0064406C">
              <w:rPr>
                <w:rFonts w:ascii="Calibri" w:hAnsi="Calibri"/>
                <w:sz w:val="12"/>
                <w:szCs w:val="12"/>
              </w:rPr>
              <w:t xml:space="preserve"> </w:t>
            </w:r>
            <w:r w:rsidR="00025A0F" w:rsidRPr="0064406C">
              <w:rPr>
                <w:rFonts w:ascii="Calibri" w:hAnsi="Calibri"/>
                <w:b/>
                <w:sz w:val="12"/>
                <w:szCs w:val="12"/>
              </w:rPr>
              <w:t>if</w:t>
            </w:r>
            <w:r w:rsidR="00025A0F" w:rsidRPr="0064406C">
              <w:rPr>
                <w:rFonts w:ascii="Calibri" w:hAnsi="Calibri"/>
                <w:sz w:val="12"/>
                <w:szCs w:val="12"/>
              </w:rPr>
              <w:t xml:space="preserve"> </w:t>
            </w:r>
            <w:r w:rsidR="00025A0F" w:rsidRPr="00C65B84">
              <w:rPr>
                <w:rFonts w:ascii="Calibri" w:hAnsi="Calibri"/>
                <w:sz w:val="12"/>
                <w:szCs w:val="12"/>
                <w:highlight w:val="yellow"/>
              </w:rPr>
              <w:t>B02</w:t>
            </w:r>
            <w:r w:rsidR="00025A0F" w:rsidRPr="0064406C">
              <w:rPr>
                <w:rFonts w:ascii="Calibri" w:hAnsi="Calibri"/>
                <w:sz w:val="12"/>
                <w:szCs w:val="12"/>
              </w:rPr>
              <w:t xml:space="preserve"> = </w:t>
            </w:r>
            <w:r w:rsidR="00560CBD">
              <w:rPr>
                <w:rFonts w:ascii="Calibri" w:hAnsi="Calibri"/>
                <w:sz w:val="12"/>
                <w:szCs w:val="12"/>
              </w:rPr>
              <w:t>one of the following:</w:t>
            </w:r>
          </w:p>
          <w:p w14:paraId="0B9A9BF0" w14:textId="77777777" w:rsidR="00560CBD" w:rsidRDefault="00560CBD"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w:t>
            </w:r>
          </w:p>
          <w:p w14:paraId="32D4CB2C" w14:textId="1EC1FC24" w:rsidR="00560CBD" w:rsidRDefault="00560CBD" w:rsidP="00196676">
            <w:pPr>
              <w:keepNext/>
              <w:rPr>
                <w:rFonts w:ascii="Calibri" w:hAnsi="Calibri"/>
                <w:sz w:val="12"/>
                <w:szCs w:val="12"/>
              </w:rPr>
            </w:pPr>
            <w:r>
              <w:rPr>
                <w:rFonts w:ascii="Calibri" w:hAnsi="Calibri"/>
                <w:sz w:val="12"/>
                <w:szCs w:val="12"/>
              </w:rPr>
              <w:t>*</w:t>
            </w:r>
            <w:r w:rsidR="00025A0F" w:rsidRPr="0064406C">
              <w:rPr>
                <w:rFonts w:ascii="Calibri" w:hAnsi="Calibri"/>
                <w:sz w:val="12"/>
                <w:szCs w:val="12"/>
              </w:rPr>
              <w:t xml:space="preserve">hydronic + forced air, </w:t>
            </w:r>
          </w:p>
          <w:p w14:paraId="71BEB2D1" w14:textId="593FA68C" w:rsidR="00560CBD" w:rsidRDefault="00560CBD"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combined</w:t>
            </w:r>
            <w:proofErr w:type="gramEnd"/>
            <w:r w:rsidR="00025A0F" w:rsidRPr="0064406C">
              <w:rPr>
                <w:rFonts w:ascii="Calibri" w:hAnsi="Calibri"/>
                <w:sz w:val="12"/>
                <w:szCs w:val="12"/>
              </w:rPr>
              <w:t xml:space="preserve"> hydronic, </w:t>
            </w:r>
          </w:p>
          <w:p w14:paraId="72E1AD13" w14:textId="2D016848" w:rsidR="00560CBD" w:rsidRDefault="00560CBD"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combined</w:t>
            </w:r>
            <w:proofErr w:type="gramEnd"/>
            <w:r w:rsidR="00025A0F" w:rsidRPr="0064406C">
              <w:rPr>
                <w:rFonts w:ascii="Calibri" w:hAnsi="Calibri"/>
                <w:sz w:val="12"/>
                <w:szCs w:val="12"/>
              </w:rPr>
              <w:t xml:space="preserve"> hydronic + forced air, </w:t>
            </w:r>
          </w:p>
          <w:p w14:paraId="3BC7A86A" w14:textId="0650D21C" w:rsidR="00560CBD" w:rsidRDefault="00560CBD"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HP</w:t>
            </w:r>
          </w:p>
          <w:p w14:paraId="55FC3CA3" w14:textId="101470F8" w:rsidR="00560CBD" w:rsidRDefault="00560CBD" w:rsidP="00196676">
            <w:pPr>
              <w:keepNext/>
              <w:rPr>
                <w:rFonts w:ascii="Calibri" w:hAnsi="Calibri"/>
                <w:sz w:val="12"/>
                <w:szCs w:val="12"/>
              </w:rPr>
            </w:pPr>
            <w:r>
              <w:rPr>
                <w:rFonts w:ascii="Calibri" w:hAnsi="Calibri"/>
                <w:sz w:val="12"/>
                <w:szCs w:val="12"/>
              </w:rPr>
              <w:t>*</w:t>
            </w:r>
            <w:proofErr w:type="gramStart"/>
            <w:r w:rsidR="00025A0F" w:rsidRPr="0064406C">
              <w:rPr>
                <w:rFonts w:ascii="Calibri" w:hAnsi="Calibri"/>
                <w:sz w:val="12"/>
                <w:szCs w:val="12"/>
              </w:rPr>
              <w:t>hydronic</w:t>
            </w:r>
            <w:proofErr w:type="gramEnd"/>
            <w:r w:rsidR="00025A0F" w:rsidRPr="0064406C">
              <w:rPr>
                <w:rFonts w:ascii="Calibri" w:hAnsi="Calibri"/>
                <w:sz w:val="12"/>
                <w:szCs w:val="12"/>
              </w:rPr>
              <w:t xml:space="preserve"> HP + forced air, </w:t>
            </w:r>
          </w:p>
          <w:p w14:paraId="6BE493F7" w14:textId="659929BA" w:rsidR="00560CBD" w:rsidRDefault="00025A0F" w:rsidP="00560CBD">
            <w:pPr>
              <w:keepNext/>
              <w:rPr>
                <w:rFonts w:ascii="Calibri" w:hAnsi="Calibri"/>
                <w:sz w:val="12"/>
                <w:szCs w:val="12"/>
              </w:rPr>
            </w:pPr>
            <w:r w:rsidRPr="0064406C">
              <w:rPr>
                <w:rFonts w:ascii="Calibri" w:hAnsi="Calibri"/>
                <w:b/>
                <w:sz w:val="12"/>
                <w:szCs w:val="12"/>
              </w:rPr>
              <w:t>then</w:t>
            </w:r>
            <w:r w:rsidRPr="0064406C">
              <w:rPr>
                <w:rFonts w:ascii="Calibri" w:hAnsi="Calibri"/>
                <w:sz w:val="12"/>
                <w:szCs w:val="12"/>
              </w:rPr>
              <w:t xml:space="preserve"> </w:t>
            </w:r>
            <w:r w:rsidR="00560CBD">
              <w:rPr>
                <w:rFonts w:ascii="Calibri" w:hAnsi="Calibri"/>
                <w:sz w:val="12"/>
                <w:szCs w:val="12"/>
              </w:rPr>
              <w:t>value =</w:t>
            </w:r>
            <w:r w:rsidR="00560CBD" w:rsidRPr="0064406C">
              <w:rPr>
                <w:rFonts w:ascii="Calibri" w:hAnsi="Calibri"/>
                <w:sz w:val="12"/>
                <w:szCs w:val="12"/>
              </w:rPr>
              <w:t xml:space="preserve"> </w:t>
            </w:r>
            <w:proofErr w:type="gramStart"/>
            <w:r w:rsidRPr="0064406C">
              <w:rPr>
                <w:rFonts w:ascii="Calibri" w:hAnsi="Calibri"/>
                <w:sz w:val="12"/>
                <w:szCs w:val="12"/>
              </w:rPr>
              <w:t>NA;</w:t>
            </w:r>
            <w:proofErr w:type="gramEnd"/>
            <w:r w:rsidRPr="0064406C">
              <w:rPr>
                <w:rFonts w:ascii="Calibri" w:hAnsi="Calibri"/>
                <w:sz w:val="12"/>
                <w:szCs w:val="12"/>
              </w:rPr>
              <w:t xml:space="preserve"> </w:t>
            </w:r>
          </w:p>
          <w:p w14:paraId="7D8672B4" w14:textId="77777777" w:rsidR="00560CBD" w:rsidRDefault="00560CBD" w:rsidP="00560CBD">
            <w:pPr>
              <w:keepNext/>
              <w:rPr>
                <w:rFonts w:ascii="Calibri" w:hAnsi="Calibri"/>
                <w:sz w:val="12"/>
                <w:szCs w:val="12"/>
              </w:rPr>
            </w:pPr>
          </w:p>
          <w:p w14:paraId="26FCBD50" w14:textId="51473D49" w:rsidR="006E63C9" w:rsidRPr="0064406C" w:rsidRDefault="00025A0F" w:rsidP="00560CBD">
            <w:pPr>
              <w:keepNext/>
              <w:rPr>
                <w:rFonts w:ascii="Calibri" w:hAnsi="Calibri"/>
                <w:sz w:val="12"/>
                <w:szCs w:val="12"/>
              </w:rPr>
            </w:pPr>
            <w:r w:rsidRPr="0064406C">
              <w:rPr>
                <w:rFonts w:ascii="Calibri" w:hAnsi="Calibri"/>
                <w:b/>
                <w:sz w:val="12"/>
                <w:szCs w:val="12"/>
              </w:rPr>
              <w:t>else</w:t>
            </w:r>
            <w:r w:rsidRPr="0064406C">
              <w:rPr>
                <w:rFonts w:ascii="Calibri" w:hAnsi="Calibri"/>
                <w:sz w:val="12"/>
                <w:szCs w:val="12"/>
              </w:rPr>
              <w:t xml:space="preserve"> </w:t>
            </w:r>
            <w:r w:rsidR="00C56114" w:rsidRPr="0064406C">
              <w:rPr>
                <w:rFonts w:ascii="Calibri" w:hAnsi="Calibri"/>
                <w:sz w:val="12"/>
                <w:szCs w:val="12"/>
              </w:rPr>
              <w:t xml:space="preserve">auto fill text referenced from </w:t>
            </w:r>
            <w:del w:id="279" w:author="Alhabibi, Haider@Energy" w:date="2022-02-14T14:00:00Z">
              <w:r w:rsidR="00C56114" w:rsidRPr="0064406C" w:rsidDel="0033717F">
                <w:rPr>
                  <w:rFonts w:ascii="Calibri" w:hAnsi="Calibri"/>
                  <w:sz w:val="12"/>
                  <w:szCs w:val="12"/>
                </w:rPr>
                <w:delText>CF1R</w:delText>
              </w:r>
            </w:del>
            <w:ins w:id="280" w:author="Alhabibi, Haider@Energy" w:date="2022-02-14T14:00:00Z">
              <w:r w:rsidR="0033717F">
                <w:rPr>
                  <w:rFonts w:ascii="Calibri" w:hAnsi="Calibri"/>
                  <w:sz w:val="12"/>
                  <w:szCs w:val="12"/>
                </w:rPr>
                <w:t>LMCC</w:t>
              </w:r>
            </w:ins>
            <w:r w:rsidR="00C56114" w:rsidRPr="0064406C">
              <w:rPr>
                <w:rFonts w:ascii="Calibri" w:hAnsi="Calibri"/>
                <w:sz w:val="12"/>
                <w:szCs w:val="12"/>
              </w:rPr>
              <w:t xml:space="preserve"> for this system name&gt;&gt;</w:t>
            </w:r>
          </w:p>
        </w:tc>
        <w:tc>
          <w:tcPr>
            <w:tcW w:w="1122" w:type="dxa"/>
            <w:tcMar>
              <w:left w:w="29" w:type="dxa"/>
              <w:right w:w="29" w:type="dxa"/>
            </w:tcMar>
          </w:tcPr>
          <w:p w14:paraId="26FCBD51" w14:textId="66450698" w:rsidR="006E63C9" w:rsidRPr="008B0701" w:rsidRDefault="00C56114" w:rsidP="00196676">
            <w:pPr>
              <w:keepNext/>
              <w:rPr>
                <w:rFonts w:ascii="Calibri" w:hAnsi="Calibri"/>
                <w:sz w:val="14"/>
                <w:szCs w:val="14"/>
              </w:rPr>
            </w:pPr>
            <w:r w:rsidRPr="008B0701">
              <w:rPr>
                <w:rFonts w:ascii="Calibri" w:hAnsi="Calibri"/>
                <w:sz w:val="14"/>
                <w:szCs w:val="14"/>
              </w:rPr>
              <w:t xml:space="preserve">&lt;&lt;auto fill text referenced from </w:t>
            </w:r>
            <w:del w:id="281" w:author="Alhabibi, Haider@Energy" w:date="2022-02-14T14:00:00Z">
              <w:r w:rsidRPr="008B0701" w:rsidDel="0033717F">
                <w:rPr>
                  <w:rFonts w:ascii="Calibri" w:hAnsi="Calibri"/>
                  <w:sz w:val="14"/>
                  <w:szCs w:val="14"/>
                </w:rPr>
                <w:delText>CF1R</w:delText>
              </w:r>
            </w:del>
            <w:ins w:id="282"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name&gt;&gt;</w:t>
            </w:r>
          </w:p>
        </w:tc>
        <w:tc>
          <w:tcPr>
            <w:tcW w:w="1123" w:type="dxa"/>
            <w:tcMar>
              <w:left w:w="29" w:type="dxa"/>
              <w:right w:w="29" w:type="dxa"/>
            </w:tcMar>
          </w:tcPr>
          <w:p w14:paraId="61C8F221" w14:textId="1D8E34F3" w:rsidR="00E7286E" w:rsidRPr="0099200B" w:rsidRDefault="00C56114" w:rsidP="00334F7F">
            <w:pPr>
              <w:keepNext/>
              <w:rPr>
                <w:rFonts w:ascii="Calibri" w:hAnsi="Calibri"/>
                <w:sz w:val="12"/>
                <w:szCs w:val="12"/>
              </w:rPr>
            </w:pPr>
            <w:r w:rsidRPr="0099200B">
              <w:rPr>
                <w:rFonts w:ascii="Calibri" w:hAnsi="Calibri"/>
                <w:sz w:val="12"/>
                <w:szCs w:val="12"/>
              </w:rPr>
              <w:t xml:space="preserve">auto fill text referenced from </w:t>
            </w:r>
            <w:del w:id="283" w:author="Alhabibi, Haider@Energy" w:date="2022-02-14T14:00:00Z">
              <w:r w:rsidRPr="0099200B" w:rsidDel="0033717F">
                <w:rPr>
                  <w:rFonts w:ascii="Calibri" w:hAnsi="Calibri"/>
                  <w:sz w:val="12"/>
                  <w:szCs w:val="12"/>
                </w:rPr>
                <w:delText>CF1R</w:delText>
              </w:r>
            </w:del>
            <w:ins w:id="284" w:author="Alhabibi, Haider@Energy" w:date="2022-02-14T14:00:00Z">
              <w:r w:rsidR="0033717F">
                <w:rPr>
                  <w:rFonts w:ascii="Calibri" w:hAnsi="Calibri"/>
                  <w:sz w:val="12"/>
                  <w:szCs w:val="12"/>
                </w:rPr>
                <w:t>LMCC</w:t>
              </w:r>
            </w:ins>
            <w:r w:rsidRPr="0099200B">
              <w:rPr>
                <w:rFonts w:ascii="Calibri" w:hAnsi="Calibri"/>
                <w:sz w:val="12"/>
                <w:szCs w:val="12"/>
              </w:rPr>
              <w:t xml:space="preserve"> for this system name</w:t>
            </w:r>
            <w:r w:rsidR="00334F7F" w:rsidRPr="0099200B">
              <w:rPr>
                <w:rFonts w:ascii="Calibri" w:hAnsi="Calibri"/>
                <w:sz w:val="12"/>
                <w:szCs w:val="12"/>
              </w:rPr>
              <w:t xml:space="preserve">, </w:t>
            </w:r>
          </w:p>
          <w:p w14:paraId="4A56F578" w14:textId="77777777" w:rsidR="0099200B" w:rsidRPr="0099200B" w:rsidRDefault="00334F7F" w:rsidP="00334F7F">
            <w:pPr>
              <w:keepNext/>
              <w:rPr>
                <w:rFonts w:ascii="Calibri" w:hAnsi="Calibri"/>
                <w:sz w:val="12"/>
                <w:szCs w:val="12"/>
              </w:rPr>
            </w:pPr>
            <w:r w:rsidRPr="0099200B">
              <w:rPr>
                <w:rFonts w:ascii="Calibri" w:hAnsi="Calibri"/>
                <w:b/>
                <w:sz w:val="12"/>
                <w:szCs w:val="12"/>
              </w:rPr>
              <w:t>if</w:t>
            </w:r>
            <w:r w:rsidRPr="0099200B">
              <w:rPr>
                <w:rFonts w:ascii="Calibri" w:hAnsi="Calibri"/>
                <w:sz w:val="12"/>
                <w:szCs w:val="12"/>
              </w:rPr>
              <w:t xml:space="preserve"> </w:t>
            </w:r>
            <w:r w:rsidR="0099200B" w:rsidRPr="0099200B">
              <w:rPr>
                <w:rFonts w:ascii="Calibri" w:hAnsi="Calibri"/>
                <w:sz w:val="12"/>
                <w:szCs w:val="12"/>
              </w:rPr>
              <w:t>one of the following two conditions are true:</w:t>
            </w:r>
          </w:p>
          <w:p w14:paraId="299F1B56" w14:textId="78631207" w:rsidR="00334F7F" w:rsidRPr="0099200B" w:rsidRDefault="0099200B" w:rsidP="00334F7F">
            <w:pPr>
              <w:keepNext/>
              <w:rPr>
                <w:rFonts w:ascii="Calibri" w:hAnsi="Calibri"/>
                <w:sz w:val="12"/>
                <w:szCs w:val="12"/>
              </w:rPr>
            </w:pPr>
            <w:proofErr w:type="gramStart"/>
            <w:r w:rsidRPr="0099200B">
              <w:rPr>
                <w:rFonts w:ascii="Calibri" w:hAnsi="Calibri"/>
                <w:sz w:val="12"/>
                <w:szCs w:val="12"/>
              </w:rPr>
              <w:t>1:[</w:t>
            </w:r>
            <w:proofErr w:type="gramEnd"/>
            <w:r w:rsidR="00E7286E" w:rsidRPr="0099200B">
              <w:rPr>
                <w:rFonts w:ascii="Calibri" w:hAnsi="Calibri"/>
                <w:sz w:val="12"/>
                <w:szCs w:val="12"/>
              </w:rPr>
              <w:t xml:space="preserve">data is </w:t>
            </w:r>
            <w:r w:rsidR="0046088C" w:rsidRPr="0099200B">
              <w:rPr>
                <w:rFonts w:ascii="Calibri" w:hAnsi="Calibri"/>
                <w:sz w:val="12"/>
                <w:szCs w:val="12"/>
              </w:rPr>
              <w:t xml:space="preserve">not available on </w:t>
            </w:r>
            <w:del w:id="285" w:author="Alhabibi, Haider@Energy" w:date="2022-02-14T14:00:00Z">
              <w:r w:rsidR="0046088C" w:rsidRPr="0099200B" w:rsidDel="0033717F">
                <w:rPr>
                  <w:rFonts w:ascii="Calibri" w:hAnsi="Calibri"/>
                  <w:sz w:val="12"/>
                  <w:szCs w:val="12"/>
                </w:rPr>
                <w:delText>CF1R</w:delText>
              </w:r>
            </w:del>
            <w:ins w:id="286" w:author="Alhabibi, Haider@Energy" w:date="2022-02-14T14:00:00Z">
              <w:r w:rsidR="0033717F">
                <w:rPr>
                  <w:rFonts w:ascii="Calibri" w:hAnsi="Calibri"/>
                  <w:sz w:val="12"/>
                  <w:szCs w:val="12"/>
                </w:rPr>
                <w:t>LMCC</w:t>
              </w:r>
            </w:ins>
            <w:r w:rsidRPr="0099200B">
              <w:rPr>
                <w:rFonts w:ascii="Calibri" w:hAnsi="Calibri"/>
                <w:sz w:val="12"/>
                <w:szCs w:val="12"/>
              </w:rPr>
              <w:t>]</w:t>
            </w:r>
            <w:r w:rsidR="0046088C" w:rsidRPr="0099200B">
              <w:rPr>
                <w:rFonts w:ascii="Calibri" w:hAnsi="Calibri"/>
                <w:sz w:val="12"/>
                <w:szCs w:val="12"/>
              </w:rPr>
              <w:t xml:space="preserve"> </w:t>
            </w:r>
            <w:r w:rsidRPr="0099200B">
              <w:rPr>
                <w:rFonts w:ascii="Calibri" w:hAnsi="Calibri"/>
                <w:sz w:val="12"/>
                <w:szCs w:val="12"/>
              </w:rPr>
              <w:t>2:[B05=</w:t>
            </w:r>
            <w:proofErr w:type="spellStart"/>
            <w:r w:rsidR="00334F7F" w:rsidRPr="0099200B">
              <w:rPr>
                <w:rFonts w:ascii="Calibri" w:hAnsi="Calibri"/>
                <w:sz w:val="12"/>
                <w:szCs w:val="12"/>
              </w:rPr>
              <w:t>NoCooling</w:t>
            </w:r>
            <w:proofErr w:type="spellEnd"/>
            <w:r w:rsidRPr="0099200B">
              <w:rPr>
                <w:rFonts w:ascii="Calibri" w:hAnsi="Calibri"/>
                <w:sz w:val="12"/>
                <w:szCs w:val="12"/>
              </w:rPr>
              <w:t>]</w:t>
            </w:r>
            <w:r w:rsidR="00334F7F" w:rsidRPr="0099200B">
              <w:rPr>
                <w:rFonts w:ascii="Calibri" w:hAnsi="Calibri"/>
                <w:sz w:val="12"/>
                <w:szCs w:val="12"/>
              </w:rPr>
              <w:t>,</w:t>
            </w:r>
          </w:p>
          <w:p w14:paraId="26FCBD54" w14:textId="41FAF550" w:rsidR="006E63C9" w:rsidRPr="0099200B" w:rsidRDefault="00334F7F" w:rsidP="00A325A1">
            <w:pPr>
              <w:keepNext/>
              <w:rPr>
                <w:rFonts w:ascii="Calibri" w:hAnsi="Calibri"/>
                <w:sz w:val="12"/>
                <w:szCs w:val="12"/>
              </w:rPr>
            </w:pPr>
            <w:r w:rsidRPr="0099200B">
              <w:rPr>
                <w:rFonts w:ascii="Calibri" w:hAnsi="Calibri"/>
                <w:b/>
                <w:sz w:val="12"/>
                <w:szCs w:val="12"/>
              </w:rPr>
              <w:t>then</w:t>
            </w:r>
            <w:r w:rsidRPr="0099200B">
              <w:rPr>
                <w:rFonts w:ascii="Calibri" w:hAnsi="Calibri"/>
                <w:sz w:val="12"/>
                <w:szCs w:val="12"/>
              </w:rPr>
              <w:t xml:space="preserve"> display result=N/A </w:t>
            </w:r>
            <w:r w:rsidR="00700AF8" w:rsidRPr="0099200B">
              <w:rPr>
                <w:rFonts w:ascii="Calibri" w:hAnsi="Calibri"/>
                <w:sz w:val="12"/>
                <w:szCs w:val="12"/>
              </w:rPr>
              <w:t>&gt;&gt;</w:t>
            </w:r>
          </w:p>
        </w:tc>
        <w:tc>
          <w:tcPr>
            <w:tcW w:w="1122" w:type="dxa"/>
            <w:tcMar>
              <w:left w:w="29" w:type="dxa"/>
              <w:right w:w="29" w:type="dxa"/>
            </w:tcMar>
          </w:tcPr>
          <w:p w14:paraId="05AC67E4" w14:textId="083BDFFF" w:rsidR="00E7286E" w:rsidRPr="0099200B" w:rsidRDefault="00C56114" w:rsidP="00334F7F">
            <w:pPr>
              <w:keepNext/>
              <w:rPr>
                <w:rFonts w:ascii="Calibri" w:hAnsi="Calibri"/>
                <w:sz w:val="12"/>
                <w:szCs w:val="12"/>
              </w:rPr>
            </w:pPr>
            <w:r w:rsidRPr="0099200B">
              <w:rPr>
                <w:rFonts w:ascii="Calibri" w:hAnsi="Calibri"/>
                <w:sz w:val="12"/>
                <w:szCs w:val="12"/>
              </w:rPr>
              <w:t xml:space="preserve">auto filled text referenced from </w:t>
            </w:r>
            <w:del w:id="287" w:author="Alhabibi, Haider@Energy" w:date="2022-02-14T14:00:00Z">
              <w:r w:rsidRPr="0099200B" w:rsidDel="0033717F">
                <w:rPr>
                  <w:rFonts w:ascii="Calibri" w:hAnsi="Calibri"/>
                  <w:sz w:val="12"/>
                  <w:szCs w:val="12"/>
                </w:rPr>
                <w:delText>CF1R</w:delText>
              </w:r>
            </w:del>
            <w:ins w:id="288" w:author="Alhabibi, Haider@Energy" w:date="2022-02-14T14:00:00Z">
              <w:r w:rsidR="0033717F">
                <w:rPr>
                  <w:rFonts w:ascii="Calibri" w:hAnsi="Calibri"/>
                  <w:sz w:val="12"/>
                  <w:szCs w:val="12"/>
                </w:rPr>
                <w:t>LMCC</w:t>
              </w:r>
            </w:ins>
            <w:r w:rsidRPr="0099200B">
              <w:rPr>
                <w:rFonts w:ascii="Calibri" w:hAnsi="Calibri"/>
                <w:sz w:val="12"/>
                <w:szCs w:val="12"/>
              </w:rPr>
              <w:t xml:space="preserve"> for this system name</w:t>
            </w:r>
            <w:r w:rsidR="00334F7F" w:rsidRPr="0099200B">
              <w:rPr>
                <w:rFonts w:ascii="Calibri" w:hAnsi="Calibri"/>
                <w:sz w:val="12"/>
                <w:szCs w:val="12"/>
              </w:rPr>
              <w:t xml:space="preserve">, </w:t>
            </w:r>
          </w:p>
          <w:p w14:paraId="53A97191" w14:textId="45ECFF02" w:rsidR="0099200B" w:rsidRDefault="00334F7F" w:rsidP="00334F7F">
            <w:pPr>
              <w:keepNext/>
              <w:rPr>
                <w:rFonts w:ascii="Calibri" w:hAnsi="Calibri"/>
                <w:sz w:val="12"/>
                <w:szCs w:val="12"/>
              </w:rPr>
            </w:pPr>
            <w:r w:rsidRPr="0099200B">
              <w:rPr>
                <w:rFonts w:ascii="Calibri" w:hAnsi="Calibri"/>
                <w:b/>
                <w:sz w:val="12"/>
                <w:szCs w:val="12"/>
              </w:rPr>
              <w:t>if</w:t>
            </w:r>
            <w:r w:rsidRPr="0099200B">
              <w:rPr>
                <w:rFonts w:ascii="Calibri" w:hAnsi="Calibri"/>
                <w:sz w:val="12"/>
                <w:szCs w:val="12"/>
              </w:rPr>
              <w:t xml:space="preserve"> </w:t>
            </w:r>
            <w:r w:rsidR="0099200B" w:rsidRPr="0099200B">
              <w:rPr>
                <w:rFonts w:ascii="Calibri" w:hAnsi="Calibri"/>
                <w:sz w:val="12"/>
                <w:szCs w:val="12"/>
              </w:rPr>
              <w:t>one of the following two conditions are true:</w:t>
            </w:r>
          </w:p>
          <w:p w14:paraId="7B8D8B8A" w14:textId="0BC4445D" w:rsidR="0099200B" w:rsidRDefault="0099200B" w:rsidP="0099200B">
            <w:pPr>
              <w:keepNext/>
              <w:rPr>
                <w:rFonts w:ascii="Calibri" w:hAnsi="Calibri"/>
                <w:sz w:val="6"/>
                <w:szCs w:val="6"/>
              </w:rPr>
            </w:pPr>
            <w:proofErr w:type="gramStart"/>
            <w:r>
              <w:rPr>
                <w:rFonts w:ascii="Calibri" w:hAnsi="Calibri"/>
                <w:sz w:val="12"/>
                <w:szCs w:val="12"/>
              </w:rPr>
              <w:t>1:[</w:t>
            </w:r>
            <w:proofErr w:type="gramEnd"/>
            <w:r w:rsidR="00E7286E" w:rsidRPr="0099200B">
              <w:rPr>
                <w:rFonts w:ascii="Calibri" w:hAnsi="Calibri"/>
                <w:sz w:val="12"/>
                <w:szCs w:val="12"/>
              </w:rPr>
              <w:t xml:space="preserve">data is not available on </w:t>
            </w:r>
            <w:del w:id="289" w:author="Alhabibi, Haider@Energy" w:date="2022-02-14T14:00:00Z">
              <w:r w:rsidR="00E7286E" w:rsidRPr="0099200B" w:rsidDel="0033717F">
                <w:rPr>
                  <w:rFonts w:ascii="Calibri" w:hAnsi="Calibri"/>
                  <w:sz w:val="12"/>
                  <w:szCs w:val="12"/>
                </w:rPr>
                <w:delText>CF1R</w:delText>
              </w:r>
            </w:del>
            <w:ins w:id="290" w:author="Alhabibi, Haider@Energy" w:date="2022-02-14T14:00:00Z">
              <w:r w:rsidR="0033717F">
                <w:rPr>
                  <w:rFonts w:ascii="Calibri" w:hAnsi="Calibri"/>
                  <w:sz w:val="12"/>
                  <w:szCs w:val="12"/>
                </w:rPr>
                <w:t>LMCC</w:t>
              </w:r>
            </w:ins>
            <w:r>
              <w:rPr>
                <w:rFonts w:ascii="Calibri" w:hAnsi="Calibri"/>
                <w:sz w:val="12"/>
                <w:szCs w:val="12"/>
              </w:rPr>
              <w:t>]</w:t>
            </w:r>
          </w:p>
          <w:p w14:paraId="0E94CFEB" w14:textId="2C9408EA" w:rsidR="00334F7F" w:rsidRPr="0099200B" w:rsidRDefault="0099200B" w:rsidP="0099200B">
            <w:pPr>
              <w:keepNext/>
              <w:rPr>
                <w:rFonts w:ascii="Calibri" w:hAnsi="Calibri"/>
                <w:sz w:val="12"/>
                <w:szCs w:val="12"/>
              </w:rPr>
            </w:pPr>
            <w:proofErr w:type="gramStart"/>
            <w:r>
              <w:rPr>
                <w:rFonts w:ascii="Calibri" w:hAnsi="Calibri"/>
                <w:sz w:val="12"/>
                <w:szCs w:val="12"/>
              </w:rPr>
              <w:t>2:[</w:t>
            </w:r>
            <w:proofErr w:type="gramEnd"/>
            <w:r>
              <w:rPr>
                <w:rFonts w:ascii="Calibri" w:hAnsi="Calibri"/>
                <w:sz w:val="12"/>
                <w:szCs w:val="12"/>
              </w:rPr>
              <w:t>B05=</w:t>
            </w:r>
            <w:proofErr w:type="spellStart"/>
            <w:r w:rsidR="00334F7F" w:rsidRPr="0099200B">
              <w:rPr>
                <w:rFonts w:ascii="Calibri" w:hAnsi="Calibri"/>
                <w:sz w:val="12"/>
                <w:szCs w:val="12"/>
              </w:rPr>
              <w:t>NoCooling</w:t>
            </w:r>
            <w:proofErr w:type="spellEnd"/>
            <w:r>
              <w:rPr>
                <w:rFonts w:ascii="Calibri" w:hAnsi="Calibri"/>
                <w:sz w:val="12"/>
                <w:szCs w:val="12"/>
              </w:rPr>
              <w:t>]</w:t>
            </w:r>
            <w:r w:rsidR="00334F7F" w:rsidRPr="0099200B">
              <w:rPr>
                <w:rFonts w:ascii="Calibri" w:hAnsi="Calibri"/>
                <w:sz w:val="12"/>
                <w:szCs w:val="12"/>
              </w:rPr>
              <w:t>,</w:t>
            </w:r>
          </w:p>
          <w:p w14:paraId="26FCBD57" w14:textId="7DDA8C9A" w:rsidR="006E63C9" w:rsidRPr="0099200B" w:rsidRDefault="00334F7F" w:rsidP="00700AF8">
            <w:pPr>
              <w:keepNext/>
              <w:rPr>
                <w:rFonts w:ascii="Calibri" w:hAnsi="Calibri"/>
                <w:sz w:val="12"/>
                <w:szCs w:val="12"/>
              </w:rPr>
            </w:pPr>
            <w:r w:rsidRPr="0099200B">
              <w:rPr>
                <w:rFonts w:ascii="Calibri" w:hAnsi="Calibri"/>
                <w:b/>
                <w:sz w:val="12"/>
                <w:szCs w:val="12"/>
              </w:rPr>
              <w:t>then</w:t>
            </w:r>
            <w:r w:rsidRPr="0099200B">
              <w:rPr>
                <w:rFonts w:ascii="Calibri" w:hAnsi="Calibri"/>
                <w:sz w:val="12"/>
                <w:szCs w:val="12"/>
              </w:rPr>
              <w:t xml:space="preserve"> display result=N/A </w:t>
            </w:r>
            <w:r w:rsidR="00700AF8" w:rsidRPr="0099200B">
              <w:rPr>
                <w:rFonts w:ascii="Calibri" w:hAnsi="Calibri"/>
                <w:sz w:val="12"/>
                <w:szCs w:val="12"/>
              </w:rPr>
              <w:t>&gt;&gt;</w:t>
            </w:r>
          </w:p>
        </w:tc>
        <w:tc>
          <w:tcPr>
            <w:tcW w:w="1122" w:type="dxa"/>
            <w:tcMar>
              <w:left w:w="29" w:type="dxa"/>
              <w:right w:w="29" w:type="dxa"/>
            </w:tcMar>
          </w:tcPr>
          <w:p w14:paraId="26FCBD58" w14:textId="237ED29C" w:rsidR="006E63C9" w:rsidRPr="008B0701" w:rsidRDefault="00C56114" w:rsidP="00196676">
            <w:pPr>
              <w:keepNext/>
              <w:rPr>
                <w:rFonts w:ascii="Calibri" w:hAnsi="Calibri"/>
                <w:sz w:val="14"/>
                <w:szCs w:val="14"/>
              </w:rPr>
            </w:pPr>
            <w:r w:rsidRPr="008B0701">
              <w:rPr>
                <w:rFonts w:ascii="Calibri" w:hAnsi="Calibri"/>
                <w:sz w:val="14"/>
                <w:szCs w:val="14"/>
              </w:rPr>
              <w:t xml:space="preserve">&lt;&lt;auto fill text referenced from </w:t>
            </w:r>
            <w:del w:id="291" w:author="Alhabibi, Haider@Energy" w:date="2022-02-14T14:00:00Z">
              <w:r w:rsidRPr="008B0701" w:rsidDel="0033717F">
                <w:rPr>
                  <w:rFonts w:ascii="Calibri" w:hAnsi="Calibri"/>
                  <w:sz w:val="14"/>
                  <w:szCs w:val="14"/>
                </w:rPr>
                <w:delText>CF1R</w:delText>
              </w:r>
            </w:del>
            <w:ins w:id="292"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name&gt;&gt;</w:t>
            </w:r>
          </w:p>
        </w:tc>
        <w:tc>
          <w:tcPr>
            <w:tcW w:w="1122" w:type="dxa"/>
            <w:tcMar>
              <w:left w:w="29" w:type="dxa"/>
              <w:right w:w="29" w:type="dxa"/>
            </w:tcMar>
          </w:tcPr>
          <w:p w14:paraId="26FCBD59" w14:textId="15678350" w:rsidR="006E63C9" w:rsidRPr="008B0701" w:rsidRDefault="00C56114" w:rsidP="00196676">
            <w:pPr>
              <w:keepNext/>
              <w:rPr>
                <w:rFonts w:ascii="Calibri" w:hAnsi="Calibri"/>
                <w:sz w:val="14"/>
                <w:szCs w:val="14"/>
              </w:rPr>
            </w:pPr>
            <w:r w:rsidRPr="008B0701">
              <w:rPr>
                <w:rFonts w:ascii="Calibri" w:hAnsi="Calibri"/>
                <w:sz w:val="14"/>
                <w:szCs w:val="14"/>
              </w:rPr>
              <w:t xml:space="preserve">&lt;&lt;auto fill text referenced from </w:t>
            </w:r>
            <w:del w:id="293" w:author="Alhabibi, Haider@Energy" w:date="2022-02-14T14:00:00Z">
              <w:r w:rsidRPr="008B0701" w:rsidDel="0033717F">
                <w:rPr>
                  <w:rFonts w:ascii="Calibri" w:hAnsi="Calibri"/>
                  <w:sz w:val="14"/>
                  <w:szCs w:val="14"/>
                </w:rPr>
                <w:delText>CF1R</w:delText>
              </w:r>
            </w:del>
            <w:ins w:id="294"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name&gt;&gt;</w:t>
            </w:r>
          </w:p>
        </w:tc>
        <w:tc>
          <w:tcPr>
            <w:tcW w:w="1122" w:type="dxa"/>
            <w:tcMar>
              <w:left w:w="29" w:type="dxa"/>
              <w:right w:w="29" w:type="dxa"/>
            </w:tcMar>
          </w:tcPr>
          <w:p w14:paraId="1EBABB00" w14:textId="0A7EDF42" w:rsidR="008B0701" w:rsidRDefault="00C56114" w:rsidP="00E74CAB">
            <w:pPr>
              <w:keepNext/>
              <w:rPr>
                <w:rFonts w:ascii="Calibri" w:hAnsi="Calibri"/>
                <w:sz w:val="14"/>
                <w:szCs w:val="14"/>
              </w:rPr>
            </w:pPr>
            <w:r w:rsidRPr="008B0701">
              <w:rPr>
                <w:rFonts w:ascii="Calibri" w:hAnsi="Calibri"/>
                <w:sz w:val="14"/>
                <w:szCs w:val="14"/>
              </w:rPr>
              <w:t xml:space="preserve">&lt;&lt;auto fill text referenced from </w:t>
            </w:r>
            <w:del w:id="295" w:author="Alhabibi, Haider@Energy" w:date="2022-02-14T14:00:00Z">
              <w:r w:rsidRPr="008B0701" w:rsidDel="0033717F">
                <w:rPr>
                  <w:rFonts w:ascii="Calibri" w:hAnsi="Calibri"/>
                  <w:sz w:val="14"/>
                  <w:szCs w:val="14"/>
                </w:rPr>
                <w:delText>CF1R</w:delText>
              </w:r>
            </w:del>
            <w:ins w:id="296"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w:t>
            </w:r>
            <w:r w:rsidR="00E74CAB" w:rsidRPr="008B0701">
              <w:rPr>
                <w:rFonts w:ascii="Calibri" w:hAnsi="Calibri"/>
                <w:sz w:val="14"/>
                <w:szCs w:val="14"/>
              </w:rPr>
              <w:t xml:space="preserve"> if the data is available, </w:t>
            </w:r>
          </w:p>
          <w:p w14:paraId="721F4EBA" w14:textId="145B67D7" w:rsidR="00E74CAB" w:rsidRPr="008B0701" w:rsidRDefault="00E74CAB" w:rsidP="00E74CAB">
            <w:pPr>
              <w:keepNext/>
              <w:rPr>
                <w:rFonts w:ascii="Calibri" w:hAnsi="Calibri"/>
                <w:sz w:val="14"/>
                <w:szCs w:val="14"/>
              </w:rPr>
            </w:pPr>
            <w:r w:rsidRPr="008B0701">
              <w:rPr>
                <w:rFonts w:ascii="Calibri" w:hAnsi="Calibri"/>
                <w:b/>
                <w:sz w:val="14"/>
                <w:szCs w:val="14"/>
              </w:rPr>
              <w:t xml:space="preserve">elseif </w:t>
            </w:r>
            <w:del w:id="297" w:author="Alhabibi, Haider@Energy" w:date="2022-02-14T14:00:00Z">
              <w:r w:rsidRPr="008B0701" w:rsidDel="0033717F">
                <w:rPr>
                  <w:rFonts w:ascii="Calibri" w:hAnsi="Calibri"/>
                  <w:sz w:val="14"/>
                  <w:szCs w:val="14"/>
                </w:rPr>
                <w:delText>CF1R</w:delText>
              </w:r>
            </w:del>
            <w:ins w:id="298" w:author="Alhabibi, Haider@Energy" w:date="2022-02-14T14:00:00Z">
              <w:r w:rsidR="0033717F">
                <w:rPr>
                  <w:rFonts w:ascii="Calibri" w:hAnsi="Calibri"/>
                  <w:sz w:val="14"/>
                  <w:szCs w:val="14"/>
                </w:rPr>
                <w:t>LMCC</w:t>
              </w:r>
            </w:ins>
            <w:r w:rsidRPr="008B0701">
              <w:rPr>
                <w:rFonts w:ascii="Calibri" w:hAnsi="Calibri"/>
                <w:sz w:val="14"/>
                <w:szCs w:val="14"/>
              </w:rPr>
              <w:t xml:space="preserve"> does not provide R-value data for this system, </w:t>
            </w:r>
          </w:p>
          <w:p w14:paraId="26FCBD5A" w14:textId="40C55F65" w:rsidR="006E63C9" w:rsidRPr="008B0701" w:rsidRDefault="00E74CAB" w:rsidP="00E74CAB">
            <w:pPr>
              <w:keepNext/>
              <w:rPr>
                <w:rFonts w:ascii="Calibri" w:hAnsi="Calibri"/>
                <w:sz w:val="14"/>
                <w:szCs w:val="14"/>
              </w:rPr>
            </w:pPr>
            <w:r w:rsidRPr="008B0701">
              <w:rPr>
                <w:rFonts w:ascii="Calibri" w:hAnsi="Calibri"/>
                <w:b/>
                <w:sz w:val="14"/>
                <w:szCs w:val="14"/>
              </w:rPr>
              <w:t>then</w:t>
            </w:r>
            <w:r w:rsidRPr="008B0701">
              <w:rPr>
                <w:rFonts w:ascii="Calibri" w:hAnsi="Calibri"/>
                <w:sz w:val="14"/>
                <w:szCs w:val="14"/>
              </w:rPr>
              <w:t xml:space="preserve"> result=N/A</w:t>
            </w:r>
            <w:r w:rsidR="00C56114" w:rsidRPr="008B0701">
              <w:rPr>
                <w:rFonts w:ascii="Calibri" w:hAnsi="Calibri"/>
                <w:sz w:val="14"/>
                <w:szCs w:val="14"/>
              </w:rPr>
              <w:t>&gt;&gt;</w:t>
            </w:r>
          </w:p>
        </w:tc>
        <w:tc>
          <w:tcPr>
            <w:tcW w:w="1123" w:type="dxa"/>
            <w:tcMar>
              <w:left w:w="29" w:type="dxa"/>
              <w:right w:w="29" w:type="dxa"/>
            </w:tcMar>
          </w:tcPr>
          <w:p w14:paraId="26FCBD5B" w14:textId="07FF8857" w:rsidR="006E63C9" w:rsidRPr="008B0701" w:rsidRDefault="00C56114" w:rsidP="00196676">
            <w:pPr>
              <w:keepNext/>
              <w:rPr>
                <w:rFonts w:ascii="Calibri" w:hAnsi="Calibri"/>
                <w:sz w:val="14"/>
                <w:szCs w:val="14"/>
              </w:rPr>
            </w:pPr>
            <w:r w:rsidRPr="008B0701">
              <w:rPr>
                <w:rFonts w:ascii="Calibri" w:hAnsi="Calibri"/>
                <w:sz w:val="14"/>
                <w:szCs w:val="14"/>
              </w:rPr>
              <w:t xml:space="preserve">&lt;&lt;auto fill text referenced from </w:t>
            </w:r>
            <w:del w:id="299" w:author="Alhabibi, Haider@Energy" w:date="2022-02-14T14:00:00Z">
              <w:r w:rsidRPr="008B0701" w:rsidDel="0033717F">
                <w:rPr>
                  <w:rFonts w:ascii="Calibri" w:hAnsi="Calibri"/>
                  <w:sz w:val="14"/>
                  <w:szCs w:val="14"/>
                </w:rPr>
                <w:delText>CF1R</w:delText>
              </w:r>
            </w:del>
            <w:ins w:id="300"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w:t>
            </w:r>
            <w:r w:rsidR="0008650E">
              <w:rPr>
                <w:rFonts w:ascii="Calibri" w:hAnsi="Calibri"/>
                <w:sz w:val="14"/>
                <w:szCs w:val="14"/>
              </w:rPr>
              <w:t>, allow N/A</w:t>
            </w:r>
            <w:r w:rsidRPr="008B0701">
              <w:rPr>
                <w:rFonts w:ascii="Calibri" w:hAnsi="Calibri"/>
                <w:sz w:val="14"/>
                <w:szCs w:val="14"/>
              </w:rPr>
              <w:t>&gt;&gt;</w:t>
            </w:r>
          </w:p>
        </w:tc>
        <w:tc>
          <w:tcPr>
            <w:tcW w:w="2160" w:type="dxa"/>
            <w:tcMar>
              <w:left w:w="29" w:type="dxa"/>
              <w:right w:w="29" w:type="dxa"/>
            </w:tcMar>
          </w:tcPr>
          <w:p w14:paraId="26FCBD5C" w14:textId="5D23DBB5" w:rsidR="006E63C9" w:rsidRPr="008B0701" w:rsidRDefault="00C56114" w:rsidP="00196676">
            <w:pPr>
              <w:keepNext/>
              <w:rPr>
                <w:rFonts w:ascii="Calibri" w:hAnsi="Calibri"/>
                <w:sz w:val="14"/>
                <w:szCs w:val="14"/>
              </w:rPr>
            </w:pPr>
            <w:r w:rsidRPr="008B0701">
              <w:rPr>
                <w:rFonts w:ascii="Calibri" w:hAnsi="Calibri"/>
                <w:sz w:val="14"/>
                <w:szCs w:val="14"/>
              </w:rPr>
              <w:t xml:space="preserve">&lt;&lt;auto fill text referenced from </w:t>
            </w:r>
            <w:del w:id="301" w:author="Alhabibi, Haider@Energy" w:date="2022-02-14T14:00:00Z">
              <w:r w:rsidRPr="008B0701" w:rsidDel="0033717F">
                <w:rPr>
                  <w:rFonts w:ascii="Calibri" w:hAnsi="Calibri"/>
                  <w:sz w:val="14"/>
                  <w:szCs w:val="14"/>
                </w:rPr>
                <w:delText>CF1R</w:delText>
              </w:r>
            </w:del>
            <w:ins w:id="302" w:author="Alhabibi, Haider@Energy" w:date="2022-02-14T14:00:00Z">
              <w:r w:rsidR="0033717F">
                <w:rPr>
                  <w:rFonts w:ascii="Calibri" w:hAnsi="Calibri"/>
                  <w:sz w:val="14"/>
                  <w:szCs w:val="14"/>
                </w:rPr>
                <w:t>LMCC</w:t>
              </w:r>
            </w:ins>
            <w:r w:rsidRPr="008B0701">
              <w:rPr>
                <w:rFonts w:ascii="Calibri" w:hAnsi="Calibri"/>
                <w:sz w:val="14"/>
                <w:szCs w:val="14"/>
              </w:rPr>
              <w:t xml:space="preserve"> for this system name&gt;&gt;</w:t>
            </w:r>
          </w:p>
        </w:tc>
      </w:tr>
      <w:tr w:rsidR="006E63C9" w:rsidRPr="00295655" w14:paraId="26FCBD6A" w14:textId="77777777" w:rsidTr="00C359E1">
        <w:trPr>
          <w:cantSplit/>
          <w:trHeight w:val="288"/>
        </w:trPr>
        <w:tc>
          <w:tcPr>
            <w:tcW w:w="1216" w:type="dxa"/>
            <w:vAlign w:val="center"/>
          </w:tcPr>
          <w:p w14:paraId="26FCBD5E" w14:textId="77777777" w:rsidR="006E63C9" w:rsidRPr="00295655" w:rsidRDefault="006E63C9" w:rsidP="00196676">
            <w:pPr>
              <w:keepNext/>
              <w:rPr>
                <w:rFonts w:ascii="Calibri" w:hAnsi="Calibri"/>
                <w:sz w:val="18"/>
                <w:szCs w:val="18"/>
              </w:rPr>
            </w:pPr>
          </w:p>
        </w:tc>
        <w:tc>
          <w:tcPr>
            <w:tcW w:w="1122" w:type="dxa"/>
            <w:vAlign w:val="center"/>
          </w:tcPr>
          <w:p w14:paraId="26FCBD5F" w14:textId="77777777" w:rsidR="006E63C9" w:rsidRPr="00295655" w:rsidRDefault="006E63C9" w:rsidP="00196676">
            <w:pPr>
              <w:keepNext/>
              <w:rPr>
                <w:rFonts w:ascii="Calibri" w:hAnsi="Calibri"/>
                <w:sz w:val="18"/>
                <w:szCs w:val="18"/>
              </w:rPr>
            </w:pPr>
          </w:p>
        </w:tc>
        <w:tc>
          <w:tcPr>
            <w:tcW w:w="1122" w:type="dxa"/>
            <w:vAlign w:val="center"/>
          </w:tcPr>
          <w:p w14:paraId="26FCBD60" w14:textId="77777777" w:rsidR="006E63C9" w:rsidRPr="00295655" w:rsidRDefault="006E63C9" w:rsidP="00196676">
            <w:pPr>
              <w:keepNext/>
              <w:rPr>
                <w:rFonts w:ascii="Calibri" w:hAnsi="Calibri"/>
                <w:sz w:val="18"/>
                <w:szCs w:val="18"/>
              </w:rPr>
            </w:pPr>
          </w:p>
        </w:tc>
        <w:tc>
          <w:tcPr>
            <w:tcW w:w="1122" w:type="dxa"/>
            <w:vAlign w:val="center"/>
          </w:tcPr>
          <w:p w14:paraId="26FCBD61" w14:textId="77777777" w:rsidR="006E63C9" w:rsidRPr="00295655" w:rsidRDefault="006E63C9" w:rsidP="00196676">
            <w:pPr>
              <w:keepNext/>
              <w:rPr>
                <w:rFonts w:ascii="Calibri" w:hAnsi="Calibri"/>
                <w:sz w:val="18"/>
                <w:szCs w:val="18"/>
              </w:rPr>
            </w:pPr>
          </w:p>
        </w:tc>
        <w:tc>
          <w:tcPr>
            <w:tcW w:w="1122" w:type="dxa"/>
            <w:vAlign w:val="center"/>
          </w:tcPr>
          <w:p w14:paraId="26FCBD62" w14:textId="77777777" w:rsidR="006E63C9" w:rsidRPr="00295655" w:rsidRDefault="006E63C9" w:rsidP="00196676">
            <w:pPr>
              <w:keepNext/>
              <w:rPr>
                <w:rFonts w:ascii="Calibri" w:hAnsi="Calibri"/>
                <w:sz w:val="18"/>
                <w:szCs w:val="18"/>
              </w:rPr>
            </w:pPr>
          </w:p>
        </w:tc>
        <w:tc>
          <w:tcPr>
            <w:tcW w:w="1123" w:type="dxa"/>
            <w:vAlign w:val="center"/>
          </w:tcPr>
          <w:p w14:paraId="26FCBD63" w14:textId="77777777" w:rsidR="006E63C9" w:rsidRPr="00295655" w:rsidRDefault="006E63C9" w:rsidP="00196676">
            <w:pPr>
              <w:keepNext/>
              <w:rPr>
                <w:rFonts w:ascii="Calibri" w:hAnsi="Calibri"/>
                <w:sz w:val="18"/>
                <w:szCs w:val="18"/>
              </w:rPr>
            </w:pPr>
          </w:p>
        </w:tc>
        <w:tc>
          <w:tcPr>
            <w:tcW w:w="1122" w:type="dxa"/>
            <w:vAlign w:val="center"/>
          </w:tcPr>
          <w:p w14:paraId="26FCBD64" w14:textId="77777777" w:rsidR="006E63C9" w:rsidRPr="00295655" w:rsidRDefault="006E63C9" w:rsidP="00196676">
            <w:pPr>
              <w:keepNext/>
              <w:rPr>
                <w:rFonts w:ascii="Calibri" w:hAnsi="Calibri"/>
                <w:sz w:val="18"/>
                <w:szCs w:val="18"/>
              </w:rPr>
            </w:pPr>
          </w:p>
        </w:tc>
        <w:tc>
          <w:tcPr>
            <w:tcW w:w="1122" w:type="dxa"/>
            <w:vAlign w:val="center"/>
          </w:tcPr>
          <w:p w14:paraId="26FCBD65" w14:textId="77777777" w:rsidR="006E63C9" w:rsidRPr="00295655" w:rsidRDefault="006E63C9" w:rsidP="00196676">
            <w:pPr>
              <w:keepNext/>
              <w:rPr>
                <w:rFonts w:ascii="Calibri" w:hAnsi="Calibri"/>
                <w:sz w:val="18"/>
                <w:szCs w:val="18"/>
              </w:rPr>
            </w:pPr>
          </w:p>
        </w:tc>
        <w:tc>
          <w:tcPr>
            <w:tcW w:w="1122" w:type="dxa"/>
            <w:vAlign w:val="center"/>
          </w:tcPr>
          <w:p w14:paraId="26FCBD66" w14:textId="77777777" w:rsidR="006E63C9" w:rsidRPr="00295655" w:rsidRDefault="006E63C9" w:rsidP="00196676">
            <w:pPr>
              <w:keepNext/>
              <w:rPr>
                <w:rFonts w:ascii="Calibri" w:hAnsi="Calibri"/>
                <w:sz w:val="18"/>
                <w:szCs w:val="18"/>
              </w:rPr>
            </w:pPr>
          </w:p>
        </w:tc>
        <w:tc>
          <w:tcPr>
            <w:tcW w:w="1122" w:type="dxa"/>
            <w:vAlign w:val="center"/>
          </w:tcPr>
          <w:p w14:paraId="26FCBD67" w14:textId="77777777" w:rsidR="006E63C9" w:rsidRPr="00295655" w:rsidRDefault="006E63C9" w:rsidP="00196676">
            <w:pPr>
              <w:keepNext/>
              <w:rPr>
                <w:rFonts w:ascii="Calibri" w:hAnsi="Calibri"/>
                <w:sz w:val="18"/>
                <w:szCs w:val="18"/>
              </w:rPr>
            </w:pPr>
          </w:p>
        </w:tc>
        <w:tc>
          <w:tcPr>
            <w:tcW w:w="1123" w:type="dxa"/>
            <w:vAlign w:val="center"/>
          </w:tcPr>
          <w:p w14:paraId="26FCBD68" w14:textId="77777777" w:rsidR="006E63C9" w:rsidRPr="00295655" w:rsidRDefault="006E63C9" w:rsidP="00196676">
            <w:pPr>
              <w:keepNext/>
              <w:rPr>
                <w:rFonts w:ascii="Calibri" w:hAnsi="Calibri"/>
                <w:sz w:val="18"/>
                <w:szCs w:val="18"/>
              </w:rPr>
            </w:pPr>
          </w:p>
        </w:tc>
        <w:tc>
          <w:tcPr>
            <w:tcW w:w="2160" w:type="dxa"/>
            <w:vAlign w:val="center"/>
          </w:tcPr>
          <w:p w14:paraId="26FCBD69" w14:textId="77777777" w:rsidR="006E63C9" w:rsidRPr="00295655" w:rsidRDefault="006E63C9" w:rsidP="00196676">
            <w:pPr>
              <w:keepNext/>
              <w:rPr>
                <w:rFonts w:ascii="Calibri" w:hAnsi="Calibri"/>
                <w:sz w:val="18"/>
                <w:szCs w:val="18"/>
              </w:rPr>
            </w:pPr>
          </w:p>
        </w:tc>
      </w:tr>
    </w:tbl>
    <w:p w14:paraId="26FCBD6B" w14:textId="43F866AB" w:rsidR="00196676" w:rsidRDefault="00196676" w:rsidP="00196676">
      <w:pPr>
        <w:rPr>
          <w:rFonts w:ascii="Calibri" w:hAnsi="Calibri"/>
          <w:sz w:val="18"/>
          <w:szCs w:val="18"/>
        </w:rPr>
      </w:pPr>
    </w:p>
    <w:p w14:paraId="2B87850A" w14:textId="77777777" w:rsidR="008374D3" w:rsidRPr="00295655" w:rsidRDefault="008374D3"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905"/>
        <w:gridCol w:w="1906"/>
        <w:gridCol w:w="1170"/>
        <w:gridCol w:w="1260"/>
        <w:gridCol w:w="1080"/>
        <w:gridCol w:w="1080"/>
        <w:gridCol w:w="1170"/>
        <w:gridCol w:w="1255"/>
      </w:tblGrid>
      <w:tr w:rsidR="00FF6E1E" w:rsidRPr="00295655" w14:paraId="26FCBD6E" w14:textId="77777777" w:rsidTr="00F81EFB">
        <w:trPr>
          <w:cantSplit/>
        </w:trPr>
        <w:tc>
          <w:tcPr>
            <w:tcW w:w="14390" w:type="dxa"/>
            <w:gridSpan w:val="11"/>
          </w:tcPr>
          <w:p w14:paraId="26FCBD6C" w14:textId="30BB3925" w:rsidR="00FF6E1E" w:rsidRPr="001A53D0" w:rsidRDefault="00FF6E1E" w:rsidP="00196676">
            <w:pPr>
              <w:keepNext/>
              <w:rPr>
                <w:rFonts w:ascii="Calibri" w:hAnsi="Calibri"/>
                <w:b/>
                <w:szCs w:val="18"/>
              </w:rPr>
            </w:pPr>
            <w:r w:rsidRPr="001A53D0">
              <w:rPr>
                <w:rFonts w:ascii="Calibri" w:hAnsi="Calibri"/>
                <w:b/>
                <w:szCs w:val="18"/>
              </w:rPr>
              <w:t>C. Installed Space Conditioning (SC) System Component Information</w:t>
            </w:r>
          </w:p>
          <w:p w14:paraId="26FCBD6D" w14:textId="77777777" w:rsidR="00FF6E1E" w:rsidRPr="00FB4BFD" w:rsidRDefault="00FF6E1E" w:rsidP="00196676">
            <w:pPr>
              <w:keepNext/>
              <w:rPr>
                <w:rFonts w:ascii="Calibri" w:hAnsi="Calibri"/>
                <w:sz w:val="18"/>
                <w:szCs w:val="18"/>
              </w:rPr>
            </w:pPr>
            <w:r w:rsidRPr="00FB4BFD">
              <w:rPr>
                <w:rFonts w:ascii="Calibri" w:hAnsi="Calibri"/>
                <w:sz w:val="18"/>
                <w:szCs w:val="18"/>
              </w:rPr>
              <w:t>&lt;&lt; require one row of data to be entered in this table for each of the quantity of space conditioning systems entered in A04</w:t>
            </w:r>
            <w:r>
              <w:rPr>
                <w:rFonts w:ascii="Calibri" w:hAnsi="Calibri"/>
                <w:sz w:val="18"/>
                <w:szCs w:val="18"/>
              </w:rPr>
              <w:t>.</w:t>
            </w:r>
            <w:r w:rsidRPr="00FB4BFD">
              <w:rPr>
                <w:rFonts w:ascii="Calibri" w:hAnsi="Calibri"/>
                <w:sz w:val="18"/>
                <w:szCs w:val="18"/>
              </w:rPr>
              <w:t>&gt;&gt;</w:t>
            </w:r>
          </w:p>
        </w:tc>
      </w:tr>
      <w:tr w:rsidR="00FF6E1E" w:rsidRPr="00295655" w14:paraId="26FCBD7A" w14:textId="77777777" w:rsidTr="00F81EFB">
        <w:trPr>
          <w:cantSplit/>
          <w:trHeight w:val="224"/>
        </w:trPr>
        <w:tc>
          <w:tcPr>
            <w:tcW w:w="1259" w:type="dxa"/>
            <w:vAlign w:val="bottom"/>
          </w:tcPr>
          <w:p w14:paraId="26FCBD6F"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01</w:t>
            </w:r>
          </w:p>
        </w:tc>
        <w:tc>
          <w:tcPr>
            <w:tcW w:w="1153" w:type="dxa"/>
            <w:vAlign w:val="bottom"/>
          </w:tcPr>
          <w:p w14:paraId="26FCBD70"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02</w:t>
            </w:r>
          </w:p>
        </w:tc>
        <w:tc>
          <w:tcPr>
            <w:tcW w:w="1152" w:type="dxa"/>
            <w:vAlign w:val="bottom"/>
          </w:tcPr>
          <w:p w14:paraId="26FCBD71"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03</w:t>
            </w:r>
          </w:p>
        </w:tc>
        <w:tc>
          <w:tcPr>
            <w:tcW w:w="1905" w:type="dxa"/>
            <w:vAlign w:val="bottom"/>
          </w:tcPr>
          <w:p w14:paraId="26FCBD72" w14:textId="77777777" w:rsidR="00FF6E1E" w:rsidRPr="00295655" w:rsidRDefault="00FF6E1E" w:rsidP="00196676">
            <w:pPr>
              <w:keepNext/>
              <w:jc w:val="center"/>
              <w:rPr>
                <w:rFonts w:ascii="Calibri" w:hAnsi="Calibri"/>
                <w:sz w:val="18"/>
                <w:szCs w:val="18"/>
              </w:rPr>
            </w:pPr>
            <w:r>
              <w:rPr>
                <w:rFonts w:ascii="Calibri" w:hAnsi="Calibri"/>
                <w:sz w:val="18"/>
                <w:szCs w:val="18"/>
              </w:rPr>
              <w:t>04</w:t>
            </w:r>
          </w:p>
        </w:tc>
        <w:tc>
          <w:tcPr>
            <w:tcW w:w="1906" w:type="dxa"/>
            <w:vAlign w:val="bottom"/>
          </w:tcPr>
          <w:p w14:paraId="26FCBD73" w14:textId="77777777" w:rsidR="00FF6E1E" w:rsidRPr="00295655" w:rsidRDefault="00FF6E1E" w:rsidP="00196676">
            <w:pPr>
              <w:keepNext/>
              <w:jc w:val="center"/>
              <w:rPr>
                <w:rFonts w:ascii="Calibri" w:hAnsi="Calibri"/>
                <w:sz w:val="18"/>
                <w:szCs w:val="18"/>
              </w:rPr>
            </w:pPr>
            <w:r>
              <w:rPr>
                <w:rFonts w:ascii="Calibri" w:hAnsi="Calibri"/>
                <w:sz w:val="18"/>
                <w:szCs w:val="18"/>
              </w:rPr>
              <w:t>05</w:t>
            </w:r>
          </w:p>
        </w:tc>
        <w:tc>
          <w:tcPr>
            <w:tcW w:w="1170" w:type="dxa"/>
            <w:vAlign w:val="bottom"/>
          </w:tcPr>
          <w:p w14:paraId="26FCBD74" w14:textId="77777777" w:rsidR="00FF6E1E" w:rsidRPr="00295655" w:rsidRDefault="00FF6E1E" w:rsidP="00196676">
            <w:pPr>
              <w:keepNext/>
              <w:jc w:val="center"/>
              <w:rPr>
                <w:rFonts w:ascii="Calibri" w:hAnsi="Calibri"/>
                <w:sz w:val="18"/>
                <w:szCs w:val="18"/>
              </w:rPr>
            </w:pPr>
            <w:r>
              <w:rPr>
                <w:rFonts w:ascii="Calibri" w:hAnsi="Calibri"/>
                <w:sz w:val="18"/>
                <w:szCs w:val="18"/>
              </w:rPr>
              <w:t>06</w:t>
            </w:r>
          </w:p>
        </w:tc>
        <w:tc>
          <w:tcPr>
            <w:tcW w:w="1260" w:type="dxa"/>
          </w:tcPr>
          <w:p w14:paraId="26FCBD75" w14:textId="77777777" w:rsidR="00FF6E1E" w:rsidRPr="00295655" w:rsidRDefault="00FF6E1E" w:rsidP="00196676">
            <w:pPr>
              <w:keepNext/>
              <w:jc w:val="center"/>
              <w:rPr>
                <w:rFonts w:ascii="Calibri" w:hAnsi="Calibri"/>
                <w:sz w:val="18"/>
                <w:szCs w:val="18"/>
              </w:rPr>
            </w:pPr>
            <w:r>
              <w:rPr>
                <w:rFonts w:ascii="Calibri" w:hAnsi="Calibri"/>
                <w:sz w:val="18"/>
                <w:szCs w:val="18"/>
              </w:rPr>
              <w:t>07</w:t>
            </w:r>
          </w:p>
        </w:tc>
        <w:tc>
          <w:tcPr>
            <w:tcW w:w="1080" w:type="dxa"/>
            <w:vAlign w:val="bottom"/>
          </w:tcPr>
          <w:p w14:paraId="26FCBD76" w14:textId="77777777" w:rsidR="00FF6E1E" w:rsidRDefault="00FF6E1E" w:rsidP="00196676">
            <w:pPr>
              <w:keepNext/>
              <w:jc w:val="center"/>
              <w:rPr>
                <w:rFonts w:ascii="Calibri" w:hAnsi="Calibri"/>
                <w:sz w:val="18"/>
                <w:szCs w:val="18"/>
              </w:rPr>
            </w:pPr>
            <w:r>
              <w:rPr>
                <w:rFonts w:ascii="Calibri" w:hAnsi="Calibri"/>
                <w:sz w:val="18"/>
                <w:szCs w:val="18"/>
              </w:rPr>
              <w:t>08</w:t>
            </w:r>
          </w:p>
        </w:tc>
        <w:tc>
          <w:tcPr>
            <w:tcW w:w="1080" w:type="dxa"/>
          </w:tcPr>
          <w:p w14:paraId="26FCBD77" w14:textId="77777777" w:rsidR="00FF6E1E" w:rsidRPr="00295655" w:rsidRDefault="00FF6E1E" w:rsidP="00196676">
            <w:pPr>
              <w:keepNext/>
              <w:jc w:val="center"/>
              <w:rPr>
                <w:rFonts w:ascii="Calibri" w:hAnsi="Calibri"/>
                <w:sz w:val="18"/>
                <w:szCs w:val="18"/>
              </w:rPr>
            </w:pPr>
            <w:r>
              <w:rPr>
                <w:rFonts w:ascii="Calibri" w:hAnsi="Calibri"/>
                <w:sz w:val="18"/>
                <w:szCs w:val="18"/>
              </w:rPr>
              <w:t>09</w:t>
            </w:r>
          </w:p>
        </w:tc>
        <w:tc>
          <w:tcPr>
            <w:tcW w:w="1170" w:type="dxa"/>
          </w:tcPr>
          <w:p w14:paraId="26FCBD78" w14:textId="77777777" w:rsidR="00FF6E1E" w:rsidRPr="00295655" w:rsidRDefault="00FF6E1E" w:rsidP="00A42003">
            <w:pPr>
              <w:keepNext/>
              <w:jc w:val="center"/>
              <w:rPr>
                <w:rFonts w:ascii="Calibri" w:hAnsi="Calibri"/>
                <w:sz w:val="18"/>
                <w:szCs w:val="18"/>
              </w:rPr>
            </w:pPr>
            <w:r>
              <w:rPr>
                <w:rFonts w:ascii="Calibri" w:hAnsi="Calibri"/>
                <w:sz w:val="18"/>
                <w:szCs w:val="18"/>
              </w:rPr>
              <w:t>10</w:t>
            </w:r>
          </w:p>
        </w:tc>
        <w:tc>
          <w:tcPr>
            <w:tcW w:w="1255" w:type="dxa"/>
          </w:tcPr>
          <w:p w14:paraId="26FCBD79" w14:textId="77777777" w:rsidR="00FF6E1E" w:rsidRPr="00295655" w:rsidRDefault="00FF6E1E" w:rsidP="00196676">
            <w:pPr>
              <w:keepNext/>
              <w:jc w:val="center"/>
              <w:rPr>
                <w:rFonts w:ascii="Calibri" w:hAnsi="Calibri"/>
                <w:sz w:val="18"/>
                <w:szCs w:val="18"/>
              </w:rPr>
            </w:pPr>
            <w:r>
              <w:rPr>
                <w:rFonts w:ascii="Calibri" w:hAnsi="Calibri"/>
                <w:sz w:val="18"/>
                <w:szCs w:val="18"/>
              </w:rPr>
              <w:t>11</w:t>
            </w:r>
          </w:p>
        </w:tc>
      </w:tr>
      <w:tr w:rsidR="00FF6E1E" w:rsidRPr="00D55CAB" w14:paraId="26FCBD89" w14:textId="77777777" w:rsidTr="00F81EFB">
        <w:trPr>
          <w:cantSplit/>
          <w:trHeight w:val="576"/>
        </w:trPr>
        <w:tc>
          <w:tcPr>
            <w:tcW w:w="1259" w:type="dxa"/>
            <w:vAlign w:val="bottom"/>
          </w:tcPr>
          <w:p w14:paraId="5F19762A" w14:textId="7FE7ECD1" w:rsidR="00265841" w:rsidRDefault="00FF6E1E" w:rsidP="00265841">
            <w:pPr>
              <w:keepNext/>
              <w:jc w:val="center"/>
              <w:rPr>
                <w:rFonts w:ascii="Calibri" w:hAnsi="Calibri"/>
                <w:sz w:val="10"/>
                <w:szCs w:val="10"/>
              </w:rPr>
            </w:pPr>
            <w:r w:rsidRPr="00D55CAB">
              <w:rPr>
                <w:rFonts w:ascii="Calibri" w:hAnsi="Calibri"/>
                <w:sz w:val="18"/>
                <w:szCs w:val="18"/>
              </w:rPr>
              <w:t xml:space="preserve">SC System </w:t>
            </w:r>
          </w:p>
          <w:p w14:paraId="26FCBD7B" w14:textId="127A1215" w:rsidR="00FF6E1E" w:rsidRPr="00D55CAB" w:rsidRDefault="00265841" w:rsidP="00265841">
            <w:pPr>
              <w:keepNext/>
              <w:jc w:val="center"/>
              <w:rPr>
                <w:rFonts w:ascii="Calibri" w:hAnsi="Calibri"/>
                <w:sz w:val="18"/>
                <w:szCs w:val="18"/>
              </w:rPr>
            </w:pPr>
            <w:r>
              <w:rPr>
                <w:rFonts w:ascii="Calibri" w:hAnsi="Calibri"/>
                <w:sz w:val="18"/>
                <w:szCs w:val="18"/>
              </w:rPr>
              <w:t>ID/</w:t>
            </w:r>
            <w:r w:rsidR="00FF6E1E" w:rsidRPr="00D55CAB">
              <w:rPr>
                <w:rFonts w:ascii="Calibri" w:hAnsi="Calibri"/>
                <w:sz w:val="18"/>
                <w:szCs w:val="18"/>
              </w:rPr>
              <w:t>Name</w:t>
            </w:r>
            <w:r>
              <w:t xml:space="preserve"> </w:t>
            </w:r>
            <w:r w:rsidRPr="00265841">
              <w:rPr>
                <w:rFonts w:ascii="Calibri" w:hAnsi="Calibri"/>
                <w:sz w:val="18"/>
                <w:szCs w:val="18"/>
              </w:rPr>
              <w:t xml:space="preserve">from </w:t>
            </w:r>
            <w:del w:id="303" w:author="Alhabibi, Haider@Energy" w:date="2022-02-14T14:00:00Z">
              <w:r w:rsidRPr="00265841" w:rsidDel="0033717F">
                <w:rPr>
                  <w:rFonts w:ascii="Calibri" w:hAnsi="Calibri"/>
                  <w:sz w:val="18"/>
                  <w:szCs w:val="18"/>
                </w:rPr>
                <w:delText>CF1R</w:delText>
              </w:r>
            </w:del>
            <w:ins w:id="304" w:author="Alhabibi, Haider@Energy" w:date="2022-02-14T14:00:00Z">
              <w:r w:rsidR="0033717F">
                <w:rPr>
                  <w:rFonts w:ascii="Calibri" w:hAnsi="Calibri"/>
                  <w:sz w:val="18"/>
                  <w:szCs w:val="18"/>
                </w:rPr>
                <w:t>LMCC</w:t>
              </w:r>
            </w:ins>
          </w:p>
        </w:tc>
        <w:tc>
          <w:tcPr>
            <w:tcW w:w="1153" w:type="dxa"/>
            <w:vAlign w:val="bottom"/>
          </w:tcPr>
          <w:p w14:paraId="26FCBD7C" w14:textId="7F750881" w:rsidR="00FF6E1E" w:rsidRPr="00D55CAB" w:rsidRDefault="00FF6E1E" w:rsidP="00842AA6">
            <w:pPr>
              <w:keepNext/>
              <w:jc w:val="center"/>
              <w:rPr>
                <w:rFonts w:ascii="Calibri" w:hAnsi="Calibri"/>
                <w:sz w:val="18"/>
                <w:szCs w:val="18"/>
              </w:rPr>
            </w:pPr>
            <w:r w:rsidRPr="00D55CAB">
              <w:rPr>
                <w:rFonts w:ascii="Calibri" w:hAnsi="Calibri"/>
                <w:sz w:val="18"/>
                <w:szCs w:val="18"/>
              </w:rPr>
              <w:t xml:space="preserve">SC System </w:t>
            </w:r>
            <w:r w:rsidR="00842AA6">
              <w:rPr>
                <w:rFonts w:ascii="Calibri" w:hAnsi="Calibri"/>
                <w:sz w:val="18"/>
                <w:szCs w:val="18"/>
              </w:rPr>
              <w:t xml:space="preserve">Description of </w:t>
            </w:r>
            <w:r w:rsidRPr="00D55CAB">
              <w:rPr>
                <w:rFonts w:ascii="Calibri" w:hAnsi="Calibri"/>
                <w:sz w:val="18"/>
                <w:szCs w:val="18"/>
              </w:rPr>
              <w:t>Area Served</w:t>
            </w:r>
          </w:p>
        </w:tc>
        <w:tc>
          <w:tcPr>
            <w:tcW w:w="1152" w:type="dxa"/>
            <w:vAlign w:val="bottom"/>
          </w:tcPr>
          <w:p w14:paraId="26FCBD7D"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401448">
              <w:rPr>
                <w:rFonts w:ascii="Calibri" w:hAnsi="Calibri"/>
                <w:sz w:val="18"/>
                <w:szCs w:val="18"/>
                <w:vertAlign w:val="superscript"/>
              </w:rPr>
              <w:t>2</w:t>
            </w:r>
            <w:r w:rsidRPr="00D55CAB">
              <w:rPr>
                <w:rFonts w:ascii="Calibri" w:hAnsi="Calibri"/>
                <w:sz w:val="18"/>
                <w:szCs w:val="18"/>
              </w:rPr>
              <w:t>)</w:t>
            </w:r>
          </w:p>
        </w:tc>
        <w:tc>
          <w:tcPr>
            <w:tcW w:w="1905" w:type="dxa"/>
            <w:vAlign w:val="bottom"/>
          </w:tcPr>
          <w:p w14:paraId="26FCBD7E"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Heating </w:t>
            </w:r>
          </w:p>
          <w:p w14:paraId="26FCBD7F"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906" w:type="dxa"/>
            <w:vAlign w:val="bottom"/>
          </w:tcPr>
          <w:p w14:paraId="26FCBD80"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Cooling </w:t>
            </w:r>
          </w:p>
          <w:p w14:paraId="26FCBD81"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170" w:type="dxa"/>
            <w:vAlign w:val="bottom"/>
          </w:tcPr>
          <w:p w14:paraId="26FCBD82"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260" w:type="dxa"/>
            <w:vAlign w:val="bottom"/>
          </w:tcPr>
          <w:p w14:paraId="26FCBD83" w14:textId="77777777" w:rsidR="00FF6E1E" w:rsidRPr="00D55CAB" w:rsidRDefault="00FF6E1E" w:rsidP="00196676">
            <w:pPr>
              <w:keepNext/>
              <w:jc w:val="center"/>
              <w:rPr>
                <w:rFonts w:ascii="Calibri" w:hAnsi="Calibri"/>
                <w:sz w:val="18"/>
                <w:szCs w:val="18"/>
              </w:rPr>
            </w:pPr>
            <w:r>
              <w:rPr>
                <w:rFonts w:ascii="Calibri" w:hAnsi="Calibri"/>
                <w:sz w:val="18"/>
                <w:szCs w:val="18"/>
              </w:rPr>
              <w:t>Duct Location</w:t>
            </w:r>
          </w:p>
        </w:tc>
        <w:tc>
          <w:tcPr>
            <w:tcW w:w="1080" w:type="dxa"/>
            <w:vAlign w:val="bottom"/>
          </w:tcPr>
          <w:p w14:paraId="26FCBD84"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SC System</w:t>
            </w:r>
          </w:p>
          <w:p w14:paraId="26FCBD85" w14:textId="77777777" w:rsidR="00FF6E1E" w:rsidRPr="00295655" w:rsidRDefault="00FF6E1E" w:rsidP="00196676">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080" w:type="dxa"/>
            <w:vAlign w:val="bottom"/>
          </w:tcPr>
          <w:p w14:paraId="26FCBD86"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Cooling Zoning Type</w:t>
            </w:r>
          </w:p>
        </w:tc>
        <w:tc>
          <w:tcPr>
            <w:tcW w:w="1170" w:type="dxa"/>
            <w:vAlign w:val="bottom"/>
          </w:tcPr>
          <w:p w14:paraId="26FCBD87" w14:textId="77777777" w:rsidR="00FF6E1E" w:rsidRPr="00295655" w:rsidRDefault="00FF6E1E" w:rsidP="00A42003">
            <w:pPr>
              <w:keepNext/>
              <w:jc w:val="center"/>
              <w:rPr>
                <w:rFonts w:ascii="Calibri" w:hAnsi="Calibri"/>
                <w:sz w:val="18"/>
                <w:szCs w:val="18"/>
              </w:rPr>
            </w:pPr>
            <w:r w:rsidRPr="00295655">
              <w:rPr>
                <w:rFonts w:ascii="Calibri" w:hAnsi="Calibri"/>
                <w:sz w:val="18"/>
                <w:szCs w:val="18"/>
              </w:rPr>
              <w:t>Cooling System Compressor Speed Type</w:t>
            </w:r>
          </w:p>
        </w:tc>
        <w:tc>
          <w:tcPr>
            <w:tcW w:w="1255" w:type="dxa"/>
            <w:vAlign w:val="bottom"/>
          </w:tcPr>
          <w:p w14:paraId="26FCBD88" w14:textId="6BA62ABC" w:rsidR="00FF6E1E" w:rsidRPr="00847F9C" w:rsidRDefault="00B1360D" w:rsidP="00196676">
            <w:pPr>
              <w:keepNext/>
              <w:jc w:val="center"/>
              <w:rPr>
                <w:rFonts w:ascii="Calibri" w:hAnsi="Calibri"/>
                <w:sz w:val="8"/>
                <w:szCs w:val="8"/>
              </w:rPr>
            </w:pPr>
            <w:r w:rsidRPr="00B1360D">
              <w:rPr>
                <w:rFonts w:asciiTheme="minorHAnsi" w:hAnsiTheme="minorHAnsi"/>
                <w:sz w:val="18"/>
                <w:szCs w:val="18"/>
              </w:rPr>
              <w:t xml:space="preserve">Number of Indoor Units </w:t>
            </w:r>
            <w:r w:rsidR="00934D48">
              <w:rPr>
                <w:rFonts w:asciiTheme="minorHAnsi" w:hAnsiTheme="minorHAnsi"/>
                <w:sz w:val="18"/>
                <w:szCs w:val="18"/>
              </w:rPr>
              <w:t>for this System</w:t>
            </w:r>
          </w:p>
        </w:tc>
      </w:tr>
      <w:tr w:rsidR="00FF6E1E" w:rsidRPr="00295655" w14:paraId="26FCBDDB" w14:textId="77777777" w:rsidTr="00F81EFB">
        <w:trPr>
          <w:cantSplit/>
          <w:trHeight w:val="395"/>
        </w:trPr>
        <w:tc>
          <w:tcPr>
            <w:tcW w:w="1259" w:type="dxa"/>
            <w:tcMar>
              <w:left w:w="29" w:type="dxa"/>
              <w:right w:w="29" w:type="dxa"/>
            </w:tcMar>
          </w:tcPr>
          <w:p w14:paraId="0859EAE2" w14:textId="3A960AE3" w:rsidR="00842AA6" w:rsidRDefault="00FF6E1E" w:rsidP="00C359E1">
            <w:pPr>
              <w:keepNext/>
              <w:rPr>
                <w:rFonts w:asciiTheme="minorHAnsi" w:hAnsiTheme="minorHAnsi"/>
                <w:sz w:val="16"/>
                <w:szCs w:val="16"/>
              </w:rPr>
            </w:pPr>
            <w:r w:rsidRPr="00295655">
              <w:rPr>
                <w:rFonts w:asciiTheme="minorHAnsi" w:hAnsiTheme="minorHAnsi"/>
                <w:sz w:val="16"/>
                <w:szCs w:val="16"/>
              </w:rPr>
              <w:t xml:space="preserve">&lt;&lt; </w:t>
            </w:r>
            <w:proofErr w:type="gramStart"/>
            <w:r w:rsidRPr="00295655">
              <w:rPr>
                <w:rFonts w:asciiTheme="minorHAnsi" w:hAnsiTheme="minorHAnsi"/>
                <w:sz w:val="16"/>
                <w:szCs w:val="16"/>
              </w:rPr>
              <w:t>User</w:t>
            </w:r>
            <w:proofErr w:type="gramEnd"/>
            <w:r w:rsidRPr="00295655">
              <w:rPr>
                <w:rFonts w:asciiTheme="minorHAnsi" w:hAnsiTheme="minorHAnsi"/>
                <w:sz w:val="16"/>
                <w:szCs w:val="16"/>
              </w:rPr>
              <w:t xml:space="preserve"> select </w:t>
            </w:r>
            <w:r>
              <w:rPr>
                <w:rFonts w:asciiTheme="minorHAnsi" w:hAnsiTheme="minorHAnsi"/>
                <w:sz w:val="16"/>
                <w:szCs w:val="16"/>
              </w:rPr>
              <w:t>applicable</w:t>
            </w:r>
            <w:r w:rsidRPr="00295655">
              <w:rPr>
                <w:rFonts w:asciiTheme="minorHAnsi" w:hAnsiTheme="minorHAnsi"/>
                <w:sz w:val="16"/>
                <w:szCs w:val="16"/>
              </w:rPr>
              <w:t xml:space="preserve"> system name from a list </w:t>
            </w:r>
            <w:r>
              <w:rPr>
                <w:rFonts w:asciiTheme="minorHAnsi" w:hAnsiTheme="minorHAnsi"/>
                <w:sz w:val="16"/>
                <w:szCs w:val="16"/>
              </w:rPr>
              <w:t xml:space="preserve">comprised </w:t>
            </w:r>
            <w:r w:rsidRPr="00295655">
              <w:rPr>
                <w:rFonts w:asciiTheme="minorHAnsi" w:hAnsiTheme="minorHAnsi"/>
                <w:sz w:val="16"/>
                <w:szCs w:val="16"/>
              </w:rPr>
              <w:t xml:space="preserve">of the systems identified in column </w:t>
            </w:r>
            <w:r w:rsidRPr="00847F9C">
              <w:rPr>
                <w:rFonts w:asciiTheme="minorHAnsi" w:hAnsiTheme="minorHAnsi"/>
                <w:sz w:val="16"/>
                <w:szCs w:val="16"/>
                <w:highlight w:val="yellow"/>
              </w:rPr>
              <w:t>B01</w:t>
            </w:r>
            <w:r w:rsidR="00842AA6">
              <w:rPr>
                <w:rFonts w:asciiTheme="minorHAnsi" w:hAnsiTheme="minorHAnsi"/>
                <w:sz w:val="16"/>
                <w:szCs w:val="16"/>
              </w:rPr>
              <w:t>;</w:t>
            </w:r>
          </w:p>
          <w:p w14:paraId="1A3434AE" w14:textId="77777777" w:rsidR="00842AA6" w:rsidRDefault="00842AA6" w:rsidP="00C359E1">
            <w:pPr>
              <w:keepNext/>
              <w:rPr>
                <w:rFonts w:asciiTheme="minorHAnsi" w:hAnsiTheme="minorHAnsi"/>
                <w:sz w:val="16"/>
                <w:szCs w:val="16"/>
              </w:rPr>
            </w:pPr>
          </w:p>
          <w:p w14:paraId="26FCBD8A" w14:textId="40C00C50" w:rsidR="00FF6E1E" w:rsidRPr="00295655" w:rsidRDefault="00842AA6" w:rsidP="00842AA6">
            <w:pPr>
              <w:keepNext/>
              <w:rPr>
                <w:rFonts w:asciiTheme="minorHAnsi" w:hAnsiTheme="minorHAnsi"/>
                <w:sz w:val="16"/>
                <w:szCs w:val="16"/>
              </w:rPr>
            </w:pPr>
            <w:r w:rsidRPr="00842AA6">
              <w:rPr>
                <w:rFonts w:asciiTheme="minorHAnsi" w:hAnsiTheme="minorHAnsi"/>
                <w:sz w:val="16"/>
                <w:szCs w:val="16"/>
              </w:rPr>
              <w:t xml:space="preserve">If SC system names from </w:t>
            </w:r>
            <w:r>
              <w:rPr>
                <w:rFonts w:asciiTheme="minorHAnsi" w:hAnsiTheme="minorHAnsi"/>
                <w:sz w:val="16"/>
                <w:szCs w:val="16"/>
              </w:rPr>
              <w:t xml:space="preserve">the </w:t>
            </w:r>
            <w:del w:id="305" w:author="Alhabibi, Haider@Energy" w:date="2022-02-14T14:00:00Z">
              <w:r w:rsidDel="0033717F">
                <w:rPr>
                  <w:rFonts w:asciiTheme="minorHAnsi" w:hAnsiTheme="minorHAnsi"/>
                  <w:sz w:val="16"/>
                  <w:szCs w:val="16"/>
                </w:rPr>
                <w:delText>CF1R</w:delText>
              </w:r>
            </w:del>
            <w:ins w:id="306" w:author="Alhabibi, Haider@Energy" w:date="2022-02-14T14:00:00Z">
              <w:r w:rsidR="0033717F">
                <w:rPr>
                  <w:rFonts w:asciiTheme="minorHAnsi" w:hAnsiTheme="minorHAnsi"/>
                  <w:sz w:val="16"/>
                  <w:szCs w:val="16"/>
                </w:rPr>
                <w:t>LMCC</w:t>
              </w:r>
            </w:ins>
            <w:r w:rsidRPr="00842AA6">
              <w:rPr>
                <w:rFonts w:asciiTheme="minorHAnsi" w:hAnsiTheme="minorHAnsi"/>
                <w:sz w:val="16"/>
                <w:szCs w:val="16"/>
              </w:rPr>
              <w:t xml:space="preserve"> are installed more than once in this dwelling unit, then duplicate SC System names are allowed in this field</w:t>
            </w:r>
            <w:r w:rsidR="00FF6E1E" w:rsidRPr="00295655">
              <w:rPr>
                <w:rFonts w:asciiTheme="minorHAnsi" w:hAnsiTheme="minorHAnsi"/>
                <w:sz w:val="16"/>
                <w:szCs w:val="16"/>
              </w:rPr>
              <w:t>&gt;&gt;</w:t>
            </w:r>
          </w:p>
        </w:tc>
        <w:tc>
          <w:tcPr>
            <w:tcW w:w="1153" w:type="dxa"/>
            <w:tcMar>
              <w:left w:w="29" w:type="dxa"/>
              <w:right w:w="29" w:type="dxa"/>
            </w:tcMar>
          </w:tcPr>
          <w:p w14:paraId="2D19578B" w14:textId="77777777" w:rsidR="00842AA6" w:rsidRDefault="00FF6E1E" w:rsidP="00196676">
            <w:pPr>
              <w:keepNext/>
              <w:rPr>
                <w:rFonts w:asciiTheme="minorHAnsi" w:hAnsiTheme="minorHAnsi"/>
                <w:sz w:val="16"/>
                <w:szCs w:val="16"/>
              </w:rPr>
            </w:pPr>
            <w:r w:rsidRPr="00295655">
              <w:rPr>
                <w:rFonts w:asciiTheme="minorHAnsi" w:hAnsiTheme="minorHAnsi"/>
                <w:sz w:val="16"/>
                <w:szCs w:val="16"/>
              </w:rPr>
              <w:t>&lt;&lt;user input, text, 15 characters maximum</w:t>
            </w:r>
          </w:p>
          <w:p w14:paraId="634AE67E" w14:textId="3B59BD22" w:rsidR="00842AA6" w:rsidRPr="00842AA6" w:rsidRDefault="00842AA6" w:rsidP="00842AA6">
            <w:pPr>
              <w:keepNext/>
              <w:rPr>
                <w:rFonts w:asciiTheme="minorHAnsi" w:hAnsiTheme="minorHAnsi"/>
                <w:sz w:val="16"/>
                <w:szCs w:val="16"/>
              </w:rPr>
            </w:pPr>
          </w:p>
          <w:p w14:paraId="26FCBD8B" w14:textId="442E8821" w:rsidR="00FF6E1E" w:rsidRPr="00295655" w:rsidRDefault="00842AA6" w:rsidP="00196676">
            <w:pPr>
              <w:keepNext/>
              <w:rPr>
                <w:rFonts w:asciiTheme="minorHAnsi" w:hAnsiTheme="minorHAnsi"/>
                <w:sz w:val="16"/>
                <w:szCs w:val="16"/>
              </w:rPr>
            </w:pPr>
            <w:r w:rsidRPr="00842AA6">
              <w:rPr>
                <w:rFonts w:asciiTheme="minorHAnsi" w:hAnsiTheme="minorHAnsi"/>
                <w:sz w:val="16"/>
                <w:szCs w:val="16"/>
              </w:rPr>
              <w:t>Require each entry to be unique in this dwelling unit</w:t>
            </w:r>
            <w:r w:rsidR="00604352">
              <w:rPr>
                <w:rFonts w:asciiTheme="minorHAnsi" w:hAnsiTheme="minorHAnsi"/>
                <w:sz w:val="16"/>
                <w:szCs w:val="16"/>
              </w:rPr>
              <w:t xml:space="preserve"> </w:t>
            </w:r>
            <w:proofErr w:type="gramStart"/>
            <w:r w:rsidR="00604352">
              <w:rPr>
                <w:rFonts w:asciiTheme="minorHAnsi" w:hAnsiTheme="minorHAnsi"/>
                <w:sz w:val="16"/>
                <w:szCs w:val="16"/>
              </w:rPr>
              <w:t>i.e.</w:t>
            </w:r>
            <w:proofErr w:type="gramEnd"/>
            <w:r w:rsidR="00604352">
              <w:rPr>
                <w:rFonts w:asciiTheme="minorHAnsi" w:hAnsiTheme="minorHAnsi"/>
                <w:sz w:val="16"/>
                <w:szCs w:val="16"/>
              </w:rPr>
              <w:t xml:space="preserve"> unique within the scope of this instance of the MCH-01</w:t>
            </w:r>
            <w:r w:rsidR="00FF6E1E" w:rsidRPr="00295655">
              <w:rPr>
                <w:rFonts w:asciiTheme="minorHAnsi" w:hAnsiTheme="minorHAnsi"/>
                <w:sz w:val="16"/>
                <w:szCs w:val="16"/>
              </w:rPr>
              <w:t>&gt;&gt;</w:t>
            </w:r>
          </w:p>
        </w:tc>
        <w:tc>
          <w:tcPr>
            <w:tcW w:w="1152" w:type="dxa"/>
            <w:tcMar>
              <w:left w:w="29" w:type="dxa"/>
              <w:right w:w="29" w:type="dxa"/>
            </w:tcMar>
          </w:tcPr>
          <w:p w14:paraId="26FCBD8C"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 user input, numeric, </w:t>
            </w:r>
            <w:proofErr w:type="spellStart"/>
            <w:proofErr w:type="gramStart"/>
            <w:r w:rsidRPr="00295655">
              <w:rPr>
                <w:rFonts w:asciiTheme="minorHAnsi" w:hAnsiTheme="minorHAnsi"/>
                <w:sz w:val="16"/>
                <w:szCs w:val="16"/>
              </w:rPr>
              <w:t>xxxx</w:t>
            </w:r>
            <w:proofErr w:type="spellEnd"/>
            <w:r>
              <w:rPr>
                <w:rFonts w:asciiTheme="minorHAnsi" w:hAnsiTheme="minorHAnsi"/>
                <w:sz w:val="16"/>
                <w:szCs w:val="16"/>
              </w:rPr>
              <w:t>;</w:t>
            </w:r>
            <w:proofErr w:type="gramEnd"/>
          </w:p>
          <w:p w14:paraId="26FCBD8D" w14:textId="77777777" w:rsidR="00FF6E1E" w:rsidRDefault="00FF6E1E" w:rsidP="00196676">
            <w:pPr>
              <w:keepNext/>
              <w:rPr>
                <w:rFonts w:asciiTheme="minorHAnsi" w:hAnsiTheme="minorHAnsi"/>
                <w:sz w:val="16"/>
                <w:szCs w:val="16"/>
              </w:rPr>
            </w:pPr>
          </w:p>
          <w:p w14:paraId="26FCBD8E" w14:textId="77777777" w:rsidR="00FF6E1E" w:rsidRPr="00295655" w:rsidRDefault="00FF6E1E" w:rsidP="00196676">
            <w:pPr>
              <w:keepNext/>
              <w:rPr>
                <w:rFonts w:asciiTheme="minorHAnsi" w:hAnsiTheme="minorHAnsi"/>
                <w:sz w:val="16"/>
                <w:szCs w:val="16"/>
              </w:rPr>
            </w:pPr>
            <w:r>
              <w:rPr>
                <w:rFonts w:asciiTheme="minorHAnsi" w:hAnsiTheme="minorHAnsi"/>
                <w:sz w:val="16"/>
                <w:szCs w:val="16"/>
              </w:rPr>
              <w:t xml:space="preserve">*Require the sum of the values in this column to be equal to the value in </w:t>
            </w:r>
            <w:r w:rsidRPr="00847F9C">
              <w:rPr>
                <w:rFonts w:asciiTheme="minorHAnsi" w:hAnsiTheme="minorHAnsi"/>
                <w:sz w:val="16"/>
                <w:szCs w:val="16"/>
                <w:highlight w:val="yellow"/>
              </w:rPr>
              <w:t>A03</w:t>
            </w:r>
            <w:r>
              <w:rPr>
                <w:rFonts w:asciiTheme="minorHAnsi" w:hAnsiTheme="minorHAnsi"/>
                <w:sz w:val="16"/>
                <w:szCs w:val="16"/>
              </w:rPr>
              <w:t xml:space="preserve"> as condition of completion of the doc</w:t>
            </w:r>
            <w:r w:rsidRPr="00295655">
              <w:rPr>
                <w:rFonts w:asciiTheme="minorHAnsi" w:hAnsiTheme="minorHAnsi"/>
                <w:sz w:val="16"/>
                <w:szCs w:val="16"/>
              </w:rPr>
              <w:t>&gt;&gt;</w:t>
            </w:r>
          </w:p>
        </w:tc>
        <w:tc>
          <w:tcPr>
            <w:tcW w:w="1905" w:type="dxa"/>
            <w:tcMar>
              <w:left w:w="29" w:type="dxa"/>
              <w:right w:w="29" w:type="dxa"/>
            </w:tcMar>
          </w:tcPr>
          <w:p w14:paraId="26FCBD8F" w14:textId="5C58BFB1"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w:t>
            </w:r>
            <w:r w:rsidRPr="007A24B1">
              <w:rPr>
                <w:rFonts w:asciiTheme="minorHAnsi" w:hAnsiTheme="minorHAnsi"/>
                <w:sz w:val="12"/>
                <w:szCs w:val="12"/>
                <w:highlight w:val="yellow"/>
              </w:rPr>
              <w:t>B02</w:t>
            </w:r>
            <w:r w:rsidRPr="00CA2968">
              <w:rPr>
                <w:rFonts w:asciiTheme="minorHAnsi" w:hAnsiTheme="minorHAnsi"/>
                <w:sz w:val="12"/>
                <w:szCs w:val="12"/>
              </w:rPr>
              <w:t xml:space="preserve"> as default; allow user to override the default and pick one from list:</w:t>
            </w:r>
          </w:p>
          <w:p w14:paraId="26FCBD90" w14:textId="77777777" w:rsidR="00FF6E1E" w:rsidRPr="00CA2968" w:rsidRDefault="00FF6E1E" w:rsidP="00196676">
            <w:pPr>
              <w:keepNext/>
              <w:rPr>
                <w:rFonts w:asciiTheme="minorHAnsi" w:hAnsiTheme="minorHAnsi"/>
                <w:sz w:val="12"/>
                <w:szCs w:val="12"/>
              </w:rPr>
            </w:pPr>
          </w:p>
          <w:p w14:paraId="26FCBD9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gas furnace;</w:t>
            </w:r>
          </w:p>
          <w:p w14:paraId="26FCBD9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HP; </w:t>
            </w:r>
          </w:p>
          <w:p w14:paraId="26FCBD9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packaged HP</w:t>
            </w:r>
          </w:p>
          <w:p w14:paraId="26FCBD9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large packaged HP</w:t>
            </w:r>
          </w:p>
          <w:p w14:paraId="26FCBD95" w14:textId="026F526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HP;</w:t>
            </w:r>
          </w:p>
          <w:p w14:paraId="26FCBD9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HP;</w:t>
            </w:r>
          </w:p>
          <w:p w14:paraId="26FCBD9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boiler;</w:t>
            </w:r>
            <w:proofErr w:type="gramEnd"/>
          </w:p>
          <w:p w14:paraId="26FCBD9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p>
          <w:p w14:paraId="26FCBD9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combined</w:t>
            </w:r>
            <w:proofErr w:type="gramEnd"/>
            <w:r w:rsidRPr="00CA2968">
              <w:rPr>
                <w:rFonts w:asciiTheme="minorHAnsi" w:hAnsiTheme="minorHAnsi"/>
                <w:sz w:val="12"/>
                <w:szCs w:val="12"/>
              </w:rPr>
              <w:t xml:space="preserve"> hydronic;</w:t>
            </w:r>
          </w:p>
          <w:p w14:paraId="26FCBD9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w:t>
            </w:r>
            <w:proofErr w:type="gramStart"/>
            <w:r w:rsidRPr="00CA2968">
              <w:rPr>
                <w:rFonts w:asciiTheme="minorHAnsi" w:hAnsiTheme="minorHAnsi"/>
                <w:sz w:val="12"/>
                <w:szCs w:val="12"/>
              </w:rPr>
              <w:t>air;</w:t>
            </w:r>
            <w:proofErr w:type="gramEnd"/>
          </w:p>
          <w:p w14:paraId="26FCBD9B"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combined</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air;</w:t>
            </w:r>
          </w:p>
          <w:p w14:paraId="26FCBD9C"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HP,</w:t>
            </w:r>
          </w:p>
          <w:p w14:paraId="26FCBD9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9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wall furnace;</w:t>
            </w:r>
          </w:p>
          <w:p w14:paraId="26FCBD9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space heater;</w:t>
            </w:r>
          </w:p>
          <w:p w14:paraId="6851F165" w14:textId="77777777" w:rsidR="00CC689E" w:rsidRDefault="00FF6E1E" w:rsidP="00196676">
            <w:pPr>
              <w:keepNext/>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electric ;</w:t>
            </w:r>
            <w:proofErr w:type="gramEnd"/>
          </w:p>
          <w:p w14:paraId="26FCBDA0" w14:textId="53CB82FF" w:rsidR="00FF6E1E" w:rsidRPr="00CA2968" w:rsidRDefault="00CC689E" w:rsidP="00196676">
            <w:pPr>
              <w:keepNext/>
              <w:rPr>
                <w:rFonts w:asciiTheme="minorHAnsi" w:hAnsiTheme="minorHAnsi"/>
                <w:sz w:val="12"/>
                <w:szCs w:val="12"/>
              </w:rPr>
            </w:pPr>
            <w:r>
              <w:rPr>
                <w:rFonts w:asciiTheme="minorHAnsi" w:hAnsiTheme="minorHAnsi"/>
                <w:sz w:val="12"/>
                <w:szCs w:val="12"/>
              </w:rPr>
              <w:t xml:space="preserve">*Wood </w:t>
            </w:r>
            <w:proofErr w:type="gramStart"/>
            <w:r>
              <w:rPr>
                <w:rFonts w:asciiTheme="minorHAnsi" w:hAnsiTheme="minorHAnsi"/>
                <w:sz w:val="12"/>
                <w:szCs w:val="12"/>
              </w:rPr>
              <w:t>Heat;</w:t>
            </w:r>
            <w:proofErr w:type="gramEnd"/>
            <w:r w:rsidR="00FF6E1E" w:rsidRPr="00CA2968">
              <w:rPr>
                <w:rFonts w:asciiTheme="minorHAnsi" w:hAnsiTheme="minorHAnsi"/>
                <w:sz w:val="12"/>
                <w:szCs w:val="12"/>
              </w:rPr>
              <w:t xml:space="preserve">  </w:t>
            </w:r>
          </w:p>
          <w:p w14:paraId="26FCBDA1" w14:textId="77777777" w:rsidR="00FF6E1E" w:rsidRDefault="000C6F22" w:rsidP="00196676">
            <w:pPr>
              <w:keepNext/>
              <w:rPr>
                <w:rFonts w:ascii="Calibri" w:hAnsi="Calibri"/>
                <w:sz w:val="12"/>
                <w:szCs w:val="12"/>
              </w:rPr>
            </w:pPr>
            <w:r>
              <w:rPr>
                <w:rFonts w:ascii="Calibri" w:hAnsi="Calibri"/>
                <w:sz w:val="12"/>
                <w:szCs w:val="12"/>
              </w:rPr>
              <w:t xml:space="preserve">*Small duct high velocity </w:t>
            </w:r>
            <w:proofErr w:type="gramStart"/>
            <w:r>
              <w:rPr>
                <w:rFonts w:ascii="Calibri" w:hAnsi="Calibri"/>
                <w:sz w:val="12"/>
                <w:szCs w:val="12"/>
              </w:rPr>
              <w:t>HP;</w:t>
            </w:r>
            <w:proofErr w:type="gramEnd"/>
          </w:p>
          <w:p w14:paraId="42535C27" w14:textId="78F96C07" w:rsidR="000C6F22" w:rsidRDefault="000C6F22" w:rsidP="00196676">
            <w:pPr>
              <w:keepNext/>
              <w:rPr>
                <w:rFonts w:ascii="Calibri" w:hAnsi="Calibri"/>
                <w:sz w:val="12"/>
                <w:szCs w:val="12"/>
              </w:rPr>
            </w:pPr>
            <w:r>
              <w:rPr>
                <w:rFonts w:ascii="Calibri" w:hAnsi="Calibri"/>
                <w:sz w:val="12"/>
                <w:szCs w:val="12"/>
              </w:rPr>
              <w:t>*</w:t>
            </w:r>
            <w:proofErr w:type="gramStart"/>
            <w:r>
              <w:rPr>
                <w:rFonts w:ascii="Calibri" w:hAnsi="Calibri"/>
                <w:sz w:val="12"/>
                <w:szCs w:val="12"/>
              </w:rPr>
              <w:t>ductless</w:t>
            </w:r>
            <w:proofErr w:type="gramEnd"/>
            <w:r>
              <w:rPr>
                <w:rFonts w:ascii="Calibri" w:hAnsi="Calibri"/>
                <w:sz w:val="12"/>
                <w:szCs w:val="12"/>
              </w:rPr>
              <w:t xml:space="preserve"> VRF HP;</w:t>
            </w:r>
          </w:p>
          <w:p w14:paraId="072762A6" w14:textId="77777777" w:rsidR="00E13B11" w:rsidRDefault="008B3856" w:rsidP="00C7336C">
            <w:pPr>
              <w:keepNext/>
              <w:rPr>
                <w:rFonts w:ascii="Calibri" w:hAnsi="Calibri"/>
                <w:sz w:val="12"/>
                <w:szCs w:val="12"/>
              </w:rPr>
            </w:pPr>
            <w:r>
              <w:rPr>
                <w:rFonts w:ascii="Calibri" w:hAnsi="Calibri"/>
                <w:sz w:val="12"/>
                <w:szCs w:val="12"/>
              </w:rPr>
              <w:t>*Packaged gas furnace</w:t>
            </w:r>
          </w:p>
          <w:p w14:paraId="4D0A4218" w14:textId="1B0E1AD0" w:rsidR="00C7336C" w:rsidRPr="00C7336C" w:rsidRDefault="00C7336C" w:rsidP="00C7336C">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HP-ducted</w:t>
            </w:r>
          </w:p>
          <w:p w14:paraId="1D9660CC" w14:textId="77777777" w:rsidR="00C7336C" w:rsidRPr="00C7336C" w:rsidRDefault="00C7336C" w:rsidP="00C7336C">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HP-ductless</w:t>
            </w:r>
          </w:p>
          <w:p w14:paraId="556B9BCD" w14:textId="17943D47" w:rsidR="00C7336C" w:rsidRDefault="00C7336C" w:rsidP="00196676">
            <w:pPr>
              <w:keepNext/>
              <w:rPr>
                <w:rFonts w:ascii="Calibri" w:hAnsi="Calibri"/>
                <w:sz w:val="12"/>
                <w:szCs w:val="12"/>
              </w:rPr>
            </w:pPr>
            <w:r w:rsidRPr="00C7336C">
              <w:rPr>
                <w:rFonts w:ascii="Calibri" w:hAnsi="Calibri"/>
                <w:sz w:val="12"/>
                <w:szCs w:val="12"/>
              </w:rPr>
              <w:t>*</w:t>
            </w:r>
            <w:proofErr w:type="spellStart"/>
            <w:proofErr w:type="gramStart"/>
            <w:r w:rsidRPr="00C7336C">
              <w:rPr>
                <w:rFonts w:ascii="Calibri" w:hAnsi="Calibri"/>
                <w:sz w:val="12"/>
                <w:szCs w:val="12"/>
              </w:rPr>
              <w:t>multisplit</w:t>
            </w:r>
            <w:proofErr w:type="spellEnd"/>
            <w:proofErr w:type="gramEnd"/>
            <w:r w:rsidRPr="00C7336C">
              <w:rPr>
                <w:rFonts w:ascii="Calibri" w:hAnsi="Calibri"/>
                <w:sz w:val="12"/>
                <w:szCs w:val="12"/>
              </w:rPr>
              <w:t xml:space="preserve"> </w:t>
            </w:r>
            <w:proofErr w:type="spellStart"/>
            <w:r w:rsidRPr="00C7336C">
              <w:rPr>
                <w:rFonts w:ascii="Calibri" w:hAnsi="Calibri"/>
                <w:sz w:val="12"/>
                <w:szCs w:val="12"/>
              </w:rPr>
              <w:t>HP-ducted+ductless</w:t>
            </w:r>
            <w:proofErr w:type="spellEnd"/>
          </w:p>
          <w:p w14:paraId="540AA359" w14:textId="77777777" w:rsidR="00F7332A" w:rsidRPr="00F7332A" w:rsidRDefault="00F7332A" w:rsidP="00F7332A">
            <w:pPr>
              <w:keepNext/>
              <w:rPr>
                <w:rFonts w:ascii="Calibri" w:hAnsi="Calibri"/>
                <w:sz w:val="12"/>
                <w:szCs w:val="12"/>
              </w:rPr>
            </w:pPr>
            <w:r w:rsidRPr="00F7332A">
              <w:rPr>
                <w:rFonts w:ascii="Calibri" w:hAnsi="Calibri"/>
                <w:sz w:val="12"/>
                <w:szCs w:val="12"/>
              </w:rPr>
              <w:t xml:space="preserve">*VCHP-ducted </w:t>
            </w:r>
          </w:p>
          <w:p w14:paraId="37297748" w14:textId="77777777" w:rsidR="00F7332A" w:rsidRPr="00F7332A" w:rsidRDefault="00F7332A" w:rsidP="00F7332A">
            <w:pPr>
              <w:keepNext/>
              <w:rPr>
                <w:rFonts w:ascii="Calibri" w:hAnsi="Calibri"/>
                <w:sz w:val="12"/>
                <w:szCs w:val="12"/>
              </w:rPr>
            </w:pPr>
            <w:r w:rsidRPr="00F7332A">
              <w:rPr>
                <w:rFonts w:ascii="Calibri" w:hAnsi="Calibri"/>
                <w:sz w:val="12"/>
                <w:szCs w:val="12"/>
              </w:rPr>
              <w:t>*VCHP-ductless</w:t>
            </w:r>
          </w:p>
          <w:p w14:paraId="2CFF8404" w14:textId="6DD5CD78" w:rsidR="00F7332A" w:rsidRDefault="00F7332A" w:rsidP="00F7332A">
            <w:pPr>
              <w:keepNext/>
              <w:rPr>
                <w:rFonts w:ascii="Calibri" w:hAnsi="Calibri"/>
                <w:sz w:val="12"/>
                <w:szCs w:val="12"/>
              </w:rPr>
            </w:pPr>
            <w:r w:rsidRPr="00F7332A">
              <w:rPr>
                <w:rFonts w:ascii="Calibri" w:hAnsi="Calibri"/>
                <w:sz w:val="12"/>
                <w:szCs w:val="12"/>
              </w:rPr>
              <w:t>*</w:t>
            </w:r>
            <w:proofErr w:type="spellStart"/>
            <w:r w:rsidRPr="00F7332A">
              <w:rPr>
                <w:rFonts w:ascii="Calibri" w:hAnsi="Calibri"/>
                <w:sz w:val="12"/>
                <w:szCs w:val="12"/>
              </w:rPr>
              <w:t>VCHP-ducted+ductless</w:t>
            </w:r>
            <w:proofErr w:type="spellEnd"/>
          </w:p>
          <w:p w14:paraId="3E386702" w14:textId="423C4C44" w:rsidR="00CC63F0" w:rsidRDefault="00CC63F0" w:rsidP="00F7332A">
            <w:pPr>
              <w:keepNext/>
              <w:rPr>
                <w:rFonts w:ascii="Calibri" w:hAnsi="Calibri"/>
                <w:sz w:val="12"/>
                <w:szCs w:val="12"/>
              </w:rPr>
            </w:pPr>
            <w:r w:rsidRPr="00CC63F0">
              <w:rPr>
                <w:rFonts w:ascii="Calibri" w:hAnsi="Calibri"/>
                <w:sz w:val="12"/>
                <w:szCs w:val="12"/>
              </w:rPr>
              <w:t>*</w:t>
            </w:r>
            <w:proofErr w:type="gramStart"/>
            <w:r w:rsidRPr="00CC63F0">
              <w:rPr>
                <w:rFonts w:ascii="Calibri" w:hAnsi="Calibri"/>
                <w:sz w:val="12"/>
                <w:szCs w:val="12"/>
              </w:rPr>
              <w:t>ducted</w:t>
            </w:r>
            <w:proofErr w:type="gramEnd"/>
            <w:r w:rsidRPr="00CC63F0">
              <w:rPr>
                <w:rFonts w:ascii="Calibri" w:hAnsi="Calibri"/>
                <w:sz w:val="12"/>
                <w:szCs w:val="12"/>
              </w:rPr>
              <w:t xml:space="preserve"> mini-split HP</w:t>
            </w:r>
          </w:p>
          <w:p w14:paraId="2B3406DB" w14:textId="1D0D0F21" w:rsidR="00C7336C" w:rsidRDefault="003F5816" w:rsidP="00196676">
            <w:pPr>
              <w:keepNext/>
              <w:rPr>
                <w:rFonts w:ascii="Calibri" w:hAnsi="Calibri"/>
                <w:sz w:val="12"/>
                <w:szCs w:val="12"/>
              </w:rPr>
            </w:pPr>
            <w:r>
              <w:rPr>
                <w:rFonts w:ascii="Calibri" w:hAnsi="Calibri"/>
                <w:sz w:val="12"/>
                <w:szCs w:val="12"/>
              </w:rPr>
              <w:t>*</w:t>
            </w:r>
            <w:proofErr w:type="gramStart"/>
            <w:r>
              <w:rPr>
                <w:rFonts w:ascii="Calibri" w:hAnsi="Calibri"/>
                <w:sz w:val="12"/>
                <w:szCs w:val="12"/>
              </w:rPr>
              <w:t>no</w:t>
            </w:r>
            <w:proofErr w:type="gramEnd"/>
            <w:r>
              <w:rPr>
                <w:rFonts w:ascii="Calibri" w:hAnsi="Calibri"/>
                <w:sz w:val="12"/>
                <w:szCs w:val="12"/>
              </w:rPr>
              <w:t xml:space="preserve"> heating</w:t>
            </w:r>
          </w:p>
          <w:p w14:paraId="27863476" w14:textId="77777777" w:rsidR="00C337B1" w:rsidRPr="00C337B1" w:rsidRDefault="00C337B1" w:rsidP="00C337B1">
            <w:pPr>
              <w:rPr>
                <w:rFonts w:asciiTheme="minorHAnsi" w:hAnsiTheme="minorHAnsi"/>
                <w:sz w:val="12"/>
                <w:szCs w:val="12"/>
              </w:rPr>
            </w:pPr>
            <w:r w:rsidRPr="00C337B1">
              <w:rPr>
                <w:rFonts w:asciiTheme="minorHAnsi" w:hAnsiTheme="minorHAnsi"/>
                <w:sz w:val="12"/>
                <w:szCs w:val="12"/>
              </w:rPr>
              <w:t>*</w:t>
            </w:r>
            <w:proofErr w:type="gramStart"/>
            <w:r w:rsidRPr="00C337B1">
              <w:rPr>
                <w:rFonts w:asciiTheme="minorHAnsi" w:hAnsiTheme="minorHAnsi"/>
                <w:sz w:val="12"/>
                <w:szCs w:val="12"/>
              </w:rPr>
              <w:t>SPVHP;</w:t>
            </w:r>
            <w:proofErr w:type="gramEnd"/>
          </w:p>
          <w:p w14:paraId="62974BA9" w14:textId="77777777" w:rsidR="00C337B1" w:rsidRPr="0069306B" w:rsidRDefault="00C337B1" w:rsidP="00C337B1">
            <w:pPr>
              <w:rPr>
                <w:rFonts w:asciiTheme="minorHAnsi" w:hAnsiTheme="minorHAnsi"/>
                <w:sz w:val="10"/>
                <w:szCs w:val="10"/>
              </w:rPr>
            </w:pPr>
            <w:r w:rsidRPr="00C337B1">
              <w:rPr>
                <w:rFonts w:asciiTheme="minorHAnsi" w:hAnsiTheme="minorHAnsi"/>
                <w:sz w:val="12"/>
                <w:szCs w:val="12"/>
              </w:rPr>
              <w:t>*</w:t>
            </w:r>
            <w:proofErr w:type="gramStart"/>
            <w:r w:rsidRPr="00C337B1">
              <w:rPr>
                <w:rFonts w:asciiTheme="minorHAnsi" w:hAnsiTheme="minorHAnsi"/>
                <w:sz w:val="12"/>
                <w:szCs w:val="12"/>
              </w:rPr>
              <w:t>PTHP;</w:t>
            </w:r>
            <w:proofErr w:type="gramEnd"/>
          </w:p>
          <w:p w14:paraId="50CD206E" w14:textId="77777777" w:rsidR="006E4C36" w:rsidRDefault="006E4C36" w:rsidP="00196676">
            <w:pPr>
              <w:keepNext/>
              <w:rPr>
                <w:rFonts w:asciiTheme="minorHAnsi" w:hAnsiTheme="minorHAnsi"/>
                <w:sz w:val="12"/>
                <w:szCs w:val="12"/>
              </w:rPr>
            </w:pPr>
          </w:p>
          <w:p w14:paraId="4A7C478C" w14:textId="28145632" w:rsidR="008164FA" w:rsidRDefault="008164FA" w:rsidP="00196676">
            <w:pPr>
              <w:keepNext/>
              <w:rPr>
                <w:rFonts w:asciiTheme="minorHAnsi" w:hAnsiTheme="minorHAnsi"/>
                <w:sz w:val="12"/>
                <w:szCs w:val="12"/>
              </w:rPr>
            </w:pPr>
            <w:r w:rsidRPr="008164FA">
              <w:rPr>
                <w:rFonts w:asciiTheme="minorHAnsi" w:hAnsiTheme="minorHAnsi"/>
                <w:b/>
                <w:sz w:val="12"/>
                <w:szCs w:val="12"/>
              </w:rPr>
              <w:t>if</w:t>
            </w:r>
            <w:r>
              <w:rPr>
                <w:rFonts w:asciiTheme="minorHAnsi" w:hAnsiTheme="minorHAnsi"/>
                <w:sz w:val="12"/>
                <w:szCs w:val="12"/>
              </w:rPr>
              <w:t xml:space="preserve"> value</w:t>
            </w:r>
            <w:r w:rsidR="0044715B">
              <w:rPr>
                <w:rFonts w:asciiTheme="minorHAnsi" w:hAnsiTheme="minorHAnsi"/>
                <w:sz w:val="12"/>
                <w:szCs w:val="12"/>
              </w:rPr>
              <w:t xml:space="preserve"> </w:t>
            </w:r>
            <w:r>
              <w:rPr>
                <w:rFonts w:asciiTheme="minorHAnsi" w:hAnsiTheme="minorHAnsi"/>
                <w:sz w:val="12"/>
                <w:szCs w:val="12"/>
              </w:rPr>
              <w:t>=no heating,</w:t>
            </w:r>
          </w:p>
          <w:p w14:paraId="3AA8F64E" w14:textId="7AA53943" w:rsidR="00B67CAF" w:rsidRDefault="008164FA" w:rsidP="00196676">
            <w:pPr>
              <w:keepNext/>
              <w:rPr>
                <w:rFonts w:asciiTheme="minorHAnsi" w:hAnsiTheme="minorHAnsi"/>
                <w:sz w:val="12"/>
                <w:szCs w:val="12"/>
              </w:rPr>
            </w:pPr>
            <w:r w:rsidRPr="008164FA">
              <w:rPr>
                <w:rFonts w:asciiTheme="minorHAnsi" w:hAnsiTheme="minorHAnsi"/>
                <w:b/>
                <w:sz w:val="12"/>
                <w:szCs w:val="12"/>
              </w:rPr>
              <w:t>then</w:t>
            </w:r>
            <w:r w:rsidR="00CC5CE6">
              <w:rPr>
                <w:rFonts w:asciiTheme="minorHAnsi" w:hAnsiTheme="minorHAnsi"/>
                <w:b/>
                <w:sz w:val="12"/>
                <w:szCs w:val="12"/>
              </w:rPr>
              <w:t xml:space="preserve"> </w:t>
            </w:r>
            <w:proofErr w:type="gramStart"/>
            <w:r w:rsidR="00CC5CE6">
              <w:rPr>
                <w:rFonts w:asciiTheme="minorHAnsi" w:hAnsiTheme="minorHAnsi"/>
                <w:b/>
                <w:sz w:val="12"/>
                <w:szCs w:val="12"/>
              </w:rPr>
              <w:t>check</w:t>
            </w:r>
            <w:r w:rsidR="0044715B">
              <w:rPr>
                <w:rFonts w:asciiTheme="minorHAnsi" w:hAnsiTheme="minorHAnsi"/>
                <w:sz w:val="12"/>
                <w:szCs w:val="12"/>
              </w:rPr>
              <w:t>:</w:t>
            </w:r>
            <w:proofErr w:type="gramEnd"/>
            <w:r w:rsidR="0044715B">
              <w:rPr>
                <w:rFonts w:asciiTheme="minorHAnsi" w:hAnsiTheme="minorHAnsi"/>
                <w:sz w:val="12"/>
                <w:szCs w:val="12"/>
              </w:rPr>
              <w:t xml:space="preserve"> </w:t>
            </w:r>
            <w:r>
              <w:rPr>
                <w:rFonts w:asciiTheme="minorHAnsi" w:hAnsiTheme="minorHAnsi"/>
                <w:sz w:val="12"/>
                <w:szCs w:val="12"/>
              </w:rPr>
              <w:t xml:space="preserve">there must be at least one heating </w:t>
            </w:r>
            <w:r w:rsidR="00B67CAF">
              <w:rPr>
                <w:rFonts w:asciiTheme="minorHAnsi" w:hAnsiTheme="minorHAnsi"/>
                <w:sz w:val="12"/>
                <w:szCs w:val="12"/>
              </w:rPr>
              <w:t xml:space="preserve">system entered in this section in </w:t>
            </w:r>
            <w:r w:rsidR="00CC5CE6">
              <w:rPr>
                <w:rFonts w:asciiTheme="minorHAnsi" w:hAnsiTheme="minorHAnsi"/>
                <w:sz w:val="12"/>
                <w:szCs w:val="12"/>
              </w:rPr>
              <w:t xml:space="preserve">column </w:t>
            </w:r>
            <w:r w:rsidR="00B67CAF">
              <w:rPr>
                <w:rFonts w:asciiTheme="minorHAnsi" w:hAnsiTheme="minorHAnsi"/>
                <w:sz w:val="12"/>
                <w:szCs w:val="12"/>
              </w:rPr>
              <w:t>C04</w:t>
            </w:r>
            <w:r w:rsidR="0044715B">
              <w:rPr>
                <w:rFonts w:asciiTheme="minorHAnsi" w:hAnsiTheme="minorHAnsi"/>
                <w:sz w:val="12"/>
                <w:szCs w:val="12"/>
              </w:rPr>
              <w:t xml:space="preserve"> to comply</w:t>
            </w:r>
            <w:r w:rsidR="00B67CAF">
              <w:rPr>
                <w:rFonts w:asciiTheme="minorHAnsi" w:hAnsiTheme="minorHAnsi"/>
                <w:sz w:val="12"/>
                <w:szCs w:val="12"/>
              </w:rPr>
              <w:t>,</w:t>
            </w:r>
          </w:p>
          <w:p w14:paraId="0F99D726" w14:textId="46C9683F" w:rsidR="0044715B" w:rsidRDefault="0044715B" w:rsidP="00196676">
            <w:pPr>
              <w:keepNext/>
              <w:rPr>
                <w:rFonts w:asciiTheme="minorHAnsi" w:hAnsiTheme="minorHAnsi"/>
                <w:sz w:val="12"/>
                <w:szCs w:val="12"/>
              </w:rPr>
            </w:pPr>
            <w:r w:rsidRPr="0044715B">
              <w:rPr>
                <w:rFonts w:asciiTheme="minorHAnsi" w:hAnsiTheme="minorHAnsi"/>
                <w:b/>
                <w:sz w:val="12"/>
                <w:szCs w:val="12"/>
              </w:rPr>
              <w:t>else</w:t>
            </w:r>
            <w:r>
              <w:rPr>
                <w:rFonts w:asciiTheme="minorHAnsi" w:hAnsiTheme="minorHAnsi"/>
                <w:sz w:val="12"/>
                <w:szCs w:val="12"/>
              </w:rPr>
              <w:t xml:space="preserve"> flag noncompliant condition (no heating installed) and do not allow registration to continue. </w:t>
            </w:r>
          </w:p>
          <w:p w14:paraId="2B3B6B89" w14:textId="2BA8A612" w:rsidR="008164FA" w:rsidRDefault="008164FA" w:rsidP="00196676">
            <w:pPr>
              <w:keepNext/>
              <w:rPr>
                <w:rFonts w:asciiTheme="minorHAnsi" w:hAnsiTheme="minorHAnsi"/>
                <w:sz w:val="12"/>
                <w:szCs w:val="12"/>
              </w:rPr>
            </w:pPr>
          </w:p>
          <w:p w14:paraId="26FCBDA2" w14:textId="343200D8"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 xml:space="preserve">flag non-default values and report in project status notes field; a revised </w:t>
            </w:r>
            <w:del w:id="307" w:author="Alhabibi, Haider@Energy" w:date="2022-02-14T14:00:00Z">
              <w:r w:rsidRPr="00CA2968" w:rsidDel="0033717F">
                <w:rPr>
                  <w:rFonts w:asciiTheme="minorHAnsi" w:hAnsiTheme="minorHAnsi"/>
                  <w:sz w:val="12"/>
                  <w:szCs w:val="12"/>
                </w:rPr>
                <w:delText>CF1R</w:delText>
              </w:r>
            </w:del>
            <w:ins w:id="308" w:author="Alhabibi, Haider@Energy" w:date="2022-02-14T14:00:00Z">
              <w:r w:rsidR="0033717F">
                <w:rPr>
                  <w:rFonts w:asciiTheme="minorHAnsi" w:hAnsiTheme="minorHAnsi"/>
                  <w:sz w:val="12"/>
                  <w:szCs w:val="12"/>
                </w:rPr>
                <w:t>LMCC</w:t>
              </w:r>
            </w:ins>
            <w:r w:rsidRPr="00CA2968">
              <w:rPr>
                <w:rFonts w:asciiTheme="minorHAnsi" w:hAnsiTheme="minorHAnsi"/>
                <w:sz w:val="12"/>
                <w:szCs w:val="12"/>
              </w:rPr>
              <w:t xml:space="preserve"> may be required </w:t>
            </w:r>
            <w:r w:rsidRPr="00CA2968">
              <w:rPr>
                <w:rFonts w:ascii="Calibri" w:hAnsi="Calibri"/>
                <w:sz w:val="12"/>
                <w:szCs w:val="12"/>
              </w:rPr>
              <w:t>&gt;&gt;</w:t>
            </w:r>
          </w:p>
        </w:tc>
        <w:tc>
          <w:tcPr>
            <w:tcW w:w="1906" w:type="dxa"/>
            <w:tcMar>
              <w:left w:w="29" w:type="dxa"/>
              <w:right w:w="29" w:type="dxa"/>
            </w:tcMar>
          </w:tcPr>
          <w:p w14:paraId="26FCBDA3"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w:t>
            </w:r>
            <w:r w:rsidRPr="007A24B1">
              <w:rPr>
                <w:rFonts w:asciiTheme="minorHAnsi" w:hAnsiTheme="minorHAnsi"/>
                <w:sz w:val="12"/>
                <w:szCs w:val="12"/>
                <w:highlight w:val="yellow"/>
              </w:rPr>
              <w:t>B05</w:t>
            </w:r>
            <w:r w:rsidRPr="00CA2968">
              <w:rPr>
                <w:rFonts w:asciiTheme="minorHAnsi" w:hAnsiTheme="minorHAnsi"/>
                <w:sz w:val="12"/>
                <w:szCs w:val="12"/>
              </w:rPr>
              <w:t xml:space="preserve"> as default; allow user to override the default and pick one from list: </w:t>
            </w:r>
          </w:p>
          <w:p w14:paraId="26FCBDA4" w14:textId="77777777" w:rsidR="00FF6E1E" w:rsidRPr="00CA2968" w:rsidRDefault="00FF6E1E" w:rsidP="00196676">
            <w:pPr>
              <w:keepNext/>
              <w:rPr>
                <w:rFonts w:asciiTheme="minorHAnsi" w:hAnsiTheme="minorHAnsi"/>
                <w:sz w:val="12"/>
                <w:szCs w:val="12"/>
              </w:rPr>
            </w:pPr>
          </w:p>
          <w:p w14:paraId="26FCBDA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AC;</w:t>
            </w:r>
          </w:p>
          <w:p w14:paraId="26FCBDA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split HP</w:t>
            </w:r>
          </w:p>
          <w:p w14:paraId="26FCBDA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*central packaged </w:t>
            </w:r>
            <w:proofErr w:type="gramStart"/>
            <w:r w:rsidRPr="00CA2968">
              <w:rPr>
                <w:rFonts w:asciiTheme="minorHAnsi" w:hAnsiTheme="minorHAnsi"/>
                <w:sz w:val="12"/>
                <w:szCs w:val="12"/>
              </w:rPr>
              <w:t>AC ;</w:t>
            </w:r>
            <w:proofErr w:type="gramEnd"/>
          </w:p>
          <w:p w14:paraId="26FCBDA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packaged HP</w:t>
            </w:r>
          </w:p>
          <w:p w14:paraId="26FCBDA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*central large packaged </w:t>
            </w:r>
            <w:proofErr w:type="gramStart"/>
            <w:r w:rsidRPr="00CA2968">
              <w:rPr>
                <w:rFonts w:asciiTheme="minorHAnsi" w:hAnsiTheme="minorHAnsi"/>
                <w:sz w:val="12"/>
                <w:szCs w:val="12"/>
              </w:rPr>
              <w:t>AC ;</w:t>
            </w:r>
            <w:proofErr w:type="gramEnd"/>
          </w:p>
          <w:p w14:paraId="26FCBDA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central</w:t>
            </w:r>
            <w:proofErr w:type="gramEnd"/>
            <w:r w:rsidRPr="00CA2968">
              <w:rPr>
                <w:rFonts w:asciiTheme="minorHAnsi" w:hAnsiTheme="minorHAnsi"/>
                <w:sz w:val="12"/>
                <w:szCs w:val="12"/>
              </w:rPr>
              <w:t xml:space="preserve"> large packaged HP</w:t>
            </w:r>
          </w:p>
          <w:p w14:paraId="26FCBDAB" w14:textId="13B22EE6"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AC;</w:t>
            </w:r>
          </w:p>
          <w:p w14:paraId="26FCBDAC" w14:textId="35BDE5AD"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ductless</w:t>
            </w:r>
            <w:proofErr w:type="gramEnd"/>
            <w:r w:rsidRPr="00CA2968">
              <w:rPr>
                <w:rFonts w:asciiTheme="minorHAnsi" w:hAnsiTheme="minorHAnsi"/>
                <w:sz w:val="12"/>
                <w:szCs w:val="12"/>
              </w:rPr>
              <w:t xml:space="preserve"> </w:t>
            </w:r>
            <w:r w:rsidR="000C6F22">
              <w:rPr>
                <w:rFonts w:asciiTheme="minorHAnsi" w:hAnsiTheme="minorHAnsi"/>
                <w:sz w:val="12"/>
                <w:szCs w:val="12"/>
              </w:rPr>
              <w:t>mini-</w:t>
            </w:r>
            <w:r w:rsidRPr="00CA2968">
              <w:rPr>
                <w:rFonts w:asciiTheme="minorHAnsi" w:hAnsiTheme="minorHAnsi"/>
                <w:sz w:val="12"/>
                <w:szCs w:val="12"/>
              </w:rPr>
              <w:t>split HP;</w:t>
            </w:r>
          </w:p>
          <w:p w14:paraId="26FCBDA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gas</w:t>
            </w:r>
            <w:proofErr w:type="gramEnd"/>
            <w:r w:rsidRPr="00CA2968">
              <w:rPr>
                <w:rFonts w:asciiTheme="minorHAnsi" w:hAnsiTheme="minorHAnsi"/>
                <w:sz w:val="12"/>
                <w:szCs w:val="12"/>
              </w:rPr>
              <w:t xml:space="preserve"> absorption AC</w:t>
            </w:r>
          </w:p>
          <w:p w14:paraId="26FCBDA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AC;</w:t>
            </w:r>
          </w:p>
          <w:p w14:paraId="26FCBDA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room</w:t>
            </w:r>
            <w:proofErr w:type="gramEnd"/>
            <w:r w:rsidRPr="00CA2968">
              <w:rPr>
                <w:rFonts w:asciiTheme="minorHAnsi" w:hAnsiTheme="minorHAnsi"/>
                <w:sz w:val="12"/>
                <w:szCs w:val="12"/>
              </w:rPr>
              <w:t xml:space="preserve"> HP; </w:t>
            </w:r>
          </w:p>
          <w:p w14:paraId="26FCBDB0"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HP,</w:t>
            </w:r>
          </w:p>
          <w:p w14:paraId="26FCBDB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hydronic</w:t>
            </w:r>
            <w:proofErr w:type="gramEnd"/>
            <w:r w:rsidRPr="00CA2968">
              <w:rPr>
                <w:rFonts w:asciiTheme="minorHAnsi" w:hAnsiTheme="minorHAnsi"/>
                <w:sz w:val="12"/>
                <w:szCs w:val="12"/>
              </w:rPr>
              <w:t xml:space="preserve">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B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direct</w:t>
            </w:r>
          </w:p>
          <w:p w14:paraId="26FCBDB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indirect</w:t>
            </w:r>
          </w:p>
          <w:p w14:paraId="26FCBDB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w:t>
            </w:r>
            <w:proofErr w:type="gramEnd"/>
            <w:r w:rsidRPr="00CA2968">
              <w:rPr>
                <w:rFonts w:asciiTheme="minorHAnsi" w:hAnsiTheme="minorHAnsi"/>
                <w:sz w:val="12"/>
                <w:szCs w:val="12"/>
              </w:rPr>
              <w:t xml:space="preserve"> - </w:t>
            </w:r>
            <w:proofErr w:type="spellStart"/>
            <w:r w:rsidRPr="00CA2968">
              <w:rPr>
                <w:rFonts w:asciiTheme="minorHAnsi" w:hAnsiTheme="minorHAnsi"/>
                <w:sz w:val="12"/>
                <w:szCs w:val="12"/>
              </w:rPr>
              <w:t>indirectdirect</w:t>
            </w:r>
            <w:proofErr w:type="spellEnd"/>
          </w:p>
          <w:p w14:paraId="26FCBDB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evaporatively</w:t>
            </w:r>
            <w:proofErr w:type="gramEnd"/>
            <w:r w:rsidRPr="00CA2968">
              <w:rPr>
                <w:rFonts w:asciiTheme="minorHAnsi" w:hAnsiTheme="minorHAnsi"/>
                <w:sz w:val="12"/>
                <w:szCs w:val="12"/>
              </w:rPr>
              <w:t xml:space="preserve"> cooled condenser</w:t>
            </w:r>
          </w:p>
          <w:p w14:paraId="26FCBDB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*Ice Storage AC</w:t>
            </w:r>
          </w:p>
          <w:p w14:paraId="26FCBDB7" w14:textId="77777777" w:rsidR="00FF6E1E" w:rsidRDefault="00FF6E1E" w:rsidP="00196676">
            <w:pPr>
              <w:rPr>
                <w:rFonts w:asciiTheme="minorHAnsi" w:hAnsiTheme="minorHAnsi"/>
                <w:sz w:val="12"/>
                <w:szCs w:val="12"/>
              </w:rPr>
            </w:pPr>
            <w:r w:rsidRPr="00CA2968">
              <w:rPr>
                <w:rFonts w:asciiTheme="minorHAnsi" w:hAnsiTheme="minorHAnsi"/>
                <w:sz w:val="12"/>
                <w:szCs w:val="12"/>
              </w:rPr>
              <w:t>*</w:t>
            </w:r>
            <w:proofErr w:type="gramStart"/>
            <w:r w:rsidRPr="00CA2968">
              <w:rPr>
                <w:rFonts w:asciiTheme="minorHAnsi" w:hAnsiTheme="minorHAnsi"/>
                <w:sz w:val="12"/>
                <w:szCs w:val="12"/>
              </w:rPr>
              <w:t>no</w:t>
            </w:r>
            <w:proofErr w:type="gramEnd"/>
            <w:r w:rsidRPr="00CA2968">
              <w:rPr>
                <w:rFonts w:asciiTheme="minorHAnsi" w:hAnsiTheme="minorHAnsi"/>
                <w:sz w:val="12"/>
                <w:szCs w:val="12"/>
              </w:rPr>
              <w:t xml:space="preserve"> cooling;</w:t>
            </w:r>
          </w:p>
          <w:p w14:paraId="5120F98F"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small</w:t>
            </w:r>
            <w:proofErr w:type="gramEnd"/>
            <w:r>
              <w:rPr>
                <w:rFonts w:asciiTheme="minorHAnsi" w:hAnsiTheme="minorHAnsi"/>
                <w:sz w:val="12"/>
                <w:szCs w:val="12"/>
              </w:rPr>
              <w:t xml:space="preserve"> duct high velocity HP;</w:t>
            </w:r>
          </w:p>
          <w:p w14:paraId="7912C95F"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small</w:t>
            </w:r>
            <w:proofErr w:type="gramEnd"/>
            <w:r>
              <w:rPr>
                <w:rFonts w:asciiTheme="minorHAnsi" w:hAnsiTheme="minorHAnsi"/>
                <w:sz w:val="12"/>
                <w:szCs w:val="12"/>
              </w:rPr>
              <w:t xml:space="preserve"> duct high velocity AC;</w:t>
            </w:r>
          </w:p>
          <w:p w14:paraId="0A9BB1ED" w14:textId="77777777"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ductless</w:t>
            </w:r>
            <w:proofErr w:type="gramEnd"/>
            <w:r>
              <w:rPr>
                <w:rFonts w:asciiTheme="minorHAnsi" w:hAnsiTheme="minorHAnsi"/>
                <w:sz w:val="12"/>
                <w:szCs w:val="12"/>
              </w:rPr>
              <w:t xml:space="preserve"> VRF HP;</w:t>
            </w:r>
          </w:p>
          <w:p w14:paraId="774EBD7F" w14:textId="42D630D5" w:rsidR="000C6F22" w:rsidRDefault="000C6F22" w:rsidP="00196676">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ductless</w:t>
            </w:r>
            <w:proofErr w:type="gramEnd"/>
            <w:r>
              <w:rPr>
                <w:rFonts w:asciiTheme="minorHAnsi" w:hAnsiTheme="minorHAnsi"/>
                <w:sz w:val="12"/>
                <w:szCs w:val="12"/>
              </w:rPr>
              <w:t xml:space="preserve"> VRF AC;</w:t>
            </w:r>
          </w:p>
          <w:p w14:paraId="59D8091F"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AC-ducted</w:t>
            </w:r>
          </w:p>
          <w:p w14:paraId="4FE2C406"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AC-ductless</w:t>
            </w:r>
          </w:p>
          <w:p w14:paraId="49870B3F"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w:t>
            </w:r>
            <w:proofErr w:type="spellStart"/>
            <w:r w:rsidRPr="009427EA">
              <w:rPr>
                <w:rFonts w:asciiTheme="minorHAnsi" w:hAnsiTheme="minorHAnsi"/>
                <w:sz w:val="12"/>
                <w:szCs w:val="12"/>
              </w:rPr>
              <w:t>AC-ducted+ductless</w:t>
            </w:r>
            <w:proofErr w:type="spellEnd"/>
          </w:p>
          <w:p w14:paraId="5CC74D65"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HP-ducted</w:t>
            </w:r>
          </w:p>
          <w:p w14:paraId="64F10FE7" w14:textId="77777777" w:rsidR="009427EA" w:rsidRPr="009427EA" w:rsidRDefault="009427EA" w:rsidP="009427EA">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HP-ductless</w:t>
            </w:r>
          </w:p>
          <w:p w14:paraId="48819688" w14:textId="4A0C099F" w:rsidR="009427EA" w:rsidRDefault="009427EA" w:rsidP="00196676">
            <w:pPr>
              <w:rPr>
                <w:rFonts w:asciiTheme="minorHAnsi" w:hAnsiTheme="minorHAnsi"/>
                <w:sz w:val="12"/>
                <w:szCs w:val="12"/>
              </w:rPr>
            </w:pPr>
            <w:r w:rsidRPr="009427EA">
              <w:rPr>
                <w:rFonts w:asciiTheme="minorHAnsi" w:hAnsiTheme="minorHAnsi"/>
                <w:sz w:val="12"/>
                <w:szCs w:val="12"/>
              </w:rPr>
              <w:t>*</w:t>
            </w:r>
            <w:proofErr w:type="spellStart"/>
            <w:proofErr w:type="gramStart"/>
            <w:r w:rsidRPr="009427EA">
              <w:rPr>
                <w:rFonts w:asciiTheme="minorHAnsi" w:hAnsiTheme="minorHAnsi"/>
                <w:sz w:val="12"/>
                <w:szCs w:val="12"/>
              </w:rPr>
              <w:t>multisplit</w:t>
            </w:r>
            <w:proofErr w:type="spellEnd"/>
            <w:proofErr w:type="gramEnd"/>
            <w:r w:rsidRPr="009427EA">
              <w:rPr>
                <w:rFonts w:asciiTheme="minorHAnsi" w:hAnsiTheme="minorHAnsi"/>
                <w:sz w:val="12"/>
                <w:szCs w:val="12"/>
              </w:rPr>
              <w:t xml:space="preserve"> </w:t>
            </w:r>
            <w:proofErr w:type="spellStart"/>
            <w:r w:rsidRPr="009427EA">
              <w:rPr>
                <w:rFonts w:asciiTheme="minorHAnsi" w:hAnsiTheme="minorHAnsi"/>
                <w:sz w:val="12"/>
                <w:szCs w:val="12"/>
              </w:rPr>
              <w:t>HP-ducted+ductless</w:t>
            </w:r>
            <w:proofErr w:type="spellEnd"/>
          </w:p>
          <w:p w14:paraId="1A50905A" w14:textId="77777777" w:rsidR="00F7332A" w:rsidRPr="00F7332A" w:rsidRDefault="00F7332A" w:rsidP="00F7332A">
            <w:pPr>
              <w:rPr>
                <w:rFonts w:asciiTheme="minorHAnsi" w:hAnsiTheme="minorHAnsi"/>
                <w:sz w:val="12"/>
                <w:szCs w:val="12"/>
              </w:rPr>
            </w:pPr>
            <w:r w:rsidRPr="00F7332A">
              <w:rPr>
                <w:rFonts w:asciiTheme="minorHAnsi" w:hAnsiTheme="minorHAnsi"/>
                <w:sz w:val="12"/>
                <w:szCs w:val="12"/>
              </w:rPr>
              <w:t xml:space="preserve">*VCHP-ducted </w:t>
            </w:r>
          </w:p>
          <w:p w14:paraId="1FBE81AC" w14:textId="77777777" w:rsidR="00F7332A" w:rsidRPr="00F7332A" w:rsidRDefault="00F7332A" w:rsidP="00F7332A">
            <w:pPr>
              <w:rPr>
                <w:rFonts w:asciiTheme="minorHAnsi" w:hAnsiTheme="minorHAnsi"/>
                <w:sz w:val="12"/>
                <w:szCs w:val="12"/>
              </w:rPr>
            </w:pPr>
            <w:r w:rsidRPr="00F7332A">
              <w:rPr>
                <w:rFonts w:asciiTheme="minorHAnsi" w:hAnsiTheme="minorHAnsi"/>
                <w:sz w:val="12"/>
                <w:szCs w:val="12"/>
              </w:rPr>
              <w:t>*VCHP-ductless</w:t>
            </w:r>
          </w:p>
          <w:p w14:paraId="4AD9EA6F" w14:textId="3DA8209C" w:rsidR="00F7332A" w:rsidRDefault="00F7332A" w:rsidP="00F7332A">
            <w:pPr>
              <w:rPr>
                <w:rFonts w:asciiTheme="minorHAnsi" w:hAnsiTheme="minorHAnsi"/>
                <w:sz w:val="12"/>
                <w:szCs w:val="12"/>
              </w:rPr>
            </w:pPr>
            <w:r w:rsidRPr="00F7332A">
              <w:rPr>
                <w:rFonts w:asciiTheme="minorHAnsi" w:hAnsiTheme="minorHAnsi"/>
                <w:sz w:val="12"/>
                <w:szCs w:val="12"/>
              </w:rPr>
              <w:t>*</w:t>
            </w:r>
            <w:proofErr w:type="spellStart"/>
            <w:r w:rsidRPr="00F7332A">
              <w:rPr>
                <w:rFonts w:asciiTheme="minorHAnsi" w:hAnsiTheme="minorHAnsi"/>
                <w:sz w:val="12"/>
                <w:szCs w:val="12"/>
              </w:rPr>
              <w:t>VCHP-ducted+ductless</w:t>
            </w:r>
            <w:proofErr w:type="spellEnd"/>
          </w:p>
          <w:p w14:paraId="75F7DE8E" w14:textId="3CAFA1C9" w:rsidR="00CC63F0" w:rsidRDefault="00CC63F0" w:rsidP="00F7332A">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ducted</w:t>
            </w:r>
            <w:proofErr w:type="gramEnd"/>
            <w:r>
              <w:rPr>
                <w:rFonts w:asciiTheme="minorHAnsi" w:hAnsiTheme="minorHAnsi"/>
                <w:sz w:val="12"/>
                <w:szCs w:val="12"/>
              </w:rPr>
              <w:t xml:space="preserve"> mini-split AC</w:t>
            </w:r>
          </w:p>
          <w:p w14:paraId="6E700825" w14:textId="32C6E838" w:rsidR="00CC63F0" w:rsidRDefault="00CC63F0" w:rsidP="00F7332A">
            <w:pPr>
              <w:rPr>
                <w:rFonts w:asciiTheme="minorHAnsi" w:hAnsiTheme="minorHAnsi"/>
                <w:sz w:val="12"/>
                <w:szCs w:val="12"/>
              </w:rPr>
            </w:pPr>
            <w:r w:rsidRPr="00CC63F0">
              <w:rPr>
                <w:rFonts w:asciiTheme="minorHAnsi" w:hAnsiTheme="minorHAnsi"/>
                <w:sz w:val="12"/>
                <w:szCs w:val="12"/>
              </w:rPr>
              <w:t>*</w:t>
            </w:r>
            <w:proofErr w:type="gramStart"/>
            <w:r w:rsidRPr="00CC63F0">
              <w:rPr>
                <w:rFonts w:asciiTheme="minorHAnsi" w:hAnsiTheme="minorHAnsi"/>
                <w:sz w:val="12"/>
                <w:szCs w:val="12"/>
              </w:rPr>
              <w:t>ducted</w:t>
            </w:r>
            <w:proofErr w:type="gramEnd"/>
            <w:r w:rsidRPr="00CC63F0">
              <w:rPr>
                <w:rFonts w:asciiTheme="minorHAnsi" w:hAnsiTheme="minorHAnsi"/>
                <w:sz w:val="12"/>
                <w:szCs w:val="12"/>
              </w:rPr>
              <w:t xml:space="preserve"> mini-split HP</w:t>
            </w:r>
          </w:p>
          <w:p w14:paraId="61BD00A0"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SPVAC;</w:t>
            </w:r>
            <w:proofErr w:type="gramEnd"/>
            <w:r w:rsidRPr="002B6F80">
              <w:rPr>
                <w:rFonts w:asciiTheme="minorHAnsi" w:hAnsiTheme="minorHAnsi"/>
                <w:sz w:val="12"/>
                <w:szCs w:val="12"/>
              </w:rPr>
              <w:t xml:space="preserve"> </w:t>
            </w:r>
          </w:p>
          <w:p w14:paraId="2ACDDB4F"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SPVHP;</w:t>
            </w:r>
            <w:proofErr w:type="gramEnd"/>
            <w:r w:rsidRPr="002B6F80">
              <w:rPr>
                <w:rFonts w:asciiTheme="minorHAnsi" w:hAnsiTheme="minorHAnsi"/>
                <w:sz w:val="12"/>
                <w:szCs w:val="12"/>
              </w:rPr>
              <w:t xml:space="preserve"> </w:t>
            </w:r>
          </w:p>
          <w:p w14:paraId="36632FBB" w14:textId="77777777" w:rsidR="002B6F80" w:rsidRPr="002B6F80"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PTAC;</w:t>
            </w:r>
            <w:proofErr w:type="gramEnd"/>
            <w:r w:rsidRPr="002B6F80">
              <w:rPr>
                <w:rFonts w:asciiTheme="minorHAnsi" w:hAnsiTheme="minorHAnsi"/>
                <w:sz w:val="12"/>
                <w:szCs w:val="12"/>
              </w:rPr>
              <w:t xml:space="preserve"> </w:t>
            </w:r>
          </w:p>
          <w:p w14:paraId="13C78C42" w14:textId="162ADE18" w:rsidR="002B6F80" w:rsidRPr="00CA2968" w:rsidRDefault="002B6F80" w:rsidP="002B6F80">
            <w:pPr>
              <w:rPr>
                <w:rFonts w:asciiTheme="minorHAnsi" w:hAnsiTheme="minorHAnsi"/>
                <w:sz w:val="12"/>
                <w:szCs w:val="12"/>
              </w:rPr>
            </w:pPr>
            <w:r w:rsidRPr="002B6F80">
              <w:rPr>
                <w:rFonts w:asciiTheme="minorHAnsi" w:hAnsiTheme="minorHAnsi"/>
                <w:sz w:val="12"/>
                <w:szCs w:val="12"/>
              </w:rPr>
              <w:t>*</w:t>
            </w:r>
            <w:proofErr w:type="gramStart"/>
            <w:r w:rsidRPr="002B6F80">
              <w:rPr>
                <w:rFonts w:asciiTheme="minorHAnsi" w:hAnsiTheme="minorHAnsi"/>
                <w:sz w:val="12"/>
                <w:szCs w:val="12"/>
              </w:rPr>
              <w:t>PTHP;</w:t>
            </w:r>
            <w:proofErr w:type="gramEnd"/>
          </w:p>
          <w:p w14:paraId="26FCBDB8" w14:textId="77777777" w:rsidR="00FF6E1E" w:rsidRPr="00CA2968" w:rsidRDefault="00FF6E1E" w:rsidP="00196676">
            <w:pPr>
              <w:keepNext/>
              <w:rPr>
                <w:rFonts w:asciiTheme="minorHAnsi" w:hAnsiTheme="minorHAnsi"/>
                <w:sz w:val="12"/>
                <w:szCs w:val="12"/>
              </w:rPr>
            </w:pPr>
          </w:p>
          <w:p w14:paraId="26FCBDB9"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 note: cooling system type "</w:t>
            </w:r>
            <w:r w:rsidRPr="00CA2968">
              <w:rPr>
                <w:rFonts w:asciiTheme="minorHAnsi" w:hAnsiTheme="minorHAnsi"/>
                <w:b/>
                <w:sz w:val="12"/>
                <w:szCs w:val="12"/>
              </w:rPr>
              <w:t>No Cooling"</w:t>
            </w:r>
            <w:r w:rsidRPr="00CA2968">
              <w:rPr>
                <w:rFonts w:asciiTheme="minorHAnsi" w:hAnsiTheme="minorHAnsi"/>
                <w:sz w:val="12"/>
                <w:szCs w:val="12"/>
              </w:rPr>
              <w:t xml:space="preserve"> is the flag for heating-only system </w:t>
            </w:r>
            <w:proofErr w:type="gramStart"/>
            <w:r w:rsidRPr="00CA2968">
              <w:rPr>
                <w:rFonts w:asciiTheme="minorHAnsi" w:hAnsiTheme="minorHAnsi"/>
                <w:sz w:val="12"/>
                <w:szCs w:val="12"/>
              </w:rPr>
              <w:t>type;</w:t>
            </w:r>
            <w:proofErr w:type="gramEnd"/>
            <w:r w:rsidRPr="00CA2968">
              <w:rPr>
                <w:rFonts w:asciiTheme="minorHAnsi" w:hAnsiTheme="minorHAnsi"/>
                <w:sz w:val="12"/>
                <w:szCs w:val="12"/>
              </w:rPr>
              <w:t xml:space="preserve"> </w:t>
            </w:r>
            <w:r w:rsidRPr="00CA2968" w:rsidDel="004E5B78">
              <w:rPr>
                <w:rFonts w:asciiTheme="minorHAnsi" w:hAnsiTheme="minorHAnsi"/>
                <w:sz w:val="12"/>
                <w:szCs w:val="12"/>
              </w:rPr>
              <w:t xml:space="preserve"> </w:t>
            </w:r>
          </w:p>
          <w:p w14:paraId="26FCBDBA" w14:textId="77777777" w:rsidR="00FF6E1E" w:rsidRPr="00CA2968" w:rsidRDefault="00FF6E1E" w:rsidP="00196676">
            <w:pPr>
              <w:keepNext/>
              <w:rPr>
                <w:rFonts w:asciiTheme="minorHAnsi" w:hAnsiTheme="minorHAnsi"/>
                <w:sz w:val="12"/>
                <w:szCs w:val="12"/>
              </w:rPr>
            </w:pPr>
          </w:p>
          <w:p w14:paraId="26FCBDBB" w14:textId="02E655F5"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w:t>
            </w:r>
            <w:proofErr w:type="gramStart"/>
            <w:r w:rsidRPr="00CA2968">
              <w:rPr>
                <w:rFonts w:asciiTheme="minorHAnsi" w:hAnsiTheme="minorHAnsi"/>
                <w:sz w:val="12"/>
                <w:szCs w:val="12"/>
              </w:rPr>
              <w:t>flag</w:t>
            </w:r>
            <w:proofErr w:type="gramEnd"/>
            <w:r w:rsidRPr="00CA2968">
              <w:rPr>
                <w:rFonts w:asciiTheme="minorHAnsi" w:hAnsiTheme="minorHAnsi"/>
                <w:sz w:val="12"/>
                <w:szCs w:val="12"/>
              </w:rPr>
              <w:t xml:space="preserve"> non-default values and report in project status notes field; a revised </w:t>
            </w:r>
            <w:del w:id="309" w:author="Alhabibi, Haider@Energy" w:date="2022-02-14T14:00:00Z">
              <w:r w:rsidRPr="00CA2968" w:rsidDel="0033717F">
                <w:rPr>
                  <w:rFonts w:asciiTheme="minorHAnsi" w:hAnsiTheme="minorHAnsi"/>
                  <w:sz w:val="12"/>
                  <w:szCs w:val="12"/>
                </w:rPr>
                <w:delText>CF1R</w:delText>
              </w:r>
            </w:del>
            <w:ins w:id="310" w:author="Alhabibi, Haider@Energy" w:date="2022-02-14T14:00:00Z">
              <w:r w:rsidR="0033717F">
                <w:rPr>
                  <w:rFonts w:asciiTheme="minorHAnsi" w:hAnsiTheme="minorHAnsi"/>
                  <w:sz w:val="12"/>
                  <w:szCs w:val="12"/>
                </w:rPr>
                <w:t>LMCC</w:t>
              </w:r>
            </w:ins>
            <w:r w:rsidRPr="00CA2968">
              <w:rPr>
                <w:rFonts w:asciiTheme="minorHAnsi" w:hAnsiTheme="minorHAnsi"/>
                <w:sz w:val="12"/>
                <w:szCs w:val="12"/>
              </w:rPr>
              <w:t xml:space="preserve"> may be required &gt;&gt;</w:t>
            </w:r>
          </w:p>
        </w:tc>
        <w:tc>
          <w:tcPr>
            <w:tcW w:w="1170" w:type="dxa"/>
            <w:tcMar>
              <w:left w:w="29" w:type="dxa"/>
              <w:right w:w="29" w:type="dxa"/>
            </w:tcMar>
          </w:tcPr>
          <w:p w14:paraId="26FCBDBC" w14:textId="77777777" w:rsidR="00FF6E1E" w:rsidRPr="00CA2968" w:rsidRDefault="00FF6E1E" w:rsidP="00A811B7">
            <w:pPr>
              <w:pStyle w:val="PlainText"/>
              <w:rPr>
                <w:rFonts w:asciiTheme="minorHAnsi" w:hAnsiTheme="minorHAnsi"/>
                <w:sz w:val="12"/>
                <w:szCs w:val="12"/>
              </w:rPr>
            </w:pPr>
            <w:r>
              <w:rPr>
                <w:rFonts w:asciiTheme="minorHAnsi" w:hAnsiTheme="minorHAnsi"/>
                <w:sz w:val="16"/>
                <w:szCs w:val="16"/>
              </w:rPr>
              <w:t>&lt;&lt;</w:t>
            </w:r>
            <w:r w:rsidRPr="00CA2968">
              <w:rPr>
                <w:rFonts w:asciiTheme="minorHAnsi" w:hAnsiTheme="minorHAnsi" w:cs="Courier New"/>
                <w:sz w:val="12"/>
                <w:szCs w:val="12"/>
              </w:rPr>
              <w:t xml:space="preserve"> reference value from </w:t>
            </w:r>
            <w:r w:rsidRPr="007A24B1">
              <w:rPr>
                <w:rFonts w:asciiTheme="minorHAnsi" w:hAnsiTheme="minorHAnsi" w:cs="Courier New"/>
                <w:sz w:val="12"/>
                <w:szCs w:val="12"/>
                <w:highlight w:val="yellow"/>
              </w:rPr>
              <w:t>B08</w:t>
            </w:r>
            <w:r w:rsidRPr="00CA2968">
              <w:rPr>
                <w:rFonts w:asciiTheme="minorHAnsi" w:hAnsiTheme="minorHAnsi" w:cs="Courier New"/>
                <w:sz w:val="12"/>
                <w:szCs w:val="12"/>
              </w:rPr>
              <w:t xml:space="preserve"> as default.  Allow user to </w:t>
            </w:r>
          </w:p>
          <w:p w14:paraId="26FCBDBD" w14:textId="77777777" w:rsidR="00FF6E1E" w:rsidRPr="00A811B7" w:rsidRDefault="00FF6E1E" w:rsidP="00A811B7">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BE" w14:textId="77777777" w:rsidR="00FF6E1E" w:rsidRDefault="00FF6E1E" w:rsidP="00196676">
            <w:pPr>
              <w:keepNext/>
              <w:rPr>
                <w:rFonts w:asciiTheme="minorHAnsi" w:hAnsiTheme="minorHAnsi"/>
                <w:sz w:val="16"/>
                <w:szCs w:val="16"/>
              </w:rPr>
            </w:pPr>
            <w:r w:rsidRPr="00DC2BBE">
              <w:rPr>
                <w:rFonts w:asciiTheme="minorHAnsi" w:hAnsiTheme="minorHAnsi" w:cs="Courier New"/>
                <w:b/>
                <w:sz w:val="12"/>
                <w:szCs w:val="12"/>
              </w:rPr>
              <w:t>*Ducted</w:t>
            </w:r>
            <w:r>
              <w:rPr>
                <w:rFonts w:asciiTheme="minorHAnsi" w:hAnsiTheme="minorHAnsi"/>
                <w:sz w:val="16"/>
                <w:szCs w:val="16"/>
              </w:rPr>
              <w:t xml:space="preserve"> - </w:t>
            </w:r>
            <w:r>
              <w:rPr>
                <w:rFonts w:asciiTheme="minorHAnsi" w:hAnsiTheme="minorHAnsi" w:cs="Courier New"/>
                <w:sz w:val="12"/>
                <w:szCs w:val="12"/>
              </w:rPr>
              <w:t>Air distribution systems with forced air</w:t>
            </w:r>
            <w:r w:rsidRPr="00CA2968">
              <w:rPr>
                <w:rFonts w:asciiTheme="minorHAnsi" w:hAnsiTheme="minorHAnsi" w:cs="Courier New"/>
                <w:sz w:val="12"/>
                <w:szCs w:val="12"/>
              </w:rPr>
              <w:t xml:space="preserve"> ducts</w:t>
            </w:r>
          </w:p>
          <w:p w14:paraId="58BD1A9F" w14:textId="77777777" w:rsidR="00847F9C" w:rsidRDefault="00FF6E1E" w:rsidP="00314B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DuctsNone</w:t>
            </w:r>
            <w:proofErr w:type="spellEnd"/>
            <w:r w:rsidRPr="00CA2968">
              <w:rPr>
                <w:rFonts w:asciiTheme="minorHAnsi" w:hAnsiTheme="minorHAnsi" w:cs="Courier New"/>
                <w:sz w:val="12"/>
                <w:szCs w:val="12"/>
              </w:rPr>
              <w:t xml:space="preserve"> - Air distribution systems without </w:t>
            </w:r>
            <w:r>
              <w:rPr>
                <w:rFonts w:asciiTheme="minorHAnsi" w:hAnsiTheme="minorHAnsi" w:cs="Courier New"/>
                <w:sz w:val="12"/>
                <w:szCs w:val="12"/>
              </w:rPr>
              <w:t xml:space="preserve">forced air </w:t>
            </w:r>
            <w:r w:rsidRPr="00CA2968">
              <w:rPr>
                <w:rFonts w:asciiTheme="minorHAnsi" w:hAnsiTheme="minorHAnsi" w:cs="Courier New"/>
                <w:sz w:val="12"/>
                <w:szCs w:val="12"/>
              </w:rPr>
              <w:t>ducts</w:t>
            </w:r>
          </w:p>
          <w:p w14:paraId="26FCBDBF" w14:textId="1F9ED9C9" w:rsidR="00FF6E1E" w:rsidRPr="00314BB5" w:rsidRDefault="00847F9C" w:rsidP="00314BB5">
            <w:pPr>
              <w:pStyle w:val="PlainText"/>
              <w:rPr>
                <w:rFonts w:asciiTheme="minorHAnsi" w:hAnsiTheme="minorHAnsi" w:cs="Courier New"/>
                <w:sz w:val="12"/>
                <w:szCs w:val="12"/>
              </w:rPr>
            </w:pPr>
            <w:r w:rsidRPr="00847F9C">
              <w:rPr>
                <w:rFonts w:asciiTheme="minorHAnsi" w:hAnsiTheme="minorHAnsi" w:cs="Courier New"/>
                <w:sz w:val="12"/>
                <w:szCs w:val="12"/>
              </w:rPr>
              <w:t xml:space="preserve">* Multiple split Indoor Units combined Ducted and Ductless </w:t>
            </w:r>
            <w:r w:rsidR="00FF6E1E">
              <w:rPr>
                <w:rFonts w:asciiTheme="minorHAnsi" w:hAnsiTheme="minorHAnsi" w:cs="Courier New"/>
                <w:sz w:val="12"/>
                <w:szCs w:val="12"/>
              </w:rPr>
              <w:t>&gt;&gt;</w:t>
            </w:r>
          </w:p>
        </w:tc>
        <w:tc>
          <w:tcPr>
            <w:tcW w:w="1260" w:type="dxa"/>
            <w:tcMar>
              <w:left w:w="29" w:type="dxa"/>
              <w:right w:w="29" w:type="dxa"/>
            </w:tcMar>
          </w:tcPr>
          <w:p w14:paraId="26FCBDC0" w14:textId="77777777" w:rsidR="00FF6E1E" w:rsidRPr="00CA2968" w:rsidRDefault="00FF6E1E" w:rsidP="00DC2BBE">
            <w:pPr>
              <w:pStyle w:val="PlainText"/>
              <w:rPr>
                <w:rFonts w:asciiTheme="minorHAnsi" w:hAnsiTheme="minorHAnsi"/>
                <w:sz w:val="12"/>
                <w:szCs w:val="12"/>
              </w:rPr>
            </w:pPr>
            <w:r w:rsidRPr="00CA2968">
              <w:rPr>
                <w:rFonts w:asciiTheme="minorHAnsi" w:hAnsiTheme="minorHAnsi" w:cs="Courier New"/>
                <w:sz w:val="12"/>
                <w:szCs w:val="12"/>
              </w:rPr>
              <w:t xml:space="preserve">&lt;&lt;reference value from </w:t>
            </w:r>
            <w:r w:rsidRPr="007A24B1">
              <w:rPr>
                <w:rFonts w:asciiTheme="minorHAnsi" w:hAnsiTheme="minorHAnsi" w:cs="Courier New"/>
                <w:sz w:val="12"/>
                <w:szCs w:val="12"/>
                <w:highlight w:val="yellow"/>
              </w:rPr>
              <w:t>B09</w:t>
            </w:r>
            <w:r w:rsidRPr="00CA2968">
              <w:rPr>
                <w:rFonts w:asciiTheme="minorHAnsi" w:hAnsiTheme="minorHAnsi" w:cs="Courier New"/>
                <w:sz w:val="12"/>
                <w:szCs w:val="12"/>
              </w:rPr>
              <w:t xml:space="preserve"> as default.  Allow user to </w:t>
            </w:r>
          </w:p>
          <w:p w14:paraId="26FCBDC1" w14:textId="77777777" w:rsidR="00FF6E1E" w:rsidRPr="00CA2968" w:rsidRDefault="00FF6E1E" w:rsidP="00196676">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C2"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DuctsAttic</w:t>
            </w:r>
            <w:proofErr w:type="spellEnd"/>
            <w:r w:rsidRPr="00CA2968">
              <w:rPr>
                <w:rFonts w:asciiTheme="minorHAnsi" w:hAnsiTheme="minorHAnsi" w:cs="Courier New"/>
                <w:sz w:val="12"/>
                <w:szCs w:val="12"/>
              </w:rPr>
              <w:t xml:space="preserve"> - Ducts located overhead in unconditioned attic</w:t>
            </w:r>
          </w:p>
          <w:p w14:paraId="26FCBDC3"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DuctsCrawl</w:t>
            </w:r>
            <w:proofErr w:type="spellEnd"/>
            <w:r w:rsidRPr="00CA2968">
              <w:rPr>
                <w:rFonts w:asciiTheme="minorHAnsi" w:hAnsiTheme="minorHAnsi" w:cs="Courier New"/>
                <w:sz w:val="12"/>
                <w:szCs w:val="12"/>
              </w:rPr>
              <w:t xml:space="preserve"> - Ducts located underfloor in unconditioned crawl space</w:t>
            </w:r>
          </w:p>
          <w:p w14:paraId="26FCBDC4"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DuctsGarage</w:t>
            </w:r>
            <w:proofErr w:type="spellEnd"/>
            <w:r w:rsidRPr="00CA2968">
              <w:rPr>
                <w:rFonts w:asciiTheme="minorHAnsi" w:hAnsiTheme="minorHAnsi" w:cs="Courier New"/>
                <w:sz w:val="12"/>
                <w:szCs w:val="12"/>
              </w:rPr>
              <w:t xml:space="preserve"> - Ducts located in an unconditioned garage</w:t>
            </w:r>
          </w:p>
          <w:p w14:paraId="26FCBDC5"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ft)</w:t>
            </w:r>
          </w:p>
          <w:p w14:paraId="26FCBDC6"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DuctsInAll</w:t>
            </w:r>
            <w:proofErr w:type="spellEnd"/>
            <w:r w:rsidRPr="00CA2968">
              <w:rPr>
                <w:rFonts w:asciiTheme="minorHAnsi" w:hAnsiTheme="minorHAnsi" w:cs="Courier New"/>
                <w:sz w:val="12"/>
                <w:szCs w:val="12"/>
              </w:rPr>
              <w:t xml:space="preserve"> - HVAC system(s) with all HVAC ducts located in conditioned space</w:t>
            </w:r>
          </w:p>
          <w:p w14:paraId="26FCBDC7"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DuctsOutdoor</w:t>
            </w:r>
            <w:proofErr w:type="spellEnd"/>
            <w:r w:rsidRPr="00CA2968">
              <w:rPr>
                <w:rFonts w:asciiTheme="minorHAnsi" w:hAnsiTheme="minorHAnsi" w:cs="Courier New"/>
                <w:sz w:val="12"/>
                <w:szCs w:val="12"/>
              </w:rPr>
              <w:t xml:space="preserve"> - Ducts located in exposed outdoor locations</w:t>
            </w:r>
          </w:p>
          <w:p w14:paraId="26FCBDC8" w14:textId="53BEBDD2" w:rsidR="00FF6E1E" w:rsidRPr="00CA2968" w:rsidRDefault="00FF6E1E" w:rsidP="00196676">
            <w:pPr>
              <w:pStyle w:val="PlainText"/>
              <w:rPr>
                <w:rFonts w:asciiTheme="minorHAnsi" w:hAnsiTheme="minorHAnsi" w:cs="Courier New"/>
                <w:sz w:val="12"/>
                <w:szCs w:val="12"/>
              </w:rPr>
            </w:pPr>
            <w:r w:rsidRPr="008B68A6">
              <w:rPr>
                <w:rFonts w:asciiTheme="minorHAnsi" w:hAnsiTheme="minorHAnsi" w:cs="Courier New"/>
                <w:b/>
                <w:sz w:val="12"/>
                <w:szCs w:val="12"/>
              </w:rPr>
              <w:t>*</w:t>
            </w:r>
            <w:proofErr w:type="spellStart"/>
            <w:r w:rsidRPr="008B68A6">
              <w:rPr>
                <w:rFonts w:asciiTheme="minorHAnsi" w:hAnsiTheme="minorHAnsi" w:cs="Courier New"/>
                <w:b/>
                <w:sz w:val="12"/>
                <w:szCs w:val="12"/>
              </w:rPr>
              <w:t>DuctsMultiplPL</w:t>
            </w:r>
            <w:proofErr w:type="spellEnd"/>
            <w:r>
              <w:rPr>
                <w:rFonts w:asciiTheme="minorHAnsi" w:hAnsiTheme="minorHAnsi"/>
                <w:sz w:val="12"/>
                <w:szCs w:val="12"/>
              </w:rPr>
              <w:t xml:space="preserve"> - </w:t>
            </w:r>
            <w:r w:rsidRPr="00CA2968">
              <w:rPr>
                <w:rFonts w:asciiTheme="minorHAnsi" w:hAnsiTheme="minorHAnsi"/>
                <w:sz w:val="12"/>
                <w:szCs w:val="12"/>
              </w:rPr>
              <w:t>Ducts located in multiple places</w:t>
            </w:r>
          </w:p>
          <w:p w14:paraId="26FCBDC9" w14:textId="589633BA" w:rsidR="00FF6E1E" w:rsidRPr="005C3BB4" w:rsidRDefault="00FF6E1E" w:rsidP="00196676">
            <w:pPr>
              <w:pStyle w:val="PlainText"/>
              <w:rPr>
                <w:rFonts w:asciiTheme="minorHAnsi" w:hAnsiTheme="minorHAnsi" w:cs="Courier New"/>
                <w:sz w:val="12"/>
                <w:szCs w:val="12"/>
              </w:rPr>
            </w:pPr>
            <w:r w:rsidRPr="00CA2968">
              <w:rPr>
                <w:rFonts w:asciiTheme="minorHAnsi" w:hAnsiTheme="minorHAnsi" w:cs="Courier New"/>
                <w:sz w:val="12"/>
                <w:szCs w:val="12"/>
              </w:rPr>
              <w:t>*</w:t>
            </w:r>
            <w:proofErr w:type="gramStart"/>
            <w:r w:rsidRPr="00CA2968">
              <w:rPr>
                <w:rFonts w:asciiTheme="minorHAnsi" w:hAnsiTheme="minorHAnsi" w:cs="Courier New"/>
                <w:sz w:val="12"/>
                <w:szCs w:val="12"/>
              </w:rPr>
              <w:t>flag</w:t>
            </w:r>
            <w:proofErr w:type="gramEnd"/>
            <w:r w:rsidRPr="00CA2968">
              <w:rPr>
                <w:rFonts w:asciiTheme="minorHAnsi" w:hAnsiTheme="minorHAnsi" w:cs="Courier New"/>
                <w:sz w:val="12"/>
                <w:szCs w:val="12"/>
              </w:rPr>
              <w:t xml:space="preserve"> non-default values and report in project status notes field; a revised </w:t>
            </w:r>
            <w:del w:id="311" w:author="Alhabibi, Haider@Energy" w:date="2022-02-14T14:00:00Z">
              <w:r w:rsidRPr="00CA2968" w:rsidDel="0033717F">
                <w:rPr>
                  <w:rFonts w:asciiTheme="minorHAnsi" w:hAnsiTheme="minorHAnsi" w:cs="Courier New"/>
                  <w:sz w:val="12"/>
                  <w:szCs w:val="12"/>
                </w:rPr>
                <w:delText>CF1R</w:delText>
              </w:r>
            </w:del>
            <w:ins w:id="312" w:author="Alhabibi, Haider@Energy" w:date="2022-02-14T14:00:00Z">
              <w:r w:rsidR="0033717F">
                <w:rPr>
                  <w:rFonts w:asciiTheme="minorHAnsi" w:hAnsiTheme="minorHAnsi" w:cs="Courier New"/>
                  <w:sz w:val="12"/>
                  <w:szCs w:val="12"/>
                </w:rPr>
                <w:t>LMCC</w:t>
              </w:r>
            </w:ins>
            <w:r w:rsidRPr="00CA2968">
              <w:rPr>
                <w:rFonts w:asciiTheme="minorHAnsi" w:hAnsiTheme="minorHAnsi" w:cs="Courier New"/>
                <w:sz w:val="12"/>
                <w:szCs w:val="12"/>
              </w:rPr>
              <w:t xml:space="preserve"> may be required &gt;&gt;</w:t>
            </w:r>
          </w:p>
        </w:tc>
        <w:tc>
          <w:tcPr>
            <w:tcW w:w="1080" w:type="dxa"/>
            <w:tcMar>
              <w:left w:w="29" w:type="dxa"/>
              <w:right w:w="29" w:type="dxa"/>
            </w:tcMar>
          </w:tcPr>
          <w:p w14:paraId="26FCBDCA"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&lt;&lt;reference value from </w:t>
            </w:r>
            <w:r w:rsidRPr="007A24B1">
              <w:rPr>
                <w:rFonts w:asciiTheme="minorHAnsi" w:hAnsiTheme="minorHAnsi"/>
                <w:sz w:val="16"/>
                <w:szCs w:val="16"/>
                <w:highlight w:val="yellow"/>
              </w:rPr>
              <w:t>B11</w:t>
            </w:r>
            <w:r w:rsidRPr="00295655">
              <w:rPr>
                <w:rFonts w:asciiTheme="minorHAnsi" w:hAnsiTheme="minorHAnsi"/>
                <w:sz w:val="16"/>
                <w:szCs w:val="16"/>
              </w:rPr>
              <w:t xml:space="preserve"> as </w:t>
            </w:r>
            <w:proofErr w:type="gramStart"/>
            <w:r w:rsidRPr="00295655">
              <w:rPr>
                <w:rFonts w:asciiTheme="minorHAnsi" w:hAnsiTheme="minorHAnsi"/>
                <w:sz w:val="16"/>
                <w:szCs w:val="16"/>
              </w:rPr>
              <w:t xml:space="preserve">default; </w:t>
            </w:r>
            <w:r>
              <w:rPr>
                <w:rFonts w:asciiTheme="minorHAnsi" w:hAnsiTheme="minorHAnsi"/>
                <w:sz w:val="16"/>
                <w:szCs w:val="16"/>
              </w:rPr>
              <w:t xml:space="preserve"> </w:t>
            </w:r>
            <w:r w:rsidRPr="00295655">
              <w:rPr>
                <w:rFonts w:asciiTheme="minorHAnsi" w:hAnsiTheme="minorHAnsi"/>
                <w:sz w:val="16"/>
                <w:szCs w:val="16"/>
              </w:rPr>
              <w:t>allow</w:t>
            </w:r>
            <w:proofErr w:type="gramEnd"/>
            <w:r w:rsidRPr="00295655">
              <w:rPr>
                <w:rFonts w:asciiTheme="minorHAnsi" w:hAnsiTheme="minorHAnsi"/>
                <w:sz w:val="16"/>
                <w:szCs w:val="16"/>
              </w:rPr>
              <w:t xml:space="preserve"> user to override the default and pick one from list</w:t>
            </w:r>
            <w:r>
              <w:rPr>
                <w:rFonts w:asciiTheme="minorHAnsi" w:hAnsiTheme="minorHAnsi"/>
                <w:sz w:val="16"/>
                <w:szCs w:val="16"/>
              </w:rPr>
              <w:t>:</w:t>
            </w:r>
          </w:p>
          <w:p w14:paraId="26FCBDCB" w14:textId="77777777" w:rsidR="00FF6E1E" w:rsidRDefault="00FF6E1E" w:rsidP="00196676">
            <w:pPr>
              <w:keepNext/>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setback</w:t>
            </w:r>
            <w:proofErr w:type="gramEnd"/>
          </w:p>
          <w:p w14:paraId="26FCBDCC" w14:textId="77777777" w:rsidR="00FF6E1E" w:rsidRDefault="00FF6E1E" w:rsidP="00196676">
            <w:pPr>
              <w:keepNext/>
              <w:rPr>
                <w:rFonts w:asciiTheme="minorHAnsi" w:hAnsiTheme="minorHAnsi"/>
                <w:sz w:val="16"/>
                <w:szCs w:val="16"/>
              </w:rPr>
            </w:pPr>
            <w:r>
              <w:rPr>
                <w:rFonts w:asciiTheme="minorHAnsi" w:hAnsiTheme="minorHAnsi"/>
                <w:sz w:val="16"/>
                <w:szCs w:val="16"/>
              </w:rPr>
              <w:t xml:space="preserve">*OCST per JA5 </w:t>
            </w:r>
          </w:p>
          <w:p w14:paraId="6D6AA39A" w14:textId="2035E176" w:rsidR="00BE23E3" w:rsidRDefault="00BE23E3" w:rsidP="00196676">
            <w:pPr>
              <w:keepNext/>
              <w:rPr>
                <w:rFonts w:asciiTheme="minorHAnsi" w:hAnsiTheme="minorHAnsi"/>
                <w:sz w:val="16"/>
                <w:szCs w:val="16"/>
              </w:rPr>
            </w:pPr>
            <w:r>
              <w:rPr>
                <w:rFonts w:asciiTheme="minorHAnsi" w:hAnsiTheme="minorHAnsi"/>
                <w:sz w:val="16"/>
                <w:szCs w:val="16"/>
              </w:rPr>
              <w:t>*Energy</w:t>
            </w:r>
            <w:r w:rsidR="007A24B1">
              <w:rPr>
                <w:rFonts w:asciiTheme="minorHAnsi" w:hAnsiTheme="minorHAnsi"/>
                <w:sz w:val="16"/>
                <w:szCs w:val="16"/>
              </w:rPr>
              <w:t xml:space="preserve"> </w:t>
            </w:r>
            <w:r>
              <w:rPr>
                <w:rFonts w:asciiTheme="minorHAnsi" w:hAnsiTheme="minorHAnsi"/>
                <w:sz w:val="16"/>
                <w:szCs w:val="16"/>
              </w:rPr>
              <w:t>Management</w:t>
            </w:r>
            <w:r w:rsidR="007A24B1">
              <w:rPr>
                <w:rFonts w:asciiTheme="minorHAnsi" w:hAnsiTheme="minorHAnsi"/>
                <w:sz w:val="16"/>
                <w:szCs w:val="16"/>
              </w:rPr>
              <w:t xml:space="preserve"> </w:t>
            </w:r>
            <w:r>
              <w:rPr>
                <w:rFonts w:asciiTheme="minorHAnsi" w:hAnsiTheme="minorHAnsi"/>
                <w:sz w:val="16"/>
                <w:szCs w:val="16"/>
              </w:rPr>
              <w:t>System</w:t>
            </w:r>
          </w:p>
          <w:p w14:paraId="26FCBDCD" w14:textId="77777777" w:rsidR="00FF6E1E" w:rsidRPr="00295655" w:rsidRDefault="00FF6E1E" w:rsidP="00196676">
            <w:pPr>
              <w:keepNext/>
              <w:rPr>
                <w:rFonts w:asciiTheme="minorHAnsi" w:hAnsiTheme="minorHAnsi"/>
                <w:sz w:val="16"/>
                <w:szCs w:val="16"/>
              </w:rPr>
            </w:pPr>
            <w:r w:rsidRPr="00295655">
              <w:rPr>
                <w:rFonts w:asciiTheme="minorHAnsi" w:hAnsiTheme="minorHAnsi"/>
                <w:sz w:val="16"/>
                <w:szCs w:val="16"/>
              </w:rPr>
              <w:t>&gt;&gt;</w:t>
            </w:r>
          </w:p>
        </w:tc>
        <w:tc>
          <w:tcPr>
            <w:tcW w:w="1080" w:type="dxa"/>
            <w:tcMar>
              <w:left w:w="29" w:type="dxa"/>
              <w:right w:w="29" w:type="dxa"/>
            </w:tcMar>
          </w:tcPr>
          <w:p w14:paraId="26FCBDCE" w14:textId="77777777" w:rsidR="00FF6E1E" w:rsidRPr="000C08B8" w:rsidRDefault="00FF6E1E" w:rsidP="00196676">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w:t>
            </w:r>
            <w:r w:rsidRPr="007A24B1">
              <w:rPr>
                <w:rFonts w:ascii="Calibri" w:hAnsi="Calibri"/>
                <w:sz w:val="16"/>
                <w:szCs w:val="16"/>
                <w:highlight w:val="yellow"/>
              </w:rPr>
              <w:t>C05</w:t>
            </w:r>
            <w:r>
              <w:rPr>
                <w:rFonts w:ascii="Calibri" w:hAnsi="Calibri"/>
                <w:sz w:val="16"/>
                <w:szCs w:val="16"/>
              </w:rPr>
              <w:t xml:space="preserve">)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CF" w14:textId="005AAAE9" w:rsidR="00FF6E1E" w:rsidRPr="00342DD4" w:rsidRDefault="00FF6E1E" w:rsidP="00196676">
            <w:pPr>
              <w:keepNext/>
              <w:rPr>
                <w:rFonts w:ascii="Calibri" w:hAnsi="Calibri"/>
                <w:sz w:val="16"/>
                <w:szCs w:val="16"/>
              </w:rPr>
            </w:pPr>
            <w:r w:rsidRPr="00342DD4">
              <w:rPr>
                <w:rFonts w:ascii="Calibri" w:hAnsi="Calibri"/>
                <w:sz w:val="16"/>
                <w:szCs w:val="16"/>
              </w:rPr>
              <w:t xml:space="preserve">then display </w:t>
            </w:r>
            <w:r w:rsidR="00C0640A">
              <w:rPr>
                <w:rFonts w:ascii="Calibri" w:hAnsi="Calibri"/>
                <w:sz w:val="16"/>
                <w:szCs w:val="16"/>
              </w:rPr>
              <w:t>text value</w:t>
            </w:r>
            <w:r w:rsidRPr="00342DD4">
              <w:rPr>
                <w:rFonts w:ascii="Calibri" w:hAnsi="Calibri"/>
                <w:sz w:val="16"/>
                <w:szCs w:val="16"/>
              </w:rPr>
              <w:t>=n/</w:t>
            </w:r>
            <w:proofErr w:type="gramStart"/>
            <w:r w:rsidRPr="00342DD4">
              <w:rPr>
                <w:rFonts w:ascii="Calibri" w:hAnsi="Calibri"/>
                <w:sz w:val="16"/>
                <w:szCs w:val="16"/>
              </w:rPr>
              <w:t>a</w:t>
            </w:r>
            <w:r>
              <w:rPr>
                <w:rFonts w:ascii="Calibri" w:hAnsi="Calibri"/>
                <w:sz w:val="16"/>
                <w:szCs w:val="16"/>
              </w:rPr>
              <w:t>;</w:t>
            </w:r>
            <w:proofErr w:type="gramEnd"/>
          </w:p>
          <w:p w14:paraId="26FCBDD0" w14:textId="77777777" w:rsidR="00FF6E1E" w:rsidRDefault="00FF6E1E" w:rsidP="00196676">
            <w:pPr>
              <w:keepNext/>
              <w:rPr>
                <w:rFonts w:asciiTheme="minorHAnsi" w:hAnsiTheme="minorHAnsi"/>
                <w:sz w:val="16"/>
                <w:szCs w:val="16"/>
              </w:rPr>
            </w:pPr>
            <w:r>
              <w:rPr>
                <w:rFonts w:asciiTheme="minorHAnsi" w:hAnsiTheme="minorHAnsi"/>
                <w:sz w:val="16"/>
                <w:szCs w:val="16"/>
              </w:rPr>
              <w:t>else:</w:t>
            </w:r>
          </w:p>
          <w:p w14:paraId="26FCBDD1" w14:textId="77777777" w:rsidR="00FF6E1E" w:rsidRDefault="00FF6E1E" w:rsidP="00196676">
            <w:pPr>
              <w:keepNext/>
              <w:rPr>
                <w:rFonts w:asciiTheme="minorHAnsi" w:hAnsiTheme="minorHAnsi"/>
                <w:sz w:val="16"/>
                <w:szCs w:val="16"/>
              </w:rPr>
            </w:pPr>
            <w:proofErr w:type="gramStart"/>
            <w:r w:rsidRPr="00295655">
              <w:rPr>
                <w:rFonts w:asciiTheme="minorHAnsi" w:hAnsiTheme="minorHAnsi"/>
                <w:sz w:val="16"/>
                <w:szCs w:val="16"/>
              </w:rPr>
              <w:t>user</w:t>
            </w:r>
            <w:proofErr w:type="gramEnd"/>
            <w:r w:rsidRPr="00295655">
              <w:rPr>
                <w:rFonts w:asciiTheme="minorHAnsi" w:hAnsiTheme="minorHAnsi"/>
                <w:sz w:val="16"/>
                <w:szCs w:val="16"/>
              </w:rPr>
              <w:t xml:space="preserve"> pick one from list:</w:t>
            </w:r>
          </w:p>
          <w:p w14:paraId="26FCBDD2" w14:textId="599714B0" w:rsidR="00FF6E1E" w:rsidRPr="00B62959" w:rsidRDefault="00FF6E1E" w:rsidP="00196676">
            <w:pPr>
              <w:keepNext/>
              <w:rPr>
                <w:rFonts w:ascii="Calibri" w:hAnsi="Calibri"/>
                <w:sz w:val="16"/>
                <w:szCs w:val="16"/>
              </w:rPr>
            </w:pPr>
            <w:r>
              <w:rPr>
                <w:rFonts w:ascii="Calibri" w:hAnsi="Calibri"/>
                <w:sz w:val="16"/>
                <w:szCs w:val="16"/>
              </w:rPr>
              <w:t>*</w:t>
            </w:r>
            <w:r w:rsidRPr="00B62959">
              <w:rPr>
                <w:rFonts w:ascii="Calibri" w:hAnsi="Calibri"/>
                <w:sz w:val="16"/>
                <w:szCs w:val="16"/>
              </w:rPr>
              <w:t>Zonal</w:t>
            </w:r>
            <w:r w:rsidR="0055718C">
              <w:rPr>
                <w:rFonts w:ascii="Calibri" w:hAnsi="Calibri"/>
                <w:sz w:val="16"/>
                <w:szCs w:val="16"/>
              </w:rPr>
              <w:t>l</w:t>
            </w:r>
            <w:r w:rsidRPr="00B62959">
              <w:rPr>
                <w:rFonts w:ascii="Calibri" w:hAnsi="Calibri"/>
                <w:sz w:val="16"/>
                <w:szCs w:val="16"/>
              </w:rPr>
              <w:t xml:space="preserve">y Controlled, </w:t>
            </w:r>
            <w:r>
              <w:rPr>
                <w:rFonts w:ascii="Calibri" w:hAnsi="Calibri"/>
                <w:sz w:val="16"/>
                <w:szCs w:val="16"/>
              </w:rPr>
              <w:t>*</w:t>
            </w:r>
            <w:proofErr w:type="spellStart"/>
            <w:r w:rsidRPr="00B62959">
              <w:rPr>
                <w:rFonts w:ascii="Calibri" w:hAnsi="Calibri"/>
                <w:sz w:val="16"/>
                <w:szCs w:val="16"/>
              </w:rPr>
              <w:t>NotZona</w:t>
            </w:r>
            <w:r>
              <w:rPr>
                <w:rFonts w:ascii="Calibri" w:hAnsi="Calibri"/>
                <w:sz w:val="16"/>
                <w:szCs w:val="16"/>
              </w:rPr>
              <w:t>l</w:t>
            </w:r>
            <w:proofErr w:type="spellEnd"/>
            <w:r w:rsidRPr="00B62959">
              <w:rPr>
                <w:rFonts w:ascii="Calibri" w:hAnsi="Calibri"/>
                <w:sz w:val="16"/>
                <w:szCs w:val="16"/>
              </w:rPr>
              <w:t>&gt;&gt;</w:t>
            </w:r>
          </w:p>
        </w:tc>
        <w:tc>
          <w:tcPr>
            <w:tcW w:w="1170" w:type="dxa"/>
            <w:tcMar>
              <w:left w:w="29" w:type="dxa"/>
              <w:right w:w="29" w:type="dxa"/>
            </w:tcMar>
          </w:tcPr>
          <w:p w14:paraId="26FCBDD3" w14:textId="77777777" w:rsidR="00FF6E1E" w:rsidRPr="000C08B8" w:rsidRDefault="00FF6E1E" w:rsidP="00A42003">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w:t>
            </w:r>
            <w:r w:rsidRPr="007A24B1">
              <w:rPr>
                <w:rFonts w:ascii="Calibri" w:hAnsi="Calibri"/>
                <w:sz w:val="16"/>
                <w:szCs w:val="16"/>
                <w:highlight w:val="yellow"/>
              </w:rPr>
              <w:t>C05</w:t>
            </w:r>
            <w:r>
              <w:rPr>
                <w:rFonts w:ascii="Calibri" w:hAnsi="Calibri"/>
                <w:sz w:val="16"/>
                <w:szCs w:val="16"/>
              </w:rPr>
              <w:t xml:space="preserve">)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D4" w14:textId="315B6FDB" w:rsidR="00FF6E1E" w:rsidRPr="00342DD4" w:rsidRDefault="00FF6E1E" w:rsidP="00A42003">
            <w:pPr>
              <w:keepNext/>
              <w:rPr>
                <w:rFonts w:ascii="Calibri" w:hAnsi="Calibri"/>
                <w:sz w:val="16"/>
                <w:szCs w:val="16"/>
              </w:rPr>
            </w:pPr>
            <w:r w:rsidRPr="00342DD4">
              <w:rPr>
                <w:rFonts w:ascii="Calibri" w:hAnsi="Calibri"/>
                <w:sz w:val="16"/>
                <w:szCs w:val="16"/>
              </w:rPr>
              <w:t xml:space="preserve">then display </w:t>
            </w:r>
            <w:r w:rsidR="007A24B1">
              <w:rPr>
                <w:rFonts w:ascii="Calibri" w:hAnsi="Calibri"/>
                <w:sz w:val="16"/>
                <w:szCs w:val="16"/>
              </w:rPr>
              <w:t>text value</w:t>
            </w:r>
            <w:r w:rsidRPr="00342DD4">
              <w:rPr>
                <w:rFonts w:ascii="Calibri" w:hAnsi="Calibri"/>
                <w:sz w:val="16"/>
                <w:szCs w:val="16"/>
              </w:rPr>
              <w:t>=n/</w:t>
            </w:r>
            <w:proofErr w:type="gramStart"/>
            <w:r w:rsidRPr="00342DD4">
              <w:rPr>
                <w:rFonts w:ascii="Calibri" w:hAnsi="Calibri"/>
                <w:sz w:val="16"/>
                <w:szCs w:val="16"/>
              </w:rPr>
              <w:t>a</w:t>
            </w:r>
            <w:r>
              <w:rPr>
                <w:rFonts w:ascii="Calibri" w:hAnsi="Calibri"/>
                <w:sz w:val="16"/>
                <w:szCs w:val="16"/>
              </w:rPr>
              <w:t>;</w:t>
            </w:r>
            <w:proofErr w:type="gramEnd"/>
          </w:p>
          <w:p w14:paraId="26FCBDD5" w14:textId="77777777" w:rsidR="00FF6E1E" w:rsidRDefault="00FF6E1E" w:rsidP="00A42003">
            <w:pPr>
              <w:keepNext/>
              <w:rPr>
                <w:rFonts w:asciiTheme="minorHAnsi" w:hAnsiTheme="minorHAnsi"/>
                <w:sz w:val="16"/>
                <w:szCs w:val="16"/>
              </w:rPr>
            </w:pPr>
            <w:r>
              <w:rPr>
                <w:rFonts w:asciiTheme="minorHAnsi" w:hAnsiTheme="minorHAnsi"/>
                <w:sz w:val="16"/>
                <w:szCs w:val="16"/>
              </w:rPr>
              <w:t>else:</w:t>
            </w:r>
          </w:p>
          <w:p w14:paraId="26FCBDD6" w14:textId="77777777" w:rsidR="00FF6E1E" w:rsidRDefault="00FF6E1E" w:rsidP="00A42003">
            <w:pPr>
              <w:keepNext/>
              <w:rPr>
                <w:rFonts w:asciiTheme="minorHAnsi" w:hAnsiTheme="minorHAnsi"/>
                <w:sz w:val="16"/>
                <w:szCs w:val="16"/>
              </w:rPr>
            </w:pPr>
            <w:r w:rsidRPr="00295655">
              <w:rPr>
                <w:rFonts w:asciiTheme="minorHAnsi" w:hAnsiTheme="minorHAnsi"/>
                <w:sz w:val="16"/>
                <w:szCs w:val="16"/>
              </w:rPr>
              <w:t xml:space="preserve"> </w:t>
            </w:r>
            <w:proofErr w:type="gramStart"/>
            <w:r>
              <w:rPr>
                <w:rFonts w:asciiTheme="minorHAnsi" w:hAnsiTheme="minorHAnsi"/>
                <w:sz w:val="16"/>
                <w:szCs w:val="16"/>
              </w:rPr>
              <w:t>user</w:t>
            </w:r>
            <w:proofErr w:type="gramEnd"/>
            <w:r>
              <w:rPr>
                <w:rFonts w:asciiTheme="minorHAnsi" w:hAnsiTheme="minorHAnsi"/>
                <w:sz w:val="16"/>
                <w:szCs w:val="16"/>
              </w:rPr>
              <w:t xml:space="preserve"> </w:t>
            </w:r>
            <w:r w:rsidRPr="00295655">
              <w:rPr>
                <w:rFonts w:asciiTheme="minorHAnsi" w:hAnsiTheme="minorHAnsi"/>
                <w:sz w:val="16"/>
                <w:szCs w:val="16"/>
              </w:rPr>
              <w:t xml:space="preserve">pick one from list: </w:t>
            </w:r>
          </w:p>
          <w:p w14:paraId="26FCBDD7" w14:textId="77777777" w:rsidR="00FF6E1E" w:rsidRPr="00A811B7" w:rsidRDefault="00FF6E1E" w:rsidP="00A42003">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r w:rsidRPr="00B62959">
              <w:rPr>
                <w:rFonts w:asciiTheme="minorHAnsi" w:hAnsiTheme="minorHAnsi"/>
                <w:sz w:val="16"/>
                <w:szCs w:val="16"/>
              </w:rPr>
              <w:t>Single</w:t>
            </w:r>
            <w:r>
              <w:rPr>
                <w:rFonts w:asciiTheme="minorHAnsi" w:hAnsiTheme="minorHAnsi"/>
                <w:sz w:val="16"/>
                <w:szCs w:val="16"/>
              </w:rPr>
              <w:t xml:space="preserve"> </w:t>
            </w:r>
            <w:r w:rsidRPr="00B62959">
              <w:rPr>
                <w:rFonts w:asciiTheme="minorHAnsi" w:hAnsiTheme="minorHAnsi"/>
                <w:sz w:val="16"/>
                <w:szCs w:val="16"/>
              </w:rPr>
              <w:t>Speed</w:t>
            </w:r>
            <w:r w:rsidRPr="00B62959">
              <w:rPr>
                <w:rFonts w:ascii="Calibri" w:hAnsi="Calibri"/>
                <w:sz w:val="16"/>
                <w:szCs w:val="16"/>
              </w:rPr>
              <w:t>&gt;&gt;</w:t>
            </w:r>
          </w:p>
        </w:tc>
        <w:tc>
          <w:tcPr>
            <w:tcW w:w="1255" w:type="dxa"/>
            <w:tcMar>
              <w:left w:w="29" w:type="dxa"/>
              <w:right w:w="29" w:type="dxa"/>
            </w:tcMar>
          </w:tcPr>
          <w:p w14:paraId="715EF8D9" w14:textId="5F3E3C6D" w:rsidR="00074C3B" w:rsidRPr="00B16405" w:rsidRDefault="00B1360D" w:rsidP="007A24B1">
            <w:pPr>
              <w:keepNext/>
              <w:rPr>
                <w:rFonts w:ascii="Calibri" w:hAnsi="Calibri"/>
                <w:sz w:val="10"/>
                <w:szCs w:val="10"/>
              </w:rPr>
            </w:pPr>
            <w:r w:rsidRPr="00B16405">
              <w:rPr>
                <w:rFonts w:ascii="Calibri" w:hAnsi="Calibri"/>
                <w:sz w:val="10"/>
                <w:szCs w:val="10"/>
              </w:rPr>
              <w:t xml:space="preserve">&lt;&lt; </w:t>
            </w:r>
            <w:r w:rsidRPr="00B16405">
              <w:rPr>
                <w:rFonts w:ascii="Calibri" w:hAnsi="Calibri"/>
                <w:b/>
                <w:sz w:val="10"/>
                <w:szCs w:val="10"/>
              </w:rPr>
              <w:t>if</w:t>
            </w:r>
            <w:r w:rsidRPr="00B16405">
              <w:rPr>
                <w:rFonts w:ascii="Calibri" w:hAnsi="Calibri"/>
                <w:sz w:val="10"/>
                <w:szCs w:val="10"/>
              </w:rPr>
              <w:t xml:space="preserve"> </w:t>
            </w:r>
            <w:r w:rsidR="00074C3B" w:rsidRPr="00B16405">
              <w:rPr>
                <w:rFonts w:ascii="Calibri" w:hAnsi="Calibri"/>
                <w:sz w:val="10"/>
                <w:szCs w:val="10"/>
              </w:rPr>
              <w:t>[</w:t>
            </w:r>
            <w:r w:rsidR="00EA0D6E" w:rsidRPr="00EA0D6E">
              <w:rPr>
                <w:rFonts w:ascii="Calibri" w:hAnsi="Calibri"/>
                <w:sz w:val="10"/>
                <w:szCs w:val="10"/>
                <w:highlight w:val="yellow"/>
              </w:rPr>
              <w:t>C04</w:t>
            </w:r>
            <w:r w:rsidR="00074C3B" w:rsidRPr="00B16405">
              <w:rPr>
                <w:rFonts w:ascii="Calibri" w:hAnsi="Calibri"/>
                <w:sz w:val="10"/>
                <w:szCs w:val="10"/>
              </w:rPr>
              <w:t xml:space="preserve"> or </w:t>
            </w:r>
            <w:r w:rsidR="00EA0D6E" w:rsidRPr="00EA0D6E">
              <w:rPr>
                <w:rFonts w:ascii="Calibri" w:hAnsi="Calibri"/>
                <w:sz w:val="10"/>
                <w:szCs w:val="10"/>
                <w:highlight w:val="yellow"/>
              </w:rPr>
              <w:t>C05</w:t>
            </w:r>
            <w:r w:rsidR="00074C3B" w:rsidRPr="00B16405">
              <w:rPr>
                <w:rFonts w:ascii="Calibri" w:hAnsi="Calibri"/>
                <w:sz w:val="10"/>
                <w:szCs w:val="10"/>
              </w:rPr>
              <w:t>]</w:t>
            </w:r>
            <w:r w:rsidR="00B42B01">
              <w:rPr>
                <w:rFonts w:ascii="Calibri" w:hAnsi="Calibri" w:cs="Calibri"/>
                <w:sz w:val="10"/>
                <w:szCs w:val="10"/>
              </w:rPr>
              <w:t xml:space="preserve"> = </w:t>
            </w:r>
            <w:r w:rsidR="00074C3B" w:rsidRPr="00B16405">
              <w:rPr>
                <w:rFonts w:ascii="Calibri" w:hAnsi="Calibri"/>
                <w:sz w:val="10"/>
                <w:szCs w:val="10"/>
              </w:rPr>
              <w:t>one of the following system types:</w:t>
            </w:r>
          </w:p>
          <w:p w14:paraId="2F3E9831" w14:textId="13CCE6DA" w:rsidR="00074C3B" w:rsidRPr="00B16405" w:rsidRDefault="00074C3B" w:rsidP="007A24B1">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w:t>
            </w:r>
          </w:p>
          <w:p w14:paraId="7831F4C8"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wall furnace;</w:t>
            </w:r>
          </w:p>
          <w:p w14:paraId="2F8887CE"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space heater;</w:t>
            </w:r>
          </w:p>
          <w:p w14:paraId="23CEBA16"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electric ;</w:t>
            </w:r>
            <w:proofErr w:type="gramEnd"/>
          </w:p>
          <w:p w14:paraId="4CC5A613"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*Wood </w:t>
            </w:r>
            <w:proofErr w:type="gramStart"/>
            <w:r w:rsidRPr="00B16405">
              <w:rPr>
                <w:rFonts w:ascii="Calibri" w:hAnsi="Calibri"/>
                <w:sz w:val="10"/>
                <w:szCs w:val="10"/>
              </w:rPr>
              <w:t>Heat;</w:t>
            </w:r>
            <w:proofErr w:type="gramEnd"/>
            <w:r w:rsidRPr="00B16405">
              <w:rPr>
                <w:rFonts w:ascii="Calibri" w:hAnsi="Calibri"/>
                <w:sz w:val="10"/>
                <w:szCs w:val="10"/>
              </w:rPr>
              <w:t xml:space="preserve">  </w:t>
            </w:r>
          </w:p>
          <w:p w14:paraId="726ACB03" w14:textId="77777777" w:rsidR="00074C3B" w:rsidRPr="00B16405" w:rsidRDefault="00074C3B" w:rsidP="00074C3B">
            <w:pPr>
              <w:keepNext/>
              <w:rPr>
                <w:rFonts w:ascii="Calibri" w:hAnsi="Calibri"/>
                <w:sz w:val="10"/>
                <w:szCs w:val="10"/>
              </w:rPr>
            </w:pPr>
            <w:r w:rsidRPr="00B16405">
              <w:rPr>
                <w:rFonts w:ascii="Calibri" w:hAnsi="Calibri"/>
                <w:sz w:val="10"/>
                <w:szCs w:val="10"/>
              </w:rPr>
              <w:t>*Packaged gas furnace</w:t>
            </w:r>
          </w:p>
          <w:p w14:paraId="23ED0FD2"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*central packaged </w:t>
            </w:r>
            <w:proofErr w:type="gramStart"/>
            <w:r w:rsidRPr="00B16405">
              <w:rPr>
                <w:rFonts w:ascii="Calibri" w:hAnsi="Calibri"/>
                <w:sz w:val="10"/>
                <w:szCs w:val="10"/>
              </w:rPr>
              <w:t>AC ;</w:t>
            </w:r>
            <w:proofErr w:type="gramEnd"/>
          </w:p>
          <w:p w14:paraId="36C0F164" w14:textId="5884B4A5"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packaged HP</w:t>
            </w:r>
          </w:p>
          <w:p w14:paraId="380A9813" w14:textId="77777777" w:rsidR="00074C3B" w:rsidRPr="00B16405" w:rsidRDefault="00074C3B" w:rsidP="00074C3B">
            <w:pPr>
              <w:keepNext/>
              <w:rPr>
                <w:rFonts w:ascii="Calibri" w:hAnsi="Calibri"/>
                <w:sz w:val="10"/>
                <w:szCs w:val="10"/>
              </w:rPr>
            </w:pPr>
            <w:r w:rsidRPr="00B16405">
              <w:rPr>
                <w:rFonts w:ascii="Calibri" w:hAnsi="Calibri"/>
                <w:sz w:val="10"/>
                <w:szCs w:val="10"/>
              </w:rPr>
              <w:t xml:space="preserve">*central large packaged </w:t>
            </w:r>
            <w:proofErr w:type="gramStart"/>
            <w:r w:rsidRPr="00B16405">
              <w:rPr>
                <w:rFonts w:ascii="Calibri" w:hAnsi="Calibri"/>
                <w:sz w:val="10"/>
                <w:szCs w:val="10"/>
              </w:rPr>
              <w:t>AC ;</w:t>
            </w:r>
            <w:proofErr w:type="gramEnd"/>
          </w:p>
          <w:p w14:paraId="30B52E46" w14:textId="0978E3B4"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large packaged HP</w:t>
            </w:r>
          </w:p>
          <w:p w14:paraId="3535F438"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AC;</w:t>
            </w:r>
          </w:p>
          <w:p w14:paraId="71E6DE22"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 </w:t>
            </w:r>
          </w:p>
          <w:p w14:paraId="0EB11EB4"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direct</w:t>
            </w:r>
          </w:p>
          <w:p w14:paraId="3BF389CD"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indirect</w:t>
            </w:r>
          </w:p>
          <w:p w14:paraId="08FA4FF9" w14:textId="77777777" w:rsidR="00074C3B" w:rsidRPr="00B16405" w:rsidRDefault="00074C3B" w:rsidP="00074C3B">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w:t>
            </w:r>
            <w:proofErr w:type="spellStart"/>
            <w:r w:rsidRPr="00B16405">
              <w:rPr>
                <w:rFonts w:ascii="Calibri" w:hAnsi="Calibri"/>
                <w:sz w:val="10"/>
                <w:szCs w:val="10"/>
              </w:rPr>
              <w:t>indirectdirect</w:t>
            </w:r>
            <w:proofErr w:type="spellEnd"/>
          </w:p>
          <w:p w14:paraId="3ADA0DD0" w14:textId="52BEF6F5" w:rsidR="00074C3B" w:rsidRDefault="00B16405" w:rsidP="007A24B1">
            <w:pPr>
              <w:keepNext/>
              <w:rPr>
                <w:rFonts w:ascii="Calibri" w:hAnsi="Calibri"/>
                <w:sz w:val="10"/>
                <w:szCs w:val="10"/>
              </w:rPr>
            </w:pPr>
            <w:r w:rsidRPr="00B42B01">
              <w:rPr>
                <w:rFonts w:ascii="Calibri" w:hAnsi="Calibri"/>
                <w:b/>
                <w:sz w:val="10"/>
                <w:szCs w:val="10"/>
              </w:rPr>
              <w:t>then</w:t>
            </w:r>
            <w:r>
              <w:rPr>
                <w:rFonts w:ascii="Calibri" w:hAnsi="Calibri"/>
                <w:sz w:val="10"/>
                <w:szCs w:val="10"/>
              </w:rPr>
              <w:t xml:space="preserve"> </w:t>
            </w:r>
            <w:r w:rsidR="005C524D">
              <w:rPr>
                <w:rFonts w:ascii="Calibri" w:hAnsi="Calibri"/>
                <w:sz w:val="10"/>
                <w:szCs w:val="10"/>
              </w:rPr>
              <w:t xml:space="preserve">text </w:t>
            </w:r>
            <w:r>
              <w:rPr>
                <w:rFonts w:ascii="Calibri" w:hAnsi="Calibri"/>
                <w:sz w:val="10"/>
                <w:szCs w:val="10"/>
              </w:rPr>
              <w:t>value=N/A,</w:t>
            </w:r>
          </w:p>
          <w:p w14:paraId="6E6F1756" w14:textId="77777777" w:rsidR="005813C9" w:rsidRDefault="005813C9" w:rsidP="007A24B1">
            <w:pPr>
              <w:keepNext/>
              <w:rPr>
                <w:rFonts w:ascii="Calibri" w:hAnsi="Calibri"/>
                <w:sz w:val="10"/>
                <w:szCs w:val="10"/>
              </w:rPr>
            </w:pPr>
          </w:p>
          <w:p w14:paraId="73ED9A40" w14:textId="4B7BC594" w:rsidR="00456030" w:rsidRPr="00B16405" w:rsidRDefault="00EE5D8D" w:rsidP="007A24B1">
            <w:pPr>
              <w:keepNext/>
              <w:rPr>
                <w:rFonts w:ascii="Calibri" w:hAnsi="Calibri"/>
                <w:sz w:val="10"/>
                <w:szCs w:val="10"/>
              </w:rPr>
            </w:pPr>
            <w:r>
              <w:rPr>
                <w:rFonts w:ascii="Calibri" w:hAnsi="Calibri"/>
                <w:sz w:val="10"/>
                <w:szCs w:val="10"/>
              </w:rPr>
              <w:t xml:space="preserve">elseif </w:t>
            </w:r>
            <w:r w:rsidR="00B1360D" w:rsidRPr="00B16405">
              <w:rPr>
                <w:rFonts w:ascii="Calibri" w:hAnsi="Calibri"/>
                <w:sz w:val="10"/>
                <w:szCs w:val="10"/>
              </w:rPr>
              <w:t xml:space="preserve">the </w:t>
            </w:r>
            <w:del w:id="313" w:author="Alhabibi, Haider@Energy" w:date="2022-02-14T14:01:00Z">
              <w:r w:rsidR="00B1360D" w:rsidRPr="00B16405" w:rsidDel="0033717F">
                <w:rPr>
                  <w:rFonts w:ascii="Calibri" w:hAnsi="Calibri"/>
                  <w:sz w:val="10"/>
                  <w:szCs w:val="10"/>
                </w:rPr>
                <w:delText>CF1R</w:delText>
              </w:r>
            </w:del>
            <w:ins w:id="314" w:author="Alhabibi, Haider@Energy" w:date="2022-02-14T14:01:00Z">
              <w:r w:rsidR="0033717F">
                <w:rPr>
                  <w:rFonts w:ascii="Calibri" w:hAnsi="Calibri"/>
                  <w:sz w:val="10"/>
                  <w:szCs w:val="10"/>
                </w:rPr>
                <w:t>LMCC</w:t>
              </w:r>
            </w:ins>
            <w:r w:rsidR="00B1360D" w:rsidRPr="00B16405">
              <w:rPr>
                <w:rFonts w:ascii="Calibri" w:hAnsi="Calibri"/>
                <w:sz w:val="10"/>
                <w:szCs w:val="10"/>
              </w:rPr>
              <w:t xml:space="preserve"> requires use of a Central Fan Integrated (CFI) IAQ Ventilation system, </w:t>
            </w:r>
          </w:p>
          <w:p w14:paraId="239DBA2C" w14:textId="36C0E643" w:rsidR="00B1360D" w:rsidRPr="00B16405" w:rsidRDefault="00B1360D" w:rsidP="007A24B1">
            <w:pPr>
              <w:keepNext/>
              <w:rPr>
                <w:rFonts w:ascii="Calibri" w:hAnsi="Calibri"/>
                <w:sz w:val="10"/>
                <w:szCs w:val="10"/>
              </w:rPr>
            </w:pPr>
            <w:r w:rsidRPr="00B16405">
              <w:rPr>
                <w:rFonts w:ascii="Calibri" w:hAnsi="Calibri"/>
                <w:b/>
                <w:sz w:val="10"/>
                <w:szCs w:val="10"/>
              </w:rPr>
              <w:t>then</w:t>
            </w:r>
            <w:r w:rsidRPr="00B16405">
              <w:rPr>
                <w:rFonts w:ascii="Calibri" w:hAnsi="Calibri"/>
                <w:sz w:val="10"/>
                <w:szCs w:val="10"/>
              </w:rPr>
              <w:t xml:space="preserve"> </w:t>
            </w:r>
            <w:r w:rsidR="00EE5D8D">
              <w:rPr>
                <w:rFonts w:ascii="Calibri" w:hAnsi="Calibri"/>
                <w:sz w:val="10"/>
                <w:szCs w:val="10"/>
              </w:rPr>
              <w:t xml:space="preserve">integer </w:t>
            </w:r>
            <w:r w:rsidRPr="00B16405">
              <w:rPr>
                <w:rFonts w:ascii="Calibri" w:hAnsi="Calibri"/>
                <w:sz w:val="10"/>
                <w:szCs w:val="10"/>
              </w:rPr>
              <w:t xml:space="preserve">value=1, </w:t>
            </w:r>
          </w:p>
          <w:p w14:paraId="74FBEB65" w14:textId="3939D093" w:rsidR="00B1360D" w:rsidRPr="00B16405" w:rsidRDefault="00B1360D" w:rsidP="00B1360D">
            <w:pPr>
              <w:keepNext/>
              <w:rPr>
                <w:rFonts w:ascii="Calibri" w:hAnsi="Calibri"/>
                <w:sz w:val="10"/>
                <w:szCs w:val="10"/>
              </w:rPr>
            </w:pPr>
          </w:p>
          <w:p w14:paraId="2CE548FF" w14:textId="77777777" w:rsidR="003E7198" w:rsidRPr="00B16405" w:rsidRDefault="003E7198" w:rsidP="003E7198">
            <w:pPr>
              <w:keepNext/>
              <w:rPr>
                <w:rFonts w:ascii="Calibri" w:hAnsi="Calibri"/>
                <w:sz w:val="10"/>
                <w:szCs w:val="10"/>
              </w:rPr>
            </w:pPr>
            <w:r w:rsidRPr="00B16405">
              <w:rPr>
                <w:rFonts w:ascii="Calibri" w:hAnsi="Calibri"/>
                <w:b/>
                <w:sz w:val="10"/>
                <w:szCs w:val="10"/>
              </w:rPr>
              <w:t>else</w:t>
            </w:r>
            <w:r w:rsidRPr="00B16405">
              <w:rPr>
                <w:rFonts w:ascii="Calibri" w:hAnsi="Calibri"/>
                <w:sz w:val="10"/>
                <w:szCs w:val="10"/>
              </w:rPr>
              <w:t xml:space="preserve"> default integer value =</w:t>
            </w:r>
            <w:proofErr w:type="gramStart"/>
            <w:r w:rsidRPr="00B16405">
              <w:rPr>
                <w:rFonts w:ascii="Calibri" w:hAnsi="Calibri"/>
                <w:sz w:val="10"/>
                <w:szCs w:val="10"/>
              </w:rPr>
              <w:t>1;</w:t>
            </w:r>
            <w:proofErr w:type="gramEnd"/>
          </w:p>
          <w:p w14:paraId="732E3553" w14:textId="77777777" w:rsidR="003E7198" w:rsidRPr="00B16405" w:rsidRDefault="003E7198" w:rsidP="003E7198">
            <w:pPr>
              <w:keepNext/>
              <w:rPr>
                <w:rFonts w:ascii="Calibri" w:hAnsi="Calibri"/>
                <w:sz w:val="10"/>
                <w:szCs w:val="10"/>
              </w:rPr>
            </w:pPr>
          </w:p>
          <w:p w14:paraId="3A88182A" w14:textId="77777777" w:rsidR="005813C9" w:rsidRDefault="003E7198" w:rsidP="00B857AF">
            <w:pPr>
              <w:keepNext/>
              <w:rPr>
                <w:rFonts w:ascii="Calibri" w:hAnsi="Calibri"/>
                <w:sz w:val="10"/>
                <w:szCs w:val="10"/>
              </w:rPr>
            </w:pPr>
            <w:r w:rsidRPr="00B16405">
              <w:rPr>
                <w:rFonts w:ascii="Calibri" w:hAnsi="Calibri"/>
                <w:sz w:val="10"/>
                <w:szCs w:val="10"/>
              </w:rPr>
              <w:t>allow user to overwrite the default to enter</w:t>
            </w:r>
            <w:r w:rsidR="005813C9">
              <w:rPr>
                <w:rFonts w:ascii="Calibri" w:hAnsi="Calibri"/>
                <w:sz w:val="10"/>
                <w:szCs w:val="10"/>
              </w:rPr>
              <w:t xml:space="preserve"> one of the following two:</w:t>
            </w:r>
          </w:p>
          <w:p w14:paraId="1A9FDDF2" w14:textId="5C7E6DDB" w:rsidR="005813C9" w:rsidRDefault="005813C9" w:rsidP="00B857AF">
            <w:pPr>
              <w:keepNext/>
              <w:rPr>
                <w:rFonts w:ascii="Calibri" w:hAnsi="Calibri"/>
                <w:sz w:val="10"/>
                <w:szCs w:val="10"/>
              </w:rPr>
            </w:pPr>
            <w:r>
              <w:rPr>
                <w:rFonts w:ascii="Calibri" w:hAnsi="Calibri"/>
                <w:sz w:val="10"/>
                <w:szCs w:val="10"/>
              </w:rPr>
              <w:t>1:</w:t>
            </w:r>
            <w:r w:rsidR="003E7198" w:rsidRPr="00B16405">
              <w:rPr>
                <w:rFonts w:ascii="Calibri" w:hAnsi="Calibri"/>
                <w:sz w:val="10"/>
                <w:szCs w:val="10"/>
              </w:rPr>
              <w:t xml:space="preserve"> an integer value greater than </w:t>
            </w:r>
            <w:r w:rsidR="00CC7E32" w:rsidRPr="00B16405">
              <w:rPr>
                <w:rFonts w:ascii="Calibri" w:hAnsi="Calibri"/>
                <w:sz w:val="10"/>
                <w:szCs w:val="10"/>
              </w:rPr>
              <w:t>1</w:t>
            </w:r>
            <w:r>
              <w:rPr>
                <w:rFonts w:ascii="Calibri" w:hAnsi="Calibri"/>
                <w:sz w:val="10"/>
                <w:szCs w:val="10"/>
              </w:rPr>
              <w:t>,</w:t>
            </w:r>
          </w:p>
          <w:p w14:paraId="26FCBDDA" w14:textId="66D5753D" w:rsidR="00B1360D" w:rsidRPr="00B16405" w:rsidRDefault="005813C9" w:rsidP="00B857AF">
            <w:pPr>
              <w:keepNext/>
              <w:rPr>
                <w:rFonts w:ascii="Calibri" w:hAnsi="Calibri"/>
                <w:sz w:val="10"/>
                <w:szCs w:val="10"/>
              </w:rPr>
            </w:pPr>
            <w:r>
              <w:rPr>
                <w:rFonts w:ascii="Calibri" w:hAnsi="Calibri"/>
                <w:sz w:val="10"/>
                <w:szCs w:val="10"/>
              </w:rPr>
              <w:t xml:space="preserve">2: </w:t>
            </w:r>
            <w:r w:rsidR="005C524D">
              <w:rPr>
                <w:rFonts w:ascii="Calibri" w:hAnsi="Calibri"/>
                <w:sz w:val="10"/>
                <w:szCs w:val="10"/>
              </w:rPr>
              <w:t>text value=</w:t>
            </w:r>
            <w:r>
              <w:rPr>
                <w:rFonts w:ascii="Calibri" w:hAnsi="Calibri"/>
                <w:sz w:val="10"/>
                <w:szCs w:val="10"/>
              </w:rPr>
              <w:t>N/A</w:t>
            </w:r>
            <w:r w:rsidR="00B857AF" w:rsidRPr="00B16405">
              <w:rPr>
                <w:rFonts w:ascii="Calibri" w:hAnsi="Calibri"/>
                <w:sz w:val="10"/>
                <w:szCs w:val="10"/>
              </w:rPr>
              <w:t>&gt;&gt;</w:t>
            </w:r>
          </w:p>
        </w:tc>
      </w:tr>
      <w:tr w:rsidR="00FF6E1E" w:rsidRPr="00295655" w14:paraId="26FCBDF3" w14:textId="77777777" w:rsidTr="00F81EFB">
        <w:trPr>
          <w:cantSplit/>
          <w:trHeight w:val="288"/>
        </w:trPr>
        <w:tc>
          <w:tcPr>
            <w:tcW w:w="1259" w:type="dxa"/>
            <w:vAlign w:val="center"/>
          </w:tcPr>
          <w:p w14:paraId="26FCBDE8" w14:textId="77777777" w:rsidR="00FF6E1E" w:rsidRPr="00295655" w:rsidRDefault="00FF6E1E" w:rsidP="00196676">
            <w:pPr>
              <w:keepNext/>
              <w:rPr>
                <w:rFonts w:ascii="Calibri" w:hAnsi="Calibri"/>
                <w:sz w:val="18"/>
                <w:szCs w:val="18"/>
              </w:rPr>
            </w:pPr>
          </w:p>
        </w:tc>
        <w:tc>
          <w:tcPr>
            <w:tcW w:w="1153" w:type="dxa"/>
            <w:vAlign w:val="center"/>
          </w:tcPr>
          <w:p w14:paraId="26FCBDE9" w14:textId="77777777" w:rsidR="00FF6E1E" w:rsidRPr="00295655" w:rsidRDefault="00FF6E1E" w:rsidP="00196676">
            <w:pPr>
              <w:keepNext/>
              <w:rPr>
                <w:rFonts w:ascii="Calibri" w:hAnsi="Calibri"/>
                <w:sz w:val="18"/>
                <w:szCs w:val="18"/>
              </w:rPr>
            </w:pPr>
          </w:p>
        </w:tc>
        <w:tc>
          <w:tcPr>
            <w:tcW w:w="1152" w:type="dxa"/>
            <w:vAlign w:val="center"/>
          </w:tcPr>
          <w:p w14:paraId="26FCBDEA" w14:textId="77777777" w:rsidR="00FF6E1E" w:rsidRPr="00295655" w:rsidRDefault="00FF6E1E" w:rsidP="00196676">
            <w:pPr>
              <w:keepNext/>
              <w:rPr>
                <w:rFonts w:ascii="Calibri" w:hAnsi="Calibri"/>
                <w:sz w:val="18"/>
                <w:szCs w:val="18"/>
              </w:rPr>
            </w:pPr>
          </w:p>
        </w:tc>
        <w:tc>
          <w:tcPr>
            <w:tcW w:w="1905" w:type="dxa"/>
            <w:vAlign w:val="center"/>
          </w:tcPr>
          <w:p w14:paraId="26FCBDEB" w14:textId="77777777" w:rsidR="00FF6E1E" w:rsidRPr="00295655" w:rsidRDefault="00FF6E1E" w:rsidP="00196676">
            <w:pPr>
              <w:keepNext/>
              <w:rPr>
                <w:rFonts w:ascii="Calibri" w:hAnsi="Calibri"/>
                <w:sz w:val="18"/>
                <w:szCs w:val="18"/>
              </w:rPr>
            </w:pPr>
          </w:p>
        </w:tc>
        <w:tc>
          <w:tcPr>
            <w:tcW w:w="1906" w:type="dxa"/>
            <w:vAlign w:val="center"/>
          </w:tcPr>
          <w:p w14:paraId="26FCBDEC" w14:textId="77777777" w:rsidR="00FF6E1E" w:rsidRPr="00295655" w:rsidRDefault="00FF6E1E" w:rsidP="00196676">
            <w:pPr>
              <w:keepNext/>
              <w:rPr>
                <w:rFonts w:ascii="Calibri" w:hAnsi="Calibri"/>
                <w:sz w:val="18"/>
                <w:szCs w:val="18"/>
              </w:rPr>
            </w:pPr>
          </w:p>
        </w:tc>
        <w:tc>
          <w:tcPr>
            <w:tcW w:w="1170" w:type="dxa"/>
            <w:vAlign w:val="center"/>
          </w:tcPr>
          <w:p w14:paraId="26FCBDED" w14:textId="77777777" w:rsidR="00FF6E1E" w:rsidRPr="00295655" w:rsidRDefault="00FF6E1E" w:rsidP="00196676">
            <w:pPr>
              <w:keepNext/>
              <w:rPr>
                <w:rFonts w:ascii="Calibri" w:hAnsi="Calibri"/>
                <w:sz w:val="18"/>
                <w:szCs w:val="18"/>
              </w:rPr>
            </w:pPr>
          </w:p>
        </w:tc>
        <w:tc>
          <w:tcPr>
            <w:tcW w:w="1260" w:type="dxa"/>
            <w:vAlign w:val="center"/>
          </w:tcPr>
          <w:p w14:paraId="26FCBDEE" w14:textId="77777777" w:rsidR="00FF6E1E" w:rsidRPr="00295655" w:rsidRDefault="00FF6E1E" w:rsidP="00196676">
            <w:pPr>
              <w:keepNext/>
              <w:rPr>
                <w:rFonts w:ascii="Calibri" w:hAnsi="Calibri"/>
                <w:sz w:val="18"/>
                <w:szCs w:val="18"/>
              </w:rPr>
            </w:pPr>
          </w:p>
        </w:tc>
        <w:tc>
          <w:tcPr>
            <w:tcW w:w="1080" w:type="dxa"/>
          </w:tcPr>
          <w:p w14:paraId="26FCBDEF" w14:textId="77777777" w:rsidR="00FF6E1E" w:rsidRPr="00295655" w:rsidRDefault="00FF6E1E" w:rsidP="00196676">
            <w:pPr>
              <w:keepNext/>
              <w:rPr>
                <w:rFonts w:ascii="Calibri" w:hAnsi="Calibri"/>
                <w:sz w:val="18"/>
                <w:szCs w:val="18"/>
              </w:rPr>
            </w:pPr>
          </w:p>
        </w:tc>
        <w:tc>
          <w:tcPr>
            <w:tcW w:w="1080" w:type="dxa"/>
            <w:vAlign w:val="center"/>
          </w:tcPr>
          <w:p w14:paraId="26FCBDF0" w14:textId="77777777" w:rsidR="00FF6E1E" w:rsidRPr="00295655" w:rsidRDefault="00FF6E1E" w:rsidP="00196676">
            <w:pPr>
              <w:keepNext/>
              <w:rPr>
                <w:rFonts w:ascii="Calibri" w:hAnsi="Calibri"/>
                <w:sz w:val="18"/>
                <w:szCs w:val="18"/>
              </w:rPr>
            </w:pPr>
          </w:p>
        </w:tc>
        <w:tc>
          <w:tcPr>
            <w:tcW w:w="1170" w:type="dxa"/>
          </w:tcPr>
          <w:p w14:paraId="26FCBDF1" w14:textId="77777777" w:rsidR="00FF6E1E" w:rsidRPr="00295655" w:rsidRDefault="00FF6E1E" w:rsidP="00196676">
            <w:pPr>
              <w:keepNext/>
              <w:rPr>
                <w:rFonts w:ascii="Calibri" w:hAnsi="Calibri"/>
                <w:sz w:val="18"/>
                <w:szCs w:val="18"/>
              </w:rPr>
            </w:pPr>
          </w:p>
        </w:tc>
        <w:tc>
          <w:tcPr>
            <w:tcW w:w="1255" w:type="dxa"/>
            <w:vAlign w:val="center"/>
          </w:tcPr>
          <w:p w14:paraId="26FCBDF2" w14:textId="77777777" w:rsidR="00FF6E1E" w:rsidRPr="00295655" w:rsidRDefault="00FF6E1E" w:rsidP="00196676">
            <w:pPr>
              <w:keepNext/>
              <w:rPr>
                <w:rFonts w:ascii="Calibri" w:hAnsi="Calibri"/>
                <w:sz w:val="18"/>
                <w:szCs w:val="18"/>
              </w:rPr>
            </w:pPr>
          </w:p>
        </w:tc>
      </w:tr>
      <w:tr w:rsidR="004402A8" w:rsidRPr="00295655" w14:paraId="26FCBDF6" w14:textId="77777777" w:rsidTr="00F81EFB">
        <w:trPr>
          <w:cantSplit/>
        </w:trPr>
        <w:tc>
          <w:tcPr>
            <w:tcW w:w="14390" w:type="dxa"/>
            <w:gridSpan w:val="11"/>
          </w:tcPr>
          <w:p w14:paraId="26FCBDF5" w14:textId="77777777" w:rsidR="004402A8" w:rsidRPr="00295655" w:rsidRDefault="004402A8" w:rsidP="00196676">
            <w:pPr>
              <w:keepNext/>
              <w:rPr>
                <w:rFonts w:ascii="Calibri" w:hAnsi="Calibri"/>
                <w:sz w:val="18"/>
                <w:szCs w:val="18"/>
              </w:rPr>
            </w:pPr>
            <w:r w:rsidRPr="00295655">
              <w:rPr>
                <w:rFonts w:ascii="Calibri" w:hAnsi="Calibri"/>
                <w:sz w:val="18"/>
                <w:szCs w:val="18"/>
              </w:rPr>
              <w:t>Notes:</w:t>
            </w:r>
          </w:p>
        </w:tc>
      </w:tr>
    </w:tbl>
    <w:p w14:paraId="26FCBDF7" w14:textId="77777777" w:rsidR="00196676" w:rsidRDefault="00196676" w:rsidP="00196676">
      <w:pPr>
        <w:rPr>
          <w:rFonts w:ascii="Calibri" w:hAnsi="Calibri"/>
          <w:sz w:val="18"/>
          <w:szCs w:val="18"/>
        </w:rPr>
      </w:pPr>
    </w:p>
    <w:p w14:paraId="26FCBDF8"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2"/>
        <w:gridCol w:w="1151"/>
        <w:gridCol w:w="645"/>
        <w:gridCol w:w="1257"/>
        <w:gridCol w:w="1621"/>
        <w:gridCol w:w="89"/>
        <w:gridCol w:w="1620"/>
        <w:gridCol w:w="990"/>
        <w:gridCol w:w="179"/>
        <w:gridCol w:w="901"/>
        <w:gridCol w:w="1440"/>
        <w:gridCol w:w="537"/>
        <w:gridCol w:w="820"/>
        <w:gridCol w:w="1184"/>
        <w:gridCol w:w="874"/>
      </w:tblGrid>
      <w:tr w:rsidR="0029395E" w:rsidRPr="00295655" w14:paraId="26FCBE02" w14:textId="77777777" w:rsidTr="00F82E2D">
        <w:trPr>
          <w:cantSplit/>
        </w:trPr>
        <w:tc>
          <w:tcPr>
            <w:tcW w:w="14390" w:type="dxa"/>
            <w:gridSpan w:val="15"/>
            <w:tcBorders>
              <w:bottom w:val="nil"/>
            </w:tcBorders>
          </w:tcPr>
          <w:p w14:paraId="26FCBDF9" w14:textId="3ABBBEFD" w:rsidR="0029395E" w:rsidRPr="00620333" w:rsidRDefault="0029395E" w:rsidP="00196676">
            <w:pPr>
              <w:keepNext/>
              <w:rPr>
                <w:rFonts w:ascii="Calibri" w:hAnsi="Calibri"/>
                <w:b/>
                <w:sz w:val="18"/>
                <w:szCs w:val="18"/>
              </w:rPr>
            </w:pPr>
            <w:r w:rsidRPr="001A53D0">
              <w:rPr>
                <w:rFonts w:ascii="Calibri" w:hAnsi="Calibri"/>
                <w:b/>
                <w:szCs w:val="18"/>
              </w:rPr>
              <w:t>D. Installed Heating Equipment Information (not heat pumps)</w:t>
            </w:r>
          </w:p>
          <w:p w14:paraId="61A49EC8" w14:textId="5D96EB1B" w:rsidR="00457B65" w:rsidRPr="00511AEA" w:rsidRDefault="0029395E" w:rsidP="00F37020">
            <w:pPr>
              <w:rPr>
                <w:rFonts w:ascii="Calibri" w:hAnsi="Calibri"/>
                <w:sz w:val="14"/>
                <w:szCs w:val="14"/>
              </w:rPr>
            </w:pPr>
            <w:r w:rsidRPr="00511AEA">
              <w:rPr>
                <w:rFonts w:ascii="Calibri" w:hAnsi="Calibri"/>
                <w:sz w:val="14"/>
                <w:szCs w:val="14"/>
              </w:rPr>
              <w:t xml:space="preserve">&lt;&lt;&lt;if all of the SC Systems listed in Section C have a value in </w:t>
            </w:r>
            <w:r w:rsidRPr="00511AEA">
              <w:rPr>
                <w:rFonts w:ascii="Calibri" w:hAnsi="Calibri"/>
                <w:sz w:val="14"/>
                <w:szCs w:val="14"/>
                <w:highlight w:val="yellow"/>
              </w:rPr>
              <w:t>C04</w:t>
            </w:r>
            <w:r w:rsidRPr="00511AEA">
              <w:rPr>
                <w:rFonts w:ascii="Calibri" w:hAnsi="Calibri"/>
                <w:sz w:val="14"/>
                <w:szCs w:val="14"/>
              </w:rPr>
              <w:t xml:space="preserve"> = one of the heat </w:t>
            </w:r>
            <w:proofErr w:type="gramStart"/>
            <w:r w:rsidRPr="00511AEA">
              <w:rPr>
                <w:rFonts w:ascii="Calibri" w:hAnsi="Calibri"/>
                <w:sz w:val="14"/>
                <w:szCs w:val="14"/>
              </w:rPr>
              <w:t>pump</w:t>
            </w:r>
            <w:proofErr w:type="gramEnd"/>
            <w:r w:rsidRPr="00511AEA">
              <w:rPr>
                <w:rFonts w:ascii="Calibri" w:hAnsi="Calibri"/>
                <w:sz w:val="14"/>
                <w:szCs w:val="14"/>
              </w:rPr>
              <w:t xml:space="preserve"> types (see list that follows</w:t>
            </w:r>
            <w:r w:rsidR="003E7198" w:rsidRPr="00511AEA">
              <w:rPr>
                <w:rFonts w:ascii="Calibri" w:hAnsi="Calibri"/>
                <w:sz w:val="14"/>
                <w:szCs w:val="14"/>
              </w:rPr>
              <w:t xml:space="preserve"> below</w:t>
            </w:r>
            <w:r w:rsidRPr="00511AEA">
              <w:rPr>
                <w:rFonts w:ascii="Calibri" w:hAnsi="Calibri"/>
                <w:sz w:val="14"/>
                <w:szCs w:val="14"/>
              </w:rPr>
              <w:t xml:space="preserve">), then display the section does not apply message; </w:t>
            </w:r>
          </w:p>
          <w:p w14:paraId="3F107128" w14:textId="7F7B7AE1" w:rsidR="00457B65" w:rsidRPr="00511AEA" w:rsidRDefault="0029395E" w:rsidP="00F37020">
            <w:pPr>
              <w:rPr>
                <w:rFonts w:ascii="Calibri" w:hAnsi="Calibri"/>
                <w:sz w:val="14"/>
                <w:szCs w:val="14"/>
              </w:rPr>
            </w:pPr>
            <w:r w:rsidRPr="00DD5514">
              <w:rPr>
                <w:rFonts w:ascii="Calibri" w:hAnsi="Calibri"/>
                <w:b/>
                <w:sz w:val="14"/>
                <w:szCs w:val="14"/>
              </w:rPr>
              <w:t>else</w:t>
            </w:r>
            <w:r w:rsidRPr="00031CE5">
              <w:rPr>
                <w:rFonts w:ascii="Calibri" w:hAnsi="Calibri"/>
                <w:sz w:val="8"/>
                <w:szCs w:val="8"/>
              </w:rPr>
              <w:t xml:space="preserve"> </w:t>
            </w:r>
            <w:r w:rsidRPr="00511AEA">
              <w:rPr>
                <w:rFonts w:ascii="Calibri" w:hAnsi="Calibri"/>
                <w:sz w:val="14"/>
                <w:szCs w:val="14"/>
              </w:rPr>
              <w:t xml:space="preserve">for each of the SC Systems in </w:t>
            </w:r>
            <w:r w:rsidRPr="00511AEA">
              <w:rPr>
                <w:rFonts w:ascii="Calibri" w:hAnsi="Calibri"/>
                <w:sz w:val="14"/>
                <w:szCs w:val="14"/>
                <w:highlight w:val="yellow"/>
              </w:rPr>
              <w:t>section C</w:t>
            </w:r>
            <w:r w:rsidRPr="00511AEA">
              <w:rPr>
                <w:rFonts w:ascii="Calibri" w:hAnsi="Calibri"/>
                <w:sz w:val="14"/>
                <w:szCs w:val="14"/>
              </w:rPr>
              <w:t xml:space="preserve"> for which the Heating System Type listed in </w:t>
            </w:r>
            <w:r w:rsidRPr="00511AEA">
              <w:rPr>
                <w:rFonts w:ascii="Calibri" w:hAnsi="Calibri"/>
                <w:sz w:val="14"/>
                <w:szCs w:val="14"/>
                <w:highlight w:val="yellow"/>
              </w:rPr>
              <w:t>C04</w:t>
            </w:r>
            <w:r w:rsidRPr="00511AEA">
              <w:rPr>
                <w:rFonts w:ascii="Calibri" w:hAnsi="Calibri"/>
                <w:sz w:val="14"/>
                <w:szCs w:val="14"/>
              </w:rPr>
              <w:t xml:space="preserve"> ≠ one of the heat </w:t>
            </w:r>
            <w:proofErr w:type="gramStart"/>
            <w:r w:rsidRPr="00511AEA">
              <w:rPr>
                <w:rFonts w:ascii="Calibri" w:hAnsi="Calibri"/>
                <w:sz w:val="14"/>
                <w:szCs w:val="14"/>
              </w:rPr>
              <w:t>pump</w:t>
            </w:r>
            <w:proofErr w:type="gramEnd"/>
            <w:r w:rsidRPr="00511AEA">
              <w:rPr>
                <w:rFonts w:ascii="Calibri" w:hAnsi="Calibri"/>
                <w:sz w:val="14"/>
                <w:szCs w:val="14"/>
              </w:rPr>
              <w:t xml:space="preserve"> types</w:t>
            </w:r>
            <w:r w:rsidR="00457B65" w:rsidRPr="00511AEA">
              <w:rPr>
                <w:rFonts w:ascii="Calibri" w:hAnsi="Calibri"/>
                <w:sz w:val="14"/>
                <w:szCs w:val="14"/>
              </w:rPr>
              <w:t xml:space="preserve"> </w:t>
            </w:r>
            <w:r w:rsidR="00511AEA">
              <w:rPr>
                <w:rFonts w:ascii="Calibri" w:hAnsi="Calibri"/>
                <w:sz w:val="14"/>
                <w:szCs w:val="14"/>
              </w:rPr>
              <w:t xml:space="preserve">in the list </w:t>
            </w:r>
            <w:r w:rsidR="00457B65" w:rsidRPr="00511AEA">
              <w:rPr>
                <w:rFonts w:ascii="Calibri" w:hAnsi="Calibri"/>
                <w:sz w:val="14"/>
                <w:szCs w:val="14"/>
              </w:rPr>
              <w:t>that follow</w:t>
            </w:r>
            <w:r w:rsidR="00511AEA">
              <w:rPr>
                <w:rFonts w:ascii="Calibri" w:hAnsi="Calibri"/>
                <w:sz w:val="14"/>
                <w:szCs w:val="14"/>
              </w:rPr>
              <w:t>s</w:t>
            </w:r>
            <w:r w:rsidR="00457B65" w:rsidRPr="00511AEA">
              <w:rPr>
                <w:rFonts w:ascii="Calibri" w:hAnsi="Calibri"/>
                <w:sz w:val="14"/>
                <w:szCs w:val="14"/>
              </w:rPr>
              <w:t xml:space="preserve"> below;</w:t>
            </w:r>
            <w:r w:rsidR="00031CE5">
              <w:rPr>
                <w:rFonts w:ascii="Calibri" w:hAnsi="Calibri"/>
                <w:sz w:val="14"/>
                <w:szCs w:val="14"/>
              </w:rPr>
              <w:t xml:space="preserve"> do the following two actions:</w:t>
            </w:r>
          </w:p>
          <w:p w14:paraId="4FB80EDC" w14:textId="088097F2" w:rsidR="00031CE5" w:rsidRDefault="00031CE5" w:rsidP="00F37020">
            <w:pPr>
              <w:rPr>
                <w:rFonts w:ascii="Calibri" w:hAnsi="Calibri"/>
                <w:sz w:val="14"/>
                <w:szCs w:val="14"/>
              </w:rPr>
            </w:pPr>
            <w:proofErr w:type="gramStart"/>
            <w:r>
              <w:rPr>
                <w:rFonts w:ascii="Calibri" w:hAnsi="Calibri"/>
                <w:b/>
                <w:sz w:val="14"/>
                <w:szCs w:val="14"/>
              </w:rPr>
              <w:t>1:[</w:t>
            </w:r>
            <w:proofErr w:type="gramEnd"/>
            <w:r>
              <w:rPr>
                <w:rFonts w:ascii="Calibri" w:hAnsi="Calibri"/>
                <w:sz w:val="14"/>
                <w:szCs w:val="14"/>
              </w:rPr>
              <w:t>r</w:t>
            </w:r>
            <w:r w:rsidR="00DD5514" w:rsidRPr="00031CE5">
              <w:rPr>
                <w:rFonts w:ascii="Calibri" w:hAnsi="Calibri"/>
                <w:sz w:val="14"/>
                <w:szCs w:val="14"/>
              </w:rPr>
              <w:t>equire</w:t>
            </w:r>
            <w:r w:rsidR="00DD5514">
              <w:rPr>
                <w:rFonts w:ascii="Calibri" w:hAnsi="Calibri"/>
                <w:sz w:val="14"/>
                <w:szCs w:val="14"/>
              </w:rPr>
              <w:t xml:space="preserve"> one row of data for each of the SC systems in </w:t>
            </w:r>
            <w:r w:rsidR="008F1A8C">
              <w:rPr>
                <w:rFonts w:ascii="Calibri" w:hAnsi="Calibri"/>
                <w:sz w:val="14"/>
                <w:szCs w:val="14"/>
              </w:rPr>
              <w:t xml:space="preserve">section C </w:t>
            </w:r>
            <w:r w:rsidR="00C86089">
              <w:rPr>
                <w:rFonts w:ascii="Calibri" w:hAnsi="Calibri"/>
                <w:sz w:val="14"/>
                <w:szCs w:val="14"/>
              </w:rPr>
              <w:t xml:space="preserve">column </w:t>
            </w:r>
            <w:r w:rsidR="00C86089" w:rsidRPr="00C86089">
              <w:rPr>
                <w:rFonts w:ascii="Calibri" w:hAnsi="Calibri"/>
                <w:sz w:val="14"/>
                <w:szCs w:val="14"/>
                <w:highlight w:val="yellow"/>
              </w:rPr>
              <w:t>C02</w:t>
            </w:r>
            <w:r w:rsidR="00C86089">
              <w:rPr>
                <w:rFonts w:ascii="Calibri" w:hAnsi="Calibri"/>
                <w:sz w:val="14"/>
                <w:szCs w:val="14"/>
              </w:rPr>
              <w:t xml:space="preserve"> </w:t>
            </w:r>
            <w:r w:rsidR="008F1A8C">
              <w:rPr>
                <w:rFonts w:ascii="Calibri" w:hAnsi="Calibri"/>
                <w:sz w:val="14"/>
                <w:szCs w:val="14"/>
              </w:rPr>
              <w:t xml:space="preserve">for which </w:t>
            </w:r>
            <w:r w:rsidR="00DD5514" w:rsidRPr="002F37E6">
              <w:rPr>
                <w:rFonts w:ascii="Calibri" w:hAnsi="Calibri"/>
                <w:sz w:val="14"/>
                <w:szCs w:val="14"/>
                <w:highlight w:val="yellow"/>
              </w:rPr>
              <w:t>C11</w:t>
            </w:r>
            <w:r w:rsidR="00DD5514">
              <w:rPr>
                <w:rFonts w:ascii="Calibri" w:hAnsi="Calibri"/>
                <w:sz w:val="14"/>
                <w:szCs w:val="14"/>
              </w:rPr>
              <w:t>=N/A</w:t>
            </w:r>
            <w:r>
              <w:rPr>
                <w:rFonts w:ascii="Calibri" w:hAnsi="Calibri"/>
                <w:sz w:val="14"/>
                <w:szCs w:val="14"/>
              </w:rPr>
              <w:t>]</w:t>
            </w:r>
            <w:r w:rsidR="008F1A8C">
              <w:rPr>
                <w:rFonts w:ascii="Calibri" w:hAnsi="Calibri"/>
                <w:sz w:val="14"/>
                <w:szCs w:val="14"/>
              </w:rPr>
              <w:t>;</w:t>
            </w:r>
            <w:r>
              <w:rPr>
                <w:rFonts w:ascii="Calibri" w:hAnsi="Calibri"/>
                <w:sz w:val="14"/>
                <w:szCs w:val="14"/>
              </w:rPr>
              <w:t xml:space="preserve"> </w:t>
            </w:r>
          </w:p>
          <w:p w14:paraId="0392BC98" w14:textId="5A146FCF" w:rsidR="008F1A8C" w:rsidRPr="00DD5514" w:rsidRDefault="00031CE5" w:rsidP="00F37020">
            <w:pPr>
              <w:rPr>
                <w:rFonts w:ascii="Calibri" w:hAnsi="Calibri"/>
                <w:sz w:val="14"/>
                <w:szCs w:val="14"/>
              </w:rPr>
            </w:pPr>
            <w:proofErr w:type="gramStart"/>
            <w:r>
              <w:rPr>
                <w:rFonts w:ascii="Calibri" w:hAnsi="Calibri"/>
                <w:b/>
                <w:sz w:val="14"/>
                <w:szCs w:val="14"/>
              </w:rPr>
              <w:t>2:</w:t>
            </w:r>
            <w:r>
              <w:rPr>
                <w:rFonts w:ascii="Calibri" w:hAnsi="Calibri"/>
                <w:sz w:val="14"/>
                <w:szCs w:val="14"/>
              </w:rPr>
              <w:t>[</w:t>
            </w:r>
            <w:proofErr w:type="gramEnd"/>
            <w:r w:rsidR="008F1A8C">
              <w:rPr>
                <w:rFonts w:ascii="Calibri" w:hAnsi="Calibri"/>
                <w:sz w:val="14"/>
                <w:szCs w:val="14"/>
              </w:rPr>
              <w:t xml:space="preserve">for systems for which </w:t>
            </w:r>
            <w:r w:rsidR="008F1A8C" w:rsidRPr="002F37E6">
              <w:rPr>
                <w:rFonts w:ascii="Calibri" w:hAnsi="Calibri"/>
                <w:sz w:val="14"/>
                <w:szCs w:val="14"/>
                <w:highlight w:val="yellow"/>
              </w:rPr>
              <w:t>C11</w:t>
            </w:r>
            <w:r w:rsidR="008F1A8C">
              <w:rPr>
                <w:rFonts w:ascii="Calibri" w:hAnsi="Calibri"/>
                <w:sz w:val="14"/>
                <w:szCs w:val="14"/>
              </w:rPr>
              <w:t xml:space="preserve"> </w:t>
            </w:r>
            <w:r w:rsidR="008F1A8C">
              <w:rPr>
                <w:rFonts w:ascii="Calibri" w:hAnsi="Calibri" w:cs="Calibri"/>
                <w:sz w:val="14"/>
                <w:szCs w:val="14"/>
              </w:rPr>
              <w:t>≥</w:t>
            </w:r>
            <w:r w:rsidR="008F1A8C">
              <w:rPr>
                <w:rFonts w:ascii="Calibri" w:hAnsi="Calibri"/>
                <w:sz w:val="14"/>
                <w:szCs w:val="14"/>
              </w:rPr>
              <w:t xml:space="preserve">1, </w:t>
            </w:r>
            <w:r w:rsidR="002F37E6">
              <w:rPr>
                <w:rFonts w:ascii="Calibri" w:hAnsi="Calibri"/>
                <w:sz w:val="14"/>
                <w:szCs w:val="14"/>
              </w:rPr>
              <w:t xml:space="preserve">and </w:t>
            </w:r>
            <w:r w:rsidR="00F51448" w:rsidRPr="00F51448">
              <w:rPr>
                <w:rFonts w:ascii="Calibri" w:hAnsi="Calibri"/>
                <w:sz w:val="14"/>
                <w:szCs w:val="14"/>
                <w:highlight w:val="yellow"/>
              </w:rPr>
              <w:t>C04</w:t>
            </w:r>
            <w:r w:rsidR="002F37E6">
              <w:rPr>
                <w:rFonts w:ascii="Calibri" w:hAnsi="Calibri"/>
                <w:sz w:val="14"/>
                <w:szCs w:val="14"/>
              </w:rPr>
              <w:t xml:space="preserve">=central gas furnace; </w:t>
            </w:r>
            <w:r w:rsidR="008F1A8C">
              <w:rPr>
                <w:rFonts w:ascii="Calibri" w:hAnsi="Calibri"/>
                <w:sz w:val="14"/>
                <w:szCs w:val="14"/>
              </w:rPr>
              <w:t>require</w:t>
            </w:r>
            <w:r w:rsidR="008F1A8C" w:rsidRPr="008F1A8C">
              <w:rPr>
                <w:rFonts w:ascii="Calibri" w:hAnsi="Calibri"/>
                <w:sz w:val="14"/>
                <w:szCs w:val="14"/>
              </w:rPr>
              <w:t xml:space="preserve"> one row of data for each of the quantity o</w:t>
            </w:r>
            <w:r w:rsidR="008F1A8C">
              <w:rPr>
                <w:rFonts w:ascii="Calibri" w:hAnsi="Calibri"/>
                <w:sz w:val="14"/>
                <w:szCs w:val="14"/>
              </w:rPr>
              <w:t xml:space="preserve">f indoor units specified in </w:t>
            </w:r>
            <w:r w:rsidR="008F1A8C" w:rsidRPr="00A356F6">
              <w:rPr>
                <w:rFonts w:ascii="Calibri" w:hAnsi="Calibri"/>
                <w:sz w:val="14"/>
                <w:szCs w:val="14"/>
                <w:highlight w:val="yellow"/>
              </w:rPr>
              <w:t>C11</w:t>
            </w:r>
            <w:r>
              <w:rPr>
                <w:rFonts w:ascii="Calibri" w:hAnsi="Calibri"/>
                <w:sz w:val="14"/>
                <w:szCs w:val="14"/>
              </w:rPr>
              <w:t>]</w:t>
            </w:r>
            <w:r w:rsidR="008F1A8C">
              <w:rPr>
                <w:rFonts w:ascii="Calibri" w:hAnsi="Calibri"/>
                <w:sz w:val="14"/>
                <w:szCs w:val="14"/>
              </w:rPr>
              <w:t>.</w:t>
            </w:r>
          </w:p>
          <w:p w14:paraId="26FCBE01" w14:textId="39E3B946" w:rsidR="00457B65" w:rsidRPr="00B36706" w:rsidRDefault="00457B65" w:rsidP="00F37020">
            <w:pPr>
              <w:rPr>
                <w:rFonts w:asciiTheme="minorHAnsi" w:hAnsiTheme="minorHAnsi"/>
                <w:sz w:val="16"/>
                <w:szCs w:val="16"/>
              </w:rPr>
            </w:pPr>
          </w:p>
        </w:tc>
      </w:tr>
      <w:tr w:rsidR="00F30307" w:rsidRPr="00295655" w14:paraId="59974C85" w14:textId="77777777" w:rsidTr="00F30307">
        <w:trPr>
          <w:cantSplit/>
          <w:trHeight w:val="188"/>
        </w:trPr>
        <w:tc>
          <w:tcPr>
            <w:tcW w:w="2878" w:type="dxa"/>
            <w:gridSpan w:val="3"/>
            <w:tcBorders>
              <w:top w:val="nil"/>
              <w:right w:val="nil"/>
            </w:tcBorders>
          </w:tcPr>
          <w:p w14:paraId="44716D78"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split HP; </w:t>
            </w:r>
          </w:p>
          <w:p w14:paraId="4E8163A4"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packaged HP</w:t>
            </w:r>
          </w:p>
          <w:p w14:paraId="3F6B6AAB" w14:textId="77777777" w:rsidR="00F30307" w:rsidRPr="00F30307" w:rsidRDefault="00F30307" w:rsidP="00460EE2">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central</w:t>
            </w:r>
            <w:proofErr w:type="gramEnd"/>
            <w:r w:rsidRPr="00F30307">
              <w:rPr>
                <w:rFonts w:asciiTheme="minorHAnsi" w:hAnsiTheme="minorHAnsi"/>
                <w:sz w:val="14"/>
                <w:szCs w:val="14"/>
              </w:rPr>
              <w:t xml:space="preserve"> large packaged HP</w:t>
            </w:r>
          </w:p>
          <w:p w14:paraId="2777741E" w14:textId="071D7EE2" w:rsidR="00F30307" w:rsidRPr="00F37020" w:rsidRDefault="00F30307" w:rsidP="009A3ADE">
            <w:pPr>
              <w:rPr>
                <w:rFonts w:asciiTheme="minorHAnsi" w:hAnsiTheme="minorHAnsi"/>
                <w:sz w:val="16"/>
                <w:szCs w:val="16"/>
              </w:rPr>
            </w:pPr>
            <w:r w:rsidRPr="00F30307">
              <w:rPr>
                <w:rFonts w:asciiTheme="minorHAnsi" w:hAnsiTheme="minorHAnsi"/>
                <w:sz w:val="14"/>
                <w:szCs w:val="14"/>
              </w:rPr>
              <w:t>*</w:t>
            </w:r>
            <w:proofErr w:type="gramStart"/>
            <w:r w:rsidRPr="00F30307">
              <w:rPr>
                <w:rFonts w:asciiTheme="minorHAnsi" w:hAnsiTheme="minorHAnsi"/>
                <w:sz w:val="14"/>
                <w:szCs w:val="14"/>
              </w:rPr>
              <w:t>ductless</w:t>
            </w:r>
            <w:proofErr w:type="gramEnd"/>
            <w:r w:rsidRPr="00F30307">
              <w:rPr>
                <w:rFonts w:asciiTheme="minorHAnsi" w:hAnsiTheme="minorHAnsi"/>
                <w:sz w:val="14"/>
                <w:szCs w:val="14"/>
              </w:rPr>
              <w:t xml:space="preserve"> mini-split HP;</w:t>
            </w:r>
            <w:r w:rsidRPr="00761C61">
              <w:rPr>
                <w:rFonts w:asciiTheme="minorHAnsi" w:hAnsiTheme="minorHAnsi"/>
                <w:sz w:val="16"/>
                <w:szCs w:val="16"/>
              </w:rPr>
              <w:t xml:space="preserve"> </w:t>
            </w:r>
          </w:p>
        </w:tc>
        <w:tc>
          <w:tcPr>
            <w:tcW w:w="2878" w:type="dxa"/>
            <w:gridSpan w:val="2"/>
            <w:tcBorders>
              <w:top w:val="nil"/>
              <w:left w:val="nil"/>
              <w:right w:val="nil"/>
            </w:tcBorders>
          </w:tcPr>
          <w:p w14:paraId="712FD735" w14:textId="77777777" w:rsidR="00F30307" w:rsidRPr="00F30307" w:rsidRDefault="00F30307" w:rsidP="0029395E">
            <w:pPr>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hydronic</w:t>
            </w:r>
            <w:proofErr w:type="gramEnd"/>
            <w:r w:rsidRPr="00F30307">
              <w:rPr>
                <w:rFonts w:asciiTheme="minorHAnsi" w:hAnsiTheme="minorHAnsi"/>
                <w:sz w:val="14"/>
                <w:szCs w:val="14"/>
              </w:rPr>
              <w:t xml:space="preserve"> HP,</w:t>
            </w:r>
          </w:p>
          <w:p w14:paraId="008774AC" w14:textId="77777777" w:rsidR="00F30307" w:rsidRPr="00F30307"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hydronic</w:t>
            </w:r>
            <w:proofErr w:type="gramEnd"/>
            <w:r w:rsidRPr="00F30307">
              <w:rPr>
                <w:rFonts w:asciiTheme="minorHAnsi" w:hAnsiTheme="minorHAnsi"/>
                <w:sz w:val="14"/>
                <w:szCs w:val="14"/>
              </w:rPr>
              <w:t xml:space="preserve"> </w:t>
            </w:r>
            <w:proofErr w:type="spellStart"/>
            <w:r w:rsidRPr="00F30307">
              <w:rPr>
                <w:rFonts w:asciiTheme="minorHAnsi" w:hAnsiTheme="minorHAnsi"/>
                <w:sz w:val="14"/>
                <w:szCs w:val="14"/>
              </w:rPr>
              <w:t>HP+forced</w:t>
            </w:r>
            <w:proofErr w:type="spellEnd"/>
            <w:r w:rsidRPr="00F30307">
              <w:rPr>
                <w:rFonts w:asciiTheme="minorHAnsi" w:hAnsiTheme="minorHAnsi"/>
                <w:sz w:val="14"/>
                <w:szCs w:val="14"/>
              </w:rPr>
              <w:t xml:space="preserve"> air; </w:t>
            </w:r>
          </w:p>
          <w:p w14:paraId="1BE801E8" w14:textId="77777777" w:rsidR="00F30307" w:rsidRPr="00F30307"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room</w:t>
            </w:r>
            <w:proofErr w:type="gramEnd"/>
            <w:r w:rsidRPr="00F30307">
              <w:rPr>
                <w:rFonts w:asciiTheme="minorHAnsi" w:hAnsiTheme="minorHAnsi"/>
                <w:sz w:val="14"/>
                <w:szCs w:val="14"/>
              </w:rPr>
              <w:t xml:space="preserve"> HP;</w:t>
            </w:r>
          </w:p>
          <w:p w14:paraId="168D29F3" w14:textId="432F59BB" w:rsidR="00F30307" w:rsidRPr="00F30307" w:rsidDel="0029395E" w:rsidRDefault="00F30307" w:rsidP="009A3ADE">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HP</w:t>
            </w:r>
          </w:p>
        </w:tc>
        <w:tc>
          <w:tcPr>
            <w:tcW w:w="2878" w:type="dxa"/>
            <w:gridSpan w:val="4"/>
            <w:tcBorders>
              <w:top w:val="nil"/>
              <w:left w:val="nil"/>
              <w:right w:val="nil"/>
            </w:tcBorders>
          </w:tcPr>
          <w:p w14:paraId="3F84CE17" w14:textId="77777777" w:rsidR="00F30307" w:rsidRPr="00F30307" w:rsidRDefault="00F30307" w:rsidP="00F37020">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small</w:t>
            </w:r>
            <w:proofErr w:type="gramEnd"/>
            <w:r w:rsidRPr="00F30307">
              <w:rPr>
                <w:rFonts w:asciiTheme="minorHAnsi" w:hAnsiTheme="minorHAnsi"/>
                <w:sz w:val="14"/>
                <w:szCs w:val="14"/>
              </w:rPr>
              <w:t xml:space="preserve"> duct high velocity HP; </w:t>
            </w:r>
          </w:p>
          <w:p w14:paraId="18A20C78" w14:textId="77777777" w:rsidR="00F30307" w:rsidRPr="00F30307" w:rsidRDefault="00F30307" w:rsidP="00F37020">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ductless</w:t>
            </w:r>
            <w:proofErr w:type="gramEnd"/>
            <w:r w:rsidRPr="00F30307">
              <w:rPr>
                <w:rFonts w:asciiTheme="minorHAnsi" w:hAnsiTheme="minorHAnsi"/>
                <w:sz w:val="14"/>
                <w:szCs w:val="14"/>
              </w:rPr>
              <w:t xml:space="preserve"> VRF HP</w:t>
            </w:r>
          </w:p>
          <w:p w14:paraId="394B2E90" w14:textId="77777777" w:rsidR="00F30307" w:rsidRPr="00F30307" w:rsidRDefault="00F30307" w:rsidP="00F30307">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air</w:t>
            </w:r>
            <w:proofErr w:type="gramEnd"/>
            <w:r w:rsidRPr="00F30307">
              <w:rPr>
                <w:rFonts w:asciiTheme="minorHAnsi" w:hAnsiTheme="minorHAnsi"/>
                <w:sz w:val="14"/>
                <w:szCs w:val="14"/>
              </w:rPr>
              <w:t>-to-water HP</w:t>
            </w:r>
          </w:p>
          <w:p w14:paraId="7B7B4C33" w14:textId="14461A30" w:rsidR="00F30307" w:rsidRPr="00F30307" w:rsidRDefault="00F30307" w:rsidP="00F30307">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ground</w:t>
            </w:r>
            <w:proofErr w:type="gramEnd"/>
            <w:r w:rsidRPr="00F30307">
              <w:rPr>
                <w:rFonts w:asciiTheme="minorHAnsi" w:hAnsiTheme="minorHAnsi"/>
                <w:sz w:val="14"/>
                <w:szCs w:val="14"/>
              </w:rPr>
              <w:t>-source HP</w:t>
            </w:r>
          </w:p>
        </w:tc>
        <w:tc>
          <w:tcPr>
            <w:tcW w:w="2878" w:type="dxa"/>
            <w:gridSpan w:val="3"/>
            <w:tcBorders>
              <w:top w:val="nil"/>
              <w:left w:val="nil"/>
              <w:right w:val="nil"/>
            </w:tcBorders>
          </w:tcPr>
          <w:p w14:paraId="25F9EF25" w14:textId="77777777" w:rsidR="00F30307" w:rsidRPr="00F30307" w:rsidRDefault="00F30307" w:rsidP="00F30307">
            <w:pPr>
              <w:keepNext/>
              <w:rPr>
                <w:rFonts w:ascii="Calibri" w:hAnsi="Calibri"/>
                <w:sz w:val="14"/>
                <w:szCs w:val="14"/>
              </w:rPr>
            </w:pPr>
            <w:r w:rsidRPr="00F30307">
              <w:rPr>
                <w:rFonts w:ascii="Calibri" w:hAnsi="Calibri"/>
                <w:sz w:val="14"/>
                <w:szCs w:val="14"/>
              </w:rPr>
              <w:t xml:space="preserve">*VCHP-Ducted </w:t>
            </w:r>
          </w:p>
          <w:p w14:paraId="005817D7" w14:textId="77777777" w:rsidR="00F30307" w:rsidRPr="00F30307" w:rsidRDefault="00F30307" w:rsidP="00F30307">
            <w:pPr>
              <w:keepNext/>
              <w:rPr>
                <w:rFonts w:ascii="Calibri" w:hAnsi="Calibri"/>
                <w:sz w:val="14"/>
                <w:szCs w:val="14"/>
              </w:rPr>
            </w:pPr>
            <w:r w:rsidRPr="00F30307">
              <w:rPr>
                <w:rFonts w:ascii="Calibri" w:hAnsi="Calibri"/>
                <w:sz w:val="14"/>
                <w:szCs w:val="14"/>
              </w:rPr>
              <w:t>*VCHP-Ductless</w:t>
            </w:r>
          </w:p>
          <w:p w14:paraId="408F06E0" w14:textId="4E974BD3" w:rsidR="00F30307" w:rsidRPr="00F30307" w:rsidDel="0029395E" w:rsidRDefault="00F30307" w:rsidP="00F30307">
            <w:pPr>
              <w:keepNext/>
              <w:rPr>
                <w:rFonts w:ascii="Calibri" w:hAnsi="Calibri"/>
                <w:sz w:val="14"/>
                <w:szCs w:val="14"/>
              </w:rPr>
            </w:pPr>
            <w:r w:rsidRPr="00F30307">
              <w:rPr>
                <w:rFonts w:ascii="Calibri" w:hAnsi="Calibri"/>
                <w:sz w:val="14"/>
                <w:szCs w:val="14"/>
              </w:rPr>
              <w:t>*</w:t>
            </w:r>
            <w:proofErr w:type="spellStart"/>
            <w:r w:rsidRPr="00F30307">
              <w:rPr>
                <w:rFonts w:ascii="Calibri" w:hAnsi="Calibri"/>
                <w:sz w:val="14"/>
                <w:szCs w:val="14"/>
              </w:rPr>
              <w:t>VCHP-Ducted+Ductless</w:t>
            </w:r>
            <w:proofErr w:type="spellEnd"/>
          </w:p>
        </w:tc>
        <w:tc>
          <w:tcPr>
            <w:tcW w:w="2878" w:type="dxa"/>
            <w:gridSpan w:val="3"/>
            <w:tcBorders>
              <w:top w:val="nil"/>
              <w:left w:val="nil"/>
            </w:tcBorders>
          </w:tcPr>
          <w:p w14:paraId="65E0D5C7" w14:textId="77777777" w:rsidR="00F30307" w:rsidRPr="00F30307"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HP-ducted</w:t>
            </w:r>
          </w:p>
          <w:p w14:paraId="7D761E83" w14:textId="77777777" w:rsidR="00F30307" w:rsidRPr="00F30307"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HP-ductless</w:t>
            </w:r>
          </w:p>
          <w:p w14:paraId="1F45F366" w14:textId="6564ED5A" w:rsidR="00F30307" w:rsidRPr="00F30307" w:rsidDel="0029395E" w:rsidRDefault="00F30307" w:rsidP="009A3ADE">
            <w:pPr>
              <w:keepNext/>
              <w:rPr>
                <w:rFonts w:ascii="Calibri" w:hAnsi="Calibri"/>
                <w:sz w:val="14"/>
                <w:szCs w:val="14"/>
              </w:rPr>
            </w:pPr>
            <w:r w:rsidRPr="00F30307">
              <w:rPr>
                <w:rFonts w:ascii="Calibri" w:hAnsi="Calibri"/>
                <w:sz w:val="14"/>
                <w:szCs w:val="14"/>
              </w:rPr>
              <w:t>*</w:t>
            </w:r>
            <w:proofErr w:type="spellStart"/>
            <w:proofErr w:type="gramStart"/>
            <w:r w:rsidRPr="00F30307">
              <w:rPr>
                <w:rFonts w:ascii="Calibri" w:hAnsi="Calibri"/>
                <w:sz w:val="14"/>
                <w:szCs w:val="14"/>
              </w:rPr>
              <w:t>multisplit</w:t>
            </w:r>
            <w:proofErr w:type="spellEnd"/>
            <w:proofErr w:type="gramEnd"/>
            <w:r w:rsidRPr="00F30307">
              <w:rPr>
                <w:rFonts w:ascii="Calibri" w:hAnsi="Calibri"/>
                <w:sz w:val="14"/>
                <w:szCs w:val="14"/>
              </w:rPr>
              <w:t xml:space="preserve"> </w:t>
            </w:r>
            <w:proofErr w:type="spellStart"/>
            <w:r w:rsidRPr="00F30307">
              <w:rPr>
                <w:rFonts w:ascii="Calibri" w:hAnsi="Calibri"/>
                <w:sz w:val="14"/>
                <w:szCs w:val="14"/>
              </w:rPr>
              <w:t>HP-ducted+ductless</w:t>
            </w:r>
            <w:proofErr w:type="spellEnd"/>
            <w:r w:rsidRPr="00F30307">
              <w:rPr>
                <w:rFonts w:ascii="Calibri" w:hAnsi="Calibri"/>
                <w:sz w:val="14"/>
                <w:szCs w:val="14"/>
              </w:rPr>
              <w:t xml:space="preserve"> &gt;&gt;</w:t>
            </w:r>
          </w:p>
        </w:tc>
      </w:tr>
      <w:tr w:rsidR="000A22F0" w:rsidRPr="00295655" w14:paraId="26FCBE0B" w14:textId="77777777" w:rsidTr="00FE585B">
        <w:trPr>
          <w:cantSplit/>
          <w:trHeight w:val="188"/>
        </w:trPr>
        <w:tc>
          <w:tcPr>
            <w:tcW w:w="1082" w:type="dxa"/>
            <w:vAlign w:val="bottom"/>
          </w:tcPr>
          <w:p w14:paraId="26FCBE03" w14:textId="77777777" w:rsidR="0029395E" w:rsidRPr="00295655" w:rsidRDefault="0029395E" w:rsidP="0029395E">
            <w:pPr>
              <w:keepNext/>
              <w:jc w:val="center"/>
              <w:rPr>
                <w:rFonts w:ascii="Calibri" w:hAnsi="Calibri"/>
                <w:sz w:val="18"/>
                <w:szCs w:val="18"/>
              </w:rPr>
            </w:pPr>
            <w:r w:rsidRPr="00295655">
              <w:rPr>
                <w:rFonts w:ascii="Calibri" w:hAnsi="Calibri"/>
                <w:sz w:val="18"/>
                <w:szCs w:val="18"/>
              </w:rPr>
              <w:t>01</w:t>
            </w:r>
          </w:p>
        </w:tc>
        <w:tc>
          <w:tcPr>
            <w:tcW w:w="1151" w:type="dxa"/>
            <w:vAlign w:val="bottom"/>
          </w:tcPr>
          <w:p w14:paraId="26FCBE04" w14:textId="77777777" w:rsidR="0029395E" w:rsidRPr="00295655" w:rsidRDefault="0029395E" w:rsidP="0029395E">
            <w:pPr>
              <w:keepNext/>
              <w:jc w:val="center"/>
              <w:rPr>
                <w:rFonts w:ascii="Calibri" w:hAnsi="Calibri"/>
                <w:sz w:val="18"/>
                <w:szCs w:val="18"/>
              </w:rPr>
            </w:pPr>
            <w:r w:rsidRPr="00295655">
              <w:rPr>
                <w:rFonts w:ascii="Calibri" w:hAnsi="Calibri"/>
                <w:sz w:val="18"/>
                <w:szCs w:val="18"/>
              </w:rPr>
              <w:t>02</w:t>
            </w:r>
          </w:p>
        </w:tc>
        <w:tc>
          <w:tcPr>
            <w:tcW w:w="1902" w:type="dxa"/>
            <w:gridSpan w:val="2"/>
          </w:tcPr>
          <w:p w14:paraId="1E2D3BCF" w14:textId="53979727" w:rsidR="0029395E" w:rsidRPr="00295655" w:rsidRDefault="0029395E" w:rsidP="0029395E">
            <w:pPr>
              <w:keepNext/>
              <w:jc w:val="center"/>
              <w:rPr>
                <w:rFonts w:ascii="Calibri" w:hAnsi="Calibri"/>
                <w:sz w:val="18"/>
                <w:szCs w:val="18"/>
              </w:rPr>
            </w:pPr>
            <w:r>
              <w:rPr>
                <w:rFonts w:ascii="Calibri" w:hAnsi="Calibri"/>
                <w:sz w:val="18"/>
                <w:szCs w:val="18"/>
              </w:rPr>
              <w:t>03</w:t>
            </w:r>
          </w:p>
        </w:tc>
        <w:tc>
          <w:tcPr>
            <w:tcW w:w="1710" w:type="dxa"/>
            <w:gridSpan w:val="2"/>
            <w:vAlign w:val="center"/>
          </w:tcPr>
          <w:p w14:paraId="06819A29" w14:textId="67A88EF8" w:rsidR="0029395E" w:rsidRPr="00295655" w:rsidRDefault="0029395E" w:rsidP="0029395E">
            <w:pPr>
              <w:keepNext/>
              <w:jc w:val="center"/>
              <w:rPr>
                <w:rFonts w:ascii="Calibri" w:hAnsi="Calibri"/>
                <w:sz w:val="18"/>
                <w:szCs w:val="18"/>
              </w:rPr>
            </w:pPr>
            <w:r>
              <w:rPr>
                <w:rFonts w:ascii="Calibri" w:hAnsi="Calibri"/>
                <w:sz w:val="18"/>
                <w:szCs w:val="18"/>
              </w:rPr>
              <w:t>04</w:t>
            </w:r>
          </w:p>
        </w:tc>
        <w:tc>
          <w:tcPr>
            <w:tcW w:w="1620" w:type="dxa"/>
          </w:tcPr>
          <w:p w14:paraId="36D6A6D7" w14:textId="57BA5CE3" w:rsidR="0029395E" w:rsidRPr="00295655" w:rsidRDefault="0029395E" w:rsidP="0029395E">
            <w:pPr>
              <w:keepNext/>
              <w:jc w:val="center"/>
              <w:rPr>
                <w:rFonts w:ascii="Calibri" w:hAnsi="Calibri"/>
                <w:sz w:val="18"/>
                <w:szCs w:val="18"/>
              </w:rPr>
            </w:pPr>
            <w:r>
              <w:rPr>
                <w:rFonts w:ascii="Calibri" w:hAnsi="Calibri"/>
                <w:sz w:val="18"/>
                <w:szCs w:val="18"/>
              </w:rPr>
              <w:t>05</w:t>
            </w:r>
          </w:p>
        </w:tc>
        <w:tc>
          <w:tcPr>
            <w:tcW w:w="990" w:type="dxa"/>
            <w:vAlign w:val="bottom"/>
          </w:tcPr>
          <w:p w14:paraId="26FCBE05" w14:textId="4F9AC28E" w:rsidR="0029395E" w:rsidRPr="00295655" w:rsidRDefault="0029395E" w:rsidP="0029395E">
            <w:pPr>
              <w:keepNext/>
              <w:jc w:val="center"/>
              <w:rPr>
                <w:rFonts w:ascii="Calibri" w:hAnsi="Calibri"/>
                <w:sz w:val="18"/>
                <w:szCs w:val="18"/>
              </w:rPr>
            </w:pPr>
            <w:r>
              <w:rPr>
                <w:rFonts w:ascii="Calibri" w:hAnsi="Calibri"/>
                <w:sz w:val="18"/>
                <w:szCs w:val="18"/>
              </w:rPr>
              <w:t>06</w:t>
            </w:r>
          </w:p>
        </w:tc>
        <w:tc>
          <w:tcPr>
            <w:tcW w:w="1080" w:type="dxa"/>
            <w:gridSpan w:val="2"/>
            <w:vAlign w:val="bottom"/>
          </w:tcPr>
          <w:p w14:paraId="26FCBE06" w14:textId="7F26A8D5" w:rsidR="0029395E" w:rsidRPr="00295655" w:rsidRDefault="0029395E" w:rsidP="0029395E">
            <w:pPr>
              <w:keepNext/>
              <w:jc w:val="center"/>
              <w:rPr>
                <w:rFonts w:ascii="Calibri" w:hAnsi="Calibri"/>
                <w:sz w:val="18"/>
                <w:szCs w:val="18"/>
              </w:rPr>
            </w:pPr>
            <w:r>
              <w:rPr>
                <w:rFonts w:ascii="Calibri" w:hAnsi="Calibri"/>
                <w:sz w:val="18"/>
                <w:szCs w:val="18"/>
              </w:rPr>
              <w:t>07</w:t>
            </w:r>
          </w:p>
        </w:tc>
        <w:tc>
          <w:tcPr>
            <w:tcW w:w="1440" w:type="dxa"/>
            <w:vAlign w:val="bottom"/>
          </w:tcPr>
          <w:p w14:paraId="26FCBE07" w14:textId="0927FF20" w:rsidR="0029395E" w:rsidRPr="00295655" w:rsidRDefault="0029395E" w:rsidP="0029395E">
            <w:pPr>
              <w:keepNext/>
              <w:jc w:val="center"/>
              <w:rPr>
                <w:rFonts w:ascii="Calibri" w:hAnsi="Calibri"/>
                <w:sz w:val="18"/>
                <w:szCs w:val="18"/>
              </w:rPr>
            </w:pPr>
            <w:r>
              <w:rPr>
                <w:rFonts w:ascii="Calibri" w:hAnsi="Calibri"/>
                <w:sz w:val="18"/>
                <w:szCs w:val="18"/>
              </w:rPr>
              <w:t>08</w:t>
            </w:r>
          </w:p>
        </w:tc>
        <w:tc>
          <w:tcPr>
            <w:tcW w:w="1357" w:type="dxa"/>
            <w:gridSpan w:val="2"/>
            <w:vAlign w:val="bottom"/>
          </w:tcPr>
          <w:p w14:paraId="26FCBE08" w14:textId="5E7318F5" w:rsidR="0029395E" w:rsidRPr="00295655" w:rsidRDefault="0029395E" w:rsidP="0029395E">
            <w:pPr>
              <w:keepNext/>
              <w:jc w:val="center"/>
              <w:rPr>
                <w:rFonts w:ascii="Calibri" w:hAnsi="Calibri"/>
                <w:sz w:val="18"/>
                <w:szCs w:val="18"/>
              </w:rPr>
            </w:pPr>
            <w:r>
              <w:rPr>
                <w:rFonts w:ascii="Calibri" w:hAnsi="Calibri"/>
                <w:sz w:val="18"/>
                <w:szCs w:val="18"/>
              </w:rPr>
              <w:t>09</w:t>
            </w:r>
          </w:p>
        </w:tc>
        <w:tc>
          <w:tcPr>
            <w:tcW w:w="1184" w:type="dxa"/>
            <w:vAlign w:val="bottom"/>
          </w:tcPr>
          <w:p w14:paraId="26FCBE09" w14:textId="009160E6" w:rsidR="0029395E" w:rsidRPr="00295655" w:rsidRDefault="0029395E" w:rsidP="0029395E">
            <w:pPr>
              <w:keepNext/>
              <w:jc w:val="center"/>
              <w:rPr>
                <w:rFonts w:ascii="Calibri" w:hAnsi="Calibri"/>
                <w:sz w:val="18"/>
                <w:szCs w:val="18"/>
              </w:rPr>
            </w:pPr>
            <w:r>
              <w:rPr>
                <w:rFonts w:ascii="Calibri" w:hAnsi="Calibri"/>
                <w:sz w:val="18"/>
                <w:szCs w:val="18"/>
              </w:rPr>
              <w:t>10</w:t>
            </w:r>
          </w:p>
        </w:tc>
        <w:tc>
          <w:tcPr>
            <w:tcW w:w="874" w:type="dxa"/>
            <w:vAlign w:val="bottom"/>
          </w:tcPr>
          <w:p w14:paraId="26FCBE0A" w14:textId="643F0EA0" w:rsidR="0029395E" w:rsidRPr="00295655" w:rsidRDefault="0029395E" w:rsidP="0029395E">
            <w:pPr>
              <w:keepNext/>
              <w:jc w:val="center"/>
              <w:rPr>
                <w:rFonts w:ascii="Calibri" w:hAnsi="Calibri"/>
                <w:sz w:val="18"/>
                <w:szCs w:val="18"/>
              </w:rPr>
            </w:pPr>
            <w:r>
              <w:rPr>
                <w:rFonts w:ascii="Calibri" w:hAnsi="Calibri"/>
                <w:sz w:val="18"/>
                <w:szCs w:val="18"/>
              </w:rPr>
              <w:t>11</w:t>
            </w:r>
          </w:p>
        </w:tc>
      </w:tr>
      <w:tr w:rsidR="000A22F0" w:rsidRPr="00697221" w14:paraId="26FCBE16" w14:textId="77777777" w:rsidTr="00FE585B">
        <w:trPr>
          <w:cantSplit/>
          <w:trHeight w:val="576"/>
        </w:trPr>
        <w:tc>
          <w:tcPr>
            <w:tcW w:w="1082" w:type="dxa"/>
            <w:vAlign w:val="bottom"/>
          </w:tcPr>
          <w:p w14:paraId="26FCBE0C" w14:textId="3663514D" w:rsidR="0029395E" w:rsidRPr="00697221" w:rsidRDefault="0029395E" w:rsidP="00265841">
            <w:pPr>
              <w:keepNext/>
              <w:jc w:val="center"/>
              <w:rPr>
                <w:rFonts w:ascii="Calibri" w:hAnsi="Calibri"/>
                <w:sz w:val="18"/>
                <w:szCs w:val="18"/>
              </w:rPr>
            </w:pPr>
            <w:r w:rsidRPr="00697221">
              <w:rPr>
                <w:rFonts w:ascii="Calibri" w:hAnsi="Calibri"/>
                <w:sz w:val="18"/>
                <w:szCs w:val="18"/>
              </w:rPr>
              <w:t xml:space="preserve">SC System </w:t>
            </w:r>
            <w:r w:rsidR="00265841">
              <w:rPr>
                <w:rFonts w:ascii="Calibri" w:hAnsi="Calibri"/>
                <w:sz w:val="18"/>
                <w:szCs w:val="18"/>
              </w:rPr>
              <w:t>ID/</w:t>
            </w:r>
            <w:r w:rsidRPr="00697221">
              <w:rPr>
                <w:rFonts w:ascii="Calibri" w:hAnsi="Calibri"/>
                <w:sz w:val="18"/>
                <w:szCs w:val="18"/>
              </w:rPr>
              <w:t>Name</w:t>
            </w:r>
            <w:r w:rsidR="00265841">
              <w:t xml:space="preserve"> </w:t>
            </w:r>
            <w:r w:rsidR="00265841" w:rsidRPr="00265841">
              <w:rPr>
                <w:rFonts w:ascii="Calibri" w:hAnsi="Calibri"/>
                <w:sz w:val="18"/>
                <w:szCs w:val="18"/>
              </w:rPr>
              <w:t xml:space="preserve">from </w:t>
            </w:r>
            <w:del w:id="315" w:author="Alhabibi, Haider@Energy" w:date="2022-02-14T14:01:00Z">
              <w:r w:rsidR="00265841" w:rsidRPr="00265841" w:rsidDel="0033717F">
                <w:rPr>
                  <w:rFonts w:ascii="Calibri" w:hAnsi="Calibri"/>
                  <w:sz w:val="18"/>
                  <w:szCs w:val="18"/>
                </w:rPr>
                <w:delText>CF1R</w:delText>
              </w:r>
            </w:del>
            <w:ins w:id="316" w:author="Alhabibi, Haider@Energy" w:date="2022-02-14T14:01:00Z">
              <w:r w:rsidR="0033717F">
                <w:rPr>
                  <w:rFonts w:ascii="Calibri" w:hAnsi="Calibri"/>
                  <w:sz w:val="18"/>
                  <w:szCs w:val="18"/>
                </w:rPr>
                <w:t>LMCC</w:t>
              </w:r>
            </w:ins>
          </w:p>
        </w:tc>
        <w:tc>
          <w:tcPr>
            <w:tcW w:w="1151" w:type="dxa"/>
            <w:vAlign w:val="bottom"/>
          </w:tcPr>
          <w:p w14:paraId="26FCBE0D" w14:textId="207A3337" w:rsidR="0029395E" w:rsidRPr="00697221" w:rsidRDefault="0029395E" w:rsidP="003E7198">
            <w:pPr>
              <w:keepNext/>
              <w:jc w:val="center"/>
              <w:rPr>
                <w:rFonts w:ascii="Calibri" w:hAnsi="Calibri"/>
                <w:sz w:val="18"/>
                <w:szCs w:val="18"/>
              </w:rPr>
            </w:pPr>
            <w:r w:rsidRPr="00697221">
              <w:rPr>
                <w:rFonts w:ascii="Calibri" w:hAnsi="Calibri"/>
                <w:sz w:val="18"/>
                <w:szCs w:val="18"/>
              </w:rPr>
              <w:t xml:space="preserve">SC System </w:t>
            </w:r>
            <w:r w:rsidR="00C0640A" w:rsidRPr="00C0640A">
              <w:rPr>
                <w:rFonts w:ascii="Calibri" w:hAnsi="Calibri"/>
                <w:sz w:val="18"/>
                <w:szCs w:val="18"/>
              </w:rPr>
              <w:t xml:space="preserve">Description of </w:t>
            </w:r>
            <w:r w:rsidRPr="00697221">
              <w:rPr>
                <w:rFonts w:ascii="Calibri" w:hAnsi="Calibri"/>
                <w:sz w:val="18"/>
                <w:szCs w:val="18"/>
              </w:rPr>
              <w:t>Area Served</w:t>
            </w:r>
          </w:p>
        </w:tc>
        <w:tc>
          <w:tcPr>
            <w:tcW w:w="1902" w:type="dxa"/>
            <w:gridSpan w:val="2"/>
            <w:vAlign w:val="bottom"/>
          </w:tcPr>
          <w:p w14:paraId="1758D0C0" w14:textId="1403F783" w:rsidR="0029395E" w:rsidRPr="00697221" w:rsidRDefault="0029395E" w:rsidP="0029395E">
            <w:pPr>
              <w:keepNext/>
              <w:jc w:val="center"/>
              <w:rPr>
                <w:rFonts w:ascii="Calibri" w:hAnsi="Calibri"/>
                <w:sz w:val="18"/>
                <w:szCs w:val="18"/>
              </w:rPr>
            </w:pPr>
            <w:r w:rsidRPr="003B4D36">
              <w:rPr>
                <w:rFonts w:ascii="Calibri" w:hAnsi="Calibri"/>
                <w:sz w:val="18"/>
                <w:szCs w:val="18"/>
              </w:rPr>
              <w:t>Indoor Unit Name or Description of Area Served</w:t>
            </w:r>
          </w:p>
        </w:tc>
        <w:tc>
          <w:tcPr>
            <w:tcW w:w="1710" w:type="dxa"/>
            <w:gridSpan w:val="2"/>
            <w:vAlign w:val="bottom"/>
          </w:tcPr>
          <w:p w14:paraId="6B6967D9" w14:textId="4881C132" w:rsidR="0029395E" w:rsidRPr="00697221" w:rsidRDefault="0029395E" w:rsidP="0029395E">
            <w:pPr>
              <w:keepNext/>
              <w:jc w:val="center"/>
              <w:rPr>
                <w:rFonts w:ascii="Calibri" w:hAnsi="Calibri"/>
                <w:sz w:val="18"/>
                <w:szCs w:val="18"/>
              </w:rPr>
            </w:pPr>
            <w:r>
              <w:rPr>
                <w:rFonts w:ascii="Calibri" w:hAnsi="Calibri"/>
                <w:sz w:val="18"/>
                <w:szCs w:val="18"/>
              </w:rPr>
              <w:t xml:space="preserve">Does Indoor Unit Provide </w:t>
            </w:r>
            <w:proofErr w:type="gramStart"/>
            <w:r>
              <w:rPr>
                <w:rFonts w:ascii="Calibri" w:hAnsi="Calibri"/>
                <w:sz w:val="18"/>
                <w:szCs w:val="18"/>
              </w:rPr>
              <w:t>CFI  IAQ</w:t>
            </w:r>
            <w:proofErr w:type="gramEnd"/>
            <w:r>
              <w:rPr>
                <w:rFonts w:ascii="Calibri" w:hAnsi="Calibri"/>
                <w:sz w:val="18"/>
                <w:szCs w:val="18"/>
              </w:rPr>
              <w:t xml:space="preserve"> Ventilation?</w:t>
            </w:r>
          </w:p>
        </w:tc>
        <w:tc>
          <w:tcPr>
            <w:tcW w:w="1620" w:type="dxa"/>
            <w:vAlign w:val="bottom"/>
          </w:tcPr>
          <w:p w14:paraId="0AE4E755" w14:textId="5CB5B619" w:rsidR="0029395E" w:rsidRPr="00697221" w:rsidRDefault="0029395E" w:rsidP="0029395E">
            <w:pPr>
              <w:keepNext/>
              <w:jc w:val="center"/>
              <w:rPr>
                <w:rFonts w:ascii="Calibri" w:hAnsi="Calibri"/>
                <w:sz w:val="18"/>
                <w:szCs w:val="18"/>
              </w:rPr>
            </w:pPr>
            <w:r w:rsidRPr="00421D12">
              <w:rPr>
                <w:rFonts w:ascii="Calibri" w:hAnsi="Calibri"/>
                <w:sz w:val="18"/>
                <w:szCs w:val="18"/>
              </w:rPr>
              <w:t>Indoor Unit Duct Status</w:t>
            </w:r>
          </w:p>
        </w:tc>
        <w:tc>
          <w:tcPr>
            <w:tcW w:w="990" w:type="dxa"/>
            <w:vAlign w:val="bottom"/>
          </w:tcPr>
          <w:p w14:paraId="26FCBE0E" w14:textId="63CB5767" w:rsidR="0029395E" w:rsidRPr="00697221" w:rsidRDefault="0029395E" w:rsidP="0029395E">
            <w:pPr>
              <w:keepNext/>
              <w:jc w:val="center"/>
              <w:rPr>
                <w:rFonts w:ascii="Calibri" w:hAnsi="Calibri"/>
                <w:sz w:val="18"/>
                <w:szCs w:val="18"/>
              </w:rPr>
            </w:pPr>
            <w:r w:rsidRPr="00697221">
              <w:rPr>
                <w:rFonts w:ascii="Calibri" w:hAnsi="Calibri"/>
                <w:sz w:val="18"/>
                <w:szCs w:val="18"/>
              </w:rPr>
              <w:t>Heating Efficiency</w:t>
            </w:r>
          </w:p>
          <w:p w14:paraId="26FCBE0F"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Type</w:t>
            </w:r>
          </w:p>
        </w:tc>
        <w:tc>
          <w:tcPr>
            <w:tcW w:w="1080" w:type="dxa"/>
            <w:gridSpan w:val="2"/>
            <w:vAlign w:val="bottom"/>
          </w:tcPr>
          <w:p w14:paraId="26FCBE10" w14:textId="63C0BBBF" w:rsidR="0029395E" w:rsidRPr="00697221" w:rsidRDefault="0029395E" w:rsidP="0029395E">
            <w:pPr>
              <w:keepNext/>
              <w:jc w:val="center"/>
              <w:rPr>
                <w:rFonts w:ascii="Calibri" w:hAnsi="Calibri"/>
                <w:sz w:val="18"/>
                <w:szCs w:val="18"/>
              </w:rPr>
            </w:pPr>
            <w:r w:rsidRPr="00697221">
              <w:rPr>
                <w:rFonts w:ascii="Calibri" w:hAnsi="Calibri"/>
                <w:sz w:val="18"/>
                <w:szCs w:val="18"/>
              </w:rPr>
              <w:t>Heating Efficiency</w:t>
            </w:r>
            <w:ins w:id="317" w:author="Moua, Cheng@Energy" w:date="2022-01-27T15:51:00Z">
              <w:r w:rsidR="0074554D">
                <w:rPr>
                  <w:rFonts w:ascii="Calibri" w:hAnsi="Calibri"/>
                  <w:sz w:val="18"/>
                  <w:szCs w:val="18"/>
                </w:rPr>
                <w:t xml:space="preserve"> Value</w:t>
              </w:r>
            </w:ins>
          </w:p>
          <w:p w14:paraId="26FCBE11" w14:textId="5D3EE723" w:rsidR="000D124C" w:rsidRPr="00697221" w:rsidRDefault="000D124C" w:rsidP="0029395E">
            <w:pPr>
              <w:keepNext/>
              <w:jc w:val="center"/>
              <w:rPr>
                <w:rFonts w:ascii="Calibri" w:hAnsi="Calibri"/>
                <w:sz w:val="18"/>
                <w:szCs w:val="18"/>
              </w:rPr>
            </w:pPr>
            <w:del w:id="318" w:author="Moua, Cheng@Energy" w:date="2022-01-27T15:46:00Z">
              <w:r w:rsidDel="00772341">
                <w:rPr>
                  <w:rFonts w:ascii="Calibri" w:hAnsi="Calibri"/>
                  <w:sz w:val="18"/>
                  <w:szCs w:val="18"/>
                </w:rPr>
                <w:delText>(%)</w:delText>
              </w:r>
            </w:del>
          </w:p>
        </w:tc>
        <w:tc>
          <w:tcPr>
            <w:tcW w:w="1440" w:type="dxa"/>
            <w:vAlign w:val="bottom"/>
          </w:tcPr>
          <w:p w14:paraId="26FCBE12"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Heating Unit Manufacturer</w:t>
            </w:r>
          </w:p>
        </w:tc>
        <w:tc>
          <w:tcPr>
            <w:tcW w:w="1357" w:type="dxa"/>
            <w:gridSpan w:val="2"/>
            <w:vAlign w:val="bottom"/>
          </w:tcPr>
          <w:p w14:paraId="26FCBE13" w14:textId="77777777" w:rsidR="0029395E" w:rsidRPr="00697221" w:rsidRDefault="0029395E" w:rsidP="0029395E">
            <w:pPr>
              <w:keepNext/>
              <w:jc w:val="center"/>
              <w:rPr>
                <w:rFonts w:ascii="Calibri" w:hAnsi="Calibri"/>
                <w:sz w:val="18"/>
                <w:szCs w:val="18"/>
              </w:rPr>
            </w:pPr>
            <w:r w:rsidRPr="00697221">
              <w:rPr>
                <w:rFonts w:ascii="Calibri" w:hAnsi="Calibri"/>
                <w:sz w:val="18"/>
                <w:szCs w:val="18"/>
              </w:rPr>
              <w:t>Heating Unit Model Number</w:t>
            </w:r>
          </w:p>
        </w:tc>
        <w:tc>
          <w:tcPr>
            <w:tcW w:w="1184" w:type="dxa"/>
            <w:vAlign w:val="bottom"/>
          </w:tcPr>
          <w:p w14:paraId="26FCBE14" w14:textId="6D9AD2BF" w:rsidR="0029395E" w:rsidRPr="00697221" w:rsidRDefault="0029395E" w:rsidP="0029395E">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874" w:type="dxa"/>
            <w:vAlign w:val="bottom"/>
          </w:tcPr>
          <w:p w14:paraId="26FCBE15" w14:textId="2FC8A633" w:rsidR="0029395E" w:rsidRPr="00697221" w:rsidRDefault="0029395E" w:rsidP="0029395E">
            <w:pPr>
              <w:keepNext/>
              <w:jc w:val="center"/>
              <w:rPr>
                <w:rFonts w:ascii="Calibri" w:hAnsi="Calibri"/>
                <w:sz w:val="18"/>
                <w:szCs w:val="18"/>
              </w:rPr>
            </w:pPr>
            <w:r w:rsidRPr="00697221">
              <w:rPr>
                <w:rFonts w:ascii="Calibri" w:hAnsi="Calibri"/>
                <w:sz w:val="18"/>
                <w:szCs w:val="18"/>
              </w:rPr>
              <w:t>Rated Heating Capacity Output (</w:t>
            </w:r>
            <w:r>
              <w:rPr>
                <w:rFonts w:ascii="Calibri" w:hAnsi="Calibri"/>
                <w:sz w:val="18"/>
                <w:szCs w:val="18"/>
              </w:rPr>
              <w:t>Btu/h</w:t>
            </w:r>
            <w:r w:rsidRPr="00697221">
              <w:rPr>
                <w:rFonts w:ascii="Calibri" w:hAnsi="Calibri"/>
                <w:sz w:val="18"/>
                <w:szCs w:val="18"/>
              </w:rPr>
              <w:t>)</w:t>
            </w:r>
          </w:p>
        </w:tc>
      </w:tr>
      <w:tr w:rsidR="000A22F0" w:rsidRPr="00457B65" w14:paraId="26FCBE23" w14:textId="77777777" w:rsidTr="00FE585B">
        <w:trPr>
          <w:cantSplit/>
          <w:trHeight w:val="395"/>
        </w:trPr>
        <w:tc>
          <w:tcPr>
            <w:tcW w:w="1082" w:type="dxa"/>
          </w:tcPr>
          <w:p w14:paraId="26FCBE17"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&lt;&lt;auto filled from </w:t>
            </w:r>
            <w:r w:rsidRPr="00457B65">
              <w:rPr>
                <w:rFonts w:ascii="Calibri" w:hAnsi="Calibri"/>
                <w:sz w:val="12"/>
                <w:szCs w:val="12"/>
                <w:highlight w:val="yellow"/>
              </w:rPr>
              <w:t>C01</w:t>
            </w:r>
            <w:r w:rsidRPr="00457B65">
              <w:rPr>
                <w:rFonts w:ascii="Calibri" w:hAnsi="Calibri"/>
                <w:sz w:val="12"/>
                <w:szCs w:val="12"/>
              </w:rPr>
              <w:t>&gt;&gt;</w:t>
            </w:r>
          </w:p>
        </w:tc>
        <w:tc>
          <w:tcPr>
            <w:tcW w:w="1151" w:type="dxa"/>
          </w:tcPr>
          <w:p w14:paraId="26FCBE18" w14:textId="77777777" w:rsidR="0029395E" w:rsidRPr="00457B65" w:rsidRDefault="0029395E" w:rsidP="0029395E">
            <w:pPr>
              <w:rPr>
                <w:rFonts w:asciiTheme="minorHAnsi" w:hAnsiTheme="minorHAnsi"/>
                <w:sz w:val="12"/>
                <w:szCs w:val="12"/>
              </w:rPr>
            </w:pPr>
            <w:r w:rsidRPr="00457B65">
              <w:rPr>
                <w:rFonts w:ascii="Calibri" w:hAnsi="Calibri"/>
                <w:sz w:val="12"/>
                <w:szCs w:val="12"/>
              </w:rPr>
              <w:t xml:space="preserve">&lt;&lt;auto filled from </w:t>
            </w:r>
            <w:r w:rsidRPr="00457B65">
              <w:rPr>
                <w:rFonts w:ascii="Calibri" w:hAnsi="Calibri"/>
                <w:sz w:val="12"/>
                <w:szCs w:val="12"/>
                <w:highlight w:val="yellow"/>
              </w:rPr>
              <w:t>C02</w:t>
            </w:r>
            <w:r w:rsidRPr="00457B65">
              <w:rPr>
                <w:rFonts w:ascii="Calibri" w:hAnsi="Calibri"/>
                <w:sz w:val="12"/>
                <w:szCs w:val="12"/>
              </w:rPr>
              <w:t xml:space="preserve">&gt;&gt; </w:t>
            </w:r>
          </w:p>
        </w:tc>
        <w:tc>
          <w:tcPr>
            <w:tcW w:w="1902" w:type="dxa"/>
            <w:gridSpan w:val="2"/>
          </w:tcPr>
          <w:p w14:paraId="08E17A30" w14:textId="5CE0E560" w:rsidR="00EF09FB" w:rsidRPr="00457B65" w:rsidRDefault="0029395E" w:rsidP="00EF09FB">
            <w:pPr>
              <w:keepNext/>
              <w:rPr>
                <w:rFonts w:asciiTheme="minorHAnsi" w:hAnsiTheme="minorHAnsi"/>
                <w:sz w:val="12"/>
                <w:szCs w:val="12"/>
              </w:rPr>
            </w:pPr>
            <w:r w:rsidRPr="00457B65">
              <w:rPr>
                <w:rFonts w:asciiTheme="minorHAnsi" w:hAnsiTheme="minorHAnsi"/>
                <w:sz w:val="12"/>
                <w:szCs w:val="12"/>
              </w:rPr>
              <w:t>&lt;&lt;</w:t>
            </w:r>
            <w:r w:rsidR="0084340B" w:rsidRPr="006E7934">
              <w:rPr>
                <w:rFonts w:asciiTheme="minorHAnsi" w:hAnsiTheme="minorHAnsi"/>
                <w:b/>
                <w:sz w:val="12"/>
                <w:szCs w:val="12"/>
              </w:rPr>
              <w:t>if</w:t>
            </w:r>
            <w:r w:rsidR="00FC01B6">
              <w:rPr>
                <w:rFonts w:asciiTheme="minorHAnsi" w:hAnsiTheme="minorHAnsi"/>
                <w:sz w:val="12"/>
                <w:szCs w:val="12"/>
              </w:rPr>
              <w:t xml:space="preserve"> </w:t>
            </w:r>
            <w:r w:rsidR="00EF09FB" w:rsidRPr="00457B65">
              <w:rPr>
                <w:rFonts w:asciiTheme="minorHAnsi" w:hAnsiTheme="minorHAnsi"/>
                <w:sz w:val="12"/>
                <w:szCs w:val="12"/>
              </w:rPr>
              <w:t>value in C11=N/A,</w:t>
            </w:r>
          </w:p>
          <w:p w14:paraId="4D193F28" w14:textId="77777777" w:rsidR="00EF09FB" w:rsidRPr="00457B65" w:rsidRDefault="00EF09FB" w:rsidP="00EF09FB">
            <w:pPr>
              <w:keepNext/>
              <w:rPr>
                <w:rFonts w:asciiTheme="minorHAnsi" w:hAnsiTheme="minorHAnsi"/>
                <w:sz w:val="12"/>
                <w:szCs w:val="12"/>
              </w:rPr>
            </w:pPr>
            <w:r w:rsidRPr="00457B65">
              <w:rPr>
                <w:rFonts w:asciiTheme="minorHAnsi" w:hAnsiTheme="minorHAnsi"/>
                <w:b/>
                <w:sz w:val="12"/>
                <w:szCs w:val="12"/>
              </w:rPr>
              <w:t>then</w:t>
            </w:r>
            <w:r w:rsidRPr="00457B65">
              <w:rPr>
                <w:rFonts w:asciiTheme="minorHAnsi" w:hAnsiTheme="minorHAnsi"/>
                <w:sz w:val="12"/>
                <w:szCs w:val="12"/>
              </w:rPr>
              <w:t xml:space="preserve"> value=N/A</w:t>
            </w:r>
          </w:p>
          <w:p w14:paraId="6458C70E" w14:textId="5ED608BA" w:rsidR="006E7934" w:rsidRPr="00457B65" w:rsidRDefault="006E7934" w:rsidP="0029395E">
            <w:pPr>
              <w:keepNext/>
              <w:rPr>
                <w:rFonts w:asciiTheme="minorHAnsi" w:hAnsiTheme="minorHAnsi"/>
                <w:sz w:val="12"/>
                <w:szCs w:val="12"/>
              </w:rPr>
            </w:pPr>
          </w:p>
          <w:p w14:paraId="773B0918" w14:textId="7974FF84" w:rsidR="0029395E" w:rsidRPr="00457B65" w:rsidRDefault="00B42B01" w:rsidP="0029395E">
            <w:pPr>
              <w:keepNext/>
              <w:rPr>
                <w:rFonts w:asciiTheme="minorHAnsi" w:hAnsiTheme="minorHAnsi"/>
                <w:sz w:val="12"/>
                <w:szCs w:val="12"/>
              </w:rPr>
            </w:pPr>
            <w:r w:rsidRPr="00457B65">
              <w:rPr>
                <w:rFonts w:asciiTheme="minorHAnsi" w:hAnsiTheme="minorHAnsi"/>
                <w:b/>
                <w:sz w:val="12"/>
                <w:szCs w:val="12"/>
              </w:rPr>
              <w:t>else</w:t>
            </w:r>
            <w:r w:rsidR="0029395E" w:rsidRPr="00457B65">
              <w:rPr>
                <w:rFonts w:asciiTheme="minorHAnsi" w:hAnsiTheme="minorHAnsi"/>
                <w:b/>
                <w:sz w:val="12"/>
                <w:szCs w:val="12"/>
              </w:rPr>
              <w:t>if</w:t>
            </w:r>
            <w:r w:rsidR="0029395E" w:rsidRPr="00457B65">
              <w:rPr>
                <w:rFonts w:asciiTheme="minorHAnsi" w:hAnsiTheme="minorHAnsi"/>
                <w:sz w:val="12"/>
                <w:szCs w:val="12"/>
              </w:rPr>
              <w:t xml:space="preserve"> value in </w:t>
            </w:r>
            <w:r w:rsidR="00E32DF8" w:rsidRPr="00457B65">
              <w:rPr>
                <w:rFonts w:asciiTheme="minorHAnsi" w:hAnsiTheme="minorHAnsi"/>
                <w:sz w:val="12"/>
                <w:szCs w:val="12"/>
                <w:highlight w:val="yellow"/>
              </w:rPr>
              <w:t>C11</w:t>
            </w:r>
            <w:r w:rsidR="0029395E" w:rsidRPr="00457B65">
              <w:rPr>
                <w:rFonts w:asciiTheme="minorHAnsi" w:hAnsiTheme="minorHAnsi"/>
                <w:sz w:val="12"/>
                <w:szCs w:val="12"/>
              </w:rPr>
              <w:t xml:space="preserve">=1, </w:t>
            </w:r>
          </w:p>
          <w:p w14:paraId="2ED8D9E0" w14:textId="46FF5D9F" w:rsidR="0029395E" w:rsidRDefault="0029395E" w:rsidP="0029395E">
            <w:pPr>
              <w:keepNext/>
              <w:rPr>
                <w:rFonts w:asciiTheme="minorHAnsi" w:hAnsiTheme="minorHAnsi"/>
                <w:sz w:val="12"/>
                <w:szCs w:val="12"/>
              </w:rPr>
            </w:pPr>
            <w:r w:rsidRPr="00457B65">
              <w:rPr>
                <w:rFonts w:asciiTheme="minorHAnsi" w:hAnsiTheme="minorHAnsi"/>
                <w:sz w:val="12"/>
                <w:szCs w:val="12"/>
              </w:rPr>
              <w:t xml:space="preserve">then value </w:t>
            </w:r>
            <w:proofErr w:type="spellStart"/>
            <w:r w:rsidRPr="00457B65">
              <w:rPr>
                <w:rFonts w:asciiTheme="minorHAnsi" w:hAnsiTheme="minorHAnsi"/>
                <w:sz w:val="12"/>
                <w:szCs w:val="12"/>
              </w:rPr>
              <w:t>autofilled</w:t>
            </w:r>
            <w:proofErr w:type="spellEnd"/>
            <w:r w:rsidRPr="00457B65">
              <w:rPr>
                <w:rFonts w:asciiTheme="minorHAnsi" w:hAnsiTheme="minorHAnsi"/>
                <w:sz w:val="12"/>
                <w:szCs w:val="12"/>
              </w:rPr>
              <w:t xml:space="preserve"> from </w:t>
            </w:r>
            <w:proofErr w:type="gramStart"/>
            <w:r w:rsidR="00E32DF8" w:rsidRPr="00457B65">
              <w:rPr>
                <w:rFonts w:asciiTheme="minorHAnsi" w:hAnsiTheme="minorHAnsi"/>
                <w:sz w:val="12"/>
                <w:szCs w:val="12"/>
                <w:highlight w:val="yellow"/>
              </w:rPr>
              <w:t>C</w:t>
            </w:r>
            <w:r w:rsidRPr="00457B65">
              <w:rPr>
                <w:rFonts w:asciiTheme="minorHAnsi" w:hAnsiTheme="minorHAnsi"/>
                <w:sz w:val="12"/>
                <w:szCs w:val="12"/>
                <w:highlight w:val="yellow"/>
              </w:rPr>
              <w:t>02</w:t>
            </w:r>
            <w:r w:rsidRPr="00457B65">
              <w:rPr>
                <w:rFonts w:asciiTheme="minorHAnsi" w:hAnsiTheme="minorHAnsi"/>
                <w:sz w:val="12"/>
                <w:szCs w:val="12"/>
              </w:rPr>
              <w:t>;</w:t>
            </w:r>
            <w:proofErr w:type="gramEnd"/>
          </w:p>
          <w:p w14:paraId="4DB77FE4" w14:textId="77777777" w:rsidR="006E7934" w:rsidRPr="00457B65" w:rsidRDefault="006E7934" w:rsidP="0029395E">
            <w:pPr>
              <w:keepNext/>
              <w:rPr>
                <w:rFonts w:asciiTheme="minorHAnsi" w:hAnsiTheme="minorHAnsi"/>
                <w:sz w:val="12"/>
                <w:szCs w:val="12"/>
              </w:rPr>
            </w:pPr>
          </w:p>
          <w:p w14:paraId="502B3F77" w14:textId="717C9597" w:rsidR="0029395E" w:rsidRPr="00457B65" w:rsidRDefault="0029395E" w:rsidP="0029395E">
            <w:pPr>
              <w:keepNext/>
              <w:rPr>
                <w:sz w:val="12"/>
                <w:szCs w:val="12"/>
              </w:rPr>
            </w:pPr>
            <w:r w:rsidRPr="00457B65">
              <w:rPr>
                <w:rFonts w:asciiTheme="minorHAnsi" w:hAnsiTheme="minorHAnsi"/>
                <w:b/>
                <w:sz w:val="12"/>
                <w:szCs w:val="12"/>
              </w:rPr>
              <w:t>else</w:t>
            </w:r>
            <w:r w:rsidRPr="00457B65">
              <w:rPr>
                <w:rFonts w:asciiTheme="minorHAnsi" w:hAnsiTheme="minorHAnsi"/>
                <w:sz w:val="12"/>
                <w:szCs w:val="12"/>
              </w:rPr>
              <w:t xml:space="preserve"> user input, text, 15 characters </w:t>
            </w:r>
            <w:proofErr w:type="gramStart"/>
            <w:r w:rsidRPr="00457B65">
              <w:rPr>
                <w:rFonts w:asciiTheme="minorHAnsi" w:hAnsiTheme="minorHAnsi"/>
                <w:sz w:val="12"/>
                <w:szCs w:val="12"/>
              </w:rPr>
              <w:t>maximum;</w:t>
            </w:r>
            <w:proofErr w:type="gramEnd"/>
            <w:r w:rsidRPr="00457B65">
              <w:rPr>
                <w:sz w:val="12"/>
                <w:szCs w:val="12"/>
              </w:rPr>
              <w:t xml:space="preserve"> </w:t>
            </w:r>
          </w:p>
          <w:p w14:paraId="262E90F3" w14:textId="4DFFA01F" w:rsidR="0029395E" w:rsidRDefault="0029395E" w:rsidP="0029395E">
            <w:pPr>
              <w:keepNext/>
              <w:rPr>
                <w:sz w:val="12"/>
                <w:szCs w:val="12"/>
              </w:rPr>
            </w:pPr>
          </w:p>
          <w:p w14:paraId="526D0B6C" w14:textId="63CB76D1" w:rsidR="00FE585B" w:rsidRPr="00FE585B" w:rsidRDefault="00FE585B" w:rsidP="00FE585B">
            <w:pPr>
              <w:keepNext/>
              <w:rPr>
                <w:sz w:val="12"/>
                <w:szCs w:val="12"/>
              </w:rPr>
            </w:pPr>
            <w:r w:rsidRPr="00FE585B">
              <w:rPr>
                <w:sz w:val="12"/>
                <w:szCs w:val="12"/>
              </w:rPr>
              <w:t xml:space="preserve">as default, require value to be unique in this dwelling unit (i.e. unique within the scope </w:t>
            </w:r>
            <w:r w:rsidR="00F51386">
              <w:rPr>
                <w:sz w:val="12"/>
                <w:szCs w:val="12"/>
              </w:rPr>
              <w:t>of this instance of the MCH-01)</w:t>
            </w:r>
            <w:r w:rsidRPr="00FE585B">
              <w:rPr>
                <w:sz w:val="12"/>
                <w:szCs w:val="12"/>
              </w:rPr>
              <w:t xml:space="preserve"> except for the case when </w:t>
            </w:r>
            <w:r w:rsidR="00F51386">
              <w:rPr>
                <w:sz w:val="12"/>
                <w:szCs w:val="12"/>
              </w:rPr>
              <w:t xml:space="preserve">all </w:t>
            </w:r>
            <w:r w:rsidRPr="00FE585B">
              <w:rPr>
                <w:sz w:val="12"/>
                <w:szCs w:val="12"/>
              </w:rPr>
              <w:t xml:space="preserve">the following three conditions are true: </w:t>
            </w:r>
            <w:proofErr w:type="gramStart"/>
            <w:r w:rsidRPr="00FE585B">
              <w:rPr>
                <w:sz w:val="12"/>
                <w:szCs w:val="12"/>
              </w:rPr>
              <w:t>1:[</w:t>
            </w:r>
            <w:proofErr w:type="gramEnd"/>
            <w:r w:rsidRPr="00690C2A">
              <w:rPr>
                <w:sz w:val="12"/>
                <w:szCs w:val="12"/>
                <w:highlight w:val="yellow"/>
              </w:rPr>
              <w:t>D01</w:t>
            </w:r>
            <w:r w:rsidRPr="00FE585B">
              <w:rPr>
                <w:sz w:val="12"/>
                <w:szCs w:val="12"/>
              </w:rPr>
              <w:t>=</w:t>
            </w:r>
            <w:r w:rsidRPr="00690C2A">
              <w:rPr>
                <w:sz w:val="12"/>
                <w:szCs w:val="12"/>
                <w:highlight w:val="yellow"/>
              </w:rPr>
              <w:t>F01</w:t>
            </w:r>
            <w:r w:rsidRPr="00FE585B">
              <w:rPr>
                <w:sz w:val="12"/>
                <w:szCs w:val="12"/>
              </w:rPr>
              <w:t xml:space="preserve">] </w:t>
            </w:r>
          </w:p>
          <w:p w14:paraId="3C5C05D3" w14:textId="77777777" w:rsidR="00FE585B" w:rsidRPr="00FE585B" w:rsidRDefault="00FE585B" w:rsidP="00FE585B">
            <w:pPr>
              <w:keepNext/>
              <w:rPr>
                <w:sz w:val="12"/>
                <w:szCs w:val="12"/>
              </w:rPr>
            </w:pPr>
            <w:proofErr w:type="gramStart"/>
            <w:r w:rsidRPr="00FE585B">
              <w:rPr>
                <w:sz w:val="12"/>
                <w:szCs w:val="12"/>
              </w:rPr>
              <w:t>2:[</w:t>
            </w:r>
            <w:proofErr w:type="gramEnd"/>
            <w:r w:rsidRPr="00690C2A">
              <w:rPr>
                <w:sz w:val="12"/>
                <w:szCs w:val="12"/>
                <w:highlight w:val="yellow"/>
              </w:rPr>
              <w:t>D02</w:t>
            </w:r>
            <w:r w:rsidRPr="00FE585B">
              <w:rPr>
                <w:sz w:val="12"/>
                <w:szCs w:val="12"/>
              </w:rPr>
              <w:t>=</w:t>
            </w:r>
            <w:r w:rsidRPr="00690C2A">
              <w:rPr>
                <w:sz w:val="12"/>
                <w:szCs w:val="12"/>
                <w:highlight w:val="yellow"/>
              </w:rPr>
              <w:t>F02</w:t>
            </w:r>
            <w:r w:rsidRPr="00FE585B">
              <w:rPr>
                <w:sz w:val="12"/>
                <w:szCs w:val="12"/>
              </w:rPr>
              <w:t>]</w:t>
            </w:r>
          </w:p>
          <w:p w14:paraId="31585675" w14:textId="1F90F08E" w:rsidR="00FE585B" w:rsidRPr="00FE585B" w:rsidRDefault="00FE585B" w:rsidP="00FE585B">
            <w:pPr>
              <w:keepNext/>
              <w:rPr>
                <w:sz w:val="12"/>
                <w:szCs w:val="12"/>
              </w:rPr>
            </w:pPr>
            <w:proofErr w:type="gramStart"/>
            <w:r w:rsidRPr="00FE585B">
              <w:rPr>
                <w:sz w:val="12"/>
                <w:szCs w:val="12"/>
              </w:rPr>
              <w:t>3:[</w:t>
            </w:r>
            <w:proofErr w:type="gramEnd"/>
            <w:r w:rsidRPr="00690C2A">
              <w:rPr>
                <w:sz w:val="12"/>
                <w:szCs w:val="12"/>
                <w:highlight w:val="yellow"/>
              </w:rPr>
              <w:t>C04</w:t>
            </w:r>
            <w:r w:rsidR="00F70081">
              <w:rPr>
                <w:sz w:val="12"/>
                <w:szCs w:val="12"/>
              </w:rPr>
              <w:t>=</w:t>
            </w:r>
            <w:r w:rsidR="00104702" w:rsidRPr="00104702">
              <w:rPr>
                <w:sz w:val="12"/>
                <w:szCs w:val="12"/>
              </w:rPr>
              <w:t>central g</w:t>
            </w:r>
            <w:r w:rsidR="00F70081">
              <w:rPr>
                <w:sz w:val="12"/>
                <w:szCs w:val="12"/>
              </w:rPr>
              <w:t>as furnace</w:t>
            </w:r>
            <w:r w:rsidR="00104702" w:rsidRPr="00104702">
              <w:rPr>
                <w:sz w:val="12"/>
                <w:szCs w:val="12"/>
              </w:rPr>
              <w:t>]</w:t>
            </w:r>
          </w:p>
          <w:p w14:paraId="24F98213" w14:textId="77777777" w:rsidR="00FE585B" w:rsidRPr="00FE585B" w:rsidRDefault="00FE585B" w:rsidP="00FE585B">
            <w:pPr>
              <w:keepNext/>
              <w:rPr>
                <w:sz w:val="12"/>
                <w:szCs w:val="12"/>
              </w:rPr>
            </w:pPr>
          </w:p>
          <w:p w14:paraId="5C76FD98" w14:textId="3F3DAB95" w:rsidR="00FE585B" w:rsidRDefault="00FE585B" w:rsidP="0029395E">
            <w:pPr>
              <w:keepNext/>
              <w:rPr>
                <w:sz w:val="12"/>
                <w:szCs w:val="12"/>
              </w:rPr>
            </w:pPr>
            <w:r w:rsidRPr="00FE585B">
              <w:rPr>
                <w:sz w:val="12"/>
                <w:szCs w:val="12"/>
              </w:rPr>
              <w:t>allow user to override the default uniqueness rule if necessary&gt;&gt;</w:t>
            </w:r>
          </w:p>
          <w:p w14:paraId="3BEC4626" w14:textId="77777777" w:rsidR="00FE585B" w:rsidRDefault="00FE585B" w:rsidP="0029395E">
            <w:pPr>
              <w:keepNext/>
              <w:rPr>
                <w:sz w:val="12"/>
                <w:szCs w:val="12"/>
              </w:rPr>
            </w:pPr>
          </w:p>
          <w:p w14:paraId="2CD71B3F" w14:textId="77777777" w:rsidR="00FE585B" w:rsidRPr="00457B65" w:rsidRDefault="00FE585B" w:rsidP="0029395E">
            <w:pPr>
              <w:keepNext/>
              <w:rPr>
                <w:sz w:val="12"/>
                <w:szCs w:val="12"/>
              </w:rPr>
            </w:pPr>
          </w:p>
          <w:p w14:paraId="366DB2FF" w14:textId="0C871625" w:rsidR="0029395E" w:rsidRPr="00457B65" w:rsidRDefault="0029395E" w:rsidP="00F37020">
            <w:pPr>
              <w:rPr>
                <w:rFonts w:asciiTheme="minorHAnsi" w:hAnsiTheme="minorHAnsi"/>
                <w:sz w:val="12"/>
                <w:szCs w:val="12"/>
              </w:rPr>
            </w:pPr>
          </w:p>
        </w:tc>
        <w:tc>
          <w:tcPr>
            <w:tcW w:w="1710" w:type="dxa"/>
            <w:gridSpan w:val="2"/>
          </w:tcPr>
          <w:p w14:paraId="3385DC7A" w14:textId="454D43D0" w:rsidR="00B65862" w:rsidRDefault="0029395E" w:rsidP="0029395E">
            <w:pPr>
              <w:keepNext/>
              <w:rPr>
                <w:rFonts w:asciiTheme="minorHAnsi" w:hAnsiTheme="minorHAnsi"/>
                <w:sz w:val="12"/>
                <w:szCs w:val="12"/>
              </w:rPr>
            </w:pPr>
            <w:r w:rsidRPr="00457B65">
              <w:rPr>
                <w:rFonts w:asciiTheme="minorHAnsi" w:hAnsiTheme="minorHAnsi"/>
                <w:sz w:val="12"/>
                <w:szCs w:val="12"/>
              </w:rPr>
              <w:t xml:space="preserve">&lt;&lt;if </w:t>
            </w:r>
            <w:r w:rsidR="00F37020" w:rsidRPr="00457B65">
              <w:rPr>
                <w:rFonts w:asciiTheme="minorHAnsi" w:hAnsiTheme="minorHAnsi"/>
                <w:sz w:val="12"/>
                <w:szCs w:val="12"/>
                <w:highlight w:val="yellow"/>
              </w:rPr>
              <w:t>C11</w:t>
            </w:r>
            <w:r w:rsidRPr="00457B65">
              <w:rPr>
                <w:rFonts w:asciiTheme="minorHAnsi" w:hAnsiTheme="minorHAnsi"/>
                <w:sz w:val="12"/>
                <w:szCs w:val="12"/>
              </w:rPr>
              <w:t xml:space="preserve"> &gt; 1, then value=</w:t>
            </w:r>
            <w:proofErr w:type="gramStart"/>
            <w:r w:rsidRPr="00457B65">
              <w:rPr>
                <w:rFonts w:asciiTheme="minorHAnsi" w:hAnsiTheme="minorHAnsi"/>
                <w:sz w:val="12"/>
                <w:szCs w:val="12"/>
              </w:rPr>
              <w:t>no;</w:t>
            </w:r>
            <w:proofErr w:type="gramEnd"/>
          </w:p>
          <w:p w14:paraId="7F783A78" w14:textId="77777777" w:rsidR="007E6264" w:rsidRPr="00457B65" w:rsidRDefault="007E6264" w:rsidP="0029395E">
            <w:pPr>
              <w:keepNext/>
              <w:rPr>
                <w:rFonts w:asciiTheme="minorHAnsi" w:hAnsiTheme="minorHAnsi"/>
                <w:sz w:val="12"/>
                <w:szCs w:val="12"/>
              </w:rPr>
            </w:pPr>
          </w:p>
          <w:p w14:paraId="1131B165" w14:textId="4AA3A404" w:rsidR="00A578C7" w:rsidRDefault="0029395E" w:rsidP="0029395E">
            <w:pPr>
              <w:keepNext/>
              <w:rPr>
                <w:rFonts w:asciiTheme="minorHAnsi" w:hAnsiTheme="minorHAnsi"/>
                <w:sz w:val="12"/>
                <w:szCs w:val="12"/>
              </w:rPr>
            </w:pPr>
            <w:r w:rsidRPr="00A578C7">
              <w:rPr>
                <w:rFonts w:asciiTheme="minorHAnsi" w:hAnsiTheme="minorHAnsi"/>
                <w:b/>
                <w:sz w:val="12"/>
                <w:szCs w:val="12"/>
              </w:rPr>
              <w:t>elseif</w:t>
            </w:r>
            <w:r w:rsidRPr="00457B65">
              <w:rPr>
                <w:rFonts w:asciiTheme="minorHAnsi" w:hAnsiTheme="minorHAnsi"/>
                <w:sz w:val="12"/>
                <w:szCs w:val="12"/>
              </w:rPr>
              <w:t xml:space="preserve"> building type on the </w:t>
            </w:r>
            <w:del w:id="319" w:author="Alhabibi, Haider@Energy" w:date="2022-02-14T14:01:00Z">
              <w:r w:rsidRPr="00457B65" w:rsidDel="0033717F">
                <w:rPr>
                  <w:rFonts w:asciiTheme="minorHAnsi" w:hAnsiTheme="minorHAnsi"/>
                  <w:sz w:val="12"/>
                  <w:szCs w:val="12"/>
                </w:rPr>
                <w:delText>CF1R</w:delText>
              </w:r>
            </w:del>
            <w:ins w:id="320" w:author="Alhabibi, Haider@Energy" w:date="2022-02-14T14:01:00Z">
              <w:r w:rsidR="0033717F">
                <w:rPr>
                  <w:rFonts w:asciiTheme="minorHAnsi" w:hAnsiTheme="minorHAnsi"/>
                  <w:sz w:val="12"/>
                  <w:szCs w:val="12"/>
                </w:rPr>
                <w:t>LMCC</w:t>
              </w:r>
            </w:ins>
            <w:r w:rsidRPr="00457B65">
              <w:rPr>
                <w:rFonts w:asciiTheme="minorHAnsi" w:hAnsiTheme="minorHAnsi"/>
                <w:sz w:val="12"/>
                <w:szCs w:val="12"/>
              </w:rPr>
              <w:t xml:space="preserve">= </w:t>
            </w:r>
            <w:r w:rsidRPr="00DD797E">
              <w:rPr>
                <w:rFonts w:asciiTheme="minorHAnsi" w:hAnsiTheme="minorHAnsi"/>
                <w:sz w:val="12"/>
                <w:szCs w:val="12"/>
                <w:highlight w:val="cyan"/>
              </w:rPr>
              <w:t>multifamily</w:t>
            </w:r>
            <w:r w:rsidRPr="00457B65">
              <w:rPr>
                <w:rFonts w:asciiTheme="minorHAnsi" w:hAnsiTheme="minorHAnsi"/>
                <w:sz w:val="12"/>
                <w:szCs w:val="12"/>
              </w:rPr>
              <w:t xml:space="preserve">, </w:t>
            </w:r>
          </w:p>
          <w:p w14:paraId="55291F84" w14:textId="35AFB1FA" w:rsidR="0029395E" w:rsidRPr="00457B65" w:rsidDel="00AC6325" w:rsidRDefault="0029395E" w:rsidP="0029395E">
            <w:pPr>
              <w:keepNext/>
              <w:rPr>
                <w:del w:id="321" w:author="Alhabibi, Haider@Energy" w:date="2022-02-02T08:24:00Z"/>
                <w:rFonts w:asciiTheme="minorHAnsi" w:hAnsiTheme="minorHAnsi"/>
                <w:sz w:val="12"/>
                <w:szCs w:val="12"/>
              </w:rPr>
            </w:pPr>
            <w:r w:rsidRPr="00A578C7">
              <w:rPr>
                <w:rFonts w:asciiTheme="minorHAnsi" w:hAnsiTheme="minorHAnsi"/>
                <w:b/>
                <w:sz w:val="12"/>
                <w:szCs w:val="12"/>
              </w:rPr>
              <w:t>then</w:t>
            </w:r>
            <w:r w:rsidRPr="00457B65">
              <w:rPr>
                <w:rFonts w:asciiTheme="minorHAnsi" w:hAnsiTheme="minorHAnsi"/>
                <w:sz w:val="12"/>
                <w:szCs w:val="12"/>
              </w:rPr>
              <w:t xml:space="preserve"> value=no,</w:t>
            </w:r>
          </w:p>
          <w:p w14:paraId="25AAF92D" w14:textId="77777777" w:rsidR="0029395E" w:rsidRPr="00457B65" w:rsidRDefault="0029395E" w:rsidP="0029395E">
            <w:pPr>
              <w:keepNext/>
              <w:rPr>
                <w:rFonts w:asciiTheme="minorHAnsi" w:hAnsiTheme="minorHAnsi"/>
                <w:sz w:val="12"/>
                <w:szCs w:val="12"/>
              </w:rPr>
            </w:pPr>
          </w:p>
          <w:p w14:paraId="2B25EE3E" w14:textId="36774FD2" w:rsidR="0029395E" w:rsidRPr="00457B65" w:rsidRDefault="0029395E" w:rsidP="0029395E">
            <w:pPr>
              <w:keepNext/>
              <w:rPr>
                <w:rFonts w:asciiTheme="minorHAnsi" w:hAnsiTheme="minorHAnsi"/>
                <w:sz w:val="12"/>
                <w:szCs w:val="12"/>
              </w:rPr>
            </w:pPr>
            <w:r w:rsidRPr="00A578C7">
              <w:rPr>
                <w:rFonts w:asciiTheme="minorHAnsi" w:hAnsiTheme="minorHAnsi"/>
                <w:b/>
                <w:sz w:val="12"/>
                <w:szCs w:val="12"/>
              </w:rPr>
              <w:t>elseif</w:t>
            </w:r>
            <w:r w:rsidRPr="00457B65">
              <w:rPr>
                <w:rFonts w:asciiTheme="minorHAnsi" w:hAnsiTheme="minorHAnsi"/>
                <w:sz w:val="12"/>
                <w:szCs w:val="12"/>
              </w:rPr>
              <w:t xml:space="preserve"> IAQ vent system type for this dwelling on the </w:t>
            </w:r>
            <w:del w:id="322" w:author="Alhabibi, Haider@Energy" w:date="2022-02-14T14:01:00Z">
              <w:r w:rsidRPr="00457B65" w:rsidDel="0033717F">
                <w:rPr>
                  <w:rFonts w:asciiTheme="minorHAnsi" w:hAnsiTheme="minorHAnsi"/>
                  <w:sz w:val="12"/>
                  <w:szCs w:val="12"/>
                </w:rPr>
                <w:delText>CF1R</w:delText>
              </w:r>
            </w:del>
            <w:ins w:id="323" w:author="Alhabibi, Haider@Energy" w:date="2022-02-14T14:01:00Z">
              <w:r w:rsidR="0033717F">
                <w:rPr>
                  <w:rFonts w:asciiTheme="minorHAnsi" w:hAnsiTheme="minorHAnsi"/>
                  <w:sz w:val="12"/>
                  <w:szCs w:val="12"/>
                </w:rPr>
                <w:t>LMCC</w:t>
              </w:r>
            </w:ins>
            <w:r w:rsidRPr="00457B65">
              <w:rPr>
                <w:rFonts w:asciiTheme="minorHAnsi" w:hAnsiTheme="minorHAnsi"/>
                <w:sz w:val="12"/>
                <w:szCs w:val="12"/>
              </w:rPr>
              <w:t>=one of the following three,</w:t>
            </w:r>
          </w:p>
          <w:p w14:paraId="69319185"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*Balanced,</w:t>
            </w:r>
          </w:p>
          <w:p w14:paraId="2DA882B8"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*Balanced ERV</w:t>
            </w:r>
          </w:p>
          <w:p w14:paraId="2870B00E" w14:textId="77777777" w:rsidR="00A578C7" w:rsidRDefault="0029395E" w:rsidP="0029395E">
            <w:pPr>
              <w:keepNext/>
              <w:rPr>
                <w:rFonts w:asciiTheme="minorHAnsi" w:hAnsiTheme="minorHAnsi"/>
                <w:sz w:val="12"/>
                <w:szCs w:val="12"/>
              </w:rPr>
            </w:pPr>
            <w:r w:rsidRPr="00457B65">
              <w:rPr>
                <w:rFonts w:asciiTheme="minorHAnsi" w:hAnsiTheme="minorHAnsi"/>
                <w:sz w:val="12"/>
                <w:szCs w:val="12"/>
              </w:rPr>
              <w:t xml:space="preserve">*Balanced HRV </w:t>
            </w:r>
          </w:p>
          <w:p w14:paraId="34AB99CC" w14:textId="78D542CD" w:rsidR="0029395E" w:rsidRPr="00457B65" w:rsidRDefault="0029395E" w:rsidP="0029395E">
            <w:pPr>
              <w:keepNext/>
              <w:rPr>
                <w:rFonts w:asciiTheme="minorHAnsi" w:hAnsiTheme="minorHAnsi"/>
                <w:sz w:val="12"/>
                <w:szCs w:val="12"/>
              </w:rPr>
            </w:pPr>
            <w:r w:rsidRPr="00A578C7">
              <w:rPr>
                <w:rFonts w:asciiTheme="minorHAnsi" w:hAnsiTheme="minorHAnsi"/>
                <w:b/>
                <w:sz w:val="12"/>
                <w:szCs w:val="12"/>
              </w:rPr>
              <w:t>then</w:t>
            </w:r>
            <w:r w:rsidRPr="00457B65">
              <w:rPr>
                <w:rFonts w:asciiTheme="minorHAnsi" w:hAnsiTheme="minorHAnsi"/>
                <w:sz w:val="12"/>
                <w:szCs w:val="12"/>
              </w:rPr>
              <w:t xml:space="preserve"> value=no,</w:t>
            </w:r>
          </w:p>
          <w:p w14:paraId="0A6D78D6" w14:textId="6D5C3287" w:rsidR="00897C61" w:rsidRDefault="00897C61" w:rsidP="0029395E">
            <w:pPr>
              <w:keepNext/>
              <w:rPr>
                <w:rFonts w:asciiTheme="minorHAnsi" w:hAnsiTheme="minorHAnsi"/>
                <w:sz w:val="12"/>
                <w:szCs w:val="12"/>
              </w:rPr>
            </w:pPr>
          </w:p>
          <w:p w14:paraId="35A6693A" w14:textId="77777777" w:rsidR="00897C61" w:rsidRPr="007E6264" w:rsidRDefault="00897C61" w:rsidP="00897C61">
            <w:pPr>
              <w:keepNext/>
              <w:rPr>
                <w:rFonts w:asciiTheme="minorHAnsi" w:hAnsiTheme="minorHAnsi"/>
                <w:sz w:val="12"/>
                <w:szCs w:val="12"/>
              </w:rPr>
            </w:pPr>
            <w:r w:rsidRPr="007E6264">
              <w:rPr>
                <w:rFonts w:asciiTheme="minorHAnsi" w:hAnsiTheme="minorHAnsi"/>
                <w:b/>
                <w:sz w:val="12"/>
                <w:szCs w:val="12"/>
              </w:rPr>
              <w:t>elseif</w:t>
            </w:r>
            <w:r w:rsidRPr="007E6264">
              <w:rPr>
                <w:rFonts w:asciiTheme="minorHAnsi" w:hAnsiTheme="minorHAnsi"/>
                <w:sz w:val="12"/>
                <w:szCs w:val="12"/>
              </w:rPr>
              <w:t xml:space="preserve"> </w:t>
            </w:r>
            <w:r w:rsidRPr="008C19C1">
              <w:rPr>
                <w:rFonts w:asciiTheme="minorHAnsi" w:hAnsiTheme="minorHAnsi"/>
                <w:sz w:val="12"/>
                <w:szCs w:val="12"/>
                <w:highlight w:val="yellow"/>
              </w:rPr>
              <w:t>C11</w:t>
            </w:r>
            <w:r w:rsidRPr="007E6264">
              <w:rPr>
                <w:rFonts w:asciiTheme="minorHAnsi" w:hAnsiTheme="minorHAnsi"/>
                <w:sz w:val="12"/>
                <w:szCs w:val="12"/>
              </w:rPr>
              <w:t>=N/A,</w:t>
            </w:r>
          </w:p>
          <w:p w14:paraId="4C1FAC3D" w14:textId="77777777" w:rsidR="00897C61" w:rsidRPr="007E6264" w:rsidRDefault="00897C61" w:rsidP="00897C61">
            <w:pPr>
              <w:keepNext/>
              <w:rPr>
                <w:rFonts w:asciiTheme="minorHAnsi" w:hAnsiTheme="minorHAnsi"/>
                <w:sz w:val="12"/>
                <w:szCs w:val="12"/>
              </w:rPr>
            </w:pPr>
            <w:r w:rsidRPr="007E6264">
              <w:rPr>
                <w:rFonts w:asciiTheme="minorHAnsi" w:hAnsiTheme="minorHAnsi"/>
                <w:sz w:val="12"/>
                <w:szCs w:val="12"/>
              </w:rPr>
              <w:t xml:space="preserve">and </w:t>
            </w:r>
            <w:r w:rsidRPr="008C19C1">
              <w:rPr>
                <w:rFonts w:asciiTheme="minorHAnsi" w:hAnsiTheme="minorHAnsi"/>
                <w:sz w:val="12"/>
                <w:szCs w:val="12"/>
                <w:highlight w:val="yellow"/>
              </w:rPr>
              <w:t>C04</w:t>
            </w:r>
            <w:r w:rsidRPr="007E6264">
              <w:rPr>
                <w:rFonts w:asciiTheme="minorHAnsi" w:hAnsiTheme="minorHAnsi"/>
                <w:sz w:val="12"/>
                <w:szCs w:val="12"/>
              </w:rPr>
              <w:t>=Packaged gas furnace,</w:t>
            </w:r>
          </w:p>
          <w:p w14:paraId="761F75A6" w14:textId="77777777" w:rsidR="00897C61" w:rsidRPr="007E6264" w:rsidRDefault="00897C61" w:rsidP="00897C61">
            <w:pPr>
              <w:keepNext/>
              <w:rPr>
                <w:rFonts w:asciiTheme="minorHAnsi" w:hAnsiTheme="minorHAnsi"/>
                <w:sz w:val="12"/>
                <w:szCs w:val="12"/>
              </w:rPr>
            </w:pPr>
            <w:r w:rsidRPr="007E6264">
              <w:rPr>
                <w:rFonts w:asciiTheme="minorHAnsi" w:hAnsiTheme="minorHAnsi"/>
                <w:b/>
                <w:sz w:val="12"/>
                <w:szCs w:val="12"/>
              </w:rPr>
              <w:t>then</w:t>
            </w:r>
            <w:r w:rsidRPr="007E6264">
              <w:rPr>
                <w:rFonts w:asciiTheme="minorHAnsi" w:hAnsiTheme="minorHAnsi"/>
                <w:sz w:val="12"/>
                <w:szCs w:val="12"/>
              </w:rPr>
              <w:t xml:space="preserve"> user pick one from list:</w:t>
            </w:r>
          </w:p>
          <w:p w14:paraId="2FF16B2D" w14:textId="77777777" w:rsidR="00897C61" w:rsidRPr="007E6264" w:rsidRDefault="00897C61" w:rsidP="00897C61">
            <w:pPr>
              <w:keepNext/>
              <w:rPr>
                <w:rFonts w:asciiTheme="minorHAnsi" w:hAnsiTheme="minorHAnsi"/>
                <w:sz w:val="12"/>
                <w:szCs w:val="12"/>
              </w:rPr>
            </w:pPr>
            <w:r w:rsidRPr="007E6264">
              <w:rPr>
                <w:rFonts w:asciiTheme="minorHAnsi" w:hAnsiTheme="minorHAnsi"/>
                <w:sz w:val="12"/>
                <w:szCs w:val="12"/>
              </w:rPr>
              <w:t>*Yes</w:t>
            </w:r>
          </w:p>
          <w:p w14:paraId="5BA95937" w14:textId="77777777" w:rsidR="00897C61" w:rsidRDefault="00897C61" w:rsidP="00897C61">
            <w:pPr>
              <w:keepNext/>
              <w:rPr>
                <w:rFonts w:asciiTheme="minorHAnsi" w:hAnsiTheme="minorHAnsi"/>
                <w:sz w:val="12"/>
                <w:szCs w:val="12"/>
              </w:rPr>
            </w:pPr>
            <w:r w:rsidRPr="007E6264">
              <w:rPr>
                <w:rFonts w:asciiTheme="minorHAnsi" w:hAnsiTheme="minorHAnsi"/>
                <w:sz w:val="12"/>
                <w:szCs w:val="12"/>
              </w:rPr>
              <w:t>*No</w:t>
            </w:r>
          </w:p>
          <w:p w14:paraId="620DA96F" w14:textId="77777777" w:rsidR="00897C61" w:rsidRPr="00457B65" w:rsidRDefault="00897C61" w:rsidP="0029395E">
            <w:pPr>
              <w:keepNext/>
              <w:rPr>
                <w:rFonts w:asciiTheme="minorHAnsi" w:hAnsiTheme="minorHAnsi"/>
                <w:sz w:val="12"/>
                <w:szCs w:val="12"/>
              </w:rPr>
            </w:pPr>
          </w:p>
          <w:p w14:paraId="1AEB7A16" w14:textId="77777777" w:rsidR="0029395E" w:rsidRPr="00457B65" w:rsidRDefault="0029395E" w:rsidP="0029395E">
            <w:pPr>
              <w:keepNext/>
              <w:rPr>
                <w:rFonts w:asciiTheme="minorHAnsi" w:hAnsiTheme="minorHAnsi"/>
                <w:sz w:val="12"/>
                <w:szCs w:val="12"/>
              </w:rPr>
            </w:pPr>
            <w:proofErr w:type="spellStart"/>
            <w:proofErr w:type="gramStart"/>
            <w:r w:rsidRPr="00A578C7">
              <w:rPr>
                <w:rFonts w:asciiTheme="minorHAnsi" w:hAnsiTheme="minorHAnsi"/>
                <w:b/>
                <w:sz w:val="12"/>
                <w:szCs w:val="12"/>
              </w:rPr>
              <w:t>else</w:t>
            </w:r>
            <w:r w:rsidRPr="00457B65">
              <w:rPr>
                <w:rFonts w:asciiTheme="minorHAnsi" w:hAnsiTheme="minorHAnsi"/>
                <w:sz w:val="12"/>
                <w:szCs w:val="12"/>
              </w:rPr>
              <w:t>,user</w:t>
            </w:r>
            <w:proofErr w:type="spellEnd"/>
            <w:proofErr w:type="gramEnd"/>
            <w:r w:rsidRPr="00457B65">
              <w:rPr>
                <w:rFonts w:asciiTheme="minorHAnsi" w:hAnsiTheme="minorHAnsi"/>
                <w:sz w:val="12"/>
                <w:szCs w:val="12"/>
              </w:rPr>
              <w:t xml:space="preserve"> pick one from list: </w:t>
            </w:r>
          </w:p>
          <w:p w14:paraId="56B75224" w14:textId="77777777" w:rsidR="0029395E" w:rsidRPr="00457B65" w:rsidRDefault="0029395E" w:rsidP="0029395E">
            <w:pPr>
              <w:keepNext/>
              <w:rPr>
                <w:rFonts w:asciiTheme="minorHAnsi" w:hAnsiTheme="minorHAnsi"/>
                <w:sz w:val="12"/>
                <w:szCs w:val="12"/>
              </w:rPr>
            </w:pPr>
            <w:r w:rsidRPr="00457B65">
              <w:rPr>
                <w:rFonts w:asciiTheme="minorHAnsi" w:hAnsiTheme="minorHAnsi"/>
                <w:sz w:val="12"/>
                <w:szCs w:val="12"/>
              </w:rPr>
              <w:t>*Yes</w:t>
            </w:r>
          </w:p>
          <w:p w14:paraId="3A1A1280" w14:textId="51D7191A" w:rsidR="0029395E" w:rsidRPr="00457B65" w:rsidRDefault="0029395E" w:rsidP="0029395E">
            <w:pPr>
              <w:rPr>
                <w:rFonts w:asciiTheme="minorHAnsi" w:hAnsiTheme="minorHAnsi"/>
                <w:sz w:val="12"/>
                <w:szCs w:val="12"/>
              </w:rPr>
            </w:pPr>
            <w:r w:rsidRPr="00457B65">
              <w:rPr>
                <w:rFonts w:asciiTheme="minorHAnsi" w:hAnsiTheme="minorHAnsi"/>
                <w:sz w:val="12"/>
                <w:szCs w:val="12"/>
              </w:rPr>
              <w:t>*No&gt;&gt;</w:t>
            </w:r>
          </w:p>
        </w:tc>
        <w:tc>
          <w:tcPr>
            <w:tcW w:w="1620" w:type="dxa"/>
          </w:tcPr>
          <w:p w14:paraId="2712BC65" w14:textId="7CE68AB5" w:rsidR="0029395E" w:rsidRPr="0064373E" w:rsidRDefault="0029395E" w:rsidP="0029395E">
            <w:pPr>
              <w:keepNext/>
              <w:rPr>
                <w:rFonts w:asciiTheme="minorHAnsi" w:hAnsiTheme="minorHAnsi"/>
                <w:sz w:val="12"/>
                <w:szCs w:val="12"/>
              </w:rPr>
            </w:pPr>
            <w:r w:rsidRPr="00457B65">
              <w:rPr>
                <w:rFonts w:ascii="Calibri" w:hAnsi="Calibri"/>
                <w:sz w:val="12"/>
                <w:szCs w:val="12"/>
              </w:rPr>
              <w:t>&lt;&lt;</w:t>
            </w:r>
            <w:r w:rsidRPr="00457B65">
              <w:rPr>
                <w:rFonts w:ascii="Calibri" w:hAnsi="Calibri"/>
                <w:b/>
                <w:sz w:val="12"/>
                <w:szCs w:val="12"/>
              </w:rPr>
              <w:t>if</w:t>
            </w:r>
            <w:r w:rsidRPr="00457B65">
              <w:rPr>
                <w:rFonts w:ascii="Calibri" w:hAnsi="Calibri"/>
                <w:sz w:val="12"/>
                <w:szCs w:val="12"/>
              </w:rPr>
              <w:t xml:space="preserve"> the distribution system type value in </w:t>
            </w:r>
            <w:r w:rsidR="00937B29" w:rsidRPr="00457B65">
              <w:rPr>
                <w:rFonts w:ascii="Calibri" w:hAnsi="Calibri"/>
                <w:sz w:val="12"/>
                <w:szCs w:val="12"/>
                <w:highlight w:val="yellow"/>
              </w:rPr>
              <w:t>C06</w:t>
            </w:r>
            <w:r w:rsidRPr="00457B65">
              <w:rPr>
                <w:rFonts w:ascii="Calibri" w:hAnsi="Calibri"/>
                <w:sz w:val="12"/>
                <w:szCs w:val="12"/>
              </w:rPr>
              <w:t xml:space="preserve"> =</w:t>
            </w:r>
            <w:proofErr w:type="spellStart"/>
            <w:r w:rsidRPr="00457B65">
              <w:rPr>
                <w:rFonts w:ascii="Calibri" w:hAnsi="Calibri"/>
                <w:sz w:val="12"/>
                <w:szCs w:val="12"/>
              </w:rPr>
              <w:t>DuctsNone</w:t>
            </w:r>
            <w:proofErr w:type="spellEnd"/>
            <w:r w:rsidRPr="00457B65">
              <w:rPr>
                <w:rFonts w:ascii="Calibri" w:hAnsi="Calibri"/>
                <w:sz w:val="12"/>
                <w:szCs w:val="12"/>
              </w:rPr>
              <w:t xml:space="preserve">, </w:t>
            </w:r>
          </w:p>
          <w:p w14:paraId="14D22CBC" w14:textId="77777777" w:rsidR="0029395E" w:rsidRPr="00457B65" w:rsidRDefault="0029395E" w:rsidP="0029395E">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value=</w:t>
            </w:r>
            <w:proofErr w:type="gramStart"/>
            <w:r w:rsidRPr="00457B65">
              <w:rPr>
                <w:rFonts w:ascii="Calibri" w:hAnsi="Calibri"/>
                <w:sz w:val="12"/>
                <w:szCs w:val="12"/>
              </w:rPr>
              <w:t>Ductless;</w:t>
            </w:r>
            <w:proofErr w:type="gramEnd"/>
          </w:p>
          <w:p w14:paraId="79F5B5B3" w14:textId="1BF338CF" w:rsidR="00A23631" w:rsidRPr="00457B65" w:rsidRDefault="0029395E" w:rsidP="00A23631">
            <w:pPr>
              <w:keepNext/>
              <w:rPr>
                <w:rFonts w:ascii="Calibri" w:hAnsi="Calibri"/>
                <w:sz w:val="12"/>
                <w:szCs w:val="12"/>
              </w:rPr>
            </w:pPr>
            <w:r w:rsidRPr="00457B65">
              <w:rPr>
                <w:rFonts w:ascii="Calibri" w:hAnsi="Calibri"/>
                <w:sz w:val="12"/>
                <w:szCs w:val="12"/>
              </w:rPr>
              <w:t xml:space="preserve">elseif, </w:t>
            </w:r>
            <w:r w:rsidR="00937B29" w:rsidRPr="00457B65">
              <w:rPr>
                <w:rFonts w:ascii="Calibri" w:hAnsi="Calibri"/>
                <w:sz w:val="12"/>
                <w:szCs w:val="12"/>
                <w:highlight w:val="yellow"/>
              </w:rPr>
              <w:t>C06</w:t>
            </w:r>
            <w:r w:rsidRPr="00457B65">
              <w:rPr>
                <w:rFonts w:ascii="Calibri" w:hAnsi="Calibri"/>
                <w:sz w:val="12"/>
                <w:szCs w:val="12"/>
              </w:rPr>
              <w:t>=</w:t>
            </w:r>
            <w:r w:rsidR="00A23631" w:rsidRPr="00457B65">
              <w:rPr>
                <w:rFonts w:ascii="Calibri" w:hAnsi="Calibri"/>
                <w:sz w:val="12"/>
                <w:szCs w:val="12"/>
              </w:rPr>
              <w:t>Ducted</w:t>
            </w:r>
          </w:p>
          <w:p w14:paraId="35181FD5" w14:textId="78A8ACAF" w:rsidR="0029395E" w:rsidRPr="00457B65" w:rsidRDefault="0029395E" w:rsidP="00A23631">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user pick one of the following two values:</w:t>
            </w:r>
          </w:p>
          <w:p w14:paraId="798A049E" w14:textId="77777777" w:rsidR="0029395E" w:rsidRPr="00457B65" w:rsidRDefault="0029395E" w:rsidP="0029395E">
            <w:pPr>
              <w:keepNext/>
              <w:rPr>
                <w:rFonts w:ascii="Calibri" w:hAnsi="Calibri"/>
                <w:sz w:val="12"/>
                <w:szCs w:val="12"/>
              </w:rPr>
            </w:pPr>
            <w:r w:rsidRPr="00457B65">
              <w:rPr>
                <w:rFonts w:ascii="Calibri" w:hAnsi="Calibri"/>
                <w:sz w:val="12"/>
                <w:szCs w:val="12"/>
              </w:rPr>
              <w:t>*Ducted&gt;10ft length</w:t>
            </w:r>
          </w:p>
          <w:p w14:paraId="3EE02439"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*Ducted </w:t>
            </w:r>
            <w:r w:rsidRPr="00457B65">
              <w:rPr>
                <w:rFonts w:ascii="Calibri" w:hAnsi="Calibri" w:cs="Calibri"/>
                <w:sz w:val="12"/>
                <w:szCs w:val="12"/>
              </w:rPr>
              <w:t>≤</w:t>
            </w:r>
            <w:r w:rsidRPr="00457B65">
              <w:rPr>
                <w:rFonts w:ascii="Calibri" w:hAnsi="Calibri"/>
                <w:sz w:val="12"/>
                <w:szCs w:val="12"/>
              </w:rPr>
              <w:t>10ft length</w:t>
            </w:r>
          </w:p>
          <w:p w14:paraId="37DA7E3E" w14:textId="77777777" w:rsidR="0029395E" w:rsidRPr="00457B65" w:rsidRDefault="0029395E" w:rsidP="0029395E">
            <w:pPr>
              <w:keepNext/>
              <w:rPr>
                <w:rFonts w:ascii="Calibri" w:hAnsi="Calibri"/>
                <w:sz w:val="12"/>
                <w:szCs w:val="12"/>
              </w:rPr>
            </w:pPr>
          </w:p>
          <w:p w14:paraId="5429DAB4" w14:textId="472C5768" w:rsidR="0029395E" w:rsidRPr="00457B65" w:rsidRDefault="00265841" w:rsidP="0029395E">
            <w:pPr>
              <w:keepNext/>
              <w:rPr>
                <w:rFonts w:ascii="Calibri" w:hAnsi="Calibri"/>
                <w:sz w:val="12"/>
                <w:szCs w:val="12"/>
              </w:rPr>
            </w:pPr>
            <w:r w:rsidRPr="00457B65">
              <w:rPr>
                <w:rFonts w:ascii="Calibri" w:hAnsi="Calibri"/>
                <w:b/>
                <w:sz w:val="12"/>
                <w:szCs w:val="12"/>
              </w:rPr>
              <w:t>else</w:t>
            </w:r>
            <w:r w:rsidR="0029395E" w:rsidRPr="00457B65">
              <w:rPr>
                <w:rFonts w:ascii="Calibri" w:hAnsi="Calibri"/>
                <w:b/>
                <w:sz w:val="12"/>
                <w:szCs w:val="12"/>
              </w:rPr>
              <w:t>if</w:t>
            </w:r>
            <w:r w:rsidR="0029395E" w:rsidRPr="00457B65">
              <w:rPr>
                <w:rFonts w:ascii="Calibri" w:hAnsi="Calibri"/>
                <w:sz w:val="12"/>
                <w:szCs w:val="12"/>
              </w:rPr>
              <w:t xml:space="preserve"> </w:t>
            </w:r>
            <w:r w:rsidR="00A23631" w:rsidRPr="00457B65">
              <w:rPr>
                <w:rFonts w:ascii="Calibri" w:hAnsi="Calibri"/>
                <w:sz w:val="12"/>
                <w:szCs w:val="12"/>
                <w:highlight w:val="yellow"/>
              </w:rPr>
              <w:t>C06</w:t>
            </w:r>
            <w:r w:rsidR="0029395E" w:rsidRPr="00457B65">
              <w:rPr>
                <w:rFonts w:ascii="Calibri" w:hAnsi="Calibri"/>
                <w:sz w:val="12"/>
                <w:szCs w:val="12"/>
              </w:rPr>
              <w:t>=-</w:t>
            </w:r>
            <w:r w:rsidR="0029395E" w:rsidRPr="00457B65" w:rsidDel="0050051F">
              <w:rPr>
                <w:rFonts w:ascii="Calibri" w:hAnsi="Calibri"/>
                <w:sz w:val="12"/>
                <w:szCs w:val="12"/>
              </w:rPr>
              <w:t xml:space="preserve"> </w:t>
            </w:r>
          </w:p>
          <w:p w14:paraId="64B7FE7C" w14:textId="727A640E" w:rsidR="0029395E" w:rsidRPr="00457B65" w:rsidRDefault="0029395E" w:rsidP="0029395E">
            <w:pPr>
              <w:keepNext/>
              <w:rPr>
                <w:rFonts w:ascii="Calibri" w:hAnsi="Calibri"/>
                <w:sz w:val="12"/>
                <w:szCs w:val="12"/>
              </w:rPr>
            </w:pPr>
            <w:r w:rsidRPr="00457B65">
              <w:rPr>
                <w:rFonts w:ascii="Calibri" w:hAnsi="Calibri"/>
                <w:sz w:val="12"/>
                <w:szCs w:val="12"/>
              </w:rPr>
              <w:t xml:space="preserve">*Multiple split Indoor Units </w:t>
            </w:r>
            <w:r w:rsidR="00A23631" w:rsidRPr="00457B65">
              <w:rPr>
                <w:rFonts w:ascii="Calibri" w:hAnsi="Calibri"/>
                <w:sz w:val="12"/>
                <w:szCs w:val="12"/>
              </w:rPr>
              <w:t>Combined</w:t>
            </w:r>
            <w:r w:rsidRPr="00457B65">
              <w:rPr>
                <w:rFonts w:ascii="Calibri" w:hAnsi="Calibri"/>
                <w:sz w:val="12"/>
                <w:szCs w:val="12"/>
              </w:rPr>
              <w:t xml:space="preserve"> Ducted and Ductless,</w:t>
            </w:r>
          </w:p>
          <w:p w14:paraId="01AAC5C0" w14:textId="374810E0" w:rsidR="0029395E" w:rsidRPr="00457B65" w:rsidRDefault="0029395E" w:rsidP="0029395E">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user pick one of the following three </w:t>
            </w:r>
            <w:r w:rsidR="00265841" w:rsidRPr="00457B65">
              <w:rPr>
                <w:rFonts w:ascii="Calibri" w:hAnsi="Calibri"/>
                <w:sz w:val="12"/>
                <w:szCs w:val="12"/>
              </w:rPr>
              <w:t xml:space="preserve">text </w:t>
            </w:r>
            <w:r w:rsidRPr="00457B65">
              <w:rPr>
                <w:rFonts w:ascii="Calibri" w:hAnsi="Calibri"/>
                <w:sz w:val="12"/>
                <w:szCs w:val="12"/>
              </w:rPr>
              <w:t>values:</w:t>
            </w:r>
          </w:p>
          <w:p w14:paraId="0F70FD0B" w14:textId="77777777" w:rsidR="0029395E" w:rsidRPr="00457B65" w:rsidRDefault="0029395E" w:rsidP="0029395E">
            <w:pPr>
              <w:keepNext/>
              <w:rPr>
                <w:rFonts w:ascii="Calibri" w:hAnsi="Calibri"/>
                <w:sz w:val="12"/>
                <w:szCs w:val="12"/>
              </w:rPr>
            </w:pPr>
            <w:r w:rsidRPr="00457B65">
              <w:rPr>
                <w:rFonts w:ascii="Calibri" w:hAnsi="Calibri"/>
                <w:sz w:val="12"/>
                <w:szCs w:val="12"/>
              </w:rPr>
              <w:t>*Ductless</w:t>
            </w:r>
          </w:p>
          <w:p w14:paraId="7CA83B81" w14:textId="77777777" w:rsidR="0029395E" w:rsidRPr="00457B65" w:rsidRDefault="0029395E" w:rsidP="0029395E">
            <w:pPr>
              <w:keepNext/>
              <w:rPr>
                <w:rFonts w:ascii="Calibri" w:hAnsi="Calibri"/>
                <w:sz w:val="12"/>
                <w:szCs w:val="12"/>
              </w:rPr>
            </w:pPr>
            <w:r w:rsidRPr="00457B65">
              <w:rPr>
                <w:rFonts w:ascii="Calibri" w:hAnsi="Calibri"/>
                <w:sz w:val="12"/>
                <w:szCs w:val="12"/>
              </w:rPr>
              <w:t>*Ducted &gt;10ft length</w:t>
            </w:r>
          </w:p>
          <w:p w14:paraId="20957437" w14:textId="5CFFB0A8" w:rsidR="0029395E" w:rsidRPr="00457B65" w:rsidRDefault="0029395E" w:rsidP="0029395E">
            <w:pPr>
              <w:rPr>
                <w:rFonts w:asciiTheme="minorHAnsi" w:hAnsiTheme="minorHAnsi"/>
                <w:sz w:val="12"/>
                <w:szCs w:val="12"/>
              </w:rPr>
            </w:pPr>
            <w:r w:rsidRPr="00457B65">
              <w:rPr>
                <w:rFonts w:ascii="Calibri" w:hAnsi="Calibri"/>
                <w:sz w:val="12"/>
                <w:szCs w:val="12"/>
              </w:rPr>
              <w:t>*Ducted ≤10ft length&gt;&gt;</w:t>
            </w:r>
          </w:p>
        </w:tc>
        <w:tc>
          <w:tcPr>
            <w:tcW w:w="990" w:type="dxa"/>
          </w:tcPr>
          <w:p w14:paraId="26FCBE19" w14:textId="19996263" w:rsidR="0029395E" w:rsidRPr="00457B65" w:rsidRDefault="0029395E" w:rsidP="0029395E">
            <w:pPr>
              <w:rPr>
                <w:rFonts w:asciiTheme="minorHAnsi" w:hAnsiTheme="minorHAnsi"/>
                <w:sz w:val="12"/>
                <w:szCs w:val="12"/>
              </w:rPr>
            </w:pPr>
            <w:r w:rsidRPr="00457B65">
              <w:rPr>
                <w:rFonts w:asciiTheme="minorHAnsi" w:hAnsiTheme="minorHAnsi"/>
                <w:sz w:val="12"/>
                <w:szCs w:val="12"/>
              </w:rPr>
              <w:t xml:space="preserve">&lt;&lt;reference value from </w:t>
            </w:r>
            <w:r w:rsidRPr="00457B65">
              <w:rPr>
                <w:rFonts w:asciiTheme="minorHAnsi" w:hAnsiTheme="minorHAnsi"/>
                <w:sz w:val="12"/>
                <w:szCs w:val="12"/>
                <w:highlight w:val="yellow"/>
              </w:rPr>
              <w:t>B03</w:t>
            </w:r>
            <w:r w:rsidRPr="00457B65">
              <w:rPr>
                <w:rFonts w:asciiTheme="minorHAnsi" w:hAnsiTheme="minorHAnsi"/>
                <w:sz w:val="12"/>
                <w:szCs w:val="12"/>
              </w:rPr>
              <w:t xml:space="preserve">; </w:t>
            </w:r>
            <w:r w:rsidR="000D124C" w:rsidRPr="00457B65">
              <w:rPr>
                <w:rFonts w:asciiTheme="minorHAnsi" w:hAnsiTheme="minorHAnsi"/>
                <w:sz w:val="12"/>
                <w:szCs w:val="12"/>
              </w:rPr>
              <w:t>allowed</w:t>
            </w:r>
            <w:r w:rsidRPr="00457B65">
              <w:rPr>
                <w:rFonts w:asciiTheme="minorHAnsi" w:hAnsiTheme="minorHAnsi"/>
                <w:sz w:val="12"/>
                <w:szCs w:val="12"/>
              </w:rPr>
              <w:t xml:space="preserve"> values </w:t>
            </w:r>
            <w:r w:rsidR="000D124C" w:rsidRPr="00457B65">
              <w:rPr>
                <w:rFonts w:asciiTheme="minorHAnsi" w:hAnsiTheme="minorHAnsi"/>
                <w:sz w:val="12"/>
                <w:szCs w:val="12"/>
              </w:rPr>
              <w:t>are</w:t>
            </w:r>
          </w:p>
          <w:p w14:paraId="26FCBE1A" w14:textId="77777777" w:rsidR="0029395E" w:rsidRPr="00457B65" w:rsidRDefault="0029395E" w:rsidP="0029395E">
            <w:pPr>
              <w:rPr>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AFUE;</w:t>
            </w:r>
            <w:proofErr w:type="gramEnd"/>
          </w:p>
          <w:p w14:paraId="26FCBE1B" w14:textId="77777777" w:rsidR="0029395E" w:rsidRPr="00457B65" w:rsidRDefault="0029395E" w:rsidP="0029395E">
            <w:pPr>
              <w:rPr>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COP;</w:t>
            </w:r>
            <w:proofErr w:type="gramEnd"/>
          </w:p>
          <w:p w14:paraId="26FCBE1C" w14:textId="4ADE773A" w:rsidR="0029395E" w:rsidRDefault="0029395E" w:rsidP="0029395E">
            <w:pPr>
              <w:rPr>
                <w:ins w:id="324" w:author="Alexis" w:date="2021-11-22T08:43:00Z"/>
                <w:rFonts w:asciiTheme="minorHAnsi" w:hAnsiTheme="minorHAnsi"/>
                <w:sz w:val="12"/>
                <w:szCs w:val="12"/>
              </w:rPr>
            </w:pPr>
            <w:r w:rsidRPr="00457B65">
              <w:rPr>
                <w:rFonts w:asciiTheme="minorHAnsi" w:hAnsiTheme="minorHAnsi"/>
                <w:sz w:val="12"/>
                <w:szCs w:val="12"/>
              </w:rPr>
              <w:t>*</w:t>
            </w:r>
            <w:proofErr w:type="gramStart"/>
            <w:r w:rsidRPr="00457B65">
              <w:rPr>
                <w:rFonts w:asciiTheme="minorHAnsi" w:hAnsiTheme="minorHAnsi"/>
                <w:sz w:val="12"/>
                <w:szCs w:val="12"/>
              </w:rPr>
              <w:t>HSPF;</w:t>
            </w:r>
            <w:proofErr w:type="gramEnd"/>
          </w:p>
          <w:p w14:paraId="5390D99D" w14:textId="66D0DD05" w:rsidR="0016336D" w:rsidRPr="00457B65" w:rsidRDefault="0016336D" w:rsidP="0029395E">
            <w:pPr>
              <w:rPr>
                <w:rFonts w:asciiTheme="minorHAnsi" w:hAnsiTheme="minorHAnsi"/>
                <w:sz w:val="12"/>
                <w:szCs w:val="12"/>
              </w:rPr>
            </w:pPr>
            <w:ins w:id="325" w:author="Alexis" w:date="2021-11-22T08:43:00Z">
              <w:r>
                <w:rPr>
                  <w:rFonts w:asciiTheme="minorHAnsi" w:hAnsiTheme="minorHAnsi"/>
                  <w:sz w:val="12"/>
                  <w:szCs w:val="12"/>
                </w:rPr>
                <w:t>*</w:t>
              </w:r>
              <w:proofErr w:type="gramStart"/>
              <w:r>
                <w:rPr>
                  <w:rFonts w:asciiTheme="minorHAnsi" w:hAnsiTheme="minorHAnsi"/>
                  <w:sz w:val="12"/>
                  <w:szCs w:val="12"/>
                </w:rPr>
                <w:t>HSPF</w:t>
              </w:r>
            </w:ins>
            <w:ins w:id="326" w:author="Alexis" w:date="2021-11-22T09:21:00Z">
              <w:r w:rsidR="00B1720E">
                <w:rPr>
                  <w:rFonts w:asciiTheme="minorHAnsi" w:hAnsiTheme="minorHAnsi"/>
                  <w:sz w:val="12"/>
                  <w:szCs w:val="12"/>
                </w:rPr>
                <w:t>2</w:t>
              </w:r>
            </w:ins>
            <w:ins w:id="327" w:author="Alexis" w:date="2021-11-22T08:43:00Z">
              <w:r>
                <w:rPr>
                  <w:rFonts w:asciiTheme="minorHAnsi" w:hAnsiTheme="minorHAnsi"/>
                  <w:sz w:val="12"/>
                  <w:szCs w:val="12"/>
                </w:rPr>
                <w:t>;</w:t>
              </w:r>
            </w:ins>
            <w:proofErr w:type="gramEnd"/>
          </w:p>
          <w:p w14:paraId="637C45BA" w14:textId="5C621E7C" w:rsidR="0029395E" w:rsidRPr="00457B65" w:rsidRDefault="0029395E" w:rsidP="0029395E">
            <w:pPr>
              <w:rPr>
                <w:rFonts w:asciiTheme="minorHAnsi" w:hAnsiTheme="minorHAnsi"/>
                <w:sz w:val="12"/>
                <w:szCs w:val="12"/>
              </w:rPr>
            </w:pPr>
            <w:r w:rsidRPr="00457B65">
              <w:rPr>
                <w:rFonts w:asciiTheme="minorHAnsi" w:hAnsiTheme="minorHAnsi"/>
                <w:sz w:val="12"/>
                <w:szCs w:val="12"/>
              </w:rPr>
              <w:t>*NA</w:t>
            </w:r>
          </w:p>
          <w:p w14:paraId="26FCBE1D" w14:textId="77777777" w:rsidR="0029395E" w:rsidRPr="00457B65" w:rsidRDefault="0029395E" w:rsidP="0029395E">
            <w:pPr>
              <w:rPr>
                <w:rFonts w:ascii="Calibri" w:hAnsi="Calibri"/>
                <w:sz w:val="12"/>
                <w:szCs w:val="12"/>
              </w:rPr>
            </w:pPr>
            <w:r w:rsidRPr="00457B65">
              <w:rPr>
                <w:rFonts w:ascii="Calibri" w:hAnsi="Calibri"/>
                <w:sz w:val="12"/>
                <w:szCs w:val="12"/>
              </w:rPr>
              <w:t>&gt;&gt;</w:t>
            </w:r>
          </w:p>
        </w:tc>
        <w:tc>
          <w:tcPr>
            <w:tcW w:w="1080" w:type="dxa"/>
            <w:gridSpan w:val="2"/>
          </w:tcPr>
          <w:p w14:paraId="0E6B2572" w14:textId="77777777" w:rsidR="000D124C" w:rsidRPr="00457B65" w:rsidRDefault="0029395E" w:rsidP="0029395E">
            <w:pPr>
              <w:keepNext/>
              <w:rPr>
                <w:rFonts w:ascii="Calibri" w:hAnsi="Calibri"/>
                <w:sz w:val="12"/>
                <w:szCs w:val="12"/>
              </w:rPr>
            </w:pPr>
            <w:r w:rsidRPr="00457B65">
              <w:rPr>
                <w:rFonts w:ascii="Calibri" w:hAnsi="Calibri"/>
                <w:sz w:val="12"/>
                <w:szCs w:val="12"/>
              </w:rPr>
              <w:t>&lt;&lt;</w:t>
            </w:r>
            <w:r w:rsidRPr="00457B65">
              <w:rPr>
                <w:rFonts w:ascii="Calibri" w:hAnsi="Calibri"/>
                <w:b/>
                <w:sz w:val="12"/>
                <w:szCs w:val="12"/>
              </w:rPr>
              <w:t>if</w:t>
            </w:r>
            <w:r w:rsidRPr="00457B65">
              <w:rPr>
                <w:rFonts w:ascii="Calibri" w:hAnsi="Calibri"/>
                <w:sz w:val="12"/>
                <w:szCs w:val="12"/>
              </w:rPr>
              <w:t xml:space="preserve"> </w:t>
            </w:r>
            <w:r w:rsidRPr="00457B65">
              <w:rPr>
                <w:rFonts w:ascii="Calibri" w:hAnsi="Calibri"/>
                <w:sz w:val="12"/>
                <w:szCs w:val="12"/>
                <w:highlight w:val="yellow"/>
              </w:rPr>
              <w:t>B04</w:t>
            </w:r>
            <w:r w:rsidRPr="00457B65">
              <w:rPr>
                <w:rFonts w:ascii="Calibri" w:hAnsi="Calibri"/>
                <w:sz w:val="12"/>
                <w:szCs w:val="12"/>
              </w:rPr>
              <w:t xml:space="preserve"> = NA, </w:t>
            </w:r>
          </w:p>
          <w:p w14:paraId="633C4E7F" w14:textId="7FDD707A" w:rsidR="000D124C" w:rsidRPr="00457B65" w:rsidRDefault="0029395E" w:rsidP="000D124C">
            <w:pPr>
              <w:keepNext/>
              <w:rPr>
                <w:rFonts w:ascii="Calibri" w:hAnsi="Calibri"/>
                <w:sz w:val="12"/>
                <w:szCs w:val="12"/>
              </w:rPr>
            </w:pPr>
            <w:r w:rsidRPr="00457B65">
              <w:rPr>
                <w:rFonts w:ascii="Calibri" w:hAnsi="Calibri"/>
                <w:b/>
                <w:sz w:val="12"/>
                <w:szCs w:val="12"/>
              </w:rPr>
              <w:t>then</w:t>
            </w:r>
            <w:r w:rsidRPr="00457B65">
              <w:rPr>
                <w:rFonts w:ascii="Calibri" w:hAnsi="Calibri"/>
                <w:sz w:val="12"/>
                <w:szCs w:val="12"/>
              </w:rPr>
              <w:t xml:space="preserve"> </w:t>
            </w:r>
            <w:r w:rsidR="000D124C" w:rsidRPr="00457B65">
              <w:rPr>
                <w:rFonts w:ascii="Calibri" w:hAnsi="Calibri"/>
                <w:sz w:val="12"/>
                <w:szCs w:val="12"/>
              </w:rPr>
              <w:t xml:space="preserve">text value in this field </w:t>
            </w:r>
            <w:proofErr w:type="gramStart"/>
            <w:r w:rsidR="000D124C" w:rsidRPr="00457B65">
              <w:rPr>
                <w:rFonts w:ascii="Calibri" w:hAnsi="Calibri"/>
                <w:sz w:val="12"/>
                <w:szCs w:val="12"/>
              </w:rPr>
              <w:t xml:space="preserve">=  </w:t>
            </w:r>
            <w:r w:rsidRPr="00457B65">
              <w:rPr>
                <w:rFonts w:ascii="Calibri" w:hAnsi="Calibri"/>
                <w:sz w:val="12"/>
                <w:szCs w:val="12"/>
              </w:rPr>
              <w:t>NA</w:t>
            </w:r>
            <w:proofErr w:type="gramEnd"/>
            <w:r w:rsidRPr="00457B65">
              <w:rPr>
                <w:rFonts w:ascii="Calibri" w:hAnsi="Calibri"/>
                <w:sz w:val="12"/>
                <w:szCs w:val="12"/>
              </w:rPr>
              <w:t xml:space="preserve">; </w:t>
            </w:r>
          </w:p>
          <w:p w14:paraId="3A69BE01" w14:textId="77777777" w:rsidR="00B3083C" w:rsidRPr="00457B65" w:rsidRDefault="0029395E" w:rsidP="000D124C">
            <w:pPr>
              <w:keepNext/>
              <w:rPr>
                <w:rFonts w:ascii="Calibri" w:hAnsi="Calibri"/>
                <w:sz w:val="12"/>
                <w:szCs w:val="12"/>
              </w:rPr>
            </w:pPr>
            <w:r w:rsidRPr="00457B65">
              <w:rPr>
                <w:rFonts w:ascii="Calibri" w:hAnsi="Calibri"/>
                <w:b/>
                <w:sz w:val="12"/>
                <w:szCs w:val="12"/>
              </w:rPr>
              <w:t>else</w:t>
            </w:r>
            <w:r w:rsidRPr="00457B65">
              <w:rPr>
                <w:rFonts w:ascii="Calibri" w:hAnsi="Calibri"/>
                <w:sz w:val="12"/>
                <w:szCs w:val="12"/>
              </w:rPr>
              <w:t xml:space="preserve"> user input</w:t>
            </w:r>
            <w:r w:rsidR="000D124C" w:rsidRPr="00457B65">
              <w:rPr>
                <w:rFonts w:ascii="Calibri" w:hAnsi="Calibri"/>
                <w:sz w:val="12"/>
                <w:szCs w:val="12"/>
              </w:rPr>
              <w:t xml:space="preserve"> </w:t>
            </w:r>
            <w:r w:rsidRPr="00457B65">
              <w:rPr>
                <w:rFonts w:ascii="Calibri" w:hAnsi="Calibri"/>
                <w:sz w:val="12"/>
                <w:szCs w:val="12"/>
              </w:rPr>
              <w:t>numeric</w:t>
            </w:r>
            <w:r w:rsidR="000D124C" w:rsidRPr="00457B65">
              <w:rPr>
                <w:rFonts w:ascii="Calibri" w:hAnsi="Calibri"/>
                <w:sz w:val="12"/>
                <w:szCs w:val="12"/>
              </w:rPr>
              <w:t xml:space="preserve"> value</w:t>
            </w:r>
            <w:r w:rsidRPr="00457B65">
              <w:rPr>
                <w:rFonts w:ascii="Calibri" w:hAnsi="Calibri"/>
                <w:sz w:val="12"/>
                <w:szCs w:val="12"/>
              </w:rPr>
              <w:t xml:space="preserve">, </w:t>
            </w:r>
            <w:proofErr w:type="gramStart"/>
            <w:r w:rsidRPr="00457B65">
              <w:rPr>
                <w:rFonts w:ascii="Calibri" w:hAnsi="Calibri"/>
                <w:sz w:val="12"/>
                <w:szCs w:val="12"/>
              </w:rPr>
              <w:t>100.0≥xx.x</w:t>
            </w:r>
            <w:proofErr w:type="gramEnd"/>
            <w:r w:rsidRPr="00457B65">
              <w:rPr>
                <w:rFonts w:ascii="Calibri" w:hAnsi="Calibri"/>
                <w:sz w:val="12"/>
                <w:szCs w:val="12"/>
              </w:rPr>
              <w:t xml:space="preserve">≥0.0;  check value must be ≥ value in B04, to comply; </w:t>
            </w:r>
          </w:p>
          <w:p w14:paraId="56F1E1EE" w14:textId="77777777" w:rsidR="00B3083C" w:rsidRPr="00457B65" w:rsidRDefault="00B3083C" w:rsidP="000D124C">
            <w:pPr>
              <w:keepNext/>
              <w:rPr>
                <w:rFonts w:ascii="Calibri" w:hAnsi="Calibri"/>
                <w:sz w:val="12"/>
                <w:szCs w:val="12"/>
              </w:rPr>
            </w:pPr>
          </w:p>
          <w:p w14:paraId="26FCBE1E" w14:textId="7CD9A211" w:rsidR="0029395E" w:rsidRPr="00457B65" w:rsidRDefault="0029395E" w:rsidP="00B3083C">
            <w:pPr>
              <w:keepNext/>
              <w:rPr>
                <w:rFonts w:ascii="Calibri" w:hAnsi="Calibri"/>
                <w:sz w:val="12"/>
                <w:szCs w:val="12"/>
              </w:rPr>
            </w:pPr>
            <w:r w:rsidRPr="00457B65">
              <w:rPr>
                <w:rFonts w:ascii="Calibri" w:hAnsi="Calibri"/>
                <w:sz w:val="12"/>
                <w:szCs w:val="12"/>
              </w:rPr>
              <w:t xml:space="preserve"> </w:t>
            </w:r>
            <w:r w:rsidRPr="00457B65">
              <w:rPr>
                <w:rFonts w:asciiTheme="minorHAnsi" w:hAnsiTheme="minorHAnsi"/>
                <w:sz w:val="12"/>
                <w:szCs w:val="12"/>
              </w:rPr>
              <w:t>flag non-compliant value</w:t>
            </w:r>
            <w:r w:rsidR="00B3083C" w:rsidRPr="00457B65">
              <w:rPr>
                <w:rFonts w:asciiTheme="minorHAnsi" w:hAnsiTheme="minorHAnsi"/>
                <w:sz w:val="12"/>
                <w:szCs w:val="12"/>
              </w:rPr>
              <w:t>s</w:t>
            </w:r>
            <w:r w:rsidRPr="00457B65">
              <w:rPr>
                <w:rFonts w:asciiTheme="minorHAnsi" w:hAnsiTheme="minorHAnsi"/>
                <w:sz w:val="12"/>
                <w:szCs w:val="12"/>
              </w:rPr>
              <w:t xml:space="preserve"> and do not allow registration to proceed</w:t>
            </w:r>
            <w:r w:rsidRPr="00457B65" w:rsidDel="00B47621">
              <w:rPr>
                <w:rFonts w:asciiTheme="minorHAnsi" w:hAnsiTheme="minorHAnsi"/>
                <w:sz w:val="12"/>
                <w:szCs w:val="12"/>
              </w:rPr>
              <w:t xml:space="preserve"> </w:t>
            </w:r>
            <w:r w:rsidRPr="00457B65">
              <w:rPr>
                <w:rFonts w:ascii="Calibri" w:hAnsi="Calibri"/>
                <w:sz w:val="12"/>
                <w:szCs w:val="12"/>
              </w:rPr>
              <w:t>&gt;&gt;</w:t>
            </w:r>
          </w:p>
        </w:tc>
        <w:tc>
          <w:tcPr>
            <w:tcW w:w="1440" w:type="dxa"/>
          </w:tcPr>
          <w:p w14:paraId="26FCBE1F"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1357" w:type="dxa"/>
            <w:gridSpan w:val="2"/>
          </w:tcPr>
          <w:p w14:paraId="26FCBE20"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1184" w:type="dxa"/>
          </w:tcPr>
          <w:p w14:paraId="26FCBE21" w14:textId="77777777" w:rsidR="0029395E" w:rsidRPr="00457B65" w:rsidRDefault="0029395E" w:rsidP="0029395E">
            <w:pPr>
              <w:keepNext/>
              <w:rPr>
                <w:rFonts w:ascii="Calibri" w:hAnsi="Calibri"/>
                <w:sz w:val="12"/>
                <w:szCs w:val="12"/>
              </w:rPr>
            </w:pPr>
            <w:r w:rsidRPr="00457B65">
              <w:rPr>
                <w:rFonts w:ascii="Calibri" w:hAnsi="Calibri"/>
                <w:sz w:val="12"/>
                <w:szCs w:val="12"/>
              </w:rPr>
              <w:t>&lt;&lt;user input alphanumeric text string max 50 characters&gt;&gt;</w:t>
            </w:r>
          </w:p>
        </w:tc>
        <w:tc>
          <w:tcPr>
            <w:tcW w:w="874" w:type="dxa"/>
          </w:tcPr>
          <w:p w14:paraId="26FCBE22" w14:textId="77777777" w:rsidR="0029395E" w:rsidRPr="00457B65" w:rsidRDefault="0029395E" w:rsidP="0029395E">
            <w:pPr>
              <w:keepNext/>
              <w:rPr>
                <w:rFonts w:ascii="Calibri" w:hAnsi="Calibri"/>
                <w:sz w:val="12"/>
                <w:szCs w:val="12"/>
              </w:rPr>
            </w:pPr>
            <w:r w:rsidRPr="00457B65">
              <w:rPr>
                <w:rFonts w:ascii="Calibri" w:hAnsi="Calibri"/>
                <w:sz w:val="12"/>
                <w:szCs w:val="12"/>
              </w:rPr>
              <w:t xml:space="preserve">&lt;&lt;user input, numeric, </w:t>
            </w:r>
            <w:proofErr w:type="spellStart"/>
            <w:r w:rsidRPr="00457B65">
              <w:rPr>
                <w:rFonts w:ascii="Calibri" w:hAnsi="Calibri"/>
                <w:sz w:val="12"/>
                <w:szCs w:val="12"/>
              </w:rPr>
              <w:t>xxxx</w:t>
            </w:r>
            <w:proofErr w:type="spellEnd"/>
            <w:r w:rsidRPr="00457B65">
              <w:rPr>
                <w:rFonts w:ascii="Calibri" w:hAnsi="Calibri"/>
                <w:sz w:val="12"/>
                <w:szCs w:val="12"/>
              </w:rPr>
              <w:t>&gt;&gt;</w:t>
            </w:r>
          </w:p>
        </w:tc>
      </w:tr>
      <w:tr w:rsidR="000A22F0" w:rsidRPr="00295655" w14:paraId="26FCBE2C" w14:textId="77777777" w:rsidTr="00FE585B">
        <w:trPr>
          <w:cantSplit/>
          <w:trHeight w:val="179"/>
        </w:trPr>
        <w:tc>
          <w:tcPr>
            <w:tcW w:w="1082" w:type="dxa"/>
          </w:tcPr>
          <w:p w14:paraId="26FCBE24" w14:textId="77777777" w:rsidR="0029395E" w:rsidRPr="00295655" w:rsidRDefault="0029395E" w:rsidP="0029395E">
            <w:pPr>
              <w:keepNext/>
              <w:rPr>
                <w:rFonts w:ascii="Calibri" w:hAnsi="Calibri"/>
                <w:sz w:val="18"/>
                <w:szCs w:val="18"/>
              </w:rPr>
            </w:pPr>
          </w:p>
        </w:tc>
        <w:tc>
          <w:tcPr>
            <w:tcW w:w="1151" w:type="dxa"/>
          </w:tcPr>
          <w:p w14:paraId="26FCBE25" w14:textId="77777777" w:rsidR="0029395E" w:rsidRPr="00295655" w:rsidRDefault="0029395E" w:rsidP="0029395E">
            <w:pPr>
              <w:keepNext/>
              <w:rPr>
                <w:rFonts w:ascii="Calibri" w:hAnsi="Calibri"/>
                <w:sz w:val="18"/>
                <w:szCs w:val="18"/>
              </w:rPr>
            </w:pPr>
          </w:p>
        </w:tc>
        <w:tc>
          <w:tcPr>
            <w:tcW w:w="1902" w:type="dxa"/>
            <w:gridSpan w:val="2"/>
          </w:tcPr>
          <w:p w14:paraId="13C27818" w14:textId="77777777" w:rsidR="0029395E" w:rsidRPr="00295655" w:rsidRDefault="0029395E" w:rsidP="0029395E">
            <w:pPr>
              <w:keepNext/>
              <w:rPr>
                <w:rFonts w:ascii="Calibri" w:hAnsi="Calibri"/>
                <w:sz w:val="18"/>
                <w:szCs w:val="18"/>
              </w:rPr>
            </w:pPr>
          </w:p>
        </w:tc>
        <w:tc>
          <w:tcPr>
            <w:tcW w:w="1710" w:type="dxa"/>
            <w:gridSpan w:val="2"/>
          </w:tcPr>
          <w:p w14:paraId="018112DC" w14:textId="77777777" w:rsidR="0029395E" w:rsidRPr="00295655" w:rsidRDefault="0029395E" w:rsidP="0029395E">
            <w:pPr>
              <w:keepNext/>
              <w:rPr>
                <w:rFonts w:ascii="Calibri" w:hAnsi="Calibri"/>
                <w:sz w:val="18"/>
                <w:szCs w:val="18"/>
              </w:rPr>
            </w:pPr>
          </w:p>
        </w:tc>
        <w:tc>
          <w:tcPr>
            <w:tcW w:w="1620" w:type="dxa"/>
          </w:tcPr>
          <w:p w14:paraId="060BB4B7" w14:textId="15448A79" w:rsidR="0029395E" w:rsidRPr="00295655" w:rsidRDefault="0029395E" w:rsidP="0029395E">
            <w:pPr>
              <w:keepNext/>
              <w:rPr>
                <w:rFonts w:ascii="Calibri" w:hAnsi="Calibri"/>
                <w:sz w:val="18"/>
                <w:szCs w:val="18"/>
              </w:rPr>
            </w:pPr>
          </w:p>
        </w:tc>
        <w:tc>
          <w:tcPr>
            <w:tcW w:w="990" w:type="dxa"/>
          </w:tcPr>
          <w:p w14:paraId="26FCBE26" w14:textId="20981934" w:rsidR="0029395E" w:rsidRPr="00295655" w:rsidRDefault="0029395E" w:rsidP="0029395E">
            <w:pPr>
              <w:keepNext/>
              <w:rPr>
                <w:rFonts w:ascii="Calibri" w:hAnsi="Calibri"/>
                <w:sz w:val="18"/>
                <w:szCs w:val="18"/>
              </w:rPr>
            </w:pPr>
          </w:p>
        </w:tc>
        <w:tc>
          <w:tcPr>
            <w:tcW w:w="1080" w:type="dxa"/>
            <w:gridSpan w:val="2"/>
          </w:tcPr>
          <w:p w14:paraId="26FCBE27" w14:textId="77777777" w:rsidR="0029395E" w:rsidRPr="00295655" w:rsidRDefault="0029395E" w:rsidP="0029395E">
            <w:pPr>
              <w:keepNext/>
              <w:rPr>
                <w:rFonts w:ascii="Calibri" w:hAnsi="Calibri"/>
                <w:sz w:val="18"/>
                <w:szCs w:val="18"/>
              </w:rPr>
            </w:pPr>
          </w:p>
        </w:tc>
        <w:tc>
          <w:tcPr>
            <w:tcW w:w="1440" w:type="dxa"/>
          </w:tcPr>
          <w:p w14:paraId="26FCBE28" w14:textId="77777777" w:rsidR="0029395E" w:rsidRPr="00295655" w:rsidRDefault="0029395E" w:rsidP="0029395E">
            <w:pPr>
              <w:keepNext/>
              <w:rPr>
                <w:rFonts w:ascii="Calibri" w:hAnsi="Calibri"/>
                <w:sz w:val="18"/>
                <w:szCs w:val="18"/>
              </w:rPr>
            </w:pPr>
          </w:p>
        </w:tc>
        <w:tc>
          <w:tcPr>
            <w:tcW w:w="1357" w:type="dxa"/>
            <w:gridSpan w:val="2"/>
          </w:tcPr>
          <w:p w14:paraId="26FCBE29" w14:textId="77777777" w:rsidR="0029395E" w:rsidRPr="00295655" w:rsidRDefault="0029395E" w:rsidP="0029395E">
            <w:pPr>
              <w:keepNext/>
              <w:rPr>
                <w:rFonts w:ascii="Calibri" w:hAnsi="Calibri"/>
                <w:sz w:val="18"/>
                <w:szCs w:val="18"/>
              </w:rPr>
            </w:pPr>
          </w:p>
        </w:tc>
        <w:tc>
          <w:tcPr>
            <w:tcW w:w="1184" w:type="dxa"/>
          </w:tcPr>
          <w:p w14:paraId="26FCBE2A" w14:textId="77777777" w:rsidR="0029395E" w:rsidRPr="00295655" w:rsidRDefault="0029395E" w:rsidP="0029395E">
            <w:pPr>
              <w:keepNext/>
              <w:rPr>
                <w:rFonts w:ascii="Calibri" w:hAnsi="Calibri"/>
                <w:sz w:val="18"/>
                <w:szCs w:val="18"/>
              </w:rPr>
            </w:pPr>
          </w:p>
        </w:tc>
        <w:tc>
          <w:tcPr>
            <w:tcW w:w="874" w:type="dxa"/>
          </w:tcPr>
          <w:p w14:paraId="26FCBE2B" w14:textId="77777777" w:rsidR="0029395E" w:rsidRPr="00295655" w:rsidRDefault="0029395E" w:rsidP="0029395E">
            <w:pPr>
              <w:keepNext/>
              <w:rPr>
                <w:rFonts w:ascii="Calibri" w:hAnsi="Calibri"/>
                <w:sz w:val="18"/>
                <w:szCs w:val="18"/>
              </w:rPr>
            </w:pPr>
          </w:p>
        </w:tc>
      </w:tr>
      <w:tr w:rsidR="0029395E" w:rsidRPr="00295655" w14:paraId="26FCBE37" w14:textId="77777777" w:rsidTr="00F82E2D">
        <w:trPr>
          <w:cantSplit/>
        </w:trPr>
        <w:tc>
          <w:tcPr>
            <w:tcW w:w="14390" w:type="dxa"/>
            <w:gridSpan w:val="15"/>
          </w:tcPr>
          <w:p w14:paraId="26FCBE36" w14:textId="7A987E71" w:rsidR="0029395E" w:rsidRPr="00295655" w:rsidRDefault="0029395E" w:rsidP="0029395E">
            <w:pPr>
              <w:keepNext/>
              <w:rPr>
                <w:rFonts w:ascii="Calibri" w:hAnsi="Calibri"/>
                <w:sz w:val="18"/>
                <w:szCs w:val="18"/>
              </w:rPr>
            </w:pPr>
            <w:r w:rsidRPr="00295655">
              <w:rPr>
                <w:rFonts w:ascii="Calibri" w:hAnsi="Calibri"/>
                <w:sz w:val="18"/>
                <w:szCs w:val="18"/>
              </w:rPr>
              <w:t>Notes:</w:t>
            </w:r>
          </w:p>
        </w:tc>
      </w:tr>
    </w:tbl>
    <w:p w14:paraId="6F5AA31D" w14:textId="5CDC0B00" w:rsidR="00F30307" w:rsidRDefault="00F30307" w:rsidP="00196676">
      <w:pPr>
        <w:rPr>
          <w:rFonts w:ascii="Calibri" w:hAnsi="Calibri"/>
          <w:sz w:val="18"/>
          <w:szCs w:val="18"/>
        </w:rPr>
      </w:pPr>
    </w:p>
    <w:p w14:paraId="478E649D" w14:textId="77777777" w:rsidR="00F30307" w:rsidRDefault="00F30307" w:rsidP="00196676">
      <w:pPr>
        <w:rPr>
          <w:rFonts w:ascii="Calibri" w:hAnsi="Calibri"/>
          <w:sz w:val="18"/>
          <w:szCs w:val="18"/>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7"/>
        <w:gridCol w:w="1328"/>
        <w:gridCol w:w="217"/>
        <w:gridCol w:w="939"/>
        <w:gridCol w:w="1153"/>
        <w:gridCol w:w="800"/>
        <w:gridCol w:w="1325"/>
        <w:gridCol w:w="1568"/>
        <w:gridCol w:w="557"/>
        <w:gridCol w:w="2125"/>
        <w:gridCol w:w="210"/>
        <w:gridCol w:w="1385"/>
        <w:gridCol w:w="1508"/>
      </w:tblGrid>
      <w:tr w:rsidR="00845A53" w:rsidRPr="00295655" w14:paraId="26FCBE44" w14:textId="6811A3A1" w:rsidTr="00F30307">
        <w:trPr>
          <w:cantSplit/>
        </w:trPr>
        <w:tc>
          <w:tcPr>
            <w:tcW w:w="14462" w:type="dxa"/>
            <w:gridSpan w:val="13"/>
            <w:tcBorders>
              <w:bottom w:val="nil"/>
            </w:tcBorders>
          </w:tcPr>
          <w:p w14:paraId="2C91E127" w14:textId="77777777" w:rsidR="00845A53" w:rsidRPr="001A53D0" w:rsidRDefault="00845A53" w:rsidP="00F30307">
            <w:pPr>
              <w:keepNext/>
              <w:rPr>
                <w:rFonts w:ascii="Calibri" w:hAnsi="Calibri"/>
                <w:b/>
                <w:szCs w:val="18"/>
              </w:rPr>
            </w:pPr>
            <w:r w:rsidRPr="001A53D0">
              <w:rPr>
                <w:rFonts w:ascii="Calibri" w:hAnsi="Calibri"/>
                <w:b/>
                <w:szCs w:val="18"/>
              </w:rPr>
              <w:t>E. Installed Cooling System Outdoor Condensing Unit or Package Unit Equipment Information (not heat pumps)</w:t>
            </w:r>
          </w:p>
          <w:p w14:paraId="5A3DCD7D" w14:textId="77777777" w:rsidR="00845A53" w:rsidRDefault="00845A53" w:rsidP="00F30307">
            <w:pPr>
              <w:keepNext/>
              <w:rPr>
                <w:rFonts w:ascii="Calibri" w:hAnsi="Calibri"/>
                <w:sz w:val="18"/>
                <w:szCs w:val="18"/>
              </w:rPr>
            </w:pPr>
            <w:r w:rsidRPr="00FB4BFD">
              <w:rPr>
                <w:rFonts w:ascii="Calibri" w:hAnsi="Calibri"/>
                <w:sz w:val="18"/>
                <w:szCs w:val="18"/>
              </w:rPr>
              <w:t>&lt;&lt;</w:t>
            </w:r>
            <w:r>
              <w:rPr>
                <w:rFonts w:ascii="Calibri" w:hAnsi="Calibri"/>
                <w:sz w:val="18"/>
                <w:szCs w:val="18"/>
              </w:rPr>
              <w:t xml:space="preserve"> if all of the SC Systems listed in Section D have a value in </w:t>
            </w:r>
            <w:r w:rsidRPr="00A325A1">
              <w:rPr>
                <w:rFonts w:ascii="Calibri" w:hAnsi="Calibri"/>
                <w:sz w:val="18"/>
                <w:szCs w:val="18"/>
                <w:highlight w:val="yellow"/>
              </w:rPr>
              <w:t>C05</w:t>
            </w:r>
            <w:r>
              <w:rPr>
                <w:rFonts w:ascii="Calibri" w:hAnsi="Calibri"/>
                <w:sz w:val="18"/>
                <w:szCs w:val="18"/>
              </w:rPr>
              <w:t>= No Cooling, then display the section does not apply message; 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Pr>
                <w:rFonts w:ascii="Calibri" w:hAnsi="Calibri"/>
                <w:sz w:val="18"/>
                <w:szCs w:val="18"/>
              </w:rPr>
              <w:t>C</w:t>
            </w:r>
            <w:r w:rsidRPr="00FB4BFD">
              <w:rPr>
                <w:rFonts w:ascii="Calibri" w:hAnsi="Calibri"/>
                <w:sz w:val="18"/>
                <w:szCs w:val="18"/>
              </w:rPr>
              <w:t xml:space="preserve"> </w:t>
            </w:r>
            <w:r>
              <w:rPr>
                <w:rFonts w:ascii="Calibri" w:hAnsi="Calibri"/>
                <w:sz w:val="18"/>
                <w:szCs w:val="18"/>
              </w:rPr>
              <w:t xml:space="preserve">for which </w:t>
            </w:r>
            <w:r w:rsidRPr="00A325A1">
              <w:rPr>
                <w:rFonts w:ascii="Calibri" w:hAnsi="Calibri"/>
                <w:sz w:val="18"/>
                <w:szCs w:val="18"/>
                <w:highlight w:val="yellow"/>
              </w:rPr>
              <w:t>C05</w:t>
            </w:r>
            <w:r>
              <w:rPr>
                <w:rFonts w:ascii="Calibri" w:hAnsi="Calibri"/>
                <w:sz w:val="18"/>
                <w:szCs w:val="18"/>
              </w:rPr>
              <w:t>≠</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w:t>
            </w:r>
            <w:r w:rsidRPr="00A325A1">
              <w:rPr>
                <w:rFonts w:ascii="Calibri" w:hAnsi="Calibri"/>
                <w:sz w:val="18"/>
                <w:szCs w:val="18"/>
                <w:highlight w:val="yellow"/>
              </w:rPr>
              <w:t>C05</w:t>
            </w:r>
            <w:r w:rsidRPr="00A82EF3">
              <w:rPr>
                <w:rFonts w:ascii="Calibri" w:hAnsi="Calibri"/>
                <w:sz w:val="18"/>
                <w:szCs w:val="18"/>
              </w:rPr>
              <w:t xml:space="preserve"> </w:t>
            </w:r>
            <w:r>
              <w:rPr>
                <w:rFonts w:ascii="Calibri" w:hAnsi="Calibri"/>
                <w:sz w:val="18"/>
                <w:szCs w:val="18"/>
              </w:rPr>
              <w:t xml:space="preserve">≠ one of the heat </w:t>
            </w:r>
            <w:proofErr w:type="gramStart"/>
            <w:r>
              <w:rPr>
                <w:rFonts w:ascii="Calibri" w:hAnsi="Calibri"/>
                <w:sz w:val="18"/>
                <w:szCs w:val="18"/>
              </w:rPr>
              <w:t>pump</w:t>
            </w:r>
            <w:proofErr w:type="gramEnd"/>
            <w:r>
              <w:rPr>
                <w:rFonts w:ascii="Calibri" w:hAnsi="Calibri"/>
                <w:sz w:val="18"/>
                <w:szCs w:val="18"/>
              </w:rPr>
              <w:t xml:space="preserve"> types in the following list:</w:t>
            </w:r>
          </w:p>
          <w:p w14:paraId="07BF3F0B" w14:textId="263F0209" w:rsidR="00F30307" w:rsidRPr="001A53D0" w:rsidRDefault="00F30307" w:rsidP="00F30307">
            <w:pPr>
              <w:keepNext/>
              <w:rPr>
                <w:rFonts w:ascii="Calibri" w:hAnsi="Calibri"/>
                <w:b/>
                <w:szCs w:val="18"/>
              </w:rPr>
            </w:pPr>
          </w:p>
        </w:tc>
      </w:tr>
      <w:tr w:rsidR="00F30307" w:rsidRPr="00295655" w14:paraId="74AA425E" w14:textId="77777777" w:rsidTr="00F30307">
        <w:trPr>
          <w:cantSplit/>
        </w:trPr>
        <w:tc>
          <w:tcPr>
            <w:tcW w:w="2892" w:type="dxa"/>
            <w:gridSpan w:val="3"/>
            <w:tcBorders>
              <w:top w:val="nil"/>
              <w:right w:val="nil"/>
            </w:tcBorders>
          </w:tcPr>
          <w:p w14:paraId="750ABE82" w14:textId="77777777" w:rsidR="00F30307" w:rsidRPr="00A82EF3" w:rsidRDefault="00F30307" w:rsidP="00F30307">
            <w:pPr>
              <w:keepNext/>
              <w:rPr>
                <w:rFonts w:asciiTheme="minorHAnsi" w:hAnsiTheme="minorHAnsi"/>
                <w:sz w:val="16"/>
                <w:szCs w:val="16"/>
              </w:rPr>
            </w:pPr>
            <w:r>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split HP; </w:t>
            </w:r>
          </w:p>
          <w:p w14:paraId="383B66C1" w14:textId="77777777" w:rsidR="00F30307" w:rsidRPr="00A82EF3" w:rsidRDefault="00F30307"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packaged HP</w:t>
            </w:r>
          </w:p>
          <w:p w14:paraId="59E1D8BF" w14:textId="77777777" w:rsidR="00F30307" w:rsidRPr="00A82EF3" w:rsidRDefault="00F30307"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large packaged HP</w:t>
            </w:r>
          </w:p>
          <w:p w14:paraId="059CF751" w14:textId="2F4F49EB" w:rsidR="00F30307" w:rsidRPr="00F30307" w:rsidRDefault="00F30307" w:rsidP="00F30307">
            <w:pPr>
              <w:keepNext/>
              <w:rPr>
                <w:rFonts w:ascii="Calibri" w:hAnsi="Calibri"/>
                <w:sz w:val="16"/>
                <w:szCs w:val="16"/>
              </w:rPr>
            </w:pPr>
            <w:r w:rsidRPr="00F30307">
              <w:rPr>
                <w:rFonts w:ascii="Calibri" w:hAnsi="Calibri"/>
                <w:sz w:val="16"/>
                <w:szCs w:val="16"/>
              </w:rPr>
              <w:t>*</w:t>
            </w:r>
            <w:proofErr w:type="gramStart"/>
            <w:r w:rsidRPr="00F30307">
              <w:rPr>
                <w:rFonts w:ascii="Calibri" w:hAnsi="Calibri"/>
                <w:sz w:val="16"/>
                <w:szCs w:val="16"/>
              </w:rPr>
              <w:t>ducted</w:t>
            </w:r>
            <w:proofErr w:type="gramEnd"/>
            <w:r w:rsidRPr="00F30307">
              <w:rPr>
                <w:rFonts w:ascii="Calibri" w:hAnsi="Calibri"/>
                <w:sz w:val="16"/>
                <w:szCs w:val="16"/>
              </w:rPr>
              <w:t xml:space="preserve"> mini-split HP</w:t>
            </w:r>
          </w:p>
        </w:tc>
        <w:tc>
          <w:tcPr>
            <w:tcW w:w="2892" w:type="dxa"/>
            <w:gridSpan w:val="3"/>
            <w:tcBorders>
              <w:top w:val="nil"/>
              <w:left w:val="nil"/>
              <w:right w:val="nil"/>
            </w:tcBorders>
          </w:tcPr>
          <w:p w14:paraId="73C7E644" w14:textId="77777777" w:rsidR="00F30307" w:rsidRDefault="00F30307"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ductless</w:t>
            </w:r>
            <w:proofErr w:type="gramEnd"/>
            <w:r>
              <w:rPr>
                <w:rFonts w:asciiTheme="minorHAnsi" w:hAnsiTheme="minorHAnsi"/>
                <w:sz w:val="16"/>
                <w:szCs w:val="16"/>
              </w:rPr>
              <w:t xml:space="preserve"> mini-split</w:t>
            </w:r>
            <w:r w:rsidRPr="00A82EF3">
              <w:rPr>
                <w:rFonts w:asciiTheme="minorHAnsi" w:hAnsiTheme="minorHAnsi"/>
                <w:sz w:val="16"/>
                <w:szCs w:val="16"/>
              </w:rPr>
              <w:t xml:space="preserve"> HP;</w:t>
            </w:r>
          </w:p>
          <w:p w14:paraId="56D9C772" w14:textId="77777777" w:rsidR="00F30307" w:rsidRDefault="00F30307" w:rsidP="00F30307">
            <w:pPr>
              <w:keepNext/>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HP</w:t>
            </w:r>
            <w:r w:rsidRPr="00761C61">
              <w:rPr>
                <w:rFonts w:asciiTheme="minorHAnsi" w:hAnsiTheme="minorHAnsi"/>
                <w:sz w:val="16"/>
                <w:szCs w:val="16"/>
              </w:rPr>
              <w:t>,</w:t>
            </w:r>
          </w:p>
          <w:p w14:paraId="7BC54D48" w14:textId="77777777" w:rsidR="00F30307" w:rsidRPr="00A82EF3" w:rsidRDefault="00F30307" w:rsidP="00F30307">
            <w:pPr>
              <w:keepNext/>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5B32C06F" w14:textId="77777777" w:rsidR="00F30307" w:rsidRDefault="00F30307" w:rsidP="00F30307">
            <w:pPr>
              <w:keepNext/>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room</w:t>
            </w:r>
            <w:proofErr w:type="gramEnd"/>
            <w:r w:rsidRPr="00A82EF3">
              <w:rPr>
                <w:rFonts w:asciiTheme="minorHAnsi" w:hAnsiTheme="minorHAnsi"/>
                <w:sz w:val="16"/>
                <w:szCs w:val="16"/>
              </w:rPr>
              <w:t xml:space="preserve"> HP</w:t>
            </w:r>
            <w:r>
              <w:rPr>
                <w:rFonts w:asciiTheme="minorHAnsi" w:hAnsiTheme="minorHAnsi"/>
                <w:sz w:val="16"/>
                <w:szCs w:val="16"/>
              </w:rPr>
              <w:t>;</w:t>
            </w:r>
          </w:p>
          <w:p w14:paraId="71C88AA1" w14:textId="77777777" w:rsidR="00F30307" w:rsidRPr="001A53D0" w:rsidRDefault="00F30307" w:rsidP="00F30307">
            <w:pPr>
              <w:keepNext/>
              <w:rPr>
                <w:rFonts w:ascii="Calibri" w:hAnsi="Calibri"/>
                <w:b/>
                <w:szCs w:val="18"/>
              </w:rPr>
            </w:pPr>
          </w:p>
        </w:tc>
        <w:tc>
          <w:tcPr>
            <w:tcW w:w="2893" w:type="dxa"/>
            <w:gridSpan w:val="2"/>
            <w:tcBorders>
              <w:top w:val="nil"/>
              <w:left w:val="nil"/>
              <w:right w:val="nil"/>
            </w:tcBorders>
          </w:tcPr>
          <w:p w14:paraId="69AE8057" w14:textId="77777777" w:rsidR="00F30307" w:rsidRDefault="00F30307" w:rsidP="00F30307">
            <w:pPr>
              <w:keepNext/>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small</w:t>
            </w:r>
            <w:proofErr w:type="gramEnd"/>
            <w:r>
              <w:rPr>
                <w:rFonts w:asciiTheme="minorHAnsi" w:hAnsiTheme="minorHAnsi"/>
                <w:sz w:val="16"/>
                <w:szCs w:val="16"/>
              </w:rPr>
              <w:t xml:space="preserve"> duct high velocity HP;</w:t>
            </w:r>
          </w:p>
          <w:p w14:paraId="667E88C2" w14:textId="77777777" w:rsidR="00F30307" w:rsidRDefault="00F30307" w:rsidP="00F30307">
            <w:pPr>
              <w:keepNext/>
              <w:rPr>
                <w:rFonts w:ascii="Calibri" w:hAnsi="Calibri"/>
                <w:sz w:val="18"/>
                <w:szCs w:val="18"/>
              </w:rPr>
            </w:pPr>
            <w:r>
              <w:rPr>
                <w:rFonts w:asciiTheme="minorHAnsi" w:hAnsiTheme="minorHAnsi"/>
                <w:sz w:val="16"/>
                <w:szCs w:val="16"/>
              </w:rPr>
              <w:t>*</w:t>
            </w:r>
            <w:proofErr w:type="gramStart"/>
            <w:r>
              <w:rPr>
                <w:rFonts w:asciiTheme="minorHAnsi" w:hAnsiTheme="minorHAnsi"/>
                <w:sz w:val="16"/>
                <w:szCs w:val="16"/>
              </w:rPr>
              <w:t>ductless</w:t>
            </w:r>
            <w:proofErr w:type="gramEnd"/>
            <w:r>
              <w:rPr>
                <w:rFonts w:asciiTheme="minorHAnsi" w:hAnsiTheme="minorHAnsi"/>
                <w:sz w:val="16"/>
                <w:szCs w:val="16"/>
              </w:rPr>
              <w:t xml:space="preserve"> VRF HP</w:t>
            </w:r>
            <w:r w:rsidRPr="00FB4BFD">
              <w:rPr>
                <w:rFonts w:ascii="Calibri" w:hAnsi="Calibri"/>
                <w:sz w:val="18"/>
                <w:szCs w:val="18"/>
              </w:rPr>
              <w:t xml:space="preserve"> </w:t>
            </w:r>
          </w:p>
          <w:p w14:paraId="6CA5D782" w14:textId="77777777" w:rsidR="00F30307" w:rsidRPr="00F30307" w:rsidRDefault="00F30307" w:rsidP="00F30307">
            <w:pPr>
              <w:keepNext/>
              <w:rPr>
                <w:rFonts w:ascii="Calibri" w:hAnsi="Calibri"/>
                <w:sz w:val="16"/>
                <w:szCs w:val="16"/>
              </w:rPr>
            </w:pPr>
            <w:r w:rsidRPr="00F30307">
              <w:rPr>
                <w:rFonts w:ascii="Calibri" w:hAnsi="Calibri"/>
                <w:sz w:val="16"/>
                <w:szCs w:val="16"/>
              </w:rPr>
              <w:t>*</w:t>
            </w:r>
            <w:proofErr w:type="gramStart"/>
            <w:r w:rsidRPr="00F30307">
              <w:rPr>
                <w:rFonts w:ascii="Calibri" w:hAnsi="Calibri"/>
                <w:sz w:val="16"/>
                <w:szCs w:val="16"/>
              </w:rPr>
              <w:t>air</w:t>
            </w:r>
            <w:proofErr w:type="gramEnd"/>
            <w:r w:rsidRPr="00F30307">
              <w:rPr>
                <w:rFonts w:ascii="Calibri" w:hAnsi="Calibri"/>
                <w:sz w:val="16"/>
                <w:szCs w:val="16"/>
              </w:rPr>
              <w:t>-to-water HP</w:t>
            </w:r>
          </w:p>
          <w:p w14:paraId="357B4923" w14:textId="31497E27" w:rsidR="00F30307" w:rsidRPr="00F30307" w:rsidRDefault="00F30307" w:rsidP="00F30307">
            <w:pPr>
              <w:keepNext/>
              <w:rPr>
                <w:rFonts w:ascii="Calibri" w:hAnsi="Calibri"/>
                <w:szCs w:val="18"/>
              </w:rPr>
            </w:pPr>
            <w:r w:rsidRPr="00F30307">
              <w:rPr>
                <w:rFonts w:ascii="Calibri" w:hAnsi="Calibri"/>
                <w:sz w:val="16"/>
                <w:szCs w:val="16"/>
              </w:rPr>
              <w:t>*</w:t>
            </w:r>
            <w:proofErr w:type="gramStart"/>
            <w:r w:rsidRPr="00F30307">
              <w:rPr>
                <w:rFonts w:ascii="Calibri" w:hAnsi="Calibri"/>
                <w:sz w:val="16"/>
                <w:szCs w:val="16"/>
              </w:rPr>
              <w:t>ground</w:t>
            </w:r>
            <w:proofErr w:type="gramEnd"/>
            <w:r w:rsidRPr="00F30307">
              <w:rPr>
                <w:rFonts w:ascii="Calibri" w:hAnsi="Calibri"/>
                <w:sz w:val="16"/>
                <w:szCs w:val="16"/>
              </w:rPr>
              <w:t>-source HP</w:t>
            </w:r>
          </w:p>
        </w:tc>
        <w:tc>
          <w:tcPr>
            <w:tcW w:w="2892" w:type="dxa"/>
            <w:gridSpan w:val="3"/>
            <w:tcBorders>
              <w:top w:val="nil"/>
              <w:left w:val="nil"/>
              <w:right w:val="nil"/>
            </w:tcBorders>
          </w:tcPr>
          <w:p w14:paraId="51B189EF" w14:textId="77777777" w:rsidR="00F30307" w:rsidRPr="00F30307" w:rsidRDefault="00F30307" w:rsidP="00F30307">
            <w:pPr>
              <w:keepNext/>
              <w:rPr>
                <w:rFonts w:ascii="Calibri" w:hAnsi="Calibri"/>
                <w:sz w:val="16"/>
                <w:szCs w:val="16"/>
              </w:rPr>
            </w:pPr>
            <w:r w:rsidRPr="00F30307">
              <w:rPr>
                <w:rFonts w:ascii="Calibri" w:hAnsi="Calibri"/>
                <w:sz w:val="16"/>
                <w:szCs w:val="16"/>
              </w:rPr>
              <w:t xml:space="preserve">*VCHP-Ducted </w:t>
            </w:r>
          </w:p>
          <w:p w14:paraId="23058924" w14:textId="77777777" w:rsidR="00F30307" w:rsidRPr="00F30307" w:rsidRDefault="00F30307" w:rsidP="00F30307">
            <w:pPr>
              <w:keepNext/>
              <w:rPr>
                <w:rFonts w:ascii="Calibri" w:hAnsi="Calibri"/>
                <w:sz w:val="16"/>
                <w:szCs w:val="16"/>
              </w:rPr>
            </w:pPr>
            <w:r w:rsidRPr="00F30307">
              <w:rPr>
                <w:rFonts w:ascii="Calibri" w:hAnsi="Calibri"/>
                <w:sz w:val="16"/>
                <w:szCs w:val="16"/>
              </w:rPr>
              <w:t>*VCHP-Ductless</w:t>
            </w:r>
          </w:p>
          <w:p w14:paraId="55B186ED" w14:textId="266AF276" w:rsidR="00F30307" w:rsidRPr="00F30307" w:rsidRDefault="00F30307" w:rsidP="00F30307">
            <w:pPr>
              <w:keepNext/>
              <w:rPr>
                <w:rFonts w:ascii="Calibri" w:hAnsi="Calibri"/>
                <w:sz w:val="16"/>
                <w:szCs w:val="16"/>
              </w:rPr>
            </w:pPr>
            <w:r w:rsidRPr="00F30307">
              <w:rPr>
                <w:rFonts w:ascii="Calibri" w:hAnsi="Calibri"/>
                <w:sz w:val="16"/>
                <w:szCs w:val="16"/>
              </w:rPr>
              <w:t>*</w:t>
            </w:r>
            <w:proofErr w:type="spellStart"/>
            <w:r w:rsidRPr="00F30307">
              <w:rPr>
                <w:rFonts w:ascii="Calibri" w:hAnsi="Calibri"/>
                <w:sz w:val="16"/>
                <w:szCs w:val="16"/>
              </w:rPr>
              <w:t>VCHP-Ducted+Ductless</w:t>
            </w:r>
            <w:proofErr w:type="spellEnd"/>
          </w:p>
        </w:tc>
        <w:tc>
          <w:tcPr>
            <w:tcW w:w="2893" w:type="dxa"/>
            <w:gridSpan w:val="2"/>
            <w:tcBorders>
              <w:top w:val="nil"/>
              <w:left w:val="nil"/>
            </w:tcBorders>
          </w:tcPr>
          <w:p w14:paraId="5A0D573E" w14:textId="77777777" w:rsidR="00F30307" w:rsidRPr="00F82E2D" w:rsidRDefault="00F30307" w:rsidP="00F30307">
            <w:pPr>
              <w:keepNext/>
              <w:rPr>
                <w:rFonts w:ascii="Calibri" w:hAnsi="Calibri"/>
                <w:sz w:val="18"/>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HP-ducted</w:t>
            </w:r>
          </w:p>
          <w:p w14:paraId="4CD8DA7C" w14:textId="77777777" w:rsidR="00F30307" w:rsidRPr="00F82E2D" w:rsidRDefault="00F30307" w:rsidP="00F30307">
            <w:pPr>
              <w:keepNext/>
              <w:rPr>
                <w:rFonts w:ascii="Calibri" w:hAnsi="Calibri"/>
                <w:sz w:val="18"/>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HP-ductless</w:t>
            </w:r>
          </w:p>
          <w:p w14:paraId="7E53ECA4" w14:textId="78E5228D" w:rsidR="00F30307" w:rsidRPr="001A53D0" w:rsidRDefault="00F30307" w:rsidP="00F30307">
            <w:pPr>
              <w:keepNext/>
              <w:rPr>
                <w:rFonts w:ascii="Calibri" w:hAnsi="Calibri"/>
                <w:b/>
                <w:szCs w:val="18"/>
              </w:rPr>
            </w:pPr>
            <w:r w:rsidRPr="00F82E2D">
              <w:rPr>
                <w:rFonts w:ascii="Calibri" w:hAnsi="Calibri"/>
                <w:sz w:val="18"/>
                <w:szCs w:val="18"/>
              </w:rPr>
              <w:t>*</w:t>
            </w:r>
            <w:proofErr w:type="spellStart"/>
            <w:proofErr w:type="gramStart"/>
            <w:r w:rsidRPr="00F82E2D">
              <w:rPr>
                <w:rFonts w:ascii="Calibri" w:hAnsi="Calibri"/>
                <w:sz w:val="18"/>
                <w:szCs w:val="18"/>
              </w:rPr>
              <w:t>multisplit</w:t>
            </w:r>
            <w:proofErr w:type="spellEnd"/>
            <w:proofErr w:type="gramEnd"/>
            <w:r w:rsidRPr="00F82E2D">
              <w:rPr>
                <w:rFonts w:ascii="Calibri" w:hAnsi="Calibri"/>
                <w:sz w:val="18"/>
                <w:szCs w:val="18"/>
              </w:rPr>
              <w:t xml:space="preserve"> </w:t>
            </w:r>
            <w:proofErr w:type="spellStart"/>
            <w:r w:rsidRPr="00F82E2D">
              <w:rPr>
                <w:rFonts w:ascii="Calibri" w:hAnsi="Calibri"/>
                <w:sz w:val="18"/>
                <w:szCs w:val="18"/>
              </w:rPr>
              <w:t>HP-ducted+ductless</w:t>
            </w:r>
            <w:proofErr w:type="spellEnd"/>
            <w:r>
              <w:rPr>
                <w:rFonts w:ascii="Calibri" w:hAnsi="Calibri"/>
                <w:sz w:val="18"/>
                <w:szCs w:val="18"/>
              </w:rPr>
              <w:t>&gt;&gt;</w:t>
            </w:r>
          </w:p>
        </w:tc>
      </w:tr>
      <w:tr w:rsidR="005A19CC" w:rsidRPr="00295655" w14:paraId="26FCBE4E" w14:textId="4EE23D85" w:rsidTr="00F30307">
        <w:trPr>
          <w:cantSplit/>
          <w:trHeight w:val="224"/>
        </w:trPr>
        <w:tc>
          <w:tcPr>
            <w:tcW w:w="1347" w:type="dxa"/>
            <w:vAlign w:val="bottom"/>
          </w:tcPr>
          <w:p w14:paraId="26FCBE45"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01</w:t>
            </w:r>
          </w:p>
        </w:tc>
        <w:tc>
          <w:tcPr>
            <w:tcW w:w="1328" w:type="dxa"/>
            <w:vAlign w:val="bottom"/>
          </w:tcPr>
          <w:p w14:paraId="26FCBE46"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02</w:t>
            </w:r>
          </w:p>
        </w:tc>
        <w:tc>
          <w:tcPr>
            <w:tcW w:w="1156" w:type="dxa"/>
            <w:gridSpan w:val="2"/>
            <w:vAlign w:val="bottom"/>
          </w:tcPr>
          <w:p w14:paraId="26FCBE47"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03</w:t>
            </w:r>
          </w:p>
        </w:tc>
        <w:tc>
          <w:tcPr>
            <w:tcW w:w="1153" w:type="dxa"/>
            <w:vAlign w:val="bottom"/>
          </w:tcPr>
          <w:p w14:paraId="26FCBE48" w14:textId="5784F6EE" w:rsidR="005A19CC" w:rsidRPr="00295655" w:rsidRDefault="005A19CC" w:rsidP="00196676">
            <w:pPr>
              <w:keepNext/>
              <w:jc w:val="center"/>
              <w:rPr>
                <w:rFonts w:ascii="Calibri" w:hAnsi="Calibri"/>
                <w:sz w:val="18"/>
                <w:szCs w:val="18"/>
              </w:rPr>
            </w:pPr>
            <w:r w:rsidRPr="00295655">
              <w:rPr>
                <w:rFonts w:ascii="Calibri" w:hAnsi="Calibri"/>
                <w:sz w:val="18"/>
                <w:szCs w:val="18"/>
              </w:rPr>
              <w:t>04</w:t>
            </w:r>
          </w:p>
        </w:tc>
        <w:tc>
          <w:tcPr>
            <w:tcW w:w="2125" w:type="dxa"/>
            <w:gridSpan w:val="2"/>
            <w:vAlign w:val="bottom"/>
          </w:tcPr>
          <w:p w14:paraId="26FCBE49"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05</w:t>
            </w:r>
          </w:p>
        </w:tc>
        <w:tc>
          <w:tcPr>
            <w:tcW w:w="2125" w:type="dxa"/>
            <w:gridSpan w:val="2"/>
            <w:vAlign w:val="bottom"/>
          </w:tcPr>
          <w:p w14:paraId="26FCBE4A"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06</w:t>
            </w:r>
          </w:p>
        </w:tc>
        <w:tc>
          <w:tcPr>
            <w:tcW w:w="2125" w:type="dxa"/>
            <w:vAlign w:val="bottom"/>
          </w:tcPr>
          <w:p w14:paraId="26FCBE4B"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07</w:t>
            </w:r>
          </w:p>
        </w:tc>
        <w:tc>
          <w:tcPr>
            <w:tcW w:w="1595" w:type="dxa"/>
            <w:gridSpan w:val="2"/>
            <w:vAlign w:val="bottom"/>
          </w:tcPr>
          <w:p w14:paraId="26FCBE4C" w14:textId="77777777" w:rsidR="005A19CC" w:rsidRPr="00295655" w:rsidRDefault="005A19CC" w:rsidP="00196676">
            <w:pPr>
              <w:keepNext/>
              <w:jc w:val="center"/>
              <w:rPr>
                <w:rFonts w:ascii="Calibri" w:hAnsi="Calibri"/>
                <w:sz w:val="18"/>
                <w:szCs w:val="18"/>
              </w:rPr>
            </w:pPr>
            <w:r w:rsidRPr="00295655">
              <w:rPr>
                <w:rFonts w:ascii="Calibri" w:hAnsi="Calibri"/>
                <w:sz w:val="18"/>
                <w:szCs w:val="18"/>
              </w:rPr>
              <w:t>08</w:t>
            </w:r>
          </w:p>
        </w:tc>
        <w:tc>
          <w:tcPr>
            <w:tcW w:w="1508" w:type="dxa"/>
            <w:vAlign w:val="bottom"/>
          </w:tcPr>
          <w:p w14:paraId="26FCBE4D" w14:textId="77777777" w:rsidR="005A19CC" w:rsidRPr="00295655" w:rsidRDefault="005A19CC" w:rsidP="00196676">
            <w:pPr>
              <w:keepNext/>
              <w:jc w:val="center"/>
              <w:rPr>
                <w:rFonts w:ascii="Calibri" w:hAnsi="Calibri"/>
                <w:sz w:val="18"/>
                <w:szCs w:val="18"/>
              </w:rPr>
            </w:pPr>
            <w:r>
              <w:rPr>
                <w:rFonts w:ascii="Calibri" w:hAnsi="Calibri"/>
                <w:sz w:val="18"/>
                <w:szCs w:val="18"/>
              </w:rPr>
              <w:t>09</w:t>
            </w:r>
          </w:p>
        </w:tc>
      </w:tr>
      <w:tr w:rsidR="005A19CC" w:rsidRPr="004402A8" w14:paraId="26FCBE5C" w14:textId="4F3C2759" w:rsidTr="00F30307">
        <w:trPr>
          <w:cantSplit/>
          <w:trHeight w:val="576"/>
        </w:trPr>
        <w:tc>
          <w:tcPr>
            <w:tcW w:w="1347" w:type="dxa"/>
            <w:vAlign w:val="bottom"/>
          </w:tcPr>
          <w:p w14:paraId="26FCBE4F" w14:textId="1F87465F" w:rsidR="005A19CC" w:rsidRPr="004402A8" w:rsidRDefault="005A19CC" w:rsidP="00845A53">
            <w:pPr>
              <w:keepNext/>
              <w:jc w:val="center"/>
              <w:rPr>
                <w:rFonts w:ascii="Calibri" w:hAnsi="Calibri"/>
                <w:b/>
                <w:sz w:val="18"/>
                <w:szCs w:val="18"/>
              </w:rPr>
            </w:pPr>
            <w:r w:rsidRPr="004402A8">
              <w:rPr>
                <w:rFonts w:ascii="Calibri" w:hAnsi="Calibri"/>
                <w:sz w:val="18"/>
                <w:szCs w:val="18"/>
              </w:rPr>
              <w:t xml:space="preserve">SC System </w:t>
            </w:r>
            <w:r>
              <w:rPr>
                <w:rFonts w:ascii="Calibri" w:hAnsi="Calibri"/>
                <w:sz w:val="18"/>
                <w:szCs w:val="18"/>
              </w:rPr>
              <w:t>ID/</w:t>
            </w:r>
            <w:r w:rsidRPr="004402A8">
              <w:rPr>
                <w:rFonts w:ascii="Calibri" w:hAnsi="Calibri"/>
                <w:sz w:val="18"/>
                <w:szCs w:val="18"/>
              </w:rPr>
              <w:t>Name</w:t>
            </w:r>
            <w:r>
              <w:t xml:space="preserve"> </w:t>
            </w:r>
            <w:r w:rsidRPr="00265841">
              <w:rPr>
                <w:rFonts w:ascii="Calibri" w:hAnsi="Calibri"/>
                <w:sz w:val="18"/>
                <w:szCs w:val="18"/>
              </w:rPr>
              <w:t xml:space="preserve">from </w:t>
            </w:r>
            <w:del w:id="328" w:author="Alhabibi, Haider@Energy" w:date="2022-02-14T14:01:00Z">
              <w:r w:rsidRPr="00265841" w:rsidDel="0033717F">
                <w:rPr>
                  <w:rFonts w:ascii="Calibri" w:hAnsi="Calibri"/>
                  <w:sz w:val="18"/>
                  <w:szCs w:val="18"/>
                </w:rPr>
                <w:delText>CF1R</w:delText>
              </w:r>
            </w:del>
            <w:ins w:id="329" w:author="Alhabibi, Haider@Energy" w:date="2022-02-14T14:01:00Z">
              <w:r w:rsidR="0033717F">
                <w:rPr>
                  <w:rFonts w:ascii="Calibri" w:hAnsi="Calibri"/>
                  <w:sz w:val="18"/>
                  <w:szCs w:val="18"/>
                </w:rPr>
                <w:t>LMCC</w:t>
              </w:r>
            </w:ins>
          </w:p>
        </w:tc>
        <w:tc>
          <w:tcPr>
            <w:tcW w:w="1328" w:type="dxa"/>
            <w:vAlign w:val="bottom"/>
          </w:tcPr>
          <w:p w14:paraId="26FCBE50" w14:textId="18D9AD25" w:rsidR="005A19CC" w:rsidRPr="004402A8" w:rsidRDefault="005A19CC" w:rsidP="00845A53">
            <w:pPr>
              <w:keepNext/>
              <w:jc w:val="center"/>
              <w:rPr>
                <w:rFonts w:ascii="Calibri" w:hAnsi="Calibri"/>
                <w:b/>
                <w:sz w:val="18"/>
                <w:szCs w:val="18"/>
              </w:rPr>
            </w:pPr>
            <w:r w:rsidRPr="004402A8">
              <w:rPr>
                <w:rFonts w:ascii="Calibri" w:hAnsi="Calibri"/>
                <w:sz w:val="18"/>
                <w:szCs w:val="18"/>
              </w:rPr>
              <w:t xml:space="preserve">SC System </w:t>
            </w:r>
            <w:r w:rsidRPr="00C0640A">
              <w:rPr>
                <w:rFonts w:ascii="Calibri" w:hAnsi="Calibri"/>
                <w:sz w:val="18"/>
                <w:szCs w:val="18"/>
              </w:rPr>
              <w:t xml:space="preserve">Description of </w:t>
            </w:r>
            <w:r w:rsidRPr="004402A8">
              <w:rPr>
                <w:rFonts w:ascii="Calibri" w:hAnsi="Calibri"/>
                <w:sz w:val="18"/>
                <w:szCs w:val="18"/>
              </w:rPr>
              <w:t>Area Served</w:t>
            </w:r>
          </w:p>
        </w:tc>
        <w:tc>
          <w:tcPr>
            <w:tcW w:w="1156" w:type="dxa"/>
            <w:gridSpan w:val="2"/>
            <w:vAlign w:val="bottom"/>
          </w:tcPr>
          <w:p w14:paraId="26FCBE51"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Cooling Efficiency</w:t>
            </w:r>
          </w:p>
          <w:p w14:paraId="26FCBE52" w14:textId="71D41105" w:rsidR="005A19CC" w:rsidRPr="004402A8" w:rsidRDefault="005A19CC" w:rsidP="00845A53">
            <w:pPr>
              <w:keepNext/>
              <w:jc w:val="center"/>
              <w:rPr>
                <w:rFonts w:ascii="Calibri" w:hAnsi="Calibri"/>
                <w:sz w:val="18"/>
                <w:szCs w:val="18"/>
              </w:rPr>
            </w:pPr>
            <w:r>
              <w:rPr>
                <w:rFonts w:ascii="Calibri" w:hAnsi="Calibri"/>
                <w:sz w:val="18"/>
                <w:szCs w:val="18"/>
              </w:rPr>
              <w:t>Type</w:t>
            </w:r>
          </w:p>
        </w:tc>
        <w:tc>
          <w:tcPr>
            <w:tcW w:w="1153" w:type="dxa"/>
            <w:vAlign w:val="bottom"/>
          </w:tcPr>
          <w:p w14:paraId="26FCBE53"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Cooling Efficiency</w:t>
            </w:r>
          </w:p>
          <w:p w14:paraId="26FCBE54" w14:textId="6F9DEFF0" w:rsidR="005A19CC" w:rsidRPr="004402A8" w:rsidRDefault="005A19CC" w:rsidP="00845A53">
            <w:pPr>
              <w:keepNext/>
              <w:jc w:val="center"/>
              <w:rPr>
                <w:rFonts w:ascii="Calibri" w:hAnsi="Calibri"/>
                <w:sz w:val="18"/>
                <w:szCs w:val="18"/>
              </w:rPr>
            </w:pPr>
            <w:r>
              <w:rPr>
                <w:rFonts w:ascii="Calibri" w:hAnsi="Calibri"/>
                <w:sz w:val="18"/>
                <w:szCs w:val="18"/>
              </w:rPr>
              <w:t>value</w:t>
            </w:r>
          </w:p>
        </w:tc>
        <w:tc>
          <w:tcPr>
            <w:tcW w:w="2125" w:type="dxa"/>
            <w:gridSpan w:val="2"/>
            <w:vAlign w:val="bottom"/>
          </w:tcPr>
          <w:p w14:paraId="26FCBE55"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Condenser or Package Unit Manufacturer</w:t>
            </w:r>
          </w:p>
        </w:tc>
        <w:tc>
          <w:tcPr>
            <w:tcW w:w="2125" w:type="dxa"/>
            <w:gridSpan w:val="2"/>
            <w:vAlign w:val="bottom"/>
          </w:tcPr>
          <w:p w14:paraId="26FCBE56"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Condenser or Package Unit Model Number</w:t>
            </w:r>
          </w:p>
        </w:tc>
        <w:tc>
          <w:tcPr>
            <w:tcW w:w="2125" w:type="dxa"/>
            <w:vAlign w:val="bottom"/>
          </w:tcPr>
          <w:p w14:paraId="26FCBE57"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 xml:space="preserve">Condenser or Package Unit </w:t>
            </w:r>
          </w:p>
          <w:p w14:paraId="26FCBE58" w14:textId="77777777" w:rsidR="005A19CC" w:rsidRPr="004402A8" w:rsidRDefault="005A19CC" w:rsidP="00845A53">
            <w:pPr>
              <w:keepNext/>
              <w:jc w:val="center"/>
              <w:rPr>
                <w:rFonts w:ascii="Calibri" w:hAnsi="Calibri"/>
                <w:sz w:val="18"/>
                <w:szCs w:val="18"/>
              </w:rPr>
            </w:pPr>
            <w:r w:rsidRPr="004402A8">
              <w:rPr>
                <w:rFonts w:ascii="Calibri" w:hAnsi="Calibri"/>
                <w:sz w:val="18"/>
                <w:szCs w:val="18"/>
              </w:rPr>
              <w:t>Serial Number</w:t>
            </w:r>
          </w:p>
        </w:tc>
        <w:tc>
          <w:tcPr>
            <w:tcW w:w="1595" w:type="dxa"/>
            <w:gridSpan w:val="2"/>
            <w:vAlign w:val="bottom"/>
          </w:tcPr>
          <w:p w14:paraId="26FCBE59" w14:textId="190AC599" w:rsidR="005A19CC" w:rsidRPr="004402A8" w:rsidRDefault="005A19CC" w:rsidP="00845A53">
            <w:pPr>
              <w:keepNext/>
              <w:jc w:val="center"/>
              <w:rPr>
                <w:rFonts w:ascii="Calibri" w:hAnsi="Calibri"/>
                <w:sz w:val="18"/>
                <w:szCs w:val="18"/>
              </w:rPr>
            </w:pPr>
            <w:r w:rsidRPr="004402A8">
              <w:rPr>
                <w:rFonts w:ascii="Calibri" w:hAnsi="Calibri"/>
                <w:sz w:val="18"/>
                <w:szCs w:val="18"/>
              </w:rPr>
              <w:t>System Cooling Capacity at Design Conditions (</w:t>
            </w:r>
            <w:r>
              <w:rPr>
                <w:rFonts w:ascii="Calibri" w:hAnsi="Calibri"/>
                <w:sz w:val="18"/>
                <w:szCs w:val="18"/>
              </w:rPr>
              <w:t>Btu/h</w:t>
            </w:r>
            <w:r w:rsidRPr="004402A8">
              <w:rPr>
                <w:rFonts w:ascii="Calibri" w:hAnsi="Calibri"/>
                <w:sz w:val="18"/>
                <w:szCs w:val="18"/>
              </w:rPr>
              <w:t>)</w:t>
            </w:r>
          </w:p>
        </w:tc>
        <w:tc>
          <w:tcPr>
            <w:tcW w:w="1508" w:type="dxa"/>
            <w:vAlign w:val="bottom"/>
          </w:tcPr>
          <w:p w14:paraId="26FCBE5A" w14:textId="59BDB042" w:rsidR="005A19CC" w:rsidRPr="004402A8" w:rsidRDefault="005A19CC" w:rsidP="00845A53">
            <w:pPr>
              <w:keepNext/>
              <w:jc w:val="center"/>
              <w:rPr>
                <w:rFonts w:ascii="Calibri" w:hAnsi="Calibri"/>
                <w:sz w:val="18"/>
                <w:szCs w:val="18"/>
              </w:rPr>
            </w:pPr>
            <w:r w:rsidRPr="004402A8">
              <w:rPr>
                <w:rFonts w:ascii="Calibri" w:hAnsi="Calibri"/>
                <w:sz w:val="18"/>
                <w:szCs w:val="18"/>
              </w:rPr>
              <w:t xml:space="preserve">Condenser Nominal Cooling Capacity </w:t>
            </w:r>
          </w:p>
          <w:p w14:paraId="26FCBE5B" w14:textId="0A61F5C9" w:rsidR="005A19CC" w:rsidRPr="004402A8" w:rsidRDefault="005A19CC" w:rsidP="00845A53">
            <w:pPr>
              <w:keepNext/>
              <w:jc w:val="center"/>
              <w:rPr>
                <w:rFonts w:ascii="Calibri" w:hAnsi="Calibri"/>
                <w:sz w:val="18"/>
                <w:szCs w:val="18"/>
              </w:rPr>
            </w:pPr>
            <w:r w:rsidRPr="004402A8">
              <w:rPr>
                <w:rFonts w:ascii="Calibri" w:hAnsi="Calibri"/>
                <w:sz w:val="18"/>
                <w:szCs w:val="18"/>
              </w:rPr>
              <w:t>(ton</w:t>
            </w:r>
            <w:ins w:id="330" w:author="Russ King" w:date="2021-11-21T18:13:00Z">
              <w:r w:rsidR="002C4B99">
                <w:rPr>
                  <w:rFonts w:ascii="Calibri" w:hAnsi="Calibri"/>
                  <w:sz w:val="18"/>
                  <w:szCs w:val="18"/>
                </w:rPr>
                <w:t>s</w:t>
              </w:r>
            </w:ins>
            <w:r w:rsidRPr="004402A8">
              <w:rPr>
                <w:rFonts w:ascii="Calibri" w:hAnsi="Calibri"/>
                <w:sz w:val="18"/>
                <w:szCs w:val="18"/>
              </w:rPr>
              <w:t>)</w:t>
            </w:r>
          </w:p>
        </w:tc>
      </w:tr>
      <w:tr w:rsidR="005A19CC" w:rsidRPr="00295655" w14:paraId="26FCBE68" w14:textId="0DC823A7" w:rsidTr="00F30307">
        <w:trPr>
          <w:cantSplit/>
          <w:trHeight w:val="395"/>
        </w:trPr>
        <w:tc>
          <w:tcPr>
            <w:tcW w:w="1347" w:type="dxa"/>
          </w:tcPr>
          <w:p w14:paraId="26FCBE5D" w14:textId="77777777" w:rsidR="005A19CC" w:rsidRPr="00295655" w:rsidRDefault="005A19CC" w:rsidP="00845A53">
            <w:pPr>
              <w:keepNext/>
              <w:rPr>
                <w:rFonts w:ascii="Calibri" w:hAnsi="Calibri"/>
                <w:sz w:val="16"/>
                <w:szCs w:val="16"/>
              </w:rPr>
            </w:pPr>
            <w:r w:rsidRPr="00295655">
              <w:rPr>
                <w:rFonts w:ascii="Calibri" w:hAnsi="Calibri"/>
                <w:sz w:val="16"/>
                <w:szCs w:val="16"/>
              </w:rPr>
              <w:t xml:space="preserve">&lt;&lt;auto filled </w:t>
            </w:r>
            <w:proofErr w:type="gramStart"/>
            <w:r w:rsidRPr="00295655">
              <w:rPr>
                <w:rFonts w:ascii="Calibri" w:hAnsi="Calibri"/>
                <w:sz w:val="16"/>
                <w:szCs w:val="16"/>
              </w:rPr>
              <w:t xml:space="preserve">from </w:t>
            </w:r>
            <w:r>
              <w:t xml:space="preserve"> </w:t>
            </w:r>
            <w:r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6"/>
                <w:szCs w:val="16"/>
              </w:rPr>
              <w:t>&gt;&gt;</w:t>
            </w:r>
          </w:p>
        </w:tc>
        <w:tc>
          <w:tcPr>
            <w:tcW w:w="1328" w:type="dxa"/>
          </w:tcPr>
          <w:p w14:paraId="26FCBE5E" w14:textId="77777777" w:rsidR="005A19CC" w:rsidRPr="007E2934" w:rsidRDefault="005A19CC" w:rsidP="00845A53">
            <w:pPr>
              <w:keepNext/>
              <w:rPr>
                <w:rFonts w:ascii="Calibri" w:hAnsi="Calibri"/>
                <w:sz w:val="18"/>
                <w:szCs w:val="18"/>
              </w:rPr>
            </w:pPr>
            <w:r w:rsidRPr="0098534B">
              <w:rPr>
                <w:rFonts w:ascii="Calibri" w:hAnsi="Calibri"/>
                <w:sz w:val="16"/>
                <w:szCs w:val="16"/>
              </w:rPr>
              <w:t xml:space="preserve">&lt;&lt;auto filled from </w:t>
            </w:r>
            <w:r w:rsidRPr="00A325A1">
              <w:rPr>
                <w:rFonts w:ascii="Calibri" w:hAnsi="Calibri"/>
                <w:sz w:val="16"/>
                <w:szCs w:val="16"/>
                <w:highlight w:val="yellow"/>
              </w:rPr>
              <w:t>C02</w:t>
            </w:r>
            <w:r w:rsidRPr="0098534B">
              <w:rPr>
                <w:rFonts w:ascii="Calibri" w:hAnsi="Calibri"/>
                <w:sz w:val="16"/>
                <w:szCs w:val="16"/>
              </w:rPr>
              <w:t xml:space="preserve">&gt;&gt; </w:t>
            </w:r>
          </w:p>
        </w:tc>
        <w:tc>
          <w:tcPr>
            <w:tcW w:w="1156" w:type="dxa"/>
            <w:gridSpan w:val="2"/>
          </w:tcPr>
          <w:p w14:paraId="637C34D1" w14:textId="39BB85CF" w:rsidR="006B554E" w:rsidRDefault="005A19CC" w:rsidP="00CB659D">
            <w:pPr>
              <w:keepNext/>
              <w:rPr>
                <w:rFonts w:ascii="Calibri" w:hAnsi="Calibri"/>
                <w:sz w:val="14"/>
                <w:szCs w:val="14"/>
              </w:rPr>
            </w:pPr>
            <w:r>
              <w:rPr>
                <w:rFonts w:ascii="Calibri" w:hAnsi="Calibri"/>
                <w:sz w:val="14"/>
                <w:szCs w:val="14"/>
              </w:rPr>
              <w:t>&lt;&lt;</w:t>
            </w:r>
            <w:r w:rsidR="006B554E">
              <w:rPr>
                <w:rFonts w:ascii="Calibri" w:hAnsi="Calibri"/>
                <w:sz w:val="14"/>
                <w:szCs w:val="14"/>
              </w:rPr>
              <w:t xml:space="preserve">as default </w:t>
            </w:r>
            <w:r>
              <w:rPr>
                <w:rFonts w:ascii="Calibri" w:hAnsi="Calibri"/>
                <w:sz w:val="14"/>
                <w:szCs w:val="14"/>
              </w:rPr>
              <w:t xml:space="preserve">autofill value from </w:t>
            </w:r>
            <w:r w:rsidRPr="00460EE2">
              <w:rPr>
                <w:rFonts w:ascii="Calibri" w:hAnsi="Calibri"/>
                <w:sz w:val="14"/>
                <w:szCs w:val="14"/>
                <w:highlight w:val="yellow"/>
              </w:rPr>
              <w:t>B06</w:t>
            </w:r>
          </w:p>
          <w:p w14:paraId="7CC179D9" w14:textId="77777777" w:rsidR="00CB659D" w:rsidRDefault="00CB659D" w:rsidP="006B554E">
            <w:pPr>
              <w:keepNext/>
              <w:rPr>
                <w:rFonts w:ascii="Calibri" w:hAnsi="Calibri"/>
                <w:sz w:val="14"/>
                <w:szCs w:val="14"/>
              </w:rPr>
            </w:pPr>
          </w:p>
          <w:p w14:paraId="19553580" w14:textId="6ED25083" w:rsidR="006B554E" w:rsidRPr="006B554E" w:rsidRDefault="006B554E" w:rsidP="006B554E">
            <w:pPr>
              <w:keepNext/>
              <w:rPr>
                <w:rFonts w:ascii="Calibri" w:hAnsi="Calibri"/>
                <w:sz w:val="14"/>
                <w:szCs w:val="14"/>
              </w:rPr>
            </w:pPr>
            <w:r>
              <w:rPr>
                <w:rFonts w:ascii="Calibri" w:hAnsi="Calibri"/>
                <w:sz w:val="14"/>
                <w:szCs w:val="14"/>
              </w:rPr>
              <w:t>allow</w:t>
            </w:r>
            <w:r w:rsidRPr="006B554E">
              <w:rPr>
                <w:rFonts w:asciiTheme="minorHAnsi" w:hAnsiTheme="minorHAnsi"/>
                <w:sz w:val="12"/>
                <w:szCs w:val="12"/>
              </w:rPr>
              <w:t xml:space="preserve"> </w:t>
            </w:r>
            <w:r>
              <w:rPr>
                <w:rFonts w:ascii="Calibri" w:hAnsi="Calibri"/>
                <w:sz w:val="14"/>
                <w:szCs w:val="14"/>
              </w:rPr>
              <w:t>user to override the default and</w:t>
            </w:r>
            <w:r w:rsidRPr="006B554E">
              <w:rPr>
                <w:rFonts w:ascii="Calibri" w:hAnsi="Calibri"/>
                <w:sz w:val="14"/>
                <w:szCs w:val="14"/>
              </w:rPr>
              <w:t xml:space="preserve"> pick </w:t>
            </w:r>
            <w:r>
              <w:rPr>
                <w:rFonts w:ascii="Calibri" w:hAnsi="Calibri"/>
                <w:sz w:val="14"/>
                <w:szCs w:val="14"/>
              </w:rPr>
              <w:t xml:space="preserve">one value </w:t>
            </w:r>
            <w:r w:rsidRPr="006B554E">
              <w:rPr>
                <w:rFonts w:ascii="Calibri" w:hAnsi="Calibri"/>
                <w:sz w:val="14"/>
                <w:szCs w:val="14"/>
              </w:rPr>
              <w:t xml:space="preserve">from </w:t>
            </w:r>
            <w:r w:rsidR="007E2352">
              <w:rPr>
                <w:rFonts w:ascii="Calibri" w:hAnsi="Calibri"/>
                <w:sz w:val="14"/>
                <w:szCs w:val="14"/>
              </w:rPr>
              <w:t xml:space="preserve">following </w:t>
            </w:r>
            <w:r w:rsidR="00EB71B6">
              <w:rPr>
                <w:rFonts w:ascii="Calibri" w:hAnsi="Calibri"/>
                <w:sz w:val="14"/>
                <w:szCs w:val="14"/>
              </w:rPr>
              <w:t>list</w:t>
            </w:r>
            <w:r w:rsidRPr="006B554E">
              <w:rPr>
                <w:rFonts w:ascii="Calibri" w:hAnsi="Calibri"/>
                <w:sz w:val="14"/>
                <w:szCs w:val="14"/>
              </w:rPr>
              <w:t xml:space="preserve">:  </w:t>
            </w:r>
          </w:p>
          <w:p w14:paraId="74F2211A" w14:textId="2842CA82" w:rsidR="006B554E" w:rsidRPr="006B554E" w:rsidRDefault="006B554E" w:rsidP="006B554E">
            <w:pPr>
              <w:keepNext/>
              <w:rPr>
                <w:rFonts w:ascii="Calibri" w:hAnsi="Calibri"/>
                <w:sz w:val="14"/>
                <w:szCs w:val="14"/>
              </w:rPr>
            </w:pPr>
            <w:r w:rsidRPr="006B554E">
              <w:rPr>
                <w:rFonts w:ascii="Calibri" w:hAnsi="Calibri"/>
                <w:sz w:val="14"/>
                <w:szCs w:val="14"/>
              </w:rPr>
              <w:t>*SEER</w:t>
            </w:r>
            <w:ins w:id="331" w:author="Shewmaker, Michael@Energy" w:date="2022-01-26T09:28:00Z">
              <w:r w:rsidR="006F2647">
                <w:rPr>
                  <w:rFonts w:ascii="Calibri" w:hAnsi="Calibri"/>
                  <w:sz w:val="14"/>
                  <w:szCs w:val="14"/>
                </w:rPr>
                <w:t>/</w:t>
              </w:r>
              <w:proofErr w:type="gramStart"/>
              <w:r w:rsidR="006F2647">
                <w:rPr>
                  <w:rFonts w:ascii="Calibri" w:hAnsi="Calibri"/>
                  <w:sz w:val="14"/>
                  <w:szCs w:val="14"/>
                </w:rPr>
                <w:t>EER</w:t>
              </w:r>
            </w:ins>
            <w:r w:rsidRPr="006B554E">
              <w:rPr>
                <w:rFonts w:ascii="Calibri" w:hAnsi="Calibri"/>
                <w:sz w:val="14"/>
                <w:szCs w:val="14"/>
              </w:rPr>
              <w:t>;</w:t>
            </w:r>
            <w:proofErr w:type="gramEnd"/>
            <w:r w:rsidRPr="006B554E">
              <w:rPr>
                <w:rFonts w:ascii="Calibri" w:hAnsi="Calibri"/>
                <w:sz w:val="14"/>
                <w:szCs w:val="14"/>
              </w:rPr>
              <w:t xml:space="preserve"> </w:t>
            </w:r>
          </w:p>
          <w:p w14:paraId="07ECC5BB" w14:textId="77CF65D4" w:rsidR="006B554E" w:rsidRDefault="006B554E" w:rsidP="006B554E">
            <w:pPr>
              <w:keepNext/>
              <w:rPr>
                <w:rFonts w:ascii="Calibri" w:hAnsi="Calibri"/>
                <w:sz w:val="14"/>
                <w:szCs w:val="14"/>
              </w:rPr>
            </w:pPr>
            <w:r w:rsidRPr="006B554E">
              <w:rPr>
                <w:rFonts w:ascii="Calibri" w:hAnsi="Calibri"/>
                <w:sz w:val="14"/>
                <w:szCs w:val="14"/>
              </w:rPr>
              <w:t>*</w:t>
            </w:r>
            <w:ins w:id="332" w:author="Shewmaker, Michael@Energy" w:date="2022-01-26T09:28:00Z">
              <w:r w:rsidR="006F2647">
                <w:rPr>
                  <w:rFonts w:ascii="Calibri" w:hAnsi="Calibri"/>
                  <w:sz w:val="14"/>
                  <w:szCs w:val="14"/>
                </w:rPr>
                <w:t>SEER2/</w:t>
              </w:r>
            </w:ins>
            <w:proofErr w:type="gramStart"/>
            <w:r w:rsidRPr="006B554E">
              <w:rPr>
                <w:rFonts w:ascii="Calibri" w:hAnsi="Calibri"/>
                <w:sz w:val="14"/>
                <w:szCs w:val="14"/>
              </w:rPr>
              <w:t>EER</w:t>
            </w:r>
            <w:ins w:id="333" w:author="Shewmaker, Michael@Energy" w:date="2022-01-26T09:28:00Z">
              <w:r w:rsidR="006F2647">
                <w:rPr>
                  <w:rFonts w:ascii="Calibri" w:hAnsi="Calibri"/>
                  <w:sz w:val="14"/>
                  <w:szCs w:val="14"/>
                </w:rPr>
                <w:t>2</w:t>
              </w:r>
            </w:ins>
            <w:r w:rsidRPr="006B554E">
              <w:rPr>
                <w:rFonts w:ascii="Calibri" w:hAnsi="Calibri"/>
                <w:sz w:val="14"/>
                <w:szCs w:val="14"/>
              </w:rPr>
              <w:t>;</w:t>
            </w:r>
            <w:proofErr w:type="gramEnd"/>
            <w:r w:rsidRPr="006B554E">
              <w:rPr>
                <w:rFonts w:ascii="Calibri" w:hAnsi="Calibri"/>
                <w:sz w:val="14"/>
                <w:szCs w:val="14"/>
              </w:rPr>
              <w:t xml:space="preserve">  </w:t>
            </w:r>
          </w:p>
          <w:p w14:paraId="6433CC3F" w14:textId="2B5C97E5" w:rsidR="00EB71B6" w:rsidRPr="006B554E" w:rsidRDefault="00EB71B6" w:rsidP="006B554E">
            <w:pPr>
              <w:keepNext/>
              <w:rPr>
                <w:rFonts w:ascii="Calibri" w:hAnsi="Calibri"/>
                <w:sz w:val="14"/>
                <w:szCs w:val="14"/>
              </w:rPr>
            </w:pPr>
            <w:r>
              <w:rPr>
                <w:rFonts w:ascii="Calibri" w:hAnsi="Calibri"/>
                <w:sz w:val="14"/>
                <w:szCs w:val="14"/>
              </w:rPr>
              <w:t>*</w:t>
            </w:r>
            <w:proofErr w:type="gramStart"/>
            <w:r>
              <w:rPr>
                <w:rFonts w:ascii="Calibri" w:hAnsi="Calibri"/>
                <w:sz w:val="14"/>
                <w:szCs w:val="14"/>
              </w:rPr>
              <w:t>CEER;</w:t>
            </w:r>
            <w:proofErr w:type="gramEnd"/>
          </w:p>
          <w:p w14:paraId="216A3DF9" w14:textId="77777777" w:rsidR="006B554E" w:rsidRPr="006B554E" w:rsidRDefault="006B554E" w:rsidP="006B554E">
            <w:pPr>
              <w:keepNext/>
              <w:rPr>
                <w:rFonts w:ascii="Calibri" w:hAnsi="Calibri"/>
                <w:sz w:val="14"/>
                <w:szCs w:val="14"/>
              </w:rPr>
            </w:pPr>
          </w:p>
          <w:p w14:paraId="26FCBE60" w14:textId="064EA0FC" w:rsidR="005A19CC" w:rsidRPr="006B554E" w:rsidRDefault="006B554E" w:rsidP="006B554E">
            <w:pPr>
              <w:keepNext/>
              <w:rPr>
                <w:rFonts w:ascii="Calibri" w:hAnsi="Calibri"/>
                <w:sz w:val="14"/>
                <w:szCs w:val="14"/>
              </w:rPr>
            </w:pPr>
            <w:r w:rsidRPr="006B554E">
              <w:rPr>
                <w:rFonts w:ascii="Calibri" w:hAnsi="Calibri"/>
                <w:sz w:val="14"/>
                <w:szCs w:val="14"/>
              </w:rPr>
              <w:t>flag non-default values and report in project status notes field; a</w:t>
            </w:r>
            <w:r w:rsidR="00F51386">
              <w:rPr>
                <w:rFonts w:ascii="Calibri" w:hAnsi="Calibri"/>
                <w:sz w:val="14"/>
                <w:szCs w:val="14"/>
              </w:rPr>
              <w:t xml:space="preserve"> revised </w:t>
            </w:r>
            <w:del w:id="334" w:author="Alhabibi, Haider@Energy" w:date="2022-02-14T14:01:00Z">
              <w:r w:rsidR="00F51386" w:rsidDel="0033717F">
                <w:rPr>
                  <w:rFonts w:ascii="Calibri" w:hAnsi="Calibri"/>
                  <w:sz w:val="14"/>
                  <w:szCs w:val="14"/>
                </w:rPr>
                <w:delText>CF1R</w:delText>
              </w:r>
            </w:del>
            <w:ins w:id="335" w:author="Alhabibi, Haider@Energy" w:date="2022-02-14T14:01:00Z">
              <w:r w:rsidR="0033717F">
                <w:rPr>
                  <w:rFonts w:ascii="Calibri" w:hAnsi="Calibri"/>
                  <w:sz w:val="14"/>
                  <w:szCs w:val="14"/>
                </w:rPr>
                <w:t>LMCC</w:t>
              </w:r>
            </w:ins>
            <w:r w:rsidR="00F51386">
              <w:rPr>
                <w:rFonts w:ascii="Calibri" w:hAnsi="Calibri"/>
                <w:sz w:val="14"/>
                <w:szCs w:val="14"/>
              </w:rPr>
              <w:t xml:space="preserve"> may be required</w:t>
            </w:r>
            <w:r w:rsidR="005A19CC">
              <w:rPr>
                <w:rFonts w:ascii="Calibri" w:hAnsi="Calibri"/>
                <w:sz w:val="14"/>
                <w:szCs w:val="14"/>
              </w:rPr>
              <w:t>&gt;&gt;</w:t>
            </w:r>
          </w:p>
        </w:tc>
        <w:tc>
          <w:tcPr>
            <w:tcW w:w="1153" w:type="dxa"/>
          </w:tcPr>
          <w:p w14:paraId="2E7A59FA" w14:textId="574411A8" w:rsidR="005A19CC" w:rsidRDefault="005A19CC" w:rsidP="00845A53">
            <w:pPr>
              <w:keepNext/>
              <w:rPr>
                <w:rFonts w:ascii="Calibri" w:hAnsi="Calibri"/>
                <w:sz w:val="14"/>
                <w:szCs w:val="14"/>
              </w:rPr>
            </w:pPr>
            <w:r>
              <w:rPr>
                <w:rFonts w:ascii="Calibri" w:hAnsi="Calibri"/>
                <w:sz w:val="14"/>
                <w:szCs w:val="14"/>
              </w:rPr>
              <w:t>&lt;&lt;</w:t>
            </w:r>
            <w:r w:rsidRPr="00DF197D">
              <w:rPr>
                <w:rFonts w:ascii="Calibri" w:hAnsi="Calibri"/>
                <w:sz w:val="14"/>
                <w:szCs w:val="14"/>
              </w:rPr>
              <w:t>user input, numeric</w:t>
            </w:r>
            <w:r>
              <w:rPr>
                <w:rFonts w:ascii="Calibri" w:hAnsi="Calibri"/>
                <w:sz w:val="14"/>
                <w:szCs w:val="14"/>
              </w:rPr>
              <w:t xml:space="preserve"> value</w:t>
            </w:r>
            <w:r w:rsidRPr="00DF197D">
              <w:rPr>
                <w:rFonts w:ascii="Calibri" w:hAnsi="Calibri"/>
                <w:sz w:val="14"/>
                <w:szCs w:val="14"/>
              </w:rPr>
              <w:t xml:space="preserve">, </w:t>
            </w:r>
            <w:proofErr w:type="spellStart"/>
            <w:r w:rsidRPr="00DF197D">
              <w:rPr>
                <w:rFonts w:ascii="Calibri" w:hAnsi="Calibri"/>
                <w:sz w:val="14"/>
                <w:szCs w:val="14"/>
              </w:rPr>
              <w:t>xx.</w:t>
            </w:r>
            <w:proofErr w:type="gramStart"/>
            <w:r w:rsidRPr="00DF197D">
              <w:rPr>
                <w:rFonts w:ascii="Calibri" w:hAnsi="Calibri"/>
                <w:sz w:val="14"/>
                <w:szCs w:val="14"/>
              </w:rPr>
              <w:t>x</w:t>
            </w:r>
            <w:proofErr w:type="spellEnd"/>
            <w:r w:rsidRPr="00DF197D">
              <w:rPr>
                <w:rFonts w:ascii="Calibri" w:hAnsi="Calibri"/>
                <w:sz w:val="14"/>
                <w:szCs w:val="14"/>
              </w:rPr>
              <w:t>;</w:t>
            </w:r>
            <w:proofErr w:type="gramEnd"/>
            <w:r w:rsidRPr="00DF197D">
              <w:rPr>
                <w:rFonts w:ascii="Calibri" w:hAnsi="Calibri"/>
                <w:sz w:val="14"/>
                <w:szCs w:val="14"/>
              </w:rPr>
              <w:t xml:space="preserve">  </w:t>
            </w:r>
          </w:p>
          <w:p w14:paraId="0A9A06A9" w14:textId="77777777" w:rsidR="005A19CC" w:rsidRDefault="005A19CC" w:rsidP="00845A53">
            <w:pPr>
              <w:keepNext/>
              <w:rPr>
                <w:rFonts w:ascii="Calibri" w:hAnsi="Calibri"/>
                <w:sz w:val="14"/>
                <w:szCs w:val="14"/>
              </w:rPr>
            </w:pPr>
          </w:p>
          <w:p w14:paraId="63790A68" w14:textId="77777777" w:rsidR="004F4A80" w:rsidRDefault="005A19CC" w:rsidP="00845A53">
            <w:pPr>
              <w:keepNext/>
              <w:rPr>
                <w:rFonts w:ascii="Calibri" w:hAnsi="Calibri"/>
                <w:sz w:val="14"/>
                <w:szCs w:val="14"/>
              </w:rPr>
            </w:pPr>
            <w:r w:rsidRPr="00DF197D">
              <w:rPr>
                <w:rFonts w:ascii="Calibri" w:hAnsi="Calibri"/>
                <w:sz w:val="14"/>
                <w:szCs w:val="14"/>
              </w:rPr>
              <w:t>check value</w:t>
            </w:r>
            <w:r w:rsidR="004F4A80">
              <w:rPr>
                <w:rFonts w:ascii="Calibri" w:hAnsi="Calibri"/>
                <w:sz w:val="14"/>
                <w:szCs w:val="14"/>
              </w:rPr>
              <w:t>:</w:t>
            </w:r>
          </w:p>
          <w:p w14:paraId="4A11F23D" w14:textId="77777777" w:rsidR="004F4A80" w:rsidRDefault="004F4A80" w:rsidP="00845A53">
            <w:pPr>
              <w:keepNext/>
              <w:rPr>
                <w:rFonts w:ascii="Calibri" w:hAnsi="Calibri"/>
                <w:sz w:val="14"/>
                <w:szCs w:val="14"/>
              </w:rPr>
            </w:pPr>
            <w:r w:rsidRPr="00E41148">
              <w:rPr>
                <w:rFonts w:ascii="Calibri" w:hAnsi="Calibri"/>
                <w:b/>
                <w:sz w:val="14"/>
                <w:szCs w:val="14"/>
              </w:rPr>
              <w:t>if</w:t>
            </w:r>
            <w:r>
              <w:rPr>
                <w:rFonts w:ascii="Calibri" w:hAnsi="Calibri"/>
                <w:sz w:val="14"/>
                <w:szCs w:val="14"/>
              </w:rPr>
              <w:t xml:space="preserve"> B07</w:t>
            </w:r>
            <w:r>
              <w:rPr>
                <w:rFonts w:ascii="Calibri" w:hAnsi="Calibri" w:cs="Calibri"/>
                <w:sz w:val="14"/>
                <w:szCs w:val="14"/>
              </w:rPr>
              <w:t>≠</w:t>
            </w:r>
            <w:r>
              <w:rPr>
                <w:rFonts w:ascii="Calibri" w:hAnsi="Calibri"/>
                <w:sz w:val="14"/>
                <w:szCs w:val="14"/>
              </w:rPr>
              <w:t>N/A,</w:t>
            </w:r>
          </w:p>
          <w:p w14:paraId="7E813BF9" w14:textId="053C68A8" w:rsidR="004F4A80" w:rsidRDefault="004F4A80" w:rsidP="00845A53">
            <w:pPr>
              <w:keepNext/>
              <w:rPr>
                <w:rFonts w:ascii="Calibri" w:hAnsi="Calibri"/>
                <w:sz w:val="14"/>
                <w:szCs w:val="14"/>
              </w:rPr>
            </w:pPr>
            <w:r w:rsidRPr="00E41148">
              <w:rPr>
                <w:rFonts w:ascii="Calibri" w:hAnsi="Calibri"/>
                <w:b/>
                <w:sz w:val="14"/>
                <w:szCs w:val="14"/>
              </w:rPr>
              <w:t>then</w:t>
            </w:r>
            <w:r>
              <w:rPr>
                <w:rFonts w:ascii="Calibri" w:hAnsi="Calibri"/>
                <w:sz w:val="14"/>
                <w:szCs w:val="14"/>
              </w:rPr>
              <w:t xml:space="preserve"> value</w:t>
            </w:r>
            <w:r w:rsidR="005A19CC" w:rsidRPr="00DF197D">
              <w:rPr>
                <w:rFonts w:ascii="Calibri" w:hAnsi="Calibri"/>
                <w:sz w:val="14"/>
                <w:szCs w:val="14"/>
              </w:rPr>
              <w:t xml:space="preserve"> must be ≥ value in </w:t>
            </w:r>
            <w:r w:rsidR="005A19CC" w:rsidRPr="00460EE2">
              <w:rPr>
                <w:rFonts w:ascii="Calibri" w:hAnsi="Calibri"/>
                <w:sz w:val="14"/>
                <w:szCs w:val="14"/>
                <w:highlight w:val="yellow"/>
              </w:rPr>
              <w:t>B07</w:t>
            </w:r>
            <w:r w:rsidR="005A19CC" w:rsidRPr="00DF197D">
              <w:rPr>
                <w:rFonts w:ascii="Calibri" w:hAnsi="Calibri"/>
                <w:sz w:val="14"/>
                <w:szCs w:val="14"/>
              </w:rPr>
              <w:t xml:space="preserve">, to comply; </w:t>
            </w:r>
            <w:r w:rsidR="005A19CC" w:rsidRPr="00E41148">
              <w:rPr>
                <w:rFonts w:ascii="Calibri" w:hAnsi="Calibri"/>
                <w:b/>
                <w:sz w:val="14"/>
                <w:szCs w:val="14"/>
              </w:rPr>
              <w:t>else</w:t>
            </w:r>
            <w:r w:rsidRPr="00E41148">
              <w:rPr>
                <w:rFonts w:ascii="Calibri" w:hAnsi="Calibri"/>
                <w:b/>
                <w:sz w:val="14"/>
                <w:szCs w:val="14"/>
              </w:rPr>
              <w:t>if</w:t>
            </w:r>
            <w:r>
              <w:rPr>
                <w:rFonts w:ascii="Calibri" w:hAnsi="Calibri"/>
                <w:sz w:val="14"/>
                <w:szCs w:val="14"/>
              </w:rPr>
              <w:t xml:space="preserve"> value in B07=N/A</w:t>
            </w:r>
            <w:r w:rsidR="00FA455E">
              <w:rPr>
                <w:rFonts w:ascii="Calibri" w:hAnsi="Calibri"/>
                <w:sz w:val="14"/>
                <w:szCs w:val="14"/>
              </w:rPr>
              <w:t xml:space="preserve"> and E03=SEER</w:t>
            </w:r>
            <w:ins w:id="336" w:author="Shewmaker, Michael@Energy" w:date="2022-01-26T09:29:00Z">
              <w:r w:rsidR="003C6F61">
                <w:rPr>
                  <w:rFonts w:ascii="Calibri" w:hAnsi="Calibri"/>
                  <w:sz w:val="14"/>
                  <w:szCs w:val="14"/>
                </w:rPr>
                <w:t>/EER</w:t>
              </w:r>
            </w:ins>
            <w:r>
              <w:rPr>
                <w:rFonts w:ascii="Calibri" w:hAnsi="Calibri"/>
                <w:sz w:val="14"/>
                <w:szCs w:val="14"/>
              </w:rPr>
              <w:t>,</w:t>
            </w:r>
          </w:p>
          <w:p w14:paraId="5DCF8727" w14:textId="69FFC43E" w:rsidR="004F4A80" w:rsidRDefault="004F4A80" w:rsidP="00845A53">
            <w:pPr>
              <w:keepNext/>
              <w:rPr>
                <w:ins w:id="337" w:author="Shewmaker, Michael@Energy" w:date="2022-01-26T09:44:00Z"/>
                <w:rFonts w:ascii="Calibri" w:hAnsi="Calibri"/>
                <w:sz w:val="14"/>
                <w:szCs w:val="14"/>
              </w:rPr>
            </w:pPr>
            <w:r>
              <w:rPr>
                <w:rFonts w:ascii="Calibri" w:hAnsi="Calibri"/>
                <w:sz w:val="14"/>
                <w:szCs w:val="14"/>
              </w:rPr>
              <w:t xml:space="preserve">then value must be </w:t>
            </w:r>
            <w:r>
              <w:rPr>
                <w:rFonts w:ascii="Calibri" w:hAnsi="Calibri" w:cs="Calibri"/>
                <w:sz w:val="14"/>
                <w:szCs w:val="14"/>
              </w:rPr>
              <w:t>≥</w:t>
            </w:r>
            <w:r>
              <w:rPr>
                <w:rFonts w:ascii="Calibri" w:hAnsi="Calibri"/>
                <w:sz w:val="14"/>
                <w:szCs w:val="14"/>
              </w:rPr>
              <w:t>14 to comply.</w:t>
            </w:r>
          </w:p>
          <w:p w14:paraId="14188001" w14:textId="2918F828" w:rsidR="007F1A48" w:rsidRDefault="007F1A48" w:rsidP="00845A53">
            <w:pPr>
              <w:keepNext/>
              <w:rPr>
                <w:rFonts w:ascii="Calibri" w:hAnsi="Calibri"/>
                <w:sz w:val="14"/>
                <w:szCs w:val="14"/>
              </w:rPr>
            </w:pPr>
            <w:ins w:id="338" w:author="Shewmaker, Michael@Energy" w:date="2022-01-26T09:44:00Z">
              <w:r>
                <w:rPr>
                  <w:rFonts w:ascii="Calibri" w:hAnsi="Calibri"/>
                  <w:sz w:val="14"/>
                  <w:szCs w:val="14"/>
                </w:rPr>
                <w:t>Elseif value in B07</w:t>
              </w:r>
              <w:r w:rsidR="007308C5">
                <w:rPr>
                  <w:rFonts w:ascii="Calibri" w:hAnsi="Calibri"/>
                  <w:sz w:val="14"/>
                  <w:szCs w:val="14"/>
                </w:rPr>
                <w:t xml:space="preserve">=N/A and E03=SEER2/EER2, then value must be </w:t>
              </w:r>
              <w:r w:rsidR="007308C5">
                <w:rPr>
                  <w:rFonts w:ascii="Calibri" w:hAnsi="Calibri" w:cs="Calibri"/>
                  <w:sz w:val="14"/>
                  <w:szCs w:val="14"/>
                </w:rPr>
                <w:t>≥</w:t>
              </w:r>
              <w:r w:rsidR="00A4196F">
                <w:rPr>
                  <w:rFonts w:ascii="Calibri" w:hAnsi="Calibri"/>
                  <w:sz w:val="14"/>
                  <w:szCs w:val="14"/>
                </w:rPr>
                <w:t>13.</w:t>
              </w:r>
            </w:ins>
            <w:ins w:id="339" w:author="Shewmaker, Michael@Energy" w:date="2022-01-26T09:45:00Z">
              <w:r w:rsidR="00A4196F">
                <w:rPr>
                  <w:rFonts w:ascii="Calibri" w:hAnsi="Calibri"/>
                  <w:sz w:val="14"/>
                  <w:szCs w:val="14"/>
                </w:rPr>
                <w:t>4.</w:t>
              </w:r>
            </w:ins>
          </w:p>
          <w:p w14:paraId="371E7594" w14:textId="77777777" w:rsidR="004F4A80" w:rsidRDefault="004F4A80" w:rsidP="00845A53">
            <w:pPr>
              <w:keepNext/>
              <w:rPr>
                <w:rFonts w:asciiTheme="minorHAnsi" w:hAnsiTheme="minorHAnsi"/>
                <w:sz w:val="14"/>
                <w:szCs w:val="14"/>
              </w:rPr>
            </w:pPr>
          </w:p>
          <w:p w14:paraId="26FCBE62" w14:textId="2F130F8F" w:rsidR="005A19CC" w:rsidRPr="00295655" w:rsidRDefault="005A19CC" w:rsidP="00F74136">
            <w:pPr>
              <w:keepNext/>
              <w:rPr>
                <w:rFonts w:ascii="Calibri" w:hAnsi="Calibri"/>
                <w:sz w:val="16"/>
                <w:szCs w:val="16"/>
              </w:rPr>
            </w:pPr>
            <w:r w:rsidRPr="00DF197D">
              <w:rPr>
                <w:rFonts w:asciiTheme="minorHAnsi" w:hAnsiTheme="minorHAnsi"/>
                <w:sz w:val="14"/>
                <w:szCs w:val="14"/>
              </w:rPr>
              <w:t>flag non-compliant value</w:t>
            </w:r>
            <w:r w:rsidR="004F4A80">
              <w:rPr>
                <w:rFonts w:asciiTheme="minorHAnsi" w:hAnsiTheme="minorHAnsi"/>
                <w:sz w:val="14"/>
                <w:szCs w:val="14"/>
              </w:rPr>
              <w:t>s</w:t>
            </w:r>
            <w:r w:rsidRPr="00DF197D">
              <w:rPr>
                <w:rFonts w:asciiTheme="minorHAnsi" w:hAnsiTheme="minorHAnsi"/>
                <w:sz w:val="14"/>
                <w:szCs w:val="14"/>
              </w:rPr>
              <w:t xml:space="preserve"> and do not allow registration to proceed</w:t>
            </w:r>
            <w:r w:rsidR="00F74136">
              <w:rPr>
                <w:rFonts w:asciiTheme="minorHAnsi" w:hAnsiTheme="minorHAnsi"/>
                <w:sz w:val="14"/>
                <w:szCs w:val="14"/>
              </w:rPr>
              <w:t xml:space="preserve"> if not in compliance</w:t>
            </w:r>
            <w:r w:rsidRPr="00DF197D">
              <w:rPr>
                <w:rFonts w:asciiTheme="minorHAnsi" w:hAnsiTheme="minorHAnsi"/>
                <w:sz w:val="14"/>
                <w:szCs w:val="14"/>
              </w:rPr>
              <w:t>&gt;&gt;</w:t>
            </w:r>
          </w:p>
        </w:tc>
        <w:tc>
          <w:tcPr>
            <w:tcW w:w="2125" w:type="dxa"/>
            <w:gridSpan w:val="2"/>
          </w:tcPr>
          <w:p w14:paraId="26FCBE63" w14:textId="77777777" w:rsidR="005A19CC" w:rsidRPr="00295655" w:rsidRDefault="005A19CC"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2125" w:type="dxa"/>
            <w:gridSpan w:val="2"/>
          </w:tcPr>
          <w:p w14:paraId="26FCBE64" w14:textId="77777777" w:rsidR="005A19CC" w:rsidRPr="00295655" w:rsidRDefault="005A19CC"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2125" w:type="dxa"/>
          </w:tcPr>
          <w:p w14:paraId="26FCBE65" w14:textId="77777777" w:rsidR="005A19CC" w:rsidRPr="00295655" w:rsidRDefault="005A19CC" w:rsidP="00845A53">
            <w:pPr>
              <w:keepNext/>
              <w:rPr>
                <w:rFonts w:ascii="Calibri" w:hAnsi="Calibri"/>
                <w:sz w:val="16"/>
                <w:szCs w:val="16"/>
              </w:rPr>
            </w:pPr>
            <w:r w:rsidRPr="00295655">
              <w:rPr>
                <w:rFonts w:ascii="Calibri" w:hAnsi="Calibri"/>
                <w:sz w:val="16"/>
                <w:szCs w:val="16"/>
              </w:rPr>
              <w:t>&lt;&lt;user input alphanumeric text string max 50 characters&gt;&gt;</w:t>
            </w:r>
          </w:p>
        </w:tc>
        <w:tc>
          <w:tcPr>
            <w:tcW w:w="1595" w:type="dxa"/>
            <w:gridSpan w:val="2"/>
          </w:tcPr>
          <w:p w14:paraId="26FCBE66" w14:textId="77777777" w:rsidR="005A19CC" w:rsidRPr="00295655" w:rsidRDefault="005A19CC" w:rsidP="00845A5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508" w:type="dxa"/>
          </w:tcPr>
          <w:p w14:paraId="26FCBE67" w14:textId="77777777" w:rsidR="005A19CC" w:rsidRPr="00295655" w:rsidRDefault="005A19CC" w:rsidP="00845A5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5A19CC" w:rsidRPr="00295655" w14:paraId="26FCBE72" w14:textId="430CC239" w:rsidTr="00F30307">
        <w:trPr>
          <w:cantSplit/>
          <w:trHeight w:val="288"/>
        </w:trPr>
        <w:tc>
          <w:tcPr>
            <w:tcW w:w="1347" w:type="dxa"/>
          </w:tcPr>
          <w:p w14:paraId="26FCBE69" w14:textId="77777777" w:rsidR="005A19CC" w:rsidRPr="00295655" w:rsidRDefault="005A19CC" w:rsidP="00845A53">
            <w:pPr>
              <w:keepNext/>
              <w:rPr>
                <w:rFonts w:ascii="Calibri" w:hAnsi="Calibri"/>
                <w:sz w:val="18"/>
                <w:szCs w:val="18"/>
              </w:rPr>
            </w:pPr>
          </w:p>
        </w:tc>
        <w:tc>
          <w:tcPr>
            <w:tcW w:w="1328" w:type="dxa"/>
          </w:tcPr>
          <w:p w14:paraId="26FCBE6A" w14:textId="77777777" w:rsidR="005A19CC" w:rsidRPr="00295655" w:rsidRDefault="005A19CC" w:rsidP="00845A53">
            <w:pPr>
              <w:keepNext/>
              <w:rPr>
                <w:rFonts w:ascii="Calibri" w:hAnsi="Calibri"/>
                <w:sz w:val="18"/>
                <w:szCs w:val="18"/>
              </w:rPr>
            </w:pPr>
          </w:p>
        </w:tc>
        <w:tc>
          <w:tcPr>
            <w:tcW w:w="1156" w:type="dxa"/>
            <w:gridSpan w:val="2"/>
          </w:tcPr>
          <w:p w14:paraId="26FCBE6B" w14:textId="77777777" w:rsidR="005A19CC" w:rsidRPr="00295655" w:rsidRDefault="005A19CC" w:rsidP="00845A53">
            <w:pPr>
              <w:keepNext/>
              <w:rPr>
                <w:rFonts w:ascii="Calibri" w:hAnsi="Calibri"/>
                <w:sz w:val="18"/>
                <w:szCs w:val="18"/>
              </w:rPr>
            </w:pPr>
          </w:p>
        </w:tc>
        <w:tc>
          <w:tcPr>
            <w:tcW w:w="1153" w:type="dxa"/>
          </w:tcPr>
          <w:p w14:paraId="26FCBE6C" w14:textId="77777777" w:rsidR="005A19CC" w:rsidRPr="00295655" w:rsidRDefault="005A19CC" w:rsidP="00845A53">
            <w:pPr>
              <w:keepNext/>
              <w:rPr>
                <w:rFonts w:ascii="Calibri" w:hAnsi="Calibri"/>
                <w:sz w:val="18"/>
                <w:szCs w:val="18"/>
              </w:rPr>
            </w:pPr>
          </w:p>
        </w:tc>
        <w:tc>
          <w:tcPr>
            <w:tcW w:w="2125" w:type="dxa"/>
            <w:gridSpan w:val="2"/>
          </w:tcPr>
          <w:p w14:paraId="26FCBE6D" w14:textId="77777777" w:rsidR="005A19CC" w:rsidRPr="00295655" w:rsidRDefault="005A19CC" w:rsidP="00845A53">
            <w:pPr>
              <w:keepNext/>
              <w:rPr>
                <w:rFonts w:ascii="Calibri" w:hAnsi="Calibri"/>
                <w:sz w:val="18"/>
                <w:szCs w:val="18"/>
              </w:rPr>
            </w:pPr>
          </w:p>
        </w:tc>
        <w:tc>
          <w:tcPr>
            <w:tcW w:w="2125" w:type="dxa"/>
            <w:gridSpan w:val="2"/>
          </w:tcPr>
          <w:p w14:paraId="26FCBE6E" w14:textId="77777777" w:rsidR="005A19CC" w:rsidRPr="00295655" w:rsidRDefault="005A19CC" w:rsidP="00845A53">
            <w:pPr>
              <w:keepNext/>
              <w:rPr>
                <w:rFonts w:ascii="Calibri" w:hAnsi="Calibri"/>
                <w:sz w:val="18"/>
                <w:szCs w:val="18"/>
              </w:rPr>
            </w:pPr>
          </w:p>
        </w:tc>
        <w:tc>
          <w:tcPr>
            <w:tcW w:w="2125" w:type="dxa"/>
          </w:tcPr>
          <w:p w14:paraId="26FCBE6F" w14:textId="77777777" w:rsidR="005A19CC" w:rsidRPr="00295655" w:rsidRDefault="005A19CC" w:rsidP="00845A53">
            <w:pPr>
              <w:keepNext/>
              <w:rPr>
                <w:rFonts w:ascii="Calibri" w:hAnsi="Calibri"/>
                <w:sz w:val="18"/>
                <w:szCs w:val="18"/>
              </w:rPr>
            </w:pPr>
          </w:p>
        </w:tc>
        <w:tc>
          <w:tcPr>
            <w:tcW w:w="1595" w:type="dxa"/>
            <w:gridSpan w:val="2"/>
          </w:tcPr>
          <w:p w14:paraId="26FCBE70" w14:textId="77777777" w:rsidR="005A19CC" w:rsidRPr="00295655" w:rsidRDefault="005A19CC" w:rsidP="00845A53">
            <w:pPr>
              <w:keepNext/>
              <w:rPr>
                <w:rFonts w:ascii="Calibri" w:hAnsi="Calibri"/>
                <w:sz w:val="18"/>
                <w:szCs w:val="18"/>
              </w:rPr>
            </w:pPr>
          </w:p>
        </w:tc>
        <w:tc>
          <w:tcPr>
            <w:tcW w:w="1508" w:type="dxa"/>
          </w:tcPr>
          <w:p w14:paraId="26FCBE71" w14:textId="77777777" w:rsidR="005A19CC" w:rsidRPr="00295655" w:rsidRDefault="005A19CC" w:rsidP="00845A53">
            <w:pPr>
              <w:keepNext/>
              <w:rPr>
                <w:rFonts w:ascii="Calibri" w:hAnsi="Calibri"/>
                <w:sz w:val="18"/>
                <w:szCs w:val="18"/>
              </w:rPr>
            </w:pPr>
          </w:p>
        </w:tc>
      </w:tr>
      <w:tr w:rsidR="00845A53" w:rsidRPr="00295655" w14:paraId="26FCBE7E" w14:textId="027BD18E" w:rsidTr="00F30307">
        <w:trPr>
          <w:cantSplit/>
        </w:trPr>
        <w:tc>
          <w:tcPr>
            <w:tcW w:w="14462" w:type="dxa"/>
            <w:gridSpan w:val="13"/>
          </w:tcPr>
          <w:p w14:paraId="6322EE47" w14:textId="3B57057D" w:rsidR="00845A53" w:rsidRPr="00295655" w:rsidRDefault="00845A53" w:rsidP="00845A53">
            <w:pPr>
              <w:keepNext/>
              <w:rPr>
                <w:rFonts w:ascii="Calibri" w:hAnsi="Calibri"/>
                <w:sz w:val="18"/>
                <w:szCs w:val="18"/>
              </w:rPr>
            </w:pPr>
            <w:r w:rsidRPr="00295655">
              <w:rPr>
                <w:rFonts w:ascii="Calibri" w:hAnsi="Calibri"/>
                <w:sz w:val="18"/>
                <w:szCs w:val="18"/>
              </w:rPr>
              <w:t>Notes:</w:t>
            </w:r>
          </w:p>
        </w:tc>
      </w:tr>
    </w:tbl>
    <w:p w14:paraId="26FCBE7F" w14:textId="77777777" w:rsidR="00196676" w:rsidRDefault="00196676" w:rsidP="00196676">
      <w:pPr>
        <w:rPr>
          <w:rFonts w:ascii="Calibri" w:hAnsi="Calibri"/>
          <w:sz w:val="18"/>
          <w:szCs w:val="18"/>
        </w:rPr>
      </w:pPr>
    </w:p>
    <w:p w14:paraId="26FCBE80" w14:textId="77777777" w:rsidR="00196676" w:rsidRDefault="00196676" w:rsidP="00196676">
      <w:pPr>
        <w:rPr>
          <w:rFonts w:ascii="Calibri" w:hAnsi="Calibri"/>
          <w:sz w:val="18"/>
          <w:szCs w:val="18"/>
        </w:rPr>
      </w:pPr>
    </w:p>
    <w:p w14:paraId="26FCBE81"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996"/>
        <w:gridCol w:w="51"/>
        <w:gridCol w:w="1540"/>
        <w:gridCol w:w="720"/>
        <w:gridCol w:w="152"/>
        <w:gridCol w:w="1648"/>
        <w:gridCol w:w="540"/>
        <w:gridCol w:w="990"/>
        <w:gridCol w:w="720"/>
        <w:gridCol w:w="1020"/>
        <w:gridCol w:w="893"/>
        <w:gridCol w:w="847"/>
        <w:gridCol w:w="1209"/>
        <w:gridCol w:w="531"/>
        <w:gridCol w:w="1525"/>
      </w:tblGrid>
      <w:tr w:rsidR="00F170E8" w:rsidRPr="00295655" w14:paraId="26FCBE90" w14:textId="16F0D547" w:rsidTr="00683F58">
        <w:trPr>
          <w:cantSplit/>
          <w:trHeight w:val="998"/>
        </w:trPr>
        <w:tc>
          <w:tcPr>
            <w:tcW w:w="14390" w:type="dxa"/>
            <w:gridSpan w:val="16"/>
            <w:tcBorders>
              <w:bottom w:val="nil"/>
            </w:tcBorders>
          </w:tcPr>
          <w:p w14:paraId="2C98B52D" w14:textId="2384351D" w:rsidR="00F170E8" w:rsidRPr="001A53D0" w:rsidRDefault="00F170E8" w:rsidP="00196676">
            <w:pPr>
              <w:keepNext/>
              <w:rPr>
                <w:rFonts w:ascii="Calibri" w:hAnsi="Calibri"/>
                <w:b/>
                <w:szCs w:val="18"/>
              </w:rPr>
            </w:pPr>
            <w:r w:rsidRPr="001A53D0">
              <w:rPr>
                <w:rFonts w:ascii="Calibri" w:hAnsi="Calibri"/>
                <w:b/>
                <w:szCs w:val="18"/>
              </w:rPr>
              <w:t xml:space="preserve">F. Installed Split System Indoor </w:t>
            </w:r>
            <w:r>
              <w:rPr>
                <w:rFonts w:ascii="Calibri" w:hAnsi="Calibri"/>
                <w:b/>
                <w:szCs w:val="18"/>
              </w:rPr>
              <w:t>Unit (</w:t>
            </w:r>
            <w:r w:rsidRPr="001A53D0">
              <w:rPr>
                <w:rFonts w:ascii="Calibri" w:hAnsi="Calibri"/>
                <w:b/>
                <w:szCs w:val="18"/>
              </w:rPr>
              <w:t>Coil or Fan Coil</w:t>
            </w:r>
            <w:r>
              <w:rPr>
                <w:rFonts w:ascii="Calibri" w:hAnsi="Calibri"/>
                <w:b/>
                <w:szCs w:val="18"/>
              </w:rPr>
              <w:t>)</w:t>
            </w:r>
            <w:r w:rsidRPr="001A53D0">
              <w:rPr>
                <w:rFonts w:ascii="Calibri" w:hAnsi="Calibri"/>
                <w:b/>
                <w:szCs w:val="18"/>
              </w:rPr>
              <w:t xml:space="preserve"> Equipment Information </w:t>
            </w:r>
            <w:r>
              <w:rPr>
                <w:rFonts w:ascii="Calibri" w:hAnsi="Calibri"/>
                <w:b/>
                <w:szCs w:val="18"/>
              </w:rPr>
              <w:t xml:space="preserve">- </w:t>
            </w:r>
            <w:r w:rsidRPr="001A53D0">
              <w:rPr>
                <w:rFonts w:ascii="Calibri" w:hAnsi="Calibri"/>
                <w:b/>
                <w:szCs w:val="18"/>
              </w:rPr>
              <w:t>applicable to DX or hydronic</w:t>
            </w:r>
            <w:r>
              <w:rPr>
                <w:rFonts w:ascii="Calibri" w:hAnsi="Calibri"/>
                <w:b/>
                <w:szCs w:val="18"/>
              </w:rPr>
              <w:t>,</w:t>
            </w:r>
            <w:r w:rsidRPr="001A53D0">
              <w:rPr>
                <w:rFonts w:ascii="Calibri" w:hAnsi="Calibri"/>
                <w:b/>
                <w:szCs w:val="18"/>
              </w:rPr>
              <w:t xml:space="preserve"> heating</w:t>
            </w:r>
            <w:r>
              <w:rPr>
                <w:rFonts w:ascii="Calibri" w:hAnsi="Calibri"/>
                <w:b/>
                <w:szCs w:val="18"/>
              </w:rPr>
              <w:t xml:space="preserve"> or </w:t>
            </w:r>
            <w:r w:rsidRPr="001A53D0">
              <w:rPr>
                <w:rFonts w:ascii="Calibri" w:hAnsi="Calibri"/>
                <w:b/>
                <w:szCs w:val="18"/>
              </w:rPr>
              <w:t>cooling</w:t>
            </w:r>
            <w:r>
              <w:rPr>
                <w:rFonts w:ascii="Calibri" w:hAnsi="Calibri"/>
                <w:b/>
                <w:szCs w:val="18"/>
              </w:rPr>
              <w:t>,</w:t>
            </w:r>
            <w:r w:rsidRPr="001A53D0">
              <w:rPr>
                <w:rFonts w:ascii="Calibri" w:hAnsi="Calibri"/>
                <w:b/>
                <w:szCs w:val="18"/>
              </w:rPr>
              <w:t xml:space="preserve"> </w:t>
            </w:r>
            <w:proofErr w:type="gramStart"/>
            <w:r w:rsidRPr="001A53D0">
              <w:rPr>
                <w:rFonts w:ascii="Calibri" w:hAnsi="Calibri"/>
                <w:b/>
                <w:szCs w:val="18"/>
              </w:rPr>
              <w:t>coils</w:t>
            </w:r>
            <w:proofErr w:type="gramEnd"/>
            <w:r w:rsidRPr="001A53D0">
              <w:rPr>
                <w:rFonts w:ascii="Calibri" w:hAnsi="Calibri"/>
                <w:b/>
                <w:szCs w:val="18"/>
              </w:rPr>
              <w:t xml:space="preserve"> </w:t>
            </w:r>
            <w:r>
              <w:rPr>
                <w:rFonts w:ascii="Calibri" w:hAnsi="Calibri"/>
                <w:b/>
                <w:szCs w:val="18"/>
              </w:rPr>
              <w:t>and</w:t>
            </w:r>
            <w:r w:rsidRPr="001A53D0">
              <w:rPr>
                <w:rFonts w:ascii="Calibri" w:hAnsi="Calibri"/>
                <w:b/>
                <w:szCs w:val="18"/>
              </w:rPr>
              <w:t xml:space="preserve"> fan coil units</w:t>
            </w:r>
            <w:r>
              <w:rPr>
                <w:rFonts w:ascii="Calibri" w:hAnsi="Calibri"/>
                <w:b/>
                <w:szCs w:val="18"/>
              </w:rPr>
              <w:t>.</w:t>
            </w:r>
          </w:p>
          <w:p w14:paraId="796B5BD8" w14:textId="77777777" w:rsidR="00F170E8" w:rsidRPr="009F4F7F" w:rsidRDefault="00F170E8" w:rsidP="00196676">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w:t>
            </w:r>
            <w:proofErr w:type="gramStart"/>
            <w:r>
              <w:rPr>
                <w:rFonts w:ascii="Calibri" w:hAnsi="Calibri"/>
                <w:sz w:val="18"/>
                <w:szCs w:val="18"/>
              </w:rPr>
              <w:t>e.g.</w:t>
            </w:r>
            <w:proofErr w:type="gramEnd"/>
            <w:r>
              <w:rPr>
                <w:rFonts w:ascii="Calibri" w:hAnsi="Calibri"/>
                <w:sz w:val="18"/>
                <w:szCs w:val="18"/>
              </w:rPr>
              <w:t xml:space="preserve"> multi-split systems) </w:t>
            </w:r>
            <w:r w:rsidRPr="009F4F7F">
              <w:rPr>
                <w:rFonts w:ascii="Calibri" w:hAnsi="Calibri"/>
                <w:sz w:val="18"/>
                <w:szCs w:val="18"/>
              </w:rPr>
              <w:t xml:space="preserve">shall provide </w:t>
            </w:r>
            <w:r>
              <w:rPr>
                <w:rFonts w:ascii="Calibri" w:hAnsi="Calibri"/>
                <w:sz w:val="18"/>
                <w:szCs w:val="18"/>
              </w:rPr>
              <w:t>information for each of the system indoor unit coils or fan coil units.</w:t>
            </w:r>
          </w:p>
          <w:p w14:paraId="18C81440" w14:textId="77777777" w:rsidR="005C524D" w:rsidRDefault="00F170E8" w:rsidP="00A325A1">
            <w:pPr>
              <w:rPr>
                <w:rFonts w:ascii="Calibri" w:hAnsi="Calibri"/>
                <w:sz w:val="12"/>
                <w:szCs w:val="12"/>
              </w:rPr>
            </w:pPr>
            <w:r w:rsidRPr="00F40785">
              <w:rPr>
                <w:rFonts w:ascii="Calibri" w:hAnsi="Calibri"/>
                <w:sz w:val="12"/>
                <w:szCs w:val="12"/>
              </w:rPr>
              <w:t>&lt;&lt;&lt;</w:t>
            </w:r>
            <w:r w:rsidRPr="00F40785">
              <w:rPr>
                <w:rFonts w:ascii="Calibri" w:hAnsi="Calibri"/>
                <w:b/>
                <w:sz w:val="12"/>
                <w:szCs w:val="12"/>
              </w:rPr>
              <w:t>if</w:t>
            </w:r>
            <w:r w:rsidRPr="00F40785">
              <w:rPr>
                <w:rFonts w:ascii="Calibri" w:hAnsi="Calibri"/>
                <w:sz w:val="12"/>
                <w:szCs w:val="12"/>
              </w:rPr>
              <w:t xml:space="preserve"> none of the SC Systems listed in Section C have a value in either </w:t>
            </w:r>
            <w:r w:rsidRPr="00F40785">
              <w:rPr>
                <w:rFonts w:ascii="Calibri" w:hAnsi="Calibri"/>
                <w:sz w:val="12"/>
                <w:szCs w:val="12"/>
                <w:highlight w:val="yellow"/>
              </w:rPr>
              <w:t>C04</w:t>
            </w:r>
            <w:r w:rsidRPr="00F40785">
              <w:rPr>
                <w:rFonts w:ascii="Calibri" w:hAnsi="Calibri"/>
                <w:sz w:val="12"/>
                <w:szCs w:val="12"/>
              </w:rPr>
              <w:t xml:space="preserve"> or </w:t>
            </w:r>
            <w:r w:rsidRPr="00F40785">
              <w:rPr>
                <w:rFonts w:ascii="Calibri" w:hAnsi="Calibri"/>
                <w:sz w:val="12"/>
                <w:szCs w:val="12"/>
                <w:highlight w:val="yellow"/>
              </w:rPr>
              <w:t>C05</w:t>
            </w:r>
            <w:r w:rsidRPr="00F40785">
              <w:rPr>
                <w:rFonts w:ascii="Calibri" w:hAnsi="Calibri"/>
                <w:sz w:val="12"/>
                <w:szCs w:val="12"/>
              </w:rPr>
              <w:t xml:space="preserve"> = one of the system types in the list that follows below, then display the section does not apply </w:t>
            </w:r>
            <w:proofErr w:type="gramStart"/>
            <w:r w:rsidRPr="00F40785">
              <w:rPr>
                <w:rFonts w:ascii="Calibri" w:hAnsi="Calibri"/>
                <w:sz w:val="12"/>
                <w:szCs w:val="12"/>
              </w:rPr>
              <w:t>message;</w:t>
            </w:r>
            <w:proofErr w:type="gramEnd"/>
            <w:r w:rsidRPr="00F40785">
              <w:rPr>
                <w:rFonts w:ascii="Calibri" w:hAnsi="Calibri"/>
                <w:sz w:val="12"/>
                <w:szCs w:val="12"/>
              </w:rPr>
              <w:t xml:space="preserve"> </w:t>
            </w:r>
          </w:p>
          <w:p w14:paraId="3032B905" w14:textId="15C1B1E2" w:rsidR="00F82E2D" w:rsidRPr="001A53D0" w:rsidRDefault="00F170E8" w:rsidP="00683F58">
            <w:pPr>
              <w:rPr>
                <w:rFonts w:ascii="Calibri" w:hAnsi="Calibri"/>
                <w:b/>
                <w:szCs w:val="18"/>
              </w:rPr>
            </w:pPr>
            <w:r w:rsidRPr="00F40785">
              <w:rPr>
                <w:rFonts w:ascii="Calibri" w:hAnsi="Calibri"/>
                <w:b/>
                <w:sz w:val="12"/>
                <w:szCs w:val="12"/>
              </w:rPr>
              <w:t>else</w:t>
            </w:r>
            <w:r w:rsidRPr="00F40785">
              <w:rPr>
                <w:rFonts w:ascii="Calibri" w:hAnsi="Calibri"/>
                <w:sz w:val="12"/>
                <w:szCs w:val="12"/>
              </w:rPr>
              <w:t xml:space="preserve"> </w:t>
            </w:r>
            <w:r w:rsidR="00A901F0" w:rsidRPr="00F40785">
              <w:rPr>
                <w:rFonts w:ascii="Calibri" w:hAnsi="Calibri"/>
                <w:sz w:val="12"/>
                <w:szCs w:val="12"/>
              </w:rPr>
              <w:t>for each of th</w:t>
            </w:r>
            <w:r w:rsidR="00AB43DA" w:rsidRPr="00F40785">
              <w:rPr>
                <w:rFonts w:ascii="Calibri" w:hAnsi="Calibri"/>
                <w:sz w:val="12"/>
                <w:szCs w:val="12"/>
              </w:rPr>
              <w:t xml:space="preserve">e SC Systems listed in Section </w:t>
            </w:r>
            <w:r w:rsidR="00AB43DA" w:rsidRPr="00F40785">
              <w:rPr>
                <w:rFonts w:ascii="Calibri" w:hAnsi="Calibri"/>
                <w:sz w:val="12"/>
                <w:szCs w:val="12"/>
                <w:highlight w:val="yellow"/>
              </w:rPr>
              <w:t>C</w:t>
            </w:r>
            <w:r w:rsidR="00A901F0" w:rsidRPr="00F40785">
              <w:rPr>
                <w:rFonts w:ascii="Calibri" w:hAnsi="Calibri"/>
                <w:sz w:val="12"/>
                <w:szCs w:val="12"/>
              </w:rPr>
              <w:t xml:space="preserve"> for which one of the System Types listed in either </w:t>
            </w:r>
            <w:r w:rsidR="00A901F0" w:rsidRPr="00F40785">
              <w:rPr>
                <w:rFonts w:ascii="Calibri" w:hAnsi="Calibri"/>
                <w:sz w:val="12"/>
                <w:szCs w:val="12"/>
                <w:highlight w:val="yellow"/>
              </w:rPr>
              <w:t>C04</w:t>
            </w:r>
            <w:r w:rsidR="00A901F0" w:rsidRPr="00F40785">
              <w:rPr>
                <w:rFonts w:ascii="Calibri" w:hAnsi="Calibri"/>
                <w:sz w:val="12"/>
                <w:szCs w:val="12"/>
              </w:rPr>
              <w:t xml:space="preserve"> or </w:t>
            </w:r>
            <w:r w:rsidR="00A901F0" w:rsidRPr="00F40785">
              <w:rPr>
                <w:rFonts w:ascii="Calibri" w:hAnsi="Calibri"/>
                <w:sz w:val="12"/>
                <w:szCs w:val="12"/>
                <w:highlight w:val="yellow"/>
              </w:rPr>
              <w:t>C05</w:t>
            </w:r>
            <w:r w:rsidR="00A901F0" w:rsidRPr="00F40785">
              <w:rPr>
                <w:rFonts w:ascii="Calibri" w:hAnsi="Calibri"/>
                <w:sz w:val="12"/>
                <w:szCs w:val="12"/>
              </w:rPr>
              <w:t xml:space="preserve"> is one of the system types in the list</w:t>
            </w:r>
            <w:r w:rsidR="00D57FEE">
              <w:rPr>
                <w:rFonts w:ascii="Calibri" w:hAnsi="Calibri"/>
                <w:sz w:val="12"/>
                <w:szCs w:val="12"/>
              </w:rPr>
              <w:t xml:space="preserve"> that follows below</w:t>
            </w:r>
            <w:r w:rsidR="00A901F0" w:rsidRPr="00F40785">
              <w:rPr>
                <w:rFonts w:ascii="Calibri" w:hAnsi="Calibri"/>
                <w:sz w:val="12"/>
                <w:szCs w:val="12"/>
              </w:rPr>
              <w:t xml:space="preserve">, </w:t>
            </w:r>
            <w:r w:rsidRPr="00F40785">
              <w:rPr>
                <w:rFonts w:ascii="Calibri" w:hAnsi="Calibri"/>
                <w:b/>
                <w:sz w:val="12"/>
                <w:szCs w:val="12"/>
              </w:rPr>
              <w:t>require</w:t>
            </w:r>
            <w:r w:rsidRPr="00F40785">
              <w:rPr>
                <w:rFonts w:ascii="Calibri" w:hAnsi="Calibri"/>
                <w:sz w:val="12"/>
                <w:szCs w:val="12"/>
              </w:rPr>
              <w:t xml:space="preserve"> one row of data to be entered in this table for each</w:t>
            </w:r>
            <w:r w:rsidR="00A901F0" w:rsidRPr="00F40785">
              <w:rPr>
                <w:sz w:val="12"/>
                <w:szCs w:val="12"/>
              </w:rPr>
              <w:t xml:space="preserve"> </w:t>
            </w:r>
            <w:r w:rsidR="00A901F0" w:rsidRPr="00F40785">
              <w:rPr>
                <w:rFonts w:ascii="Calibri" w:hAnsi="Calibri"/>
                <w:sz w:val="12"/>
                <w:szCs w:val="12"/>
              </w:rPr>
              <w:t xml:space="preserve">of the quantity of indoor units specified in </w:t>
            </w:r>
            <w:r w:rsidR="00A901F0" w:rsidRPr="00F40785">
              <w:rPr>
                <w:rFonts w:ascii="Calibri" w:hAnsi="Calibri"/>
                <w:sz w:val="12"/>
                <w:szCs w:val="12"/>
                <w:highlight w:val="yellow"/>
              </w:rPr>
              <w:t>C11</w:t>
            </w:r>
            <w:r w:rsidR="00A901F0" w:rsidRPr="00F40785">
              <w:rPr>
                <w:rFonts w:ascii="Calibri" w:hAnsi="Calibri"/>
                <w:sz w:val="12"/>
                <w:szCs w:val="12"/>
              </w:rPr>
              <w:t xml:space="preserve"> for that system.</w:t>
            </w:r>
            <w:r w:rsidRPr="00F40785">
              <w:rPr>
                <w:rFonts w:ascii="Calibri" w:hAnsi="Calibri"/>
                <w:sz w:val="12"/>
                <w:szCs w:val="12"/>
              </w:rPr>
              <w:t xml:space="preserve"> </w:t>
            </w:r>
            <w:r w:rsidR="00A901F0" w:rsidRPr="00F40785">
              <w:rPr>
                <w:rFonts w:ascii="Calibri" w:hAnsi="Calibri"/>
                <w:sz w:val="12"/>
                <w:szCs w:val="12"/>
              </w:rPr>
              <w:t xml:space="preserve"> </w:t>
            </w:r>
          </w:p>
        </w:tc>
      </w:tr>
      <w:tr w:rsidR="00BD28D3" w:rsidRPr="00F82E2D" w14:paraId="7FD090C6" w14:textId="24F0BF72" w:rsidTr="00BD28D3">
        <w:trPr>
          <w:cantSplit/>
          <w:trHeight w:val="188"/>
        </w:trPr>
        <w:tc>
          <w:tcPr>
            <w:tcW w:w="2055" w:type="dxa"/>
            <w:gridSpan w:val="3"/>
            <w:tcBorders>
              <w:top w:val="nil"/>
              <w:right w:val="nil"/>
            </w:tcBorders>
          </w:tcPr>
          <w:p w14:paraId="1FD86E9B"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central</w:t>
            </w:r>
            <w:proofErr w:type="gramEnd"/>
            <w:r w:rsidRPr="00F82E2D">
              <w:rPr>
                <w:rFonts w:asciiTheme="minorHAnsi" w:hAnsiTheme="minorHAnsi"/>
                <w:sz w:val="14"/>
                <w:szCs w:val="14"/>
              </w:rPr>
              <w:t xml:space="preserve"> split AC;</w:t>
            </w:r>
          </w:p>
          <w:p w14:paraId="4D17ECC6"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central</w:t>
            </w:r>
            <w:proofErr w:type="gramEnd"/>
            <w:r w:rsidRPr="00F82E2D">
              <w:rPr>
                <w:rFonts w:asciiTheme="minorHAnsi" w:hAnsiTheme="minorHAnsi"/>
                <w:sz w:val="14"/>
                <w:szCs w:val="14"/>
              </w:rPr>
              <w:t xml:space="preserve"> split HP</w:t>
            </w:r>
          </w:p>
          <w:p w14:paraId="29E3582D"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mini-split AC;</w:t>
            </w:r>
          </w:p>
          <w:p w14:paraId="47B07DA6" w14:textId="77777777" w:rsidR="00BD28D3" w:rsidRDefault="00BD28D3" w:rsidP="00A325A1">
            <w:pPr>
              <w:keepNext/>
              <w:rPr>
                <w:rFonts w:asciiTheme="minorHAnsi" w:hAnsiTheme="minorHAnsi"/>
                <w:sz w:val="14"/>
                <w:szCs w:val="14"/>
              </w:rPr>
            </w:pPr>
            <w:r w:rsidRPr="00F82E2D">
              <w:rPr>
                <w:rFonts w:asciiTheme="minorHAnsi" w:hAnsiTheme="minorHAnsi"/>
                <w:sz w:val="14"/>
                <w:szCs w:val="14"/>
              </w:rPr>
              <w:t>*ductless mini-</w:t>
            </w:r>
            <w:proofErr w:type="gramStart"/>
            <w:r w:rsidRPr="00F82E2D">
              <w:rPr>
                <w:rFonts w:asciiTheme="minorHAnsi" w:hAnsiTheme="minorHAnsi"/>
                <w:sz w:val="14"/>
                <w:szCs w:val="14"/>
              </w:rPr>
              <w:t>split  HP</w:t>
            </w:r>
            <w:proofErr w:type="gramEnd"/>
            <w:r w:rsidRPr="00F82E2D">
              <w:rPr>
                <w:rFonts w:asciiTheme="minorHAnsi" w:hAnsiTheme="minorHAnsi"/>
                <w:sz w:val="14"/>
                <w:szCs w:val="14"/>
              </w:rPr>
              <w:t>;</w:t>
            </w:r>
          </w:p>
          <w:p w14:paraId="56A6353F" w14:textId="21DBC0BD" w:rsidR="00BD28D3" w:rsidRPr="00F82E2D" w:rsidRDefault="00BD28D3" w:rsidP="00A325A1">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HP</w:t>
            </w:r>
          </w:p>
        </w:tc>
        <w:tc>
          <w:tcPr>
            <w:tcW w:w="2260" w:type="dxa"/>
            <w:gridSpan w:val="2"/>
            <w:tcBorders>
              <w:top w:val="nil"/>
              <w:left w:val="nil"/>
              <w:right w:val="nil"/>
            </w:tcBorders>
          </w:tcPr>
          <w:p w14:paraId="69311D7E"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 xml:space="preserve">*hydronic + forced </w:t>
            </w:r>
            <w:proofErr w:type="gramStart"/>
            <w:r w:rsidRPr="00F82E2D">
              <w:rPr>
                <w:rFonts w:asciiTheme="minorHAnsi" w:hAnsiTheme="minorHAnsi"/>
                <w:sz w:val="14"/>
                <w:szCs w:val="14"/>
              </w:rPr>
              <w:t>air;</w:t>
            </w:r>
            <w:proofErr w:type="gramEnd"/>
          </w:p>
          <w:p w14:paraId="1C454E5B"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combined</w:t>
            </w:r>
            <w:proofErr w:type="gramEnd"/>
            <w:r w:rsidRPr="00F82E2D">
              <w:rPr>
                <w:rFonts w:asciiTheme="minorHAnsi" w:hAnsiTheme="minorHAnsi"/>
                <w:sz w:val="14"/>
                <w:szCs w:val="14"/>
              </w:rPr>
              <w:t xml:space="preserve"> hydronic + forced air;</w:t>
            </w:r>
          </w:p>
          <w:p w14:paraId="29DBBBE5"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hydronic</w:t>
            </w:r>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HP+forced</w:t>
            </w:r>
            <w:proofErr w:type="spellEnd"/>
            <w:r w:rsidRPr="00F82E2D">
              <w:rPr>
                <w:rFonts w:asciiTheme="minorHAnsi" w:hAnsiTheme="minorHAnsi"/>
                <w:sz w:val="14"/>
                <w:szCs w:val="14"/>
              </w:rPr>
              <w:t xml:space="preserve"> air;</w:t>
            </w:r>
          </w:p>
          <w:p w14:paraId="59026FBC" w14:textId="77777777" w:rsidR="00BD28D3"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gas</w:t>
            </w:r>
            <w:proofErr w:type="gramEnd"/>
            <w:r w:rsidRPr="00F82E2D">
              <w:rPr>
                <w:rFonts w:asciiTheme="minorHAnsi" w:hAnsiTheme="minorHAnsi"/>
                <w:sz w:val="14"/>
                <w:szCs w:val="14"/>
              </w:rPr>
              <w:t xml:space="preserve"> absorption AC;</w:t>
            </w:r>
          </w:p>
          <w:p w14:paraId="36F0007B" w14:textId="0102B1F9" w:rsidR="00BD28D3" w:rsidRPr="00F82E2D" w:rsidRDefault="00BD28D3" w:rsidP="00A325A1">
            <w:pPr>
              <w:keepNext/>
              <w:rPr>
                <w:rFonts w:asciiTheme="minorHAnsi" w:hAnsiTheme="minorHAnsi"/>
                <w:sz w:val="14"/>
                <w:szCs w:val="14"/>
              </w:rPr>
            </w:pPr>
            <w:r w:rsidRPr="00F30307">
              <w:rPr>
                <w:rFonts w:asciiTheme="minorHAnsi" w:hAnsiTheme="minorHAnsi"/>
                <w:sz w:val="14"/>
                <w:szCs w:val="14"/>
              </w:rPr>
              <w:t>*</w:t>
            </w:r>
            <w:proofErr w:type="gramStart"/>
            <w:r w:rsidRPr="00F30307">
              <w:rPr>
                <w:rFonts w:asciiTheme="minorHAnsi" w:hAnsiTheme="minorHAnsi"/>
                <w:sz w:val="14"/>
                <w:szCs w:val="14"/>
              </w:rPr>
              <w:t>ducted</w:t>
            </w:r>
            <w:proofErr w:type="gramEnd"/>
            <w:r w:rsidRPr="00F30307">
              <w:rPr>
                <w:rFonts w:asciiTheme="minorHAnsi" w:hAnsiTheme="minorHAnsi"/>
                <w:sz w:val="14"/>
                <w:szCs w:val="14"/>
              </w:rPr>
              <w:t xml:space="preserve"> mini-split AC</w:t>
            </w:r>
          </w:p>
        </w:tc>
        <w:tc>
          <w:tcPr>
            <w:tcW w:w="2340" w:type="dxa"/>
            <w:gridSpan w:val="3"/>
            <w:tcBorders>
              <w:top w:val="nil"/>
              <w:left w:val="nil"/>
              <w:right w:val="nil"/>
            </w:tcBorders>
          </w:tcPr>
          <w:p w14:paraId="381EED09"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evaporatively</w:t>
            </w:r>
            <w:proofErr w:type="gramEnd"/>
            <w:r w:rsidRPr="00F82E2D">
              <w:rPr>
                <w:rFonts w:asciiTheme="minorHAnsi" w:hAnsiTheme="minorHAnsi"/>
                <w:sz w:val="14"/>
                <w:szCs w:val="14"/>
              </w:rPr>
              <w:t xml:space="preserve"> cooled condenser;</w:t>
            </w:r>
          </w:p>
          <w:p w14:paraId="32D68980" w14:textId="77777777" w:rsidR="00BD28D3" w:rsidRPr="00F82E2D" w:rsidRDefault="00BD28D3" w:rsidP="00A325A1">
            <w:pPr>
              <w:keepNext/>
              <w:rPr>
                <w:rFonts w:asciiTheme="minorHAnsi" w:hAnsiTheme="minorHAnsi"/>
                <w:sz w:val="14"/>
                <w:szCs w:val="14"/>
              </w:rPr>
            </w:pPr>
            <w:r w:rsidRPr="00F82E2D">
              <w:rPr>
                <w:rFonts w:asciiTheme="minorHAnsi" w:hAnsiTheme="minorHAnsi"/>
                <w:sz w:val="14"/>
                <w:szCs w:val="14"/>
              </w:rPr>
              <w:t xml:space="preserve">*Ice Storage </w:t>
            </w:r>
            <w:proofErr w:type="gramStart"/>
            <w:r w:rsidRPr="00F82E2D">
              <w:rPr>
                <w:rFonts w:asciiTheme="minorHAnsi" w:hAnsiTheme="minorHAnsi"/>
                <w:sz w:val="14"/>
                <w:szCs w:val="14"/>
              </w:rPr>
              <w:t>AC;</w:t>
            </w:r>
            <w:proofErr w:type="gramEnd"/>
          </w:p>
          <w:p w14:paraId="798B46FE"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small</w:t>
            </w:r>
            <w:proofErr w:type="gramEnd"/>
            <w:r w:rsidRPr="00F82E2D">
              <w:rPr>
                <w:rFonts w:asciiTheme="minorHAnsi" w:hAnsiTheme="minorHAnsi"/>
                <w:sz w:val="14"/>
                <w:szCs w:val="14"/>
              </w:rPr>
              <w:t xml:space="preserve"> duct high velocity AC;</w:t>
            </w:r>
          </w:p>
          <w:p w14:paraId="391E73B2" w14:textId="6F2F7016"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small</w:t>
            </w:r>
            <w:proofErr w:type="gramEnd"/>
            <w:r w:rsidRPr="00F82E2D">
              <w:rPr>
                <w:rFonts w:asciiTheme="minorHAnsi" w:hAnsiTheme="minorHAnsi"/>
                <w:sz w:val="14"/>
                <w:szCs w:val="14"/>
              </w:rPr>
              <w:t xml:space="preserve"> duct high velocity HP;</w:t>
            </w:r>
          </w:p>
        </w:tc>
        <w:tc>
          <w:tcPr>
            <w:tcW w:w="1710" w:type="dxa"/>
            <w:gridSpan w:val="2"/>
            <w:tcBorders>
              <w:top w:val="nil"/>
              <w:left w:val="nil"/>
              <w:right w:val="nil"/>
            </w:tcBorders>
          </w:tcPr>
          <w:p w14:paraId="5F3438F0"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VRF AC;</w:t>
            </w:r>
          </w:p>
          <w:p w14:paraId="610A20B0"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gramStart"/>
            <w:r w:rsidRPr="00F82E2D">
              <w:rPr>
                <w:rFonts w:asciiTheme="minorHAnsi" w:hAnsiTheme="minorHAnsi"/>
                <w:sz w:val="14"/>
                <w:szCs w:val="14"/>
              </w:rPr>
              <w:t>ductless</w:t>
            </w:r>
            <w:proofErr w:type="gramEnd"/>
            <w:r w:rsidRPr="00F82E2D">
              <w:rPr>
                <w:rFonts w:asciiTheme="minorHAnsi" w:hAnsiTheme="minorHAnsi"/>
                <w:sz w:val="14"/>
                <w:szCs w:val="14"/>
              </w:rPr>
              <w:t xml:space="preserve"> VRF HP</w:t>
            </w:r>
          </w:p>
          <w:p w14:paraId="2F3A2B47"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w:t>
            </w:r>
            <w:proofErr w:type="gramStart"/>
            <w:r w:rsidRPr="00BD28D3">
              <w:rPr>
                <w:rFonts w:asciiTheme="minorHAnsi" w:hAnsiTheme="minorHAnsi"/>
                <w:sz w:val="14"/>
                <w:szCs w:val="14"/>
              </w:rPr>
              <w:t>air</w:t>
            </w:r>
            <w:proofErr w:type="gramEnd"/>
            <w:r w:rsidRPr="00BD28D3">
              <w:rPr>
                <w:rFonts w:asciiTheme="minorHAnsi" w:hAnsiTheme="minorHAnsi"/>
                <w:sz w:val="14"/>
                <w:szCs w:val="14"/>
              </w:rPr>
              <w:t>-to-water HP</w:t>
            </w:r>
          </w:p>
          <w:p w14:paraId="41558F9F" w14:textId="659B21F3" w:rsidR="00BD28D3" w:rsidRPr="00F82E2D" w:rsidRDefault="00BD28D3" w:rsidP="00BD28D3">
            <w:pPr>
              <w:keepNext/>
              <w:rPr>
                <w:rFonts w:asciiTheme="minorHAnsi" w:hAnsiTheme="minorHAnsi"/>
                <w:sz w:val="14"/>
                <w:szCs w:val="14"/>
              </w:rPr>
            </w:pPr>
            <w:r w:rsidRPr="00BD28D3">
              <w:rPr>
                <w:rFonts w:asciiTheme="minorHAnsi" w:hAnsiTheme="minorHAnsi"/>
                <w:sz w:val="14"/>
                <w:szCs w:val="14"/>
              </w:rPr>
              <w:t>*</w:t>
            </w:r>
            <w:proofErr w:type="gramStart"/>
            <w:r w:rsidRPr="00BD28D3">
              <w:rPr>
                <w:rFonts w:asciiTheme="minorHAnsi" w:hAnsiTheme="minorHAnsi"/>
                <w:sz w:val="14"/>
                <w:szCs w:val="14"/>
              </w:rPr>
              <w:t>ground</w:t>
            </w:r>
            <w:proofErr w:type="gramEnd"/>
            <w:r w:rsidRPr="00BD28D3">
              <w:rPr>
                <w:rFonts w:asciiTheme="minorHAnsi" w:hAnsiTheme="minorHAnsi"/>
                <w:sz w:val="14"/>
                <w:szCs w:val="14"/>
              </w:rPr>
              <w:t>-source HP</w:t>
            </w:r>
          </w:p>
        </w:tc>
        <w:tc>
          <w:tcPr>
            <w:tcW w:w="1913" w:type="dxa"/>
            <w:gridSpan w:val="2"/>
            <w:tcBorders>
              <w:top w:val="nil"/>
              <w:left w:val="nil"/>
              <w:right w:val="nil"/>
            </w:tcBorders>
          </w:tcPr>
          <w:p w14:paraId="2B9EB65D"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 xml:space="preserve">*VCHP-Ducted </w:t>
            </w:r>
          </w:p>
          <w:p w14:paraId="02C6E6CE" w14:textId="77777777" w:rsidR="00BD28D3" w:rsidRPr="00BD28D3" w:rsidRDefault="00BD28D3" w:rsidP="00BD28D3">
            <w:pPr>
              <w:keepNext/>
              <w:rPr>
                <w:rFonts w:asciiTheme="minorHAnsi" w:hAnsiTheme="minorHAnsi"/>
                <w:sz w:val="14"/>
                <w:szCs w:val="14"/>
              </w:rPr>
            </w:pPr>
            <w:r w:rsidRPr="00BD28D3">
              <w:rPr>
                <w:rFonts w:asciiTheme="minorHAnsi" w:hAnsiTheme="minorHAnsi"/>
                <w:sz w:val="14"/>
                <w:szCs w:val="14"/>
              </w:rPr>
              <w:t>*VCHP-Ductless</w:t>
            </w:r>
          </w:p>
          <w:p w14:paraId="7EA07CAF" w14:textId="239123B9" w:rsidR="00BD28D3" w:rsidRPr="00F82E2D" w:rsidRDefault="00BD28D3" w:rsidP="00BD28D3">
            <w:pPr>
              <w:keepNext/>
              <w:rPr>
                <w:rFonts w:asciiTheme="minorHAnsi" w:hAnsiTheme="minorHAnsi"/>
                <w:sz w:val="14"/>
                <w:szCs w:val="14"/>
              </w:rPr>
            </w:pPr>
            <w:r w:rsidRPr="00BD28D3">
              <w:rPr>
                <w:rFonts w:asciiTheme="minorHAnsi" w:hAnsiTheme="minorHAnsi"/>
                <w:sz w:val="14"/>
                <w:szCs w:val="14"/>
              </w:rPr>
              <w:t>*</w:t>
            </w:r>
            <w:proofErr w:type="spellStart"/>
            <w:r w:rsidRPr="00BD28D3">
              <w:rPr>
                <w:rFonts w:asciiTheme="minorHAnsi" w:hAnsiTheme="minorHAnsi"/>
                <w:sz w:val="14"/>
                <w:szCs w:val="14"/>
              </w:rPr>
              <w:t>VCHP-Ducted+Ductless</w:t>
            </w:r>
            <w:proofErr w:type="spellEnd"/>
          </w:p>
        </w:tc>
        <w:tc>
          <w:tcPr>
            <w:tcW w:w="2056" w:type="dxa"/>
            <w:gridSpan w:val="2"/>
            <w:tcBorders>
              <w:top w:val="nil"/>
              <w:left w:val="nil"/>
              <w:right w:val="nil"/>
            </w:tcBorders>
          </w:tcPr>
          <w:p w14:paraId="2418FDB5" w14:textId="77777777" w:rsidR="00BD28D3" w:rsidRPr="00F82E2D" w:rsidRDefault="00BD28D3" w:rsidP="00BD28D3">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AC-ducted+ductless</w:t>
            </w:r>
            <w:proofErr w:type="spellEnd"/>
          </w:p>
          <w:p w14:paraId="0A73A985" w14:textId="7420BD3C" w:rsidR="00BD28D3" w:rsidRPr="00F82E2D" w:rsidRDefault="00BD28D3" w:rsidP="00BD28D3">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AC-ducted *</w:t>
            </w:r>
            <w:proofErr w:type="spellStart"/>
            <w:r w:rsidRPr="00F82E2D">
              <w:rPr>
                <w:rFonts w:asciiTheme="minorHAnsi" w:hAnsiTheme="minorHAnsi"/>
                <w:sz w:val="14"/>
                <w:szCs w:val="14"/>
              </w:rPr>
              <w:t>multisplit</w:t>
            </w:r>
            <w:proofErr w:type="spellEnd"/>
            <w:r w:rsidRPr="00F82E2D">
              <w:rPr>
                <w:rFonts w:asciiTheme="minorHAnsi" w:hAnsiTheme="minorHAnsi"/>
                <w:sz w:val="14"/>
                <w:szCs w:val="14"/>
              </w:rPr>
              <w:t xml:space="preserve"> AC-ductless</w:t>
            </w:r>
          </w:p>
        </w:tc>
        <w:tc>
          <w:tcPr>
            <w:tcW w:w="2056" w:type="dxa"/>
            <w:gridSpan w:val="2"/>
            <w:tcBorders>
              <w:top w:val="nil"/>
              <w:left w:val="nil"/>
            </w:tcBorders>
          </w:tcPr>
          <w:p w14:paraId="40970334"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HP-ducted</w:t>
            </w:r>
          </w:p>
          <w:p w14:paraId="7C62B189" w14:textId="77777777"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HP-ductless</w:t>
            </w:r>
          </w:p>
          <w:p w14:paraId="42ED4EF5" w14:textId="7141D831" w:rsidR="00BD28D3" w:rsidRPr="00F82E2D" w:rsidRDefault="00BD28D3" w:rsidP="00F82E2D">
            <w:pPr>
              <w:keepNext/>
              <w:rPr>
                <w:rFonts w:asciiTheme="minorHAnsi" w:hAnsiTheme="minorHAnsi"/>
                <w:sz w:val="14"/>
                <w:szCs w:val="14"/>
              </w:rPr>
            </w:pPr>
            <w:r w:rsidRPr="00F82E2D">
              <w:rPr>
                <w:rFonts w:asciiTheme="minorHAnsi" w:hAnsiTheme="minorHAnsi"/>
                <w:sz w:val="14"/>
                <w:szCs w:val="14"/>
              </w:rPr>
              <w:t>*</w:t>
            </w:r>
            <w:proofErr w:type="spellStart"/>
            <w:proofErr w:type="gramStart"/>
            <w:r w:rsidRPr="00F82E2D">
              <w:rPr>
                <w:rFonts w:asciiTheme="minorHAnsi" w:hAnsiTheme="minorHAnsi"/>
                <w:sz w:val="14"/>
                <w:szCs w:val="14"/>
              </w:rPr>
              <w:t>multisplit</w:t>
            </w:r>
            <w:proofErr w:type="spellEnd"/>
            <w:proofErr w:type="gramEnd"/>
            <w:r w:rsidRPr="00F82E2D">
              <w:rPr>
                <w:rFonts w:asciiTheme="minorHAnsi" w:hAnsiTheme="minorHAnsi"/>
                <w:sz w:val="14"/>
                <w:szCs w:val="14"/>
              </w:rPr>
              <w:t xml:space="preserve"> </w:t>
            </w:r>
            <w:proofErr w:type="spellStart"/>
            <w:r w:rsidRPr="00F82E2D">
              <w:rPr>
                <w:rFonts w:asciiTheme="minorHAnsi" w:hAnsiTheme="minorHAnsi"/>
                <w:sz w:val="14"/>
                <w:szCs w:val="14"/>
              </w:rPr>
              <w:t>HP-ducted+ductless</w:t>
            </w:r>
            <w:proofErr w:type="spellEnd"/>
            <w:r w:rsidRPr="00F82E2D">
              <w:rPr>
                <w:rFonts w:asciiTheme="minorHAnsi" w:hAnsiTheme="minorHAnsi"/>
                <w:sz w:val="14"/>
                <w:szCs w:val="14"/>
              </w:rPr>
              <w:t xml:space="preserve"> &gt;&gt;</w:t>
            </w:r>
          </w:p>
        </w:tc>
      </w:tr>
      <w:tr w:rsidR="00570C01" w:rsidRPr="00295655" w14:paraId="26FCBE96" w14:textId="66E1C7B3" w:rsidTr="00FE585B">
        <w:trPr>
          <w:cantSplit/>
          <w:trHeight w:val="188"/>
        </w:trPr>
        <w:tc>
          <w:tcPr>
            <w:tcW w:w="1008" w:type="dxa"/>
            <w:vAlign w:val="bottom"/>
          </w:tcPr>
          <w:p w14:paraId="26FCBE91" w14:textId="77777777" w:rsidR="00570C01" w:rsidRPr="00295655" w:rsidRDefault="00570C01" w:rsidP="009E6EBD">
            <w:pPr>
              <w:keepNext/>
              <w:jc w:val="center"/>
              <w:rPr>
                <w:rFonts w:ascii="Calibri" w:hAnsi="Calibri"/>
                <w:sz w:val="18"/>
                <w:szCs w:val="18"/>
              </w:rPr>
            </w:pPr>
            <w:r w:rsidRPr="00295655">
              <w:rPr>
                <w:rFonts w:ascii="Calibri" w:hAnsi="Calibri"/>
                <w:sz w:val="18"/>
                <w:szCs w:val="18"/>
              </w:rPr>
              <w:t>01</w:t>
            </w:r>
          </w:p>
        </w:tc>
        <w:tc>
          <w:tcPr>
            <w:tcW w:w="996" w:type="dxa"/>
            <w:vAlign w:val="bottom"/>
          </w:tcPr>
          <w:p w14:paraId="26FCBE92" w14:textId="77777777" w:rsidR="00570C01" w:rsidRPr="00295655" w:rsidRDefault="00570C01" w:rsidP="009E6EBD">
            <w:pPr>
              <w:keepNext/>
              <w:jc w:val="center"/>
              <w:rPr>
                <w:rFonts w:ascii="Calibri" w:hAnsi="Calibri"/>
                <w:sz w:val="18"/>
                <w:szCs w:val="18"/>
              </w:rPr>
            </w:pPr>
            <w:r w:rsidRPr="00295655">
              <w:rPr>
                <w:rFonts w:ascii="Calibri" w:hAnsi="Calibri"/>
                <w:sz w:val="18"/>
                <w:szCs w:val="18"/>
              </w:rPr>
              <w:t>02</w:t>
            </w:r>
          </w:p>
        </w:tc>
        <w:tc>
          <w:tcPr>
            <w:tcW w:w="1591" w:type="dxa"/>
            <w:gridSpan w:val="2"/>
            <w:vAlign w:val="center"/>
          </w:tcPr>
          <w:p w14:paraId="0FCA1A8A" w14:textId="2E9C801A" w:rsidR="00570C01" w:rsidRPr="00295655" w:rsidRDefault="00570C01" w:rsidP="009E6EBD">
            <w:pPr>
              <w:keepNext/>
              <w:jc w:val="center"/>
              <w:rPr>
                <w:rFonts w:ascii="Calibri" w:hAnsi="Calibri"/>
                <w:sz w:val="18"/>
                <w:szCs w:val="18"/>
              </w:rPr>
            </w:pPr>
            <w:r>
              <w:rPr>
                <w:rFonts w:ascii="Calibri" w:hAnsi="Calibri"/>
                <w:sz w:val="18"/>
                <w:szCs w:val="18"/>
              </w:rPr>
              <w:t>03</w:t>
            </w:r>
          </w:p>
        </w:tc>
        <w:tc>
          <w:tcPr>
            <w:tcW w:w="872" w:type="dxa"/>
            <w:gridSpan w:val="2"/>
            <w:vAlign w:val="center"/>
          </w:tcPr>
          <w:p w14:paraId="528EE7E0" w14:textId="6AE3B291" w:rsidR="00570C01" w:rsidRPr="00295655" w:rsidRDefault="00570C01" w:rsidP="009E6EBD">
            <w:pPr>
              <w:keepNext/>
              <w:jc w:val="center"/>
              <w:rPr>
                <w:rFonts w:ascii="Calibri" w:hAnsi="Calibri"/>
                <w:sz w:val="18"/>
                <w:szCs w:val="18"/>
              </w:rPr>
            </w:pPr>
            <w:r>
              <w:rPr>
                <w:rFonts w:ascii="Calibri" w:hAnsi="Calibri"/>
                <w:sz w:val="18"/>
                <w:szCs w:val="18"/>
              </w:rPr>
              <w:t>04</w:t>
            </w:r>
          </w:p>
        </w:tc>
        <w:tc>
          <w:tcPr>
            <w:tcW w:w="1648" w:type="dxa"/>
            <w:vAlign w:val="center"/>
          </w:tcPr>
          <w:p w14:paraId="6A060C39" w14:textId="3CD6F72E" w:rsidR="00570C01" w:rsidRPr="00295655" w:rsidRDefault="00570C01" w:rsidP="009E6EBD">
            <w:pPr>
              <w:keepNext/>
              <w:jc w:val="center"/>
              <w:rPr>
                <w:rFonts w:ascii="Calibri" w:hAnsi="Calibri"/>
                <w:sz w:val="18"/>
                <w:szCs w:val="18"/>
              </w:rPr>
            </w:pPr>
            <w:r>
              <w:rPr>
                <w:rFonts w:ascii="Calibri" w:hAnsi="Calibri"/>
                <w:sz w:val="18"/>
                <w:szCs w:val="18"/>
              </w:rPr>
              <w:t>05</w:t>
            </w:r>
          </w:p>
        </w:tc>
        <w:tc>
          <w:tcPr>
            <w:tcW w:w="1530" w:type="dxa"/>
            <w:gridSpan w:val="2"/>
            <w:vAlign w:val="center"/>
          </w:tcPr>
          <w:p w14:paraId="735AEBA2" w14:textId="427F1D46" w:rsidR="00570C01" w:rsidRPr="00295655" w:rsidRDefault="00570C01" w:rsidP="009E6EBD">
            <w:pPr>
              <w:keepNext/>
              <w:jc w:val="center"/>
              <w:rPr>
                <w:rFonts w:ascii="Calibri" w:hAnsi="Calibri"/>
                <w:sz w:val="18"/>
                <w:szCs w:val="18"/>
              </w:rPr>
            </w:pPr>
            <w:r>
              <w:rPr>
                <w:rFonts w:ascii="Calibri" w:hAnsi="Calibri"/>
                <w:sz w:val="18"/>
                <w:szCs w:val="18"/>
              </w:rPr>
              <w:t>06</w:t>
            </w:r>
          </w:p>
        </w:tc>
        <w:tc>
          <w:tcPr>
            <w:tcW w:w="1740" w:type="dxa"/>
            <w:gridSpan w:val="2"/>
            <w:vAlign w:val="bottom"/>
          </w:tcPr>
          <w:p w14:paraId="26FCBE93" w14:textId="6B3D82A7" w:rsidR="00570C01" w:rsidRPr="00295655" w:rsidRDefault="00570C01" w:rsidP="009E6EBD">
            <w:pPr>
              <w:keepNext/>
              <w:jc w:val="center"/>
              <w:rPr>
                <w:rFonts w:ascii="Calibri" w:hAnsi="Calibri"/>
                <w:sz w:val="18"/>
                <w:szCs w:val="18"/>
              </w:rPr>
            </w:pPr>
            <w:r>
              <w:rPr>
                <w:rFonts w:ascii="Calibri" w:hAnsi="Calibri"/>
                <w:sz w:val="18"/>
                <w:szCs w:val="18"/>
              </w:rPr>
              <w:t>07</w:t>
            </w:r>
          </w:p>
        </w:tc>
        <w:tc>
          <w:tcPr>
            <w:tcW w:w="1740" w:type="dxa"/>
            <w:gridSpan w:val="2"/>
            <w:vAlign w:val="bottom"/>
          </w:tcPr>
          <w:p w14:paraId="26FCBE94" w14:textId="31CA3C27" w:rsidR="00570C01" w:rsidRPr="00295655" w:rsidRDefault="00570C01" w:rsidP="009E6EBD">
            <w:pPr>
              <w:keepNext/>
              <w:jc w:val="center"/>
              <w:rPr>
                <w:rFonts w:ascii="Calibri" w:hAnsi="Calibri"/>
                <w:sz w:val="18"/>
                <w:szCs w:val="18"/>
              </w:rPr>
            </w:pPr>
            <w:r>
              <w:rPr>
                <w:rFonts w:ascii="Calibri" w:hAnsi="Calibri"/>
                <w:sz w:val="18"/>
                <w:szCs w:val="18"/>
              </w:rPr>
              <w:t>08</w:t>
            </w:r>
          </w:p>
        </w:tc>
        <w:tc>
          <w:tcPr>
            <w:tcW w:w="1740" w:type="dxa"/>
            <w:gridSpan w:val="2"/>
            <w:vAlign w:val="bottom"/>
          </w:tcPr>
          <w:p w14:paraId="26FCBE95" w14:textId="367264D5" w:rsidR="00570C01" w:rsidRPr="00295655" w:rsidRDefault="00570C01" w:rsidP="009E6EBD">
            <w:pPr>
              <w:keepNext/>
              <w:jc w:val="center"/>
              <w:rPr>
                <w:rFonts w:ascii="Calibri" w:hAnsi="Calibri"/>
                <w:sz w:val="18"/>
                <w:szCs w:val="18"/>
              </w:rPr>
            </w:pPr>
            <w:r>
              <w:rPr>
                <w:rFonts w:ascii="Calibri" w:hAnsi="Calibri"/>
                <w:sz w:val="18"/>
                <w:szCs w:val="18"/>
              </w:rPr>
              <w:t>09</w:t>
            </w:r>
          </w:p>
        </w:tc>
        <w:tc>
          <w:tcPr>
            <w:tcW w:w="1525" w:type="dxa"/>
          </w:tcPr>
          <w:p w14:paraId="7EB71768" w14:textId="327580C3" w:rsidR="00570C01" w:rsidRDefault="00570C01" w:rsidP="009E6EBD">
            <w:pPr>
              <w:keepNext/>
              <w:jc w:val="center"/>
              <w:rPr>
                <w:rFonts w:ascii="Calibri" w:hAnsi="Calibri"/>
                <w:sz w:val="18"/>
                <w:szCs w:val="18"/>
              </w:rPr>
            </w:pPr>
            <w:r>
              <w:rPr>
                <w:rFonts w:ascii="Calibri" w:hAnsi="Calibri"/>
                <w:sz w:val="18"/>
                <w:szCs w:val="18"/>
              </w:rPr>
              <w:t>10</w:t>
            </w:r>
          </w:p>
        </w:tc>
      </w:tr>
      <w:tr w:rsidR="00570C01" w:rsidRPr="00295655" w14:paraId="26FCBE9C" w14:textId="5109FAE0" w:rsidTr="00FE585B">
        <w:trPr>
          <w:cantSplit/>
          <w:trHeight w:val="576"/>
        </w:trPr>
        <w:tc>
          <w:tcPr>
            <w:tcW w:w="1008" w:type="dxa"/>
            <w:vAlign w:val="bottom"/>
          </w:tcPr>
          <w:p w14:paraId="26FCBE97" w14:textId="71319FDE" w:rsidR="00570C01" w:rsidRPr="00295655" w:rsidRDefault="00570C01" w:rsidP="009E6EBD">
            <w:pPr>
              <w:keepNext/>
              <w:jc w:val="center"/>
              <w:rPr>
                <w:rFonts w:ascii="Calibri" w:hAnsi="Calibri"/>
                <w:b/>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t xml:space="preserve"> </w:t>
            </w:r>
            <w:r w:rsidRPr="00265841">
              <w:rPr>
                <w:rFonts w:ascii="Calibri" w:hAnsi="Calibri"/>
                <w:sz w:val="18"/>
                <w:szCs w:val="18"/>
              </w:rPr>
              <w:t xml:space="preserve">from </w:t>
            </w:r>
            <w:del w:id="340" w:author="Alhabibi, Haider@Energy" w:date="2022-02-14T14:03:00Z">
              <w:r w:rsidRPr="00265841" w:rsidDel="0033717F">
                <w:rPr>
                  <w:rFonts w:ascii="Calibri" w:hAnsi="Calibri"/>
                  <w:sz w:val="18"/>
                  <w:szCs w:val="18"/>
                </w:rPr>
                <w:delText>CF1R</w:delText>
              </w:r>
            </w:del>
            <w:ins w:id="341" w:author="Alhabibi, Haider@Energy" w:date="2022-02-14T14:03:00Z">
              <w:r w:rsidR="0033717F">
                <w:rPr>
                  <w:rFonts w:ascii="Calibri" w:hAnsi="Calibri"/>
                  <w:sz w:val="18"/>
                  <w:szCs w:val="18"/>
                </w:rPr>
                <w:t>LMCC</w:t>
              </w:r>
            </w:ins>
          </w:p>
        </w:tc>
        <w:tc>
          <w:tcPr>
            <w:tcW w:w="996" w:type="dxa"/>
            <w:vAlign w:val="bottom"/>
          </w:tcPr>
          <w:p w14:paraId="26FCBE98" w14:textId="7857FD82" w:rsidR="00570C01" w:rsidRPr="0098534B" w:rsidRDefault="00570C01" w:rsidP="009E6EBD">
            <w:pPr>
              <w:keepNext/>
              <w:jc w:val="center"/>
              <w:rPr>
                <w:rFonts w:ascii="Calibri" w:hAnsi="Calibri"/>
                <w:sz w:val="18"/>
                <w:szCs w:val="18"/>
              </w:rPr>
            </w:pPr>
            <w:r w:rsidRPr="0098534B">
              <w:rPr>
                <w:rFonts w:ascii="Calibri" w:hAnsi="Calibri"/>
                <w:sz w:val="18"/>
                <w:szCs w:val="18"/>
              </w:rPr>
              <w:t xml:space="preserve">SC System </w:t>
            </w:r>
            <w:r w:rsidRPr="00577891">
              <w:rPr>
                <w:rFonts w:ascii="Calibri" w:hAnsi="Calibri"/>
                <w:sz w:val="18"/>
                <w:szCs w:val="18"/>
              </w:rPr>
              <w:t>Description of</w:t>
            </w:r>
            <w:r w:rsidRPr="00C0640A">
              <w:rPr>
                <w:rFonts w:ascii="Calibri" w:hAnsi="Calibri"/>
                <w:sz w:val="10"/>
                <w:szCs w:val="10"/>
              </w:rPr>
              <w:t xml:space="preserve"> </w:t>
            </w:r>
            <w:r w:rsidRPr="0098534B">
              <w:rPr>
                <w:rFonts w:ascii="Calibri" w:hAnsi="Calibri"/>
                <w:sz w:val="18"/>
                <w:szCs w:val="18"/>
              </w:rPr>
              <w:t>Area Served</w:t>
            </w:r>
          </w:p>
        </w:tc>
        <w:tc>
          <w:tcPr>
            <w:tcW w:w="1591" w:type="dxa"/>
            <w:gridSpan w:val="2"/>
            <w:vAlign w:val="bottom"/>
          </w:tcPr>
          <w:p w14:paraId="6BB31788" w14:textId="44EB2BF4" w:rsidR="00570C01" w:rsidRPr="001A53D0" w:rsidRDefault="00570C01" w:rsidP="009E6EBD">
            <w:pPr>
              <w:keepNext/>
              <w:jc w:val="center"/>
              <w:rPr>
                <w:rFonts w:ascii="Calibri" w:hAnsi="Calibri"/>
                <w:sz w:val="18"/>
                <w:szCs w:val="18"/>
              </w:rPr>
            </w:pPr>
            <w:r>
              <w:rPr>
                <w:rFonts w:ascii="Calibri" w:hAnsi="Calibri"/>
                <w:sz w:val="18"/>
                <w:szCs w:val="18"/>
              </w:rPr>
              <w:t>Indoor Unit Name or</w:t>
            </w:r>
            <w:r w:rsidRPr="003B4D36">
              <w:rPr>
                <w:rFonts w:ascii="Calibri" w:hAnsi="Calibri"/>
                <w:sz w:val="18"/>
                <w:szCs w:val="18"/>
              </w:rPr>
              <w:t xml:space="preserve"> Description of Area Served</w:t>
            </w:r>
          </w:p>
        </w:tc>
        <w:tc>
          <w:tcPr>
            <w:tcW w:w="872" w:type="dxa"/>
            <w:gridSpan w:val="2"/>
            <w:vAlign w:val="bottom"/>
          </w:tcPr>
          <w:p w14:paraId="0E3B637F" w14:textId="3C466075" w:rsidR="00570C01" w:rsidRPr="001A53D0" w:rsidRDefault="00570C01" w:rsidP="009E6EBD">
            <w:pPr>
              <w:keepNext/>
              <w:jc w:val="center"/>
              <w:rPr>
                <w:rFonts w:ascii="Calibri" w:hAnsi="Calibri"/>
                <w:sz w:val="18"/>
                <w:szCs w:val="18"/>
              </w:rPr>
            </w:pPr>
            <w:r w:rsidRPr="00421D12">
              <w:rPr>
                <w:rFonts w:ascii="Calibri" w:hAnsi="Calibri"/>
                <w:sz w:val="18"/>
                <w:szCs w:val="18"/>
              </w:rPr>
              <w:t>Indoor Unit Type</w:t>
            </w:r>
          </w:p>
        </w:tc>
        <w:tc>
          <w:tcPr>
            <w:tcW w:w="1648" w:type="dxa"/>
            <w:vAlign w:val="bottom"/>
          </w:tcPr>
          <w:p w14:paraId="4CF7F761" w14:textId="1DD5616D" w:rsidR="00570C01" w:rsidRPr="001A53D0" w:rsidRDefault="00570C01" w:rsidP="009E6EBD">
            <w:pPr>
              <w:keepNext/>
              <w:jc w:val="center"/>
              <w:rPr>
                <w:rFonts w:ascii="Calibri" w:hAnsi="Calibri"/>
                <w:sz w:val="18"/>
                <w:szCs w:val="18"/>
              </w:rPr>
            </w:pPr>
            <w:r w:rsidRPr="00421D12">
              <w:rPr>
                <w:rFonts w:ascii="Calibri" w:hAnsi="Calibri"/>
                <w:sz w:val="18"/>
                <w:szCs w:val="18"/>
              </w:rPr>
              <w:t>Indoor Unit Duct Status</w:t>
            </w:r>
          </w:p>
        </w:tc>
        <w:tc>
          <w:tcPr>
            <w:tcW w:w="1530" w:type="dxa"/>
            <w:gridSpan w:val="2"/>
            <w:vAlign w:val="bottom"/>
          </w:tcPr>
          <w:p w14:paraId="04D4B1FB" w14:textId="2192DC26" w:rsidR="00570C01" w:rsidRPr="001A53D0" w:rsidRDefault="00570C01" w:rsidP="009E6EBD">
            <w:pPr>
              <w:keepNext/>
              <w:jc w:val="center"/>
              <w:rPr>
                <w:rFonts w:ascii="Calibri" w:hAnsi="Calibri"/>
                <w:sz w:val="18"/>
                <w:szCs w:val="18"/>
              </w:rPr>
            </w:pPr>
            <w:r w:rsidRPr="00B7785E">
              <w:rPr>
                <w:rFonts w:ascii="Calibri" w:hAnsi="Calibri"/>
                <w:sz w:val="18"/>
                <w:szCs w:val="18"/>
              </w:rPr>
              <w:t xml:space="preserve">Does Indoor Unit Provide </w:t>
            </w:r>
            <w:proofErr w:type="gramStart"/>
            <w:r w:rsidRPr="00B7785E">
              <w:rPr>
                <w:rFonts w:ascii="Calibri" w:hAnsi="Calibri"/>
                <w:sz w:val="18"/>
                <w:szCs w:val="18"/>
              </w:rPr>
              <w:t>CFI  IAQ</w:t>
            </w:r>
            <w:proofErr w:type="gramEnd"/>
            <w:r w:rsidRPr="00B7785E">
              <w:rPr>
                <w:rFonts w:ascii="Calibri" w:hAnsi="Calibri"/>
                <w:sz w:val="18"/>
                <w:szCs w:val="18"/>
              </w:rPr>
              <w:t xml:space="preserve"> Ventilation?</w:t>
            </w:r>
          </w:p>
        </w:tc>
        <w:tc>
          <w:tcPr>
            <w:tcW w:w="1740" w:type="dxa"/>
            <w:gridSpan w:val="2"/>
            <w:vAlign w:val="bottom"/>
          </w:tcPr>
          <w:p w14:paraId="26FCBE99" w14:textId="62A55059" w:rsidR="00570C01" w:rsidRPr="001A53D0" w:rsidRDefault="00570C01" w:rsidP="00130FDC">
            <w:pPr>
              <w:keepNext/>
              <w:jc w:val="center"/>
              <w:rPr>
                <w:rFonts w:ascii="Calibri" w:hAnsi="Calibri"/>
                <w:sz w:val="18"/>
                <w:szCs w:val="18"/>
              </w:rPr>
            </w:pPr>
            <w:r w:rsidRPr="001A53D0">
              <w:rPr>
                <w:rFonts w:ascii="Calibri" w:hAnsi="Calibri"/>
                <w:sz w:val="18"/>
                <w:szCs w:val="18"/>
              </w:rPr>
              <w:t>Indoor Unit Manufacturer</w:t>
            </w:r>
          </w:p>
        </w:tc>
        <w:tc>
          <w:tcPr>
            <w:tcW w:w="1740" w:type="dxa"/>
            <w:gridSpan w:val="2"/>
            <w:vAlign w:val="bottom"/>
          </w:tcPr>
          <w:p w14:paraId="26FCBE9A" w14:textId="7B08445D" w:rsidR="00570C01" w:rsidRPr="001A53D0" w:rsidRDefault="00570C01" w:rsidP="00130FDC">
            <w:pPr>
              <w:keepNext/>
              <w:jc w:val="center"/>
              <w:rPr>
                <w:rFonts w:ascii="Calibri" w:hAnsi="Calibri"/>
                <w:sz w:val="18"/>
                <w:szCs w:val="18"/>
              </w:rPr>
            </w:pPr>
            <w:r w:rsidRPr="001A53D0">
              <w:rPr>
                <w:rFonts w:ascii="Calibri" w:hAnsi="Calibri"/>
                <w:sz w:val="18"/>
                <w:szCs w:val="18"/>
              </w:rPr>
              <w:t>Indoor Unit Model Number</w:t>
            </w:r>
          </w:p>
        </w:tc>
        <w:tc>
          <w:tcPr>
            <w:tcW w:w="1740" w:type="dxa"/>
            <w:gridSpan w:val="2"/>
            <w:vAlign w:val="bottom"/>
          </w:tcPr>
          <w:p w14:paraId="26FCBE9B" w14:textId="0733A26B" w:rsidR="00570C01" w:rsidRPr="001A53D0" w:rsidRDefault="00570C01" w:rsidP="00130FDC">
            <w:pPr>
              <w:keepNext/>
              <w:jc w:val="center"/>
              <w:rPr>
                <w:rFonts w:ascii="Calibri" w:hAnsi="Calibri"/>
                <w:sz w:val="18"/>
                <w:szCs w:val="18"/>
              </w:rPr>
            </w:pPr>
            <w:r w:rsidRPr="001A53D0">
              <w:rPr>
                <w:rFonts w:ascii="Calibri" w:hAnsi="Calibri"/>
                <w:sz w:val="18"/>
                <w:szCs w:val="18"/>
              </w:rPr>
              <w:t xml:space="preserve">Indoor Unit </w:t>
            </w:r>
            <w:r>
              <w:rPr>
                <w:rFonts w:ascii="Calibri" w:hAnsi="Calibri"/>
                <w:sz w:val="18"/>
                <w:szCs w:val="18"/>
              </w:rPr>
              <w:t>S</w:t>
            </w:r>
            <w:r w:rsidRPr="001A53D0">
              <w:rPr>
                <w:rFonts w:ascii="Calibri" w:hAnsi="Calibri"/>
                <w:sz w:val="18"/>
                <w:szCs w:val="18"/>
              </w:rPr>
              <w:t xml:space="preserve">erial </w:t>
            </w:r>
            <w:r>
              <w:rPr>
                <w:rFonts w:ascii="Calibri" w:hAnsi="Calibri"/>
                <w:sz w:val="18"/>
                <w:szCs w:val="18"/>
              </w:rPr>
              <w:t>N</w:t>
            </w:r>
            <w:r w:rsidRPr="001A53D0">
              <w:rPr>
                <w:rFonts w:ascii="Calibri" w:hAnsi="Calibri"/>
                <w:sz w:val="18"/>
                <w:szCs w:val="18"/>
              </w:rPr>
              <w:t>umber</w:t>
            </w:r>
          </w:p>
        </w:tc>
        <w:tc>
          <w:tcPr>
            <w:tcW w:w="1525" w:type="dxa"/>
            <w:vAlign w:val="bottom"/>
          </w:tcPr>
          <w:p w14:paraId="06EA343A" w14:textId="1B7938FB" w:rsidR="00570C01" w:rsidRPr="001A53D0" w:rsidRDefault="00570C01" w:rsidP="00570C01">
            <w:pPr>
              <w:keepNext/>
              <w:jc w:val="center"/>
              <w:rPr>
                <w:rFonts w:ascii="Calibri" w:hAnsi="Calibri"/>
                <w:sz w:val="18"/>
                <w:szCs w:val="18"/>
              </w:rPr>
            </w:pPr>
            <w:r w:rsidRPr="00570C01">
              <w:rPr>
                <w:rFonts w:ascii="Calibri" w:hAnsi="Calibri"/>
                <w:sz w:val="18"/>
                <w:szCs w:val="18"/>
              </w:rPr>
              <w:t>Indoor Unit Nominal Cooling Capacity (ton</w:t>
            </w:r>
            <w:ins w:id="342" w:author="Russ King" w:date="2021-11-21T18:13:00Z">
              <w:r w:rsidR="002C4B99">
                <w:rPr>
                  <w:rFonts w:ascii="Calibri" w:hAnsi="Calibri"/>
                  <w:sz w:val="18"/>
                  <w:szCs w:val="18"/>
                </w:rPr>
                <w:t>s</w:t>
              </w:r>
            </w:ins>
            <w:r w:rsidRPr="00570C01">
              <w:rPr>
                <w:rFonts w:ascii="Calibri" w:hAnsi="Calibri"/>
                <w:sz w:val="18"/>
                <w:szCs w:val="18"/>
              </w:rPr>
              <w:t>)</w:t>
            </w:r>
          </w:p>
        </w:tc>
      </w:tr>
      <w:tr w:rsidR="00570C01" w:rsidRPr="00F40785" w14:paraId="26FCBEA2" w14:textId="61E2482B" w:rsidTr="00FE585B">
        <w:trPr>
          <w:cantSplit/>
          <w:trHeight w:val="395"/>
        </w:trPr>
        <w:tc>
          <w:tcPr>
            <w:tcW w:w="1008" w:type="dxa"/>
          </w:tcPr>
          <w:p w14:paraId="26FCBE9D" w14:textId="77777777" w:rsidR="00570C01" w:rsidRPr="00F40785" w:rsidRDefault="00570C01" w:rsidP="009E6EBD">
            <w:pPr>
              <w:keepNext/>
              <w:rPr>
                <w:rFonts w:ascii="Calibri" w:hAnsi="Calibri"/>
                <w:sz w:val="14"/>
                <w:szCs w:val="14"/>
              </w:rPr>
            </w:pPr>
            <w:r w:rsidRPr="00F40785">
              <w:rPr>
                <w:rFonts w:ascii="Calibri" w:hAnsi="Calibri"/>
                <w:sz w:val="14"/>
                <w:szCs w:val="14"/>
              </w:rPr>
              <w:t xml:space="preserve">&lt;&lt;auto filled </w:t>
            </w:r>
            <w:proofErr w:type="gramStart"/>
            <w:r w:rsidRPr="00F40785">
              <w:rPr>
                <w:rFonts w:ascii="Calibri" w:hAnsi="Calibri"/>
                <w:sz w:val="14"/>
                <w:szCs w:val="14"/>
              </w:rPr>
              <w:t xml:space="preserve">from  </w:t>
            </w:r>
            <w:r w:rsidRPr="00F40785">
              <w:rPr>
                <w:rFonts w:ascii="Calibri" w:hAnsi="Calibri"/>
                <w:sz w:val="14"/>
                <w:szCs w:val="14"/>
                <w:highlight w:val="yellow"/>
              </w:rPr>
              <w:t>C</w:t>
            </w:r>
            <w:proofErr w:type="gramEnd"/>
            <w:r w:rsidRPr="00F40785">
              <w:rPr>
                <w:rFonts w:ascii="Calibri" w:hAnsi="Calibri"/>
                <w:sz w:val="14"/>
                <w:szCs w:val="14"/>
                <w:highlight w:val="yellow"/>
              </w:rPr>
              <w:t>01</w:t>
            </w:r>
            <w:r w:rsidRPr="00F40785">
              <w:rPr>
                <w:rFonts w:ascii="Calibri" w:hAnsi="Calibri"/>
                <w:sz w:val="14"/>
                <w:szCs w:val="14"/>
              </w:rPr>
              <w:t>&gt;&gt;</w:t>
            </w:r>
          </w:p>
        </w:tc>
        <w:tc>
          <w:tcPr>
            <w:tcW w:w="996" w:type="dxa"/>
          </w:tcPr>
          <w:p w14:paraId="26FCBE9E" w14:textId="77777777" w:rsidR="00570C01" w:rsidRPr="00F40785" w:rsidRDefault="00570C01" w:rsidP="009E6EBD">
            <w:pPr>
              <w:keepNext/>
              <w:rPr>
                <w:rFonts w:ascii="Calibri" w:hAnsi="Calibri"/>
                <w:sz w:val="14"/>
                <w:szCs w:val="14"/>
              </w:rPr>
            </w:pPr>
            <w:r w:rsidRPr="00F40785">
              <w:rPr>
                <w:rFonts w:ascii="Calibri" w:hAnsi="Calibri"/>
                <w:sz w:val="14"/>
                <w:szCs w:val="14"/>
              </w:rPr>
              <w:t xml:space="preserve">&lt;&lt;auto filled from </w:t>
            </w:r>
            <w:r w:rsidRPr="00F40785">
              <w:rPr>
                <w:rFonts w:ascii="Calibri" w:hAnsi="Calibri"/>
                <w:sz w:val="14"/>
                <w:szCs w:val="14"/>
                <w:highlight w:val="yellow"/>
              </w:rPr>
              <w:t>C02</w:t>
            </w:r>
            <w:r w:rsidRPr="00F40785">
              <w:rPr>
                <w:rFonts w:ascii="Calibri" w:hAnsi="Calibri"/>
                <w:sz w:val="14"/>
                <w:szCs w:val="14"/>
              </w:rPr>
              <w:t xml:space="preserve">&gt;&gt; </w:t>
            </w:r>
          </w:p>
        </w:tc>
        <w:tc>
          <w:tcPr>
            <w:tcW w:w="1591" w:type="dxa"/>
            <w:gridSpan w:val="2"/>
          </w:tcPr>
          <w:p w14:paraId="48AA8F1F" w14:textId="69D0A753" w:rsidR="00007D13" w:rsidRDefault="00570C01" w:rsidP="00007D13">
            <w:pPr>
              <w:keepNext/>
              <w:rPr>
                <w:rFonts w:asciiTheme="minorHAnsi" w:hAnsiTheme="minorHAnsi"/>
                <w:sz w:val="12"/>
                <w:szCs w:val="12"/>
              </w:rPr>
            </w:pPr>
            <w:r w:rsidRPr="00F40785">
              <w:rPr>
                <w:rFonts w:ascii="Calibri" w:hAnsi="Calibri"/>
                <w:sz w:val="14"/>
                <w:szCs w:val="14"/>
              </w:rPr>
              <w:t>&lt;&lt;</w:t>
            </w:r>
            <w:r w:rsidR="00007D13" w:rsidRPr="00457B65">
              <w:rPr>
                <w:rFonts w:asciiTheme="minorHAnsi" w:hAnsiTheme="minorHAnsi"/>
                <w:b/>
                <w:sz w:val="12"/>
                <w:szCs w:val="12"/>
              </w:rPr>
              <w:t xml:space="preserve"> if</w:t>
            </w:r>
            <w:r w:rsidR="00007D13" w:rsidRPr="00457B65">
              <w:rPr>
                <w:rFonts w:asciiTheme="minorHAnsi" w:hAnsiTheme="minorHAnsi"/>
                <w:sz w:val="12"/>
                <w:szCs w:val="12"/>
              </w:rPr>
              <w:t xml:space="preserve"> </w:t>
            </w:r>
            <w:r w:rsidR="00007D13">
              <w:rPr>
                <w:rFonts w:asciiTheme="minorHAnsi" w:hAnsiTheme="minorHAnsi"/>
                <w:sz w:val="12"/>
                <w:szCs w:val="12"/>
              </w:rPr>
              <w:t xml:space="preserve">value in </w:t>
            </w:r>
            <w:r w:rsidR="00007D13" w:rsidRPr="00C404C5">
              <w:rPr>
                <w:rFonts w:asciiTheme="minorHAnsi" w:hAnsiTheme="minorHAnsi"/>
                <w:sz w:val="12"/>
                <w:szCs w:val="12"/>
                <w:highlight w:val="yellow"/>
              </w:rPr>
              <w:t>C11</w:t>
            </w:r>
            <w:r w:rsidR="00007D13">
              <w:rPr>
                <w:rFonts w:asciiTheme="minorHAnsi" w:hAnsiTheme="minorHAnsi" w:cstheme="minorHAnsi"/>
                <w:sz w:val="12"/>
                <w:szCs w:val="12"/>
              </w:rPr>
              <w:t>≥</w:t>
            </w:r>
            <w:r w:rsidR="00007D13">
              <w:rPr>
                <w:rFonts w:asciiTheme="minorHAnsi" w:hAnsiTheme="minorHAnsi"/>
                <w:sz w:val="12"/>
                <w:szCs w:val="12"/>
              </w:rPr>
              <w:t xml:space="preserve"> 1, </w:t>
            </w:r>
          </w:p>
          <w:p w14:paraId="260E58A8" w14:textId="77777777" w:rsidR="00007D13" w:rsidRPr="00604352" w:rsidRDefault="00007D13" w:rsidP="00007D13">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 xml:space="preserve">three conditions are true: </w:t>
            </w:r>
            <w:proofErr w:type="gramStart"/>
            <w:r w:rsidRPr="00604352">
              <w:rPr>
                <w:rFonts w:asciiTheme="minorHAnsi" w:hAnsiTheme="minorHAnsi"/>
                <w:sz w:val="12"/>
                <w:szCs w:val="12"/>
              </w:rPr>
              <w:t>1:[</w:t>
            </w:r>
            <w:proofErr w:type="gramEnd"/>
            <w:r w:rsidRPr="00C404C5">
              <w:rPr>
                <w:rFonts w:asciiTheme="minorHAnsi" w:hAnsiTheme="minorHAnsi"/>
                <w:sz w:val="12"/>
                <w:szCs w:val="12"/>
                <w:highlight w:val="yellow"/>
              </w:rPr>
              <w:t>D01</w:t>
            </w:r>
            <w:r w:rsidRPr="00604352">
              <w:rPr>
                <w:rFonts w:asciiTheme="minorHAnsi" w:hAnsiTheme="minorHAnsi"/>
                <w:sz w:val="12"/>
                <w:szCs w:val="12"/>
              </w:rPr>
              <w:t>=</w:t>
            </w:r>
            <w:r w:rsidRPr="00C404C5">
              <w:rPr>
                <w:rFonts w:asciiTheme="minorHAnsi" w:hAnsiTheme="minorHAnsi"/>
                <w:sz w:val="12"/>
                <w:szCs w:val="12"/>
                <w:highlight w:val="yellow"/>
              </w:rPr>
              <w:t>F01</w:t>
            </w:r>
            <w:r w:rsidRPr="00604352">
              <w:rPr>
                <w:rFonts w:asciiTheme="minorHAnsi" w:hAnsiTheme="minorHAnsi"/>
                <w:sz w:val="12"/>
                <w:szCs w:val="12"/>
              </w:rPr>
              <w:t xml:space="preserve">] </w:t>
            </w:r>
          </w:p>
          <w:p w14:paraId="5241728D" w14:textId="4DDCAE0F" w:rsidR="00007D13" w:rsidRPr="00604352" w:rsidRDefault="00007D13" w:rsidP="00007D13">
            <w:pPr>
              <w:keepNext/>
              <w:rPr>
                <w:rFonts w:asciiTheme="minorHAnsi" w:hAnsiTheme="minorHAnsi"/>
                <w:sz w:val="12"/>
                <w:szCs w:val="12"/>
              </w:rPr>
            </w:pPr>
            <w:proofErr w:type="gramStart"/>
            <w:r w:rsidRPr="00604352">
              <w:rPr>
                <w:rFonts w:asciiTheme="minorHAnsi" w:hAnsiTheme="minorHAnsi"/>
                <w:sz w:val="12"/>
                <w:szCs w:val="12"/>
              </w:rPr>
              <w:t>2:[</w:t>
            </w:r>
            <w:proofErr w:type="gramEnd"/>
            <w:r w:rsidRPr="00C404C5">
              <w:rPr>
                <w:rFonts w:asciiTheme="minorHAnsi" w:hAnsiTheme="minorHAnsi"/>
                <w:sz w:val="12"/>
                <w:szCs w:val="12"/>
                <w:highlight w:val="yellow"/>
              </w:rPr>
              <w:t>D02</w:t>
            </w:r>
            <w:r w:rsidRPr="00604352">
              <w:rPr>
                <w:rFonts w:asciiTheme="minorHAnsi" w:hAnsiTheme="minorHAnsi"/>
                <w:sz w:val="12"/>
                <w:szCs w:val="12"/>
              </w:rPr>
              <w:t>=</w:t>
            </w:r>
            <w:r w:rsidRPr="00C404C5">
              <w:rPr>
                <w:rFonts w:asciiTheme="minorHAnsi" w:hAnsiTheme="minorHAnsi"/>
                <w:sz w:val="12"/>
                <w:szCs w:val="12"/>
                <w:highlight w:val="yellow"/>
              </w:rPr>
              <w:t>F02</w:t>
            </w:r>
            <w:r w:rsidRPr="00604352">
              <w:rPr>
                <w:rFonts w:asciiTheme="minorHAnsi" w:hAnsiTheme="minorHAnsi"/>
                <w:sz w:val="12"/>
                <w:szCs w:val="12"/>
              </w:rPr>
              <w:t>]</w:t>
            </w:r>
          </w:p>
          <w:p w14:paraId="33D46058" w14:textId="64342660" w:rsidR="00007D13" w:rsidRPr="00604352" w:rsidRDefault="00007D13" w:rsidP="00007D13">
            <w:pPr>
              <w:keepNext/>
              <w:rPr>
                <w:rFonts w:asciiTheme="minorHAnsi" w:hAnsiTheme="minorHAnsi"/>
                <w:sz w:val="12"/>
                <w:szCs w:val="12"/>
              </w:rPr>
            </w:pPr>
            <w:proofErr w:type="gramStart"/>
            <w:r w:rsidRPr="00604352">
              <w:rPr>
                <w:rFonts w:asciiTheme="minorHAnsi" w:hAnsiTheme="minorHAnsi"/>
                <w:sz w:val="12"/>
                <w:szCs w:val="12"/>
              </w:rPr>
              <w:t>3:[</w:t>
            </w:r>
            <w:proofErr w:type="gramEnd"/>
            <w:r w:rsidRPr="00C404C5">
              <w:rPr>
                <w:rFonts w:asciiTheme="minorHAnsi" w:hAnsiTheme="minorHAnsi"/>
                <w:sz w:val="12"/>
                <w:szCs w:val="12"/>
                <w:highlight w:val="yellow"/>
              </w:rPr>
              <w:t>C04</w:t>
            </w:r>
            <w:r w:rsidRPr="00604352">
              <w:rPr>
                <w:rFonts w:asciiTheme="minorHAnsi" w:hAnsiTheme="minorHAnsi"/>
                <w:sz w:val="12"/>
                <w:szCs w:val="12"/>
              </w:rPr>
              <w:t xml:space="preserve">= </w:t>
            </w:r>
            <w:r w:rsidR="00F70081">
              <w:rPr>
                <w:rFonts w:asciiTheme="minorHAnsi" w:hAnsiTheme="minorHAnsi"/>
                <w:sz w:val="12"/>
                <w:szCs w:val="12"/>
              </w:rPr>
              <w:t>central gas furnace]</w:t>
            </w:r>
          </w:p>
          <w:p w14:paraId="7580D0A1" w14:textId="240FC554" w:rsidR="00007D13" w:rsidRPr="00604352" w:rsidRDefault="00007D13" w:rsidP="00007D13">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proofErr w:type="gramStart"/>
            <w:r w:rsidRPr="00C404C5">
              <w:rPr>
                <w:rFonts w:asciiTheme="minorHAnsi" w:hAnsiTheme="minorHAnsi"/>
                <w:sz w:val="12"/>
                <w:szCs w:val="12"/>
                <w:highlight w:val="yellow"/>
              </w:rPr>
              <w:t>D03</w:t>
            </w:r>
            <w:r w:rsidRPr="00604352">
              <w:rPr>
                <w:rFonts w:asciiTheme="minorHAnsi" w:hAnsiTheme="minorHAnsi"/>
                <w:sz w:val="12"/>
                <w:szCs w:val="12"/>
              </w:rPr>
              <w:t>;</w:t>
            </w:r>
            <w:proofErr w:type="gramEnd"/>
          </w:p>
          <w:p w14:paraId="09477657" w14:textId="1707168E" w:rsidR="004272C8" w:rsidRPr="00604352" w:rsidRDefault="004272C8" w:rsidP="009E6EBD">
            <w:pPr>
              <w:keepNext/>
              <w:rPr>
                <w:sz w:val="12"/>
                <w:szCs w:val="12"/>
              </w:rPr>
            </w:pPr>
          </w:p>
          <w:p w14:paraId="0D020690" w14:textId="5A05620C" w:rsidR="00570C01" w:rsidRPr="00604352" w:rsidRDefault="004272C8" w:rsidP="009E6EBD">
            <w:pPr>
              <w:keepNext/>
              <w:rPr>
                <w:rFonts w:ascii="Calibri" w:hAnsi="Calibri"/>
                <w:sz w:val="12"/>
                <w:szCs w:val="12"/>
              </w:rPr>
            </w:pPr>
            <w:r w:rsidRPr="004D5956">
              <w:rPr>
                <w:rFonts w:ascii="Calibri" w:hAnsi="Calibri"/>
                <w:b/>
                <w:sz w:val="12"/>
                <w:szCs w:val="12"/>
              </w:rPr>
              <w:t>else</w:t>
            </w:r>
            <w:r w:rsidR="00570C01" w:rsidRPr="004D5956">
              <w:rPr>
                <w:rFonts w:ascii="Calibri" w:hAnsi="Calibri"/>
                <w:b/>
                <w:sz w:val="12"/>
                <w:szCs w:val="12"/>
              </w:rPr>
              <w:t>if</w:t>
            </w:r>
            <w:r w:rsidR="00570C01" w:rsidRPr="00604352">
              <w:rPr>
                <w:rFonts w:ascii="Calibri" w:hAnsi="Calibri"/>
                <w:sz w:val="12"/>
                <w:szCs w:val="12"/>
              </w:rPr>
              <w:t xml:space="preserve"> value in </w:t>
            </w:r>
            <w:r w:rsidR="00570C01" w:rsidRPr="00604352">
              <w:rPr>
                <w:rFonts w:ascii="Calibri" w:hAnsi="Calibri"/>
                <w:sz w:val="12"/>
                <w:szCs w:val="12"/>
                <w:highlight w:val="yellow"/>
              </w:rPr>
              <w:t>C11</w:t>
            </w:r>
            <w:r w:rsidR="00570C01" w:rsidRPr="00604352">
              <w:rPr>
                <w:rFonts w:ascii="Calibri" w:hAnsi="Calibri"/>
                <w:sz w:val="12"/>
                <w:szCs w:val="12"/>
              </w:rPr>
              <w:t xml:space="preserve">=1, </w:t>
            </w:r>
          </w:p>
          <w:p w14:paraId="21C26A67" w14:textId="0EBD0150" w:rsidR="00570C01" w:rsidRPr="00604352" w:rsidRDefault="00570C01" w:rsidP="009E6EBD">
            <w:pPr>
              <w:keepNext/>
              <w:rPr>
                <w:rFonts w:ascii="Calibri" w:hAnsi="Calibri"/>
                <w:sz w:val="12"/>
                <w:szCs w:val="12"/>
              </w:rPr>
            </w:pPr>
            <w:r w:rsidRPr="00604352">
              <w:rPr>
                <w:rFonts w:ascii="Calibri" w:hAnsi="Calibri"/>
                <w:sz w:val="12"/>
                <w:szCs w:val="12"/>
              </w:rPr>
              <w:t xml:space="preserve">then value </w:t>
            </w:r>
            <w:proofErr w:type="spellStart"/>
            <w:r w:rsidRPr="00604352">
              <w:rPr>
                <w:rFonts w:ascii="Calibri" w:hAnsi="Calibri"/>
                <w:sz w:val="12"/>
                <w:szCs w:val="12"/>
              </w:rPr>
              <w:t>autofilled</w:t>
            </w:r>
            <w:proofErr w:type="spellEnd"/>
            <w:r w:rsidRPr="00604352">
              <w:rPr>
                <w:rFonts w:ascii="Calibri" w:hAnsi="Calibri"/>
                <w:sz w:val="12"/>
                <w:szCs w:val="12"/>
              </w:rPr>
              <w:t xml:space="preserve"> from </w:t>
            </w:r>
            <w:proofErr w:type="gramStart"/>
            <w:r w:rsidRPr="00604352">
              <w:rPr>
                <w:rFonts w:ascii="Calibri" w:hAnsi="Calibri"/>
                <w:sz w:val="12"/>
                <w:szCs w:val="12"/>
                <w:highlight w:val="yellow"/>
              </w:rPr>
              <w:t>C02</w:t>
            </w:r>
            <w:r w:rsidRPr="00604352">
              <w:rPr>
                <w:rFonts w:ascii="Calibri" w:hAnsi="Calibri"/>
                <w:sz w:val="12"/>
                <w:szCs w:val="12"/>
              </w:rPr>
              <w:t>;</w:t>
            </w:r>
            <w:proofErr w:type="gramEnd"/>
          </w:p>
          <w:p w14:paraId="3A78ABB6" w14:textId="3221F7BB" w:rsidR="00570C01" w:rsidRPr="00604352" w:rsidRDefault="00570C01" w:rsidP="009E6EBD">
            <w:pPr>
              <w:keepNext/>
              <w:rPr>
                <w:rFonts w:ascii="Calibri" w:hAnsi="Calibri"/>
                <w:sz w:val="12"/>
                <w:szCs w:val="12"/>
              </w:rPr>
            </w:pPr>
            <w:r w:rsidRPr="004D5956">
              <w:rPr>
                <w:rFonts w:ascii="Calibri" w:hAnsi="Calibri"/>
                <w:b/>
                <w:sz w:val="12"/>
                <w:szCs w:val="12"/>
              </w:rPr>
              <w:t>else</w:t>
            </w:r>
            <w:r w:rsidRPr="00604352">
              <w:rPr>
                <w:rFonts w:ascii="Calibri" w:hAnsi="Calibri"/>
                <w:sz w:val="12"/>
                <w:szCs w:val="12"/>
              </w:rPr>
              <w:t xml:space="preserve"> user input, text, 15 characters maximum</w:t>
            </w:r>
          </w:p>
          <w:p w14:paraId="42604B18" w14:textId="3495573F" w:rsidR="00570C01" w:rsidRPr="004D5956" w:rsidRDefault="00570C01" w:rsidP="009E6EBD">
            <w:pPr>
              <w:keepNext/>
              <w:rPr>
                <w:rFonts w:ascii="Calibri" w:hAnsi="Calibri"/>
                <w:sz w:val="12"/>
                <w:szCs w:val="12"/>
              </w:rPr>
            </w:pPr>
          </w:p>
          <w:p w14:paraId="16A487A2" w14:textId="56EF78FD" w:rsidR="004D5956" w:rsidRPr="004D5956" w:rsidRDefault="004D5956" w:rsidP="004D5956">
            <w:pPr>
              <w:keepNext/>
              <w:rPr>
                <w:rFonts w:ascii="Calibri" w:hAnsi="Calibri"/>
                <w:sz w:val="12"/>
                <w:szCs w:val="12"/>
              </w:rPr>
            </w:pPr>
            <w:r w:rsidRPr="004D5956">
              <w:rPr>
                <w:rFonts w:ascii="Calibri" w:hAnsi="Calibri"/>
                <w:sz w:val="12"/>
                <w:szCs w:val="12"/>
              </w:rPr>
              <w:t>as default,</w:t>
            </w:r>
            <w:r>
              <w:rPr>
                <w:rFonts w:ascii="Calibri" w:hAnsi="Calibri"/>
                <w:sz w:val="12"/>
                <w:szCs w:val="12"/>
              </w:rPr>
              <w:t xml:space="preserve"> require value to be unique in this dwelling unit (i.e. unique within the scope of this instance of the MCH-01), except for the case when</w:t>
            </w:r>
            <w:r w:rsidR="00F51386">
              <w:rPr>
                <w:rFonts w:ascii="Calibri" w:hAnsi="Calibri"/>
                <w:sz w:val="12"/>
                <w:szCs w:val="12"/>
              </w:rPr>
              <w:t xml:space="preserve"> all</w:t>
            </w:r>
            <w:r>
              <w:rPr>
                <w:rFonts w:ascii="Calibri" w:hAnsi="Calibri"/>
                <w:sz w:val="12"/>
                <w:szCs w:val="12"/>
              </w:rPr>
              <w:t xml:space="preserve"> the following </w:t>
            </w:r>
            <w:r w:rsidRPr="004D5956">
              <w:rPr>
                <w:rFonts w:ascii="Calibri" w:hAnsi="Calibri"/>
                <w:sz w:val="12"/>
                <w:szCs w:val="12"/>
              </w:rPr>
              <w:t xml:space="preserve">three conditions are true: </w:t>
            </w:r>
            <w:proofErr w:type="gramStart"/>
            <w:r w:rsidRPr="004D5956">
              <w:rPr>
                <w:rFonts w:ascii="Calibri" w:hAnsi="Calibri"/>
                <w:sz w:val="12"/>
                <w:szCs w:val="12"/>
              </w:rPr>
              <w:t>1:[</w:t>
            </w:r>
            <w:proofErr w:type="gramEnd"/>
            <w:r w:rsidRPr="004953FF">
              <w:rPr>
                <w:rFonts w:ascii="Calibri" w:hAnsi="Calibri"/>
                <w:sz w:val="12"/>
                <w:szCs w:val="12"/>
                <w:highlight w:val="yellow"/>
              </w:rPr>
              <w:t>D01</w:t>
            </w:r>
            <w:r w:rsidRPr="004D5956">
              <w:rPr>
                <w:rFonts w:ascii="Calibri" w:hAnsi="Calibri"/>
                <w:sz w:val="12"/>
                <w:szCs w:val="12"/>
              </w:rPr>
              <w:t>=</w:t>
            </w:r>
            <w:r w:rsidRPr="004953FF">
              <w:rPr>
                <w:rFonts w:ascii="Calibri" w:hAnsi="Calibri"/>
                <w:sz w:val="12"/>
                <w:szCs w:val="12"/>
                <w:highlight w:val="yellow"/>
              </w:rPr>
              <w:t>F01</w:t>
            </w:r>
            <w:r w:rsidRPr="004D5956">
              <w:rPr>
                <w:rFonts w:ascii="Calibri" w:hAnsi="Calibri"/>
                <w:sz w:val="12"/>
                <w:szCs w:val="12"/>
              </w:rPr>
              <w:t xml:space="preserve">] </w:t>
            </w:r>
          </w:p>
          <w:p w14:paraId="40F401E2" w14:textId="77777777" w:rsidR="004D5956" w:rsidRPr="004D5956" w:rsidRDefault="004D5956" w:rsidP="004D5956">
            <w:pPr>
              <w:keepNext/>
              <w:rPr>
                <w:rFonts w:ascii="Calibri" w:hAnsi="Calibri"/>
                <w:sz w:val="12"/>
                <w:szCs w:val="12"/>
              </w:rPr>
            </w:pPr>
            <w:proofErr w:type="gramStart"/>
            <w:r w:rsidRPr="004D5956">
              <w:rPr>
                <w:rFonts w:ascii="Calibri" w:hAnsi="Calibri"/>
                <w:sz w:val="12"/>
                <w:szCs w:val="12"/>
              </w:rPr>
              <w:t>2:[</w:t>
            </w:r>
            <w:proofErr w:type="gramEnd"/>
            <w:r w:rsidRPr="004953FF">
              <w:rPr>
                <w:rFonts w:ascii="Calibri" w:hAnsi="Calibri"/>
                <w:sz w:val="12"/>
                <w:szCs w:val="12"/>
                <w:highlight w:val="yellow"/>
              </w:rPr>
              <w:t>D02</w:t>
            </w:r>
            <w:r w:rsidRPr="004D5956">
              <w:rPr>
                <w:rFonts w:ascii="Calibri" w:hAnsi="Calibri"/>
                <w:sz w:val="12"/>
                <w:szCs w:val="12"/>
              </w:rPr>
              <w:t>=</w:t>
            </w:r>
            <w:r w:rsidRPr="004953FF">
              <w:rPr>
                <w:rFonts w:ascii="Calibri" w:hAnsi="Calibri"/>
                <w:sz w:val="12"/>
                <w:szCs w:val="12"/>
                <w:highlight w:val="yellow"/>
              </w:rPr>
              <w:t>F02</w:t>
            </w:r>
            <w:r w:rsidRPr="004D5956">
              <w:rPr>
                <w:rFonts w:ascii="Calibri" w:hAnsi="Calibri"/>
                <w:sz w:val="12"/>
                <w:szCs w:val="12"/>
              </w:rPr>
              <w:t>]</w:t>
            </w:r>
          </w:p>
          <w:p w14:paraId="559E1997" w14:textId="0284E0C2" w:rsidR="004D5956" w:rsidRDefault="004D5956" w:rsidP="004D5956">
            <w:pPr>
              <w:keepNext/>
              <w:rPr>
                <w:rFonts w:ascii="Calibri" w:hAnsi="Calibri"/>
                <w:sz w:val="12"/>
                <w:szCs w:val="12"/>
              </w:rPr>
            </w:pPr>
            <w:proofErr w:type="gramStart"/>
            <w:r w:rsidRPr="004D5956">
              <w:rPr>
                <w:rFonts w:ascii="Calibri" w:hAnsi="Calibri"/>
                <w:sz w:val="12"/>
                <w:szCs w:val="12"/>
              </w:rPr>
              <w:t>3:[</w:t>
            </w:r>
            <w:proofErr w:type="gramEnd"/>
            <w:r w:rsidRPr="004953FF">
              <w:rPr>
                <w:rFonts w:ascii="Calibri" w:hAnsi="Calibri"/>
                <w:sz w:val="12"/>
                <w:szCs w:val="12"/>
                <w:highlight w:val="yellow"/>
              </w:rPr>
              <w:t>C04</w:t>
            </w:r>
            <w:r w:rsidR="00F70081">
              <w:rPr>
                <w:rFonts w:ascii="Calibri" w:hAnsi="Calibri"/>
                <w:sz w:val="12"/>
                <w:szCs w:val="12"/>
              </w:rPr>
              <w:t>=</w:t>
            </w:r>
            <w:r w:rsidR="001165F0" w:rsidRPr="001165F0">
              <w:rPr>
                <w:rFonts w:ascii="Calibri" w:hAnsi="Calibri"/>
                <w:sz w:val="12"/>
                <w:szCs w:val="12"/>
              </w:rPr>
              <w:t>central gas furna</w:t>
            </w:r>
            <w:r w:rsidR="00F70081">
              <w:rPr>
                <w:rFonts w:ascii="Calibri" w:hAnsi="Calibri"/>
                <w:sz w:val="12"/>
                <w:szCs w:val="12"/>
              </w:rPr>
              <w:t>ce</w:t>
            </w:r>
            <w:r w:rsidR="001165F0" w:rsidRPr="001165F0">
              <w:rPr>
                <w:rFonts w:ascii="Calibri" w:hAnsi="Calibri"/>
                <w:sz w:val="12"/>
                <w:szCs w:val="12"/>
              </w:rPr>
              <w:t>]</w:t>
            </w:r>
          </w:p>
          <w:p w14:paraId="5C348634" w14:textId="7807E699" w:rsidR="00FE585B" w:rsidRDefault="00FE585B" w:rsidP="004D5956">
            <w:pPr>
              <w:keepNext/>
              <w:rPr>
                <w:rFonts w:ascii="Calibri" w:hAnsi="Calibri"/>
                <w:sz w:val="12"/>
                <w:szCs w:val="12"/>
              </w:rPr>
            </w:pPr>
          </w:p>
          <w:p w14:paraId="6226727E" w14:textId="4059588A" w:rsidR="00FE585B" w:rsidRDefault="00FE585B" w:rsidP="004D5956">
            <w:pPr>
              <w:keepNext/>
              <w:rPr>
                <w:rFonts w:ascii="Calibri" w:hAnsi="Calibri"/>
                <w:sz w:val="12"/>
                <w:szCs w:val="12"/>
              </w:rPr>
            </w:pPr>
            <w:r>
              <w:rPr>
                <w:rFonts w:ascii="Calibri" w:hAnsi="Calibri"/>
                <w:sz w:val="12"/>
                <w:szCs w:val="12"/>
              </w:rPr>
              <w:t>allow user to override the default uniqueness rule if necessary&gt;&gt;</w:t>
            </w:r>
          </w:p>
          <w:p w14:paraId="220F2EC7" w14:textId="77777777" w:rsidR="004D5956" w:rsidRPr="004D5956" w:rsidRDefault="004D5956" w:rsidP="004D5956">
            <w:pPr>
              <w:keepNext/>
              <w:rPr>
                <w:rFonts w:ascii="Calibri" w:hAnsi="Calibri"/>
                <w:sz w:val="12"/>
                <w:szCs w:val="12"/>
              </w:rPr>
            </w:pPr>
          </w:p>
          <w:p w14:paraId="584BA08F" w14:textId="4456F486" w:rsidR="00570C01" w:rsidRPr="00F40785" w:rsidRDefault="00570C01" w:rsidP="004D5956">
            <w:pPr>
              <w:keepNext/>
              <w:rPr>
                <w:rFonts w:ascii="Calibri" w:hAnsi="Calibri"/>
                <w:sz w:val="14"/>
                <w:szCs w:val="14"/>
              </w:rPr>
            </w:pPr>
          </w:p>
        </w:tc>
        <w:tc>
          <w:tcPr>
            <w:tcW w:w="872" w:type="dxa"/>
            <w:gridSpan w:val="2"/>
          </w:tcPr>
          <w:p w14:paraId="72EF450A" w14:textId="77777777" w:rsidR="00570C01" w:rsidRPr="00F40785" w:rsidRDefault="00570C01" w:rsidP="009E6EBD">
            <w:pPr>
              <w:keepNext/>
              <w:rPr>
                <w:rFonts w:ascii="Calibri" w:hAnsi="Calibri"/>
                <w:sz w:val="14"/>
                <w:szCs w:val="14"/>
              </w:rPr>
            </w:pPr>
            <w:r w:rsidRPr="00F40785">
              <w:rPr>
                <w:rFonts w:ascii="Calibri" w:hAnsi="Calibri"/>
                <w:sz w:val="14"/>
                <w:szCs w:val="14"/>
              </w:rPr>
              <w:t>&lt;&lt;user pick from list:</w:t>
            </w:r>
          </w:p>
          <w:p w14:paraId="603876FC" w14:textId="77777777" w:rsidR="00570C01" w:rsidRPr="00F40785" w:rsidRDefault="00570C01" w:rsidP="009E6EBD">
            <w:pPr>
              <w:keepNext/>
              <w:rPr>
                <w:rFonts w:ascii="Calibri" w:hAnsi="Calibri"/>
                <w:sz w:val="14"/>
                <w:szCs w:val="14"/>
              </w:rPr>
            </w:pPr>
            <w:r w:rsidRPr="00F40785">
              <w:rPr>
                <w:rFonts w:ascii="Calibri" w:hAnsi="Calibri"/>
                <w:sz w:val="14"/>
                <w:szCs w:val="14"/>
              </w:rPr>
              <w:t>*HP coil</w:t>
            </w:r>
          </w:p>
          <w:p w14:paraId="7139802E" w14:textId="77777777" w:rsidR="00570C01" w:rsidRPr="00F40785" w:rsidRDefault="00570C01" w:rsidP="009E6EBD">
            <w:pPr>
              <w:keepNext/>
              <w:rPr>
                <w:rFonts w:ascii="Calibri" w:hAnsi="Calibri"/>
                <w:sz w:val="14"/>
                <w:szCs w:val="14"/>
              </w:rPr>
            </w:pPr>
            <w:r w:rsidRPr="00F40785">
              <w:rPr>
                <w:rFonts w:ascii="Calibri" w:hAnsi="Calibri"/>
                <w:sz w:val="14"/>
                <w:szCs w:val="14"/>
              </w:rPr>
              <w:t>*AC Coil</w:t>
            </w:r>
          </w:p>
          <w:p w14:paraId="45F74E5C" w14:textId="77777777" w:rsidR="00570C01" w:rsidRPr="00F40785" w:rsidRDefault="00570C01" w:rsidP="009E6EBD">
            <w:pPr>
              <w:keepNext/>
              <w:rPr>
                <w:rFonts w:ascii="Calibri" w:hAnsi="Calibri"/>
                <w:sz w:val="14"/>
                <w:szCs w:val="14"/>
              </w:rPr>
            </w:pPr>
            <w:r w:rsidRPr="00F40785">
              <w:rPr>
                <w:rFonts w:ascii="Calibri" w:hAnsi="Calibri"/>
                <w:sz w:val="14"/>
                <w:szCs w:val="14"/>
              </w:rPr>
              <w:t>*</w:t>
            </w:r>
            <w:proofErr w:type="spellStart"/>
            <w:proofErr w:type="gramStart"/>
            <w:r w:rsidRPr="00F40785">
              <w:rPr>
                <w:rFonts w:ascii="Calibri" w:hAnsi="Calibri"/>
                <w:sz w:val="14"/>
                <w:szCs w:val="14"/>
              </w:rPr>
              <w:t>fancoil</w:t>
            </w:r>
            <w:proofErr w:type="spellEnd"/>
            <w:proofErr w:type="gramEnd"/>
            <w:r w:rsidRPr="00F40785">
              <w:rPr>
                <w:rFonts w:ascii="Calibri" w:hAnsi="Calibri"/>
                <w:sz w:val="14"/>
                <w:szCs w:val="14"/>
              </w:rPr>
              <w:t xml:space="preserve"> AHU</w:t>
            </w:r>
          </w:p>
          <w:p w14:paraId="0CF704C8" w14:textId="3B85FDC2" w:rsidR="00570C01" w:rsidRPr="00F40785" w:rsidRDefault="00570C01" w:rsidP="009E6EBD">
            <w:pPr>
              <w:keepNext/>
              <w:rPr>
                <w:rFonts w:ascii="Calibri" w:hAnsi="Calibri"/>
                <w:sz w:val="14"/>
                <w:szCs w:val="14"/>
              </w:rPr>
            </w:pPr>
            <w:r w:rsidRPr="00F40785">
              <w:rPr>
                <w:rFonts w:ascii="Calibri" w:hAnsi="Calibri"/>
                <w:sz w:val="14"/>
                <w:szCs w:val="14"/>
              </w:rPr>
              <w:t xml:space="preserve">*non-furnace </w:t>
            </w:r>
            <w:proofErr w:type="spellStart"/>
            <w:r w:rsidRPr="00F40785">
              <w:rPr>
                <w:rFonts w:ascii="Calibri" w:hAnsi="Calibri"/>
                <w:sz w:val="14"/>
                <w:szCs w:val="14"/>
              </w:rPr>
              <w:t>airhandler+coil</w:t>
            </w:r>
            <w:proofErr w:type="spellEnd"/>
            <w:r w:rsidRPr="00F40785">
              <w:rPr>
                <w:rFonts w:ascii="Calibri" w:hAnsi="Calibri"/>
                <w:sz w:val="14"/>
                <w:szCs w:val="14"/>
              </w:rPr>
              <w:t>&gt;&gt;</w:t>
            </w:r>
          </w:p>
        </w:tc>
        <w:tc>
          <w:tcPr>
            <w:tcW w:w="1648" w:type="dxa"/>
          </w:tcPr>
          <w:p w14:paraId="6387CD92" w14:textId="0EA570A3" w:rsidR="0064373E" w:rsidRPr="00E709F7" w:rsidRDefault="00570C01" w:rsidP="0064373E">
            <w:pPr>
              <w:keepNext/>
              <w:rPr>
                <w:sz w:val="12"/>
                <w:szCs w:val="12"/>
              </w:rPr>
            </w:pPr>
            <w:r w:rsidRPr="00E709F7">
              <w:rPr>
                <w:rFonts w:ascii="Calibri" w:hAnsi="Calibri"/>
                <w:sz w:val="12"/>
                <w:szCs w:val="12"/>
              </w:rPr>
              <w:t>&lt;&lt;</w:t>
            </w:r>
            <w:r w:rsidR="0064373E" w:rsidRPr="00E709F7">
              <w:rPr>
                <w:sz w:val="12"/>
                <w:szCs w:val="12"/>
              </w:rPr>
              <w:t xml:space="preserve">if value in </w:t>
            </w:r>
            <w:r w:rsidR="0064373E" w:rsidRPr="00E709F7">
              <w:rPr>
                <w:sz w:val="12"/>
                <w:szCs w:val="12"/>
                <w:highlight w:val="yellow"/>
              </w:rPr>
              <w:t>C11</w:t>
            </w:r>
            <w:r w:rsidR="0064373E" w:rsidRPr="00E709F7">
              <w:rPr>
                <w:sz w:val="12"/>
                <w:szCs w:val="12"/>
              </w:rPr>
              <w:t xml:space="preserve">≥ 1, </w:t>
            </w:r>
          </w:p>
          <w:p w14:paraId="6BE64F4D" w14:textId="77777777" w:rsidR="0064373E" w:rsidRPr="00E709F7" w:rsidRDefault="0064373E" w:rsidP="0064373E">
            <w:pPr>
              <w:keepNext/>
              <w:rPr>
                <w:sz w:val="12"/>
                <w:szCs w:val="12"/>
              </w:rPr>
            </w:pPr>
            <w:r w:rsidRPr="00E709F7">
              <w:rPr>
                <w:sz w:val="12"/>
                <w:szCs w:val="12"/>
              </w:rPr>
              <w:t xml:space="preserve">and ALL of the following three conditions are true: </w:t>
            </w:r>
            <w:proofErr w:type="gramStart"/>
            <w:r w:rsidRPr="00E709F7">
              <w:rPr>
                <w:sz w:val="12"/>
                <w:szCs w:val="12"/>
              </w:rPr>
              <w:t>1:[</w:t>
            </w:r>
            <w:proofErr w:type="gramEnd"/>
            <w:r w:rsidRPr="00E709F7">
              <w:rPr>
                <w:sz w:val="12"/>
                <w:szCs w:val="12"/>
                <w:highlight w:val="yellow"/>
              </w:rPr>
              <w:t>D01</w:t>
            </w:r>
            <w:r w:rsidRPr="00E709F7">
              <w:rPr>
                <w:sz w:val="12"/>
                <w:szCs w:val="12"/>
              </w:rPr>
              <w:t>=</w:t>
            </w:r>
            <w:r w:rsidRPr="00E709F7">
              <w:rPr>
                <w:sz w:val="12"/>
                <w:szCs w:val="12"/>
                <w:highlight w:val="yellow"/>
              </w:rPr>
              <w:t>F01</w:t>
            </w:r>
            <w:r w:rsidRPr="00E709F7">
              <w:rPr>
                <w:sz w:val="12"/>
                <w:szCs w:val="12"/>
              </w:rPr>
              <w:t xml:space="preserve">] </w:t>
            </w:r>
          </w:p>
          <w:p w14:paraId="7D7D2113" w14:textId="77777777" w:rsidR="0064373E" w:rsidRPr="00E709F7" w:rsidRDefault="0064373E" w:rsidP="0064373E">
            <w:pPr>
              <w:keepNext/>
              <w:rPr>
                <w:sz w:val="12"/>
                <w:szCs w:val="12"/>
              </w:rPr>
            </w:pPr>
            <w:proofErr w:type="gramStart"/>
            <w:r w:rsidRPr="00E709F7">
              <w:rPr>
                <w:sz w:val="12"/>
                <w:szCs w:val="12"/>
              </w:rPr>
              <w:t>2:[</w:t>
            </w:r>
            <w:proofErr w:type="gramEnd"/>
            <w:r w:rsidRPr="00E709F7">
              <w:rPr>
                <w:sz w:val="12"/>
                <w:szCs w:val="12"/>
                <w:highlight w:val="yellow"/>
              </w:rPr>
              <w:t>D02</w:t>
            </w:r>
            <w:r w:rsidRPr="00E709F7">
              <w:rPr>
                <w:sz w:val="12"/>
                <w:szCs w:val="12"/>
              </w:rPr>
              <w:t>=</w:t>
            </w:r>
            <w:r w:rsidRPr="00E709F7">
              <w:rPr>
                <w:sz w:val="12"/>
                <w:szCs w:val="12"/>
                <w:highlight w:val="yellow"/>
              </w:rPr>
              <w:t>F02</w:t>
            </w:r>
            <w:r w:rsidRPr="00E709F7">
              <w:rPr>
                <w:sz w:val="12"/>
                <w:szCs w:val="12"/>
              </w:rPr>
              <w:t>]</w:t>
            </w:r>
          </w:p>
          <w:p w14:paraId="446AC984" w14:textId="7F149255" w:rsidR="0064373E" w:rsidRPr="00E709F7" w:rsidRDefault="0064373E" w:rsidP="0064373E">
            <w:pPr>
              <w:keepNext/>
              <w:rPr>
                <w:sz w:val="12"/>
                <w:szCs w:val="12"/>
              </w:rPr>
            </w:pPr>
            <w:proofErr w:type="gramStart"/>
            <w:r w:rsidRPr="00E709F7">
              <w:rPr>
                <w:sz w:val="12"/>
                <w:szCs w:val="12"/>
              </w:rPr>
              <w:t>3:[</w:t>
            </w:r>
            <w:proofErr w:type="gramEnd"/>
            <w:r w:rsidRPr="00E709F7">
              <w:rPr>
                <w:sz w:val="12"/>
                <w:szCs w:val="12"/>
                <w:highlight w:val="yellow"/>
              </w:rPr>
              <w:t>C04</w:t>
            </w:r>
            <w:r w:rsidR="00F70081">
              <w:rPr>
                <w:sz w:val="12"/>
                <w:szCs w:val="12"/>
              </w:rPr>
              <w:t>=</w:t>
            </w:r>
            <w:r w:rsidR="00104702" w:rsidRPr="00104702">
              <w:rPr>
                <w:sz w:val="12"/>
                <w:szCs w:val="12"/>
              </w:rPr>
              <w:t>central gas furna</w:t>
            </w:r>
            <w:r w:rsidR="00F70081">
              <w:rPr>
                <w:sz w:val="12"/>
                <w:szCs w:val="12"/>
              </w:rPr>
              <w:t>ce</w:t>
            </w:r>
            <w:r w:rsidR="00104702" w:rsidRPr="00104702">
              <w:rPr>
                <w:sz w:val="12"/>
                <w:szCs w:val="12"/>
              </w:rPr>
              <w:t>]</w:t>
            </w:r>
          </w:p>
          <w:p w14:paraId="4FC1B148" w14:textId="65CD163E" w:rsidR="0064373E" w:rsidRPr="00E709F7" w:rsidRDefault="0064373E" w:rsidP="0064373E">
            <w:pPr>
              <w:keepNext/>
              <w:rPr>
                <w:sz w:val="12"/>
                <w:szCs w:val="12"/>
              </w:rPr>
            </w:pPr>
            <w:r w:rsidRPr="00104702">
              <w:rPr>
                <w:b/>
                <w:sz w:val="12"/>
                <w:szCs w:val="12"/>
              </w:rPr>
              <w:t>then</w:t>
            </w:r>
            <w:r w:rsidRPr="00E709F7">
              <w:rPr>
                <w:sz w:val="12"/>
                <w:szCs w:val="12"/>
              </w:rPr>
              <w:t xml:space="preserve"> value = same value as </w:t>
            </w:r>
            <w:proofErr w:type="gramStart"/>
            <w:r w:rsidRPr="00E709F7">
              <w:rPr>
                <w:sz w:val="12"/>
                <w:szCs w:val="12"/>
                <w:highlight w:val="yellow"/>
              </w:rPr>
              <w:t>D05</w:t>
            </w:r>
            <w:r w:rsidRPr="00E709F7">
              <w:rPr>
                <w:sz w:val="12"/>
                <w:szCs w:val="12"/>
              </w:rPr>
              <w:t>;</w:t>
            </w:r>
            <w:proofErr w:type="gramEnd"/>
          </w:p>
          <w:p w14:paraId="6BFE7C61" w14:textId="3775BF67" w:rsidR="00007D13" w:rsidRPr="00E709F7" w:rsidRDefault="00007D13" w:rsidP="009E6EBD">
            <w:pPr>
              <w:keepNext/>
              <w:rPr>
                <w:sz w:val="12"/>
                <w:szCs w:val="12"/>
              </w:rPr>
            </w:pPr>
          </w:p>
          <w:p w14:paraId="19CFE4CA" w14:textId="51B6CE83" w:rsidR="00570C01" w:rsidRPr="00E709F7" w:rsidRDefault="0064373E" w:rsidP="009E6EBD">
            <w:pPr>
              <w:keepNext/>
              <w:rPr>
                <w:rFonts w:ascii="Calibri" w:hAnsi="Calibri"/>
                <w:sz w:val="12"/>
                <w:szCs w:val="12"/>
              </w:rPr>
            </w:pPr>
            <w:r w:rsidRPr="00E709F7">
              <w:rPr>
                <w:rFonts w:ascii="Calibri" w:hAnsi="Calibri"/>
                <w:b/>
                <w:sz w:val="12"/>
                <w:szCs w:val="12"/>
              </w:rPr>
              <w:t>else</w:t>
            </w:r>
            <w:r w:rsidR="00570C01" w:rsidRPr="00E709F7">
              <w:rPr>
                <w:rFonts w:ascii="Calibri" w:hAnsi="Calibri"/>
                <w:b/>
                <w:sz w:val="12"/>
                <w:szCs w:val="12"/>
              </w:rPr>
              <w:t>if</w:t>
            </w:r>
            <w:r w:rsidR="00570C01" w:rsidRPr="00E709F7">
              <w:rPr>
                <w:rFonts w:ascii="Calibri" w:hAnsi="Calibri"/>
                <w:sz w:val="12"/>
                <w:szCs w:val="12"/>
              </w:rPr>
              <w:t xml:space="preserve"> the distribution system type value in </w:t>
            </w:r>
            <w:r w:rsidR="00570C01" w:rsidRPr="00E709F7">
              <w:rPr>
                <w:rFonts w:ascii="Calibri" w:hAnsi="Calibri"/>
                <w:sz w:val="12"/>
                <w:szCs w:val="12"/>
                <w:highlight w:val="yellow"/>
              </w:rPr>
              <w:t>C06</w:t>
            </w:r>
            <w:r w:rsidR="00570C01" w:rsidRPr="00E709F7">
              <w:rPr>
                <w:rFonts w:ascii="Calibri" w:hAnsi="Calibri"/>
                <w:sz w:val="12"/>
                <w:szCs w:val="12"/>
              </w:rPr>
              <w:t xml:space="preserve"> =</w:t>
            </w:r>
            <w:proofErr w:type="spellStart"/>
            <w:r w:rsidR="00570C01" w:rsidRPr="00E709F7">
              <w:rPr>
                <w:rFonts w:ascii="Calibri" w:hAnsi="Calibri"/>
                <w:sz w:val="12"/>
                <w:szCs w:val="12"/>
              </w:rPr>
              <w:t>DuctsNone</w:t>
            </w:r>
            <w:proofErr w:type="spellEnd"/>
            <w:r w:rsidR="00570C01" w:rsidRPr="00E709F7">
              <w:rPr>
                <w:rFonts w:ascii="Calibri" w:hAnsi="Calibri"/>
                <w:sz w:val="12"/>
                <w:szCs w:val="12"/>
              </w:rPr>
              <w:t xml:space="preserve">, </w:t>
            </w:r>
          </w:p>
          <w:p w14:paraId="5788E210" w14:textId="04917994"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value=</w:t>
            </w:r>
            <w:proofErr w:type="gramStart"/>
            <w:r w:rsidRPr="00E709F7">
              <w:rPr>
                <w:rFonts w:ascii="Calibri" w:hAnsi="Calibri"/>
                <w:sz w:val="12"/>
                <w:szCs w:val="12"/>
              </w:rPr>
              <w:t>Ductless;</w:t>
            </w:r>
            <w:proofErr w:type="gramEnd"/>
          </w:p>
          <w:p w14:paraId="5BF1D8DD" w14:textId="77777777" w:rsidR="00570C01" w:rsidRPr="00E709F7" w:rsidRDefault="00570C01" w:rsidP="009E6EBD">
            <w:pPr>
              <w:keepNext/>
              <w:rPr>
                <w:rFonts w:ascii="Calibri" w:hAnsi="Calibri"/>
                <w:sz w:val="12"/>
                <w:szCs w:val="12"/>
              </w:rPr>
            </w:pPr>
          </w:p>
          <w:p w14:paraId="3A95C548" w14:textId="102A1340" w:rsidR="00570C01" w:rsidRPr="00E709F7" w:rsidRDefault="00570C01" w:rsidP="00124EB8">
            <w:pPr>
              <w:keepNext/>
              <w:rPr>
                <w:rFonts w:ascii="Calibri" w:hAnsi="Calibri"/>
                <w:sz w:val="12"/>
                <w:szCs w:val="12"/>
              </w:rPr>
            </w:pPr>
            <w:r w:rsidRPr="00E709F7">
              <w:rPr>
                <w:rFonts w:ascii="Calibri" w:hAnsi="Calibri"/>
                <w:b/>
                <w:sz w:val="12"/>
                <w:szCs w:val="12"/>
              </w:rPr>
              <w:t>elseif</w:t>
            </w:r>
            <w:r w:rsidRPr="00E709F7">
              <w:rPr>
                <w:rFonts w:ascii="Calibri" w:hAnsi="Calibri"/>
                <w:sz w:val="12"/>
                <w:szCs w:val="12"/>
              </w:rPr>
              <w:t xml:space="preserve">, </w:t>
            </w:r>
            <w:r w:rsidRPr="00E709F7">
              <w:rPr>
                <w:rFonts w:ascii="Calibri" w:hAnsi="Calibri"/>
                <w:sz w:val="12"/>
                <w:szCs w:val="12"/>
                <w:highlight w:val="yellow"/>
              </w:rPr>
              <w:t>C06</w:t>
            </w:r>
            <w:r w:rsidRPr="00E709F7">
              <w:rPr>
                <w:rFonts w:ascii="Calibri" w:hAnsi="Calibri"/>
                <w:sz w:val="12"/>
                <w:szCs w:val="12"/>
              </w:rPr>
              <w:t>= Ducted,</w:t>
            </w:r>
          </w:p>
          <w:p w14:paraId="1EBE27BC" w14:textId="77777777"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user pick one of the following two values:</w:t>
            </w:r>
          </w:p>
          <w:p w14:paraId="00072334" w14:textId="77777777" w:rsidR="00570C01" w:rsidRPr="00E709F7" w:rsidRDefault="00570C01" w:rsidP="009E6EBD">
            <w:pPr>
              <w:keepNext/>
              <w:rPr>
                <w:rFonts w:ascii="Calibri" w:hAnsi="Calibri"/>
                <w:sz w:val="12"/>
                <w:szCs w:val="12"/>
              </w:rPr>
            </w:pPr>
            <w:r w:rsidRPr="00E709F7">
              <w:rPr>
                <w:rFonts w:ascii="Calibri" w:hAnsi="Calibri"/>
                <w:sz w:val="12"/>
                <w:szCs w:val="12"/>
              </w:rPr>
              <w:t>*Ducted&gt;10ft length</w:t>
            </w:r>
          </w:p>
          <w:p w14:paraId="2CDE3571" w14:textId="77777777" w:rsidR="00570C01" w:rsidRPr="00E709F7" w:rsidRDefault="00570C01" w:rsidP="009E6EBD">
            <w:pPr>
              <w:keepNext/>
              <w:rPr>
                <w:rFonts w:ascii="Calibri" w:hAnsi="Calibri"/>
                <w:sz w:val="12"/>
                <w:szCs w:val="12"/>
              </w:rPr>
            </w:pPr>
            <w:r w:rsidRPr="00E709F7">
              <w:rPr>
                <w:rFonts w:ascii="Calibri" w:hAnsi="Calibri"/>
                <w:sz w:val="12"/>
                <w:szCs w:val="12"/>
              </w:rPr>
              <w:t xml:space="preserve">*Ducted </w:t>
            </w:r>
            <w:r w:rsidRPr="00E709F7">
              <w:rPr>
                <w:rFonts w:ascii="Calibri" w:hAnsi="Calibri" w:cs="Calibri"/>
                <w:sz w:val="12"/>
                <w:szCs w:val="12"/>
              </w:rPr>
              <w:t>≤</w:t>
            </w:r>
            <w:r w:rsidRPr="00E709F7">
              <w:rPr>
                <w:rFonts w:ascii="Calibri" w:hAnsi="Calibri"/>
                <w:sz w:val="12"/>
                <w:szCs w:val="12"/>
              </w:rPr>
              <w:t>10ft length</w:t>
            </w:r>
          </w:p>
          <w:p w14:paraId="63B508B1" w14:textId="77777777" w:rsidR="00570C01" w:rsidRPr="00E709F7" w:rsidRDefault="00570C01" w:rsidP="009E6EBD">
            <w:pPr>
              <w:keepNext/>
              <w:rPr>
                <w:rFonts w:ascii="Calibri" w:hAnsi="Calibri"/>
                <w:sz w:val="12"/>
                <w:szCs w:val="12"/>
              </w:rPr>
            </w:pPr>
          </w:p>
          <w:p w14:paraId="331B5135" w14:textId="0CA4D3CD" w:rsidR="00570C01" w:rsidRPr="00E709F7" w:rsidRDefault="00570C01" w:rsidP="009E6EBD">
            <w:pPr>
              <w:keepNext/>
              <w:rPr>
                <w:rFonts w:ascii="Calibri" w:hAnsi="Calibri"/>
                <w:sz w:val="12"/>
                <w:szCs w:val="12"/>
              </w:rPr>
            </w:pPr>
            <w:r w:rsidRPr="00E709F7">
              <w:rPr>
                <w:rFonts w:ascii="Calibri" w:hAnsi="Calibri"/>
                <w:b/>
                <w:sz w:val="12"/>
                <w:szCs w:val="12"/>
              </w:rPr>
              <w:t>elseif</w:t>
            </w:r>
            <w:r w:rsidRPr="00E709F7">
              <w:rPr>
                <w:rFonts w:ascii="Calibri" w:hAnsi="Calibri"/>
                <w:sz w:val="12"/>
                <w:szCs w:val="12"/>
              </w:rPr>
              <w:t xml:space="preserve"> </w:t>
            </w:r>
            <w:r w:rsidRPr="00E709F7">
              <w:rPr>
                <w:rFonts w:ascii="Calibri" w:hAnsi="Calibri"/>
                <w:sz w:val="12"/>
                <w:szCs w:val="12"/>
                <w:highlight w:val="yellow"/>
              </w:rPr>
              <w:t>C06</w:t>
            </w:r>
            <w:r w:rsidRPr="00E709F7">
              <w:rPr>
                <w:rFonts w:ascii="Calibri" w:hAnsi="Calibri"/>
                <w:sz w:val="12"/>
                <w:szCs w:val="12"/>
              </w:rPr>
              <w:t>=-</w:t>
            </w:r>
            <w:r w:rsidRPr="00E709F7" w:rsidDel="0050051F">
              <w:rPr>
                <w:rFonts w:ascii="Calibri" w:hAnsi="Calibri"/>
                <w:sz w:val="12"/>
                <w:szCs w:val="12"/>
              </w:rPr>
              <w:t xml:space="preserve"> </w:t>
            </w:r>
          </w:p>
          <w:p w14:paraId="3A072F1A" w14:textId="77777777" w:rsidR="00570C01" w:rsidRPr="00E709F7" w:rsidRDefault="00570C01" w:rsidP="009E6EBD">
            <w:pPr>
              <w:keepNext/>
              <w:rPr>
                <w:rFonts w:ascii="Calibri" w:hAnsi="Calibri"/>
                <w:sz w:val="12"/>
                <w:szCs w:val="12"/>
              </w:rPr>
            </w:pPr>
            <w:r w:rsidRPr="00E709F7">
              <w:rPr>
                <w:rFonts w:ascii="Calibri" w:hAnsi="Calibri"/>
                <w:sz w:val="12"/>
                <w:szCs w:val="12"/>
              </w:rPr>
              <w:t>*Multiple split Indoor Units Mixed Ducted and Ductless,</w:t>
            </w:r>
          </w:p>
          <w:p w14:paraId="40A6D1E9" w14:textId="77777777"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user pick one of the following three values:</w:t>
            </w:r>
          </w:p>
          <w:p w14:paraId="5ACFACD6" w14:textId="77777777" w:rsidR="00570C01" w:rsidRPr="00E709F7" w:rsidRDefault="00570C01" w:rsidP="009E6EBD">
            <w:pPr>
              <w:keepNext/>
              <w:rPr>
                <w:rFonts w:ascii="Calibri" w:hAnsi="Calibri"/>
                <w:sz w:val="12"/>
                <w:szCs w:val="12"/>
              </w:rPr>
            </w:pPr>
            <w:r w:rsidRPr="00E709F7">
              <w:rPr>
                <w:rFonts w:ascii="Calibri" w:hAnsi="Calibri"/>
                <w:sz w:val="12"/>
                <w:szCs w:val="12"/>
              </w:rPr>
              <w:t>*Ductless</w:t>
            </w:r>
          </w:p>
          <w:p w14:paraId="6C267BBC" w14:textId="77777777" w:rsidR="00570C01" w:rsidRPr="00E709F7" w:rsidRDefault="00570C01" w:rsidP="009E6EBD">
            <w:pPr>
              <w:keepNext/>
              <w:rPr>
                <w:rFonts w:ascii="Calibri" w:hAnsi="Calibri"/>
                <w:sz w:val="12"/>
                <w:szCs w:val="12"/>
              </w:rPr>
            </w:pPr>
            <w:r w:rsidRPr="00E709F7">
              <w:rPr>
                <w:rFonts w:ascii="Calibri" w:hAnsi="Calibri"/>
                <w:sz w:val="12"/>
                <w:szCs w:val="12"/>
              </w:rPr>
              <w:t>*Ducted &gt;10ft length</w:t>
            </w:r>
          </w:p>
          <w:p w14:paraId="4CD221AC" w14:textId="1B65CE04" w:rsidR="00570C01" w:rsidRPr="00E709F7" w:rsidRDefault="00570C01" w:rsidP="009E6EBD">
            <w:pPr>
              <w:keepNext/>
              <w:rPr>
                <w:rFonts w:ascii="Calibri" w:hAnsi="Calibri"/>
                <w:sz w:val="12"/>
                <w:szCs w:val="12"/>
              </w:rPr>
            </w:pPr>
            <w:r w:rsidRPr="00E709F7">
              <w:rPr>
                <w:rFonts w:ascii="Calibri" w:hAnsi="Calibri"/>
                <w:sz w:val="12"/>
                <w:szCs w:val="12"/>
              </w:rPr>
              <w:t>*Ducted ≤10ft length&gt;&gt;</w:t>
            </w:r>
          </w:p>
        </w:tc>
        <w:tc>
          <w:tcPr>
            <w:tcW w:w="1530" w:type="dxa"/>
            <w:gridSpan w:val="2"/>
          </w:tcPr>
          <w:p w14:paraId="2FE99D31" w14:textId="23EA9A20" w:rsidR="00FE585B" w:rsidRPr="00E709F7" w:rsidRDefault="00570C01" w:rsidP="00FE585B">
            <w:pPr>
              <w:keepNext/>
              <w:rPr>
                <w:rFonts w:asciiTheme="minorHAnsi" w:hAnsiTheme="minorHAnsi"/>
                <w:sz w:val="12"/>
                <w:szCs w:val="12"/>
              </w:rPr>
            </w:pPr>
            <w:r w:rsidRPr="00E709F7">
              <w:rPr>
                <w:rFonts w:ascii="Calibri" w:hAnsi="Calibri"/>
                <w:sz w:val="12"/>
                <w:szCs w:val="12"/>
              </w:rPr>
              <w:t>&lt;&lt;</w:t>
            </w:r>
            <w:r w:rsidR="00FE585B" w:rsidRPr="00E709F7">
              <w:rPr>
                <w:rFonts w:asciiTheme="minorHAnsi" w:hAnsiTheme="minorHAnsi"/>
                <w:b/>
                <w:sz w:val="12"/>
                <w:szCs w:val="12"/>
              </w:rPr>
              <w:t xml:space="preserve"> if</w:t>
            </w:r>
            <w:r w:rsidR="00FE585B" w:rsidRPr="00E709F7">
              <w:rPr>
                <w:rFonts w:asciiTheme="minorHAnsi" w:hAnsiTheme="minorHAnsi"/>
                <w:sz w:val="12"/>
                <w:szCs w:val="12"/>
              </w:rPr>
              <w:t xml:space="preserve"> value in C11</w:t>
            </w:r>
            <w:r w:rsidR="00FE585B" w:rsidRPr="00E709F7">
              <w:rPr>
                <w:rFonts w:asciiTheme="minorHAnsi" w:hAnsiTheme="minorHAnsi" w:cstheme="minorHAnsi"/>
                <w:sz w:val="12"/>
                <w:szCs w:val="12"/>
              </w:rPr>
              <w:t>≥</w:t>
            </w:r>
            <w:r w:rsidR="00FE585B" w:rsidRPr="00E709F7">
              <w:rPr>
                <w:rFonts w:asciiTheme="minorHAnsi" w:hAnsiTheme="minorHAnsi"/>
                <w:sz w:val="12"/>
                <w:szCs w:val="12"/>
              </w:rPr>
              <w:t xml:space="preserve"> 1, </w:t>
            </w:r>
          </w:p>
          <w:p w14:paraId="30403D90" w14:textId="77777777" w:rsidR="00FE585B" w:rsidRPr="00E709F7" w:rsidRDefault="00FE585B" w:rsidP="00FE585B">
            <w:pPr>
              <w:keepNext/>
              <w:rPr>
                <w:rFonts w:asciiTheme="minorHAnsi" w:hAnsiTheme="minorHAnsi"/>
                <w:sz w:val="12"/>
                <w:szCs w:val="12"/>
              </w:rPr>
            </w:pPr>
            <w:r w:rsidRPr="00E709F7">
              <w:rPr>
                <w:rFonts w:asciiTheme="minorHAnsi" w:hAnsiTheme="minorHAnsi"/>
                <w:b/>
                <w:sz w:val="12"/>
                <w:szCs w:val="12"/>
              </w:rPr>
              <w:t>and</w:t>
            </w:r>
            <w:r w:rsidRPr="00E709F7">
              <w:rPr>
                <w:rFonts w:asciiTheme="minorHAnsi" w:hAnsiTheme="minorHAnsi"/>
                <w:sz w:val="12"/>
                <w:szCs w:val="12"/>
              </w:rPr>
              <w:t xml:space="preserve"> </w:t>
            </w:r>
            <w:proofErr w:type="gramStart"/>
            <w:r w:rsidRPr="00E709F7">
              <w:rPr>
                <w:rFonts w:asciiTheme="minorHAnsi" w:hAnsiTheme="minorHAnsi"/>
                <w:sz w:val="12"/>
                <w:szCs w:val="12"/>
              </w:rPr>
              <w:t>ALL of</w:t>
            </w:r>
            <w:proofErr w:type="gramEnd"/>
            <w:r w:rsidRPr="00E709F7">
              <w:rPr>
                <w:rFonts w:asciiTheme="minorHAnsi" w:hAnsiTheme="minorHAnsi"/>
                <w:sz w:val="12"/>
                <w:szCs w:val="12"/>
              </w:rPr>
              <w:t xml:space="preserve"> the following three conditions are true: </w:t>
            </w:r>
          </w:p>
          <w:p w14:paraId="1E785A88" w14:textId="77777777" w:rsidR="008915D9"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1:[</w:t>
            </w:r>
            <w:proofErr w:type="gramEnd"/>
            <w:r w:rsidRPr="00E709F7">
              <w:rPr>
                <w:rFonts w:asciiTheme="minorHAnsi" w:hAnsiTheme="minorHAnsi"/>
                <w:sz w:val="12"/>
                <w:szCs w:val="12"/>
                <w:highlight w:val="yellow"/>
              </w:rPr>
              <w:t>D01</w:t>
            </w:r>
            <w:r w:rsidRPr="00E709F7">
              <w:rPr>
                <w:rFonts w:asciiTheme="minorHAnsi" w:hAnsiTheme="minorHAnsi"/>
                <w:sz w:val="12"/>
                <w:szCs w:val="12"/>
              </w:rPr>
              <w:t>=</w:t>
            </w:r>
            <w:r w:rsidRPr="00E709F7">
              <w:rPr>
                <w:rFonts w:asciiTheme="minorHAnsi" w:hAnsiTheme="minorHAnsi"/>
                <w:sz w:val="12"/>
                <w:szCs w:val="12"/>
                <w:highlight w:val="yellow"/>
              </w:rPr>
              <w:t>F01</w:t>
            </w:r>
            <w:r w:rsidRPr="00E709F7">
              <w:rPr>
                <w:rFonts w:asciiTheme="minorHAnsi" w:hAnsiTheme="minorHAnsi"/>
                <w:sz w:val="12"/>
                <w:szCs w:val="12"/>
              </w:rPr>
              <w:t xml:space="preserve">] </w:t>
            </w:r>
          </w:p>
          <w:p w14:paraId="2B869235" w14:textId="64154156" w:rsidR="00FE585B"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2:[</w:t>
            </w:r>
            <w:proofErr w:type="gramEnd"/>
            <w:r w:rsidRPr="00E709F7">
              <w:rPr>
                <w:rFonts w:asciiTheme="minorHAnsi" w:hAnsiTheme="minorHAnsi"/>
                <w:sz w:val="12"/>
                <w:szCs w:val="12"/>
                <w:highlight w:val="yellow"/>
              </w:rPr>
              <w:t>D02</w:t>
            </w:r>
            <w:r w:rsidRPr="00E709F7">
              <w:rPr>
                <w:rFonts w:asciiTheme="minorHAnsi" w:hAnsiTheme="minorHAnsi"/>
                <w:sz w:val="12"/>
                <w:szCs w:val="12"/>
              </w:rPr>
              <w:t>=</w:t>
            </w:r>
            <w:r w:rsidRPr="00E709F7">
              <w:rPr>
                <w:rFonts w:asciiTheme="minorHAnsi" w:hAnsiTheme="minorHAnsi"/>
                <w:sz w:val="12"/>
                <w:szCs w:val="12"/>
                <w:highlight w:val="yellow"/>
              </w:rPr>
              <w:t>F02</w:t>
            </w:r>
            <w:r w:rsidRPr="00E709F7">
              <w:rPr>
                <w:rFonts w:asciiTheme="minorHAnsi" w:hAnsiTheme="minorHAnsi"/>
                <w:sz w:val="12"/>
                <w:szCs w:val="12"/>
              </w:rPr>
              <w:t>]</w:t>
            </w:r>
          </w:p>
          <w:p w14:paraId="64A3CD60" w14:textId="4B5C1093" w:rsidR="00FE585B" w:rsidRPr="00E709F7" w:rsidRDefault="00FE585B" w:rsidP="00FE585B">
            <w:pPr>
              <w:keepNext/>
              <w:rPr>
                <w:rFonts w:asciiTheme="minorHAnsi" w:hAnsiTheme="minorHAnsi"/>
                <w:sz w:val="12"/>
                <w:szCs w:val="12"/>
              </w:rPr>
            </w:pPr>
            <w:proofErr w:type="gramStart"/>
            <w:r w:rsidRPr="00E709F7">
              <w:rPr>
                <w:rFonts w:asciiTheme="minorHAnsi" w:hAnsiTheme="minorHAnsi"/>
                <w:sz w:val="12"/>
                <w:szCs w:val="12"/>
              </w:rPr>
              <w:t>3:[</w:t>
            </w:r>
            <w:proofErr w:type="gramEnd"/>
            <w:r w:rsidRPr="00E709F7">
              <w:rPr>
                <w:rFonts w:asciiTheme="minorHAnsi" w:hAnsiTheme="minorHAnsi"/>
                <w:sz w:val="12"/>
                <w:szCs w:val="12"/>
                <w:highlight w:val="yellow"/>
              </w:rPr>
              <w:t>C04</w:t>
            </w:r>
            <w:r w:rsidRPr="00E709F7">
              <w:rPr>
                <w:rFonts w:asciiTheme="minorHAnsi" w:hAnsiTheme="minorHAnsi"/>
                <w:sz w:val="12"/>
                <w:szCs w:val="12"/>
              </w:rPr>
              <w:t xml:space="preserve">= </w:t>
            </w:r>
            <w:r w:rsidR="00104702" w:rsidRPr="00104702">
              <w:rPr>
                <w:rFonts w:asciiTheme="minorHAnsi" w:hAnsiTheme="minorHAnsi"/>
                <w:sz w:val="12"/>
                <w:szCs w:val="12"/>
              </w:rPr>
              <w:t>central gas furna</w:t>
            </w:r>
            <w:r w:rsidR="00F70081">
              <w:rPr>
                <w:rFonts w:asciiTheme="minorHAnsi" w:hAnsiTheme="minorHAnsi"/>
                <w:sz w:val="12"/>
                <w:szCs w:val="12"/>
              </w:rPr>
              <w:t>ce</w:t>
            </w:r>
            <w:r w:rsidR="00104702" w:rsidRPr="00104702">
              <w:rPr>
                <w:rFonts w:asciiTheme="minorHAnsi" w:hAnsiTheme="minorHAnsi"/>
                <w:sz w:val="12"/>
                <w:szCs w:val="12"/>
              </w:rPr>
              <w:t>]</w:t>
            </w:r>
          </w:p>
          <w:p w14:paraId="7B0AB8B5" w14:textId="6DEC3CCB" w:rsidR="00FE585B" w:rsidRPr="00E709F7" w:rsidRDefault="00FE585B" w:rsidP="00FE585B">
            <w:pPr>
              <w:keepNext/>
              <w:rPr>
                <w:rFonts w:asciiTheme="minorHAnsi" w:hAnsiTheme="minorHAnsi"/>
                <w:sz w:val="12"/>
                <w:szCs w:val="12"/>
              </w:rPr>
            </w:pPr>
            <w:r w:rsidRPr="00E709F7">
              <w:rPr>
                <w:rFonts w:asciiTheme="minorHAnsi" w:hAnsiTheme="minorHAnsi"/>
                <w:b/>
                <w:sz w:val="12"/>
                <w:szCs w:val="12"/>
              </w:rPr>
              <w:t>then</w:t>
            </w:r>
            <w:r w:rsidR="008915D9" w:rsidRPr="00E709F7">
              <w:rPr>
                <w:rFonts w:asciiTheme="minorHAnsi" w:hAnsiTheme="minorHAnsi"/>
                <w:sz w:val="12"/>
                <w:szCs w:val="12"/>
              </w:rPr>
              <w:t xml:space="preserve"> value = same value as </w:t>
            </w:r>
            <w:proofErr w:type="gramStart"/>
            <w:r w:rsidR="008915D9" w:rsidRPr="00E709F7">
              <w:rPr>
                <w:rFonts w:asciiTheme="minorHAnsi" w:hAnsiTheme="minorHAnsi"/>
                <w:sz w:val="12"/>
                <w:szCs w:val="12"/>
                <w:highlight w:val="yellow"/>
              </w:rPr>
              <w:t>D04</w:t>
            </w:r>
            <w:r w:rsidRPr="00E709F7">
              <w:rPr>
                <w:rFonts w:asciiTheme="minorHAnsi" w:hAnsiTheme="minorHAnsi"/>
                <w:sz w:val="12"/>
                <w:szCs w:val="12"/>
              </w:rPr>
              <w:t>;</w:t>
            </w:r>
            <w:proofErr w:type="gramEnd"/>
          </w:p>
          <w:p w14:paraId="0BDB0191" w14:textId="35862C02" w:rsidR="00007D13" w:rsidRPr="00E709F7" w:rsidRDefault="00007D13" w:rsidP="009E6EBD">
            <w:pPr>
              <w:keepNext/>
              <w:rPr>
                <w:rFonts w:ascii="Calibri" w:hAnsi="Calibri"/>
                <w:sz w:val="12"/>
                <w:szCs w:val="12"/>
              </w:rPr>
            </w:pPr>
          </w:p>
          <w:p w14:paraId="1CE95600" w14:textId="77777777" w:rsidR="008915D9" w:rsidRPr="00E709F7" w:rsidRDefault="008915D9" w:rsidP="009E6EBD">
            <w:pPr>
              <w:keepNext/>
              <w:rPr>
                <w:rFonts w:ascii="Calibri" w:hAnsi="Calibri"/>
                <w:sz w:val="12"/>
                <w:szCs w:val="12"/>
              </w:rPr>
            </w:pPr>
            <w:r w:rsidRPr="00E709F7">
              <w:rPr>
                <w:b/>
                <w:sz w:val="12"/>
                <w:szCs w:val="12"/>
              </w:rPr>
              <w:t>else</w:t>
            </w:r>
            <w:r w:rsidR="00570C01" w:rsidRPr="00E709F7">
              <w:rPr>
                <w:rFonts w:ascii="Calibri" w:hAnsi="Calibri"/>
                <w:b/>
                <w:sz w:val="12"/>
                <w:szCs w:val="12"/>
              </w:rPr>
              <w:t>if</w:t>
            </w:r>
            <w:r w:rsidR="00570C01" w:rsidRPr="00E709F7">
              <w:rPr>
                <w:rFonts w:ascii="Calibri" w:hAnsi="Calibri"/>
                <w:sz w:val="12"/>
                <w:szCs w:val="12"/>
              </w:rPr>
              <w:t xml:space="preserve"> </w:t>
            </w:r>
            <w:r w:rsidR="00570C01" w:rsidRPr="00E709F7">
              <w:rPr>
                <w:rFonts w:ascii="Calibri" w:hAnsi="Calibri"/>
                <w:sz w:val="12"/>
                <w:szCs w:val="12"/>
                <w:highlight w:val="yellow"/>
              </w:rPr>
              <w:t>C11</w:t>
            </w:r>
            <w:r w:rsidR="00570C01" w:rsidRPr="00E709F7">
              <w:rPr>
                <w:rFonts w:ascii="Calibri" w:hAnsi="Calibri"/>
                <w:sz w:val="12"/>
                <w:szCs w:val="12"/>
              </w:rPr>
              <w:t xml:space="preserve">&gt; 1, </w:t>
            </w:r>
          </w:p>
          <w:p w14:paraId="1A146FDB" w14:textId="093DA4D6" w:rsidR="00570C01" w:rsidRPr="00E709F7" w:rsidRDefault="00570C01" w:rsidP="009E6EBD">
            <w:pPr>
              <w:keepNext/>
              <w:rPr>
                <w:rFonts w:ascii="Calibri" w:hAnsi="Calibri"/>
                <w:sz w:val="12"/>
                <w:szCs w:val="12"/>
              </w:rPr>
            </w:pPr>
            <w:r w:rsidRPr="00E709F7">
              <w:rPr>
                <w:rFonts w:ascii="Calibri" w:hAnsi="Calibri"/>
                <w:b/>
                <w:sz w:val="12"/>
                <w:szCs w:val="12"/>
              </w:rPr>
              <w:t>then</w:t>
            </w:r>
            <w:r w:rsidRPr="00E709F7">
              <w:rPr>
                <w:rFonts w:ascii="Calibri" w:hAnsi="Calibri"/>
                <w:sz w:val="12"/>
                <w:szCs w:val="12"/>
              </w:rPr>
              <w:t xml:space="preserve"> value=</w:t>
            </w:r>
            <w:proofErr w:type="gramStart"/>
            <w:r w:rsidRPr="00E709F7">
              <w:rPr>
                <w:rFonts w:ascii="Calibri" w:hAnsi="Calibri"/>
                <w:sz w:val="12"/>
                <w:szCs w:val="12"/>
              </w:rPr>
              <w:t>no;</w:t>
            </w:r>
            <w:proofErr w:type="gramEnd"/>
          </w:p>
          <w:p w14:paraId="1D13D411" w14:textId="79BB5B05" w:rsidR="00570C01" w:rsidRPr="00E709F7" w:rsidRDefault="00570C01" w:rsidP="009E6EBD">
            <w:pPr>
              <w:keepNext/>
              <w:rPr>
                <w:rFonts w:ascii="Calibri" w:hAnsi="Calibri"/>
                <w:sz w:val="12"/>
                <w:szCs w:val="12"/>
              </w:rPr>
            </w:pPr>
          </w:p>
          <w:p w14:paraId="1CBB49CC" w14:textId="1984FF6A" w:rsidR="00570C01" w:rsidRPr="00E709F7" w:rsidDel="004F644C" w:rsidRDefault="00570C01" w:rsidP="009E6EBD">
            <w:pPr>
              <w:keepNext/>
              <w:rPr>
                <w:del w:id="343" w:author="Shewmaker, Michael@Energy" w:date="2022-01-26T09:29:00Z"/>
                <w:rFonts w:ascii="Calibri" w:hAnsi="Calibri"/>
                <w:sz w:val="12"/>
                <w:szCs w:val="12"/>
              </w:rPr>
            </w:pPr>
            <w:r w:rsidRPr="00E709F7">
              <w:rPr>
                <w:rFonts w:ascii="Calibri" w:hAnsi="Calibri"/>
                <w:sz w:val="12"/>
                <w:szCs w:val="12"/>
              </w:rPr>
              <w:t xml:space="preserve">elseif building type on the </w:t>
            </w:r>
            <w:del w:id="344" w:author="Alhabibi, Haider@Energy" w:date="2022-02-14T14:03:00Z">
              <w:r w:rsidRPr="00E709F7" w:rsidDel="0033717F">
                <w:rPr>
                  <w:rFonts w:ascii="Calibri" w:hAnsi="Calibri"/>
                  <w:sz w:val="12"/>
                  <w:szCs w:val="12"/>
                </w:rPr>
                <w:delText>CF1R</w:delText>
              </w:r>
            </w:del>
            <w:ins w:id="345" w:author="Alhabibi, Haider@Energy" w:date="2022-02-14T14:03:00Z">
              <w:r w:rsidR="0033717F">
                <w:rPr>
                  <w:rFonts w:ascii="Calibri" w:hAnsi="Calibri"/>
                  <w:sz w:val="12"/>
                  <w:szCs w:val="12"/>
                </w:rPr>
                <w:t>LMCC</w:t>
              </w:r>
            </w:ins>
            <w:r w:rsidRPr="00E709F7">
              <w:rPr>
                <w:rFonts w:ascii="Calibri" w:hAnsi="Calibri"/>
                <w:sz w:val="12"/>
                <w:szCs w:val="12"/>
              </w:rPr>
              <w:t>= multifamily, then value=no,</w:t>
            </w:r>
          </w:p>
          <w:p w14:paraId="580AE4BC" w14:textId="77777777" w:rsidR="00570C01" w:rsidRPr="00E709F7" w:rsidRDefault="00570C01" w:rsidP="009E6EBD">
            <w:pPr>
              <w:keepNext/>
              <w:rPr>
                <w:rFonts w:ascii="Calibri" w:hAnsi="Calibri"/>
                <w:sz w:val="12"/>
                <w:szCs w:val="12"/>
              </w:rPr>
            </w:pPr>
          </w:p>
          <w:p w14:paraId="34F5E108" w14:textId="2F3C1FCD" w:rsidR="00570C01" w:rsidRPr="00E709F7" w:rsidRDefault="00570C01" w:rsidP="009E6EBD">
            <w:pPr>
              <w:keepNext/>
              <w:rPr>
                <w:rFonts w:ascii="Calibri" w:hAnsi="Calibri"/>
                <w:sz w:val="12"/>
                <w:szCs w:val="12"/>
              </w:rPr>
            </w:pPr>
            <w:r w:rsidRPr="00E709F7">
              <w:rPr>
                <w:rFonts w:ascii="Calibri" w:hAnsi="Calibri"/>
                <w:sz w:val="12"/>
                <w:szCs w:val="12"/>
              </w:rPr>
              <w:t xml:space="preserve">elseif IAQ vent system type for this dwelling on the </w:t>
            </w:r>
            <w:del w:id="346" w:author="Alhabibi, Haider@Energy" w:date="2022-02-14T14:03:00Z">
              <w:r w:rsidRPr="00E709F7" w:rsidDel="0033717F">
                <w:rPr>
                  <w:rFonts w:ascii="Calibri" w:hAnsi="Calibri"/>
                  <w:sz w:val="12"/>
                  <w:szCs w:val="12"/>
                </w:rPr>
                <w:delText>CF1R</w:delText>
              </w:r>
            </w:del>
            <w:ins w:id="347" w:author="Alhabibi, Haider@Energy" w:date="2022-02-14T14:03:00Z">
              <w:r w:rsidR="0033717F">
                <w:rPr>
                  <w:rFonts w:ascii="Calibri" w:hAnsi="Calibri"/>
                  <w:sz w:val="12"/>
                  <w:szCs w:val="12"/>
                </w:rPr>
                <w:t>LMCC</w:t>
              </w:r>
            </w:ins>
            <w:r w:rsidRPr="00E709F7">
              <w:rPr>
                <w:rFonts w:ascii="Calibri" w:hAnsi="Calibri"/>
                <w:sz w:val="12"/>
                <w:szCs w:val="12"/>
              </w:rPr>
              <w:t>= Balanced,</w:t>
            </w:r>
          </w:p>
          <w:p w14:paraId="57C6B67D" w14:textId="77777777" w:rsidR="00570C01" w:rsidRPr="00E709F7" w:rsidRDefault="00570C01" w:rsidP="009E6EBD">
            <w:pPr>
              <w:keepNext/>
              <w:rPr>
                <w:rFonts w:ascii="Calibri" w:hAnsi="Calibri"/>
                <w:sz w:val="12"/>
                <w:szCs w:val="12"/>
              </w:rPr>
            </w:pPr>
            <w:r w:rsidRPr="00E709F7">
              <w:rPr>
                <w:rFonts w:ascii="Calibri" w:hAnsi="Calibri"/>
                <w:sz w:val="12"/>
                <w:szCs w:val="12"/>
              </w:rPr>
              <w:t>then value=no,</w:t>
            </w:r>
          </w:p>
          <w:p w14:paraId="7D53B74B" w14:textId="77777777" w:rsidR="00570C01" w:rsidRPr="00E709F7" w:rsidRDefault="00570C01" w:rsidP="009E6EBD">
            <w:pPr>
              <w:keepNext/>
              <w:rPr>
                <w:rFonts w:ascii="Calibri" w:hAnsi="Calibri"/>
                <w:sz w:val="12"/>
                <w:szCs w:val="12"/>
              </w:rPr>
            </w:pPr>
          </w:p>
          <w:p w14:paraId="0FABA8F1" w14:textId="56EDBD6A" w:rsidR="00570C01" w:rsidRPr="00E709F7" w:rsidRDefault="00570C01" w:rsidP="009E6EBD">
            <w:pPr>
              <w:keepNext/>
              <w:rPr>
                <w:rFonts w:ascii="Calibri" w:hAnsi="Calibri"/>
                <w:sz w:val="12"/>
                <w:szCs w:val="12"/>
              </w:rPr>
            </w:pPr>
            <w:r w:rsidRPr="00E709F7">
              <w:rPr>
                <w:rFonts w:ascii="Calibri" w:hAnsi="Calibri"/>
                <w:sz w:val="12"/>
                <w:szCs w:val="12"/>
              </w:rPr>
              <w:t>else,</w:t>
            </w:r>
            <w:r w:rsidR="008915D9" w:rsidRPr="00E709F7">
              <w:rPr>
                <w:rFonts w:ascii="Calibri" w:hAnsi="Calibri"/>
                <w:sz w:val="12"/>
                <w:szCs w:val="12"/>
              </w:rPr>
              <w:t xml:space="preserve"> </w:t>
            </w:r>
            <w:r w:rsidRPr="00E709F7">
              <w:rPr>
                <w:rFonts w:ascii="Calibri" w:hAnsi="Calibri"/>
                <w:sz w:val="12"/>
                <w:szCs w:val="12"/>
              </w:rPr>
              <w:t xml:space="preserve">user pick one from list: </w:t>
            </w:r>
          </w:p>
          <w:p w14:paraId="477CE038" w14:textId="77777777" w:rsidR="00570C01" w:rsidRPr="00E709F7" w:rsidRDefault="00570C01" w:rsidP="009E6EBD">
            <w:pPr>
              <w:keepNext/>
              <w:rPr>
                <w:rFonts w:ascii="Calibri" w:hAnsi="Calibri"/>
                <w:sz w:val="12"/>
                <w:szCs w:val="12"/>
              </w:rPr>
            </w:pPr>
            <w:r w:rsidRPr="00E709F7">
              <w:rPr>
                <w:rFonts w:ascii="Calibri" w:hAnsi="Calibri"/>
                <w:sz w:val="12"/>
                <w:szCs w:val="12"/>
              </w:rPr>
              <w:t>*Yes</w:t>
            </w:r>
          </w:p>
          <w:p w14:paraId="549A6954" w14:textId="1CB2A6CD" w:rsidR="00570C01" w:rsidRPr="00E709F7" w:rsidRDefault="00570C01" w:rsidP="009E6EBD">
            <w:pPr>
              <w:keepNext/>
              <w:rPr>
                <w:rFonts w:ascii="Calibri" w:hAnsi="Calibri"/>
                <w:sz w:val="12"/>
                <w:szCs w:val="12"/>
              </w:rPr>
            </w:pPr>
            <w:r w:rsidRPr="00E709F7">
              <w:rPr>
                <w:rFonts w:ascii="Calibri" w:hAnsi="Calibri"/>
                <w:sz w:val="12"/>
                <w:szCs w:val="12"/>
              </w:rPr>
              <w:t>*No&gt;&gt;</w:t>
            </w:r>
          </w:p>
        </w:tc>
        <w:tc>
          <w:tcPr>
            <w:tcW w:w="1740" w:type="dxa"/>
            <w:gridSpan w:val="2"/>
          </w:tcPr>
          <w:p w14:paraId="26FCBE9F" w14:textId="6EBC9B30"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p>
        </w:tc>
        <w:tc>
          <w:tcPr>
            <w:tcW w:w="1740" w:type="dxa"/>
            <w:gridSpan w:val="2"/>
          </w:tcPr>
          <w:p w14:paraId="26FCBEA0" w14:textId="77777777"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p>
        </w:tc>
        <w:tc>
          <w:tcPr>
            <w:tcW w:w="1740" w:type="dxa"/>
            <w:gridSpan w:val="2"/>
          </w:tcPr>
          <w:p w14:paraId="26FCBEA1" w14:textId="0AC7602E" w:rsidR="00570C01" w:rsidRPr="00F40785" w:rsidRDefault="00570C01" w:rsidP="009E6EBD">
            <w:pPr>
              <w:keepNext/>
              <w:rPr>
                <w:rFonts w:ascii="Calibri" w:hAnsi="Calibri"/>
                <w:sz w:val="14"/>
                <w:szCs w:val="14"/>
              </w:rPr>
            </w:pPr>
            <w:r w:rsidRPr="00F40785">
              <w:rPr>
                <w:rFonts w:ascii="Calibri" w:hAnsi="Calibri"/>
                <w:sz w:val="14"/>
                <w:szCs w:val="14"/>
              </w:rPr>
              <w:t>&lt;&lt;user input alphanumeric text string max 50 characters&gt;&gt;</w:t>
            </w:r>
            <w:r w:rsidR="00036947">
              <w:rPr>
                <w:rFonts w:ascii="Calibri" w:hAnsi="Calibri"/>
                <w:sz w:val="14"/>
                <w:szCs w:val="14"/>
              </w:rPr>
              <w:t xml:space="preserve"> </w:t>
            </w:r>
          </w:p>
        </w:tc>
        <w:tc>
          <w:tcPr>
            <w:tcW w:w="1525" w:type="dxa"/>
          </w:tcPr>
          <w:p w14:paraId="44A77865" w14:textId="66AEEEF6" w:rsidR="006B5FB2" w:rsidRDefault="00570C01" w:rsidP="00570C01">
            <w:pPr>
              <w:keepNext/>
              <w:rPr>
                <w:rFonts w:ascii="Calibri" w:hAnsi="Calibri"/>
                <w:sz w:val="14"/>
                <w:szCs w:val="14"/>
              </w:rPr>
            </w:pPr>
            <w:r w:rsidRPr="00F40785">
              <w:rPr>
                <w:rFonts w:ascii="Calibri" w:hAnsi="Calibri"/>
                <w:sz w:val="14"/>
                <w:szCs w:val="14"/>
              </w:rPr>
              <w:t>&lt;&lt;</w:t>
            </w:r>
            <w:r w:rsidRPr="00183D76">
              <w:rPr>
                <w:rFonts w:ascii="Calibri" w:hAnsi="Calibri"/>
                <w:b/>
                <w:sz w:val="14"/>
                <w:szCs w:val="14"/>
              </w:rPr>
              <w:t>if</w:t>
            </w:r>
            <w:r w:rsidRPr="00F40785">
              <w:rPr>
                <w:rFonts w:ascii="Calibri" w:hAnsi="Calibri"/>
                <w:sz w:val="14"/>
                <w:szCs w:val="14"/>
              </w:rPr>
              <w:t xml:space="preserve"> </w:t>
            </w:r>
            <w:r w:rsidR="006B5FB2" w:rsidRPr="006B5FB2">
              <w:rPr>
                <w:rFonts w:ascii="Calibri" w:hAnsi="Calibri"/>
                <w:sz w:val="14"/>
                <w:szCs w:val="14"/>
              </w:rPr>
              <w:t>the following three conditions are ALL true:</w:t>
            </w:r>
          </w:p>
          <w:p w14:paraId="4883BB2D" w14:textId="77777777" w:rsidR="006B5FB2" w:rsidRDefault="006B5FB2" w:rsidP="00570C01">
            <w:pPr>
              <w:keepNext/>
              <w:rPr>
                <w:rFonts w:ascii="Calibri" w:hAnsi="Calibri"/>
                <w:sz w:val="14"/>
                <w:szCs w:val="14"/>
              </w:rPr>
            </w:pPr>
          </w:p>
          <w:p w14:paraId="79F636F0" w14:textId="46CDDF6F" w:rsidR="00183D76" w:rsidRDefault="006B5FB2" w:rsidP="00570C01">
            <w:pPr>
              <w:keepNext/>
              <w:rPr>
                <w:rFonts w:ascii="Calibri" w:hAnsi="Calibri"/>
                <w:sz w:val="14"/>
                <w:szCs w:val="14"/>
              </w:rPr>
            </w:pPr>
            <w:r w:rsidRPr="006B5FB2">
              <w:rPr>
                <w:rFonts w:ascii="Calibri" w:hAnsi="Calibri"/>
                <w:sz w:val="14"/>
                <w:szCs w:val="14"/>
              </w:rPr>
              <w:t xml:space="preserve">condition </w:t>
            </w:r>
            <w:proofErr w:type="gramStart"/>
            <w:r w:rsidRPr="006B5FB2">
              <w:rPr>
                <w:rFonts w:ascii="Calibri" w:hAnsi="Calibri"/>
                <w:sz w:val="14"/>
                <w:szCs w:val="14"/>
              </w:rPr>
              <w:t>1:[</w:t>
            </w:r>
            <w:proofErr w:type="gramEnd"/>
            <w:r w:rsidR="00570C01" w:rsidRPr="00F40785">
              <w:rPr>
                <w:rFonts w:ascii="Calibri" w:hAnsi="Calibri"/>
                <w:sz w:val="14"/>
                <w:szCs w:val="14"/>
                <w:highlight w:val="yellow"/>
              </w:rPr>
              <w:t>C11</w:t>
            </w:r>
            <w:r w:rsidR="00570C01" w:rsidRPr="00F40785">
              <w:rPr>
                <w:rFonts w:ascii="Calibri" w:hAnsi="Calibri"/>
                <w:sz w:val="14"/>
                <w:szCs w:val="14"/>
              </w:rPr>
              <w:t xml:space="preserve"> &gt; 1</w:t>
            </w:r>
            <w:r>
              <w:rPr>
                <w:rFonts w:ascii="Calibri" w:hAnsi="Calibri"/>
                <w:sz w:val="14"/>
                <w:szCs w:val="14"/>
              </w:rPr>
              <w:t>]</w:t>
            </w:r>
            <w:r w:rsidR="00570C01" w:rsidRPr="00F40785">
              <w:rPr>
                <w:rFonts w:ascii="Calibri" w:hAnsi="Calibri"/>
                <w:sz w:val="14"/>
                <w:szCs w:val="14"/>
              </w:rPr>
              <w:t xml:space="preserve">, </w:t>
            </w:r>
          </w:p>
          <w:p w14:paraId="63016D8E" w14:textId="7CF3C437" w:rsidR="006B5FB2" w:rsidRDefault="006B5FB2" w:rsidP="00570C01">
            <w:pPr>
              <w:keepNext/>
              <w:rPr>
                <w:rFonts w:ascii="Calibri" w:hAnsi="Calibri"/>
                <w:sz w:val="14"/>
                <w:szCs w:val="14"/>
              </w:rPr>
            </w:pPr>
          </w:p>
          <w:p w14:paraId="2A676C83" w14:textId="08544F6B" w:rsidR="006B5FB2" w:rsidRPr="006B5FB2" w:rsidRDefault="006B5FB2" w:rsidP="006B5FB2">
            <w:pPr>
              <w:keepNext/>
              <w:rPr>
                <w:rFonts w:ascii="Calibri" w:hAnsi="Calibri"/>
                <w:sz w:val="14"/>
                <w:szCs w:val="14"/>
              </w:rPr>
            </w:pPr>
            <w:r w:rsidRPr="006B5FB2">
              <w:rPr>
                <w:rFonts w:ascii="Calibri" w:hAnsi="Calibri"/>
                <w:sz w:val="14"/>
                <w:szCs w:val="14"/>
              </w:rPr>
              <w:t xml:space="preserve">condition </w:t>
            </w:r>
            <w:proofErr w:type="gramStart"/>
            <w:r w:rsidRPr="006B5FB2">
              <w:rPr>
                <w:rFonts w:ascii="Calibri" w:hAnsi="Calibri"/>
                <w:sz w:val="14"/>
                <w:szCs w:val="14"/>
              </w:rPr>
              <w:t>2:[</w:t>
            </w:r>
            <w:proofErr w:type="gramEnd"/>
            <w:r w:rsidRPr="006B5FB2">
              <w:rPr>
                <w:rFonts w:ascii="Calibri" w:hAnsi="Calibri"/>
                <w:sz w:val="14"/>
                <w:szCs w:val="14"/>
              </w:rPr>
              <w:t xml:space="preserve">system type in </w:t>
            </w:r>
            <w:r w:rsidRPr="006B5FB2">
              <w:rPr>
                <w:rFonts w:ascii="Calibri" w:hAnsi="Calibri"/>
                <w:sz w:val="14"/>
                <w:szCs w:val="14"/>
                <w:highlight w:val="yellow"/>
              </w:rPr>
              <w:t>C04</w:t>
            </w:r>
            <w:r>
              <w:rPr>
                <w:rFonts w:ascii="Calibri" w:hAnsi="Calibri"/>
                <w:sz w:val="14"/>
                <w:szCs w:val="14"/>
              </w:rPr>
              <w:t xml:space="preserve"> or </w:t>
            </w:r>
            <w:r w:rsidRPr="006B5FB2">
              <w:rPr>
                <w:rFonts w:ascii="Calibri" w:hAnsi="Calibri"/>
                <w:sz w:val="14"/>
                <w:szCs w:val="14"/>
                <w:highlight w:val="yellow"/>
              </w:rPr>
              <w:t>C05</w:t>
            </w:r>
            <w:r w:rsidRPr="006B5FB2">
              <w:rPr>
                <w:rFonts w:ascii="Calibri" w:hAnsi="Calibri"/>
                <w:sz w:val="14"/>
                <w:szCs w:val="14"/>
              </w:rPr>
              <w:t xml:space="preserve">=one of the following two values: </w:t>
            </w:r>
          </w:p>
          <w:p w14:paraId="5CBAA572" w14:textId="77777777" w:rsidR="006B5FB2" w:rsidRPr="006B5FB2" w:rsidRDefault="006B5FB2" w:rsidP="006B5FB2">
            <w:pPr>
              <w:keepNext/>
              <w:rPr>
                <w:rFonts w:ascii="Calibri" w:hAnsi="Calibri"/>
                <w:sz w:val="14"/>
                <w:szCs w:val="14"/>
              </w:rPr>
            </w:pPr>
            <w:r w:rsidRPr="006B5FB2">
              <w:rPr>
                <w:rFonts w:ascii="Calibri" w:hAnsi="Calibri"/>
                <w:sz w:val="14"/>
                <w:szCs w:val="14"/>
              </w:rPr>
              <w:t xml:space="preserve">{VCHP-Ducted}, </w:t>
            </w:r>
          </w:p>
          <w:p w14:paraId="2EBB7841" w14:textId="7F69E7AB" w:rsidR="006B5FB2" w:rsidRDefault="006B5FB2" w:rsidP="006B5FB2">
            <w:pPr>
              <w:keepNext/>
              <w:rPr>
                <w:rFonts w:ascii="Calibri" w:hAnsi="Calibri"/>
                <w:sz w:val="14"/>
                <w:szCs w:val="14"/>
              </w:rPr>
            </w:pPr>
            <w:r w:rsidRPr="006B5FB2">
              <w:rPr>
                <w:rFonts w:ascii="Calibri" w:hAnsi="Calibri"/>
                <w:sz w:val="14"/>
                <w:szCs w:val="14"/>
              </w:rPr>
              <w:t>{VCHP -</w:t>
            </w:r>
            <w:proofErr w:type="spellStart"/>
            <w:r w:rsidRPr="006B5FB2">
              <w:rPr>
                <w:rFonts w:ascii="Calibri" w:hAnsi="Calibri"/>
                <w:sz w:val="14"/>
                <w:szCs w:val="14"/>
              </w:rPr>
              <w:t>Ducted+Ductless</w:t>
            </w:r>
            <w:proofErr w:type="spellEnd"/>
            <w:r w:rsidRPr="006B5FB2">
              <w:rPr>
                <w:rFonts w:ascii="Calibri" w:hAnsi="Calibri"/>
                <w:sz w:val="14"/>
                <w:szCs w:val="14"/>
              </w:rPr>
              <w:t>}]</w:t>
            </w:r>
          </w:p>
          <w:p w14:paraId="257B1577" w14:textId="77777777" w:rsidR="006B5FB2" w:rsidRDefault="006B5FB2" w:rsidP="00570C01">
            <w:pPr>
              <w:keepNext/>
              <w:rPr>
                <w:rFonts w:ascii="Calibri" w:hAnsi="Calibri"/>
                <w:sz w:val="14"/>
                <w:szCs w:val="14"/>
              </w:rPr>
            </w:pPr>
          </w:p>
          <w:p w14:paraId="4C2D756F" w14:textId="2DB05A90" w:rsidR="00570C01" w:rsidRPr="00F40785" w:rsidRDefault="00CA48EF" w:rsidP="00570C01">
            <w:pPr>
              <w:keepNext/>
              <w:rPr>
                <w:rFonts w:ascii="Calibri" w:hAnsi="Calibri"/>
                <w:sz w:val="14"/>
                <w:szCs w:val="14"/>
              </w:rPr>
            </w:pPr>
            <w:r w:rsidRPr="00CA48EF">
              <w:rPr>
                <w:rFonts w:ascii="Calibri" w:hAnsi="Calibri"/>
                <w:sz w:val="14"/>
                <w:szCs w:val="14"/>
              </w:rPr>
              <w:t xml:space="preserve">condition </w:t>
            </w:r>
            <w:proofErr w:type="gramStart"/>
            <w:r w:rsidRPr="00CA48EF">
              <w:rPr>
                <w:rFonts w:ascii="Calibri" w:hAnsi="Calibri"/>
                <w:sz w:val="14"/>
                <w:szCs w:val="14"/>
              </w:rPr>
              <w:t>3:[</w:t>
            </w:r>
            <w:proofErr w:type="gramEnd"/>
            <w:r w:rsidR="00570C01" w:rsidRPr="00F40785">
              <w:rPr>
                <w:rFonts w:ascii="Calibri" w:hAnsi="Calibri"/>
                <w:sz w:val="14"/>
                <w:szCs w:val="14"/>
                <w:highlight w:val="yellow"/>
              </w:rPr>
              <w:t>F05</w:t>
            </w:r>
            <w:r w:rsidR="00570C01" w:rsidRPr="00F40785">
              <w:rPr>
                <w:rFonts w:ascii="Calibri" w:hAnsi="Calibri"/>
                <w:sz w:val="14"/>
                <w:szCs w:val="14"/>
              </w:rPr>
              <w:t>= one of the following two values:</w:t>
            </w:r>
          </w:p>
          <w:p w14:paraId="06FF045C" w14:textId="1C76F8E1" w:rsidR="00570C01" w:rsidRPr="00F40785" w:rsidRDefault="00CA48EF" w:rsidP="00570C01">
            <w:pPr>
              <w:keepNext/>
              <w:rPr>
                <w:rFonts w:ascii="Calibri" w:hAnsi="Calibri"/>
                <w:sz w:val="14"/>
                <w:szCs w:val="14"/>
              </w:rPr>
            </w:pPr>
            <w:r>
              <w:rPr>
                <w:rFonts w:ascii="Calibri" w:hAnsi="Calibri"/>
                <w:sz w:val="14"/>
                <w:szCs w:val="14"/>
              </w:rPr>
              <w:t>{</w:t>
            </w:r>
            <w:r w:rsidR="00570C01" w:rsidRPr="00F40785">
              <w:rPr>
                <w:rFonts w:ascii="Calibri" w:hAnsi="Calibri"/>
                <w:sz w:val="14"/>
                <w:szCs w:val="14"/>
              </w:rPr>
              <w:t>Ducted &gt;10ft length</w:t>
            </w:r>
            <w:r>
              <w:rPr>
                <w:rFonts w:ascii="Calibri" w:hAnsi="Calibri"/>
                <w:sz w:val="14"/>
                <w:szCs w:val="14"/>
              </w:rPr>
              <w:t>}</w:t>
            </w:r>
          </w:p>
          <w:p w14:paraId="0056F985" w14:textId="0A2B7C58" w:rsidR="00570C01" w:rsidRPr="00F40785" w:rsidRDefault="00CA48EF" w:rsidP="00570C01">
            <w:pPr>
              <w:keepNext/>
              <w:rPr>
                <w:rFonts w:ascii="Calibri" w:hAnsi="Calibri"/>
                <w:sz w:val="14"/>
                <w:szCs w:val="14"/>
              </w:rPr>
            </w:pPr>
            <w:r>
              <w:rPr>
                <w:rFonts w:ascii="Calibri" w:hAnsi="Calibri"/>
                <w:sz w:val="14"/>
                <w:szCs w:val="14"/>
              </w:rPr>
              <w:t>{</w:t>
            </w:r>
            <w:r w:rsidR="00570C01" w:rsidRPr="00F40785">
              <w:rPr>
                <w:rFonts w:ascii="Calibri" w:hAnsi="Calibri"/>
                <w:sz w:val="14"/>
                <w:szCs w:val="14"/>
              </w:rPr>
              <w:t>Ducted ≤10ft length</w:t>
            </w:r>
            <w:r>
              <w:rPr>
                <w:rFonts w:ascii="Calibri" w:hAnsi="Calibri"/>
                <w:sz w:val="14"/>
                <w:szCs w:val="14"/>
              </w:rPr>
              <w:t>}]</w:t>
            </w:r>
            <w:r w:rsidR="00570C01" w:rsidRPr="00F40785">
              <w:rPr>
                <w:rFonts w:ascii="Calibri" w:hAnsi="Calibri"/>
                <w:sz w:val="14"/>
                <w:szCs w:val="14"/>
              </w:rPr>
              <w:t>,</w:t>
            </w:r>
          </w:p>
          <w:p w14:paraId="23AF0A5B" w14:textId="77777777" w:rsidR="00570C01" w:rsidRPr="00183D76" w:rsidRDefault="00570C01" w:rsidP="00570C01">
            <w:pPr>
              <w:keepNext/>
              <w:rPr>
                <w:rFonts w:ascii="Calibri" w:hAnsi="Calibri"/>
                <w:b/>
                <w:sz w:val="14"/>
                <w:szCs w:val="14"/>
              </w:rPr>
            </w:pPr>
            <w:r w:rsidRPr="00183D76">
              <w:rPr>
                <w:rFonts w:ascii="Calibri" w:hAnsi="Calibri"/>
                <w:b/>
                <w:sz w:val="14"/>
                <w:szCs w:val="14"/>
              </w:rPr>
              <w:t>then</w:t>
            </w:r>
          </w:p>
          <w:p w14:paraId="0D2D10E4" w14:textId="77777777" w:rsidR="00570C01" w:rsidRPr="00F40785" w:rsidRDefault="00570C01" w:rsidP="00570C01">
            <w:pPr>
              <w:keepNext/>
              <w:rPr>
                <w:rFonts w:ascii="Calibri" w:hAnsi="Calibri"/>
                <w:sz w:val="14"/>
                <w:szCs w:val="14"/>
              </w:rPr>
            </w:pPr>
            <w:r w:rsidRPr="00F40785">
              <w:rPr>
                <w:rFonts w:ascii="Calibri" w:hAnsi="Calibri"/>
                <w:sz w:val="14"/>
                <w:szCs w:val="14"/>
              </w:rPr>
              <w:t xml:space="preserve">user input numeric value, </w:t>
            </w:r>
            <w:proofErr w:type="spellStart"/>
            <w:r w:rsidRPr="00F40785">
              <w:rPr>
                <w:rFonts w:ascii="Calibri" w:hAnsi="Calibri"/>
                <w:sz w:val="14"/>
                <w:szCs w:val="14"/>
              </w:rPr>
              <w:t>x.xx</w:t>
            </w:r>
            <w:proofErr w:type="spellEnd"/>
            <w:r w:rsidRPr="00F40785">
              <w:rPr>
                <w:rFonts w:ascii="Calibri" w:hAnsi="Calibri"/>
                <w:sz w:val="14"/>
                <w:szCs w:val="14"/>
              </w:rPr>
              <w:t>,</w:t>
            </w:r>
          </w:p>
          <w:p w14:paraId="40F7952E" w14:textId="14EDB5CD" w:rsidR="00570C01" w:rsidRPr="00F40785" w:rsidRDefault="00570C01" w:rsidP="00570C01">
            <w:pPr>
              <w:keepNext/>
              <w:rPr>
                <w:rFonts w:ascii="Calibri" w:hAnsi="Calibri"/>
                <w:sz w:val="14"/>
                <w:szCs w:val="14"/>
              </w:rPr>
            </w:pPr>
            <w:r w:rsidRPr="00183D76">
              <w:rPr>
                <w:rFonts w:ascii="Calibri" w:hAnsi="Calibri"/>
                <w:b/>
                <w:sz w:val="14"/>
                <w:szCs w:val="14"/>
              </w:rPr>
              <w:t>else</w:t>
            </w:r>
            <w:r w:rsidRPr="00F40785">
              <w:rPr>
                <w:rFonts w:ascii="Calibri" w:hAnsi="Calibri"/>
                <w:sz w:val="14"/>
                <w:szCs w:val="14"/>
              </w:rPr>
              <w:t xml:space="preserve"> display text: "value not required"&gt;&gt;</w:t>
            </w:r>
          </w:p>
        </w:tc>
      </w:tr>
      <w:tr w:rsidR="00570C01" w:rsidRPr="00295655" w14:paraId="26FCBEA8" w14:textId="7522CD57" w:rsidTr="00FE585B">
        <w:trPr>
          <w:cantSplit/>
          <w:trHeight w:val="288"/>
        </w:trPr>
        <w:tc>
          <w:tcPr>
            <w:tcW w:w="1008" w:type="dxa"/>
          </w:tcPr>
          <w:p w14:paraId="26FCBEA3" w14:textId="77777777" w:rsidR="00570C01" w:rsidRPr="00295655" w:rsidRDefault="00570C01" w:rsidP="009E6EBD">
            <w:pPr>
              <w:keepNext/>
              <w:rPr>
                <w:rFonts w:ascii="Calibri" w:hAnsi="Calibri"/>
                <w:sz w:val="18"/>
                <w:szCs w:val="18"/>
              </w:rPr>
            </w:pPr>
          </w:p>
        </w:tc>
        <w:tc>
          <w:tcPr>
            <w:tcW w:w="996" w:type="dxa"/>
          </w:tcPr>
          <w:p w14:paraId="26FCBEA4" w14:textId="77777777" w:rsidR="00570C01" w:rsidRPr="00295655" w:rsidRDefault="00570C01" w:rsidP="009E6EBD">
            <w:pPr>
              <w:keepNext/>
              <w:rPr>
                <w:rFonts w:ascii="Calibri" w:hAnsi="Calibri"/>
                <w:sz w:val="18"/>
                <w:szCs w:val="18"/>
              </w:rPr>
            </w:pPr>
          </w:p>
        </w:tc>
        <w:tc>
          <w:tcPr>
            <w:tcW w:w="1591" w:type="dxa"/>
            <w:gridSpan w:val="2"/>
          </w:tcPr>
          <w:p w14:paraId="18B47F03" w14:textId="77777777" w:rsidR="00570C01" w:rsidRPr="00295655" w:rsidRDefault="00570C01" w:rsidP="009E6EBD">
            <w:pPr>
              <w:keepNext/>
              <w:rPr>
                <w:rFonts w:ascii="Calibri" w:hAnsi="Calibri"/>
                <w:sz w:val="18"/>
                <w:szCs w:val="18"/>
              </w:rPr>
            </w:pPr>
          </w:p>
        </w:tc>
        <w:tc>
          <w:tcPr>
            <w:tcW w:w="872" w:type="dxa"/>
            <w:gridSpan w:val="2"/>
          </w:tcPr>
          <w:p w14:paraId="55515D6C" w14:textId="77777777" w:rsidR="00570C01" w:rsidRPr="00295655" w:rsidRDefault="00570C01" w:rsidP="009E6EBD">
            <w:pPr>
              <w:keepNext/>
              <w:rPr>
                <w:rFonts w:ascii="Calibri" w:hAnsi="Calibri"/>
                <w:sz w:val="18"/>
                <w:szCs w:val="18"/>
              </w:rPr>
            </w:pPr>
          </w:p>
        </w:tc>
        <w:tc>
          <w:tcPr>
            <w:tcW w:w="1648" w:type="dxa"/>
          </w:tcPr>
          <w:p w14:paraId="45AD7129" w14:textId="7B7F14E4" w:rsidR="00570C01" w:rsidRPr="00295655" w:rsidRDefault="00570C01" w:rsidP="009E6EBD">
            <w:pPr>
              <w:keepNext/>
              <w:rPr>
                <w:rFonts w:ascii="Calibri" w:hAnsi="Calibri"/>
                <w:sz w:val="18"/>
                <w:szCs w:val="18"/>
              </w:rPr>
            </w:pPr>
          </w:p>
        </w:tc>
        <w:tc>
          <w:tcPr>
            <w:tcW w:w="1530" w:type="dxa"/>
            <w:gridSpan w:val="2"/>
          </w:tcPr>
          <w:p w14:paraId="7D29DC31" w14:textId="346299A7" w:rsidR="00570C01" w:rsidRPr="00295655" w:rsidRDefault="00570C01" w:rsidP="009E6EBD">
            <w:pPr>
              <w:keepNext/>
              <w:rPr>
                <w:rFonts w:ascii="Calibri" w:hAnsi="Calibri"/>
                <w:sz w:val="18"/>
                <w:szCs w:val="18"/>
              </w:rPr>
            </w:pPr>
          </w:p>
        </w:tc>
        <w:tc>
          <w:tcPr>
            <w:tcW w:w="1740" w:type="dxa"/>
            <w:gridSpan w:val="2"/>
          </w:tcPr>
          <w:p w14:paraId="26FCBEA5" w14:textId="42C7919C" w:rsidR="00570C01" w:rsidRPr="00295655" w:rsidRDefault="00570C01" w:rsidP="009E6EBD">
            <w:pPr>
              <w:keepNext/>
              <w:rPr>
                <w:rFonts w:ascii="Calibri" w:hAnsi="Calibri"/>
                <w:sz w:val="18"/>
                <w:szCs w:val="18"/>
              </w:rPr>
            </w:pPr>
          </w:p>
        </w:tc>
        <w:tc>
          <w:tcPr>
            <w:tcW w:w="1740" w:type="dxa"/>
            <w:gridSpan w:val="2"/>
          </w:tcPr>
          <w:p w14:paraId="26FCBEA6" w14:textId="77777777" w:rsidR="00570C01" w:rsidRPr="00295655" w:rsidRDefault="00570C01" w:rsidP="009E6EBD">
            <w:pPr>
              <w:keepNext/>
              <w:rPr>
                <w:rFonts w:ascii="Calibri" w:hAnsi="Calibri"/>
                <w:sz w:val="18"/>
                <w:szCs w:val="18"/>
              </w:rPr>
            </w:pPr>
          </w:p>
        </w:tc>
        <w:tc>
          <w:tcPr>
            <w:tcW w:w="1740" w:type="dxa"/>
            <w:gridSpan w:val="2"/>
          </w:tcPr>
          <w:p w14:paraId="26FCBEA7" w14:textId="77777777" w:rsidR="00570C01" w:rsidRPr="00295655" w:rsidRDefault="00570C01" w:rsidP="009E6EBD">
            <w:pPr>
              <w:keepNext/>
              <w:rPr>
                <w:rFonts w:ascii="Calibri" w:hAnsi="Calibri"/>
                <w:sz w:val="18"/>
                <w:szCs w:val="18"/>
              </w:rPr>
            </w:pPr>
          </w:p>
        </w:tc>
        <w:tc>
          <w:tcPr>
            <w:tcW w:w="1525" w:type="dxa"/>
          </w:tcPr>
          <w:p w14:paraId="532C7552" w14:textId="77777777" w:rsidR="00570C01" w:rsidRPr="00295655" w:rsidRDefault="00570C01" w:rsidP="009E6EBD">
            <w:pPr>
              <w:keepNext/>
              <w:rPr>
                <w:rFonts w:ascii="Calibri" w:hAnsi="Calibri"/>
                <w:sz w:val="18"/>
                <w:szCs w:val="18"/>
              </w:rPr>
            </w:pPr>
          </w:p>
        </w:tc>
      </w:tr>
      <w:tr w:rsidR="00570C01" w:rsidRPr="00295655" w14:paraId="26FCBEB0" w14:textId="6B9DA839" w:rsidTr="004A780F">
        <w:trPr>
          <w:cantSplit/>
        </w:trPr>
        <w:tc>
          <w:tcPr>
            <w:tcW w:w="12865" w:type="dxa"/>
            <w:gridSpan w:val="15"/>
          </w:tcPr>
          <w:p w14:paraId="25D26E3A" w14:textId="611AF624" w:rsidR="00570C01" w:rsidRPr="00295655" w:rsidRDefault="00570C01" w:rsidP="009E6EBD">
            <w:pPr>
              <w:keepNext/>
              <w:rPr>
                <w:rFonts w:ascii="Calibri" w:hAnsi="Calibri"/>
                <w:sz w:val="18"/>
                <w:szCs w:val="18"/>
              </w:rPr>
            </w:pPr>
            <w:r w:rsidRPr="00295655">
              <w:rPr>
                <w:rFonts w:ascii="Calibri" w:hAnsi="Calibri"/>
                <w:sz w:val="18"/>
                <w:szCs w:val="18"/>
              </w:rPr>
              <w:t>Notes:</w:t>
            </w:r>
          </w:p>
        </w:tc>
        <w:tc>
          <w:tcPr>
            <w:tcW w:w="1525" w:type="dxa"/>
          </w:tcPr>
          <w:p w14:paraId="1A4B7FF5" w14:textId="77777777" w:rsidR="00570C01" w:rsidRPr="00295655" w:rsidRDefault="00570C01" w:rsidP="009E6EBD">
            <w:pPr>
              <w:keepNext/>
              <w:rPr>
                <w:rFonts w:ascii="Calibri" w:hAnsi="Calibri"/>
                <w:sz w:val="18"/>
                <w:szCs w:val="18"/>
              </w:rPr>
            </w:pPr>
          </w:p>
        </w:tc>
      </w:tr>
    </w:tbl>
    <w:p w14:paraId="26FCBEB1" w14:textId="77777777" w:rsidR="00196676"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18"/>
        <w:gridCol w:w="2875"/>
        <w:gridCol w:w="946"/>
        <w:gridCol w:w="1928"/>
        <w:gridCol w:w="1911"/>
        <w:gridCol w:w="964"/>
        <w:gridCol w:w="2875"/>
      </w:tblGrid>
      <w:tr w:rsidR="00196676" w:rsidRPr="00295655" w14:paraId="26FCBEBC" w14:textId="77777777" w:rsidTr="007E0395">
        <w:trPr>
          <w:cantSplit/>
        </w:trPr>
        <w:tc>
          <w:tcPr>
            <w:tcW w:w="14373" w:type="dxa"/>
            <w:gridSpan w:val="9"/>
            <w:tcBorders>
              <w:bottom w:val="nil"/>
            </w:tcBorders>
            <w:shd w:val="clear" w:color="auto" w:fill="auto"/>
          </w:tcPr>
          <w:p w14:paraId="26FCBEB2" w14:textId="6B4C7B59" w:rsidR="00196676" w:rsidRPr="001A53D0" w:rsidRDefault="00A811B7" w:rsidP="00196676">
            <w:pPr>
              <w:keepNext/>
              <w:rPr>
                <w:rFonts w:ascii="Calibri" w:hAnsi="Calibri"/>
                <w:b/>
                <w:szCs w:val="18"/>
              </w:rPr>
            </w:pPr>
            <w:r w:rsidRPr="001A53D0">
              <w:rPr>
                <w:rFonts w:ascii="Calibri" w:hAnsi="Calibri"/>
                <w:b/>
                <w:szCs w:val="18"/>
              </w:rPr>
              <w:t>G</w:t>
            </w:r>
            <w:r w:rsidR="00196676" w:rsidRPr="001A53D0">
              <w:rPr>
                <w:rFonts w:ascii="Calibri" w:hAnsi="Calibri"/>
                <w:b/>
                <w:szCs w:val="18"/>
              </w:rPr>
              <w:t>. Installed Heat Pump System – Split System Condensing Unit or Package Unit Equipment Information</w:t>
            </w:r>
          </w:p>
          <w:p w14:paraId="26FCBEB3" w14:textId="62EA9572"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w:t>
            </w:r>
            <w:r w:rsidR="00B022B7">
              <w:rPr>
                <w:rFonts w:ascii="Calibri" w:hAnsi="Calibri"/>
                <w:sz w:val="18"/>
                <w:szCs w:val="18"/>
              </w:rPr>
              <w:t>C</w:t>
            </w:r>
            <w:r>
              <w:rPr>
                <w:rFonts w:ascii="Calibri" w:hAnsi="Calibri"/>
                <w:sz w:val="18"/>
                <w:szCs w:val="18"/>
              </w:rPr>
              <w:t xml:space="preserve"> have a value in </w:t>
            </w:r>
            <w:r w:rsidR="00130FDC" w:rsidRPr="00A325A1">
              <w:rPr>
                <w:rFonts w:ascii="Calibri" w:hAnsi="Calibri"/>
                <w:sz w:val="18"/>
                <w:szCs w:val="18"/>
                <w:highlight w:val="yellow"/>
              </w:rPr>
              <w:t>C04</w:t>
            </w:r>
            <w:r w:rsidR="00130FDC">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System Type</w:t>
            </w:r>
            <w:r w:rsidRPr="00A82EF3">
              <w:rPr>
                <w:rFonts w:ascii="Calibri" w:hAnsi="Calibri"/>
                <w:sz w:val="18"/>
                <w:szCs w:val="18"/>
              </w:rPr>
              <w:t xml:space="preserve"> listed in </w:t>
            </w:r>
            <w:r w:rsidR="00D34CAB" w:rsidRPr="00183D76">
              <w:rPr>
                <w:rFonts w:ascii="Calibri" w:hAnsi="Calibri"/>
                <w:sz w:val="18"/>
                <w:szCs w:val="18"/>
                <w:highlight w:val="yellow"/>
              </w:rPr>
              <w:t>C04</w:t>
            </w:r>
            <w:r w:rsidR="00D34CAB">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sidRPr="00A82EF3">
              <w:rPr>
                <w:rFonts w:ascii="Calibri" w:hAnsi="Calibri"/>
                <w:sz w:val="18"/>
                <w:szCs w:val="18"/>
              </w:rPr>
              <w:t xml:space="preserve"> </w:t>
            </w:r>
            <w:r>
              <w:rPr>
                <w:rFonts w:ascii="Calibri" w:hAnsi="Calibri"/>
                <w:sz w:val="18"/>
                <w:szCs w:val="18"/>
              </w:rPr>
              <w:t>= one of the heat pump types in the following list:</w:t>
            </w:r>
          </w:p>
          <w:p w14:paraId="26FCBEBB" w14:textId="189B8A95" w:rsidR="00196676" w:rsidRPr="00A410FF" w:rsidRDefault="00196676" w:rsidP="00BD28D3">
            <w:pPr>
              <w:rPr>
                <w:rFonts w:asciiTheme="minorHAnsi" w:hAnsiTheme="minorHAnsi"/>
                <w:sz w:val="16"/>
                <w:szCs w:val="16"/>
              </w:rPr>
            </w:pPr>
          </w:p>
        </w:tc>
      </w:tr>
      <w:tr w:rsidR="00BD28D3" w:rsidRPr="00295655" w14:paraId="09028862" w14:textId="77777777" w:rsidTr="007E0395">
        <w:trPr>
          <w:cantSplit/>
        </w:trPr>
        <w:tc>
          <w:tcPr>
            <w:tcW w:w="2874" w:type="dxa"/>
            <w:gridSpan w:val="3"/>
            <w:tcBorders>
              <w:top w:val="nil"/>
              <w:right w:val="nil"/>
            </w:tcBorders>
            <w:shd w:val="clear" w:color="auto" w:fill="auto"/>
          </w:tcPr>
          <w:p w14:paraId="296DF11F" w14:textId="77777777" w:rsidR="00BD28D3" w:rsidRPr="00A82EF3" w:rsidRDefault="00BD28D3" w:rsidP="00BD28D3">
            <w:pPr>
              <w:rPr>
                <w:rFonts w:asciiTheme="minorHAnsi" w:hAnsiTheme="minorHAnsi"/>
                <w:sz w:val="16"/>
                <w:szCs w:val="16"/>
              </w:rPr>
            </w:pPr>
            <w:r>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split HP; </w:t>
            </w:r>
          </w:p>
          <w:p w14:paraId="79C80C53" w14:textId="77777777" w:rsidR="00BD28D3" w:rsidRPr="00A82EF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packaged HP</w:t>
            </w:r>
          </w:p>
          <w:p w14:paraId="0A8DB2BC" w14:textId="77777777" w:rsidR="00BD28D3" w:rsidRPr="00A82EF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central</w:t>
            </w:r>
            <w:proofErr w:type="gramEnd"/>
            <w:r w:rsidRPr="00A82EF3">
              <w:rPr>
                <w:rFonts w:asciiTheme="minorHAnsi" w:hAnsiTheme="minorHAnsi"/>
                <w:sz w:val="16"/>
                <w:szCs w:val="16"/>
              </w:rPr>
              <w:t xml:space="preserve"> large packaged HP</w:t>
            </w:r>
          </w:p>
          <w:p w14:paraId="5B98B8EC" w14:textId="6126B1CD" w:rsidR="00BD28D3" w:rsidRPr="00BD28D3" w:rsidRDefault="00BD28D3" w:rsidP="00BD28D3">
            <w:pPr>
              <w:rPr>
                <w:rFonts w:asciiTheme="minorHAnsi" w:hAnsiTheme="minorHAnsi"/>
                <w:sz w:val="16"/>
                <w:szCs w:val="16"/>
              </w:rPr>
            </w:pPr>
            <w:r w:rsidRPr="00BD28D3">
              <w:rPr>
                <w:rFonts w:asciiTheme="minorHAnsi" w:hAnsiTheme="minorHAnsi"/>
                <w:sz w:val="16"/>
                <w:szCs w:val="16"/>
              </w:rPr>
              <w:t>*</w:t>
            </w:r>
            <w:proofErr w:type="gramStart"/>
            <w:r w:rsidRPr="00BD28D3">
              <w:rPr>
                <w:rFonts w:asciiTheme="minorHAnsi" w:hAnsiTheme="minorHAnsi"/>
                <w:sz w:val="16"/>
                <w:szCs w:val="16"/>
              </w:rPr>
              <w:t>ducted</w:t>
            </w:r>
            <w:proofErr w:type="gramEnd"/>
            <w:r w:rsidRPr="00BD28D3">
              <w:rPr>
                <w:rFonts w:asciiTheme="minorHAnsi" w:hAnsiTheme="minorHAnsi"/>
                <w:sz w:val="16"/>
                <w:szCs w:val="16"/>
              </w:rPr>
              <w:t xml:space="preserve"> mini-split HP</w:t>
            </w:r>
          </w:p>
        </w:tc>
        <w:tc>
          <w:tcPr>
            <w:tcW w:w="2875" w:type="dxa"/>
            <w:tcBorders>
              <w:top w:val="nil"/>
              <w:left w:val="nil"/>
              <w:right w:val="nil"/>
            </w:tcBorders>
            <w:shd w:val="clear" w:color="auto" w:fill="auto"/>
          </w:tcPr>
          <w:p w14:paraId="119A35AA" w14:textId="77777777" w:rsidR="00BD28D3" w:rsidRDefault="00BD28D3" w:rsidP="00BD28D3">
            <w:pPr>
              <w:rPr>
                <w:rFonts w:asciiTheme="minorHAnsi" w:hAnsiTheme="minorHAnsi"/>
                <w:sz w:val="16"/>
                <w:szCs w:val="16"/>
              </w:rPr>
            </w:pPr>
            <w:r w:rsidRPr="00A82EF3">
              <w:rPr>
                <w:rFonts w:asciiTheme="minorHAnsi" w:hAnsiTheme="minorHAnsi"/>
                <w:sz w:val="16"/>
                <w:szCs w:val="16"/>
              </w:rPr>
              <w:t>*</w:t>
            </w:r>
            <w:proofErr w:type="gramStart"/>
            <w:r w:rsidRPr="00A82EF3">
              <w:rPr>
                <w:rFonts w:asciiTheme="minorHAnsi" w:hAnsiTheme="minorHAnsi"/>
                <w:sz w:val="16"/>
                <w:szCs w:val="16"/>
              </w:rPr>
              <w:t>ductless</w:t>
            </w:r>
            <w:proofErr w:type="gramEnd"/>
            <w:r>
              <w:rPr>
                <w:rFonts w:asciiTheme="minorHAnsi" w:hAnsiTheme="minorHAnsi"/>
                <w:sz w:val="16"/>
                <w:szCs w:val="16"/>
              </w:rPr>
              <w:t xml:space="preserve"> mini-split</w:t>
            </w:r>
            <w:r w:rsidRPr="00A82EF3">
              <w:rPr>
                <w:rFonts w:asciiTheme="minorHAnsi" w:hAnsiTheme="minorHAnsi"/>
                <w:sz w:val="16"/>
                <w:szCs w:val="16"/>
              </w:rPr>
              <w:t xml:space="preserve"> HP;</w:t>
            </w:r>
          </w:p>
          <w:p w14:paraId="1BC0AEC6" w14:textId="77777777" w:rsidR="00BD28D3" w:rsidRDefault="00BD28D3" w:rsidP="00BD28D3">
            <w:pPr>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HP</w:t>
            </w:r>
            <w:r w:rsidRPr="00761C61">
              <w:rPr>
                <w:rFonts w:asciiTheme="minorHAnsi" w:hAnsiTheme="minorHAnsi"/>
                <w:sz w:val="16"/>
                <w:szCs w:val="16"/>
              </w:rPr>
              <w:t>,</w:t>
            </w:r>
          </w:p>
          <w:p w14:paraId="0489C4D7" w14:textId="77777777" w:rsidR="00BD28D3" w:rsidRDefault="00BD28D3" w:rsidP="00BD28D3">
            <w:pPr>
              <w:rPr>
                <w:rFonts w:asciiTheme="minorHAnsi" w:hAnsiTheme="minorHAnsi"/>
                <w:sz w:val="16"/>
                <w:szCs w:val="16"/>
              </w:rPr>
            </w:pPr>
            <w:r w:rsidRPr="00761C61">
              <w:rPr>
                <w:rFonts w:asciiTheme="minorHAnsi" w:hAnsiTheme="minorHAnsi"/>
                <w:sz w:val="16"/>
                <w:szCs w:val="16"/>
              </w:rPr>
              <w:t>*</w:t>
            </w:r>
            <w:proofErr w:type="gramStart"/>
            <w:r w:rsidRPr="00761C61">
              <w:rPr>
                <w:rFonts w:asciiTheme="minorHAnsi" w:hAnsiTheme="minorHAnsi"/>
                <w:sz w:val="16"/>
                <w:szCs w:val="16"/>
              </w:rPr>
              <w:t>hydronic</w:t>
            </w:r>
            <w:proofErr w:type="gramEnd"/>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r w:rsidRPr="00A82EF3">
              <w:rPr>
                <w:rFonts w:asciiTheme="minorHAnsi" w:hAnsiTheme="minorHAnsi"/>
                <w:sz w:val="16"/>
                <w:szCs w:val="16"/>
              </w:rPr>
              <w:t xml:space="preserve"> </w:t>
            </w:r>
          </w:p>
          <w:p w14:paraId="0CFB1B1E" w14:textId="6A7E2622" w:rsidR="00BD28D3" w:rsidRPr="00BD28D3" w:rsidRDefault="00BD28D3" w:rsidP="00BD28D3">
            <w:pPr>
              <w:rPr>
                <w:rFonts w:ascii="Calibri" w:hAnsi="Calibri"/>
                <w:sz w:val="18"/>
                <w:szCs w:val="18"/>
              </w:rPr>
            </w:pPr>
            <w:r w:rsidRPr="00A82EF3">
              <w:rPr>
                <w:rFonts w:asciiTheme="minorHAnsi" w:hAnsiTheme="minorHAnsi"/>
                <w:sz w:val="16"/>
                <w:szCs w:val="16"/>
              </w:rPr>
              <w:t>*</w:t>
            </w:r>
            <w:proofErr w:type="gramStart"/>
            <w:r w:rsidRPr="00A82EF3">
              <w:rPr>
                <w:rFonts w:asciiTheme="minorHAnsi" w:hAnsiTheme="minorHAnsi"/>
                <w:sz w:val="16"/>
                <w:szCs w:val="16"/>
              </w:rPr>
              <w:t>room</w:t>
            </w:r>
            <w:proofErr w:type="gramEnd"/>
            <w:r w:rsidRPr="00A82EF3">
              <w:rPr>
                <w:rFonts w:asciiTheme="minorHAnsi" w:hAnsiTheme="minorHAnsi"/>
                <w:sz w:val="16"/>
                <w:szCs w:val="16"/>
              </w:rPr>
              <w:t xml:space="preserve"> HP</w:t>
            </w:r>
            <w:r w:rsidRPr="00A82EF3">
              <w:rPr>
                <w:rFonts w:ascii="Calibri" w:hAnsi="Calibri"/>
                <w:sz w:val="18"/>
                <w:szCs w:val="18"/>
              </w:rPr>
              <w:t xml:space="preserve"> </w:t>
            </w:r>
          </w:p>
        </w:tc>
        <w:tc>
          <w:tcPr>
            <w:tcW w:w="2874" w:type="dxa"/>
            <w:gridSpan w:val="2"/>
            <w:tcBorders>
              <w:top w:val="nil"/>
              <w:left w:val="nil"/>
              <w:right w:val="nil"/>
            </w:tcBorders>
            <w:shd w:val="clear" w:color="auto" w:fill="auto"/>
          </w:tcPr>
          <w:p w14:paraId="6049FB43" w14:textId="77777777" w:rsidR="00BD28D3" w:rsidRDefault="00BD28D3" w:rsidP="00BD28D3">
            <w:pPr>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small</w:t>
            </w:r>
            <w:proofErr w:type="gramEnd"/>
            <w:r>
              <w:rPr>
                <w:rFonts w:asciiTheme="minorHAnsi" w:hAnsiTheme="minorHAnsi"/>
                <w:sz w:val="16"/>
                <w:szCs w:val="16"/>
              </w:rPr>
              <w:t xml:space="preserve"> duct high velocity HP;</w:t>
            </w:r>
          </w:p>
          <w:p w14:paraId="5D9EB6CA" w14:textId="77777777" w:rsidR="00BD28D3" w:rsidRDefault="00BD28D3" w:rsidP="00BD28D3">
            <w:pPr>
              <w:rPr>
                <w:rFonts w:asciiTheme="minorHAnsi" w:hAnsiTheme="minorHAnsi"/>
                <w:sz w:val="16"/>
                <w:szCs w:val="16"/>
              </w:rPr>
            </w:pPr>
            <w:r>
              <w:rPr>
                <w:rFonts w:asciiTheme="minorHAnsi" w:hAnsiTheme="minorHAnsi"/>
                <w:sz w:val="16"/>
                <w:szCs w:val="16"/>
              </w:rPr>
              <w:t>*</w:t>
            </w:r>
            <w:proofErr w:type="gramStart"/>
            <w:r>
              <w:rPr>
                <w:rFonts w:asciiTheme="minorHAnsi" w:hAnsiTheme="minorHAnsi"/>
                <w:sz w:val="16"/>
                <w:szCs w:val="16"/>
              </w:rPr>
              <w:t>ductless</w:t>
            </w:r>
            <w:proofErr w:type="gramEnd"/>
            <w:r>
              <w:rPr>
                <w:rFonts w:asciiTheme="minorHAnsi" w:hAnsiTheme="minorHAnsi"/>
                <w:sz w:val="16"/>
                <w:szCs w:val="16"/>
              </w:rPr>
              <w:t xml:space="preserve"> VRF HP</w:t>
            </w:r>
          </w:p>
          <w:p w14:paraId="30DEE97C" w14:textId="091AA0FD" w:rsidR="00BD28D3" w:rsidRPr="007E0395" w:rsidRDefault="00BD28D3" w:rsidP="00BD28D3">
            <w:pPr>
              <w:rPr>
                <w:rFonts w:ascii="Calibri" w:hAnsi="Calibri"/>
                <w:sz w:val="16"/>
                <w:szCs w:val="16"/>
              </w:rPr>
            </w:pPr>
            <w:r w:rsidRPr="007E0395">
              <w:rPr>
                <w:rFonts w:ascii="Calibri" w:hAnsi="Calibri"/>
                <w:sz w:val="16"/>
                <w:szCs w:val="16"/>
              </w:rPr>
              <w:t>*</w:t>
            </w:r>
            <w:proofErr w:type="gramStart"/>
            <w:r w:rsidRPr="007E0395">
              <w:rPr>
                <w:rFonts w:ascii="Calibri" w:hAnsi="Calibri"/>
                <w:sz w:val="16"/>
                <w:szCs w:val="16"/>
              </w:rPr>
              <w:t>air</w:t>
            </w:r>
            <w:proofErr w:type="gramEnd"/>
            <w:r w:rsidRPr="007E0395">
              <w:rPr>
                <w:rFonts w:ascii="Calibri" w:hAnsi="Calibri"/>
                <w:sz w:val="16"/>
                <w:szCs w:val="16"/>
              </w:rPr>
              <w:t>-to-water HP</w:t>
            </w:r>
          </w:p>
          <w:p w14:paraId="184BF829" w14:textId="72B00ECA" w:rsidR="00BD28D3" w:rsidRPr="001A53D0" w:rsidRDefault="00BD28D3" w:rsidP="00BD28D3">
            <w:pPr>
              <w:keepNext/>
              <w:rPr>
                <w:rFonts w:ascii="Calibri" w:hAnsi="Calibri"/>
                <w:b/>
                <w:szCs w:val="18"/>
              </w:rPr>
            </w:pPr>
            <w:r w:rsidRPr="007E0395">
              <w:rPr>
                <w:rFonts w:ascii="Calibri" w:hAnsi="Calibri"/>
                <w:sz w:val="16"/>
                <w:szCs w:val="16"/>
              </w:rPr>
              <w:t>*</w:t>
            </w:r>
            <w:proofErr w:type="gramStart"/>
            <w:r w:rsidRPr="007E0395">
              <w:rPr>
                <w:rFonts w:ascii="Calibri" w:hAnsi="Calibri"/>
                <w:sz w:val="16"/>
                <w:szCs w:val="16"/>
              </w:rPr>
              <w:t>ground</w:t>
            </w:r>
            <w:proofErr w:type="gramEnd"/>
            <w:r w:rsidRPr="007E0395">
              <w:rPr>
                <w:rFonts w:ascii="Calibri" w:hAnsi="Calibri"/>
                <w:sz w:val="16"/>
                <w:szCs w:val="16"/>
              </w:rPr>
              <w:t>-source HP</w:t>
            </w:r>
          </w:p>
        </w:tc>
        <w:tc>
          <w:tcPr>
            <w:tcW w:w="2875" w:type="dxa"/>
            <w:gridSpan w:val="2"/>
            <w:tcBorders>
              <w:top w:val="nil"/>
              <w:left w:val="nil"/>
              <w:right w:val="nil"/>
            </w:tcBorders>
            <w:shd w:val="clear" w:color="auto" w:fill="auto"/>
          </w:tcPr>
          <w:p w14:paraId="2622FA18" w14:textId="77777777" w:rsidR="00BD28D3" w:rsidRPr="00BD28D3" w:rsidRDefault="00BD28D3" w:rsidP="00BD28D3">
            <w:pPr>
              <w:rPr>
                <w:rFonts w:asciiTheme="minorHAnsi" w:hAnsiTheme="minorHAnsi"/>
                <w:sz w:val="16"/>
                <w:szCs w:val="16"/>
              </w:rPr>
            </w:pPr>
            <w:r w:rsidRPr="00BD28D3">
              <w:rPr>
                <w:rFonts w:asciiTheme="minorHAnsi" w:hAnsiTheme="minorHAnsi"/>
                <w:sz w:val="16"/>
                <w:szCs w:val="16"/>
              </w:rPr>
              <w:t xml:space="preserve">*VCHP-Ducted </w:t>
            </w:r>
          </w:p>
          <w:p w14:paraId="26E12205" w14:textId="77777777" w:rsidR="00BD28D3" w:rsidRPr="00BD28D3" w:rsidRDefault="00BD28D3" w:rsidP="00BD28D3">
            <w:pPr>
              <w:rPr>
                <w:rFonts w:asciiTheme="minorHAnsi" w:hAnsiTheme="minorHAnsi"/>
                <w:sz w:val="16"/>
                <w:szCs w:val="16"/>
              </w:rPr>
            </w:pPr>
            <w:r w:rsidRPr="00BD28D3">
              <w:rPr>
                <w:rFonts w:asciiTheme="minorHAnsi" w:hAnsiTheme="minorHAnsi"/>
                <w:sz w:val="16"/>
                <w:szCs w:val="16"/>
              </w:rPr>
              <w:t>*VCHP-Ductless</w:t>
            </w:r>
          </w:p>
          <w:p w14:paraId="357C0174" w14:textId="1C5B3E8E" w:rsidR="00BD28D3" w:rsidRPr="007E0395" w:rsidRDefault="00BD28D3" w:rsidP="007E0395">
            <w:pPr>
              <w:rPr>
                <w:rFonts w:asciiTheme="minorHAnsi" w:hAnsiTheme="minorHAnsi"/>
                <w:sz w:val="16"/>
                <w:szCs w:val="16"/>
              </w:rPr>
            </w:pPr>
            <w:r w:rsidRPr="00BD28D3">
              <w:rPr>
                <w:rFonts w:asciiTheme="minorHAnsi" w:hAnsiTheme="minorHAnsi"/>
                <w:sz w:val="16"/>
                <w:szCs w:val="16"/>
              </w:rPr>
              <w:t>*</w:t>
            </w:r>
            <w:proofErr w:type="spellStart"/>
            <w:r w:rsidRPr="00BD28D3">
              <w:rPr>
                <w:rFonts w:asciiTheme="minorHAnsi" w:hAnsiTheme="minorHAnsi"/>
                <w:sz w:val="16"/>
                <w:szCs w:val="16"/>
              </w:rPr>
              <w:t>VCHP-Ducted+Ductless</w:t>
            </w:r>
            <w:proofErr w:type="spellEnd"/>
          </w:p>
        </w:tc>
        <w:tc>
          <w:tcPr>
            <w:tcW w:w="2875" w:type="dxa"/>
            <w:tcBorders>
              <w:top w:val="nil"/>
              <w:left w:val="nil"/>
            </w:tcBorders>
            <w:shd w:val="clear" w:color="auto" w:fill="auto"/>
          </w:tcPr>
          <w:p w14:paraId="1365143F" w14:textId="77777777" w:rsidR="00BD28D3" w:rsidRPr="004A780F" w:rsidRDefault="00BD28D3" w:rsidP="00BD28D3">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HP-ducted</w:t>
            </w:r>
          </w:p>
          <w:p w14:paraId="27C67254" w14:textId="77777777" w:rsidR="00BD28D3" w:rsidRPr="004A780F" w:rsidRDefault="00BD28D3" w:rsidP="00BD28D3">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HP-ductless</w:t>
            </w:r>
          </w:p>
          <w:p w14:paraId="437C0CC4" w14:textId="6D2ECD92" w:rsidR="00BD28D3" w:rsidRPr="007E0395" w:rsidRDefault="00BD28D3" w:rsidP="007E0395">
            <w:pPr>
              <w:rPr>
                <w:rFonts w:ascii="Calibri" w:hAnsi="Calibri"/>
                <w:sz w:val="18"/>
                <w:szCs w:val="18"/>
              </w:rPr>
            </w:pPr>
            <w:r w:rsidRPr="004A780F">
              <w:rPr>
                <w:rFonts w:ascii="Calibri" w:hAnsi="Calibri"/>
                <w:sz w:val="18"/>
                <w:szCs w:val="18"/>
              </w:rPr>
              <w:t>*</w:t>
            </w:r>
            <w:proofErr w:type="spellStart"/>
            <w:proofErr w:type="gramStart"/>
            <w:r w:rsidRPr="004A780F">
              <w:rPr>
                <w:rFonts w:ascii="Calibri" w:hAnsi="Calibri"/>
                <w:sz w:val="18"/>
                <w:szCs w:val="18"/>
              </w:rPr>
              <w:t>multisplit</w:t>
            </w:r>
            <w:proofErr w:type="spellEnd"/>
            <w:proofErr w:type="gramEnd"/>
            <w:r w:rsidRPr="004A780F">
              <w:rPr>
                <w:rFonts w:ascii="Calibri" w:hAnsi="Calibri"/>
                <w:sz w:val="18"/>
                <w:szCs w:val="18"/>
              </w:rPr>
              <w:t xml:space="preserve"> </w:t>
            </w:r>
            <w:proofErr w:type="spellStart"/>
            <w:r w:rsidRPr="004A780F">
              <w:rPr>
                <w:rFonts w:ascii="Calibri" w:hAnsi="Calibri"/>
                <w:sz w:val="18"/>
                <w:szCs w:val="18"/>
              </w:rPr>
              <w:t>HP-ducted+ductless</w:t>
            </w:r>
            <w:proofErr w:type="spellEnd"/>
            <w:r w:rsidR="007E0395" w:rsidRPr="00A82EF3">
              <w:rPr>
                <w:rFonts w:ascii="Calibri" w:hAnsi="Calibri"/>
                <w:sz w:val="18"/>
                <w:szCs w:val="18"/>
              </w:rPr>
              <w:t>&gt;&gt;</w:t>
            </w:r>
          </w:p>
        </w:tc>
      </w:tr>
      <w:tr w:rsidR="00196676" w:rsidRPr="00295655" w14:paraId="26FCBEC2" w14:textId="77777777" w:rsidTr="00BD28D3">
        <w:trPr>
          <w:cantSplit/>
          <w:trHeight w:val="188"/>
        </w:trPr>
        <w:tc>
          <w:tcPr>
            <w:tcW w:w="1437" w:type="dxa"/>
            <w:vAlign w:val="bottom"/>
          </w:tcPr>
          <w:p w14:paraId="26FCBEBD"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19" w:type="dxa"/>
            <w:vAlign w:val="bottom"/>
          </w:tcPr>
          <w:p w14:paraId="26FCBEB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3839" w:type="dxa"/>
            <w:gridSpan w:val="3"/>
            <w:vAlign w:val="bottom"/>
          </w:tcPr>
          <w:p w14:paraId="26FCBEB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3839" w:type="dxa"/>
            <w:gridSpan w:val="2"/>
            <w:vAlign w:val="bottom"/>
          </w:tcPr>
          <w:p w14:paraId="26FCBEC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3839" w:type="dxa"/>
            <w:gridSpan w:val="2"/>
            <w:vAlign w:val="bottom"/>
          </w:tcPr>
          <w:p w14:paraId="26FCBEC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r>
      <w:tr w:rsidR="00196676" w:rsidRPr="00295655" w14:paraId="26FCBEC9" w14:textId="77777777" w:rsidTr="00BD28D3">
        <w:trPr>
          <w:cantSplit/>
          <w:trHeight w:val="576"/>
        </w:trPr>
        <w:tc>
          <w:tcPr>
            <w:tcW w:w="1437" w:type="dxa"/>
            <w:vAlign w:val="bottom"/>
          </w:tcPr>
          <w:p w14:paraId="26FCBEC3" w14:textId="34600EA8" w:rsidR="00196676" w:rsidRPr="004402A8" w:rsidRDefault="00196676" w:rsidP="00265841">
            <w:pPr>
              <w:keepNext/>
              <w:jc w:val="center"/>
              <w:rPr>
                <w:rFonts w:ascii="Calibri" w:hAnsi="Calibri"/>
                <w:b/>
                <w:sz w:val="18"/>
                <w:szCs w:val="18"/>
              </w:rPr>
            </w:pPr>
            <w:r w:rsidRPr="004402A8">
              <w:rPr>
                <w:rFonts w:ascii="Calibri" w:hAnsi="Calibri"/>
                <w:sz w:val="18"/>
                <w:szCs w:val="18"/>
              </w:rPr>
              <w:t xml:space="preserve">SC System </w:t>
            </w:r>
            <w:r w:rsidR="00265841">
              <w:rPr>
                <w:rFonts w:ascii="Calibri" w:hAnsi="Calibri"/>
                <w:sz w:val="18"/>
                <w:szCs w:val="18"/>
              </w:rPr>
              <w:t>ID/</w:t>
            </w:r>
            <w:r w:rsidRPr="004402A8">
              <w:rPr>
                <w:rFonts w:ascii="Calibri" w:hAnsi="Calibri"/>
                <w:sz w:val="18"/>
                <w:szCs w:val="18"/>
              </w:rPr>
              <w:t>Name</w:t>
            </w:r>
            <w:r w:rsidR="00265841">
              <w:t xml:space="preserve"> </w:t>
            </w:r>
            <w:r w:rsidR="00265841" w:rsidRPr="00265841">
              <w:rPr>
                <w:rFonts w:ascii="Calibri" w:hAnsi="Calibri"/>
                <w:sz w:val="18"/>
                <w:szCs w:val="18"/>
              </w:rPr>
              <w:t xml:space="preserve">from </w:t>
            </w:r>
            <w:del w:id="348" w:author="Alhabibi, Haider@Energy" w:date="2022-02-14T14:03:00Z">
              <w:r w:rsidR="00265841" w:rsidRPr="00265841" w:rsidDel="0033717F">
                <w:rPr>
                  <w:rFonts w:ascii="Calibri" w:hAnsi="Calibri"/>
                  <w:sz w:val="18"/>
                  <w:szCs w:val="18"/>
                </w:rPr>
                <w:delText>CF1R</w:delText>
              </w:r>
            </w:del>
            <w:ins w:id="349" w:author="Alhabibi, Haider@Energy" w:date="2022-02-14T14:03:00Z">
              <w:r w:rsidR="0033717F">
                <w:rPr>
                  <w:rFonts w:ascii="Calibri" w:hAnsi="Calibri"/>
                  <w:sz w:val="18"/>
                  <w:szCs w:val="18"/>
                </w:rPr>
                <w:t>LMCC</w:t>
              </w:r>
            </w:ins>
          </w:p>
        </w:tc>
        <w:tc>
          <w:tcPr>
            <w:tcW w:w="1419" w:type="dxa"/>
            <w:vAlign w:val="bottom"/>
          </w:tcPr>
          <w:p w14:paraId="26FCBEC4" w14:textId="446CC3EE" w:rsidR="00196676" w:rsidRPr="004402A8" w:rsidRDefault="00196676" w:rsidP="00C0640A">
            <w:pPr>
              <w:keepNext/>
              <w:jc w:val="center"/>
              <w:rPr>
                <w:rFonts w:ascii="Calibri" w:hAnsi="Calibri"/>
                <w:sz w:val="18"/>
                <w:szCs w:val="18"/>
              </w:rPr>
            </w:pPr>
            <w:r w:rsidRPr="004402A8">
              <w:rPr>
                <w:rFonts w:ascii="Calibri" w:hAnsi="Calibri"/>
                <w:sz w:val="18"/>
                <w:szCs w:val="18"/>
              </w:rPr>
              <w:t xml:space="preserve">SC System </w:t>
            </w:r>
            <w:r w:rsidR="00C0640A" w:rsidRPr="00C0640A">
              <w:rPr>
                <w:rFonts w:ascii="Calibri" w:hAnsi="Calibri"/>
                <w:sz w:val="18"/>
                <w:szCs w:val="18"/>
              </w:rPr>
              <w:t xml:space="preserve">Description of </w:t>
            </w:r>
            <w:r w:rsidRPr="004402A8">
              <w:rPr>
                <w:rFonts w:ascii="Calibri" w:hAnsi="Calibri"/>
                <w:sz w:val="18"/>
                <w:szCs w:val="18"/>
              </w:rPr>
              <w:t>Area Served</w:t>
            </w:r>
          </w:p>
        </w:tc>
        <w:tc>
          <w:tcPr>
            <w:tcW w:w="3839" w:type="dxa"/>
            <w:gridSpan w:val="3"/>
            <w:vAlign w:val="bottom"/>
          </w:tcPr>
          <w:p w14:paraId="26FCBEC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Manufacturer</w:t>
            </w:r>
          </w:p>
        </w:tc>
        <w:tc>
          <w:tcPr>
            <w:tcW w:w="3839" w:type="dxa"/>
            <w:gridSpan w:val="2"/>
            <w:vAlign w:val="bottom"/>
          </w:tcPr>
          <w:p w14:paraId="26FCBEC6"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Model Number</w:t>
            </w:r>
          </w:p>
        </w:tc>
        <w:tc>
          <w:tcPr>
            <w:tcW w:w="3839" w:type="dxa"/>
            <w:gridSpan w:val="2"/>
            <w:vAlign w:val="bottom"/>
          </w:tcPr>
          <w:p w14:paraId="26FCBEC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Condenser or Package Unit </w:t>
            </w:r>
          </w:p>
          <w:p w14:paraId="26FCBEC8"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Serial Number</w:t>
            </w:r>
          </w:p>
        </w:tc>
      </w:tr>
      <w:tr w:rsidR="00196676" w:rsidRPr="00295655" w14:paraId="26FCBECF" w14:textId="77777777" w:rsidTr="00BD28D3">
        <w:trPr>
          <w:cantSplit/>
          <w:trHeight w:val="395"/>
        </w:trPr>
        <w:tc>
          <w:tcPr>
            <w:tcW w:w="1437" w:type="dxa"/>
          </w:tcPr>
          <w:p w14:paraId="26FCBECA" w14:textId="77777777" w:rsidR="00196676" w:rsidRPr="00295655" w:rsidRDefault="00196676" w:rsidP="00B022B7">
            <w:pPr>
              <w:keepNext/>
              <w:rPr>
                <w:rFonts w:ascii="Calibri" w:hAnsi="Calibri"/>
                <w:sz w:val="18"/>
                <w:szCs w:val="18"/>
              </w:rPr>
            </w:pPr>
            <w:r w:rsidRPr="00295655">
              <w:rPr>
                <w:rFonts w:ascii="Calibri" w:hAnsi="Calibri"/>
                <w:sz w:val="18"/>
                <w:szCs w:val="18"/>
              </w:rPr>
              <w:t xml:space="preserve">&lt;&lt;auto filled </w:t>
            </w:r>
            <w:proofErr w:type="gramStart"/>
            <w:r w:rsidRPr="00295655">
              <w:rPr>
                <w:rFonts w:ascii="Calibri" w:hAnsi="Calibri"/>
                <w:sz w:val="18"/>
                <w:szCs w:val="18"/>
              </w:rPr>
              <w:t xml:space="preserve">from </w:t>
            </w:r>
            <w:r w:rsidRPr="007822B3">
              <w:rPr>
                <w:rFonts w:ascii="Calibri" w:hAnsi="Calibri"/>
                <w:sz w:val="16"/>
                <w:szCs w:val="16"/>
              </w:rPr>
              <w:t xml:space="preserve"> </w:t>
            </w:r>
            <w:r w:rsidR="00B022B7"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8"/>
                <w:szCs w:val="18"/>
              </w:rPr>
              <w:t>&gt;&gt;</w:t>
            </w:r>
          </w:p>
        </w:tc>
        <w:tc>
          <w:tcPr>
            <w:tcW w:w="1419" w:type="dxa"/>
          </w:tcPr>
          <w:p w14:paraId="26FCBECB"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sidRPr="00A325A1">
              <w:rPr>
                <w:rFonts w:ascii="Calibri" w:hAnsi="Calibri"/>
                <w:sz w:val="16"/>
                <w:szCs w:val="16"/>
                <w:highlight w:val="yellow"/>
              </w:rPr>
              <w:t>C</w:t>
            </w:r>
            <w:r w:rsidRPr="00A325A1">
              <w:rPr>
                <w:rFonts w:ascii="Calibri" w:hAnsi="Calibri"/>
                <w:sz w:val="16"/>
                <w:szCs w:val="16"/>
                <w:highlight w:val="yellow"/>
              </w:rPr>
              <w:t>02</w:t>
            </w:r>
            <w:r w:rsidRPr="0098534B">
              <w:rPr>
                <w:rFonts w:ascii="Calibri" w:hAnsi="Calibri"/>
                <w:sz w:val="16"/>
                <w:szCs w:val="16"/>
              </w:rPr>
              <w:t xml:space="preserve">&gt;&gt; </w:t>
            </w:r>
          </w:p>
        </w:tc>
        <w:tc>
          <w:tcPr>
            <w:tcW w:w="3839" w:type="dxa"/>
            <w:gridSpan w:val="3"/>
          </w:tcPr>
          <w:p w14:paraId="26FCBECC"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gridSpan w:val="2"/>
          </w:tcPr>
          <w:p w14:paraId="26FCBECD"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gridSpan w:val="2"/>
          </w:tcPr>
          <w:p w14:paraId="26FCBECE"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r>
      <w:tr w:rsidR="00196676" w:rsidRPr="00295655" w14:paraId="26FCBED5" w14:textId="77777777" w:rsidTr="00BD28D3">
        <w:trPr>
          <w:cantSplit/>
          <w:trHeight w:val="288"/>
        </w:trPr>
        <w:tc>
          <w:tcPr>
            <w:tcW w:w="1437" w:type="dxa"/>
          </w:tcPr>
          <w:p w14:paraId="26FCBED0" w14:textId="77777777" w:rsidR="00196676" w:rsidRPr="00295655" w:rsidRDefault="00196676" w:rsidP="00196676">
            <w:pPr>
              <w:keepNext/>
              <w:rPr>
                <w:rFonts w:ascii="Calibri" w:hAnsi="Calibri"/>
                <w:sz w:val="18"/>
                <w:szCs w:val="18"/>
              </w:rPr>
            </w:pPr>
          </w:p>
        </w:tc>
        <w:tc>
          <w:tcPr>
            <w:tcW w:w="1419" w:type="dxa"/>
          </w:tcPr>
          <w:p w14:paraId="26FCBED1" w14:textId="77777777" w:rsidR="00196676" w:rsidRPr="00295655" w:rsidRDefault="00196676" w:rsidP="00196676">
            <w:pPr>
              <w:keepNext/>
              <w:rPr>
                <w:rFonts w:ascii="Calibri" w:hAnsi="Calibri"/>
                <w:sz w:val="18"/>
                <w:szCs w:val="18"/>
              </w:rPr>
            </w:pPr>
          </w:p>
        </w:tc>
        <w:tc>
          <w:tcPr>
            <w:tcW w:w="3839" w:type="dxa"/>
            <w:gridSpan w:val="3"/>
          </w:tcPr>
          <w:p w14:paraId="26FCBED2" w14:textId="77777777" w:rsidR="00196676" w:rsidRPr="00295655" w:rsidRDefault="00196676" w:rsidP="00196676">
            <w:pPr>
              <w:keepNext/>
              <w:rPr>
                <w:rFonts w:ascii="Calibri" w:hAnsi="Calibri"/>
                <w:sz w:val="18"/>
                <w:szCs w:val="18"/>
              </w:rPr>
            </w:pPr>
          </w:p>
        </w:tc>
        <w:tc>
          <w:tcPr>
            <w:tcW w:w="3839" w:type="dxa"/>
            <w:gridSpan w:val="2"/>
          </w:tcPr>
          <w:p w14:paraId="26FCBED3" w14:textId="77777777" w:rsidR="00196676" w:rsidRPr="00295655" w:rsidRDefault="00196676" w:rsidP="00196676">
            <w:pPr>
              <w:keepNext/>
              <w:rPr>
                <w:rFonts w:ascii="Calibri" w:hAnsi="Calibri"/>
                <w:sz w:val="18"/>
                <w:szCs w:val="18"/>
              </w:rPr>
            </w:pPr>
          </w:p>
        </w:tc>
        <w:tc>
          <w:tcPr>
            <w:tcW w:w="3839" w:type="dxa"/>
            <w:gridSpan w:val="2"/>
          </w:tcPr>
          <w:p w14:paraId="26FCBED4" w14:textId="77777777" w:rsidR="00196676" w:rsidRPr="00295655" w:rsidRDefault="00196676" w:rsidP="00196676">
            <w:pPr>
              <w:keepNext/>
              <w:rPr>
                <w:rFonts w:ascii="Calibri" w:hAnsi="Calibri"/>
                <w:sz w:val="18"/>
                <w:szCs w:val="18"/>
              </w:rPr>
            </w:pPr>
          </w:p>
        </w:tc>
      </w:tr>
      <w:tr w:rsidR="00196676" w:rsidRPr="00295655" w14:paraId="26FCBEDD" w14:textId="77777777" w:rsidTr="00BD28D3">
        <w:trPr>
          <w:cantSplit/>
        </w:trPr>
        <w:tc>
          <w:tcPr>
            <w:tcW w:w="14373" w:type="dxa"/>
            <w:gridSpan w:val="9"/>
          </w:tcPr>
          <w:p w14:paraId="26FCBEDC"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DE" w14:textId="77777777" w:rsidR="00196676" w:rsidRDefault="00196676" w:rsidP="00196676">
      <w:pPr>
        <w:rPr>
          <w:rFonts w:ascii="Calibri" w:hAnsi="Calibri"/>
          <w:sz w:val="18"/>
          <w:szCs w:val="18"/>
        </w:rPr>
      </w:pPr>
    </w:p>
    <w:p w14:paraId="26FCBEDF"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349"/>
        <w:gridCol w:w="93"/>
        <w:gridCol w:w="1419"/>
        <w:gridCol w:w="1442"/>
        <w:gridCol w:w="17"/>
        <w:gridCol w:w="1425"/>
        <w:gridCol w:w="1442"/>
        <w:gridCol w:w="11"/>
        <w:gridCol w:w="1430"/>
        <w:gridCol w:w="1442"/>
        <w:gridCol w:w="6"/>
        <w:gridCol w:w="1436"/>
        <w:gridCol w:w="1442"/>
      </w:tblGrid>
      <w:tr w:rsidR="00196676" w:rsidRPr="00295655" w14:paraId="26FCBEE9" w14:textId="77777777" w:rsidTr="007E0395">
        <w:trPr>
          <w:cantSplit/>
        </w:trPr>
        <w:tc>
          <w:tcPr>
            <w:tcW w:w="14390" w:type="dxa"/>
            <w:gridSpan w:val="14"/>
            <w:tcBorders>
              <w:bottom w:val="nil"/>
            </w:tcBorders>
          </w:tcPr>
          <w:p w14:paraId="26FCBEE0" w14:textId="2D4CAC16" w:rsidR="00196676" w:rsidRPr="001A53D0" w:rsidRDefault="00A811B7" w:rsidP="00196676">
            <w:pPr>
              <w:keepNext/>
              <w:rPr>
                <w:rFonts w:ascii="Calibri" w:hAnsi="Calibri"/>
                <w:b/>
                <w:szCs w:val="18"/>
              </w:rPr>
            </w:pPr>
            <w:r w:rsidRPr="001A53D0">
              <w:rPr>
                <w:rFonts w:ascii="Calibri" w:hAnsi="Calibri"/>
                <w:b/>
                <w:szCs w:val="18"/>
              </w:rPr>
              <w:t>H</w:t>
            </w:r>
            <w:r w:rsidR="00196676" w:rsidRPr="001A53D0">
              <w:rPr>
                <w:rFonts w:ascii="Calibri" w:hAnsi="Calibri"/>
                <w:b/>
                <w:szCs w:val="18"/>
              </w:rPr>
              <w:t>. Installed Heat Pump System – Efficiency and Performance Compliance Information</w:t>
            </w:r>
          </w:p>
          <w:p w14:paraId="26FCBEE1" w14:textId="322AE4F5"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w:t>
            </w:r>
            <w:r w:rsidR="009B4325" w:rsidRPr="00A325A1">
              <w:rPr>
                <w:rFonts w:ascii="Calibri" w:hAnsi="Calibri"/>
                <w:sz w:val="18"/>
                <w:szCs w:val="18"/>
                <w:highlight w:val="yellow"/>
              </w:rPr>
              <w:t>C</w:t>
            </w:r>
            <w:r w:rsidR="009B4325">
              <w:rPr>
                <w:rFonts w:ascii="Calibri" w:hAnsi="Calibri"/>
                <w:sz w:val="18"/>
                <w:szCs w:val="18"/>
              </w:rPr>
              <w:t xml:space="preserve"> </w:t>
            </w:r>
            <w:r>
              <w:rPr>
                <w:rFonts w:ascii="Calibri" w:hAnsi="Calibri"/>
                <w:sz w:val="18"/>
                <w:szCs w:val="18"/>
              </w:rPr>
              <w:t xml:space="preserve">have a value in </w:t>
            </w:r>
            <w:r w:rsidR="009B4325" w:rsidRPr="00A325A1">
              <w:rPr>
                <w:rFonts w:ascii="Calibri" w:hAnsi="Calibri"/>
                <w:sz w:val="18"/>
                <w:szCs w:val="18"/>
                <w:highlight w:val="yellow"/>
              </w:rPr>
              <w:t>C04</w:t>
            </w:r>
            <w:r w:rsidR="009B4325">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System Types</w:t>
            </w:r>
            <w:r w:rsidRPr="00A82EF3">
              <w:rPr>
                <w:rFonts w:ascii="Calibri" w:hAnsi="Calibri"/>
                <w:sz w:val="18"/>
                <w:szCs w:val="18"/>
              </w:rPr>
              <w:t xml:space="preserve"> listed in </w:t>
            </w:r>
            <w:r w:rsidR="009B4325" w:rsidRPr="00A325A1">
              <w:rPr>
                <w:rFonts w:ascii="Calibri" w:hAnsi="Calibri"/>
                <w:sz w:val="18"/>
                <w:szCs w:val="18"/>
                <w:highlight w:val="yellow"/>
              </w:rPr>
              <w:t>C04</w:t>
            </w:r>
            <w:r w:rsidR="009B4325">
              <w:rPr>
                <w:rFonts w:ascii="Calibri" w:hAnsi="Calibri"/>
                <w:sz w:val="18"/>
                <w:szCs w:val="18"/>
              </w:rPr>
              <w:t xml:space="preserve"> or </w:t>
            </w:r>
            <w:r w:rsidR="00B022B7" w:rsidRPr="00A325A1">
              <w:rPr>
                <w:rFonts w:ascii="Calibri" w:hAnsi="Calibri"/>
                <w:sz w:val="18"/>
                <w:szCs w:val="18"/>
                <w:highlight w:val="yellow"/>
              </w:rPr>
              <w:t>C</w:t>
            </w:r>
            <w:r w:rsidRPr="00A325A1">
              <w:rPr>
                <w:rFonts w:ascii="Calibri" w:hAnsi="Calibri"/>
                <w:sz w:val="18"/>
                <w:szCs w:val="18"/>
                <w:highlight w:val="yellow"/>
              </w:rPr>
              <w:t>05</w:t>
            </w:r>
            <w:r w:rsidRPr="00A82EF3">
              <w:rPr>
                <w:rFonts w:ascii="Calibri" w:hAnsi="Calibri"/>
                <w:sz w:val="18"/>
                <w:szCs w:val="18"/>
              </w:rPr>
              <w:t xml:space="preserve"> </w:t>
            </w:r>
            <w:r>
              <w:rPr>
                <w:rFonts w:ascii="Calibri" w:hAnsi="Calibri"/>
                <w:sz w:val="18"/>
                <w:szCs w:val="18"/>
              </w:rPr>
              <w:t>= one of the heat pump types in the following list:</w:t>
            </w:r>
          </w:p>
          <w:p w14:paraId="26FCBEE8" w14:textId="482C2112" w:rsidR="00196676" w:rsidRPr="00FB4BFD" w:rsidRDefault="00196676" w:rsidP="00082DB7">
            <w:pPr>
              <w:keepNext/>
              <w:rPr>
                <w:rFonts w:ascii="Calibri" w:hAnsi="Calibri"/>
                <w:sz w:val="18"/>
                <w:szCs w:val="18"/>
              </w:rPr>
            </w:pPr>
          </w:p>
        </w:tc>
      </w:tr>
      <w:tr w:rsidR="007E0395" w:rsidRPr="00295655" w14:paraId="1353ADE4" w14:textId="77777777" w:rsidTr="007E0395">
        <w:trPr>
          <w:cantSplit/>
        </w:trPr>
        <w:tc>
          <w:tcPr>
            <w:tcW w:w="2878" w:type="dxa"/>
            <w:gridSpan w:val="3"/>
            <w:tcBorders>
              <w:top w:val="nil"/>
              <w:right w:val="nil"/>
            </w:tcBorders>
          </w:tcPr>
          <w:p w14:paraId="418C3417"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split HP; </w:t>
            </w:r>
          </w:p>
          <w:p w14:paraId="3AB71EE3"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packaged HP</w:t>
            </w:r>
          </w:p>
          <w:p w14:paraId="7A3899CD" w14:textId="2B0BE554" w:rsidR="007E0395" w:rsidRPr="007E0395" w:rsidRDefault="007E0395" w:rsidP="00196676">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central</w:t>
            </w:r>
            <w:proofErr w:type="gramEnd"/>
            <w:r w:rsidRPr="007E0395">
              <w:rPr>
                <w:rFonts w:ascii="Calibri" w:hAnsi="Calibri"/>
                <w:sz w:val="14"/>
                <w:szCs w:val="14"/>
              </w:rPr>
              <w:t xml:space="preserve"> large packaged HP</w:t>
            </w:r>
          </w:p>
          <w:p w14:paraId="7F0D687E" w14:textId="025C236B" w:rsidR="007E0395" w:rsidRPr="007E0395" w:rsidRDefault="007E0395" w:rsidP="00196676">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ducted</w:t>
            </w:r>
            <w:proofErr w:type="gramEnd"/>
            <w:r w:rsidRPr="007E0395">
              <w:rPr>
                <w:rFonts w:ascii="Calibri" w:hAnsi="Calibri"/>
                <w:sz w:val="14"/>
                <w:szCs w:val="14"/>
              </w:rPr>
              <w:t xml:space="preserve"> mini-split HP</w:t>
            </w:r>
          </w:p>
        </w:tc>
        <w:tc>
          <w:tcPr>
            <w:tcW w:w="2878" w:type="dxa"/>
            <w:gridSpan w:val="3"/>
            <w:tcBorders>
              <w:top w:val="nil"/>
              <w:left w:val="nil"/>
              <w:right w:val="nil"/>
            </w:tcBorders>
          </w:tcPr>
          <w:p w14:paraId="34926A4C"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ductless</w:t>
            </w:r>
            <w:proofErr w:type="gramEnd"/>
            <w:r w:rsidRPr="007E0395">
              <w:rPr>
                <w:rFonts w:ascii="Calibri" w:hAnsi="Calibri"/>
                <w:sz w:val="14"/>
                <w:szCs w:val="14"/>
              </w:rPr>
              <w:t xml:space="preserve"> mini-split HP;</w:t>
            </w:r>
          </w:p>
          <w:p w14:paraId="7004B841"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hydronic</w:t>
            </w:r>
            <w:proofErr w:type="gramEnd"/>
            <w:r w:rsidRPr="007E0395">
              <w:rPr>
                <w:rFonts w:ascii="Calibri" w:hAnsi="Calibri"/>
                <w:sz w:val="14"/>
                <w:szCs w:val="14"/>
              </w:rPr>
              <w:t xml:space="preserve"> HP,</w:t>
            </w:r>
          </w:p>
          <w:p w14:paraId="001D7CDE"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hydronic</w:t>
            </w:r>
            <w:proofErr w:type="gramEnd"/>
            <w:r w:rsidRPr="007E0395">
              <w:rPr>
                <w:rFonts w:ascii="Calibri" w:hAnsi="Calibri"/>
                <w:sz w:val="14"/>
                <w:szCs w:val="14"/>
              </w:rPr>
              <w:t xml:space="preserve"> </w:t>
            </w:r>
            <w:proofErr w:type="spellStart"/>
            <w:r w:rsidRPr="007E0395">
              <w:rPr>
                <w:rFonts w:ascii="Calibri" w:hAnsi="Calibri"/>
                <w:sz w:val="14"/>
                <w:szCs w:val="14"/>
              </w:rPr>
              <w:t>HP+forced</w:t>
            </w:r>
            <w:proofErr w:type="spellEnd"/>
            <w:r w:rsidRPr="007E0395">
              <w:rPr>
                <w:rFonts w:ascii="Calibri" w:hAnsi="Calibri"/>
                <w:sz w:val="14"/>
                <w:szCs w:val="14"/>
              </w:rPr>
              <w:t xml:space="preserve"> air;</w:t>
            </w:r>
          </w:p>
          <w:p w14:paraId="406EADF2" w14:textId="064C0FD1"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room</w:t>
            </w:r>
            <w:proofErr w:type="gramEnd"/>
            <w:r w:rsidRPr="007E0395">
              <w:rPr>
                <w:rFonts w:ascii="Calibri" w:hAnsi="Calibri"/>
                <w:sz w:val="14"/>
                <w:szCs w:val="14"/>
              </w:rPr>
              <w:t xml:space="preserve"> HP;</w:t>
            </w:r>
          </w:p>
        </w:tc>
        <w:tc>
          <w:tcPr>
            <w:tcW w:w="2878" w:type="dxa"/>
            <w:gridSpan w:val="3"/>
            <w:tcBorders>
              <w:top w:val="nil"/>
              <w:left w:val="nil"/>
              <w:right w:val="nil"/>
            </w:tcBorders>
          </w:tcPr>
          <w:p w14:paraId="6D54D76F"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small</w:t>
            </w:r>
            <w:proofErr w:type="gramEnd"/>
            <w:r w:rsidRPr="007E0395">
              <w:rPr>
                <w:rFonts w:ascii="Calibri" w:hAnsi="Calibri"/>
                <w:sz w:val="14"/>
                <w:szCs w:val="14"/>
              </w:rPr>
              <w:t xml:space="preserve"> duct high velocity;</w:t>
            </w:r>
          </w:p>
          <w:p w14:paraId="19E06568" w14:textId="77777777" w:rsid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ductless</w:t>
            </w:r>
            <w:proofErr w:type="gramEnd"/>
            <w:r w:rsidRPr="007E0395">
              <w:rPr>
                <w:rFonts w:ascii="Calibri" w:hAnsi="Calibri"/>
                <w:sz w:val="14"/>
                <w:szCs w:val="14"/>
              </w:rPr>
              <w:t xml:space="preserve"> VRF HP</w:t>
            </w:r>
          </w:p>
          <w:p w14:paraId="47E26967"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air</w:t>
            </w:r>
            <w:proofErr w:type="gramEnd"/>
            <w:r w:rsidRPr="007E0395">
              <w:rPr>
                <w:rFonts w:ascii="Calibri" w:hAnsi="Calibri"/>
                <w:sz w:val="14"/>
                <w:szCs w:val="14"/>
              </w:rPr>
              <w:t>-to-water HP</w:t>
            </w:r>
          </w:p>
          <w:p w14:paraId="711406A3" w14:textId="53F266FD" w:rsidR="007E0395" w:rsidRPr="007E0395" w:rsidRDefault="007E0395" w:rsidP="007E0395">
            <w:pPr>
              <w:keepNext/>
              <w:rPr>
                <w:rFonts w:ascii="Calibri" w:hAnsi="Calibri"/>
                <w:sz w:val="14"/>
                <w:szCs w:val="14"/>
              </w:rPr>
            </w:pPr>
            <w:r w:rsidRPr="007E0395">
              <w:rPr>
                <w:rFonts w:ascii="Calibri" w:hAnsi="Calibri"/>
                <w:sz w:val="14"/>
                <w:szCs w:val="14"/>
              </w:rPr>
              <w:t>*</w:t>
            </w:r>
            <w:proofErr w:type="gramStart"/>
            <w:r w:rsidRPr="007E0395">
              <w:rPr>
                <w:rFonts w:ascii="Calibri" w:hAnsi="Calibri"/>
                <w:sz w:val="14"/>
                <w:szCs w:val="14"/>
              </w:rPr>
              <w:t>ground</w:t>
            </w:r>
            <w:proofErr w:type="gramEnd"/>
            <w:r w:rsidRPr="007E0395">
              <w:rPr>
                <w:rFonts w:ascii="Calibri" w:hAnsi="Calibri"/>
                <w:sz w:val="14"/>
                <w:szCs w:val="14"/>
              </w:rPr>
              <w:t>-source HP</w:t>
            </w:r>
          </w:p>
        </w:tc>
        <w:tc>
          <w:tcPr>
            <w:tcW w:w="2878" w:type="dxa"/>
            <w:gridSpan w:val="3"/>
            <w:tcBorders>
              <w:top w:val="nil"/>
              <w:left w:val="nil"/>
              <w:right w:val="nil"/>
            </w:tcBorders>
          </w:tcPr>
          <w:p w14:paraId="3382E9E8" w14:textId="77777777" w:rsidR="007E0395" w:rsidRPr="007E0395" w:rsidRDefault="007E0395" w:rsidP="007E0395">
            <w:pPr>
              <w:keepNext/>
              <w:rPr>
                <w:rFonts w:ascii="Calibri" w:hAnsi="Calibri"/>
                <w:sz w:val="14"/>
                <w:szCs w:val="14"/>
              </w:rPr>
            </w:pPr>
            <w:r w:rsidRPr="007E0395">
              <w:rPr>
                <w:rFonts w:ascii="Calibri" w:hAnsi="Calibri"/>
                <w:sz w:val="14"/>
                <w:szCs w:val="14"/>
              </w:rPr>
              <w:t xml:space="preserve">*VCHP-Ducted </w:t>
            </w:r>
          </w:p>
          <w:p w14:paraId="405426B9" w14:textId="77777777" w:rsidR="007E0395" w:rsidRPr="007E0395" w:rsidRDefault="007E0395" w:rsidP="007E0395">
            <w:pPr>
              <w:keepNext/>
              <w:rPr>
                <w:rFonts w:ascii="Calibri" w:hAnsi="Calibri"/>
                <w:sz w:val="14"/>
                <w:szCs w:val="14"/>
              </w:rPr>
            </w:pPr>
            <w:r w:rsidRPr="007E0395">
              <w:rPr>
                <w:rFonts w:ascii="Calibri" w:hAnsi="Calibri"/>
                <w:sz w:val="14"/>
                <w:szCs w:val="14"/>
              </w:rPr>
              <w:t>*VCHP-Ductless</w:t>
            </w:r>
          </w:p>
          <w:p w14:paraId="284F805F" w14:textId="775E5EF2" w:rsidR="007E0395" w:rsidRPr="007E0395" w:rsidRDefault="007E0395" w:rsidP="007E0395">
            <w:pPr>
              <w:keepNext/>
              <w:rPr>
                <w:rFonts w:ascii="Calibri" w:hAnsi="Calibri"/>
                <w:sz w:val="14"/>
                <w:szCs w:val="14"/>
              </w:rPr>
            </w:pPr>
            <w:r w:rsidRPr="007E0395">
              <w:rPr>
                <w:rFonts w:ascii="Calibri" w:hAnsi="Calibri"/>
                <w:sz w:val="14"/>
                <w:szCs w:val="14"/>
              </w:rPr>
              <w:t>*</w:t>
            </w:r>
            <w:proofErr w:type="spellStart"/>
            <w:r w:rsidRPr="007E0395">
              <w:rPr>
                <w:rFonts w:ascii="Calibri" w:hAnsi="Calibri"/>
                <w:sz w:val="14"/>
                <w:szCs w:val="14"/>
              </w:rPr>
              <w:t>VCHP-Ducted+Ductless</w:t>
            </w:r>
            <w:proofErr w:type="spellEnd"/>
          </w:p>
        </w:tc>
        <w:tc>
          <w:tcPr>
            <w:tcW w:w="2878" w:type="dxa"/>
            <w:gridSpan w:val="2"/>
            <w:tcBorders>
              <w:top w:val="nil"/>
              <w:left w:val="nil"/>
            </w:tcBorders>
          </w:tcPr>
          <w:p w14:paraId="5098EFD4"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HP-ducted</w:t>
            </w:r>
          </w:p>
          <w:p w14:paraId="1635718F" w14:textId="77777777" w:rsidR="007E0395" w:rsidRPr="007E0395" w:rsidRDefault="007E0395"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HP-ductless</w:t>
            </w:r>
          </w:p>
          <w:p w14:paraId="117D69E2" w14:textId="1B5230C0" w:rsidR="007E0395" w:rsidRPr="007E0395" w:rsidRDefault="007E0395" w:rsidP="007E0395">
            <w:pPr>
              <w:keepNext/>
              <w:rPr>
                <w:rFonts w:ascii="Calibri" w:hAnsi="Calibri"/>
                <w:sz w:val="14"/>
                <w:szCs w:val="14"/>
              </w:rPr>
            </w:pPr>
            <w:r w:rsidRPr="007E0395">
              <w:rPr>
                <w:rFonts w:ascii="Calibri" w:hAnsi="Calibri"/>
                <w:sz w:val="14"/>
                <w:szCs w:val="14"/>
              </w:rPr>
              <w:t>*</w:t>
            </w:r>
            <w:proofErr w:type="spellStart"/>
            <w:proofErr w:type="gramStart"/>
            <w:r w:rsidRPr="007E0395">
              <w:rPr>
                <w:rFonts w:ascii="Calibri" w:hAnsi="Calibri"/>
                <w:sz w:val="14"/>
                <w:szCs w:val="14"/>
              </w:rPr>
              <w:t>multisplit</w:t>
            </w:r>
            <w:proofErr w:type="spellEnd"/>
            <w:proofErr w:type="gramEnd"/>
            <w:r w:rsidRPr="007E0395">
              <w:rPr>
                <w:rFonts w:ascii="Calibri" w:hAnsi="Calibri"/>
                <w:sz w:val="14"/>
                <w:szCs w:val="14"/>
              </w:rPr>
              <w:t xml:space="preserve"> </w:t>
            </w:r>
            <w:proofErr w:type="spellStart"/>
            <w:r w:rsidRPr="007E0395">
              <w:rPr>
                <w:rFonts w:ascii="Calibri" w:hAnsi="Calibri"/>
                <w:sz w:val="14"/>
                <w:szCs w:val="14"/>
              </w:rPr>
              <w:t>HP-ducted+ductless</w:t>
            </w:r>
            <w:proofErr w:type="spellEnd"/>
            <w:r w:rsidRPr="007E0395">
              <w:rPr>
                <w:rFonts w:ascii="Calibri" w:hAnsi="Calibri"/>
                <w:sz w:val="14"/>
                <w:szCs w:val="14"/>
              </w:rPr>
              <w:t xml:space="preserve"> &gt;&gt;</w:t>
            </w:r>
          </w:p>
        </w:tc>
      </w:tr>
      <w:tr w:rsidR="00196676" w:rsidRPr="00295655" w14:paraId="26FCBEF4" w14:textId="77777777" w:rsidTr="00E709F7">
        <w:trPr>
          <w:cantSplit/>
          <w:trHeight w:val="224"/>
        </w:trPr>
        <w:tc>
          <w:tcPr>
            <w:tcW w:w="1436" w:type="dxa"/>
            <w:vAlign w:val="bottom"/>
          </w:tcPr>
          <w:p w14:paraId="26FCBEEA"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349" w:type="dxa"/>
            <w:vAlign w:val="bottom"/>
          </w:tcPr>
          <w:p w14:paraId="26FCBEEB"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512" w:type="dxa"/>
            <w:gridSpan w:val="2"/>
            <w:vAlign w:val="bottom"/>
          </w:tcPr>
          <w:p w14:paraId="26FCBEE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442" w:type="dxa"/>
            <w:vAlign w:val="bottom"/>
          </w:tcPr>
          <w:p w14:paraId="26FCBEED"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1442" w:type="dxa"/>
            <w:gridSpan w:val="2"/>
            <w:vAlign w:val="bottom"/>
          </w:tcPr>
          <w:p w14:paraId="26FCBEE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1442" w:type="dxa"/>
            <w:vAlign w:val="bottom"/>
          </w:tcPr>
          <w:p w14:paraId="26FCBEE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1441" w:type="dxa"/>
            <w:gridSpan w:val="2"/>
            <w:vAlign w:val="bottom"/>
          </w:tcPr>
          <w:p w14:paraId="26FCBEF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442" w:type="dxa"/>
            <w:vAlign w:val="bottom"/>
          </w:tcPr>
          <w:p w14:paraId="26FCBEF1" w14:textId="2301F9E8" w:rsidR="00196676" w:rsidRPr="00295655" w:rsidRDefault="00196676" w:rsidP="00196676">
            <w:pPr>
              <w:keepNext/>
              <w:jc w:val="center"/>
              <w:rPr>
                <w:rFonts w:ascii="Calibri" w:hAnsi="Calibri"/>
                <w:sz w:val="18"/>
                <w:szCs w:val="18"/>
              </w:rPr>
            </w:pPr>
            <w:r w:rsidRPr="00295655">
              <w:rPr>
                <w:rFonts w:ascii="Calibri" w:hAnsi="Calibri"/>
                <w:sz w:val="18"/>
                <w:szCs w:val="18"/>
              </w:rPr>
              <w:t>08</w:t>
            </w:r>
          </w:p>
        </w:tc>
        <w:tc>
          <w:tcPr>
            <w:tcW w:w="1442" w:type="dxa"/>
            <w:gridSpan w:val="2"/>
            <w:vAlign w:val="bottom"/>
          </w:tcPr>
          <w:p w14:paraId="26FCBEF2" w14:textId="77777777" w:rsidR="00196676" w:rsidRPr="00295655" w:rsidRDefault="00196676" w:rsidP="00196676">
            <w:pPr>
              <w:keepNext/>
              <w:jc w:val="center"/>
              <w:rPr>
                <w:rFonts w:ascii="Calibri" w:hAnsi="Calibri"/>
                <w:sz w:val="18"/>
                <w:szCs w:val="18"/>
              </w:rPr>
            </w:pPr>
            <w:r>
              <w:rPr>
                <w:rFonts w:ascii="Calibri" w:hAnsi="Calibri"/>
                <w:sz w:val="18"/>
                <w:szCs w:val="18"/>
              </w:rPr>
              <w:t>09</w:t>
            </w:r>
          </w:p>
        </w:tc>
        <w:tc>
          <w:tcPr>
            <w:tcW w:w="1442" w:type="dxa"/>
            <w:vAlign w:val="bottom"/>
          </w:tcPr>
          <w:p w14:paraId="26FCBEF3" w14:textId="77777777" w:rsidR="00196676" w:rsidRPr="00295655" w:rsidRDefault="00196676" w:rsidP="00196676">
            <w:pPr>
              <w:keepNext/>
              <w:jc w:val="center"/>
              <w:rPr>
                <w:rFonts w:ascii="Calibri" w:hAnsi="Calibri"/>
                <w:sz w:val="18"/>
                <w:szCs w:val="18"/>
              </w:rPr>
            </w:pPr>
            <w:r>
              <w:rPr>
                <w:rFonts w:ascii="Calibri" w:hAnsi="Calibri"/>
                <w:sz w:val="18"/>
                <w:szCs w:val="18"/>
              </w:rPr>
              <w:t>10</w:t>
            </w:r>
          </w:p>
        </w:tc>
      </w:tr>
      <w:tr w:rsidR="00196676" w:rsidRPr="005A5C17" w14:paraId="26FCBF06" w14:textId="77777777" w:rsidTr="00E709F7">
        <w:trPr>
          <w:cantSplit/>
          <w:trHeight w:val="576"/>
        </w:trPr>
        <w:tc>
          <w:tcPr>
            <w:tcW w:w="1436" w:type="dxa"/>
            <w:vAlign w:val="bottom"/>
          </w:tcPr>
          <w:p w14:paraId="26FCBEF5" w14:textId="1E394E29" w:rsidR="00196676" w:rsidRPr="004402A8" w:rsidRDefault="00196676" w:rsidP="00265841">
            <w:pPr>
              <w:keepNext/>
              <w:jc w:val="center"/>
              <w:rPr>
                <w:rFonts w:ascii="Calibri" w:hAnsi="Calibri"/>
                <w:sz w:val="18"/>
                <w:szCs w:val="18"/>
              </w:rPr>
            </w:pPr>
            <w:r w:rsidRPr="004402A8">
              <w:rPr>
                <w:rFonts w:ascii="Calibri" w:hAnsi="Calibri"/>
                <w:sz w:val="18"/>
                <w:szCs w:val="18"/>
              </w:rPr>
              <w:t xml:space="preserve">SC System </w:t>
            </w:r>
            <w:r w:rsidR="00265841">
              <w:rPr>
                <w:rFonts w:ascii="Calibri" w:hAnsi="Calibri"/>
                <w:sz w:val="18"/>
                <w:szCs w:val="18"/>
              </w:rPr>
              <w:t>ID/</w:t>
            </w:r>
            <w:r w:rsidRPr="004402A8">
              <w:rPr>
                <w:rFonts w:ascii="Calibri" w:hAnsi="Calibri"/>
                <w:sz w:val="18"/>
                <w:szCs w:val="18"/>
              </w:rPr>
              <w:t>Name</w:t>
            </w:r>
            <w:r w:rsidR="00265841">
              <w:t xml:space="preserve"> </w:t>
            </w:r>
            <w:r w:rsidR="00265841" w:rsidRPr="00265841">
              <w:rPr>
                <w:rFonts w:ascii="Calibri" w:hAnsi="Calibri"/>
                <w:sz w:val="18"/>
                <w:szCs w:val="18"/>
              </w:rPr>
              <w:t xml:space="preserve">from </w:t>
            </w:r>
            <w:del w:id="350" w:author="Alhabibi, Haider@Energy" w:date="2022-02-14T14:03:00Z">
              <w:r w:rsidR="00265841" w:rsidRPr="00265841" w:rsidDel="0033717F">
                <w:rPr>
                  <w:rFonts w:ascii="Calibri" w:hAnsi="Calibri"/>
                  <w:sz w:val="18"/>
                  <w:szCs w:val="18"/>
                </w:rPr>
                <w:delText>CF1R</w:delText>
              </w:r>
            </w:del>
            <w:ins w:id="351" w:author="Alhabibi, Haider@Energy" w:date="2022-02-14T14:03:00Z">
              <w:r w:rsidR="0033717F">
                <w:rPr>
                  <w:rFonts w:ascii="Calibri" w:hAnsi="Calibri"/>
                  <w:sz w:val="18"/>
                  <w:szCs w:val="18"/>
                </w:rPr>
                <w:t>LMCC</w:t>
              </w:r>
            </w:ins>
          </w:p>
        </w:tc>
        <w:tc>
          <w:tcPr>
            <w:tcW w:w="1349" w:type="dxa"/>
            <w:vAlign w:val="bottom"/>
          </w:tcPr>
          <w:p w14:paraId="26FCBEF6" w14:textId="7167873F" w:rsidR="00196676" w:rsidRPr="004402A8" w:rsidRDefault="00196676" w:rsidP="00C0640A">
            <w:pPr>
              <w:keepNext/>
              <w:jc w:val="center"/>
              <w:rPr>
                <w:rFonts w:ascii="Calibri" w:hAnsi="Calibri"/>
                <w:sz w:val="18"/>
                <w:szCs w:val="18"/>
              </w:rPr>
            </w:pPr>
            <w:r w:rsidRPr="004402A8">
              <w:rPr>
                <w:rFonts w:ascii="Calibri" w:hAnsi="Calibri"/>
                <w:sz w:val="18"/>
                <w:szCs w:val="18"/>
              </w:rPr>
              <w:t xml:space="preserve">SC System </w:t>
            </w:r>
            <w:r w:rsidR="00C0640A" w:rsidRPr="00C0640A">
              <w:rPr>
                <w:rFonts w:ascii="Calibri" w:hAnsi="Calibri"/>
                <w:sz w:val="18"/>
                <w:szCs w:val="18"/>
              </w:rPr>
              <w:t xml:space="preserve">Description of </w:t>
            </w:r>
            <w:r w:rsidRPr="004402A8">
              <w:rPr>
                <w:rFonts w:ascii="Calibri" w:hAnsi="Calibri"/>
                <w:sz w:val="18"/>
                <w:szCs w:val="18"/>
              </w:rPr>
              <w:t>Area Served</w:t>
            </w:r>
          </w:p>
        </w:tc>
        <w:tc>
          <w:tcPr>
            <w:tcW w:w="1512" w:type="dxa"/>
            <w:gridSpan w:val="2"/>
            <w:vAlign w:val="bottom"/>
          </w:tcPr>
          <w:p w14:paraId="26FCBEF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Heating Efficiency Type</w:t>
            </w:r>
          </w:p>
        </w:tc>
        <w:tc>
          <w:tcPr>
            <w:tcW w:w="1442" w:type="dxa"/>
            <w:vAlign w:val="bottom"/>
          </w:tcPr>
          <w:p w14:paraId="26FCBEF8" w14:textId="0B4C3170" w:rsidR="00626599" w:rsidRPr="004402A8" w:rsidRDefault="00196676" w:rsidP="00196676">
            <w:pPr>
              <w:keepNext/>
              <w:jc w:val="center"/>
              <w:rPr>
                <w:rFonts w:ascii="Calibri" w:hAnsi="Calibri"/>
                <w:sz w:val="18"/>
                <w:szCs w:val="18"/>
              </w:rPr>
            </w:pPr>
            <w:r w:rsidRPr="004402A8">
              <w:rPr>
                <w:rFonts w:ascii="Calibri" w:hAnsi="Calibri"/>
                <w:sz w:val="18"/>
                <w:szCs w:val="18"/>
              </w:rPr>
              <w:t>Heating Efficiency Value</w:t>
            </w:r>
          </w:p>
        </w:tc>
        <w:tc>
          <w:tcPr>
            <w:tcW w:w="1442" w:type="dxa"/>
            <w:gridSpan w:val="2"/>
            <w:vAlign w:val="bottom"/>
          </w:tcPr>
          <w:p w14:paraId="26FCBEF9"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143A26C6" w14:textId="77777777" w:rsidR="00196676" w:rsidRDefault="00196676" w:rsidP="00196676">
            <w:pPr>
              <w:keepNext/>
              <w:jc w:val="center"/>
              <w:rPr>
                <w:rFonts w:ascii="Calibri" w:hAnsi="Calibri"/>
                <w:sz w:val="18"/>
                <w:szCs w:val="18"/>
              </w:rPr>
            </w:pPr>
            <w:r w:rsidRPr="004402A8">
              <w:rPr>
                <w:rFonts w:ascii="Calibri" w:hAnsi="Calibri"/>
                <w:sz w:val="18"/>
                <w:szCs w:val="18"/>
              </w:rPr>
              <w:t>Heating Capacity at 47</w:t>
            </w:r>
            <w:r w:rsidR="004402A8">
              <w:rPr>
                <w:rFonts w:ascii="Calibri" w:hAnsi="Calibri"/>
                <w:sz w:val="18"/>
                <w:szCs w:val="18"/>
              </w:rPr>
              <w:t>°</w:t>
            </w:r>
            <w:r w:rsidRPr="004402A8">
              <w:rPr>
                <w:rFonts w:ascii="Calibri" w:hAnsi="Calibri"/>
                <w:sz w:val="18"/>
                <w:szCs w:val="18"/>
              </w:rPr>
              <w:t>F</w:t>
            </w:r>
          </w:p>
          <w:p w14:paraId="26FCBEFA" w14:textId="13F6D6FD" w:rsidR="00626599" w:rsidRPr="004402A8" w:rsidRDefault="00626599" w:rsidP="00196676">
            <w:pPr>
              <w:keepNext/>
              <w:jc w:val="center"/>
              <w:rPr>
                <w:rFonts w:ascii="Calibri" w:hAnsi="Calibri"/>
                <w:sz w:val="18"/>
                <w:szCs w:val="18"/>
              </w:rPr>
            </w:pPr>
            <w:r>
              <w:rPr>
                <w:rFonts w:ascii="Calibri" w:hAnsi="Calibri"/>
                <w:sz w:val="18"/>
                <w:szCs w:val="18"/>
              </w:rPr>
              <w:t>(Btu/h)</w:t>
            </w:r>
          </w:p>
        </w:tc>
        <w:tc>
          <w:tcPr>
            <w:tcW w:w="1442" w:type="dxa"/>
            <w:vAlign w:val="bottom"/>
          </w:tcPr>
          <w:p w14:paraId="26FCBEFB"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63D2657E" w14:textId="77777777" w:rsidR="00626599" w:rsidRDefault="00196676" w:rsidP="00196676">
            <w:pPr>
              <w:keepNext/>
              <w:jc w:val="center"/>
              <w:rPr>
                <w:rFonts w:ascii="Calibri" w:hAnsi="Calibri"/>
                <w:sz w:val="18"/>
                <w:szCs w:val="18"/>
              </w:rPr>
            </w:pPr>
            <w:r w:rsidRPr="004402A8">
              <w:rPr>
                <w:rFonts w:ascii="Calibri" w:hAnsi="Calibri"/>
                <w:sz w:val="18"/>
                <w:szCs w:val="18"/>
              </w:rPr>
              <w:t>Heating Capacity at 17</w:t>
            </w:r>
            <w:r w:rsidR="004402A8">
              <w:rPr>
                <w:rFonts w:ascii="Calibri" w:hAnsi="Calibri"/>
                <w:sz w:val="18"/>
                <w:szCs w:val="18"/>
              </w:rPr>
              <w:t>°</w:t>
            </w:r>
            <w:r w:rsidRPr="004402A8">
              <w:rPr>
                <w:rFonts w:ascii="Calibri" w:hAnsi="Calibri"/>
                <w:sz w:val="18"/>
                <w:szCs w:val="18"/>
              </w:rPr>
              <w:t>F</w:t>
            </w:r>
          </w:p>
          <w:p w14:paraId="26FCBEFC" w14:textId="278992D3" w:rsidR="00196676" w:rsidRPr="004402A8" w:rsidRDefault="00626599" w:rsidP="00196676">
            <w:pPr>
              <w:keepNext/>
              <w:jc w:val="center"/>
              <w:rPr>
                <w:rFonts w:ascii="Calibri" w:hAnsi="Calibri"/>
                <w:sz w:val="18"/>
                <w:szCs w:val="18"/>
              </w:rPr>
            </w:pPr>
            <w:r w:rsidRPr="00626599">
              <w:rPr>
                <w:rFonts w:ascii="Calibri" w:hAnsi="Calibri"/>
                <w:sz w:val="18"/>
                <w:szCs w:val="18"/>
              </w:rPr>
              <w:t>(Btu/h)</w:t>
            </w:r>
          </w:p>
        </w:tc>
        <w:tc>
          <w:tcPr>
            <w:tcW w:w="1441" w:type="dxa"/>
            <w:gridSpan w:val="2"/>
            <w:vAlign w:val="bottom"/>
          </w:tcPr>
          <w:p w14:paraId="26FCBEFD" w14:textId="2BBC696F"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System </w:t>
            </w:r>
          </w:p>
          <w:p w14:paraId="26FCBEFE"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EFF" w14:textId="76259060" w:rsidR="00196676" w:rsidRPr="004402A8" w:rsidRDefault="00626599" w:rsidP="00196676">
            <w:pPr>
              <w:keepNext/>
              <w:jc w:val="center"/>
              <w:rPr>
                <w:rFonts w:ascii="Calibri" w:hAnsi="Calibri"/>
                <w:sz w:val="18"/>
                <w:szCs w:val="18"/>
              </w:rPr>
            </w:pPr>
            <w:r>
              <w:rPr>
                <w:rFonts w:ascii="Calibri" w:hAnsi="Calibri"/>
                <w:sz w:val="18"/>
                <w:szCs w:val="18"/>
              </w:rPr>
              <w:t>Type</w:t>
            </w:r>
          </w:p>
        </w:tc>
        <w:tc>
          <w:tcPr>
            <w:tcW w:w="1442" w:type="dxa"/>
            <w:vAlign w:val="bottom"/>
          </w:tcPr>
          <w:p w14:paraId="26FCBF00"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26FCBF01"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F02" w14:textId="1A20B6E7" w:rsidR="00196676" w:rsidRPr="004402A8" w:rsidRDefault="006B7915" w:rsidP="00196676">
            <w:pPr>
              <w:keepNext/>
              <w:jc w:val="center"/>
              <w:rPr>
                <w:rFonts w:ascii="Calibri" w:hAnsi="Calibri"/>
                <w:sz w:val="18"/>
                <w:szCs w:val="18"/>
              </w:rPr>
            </w:pPr>
            <w:r>
              <w:rPr>
                <w:rFonts w:ascii="Calibri" w:hAnsi="Calibri"/>
                <w:sz w:val="18"/>
                <w:szCs w:val="18"/>
              </w:rPr>
              <w:t>Value</w:t>
            </w:r>
          </w:p>
        </w:tc>
        <w:tc>
          <w:tcPr>
            <w:tcW w:w="1442" w:type="dxa"/>
            <w:gridSpan w:val="2"/>
            <w:vAlign w:val="bottom"/>
          </w:tcPr>
          <w:p w14:paraId="26FCBF03" w14:textId="75AFC3BD" w:rsidR="00196676" w:rsidRPr="004402A8" w:rsidRDefault="00196676" w:rsidP="00E65589">
            <w:pPr>
              <w:keepNext/>
              <w:jc w:val="center"/>
              <w:rPr>
                <w:rFonts w:ascii="Calibri" w:hAnsi="Calibri"/>
                <w:sz w:val="18"/>
                <w:szCs w:val="18"/>
              </w:rPr>
            </w:pPr>
            <w:r w:rsidRPr="004402A8">
              <w:rPr>
                <w:rFonts w:ascii="Calibri" w:hAnsi="Calibri"/>
                <w:sz w:val="18"/>
                <w:szCs w:val="18"/>
              </w:rPr>
              <w:t>System Cooling Capacity at Design Conditions (</w:t>
            </w:r>
            <w:r w:rsidR="00E32181">
              <w:rPr>
                <w:rFonts w:ascii="Calibri" w:hAnsi="Calibri"/>
                <w:sz w:val="18"/>
                <w:szCs w:val="18"/>
              </w:rPr>
              <w:t>Btu/h</w:t>
            </w:r>
            <w:r w:rsidRPr="004402A8">
              <w:rPr>
                <w:rFonts w:ascii="Calibri" w:hAnsi="Calibri"/>
                <w:sz w:val="18"/>
                <w:szCs w:val="18"/>
              </w:rPr>
              <w:t>)</w:t>
            </w:r>
          </w:p>
        </w:tc>
        <w:tc>
          <w:tcPr>
            <w:tcW w:w="1442" w:type="dxa"/>
            <w:vAlign w:val="bottom"/>
          </w:tcPr>
          <w:p w14:paraId="26FCBF04" w14:textId="423CD611" w:rsidR="00196676" w:rsidRPr="004402A8" w:rsidRDefault="00196676" w:rsidP="00196676">
            <w:pPr>
              <w:keepNext/>
              <w:jc w:val="center"/>
              <w:rPr>
                <w:rFonts w:ascii="Calibri" w:hAnsi="Calibri"/>
                <w:sz w:val="18"/>
                <w:szCs w:val="18"/>
              </w:rPr>
            </w:pPr>
            <w:r w:rsidRPr="004402A8">
              <w:rPr>
                <w:rFonts w:ascii="Calibri" w:hAnsi="Calibri"/>
                <w:sz w:val="18"/>
                <w:szCs w:val="18"/>
              </w:rPr>
              <w:t>Condenser Nominal Cooling Capacity</w:t>
            </w:r>
          </w:p>
          <w:p w14:paraId="26FCBF0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(ton)</w:t>
            </w:r>
          </w:p>
        </w:tc>
      </w:tr>
      <w:tr w:rsidR="00196676" w:rsidRPr="00295655" w14:paraId="26FCBF18" w14:textId="77777777" w:rsidTr="00E709F7">
        <w:trPr>
          <w:cantSplit/>
          <w:trHeight w:val="395"/>
        </w:trPr>
        <w:tc>
          <w:tcPr>
            <w:tcW w:w="1436" w:type="dxa"/>
          </w:tcPr>
          <w:p w14:paraId="26FCBF07" w14:textId="77777777" w:rsidR="00196676" w:rsidRPr="00295655" w:rsidRDefault="00196676" w:rsidP="00B022B7">
            <w:pPr>
              <w:keepNext/>
              <w:rPr>
                <w:rFonts w:ascii="Calibri" w:hAnsi="Calibri"/>
                <w:sz w:val="16"/>
                <w:szCs w:val="16"/>
              </w:rPr>
            </w:pPr>
            <w:r w:rsidRPr="00295655">
              <w:rPr>
                <w:rFonts w:ascii="Calibri" w:hAnsi="Calibri"/>
                <w:sz w:val="16"/>
                <w:szCs w:val="16"/>
              </w:rPr>
              <w:t xml:space="preserve">&lt;&lt;auto filled </w:t>
            </w:r>
            <w:proofErr w:type="gramStart"/>
            <w:r w:rsidRPr="00295655">
              <w:rPr>
                <w:rFonts w:ascii="Calibri" w:hAnsi="Calibri"/>
                <w:sz w:val="16"/>
                <w:szCs w:val="16"/>
              </w:rPr>
              <w:t xml:space="preserve">from </w:t>
            </w:r>
            <w:r w:rsidRPr="007822B3">
              <w:rPr>
                <w:rFonts w:ascii="Calibri" w:hAnsi="Calibri"/>
                <w:sz w:val="16"/>
                <w:szCs w:val="16"/>
              </w:rPr>
              <w:t xml:space="preserve"> </w:t>
            </w:r>
            <w:r w:rsidR="00B022B7" w:rsidRPr="00A325A1">
              <w:rPr>
                <w:rFonts w:ascii="Calibri" w:hAnsi="Calibri"/>
                <w:sz w:val="16"/>
                <w:szCs w:val="16"/>
                <w:highlight w:val="yellow"/>
              </w:rPr>
              <w:t>C</w:t>
            </w:r>
            <w:proofErr w:type="gramEnd"/>
            <w:r w:rsidRPr="00A325A1">
              <w:rPr>
                <w:rFonts w:ascii="Calibri" w:hAnsi="Calibri"/>
                <w:sz w:val="16"/>
                <w:szCs w:val="16"/>
                <w:highlight w:val="yellow"/>
              </w:rPr>
              <w:t>01</w:t>
            </w:r>
            <w:r w:rsidRPr="00295655">
              <w:rPr>
                <w:rFonts w:ascii="Calibri" w:hAnsi="Calibri"/>
                <w:sz w:val="16"/>
                <w:szCs w:val="16"/>
              </w:rPr>
              <w:t>&gt;&gt;</w:t>
            </w:r>
          </w:p>
        </w:tc>
        <w:tc>
          <w:tcPr>
            <w:tcW w:w="1349" w:type="dxa"/>
          </w:tcPr>
          <w:p w14:paraId="26FCBF08"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sidRPr="00A325A1">
              <w:rPr>
                <w:rFonts w:ascii="Calibri" w:hAnsi="Calibri"/>
                <w:sz w:val="16"/>
                <w:szCs w:val="16"/>
                <w:highlight w:val="yellow"/>
              </w:rPr>
              <w:t>C</w:t>
            </w:r>
            <w:r w:rsidRPr="00A325A1">
              <w:rPr>
                <w:rFonts w:ascii="Calibri" w:hAnsi="Calibri"/>
                <w:sz w:val="16"/>
                <w:szCs w:val="16"/>
                <w:highlight w:val="yellow"/>
              </w:rPr>
              <w:t>02</w:t>
            </w:r>
            <w:r w:rsidRPr="0098534B">
              <w:rPr>
                <w:rFonts w:ascii="Calibri" w:hAnsi="Calibri"/>
                <w:sz w:val="16"/>
                <w:szCs w:val="16"/>
              </w:rPr>
              <w:t xml:space="preserve">&gt;&gt; </w:t>
            </w:r>
          </w:p>
        </w:tc>
        <w:tc>
          <w:tcPr>
            <w:tcW w:w="1512" w:type="dxa"/>
            <w:gridSpan w:val="2"/>
          </w:tcPr>
          <w:p w14:paraId="26FCBF09" w14:textId="4EB97D0E" w:rsidR="00196676" w:rsidRPr="00697221" w:rsidRDefault="00196676" w:rsidP="00196676">
            <w:pPr>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 xml:space="preserve">reference value from </w:t>
            </w:r>
            <w:r w:rsidR="00B022B7" w:rsidRPr="0094536F">
              <w:rPr>
                <w:rFonts w:asciiTheme="minorHAnsi" w:hAnsiTheme="minorHAnsi"/>
                <w:sz w:val="16"/>
                <w:szCs w:val="16"/>
                <w:highlight w:val="yellow"/>
              </w:rPr>
              <w:t>B03</w:t>
            </w:r>
            <w:r w:rsidRPr="00697221">
              <w:rPr>
                <w:rFonts w:asciiTheme="minorHAnsi" w:hAnsiTheme="minorHAnsi"/>
                <w:sz w:val="14"/>
                <w:szCs w:val="14"/>
              </w:rPr>
              <w:t>;</w:t>
            </w:r>
            <w:r w:rsidR="00D4145E">
              <w:rPr>
                <w:rFonts w:asciiTheme="minorHAnsi" w:hAnsiTheme="minorHAnsi"/>
                <w:sz w:val="14"/>
                <w:szCs w:val="14"/>
              </w:rPr>
              <w:t xml:space="preserve"> allowed </w:t>
            </w:r>
            <w:r w:rsidRPr="00697221">
              <w:rPr>
                <w:rFonts w:asciiTheme="minorHAnsi" w:hAnsiTheme="minorHAnsi"/>
                <w:sz w:val="14"/>
                <w:szCs w:val="14"/>
              </w:rPr>
              <w:t xml:space="preserve">values </w:t>
            </w:r>
            <w:r w:rsidR="00D4145E">
              <w:rPr>
                <w:rFonts w:asciiTheme="minorHAnsi" w:hAnsiTheme="minorHAnsi"/>
                <w:sz w:val="14"/>
                <w:szCs w:val="14"/>
              </w:rPr>
              <w:t>are:</w:t>
            </w:r>
          </w:p>
          <w:p w14:paraId="26FCBF0A"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AFUE;</w:t>
            </w:r>
            <w:proofErr w:type="gramEnd"/>
          </w:p>
          <w:p w14:paraId="26FCBF0B"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COP;</w:t>
            </w:r>
            <w:proofErr w:type="gramEnd"/>
          </w:p>
          <w:p w14:paraId="23B588DE" w14:textId="61E40B04" w:rsidR="00025A0F" w:rsidRDefault="00196676" w:rsidP="00196676">
            <w:pPr>
              <w:rPr>
                <w:ins w:id="352" w:author="Shewmaker, Michael@Energy" w:date="2022-01-26T09:30:00Z"/>
                <w:rFonts w:asciiTheme="minorHAnsi" w:hAnsiTheme="minorHAnsi"/>
                <w:sz w:val="14"/>
                <w:szCs w:val="14"/>
              </w:rPr>
            </w:pPr>
            <w:r w:rsidRPr="00697221">
              <w:rPr>
                <w:rFonts w:asciiTheme="minorHAnsi" w:hAnsiTheme="minorHAnsi"/>
                <w:sz w:val="14"/>
                <w:szCs w:val="14"/>
              </w:rPr>
              <w:t>*</w:t>
            </w:r>
            <w:proofErr w:type="gramStart"/>
            <w:r w:rsidRPr="00697221">
              <w:rPr>
                <w:rFonts w:asciiTheme="minorHAnsi" w:hAnsiTheme="minorHAnsi"/>
                <w:sz w:val="14"/>
                <w:szCs w:val="14"/>
              </w:rPr>
              <w:t>HSPF</w:t>
            </w:r>
            <w:r w:rsidR="00025A0F">
              <w:rPr>
                <w:rFonts w:asciiTheme="minorHAnsi" w:hAnsiTheme="minorHAnsi"/>
                <w:sz w:val="14"/>
                <w:szCs w:val="14"/>
              </w:rPr>
              <w:t>;</w:t>
            </w:r>
            <w:proofErr w:type="gramEnd"/>
          </w:p>
          <w:p w14:paraId="04878E9E" w14:textId="4F579E92" w:rsidR="008F339B" w:rsidRDefault="008F339B" w:rsidP="00196676">
            <w:pPr>
              <w:rPr>
                <w:rFonts w:asciiTheme="minorHAnsi" w:hAnsiTheme="minorHAnsi"/>
                <w:sz w:val="14"/>
                <w:szCs w:val="14"/>
              </w:rPr>
            </w:pPr>
            <w:ins w:id="353" w:author="Shewmaker, Michael@Energy" w:date="2022-01-26T09:30:00Z">
              <w:r>
                <w:rPr>
                  <w:rFonts w:asciiTheme="minorHAnsi" w:hAnsiTheme="minorHAnsi"/>
                  <w:sz w:val="14"/>
                  <w:szCs w:val="14"/>
                </w:rPr>
                <w:t>*HSPF2; or</w:t>
              </w:r>
            </w:ins>
          </w:p>
          <w:p w14:paraId="26FCBF0C" w14:textId="585B9111" w:rsidR="00196676" w:rsidRPr="00697221" w:rsidRDefault="00025A0F" w:rsidP="00196676">
            <w:pPr>
              <w:rPr>
                <w:rFonts w:asciiTheme="minorHAnsi" w:hAnsiTheme="minorHAnsi"/>
                <w:sz w:val="14"/>
                <w:szCs w:val="14"/>
              </w:rPr>
            </w:pPr>
            <w:r>
              <w:rPr>
                <w:rFonts w:asciiTheme="minorHAnsi" w:hAnsiTheme="minorHAnsi"/>
                <w:sz w:val="14"/>
                <w:szCs w:val="14"/>
              </w:rPr>
              <w:t>*NA</w:t>
            </w:r>
            <w:r w:rsidR="00196676">
              <w:rPr>
                <w:rFonts w:asciiTheme="minorHAnsi" w:hAnsiTheme="minorHAnsi"/>
                <w:sz w:val="14"/>
                <w:szCs w:val="14"/>
              </w:rPr>
              <w:t>&gt;&gt;</w:t>
            </w:r>
          </w:p>
          <w:p w14:paraId="26FCBF0D" w14:textId="77777777" w:rsidR="00196676" w:rsidRPr="00295655" w:rsidRDefault="00196676" w:rsidP="00196676">
            <w:pPr>
              <w:rPr>
                <w:rFonts w:ascii="Calibri" w:hAnsi="Calibri"/>
                <w:sz w:val="16"/>
                <w:szCs w:val="16"/>
              </w:rPr>
            </w:pPr>
            <w:r w:rsidRPr="00A33D4F">
              <w:rPr>
                <w:rFonts w:asciiTheme="minorHAnsi" w:hAnsiTheme="minorHAnsi"/>
                <w:sz w:val="16"/>
                <w:szCs w:val="16"/>
              </w:rPr>
              <w:t xml:space="preserve"> </w:t>
            </w:r>
          </w:p>
        </w:tc>
        <w:tc>
          <w:tcPr>
            <w:tcW w:w="1442" w:type="dxa"/>
          </w:tcPr>
          <w:p w14:paraId="63CA854C" w14:textId="77777777" w:rsidR="00A668B7" w:rsidRPr="00A668B7" w:rsidRDefault="00196676" w:rsidP="00196676">
            <w:pPr>
              <w:keepNext/>
              <w:rPr>
                <w:rFonts w:ascii="Calibri" w:hAnsi="Calibri"/>
                <w:sz w:val="16"/>
                <w:szCs w:val="16"/>
              </w:rPr>
            </w:pPr>
            <w:r w:rsidRPr="00A668B7">
              <w:rPr>
                <w:rFonts w:ascii="Calibri" w:hAnsi="Calibri"/>
                <w:sz w:val="16"/>
                <w:szCs w:val="16"/>
              </w:rPr>
              <w:t>&lt;&lt;</w:t>
            </w:r>
            <w:r w:rsidR="00025A0F" w:rsidRPr="00A668B7">
              <w:rPr>
                <w:rFonts w:ascii="Calibri" w:hAnsi="Calibri"/>
                <w:b/>
                <w:sz w:val="16"/>
                <w:szCs w:val="16"/>
              </w:rPr>
              <w:t>if</w:t>
            </w:r>
            <w:r w:rsidR="00025A0F" w:rsidRPr="00A668B7">
              <w:rPr>
                <w:rFonts w:ascii="Calibri" w:hAnsi="Calibri"/>
                <w:sz w:val="16"/>
                <w:szCs w:val="16"/>
              </w:rPr>
              <w:t xml:space="preserve"> </w:t>
            </w:r>
            <w:r w:rsidR="00025A0F" w:rsidRPr="00A668B7">
              <w:rPr>
                <w:rFonts w:ascii="Calibri" w:hAnsi="Calibri"/>
                <w:sz w:val="16"/>
                <w:szCs w:val="16"/>
                <w:highlight w:val="yellow"/>
              </w:rPr>
              <w:t>B04</w:t>
            </w:r>
            <w:r w:rsidR="00025A0F" w:rsidRPr="00A668B7">
              <w:rPr>
                <w:rFonts w:ascii="Calibri" w:hAnsi="Calibri"/>
                <w:sz w:val="16"/>
                <w:szCs w:val="16"/>
              </w:rPr>
              <w:t xml:space="preserve"> = NA, then </w:t>
            </w:r>
            <w:r w:rsidR="00626599" w:rsidRPr="00A668B7">
              <w:rPr>
                <w:rFonts w:ascii="Calibri" w:hAnsi="Calibri"/>
                <w:sz w:val="16"/>
                <w:szCs w:val="16"/>
              </w:rPr>
              <w:t xml:space="preserve">text value = </w:t>
            </w:r>
            <w:proofErr w:type="gramStart"/>
            <w:r w:rsidR="00025A0F" w:rsidRPr="00A668B7">
              <w:rPr>
                <w:rFonts w:ascii="Calibri" w:hAnsi="Calibri"/>
                <w:sz w:val="16"/>
                <w:szCs w:val="16"/>
              </w:rPr>
              <w:t>NA;</w:t>
            </w:r>
            <w:proofErr w:type="gramEnd"/>
            <w:r w:rsidR="00025A0F" w:rsidRPr="00A668B7">
              <w:rPr>
                <w:rFonts w:ascii="Calibri" w:hAnsi="Calibri"/>
                <w:sz w:val="16"/>
                <w:szCs w:val="16"/>
              </w:rPr>
              <w:t xml:space="preserve"> </w:t>
            </w:r>
          </w:p>
          <w:p w14:paraId="7CA6825E" w14:textId="5ABB7028" w:rsidR="00722A5C" w:rsidRPr="00A668B7" w:rsidRDefault="00025A0F" w:rsidP="00196676">
            <w:pPr>
              <w:keepNext/>
              <w:rPr>
                <w:rFonts w:ascii="Calibri" w:hAnsi="Calibri"/>
                <w:sz w:val="16"/>
                <w:szCs w:val="16"/>
              </w:rPr>
            </w:pPr>
            <w:r w:rsidRPr="00A668B7">
              <w:rPr>
                <w:rFonts w:ascii="Calibri" w:hAnsi="Calibri"/>
                <w:b/>
                <w:sz w:val="16"/>
                <w:szCs w:val="16"/>
              </w:rPr>
              <w:t>else</w:t>
            </w:r>
            <w:r w:rsidR="00196676" w:rsidRPr="00A668B7">
              <w:rPr>
                <w:rFonts w:ascii="Calibri" w:hAnsi="Calibri"/>
                <w:sz w:val="16"/>
                <w:szCs w:val="16"/>
              </w:rPr>
              <w:t xml:space="preserve"> user input, numeric</w:t>
            </w:r>
            <w:r w:rsidR="00626599" w:rsidRPr="00A668B7">
              <w:rPr>
                <w:rFonts w:ascii="Calibri" w:hAnsi="Calibri"/>
                <w:sz w:val="16"/>
                <w:szCs w:val="16"/>
              </w:rPr>
              <w:t xml:space="preserve"> value</w:t>
            </w:r>
            <w:r w:rsidR="00196676" w:rsidRPr="00A668B7">
              <w:rPr>
                <w:rFonts w:ascii="Calibri" w:hAnsi="Calibri"/>
                <w:sz w:val="16"/>
                <w:szCs w:val="16"/>
              </w:rPr>
              <w:t xml:space="preserve">, </w:t>
            </w:r>
            <w:proofErr w:type="gramStart"/>
            <w:r w:rsidR="00196676" w:rsidRPr="00A668B7">
              <w:rPr>
                <w:rFonts w:ascii="Calibri" w:hAnsi="Calibri"/>
                <w:sz w:val="16"/>
                <w:szCs w:val="16"/>
              </w:rPr>
              <w:t>100.0≥xx.x</w:t>
            </w:r>
            <w:proofErr w:type="gramEnd"/>
            <w:r w:rsidR="00196676" w:rsidRPr="00A668B7">
              <w:rPr>
                <w:rFonts w:ascii="Calibri" w:hAnsi="Calibri"/>
                <w:sz w:val="16"/>
                <w:szCs w:val="16"/>
              </w:rPr>
              <w:t xml:space="preserve">≥0.0;  </w:t>
            </w:r>
          </w:p>
          <w:p w14:paraId="26A4788C" w14:textId="7937F19C" w:rsidR="00722A5C" w:rsidRPr="00A668B7" w:rsidRDefault="00196676" w:rsidP="00722A5C">
            <w:pPr>
              <w:keepNext/>
              <w:rPr>
                <w:rFonts w:ascii="Calibri" w:hAnsi="Calibri"/>
                <w:sz w:val="16"/>
                <w:szCs w:val="16"/>
              </w:rPr>
            </w:pPr>
            <w:r w:rsidRPr="00A668B7">
              <w:rPr>
                <w:rFonts w:ascii="Calibri" w:hAnsi="Calibri"/>
                <w:sz w:val="16"/>
                <w:szCs w:val="16"/>
              </w:rPr>
              <w:t>check value</w:t>
            </w:r>
            <w:r w:rsidR="00722A5C" w:rsidRPr="00A668B7">
              <w:rPr>
                <w:rFonts w:ascii="Calibri" w:hAnsi="Calibri"/>
                <w:sz w:val="16"/>
                <w:szCs w:val="16"/>
              </w:rPr>
              <w:t>:</w:t>
            </w:r>
            <w:r w:rsidRPr="00A668B7">
              <w:rPr>
                <w:rFonts w:ascii="Calibri" w:hAnsi="Calibri"/>
                <w:sz w:val="16"/>
                <w:szCs w:val="16"/>
              </w:rPr>
              <w:t xml:space="preserve"> </w:t>
            </w:r>
          </w:p>
          <w:p w14:paraId="0FA1304F" w14:textId="1CFCBB27" w:rsidR="00722A5C" w:rsidRPr="00A668B7" w:rsidRDefault="00722A5C" w:rsidP="00722A5C">
            <w:pPr>
              <w:keepNext/>
              <w:rPr>
                <w:rFonts w:ascii="Calibri" w:hAnsi="Calibri"/>
                <w:sz w:val="16"/>
                <w:szCs w:val="16"/>
              </w:rPr>
            </w:pPr>
            <w:r w:rsidRPr="00A668B7">
              <w:rPr>
                <w:rFonts w:ascii="Calibri" w:hAnsi="Calibri"/>
                <w:sz w:val="16"/>
                <w:szCs w:val="16"/>
              </w:rPr>
              <w:t>if B04</w:t>
            </w:r>
            <w:r w:rsidRPr="00A668B7">
              <w:rPr>
                <w:rFonts w:ascii="Calibri" w:hAnsi="Calibri" w:cs="Calibri"/>
                <w:sz w:val="16"/>
                <w:szCs w:val="16"/>
              </w:rPr>
              <w:t>≠</w:t>
            </w:r>
            <w:r w:rsidRPr="00A668B7">
              <w:rPr>
                <w:rFonts w:ascii="Calibri" w:hAnsi="Calibri"/>
                <w:sz w:val="16"/>
                <w:szCs w:val="16"/>
              </w:rPr>
              <w:t>N/A,</w:t>
            </w:r>
          </w:p>
          <w:p w14:paraId="120E16C4" w14:textId="77777777" w:rsidR="00722A5C" w:rsidRPr="00A668B7" w:rsidRDefault="00722A5C" w:rsidP="00722A5C">
            <w:pPr>
              <w:keepNext/>
              <w:rPr>
                <w:rFonts w:ascii="Calibri" w:hAnsi="Calibri"/>
                <w:sz w:val="16"/>
                <w:szCs w:val="16"/>
              </w:rPr>
            </w:pPr>
            <w:r w:rsidRPr="00A668B7">
              <w:rPr>
                <w:rFonts w:ascii="Calibri" w:hAnsi="Calibri"/>
                <w:sz w:val="16"/>
                <w:szCs w:val="16"/>
              </w:rPr>
              <w:t xml:space="preserve">then value </w:t>
            </w:r>
            <w:r w:rsidR="00196676" w:rsidRPr="00A668B7">
              <w:rPr>
                <w:rFonts w:ascii="Calibri" w:hAnsi="Calibri"/>
                <w:sz w:val="16"/>
                <w:szCs w:val="16"/>
              </w:rPr>
              <w:t xml:space="preserve">must be ≥ value in </w:t>
            </w:r>
            <w:r w:rsidR="00B022B7" w:rsidRPr="00A668B7">
              <w:rPr>
                <w:rFonts w:ascii="Calibri" w:hAnsi="Calibri"/>
                <w:sz w:val="16"/>
                <w:szCs w:val="16"/>
                <w:highlight w:val="yellow"/>
              </w:rPr>
              <w:t>B04</w:t>
            </w:r>
            <w:r w:rsidR="00196676" w:rsidRPr="00A668B7">
              <w:rPr>
                <w:rFonts w:ascii="Calibri" w:hAnsi="Calibri"/>
                <w:sz w:val="16"/>
                <w:szCs w:val="16"/>
              </w:rPr>
              <w:t xml:space="preserve">, to </w:t>
            </w:r>
            <w:proofErr w:type="gramStart"/>
            <w:r w:rsidR="00196676" w:rsidRPr="00A668B7">
              <w:rPr>
                <w:rFonts w:ascii="Calibri" w:hAnsi="Calibri"/>
                <w:sz w:val="16"/>
                <w:szCs w:val="16"/>
              </w:rPr>
              <w:t>comply;</w:t>
            </w:r>
            <w:proofErr w:type="gramEnd"/>
            <w:r w:rsidR="00196676" w:rsidRPr="00A668B7">
              <w:rPr>
                <w:rFonts w:ascii="Calibri" w:hAnsi="Calibri"/>
                <w:sz w:val="16"/>
                <w:szCs w:val="16"/>
              </w:rPr>
              <w:t xml:space="preserve"> </w:t>
            </w:r>
          </w:p>
          <w:p w14:paraId="4899092F" w14:textId="77777777" w:rsidR="00722A5C" w:rsidRPr="00A668B7" w:rsidRDefault="00722A5C" w:rsidP="00722A5C">
            <w:pPr>
              <w:keepNext/>
              <w:rPr>
                <w:rFonts w:ascii="Calibri" w:hAnsi="Calibri"/>
                <w:sz w:val="16"/>
                <w:szCs w:val="16"/>
              </w:rPr>
            </w:pPr>
          </w:p>
          <w:p w14:paraId="26FCBF0E" w14:textId="496B1192" w:rsidR="00196676" w:rsidRPr="00A668B7" w:rsidRDefault="00196676" w:rsidP="00722A5C">
            <w:pPr>
              <w:keepNext/>
              <w:rPr>
                <w:rFonts w:asciiTheme="minorHAnsi" w:hAnsiTheme="minorHAnsi"/>
                <w:sz w:val="16"/>
                <w:szCs w:val="16"/>
              </w:rPr>
            </w:pPr>
            <w:r w:rsidRPr="00A668B7">
              <w:rPr>
                <w:rFonts w:asciiTheme="minorHAnsi" w:hAnsiTheme="minorHAnsi"/>
                <w:sz w:val="16"/>
                <w:szCs w:val="16"/>
              </w:rPr>
              <w:t>flag non-compliant value and do not allow registration to proceed&gt;&gt;</w:t>
            </w:r>
          </w:p>
          <w:p w14:paraId="26FCBF0F" w14:textId="77777777" w:rsidR="00196676" w:rsidRPr="00295655" w:rsidRDefault="00196676" w:rsidP="00196676">
            <w:pPr>
              <w:keepNext/>
              <w:rPr>
                <w:rFonts w:ascii="Calibri" w:hAnsi="Calibri"/>
                <w:sz w:val="16"/>
                <w:szCs w:val="16"/>
              </w:rPr>
            </w:pPr>
          </w:p>
        </w:tc>
        <w:tc>
          <w:tcPr>
            <w:tcW w:w="1442" w:type="dxa"/>
            <w:gridSpan w:val="2"/>
          </w:tcPr>
          <w:p w14:paraId="26FCBF10" w14:textId="36A9A712" w:rsidR="00196676" w:rsidRPr="00295655" w:rsidRDefault="00196676" w:rsidP="00B022B7">
            <w:pPr>
              <w:keepNext/>
              <w:rPr>
                <w:rFonts w:ascii="Calibri" w:hAnsi="Calibri"/>
                <w:sz w:val="16"/>
                <w:szCs w:val="16"/>
              </w:rPr>
            </w:pPr>
            <w:r w:rsidRPr="007E2934">
              <w:rPr>
                <w:rFonts w:ascii="Calibri" w:hAnsi="Calibri"/>
                <w:sz w:val="18"/>
                <w:szCs w:val="18"/>
              </w:rPr>
              <w:t>&lt;&lt;user input, numeric</w:t>
            </w:r>
            <w:r w:rsidR="00626599">
              <w:rPr>
                <w:rFonts w:ascii="Calibri" w:hAnsi="Calibri"/>
                <w:sz w:val="18"/>
                <w:szCs w:val="18"/>
              </w:rPr>
              <w:t xml:space="preserve"> value</w:t>
            </w:r>
            <w:r w:rsidRPr="007E2934">
              <w:rPr>
                <w:rFonts w:ascii="Calibri" w:hAnsi="Calibri"/>
                <w:sz w:val="18"/>
                <w:szCs w:val="18"/>
              </w:rPr>
              <w:t xml:space="preserve">, </w:t>
            </w:r>
            <w:proofErr w:type="spellStart"/>
            <w:r>
              <w:rPr>
                <w:rFonts w:ascii="Calibri" w:hAnsi="Calibri"/>
                <w:sz w:val="18"/>
                <w:szCs w:val="18"/>
              </w:rPr>
              <w:t>x</w:t>
            </w:r>
            <w:r w:rsidR="00626599">
              <w:rPr>
                <w:rFonts w:ascii="Calibri" w:hAnsi="Calibri"/>
                <w:sz w:val="18"/>
                <w:szCs w:val="18"/>
              </w:rPr>
              <w:t>xxx</w:t>
            </w:r>
            <w:r>
              <w:rPr>
                <w:rFonts w:ascii="Calibri" w:hAnsi="Calibri"/>
                <w:sz w:val="18"/>
                <w:szCs w:val="18"/>
              </w:rPr>
              <w:t>x.x</w:t>
            </w:r>
            <w:proofErr w:type="spellEnd"/>
            <w:r>
              <w:rPr>
                <w:rFonts w:asciiTheme="minorHAnsi" w:hAnsiTheme="minorHAnsi"/>
                <w:sz w:val="16"/>
                <w:szCs w:val="16"/>
              </w:rPr>
              <w:t>&gt;&gt;</w:t>
            </w:r>
            <w:r w:rsidRPr="00A33D4F">
              <w:rPr>
                <w:rFonts w:asciiTheme="minorHAnsi" w:hAnsiTheme="minorHAnsi"/>
                <w:sz w:val="16"/>
                <w:szCs w:val="16"/>
              </w:rPr>
              <w:t xml:space="preserve"> </w:t>
            </w:r>
          </w:p>
        </w:tc>
        <w:tc>
          <w:tcPr>
            <w:tcW w:w="1442" w:type="dxa"/>
          </w:tcPr>
          <w:p w14:paraId="0FF9F487" w14:textId="70CF2555" w:rsidR="00626599" w:rsidRDefault="00196676" w:rsidP="00626599">
            <w:pPr>
              <w:keepNext/>
              <w:rPr>
                <w:rFonts w:ascii="Calibri" w:hAnsi="Calibri"/>
                <w:sz w:val="18"/>
                <w:szCs w:val="18"/>
              </w:rPr>
            </w:pPr>
            <w:r w:rsidRPr="007E2934">
              <w:rPr>
                <w:rFonts w:ascii="Calibri" w:hAnsi="Calibri"/>
                <w:sz w:val="18"/>
                <w:szCs w:val="18"/>
              </w:rPr>
              <w:t>&lt;&lt;user input, numeric</w:t>
            </w:r>
            <w:r w:rsidR="00626599">
              <w:rPr>
                <w:rFonts w:ascii="Calibri" w:hAnsi="Calibri"/>
                <w:sz w:val="18"/>
                <w:szCs w:val="18"/>
              </w:rPr>
              <w:t xml:space="preserve"> value</w:t>
            </w:r>
            <w:r w:rsidRPr="007E2934">
              <w:rPr>
                <w:rFonts w:ascii="Calibri" w:hAnsi="Calibri"/>
                <w:sz w:val="18"/>
                <w:szCs w:val="18"/>
              </w:rPr>
              <w:t xml:space="preserve">, </w:t>
            </w:r>
            <w:proofErr w:type="spellStart"/>
            <w:r w:rsidR="006B7915">
              <w:rPr>
                <w:rFonts w:ascii="Calibri" w:hAnsi="Calibri"/>
                <w:sz w:val="18"/>
                <w:szCs w:val="18"/>
              </w:rPr>
              <w:t>xxx</w:t>
            </w:r>
            <w:r>
              <w:rPr>
                <w:rFonts w:ascii="Calibri" w:hAnsi="Calibri"/>
                <w:sz w:val="18"/>
                <w:szCs w:val="18"/>
              </w:rPr>
              <w:t>xx.x</w:t>
            </w:r>
            <w:proofErr w:type="spellEnd"/>
            <w:r w:rsidR="00626599">
              <w:rPr>
                <w:rFonts w:ascii="Calibri" w:hAnsi="Calibri"/>
                <w:sz w:val="18"/>
                <w:szCs w:val="18"/>
              </w:rPr>
              <w:t xml:space="preserve"> if available,</w:t>
            </w:r>
          </w:p>
          <w:p w14:paraId="26FCBF11" w14:textId="0F4923D6" w:rsidR="00196676" w:rsidRPr="00A325A1" w:rsidRDefault="00626599" w:rsidP="00626599">
            <w:pPr>
              <w:keepNext/>
              <w:rPr>
                <w:rFonts w:ascii="Calibri" w:hAnsi="Calibri"/>
                <w:sz w:val="18"/>
                <w:szCs w:val="18"/>
              </w:rPr>
            </w:pPr>
            <w:r w:rsidRPr="00A668B7">
              <w:rPr>
                <w:rFonts w:ascii="Calibri" w:hAnsi="Calibri"/>
                <w:b/>
                <w:sz w:val="18"/>
                <w:szCs w:val="18"/>
              </w:rPr>
              <w:t>else</w:t>
            </w:r>
            <w:r>
              <w:rPr>
                <w:rFonts w:ascii="Calibri" w:hAnsi="Calibri"/>
                <w:sz w:val="18"/>
                <w:szCs w:val="18"/>
              </w:rPr>
              <w:t xml:space="preserve"> allow user to pick text value= N/A</w:t>
            </w:r>
            <w:r>
              <w:rPr>
                <w:rFonts w:asciiTheme="minorHAnsi" w:hAnsiTheme="minorHAnsi"/>
                <w:sz w:val="16"/>
                <w:szCs w:val="16"/>
              </w:rPr>
              <w:t xml:space="preserve"> </w:t>
            </w:r>
            <w:r w:rsidR="00196676">
              <w:rPr>
                <w:rFonts w:asciiTheme="minorHAnsi" w:hAnsiTheme="minorHAnsi"/>
                <w:sz w:val="16"/>
                <w:szCs w:val="16"/>
              </w:rPr>
              <w:t xml:space="preserve">&gt;&gt; </w:t>
            </w:r>
          </w:p>
        </w:tc>
        <w:tc>
          <w:tcPr>
            <w:tcW w:w="1441" w:type="dxa"/>
            <w:gridSpan w:val="2"/>
          </w:tcPr>
          <w:p w14:paraId="6FF8F002" w14:textId="13E98300" w:rsidR="00F51386" w:rsidRPr="0046088C" w:rsidRDefault="006B7915" w:rsidP="00196676">
            <w:pPr>
              <w:keepNext/>
              <w:rPr>
                <w:rFonts w:ascii="Calibri" w:hAnsi="Calibri"/>
                <w:sz w:val="16"/>
                <w:szCs w:val="16"/>
              </w:rPr>
            </w:pPr>
            <w:r w:rsidRPr="0046088C">
              <w:rPr>
                <w:rFonts w:ascii="Calibri" w:hAnsi="Calibri"/>
                <w:sz w:val="16"/>
                <w:szCs w:val="16"/>
              </w:rPr>
              <w:t>&lt;&lt;</w:t>
            </w:r>
            <w:r w:rsidR="00F51386" w:rsidRPr="0046088C">
              <w:rPr>
                <w:rFonts w:ascii="Calibri" w:hAnsi="Calibri"/>
                <w:sz w:val="16"/>
                <w:szCs w:val="16"/>
              </w:rPr>
              <w:t xml:space="preserve">as default </w:t>
            </w:r>
            <w:r w:rsidRPr="0046088C">
              <w:rPr>
                <w:rFonts w:ascii="Calibri" w:hAnsi="Calibri"/>
                <w:sz w:val="16"/>
                <w:szCs w:val="16"/>
              </w:rPr>
              <w:t xml:space="preserve">reference value from </w:t>
            </w:r>
            <w:r w:rsidRPr="0046088C">
              <w:rPr>
                <w:rFonts w:ascii="Calibri" w:hAnsi="Calibri"/>
                <w:sz w:val="16"/>
                <w:szCs w:val="16"/>
                <w:highlight w:val="yellow"/>
              </w:rPr>
              <w:t>B06</w:t>
            </w:r>
            <w:r w:rsidR="00F51386" w:rsidRPr="0046088C">
              <w:rPr>
                <w:rFonts w:ascii="Calibri" w:hAnsi="Calibri"/>
                <w:sz w:val="16"/>
                <w:szCs w:val="16"/>
              </w:rPr>
              <w:t>.</w:t>
            </w:r>
          </w:p>
          <w:p w14:paraId="05984125" w14:textId="63E39CD7" w:rsidR="00F51386" w:rsidRPr="0046088C" w:rsidRDefault="00F51386" w:rsidP="00196676">
            <w:pPr>
              <w:keepNext/>
              <w:rPr>
                <w:rFonts w:ascii="Calibri" w:hAnsi="Calibri"/>
                <w:sz w:val="16"/>
                <w:szCs w:val="16"/>
              </w:rPr>
            </w:pPr>
          </w:p>
          <w:p w14:paraId="67F6A8C9" w14:textId="5BBBEE8B" w:rsidR="00F51386" w:rsidRPr="0046088C" w:rsidRDefault="00F51386" w:rsidP="00F51386">
            <w:pPr>
              <w:keepNext/>
              <w:rPr>
                <w:rFonts w:ascii="Calibri" w:hAnsi="Calibri"/>
                <w:sz w:val="16"/>
                <w:szCs w:val="16"/>
              </w:rPr>
            </w:pPr>
            <w:r w:rsidRPr="0046088C">
              <w:rPr>
                <w:rFonts w:ascii="Calibri" w:hAnsi="Calibri"/>
                <w:sz w:val="16"/>
                <w:szCs w:val="16"/>
              </w:rPr>
              <w:t xml:space="preserve">allow user to override the default and pick one value from following </w:t>
            </w:r>
            <w:r w:rsidR="00EB71B6">
              <w:rPr>
                <w:rFonts w:ascii="Calibri" w:hAnsi="Calibri"/>
                <w:sz w:val="16"/>
                <w:szCs w:val="16"/>
              </w:rPr>
              <w:t>list</w:t>
            </w:r>
            <w:r w:rsidRPr="0046088C">
              <w:rPr>
                <w:rFonts w:ascii="Calibri" w:hAnsi="Calibri"/>
                <w:sz w:val="16"/>
                <w:szCs w:val="16"/>
              </w:rPr>
              <w:t xml:space="preserve">:  </w:t>
            </w:r>
          </w:p>
          <w:p w14:paraId="7CB61217" w14:textId="386162E9" w:rsidR="00F51386" w:rsidRPr="0046088C" w:rsidRDefault="00F51386" w:rsidP="00F51386">
            <w:pPr>
              <w:keepNext/>
              <w:rPr>
                <w:rFonts w:ascii="Calibri" w:hAnsi="Calibri"/>
                <w:sz w:val="16"/>
                <w:szCs w:val="16"/>
              </w:rPr>
            </w:pPr>
            <w:r w:rsidRPr="0046088C">
              <w:rPr>
                <w:rFonts w:ascii="Calibri" w:hAnsi="Calibri"/>
                <w:sz w:val="16"/>
                <w:szCs w:val="16"/>
              </w:rPr>
              <w:t>*SEER</w:t>
            </w:r>
            <w:ins w:id="354" w:author="Shewmaker, Michael@Energy" w:date="2022-01-26T09:30:00Z">
              <w:r w:rsidR="008F339B">
                <w:rPr>
                  <w:rFonts w:ascii="Calibri" w:hAnsi="Calibri"/>
                  <w:sz w:val="16"/>
                  <w:szCs w:val="16"/>
                </w:rPr>
                <w:t>/</w:t>
              </w:r>
              <w:proofErr w:type="gramStart"/>
              <w:r w:rsidR="008F339B">
                <w:rPr>
                  <w:rFonts w:ascii="Calibri" w:hAnsi="Calibri"/>
                  <w:sz w:val="16"/>
                  <w:szCs w:val="16"/>
                </w:rPr>
                <w:t>EER</w:t>
              </w:r>
            </w:ins>
            <w:r w:rsidRPr="0046088C">
              <w:rPr>
                <w:rFonts w:ascii="Calibri" w:hAnsi="Calibri"/>
                <w:sz w:val="16"/>
                <w:szCs w:val="16"/>
              </w:rPr>
              <w:t>;</w:t>
            </w:r>
            <w:proofErr w:type="gramEnd"/>
            <w:r w:rsidRPr="0046088C">
              <w:rPr>
                <w:rFonts w:ascii="Calibri" w:hAnsi="Calibri"/>
                <w:sz w:val="16"/>
                <w:szCs w:val="16"/>
              </w:rPr>
              <w:t xml:space="preserve"> </w:t>
            </w:r>
          </w:p>
          <w:p w14:paraId="299D79A4" w14:textId="1B6F8D2C" w:rsidR="00EB71B6" w:rsidRDefault="00F51386" w:rsidP="00F51386">
            <w:pPr>
              <w:keepNext/>
              <w:rPr>
                <w:rFonts w:ascii="Calibri" w:hAnsi="Calibri"/>
                <w:sz w:val="16"/>
                <w:szCs w:val="16"/>
              </w:rPr>
            </w:pPr>
            <w:r w:rsidRPr="0046088C">
              <w:rPr>
                <w:rFonts w:ascii="Calibri" w:hAnsi="Calibri"/>
                <w:sz w:val="16"/>
                <w:szCs w:val="16"/>
              </w:rPr>
              <w:t>*</w:t>
            </w:r>
            <w:ins w:id="355" w:author="Shewmaker, Michael@Energy" w:date="2022-01-26T09:30:00Z">
              <w:r w:rsidR="008F339B">
                <w:rPr>
                  <w:rFonts w:ascii="Calibri" w:hAnsi="Calibri"/>
                  <w:sz w:val="16"/>
                  <w:szCs w:val="16"/>
                </w:rPr>
                <w:t>SEER2/</w:t>
              </w:r>
            </w:ins>
            <w:proofErr w:type="gramStart"/>
            <w:r w:rsidRPr="0046088C">
              <w:rPr>
                <w:rFonts w:ascii="Calibri" w:hAnsi="Calibri"/>
                <w:sz w:val="16"/>
                <w:szCs w:val="16"/>
              </w:rPr>
              <w:t>EER</w:t>
            </w:r>
            <w:ins w:id="356" w:author="Shewmaker, Michael@Energy" w:date="2022-01-26T09:30:00Z">
              <w:r w:rsidR="008F339B">
                <w:rPr>
                  <w:rFonts w:ascii="Calibri" w:hAnsi="Calibri"/>
                  <w:sz w:val="16"/>
                  <w:szCs w:val="16"/>
                </w:rPr>
                <w:t>2</w:t>
              </w:r>
            </w:ins>
            <w:r w:rsidRPr="0046088C">
              <w:rPr>
                <w:rFonts w:ascii="Calibri" w:hAnsi="Calibri"/>
                <w:sz w:val="16"/>
                <w:szCs w:val="16"/>
              </w:rPr>
              <w:t>;</w:t>
            </w:r>
            <w:proofErr w:type="gramEnd"/>
          </w:p>
          <w:p w14:paraId="6FE0EBD9" w14:textId="26CE0ADB" w:rsidR="00F51386" w:rsidRPr="0046088C" w:rsidRDefault="00EB71B6" w:rsidP="00F51386">
            <w:pPr>
              <w:keepNext/>
              <w:rPr>
                <w:rFonts w:ascii="Calibri" w:hAnsi="Calibri"/>
                <w:sz w:val="16"/>
                <w:szCs w:val="16"/>
              </w:rPr>
            </w:pPr>
            <w:r>
              <w:rPr>
                <w:rFonts w:ascii="Calibri" w:hAnsi="Calibri"/>
                <w:sz w:val="16"/>
                <w:szCs w:val="16"/>
              </w:rPr>
              <w:t>*</w:t>
            </w:r>
            <w:proofErr w:type="gramStart"/>
            <w:r>
              <w:rPr>
                <w:rFonts w:ascii="Calibri" w:hAnsi="Calibri"/>
                <w:sz w:val="16"/>
                <w:szCs w:val="16"/>
              </w:rPr>
              <w:t>CEER;</w:t>
            </w:r>
            <w:proofErr w:type="gramEnd"/>
            <w:r w:rsidR="00F51386" w:rsidRPr="0046088C">
              <w:rPr>
                <w:rFonts w:ascii="Calibri" w:hAnsi="Calibri"/>
                <w:sz w:val="16"/>
                <w:szCs w:val="16"/>
              </w:rPr>
              <w:t xml:space="preserve">  </w:t>
            </w:r>
          </w:p>
          <w:p w14:paraId="22C4C876" w14:textId="77777777" w:rsidR="00F51386" w:rsidRPr="0046088C" w:rsidRDefault="00F51386" w:rsidP="00F51386">
            <w:pPr>
              <w:keepNext/>
              <w:rPr>
                <w:rFonts w:ascii="Calibri" w:hAnsi="Calibri"/>
                <w:sz w:val="16"/>
                <w:szCs w:val="16"/>
              </w:rPr>
            </w:pPr>
          </w:p>
          <w:p w14:paraId="514D7D5B" w14:textId="27D188BB" w:rsidR="006B7915" w:rsidRPr="0046088C" w:rsidRDefault="00F51386" w:rsidP="00196676">
            <w:pPr>
              <w:keepNext/>
              <w:rPr>
                <w:rFonts w:ascii="Calibri" w:hAnsi="Calibri"/>
                <w:sz w:val="16"/>
                <w:szCs w:val="16"/>
              </w:rPr>
            </w:pPr>
            <w:r w:rsidRPr="0046088C">
              <w:rPr>
                <w:rFonts w:ascii="Calibri" w:hAnsi="Calibri"/>
                <w:sz w:val="16"/>
                <w:szCs w:val="16"/>
              </w:rPr>
              <w:t xml:space="preserve">flag non-default values and report in project status notes field; a revised </w:t>
            </w:r>
            <w:del w:id="357" w:author="Alhabibi, Haider@Energy" w:date="2022-02-14T14:03:00Z">
              <w:r w:rsidRPr="0046088C" w:rsidDel="0033717F">
                <w:rPr>
                  <w:rFonts w:ascii="Calibri" w:hAnsi="Calibri"/>
                  <w:sz w:val="16"/>
                  <w:szCs w:val="16"/>
                </w:rPr>
                <w:delText>CF1R</w:delText>
              </w:r>
            </w:del>
            <w:ins w:id="358" w:author="Alhabibi, Haider@Energy" w:date="2022-02-14T14:03:00Z">
              <w:r w:rsidR="0033717F">
                <w:rPr>
                  <w:rFonts w:ascii="Calibri" w:hAnsi="Calibri"/>
                  <w:sz w:val="16"/>
                  <w:szCs w:val="16"/>
                </w:rPr>
                <w:t>LMCC</w:t>
              </w:r>
            </w:ins>
            <w:r w:rsidRPr="0046088C">
              <w:rPr>
                <w:rFonts w:ascii="Calibri" w:hAnsi="Calibri"/>
                <w:sz w:val="16"/>
                <w:szCs w:val="16"/>
              </w:rPr>
              <w:t xml:space="preserve"> may be required</w:t>
            </w:r>
            <w:r w:rsidR="006B7915" w:rsidRPr="0046088C">
              <w:rPr>
                <w:rFonts w:ascii="Calibri" w:hAnsi="Calibri"/>
                <w:sz w:val="16"/>
                <w:szCs w:val="16"/>
              </w:rPr>
              <w:t>&gt;&gt;</w:t>
            </w:r>
          </w:p>
          <w:p w14:paraId="26FCBF13" w14:textId="0AAC6C94" w:rsidR="00196676" w:rsidRPr="00295655" w:rsidRDefault="00196676" w:rsidP="00B022B7">
            <w:pPr>
              <w:keepNext/>
              <w:rPr>
                <w:rFonts w:ascii="Calibri" w:hAnsi="Calibri"/>
                <w:sz w:val="16"/>
                <w:szCs w:val="16"/>
              </w:rPr>
            </w:pPr>
            <w:r w:rsidRPr="00A33D4F">
              <w:rPr>
                <w:rFonts w:asciiTheme="minorHAnsi" w:hAnsiTheme="minorHAnsi"/>
                <w:sz w:val="16"/>
                <w:szCs w:val="16"/>
              </w:rPr>
              <w:t xml:space="preserve"> </w:t>
            </w:r>
          </w:p>
        </w:tc>
        <w:tc>
          <w:tcPr>
            <w:tcW w:w="1442" w:type="dxa"/>
          </w:tcPr>
          <w:p w14:paraId="5BE9E3B5" w14:textId="475EE32D" w:rsidR="0046088C" w:rsidRDefault="00196676" w:rsidP="00B022B7">
            <w:pPr>
              <w:keepNext/>
              <w:rPr>
                <w:rFonts w:ascii="Calibri" w:hAnsi="Calibri"/>
                <w:sz w:val="10"/>
                <w:szCs w:val="10"/>
              </w:rPr>
            </w:pPr>
            <w:r w:rsidRPr="007E2934">
              <w:rPr>
                <w:rFonts w:ascii="Calibri" w:hAnsi="Calibri"/>
                <w:sz w:val="18"/>
                <w:szCs w:val="18"/>
              </w:rPr>
              <w:t>&lt;&lt;</w:t>
            </w:r>
            <w:r>
              <w:rPr>
                <w:rFonts w:ascii="Calibri" w:hAnsi="Calibri"/>
                <w:sz w:val="18"/>
                <w:szCs w:val="18"/>
              </w:rPr>
              <w:t xml:space="preserve"> </w:t>
            </w:r>
          </w:p>
          <w:p w14:paraId="6E40FBDA" w14:textId="77777777" w:rsidR="0046088C" w:rsidRPr="0046088C" w:rsidRDefault="00196676" w:rsidP="00B022B7">
            <w:pPr>
              <w:keepNext/>
              <w:rPr>
                <w:rFonts w:ascii="Calibri" w:hAnsi="Calibri"/>
                <w:sz w:val="16"/>
                <w:szCs w:val="16"/>
              </w:rPr>
            </w:pPr>
            <w:r w:rsidRPr="0046088C">
              <w:rPr>
                <w:rFonts w:ascii="Calibri" w:hAnsi="Calibri"/>
                <w:sz w:val="16"/>
                <w:szCs w:val="16"/>
              </w:rPr>
              <w:t>user input, numeric</w:t>
            </w:r>
            <w:r w:rsidR="006B7915" w:rsidRPr="0046088C">
              <w:rPr>
                <w:rFonts w:ascii="Calibri" w:hAnsi="Calibri"/>
                <w:sz w:val="16"/>
                <w:szCs w:val="16"/>
              </w:rPr>
              <w:t xml:space="preserve"> value</w:t>
            </w:r>
            <w:r w:rsidRPr="0046088C">
              <w:rPr>
                <w:rFonts w:ascii="Calibri" w:hAnsi="Calibri"/>
                <w:sz w:val="16"/>
                <w:szCs w:val="16"/>
              </w:rPr>
              <w:t xml:space="preserve">, </w:t>
            </w:r>
            <w:r w:rsidR="00E65589" w:rsidRPr="0046088C">
              <w:rPr>
                <w:rFonts w:ascii="Calibri" w:hAnsi="Calibri"/>
                <w:sz w:val="16"/>
                <w:szCs w:val="16"/>
              </w:rPr>
              <w:t xml:space="preserve">100.0≥ </w:t>
            </w:r>
            <w:r w:rsidRPr="0046088C">
              <w:rPr>
                <w:rFonts w:ascii="Calibri" w:hAnsi="Calibri"/>
                <w:sz w:val="16"/>
                <w:szCs w:val="16"/>
              </w:rPr>
              <w:t>xx.x</w:t>
            </w:r>
            <w:r w:rsidR="00E65589" w:rsidRPr="0046088C">
              <w:rPr>
                <w:rFonts w:ascii="Calibri" w:hAnsi="Calibri"/>
                <w:sz w:val="16"/>
                <w:szCs w:val="16"/>
              </w:rPr>
              <w:t>≥</w:t>
            </w:r>
            <w:proofErr w:type="gramStart"/>
            <w:r w:rsidR="00E65589" w:rsidRPr="0046088C">
              <w:rPr>
                <w:rFonts w:ascii="Calibri" w:hAnsi="Calibri"/>
                <w:sz w:val="16"/>
                <w:szCs w:val="16"/>
              </w:rPr>
              <w:t>0.0</w:t>
            </w:r>
            <w:r w:rsidRPr="0046088C">
              <w:rPr>
                <w:rFonts w:ascii="Calibri" w:hAnsi="Calibri"/>
                <w:sz w:val="16"/>
                <w:szCs w:val="16"/>
              </w:rPr>
              <w:t>;</w:t>
            </w:r>
            <w:proofErr w:type="gramEnd"/>
            <w:r w:rsidRPr="0046088C">
              <w:rPr>
                <w:rFonts w:ascii="Calibri" w:hAnsi="Calibri"/>
                <w:sz w:val="16"/>
                <w:szCs w:val="16"/>
              </w:rPr>
              <w:t xml:space="preserve">  </w:t>
            </w:r>
          </w:p>
          <w:p w14:paraId="786A11DC" w14:textId="77777777" w:rsidR="0046088C" w:rsidRPr="0046088C" w:rsidRDefault="0046088C" w:rsidP="00B022B7">
            <w:pPr>
              <w:keepNext/>
              <w:rPr>
                <w:rFonts w:ascii="Calibri" w:hAnsi="Calibri"/>
                <w:sz w:val="16"/>
                <w:szCs w:val="16"/>
              </w:rPr>
            </w:pPr>
          </w:p>
          <w:p w14:paraId="782949B0" w14:textId="77777777" w:rsidR="0046088C" w:rsidRPr="0046088C" w:rsidRDefault="00196676" w:rsidP="00B022B7">
            <w:pPr>
              <w:keepNext/>
              <w:rPr>
                <w:rFonts w:ascii="Calibri" w:hAnsi="Calibri"/>
                <w:sz w:val="16"/>
                <w:szCs w:val="16"/>
              </w:rPr>
            </w:pPr>
            <w:r w:rsidRPr="0046088C">
              <w:rPr>
                <w:rFonts w:ascii="Calibri" w:hAnsi="Calibri"/>
                <w:sz w:val="16"/>
                <w:szCs w:val="16"/>
              </w:rPr>
              <w:t>check value</w:t>
            </w:r>
            <w:r w:rsidR="0046088C" w:rsidRPr="0046088C">
              <w:rPr>
                <w:rFonts w:ascii="Calibri" w:hAnsi="Calibri"/>
                <w:sz w:val="16"/>
                <w:szCs w:val="16"/>
              </w:rPr>
              <w:t>:</w:t>
            </w:r>
          </w:p>
          <w:p w14:paraId="6058AF6F" w14:textId="77777777" w:rsidR="0046088C" w:rsidRPr="0046088C" w:rsidRDefault="0046088C" w:rsidP="00B022B7">
            <w:pPr>
              <w:keepNext/>
              <w:rPr>
                <w:rFonts w:ascii="Calibri" w:hAnsi="Calibri"/>
                <w:sz w:val="16"/>
                <w:szCs w:val="16"/>
              </w:rPr>
            </w:pPr>
            <w:r w:rsidRPr="0046088C">
              <w:rPr>
                <w:rFonts w:ascii="Calibri" w:hAnsi="Calibri"/>
                <w:sz w:val="16"/>
                <w:szCs w:val="16"/>
              </w:rPr>
              <w:t>if B07</w:t>
            </w:r>
            <w:r w:rsidRPr="0046088C">
              <w:rPr>
                <w:rFonts w:ascii="Calibri" w:hAnsi="Calibri" w:cs="Calibri"/>
                <w:sz w:val="16"/>
                <w:szCs w:val="16"/>
              </w:rPr>
              <w:t>≠</w:t>
            </w:r>
            <w:r w:rsidRPr="0046088C">
              <w:rPr>
                <w:rFonts w:ascii="Calibri" w:hAnsi="Calibri"/>
                <w:sz w:val="16"/>
                <w:szCs w:val="16"/>
              </w:rPr>
              <w:t>N/A,</w:t>
            </w:r>
          </w:p>
          <w:p w14:paraId="7DC0495C" w14:textId="77777777" w:rsidR="0046088C" w:rsidRPr="0046088C" w:rsidRDefault="0046088C" w:rsidP="00B022B7">
            <w:pPr>
              <w:keepNext/>
              <w:rPr>
                <w:rFonts w:ascii="Calibri" w:hAnsi="Calibri"/>
                <w:sz w:val="16"/>
                <w:szCs w:val="16"/>
              </w:rPr>
            </w:pPr>
            <w:r w:rsidRPr="0046088C">
              <w:rPr>
                <w:rFonts w:ascii="Calibri" w:hAnsi="Calibri"/>
                <w:sz w:val="16"/>
                <w:szCs w:val="16"/>
              </w:rPr>
              <w:t>then value</w:t>
            </w:r>
            <w:r w:rsidR="00196676" w:rsidRPr="0046088C">
              <w:rPr>
                <w:rFonts w:ascii="Calibri" w:hAnsi="Calibri"/>
                <w:sz w:val="16"/>
                <w:szCs w:val="16"/>
              </w:rPr>
              <w:t xml:space="preserve"> must be ≥ value in </w:t>
            </w:r>
            <w:r w:rsidR="00B022B7" w:rsidRPr="0046088C">
              <w:rPr>
                <w:rFonts w:ascii="Calibri" w:hAnsi="Calibri"/>
                <w:sz w:val="16"/>
                <w:szCs w:val="16"/>
                <w:highlight w:val="yellow"/>
              </w:rPr>
              <w:t>B</w:t>
            </w:r>
            <w:r w:rsidR="00196676" w:rsidRPr="0046088C">
              <w:rPr>
                <w:rFonts w:ascii="Calibri" w:hAnsi="Calibri"/>
                <w:sz w:val="16"/>
                <w:szCs w:val="16"/>
                <w:highlight w:val="yellow"/>
              </w:rPr>
              <w:t>07</w:t>
            </w:r>
            <w:r w:rsidR="00196676" w:rsidRPr="0046088C">
              <w:rPr>
                <w:rFonts w:ascii="Calibri" w:hAnsi="Calibri"/>
                <w:sz w:val="16"/>
                <w:szCs w:val="16"/>
              </w:rPr>
              <w:t xml:space="preserve">, to </w:t>
            </w:r>
            <w:proofErr w:type="gramStart"/>
            <w:r w:rsidR="00196676" w:rsidRPr="0046088C">
              <w:rPr>
                <w:rFonts w:ascii="Calibri" w:hAnsi="Calibri"/>
                <w:sz w:val="16"/>
                <w:szCs w:val="16"/>
              </w:rPr>
              <w:t>comply;</w:t>
            </w:r>
            <w:proofErr w:type="gramEnd"/>
          </w:p>
          <w:p w14:paraId="7473E0BB" w14:textId="155D223C" w:rsidR="0046088C" w:rsidRPr="0046088C" w:rsidRDefault="00196676" w:rsidP="0046088C">
            <w:pPr>
              <w:keepNext/>
              <w:rPr>
                <w:rFonts w:ascii="Calibri" w:hAnsi="Calibri"/>
                <w:sz w:val="16"/>
                <w:szCs w:val="16"/>
              </w:rPr>
            </w:pPr>
            <w:r w:rsidRPr="0046088C">
              <w:rPr>
                <w:rFonts w:ascii="Calibri" w:hAnsi="Calibri"/>
                <w:sz w:val="16"/>
                <w:szCs w:val="16"/>
              </w:rPr>
              <w:t>else</w:t>
            </w:r>
            <w:r w:rsidR="0046088C" w:rsidRPr="0046088C">
              <w:rPr>
                <w:rFonts w:ascii="Calibri" w:hAnsi="Calibri"/>
                <w:sz w:val="16"/>
                <w:szCs w:val="16"/>
              </w:rPr>
              <w:t>if</w:t>
            </w:r>
            <w:r w:rsidRPr="0046088C">
              <w:rPr>
                <w:rFonts w:ascii="Calibri" w:hAnsi="Calibri"/>
                <w:sz w:val="16"/>
                <w:szCs w:val="16"/>
              </w:rPr>
              <w:t xml:space="preserve"> </w:t>
            </w:r>
            <w:r w:rsidR="0046088C" w:rsidRPr="0046088C">
              <w:rPr>
                <w:rFonts w:ascii="Calibri" w:hAnsi="Calibri"/>
                <w:sz w:val="16"/>
                <w:szCs w:val="16"/>
              </w:rPr>
              <w:t>value in B07=N/A</w:t>
            </w:r>
            <w:r w:rsidR="00EC30BC">
              <w:rPr>
                <w:rFonts w:ascii="Calibri" w:hAnsi="Calibri"/>
                <w:sz w:val="16"/>
                <w:szCs w:val="16"/>
              </w:rPr>
              <w:t xml:space="preserve"> and E03=SEER</w:t>
            </w:r>
            <w:r w:rsidR="0046088C" w:rsidRPr="0046088C">
              <w:rPr>
                <w:rFonts w:ascii="Calibri" w:hAnsi="Calibri"/>
                <w:sz w:val="16"/>
                <w:szCs w:val="16"/>
              </w:rPr>
              <w:t>,</w:t>
            </w:r>
          </w:p>
          <w:p w14:paraId="19539C42" w14:textId="099E4B65" w:rsidR="0046088C" w:rsidRDefault="0046088C" w:rsidP="0046088C">
            <w:pPr>
              <w:keepNext/>
              <w:rPr>
                <w:ins w:id="359" w:author="Shewmaker, Michael@Energy" w:date="2022-01-26T09:45:00Z"/>
                <w:rFonts w:ascii="Calibri" w:hAnsi="Calibri"/>
                <w:sz w:val="16"/>
                <w:szCs w:val="16"/>
              </w:rPr>
            </w:pPr>
            <w:r w:rsidRPr="0046088C">
              <w:rPr>
                <w:rFonts w:ascii="Calibri" w:hAnsi="Calibri"/>
                <w:sz w:val="16"/>
                <w:szCs w:val="16"/>
              </w:rPr>
              <w:t>then value must be ≥14 to comply</w:t>
            </w:r>
            <w:del w:id="360" w:author="Shewmaker, Michael@Energy" w:date="2022-01-26T09:45:00Z">
              <w:r w:rsidRPr="0046088C" w:rsidDel="00A4196F">
                <w:rPr>
                  <w:rFonts w:ascii="Calibri" w:hAnsi="Calibri"/>
                  <w:sz w:val="16"/>
                  <w:szCs w:val="16"/>
                </w:rPr>
                <w:delText>.</w:delText>
              </w:r>
            </w:del>
            <w:ins w:id="361" w:author="Shewmaker, Michael@Energy" w:date="2022-01-26T09:45:00Z">
              <w:r w:rsidR="00A4196F">
                <w:rPr>
                  <w:rFonts w:ascii="Calibri" w:hAnsi="Calibri"/>
                  <w:sz w:val="16"/>
                  <w:szCs w:val="16"/>
                </w:rPr>
                <w:t>;</w:t>
              </w:r>
            </w:ins>
          </w:p>
          <w:p w14:paraId="18BF0D61" w14:textId="5D9BEB05" w:rsidR="00A4196F" w:rsidRDefault="00A4196F" w:rsidP="0046088C">
            <w:pPr>
              <w:keepNext/>
              <w:rPr>
                <w:rFonts w:ascii="Calibri" w:hAnsi="Calibri"/>
                <w:sz w:val="16"/>
                <w:szCs w:val="16"/>
              </w:rPr>
            </w:pPr>
            <w:ins w:id="362" w:author="Shewmaker, Michael@Energy" w:date="2022-01-26T09:45:00Z">
              <w:r>
                <w:rPr>
                  <w:rFonts w:ascii="Calibri" w:hAnsi="Calibri"/>
                  <w:sz w:val="16"/>
                  <w:szCs w:val="16"/>
                </w:rPr>
                <w:t xml:space="preserve">elseif vale in B07=N/A and E03=SEER2/EER2, then value must be </w:t>
              </w:r>
              <w:r>
                <w:rPr>
                  <w:rFonts w:ascii="Calibri" w:hAnsi="Calibri" w:cs="Calibri"/>
                  <w:sz w:val="16"/>
                  <w:szCs w:val="16"/>
                </w:rPr>
                <w:t>≥</w:t>
              </w:r>
              <w:r>
                <w:rPr>
                  <w:rFonts w:ascii="Calibri" w:hAnsi="Calibri"/>
                  <w:sz w:val="16"/>
                  <w:szCs w:val="16"/>
                </w:rPr>
                <w:t>13.4</w:t>
              </w:r>
            </w:ins>
            <w:ins w:id="363" w:author="Shewmaker, Michael@Energy" w:date="2022-01-26T09:46:00Z">
              <w:r w:rsidR="00A61841">
                <w:rPr>
                  <w:rFonts w:ascii="Calibri" w:hAnsi="Calibri"/>
                  <w:sz w:val="16"/>
                  <w:szCs w:val="16"/>
                </w:rPr>
                <w:t>.</w:t>
              </w:r>
            </w:ins>
          </w:p>
          <w:p w14:paraId="4B89344A" w14:textId="77777777" w:rsidR="0046088C" w:rsidRDefault="0046088C" w:rsidP="00B022B7">
            <w:pPr>
              <w:keepNext/>
              <w:rPr>
                <w:rFonts w:ascii="Calibri" w:hAnsi="Calibri"/>
                <w:sz w:val="16"/>
                <w:szCs w:val="16"/>
              </w:rPr>
            </w:pPr>
          </w:p>
          <w:p w14:paraId="26FCBF15" w14:textId="4F53D272" w:rsidR="00196676" w:rsidRPr="00295655" w:rsidRDefault="00196676" w:rsidP="00B022B7">
            <w:pPr>
              <w:keepNext/>
              <w:rPr>
                <w:rFonts w:ascii="Calibri" w:hAnsi="Calibri"/>
                <w:sz w:val="16"/>
                <w:szCs w:val="16"/>
              </w:rPr>
            </w:pPr>
            <w:r w:rsidRPr="0046088C">
              <w:rPr>
                <w:rFonts w:asciiTheme="minorHAnsi" w:hAnsiTheme="minorHAnsi"/>
                <w:sz w:val="16"/>
                <w:szCs w:val="16"/>
              </w:rPr>
              <w:t>flag non-compliant value</w:t>
            </w:r>
            <w:r w:rsidR="00E7286E">
              <w:rPr>
                <w:rFonts w:asciiTheme="minorHAnsi" w:hAnsiTheme="minorHAnsi"/>
                <w:sz w:val="16"/>
                <w:szCs w:val="16"/>
              </w:rPr>
              <w:t>s</w:t>
            </w:r>
            <w:r w:rsidRPr="0046088C">
              <w:rPr>
                <w:rFonts w:asciiTheme="minorHAnsi" w:hAnsiTheme="minorHAnsi"/>
                <w:sz w:val="16"/>
                <w:szCs w:val="16"/>
              </w:rPr>
              <w:t xml:space="preserve"> and do not allow registration to proceed</w:t>
            </w:r>
            <w:r w:rsidR="00E7286E">
              <w:rPr>
                <w:rFonts w:asciiTheme="minorHAnsi" w:hAnsiTheme="minorHAnsi"/>
                <w:sz w:val="16"/>
                <w:szCs w:val="16"/>
              </w:rPr>
              <w:t xml:space="preserve"> if not in compliance</w:t>
            </w:r>
            <w:r w:rsidRPr="0046088C">
              <w:rPr>
                <w:rFonts w:asciiTheme="minorHAnsi" w:hAnsiTheme="minorHAnsi"/>
                <w:sz w:val="16"/>
                <w:szCs w:val="16"/>
              </w:rPr>
              <w:t>&gt;&gt;</w:t>
            </w:r>
            <w:r w:rsidRPr="00A33D4F">
              <w:rPr>
                <w:rFonts w:asciiTheme="minorHAnsi" w:hAnsiTheme="minorHAnsi"/>
                <w:sz w:val="16"/>
                <w:szCs w:val="16"/>
              </w:rPr>
              <w:t xml:space="preserve"> </w:t>
            </w:r>
          </w:p>
        </w:tc>
        <w:tc>
          <w:tcPr>
            <w:tcW w:w="1442" w:type="dxa"/>
            <w:gridSpan w:val="2"/>
          </w:tcPr>
          <w:p w14:paraId="26FCBF16"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442" w:type="dxa"/>
          </w:tcPr>
          <w:p w14:paraId="26FCBF17"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196676" w:rsidRPr="00295655" w14:paraId="26FCBF23" w14:textId="77777777" w:rsidTr="00E709F7">
        <w:trPr>
          <w:cantSplit/>
          <w:trHeight w:val="288"/>
        </w:trPr>
        <w:tc>
          <w:tcPr>
            <w:tcW w:w="1436" w:type="dxa"/>
          </w:tcPr>
          <w:p w14:paraId="26FCBF19" w14:textId="77777777" w:rsidR="00196676" w:rsidRPr="00295655" w:rsidRDefault="00196676" w:rsidP="00196676">
            <w:pPr>
              <w:keepNext/>
              <w:rPr>
                <w:rFonts w:ascii="Calibri" w:hAnsi="Calibri"/>
                <w:sz w:val="18"/>
                <w:szCs w:val="18"/>
              </w:rPr>
            </w:pPr>
          </w:p>
        </w:tc>
        <w:tc>
          <w:tcPr>
            <w:tcW w:w="1349" w:type="dxa"/>
          </w:tcPr>
          <w:p w14:paraId="26FCBF1A" w14:textId="77777777" w:rsidR="00196676" w:rsidRPr="00295655" w:rsidRDefault="00196676" w:rsidP="00196676">
            <w:pPr>
              <w:keepNext/>
              <w:rPr>
                <w:rFonts w:ascii="Calibri" w:hAnsi="Calibri"/>
                <w:sz w:val="18"/>
                <w:szCs w:val="18"/>
              </w:rPr>
            </w:pPr>
          </w:p>
        </w:tc>
        <w:tc>
          <w:tcPr>
            <w:tcW w:w="1512" w:type="dxa"/>
            <w:gridSpan w:val="2"/>
          </w:tcPr>
          <w:p w14:paraId="26FCBF1B" w14:textId="77777777" w:rsidR="00196676" w:rsidRPr="00295655" w:rsidRDefault="00196676" w:rsidP="00196676">
            <w:pPr>
              <w:keepNext/>
              <w:rPr>
                <w:rFonts w:ascii="Calibri" w:hAnsi="Calibri"/>
                <w:sz w:val="18"/>
                <w:szCs w:val="18"/>
              </w:rPr>
            </w:pPr>
          </w:p>
        </w:tc>
        <w:tc>
          <w:tcPr>
            <w:tcW w:w="1442" w:type="dxa"/>
          </w:tcPr>
          <w:p w14:paraId="26FCBF1C" w14:textId="77777777" w:rsidR="00196676" w:rsidRPr="00295655" w:rsidRDefault="00196676" w:rsidP="00196676">
            <w:pPr>
              <w:keepNext/>
              <w:rPr>
                <w:rFonts w:ascii="Calibri" w:hAnsi="Calibri"/>
                <w:sz w:val="18"/>
                <w:szCs w:val="18"/>
              </w:rPr>
            </w:pPr>
          </w:p>
        </w:tc>
        <w:tc>
          <w:tcPr>
            <w:tcW w:w="1442" w:type="dxa"/>
            <w:gridSpan w:val="2"/>
          </w:tcPr>
          <w:p w14:paraId="26FCBF1D" w14:textId="77777777" w:rsidR="00196676" w:rsidRPr="00295655" w:rsidRDefault="00196676" w:rsidP="00196676">
            <w:pPr>
              <w:keepNext/>
              <w:rPr>
                <w:rFonts w:ascii="Calibri" w:hAnsi="Calibri"/>
                <w:sz w:val="18"/>
                <w:szCs w:val="18"/>
              </w:rPr>
            </w:pPr>
          </w:p>
        </w:tc>
        <w:tc>
          <w:tcPr>
            <w:tcW w:w="1442" w:type="dxa"/>
          </w:tcPr>
          <w:p w14:paraId="26FCBF1E" w14:textId="77777777" w:rsidR="00196676" w:rsidRPr="00295655" w:rsidRDefault="00196676" w:rsidP="00196676">
            <w:pPr>
              <w:keepNext/>
              <w:rPr>
                <w:rFonts w:ascii="Calibri" w:hAnsi="Calibri"/>
                <w:sz w:val="18"/>
                <w:szCs w:val="18"/>
              </w:rPr>
            </w:pPr>
          </w:p>
        </w:tc>
        <w:tc>
          <w:tcPr>
            <w:tcW w:w="1441" w:type="dxa"/>
            <w:gridSpan w:val="2"/>
          </w:tcPr>
          <w:p w14:paraId="26FCBF1F" w14:textId="77777777" w:rsidR="00196676" w:rsidRPr="00295655" w:rsidRDefault="00196676" w:rsidP="00196676">
            <w:pPr>
              <w:keepNext/>
              <w:rPr>
                <w:rFonts w:ascii="Calibri" w:hAnsi="Calibri"/>
                <w:sz w:val="18"/>
                <w:szCs w:val="18"/>
              </w:rPr>
            </w:pPr>
          </w:p>
        </w:tc>
        <w:tc>
          <w:tcPr>
            <w:tcW w:w="1442" w:type="dxa"/>
          </w:tcPr>
          <w:p w14:paraId="26FCBF20" w14:textId="77777777" w:rsidR="00196676" w:rsidRPr="00295655" w:rsidRDefault="00196676" w:rsidP="00196676">
            <w:pPr>
              <w:keepNext/>
              <w:rPr>
                <w:rFonts w:ascii="Calibri" w:hAnsi="Calibri"/>
                <w:sz w:val="18"/>
                <w:szCs w:val="18"/>
              </w:rPr>
            </w:pPr>
          </w:p>
        </w:tc>
        <w:tc>
          <w:tcPr>
            <w:tcW w:w="1442" w:type="dxa"/>
            <w:gridSpan w:val="2"/>
          </w:tcPr>
          <w:p w14:paraId="26FCBF21" w14:textId="77777777" w:rsidR="00196676" w:rsidRPr="00295655" w:rsidRDefault="00196676" w:rsidP="00196676">
            <w:pPr>
              <w:keepNext/>
              <w:rPr>
                <w:rFonts w:ascii="Calibri" w:hAnsi="Calibri"/>
                <w:sz w:val="18"/>
                <w:szCs w:val="18"/>
              </w:rPr>
            </w:pPr>
          </w:p>
        </w:tc>
        <w:tc>
          <w:tcPr>
            <w:tcW w:w="1442" w:type="dxa"/>
          </w:tcPr>
          <w:p w14:paraId="26FCBF22" w14:textId="77777777" w:rsidR="00196676" w:rsidRPr="00295655" w:rsidRDefault="00196676" w:rsidP="00196676">
            <w:pPr>
              <w:keepNext/>
              <w:rPr>
                <w:rFonts w:ascii="Calibri" w:hAnsi="Calibri"/>
                <w:sz w:val="18"/>
                <w:szCs w:val="18"/>
              </w:rPr>
            </w:pPr>
          </w:p>
        </w:tc>
      </w:tr>
      <w:tr w:rsidR="00196676" w:rsidRPr="00295655" w14:paraId="26FCBF30" w14:textId="77777777" w:rsidTr="00E709F7">
        <w:trPr>
          <w:cantSplit/>
        </w:trPr>
        <w:tc>
          <w:tcPr>
            <w:tcW w:w="14390" w:type="dxa"/>
            <w:gridSpan w:val="14"/>
          </w:tcPr>
          <w:p w14:paraId="26FCBF2F"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F31" w14:textId="77777777" w:rsidR="00196676" w:rsidRDefault="00196676" w:rsidP="00196676">
      <w:pPr>
        <w:rPr>
          <w:rFonts w:ascii="Calibri" w:hAnsi="Calibri"/>
          <w:sz w:val="18"/>
          <w:szCs w:val="18"/>
        </w:rPr>
      </w:pPr>
    </w:p>
    <w:p w14:paraId="26FCBF32"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1080"/>
        <w:gridCol w:w="990"/>
        <w:gridCol w:w="990"/>
        <w:gridCol w:w="1170"/>
        <w:gridCol w:w="1080"/>
        <w:gridCol w:w="1170"/>
        <w:gridCol w:w="1440"/>
        <w:gridCol w:w="900"/>
        <w:gridCol w:w="990"/>
        <w:gridCol w:w="1080"/>
        <w:gridCol w:w="990"/>
        <w:gridCol w:w="895"/>
      </w:tblGrid>
      <w:tr w:rsidR="001044EF" w:rsidRPr="00295655" w14:paraId="26FCBF35" w14:textId="2F505FE9" w:rsidTr="001044EF">
        <w:trPr>
          <w:cantSplit/>
          <w:trHeight w:val="910"/>
        </w:trPr>
        <w:tc>
          <w:tcPr>
            <w:tcW w:w="14390" w:type="dxa"/>
            <w:gridSpan w:val="14"/>
          </w:tcPr>
          <w:p w14:paraId="2557E03D" w14:textId="77777777" w:rsidR="001044EF" w:rsidRPr="001A53D0" w:rsidRDefault="001044EF" w:rsidP="00196676">
            <w:pPr>
              <w:keepNext/>
              <w:rPr>
                <w:rFonts w:ascii="Calibri" w:hAnsi="Calibri"/>
                <w:b/>
                <w:szCs w:val="18"/>
              </w:rPr>
            </w:pPr>
            <w:r w:rsidRPr="001A53D0">
              <w:rPr>
                <w:rFonts w:ascii="Calibri" w:hAnsi="Calibri"/>
                <w:b/>
                <w:szCs w:val="18"/>
              </w:rPr>
              <w:t xml:space="preserve">I. Installed Duct System </w:t>
            </w:r>
            <w:r>
              <w:rPr>
                <w:rFonts w:ascii="Calibri" w:hAnsi="Calibri"/>
                <w:b/>
                <w:szCs w:val="18"/>
              </w:rPr>
              <w:t>I</w:t>
            </w:r>
            <w:r w:rsidRPr="001A53D0">
              <w:rPr>
                <w:rFonts w:ascii="Calibri" w:hAnsi="Calibri"/>
                <w:b/>
                <w:szCs w:val="18"/>
              </w:rPr>
              <w:t xml:space="preserve">nformation </w:t>
            </w:r>
          </w:p>
          <w:p w14:paraId="374246D9" w14:textId="1F4C21FB" w:rsidR="001044EF" w:rsidRDefault="001044EF" w:rsidP="00DB2AF0">
            <w:pPr>
              <w:keepNext/>
              <w:rPr>
                <w:rFonts w:ascii="Calibri" w:hAnsi="Calibri"/>
                <w:sz w:val="14"/>
                <w:szCs w:val="14"/>
              </w:rPr>
            </w:pPr>
            <w:r w:rsidRPr="00822664">
              <w:rPr>
                <w:rFonts w:ascii="Calibri" w:hAnsi="Calibri"/>
                <w:sz w:val="14"/>
                <w:szCs w:val="14"/>
              </w:rPr>
              <w:t>&lt;&lt;</w:t>
            </w:r>
            <w:r w:rsidRPr="00822664">
              <w:rPr>
                <w:rFonts w:ascii="Calibri" w:hAnsi="Calibri"/>
                <w:b/>
                <w:sz w:val="14"/>
                <w:szCs w:val="14"/>
              </w:rPr>
              <w:t>if</w:t>
            </w:r>
            <w:r w:rsidRPr="00822664">
              <w:rPr>
                <w:rFonts w:ascii="Calibri" w:hAnsi="Calibri"/>
                <w:sz w:val="14"/>
                <w:szCs w:val="14"/>
              </w:rPr>
              <w:t xml:space="preserve"> all of the SC Systems listed in Section C have a Distribution System Type value in </w:t>
            </w:r>
            <w:r w:rsidRPr="00822664">
              <w:rPr>
                <w:rFonts w:ascii="Calibri" w:hAnsi="Calibri"/>
                <w:sz w:val="14"/>
                <w:szCs w:val="14"/>
                <w:highlight w:val="yellow"/>
              </w:rPr>
              <w:t>C06</w:t>
            </w:r>
            <w:r w:rsidRPr="00822664">
              <w:rPr>
                <w:rFonts w:ascii="Calibri" w:hAnsi="Calibri"/>
                <w:sz w:val="14"/>
                <w:szCs w:val="14"/>
              </w:rPr>
              <w:t xml:space="preserve"> =</w:t>
            </w:r>
            <w:proofErr w:type="spellStart"/>
            <w:r w:rsidRPr="00822664">
              <w:rPr>
                <w:rFonts w:ascii="Calibri" w:hAnsi="Calibri"/>
                <w:sz w:val="14"/>
                <w:szCs w:val="14"/>
              </w:rPr>
              <w:t>DuctsNone</w:t>
            </w:r>
            <w:proofErr w:type="spellEnd"/>
            <w:r w:rsidRPr="00822664">
              <w:rPr>
                <w:rFonts w:ascii="Calibri" w:hAnsi="Calibri"/>
                <w:sz w:val="14"/>
                <w:szCs w:val="14"/>
              </w:rPr>
              <w:t xml:space="preserve"> - Air distribution systems without forced air </w:t>
            </w:r>
            <w:proofErr w:type="gramStart"/>
            <w:r w:rsidRPr="00822664">
              <w:rPr>
                <w:rFonts w:ascii="Calibri" w:hAnsi="Calibri"/>
                <w:sz w:val="14"/>
                <w:szCs w:val="14"/>
              </w:rPr>
              <w:t>ducts</w:t>
            </w:r>
            <w:r w:rsidRPr="00822664" w:rsidDel="008838DC">
              <w:rPr>
                <w:rFonts w:ascii="Calibri" w:hAnsi="Calibri"/>
                <w:sz w:val="14"/>
                <w:szCs w:val="14"/>
              </w:rPr>
              <w:t xml:space="preserve"> </w:t>
            </w:r>
            <w:r w:rsidRPr="00822664">
              <w:rPr>
                <w:rFonts w:ascii="Calibri" w:hAnsi="Calibri"/>
                <w:sz w:val="14"/>
                <w:szCs w:val="14"/>
              </w:rPr>
              <w:t>,</w:t>
            </w:r>
            <w:proofErr w:type="gramEnd"/>
            <w:r w:rsidRPr="00822664">
              <w:rPr>
                <w:rFonts w:ascii="Calibri" w:hAnsi="Calibri"/>
                <w:sz w:val="14"/>
                <w:szCs w:val="14"/>
              </w:rPr>
              <w:t xml:space="preserve"> </w:t>
            </w:r>
            <w:r w:rsidRPr="00822664">
              <w:rPr>
                <w:rFonts w:asciiTheme="minorHAnsi" w:hAnsiTheme="minorHAnsi"/>
                <w:sz w:val="14"/>
                <w:szCs w:val="14"/>
              </w:rPr>
              <w:t xml:space="preserve"> </w:t>
            </w:r>
            <w:r w:rsidRPr="00822664">
              <w:rPr>
                <w:rFonts w:ascii="Calibri" w:hAnsi="Calibri"/>
                <w:b/>
                <w:sz w:val="14"/>
                <w:szCs w:val="14"/>
              </w:rPr>
              <w:t>then</w:t>
            </w:r>
            <w:r w:rsidRPr="00822664">
              <w:rPr>
                <w:rFonts w:ascii="Calibri" w:hAnsi="Calibri"/>
                <w:sz w:val="14"/>
                <w:szCs w:val="14"/>
              </w:rPr>
              <w:t xml:space="preserve"> display the section does not apply message; </w:t>
            </w:r>
          </w:p>
          <w:p w14:paraId="46C05228" w14:textId="77777777" w:rsidR="0084413C" w:rsidRPr="00822664" w:rsidRDefault="0084413C" w:rsidP="00DB2AF0">
            <w:pPr>
              <w:keepNext/>
              <w:rPr>
                <w:rFonts w:ascii="Calibri" w:hAnsi="Calibri"/>
                <w:sz w:val="14"/>
                <w:szCs w:val="14"/>
              </w:rPr>
            </w:pPr>
          </w:p>
          <w:p w14:paraId="04A4BFA3" w14:textId="1E3E1C4D" w:rsidR="001044EF" w:rsidRPr="00822664" w:rsidRDefault="001044EF" w:rsidP="00DB2AF0">
            <w:pPr>
              <w:keepNext/>
              <w:rPr>
                <w:rFonts w:ascii="Calibri" w:hAnsi="Calibri"/>
                <w:sz w:val="14"/>
                <w:szCs w:val="14"/>
              </w:rPr>
            </w:pPr>
            <w:r w:rsidRPr="00822664">
              <w:rPr>
                <w:rFonts w:ascii="Calibri" w:hAnsi="Calibri"/>
                <w:b/>
                <w:sz w:val="14"/>
                <w:szCs w:val="14"/>
              </w:rPr>
              <w:t>else</w:t>
            </w:r>
            <w:r w:rsidRPr="00822664">
              <w:rPr>
                <w:rFonts w:ascii="Calibri" w:hAnsi="Calibri"/>
                <w:sz w:val="14"/>
                <w:szCs w:val="14"/>
              </w:rPr>
              <w:t xml:space="preserve"> require one row of data in this table for each space conditioning system in section D </w:t>
            </w:r>
            <w:r w:rsidR="00A668B7">
              <w:rPr>
                <w:rFonts w:ascii="Calibri" w:hAnsi="Calibri"/>
                <w:sz w:val="14"/>
                <w:szCs w:val="14"/>
              </w:rPr>
              <w:t xml:space="preserve">field </w:t>
            </w:r>
            <w:r w:rsidR="00A668B7" w:rsidRPr="00A668B7">
              <w:rPr>
                <w:rFonts w:ascii="Calibri" w:hAnsi="Calibri"/>
                <w:sz w:val="14"/>
                <w:szCs w:val="14"/>
                <w:highlight w:val="yellow"/>
              </w:rPr>
              <w:t>D02</w:t>
            </w:r>
            <w:r w:rsidR="00A668B7">
              <w:rPr>
                <w:rFonts w:ascii="Calibri" w:hAnsi="Calibri"/>
                <w:sz w:val="14"/>
                <w:szCs w:val="14"/>
              </w:rPr>
              <w:t xml:space="preserve"> </w:t>
            </w:r>
            <w:r w:rsidRPr="00195018">
              <w:rPr>
                <w:rFonts w:ascii="Calibri" w:hAnsi="Calibri"/>
                <w:sz w:val="14"/>
                <w:szCs w:val="14"/>
              </w:rPr>
              <w:t xml:space="preserve">that meets </w:t>
            </w:r>
            <w:r w:rsidR="00E270B0">
              <w:rPr>
                <w:rFonts w:ascii="Calibri" w:hAnsi="Calibri"/>
                <w:sz w:val="14"/>
                <w:szCs w:val="14"/>
              </w:rPr>
              <w:t xml:space="preserve">BOTH of </w:t>
            </w:r>
            <w:r w:rsidRPr="00195018">
              <w:rPr>
                <w:rFonts w:ascii="Calibri" w:hAnsi="Calibri"/>
                <w:sz w:val="14"/>
                <w:szCs w:val="14"/>
              </w:rPr>
              <w:t xml:space="preserve">the following </w:t>
            </w:r>
            <w:r>
              <w:rPr>
                <w:rFonts w:ascii="Calibri" w:hAnsi="Calibri"/>
                <w:sz w:val="14"/>
                <w:szCs w:val="14"/>
              </w:rPr>
              <w:t>two</w:t>
            </w:r>
            <w:r w:rsidRPr="00195018">
              <w:rPr>
                <w:rFonts w:ascii="Calibri" w:hAnsi="Calibri"/>
                <w:sz w:val="14"/>
                <w:szCs w:val="14"/>
              </w:rPr>
              <w:t xml:space="preserve"> conditions</w:t>
            </w:r>
            <w:r>
              <w:rPr>
                <w:rFonts w:ascii="Calibri" w:hAnsi="Calibri"/>
                <w:sz w:val="14"/>
                <w:szCs w:val="14"/>
              </w:rPr>
              <w:t xml:space="preserve">: </w:t>
            </w:r>
            <w:proofErr w:type="gramStart"/>
            <w:r>
              <w:rPr>
                <w:rFonts w:ascii="Calibri" w:hAnsi="Calibri"/>
                <w:sz w:val="14"/>
                <w:szCs w:val="14"/>
              </w:rPr>
              <w:t>1:[</w:t>
            </w:r>
            <w:proofErr w:type="gramEnd"/>
            <w:r w:rsidRPr="00195018">
              <w:rPr>
                <w:rFonts w:ascii="Calibri" w:hAnsi="Calibri"/>
                <w:sz w:val="14"/>
                <w:szCs w:val="14"/>
                <w:highlight w:val="yellow"/>
              </w:rPr>
              <w:t>C04</w:t>
            </w:r>
            <w:r w:rsidRPr="00822664">
              <w:rPr>
                <w:rFonts w:ascii="Calibri" w:hAnsi="Calibri"/>
                <w:sz w:val="14"/>
                <w:szCs w:val="14"/>
              </w:rPr>
              <w:t>=Packaged Gas Furnace</w:t>
            </w:r>
            <w:r>
              <w:rPr>
                <w:rFonts w:ascii="Calibri" w:hAnsi="Calibri"/>
                <w:sz w:val="14"/>
                <w:szCs w:val="14"/>
              </w:rPr>
              <w:t>] 2:[</w:t>
            </w:r>
            <w:r w:rsidRPr="00195018">
              <w:rPr>
                <w:rFonts w:ascii="Calibri" w:hAnsi="Calibri"/>
                <w:sz w:val="14"/>
                <w:szCs w:val="14"/>
                <w:highlight w:val="yellow"/>
              </w:rPr>
              <w:t>C06</w:t>
            </w:r>
            <w:r>
              <w:rPr>
                <w:rFonts w:ascii="Calibri" w:hAnsi="Calibri"/>
                <w:sz w:val="14"/>
                <w:szCs w:val="14"/>
              </w:rPr>
              <w:t>=ducted]</w:t>
            </w:r>
          </w:p>
          <w:p w14:paraId="3F588AA9" w14:textId="707F0137" w:rsidR="001044EF" w:rsidRPr="00822664" w:rsidRDefault="001044EF" w:rsidP="00DB2AF0">
            <w:pPr>
              <w:keepNext/>
              <w:rPr>
                <w:rFonts w:ascii="Calibri" w:hAnsi="Calibri"/>
                <w:sz w:val="14"/>
                <w:szCs w:val="14"/>
              </w:rPr>
            </w:pPr>
            <w:r w:rsidRPr="00822664">
              <w:rPr>
                <w:rFonts w:ascii="Calibri" w:hAnsi="Calibri"/>
                <w:b/>
                <w:sz w:val="14"/>
                <w:szCs w:val="14"/>
              </w:rPr>
              <w:t>Also</w:t>
            </w:r>
            <w:r w:rsidRPr="00822664">
              <w:rPr>
                <w:rFonts w:ascii="Calibri" w:hAnsi="Calibri"/>
                <w:sz w:val="14"/>
                <w:szCs w:val="14"/>
              </w:rPr>
              <w:t xml:space="preserve"> require one row in this table for each indoor unit</w:t>
            </w:r>
            <w:r>
              <w:rPr>
                <w:rFonts w:ascii="Calibri" w:hAnsi="Calibri"/>
                <w:sz w:val="14"/>
                <w:szCs w:val="14"/>
              </w:rPr>
              <w:t xml:space="preserve"> in section D field </w:t>
            </w:r>
            <w:r w:rsidRPr="00195018">
              <w:rPr>
                <w:rFonts w:ascii="Calibri" w:hAnsi="Calibri"/>
                <w:sz w:val="14"/>
                <w:szCs w:val="14"/>
                <w:highlight w:val="yellow"/>
              </w:rPr>
              <w:t>D03</w:t>
            </w:r>
            <w:r w:rsidRPr="00822664">
              <w:rPr>
                <w:rFonts w:ascii="Calibri" w:hAnsi="Calibri"/>
                <w:sz w:val="14"/>
                <w:szCs w:val="14"/>
              </w:rPr>
              <w:t xml:space="preserve"> that meets </w:t>
            </w:r>
            <w:r w:rsidR="00E270B0">
              <w:rPr>
                <w:rFonts w:ascii="Calibri" w:hAnsi="Calibri"/>
                <w:sz w:val="14"/>
                <w:szCs w:val="14"/>
              </w:rPr>
              <w:t xml:space="preserve">BOTH of </w:t>
            </w:r>
            <w:r w:rsidRPr="00822664">
              <w:rPr>
                <w:rFonts w:ascii="Calibri" w:hAnsi="Calibri"/>
                <w:sz w:val="14"/>
                <w:szCs w:val="14"/>
              </w:rPr>
              <w:t xml:space="preserve">the following two conditions: </w:t>
            </w:r>
            <w:proofErr w:type="gramStart"/>
            <w:r w:rsidRPr="00822664">
              <w:rPr>
                <w:rFonts w:ascii="Calibri" w:hAnsi="Calibri"/>
                <w:sz w:val="14"/>
                <w:szCs w:val="14"/>
              </w:rPr>
              <w:t>1:[</w:t>
            </w:r>
            <w:proofErr w:type="gramEnd"/>
            <w:r w:rsidRPr="00822664">
              <w:rPr>
                <w:rFonts w:ascii="Calibri" w:hAnsi="Calibri"/>
                <w:sz w:val="14"/>
                <w:szCs w:val="14"/>
              </w:rPr>
              <w:t xml:space="preserve">value in </w:t>
            </w:r>
            <w:r w:rsidRPr="00195018">
              <w:rPr>
                <w:rFonts w:ascii="Calibri" w:hAnsi="Calibri"/>
                <w:sz w:val="14"/>
                <w:szCs w:val="14"/>
                <w:highlight w:val="yellow"/>
              </w:rPr>
              <w:t>C04</w:t>
            </w:r>
            <w:r w:rsidRPr="00822664">
              <w:rPr>
                <w:rFonts w:ascii="Calibri" w:hAnsi="Calibri"/>
                <w:sz w:val="14"/>
                <w:szCs w:val="14"/>
              </w:rPr>
              <w:t xml:space="preserve">=central gas furnace], 2:[the value in </w:t>
            </w:r>
            <w:r w:rsidRPr="00195018">
              <w:rPr>
                <w:rFonts w:ascii="Calibri" w:hAnsi="Calibri"/>
                <w:sz w:val="14"/>
                <w:szCs w:val="14"/>
                <w:highlight w:val="yellow"/>
              </w:rPr>
              <w:t>D03</w:t>
            </w:r>
            <w:r w:rsidRPr="00822664">
              <w:rPr>
                <w:rFonts w:ascii="Calibri" w:hAnsi="Calibri"/>
                <w:sz w:val="14"/>
                <w:szCs w:val="14"/>
              </w:rPr>
              <w:t xml:space="preserve"> </w:t>
            </w:r>
            <w:r w:rsidRPr="00822664">
              <w:rPr>
                <w:rFonts w:ascii="Calibri" w:hAnsi="Calibri" w:cs="Calibri"/>
                <w:sz w:val="14"/>
                <w:szCs w:val="14"/>
              </w:rPr>
              <w:t>≠</w:t>
            </w:r>
            <w:r w:rsidRPr="00822664">
              <w:rPr>
                <w:rFonts w:ascii="Calibri" w:hAnsi="Calibri"/>
                <w:sz w:val="14"/>
                <w:szCs w:val="14"/>
              </w:rPr>
              <w:t xml:space="preserve"> </w:t>
            </w:r>
            <w:r w:rsidRPr="00195018">
              <w:rPr>
                <w:rFonts w:ascii="Calibri" w:hAnsi="Calibri"/>
                <w:sz w:val="14"/>
                <w:szCs w:val="14"/>
                <w:highlight w:val="yellow"/>
              </w:rPr>
              <w:t>F03</w:t>
            </w:r>
            <w:r w:rsidRPr="00822664">
              <w:rPr>
                <w:rFonts w:ascii="Calibri" w:hAnsi="Calibri"/>
                <w:sz w:val="14"/>
                <w:szCs w:val="14"/>
              </w:rPr>
              <w:t xml:space="preserve">] </w:t>
            </w:r>
            <w:r w:rsidRPr="00822664">
              <w:rPr>
                <w:rFonts w:ascii="Calibri" w:hAnsi="Calibri"/>
                <w:sz w:val="8"/>
                <w:szCs w:val="8"/>
              </w:rPr>
              <w:t xml:space="preserve"> </w:t>
            </w:r>
          </w:p>
          <w:p w14:paraId="42CC42F2" w14:textId="05D7B7CB" w:rsidR="001044EF" w:rsidRDefault="001044EF" w:rsidP="00196676">
            <w:pPr>
              <w:keepNext/>
              <w:rPr>
                <w:rFonts w:ascii="Calibri" w:hAnsi="Calibri"/>
                <w:sz w:val="14"/>
                <w:szCs w:val="14"/>
              </w:rPr>
            </w:pPr>
            <w:r>
              <w:rPr>
                <w:rFonts w:ascii="Calibri" w:hAnsi="Calibri"/>
                <w:b/>
                <w:sz w:val="14"/>
                <w:szCs w:val="14"/>
              </w:rPr>
              <w:t>Also</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E field </w:t>
            </w:r>
            <w:r w:rsidRPr="00195018">
              <w:rPr>
                <w:rFonts w:ascii="Calibri" w:hAnsi="Calibri"/>
                <w:sz w:val="14"/>
                <w:szCs w:val="14"/>
                <w:highlight w:val="yellow"/>
              </w:rPr>
              <w:t>E02</w:t>
            </w:r>
            <w:r>
              <w:rPr>
                <w:rFonts w:ascii="Calibri" w:hAnsi="Calibri"/>
                <w:sz w:val="14"/>
                <w:szCs w:val="14"/>
              </w:rPr>
              <w:t xml:space="preserve"> that meets</w:t>
            </w:r>
            <w:r w:rsidR="00E270B0">
              <w:rPr>
                <w:rFonts w:ascii="Calibri" w:hAnsi="Calibri"/>
                <w:sz w:val="14"/>
                <w:szCs w:val="14"/>
              </w:rPr>
              <w:t xml:space="preserve"> ALL of</w:t>
            </w:r>
            <w:r>
              <w:rPr>
                <w:rFonts w:ascii="Calibri" w:hAnsi="Calibri"/>
                <w:sz w:val="14"/>
                <w:szCs w:val="14"/>
              </w:rPr>
              <w:t xml:space="preserve"> the following three conditions: </w:t>
            </w:r>
            <w:proofErr w:type="gramStart"/>
            <w:r>
              <w:rPr>
                <w:rFonts w:ascii="Calibri" w:hAnsi="Calibri"/>
                <w:sz w:val="14"/>
                <w:szCs w:val="14"/>
              </w:rPr>
              <w:t>1:[</w:t>
            </w:r>
            <w:proofErr w:type="gramEnd"/>
            <w:r>
              <w:rPr>
                <w:rFonts w:ascii="Calibri" w:hAnsi="Calibri"/>
                <w:sz w:val="14"/>
                <w:szCs w:val="14"/>
              </w:rPr>
              <w:t xml:space="preserve">value in </w:t>
            </w:r>
            <w:r w:rsidRPr="007E1FCC">
              <w:rPr>
                <w:rFonts w:ascii="Calibri" w:hAnsi="Calibri"/>
                <w:sz w:val="14"/>
                <w:szCs w:val="14"/>
                <w:highlight w:val="yellow"/>
              </w:rPr>
              <w:t>C05</w:t>
            </w:r>
            <w:r>
              <w:rPr>
                <w:rFonts w:ascii="Calibri" w:hAnsi="Calibri"/>
                <w:sz w:val="14"/>
                <w:szCs w:val="14"/>
              </w:rPr>
              <w:t xml:space="preserve">=central packaged AC, or </w:t>
            </w:r>
            <w:r w:rsidRPr="00F85548">
              <w:rPr>
                <w:rFonts w:ascii="Calibri" w:hAnsi="Calibri"/>
                <w:sz w:val="14"/>
                <w:szCs w:val="14"/>
              </w:rPr>
              <w:t>central large packaged AC</w:t>
            </w:r>
            <w:r>
              <w:rPr>
                <w:rFonts w:ascii="Calibri" w:hAnsi="Calibri"/>
                <w:sz w:val="14"/>
                <w:szCs w:val="14"/>
              </w:rPr>
              <w:t xml:space="preserve">], 2:[the same packaged unit is not already listed in section D thus </w:t>
            </w:r>
            <w:r w:rsidRPr="007E1FCC">
              <w:rPr>
                <w:rFonts w:ascii="Calibri" w:hAnsi="Calibri"/>
                <w:sz w:val="14"/>
                <w:szCs w:val="14"/>
                <w:highlight w:val="yellow"/>
              </w:rPr>
              <w:t>D02</w:t>
            </w:r>
            <w:r>
              <w:rPr>
                <w:rFonts w:ascii="Calibri" w:hAnsi="Calibri" w:cs="Calibri"/>
                <w:sz w:val="14"/>
                <w:szCs w:val="14"/>
              </w:rPr>
              <w:t>≠</w:t>
            </w:r>
            <w:r w:rsidRPr="007E1FCC">
              <w:rPr>
                <w:rFonts w:ascii="Calibri" w:hAnsi="Calibri"/>
                <w:sz w:val="14"/>
                <w:szCs w:val="14"/>
                <w:highlight w:val="yellow"/>
              </w:rPr>
              <w:t>E02</w:t>
            </w:r>
            <w:r>
              <w:rPr>
                <w:rFonts w:ascii="Calibri" w:hAnsi="Calibri"/>
                <w:sz w:val="14"/>
                <w:szCs w:val="14"/>
              </w:rPr>
              <w:t xml:space="preserve">]; 3:[value in </w:t>
            </w:r>
            <w:r w:rsidRPr="007E1FCC">
              <w:rPr>
                <w:rFonts w:ascii="Calibri" w:hAnsi="Calibri"/>
                <w:sz w:val="14"/>
                <w:szCs w:val="14"/>
                <w:highlight w:val="yellow"/>
              </w:rPr>
              <w:t>C06</w:t>
            </w:r>
            <w:r>
              <w:rPr>
                <w:rFonts w:ascii="Calibri" w:hAnsi="Calibri"/>
                <w:sz w:val="14"/>
                <w:szCs w:val="14"/>
              </w:rPr>
              <w:t>=Ducted]</w:t>
            </w:r>
          </w:p>
          <w:p w14:paraId="313117AE" w14:textId="77F1E298" w:rsidR="001044EF" w:rsidRPr="001D55DA" w:rsidRDefault="001044EF" w:rsidP="00196676">
            <w:pPr>
              <w:keepNext/>
              <w:rPr>
                <w:rFonts w:ascii="Calibri" w:hAnsi="Calibri"/>
                <w:sz w:val="14"/>
                <w:szCs w:val="14"/>
              </w:rPr>
            </w:pPr>
            <w:r w:rsidRPr="00F85548">
              <w:rPr>
                <w:rFonts w:ascii="Calibri" w:hAnsi="Calibri"/>
                <w:b/>
                <w:sz w:val="14"/>
                <w:szCs w:val="14"/>
              </w:rPr>
              <w:t>Also</w:t>
            </w:r>
            <w:r>
              <w:rPr>
                <w:rFonts w:ascii="Calibri" w:hAnsi="Calibri"/>
                <w:sz w:val="14"/>
                <w:szCs w:val="14"/>
              </w:rPr>
              <w:t xml:space="preserve"> require one row in this table for each space conditioning system in Section G field </w:t>
            </w:r>
            <w:r w:rsidRPr="007E1FCC">
              <w:rPr>
                <w:rFonts w:ascii="Calibri" w:hAnsi="Calibri"/>
                <w:sz w:val="14"/>
                <w:szCs w:val="14"/>
                <w:highlight w:val="yellow"/>
              </w:rPr>
              <w:t>G02</w:t>
            </w:r>
            <w:r>
              <w:rPr>
                <w:rFonts w:ascii="Calibri" w:hAnsi="Calibri"/>
                <w:sz w:val="14"/>
                <w:szCs w:val="14"/>
              </w:rPr>
              <w:t xml:space="preserve"> that meets </w:t>
            </w:r>
            <w:r w:rsidR="00E270B0">
              <w:rPr>
                <w:rFonts w:ascii="Calibri" w:hAnsi="Calibri"/>
                <w:sz w:val="14"/>
                <w:szCs w:val="14"/>
              </w:rPr>
              <w:t xml:space="preserve">ALL </w:t>
            </w:r>
            <w:r>
              <w:rPr>
                <w:rFonts w:ascii="Calibri" w:hAnsi="Calibri"/>
                <w:sz w:val="14"/>
                <w:szCs w:val="14"/>
              </w:rPr>
              <w:t>the following three conditions:</w:t>
            </w:r>
            <w:r>
              <w:t xml:space="preserve"> </w:t>
            </w:r>
            <w:proofErr w:type="gramStart"/>
            <w:r w:rsidRPr="00F85548">
              <w:rPr>
                <w:rFonts w:ascii="Calibri" w:hAnsi="Calibri"/>
                <w:sz w:val="14"/>
                <w:szCs w:val="14"/>
              </w:rPr>
              <w:t>1:[</w:t>
            </w:r>
            <w:proofErr w:type="gramEnd"/>
            <w:r>
              <w:rPr>
                <w:rFonts w:ascii="Calibri" w:hAnsi="Calibri"/>
                <w:sz w:val="14"/>
                <w:szCs w:val="14"/>
              </w:rPr>
              <w:t xml:space="preserve">value in </w:t>
            </w:r>
            <w:r w:rsidRPr="007E1FCC">
              <w:rPr>
                <w:rFonts w:ascii="Calibri" w:hAnsi="Calibri"/>
                <w:sz w:val="14"/>
                <w:szCs w:val="14"/>
                <w:highlight w:val="yellow"/>
              </w:rPr>
              <w:t>C05</w:t>
            </w:r>
            <w:r>
              <w:rPr>
                <w:rFonts w:ascii="Calibri" w:hAnsi="Calibri"/>
                <w:sz w:val="14"/>
                <w:szCs w:val="14"/>
              </w:rPr>
              <w:t>=central packaged HP,</w:t>
            </w:r>
            <w:r w:rsidRPr="00F85548">
              <w:rPr>
                <w:rFonts w:ascii="Calibri" w:hAnsi="Calibri"/>
                <w:sz w:val="14"/>
                <w:szCs w:val="14"/>
              </w:rPr>
              <w:t xml:space="preserve"> or </w:t>
            </w:r>
            <w:r>
              <w:rPr>
                <w:rFonts w:ascii="Calibri" w:hAnsi="Calibri"/>
                <w:sz w:val="14"/>
                <w:szCs w:val="14"/>
              </w:rPr>
              <w:t>central large packaged HP</w:t>
            </w:r>
            <w:r w:rsidRPr="00F85548">
              <w:rPr>
                <w:rFonts w:ascii="Calibri" w:hAnsi="Calibri"/>
                <w:sz w:val="14"/>
                <w:szCs w:val="14"/>
              </w:rPr>
              <w:t>], 2:[the same packaged unit is not alread</w:t>
            </w:r>
            <w:r>
              <w:rPr>
                <w:rFonts w:ascii="Calibri" w:hAnsi="Calibri"/>
                <w:sz w:val="14"/>
                <w:szCs w:val="14"/>
              </w:rPr>
              <w:t xml:space="preserve">y listed in section D thus </w:t>
            </w:r>
            <w:r w:rsidRPr="007E1FCC">
              <w:rPr>
                <w:rFonts w:ascii="Calibri" w:hAnsi="Calibri"/>
                <w:sz w:val="14"/>
                <w:szCs w:val="14"/>
                <w:highlight w:val="yellow"/>
              </w:rPr>
              <w:t>D02</w:t>
            </w:r>
            <w:r>
              <w:rPr>
                <w:rFonts w:ascii="Calibri" w:hAnsi="Calibri"/>
                <w:sz w:val="14"/>
                <w:szCs w:val="14"/>
              </w:rPr>
              <w:t>≠</w:t>
            </w:r>
            <w:r w:rsidRPr="007E1FCC">
              <w:rPr>
                <w:rFonts w:ascii="Calibri" w:hAnsi="Calibri"/>
                <w:sz w:val="14"/>
                <w:szCs w:val="14"/>
                <w:highlight w:val="yellow"/>
              </w:rPr>
              <w:t>G02</w:t>
            </w:r>
            <w:r w:rsidRPr="00F85548">
              <w:rPr>
                <w:rFonts w:ascii="Calibri" w:hAnsi="Calibri"/>
                <w:sz w:val="14"/>
                <w:szCs w:val="14"/>
              </w:rPr>
              <w:t>]</w:t>
            </w:r>
            <w:r>
              <w:rPr>
                <w:rFonts w:ascii="Calibri" w:hAnsi="Calibri"/>
                <w:sz w:val="14"/>
                <w:szCs w:val="14"/>
              </w:rPr>
              <w:t>;</w:t>
            </w:r>
            <w:r>
              <w:t xml:space="preserve"> </w:t>
            </w:r>
            <w:r w:rsidRPr="00195018">
              <w:rPr>
                <w:rFonts w:ascii="Calibri" w:hAnsi="Calibri"/>
                <w:sz w:val="14"/>
                <w:szCs w:val="14"/>
              </w:rPr>
              <w:t xml:space="preserve">3:[value in </w:t>
            </w:r>
            <w:r w:rsidRPr="007E1FCC">
              <w:rPr>
                <w:rFonts w:ascii="Calibri" w:hAnsi="Calibri"/>
                <w:sz w:val="14"/>
                <w:szCs w:val="14"/>
                <w:highlight w:val="yellow"/>
              </w:rPr>
              <w:t>C06</w:t>
            </w:r>
            <w:r w:rsidRPr="00195018">
              <w:rPr>
                <w:rFonts w:ascii="Calibri" w:hAnsi="Calibri"/>
                <w:sz w:val="14"/>
                <w:szCs w:val="14"/>
              </w:rPr>
              <w:t>=Ducted]</w:t>
            </w:r>
          </w:p>
          <w:p w14:paraId="397C27B7" w14:textId="535E9EB4" w:rsidR="001044EF" w:rsidRPr="001A53D0" w:rsidRDefault="001044EF" w:rsidP="00196676">
            <w:pPr>
              <w:keepNext/>
              <w:rPr>
                <w:rFonts w:ascii="Calibri" w:hAnsi="Calibri"/>
                <w:b/>
                <w:szCs w:val="18"/>
              </w:rPr>
            </w:pPr>
            <w:r w:rsidRPr="00822664">
              <w:rPr>
                <w:rFonts w:ascii="Calibri" w:hAnsi="Calibri"/>
                <w:b/>
                <w:sz w:val="14"/>
                <w:szCs w:val="14"/>
              </w:rPr>
              <w:t>ALSO</w:t>
            </w:r>
            <w:r w:rsidRPr="00822664">
              <w:rPr>
                <w:rFonts w:ascii="Calibri" w:hAnsi="Calibri"/>
                <w:sz w:val="14"/>
                <w:szCs w:val="14"/>
              </w:rPr>
              <w:t xml:space="preserve"> require one row of data in this table for each indoor unit in </w:t>
            </w:r>
            <w:r w:rsidRPr="00822664">
              <w:rPr>
                <w:rFonts w:ascii="Calibri" w:hAnsi="Calibri"/>
                <w:sz w:val="14"/>
                <w:szCs w:val="14"/>
                <w:highlight w:val="yellow"/>
              </w:rPr>
              <w:t>F03</w:t>
            </w:r>
            <w:r w:rsidRPr="00822664">
              <w:rPr>
                <w:rFonts w:ascii="Calibri" w:hAnsi="Calibri"/>
                <w:sz w:val="14"/>
                <w:szCs w:val="14"/>
              </w:rPr>
              <w:t xml:space="preserve"> for which the value in </w:t>
            </w:r>
            <w:r w:rsidRPr="00822664">
              <w:rPr>
                <w:rFonts w:ascii="Calibri" w:hAnsi="Calibri"/>
                <w:sz w:val="14"/>
                <w:szCs w:val="14"/>
                <w:highlight w:val="yellow"/>
              </w:rPr>
              <w:t>F05</w:t>
            </w:r>
            <w:r w:rsidRPr="00822664">
              <w:rPr>
                <w:rFonts w:ascii="Calibri" w:hAnsi="Calibri"/>
                <w:sz w:val="14"/>
                <w:szCs w:val="14"/>
              </w:rPr>
              <w:t xml:space="preserve"> = one of the following two values [*Ducted&gt;10ft length; *Ducted ≤10ft length]</w:t>
            </w:r>
            <w:r w:rsidRPr="00822664" w:rsidDel="00DB2AF0">
              <w:rPr>
                <w:rFonts w:ascii="Calibri" w:hAnsi="Calibri"/>
                <w:sz w:val="14"/>
                <w:szCs w:val="14"/>
              </w:rPr>
              <w:t xml:space="preserve"> </w:t>
            </w:r>
            <w:r w:rsidRPr="00822664">
              <w:rPr>
                <w:rFonts w:ascii="Calibri" w:hAnsi="Calibri"/>
                <w:sz w:val="14"/>
                <w:szCs w:val="14"/>
              </w:rPr>
              <w:t>&gt;&gt;</w:t>
            </w:r>
            <w:r w:rsidRPr="00EA1DE3" w:rsidDel="00DB6E81">
              <w:rPr>
                <w:rFonts w:ascii="Calibri" w:hAnsi="Calibri"/>
                <w:sz w:val="16"/>
                <w:szCs w:val="16"/>
              </w:rPr>
              <w:t xml:space="preserve"> </w:t>
            </w:r>
          </w:p>
        </w:tc>
      </w:tr>
      <w:tr w:rsidR="00CD0B58" w:rsidRPr="00295655" w14:paraId="26FCBF40" w14:textId="6B0C688D" w:rsidTr="00CD0B58">
        <w:trPr>
          <w:cantSplit/>
          <w:trHeight w:val="136"/>
        </w:trPr>
        <w:tc>
          <w:tcPr>
            <w:tcW w:w="805" w:type="dxa"/>
            <w:vAlign w:val="bottom"/>
          </w:tcPr>
          <w:p w14:paraId="26FCBF36" w14:textId="77777777" w:rsidR="001044EF" w:rsidRPr="00295655" w:rsidRDefault="001044EF" w:rsidP="00196676">
            <w:pPr>
              <w:keepNext/>
              <w:jc w:val="center"/>
              <w:rPr>
                <w:rFonts w:ascii="Calibri" w:hAnsi="Calibri"/>
                <w:sz w:val="18"/>
                <w:szCs w:val="18"/>
              </w:rPr>
            </w:pPr>
            <w:r w:rsidRPr="00295655">
              <w:rPr>
                <w:rFonts w:ascii="Calibri" w:hAnsi="Calibri"/>
                <w:sz w:val="18"/>
                <w:szCs w:val="18"/>
              </w:rPr>
              <w:t>01</w:t>
            </w:r>
          </w:p>
        </w:tc>
        <w:tc>
          <w:tcPr>
            <w:tcW w:w="810" w:type="dxa"/>
            <w:vAlign w:val="bottom"/>
          </w:tcPr>
          <w:p w14:paraId="26FCBF37" w14:textId="77777777" w:rsidR="001044EF" w:rsidRPr="00295655" w:rsidRDefault="001044EF" w:rsidP="00196676">
            <w:pPr>
              <w:keepNext/>
              <w:jc w:val="center"/>
              <w:rPr>
                <w:rFonts w:ascii="Calibri" w:hAnsi="Calibri"/>
                <w:sz w:val="18"/>
                <w:szCs w:val="18"/>
              </w:rPr>
            </w:pPr>
            <w:r w:rsidRPr="00295655">
              <w:rPr>
                <w:rFonts w:ascii="Calibri" w:hAnsi="Calibri"/>
                <w:sz w:val="18"/>
                <w:szCs w:val="18"/>
              </w:rPr>
              <w:t>02</w:t>
            </w:r>
          </w:p>
        </w:tc>
        <w:tc>
          <w:tcPr>
            <w:tcW w:w="1080" w:type="dxa"/>
          </w:tcPr>
          <w:p w14:paraId="00917537" w14:textId="17D3F42C" w:rsidR="001044EF" w:rsidRPr="00295655" w:rsidRDefault="001044EF" w:rsidP="00196676">
            <w:pPr>
              <w:keepNext/>
              <w:jc w:val="center"/>
              <w:rPr>
                <w:rFonts w:ascii="Calibri" w:hAnsi="Calibri"/>
                <w:sz w:val="18"/>
                <w:szCs w:val="18"/>
              </w:rPr>
            </w:pPr>
            <w:r>
              <w:rPr>
                <w:rFonts w:ascii="Calibri" w:hAnsi="Calibri"/>
                <w:sz w:val="18"/>
                <w:szCs w:val="18"/>
              </w:rPr>
              <w:t>03</w:t>
            </w:r>
          </w:p>
        </w:tc>
        <w:tc>
          <w:tcPr>
            <w:tcW w:w="990" w:type="dxa"/>
            <w:vAlign w:val="bottom"/>
          </w:tcPr>
          <w:p w14:paraId="26FCBF38" w14:textId="36B13963" w:rsidR="001044EF" w:rsidRPr="00295655" w:rsidRDefault="001044EF" w:rsidP="00196676">
            <w:pPr>
              <w:keepNext/>
              <w:jc w:val="center"/>
              <w:rPr>
                <w:rFonts w:ascii="Calibri" w:hAnsi="Calibri"/>
                <w:sz w:val="18"/>
                <w:szCs w:val="18"/>
              </w:rPr>
            </w:pPr>
            <w:r>
              <w:rPr>
                <w:rFonts w:ascii="Calibri" w:hAnsi="Calibri"/>
                <w:sz w:val="18"/>
                <w:szCs w:val="18"/>
              </w:rPr>
              <w:t>04</w:t>
            </w:r>
          </w:p>
        </w:tc>
        <w:tc>
          <w:tcPr>
            <w:tcW w:w="990" w:type="dxa"/>
            <w:vAlign w:val="bottom"/>
          </w:tcPr>
          <w:p w14:paraId="26FCBF39" w14:textId="47F36DA5" w:rsidR="001044EF" w:rsidRPr="00295655" w:rsidRDefault="001044EF" w:rsidP="00196676">
            <w:pPr>
              <w:keepNext/>
              <w:jc w:val="center"/>
              <w:rPr>
                <w:rFonts w:ascii="Calibri" w:hAnsi="Calibri"/>
                <w:sz w:val="18"/>
                <w:szCs w:val="18"/>
              </w:rPr>
            </w:pPr>
            <w:r>
              <w:rPr>
                <w:rFonts w:ascii="Calibri" w:hAnsi="Calibri"/>
                <w:sz w:val="18"/>
                <w:szCs w:val="18"/>
              </w:rPr>
              <w:t>05</w:t>
            </w:r>
          </w:p>
        </w:tc>
        <w:tc>
          <w:tcPr>
            <w:tcW w:w="1170" w:type="dxa"/>
            <w:vAlign w:val="bottom"/>
          </w:tcPr>
          <w:p w14:paraId="26FCBF3A" w14:textId="60C2353F" w:rsidR="001044EF" w:rsidRPr="00295655" w:rsidRDefault="001044EF" w:rsidP="00196676">
            <w:pPr>
              <w:keepNext/>
              <w:jc w:val="center"/>
              <w:rPr>
                <w:rFonts w:ascii="Calibri" w:hAnsi="Calibri"/>
                <w:sz w:val="18"/>
                <w:szCs w:val="18"/>
              </w:rPr>
            </w:pPr>
            <w:r>
              <w:rPr>
                <w:rFonts w:ascii="Calibri" w:hAnsi="Calibri"/>
                <w:sz w:val="18"/>
                <w:szCs w:val="18"/>
              </w:rPr>
              <w:t>06</w:t>
            </w:r>
          </w:p>
        </w:tc>
        <w:tc>
          <w:tcPr>
            <w:tcW w:w="1080" w:type="dxa"/>
            <w:vAlign w:val="bottom"/>
          </w:tcPr>
          <w:p w14:paraId="26FCBF3B" w14:textId="158197B8" w:rsidR="001044EF" w:rsidRPr="00295655" w:rsidRDefault="001044EF" w:rsidP="00196676">
            <w:pPr>
              <w:keepNext/>
              <w:jc w:val="center"/>
              <w:rPr>
                <w:rFonts w:ascii="Calibri" w:hAnsi="Calibri"/>
                <w:sz w:val="18"/>
                <w:szCs w:val="18"/>
              </w:rPr>
            </w:pPr>
            <w:r>
              <w:rPr>
                <w:rFonts w:ascii="Calibri" w:hAnsi="Calibri"/>
                <w:sz w:val="18"/>
                <w:szCs w:val="18"/>
              </w:rPr>
              <w:t>07</w:t>
            </w:r>
          </w:p>
        </w:tc>
        <w:tc>
          <w:tcPr>
            <w:tcW w:w="1170" w:type="dxa"/>
            <w:vAlign w:val="bottom"/>
          </w:tcPr>
          <w:p w14:paraId="26FCBF3C" w14:textId="27A61B8D" w:rsidR="001044EF" w:rsidRPr="00295655" w:rsidRDefault="001044EF" w:rsidP="00196676">
            <w:pPr>
              <w:keepNext/>
              <w:jc w:val="center"/>
              <w:rPr>
                <w:rFonts w:ascii="Calibri" w:hAnsi="Calibri"/>
                <w:sz w:val="18"/>
                <w:szCs w:val="18"/>
              </w:rPr>
            </w:pPr>
            <w:r>
              <w:rPr>
                <w:rFonts w:ascii="Calibri" w:hAnsi="Calibri"/>
                <w:sz w:val="18"/>
                <w:szCs w:val="18"/>
              </w:rPr>
              <w:t>08</w:t>
            </w:r>
          </w:p>
        </w:tc>
        <w:tc>
          <w:tcPr>
            <w:tcW w:w="1440" w:type="dxa"/>
            <w:vAlign w:val="bottom"/>
          </w:tcPr>
          <w:p w14:paraId="26FCBF3D" w14:textId="2A7BC26C" w:rsidR="001044EF" w:rsidRPr="00295655" w:rsidRDefault="001044EF" w:rsidP="00196676">
            <w:pPr>
              <w:keepNext/>
              <w:jc w:val="center"/>
              <w:rPr>
                <w:rFonts w:ascii="Calibri" w:hAnsi="Calibri"/>
                <w:sz w:val="18"/>
                <w:szCs w:val="18"/>
              </w:rPr>
            </w:pPr>
            <w:r>
              <w:rPr>
                <w:rFonts w:ascii="Calibri" w:hAnsi="Calibri"/>
                <w:sz w:val="18"/>
                <w:szCs w:val="18"/>
              </w:rPr>
              <w:t>09</w:t>
            </w:r>
          </w:p>
        </w:tc>
        <w:tc>
          <w:tcPr>
            <w:tcW w:w="900" w:type="dxa"/>
            <w:vAlign w:val="bottom"/>
          </w:tcPr>
          <w:p w14:paraId="26FCBF3E" w14:textId="4B2910CF" w:rsidR="001044EF" w:rsidRPr="0094536F" w:rsidRDefault="001044EF" w:rsidP="00196676">
            <w:pPr>
              <w:keepNext/>
              <w:jc w:val="center"/>
              <w:rPr>
                <w:rFonts w:ascii="Calibri" w:hAnsi="Calibri"/>
                <w:sz w:val="12"/>
                <w:szCs w:val="12"/>
              </w:rPr>
            </w:pPr>
            <w:r>
              <w:rPr>
                <w:rFonts w:ascii="Calibri" w:hAnsi="Calibri"/>
                <w:sz w:val="18"/>
                <w:szCs w:val="18"/>
              </w:rPr>
              <w:t>10</w:t>
            </w:r>
          </w:p>
        </w:tc>
        <w:tc>
          <w:tcPr>
            <w:tcW w:w="990" w:type="dxa"/>
            <w:vAlign w:val="bottom"/>
          </w:tcPr>
          <w:p w14:paraId="26FCBF3F" w14:textId="0CECBE19" w:rsidR="001044EF" w:rsidRPr="00295655" w:rsidRDefault="001044EF" w:rsidP="00196676">
            <w:pPr>
              <w:keepNext/>
              <w:jc w:val="center"/>
              <w:rPr>
                <w:rFonts w:ascii="Calibri" w:hAnsi="Calibri"/>
                <w:sz w:val="18"/>
                <w:szCs w:val="18"/>
              </w:rPr>
            </w:pPr>
            <w:r>
              <w:rPr>
                <w:rFonts w:ascii="Calibri" w:hAnsi="Calibri"/>
                <w:sz w:val="18"/>
                <w:szCs w:val="18"/>
              </w:rPr>
              <w:t>11</w:t>
            </w:r>
          </w:p>
        </w:tc>
        <w:tc>
          <w:tcPr>
            <w:tcW w:w="1080" w:type="dxa"/>
          </w:tcPr>
          <w:p w14:paraId="38769D6C" w14:textId="517F1F70" w:rsidR="001044EF" w:rsidRDefault="001044EF" w:rsidP="00196676">
            <w:pPr>
              <w:keepNext/>
              <w:jc w:val="center"/>
              <w:rPr>
                <w:rFonts w:ascii="Calibri" w:hAnsi="Calibri"/>
                <w:sz w:val="18"/>
                <w:szCs w:val="18"/>
              </w:rPr>
            </w:pPr>
            <w:r>
              <w:rPr>
                <w:rFonts w:ascii="Calibri" w:hAnsi="Calibri"/>
                <w:sz w:val="18"/>
                <w:szCs w:val="18"/>
              </w:rPr>
              <w:t>12</w:t>
            </w:r>
          </w:p>
        </w:tc>
        <w:tc>
          <w:tcPr>
            <w:tcW w:w="990" w:type="dxa"/>
          </w:tcPr>
          <w:p w14:paraId="0C28BDBE" w14:textId="63101009" w:rsidR="001044EF" w:rsidRDefault="001044EF" w:rsidP="00196676">
            <w:pPr>
              <w:keepNext/>
              <w:jc w:val="center"/>
              <w:rPr>
                <w:rFonts w:ascii="Calibri" w:hAnsi="Calibri"/>
                <w:sz w:val="18"/>
                <w:szCs w:val="18"/>
              </w:rPr>
            </w:pPr>
            <w:r>
              <w:rPr>
                <w:rFonts w:ascii="Calibri" w:hAnsi="Calibri"/>
                <w:sz w:val="18"/>
                <w:szCs w:val="18"/>
              </w:rPr>
              <w:t>13</w:t>
            </w:r>
          </w:p>
        </w:tc>
        <w:tc>
          <w:tcPr>
            <w:tcW w:w="895" w:type="dxa"/>
          </w:tcPr>
          <w:p w14:paraId="5613D797" w14:textId="04CF09FE" w:rsidR="001044EF" w:rsidRDefault="00467BDD" w:rsidP="00196676">
            <w:pPr>
              <w:keepNext/>
              <w:jc w:val="center"/>
              <w:rPr>
                <w:rFonts w:ascii="Calibri" w:hAnsi="Calibri"/>
                <w:sz w:val="18"/>
                <w:szCs w:val="18"/>
              </w:rPr>
            </w:pPr>
            <w:r>
              <w:rPr>
                <w:rFonts w:ascii="Calibri" w:hAnsi="Calibri"/>
                <w:sz w:val="18"/>
                <w:szCs w:val="18"/>
              </w:rPr>
              <w:t>14</w:t>
            </w:r>
          </w:p>
        </w:tc>
      </w:tr>
      <w:tr w:rsidR="00CD0B58" w:rsidRPr="001139B2" w14:paraId="26FCBF4D" w14:textId="5242AB20" w:rsidTr="00CD0B58">
        <w:trPr>
          <w:cantSplit/>
          <w:trHeight w:val="584"/>
        </w:trPr>
        <w:tc>
          <w:tcPr>
            <w:tcW w:w="805" w:type="dxa"/>
            <w:vAlign w:val="bottom"/>
          </w:tcPr>
          <w:p w14:paraId="26FCBF41" w14:textId="7341728F"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SC System </w:t>
            </w:r>
            <w:r>
              <w:rPr>
                <w:rFonts w:ascii="Calibri" w:hAnsi="Calibri"/>
                <w:sz w:val="18"/>
                <w:szCs w:val="18"/>
              </w:rPr>
              <w:t>ID/</w:t>
            </w:r>
            <w:r w:rsidRPr="001139B2">
              <w:rPr>
                <w:rFonts w:ascii="Calibri" w:hAnsi="Calibri"/>
                <w:sz w:val="18"/>
                <w:szCs w:val="18"/>
              </w:rPr>
              <w:t>Name</w:t>
            </w:r>
            <w:r>
              <w:t xml:space="preserve"> </w:t>
            </w:r>
            <w:r w:rsidRPr="00265841">
              <w:rPr>
                <w:rFonts w:ascii="Calibri" w:hAnsi="Calibri"/>
                <w:sz w:val="18"/>
                <w:szCs w:val="18"/>
              </w:rPr>
              <w:t xml:space="preserve">from </w:t>
            </w:r>
            <w:del w:id="364" w:author="Alhabibi, Haider@Energy" w:date="2022-02-14T14:03:00Z">
              <w:r w:rsidRPr="00265841" w:rsidDel="0033717F">
                <w:rPr>
                  <w:rFonts w:ascii="Calibri" w:hAnsi="Calibri"/>
                  <w:sz w:val="18"/>
                  <w:szCs w:val="18"/>
                </w:rPr>
                <w:delText>CF1R</w:delText>
              </w:r>
            </w:del>
            <w:ins w:id="365" w:author="Alhabibi, Haider@Energy" w:date="2022-02-14T14:03:00Z">
              <w:r w:rsidR="0033717F">
                <w:rPr>
                  <w:rFonts w:ascii="Calibri" w:hAnsi="Calibri"/>
                  <w:sz w:val="18"/>
                  <w:szCs w:val="18"/>
                </w:rPr>
                <w:t>LMCC</w:t>
              </w:r>
            </w:ins>
          </w:p>
        </w:tc>
        <w:tc>
          <w:tcPr>
            <w:tcW w:w="810" w:type="dxa"/>
            <w:vAlign w:val="bottom"/>
          </w:tcPr>
          <w:p w14:paraId="26FCBF42" w14:textId="287B1D5D"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SC System </w:t>
            </w:r>
            <w:r w:rsidRPr="00C0640A">
              <w:rPr>
                <w:rFonts w:ascii="Calibri" w:hAnsi="Calibri"/>
                <w:sz w:val="18"/>
                <w:szCs w:val="18"/>
              </w:rPr>
              <w:t xml:space="preserve">Description of </w:t>
            </w:r>
            <w:r w:rsidRPr="001139B2">
              <w:rPr>
                <w:rFonts w:ascii="Calibri" w:hAnsi="Calibri"/>
                <w:sz w:val="18"/>
                <w:szCs w:val="18"/>
              </w:rPr>
              <w:t>Area Served</w:t>
            </w:r>
          </w:p>
        </w:tc>
        <w:tc>
          <w:tcPr>
            <w:tcW w:w="1080" w:type="dxa"/>
            <w:vAlign w:val="bottom"/>
          </w:tcPr>
          <w:p w14:paraId="3037EB9B" w14:textId="77975385" w:rsidR="001044EF" w:rsidRPr="001139B2" w:rsidRDefault="001044EF" w:rsidP="00172DB2">
            <w:pPr>
              <w:keepNext/>
              <w:jc w:val="center"/>
              <w:rPr>
                <w:rFonts w:ascii="Calibri" w:hAnsi="Calibri"/>
                <w:sz w:val="18"/>
                <w:szCs w:val="18"/>
              </w:rPr>
            </w:pPr>
            <w:r w:rsidRPr="003B4D36">
              <w:rPr>
                <w:rFonts w:ascii="Calibri" w:hAnsi="Calibri"/>
                <w:sz w:val="18"/>
                <w:szCs w:val="18"/>
              </w:rPr>
              <w:t>Indoor Unit Name or Description of Area Served</w:t>
            </w:r>
          </w:p>
        </w:tc>
        <w:tc>
          <w:tcPr>
            <w:tcW w:w="990" w:type="dxa"/>
            <w:vAlign w:val="bottom"/>
          </w:tcPr>
          <w:p w14:paraId="26FCBF43" w14:textId="674A80B1" w:rsidR="001044EF" w:rsidRPr="001139B2" w:rsidRDefault="001044EF" w:rsidP="00172DB2">
            <w:pPr>
              <w:keepNext/>
              <w:jc w:val="center"/>
              <w:rPr>
                <w:rFonts w:ascii="Calibri" w:hAnsi="Calibri"/>
                <w:sz w:val="18"/>
                <w:szCs w:val="18"/>
              </w:rPr>
            </w:pPr>
            <w:r w:rsidRPr="001139B2">
              <w:rPr>
                <w:rFonts w:ascii="Calibri" w:hAnsi="Calibri"/>
                <w:sz w:val="18"/>
                <w:szCs w:val="18"/>
              </w:rPr>
              <w:t>Supply Duct Location</w:t>
            </w:r>
          </w:p>
        </w:tc>
        <w:tc>
          <w:tcPr>
            <w:tcW w:w="990" w:type="dxa"/>
            <w:vAlign w:val="bottom"/>
          </w:tcPr>
          <w:p w14:paraId="26FCBF44" w14:textId="77777777" w:rsidR="001044EF" w:rsidRDefault="001044EF" w:rsidP="00172DB2">
            <w:pPr>
              <w:keepNext/>
              <w:jc w:val="center"/>
              <w:rPr>
                <w:rFonts w:ascii="Calibri" w:hAnsi="Calibri"/>
                <w:sz w:val="18"/>
                <w:szCs w:val="18"/>
              </w:rPr>
            </w:pPr>
            <w:r w:rsidRPr="001139B2">
              <w:rPr>
                <w:rFonts w:ascii="Calibri" w:hAnsi="Calibri"/>
                <w:sz w:val="18"/>
                <w:szCs w:val="18"/>
              </w:rPr>
              <w:t xml:space="preserve">Supply Duct </w:t>
            </w:r>
          </w:p>
          <w:p w14:paraId="26FCBF45"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R-Value</w:t>
            </w:r>
          </w:p>
        </w:tc>
        <w:tc>
          <w:tcPr>
            <w:tcW w:w="1170" w:type="dxa"/>
            <w:vAlign w:val="bottom"/>
          </w:tcPr>
          <w:p w14:paraId="26FCBF46"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Return Duct Location</w:t>
            </w:r>
          </w:p>
        </w:tc>
        <w:tc>
          <w:tcPr>
            <w:tcW w:w="1080" w:type="dxa"/>
            <w:vAlign w:val="bottom"/>
          </w:tcPr>
          <w:p w14:paraId="26FCBF47" w14:textId="77777777" w:rsidR="001044EF" w:rsidRDefault="001044EF" w:rsidP="00172DB2">
            <w:pPr>
              <w:keepNext/>
              <w:jc w:val="center"/>
              <w:rPr>
                <w:rFonts w:ascii="Calibri" w:hAnsi="Calibri"/>
                <w:sz w:val="18"/>
                <w:szCs w:val="18"/>
              </w:rPr>
            </w:pPr>
            <w:r w:rsidRPr="001139B2">
              <w:rPr>
                <w:rFonts w:ascii="Calibri" w:hAnsi="Calibri"/>
                <w:sz w:val="18"/>
                <w:szCs w:val="18"/>
              </w:rPr>
              <w:t xml:space="preserve">Return Duct </w:t>
            </w:r>
          </w:p>
          <w:p w14:paraId="26FCBF48" w14:textId="77777777" w:rsidR="001044EF" w:rsidRPr="001139B2" w:rsidRDefault="001044EF" w:rsidP="00172DB2">
            <w:pPr>
              <w:keepNext/>
              <w:jc w:val="center"/>
              <w:rPr>
                <w:rFonts w:ascii="Calibri" w:hAnsi="Calibri"/>
                <w:sz w:val="18"/>
                <w:szCs w:val="18"/>
              </w:rPr>
            </w:pPr>
            <w:r w:rsidRPr="001139B2">
              <w:rPr>
                <w:rFonts w:ascii="Calibri" w:hAnsi="Calibri"/>
                <w:sz w:val="18"/>
                <w:szCs w:val="18"/>
              </w:rPr>
              <w:t>R-Value</w:t>
            </w:r>
          </w:p>
        </w:tc>
        <w:tc>
          <w:tcPr>
            <w:tcW w:w="1170" w:type="dxa"/>
            <w:vAlign w:val="bottom"/>
          </w:tcPr>
          <w:p w14:paraId="018CA409" w14:textId="109D74A2" w:rsidR="001044EF" w:rsidRDefault="00747E3F" w:rsidP="00172DB2">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1044EF" w:rsidRPr="001139B2">
              <w:rPr>
                <w:rFonts w:ascii="Calibri" w:hAnsi="Calibri"/>
                <w:sz w:val="18"/>
                <w:szCs w:val="18"/>
              </w:rPr>
              <w:t xml:space="preserve">from </w:t>
            </w:r>
            <w:r w:rsidR="001044EF">
              <w:rPr>
                <w:rFonts w:ascii="Calibri" w:hAnsi="Calibri"/>
                <w:sz w:val="18"/>
                <w:szCs w:val="18"/>
              </w:rPr>
              <w:t>Min</w:t>
            </w:r>
            <w:r w:rsidR="001044EF" w:rsidRPr="001139B2">
              <w:rPr>
                <w:rFonts w:ascii="Calibri" w:hAnsi="Calibri"/>
                <w:sz w:val="18"/>
                <w:szCs w:val="18"/>
              </w:rPr>
              <w:t xml:space="preserve"> </w:t>
            </w:r>
          </w:p>
          <w:p w14:paraId="26FCBF49" w14:textId="0B7D925D" w:rsidR="001044EF" w:rsidRPr="001139B2" w:rsidRDefault="001044EF" w:rsidP="00172DB2">
            <w:pPr>
              <w:keepNext/>
              <w:jc w:val="center"/>
              <w:rPr>
                <w:rFonts w:ascii="Calibri" w:hAnsi="Calibri"/>
                <w:sz w:val="18"/>
                <w:szCs w:val="18"/>
              </w:rPr>
            </w:pPr>
            <w:r w:rsidRPr="001139B2">
              <w:rPr>
                <w:rFonts w:ascii="Calibri" w:hAnsi="Calibri"/>
                <w:sz w:val="18"/>
                <w:szCs w:val="18"/>
              </w:rPr>
              <w:t xml:space="preserve">R-Value for Ducts </w:t>
            </w:r>
            <w:proofErr w:type="gramStart"/>
            <w:r w:rsidRPr="001139B2">
              <w:rPr>
                <w:rFonts w:ascii="Calibri" w:hAnsi="Calibri"/>
                <w:sz w:val="18"/>
                <w:szCs w:val="18"/>
              </w:rPr>
              <w:t>In</w:t>
            </w:r>
            <w:proofErr w:type="gramEnd"/>
            <w:r w:rsidRPr="001139B2">
              <w:rPr>
                <w:rFonts w:ascii="Calibri" w:hAnsi="Calibri"/>
                <w:sz w:val="18"/>
                <w:szCs w:val="18"/>
              </w:rPr>
              <w:t xml:space="preserve"> Conditioned Space</w:t>
            </w:r>
          </w:p>
        </w:tc>
        <w:tc>
          <w:tcPr>
            <w:tcW w:w="1440" w:type="dxa"/>
            <w:vAlign w:val="bottom"/>
          </w:tcPr>
          <w:p w14:paraId="26FCBF4A" w14:textId="7CF26D08" w:rsidR="001044EF" w:rsidRPr="001139B2" w:rsidRDefault="001044EF" w:rsidP="00E515F4">
            <w:pPr>
              <w:keepNext/>
              <w:jc w:val="center"/>
              <w:rPr>
                <w:rFonts w:ascii="Calibri" w:hAnsi="Calibri"/>
                <w:sz w:val="18"/>
                <w:szCs w:val="18"/>
              </w:rPr>
            </w:pPr>
            <w:r w:rsidRPr="001139B2">
              <w:rPr>
                <w:rFonts w:ascii="Calibri" w:hAnsi="Calibri"/>
                <w:sz w:val="18"/>
                <w:szCs w:val="18"/>
              </w:rPr>
              <w:t xml:space="preserve">Method of compliance with </w:t>
            </w:r>
            <w:r>
              <w:rPr>
                <w:rFonts w:ascii="Calibri" w:hAnsi="Calibri"/>
                <w:sz w:val="18"/>
                <w:szCs w:val="18"/>
              </w:rPr>
              <w:t xml:space="preserve">Airflow and Fan Efficacy </w:t>
            </w:r>
            <w:r w:rsidRPr="001139B2">
              <w:rPr>
                <w:rFonts w:ascii="Calibri" w:hAnsi="Calibri"/>
                <w:sz w:val="18"/>
                <w:szCs w:val="18"/>
              </w:rPr>
              <w:t>Req's in 1</w:t>
            </w:r>
            <w:ins w:id="366" w:author="Moua, Cheng@Energy" w:date="2022-02-07T16:26:00Z">
              <w:r w:rsidR="00394EDA">
                <w:rPr>
                  <w:rFonts w:ascii="Calibri" w:hAnsi="Calibri"/>
                  <w:sz w:val="18"/>
                  <w:szCs w:val="18"/>
                </w:rPr>
                <w:t>60.3(b)5L</w:t>
              </w:r>
            </w:ins>
            <w:del w:id="367" w:author="Moua, Cheng@Energy" w:date="2022-02-07T16:26:00Z">
              <w:r w:rsidRPr="001139B2" w:rsidDel="00572835">
                <w:rPr>
                  <w:rFonts w:ascii="Calibri" w:hAnsi="Calibri"/>
                  <w:sz w:val="18"/>
                  <w:szCs w:val="18"/>
                </w:rPr>
                <w:delText>50.0(m)13</w:delText>
              </w:r>
            </w:del>
          </w:p>
        </w:tc>
        <w:tc>
          <w:tcPr>
            <w:tcW w:w="900" w:type="dxa"/>
            <w:vAlign w:val="bottom"/>
          </w:tcPr>
          <w:p w14:paraId="26FCBF4B" w14:textId="774C76B1" w:rsidR="001044EF" w:rsidRPr="0094536F" w:rsidRDefault="001044EF" w:rsidP="00172DB2">
            <w:pPr>
              <w:keepNext/>
              <w:jc w:val="center"/>
              <w:rPr>
                <w:rFonts w:ascii="Calibri" w:hAnsi="Calibri"/>
                <w:sz w:val="12"/>
                <w:szCs w:val="12"/>
              </w:rPr>
            </w:pPr>
            <w:r w:rsidRPr="001139B2">
              <w:rPr>
                <w:rFonts w:ascii="Calibri" w:hAnsi="Calibri"/>
                <w:sz w:val="18"/>
                <w:szCs w:val="18"/>
              </w:rPr>
              <w:t xml:space="preserve">Number of Air Filter Devices on </w:t>
            </w:r>
            <w:r>
              <w:rPr>
                <w:rFonts w:ascii="Calibri" w:hAnsi="Calibri"/>
                <w:sz w:val="18"/>
                <w:szCs w:val="18"/>
              </w:rPr>
              <w:t xml:space="preserve">Duct </w:t>
            </w:r>
            <w:r w:rsidRPr="001139B2">
              <w:rPr>
                <w:rFonts w:ascii="Calibri" w:hAnsi="Calibri"/>
                <w:sz w:val="18"/>
                <w:szCs w:val="18"/>
              </w:rPr>
              <w:t>System</w:t>
            </w:r>
          </w:p>
        </w:tc>
        <w:tc>
          <w:tcPr>
            <w:tcW w:w="990" w:type="dxa"/>
            <w:vAlign w:val="bottom"/>
          </w:tcPr>
          <w:p w14:paraId="26FCBF4C" w14:textId="6FFB45D1" w:rsidR="001044EF" w:rsidRPr="001139B2" w:rsidRDefault="001044EF" w:rsidP="00F77686">
            <w:pPr>
              <w:keepNext/>
              <w:jc w:val="center"/>
              <w:rPr>
                <w:rFonts w:ascii="Calibri" w:hAnsi="Calibri"/>
                <w:sz w:val="18"/>
                <w:szCs w:val="18"/>
              </w:rPr>
            </w:pPr>
            <w:r>
              <w:rPr>
                <w:rFonts w:ascii="Calibri" w:hAnsi="Calibri"/>
                <w:sz w:val="18"/>
                <w:szCs w:val="18"/>
              </w:rPr>
              <w:t>Can Approved Airflow Protocols be used to test this System?</w:t>
            </w:r>
          </w:p>
        </w:tc>
        <w:tc>
          <w:tcPr>
            <w:tcW w:w="1080" w:type="dxa"/>
            <w:vAlign w:val="bottom"/>
          </w:tcPr>
          <w:p w14:paraId="4B22156C" w14:textId="51FF86D6" w:rsidR="001044EF" w:rsidRPr="001139B2" w:rsidRDefault="001044EF" w:rsidP="00F77686">
            <w:pPr>
              <w:keepNext/>
              <w:jc w:val="center"/>
              <w:rPr>
                <w:rFonts w:ascii="Calibri" w:hAnsi="Calibri"/>
                <w:sz w:val="18"/>
                <w:szCs w:val="18"/>
              </w:rPr>
            </w:pPr>
            <w:r w:rsidRPr="00082DB7">
              <w:rPr>
                <w:rFonts w:ascii="Calibri" w:hAnsi="Calibri"/>
                <w:sz w:val="18"/>
                <w:szCs w:val="18"/>
              </w:rPr>
              <w:t xml:space="preserve">Can </w:t>
            </w:r>
            <w:r>
              <w:rPr>
                <w:rFonts w:ascii="Calibri" w:hAnsi="Calibri"/>
                <w:sz w:val="18"/>
                <w:szCs w:val="18"/>
              </w:rPr>
              <w:t>Approved</w:t>
            </w:r>
            <w:r w:rsidRPr="00082DB7">
              <w:rPr>
                <w:rFonts w:ascii="Calibri" w:hAnsi="Calibri"/>
                <w:sz w:val="18"/>
                <w:szCs w:val="18"/>
              </w:rPr>
              <w:t xml:space="preserve"> Fan Efficacy</w:t>
            </w:r>
            <w:r>
              <w:rPr>
                <w:rFonts w:ascii="Calibri" w:hAnsi="Calibri"/>
                <w:sz w:val="18"/>
                <w:szCs w:val="18"/>
              </w:rPr>
              <w:t xml:space="preserve"> Protocol be used to test this S</w:t>
            </w:r>
            <w:r w:rsidRPr="00082DB7">
              <w:rPr>
                <w:rFonts w:ascii="Calibri" w:hAnsi="Calibri"/>
                <w:sz w:val="18"/>
                <w:szCs w:val="18"/>
              </w:rPr>
              <w:t>ystem?</w:t>
            </w:r>
          </w:p>
        </w:tc>
        <w:tc>
          <w:tcPr>
            <w:tcW w:w="990" w:type="dxa"/>
            <w:vAlign w:val="bottom"/>
          </w:tcPr>
          <w:p w14:paraId="3A80E5E2" w14:textId="7C456963" w:rsidR="001044EF" w:rsidRPr="00082DB7" w:rsidRDefault="001044EF" w:rsidP="00EA1DE3">
            <w:pPr>
              <w:keepNext/>
              <w:jc w:val="center"/>
              <w:rPr>
                <w:rFonts w:ascii="Calibri" w:hAnsi="Calibri"/>
                <w:sz w:val="18"/>
                <w:szCs w:val="18"/>
              </w:rPr>
            </w:pPr>
            <w:r>
              <w:rPr>
                <w:rFonts w:ascii="Calibri" w:hAnsi="Calibri"/>
                <w:sz w:val="18"/>
                <w:szCs w:val="18"/>
              </w:rPr>
              <w:t>Total Duct Length</w:t>
            </w:r>
          </w:p>
        </w:tc>
        <w:tc>
          <w:tcPr>
            <w:tcW w:w="895" w:type="dxa"/>
            <w:vAlign w:val="bottom"/>
          </w:tcPr>
          <w:p w14:paraId="03509C76" w14:textId="77777777" w:rsidR="001044EF" w:rsidRPr="001044EF" w:rsidRDefault="001044EF" w:rsidP="001044EF">
            <w:pPr>
              <w:keepNext/>
              <w:jc w:val="center"/>
              <w:rPr>
                <w:rFonts w:ascii="Calibri" w:hAnsi="Calibri"/>
                <w:sz w:val="18"/>
                <w:szCs w:val="18"/>
              </w:rPr>
            </w:pPr>
            <w:r w:rsidRPr="001044EF">
              <w:rPr>
                <w:rFonts w:ascii="Calibri" w:hAnsi="Calibri"/>
                <w:sz w:val="18"/>
                <w:szCs w:val="18"/>
              </w:rPr>
              <w:t xml:space="preserve">Required New Duct </w:t>
            </w:r>
          </w:p>
          <w:p w14:paraId="62ABBA59" w14:textId="468F1443" w:rsidR="001044EF" w:rsidRDefault="001044EF" w:rsidP="001044EF">
            <w:pPr>
              <w:keepNext/>
              <w:jc w:val="center"/>
              <w:rPr>
                <w:rFonts w:ascii="Calibri" w:hAnsi="Calibri"/>
                <w:sz w:val="18"/>
                <w:szCs w:val="18"/>
              </w:rPr>
            </w:pPr>
            <w:r w:rsidRPr="001044EF">
              <w:rPr>
                <w:rFonts w:ascii="Calibri" w:hAnsi="Calibri"/>
                <w:sz w:val="18"/>
                <w:szCs w:val="18"/>
              </w:rPr>
              <w:t>R-Value</w:t>
            </w:r>
          </w:p>
        </w:tc>
      </w:tr>
      <w:tr w:rsidR="00CD0B58" w:rsidRPr="0065068B" w14:paraId="26FCBF8C" w14:textId="7118CC5C" w:rsidTr="00CD0B58">
        <w:trPr>
          <w:cantSplit/>
          <w:trHeight w:val="401"/>
        </w:trPr>
        <w:tc>
          <w:tcPr>
            <w:tcW w:w="805" w:type="dxa"/>
            <w:tcMar>
              <w:left w:w="29" w:type="dxa"/>
              <w:right w:w="29" w:type="dxa"/>
            </w:tcMar>
          </w:tcPr>
          <w:p w14:paraId="26FCBF4E" w14:textId="77777777" w:rsidR="001044EF" w:rsidRPr="0065068B" w:rsidRDefault="001044EF" w:rsidP="00172DB2">
            <w:pPr>
              <w:keepNext/>
              <w:rPr>
                <w:rFonts w:ascii="Calibri" w:hAnsi="Calibri"/>
                <w:sz w:val="14"/>
                <w:szCs w:val="14"/>
              </w:rPr>
            </w:pPr>
            <w:r w:rsidRPr="0065068B">
              <w:rPr>
                <w:rFonts w:ascii="Calibri" w:hAnsi="Calibri"/>
                <w:sz w:val="14"/>
                <w:szCs w:val="14"/>
              </w:rPr>
              <w:t xml:space="preserve">&lt;&lt;auto </w:t>
            </w:r>
            <w:proofErr w:type="gramStart"/>
            <w:r w:rsidRPr="0065068B">
              <w:rPr>
                <w:rFonts w:ascii="Calibri" w:hAnsi="Calibri"/>
                <w:sz w:val="14"/>
                <w:szCs w:val="14"/>
              </w:rPr>
              <w:t xml:space="preserve">filled  </w:t>
            </w:r>
            <w:r w:rsidRPr="0094536F">
              <w:rPr>
                <w:rFonts w:ascii="Calibri" w:hAnsi="Calibri"/>
                <w:sz w:val="14"/>
                <w:szCs w:val="14"/>
                <w:highlight w:val="yellow"/>
              </w:rPr>
              <w:t>C</w:t>
            </w:r>
            <w:proofErr w:type="gramEnd"/>
            <w:r w:rsidRPr="0094536F">
              <w:rPr>
                <w:rFonts w:ascii="Calibri" w:hAnsi="Calibri"/>
                <w:sz w:val="14"/>
                <w:szCs w:val="14"/>
                <w:highlight w:val="yellow"/>
              </w:rPr>
              <w:t>01</w:t>
            </w:r>
            <w:r w:rsidRPr="0065068B">
              <w:rPr>
                <w:rFonts w:ascii="Calibri" w:hAnsi="Calibri"/>
                <w:sz w:val="14"/>
                <w:szCs w:val="14"/>
              </w:rPr>
              <w:t>&gt;&gt;</w:t>
            </w:r>
          </w:p>
        </w:tc>
        <w:tc>
          <w:tcPr>
            <w:tcW w:w="810" w:type="dxa"/>
            <w:tcMar>
              <w:left w:w="29" w:type="dxa"/>
              <w:right w:w="29" w:type="dxa"/>
            </w:tcMar>
          </w:tcPr>
          <w:p w14:paraId="26FCBF4F" w14:textId="77777777" w:rsidR="001044EF" w:rsidRPr="0065068B" w:rsidRDefault="001044EF" w:rsidP="00172DB2">
            <w:pPr>
              <w:keepNext/>
              <w:rPr>
                <w:rFonts w:ascii="Calibri" w:hAnsi="Calibri"/>
                <w:sz w:val="14"/>
                <w:szCs w:val="14"/>
              </w:rPr>
            </w:pPr>
            <w:r w:rsidRPr="0065068B">
              <w:rPr>
                <w:rFonts w:ascii="Calibri" w:hAnsi="Calibri"/>
                <w:sz w:val="14"/>
                <w:szCs w:val="14"/>
              </w:rPr>
              <w:t xml:space="preserve">&lt;&lt;auto filled from </w:t>
            </w:r>
            <w:r w:rsidRPr="0094536F">
              <w:rPr>
                <w:rFonts w:ascii="Calibri" w:hAnsi="Calibri"/>
                <w:sz w:val="14"/>
                <w:szCs w:val="14"/>
                <w:highlight w:val="yellow"/>
              </w:rPr>
              <w:t>C02</w:t>
            </w:r>
            <w:r w:rsidRPr="0065068B">
              <w:rPr>
                <w:rFonts w:ascii="Calibri" w:hAnsi="Calibri"/>
                <w:sz w:val="14"/>
                <w:szCs w:val="14"/>
              </w:rPr>
              <w:t xml:space="preserve">&gt;&gt; </w:t>
            </w:r>
          </w:p>
        </w:tc>
        <w:tc>
          <w:tcPr>
            <w:tcW w:w="1080" w:type="dxa"/>
            <w:tcMar>
              <w:left w:w="29" w:type="dxa"/>
              <w:right w:w="29" w:type="dxa"/>
            </w:tcMar>
          </w:tcPr>
          <w:p w14:paraId="4FDFD180" w14:textId="631671B4"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sz w:val="12"/>
                <w:szCs w:val="12"/>
              </w:rPr>
              <w:t>&lt;&lt;</w:t>
            </w:r>
            <w:r w:rsidRPr="00F0525A">
              <w:rPr>
                <w:rFonts w:asciiTheme="minorHAnsi" w:hAnsiTheme="minorHAnsi" w:cs="Courier New"/>
                <w:b/>
                <w:sz w:val="12"/>
                <w:szCs w:val="12"/>
              </w:rPr>
              <w:t>if</w:t>
            </w:r>
            <w:r w:rsidRPr="00F0525A">
              <w:rPr>
                <w:rFonts w:asciiTheme="minorHAnsi" w:hAnsiTheme="minorHAnsi" w:cs="Courier New"/>
                <w:sz w:val="12"/>
                <w:szCs w:val="12"/>
              </w:rPr>
              <w:t xml:space="preserve"> system type in </w:t>
            </w:r>
            <w:r w:rsidRPr="00F0525A">
              <w:rPr>
                <w:rFonts w:asciiTheme="minorHAnsi" w:hAnsiTheme="minorHAnsi" w:cs="Courier New"/>
                <w:sz w:val="12"/>
                <w:szCs w:val="12"/>
                <w:highlight w:val="yellow"/>
              </w:rPr>
              <w:t>C04</w:t>
            </w:r>
            <w:proofErr w:type="gramStart"/>
            <w:r w:rsidRPr="00F0525A">
              <w:rPr>
                <w:rFonts w:asciiTheme="minorHAnsi" w:hAnsiTheme="minorHAnsi" w:cs="Courier New"/>
                <w:sz w:val="12"/>
                <w:szCs w:val="12"/>
              </w:rPr>
              <w:t>=[</w:t>
            </w:r>
            <w:proofErr w:type="gramEnd"/>
            <w:r w:rsidRPr="00F0525A">
              <w:rPr>
                <w:rFonts w:asciiTheme="minorHAnsi" w:hAnsiTheme="minorHAnsi" w:cs="Courier New"/>
                <w:sz w:val="12"/>
                <w:szCs w:val="12"/>
              </w:rPr>
              <w:t xml:space="preserve">Packaged Gas Furnace], </w:t>
            </w:r>
          </w:p>
          <w:p w14:paraId="7E076EFF" w14:textId="02BF7C3F"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then</w:t>
            </w:r>
            <w:r w:rsidRPr="00F0525A">
              <w:rPr>
                <w:rFonts w:asciiTheme="minorHAnsi" w:hAnsiTheme="minorHAnsi" w:cs="Courier New"/>
                <w:sz w:val="12"/>
                <w:szCs w:val="12"/>
              </w:rPr>
              <w:t xml:space="preserve"> value auto filled from </w:t>
            </w:r>
            <w:r w:rsidRPr="00F0525A">
              <w:rPr>
                <w:rFonts w:asciiTheme="minorHAnsi" w:hAnsiTheme="minorHAnsi" w:cs="Courier New"/>
                <w:sz w:val="12"/>
                <w:szCs w:val="12"/>
                <w:highlight w:val="yellow"/>
              </w:rPr>
              <w:t>C02</w:t>
            </w:r>
            <w:r w:rsidRPr="00F0525A">
              <w:rPr>
                <w:rFonts w:asciiTheme="minorHAnsi" w:hAnsiTheme="minorHAnsi" w:cs="Courier New"/>
                <w:sz w:val="12"/>
                <w:szCs w:val="12"/>
              </w:rPr>
              <w:t>,</w:t>
            </w:r>
          </w:p>
          <w:p w14:paraId="16189A68" w14:textId="4B9B4ACB" w:rsidR="001044EF" w:rsidRPr="00F0525A" w:rsidRDefault="001044EF" w:rsidP="00172DB2">
            <w:pPr>
              <w:pStyle w:val="PlainText"/>
              <w:rPr>
                <w:rFonts w:asciiTheme="minorHAnsi" w:hAnsiTheme="minorHAnsi" w:cs="Courier New"/>
                <w:sz w:val="12"/>
                <w:szCs w:val="12"/>
              </w:rPr>
            </w:pPr>
          </w:p>
          <w:p w14:paraId="1F913680" w14:textId="51779934"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elseif</w:t>
            </w:r>
            <w:r w:rsidRPr="00F0525A">
              <w:rPr>
                <w:rFonts w:asciiTheme="minorHAnsi" w:hAnsiTheme="minorHAnsi" w:cs="Courier New"/>
                <w:sz w:val="12"/>
                <w:szCs w:val="12"/>
              </w:rPr>
              <w:t xml:space="preserve"> system type in [</w:t>
            </w:r>
            <w:r w:rsidRPr="00F0525A">
              <w:rPr>
                <w:rFonts w:asciiTheme="minorHAnsi" w:hAnsiTheme="minorHAnsi" w:cs="Courier New"/>
                <w:sz w:val="12"/>
                <w:szCs w:val="12"/>
                <w:highlight w:val="yellow"/>
              </w:rPr>
              <w:t>C04</w:t>
            </w:r>
            <w:r w:rsidRPr="00F0525A">
              <w:rPr>
                <w:rFonts w:asciiTheme="minorHAnsi" w:hAnsiTheme="minorHAnsi" w:cs="Courier New"/>
                <w:sz w:val="12"/>
                <w:szCs w:val="12"/>
              </w:rPr>
              <w:t xml:space="preserve"> or </w:t>
            </w:r>
            <w:r w:rsidRPr="00F0525A">
              <w:rPr>
                <w:rFonts w:asciiTheme="minorHAnsi" w:hAnsiTheme="minorHAnsi" w:cs="Courier New"/>
                <w:sz w:val="12"/>
                <w:szCs w:val="12"/>
                <w:highlight w:val="yellow"/>
              </w:rPr>
              <w:t>C05</w:t>
            </w:r>
            <w:r w:rsidRPr="00F0525A">
              <w:rPr>
                <w:rFonts w:asciiTheme="minorHAnsi" w:hAnsiTheme="minorHAnsi" w:cs="Courier New"/>
                <w:sz w:val="12"/>
                <w:szCs w:val="12"/>
              </w:rPr>
              <w:t>] = one of the following four types:</w:t>
            </w:r>
          </w:p>
          <w:p w14:paraId="5327B3EE" w14:textId="3FA06A65"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1: central packaged </w:t>
            </w:r>
            <w:proofErr w:type="gramStart"/>
            <w:r w:rsidRPr="00F0525A">
              <w:rPr>
                <w:rFonts w:asciiTheme="minorHAnsi" w:hAnsiTheme="minorHAnsi" w:cs="Courier New"/>
                <w:sz w:val="12"/>
                <w:szCs w:val="12"/>
              </w:rPr>
              <w:t>AC ;</w:t>
            </w:r>
            <w:proofErr w:type="gramEnd"/>
          </w:p>
          <w:p w14:paraId="352E91BF" w14:textId="2DF6B6BA"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2: central packaged HP</w:t>
            </w:r>
          </w:p>
          <w:p w14:paraId="569A0F85" w14:textId="028BBEBF"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3: central large packaged </w:t>
            </w:r>
            <w:proofErr w:type="gramStart"/>
            <w:r w:rsidRPr="00F0525A">
              <w:rPr>
                <w:rFonts w:asciiTheme="minorHAnsi" w:hAnsiTheme="minorHAnsi" w:cs="Courier New"/>
                <w:sz w:val="12"/>
                <w:szCs w:val="12"/>
              </w:rPr>
              <w:t>AC ;</w:t>
            </w:r>
            <w:proofErr w:type="gramEnd"/>
          </w:p>
          <w:p w14:paraId="1E433113" w14:textId="1EA82B75" w:rsidR="001044EF" w:rsidRPr="00F0525A" w:rsidRDefault="001044EF" w:rsidP="00D02794">
            <w:pPr>
              <w:pStyle w:val="PlainText"/>
              <w:rPr>
                <w:rFonts w:asciiTheme="minorHAnsi" w:hAnsiTheme="minorHAnsi" w:cs="Courier New"/>
                <w:sz w:val="12"/>
                <w:szCs w:val="12"/>
              </w:rPr>
            </w:pPr>
            <w:r w:rsidRPr="00F0525A">
              <w:rPr>
                <w:rFonts w:asciiTheme="minorHAnsi" w:hAnsiTheme="minorHAnsi" w:cs="Courier New"/>
                <w:sz w:val="12"/>
                <w:szCs w:val="12"/>
              </w:rPr>
              <w:t xml:space="preserve">4: central </w:t>
            </w:r>
            <w:proofErr w:type="gramStart"/>
            <w:r w:rsidRPr="00F0525A">
              <w:rPr>
                <w:rFonts w:asciiTheme="minorHAnsi" w:hAnsiTheme="minorHAnsi" w:cs="Courier New"/>
                <w:sz w:val="12"/>
                <w:szCs w:val="12"/>
              </w:rPr>
              <w:t>large packaged</w:t>
            </w:r>
            <w:proofErr w:type="gramEnd"/>
            <w:r w:rsidRPr="00F0525A">
              <w:rPr>
                <w:rFonts w:asciiTheme="minorHAnsi" w:hAnsiTheme="minorHAnsi" w:cs="Courier New"/>
                <w:sz w:val="12"/>
                <w:szCs w:val="12"/>
              </w:rPr>
              <w:t xml:space="preserve"> HP</w:t>
            </w:r>
          </w:p>
          <w:p w14:paraId="200FE9FB" w14:textId="332194E0" w:rsidR="001044EF" w:rsidRPr="00F0525A" w:rsidRDefault="001044EF" w:rsidP="00172DB2">
            <w:pPr>
              <w:pStyle w:val="PlainText"/>
              <w:rPr>
                <w:rFonts w:asciiTheme="minorHAnsi" w:hAnsiTheme="minorHAnsi" w:cs="Courier New"/>
                <w:sz w:val="12"/>
                <w:szCs w:val="12"/>
              </w:rPr>
            </w:pPr>
          </w:p>
          <w:p w14:paraId="2A5923C0" w14:textId="31B7FFD2"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then</w:t>
            </w:r>
            <w:r w:rsidRPr="00F0525A">
              <w:rPr>
                <w:rFonts w:asciiTheme="minorHAnsi" w:hAnsiTheme="minorHAnsi" w:cs="Courier New"/>
                <w:sz w:val="12"/>
                <w:szCs w:val="12"/>
              </w:rPr>
              <w:t xml:space="preserve"> value auto filled from </w:t>
            </w:r>
            <w:r w:rsidRPr="00F0525A">
              <w:rPr>
                <w:rFonts w:asciiTheme="minorHAnsi" w:hAnsiTheme="minorHAnsi" w:cs="Courier New"/>
                <w:sz w:val="12"/>
                <w:szCs w:val="12"/>
                <w:highlight w:val="yellow"/>
              </w:rPr>
              <w:t>C02</w:t>
            </w:r>
            <w:r w:rsidRPr="00F0525A">
              <w:rPr>
                <w:rFonts w:asciiTheme="minorHAnsi" w:hAnsiTheme="minorHAnsi" w:cs="Courier New"/>
                <w:sz w:val="12"/>
                <w:szCs w:val="12"/>
              </w:rPr>
              <w:t>,</w:t>
            </w:r>
          </w:p>
          <w:p w14:paraId="17EB689A" w14:textId="77777777" w:rsidR="001044EF" w:rsidRPr="00F0525A" w:rsidRDefault="001044EF" w:rsidP="00172DB2">
            <w:pPr>
              <w:pStyle w:val="PlainText"/>
              <w:rPr>
                <w:rFonts w:asciiTheme="minorHAnsi" w:hAnsiTheme="minorHAnsi" w:cs="Courier New"/>
                <w:sz w:val="12"/>
                <w:szCs w:val="12"/>
              </w:rPr>
            </w:pPr>
          </w:p>
          <w:p w14:paraId="0AB8BFBB" w14:textId="0E5489BB"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b/>
                <w:sz w:val="12"/>
                <w:szCs w:val="12"/>
              </w:rPr>
              <w:t>else</w:t>
            </w:r>
            <w:r w:rsidRPr="00F0525A">
              <w:rPr>
                <w:rFonts w:asciiTheme="minorHAnsi" w:hAnsiTheme="minorHAnsi" w:cs="Courier New"/>
                <w:sz w:val="12"/>
                <w:szCs w:val="12"/>
              </w:rPr>
              <w:t xml:space="preserve"> reference applicable values from </w:t>
            </w:r>
            <w:r w:rsidRPr="00F0525A">
              <w:rPr>
                <w:rFonts w:asciiTheme="minorHAnsi" w:hAnsiTheme="minorHAnsi" w:cs="Courier New"/>
                <w:sz w:val="12"/>
                <w:szCs w:val="12"/>
                <w:highlight w:val="yellow"/>
              </w:rPr>
              <w:t>D03</w:t>
            </w:r>
            <w:r w:rsidRPr="00F0525A">
              <w:rPr>
                <w:rFonts w:asciiTheme="minorHAnsi" w:hAnsiTheme="minorHAnsi" w:cs="Courier New"/>
                <w:sz w:val="12"/>
                <w:szCs w:val="12"/>
              </w:rPr>
              <w:t xml:space="preserve"> and </w:t>
            </w:r>
            <w:proofErr w:type="gramStart"/>
            <w:r w:rsidRPr="00F0525A">
              <w:rPr>
                <w:rFonts w:asciiTheme="minorHAnsi" w:hAnsiTheme="minorHAnsi" w:cs="Courier New"/>
                <w:sz w:val="12"/>
                <w:szCs w:val="12"/>
                <w:highlight w:val="yellow"/>
              </w:rPr>
              <w:t>F03</w:t>
            </w:r>
            <w:r w:rsidRPr="00F0525A">
              <w:rPr>
                <w:rFonts w:asciiTheme="minorHAnsi" w:hAnsiTheme="minorHAnsi" w:cs="Courier New"/>
                <w:sz w:val="12"/>
                <w:szCs w:val="12"/>
              </w:rPr>
              <w:t>;</w:t>
            </w:r>
            <w:proofErr w:type="gramEnd"/>
          </w:p>
          <w:p w14:paraId="4AD732A0" w14:textId="7A85024C" w:rsidR="001044EF" w:rsidRPr="00F0525A" w:rsidRDefault="001044EF" w:rsidP="00172DB2">
            <w:pPr>
              <w:pStyle w:val="PlainText"/>
              <w:rPr>
                <w:rFonts w:asciiTheme="minorHAnsi" w:hAnsiTheme="minorHAnsi" w:cs="Courier New"/>
                <w:sz w:val="12"/>
                <w:szCs w:val="12"/>
              </w:rPr>
            </w:pPr>
            <w:r w:rsidRPr="00F0525A">
              <w:rPr>
                <w:rFonts w:asciiTheme="minorHAnsi" w:hAnsiTheme="minorHAnsi" w:cs="Courier New"/>
                <w:sz w:val="12"/>
                <w:szCs w:val="12"/>
              </w:rPr>
              <w:t xml:space="preserve"> &gt;&gt;</w:t>
            </w:r>
          </w:p>
        </w:tc>
        <w:tc>
          <w:tcPr>
            <w:tcW w:w="990" w:type="dxa"/>
            <w:tcMar>
              <w:left w:w="29" w:type="dxa"/>
              <w:right w:w="29" w:type="dxa"/>
            </w:tcMar>
          </w:tcPr>
          <w:p w14:paraId="26FCBF50" w14:textId="6C566E6D"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sz w:val="10"/>
                <w:szCs w:val="10"/>
              </w:rPr>
              <w:t xml:space="preserve">&lt;&lt;reference value from </w:t>
            </w:r>
            <w:r w:rsidRPr="00F0525A">
              <w:rPr>
                <w:rFonts w:asciiTheme="minorHAnsi" w:hAnsiTheme="minorHAnsi" w:cs="Courier New"/>
                <w:sz w:val="10"/>
                <w:szCs w:val="10"/>
                <w:highlight w:val="yellow"/>
              </w:rPr>
              <w:t>C07</w:t>
            </w:r>
            <w:r w:rsidRPr="00F0525A">
              <w:rPr>
                <w:rFonts w:asciiTheme="minorHAnsi" w:hAnsiTheme="minorHAnsi" w:cs="Courier New"/>
                <w:sz w:val="10"/>
                <w:szCs w:val="10"/>
              </w:rPr>
              <w:t xml:space="preserve"> as default.  Allow user to overwrite and</w:t>
            </w:r>
            <w:r w:rsidRPr="00F0525A">
              <w:rPr>
                <w:rFonts w:asciiTheme="minorHAnsi" w:hAnsiTheme="minorHAnsi"/>
                <w:sz w:val="10"/>
                <w:szCs w:val="10"/>
              </w:rPr>
              <w:t xml:space="preserve"> </w:t>
            </w:r>
            <w:r w:rsidRPr="00F0525A">
              <w:rPr>
                <w:rFonts w:asciiTheme="minorHAnsi" w:hAnsiTheme="minorHAnsi" w:cs="Courier New"/>
                <w:sz w:val="10"/>
                <w:szCs w:val="10"/>
              </w:rPr>
              <w:t xml:space="preserve">pick one from list: </w:t>
            </w:r>
          </w:p>
          <w:p w14:paraId="26FCBF51"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DuctsAttic</w:t>
            </w:r>
            <w:proofErr w:type="spellEnd"/>
            <w:r w:rsidRPr="00F0525A">
              <w:rPr>
                <w:rFonts w:asciiTheme="minorHAnsi" w:hAnsiTheme="minorHAnsi" w:cs="Courier New"/>
                <w:sz w:val="10"/>
                <w:szCs w:val="10"/>
              </w:rPr>
              <w:t xml:space="preserve"> - Ducts located overhead in unconditioned attic</w:t>
            </w:r>
          </w:p>
          <w:p w14:paraId="26FCBF52"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DuctsCrawl</w:t>
            </w:r>
            <w:proofErr w:type="spellEnd"/>
            <w:r w:rsidRPr="00F0525A">
              <w:rPr>
                <w:rFonts w:asciiTheme="minorHAnsi" w:hAnsiTheme="minorHAnsi" w:cs="Courier New"/>
                <w:sz w:val="10"/>
                <w:szCs w:val="10"/>
              </w:rPr>
              <w:t xml:space="preserve"> - Ducts located underfloor in unconditioned crawl space</w:t>
            </w:r>
          </w:p>
          <w:p w14:paraId="26FCBF53"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DuctsGarage</w:t>
            </w:r>
            <w:proofErr w:type="spellEnd"/>
            <w:r w:rsidRPr="00F0525A">
              <w:rPr>
                <w:rFonts w:asciiTheme="minorHAnsi" w:hAnsiTheme="minorHAnsi" w:cs="Courier New"/>
                <w:sz w:val="10"/>
                <w:szCs w:val="10"/>
              </w:rPr>
              <w:t xml:space="preserve"> - Ducts located in an unconditioned garage</w:t>
            </w:r>
          </w:p>
          <w:p w14:paraId="26FCBF54"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*DuctsInEx12</w:t>
            </w:r>
            <w:r w:rsidRPr="00F0525A">
              <w:rPr>
                <w:rFonts w:asciiTheme="minorHAnsi" w:hAnsiTheme="minorHAnsi" w:cs="Courier New"/>
                <w:sz w:val="10"/>
                <w:szCs w:val="10"/>
              </w:rPr>
              <w:t xml:space="preserve"> - Ducts located within the conditioned space (except &lt; 12 lineal ft)</w:t>
            </w:r>
          </w:p>
          <w:p w14:paraId="26FCBF55"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DuctsInAll</w:t>
            </w:r>
            <w:proofErr w:type="spellEnd"/>
            <w:r w:rsidRPr="00F0525A">
              <w:rPr>
                <w:rFonts w:asciiTheme="minorHAnsi" w:hAnsiTheme="minorHAnsi" w:cs="Courier New"/>
                <w:sz w:val="10"/>
                <w:szCs w:val="10"/>
              </w:rPr>
              <w:t xml:space="preserve"> - HVAC system(s) with all HVAC ducts located in conditioned space</w:t>
            </w:r>
          </w:p>
          <w:p w14:paraId="26FCBF56"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DuctsOutdoor</w:t>
            </w:r>
            <w:proofErr w:type="spellEnd"/>
            <w:r w:rsidRPr="00F0525A">
              <w:rPr>
                <w:rFonts w:asciiTheme="minorHAnsi" w:hAnsiTheme="minorHAnsi" w:cs="Courier New"/>
                <w:sz w:val="10"/>
                <w:szCs w:val="10"/>
              </w:rPr>
              <w:t xml:space="preserve"> - Ducts located in exposed outdoor locations</w:t>
            </w:r>
          </w:p>
          <w:p w14:paraId="26FCBF57"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DuctsMultiplPL</w:t>
            </w:r>
            <w:proofErr w:type="spellEnd"/>
            <w:r w:rsidRPr="00F0525A">
              <w:rPr>
                <w:rFonts w:asciiTheme="minorHAnsi" w:hAnsiTheme="minorHAnsi"/>
                <w:sz w:val="10"/>
                <w:szCs w:val="10"/>
              </w:rPr>
              <w:t xml:space="preserve"> - Ducts located in multiple places</w:t>
            </w:r>
          </w:p>
          <w:p w14:paraId="26FCBF58" w14:textId="77777777" w:rsidR="001044EF" w:rsidRPr="00F0525A" w:rsidRDefault="001044EF" w:rsidP="00172DB2">
            <w:pPr>
              <w:rPr>
                <w:rFonts w:asciiTheme="minorHAnsi" w:hAnsiTheme="minorHAnsi"/>
                <w:sz w:val="10"/>
                <w:szCs w:val="10"/>
              </w:rPr>
            </w:pPr>
          </w:p>
          <w:p w14:paraId="26FCBF59" w14:textId="5BFD9166" w:rsidR="001044EF" w:rsidRPr="00F0525A" w:rsidRDefault="001044EF" w:rsidP="00172DB2">
            <w:pPr>
              <w:keepNext/>
              <w:rPr>
                <w:rFonts w:ascii="Calibri" w:hAnsi="Calibri"/>
                <w:sz w:val="10"/>
                <w:szCs w:val="10"/>
              </w:rPr>
            </w:pPr>
            <w:r w:rsidRPr="00F0525A">
              <w:rPr>
                <w:rFonts w:asciiTheme="minorHAnsi" w:hAnsiTheme="minorHAnsi"/>
                <w:sz w:val="10"/>
                <w:szCs w:val="10"/>
              </w:rPr>
              <w:t xml:space="preserve">flag non-default values and report in project status notes field; a revised </w:t>
            </w:r>
            <w:del w:id="368" w:author="Alhabibi, Haider@Energy" w:date="2022-02-14T14:03:00Z">
              <w:r w:rsidRPr="00F0525A" w:rsidDel="0033717F">
                <w:rPr>
                  <w:rFonts w:asciiTheme="minorHAnsi" w:hAnsiTheme="minorHAnsi"/>
                  <w:sz w:val="10"/>
                  <w:szCs w:val="10"/>
                </w:rPr>
                <w:delText>CF1R</w:delText>
              </w:r>
            </w:del>
            <w:ins w:id="369" w:author="Alhabibi, Haider@Energy" w:date="2022-02-14T14:03:00Z">
              <w:r w:rsidR="0033717F">
                <w:rPr>
                  <w:rFonts w:asciiTheme="minorHAnsi" w:hAnsiTheme="minorHAnsi"/>
                  <w:sz w:val="10"/>
                  <w:szCs w:val="10"/>
                </w:rPr>
                <w:t>LMCC</w:t>
              </w:r>
            </w:ins>
            <w:r w:rsidRPr="00F0525A">
              <w:rPr>
                <w:rFonts w:asciiTheme="minorHAnsi" w:hAnsiTheme="minorHAnsi"/>
                <w:sz w:val="10"/>
                <w:szCs w:val="10"/>
              </w:rPr>
              <w:t xml:space="preserve"> may be required </w:t>
            </w:r>
            <w:r w:rsidRPr="00F0525A">
              <w:rPr>
                <w:rFonts w:ascii="Calibri" w:hAnsi="Calibri"/>
                <w:sz w:val="10"/>
                <w:szCs w:val="10"/>
              </w:rPr>
              <w:t>&gt;&gt;</w:t>
            </w:r>
          </w:p>
        </w:tc>
        <w:tc>
          <w:tcPr>
            <w:tcW w:w="990" w:type="dxa"/>
            <w:tcMar>
              <w:left w:w="29" w:type="dxa"/>
              <w:right w:w="29" w:type="dxa"/>
            </w:tcMar>
          </w:tcPr>
          <w:p w14:paraId="26FCBF5A" w14:textId="77777777" w:rsidR="001044EF" w:rsidRPr="00912BD5" w:rsidRDefault="001044EF" w:rsidP="00172DB2">
            <w:pPr>
              <w:rPr>
                <w:rFonts w:asciiTheme="minorHAnsi" w:hAnsiTheme="minorHAnsi"/>
                <w:sz w:val="12"/>
                <w:szCs w:val="12"/>
              </w:rPr>
            </w:pPr>
            <w:r w:rsidRPr="00912BD5">
              <w:rPr>
                <w:rFonts w:asciiTheme="minorHAnsi" w:hAnsiTheme="minorHAnsi"/>
                <w:sz w:val="12"/>
                <w:szCs w:val="12"/>
              </w:rPr>
              <w:t>&lt;&lt;user pick from list:</w:t>
            </w:r>
          </w:p>
          <w:p w14:paraId="1E12437B" w14:textId="586662F2" w:rsidR="000D3F57" w:rsidRDefault="000D3F57" w:rsidP="00172DB2">
            <w:pPr>
              <w:rPr>
                <w:ins w:id="370" w:author="Shewmaker, Michael@Energy" w:date="2022-01-26T09:35:00Z"/>
                <w:rFonts w:asciiTheme="minorHAnsi" w:hAnsiTheme="minorHAnsi"/>
                <w:sz w:val="12"/>
                <w:szCs w:val="12"/>
              </w:rPr>
            </w:pPr>
            <w:ins w:id="371" w:author="Shewmaker, Michael@Energy" w:date="2022-01-26T09:34:00Z">
              <w:r>
                <w:rPr>
                  <w:rFonts w:asciiTheme="minorHAnsi" w:hAnsiTheme="minorHAnsi"/>
                  <w:sz w:val="12"/>
                  <w:szCs w:val="12"/>
                </w:rPr>
                <w:t>*R-0,</w:t>
              </w:r>
            </w:ins>
          </w:p>
          <w:p w14:paraId="6AEEC0AB" w14:textId="2EF1533B" w:rsidR="00C45965" w:rsidRDefault="00C45965" w:rsidP="00172DB2">
            <w:pPr>
              <w:rPr>
                <w:ins w:id="372" w:author="Shewmaker, Michael@Energy" w:date="2022-01-26T09:34:00Z"/>
                <w:rFonts w:asciiTheme="minorHAnsi" w:hAnsiTheme="minorHAnsi"/>
                <w:sz w:val="12"/>
                <w:szCs w:val="12"/>
              </w:rPr>
            </w:pPr>
            <w:ins w:id="373" w:author="Shewmaker, Michael@Energy" w:date="2022-01-26T09:35:00Z">
              <w:r>
                <w:rPr>
                  <w:rFonts w:asciiTheme="minorHAnsi" w:hAnsiTheme="minorHAnsi"/>
                  <w:sz w:val="12"/>
                  <w:szCs w:val="12"/>
                </w:rPr>
                <w:t>*R-2.1,</w:t>
              </w:r>
            </w:ins>
          </w:p>
          <w:p w14:paraId="44373847" w14:textId="3DC764AC" w:rsidR="001044EF" w:rsidRPr="00912BD5" w:rsidRDefault="001044EF" w:rsidP="00172DB2">
            <w:pPr>
              <w:rPr>
                <w:rFonts w:asciiTheme="minorHAnsi" w:hAnsiTheme="minorHAnsi"/>
                <w:sz w:val="12"/>
                <w:szCs w:val="12"/>
              </w:rPr>
            </w:pPr>
            <w:r w:rsidRPr="00912BD5">
              <w:rPr>
                <w:rFonts w:asciiTheme="minorHAnsi" w:hAnsiTheme="minorHAnsi"/>
                <w:sz w:val="12"/>
                <w:szCs w:val="12"/>
              </w:rPr>
              <w:t>*R-4.2</w:t>
            </w:r>
          </w:p>
          <w:p w14:paraId="26FCBF5E" w14:textId="07D32834"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*R-6, </w:t>
            </w:r>
          </w:p>
          <w:p w14:paraId="26FCBF5F" w14:textId="0EFDF8CE"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*R-8, </w:t>
            </w:r>
          </w:p>
          <w:p w14:paraId="26FCBF60" w14:textId="58D73EA1"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*R-10, </w:t>
            </w:r>
          </w:p>
          <w:p w14:paraId="26FCBF61" w14:textId="5DC865F6" w:rsidR="001044EF" w:rsidRPr="00912BD5" w:rsidRDefault="001044EF" w:rsidP="00172DB2">
            <w:pPr>
              <w:rPr>
                <w:rFonts w:asciiTheme="minorHAnsi" w:hAnsiTheme="minorHAnsi"/>
                <w:sz w:val="12"/>
                <w:szCs w:val="12"/>
              </w:rPr>
            </w:pPr>
            <w:r w:rsidRPr="00912BD5">
              <w:rPr>
                <w:rFonts w:asciiTheme="minorHAnsi" w:hAnsiTheme="minorHAnsi"/>
                <w:sz w:val="12"/>
                <w:szCs w:val="12"/>
              </w:rPr>
              <w:t>*R-</w:t>
            </w:r>
            <w:proofErr w:type="gramStart"/>
            <w:r w:rsidRPr="00912BD5">
              <w:rPr>
                <w:rFonts w:asciiTheme="minorHAnsi" w:hAnsiTheme="minorHAnsi"/>
                <w:sz w:val="12"/>
                <w:szCs w:val="12"/>
              </w:rPr>
              <w:t>12;</w:t>
            </w:r>
            <w:proofErr w:type="gramEnd"/>
            <w:r w:rsidRPr="00912BD5">
              <w:rPr>
                <w:rFonts w:asciiTheme="minorHAnsi" w:hAnsiTheme="minorHAnsi"/>
                <w:sz w:val="12"/>
                <w:szCs w:val="12"/>
              </w:rPr>
              <w:t xml:space="preserve">  </w:t>
            </w:r>
          </w:p>
          <w:p w14:paraId="0546BC8B" w14:textId="15B24862"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and</w:t>
            </w:r>
            <w:r w:rsidRPr="00912BD5">
              <w:rPr>
                <w:rFonts w:asciiTheme="minorHAnsi" w:hAnsiTheme="minorHAnsi"/>
                <w:sz w:val="12"/>
                <w:szCs w:val="12"/>
              </w:rPr>
              <w:t xml:space="preserve"> check value: must be ≥ value in </w:t>
            </w:r>
            <w:r w:rsidR="00CD0B58" w:rsidRPr="00CD0B58">
              <w:rPr>
                <w:rFonts w:asciiTheme="minorHAnsi" w:hAnsiTheme="minorHAnsi"/>
                <w:sz w:val="12"/>
                <w:szCs w:val="12"/>
                <w:highlight w:val="yellow"/>
              </w:rPr>
              <w:t>I14</w:t>
            </w:r>
            <w:r w:rsidRPr="00CD0B58">
              <w:rPr>
                <w:rFonts w:asciiTheme="minorHAnsi" w:hAnsiTheme="minorHAnsi"/>
                <w:sz w:val="12"/>
                <w:szCs w:val="12"/>
                <w:highlight w:val="yellow"/>
              </w:rPr>
              <w:t>]</w:t>
            </w:r>
            <w:r w:rsidR="00CD0B58">
              <w:rPr>
                <w:rFonts w:asciiTheme="minorHAnsi" w:hAnsiTheme="minorHAnsi"/>
                <w:sz w:val="12"/>
                <w:szCs w:val="12"/>
              </w:rPr>
              <w:t xml:space="preserve"> </w:t>
            </w:r>
            <w:r w:rsidRPr="00912BD5">
              <w:rPr>
                <w:rFonts w:asciiTheme="minorHAnsi" w:hAnsiTheme="minorHAnsi"/>
                <w:sz w:val="12"/>
                <w:szCs w:val="12"/>
              </w:rPr>
              <w:t xml:space="preserve">to comply subject to the following exception: </w:t>
            </w:r>
          </w:p>
          <w:p w14:paraId="15815B21" w14:textId="438236FF"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if</w:t>
            </w:r>
            <w:r w:rsidRPr="00912BD5">
              <w:rPr>
                <w:rFonts w:asciiTheme="minorHAnsi" w:hAnsiTheme="minorHAnsi"/>
                <w:sz w:val="12"/>
                <w:szCs w:val="12"/>
              </w:rPr>
              <w:t xml:space="preserve"> </w:t>
            </w:r>
            <w:r w:rsidRPr="00912BD5">
              <w:rPr>
                <w:rFonts w:asciiTheme="minorHAnsi" w:hAnsiTheme="minorHAnsi"/>
                <w:sz w:val="12"/>
                <w:szCs w:val="12"/>
                <w:highlight w:val="yellow"/>
              </w:rPr>
              <w:t>I08</w:t>
            </w:r>
            <w:r w:rsidRPr="00912BD5">
              <w:rPr>
                <w:rFonts w:asciiTheme="minorHAnsi" w:hAnsiTheme="minorHAnsi"/>
                <w:sz w:val="12"/>
                <w:szCs w:val="12"/>
              </w:rPr>
              <w:t>=</w:t>
            </w:r>
          </w:p>
          <w:p w14:paraId="1E91C8C6" w14:textId="448E40A0"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*Ducts </w:t>
            </w:r>
            <w:del w:id="374" w:author="Russ King" w:date="2021-11-21T18:40:00Z">
              <w:r w:rsidRPr="00912BD5" w:rsidDel="007B193A">
                <w:rPr>
                  <w:rFonts w:asciiTheme="minorHAnsi" w:hAnsiTheme="minorHAnsi"/>
                  <w:sz w:val="12"/>
                  <w:szCs w:val="12"/>
                </w:rPr>
                <w:delText>≥R4.2</w:delText>
              </w:r>
            </w:del>
            <w:ins w:id="375" w:author="Russ King" w:date="2021-11-21T18:40:00Z">
              <w:r w:rsidR="007B193A">
                <w:rPr>
                  <w:rFonts w:asciiTheme="minorHAnsi" w:hAnsiTheme="minorHAnsi"/>
                  <w:sz w:val="12"/>
                  <w:szCs w:val="12"/>
                </w:rPr>
                <w:t>&lt;R-6</w:t>
              </w:r>
            </w:ins>
            <w:r w:rsidRPr="00912BD5">
              <w:rPr>
                <w:rFonts w:asciiTheme="minorHAnsi" w:hAnsiTheme="minorHAnsi"/>
                <w:sz w:val="12"/>
                <w:szCs w:val="12"/>
              </w:rPr>
              <w:t xml:space="preserve"> entirely in Conditioned Space,</w:t>
            </w:r>
          </w:p>
          <w:p w14:paraId="59D007DB" w14:textId="58B5D1C0"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then</w:t>
            </w:r>
            <w:r w:rsidRPr="00912BD5">
              <w:rPr>
                <w:rFonts w:asciiTheme="minorHAnsi" w:hAnsiTheme="minorHAnsi"/>
                <w:sz w:val="12"/>
                <w:szCs w:val="12"/>
              </w:rPr>
              <w:t xml:space="preserve"> </w:t>
            </w:r>
            <w:ins w:id="376" w:author="Shewmaker, Michael@Energy" w:date="2022-01-31T17:45:00Z">
              <w:r w:rsidR="00E5061A">
                <w:rPr>
                  <w:rFonts w:asciiTheme="minorHAnsi" w:hAnsiTheme="minorHAnsi"/>
                  <w:sz w:val="12"/>
                  <w:szCs w:val="12"/>
                </w:rPr>
                <w:t>value</w:t>
              </w:r>
            </w:ins>
            <w:del w:id="377" w:author="Russ King" w:date="2021-11-21T18:41:00Z">
              <w:r w:rsidRPr="00912BD5" w:rsidDel="007B193A">
                <w:rPr>
                  <w:rFonts w:asciiTheme="minorHAnsi" w:hAnsiTheme="minorHAnsi"/>
                  <w:sz w:val="12"/>
                  <w:szCs w:val="12"/>
                </w:rPr>
                <w:delText>R-4.2</w:delText>
              </w:r>
            </w:del>
            <w:r w:rsidRPr="00912BD5">
              <w:rPr>
                <w:rFonts w:asciiTheme="minorHAnsi" w:hAnsiTheme="minorHAnsi"/>
                <w:sz w:val="12"/>
                <w:szCs w:val="12"/>
              </w:rPr>
              <w:t xml:space="preserve"> </w:t>
            </w:r>
            <w:ins w:id="378" w:author="Russ King" w:date="2021-11-21T18:40:00Z">
              <w:r w:rsidR="007B193A">
                <w:rPr>
                  <w:rFonts w:asciiTheme="minorHAnsi" w:hAnsiTheme="minorHAnsi"/>
                  <w:sz w:val="12"/>
                  <w:szCs w:val="12"/>
                </w:rPr>
                <w:t>&lt;-R-6</w:t>
              </w:r>
            </w:ins>
            <w:ins w:id="379" w:author="Russ King" w:date="2021-11-21T18:43:00Z">
              <w:r w:rsidR="002D4829">
                <w:rPr>
                  <w:rFonts w:asciiTheme="minorHAnsi" w:hAnsiTheme="minorHAnsi"/>
                  <w:sz w:val="12"/>
                  <w:szCs w:val="12"/>
                </w:rPr>
                <w:t xml:space="preserve"> </w:t>
              </w:r>
            </w:ins>
            <w:proofErr w:type="gramStart"/>
            <w:r w:rsidRPr="00912BD5">
              <w:rPr>
                <w:rFonts w:asciiTheme="minorHAnsi" w:hAnsiTheme="minorHAnsi"/>
                <w:sz w:val="12"/>
                <w:szCs w:val="12"/>
              </w:rPr>
              <w:t>complies;</w:t>
            </w:r>
            <w:proofErr w:type="gramEnd"/>
          </w:p>
          <w:p w14:paraId="1CCA31AE" w14:textId="77777777" w:rsidR="001044EF" w:rsidRPr="00912BD5" w:rsidRDefault="001044EF" w:rsidP="00172DB2">
            <w:pPr>
              <w:keepNext/>
              <w:rPr>
                <w:rFonts w:asciiTheme="minorHAnsi" w:hAnsiTheme="minorHAnsi"/>
                <w:sz w:val="12"/>
                <w:szCs w:val="12"/>
              </w:rPr>
            </w:pPr>
          </w:p>
          <w:p w14:paraId="26FCBF62" w14:textId="5241238D" w:rsidR="001044EF" w:rsidRPr="0065068B" w:rsidRDefault="001044EF" w:rsidP="00172DB2">
            <w:pPr>
              <w:keepNext/>
              <w:rPr>
                <w:rFonts w:ascii="Calibri" w:hAnsi="Calibri"/>
                <w:sz w:val="14"/>
                <w:szCs w:val="14"/>
              </w:rPr>
            </w:pPr>
            <w:r w:rsidRPr="00912BD5">
              <w:rPr>
                <w:rFonts w:asciiTheme="minorHAnsi" w:hAnsiTheme="minorHAnsi"/>
                <w:sz w:val="12"/>
                <w:szCs w:val="12"/>
              </w:rPr>
              <w:t>else flag non-compliant value and do not allow registration to proceed &gt;&gt;</w:t>
            </w:r>
          </w:p>
        </w:tc>
        <w:tc>
          <w:tcPr>
            <w:tcW w:w="1170" w:type="dxa"/>
            <w:tcMar>
              <w:left w:w="29" w:type="dxa"/>
              <w:right w:w="29" w:type="dxa"/>
            </w:tcMar>
          </w:tcPr>
          <w:p w14:paraId="26FCBF63" w14:textId="037BF986"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sz w:val="10"/>
                <w:szCs w:val="10"/>
              </w:rPr>
              <w:t xml:space="preserve">&lt;&lt;reference value from </w:t>
            </w:r>
            <w:r w:rsidRPr="001044EF">
              <w:rPr>
                <w:rFonts w:asciiTheme="minorHAnsi" w:hAnsiTheme="minorHAnsi" w:cs="Courier New"/>
                <w:sz w:val="10"/>
                <w:szCs w:val="10"/>
                <w:highlight w:val="yellow"/>
              </w:rPr>
              <w:t>C07</w:t>
            </w:r>
            <w:r w:rsidRPr="00F0525A">
              <w:rPr>
                <w:rFonts w:asciiTheme="minorHAnsi" w:hAnsiTheme="minorHAnsi" w:cs="Courier New"/>
                <w:sz w:val="10"/>
                <w:szCs w:val="10"/>
              </w:rPr>
              <w:t xml:space="preserve"> as default.  Allow user to overwrite and</w:t>
            </w:r>
            <w:r w:rsidRPr="00F0525A">
              <w:rPr>
                <w:rFonts w:asciiTheme="minorHAnsi" w:hAnsiTheme="minorHAnsi"/>
                <w:sz w:val="10"/>
                <w:szCs w:val="10"/>
              </w:rPr>
              <w:t xml:space="preserve"> </w:t>
            </w:r>
            <w:r w:rsidRPr="00F0525A">
              <w:rPr>
                <w:rFonts w:asciiTheme="minorHAnsi" w:hAnsiTheme="minorHAnsi" w:cs="Courier New"/>
                <w:sz w:val="10"/>
                <w:szCs w:val="10"/>
              </w:rPr>
              <w:t xml:space="preserve">pick one from list: </w:t>
            </w:r>
          </w:p>
          <w:p w14:paraId="26FCBF64"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DuctsAttic</w:t>
            </w:r>
            <w:proofErr w:type="spellEnd"/>
            <w:r w:rsidRPr="00F0525A">
              <w:rPr>
                <w:rFonts w:asciiTheme="minorHAnsi" w:hAnsiTheme="minorHAnsi" w:cs="Courier New"/>
                <w:sz w:val="10"/>
                <w:szCs w:val="10"/>
              </w:rPr>
              <w:t xml:space="preserve"> - Ducts located overhead in unconditioned attic</w:t>
            </w:r>
          </w:p>
          <w:p w14:paraId="26FCBF65"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DuctsCrawl</w:t>
            </w:r>
            <w:proofErr w:type="spellEnd"/>
            <w:r w:rsidRPr="00F0525A">
              <w:rPr>
                <w:rFonts w:asciiTheme="minorHAnsi" w:hAnsiTheme="minorHAnsi" w:cs="Courier New"/>
                <w:sz w:val="10"/>
                <w:szCs w:val="10"/>
              </w:rPr>
              <w:t xml:space="preserve"> - Ducts located underfloor in unconditioned crawl space</w:t>
            </w:r>
          </w:p>
          <w:p w14:paraId="26FCBF66"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DuctsGarage</w:t>
            </w:r>
            <w:proofErr w:type="spellEnd"/>
            <w:r w:rsidRPr="00F0525A">
              <w:rPr>
                <w:rFonts w:asciiTheme="minorHAnsi" w:hAnsiTheme="minorHAnsi" w:cs="Courier New"/>
                <w:sz w:val="10"/>
                <w:szCs w:val="10"/>
              </w:rPr>
              <w:t xml:space="preserve"> - Ducts located in an unconditioned garage</w:t>
            </w:r>
          </w:p>
          <w:p w14:paraId="26FCBF67"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*DuctsInEx12</w:t>
            </w:r>
            <w:r w:rsidRPr="00F0525A">
              <w:rPr>
                <w:rFonts w:asciiTheme="minorHAnsi" w:hAnsiTheme="minorHAnsi" w:cs="Courier New"/>
                <w:sz w:val="10"/>
                <w:szCs w:val="10"/>
              </w:rPr>
              <w:t xml:space="preserve"> - Ducts located within the conditioned space (except &lt; 12 lineal ft)</w:t>
            </w:r>
          </w:p>
          <w:p w14:paraId="26FCBF68"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DuctsInAll</w:t>
            </w:r>
            <w:proofErr w:type="spellEnd"/>
            <w:r w:rsidRPr="00F0525A">
              <w:rPr>
                <w:rFonts w:asciiTheme="minorHAnsi" w:hAnsiTheme="minorHAnsi" w:cs="Courier New"/>
                <w:sz w:val="10"/>
                <w:szCs w:val="10"/>
              </w:rPr>
              <w:t xml:space="preserve"> - HVAC system(s) with all HVAC ducts located in conditioned space</w:t>
            </w:r>
          </w:p>
          <w:p w14:paraId="26FCBF69"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DuctsOutdoor</w:t>
            </w:r>
            <w:proofErr w:type="spellEnd"/>
            <w:r w:rsidRPr="00F0525A">
              <w:rPr>
                <w:rFonts w:asciiTheme="minorHAnsi" w:hAnsiTheme="minorHAnsi" w:cs="Courier New"/>
                <w:sz w:val="10"/>
                <w:szCs w:val="10"/>
              </w:rPr>
              <w:t xml:space="preserve"> - Ducts located in exposed outdoor locations</w:t>
            </w:r>
          </w:p>
          <w:p w14:paraId="26FCBF6A" w14:textId="77777777" w:rsidR="001044EF" w:rsidRPr="00F0525A" w:rsidRDefault="001044EF" w:rsidP="00172DB2">
            <w:pPr>
              <w:pStyle w:val="PlainText"/>
              <w:rPr>
                <w:rFonts w:asciiTheme="minorHAnsi" w:hAnsiTheme="minorHAnsi" w:cs="Courier New"/>
                <w:sz w:val="10"/>
                <w:szCs w:val="10"/>
              </w:rPr>
            </w:pPr>
            <w:r w:rsidRPr="00F0525A">
              <w:rPr>
                <w:rFonts w:asciiTheme="minorHAnsi" w:hAnsiTheme="minorHAnsi" w:cs="Courier New"/>
                <w:b/>
                <w:sz w:val="10"/>
                <w:szCs w:val="10"/>
              </w:rPr>
              <w:t>*</w:t>
            </w:r>
            <w:proofErr w:type="spellStart"/>
            <w:r w:rsidRPr="00F0525A">
              <w:rPr>
                <w:rFonts w:asciiTheme="minorHAnsi" w:hAnsiTheme="minorHAnsi" w:cs="Courier New"/>
                <w:b/>
                <w:sz w:val="10"/>
                <w:szCs w:val="10"/>
              </w:rPr>
              <w:t>DuctsMultiplPL</w:t>
            </w:r>
            <w:proofErr w:type="spellEnd"/>
            <w:r w:rsidRPr="00F0525A">
              <w:rPr>
                <w:rFonts w:asciiTheme="minorHAnsi" w:hAnsiTheme="minorHAnsi"/>
                <w:sz w:val="10"/>
                <w:szCs w:val="10"/>
              </w:rPr>
              <w:t xml:space="preserve"> - Ducts located in multiple places</w:t>
            </w:r>
          </w:p>
          <w:p w14:paraId="26FCBF6B" w14:textId="77777777" w:rsidR="001044EF" w:rsidRPr="00F0525A" w:rsidRDefault="001044EF" w:rsidP="00172DB2">
            <w:pPr>
              <w:rPr>
                <w:rFonts w:asciiTheme="minorHAnsi" w:hAnsiTheme="minorHAnsi"/>
                <w:sz w:val="10"/>
                <w:szCs w:val="10"/>
              </w:rPr>
            </w:pPr>
          </w:p>
          <w:p w14:paraId="26FCBF6C" w14:textId="1D8CDEA4" w:rsidR="001044EF" w:rsidRPr="0065068B" w:rsidRDefault="001044EF" w:rsidP="00172DB2">
            <w:pPr>
              <w:keepNext/>
              <w:rPr>
                <w:rFonts w:ascii="Calibri" w:hAnsi="Calibri"/>
                <w:sz w:val="14"/>
                <w:szCs w:val="14"/>
              </w:rPr>
            </w:pPr>
            <w:r w:rsidRPr="00F0525A">
              <w:rPr>
                <w:rFonts w:asciiTheme="minorHAnsi" w:hAnsiTheme="minorHAnsi"/>
                <w:sz w:val="10"/>
                <w:szCs w:val="10"/>
              </w:rPr>
              <w:t xml:space="preserve">flag non-default values and report in project status notes field; a revised </w:t>
            </w:r>
            <w:del w:id="380" w:author="Alhabibi, Haider@Energy" w:date="2022-02-14T14:03:00Z">
              <w:r w:rsidRPr="00F0525A" w:rsidDel="0033717F">
                <w:rPr>
                  <w:rFonts w:asciiTheme="minorHAnsi" w:hAnsiTheme="minorHAnsi"/>
                  <w:sz w:val="10"/>
                  <w:szCs w:val="10"/>
                </w:rPr>
                <w:delText>CF1R</w:delText>
              </w:r>
            </w:del>
            <w:ins w:id="381" w:author="Alhabibi, Haider@Energy" w:date="2022-02-14T14:03:00Z">
              <w:r w:rsidR="0033717F">
                <w:rPr>
                  <w:rFonts w:asciiTheme="minorHAnsi" w:hAnsiTheme="minorHAnsi"/>
                  <w:sz w:val="10"/>
                  <w:szCs w:val="10"/>
                </w:rPr>
                <w:t>LMCC</w:t>
              </w:r>
            </w:ins>
            <w:r w:rsidRPr="00F0525A">
              <w:rPr>
                <w:rFonts w:asciiTheme="minorHAnsi" w:hAnsiTheme="minorHAnsi"/>
                <w:sz w:val="10"/>
                <w:szCs w:val="10"/>
              </w:rPr>
              <w:t xml:space="preserve"> may be required </w:t>
            </w:r>
            <w:r w:rsidRPr="00F0525A">
              <w:rPr>
                <w:rFonts w:ascii="Calibri" w:hAnsi="Calibri"/>
                <w:sz w:val="10"/>
                <w:szCs w:val="10"/>
              </w:rPr>
              <w:t>&gt;&gt;</w:t>
            </w:r>
          </w:p>
        </w:tc>
        <w:tc>
          <w:tcPr>
            <w:tcW w:w="1080" w:type="dxa"/>
            <w:tcMar>
              <w:left w:w="29" w:type="dxa"/>
              <w:right w:w="29" w:type="dxa"/>
            </w:tcMar>
          </w:tcPr>
          <w:p w14:paraId="26FCBF6D" w14:textId="77777777" w:rsidR="001044EF" w:rsidRPr="00912BD5" w:rsidRDefault="001044EF" w:rsidP="00172DB2">
            <w:pPr>
              <w:rPr>
                <w:rFonts w:asciiTheme="minorHAnsi" w:hAnsiTheme="minorHAnsi"/>
                <w:sz w:val="12"/>
                <w:szCs w:val="12"/>
              </w:rPr>
            </w:pPr>
            <w:r w:rsidRPr="00912BD5">
              <w:rPr>
                <w:rFonts w:asciiTheme="minorHAnsi" w:hAnsiTheme="minorHAnsi"/>
                <w:sz w:val="12"/>
                <w:szCs w:val="12"/>
              </w:rPr>
              <w:t>&lt;&lt;user pick from list:</w:t>
            </w:r>
          </w:p>
          <w:p w14:paraId="478335EB" w14:textId="680162E4" w:rsidR="000D3F57" w:rsidRDefault="00C45965" w:rsidP="00172DB2">
            <w:pPr>
              <w:rPr>
                <w:ins w:id="382" w:author="Shewmaker, Michael@Energy" w:date="2022-01-26T09:35:00Z"/>
                <w:rFonts w:asciiTheme="minorHAnsi" w:hAnsiTheme="minorHAnsi"/>
                <w:sz w:val="12"/>
                <w:szCs w:val="12"/>
              </w:rPr>
            </w:pPr>
            <w:ins w:id="383" w:author="Shewmaker, Michael@Energy" w:date="2022-01-26T09:35:00Z">
              <w:r>
                <w:rPr>
                  <w:rFonts w:asciiTheme="minorHAnsi" w:hAnsiTheme="minorHAnsi"/>
                  <w:sz w:val="12"/>
                  <w:szCs w:val="12"/>
                </w:rPr>
                <w:t>*</w:t>
              </w:r>
              <w:r w:rsidR="000D3F57">
                <w:rPr>
                  <w:rFonts w:asciiTheme="minorHAnsi" w:hAnsiTheme="minorHAnsi"/>
                  <w:sz w:val="12"/>
                  <w:szCs w:val="12"/>
                </w:rPr>
                <w:t>R-0</w:t>
              </w:r>
              <w:r>
                <w:rPr>
                  <w:rFonts w:asciiTheme="minorHAnsi" w:hAnsiTheme="minorHAnsi"/>
                  <w:sz w:val="12"/>
                  <w:szCs w:val="12"/>
                </w:rPr>
                <w:t>,</w:t>
              </w:r>
            </w:ins>
          </w:p>
          <w:p w14:paraId="183BBAB1" w14:textId="0601D9B6" w:rsidR="00C45965" w:rsidRDefault="00C45965" w:rsidP="00172DB2">
            <w:pPr>
              <w:rPr>
                <w:ins w:id="384" w:author="Shewmaker, Michael@Energy" w:date="2022-01-26T09:35:00Z"/>
                <w:rFonts w:asciiTheme="minorHAnsi" w:hAnsiTheme="minorHAnsi"/>
                <w:sz w:val="12"/>
                <w:szCs w:val="12"/>
              </w:rPr>
            </w:pPr>
            <w:ins w:id="385" w:author="Shewmaker, Michael@Energy" w:date="2022-01-26T09:35:00Z">
              <w:r>
                <w:rPr>
                  <w:rFonts w:asciiTheme="minorHAnsi" w:hAnsiTheme="minorHAnsi"/>
                  <w:sz w:val="12"/>
                  <w:szCs w:val="12"/>
                </w:rPr>
                <w:t>*R-2.1,</w:t>
              </w:r>
            </w:ins>
          </w:p>
          <w:p w14:paraId="3ECB088B" w14:textId="23950FF7" w:rsidR="001044EF" w:rsidRPr="00912BD5" w:rsidRDefault="001044EF" w:rsidP="00172DB2">
            <w:pPr>
              <w:rPr>
                <w:rFonts w:asciiTheme="minorHAnsi" w:hAnsiTheme="minorHAnsi"/>
                <w:sz w:val="12"/>
                <w:szCs w:val="12"/>
              </w:rPr>
            </w:pPr>
            <w:r w:rsidRPr="00912BD5">
              <w:rPr>
                <w:rFonts w:asciiTheme="minorHAnsi" w:hAnsiTheme="minorHAnsi"/>
                <w:sz w:val="12"/>
                <w:szCs w:val="12"/>
              </w:rPr>
              <w:t>*R-4.2</w:t>
            </w:r>
          </w:p>
          <w:p w14:paraId="26FCBF71" w14:textId="29872550"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*R-6, </w:t>
            </w:r>
          </w:p>
          <w:p w14:paraId="26FCBF72" w14:textId="61C8AA50"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*R-8, </w:t>
            </w:r>
          </w:p>
          <w:p w14:paraId="26FCBF73" w14:textId="0B5D5199" w:rsidR="001044EF" w:rsidRPr="00912BD5" w:rsidRDefault="001044EF" w:rsidP="00172DB2">
            <w:pPr>
              <w:rPr>
                <w:rFonts w:asciiTheme="minorHAnsi" w:hAnsiTheme="minorHAnsi"/>
                <w:sz w:val="12"/>
                <w:szCs w:val="12"/>
              </w:rPr>
            </w:pPr>
            <w:r w:rsidRPr="00912BD5">
              <w:rPr>
                <w:rFonts w:asciiTheme="minorHAnsi" w:hAnsiTheme="minorHAnsi"/>
                <w:sz w:val="12"/>
                <w:szCs w:val="12"/>
              </w:rPr>
              <w:t xml:space="preserve">*R-10, </w:t>
            </w:r>
          </w:p>
          <w:p w14:paraId="26FCBF74" w14:textId="04255001" w:rsidR="001044EF" w:rsidRPr="00912BD5" w:rsidRDefault="001044EF" w:rsidP="00172DB2">
            <w:pPr>
              <w:rPr>
                <w:rFonts w:asciiTheme="minorHAnsi" w:hAnsiTheme="minorHAnsi"/>
                <w:sz w:val="12"/>
                <w:szCs w:val="12"/>
              </w:rPr>
            </w:pPr>
            <w:r w:rsidRPr="00912BD5">
              <w:rPr>
                <w:rFonts w:asciiTheme="minorHAnsi" w:hAnsiTheme="minorHAnsi"/>
                <w:sz w:val="12"/>
                <w:szCs w:val="12"/>
              </w:rPr>
              <w:t>*R-</w:t>
            </w:r>
            <w:proofErr w:type="gramStart"/>
            <w:r w:rsidRPr="00912BD5">
              <w:rPr>
                <w:rFonts w:asciiTheme="minorHAnsi" w:hAnsiTheme="minorHAnsi"/>
                <w:sz w:val="12"/>
                <w:szCs w:val="12"/>
              </w:rPr>
              <w:t>12;</w:t>
            </w:r>
            <w:proofErr w:type="gramEnd"/>
            <w:r w:rsidRPr="00912BD5">
              <w:rPr>
                <w:rFonts w:asciiTheme="minorHAnsi" w:hAnsiTheme="minorHAnsi"/>
                <w:sz w:val="12"/>
                <w:szCs w:val="12"/>
              </w:rPr>
              <w:t xml:space="preserve">  </w:t>
            </w:r>
          </w:p>
          <w:p w14:paraId="2DF26758" w14:textId="738F88FA"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check value: must be ≥ value in </w:t>
            </w:r>
            <w:r w:rsidR="00CD0B58" w:rsidRPr="00CD0B58">
              <w:rPr>
                <w:rFonts w:asciiTheme="minorHAnsi" w:hAnsiTheme="minorHAnsi"/>
                <w:sz w:val="12"/>
                <w:szCs w:val="12"/>
                <w:highlight w:val="yellow"/>
              </w:rPr>
              <w:t>I14</w:t>
            </w:r>
            <w:r w:rsidR="00CD0B58" w:rsidRPr="00CD0B58">
              <w:rPr>
                <w:rFonts w:asciiTheme="minorHAnsi" w:hAnsiTheme="minorHAnsi"/>
                <w:sz w:val="12"/>
                <w:szCs w:val="12"/>
              </w:rPr>
              <w:t xml:space="preserve"> </w:t>
            </w:r>
            <w:r w:rsidRPr="00CD0B58">
              <w:rPr>
                <w:rFonts w:asciiTheme="minorHAnsi" w:hAnsiTheme="minorHAnsi"/>
                <w:sz w:val="12"/>
                <w:szCs w:val="12"/>
              </w:rPr>
              <w:t>to</w:t>
            </w:r>
            <w:r w:rsidRPr="00912BD5">
              <w:rPr>
                <w:rFonts w:asciiTheme="minorHAnsi" w:hAnsiTheme="minorHAnsi"/>
                <w:sz w:val="12"/>
                <w:szCs w:val="12"/>
              </w:rPr>
              <w:t xml:space="preserve"> comply subject to the following exception: </w:t>
            </w:r>
          </w:p>
          <w:p w14:paraId="47737496" w14:textId="4EBDBDA2"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if</w:t>
            </w:r>
            <w:r w:rsidRPr="00912BD5">
              <w:rPr>
                <w:rFonts w:asciiTheme="minorHAnsi" w:hAnsiTheme="minorHAnsi"/>
                <w:sz w:val="12"/>
                <w:szCs w:val="12"/>
              </w:rPr>
              <w:t xml:space="preserve"> </w:t>
            </w:r>
            <w:r w:rsidRPr="00912BD5">
              <w:rPr>
                <w:rFonts w:asciiTheme="minorHAnsi" w:hAnsiTheme="minorHAnsi"/>
                <w:sz w:val="12"/>
                <w:szCs w:val="12"/>
                <w:highlight w:val="yellow"/>
              </w:rPr>
              <w:t>I08</w:t>
            </w:r>
            <w:r w:rsidRPr="00912BD5">
              <w:rPr>
                <w:rFonts w:asciiTheme="minorHAnsi" w:hAnsiTheme="minorHAnsi"/>
                <w:sz w:val="12"/>
                <w:szCs w:val="12"/>
              </w:rPr>
              <w:t>=</w:t>
            </w:r>
          </w:p>
          <w:p w14:paraId="334C66C3" w14:textId="08A98F50" w:rsidR="001044EF" w:rsidRPr="00912BD5" w:rsidRDefault="001044EF" w:rsidP="00172DB2">
            <w:pPr>
              <w:keepNext/>
              <w:rPr>
                <w:rFonts w:asciiTheme="minorHAnsi" w:hAnsiTheme="minorHAnsi"/>
                <w:sz w:val="12"/>
                <w:szCs w:val="12"/>
              </w:rPr>
            </w:pPr>
            <w:r w:rsidRPr="00912BD5">
              <w:rPr>
                <w:rFonts w:asciiTheme="minorHAnsi" w:hAnsiTheme="minorHAnsi"/>
                <w:sz w:val="12"/>
                <w:szCs w:val="12"/>
              </w:rPr>
              <w:t xml:space="preserve">*Ducts </w:t>
            </w:r>
            <w:del w:id="386" w:author="Russ King" w:date="2021-11-21T18:41:00Z">
              <w:r w:rsidRPr="00912BD5" w:rsidDel="002D4829">
                <w:rPr>
                  <w:rFonts w:asciiTheme="minorHAnsi" w:hAnsiTheme="minorHAnsi"/>
                  <w:sz w:val="12"/>
                  <w:szCs w:val="12"/>
                </w:rPr>
                <w:delText>≥R4.2</w:delText>
              </w:r>
            </w:del>
            <w:r w:rsidRPr="00912BD5">
              <w:rPr>
                <w:rFonts w:asciiTheme="minorHAnsi" w:hAnsiTheme="minorHAnsi"/>
                <w:sz w:val="12"/>
                <w:szCs w:val="12"/>
              </w:rPr>
              <w:t xml:space="preserve"> </w:t>
            </w:r>
            <w:ins w:id="387" w:author="Russ King" w:date="2021-11-21T18:41:00Z">
              <w:r w:rsidR="002D4829">
                <w:rPr>
                  <w:rFonts w:asciiTheme="minorHAnsi" w:hAnsiTheme="minorHAnsi"/>
                  <w:sz w:val="12"/>
                  <w:szCs w:val="12"/>
                </w:rPr>
                <w:t>&lt;R-6</w:t>
              </w:r>
            </w:ins>
            <w:ins w:id="388" w:author="Russ King" w:date="2021-11-21T18:43:00Z">
              <w:r w:rsidR="002D4829">
                <w:rPr>
                  <w:rFonts w:asciiTheme="minorHAnsi" w:hAnsiTheme="minorHAnsi"/>
                  <w:sz w:val="12"/>
                  <w:szCs w:val="12"/>
                </w:rPr>
                <w:t xml:space="preserve"> </w:t>
              </w:r>
            </w:ins>
            <w:r w:rsidRPr="00912BD5">
              <w:rPr>
                <w:rFonts w:asciiTheme="minorHAnsi" w:hAnsiTheme="minorHAnsi"/>
                <w:sz w:val="12"/>
                <w:szCs w:val="12"/>
              </w:rPr>
              <w:t>entirely in Conditioned Space,</w:t>
            </w:r>
          </w:p>
          <w:p w14:paraId="150F14EB" w14:textId="03B2F22F" w:rsidR="001044EF" w:rsidRPr="00912BD5" w:rsidRDefault="001044EF" w:rsidP="00172DB2">
            <w:pPr>
              <w:keepNext/>
              <w:rPr>
                <w:rFonts w:asciiTheme="minorHAnsi" w:hAnsiTheme="minorHAnsi"/>
                <w:sz w:val="12"/>
                <w:szCs w:val="12"/>
              </w:rPr>
            </w:pPr>
            <w:r w:rsidRPr="00912BD5">
              <w:rPr>
                <w:rFonts w:asciiTheme="minorHAnsi" w:hAnsiTheme="minorHAnsi"/>
                <w:b/>
                <w:sz w:val="12"/>
                <w:szCs w:val="12"/>
              </w:rPr>
              <w:t>then</w:t>
            </w:r>
            <w:r w:rsidRPr="00912BD5">
              <w:rPr>
                <w:rFonts w:asciiTheme="minorHAnsi" w:hAnsiTheme="minorHAnsi"/>
                <w:sz w:val="12"/>
                <w:szCs w:val="12"/>
              </w:rPr>
              <w:t xml:space="preserve"> </w:t>
            </w:r>
            <w:ins w:id="389" w:author="Shewmaker, Michael@Energy" w:date="2022-01-31T17:45:00Z">
              <w:r w:rsidR="00E5061A">
                <w:rPr>
                  <w:rFonts w:asciiTheme="minorHAnsi" w:hAnsiTheme="minorHAnsi"/>
                  <w:sz w:val="12"/>
                  <w:szCs w:val="12"/>
                </w:rPr>
                <w:t xml:space="preserve">value </w:t>
              </w:r>
            </w:ins>
            <w:del w:id="390" w:author="Russ King" w:date="2021-11-21T18:41:00Z">
              <w:r w:rsidRPr="00912BD5" w:rsidDel="002D4829">
                <w:rPr>
                  <w:rFonts w:asciiTheme="minorHAnsi" w:hAnsiTheme="minorHAnsi"/>
                  <w:sz w:val="12"/>
                  <w:szCs w:val="12"/>
                </w:rPr>
                <w:delText>R-4.2</w:delText>
              </w:r>
            </w:del>
            <w:ins w:id="391" w:author="Russ King" w:date="2021-11-21T18:41:00Z">
              <w:r w:rsidR="002D4829">
                <w:rPr>
                  <w:rFonts w:asciiTheme="minorHAnsi" w:hAnsiTheme="minorHAnsi"/>
                  <w:sz w:val="12"/>
                  <w:szCs w:val="12"/>
                </w:rPr>
                <w:t>&lt;R-6</w:t>
              </w:r>
            </w:ins>
            <w:r w:rsidRPr="00912BD5">
              <w:rPr>
                <w:rFonts w:asciiTheme="minorHAnsi" w:hAnsiTheme="minorHAnsi"/>
                <w:sz w:val="12"/>
                <w:szCs w:val="12"/>
              </w:rPr>
              <w:t xml:space="preserve"> </w:t>
            </w:r>
            <w:proofErr w:type="gramStart"/>
            <w:r w:rsidRPr="00912BD5">
              <w:rPr>
                <w:rFonts w:asciiTheme="minorHAnsi" w:hAnsiTheme="minorHAnsi"/>
                <w:sz w:val="12"/>
                <w:szCs w:val="12"/>
              </w:rPr>
              <w:t>complies;</w:t>
            </w:r>
            <w:proofErr w:type="gramEnd"/>
          </w:p>
          <w:p w14:paraId="7EA2392F" w14:textId="77777777" w:rsidR="001044EF" w:rsidRPr="00912BD5" w:rsidRDefault="001044EF" w:rsidP="00172DB2">
            <w:pPr>
              <w:keepNext/>
              <w:rPr>
                <w:rFonts w:asciiTheme="minorHAnsi" w:hAnsiTheme="minorHAnsi"/>
                <w:sz w:val="12"/>
                <w:szCs w:val="12"/>
              </w:rPr>
            </w:pPr>
          </w:p>
          <w:p w14:paraId="26FCBF75" w14:textId="3078BAA8" w:rsidR="001044EF" w:rsidRPr="0065068B" w:rsidRDefault="001044EF" w:rsidP="00172DB2">
            <w:pPr>
              <w:keepNext/>
              <w:rPr>
                <w:rFonts w:ascii="Calibri" w:hAnsi="Calibri"/>
                <w:sz w:val="14"/>
                <w:szCs w:val="14"/>
              </w:rPr>
            </w:pPr>
            <w:r w:rsidRPr="00912BD5">
              <w:rPr>
                <w:rFonts w:asciiTheme="minorHAnsi" w:hAnsiTheme="minorHAnsi"/>
                <w:sz w:val="12"/>
                <w:szCs w:val="12"/>
              </w:rPr>
              <w:t>else flag non-compliant value and do not allow registration to proceed &gt;&gt;</w:t>
            </w:r>
            <w:r>
              <w:rPr>
                <w:rFonts w:asciiTheme="minorHAnsi" w:hAnsiTheme="minorHAnsi"/>
                <w:sz w:val="14"/>
                <w:szCs w:val="14"/>
              </w:rPr>
              <w:t xml:space="preserve"> </w:t>
            </w:r>
          </w:p>
        </w:tc>
        <w:tc>
          <w:tcPr>
            <w:tcW w:w="1170" w:type="dxa"/>
            <w:tcMar>
              <w:left w:w="29" w:type="dxa"/>
              <w:right w:w="29" w:type="dxa"/>
            </w:tcMar>
          </w:tcPr>
          <w:p w14:paraId="22CF724C" w14:textId="03903256"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&lt;&lt; Default Value=</w:t>
            </w:r>
            <w:r w:rsidRPr="00CD0B58">
              <w:rPr>
                <w:rFonts w:asciiTheme="minorHAnsi" w:hAnsiTheme="minorHAnsi"/>
                <w:sz w:val="12"/>
                <w:szCs w:val="12"/>
                <w:u w:val="single"/>
              </w:rPr>
              <w:t xml:space="preserve">No </w:t>
            </w:r>
            <w:r w:rsidR="00747E3F">
              <w:rPr>
                <w:rFonts w:asciiTheme="minorHAnsi" w:hAnsiTheme="minorHAnsi"/>
                <w:sz w:val="12"/>
                <w:szCs w:val="12"/>
                <w:u w:val="single"/>
              </w:rPr>
              <w:t>Exceptions</w:t>
            </w:r>
            <w:r w:rsidRPr="00CD0B58">
              <w:rPr>
                <w:rFonts w:asciiTheme="minorHAnsi" w:hAnsiTheme="minorHAnsi"/>
                <w:sz w:val="12"/>
                <w:szCs w:val="12"/>
                <w:u w:val="single"/>
              </w:rPr>
              <w:t>,</w:t>
            </w:r>
            <w:r w:rsidRPr="00CD0B58" w:rsidDel="00183D83">
              <w:rPr>
                <w:rFonts w:asciiTheme="minorHAnsi" w:hAnsiTheme="minorHAnsi"/>
                <w:sz w:val="12"/>
                <w:szCs w:val="12"/>
              </w:rPr>
              <w:t xml:space="preserve"> </w:t>
            </w:r>
          </w:p>
          <w:p w14:paraId="4CCDDEAE" w14:textId="77777777" w:rsidR="001044EF" w:rsidRPr="00CD0B58" w:rsidRDefault="001044EF" w:rsidP="00172DB2">
            <w:pPr>
              <w:keepNext/>
              <w:rPr>
                <w:rFonts w:asciiTheme="minorHAnsi" w:hAnsiTheme="minorHAnsi"/>
                <w:sz w:val="12"/>
                <w:szCs w:val="12"/>
              </w:rPr>
            </w:pPr>
          </w:p>
          <w:p w14:paraId="5150E7EB" w14:textId="4E7FB7CC"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allow user to override the default and select one or more of the following two values:</w:t>
            </w:r>
          </w:p>
          <w:p w14:paraId="27DDF385" w14:textId="39F766F6" w:rsidR="001044EF" w:rsidRPr="00CD0B58" w:rsidDel="00C45965" w:rsidRDefault="001044EF" w:rsidP="00172DB2">
            <w:pPr>
              <w:keepNext/>
              <w:rPr>
                <w:del w:id="392" w:author="Shewmaker, Michael@Energy" w:date="2022-01-26T09:35:00Z"/>
                <w:rFonts w:asciiTheme="minorHAnsi" w:hAnsiTheme="minorHAnsi"/>
                <w:sz w:val="12"/>
                <w:szCs w:val="12"/>
              </w:rPr>
            </w:pPr>
            <w:r w:rsidRPr="00CD0B58">
              <w:rPr>
                <w:rFonts w:asciiTheme="minorHAnsi" w:hAnsiTheme="minorHAnsi"/>
                <w:sz w:val="12"/>
                <w:szCs w:val="12"/>
              </w:rPr>
              <w:t>*</w:t>
            </w:r>
            <w:del w:id="393" w:author="Shewmaker, Michael@Energy" w:date="2022-01-26T09:35:00Z">
              <w:r w:rsidRPr="00CD0B58" w:rsidDel="00C45965">
                <w:rPr>
                  <w:rFonts w:asciiTheme="minorHAnsi" w:hAnsiTheme="minorHAnsi"/>
                  <w:sz w:val="12"/>
                  <w:szCs w:val="12"/>
                </w:rPr>
                <w:delText xml:space="preserve">uninsulated </w:delText>
              </w:r>
            </w:del>
            <w:ins w:id="394" w:author="Russ King" w:date="2021-11-21T18:46:00Z">
              <w:del w:id="395" w:author="Shewmaker, Michael@Energy" w:date="2022-01-26T09:35:00Z">
                <w:r w:rsidR="00AF08C9" w:rsidDel="00C45965">
                  <w:rPr>
                    <w:rFonts w:asciiTheme="minorHAnsi" w:hAnsiTheme="minorHAnsi"/>
                    <w:sz w:val="12"/>
                    <w:szCs w:val="12"/>
                  </w:rPr>
                  <w:delText>&lt;R-6</w:delText>
                </w:r>
              </w:del>
            </w:ins>
            <w:ins w:id="396" w:author="Russ King" w:date="2021-11-21T18:47:00Z">
              <w:del w:id="397" w:author="Shewmaker, Michael@Energy" w:date="2022-01-26T09:35:00Z">
                <w:r w:rsidR="00AF08C9" w:rsidDel="00C45965">
                  <w:rPr>
                    <w:rFonts w:asciiTheme="minorHAnsi" w:hAnsiTheme="minorHAnsi"/>
                    <w:sz w:val="12"/>
                    <w:szCs w:val="12"/>
                  </w:rPr>
                  <w:delText xml:space="preserve"> </w:delText>
                </w:r>
              </w:del>
            </w:ins>
            <w:del w:id="398" w:author="Shewmaker, Michael@Energy" w:date="2022-01-26T09:35:00Z">
              <w:r w:rsidRPr="00CD0B58" w:rsidDel="00C45965">
                <w:rPr>
                  <w:rFonts w:asciiTheme="minorHAnsi" w:hAnsiTheme="minorHAnsi"/>
                  <w:sz w:val="12"/>
                  <w:szCs w:val="12"/>
                </w:rPr>
                <w:delText xml:space="preserve">ducts in wall cavity </w:delText>
              </w:r>
            </w:del>
          </w:p>
          <w:p w14:paraId="08D4044B" w14:textId="4124D5C6" w:rsidR="001044EF" w:rsidRPr="00CD0B58" w:rsidDel="00C45965" w:rsidRDefault="001044EF" w:rsidP="00172DB2">
            <w:pPr>
              <w:keepNext/>
              <w:rPr>
                <w:del w:id="399" w:author="Shewmaker, Michael@Energy" w:date="2022-01-26T09:35:00Z"/>
                <w:rFonts w:asciiTheme="minorHAnsi" w:hAnsiTheme="minorHAnsi"/>
                <w:sz w:val="12"/>
                <w:szCs w:val="12"/>
              </w:rPr>
            </w:pPr>
            <w:del w:id="400" w:author="Shewmaker, Michael@Energy" w:date="2022-01-26T09:35:00Z">
              <w:r w:rsidRPr="00CD0B58" w:rsidDel="00C45965">
                <w:rPr>
                  <w:rFonts w:asciiTheme="minorHAnsi" w:hAnsiTheme="minorHAnsi"/>
                  <w:sz w:val="12"/>
                  <w:szCs w:val="12"/>
                </w:rPr>
                <w:delText xml:space="preserve">*Uninsulated </w:delText>
              </w:r>
            </w:del>
            <w:ins w:id="401" w:author="Russ King" w:date="2021-11-21T18:47:00Z">
              <w:del w:id="402" w:author="Shewmaker, Michael@Energy" w:date="2022-01-26T09:35:00Z">
                <w:r w:rsidR="00AF08C9" w:rsidDel="00C45965">
                  <w:rPr>
                    <w:rFonts w:asciiTheme="minorHAnsi" w:hAnsiTheme="minorHAnsi"/>
                    <w:sz w:val="12"/>
                    <w:szCs w:val="12"/>
                  </w:rPr>
                  <w:delText>&lt;R-6</w:delText>
                </w:r>
              </w:del>
            </w:ins>
            <w:del w:id="403" w:author="Shewmaker, Michael@Energy" w:date="2022-01-26T09:35:00Z">
              <w:r w:rsidRPr="00CD0B58" w:rsidDel="00C45965">
                <w:rPr>
                  <w:rFonts w:asciiTheme="minorHAnsi" w:hAnsiTheme="minorHAnsi"/>
                  <w:sz w:val="12"/>
                  <w:szCs w:val="12"/>
                </w:rPr>
                <w:delText xml:space="preserve">exposed ducts </w:delText>
              </w:r>
            </w:del>
          </w:p>
          <w:p w14:paraId="48B575F5" w14:textId="0502989F" w:rsidR="001044EF" w:rsidRPr="00CD0B58" w:rsidRDefault="001044EF" w:rsidP="00C45965">
            <w:pPr>
              <w:keepNext/>
              <w:rPr>
                <w:rFonts w:asciiTheme="minorHAnsi" w:hAnsiTheme="minorHAnsi"/>
                <w:sz w:val="12"/>
                <w:szCs w:val="12"/>
              </w:rPr>
            </w:pPr>
            <w:del w:id="404" w:author="Shewmaker, Michael@Energy" w:date="2022-01-26T09:35:00Z">
              <w:r w:rsidRPr="00CD0B58" w:rsidDel="00C45965">
                <w:rPr>
                  <w:rFonts w:asciiTheme="minorHAnsi" w:hAnsiTheme="minorHAnsi"/>
                  <w:sz w:val="12"/>
                  <w:szCs w:val="12"/>
                </w:rPr>
                <w:delText xml:space="preserve"> in directly conditioned space </w:delText>
              </w:r>
            </w:del>
            <w:ins w:id="405" w:author="Shewmaker, Michael@Energy" w:date="2022-01-26T09:35:00Z">
              <w:r w:rsidR="00C45965">
                <w:rPr>
                  <w:rFonts w:asciiTheme="minorHAnsi" w:hAnsiTheme="minorHAnsi"/>
                  <w:sz w:val="12"/>
                  <w:szCs w:val="12"/>
                </w:rPr>
                <w:t xml:space="preserve">portions of uninsulated </w:t>
              </w:r>
            </w:ins>
            <w:ins w:id="406" w:author="Shewmaker, Michael@Energy" w:date="2022-01-26T09:36:00Z">
              <w:r w:rsidR="00BE2003">
                <w:rPr>
                  <w:rFonts w:asciiTheme="minorHAnsi" w:hAnsiTheme="minorHAnsi"/>
                  <w:sz w:val="12"/>
                  <w:szCs w:val="12"/>
                </w:rPr>
                <w:t xml:space="preserve">or &lt;R-6 ducts in conditioned </w:t>
              </w:r>
              <w:proofErr w:type="gramStart"/>
              <w:r w:rsidR="00BE2003">
                <w:rPr>
                  <w:rFonts w:asciiTheme="minorHAnsi" w:hAnsiTheme="minorHAnsi"/>
                  <w:sz w:val="12"/>
                  <w:szCs w:val="12"/>
                </w:rPr>
                <w:t>space;</w:t>
              </w:r>
            </w:ins>
            <w:proofErr w:type="gramEnd"/>
          </w:p>
          <w:p w14:paraId="747B0122" w14:textId="77777777" w:rsidR="001044EF" w:rsidRPr="00CD0B58" w:rsidRDefault="001044EF" w:rsidP="00172DB2">
            <w:pPr>
              <w:keepNext/>
              <w:rPr>
                <w:rFonts w:asciiTheme="minorHAnsi" w:hAnsiTheme="minorHAnsi"/>
                <w:sz w:val="12"/>
                <w:szCs w:val="12"/>
              </w:rPr>
            </w:pPr>
          </w:p>
          <w:p w14:paraId="2DE759FB" w14:textId="4708900A" w:rsidR="001044EF" w:rsidRPr="00CD0B58" w:rsidRDefault="001044EF" w:rsidP="00172DB2">
            <w:pPr>
              <w:keepNext/>
              <w:rPr>
                <w:rFonts w:asciiTheme="minorHAnsi" w:hAnsiTheme="minorHAnsi"/>
                <w:sz w:val="12"/>
                <w:szCs w:val="12"/>
              </w:rPr>
            </w:pPr>
            <w:r w:rsidRPr="00CD0B58">
              <w:rPr>
                <w:rFonts w:asciiTheme="minorHAnsi" w:hAnsiTheme="minorHAnsi"/>
                <w:b/>
                <w:sz w:val="12"/>
                <w:szCs w:val="12"/>
              </w:rPr>
              <w:t>if</w:t>
            </w:r>
            <w:r w:rsidRPr="00CD0B58">
              <w:rPr>
                <w:rFonts w:asciiTheme="minorHAnsi" w:hAnsiTheme="minorHAnsi"/>
                <w:sz w:val="12"/>
                <w:szCs w:val="12"/>
              </w:rPr>
              <w:t xml:space="preserve"> values in both </w:t>
            </w:r>
            <w:r w:rsidRPr="00CD0B58">
              <w:rPr>
                <w:rFonts w:asciiTheme="minorHAnsi" w:hAnsiTheme="minorHAnsi"/>
                <w:sz w:val="12"/>
                <w:szCs w:val="12"/>
                <w:highlight w:val="yellow"/>
              </w:rPr>
              <w:t>I04</w:t>
            </w:r>
            <w:r w:rsidRPr="00CD0B58">
              <w:rPr>
                <w:rFonts w:asciiTheme="minorHAnsi" w:hAnsiTheme="minorHAnsi"/>
                <w:sz w:val="12"/>
                <w:szCs w:val="12"/>
              </w:rPr>
              <w:t xml:space="preserve"> and </w:t>
            </w:r>
            <w:r w:rsidRPr="00CD0B58">
              <w:rPr>
                <w:rFonts w:asciiTheme="minorHAnsi" w:hAnsiTheme="minorHAnsi"/>
                <w:sz w:val="12"/>
                <w:szCs w:val="12"/>
                <w:highlight w:val="yellow"/>
              </w:rPr>
              <w:t>I06</w:t>
            </w:r>
            <w:r w:rsidRPr="00CD0B58">
              <w:rPr>
                <w:rFonts w:asciiTheme="minorHAnsi" w:hAnsiTheme="minorHAnsi"/>
                <w:sz w:val="12"/>
                <w:szCs w:val="12"/>
              </w:rPr>
              <w:t xml:space="preserve">= </w:t>
            </w:r>
          </w:p>
          <w:p w14:paraId="1F73C9ED" w14:textId="24322C78"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w:t>
            </w:r>
            <w:proofErr w:type="spellStart"/>
            <w:r w:rsidRPr="00CD0B58">
              <w:rPr>
                <w:rFonts w:asciiTheme="minorHAnsi" w:hAnsiTheme="minorHAnsi"/>
                <w:sz w:val="12"/>
                <w:szCs w:val="12"/>
              </w:rPr>
              <w:t>DuctsInAll</w:t>
            </w:r>
            <w:proofErr w:type="spellEnd"/>
            <w:r w:rsidRPr="00CD0B58">
              <w:rPr>
                <w:rFonts w:asciiTheme="minorHAnsi" w:hAnsiTheme="minorHAnsi"/>
                <w:sz w:val="12"/>
                <w:szCs w:val="12"/>
              </w:rPr>
              <w:t>-conditioned space-entirely,</w:t>
            </w:r>
          </w:p>
          <w:p w14:paraId="38165779" w14:textId="77777777" w:rsidR="001044EF" w:rsidRPr="00CD0B58" w:rsidRDefault="001044EF" w:rsidP="00172DB2">
            <w:pPr>
              <w:keepNext/>
              <w:rPr>
                <w:rFonts w:asciiTheme="minorHAnsi" w:hAnsiTheme="minorHAnsi"/>
                <w:sz w:val="12"/>
                <w:szCs w:val="12"/>
              </w:rPr>
            </w:pPr>
            <w:r w:rsidRPr="00CD0B58">
              <w:rPr>
                <w:rFonts w:asciiTheme="minorHAnsi" w:hAnsiTheme="minorHAnsi"/>
                <w:b/>
                <w:sz w:val="12"/>
                <w:szCs w:val="12"/>
              </w:rPr>
              <w:t>then</w:t>
            </w:r>
            <w:r w:rsidRPr="00CD0B58">
              <w:rPr>
                <w:rFonts w:asciiTheme="minorHAnsi" w:hAnsiTheme="minorHAnsi"/>
                <w:sz w:val="12"/>
                <w:szCs w:val="12"/>
              </w:rPr>
              <w:t xml:space="preserve"> also allow user to select the following value:</w:t>
            </w:r>
          </w:p>
          <w:p w14:paraId="26FCBF78" w14:textId="688E79E6" w:rsidR="001044EF" w:rsidRPr="00CD0B58" w:rsidRDefault="001044EF" w:rsidP="00172DB2">
            <w:pPr>
              <w:keepNext/>
              <w:rPr>
                <w:rFonts w:asciiTheme="minorHAnsi" w:hAnsiTheme="minorHAnsi"/>
                <w:sz w:val="12"/>
                <w:szCs w:val="12"/>
              </w:rPr>
            </w:pPr>
            <w:r w:rsidRPr="00CD0B58">
              <w:rPr>
                <w:rFonts w:asciiTheme="minorHAnsi" w:hAnsiTheme="minorHAnsi"/>
                <w:sz w:val="12"/>
                <w:szCs w:val="12"/>
              </w:rPr>
              <w:t xml:space="preserve">*Ducts </w:t>
            </w:r>
            <w:ins w:id="407" w:author="Shewmaker, Michael@Energy" w:date="2022-01-26T09:37:00Z">
              <w:r w:rsidR="00DF422C">
                <w:rPr>
                  <w:rFonts w:asciiTheme="minorHAnsi" w:hAnsiTheme="minorHAnsi"/>
                  <w:sz w:val="12"/>
                  <w:szCs w:val="12"/>
                </w:rPr>
                <w:t xml:space="preserve">uninsulated </w:t>
              </w:r>
              <w:r w:rsidR="00EC4EF7">
                <w:rPr>
                  <w:rFonts w:asciiTheme="minorHAnsi" w:hAnsiTheme="minorHAnsi"/>
                  <w:sz w:val="12"/>
                  <w:szCs w:val="12"/>
                </w:rPr>
                <w:t xml:space="preserve">or </w:t>
              </w:r>
            </w:ins>
            <w:del w:id="408" w:author="Russ King" w:date="2021-11-21T18:43:00Z">
              <w:r w:rsidRPr="00CD0B58" w:rsidDel="002D4829">
                <w:rPr>
                  <w:rFonts w:asciiTheme="minorHAnsi" w:hAnsiTheme="minorHAnsi"/>
                  <w:sz w:val="12"/>
                  <w:szCs w:val="12"/>
                </w:rPr>
                <w:delText>≥R4.2</w:delText>
              </w:r>
            </w:del>
            <w:ins w:id="409" w:author="Russ King" w:date="2021-11-21T18:43:00Z">
              <w:r w:rsidR="002D4829">
                <w:rPr>
                  <w:rFonts w:asciiTheme="minorHAnsi" w:hAnsiTheme="minorHAnsi"/>
                  <w:sz w:val="12"/>
                  <w:szCs w:val="12"/>
                </w:rPr>
                <w:t>&lt;R-6</w:t>
              </w:r>
            </w:ins>
            <w:r w:rsidRPr="00CD0B58">
              <w:rPr>
                <w:rFonts w:asciiTheme="minorHAnsi" w:hAnsiTheme="minorHAnsi"/>
                <w:sz w:val="12"/>
                <w:szCs w:val="12"/>
              </w:rPr>
              <w:t xml:space="preserve"> </w:t>
            </w:r>
            <w:ins w:id="410" w:author="Shewmaker, Michael@Energy" w:date="2022-01-26T09:37:00Z">
              <w:r w:rsidR="00EC4EF7">
                <w:rPr>
                  <w:rFonts w:asciiTheme="minorHAnsi" w:hAnsiTheme="minorHAnsi"/>
                  <w:sz w:val="12"/>
                  <w:szCs w:val="12"/>
                </w:rPr>
                <w:t xml:space="preserve">ducts </w:t>
              </w:r>
            </w:ins>
            <w:r w:rsidRPr="00CD0B58">
              <w:rPr>
                <w:rFonts w:asciiTheme="minorHAnsi" w:hAnsiTheme="minorHAnsi"/>
                <w:sz w:val="12"/>
                <w:szCs w:val="12"/>
              </w:rPr>
              <w:t>entirely in conditioned space&gt;&gt;</w:t>
            </w:r>
          </w:p>
        </w:tc>
        <w:tc>
          <w:tcPr>
            <w:tcW w:w="1440" w:type="dxa"/>
            <w:tcMar>
              <w:left w:w="29" w:type="dxa"/>
              <w:right w:w="29" w:type="dxa"/>
            </w:tcMar>
          </w:tcPr>
          <w:p w14:paraId="79D296E7" w14:textId="77777777" w:rsidR="001044EF" w:rsidRPr="001044EF" w:rsidRDefault="001044EF" w:rsidP="00172DB2">
            <w:pPr>
              <w:keepNext/>
              <w:rPr>
                <w:rFonts w:ascii="Calibri" w:hAnsi="Calibri"/>
                <w:sz w:val="10"/>
                <w:szCs w:val="10"/>
              </w:rPr>
            </w:pPr>
            <w:r w:rsidRPr="001044EF">
              <w:rPr>
                <w:rFonts w:ascii="Calibri" w:hAnsi="Calibri"/>
                <w:sz w:val="10"/>
                <w:szCs w:val="10"/>
              </w:rPr>
              <w:t xml:space="preserve">&lt;&lt; </w:t>
            </w:r>
            <w:r w:rsidRPr="001044EF">
              <w:rPr>
                <w:rFonts w:ascii="Calibri" w:hAnsi="Calibri"/>
                <w:b/>
                <w:sz w:val="10"/>
                <w:szCs w:val="10"/>
              </w:rPr>
              <w:t>if</w:t>
            </w:r>
            <w:r w:rsidRPr="001044EF">
              <w:rPr>
                <w:rFonts w:ascii="Calibri" w:hAnsi="Calibri"/>
                <w:sz w:val="10"/>
                <w:szCs w:val="10"/>
              </w:rPr>
              <w:t xml:space="preserve"> System Type in </w:t>
            </w:r>
            <w:r w:rsidRPr="001044EF">
              <w:rPr>
                <w:rFonts w:ascii="Calibri" w:hAnsi="Calibri"/>
                <w:sz w:val="10"/>
                <w:szCs w:val="10"/>
                <w:highlight w:val="yellow"/>
              </w:rPr>
              <w:t>C05</w:t>
            </w:r>
            <w:r w:rsidRPr="001044EF">
              <w:rPr>
                <w:rFonts w:ascii="Calibri" w:hAnsi="Calibri"/>
                <w:sz w:val="10"/>
                <w:szCs w:val="10"/>
              </w:rPr>
              <w:t>=no cooling,</w:t>
            </w:r>
          </w:p>
          <w:p w14:paraId="177730F6" w14:textId="6DA605FE" w:rsidR="001044EF" w:rsidRPr="001044EF" w:rsidRDefault="001044EF" w:rsidP="00172DB2">
            <w:pPr>
              <w:keepNext/>
              <w:rPr>
                <w:rFonts w:asciiTheme="minorHAnsi" w:hAnsiTheme="minorHAnsi"/>
                <w:sz w:val="10"/>
                <w:szCs w:val="10"/>
              </w:rPr>
            </w:pPr>
            <w:r w:rsidRPr="001044EF">
              <w:rPr>
                <w:rFonts w:ascii="Calibri" w:hAnsi="Calibri"/>
                <w:b/>
                <w:sz w:val="10"/>
                <w:szCs w:val="10"/>
              </w:rPr>
              <w:t>then</w:t>
            </w:r>
            <w:r w:rsidRPr="001044EF">
              <w:rPr>
                <w:rFonts w:ascii="Calibri" w:hAnsi="Calibri"/>
                <w:sz w:val="10"/>
                <w:szCs w:val="10"/>
              </w:rPr>
              <w:t xml:space="preserve"> text value = "Exempt - No Cooling</w:t>
            </w:r>
            <w:proofErr w:type="gramStart"/>
            <w:r w:rsidRPr="001044EF">
              <w:rPr>
                <w:rFonts w:ascii="Calibri" w:hAnsi="Calibri"/>
                <w:sz w:val="10"/>
                <w:szCs w:val="10"/>
              </w:rPr>
              <w:t>";</w:t>
            </w:r>
            <w:proofErr w:type="gramEnd"/>
            <w:r w:rsidRPr="001044EF">
              <w:rPr>
                <w:rFonts w:asciiTheme="minorHAnsi" w:hAnsiTheme="minorHAnsi"/>
                <w:sz w:val="10"/>
                <w:szCs w:val="10"/>
              </w:rPr>
              <w:t xml:space="preserve"> </w:t>
            </w:r>
          </w:p>
          <w:p w14:paraId="12E68C65" w14:textId="77777777" w:rsidR="001044EF" w:rsidRPr="001044EF" w:rsidRDefault="001044EF" w:rsidP="00172DB2">
            <w:pPr>
              <w:keepNext/>
              <w:rPr>
                <w:rFonts w:asciiTheme="minorHAnsi" w:hAnsiTheme="minorHAnsi"/>
                <w:sz w:val="10"/>
                <w:szCs w:val="10"/>
              </w:rPr>
            </w:pPr>
          </w:p>
          <w:p w14:paraId="26FCBF7A" w14:textId="4EC7880C" w:rsidR="001044EF" w:rsidRPr="001044EF" w:rsidRDefault="001044EF" w:rsidP="00172DB2">
            <w:pPr>
              <w:keepNext/>
              <w:rPr>
                <w:rFonts w:asciiTheme="minorHAnsi" w:hAnsiTheme="minorHAnsi"/>
                <w:sz w:val="10"/>
                <w:szCs w:val="10"/>
              </w:rPr>
            </w:pPr>
            <w:r w:rsidRPr="001044EF">
              <w:rPr>
                <w:rFonts w:asciiTheme="minorHAnsi" w:hAnsiTheme="minorHAnsi"/>
                <w:b/>
                <w:sz w:val="10"/>
                <w:szCs w:val="10"/>
              </w:rPr>
              <w:t>elseif</w:t>
            </w:r>
            <w:r w:rsidRPr="001044EF">
              <w:rPr>
                <w:rFonts w:asciiTheme="minorHAnsi" w:hAnsiTheme="minorHAnsi"/>
                <w:sz w:val="10"/>
                <w:szCs w:val="10"/>
              </w:rPr>
              <w:t xml:space="preserve"> System Type in </w:t>
            </w:r>
            <w:r w:rsidRPr="001044EF">
              <w:rPr>
                <w:rFonts w:asciiTheme="minorHAnsi" w:hAnsiTheme="minorHAnsi"/>
                <w:sz w:val="10"/>
                <w:szCs w:val="10"/>
                <w:highlight w:val="yellow"/>
              </w:rPr>
              <w:t>C05</w:t>
            </w:r>
            <w:r w:rsidRPr="001044EF">
              <w:rPr>
                <w:rFonts w:asciiTheme="minorHAnsi" w:hAnsiTheme="minorHAnsi"/>
                <w:sz w:val="10"/>
                <w:szCs w:val="10"/>
              </w:rPr>
              <w:t>=one of the following</w:t>
            </w:r>
            <w:r w:rsidRPr="001044EF">
              <w:rPr>
                <w:sz w:val="10"/>
                <w:szCs w:val="10"/>
              </w:rPr>
              <w:t xml:space="preserve"> </w:t>
            </w:r>
            <w:r w:rsidRPr="001044EF">
              <w:rPr>
                <w:rFonts w:asciiTheme="minorHAnsi" w:hAnsiTheme="minorHAnsi"/>
                <w:sz w:val="10"/>
                <w:szCs w:val="10"/>
              </w:rPr>
              <w:t>three system types:</w:t>
            </w:r>
          </w:p>
          <w:p w14:paraId="26FCBF7B" w14:textId="77777777" w:rsidR="001044EF" w:rsidRPr="001044EF" w:rsidRDefault="001044EF" w:rsidP="00172DB2">
            <w:pPr>
              <w:keepNext/>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direct, or</w:t>
            </w:r>
          </w:p>
          <w:p w14:paraId="26FCBF7C" w14:textId="77777777" w:rsidR="001044EF" w:rsidRPr="001044EF" w:rsidRDefault="001044EF" w:rsidP="00172DB2">
            <w:pPr>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indirect, or</w:t>
            </w:r>
          </w:p>
          <w:p w14:paraId="26FCBF7D" w14:textId="77777777" w:rsidR="001044EF" w:rsidRPr="001044EF" w:rsidRDefault="001044EF" w:rsidP="00172DB2">
            <w:pPr>
              <w:keepNext/>
              <w:rPr>
                <w:rFonts w:asciiTheme="minorHAnsi" w:hAnsiTheme="minorHAnsi"/>
                <w:sz w:val="10"/>
                <w:szCs w:val="10"/>
              </w:rPr>
            </w:pPr>
            <w:r w:rsidRPr="001044EF">
              <w:rPr>
                <w:rFonts w:asciiTheme="minorHAnsi" w:hAnsiTheme="minorHAnsi"/>
                <w:sz w:val="10"/>
                <w:szCs w:val="10"/>
              </w:rPr>
              <w:t>*</w:t>
            </w:r>
            <w:proofErr w:type="gramStart"/>
            <w:r w:rsidRPr="001044EF">
              <w:rPr>
                <w:rFonts w:asciiTheme="minorHAnsi" w:hAnsiTheme="minorHAnsi"/>
                <w:sz w:val="10"/>
                <w:szCs w:val="10"/>
              </w:rPr>
              <w:t>evaporative</w:t>
            </w:r>
            <w:proofErr w:type="gramEnd"/>
            <w:r w:rsidRPr="001044EF">
              <w:rPr>
                <w:rFonts w:asciiTheme="minorHAnsi" w:hAnsiTheme="minorHAnsi"/>
                <w:sz w:val="10"/>
                <w:szCs w:val="10"/>
              </w:rPr>
              <w:t xml:space="preserve"> - </w:t>
            </w:r>
            <w:proofErr w:type="spellStart"/>
            <w:r w:rsidRPr="001044EF">
              <w:rPr>
                <w:rFonts w:asciiTheme="minorHAnsi" w:hAnsiTheme="minorHAnsi"/>
                <w:sz w:val="10"/>
                <w:szCs w:val="10"/>
              </w:rPr>
              <w:t>indirectdirect</w:t>
            </w:r>
            <w:proofErr w:type="spellEnd"/>
            <w:r w:rsidRPr="001044EF">
              <w:rPr>
                <w:rFonts w:asciiTheme="minorHAnsi" w:hAnsiTheme="minorHAnsi"/>
                <w:sz w:val="10"/>
                <w:szCs w:val="10"/>
              </w:rPr>
              <w:t>,</w:t>
            </w:r>
          </w:p>
          <w:p w14:paraId="26FCBF7E" w14:textId="1540E4C7" w:rsidR="001044EF" w:rsidRPr="001044EF" w:rsidRDefault="001044EF" w:rsidP="00172DB2">
            <w:pPr>
              <w:keepNext/>
              <w:rPr>
                <w:rFonts w:asciiTheme="minorHAnsi" w:hAnsiTheme="minorHAnsi"/>
                <w:sz w:val="10"/>
                <w:szCs w:val="10"/>
              </w:rPr>
            </w:pPr>
            <w:r w:rsidRPr="001044EF">
              <w:rPr>
                <w:rFonts w:asciiTheme="minorHAnsi" w:hAnsiTheme="minorHAnsi"/>
                <w:b/>
                <w:sz w:val="10"/>
                <w:szCs w:val="10"/>
              </w:rPr>
              <w:t>then</w:t>
            </w:r>
            <w:r w:rsidRPr="001044EF">
              <w:rPr>
                <w:rFonts w:asciiTheme="minorHAnsi" w:hAnsiTheme="minorHAnsi"/>
                <w:sz w:val="10"/>
                <w:szCs w:val="10"/>
              </w:rPr>
              <w:t xml:space="preserve"> text value = "Exempt - Evaporative System</w:t>
            </w:r>
            <w:proofErr w:type="gramStart"/>
            <w:r w:rsidRPr="001044EF">
              <w:rPr>
                <w:rFonts w:asciiTheme="minorHAnsi" w:hAnsiTheme="minorHAnsi"/>
                <w:sz w:val="10"/>
                <w:szCs w:val="10"/>
              </w:rPr>
              <w:t>";</w:t>
            </w:r>
            <w:proofErr w:type="gramEnd"/>
          </w:p>
          <w:p w14:paraId="26FCBF7F" w14:textId="77777777" w:rsidR="001044EF" w:rsidRPr="001044EF" w:rsidRDefault="001044EF" w:rsidP="00172DB2">
            <w:pPr>
              <w:keepNext/>
              <w:rPr>
                <w:rFonts w:ascii="Calibri" w:hAnsi="Calibri"/>
                <w:sz w:val="10"/>
                <w:szCs w:val="10"/>
              </w:rPr>
            </w:pPr>
          </w:p>
          <w:p w14:paraId="3CCEC0F8" w14:textId="4DE7CBA8" w:rsidR="001044EF" w:rsidRPr="001044EF" w:rsidRDefault="001044EF" w:rsidP="00172DB2">
            <w:pPr>
              <w:keepNext/>
              <w:rPr>
                <w:rFonts w:ascii="Calibri" w:hAnsi="Calibri"/>
                <w:sz w:val="10"/>
                <w:szCs w:val="10"/>
              </w:rPr>
            </w:pPr>
            <w:r w:rsidRPr="001044EF">
              <w:rPr>
                <w:rFonts w:ascii="Calibri" w:hAnsi="Calibri"/>
                <w:b/>
                <w:sz w:val="10"/>
                <w:szCs w:val="10"/>
              </w:rPr>
              <w:t>elseif</w:t>
            </w:r>
            <w:r w:rsidRPr="001044EF">
              <w:rPr>
                <w:rFonts w:ascii="Calibri" w:hAnsi="Calibri"/>
                <w:sz w:val="10"/>
                <w:szCs w:val="10"/>
              </w:rPr>
              <w:t xml:space="preserve"> </w:t>
            </w:r>
            <w:r w:rsidRPr="001044EF">
              <w:rPr>
                <w:rFonts w:ascii="Calibri" w:hAnsi="Calibri"/>
                <w:sz w:val="10"/>
                <w:szCs w:val="10"/>
                <w:highlight w:val="yellow"/>
              </w:rPr>
              <w:t xml:space="preserve">Section I </w:t>
            </w:r>
            <w:r w:rsidR="00387D53">
              <w:rPr>
                <w:rFonts w:ascii="Calibri" w:hAnsi="Calibri"/>
                <w:sz w:val="10"/>
                <w:szCs w:val="10"/>
                <w:highlight w:val="yellow"/>
              </w:rPr>
              <w:t>[</w:t>
            </w:r>
            <w:r w:rsidRPr="001044EF">
              <w:rPr>
                <w:rFonts w:ascii="Calibri" w:hAnsi="Calibri"/>
                <w:sz w:val="10"/>
                <w:szCs w:val="10"/>
                <w:highlight w:val="yellow"/>
              </w:rPr>
              <w:t>field 11</w:t>
            </w:r>
            <w:r w:rsidR="00387D53">
              <w:rPr>
                <w:rFonts w:ascii="Calibri" w:hAnsi="Calibri"/>
                <w:sz w:val="10"/>
                <w:szCs w:val="10"/>
              </w:rPr>
              <w:t xml:space="preserve"> or field 12] </w:t>
            </w:r>
            <w:r w:rsidRPr="001044EF">
              <w:rPr>
                <w:rFonts w:ascii="Calibri" w:hAnsi="Calibri"/>
                <w:sz w:val="10"/>
                <w:szCs w:val="10"/>
              </w:rPr>
              <w:t xml:space="preserve">=no, </w:t>
            </w:r>
            <w:r w:rsidRPr="001044EF">
              <w:rPr>
                <w:rFonts w:ascii="Calibri" w:hAnsi="Calibri"/>
                <w:b/>
                <w:sz w:val="10"/>
                <w:szCs w:val="10"/>
              </w:rPr>
              <w:t>then</w:t>
            </w:r>
            <w:r w:rsidRPr="001044EF">
              <w:rPr>
                <w:rFonts w:ascii="Calibri" w:hAnsi="Calibri"/>
                <w:sz w:val="10"/>
                <w:szCs w:val="10"/>
              </w:rPr>
              <w:t xml:space="preserve"> text value =</w:t>
            </w:r>
            <w:r w:rsidRPr="001044EF">
              <w:rPr>
                <w:sz w:val="10"/>
                <w:szCs w:val="10"/>
              </w:rPr>
              <w:t xml:space="preserve"> "</w:t>
            </w:r>
            <w:r w:rsidRPr="001044EF">
              <w:rPr>
                <w:rFonts w:ascii="Calibri" w:hAnsi="Calibri"/>
                <w:sz w:val="10"/>
                <w:szCs w:val="10"/>
              </w:rPr>
              <w:t xml:space="preserve">Exempt - </w:t>
            </w:r>
            <w:r w:rsidR="00387D53">
              <w:rPr>
                <w:rFonts w:ascii="Calibri" w:hAnsi="Calibri"/>
                <w:sz w:val="10"/>
                <w:szCs w:val="10"/>
              </w:rPr>
              <w:t>Approved</w:t>
            </w:r>
            <w:r w:rsidRPr="001044EF">
              <w:rPr>
                <w:rFonts w:ascii="Calibri" w:hAnsi="Calibri"/>
                <w:sz w:val="10"/>
                <w:szCs w:val="10"/>
              </w:rPr>
              <w:t xml:space="preserve"> Protocols N/A</w:t>
            </w:r>
            <w:proofErr w:type="gramStart"/>
            <w:r w:rsidRPr="001044EF">
              <w:rPr>
                <w:rFonts w:ascii="Calibri" w:hAnsi="Calibri"/>
                <w:sz w:val="10"/>
                <w:szCs w:val="10"/>
              </w:rPr>
              <w:t>";</w:t>
            </w:r>
            <w:proofErr w:type="gramEnd"/>
          </w:p>
          <w:p w14:paraId="62CDB000" w14:textId="77777777" w:rsidR="001044EF" w:rsidRPr="001044EF" w:rsidRDefault="001044EF" w:rsidP="00172DB2">
            <w:pPr>
              <w:keepNext/>
              <w:rPr>
                <w:rFonts w:ascii="Calibri" w:hAnsi="Calibri"/>
                <w:sz w:val="10"/>
                <w:szCs w:val="10"/>
              </w:rPr>
            </w:pPr>
          </w:p>
          <w:p w14:paraId="26FCBF80" w14:textId="37976108" w:rsidR="001044EF" w:rsidRPr="001044EF" w:rsidRDefault="001044EF" w:rsidP="00172DB2">
            <w:pPr>
              <w:keepNext/>
              <w:rPr>
                <w:rFonts w:ascii="Calibri" w:hAnsi="Calibri"/>
                <w:sz w:val="10"/>
                <w:szCs w:val="10"/>
              </w:rPr>
            </w:pPr>
            <w:r w:rsidRPr="001044EF">
              <w:rPr>
                <w:rFonts w:ascii="Calibri" w:hAnsi="Calibri"/>
                <w:b/>
                <w:sz w:val="10"/>
                <w:szCs w:val="10"/>
              </w:rPr>
              <w:t>elseif</w:t>
            </w:r>
            <w:r w:rsidRPr="001044EF">
              <w:rPr>
                <w:rFonts w:ascii="Calibri" w:hAnsi="Calibri"/>
                <w:sz w:val="10"/>
                <w:szCs w:val="10"/>
              </w:rPr>
              <w:t xml:space="preserve"> one or more of the following three conditions is true:</w:t>
            </w:r>
          </w:p>
          <w:p w14:paraId="26FCBF81" w14:textId="439558C0" w:rsidR="001044EF" w:rsidRPr="001044EF" w:rsidRDefault="001044EF" w:rsidP="00172DB2">
            <w:pPr>
              <w:keepNext/>
              <w:rPr>
                <w:rFonts w:ascii="Calibri" w:hAnsi="Calibri"/>
                <w:sz w:val="10"/>
                <w:szCs w:val="10"/>
              </w:rPr>
            </w:pPr>
            <w:r w:rsidRPr="001044EF">
              <w:rPr>
                <w:rFonts w:ascii="Calibri" w:hAnsi="Calibri"/>
                <w:sz w:val="10"/>
                <w:szCs w:val="10"/>
              </w:rPr>
              <w:t>**C09=Zonally Controlled</w:t>
            </w:r>
          </w:p>
          <w:p w14:paraId="26FCBF82" w14:textId="49425B90" w:rsidR="001044EF" w:rsidRPr="001044EF" w:rsidRDefault="001044EF" w:rsidP="00172DB2">
            <w:pPr>
              <w:keepNext/>
              <w:rPr>
                <w:rFonts w:ascii="Calibri" w:hAnsi="Calibri"/>
                <w:sz w:val="10"/>
                <w:szCs w:val="10"/>
              </w:rPr>
            </w:pPr>
            <w:r w:rsidRPr="001044EF">
              <w:rPr>
                <w:rFonts w:ascii="Calibri" w:hAnsi="Calibri"/>
                <w:sz w:val="10"/>
                <w:szCs w:val="10"/>
              </w:rPr>
              <w:t>**D04=yes (is CFI IAQ System)</w:t>
            </w:r>
          </w:p>
          <w:p w14:paraId="3D9F704F" w14:textId="571BB7DF" w:rsidR="001044EF" w:rsidRPr="001044EF" w:rsidRDefault="001044EF" w:rsidP="00172DB2">
            <w:pPr>
              <w:keepNext/>
              <w:rPr>
                <w:rFonts w:ascii="Calibri" w:hAnsi="Calibri"/>
                <w:sz w:val="10"/>
                <w:szCs w:val="10"/>
              </w:rPr>
            </w:pPr>
            <w:r w:rsidRPr="001044EF">
              <w:rPr>
                <w:rFonts w:ascii="Calibri" w:hAnsi="Calibri"/>
                <w:sz w:val="10"/>
                <w:szCs w:val="10"/>
              </w:rPr>
              <w:t>**F06=yes (is CFI IAQ System)</w:t>
            </w:r>
          </w:p>
          <w:p w14:paraId="26FCBF83" w14:textId="11BF828D" w:rsidR="001044EF" w:rsidRPr="001044EF" w:rsidRDefault="001044EF" w:rsidP="00172DB2">
            <w:pPr>
              <w:keepNext/>
              <w:rPr>
                <w:rFonts w:ascii="Calibri" w:hAnsi="Calibri"/>
                <w:sz w:val="10"/>
                <w:szCs w:val="10"/>
              </w:rPr>
            </w:pPr>
            <w:r w:rsidRPr="001044EF">
              <w:rPr>
                <w:rFonts w:ascii="Calibri" w:hAnsi="Calibri"/>
                <w:sz w:val="10"/>
                <w:szCs w:val="10"/>
              </w:rPr>
              <w:t>then text value = "HERS Verified Fan Efficacy and Airflow Rate</w:t>
            </w:r>
            <w:proofErr w:type="gramStart"/>
            <w:r w:rsidRPr="001044EF">
              <w:rPr>
                <w:rFonts w:ascii="Calibri" w:hAnsi="Calibri"/>
                <w:sz w:val="10"/>
                <w:szCs w:val="10"/>
              </w:rPr>
              <w:t>";</w:t>
            </w:r>
            <w:proofErr w:type="gramEnd"/>
          </w:p>
          <w:p w14:paraId="26FCBF84" w14:textId="77777777" w:rsidR="001044EF" w:rsidRPr="001044EF" w:rsidRDefault="001044EF" w:rsidP="00172DB2">
            <w:pPr>
              <w:keepNext/>
              <w:rPr>
                <w:rFonts w:ascii="Calibri" w:hAnsi="Calibri"/>
                <w:sz w:val="10"/>
                <w:szCs w:val="10"/>
              </w:rPr>
            </w:pPr>
          </w:p>
          <w:p w14:paraId="26FCBF85" w14:textId="6534B5F9" w:rsidR="001044EF" w:rsidRPr="001044EF" w:rsidRDefault="001044EF" w:rsidP="00172DB2">
            <w:pPr>
              <w:keepNext/>
              <w:rPr>
                <w:rFonts w:ascii="Calibri" w:hAnsi="Calibri"/>
                <w:sz w:val="10"/>
                <w:szCs w:val="10"/>
              </w:rPr>
            </w:pPr>
            <w:r w:rsidRPr="001044EF">
              <w:rPr>
                <w:rFonts w:ascii="Calibri" w:hAnsi="Calibri"/>
                <w:b/>
                <w:sz w:val="10"/>
                <w:szCs w:val="10"/>
              </w:rPr>
              <w:t>else</w:t>
            </w:r>
            <w:r w:rsidRPr="001044EF">
              <w:rPr>
                <w:rFonts w:ascii="Calibri" w:hAnsi="Calibri"/>
                <w:sz w:val="10"/>
                <w:szCs w:val="10"/>
              </w:rPr>
              <w:t xml:space="preserve"> </w:t>
            </w:r>
            <w:proofErr w:type="gramStart"/>
            <w:r w:rsidRPr="001044EF">
              <w:rPr>
                <w:rFonts w:ascii="Calibri" w:hAnsi="Calibri"/>
                <w:sz w:val="10"/>
                <w:szCs w:val="10"/>
              </w:rPr>
              <w:t>user</w:t>
            </w:r>
            <w:proofErr w:type="gramEnd"/>
            <w:r w:rsidRPr="001044EF">
              <w:rPr>
                <w:rFonts w:ascii="Calibri" w:hAnsi="Calibri"/>
                <w:sz w:val="10"/>
                <w:szCs w:val="10"/>
              </w:rPr>
              <w:t xml:space="preserve"> select one from the following two text values: </w:t>
            </w:r>
          </w:p>
          <w:p w14:paraId="26FCBF86" w14:textId="15FACA10" w:rsidR="001044EF" w:rsidRPr="001044EF" w:rsidRDefault="001044EF" w:rsidP="00172DB2">
            <w:pPr>
              <w:keepNext/>
              <w:rPr>
                <w:rFonts w:ascii="Calibri" w:hAnsi="Calibri"/>
                <w:sz w:val="10"/>
                <w:szCs w:val="10"/>
              </w:rPr>
            </w:pPr>
            <w:r w:rsidRPr="001044EF">
              <w:rPr>
                <w:rFonts w:ascii="Calibri" w:hAnsi="Calibri"/>
                <w:sz w:val="10"/>
                <w:szCs w:val="10"/>
              </w:rPr>
              <w:t xml:space="preserve">**"HERS Verified Fan Efficacy and Airflow </w:t>
            </w:r>
            <w:proofErr w:type="gramStart"/>
            <w:r w:rsidRPr="001044EF">
              <w:rPr>
                <w:rFonts w:ascii="Calibri" w:hAnsi="Calibri"/>
                <w:sz w:val="10"/>
                <w:szCs w:val="10"/>
              </w:rPr>
              <w:t>Rate;</w:t>
            </w:r>
            <w:proofErr w:type="gramEnd"/>
            <w:r w:rsidRPr="001044EF">
              <w:rPr>
                <w:rFonts w:ascii="Calibri" w:hAnsi="Calibri"/>
                <w:sz w:val="10"/>
                <w:szCs w:val="10"/>
              </w:rPr>
              <w:t xml:space="preserve"> </w:t>
            </w:r>
          </w:p>
          <w:p w14:paraId="26FCBF87" w14:textId="30BA23E9" w:rsidR="001044EF" w:rsidRPr="001044EF" w:rsidRDefault="001044EF" w:rsidP="00172DB2">
            <w:pPr>
              <w:keepNext/>
              <w:rPr>
                <w:rFonts w:ascii="Calibri" w:hAnsi="Calibri"/>
                <w:sz w:val="10"/>
                <w:szCs w:val="10"/>
                <w:u w:val="single"/>
              </w:rPr>
            </w:pPr>
            <w:r w:rsidRPr="001044EF">
              <w:rPr>
                <w:rFonts w:ascii="Calibri" w:hAnsi="Calibri"/>
                <w:sz w:val="10"/>
                <w:szCs w:val="10"/>
              </w:rPr>
              <w:t>**"HERS verified Return Duct Design per Table 150.0-B, C"; &gt;&gt;</w:t>
            </w:r>
          </w:p>
        </w:tc>
        <w:tc>
          <w:tcPr>
            <w:tcW w:w="900" w:type="dxa"/>
            <w:tcMar>
              <w:left w:w="29" w:type="dxa"/>
              <w:right w:w="29" w:type="dxa"/>
            </w:tcMar>
          </w:tcPr>
          <w:p w14:paraId="26FCBF8A" w14:textId="2EBE62F5" w:rsidR="001044EF" w:rsidRPr="001044EF" w:rsidRDefault="001044EF" w:rsidP="00172DB2">
            <w:pPr>
              <w:keepNext/>
              <w:rPr>
                <w:rFonts w:ascii="Calibri" w:hAnsi="Calibri"/>
                <w:sz w:val="12"/>
                <w:szCs w:val="12"/>
              </w:rPr>
            </w:pPr>
            <w:r w:rsidRPr="001044EF">
              <w:rPr>
                <w:rFonts w:ascii="Calibri" w:hAnsi="Calibri"/>
                <w:sz w:val="12"/>
                <w:szCs w:val="12"/>
              </w:rPr>
              <w:t xml:space="preserve">&lt;&lt;user enter integer value </w:t>
            </w:r>
            <w:proofErr w:type="gramStart"/>
            <w:r w:rsidRPr="001044EF">
              <w:rPr>
                <w:rFonts w:ascii="Calibri" w:hAnsi="Calibri"/>
                <w:sz w:val="12"/>
                <w:szCs w:val="12"/>
              </w:rPr>
              <w:t>( this</w:t>
            </w:r>
            <w:proofErr w:type="gramEnd"/>
            <w:r w:rsidRPr="001044EF">
              <w:rPr>
                <w:rFonts w:ascii="Calibri" w:hAnsi="Calibri"/>
                <w:sz w:val="12"/>
                <w:szCs w:val="12"/>
              </w:rPr>
              <w:t xml:space="preserve"> value will determine number of rows per indoor unit in next section if the total duct length is greater than 10 ft)&gt;&gt;</w:t>
            </w:r>
          </w:p>
        </w:tc>
        <w:tc>
          <w:tcPr>
            <w:tcW w:w="990" w:type="dxa"/>
            <w:tcMar>
              <w:left w:w="29" w:type="dxa"/>
              <w:right w:w="29" w:type="dxa"/>
            </w:tcMar>
          </w:tcPr>
          <w:p w14:paraId="1C836672" w14:textId="585B929B" w:rsidR="000A7848" w:rsidRPr="00EC0FE2" w:rsidRDefault="001044EF" w:rsidP="000A7848">
            <w:pPr>
              <w:keepNext/>
              <w:rPr>
                <w:rFonts w:ascii="Calibri" w:hAnsi="Calibri"/>
                <w:sz w:val="10"/>
                <w:szCs w:val="10"/>
              </w:rPr>
            </w:pPr>
            <w:r w:rsidRPr="00554A0C">
              <w:rPr>
                <w:rFonts w:ascii="Calibri" w:hAnsi="Calibri"/>
                <w:sz w:val="10"/>
                <w:szCs w:val="10"/>
              </w:rPr>
              <w:t>&lt;&lt;</w:t>
            </w:r>
            <w:r w:rsidR="000A7848">
              <w:rPr>
                <w:rFonts w:ascii="Calibri" w:hAnsi="Calibri"/>
                <w:b/>
                <w:sz w:val="10"/>
                <w:szCs w:val="10"/>
              </w:rPr>
              <w:t xml:space="preserve"> if</w:t>
            </w:r>
            <w:r w:rsidR="000A7848">
              <w:rPr>
                <w:rFonts w:ascii="Calibri" w:hAnsi="Calibri"/>
                <w:sz w:val="10"/>
                <w:szCs w:val="10"/>
              </w:rPr>
              <w:t xml:space="preserve"> </w:t>
            </w:r>
            <w:r w:rsidR="000A7848" w:rsidRPr="00554A0C">
              <w:rPr>
                <w:rFonts w:ascii="Calibri" w:hAnsi="Calibri"/>
                <w:sz w:val="10"/>
                <w:szCs w:val="10"/>
              </w:rPr>
              <w:t xml:space="preserve">system type in </w:t>
            </w:r>
            <w:r w:rsidR="000A7848" w:rsidRPr="000A7848">
              <w:rPr>
                <w:rFonts w:ascii="Calibri" w:hAnsi="Calibri"/>
                <w:sz w:val="10"/>
                <w:szCs w:val="10"/>
                <w:highlight w:val="yellow"/>
              </w:rPr>
              <w:t>C04</w:t>
            </w:r>
            <w:r w:rsidR="000A7848" w:rsidRPr="00554A0C">
              <w:rPr>
                <w:rFonts w:ascii="Calibri" w:hAnsi="Calibri"/>
                <w:sz w:val="10"/>
                <w:szCs w:val="10"/>
              </w:rPr>
              <w:t xml:space="preserve"> or </w:t>
            </w:r>
            <w:r w:rsidR="000A7848" w:rsidRPr="000A7848">
              <w:rPr>
                <w:rFonts w:ascii="Calibri" w:hAnsi="Calibri"/>
                <w:sz w:val="10"/>
                <w:szCs w:val="10"/>
                <w:highlight w:val="yellow"/>
              </w:rPr>
              <w:t>C05</w:t>
            </w:r>
            <w:r w:rsidR="000A7848" w:rsidRPr="00554A0C">
              <w:rPr>
                <w:rFonts w:ascii="Calibri" w:hAnsi="Calibri"/>
                <w:sz w:val="10"/>
                <w:szCs w:val="10"/>
              </w:rPr>
              <w:t xml:space="preserve"> is one of the following</w:t>
            </w:r>
            <w:r w:rsidR="000A7848">
              <w:rPr>
                <w:rFonts w:ascii="Calibri" w:hAnsi="Calibri"/>
                <w:sz w:val="10"/>
                <w:szCs w:val="10"/>
              </w:rPr>
              <w:t xml:space="preserve"> four</w:t>
            </w:r>
            <w:r w:rsidR="000A7848" w:rsidRPr="00554A0C">
              <w:rPr>
                <w:rFonts w:ascii="Calibri" w:hAnsi="Calibri"/>
                <w:sz w:val="10"/>
                <w:szCs w:val="10"/>
              </w:rPr>
              <w:t xml:space="preserve"> system types:</w:t>
            </w:r>
          </w:p>
          <w:p w14:paraId="77FDE5CC"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6265C0C3"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74A0EA34" w14:textId="77777777" w:rsidR="000A7848" w:rsidRPr="00AB7571"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5C45C646" w14:textId="77777777" w:rsidR="000A7848"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7BD44F28" w14:textId="77777777" w:rsidR="000A7848" w:rsidRDefault="000A7848" w:rsidP="000A7848">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245A009D" w14:textId="5778CB6F" w:rsidR="000A7848" w:rsidRDefault="000A7848" w:rsidP="00A51560">
            <w:pPr>
              <w:keepNext/>
              <w:rPr>
                <w:rFonts w:ascii="Calibri" w:hAnsi="Calibri"/>
                <w:sz w:val="10"/>
                <w:szCs w:val="10"/>
              </w:rPr>
            </w:pPr>
          </w:p>
          <w:p w14:paraId="7F0C391C" w14:textId="0CF4C8F8" w:rsidR="001044EF" w:rsidRPr="00554A0C" w:rsidRDefault="007A6054" w:rsidP="00A51560">
            <w:pPr>
              <w:keepNext/>
              <w:rPr>
                <w:rFonts w:ascii="Calibri" w:hAnsi="Calibri"/>
                <w:sz w:val="10"/>
                <w:szCs w:val="10"/>
              </w:rPr>
            </w:pPr>
            <w:r>
              <w:rPr>
                <w:rFonts w:ascii="Calibri" w:hAnsi="Calibri"/>
                <w:b/>
                <w:sz w:val="10"/>
                <w:szCs w:val="10"/>
              </w:rPr>
              <w:t>else</w:t>
            </w:r>
            <w:r w:rsidR="001044EF" w:rsidRPr="00554A0C">
              <w:rPr>
                <w:rFonts w:ascii="Calibri" w:hAnsi="Calibri"/>
                <w:b/>
                <w:sz w:val="10"/>
                <w:szCs w:val="10"/>
              </w:rPr>
              <w:t>if</w:t>
            </w:r>
            <w:r w:rsidR="001044EF" w:rsidRPr="00554A0C">
              <w:rPr>
                <w:rFonts w:ascii="Calibri" w:hAnsi="Calibri"/>
                <w:sz w:val="10"/>
                <w:szCs w:val="10"/>
              </w:rPr>
              <w:t xml:space="preserve"> system type in </w:t>
            </w:r>
            <w:r w:rsidR="001044EF" w:rsidRPr="007E1FCC">
              <w:rPr>
                <w:rFonts w:ascii="Calibri" w:hAnsi="Calibri"/>
                <w:sz w:val="10"/>
                <w:szCs w:val="10"/>
                <w:highlight w:val="yellow"/>
              </w:rPr>
              <w:t>C04</w:t>
            </w:r>
            <w:r w:rsidR="001044EF" w:rsidRPr="00554A0C">
              <w:rPr>
                <w:rFonts w:ascii="Calibri" w:hAnsi="Calibri"/>
                <w:sz w:val="10"/>
                <w:szCs w:val="10"/>
              </w:rPr>
              <w:t xml:space="preserve"> or </w:t>
            </w:r>
            <w:r w:rsidR="001044EF" w:rsidRPr="007E1FCC">
              <w:rPr>
                <w:rFonts w:ascii="Calibri" w:hAnsi="Calibri"/>
                <w:sz w:val="10"/>
                <w:szCs w:val="10"/>
                <w:highlight w:val="yellow"/>
              </w:rPr>
              <w:t>C05</w:t>
            </w:r>
            <w:r w:rsidR="001044EF" w:rsidRPr="00554A0C">
              <w:rPr>
                <w:rFonts w:ascii="Calibri" w:hAnsi="Calibri"/>
                <w:sz w:val="10"/>
                <w:szCs w:val="10"/>
              </w:rPr>
              <w:t xml:space="preserve"> is one of the following system types:</w:t>
            </w:r>
          </w:p>
          <w:p w14:paraId="12F7D64B"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split AC;</w:t>
            </w:r>
          </w:p>
          <w:p w14:paraId="48E4BD1C"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split HP</w:t>
            </w:r>
          </w:p>
          <w:p w14:paraId="0A37A80D" w14:textId="77777777" w:rsidR="001044EF" w:rsidRPr="00554A0C" w:rsidRDefault="001044EF" w:rsidP="00A51560">
            <w:pPr>
              <w:keepNext/>
              <w:rPr>
                <w:rFonts w:ascii="Calibri" w:hAnsi="Calibri"/>
                <w:sz w:val="10"/>
                <w:szCs w:val="10"/>
              </w:rPr>
            </w:pPr>
            <w:r w:rsidRPr="00554A0C">
              <w:rPr>
                <w:rFonts w:ascii="Calibri" w:hAnsi="Calibri"/>
                <w:sz w:val="10"/>
                <w:szCs w:val="10"/>
              </w:rPr>
              <w:t xml:space="preserve">*central packaged </w:t>
            </w:r>
            <w:proofErr w:type="gramStart"/>
            <w:r w:rsidRPr="00554A0C">
              <w:rPr>
                <w:rFonts w:ascii="Calibri" w:hAnsi="Calibri"/>
                <w:sz w:val="10"/>
                <w:szCs w:val="10"/>
              </w:rPr>
              <w:t>AC ;</w:t>
            </w:r>
            <w:proofErr w:type="gramEnd"/>
          </w:p>
          <w:p w14:paraId="1436BC23"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packaged HP</w:t>
            </w:r>
          </w:p>
          <w:p w14:paraId="12DC5426"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large packaged AC</w:t>
            </w:r>
          </w:p>
          <w:p w14:paraId="2994E995" w14:textId="77777777" w:rsidR="001044EF" w:rsidRPr="00554A0C" w:rsidRDefault="001044EF" w:rsidP="00A51560">
            <w:pPr>
              <w:keepNext/>
              <w:rPr>
                <w:rFonts w:ascii="Calibri" w:hAnsi="Calibri"/>
                <w:sz w:val="10"/>
                <w:szCs w:val="10"/>
              </w:rPr>
            </w:pPr>
            <w:r w:rsidRPr="00554A0C">
              <w:rPr>
                <w:rFonts w:ascii="Calibri" w:hAnsi="Calibri"/>
                <w:sz w:val="10"/>
                <w:szCs w:val="10"/>
              </w:rPr>
              <w:t>*</w:t>
            </w:r>
            <w:proofErr w:type="gramStart"/>
            <w:r w:rsidRPr="00554A0C">
              <w:rPr>
                <w:rFonts w:ascii="Calibri" w:hAnsi="Calibri"/>
                <w:sz w:val="10"/>
                <w:szCs w:val="10"/>
              </w:rPr>
              <w:t>central</w:t>
            </w:r>
            <w:proofErr w:type="gramEnd"/>
            <w:r w:rsidRPr="00554A0C">
              <w:rPr>
                <w:rFonts w:ascii="Calibri" w:hAnsi="Calibri"/>
                <w:sz w:val="10"/>
                <w:szCs w:val="10"/>
              </w:rPr>
              <w:t xml:space="preserve"> large packaged HP,</w:t>
            </w:r>
          </w:p>
          <w:p w14:paraId="2C21C7DC" w14:textId="66657259" w:rsidR="001044EF" w:rsidRPr="00554A0C" w:rsidRDefault="001044EF" w:rsidP="00082DB7">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14:paraId="549E90FF" w14:textId="524FDC9B" w:rsidR="001044EF" w:rsidRPr="00554A0C" w:rsidRDefault="001044EF" w:rsidP="00082DB7">
            <w:pPr>
              <w:keepNext/>
              <w:rPr>
                <w:rFonts w:ascii="Calibri" w:hAnsi="Calibri"/>
                <w:sz w:val="10"/>
                <w:szCs w:val="10"/>
              </w:rPr>
            </w:pPr>
            <w:r w:rsidRPr="00CF1C5E">
              <w:rPr>
                <w:rFonts w:ascii="Calibri" w:hAnsi="Calibri"/>
                <w:b/>
                <w:sz w:val="10"/>
                <w:szCs w:val="10"/>
              </w:rPr>
              <w:t>else</w:t>
            </w:r>
            <w:r>
              <w:rPr>
                <w:rFonts w:ascii="Calibri" w:hAnsi="Calibri"/>
                <w:sz w:val="10"/>
                <w:szCs w:val="10"/>
              </w:rPr>
              <w:t xml:space="preserve"> </w:t>
            </w:r>
            <w:r w:rsidRPr="00554A0C">
              <w:rPr>
                <w:rFonts w:ascii="Calibri" w:hAnsi="Calibri"/>
                <w:sz w:val="10"/>
                <w:szCs w:val="10"/>
              </w:rPr>
              <w:t>user pick one</w:t>
            </w:r>
            <w:r>
              <w:rPr>
                <w:rFonts w:ascii="Calibri" w:hAnsi="Calibri"/>
                <w:sz w:val="10"/>
                <w:szCs w:val="10"/>
              </w:rPr>
              <w:t xml:space="preserve"> of the following two values</w:t>
            </w:r>
            <w:r w:rsidRPr="00554A0C">
              <w:rPr>
                <w:rFonts w:ascii="Calibri" w:hAnsi="Calibri"/>
                <w:sz w:val="10"/>
                <w:szCs w:val="10"/>
              </w:rPr>
              <w:t xml:space="preserve"> from list:</w:t>
            </w:r>
          </w:p>
          <w:p w14:paraId="622D692A" w14:textId="77777777" w:rsidR="001044EF" w:rsidRPr="00554A0C" w:rsidRDefault="001044EF" w:rsidP="00082DB7">
            <w:pPr>
              <w:keepNext/>
              <w:rPr>
                <w:rFonts w:ascii="Calibri" w:hAnsi="Calibri"/>
                <w:sz w:val="10"/>
                <w:szCs w:val="10"/>
              </w:rPr>
            </w:pPr>
            <w:r w:rsidRPr="00554A0C">
              <w:rPr>
                <w:rFonts w:ascii="Calibri" w:hAnsi="Calibri"/>
                <w:sz w:val="10"/>
                <w:szCs w:val="10"/>
              </w:rPr>
              <w:t>**yes</w:t>
            </w:r>
          </w:p>
          <w:p w14:paraId="5B05AF64" w14:textId="77777777" w:rsidR="001044EF" w:rsidRDefault="001044EF" w:rsidP="00082DB7">
            <w:pPr>
              <w:keepNext/>
              <w:rPr>
                <w:rFonts w:ascii="Calibri" w:hAnsi="Calibri"/>
                <w:sz w:val="10"/>
                <w:szCs w:val="10"/>
              </w:rPr>
            </w:pPr>
            <w:r w:rsidRPr="00554A0C">
              <w:rPr>
                <w:rFonts w:ascii="Calibri" w:hAnsi="Calibri"/>
                <w:sz w:val="10"/>
                <w:szCs w:val="10"/>
              </w:rPr>
              <w:t>**no</w:t>
            </w:r>
          </w:p>
          <w:p w14:paraId="19932886" w14:textId="77777777" w:rsidR="001044EF" w:rsidRPr="00135ADD" w:rsidRDefault="001044EF" w:rsidP="00135ADD">
            <w:pPr>
              <w:keepNext/>
              <w:rPr>
                <w:rFonts w:ascii="Calibri" w:hAnsi="Calibri"/>
                <w:sz w:val="10"/>
                <w:szCs w:val="10"/>
              </w:rPr>
            </w:pPr>
            <w:r w:rsidRPr="00554A0C">
              <w:rPr>
                <w:rFonts w:ascii="Calibri" w:hAnsi="Calibri"/>
                <w:b/>
                <w:sz w:val="10"/>
                <w:szCs w:val="10"/>
              </w:rPr>
              <w:t>check</w:t>
            </w:r>
            <w:r w:rsidRPr="00135ADD">
              <w:rPr>
                <w:rFonts w:ascii="Calibri" w:hAnsi="Calibri"/>
                <w:sz w:val="10"/>
                <w:szCs w:val="10"/>
              </w:rPr>
              <w:t>:</w:t>
            </w:r>
          </w:p>
          <w:p w14:paraId="3D864E48" w14:textId="77777777" w:rsidR="001044EF" w:rsidRPr="00135ADD" w:rsidRDefault="001044EF" w:rsidP="00135ADD">
            <w:pPr>
              <w:keepNext/>
              <w:rPr>
                <w:rFonts w:ascii="Calibri" w:hAnsi="Calibri"/>
                <w:sz w:val="10"/>
                <w:szCs w:val="10"/>
              </w:rPr>
            </w:pPr>
            <w:r w:rsidRPr="00554A0C">
              <w:rPr>
                <w:rFonts w:ascii="Calibri" w:hAnsi="Calibri"/>
                <w:b/>
                <w:sz w:val="10"/>
                <w:szCs w:val="10"/>
              </w:rPr>
              <w:t>if</w:t>
            </w:r>
            <w:r w:rsidRPr="00135ADD">
              <w:rPr>
                <w:rFonts w:ascii="Calibri" w:hAnsi="Calibri"/>
                <w:sz w:val="10"/>
                <w:szCs w:val="10"/>
              </w:rPr>
              <w:t xml:space="preserve"> value=no, </w:t>
            </w:r>
          </w:p>
          <w:p w14:paraId="52B87B3C" w14:textId="7DD25DAE" w:rsidR="001044EF" w:rsidRDefault="001044EF" w:rsidP="00135ADD">
            <w:pPr>
              <w:keepNext/>
              <w:rPr>
                <w:rFonts w:ascii="Calibri" w:hAnsi="Calibri"/>
                <w:sz w:val="10"/>
                <w:szCs w:val="10"/>
              </w:rPr>
            </w:pPr>
            <w:r w:rsidRPr="00554A0C">
              <w:rPr>
                <w:rFonts w:ascii="Calibri" w:hAnsi="Calibri"/>
                <w:b/>
                <w:sz w:val="10"/>
                <w:szCs w:val="10"/>
              </w:rPr>
              <w:t>then</w:t>
            </w:r>
            <w:r w:rsidRPr="00135ADD">
              <w:rPr>
                <w:rFonts w:ascii="Calibri" w:hAnsi="Calibri"/>
                <w:sz w:val="10"/>
                <w:szCs w:val="10"/>
              </w:rPr>
              <w:t xml:space="preserve"> report in project status notes field that exemption from mandatory HERS verification of </w:t>
            </w:r>
            <w:r>
              <w:rPr>
                <w:rFonts w:ascii="Calibri" w:hAnsi="Calibri"/>
                <w:sz w:val="10"/>
                <w:szCs w:val="10"/>
              </w:rPr>
              <w:t>system airflow</w:t>
            </w:r>
            <w:r w:rsidRPr="00135ADD">
              <w:rPr>
                <w:rFonts w:ascii="Calibri" w:hAnsi="Calibri"/>
                <w:sz w:val="10"/>
                <w:szCs w:val="10"/>
              </w:rPr>
              <w:t xml:space="preserve"> has been claimed. Enforcement agency confirmation recommended.</w:t>
            </w:r>
          </w:p>
          <w:p w14:paraId="495BB1C5" w14:textId="77777777" w:rsidR="001044EF" w:rsidRDefault="001044EF" w:rsidP="00082DB7">
            <w:pPr>
              <w:keepNext/>
              <w:rPr>
                <w:rFonts w:ascii="Calibri" w:hAnsi="Calibri"/>
                <w:sz w:val="10"/>
                <w:szCs w:val="10"/>
              </w:rPr>
            </w:pPr>
          </w:p>
          <w:p w14:paraId="26FCBF8B" w14:textId="2A746401" w:rsidR="001044EF" w:rsidRPr="00554A0C" w:rsidRDefault="001044EF" w:rsidP="00082DB7">
            <w:pPr>
              <w:keepNext/>
              <w:rPr>
                <w:rFonts w:ascii="Calibri" w:hAnsi="Calibri"/>
                <w:sz w:val="10"/>
                <w:szCs w:val="10"/>
              </w:rPr>
            </w:pPr>
            <w:r w:rsidRPr="00554A0C">
              <w:rPr>
                <w:rFonts w:ascii="Calibri" w:hAnsi="Calibri"/>
                <w:sz w:val="10"/>
                <w:szCs w:val="10"/>
              </w:rPr>
              <w:t>&gt;&gt;</w:t>
            </w:r>
          </w:p>
        </w:tc>
        <w:tc>
          <w:tcPr>
            <w:tcW w:w="1080" w:type="dxa"/>
            <w:tcMar>
              <w:left w:w="29" w:type="dxa"/>
              <w:right w:w="29" w:type="dxa"/>
            </w:tcMar>
          </w:tcPr>
          <w:p w14:paraId="6B5273EC" w14:textId="77777777" w:rsidR="000A7848" w:rsidRPr="00EC0FE2" w:rsidRDefault="001044EF" w:rsidP="000A7848">
            <w:pPr>
              <w:keepNext/>
              <w:rPr>
                <w:rFonts w:ascii="Calibri" w:hAnsi="Calibri"/>
                <w:sz w:val="10"/>
                <w:szCs w:val="10"/>
              </w:rPr>
            </w:pPr>
            <w:r w:rsidRPr="00554A0C">
              <w:rPr>
                <w:rFonts w:ascii="Calibri" w:hAnsi="Calibri"/>
                <w:sz w:val="10"/>
                <w:szCs w:val="10"/>
              </w:rPr>
              <w:t>&lt;&lt;</w:t>
            </w:r>
            <w:r w:rsidR="000A7848">
              <w:rPr>
                <w:rFonts w:ascii="Calibri" w:hAnsi="Calibri"/>
                <w:b/>
                <w:sz w:val="10"/>
                <w:szCs w:val="10"/>
              </w:rPr>
              <w:t xml:space="preserve"> if</w:t>
            </w:r>
            <w:r w:rsidR="000A7848">
              <w:rPr>
                <w:rFonts w:ascii="Calibri" w:hAnsi="Calibri"/>
                <w:sz w:val="10"/>
                <w:szCs w:val="10"/>
              </w:rPr>
              <w:t xml:space="preserve"> </w:t>
            </w:r>
            <w:r w:rsidR="000A7848" w:rsidRPr="00554A0C">
              <w:rPr>
                <w:rFonts w:ascii="Calibri" w:hAnsi="Calibri"/>
                <w:sz w:val="10"/>
                <w:szCs w:val="10"/>
              </w:rPr>
              <w:t xml:space="preserve">system type in </w:t>
            </w:r>
            <w:r w:rsidR="000A7848" w:rsidRPr="000A7848">
              <w:rPr>
                <w:rFonts w:ascii="Calibri" w:hAnsi="Calibri"/>
                <w:sz w:val="10"/>
                <w:szCs w:val="10"/>
                <w:highlight w:val="yellow"/>
              </w:rPr>
              <w:t>C04</w:t>
            </w:r>
            <w:r w:rsidR="000A7848" w:rsidRPr="00554A0C">
              <w:rPr>
                <w:rFonts w:ascii="Calibri" w:hAnsi="Calibri"/>
                <w:sz w:val="10"/>
                <w:szCs w:val="10"/>
              </w:rPr>
              <w:t xml:space="preserve"> or </w:t>
            </w:r>
            <w:r w:rsidR="000A7848" w:rsidRPr="000A7848">
              <w:rPr>
                <w:rFonts w:ascii="Calibri" w:hAnsi="Calibri"/>
                <w:sz w:val="10"/>
                <w:szCs w:val="10"/>
                <w:highlight w:val="yellow"/>
              </w:rPr>
              <w:t>C05</w:t>
            </w:r>
            <w:r w:rsidR="000A7848" w:rsidRPr="00554A0C">
              <w:rPr>
                <w:rFonts w:ascii="Calibri" w:hAnsi="Calibri"/>
                <w:sz w:val="10"/>
                <w:szCs w:val="10"/>
              </w:rPr>
              <w:t xml:space="preserve"> is one of the following</w:t>
            </w:r>
            <w:r w:rsidR="000A7848">
              <w:rPr>
                <w:rFonts w:ascii="Calibri" w:hAnsi="Calibri"/>
                <w:sz w:val="10"/>
                <w:szCs w:val="10"/>
              </w:rPr>
              <w:t xml:space="preserve"> four</w:t>
            </w:r>
            <w:r w:rsidR="000A7848" w:rsidRPr="00554A0C">
              <w:rPr>
                <w:rFonts w:ascii="Calibri" w:hAnsi="Calibri"/>
                <w:sz w:val="10"/>
                <w:szCs w:val="10"/>
              </w:rPr>
              <w:t xml:space="preserve"> system types:</w:t>
            </w:r>
          </w:p>
          <w:p w14:paraId="5536162D"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16FD967D" w14:textId="77777777" w:rsidR="000A7848" w:rsidRPr="00E35E86" w:rsidRDefault="000A7848" w:rsidP="000A7848">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19830098" w14:textId="77777777" w:rsidR="000A7848" w:rsidRPr="00AB7571"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51BA9020" w14:textId="77777777" w:rsidR="000A7848" w:rsidRDefault="000A7848" w:rsidP="000A7848">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7D37EB58" w14:textId="77777777" w:rsidR="000A7848" w:rsidRDefault="000A7848" w:rsidP="000A7848">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3F642C8" w14:textId="47A5B417" w:rsidR="000A7848" w:rsidRDefault="000A7848" w:rsidP="00125690">
            <w:pPr>
              <w:keepNext/>
              <w:rPr>
                <w:rFonts w:ascii="Calibri" w:hAnsi="Calibri"/>
                <w:sz w:val="10"/>
                <w:szCs w:val="10"/>
              </w:rPr>
            </w:pPr>
          </w:p>
          <w:p w14:paraId="4D6BEB07" w14:textId="76EC9130" w:rsidR="001044EF" w:rsidRPr="0095623A" w:rsidRDefault="007A6054" w:rsidP="00125690">
            <w:pPr>
              <w:keepNext/>
              <w:rPr>
                <w:rFonts w:ascii="Calibri" w:hAnsi="Calibri"/>
                <w:sz w:val="10"/>
                <w:szCs w:val="10"/>
              </w:rPr>
            </w:pPr>
            <w:r>
              <w:rPr>
                <w:rFonts w:ascii="Calibri" w:hAnsi="Calibri"/>
                <w:b/>
                <w:sz w:val="10"/>
                <w:szCs w:val="10"/>
              </w:rPr>
              <w:t>else</w:t>
            </w:r>
            <w:r w:rsidR="001044EF" w:rsidRPr="00554A0C">
              <w:rPr>
                <w:rFonts w:ascii="Calibri" w:hAnsi="Calibri"/>
                <w:b/>
                <w:sz w:val="10"/>
                <w:szCs w:val="10"/>
              </w:rPr>
              <w:t>if</w:t>
            </w:r>
            <w:r w:rsidR="001044EF" w:rsidRPr="0095623A">
              <w:rPr>
                <w:rFonts w:ascii="Calibri" w:hAnsi="Calibri"/>
                <w:sz w:val="10"/>
                <w:szCs w:val="10"/>
              </w:rPr>
              <w:t xml:space="preserve"> system type in </w:t>
            </w:r>
            <w:r w:rsidR="001044EF" w:rsidRPr="007E1FCC">
              <w:rPr>
                <w:rFonts w:ascii="Calibri" w:hAnsi="Calibri"/>
                <w:sz w:val="10"/>
                <w:szCs w:val="10"/>
                <w:highlight w:val="yellow"/>
              </w:rPr>
              <w:t>C04</w:t>
            </w:r>
            <w:r w:rsidR="001044EF" w:rsidRPr="0095623A">
              <w:rPr>
                <w:rFonts w:ascii="Calibri" w:hAnsi="Calibri"/>
                <w:sz w:val="10"/>
                <w:szCs w:val="10"/>
              </w:rPr>
              <w:t xml:space="preserve"> or </w:t>
            </w:r>
            <w:r w:rsidR="001044EF" w:rsidRPr="007E1FCC">
              <w:rPr>
                <w:rFonts w:ascii="Calibri" w:hAnsi="Calibri"/>
                <w:sz w:val="10"/>
                <w:szCs w:val="10"/>
                <w:highlight w:val="yellow"/>
              </w:rPr>
              <w:t>C05</w:t>
            </w:r>
            <w:r w:rsidR="001044EF" w:rsidRPr="0095623A">
              <w:rPr>
                <w:rFonts w:ascii="Calibri" w:hAnsi="Calibri"/>
                <w:sz w:val="10"/>
                <w:szCs w:val="10"/>
              </w:rPr>
              <w:t xml:space="preserve"> is one of the following system types:</w:t>
            </w:r>
          </w:p>
          <w:p w14:paraId="40244FA6"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split AC;</w:t>
            </w:r>
          </w:p>
          <w:p w14:paraId="4C10608E"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split HP</w:t>
            </w:r>
          </w:p>
          <w:p w14:paraId="2B550BD7" w14:textId="77777777" w:rsidR="001044EF" w:rsidRPr="0095623A" w:rsidRDefault="001044EF" w:rsidP="00125690">
            <w:pPr>
              <w:keepNext/>
              <w:rPr>
                <w:rFonts w:ascii="Calibri" w:hAnsi="Calibri"/>
                <w:sz w:val="10"/>
                <w:szCs w:val="10"/>
              </w:rPr>
            </w:pPr>
            <w:r w:rsidRPr="0095623A">
              <w:rPr>
                <w:rFonts w:ascii="Calibri" w:hAnsi="Calibri"/>
                <w:sz w:val="10"/>
                <w:szCs w:val="10"/>
              </w:rPr>
              <w:t xml:space="preserve">*central packaged </w:t>
            </w:r>
            <w:proofErr w:type="gramStart"/>
            <w:r w:rsidRPr="0095623A">
              <w:rPr>
                <w:rFonts w:ascii="Calibri" w:hAnsi="Calibri"/>
                <w:sz w:val="10"/>
                <w:szCs w:val="10"/>
              </w:rPr>
              <w:t>AC ;</w:t>
            </w:r>
            <w:proofErr w:type="gramEnd"/>
          </w:p>
          <w:p w14:paraId="78B4124A" w14:textId="77777777" w:rsidR="001044EF" w:rsidRPr="0095623A"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packaged HP</w:t>
            </w:r>
          </w:p>
          <w:p w14:paraId="5936DE8C" w14:textId="4F6071DF" w:rsidR="001044EF" w:rsidRDefault="001044EF" w:rsidP="00125690">
            <w:pPr>
              <w:keepNext/>
              <w:rPr>
                <w:rFonts w:ascii="Calibri" w:hAnsi="Calibri"/>
                <w:sz w:val="10"/>
                <w:szCs w:val="10"/>
              </w:rPr>
            </w:pPr>
            <w:r w:rsidRPr="0095623A">
              <w:rPr>
                <w:rFonts w:ascii="Calibri" w:hAnsi="Calibri"/>
                <w:sz w:val="10"/>
                <w:szCs w:val="10"/>
              </w:rPr>
              <w:t>*</w:t>
            </w:r>
            <w:proofErr w:type="gramStart"/>
            <w:r w:rsidRPr="0095623A">
              <w:rPr>
                <w:rFonts w:ascii="Calibri" w:hAnsi="Calibri"/>
                <w:sz w:val="10"/>
                <w:szCs w:val="10"/>
              </w:rPr>
              <w:t>central</w:t>
            </w:r>
            <w:proofErr w:type="gramEnd"/>
            <w:r w:rsidRPr="0095623A">
              <w:rPr>
                <w:rFonts w:ascii="Calibri" w:hAnsi="Calibri"/>
                <w:sz w:val="10"/>
                <w:szCs w:val="10"/>
              </w:rPr>
              <w:t xml:space="preserve"> large packaged</w:t>
            </w:r>
            <w:r>
              <w:rPr>
                <w:rFonts w:ascii="Calibri" w:hAnsi="Calibri"/>
                <w:sz w:val="10"/>
                <w:szCs w:val="10"/>
              </w:rPr>
              <w:t xml:space="preserve"> AC</w:t>
            </w:r>
          </w:p>
          <w:p w14:paraId="3BF6D88D" w14:textId="2E919AFD" w:rsidR="001044EF" w:rsidRDefault="001044EF" w:rsidP="00125690">
            <w:pPr>
              <w:keepNext/>
              <w:rPr>
                <w:rFonts w:ascii="Calibri" w:hAnsi="Calibri"/>
                <w:sz w:val="10"/>
                <w:szCs w:val="10"/>
              </w:rPr>
            </w:pPr>
            <w:r w:rsidRPr="00244A17">
              <w:rPr>
                <w:rFonts w:ascii="Calibri" w:hAnsi="Calibri"/>
                <w:sz w:val="10"/>
                <w:szCs w:val="10"/>
              </w:rPr>
              <w:t>*</w:t>
            </w:r>
            <w:proofErr w:type="gramStart"/>
            <w:r w:rsidRPr="00244A17">
              <w:rPr>
                <w:rFonts w:ascii="Calibri" w:hAnsi="Calibri"/>
                <w:sz w:val="10"/>
                <w:szCs w:val="10"/>
              </w:rPr>
              <w:t>central</w:t>
            </w:r>
            <w:proofErr w:type="gramEnd"/>
            <w:r w:rsidRPr="00244A17">
              <w:rPr>
                <w:rFonts w:ascii="Calibri" w:hAnsi="Calibri"/>
                <w:sz w:val="10"/>
                <w:szCs w:val="10"/>
              </w:rPr>
              <w:t xml:space="preserve"> large packaged HP,</w:t>
            </w:r>
          </w:p>
          <w:p w14:paraId="77699103" w14:textId="471C0478" w:rsidR="001044EF" w:rsidRDefault="001044EF" w:rsidP="007C1D3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value=Yes,</w:t>
            </w:r>
          </w:p>
          <w:p w14:paraId="4DF0B8B8" w14:textId="2526325A" w:rsidR="001044EF" w:rsidRPr="00554A0C" w:rsidRDefault="001044EF" w:rsidP="007C1D3C">
            <w:pPr>
              <w:keepNext/>
              <w:rPr>
                <w:rFonts w:ascii="Calibri" w:hAnsi="Calibri"/>
                <w:sz w:val="10"/>
                <w:szCs w:val="10"/>
              </w:rPr>
            </w:pPr>
            <w:r w:rsidRPr="00CF1C5E">
              <w:rPr>
                <w:rFonts w:ascii="Calibri" w:hAnsi="Calibri"/>
                <w:b/>
                <w:sz w:val="10"/>
                <w:szCs w:val="10"/>
              </w:rPr>
              <w:t>else</w:t>
            </w:r>
            <w:r>
              <w:rPr>
                <w:rFonts w:ascii="Calibri" w:hAnsi="Calibri"/>
                <w:sz w:val="10"/>
                <w:szCs w:val="10"/>
              </w:rPr>
              <w:t xml:space="preserve"> </w:t>
            </w:r>
            <w:r w:rsidRPr="00554A0C">
              <w:rPr>
                <w:rFonts w:ascii="Calibri" w:hAnsi="Calibri"/>
                <w:sz w:val="10"/>
                <w:szCs w:val="10"/>
              </w:rPr>
              <w:t>user pick one of the following two values from list:</w:t>
            </w:r>
          </w:p>
          <w:p w14:paraId="75639CFF" w14:textId="77777777" w:rsidR="001044EF" w:rsidRPr="00554A0C" w:rsidRDefault="001044EF" w:rsidP="007C1D3C">
            <w:pPr>
              <w:keepNext/>
              <w:rPr>
                <w:rFonts w:ascii="Calibri" w:hAnsi="Calibri"/>
                <w:sz w:val="10"/>
                <w:szCs w:val="10"/>
              </w:rPr>
            </w:pPr>
            <w:r w:rsidRPr="00554A0C">
              <w:rPr>
                <w:rFonts w:ascii="Calibri" w:hAnsi="Calibri"/>
                <w:sz w:val="10"/>
                <w:szCs w:val="10"/>
              </w:rPr>
              <w:t>**yes</w:t>
            </w:r>
          </w:p>
          <w:p w14:paraId="5A66CDD9" w14:textId="098AE29E" w:rsidR="001044EF" w:rsidRPr="00554A0C" w:rsidRDefault="001044EF" w:rsidP="007C1D3C">
            <w:pPr>
              <w:keepNext/>
              <w:rPr>
                <w:rFonts w:ascii="Calibri" w:hAnsi="Calibri"/>
                <w:sz w:val="10"/>
                <w:szCs w:val="10"/>
              </w:rPr>
            </w:pPr>
            <w:r w:rsidRPr="00554A0C">
              <w:rPr>
                <w:rFonts w:ascii="Calibri" w:hAnsi="Calibri"/>
                <w:sz w:val="10"/>
                <w:szCs w:val="10"/>
              </w:rPr>
              <w:t>**no,</w:t>
            </w:r>
          </w:p>
          <w:p w14:paraId="34FDCFCD" w14:textId="77777777" w:rsidR="001044EF" w:rsidRPr="00554A0C" w:rsidRDefault="001044EF" w:rsidP="007C1D3C">
            <w:pPr>
              <w:keepNext/>
              <w:rPr>
                <w:rFonts w:ascii="Calibri" w:hAnsi="Calibri"/>
                <w:sz w:val="10"/>
                <w:szCs w:val="10"/>
              </w:rPr>
            </w:pPr>
            <w:r w:rsidRPr="00554A0C">
              <w:rPr>
                <w:rFonts w:ascii="Calibri" w:hAnsi="Calibri"/>
                <w:b/>
                <w:sz w:val="10"/>
                <w:szCs w:val="10"/>
              </w:rPr>
              <w:t>check</w:t>
            </w:r>
            <w:r w:rsidRPr="00554A0C">
              <w:rPr>
                <w:rFonts w:ascii="Calibri" w:hAnsi="Calibri"/>
                <w:sz w:val="10"/>
                <w:szCs w:val="10"/>
              </w:rPr>
              <w:t>:</w:t>
            </w:r>
          </w:p>
          <w:p w14:paraId="57D03C33" w14:textId="3488EF28" w:rsidR="001044EF" w:rsidRPr="00554A0C" w:rsidRDefault="001044EF" w:rsidP="007C1D3C">
            <w:pPr>
              <w:keepNext/>
              <w:rPr>
                <w:rFonts w:ascii="Calibri" w:hAnsi="Calibri"/>
                <w:sz w:val="10"/>
                <w:szCs w:val="10"/>
              </w:rPr>
            </w:pPr>
            <w:r w:rsidRPr="00554A0C">
              <w:rPr>
                <w:rFonts w:ascii="Calibri" w:hAnsi="Calibri"/>
                <w:b/>
                <w:sz w:val="10"/>
                <w:szCs w:val="10"/>
              </w:rPr>
              <w:t>if</w:t>
            </w:r>
            <w:r w:rsidRPr="00554A0C">
              <w:rPr>
                <w:rFonts w:ascii="Calibri" w:hAnsi="Calibri"/>
                <w:sz w:val="10"/>
                <w:szCs w:val="10"/>
              </w:rPr>
              <w:t xml:space="preserve"> value=no, </w:t>
            </w:r>
          </w:p>
          <w:p w14:paraId="6049FD31" w14:textId="526682D6" w:rsidR="001044EF" w:rsidRPr="00554A0C" w:rsidRDefault="001044EF" w:rsidP="00125690">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w:t>
            </w:r>
            <w:r>
              <w:rPr>
                <w:rFonts w:ascii="Calibri" w:hAnsi="Calibri"/>
                <w:sz w:val="10"/>
                <w:szCs w:val="10"/>
              </w:rPr>
              <w:t>report in project status notes field that exemption from mandatory HERS verification of Fan Efficacy has been claimed. Enforcement agency confirmation recommended.</w:t>
            </w:r>
          </w:p>
          <w:p w14:paraId="17C7DA79" w14:textId="49691B52" w:rsidR="001044EF" w:rsidRPr="00554A0C" w:rsidRDefault="001044EF" w:rsidP="00125690">
            <w:pPr>
              <w:keepNext/>
              <w:rPr>
                <w:rFonts w:ascii="Calibri" w:hAnsi="Calibri"/>
                <w:sz w:val="12"/>
                <w:szCs w:val="12"/>
              </w:rPr>
            </w:pPr>
          </w:p>
        </w:tc>
        <w:tc>
          <w:tcPr>
            <w:tcW w:w="990" w:type="dxa"/>
          </w:tcPr>
          <w:p w14:paraId="26350EB4" w14:textId="4D144CEB" w:rsidR="001044EF" w:rsidRDefault="001044EF" w:rsidP="009D06BC">
            <w:pPr>
              <w:keepNext/>
              <w:rPr>
                <w:rFonts w:ascii="Calibri" w:hAnsi="Calibri"/>
                <w:sz w:val="12"/>
                <w:szCs w:val="12"/>
              </w:rPr>
            </w:pPr>
            <w:r w:rsidRPr="00EA1DE3">
              <w:rPr>
                <w:rFonts w:ascii="Calibri" w:hAnsi="Calibri"/>
                <w:sz w:val="12"/>
                <w:szCs w:val="12"/>
              </w:rPr>
              <w:t>&lt;&lt;</w:t>
            </w:r>
            <w:r w:rsidRPr="009D06BC">
              <w:rPr>
                <w:rFonts w:ascii="Calibri" w:hAnsi="Calibri"/>
                <w:b/>
                <w:sz w:val="12"/>
                <w:szCs w:val="12"/>
              </w:rPr>
              <w:t>if</w:t>
            </w:r>
            <w:r>
              <w:rPr>
                <w:rFonts w:ascii="Calibri" w:hAnsi="Calibri"/>
                <w:sz w:val="12"/>
                <w:szCs w:val="12"/>
              </w:rPr>
              <w:t xml:space="preserve"> there is an applicable value in [either </w:t>
            </w:r>
            <w:r w:rsidRPr="007E1FCC">
              <w:rPr>
                <w:rFonts w:ascii="Calibri" w:hAnsi="Calibri"/>
                <w:sz w:val="12"/>
                <w:szCs w:val="12"/>
                <w:highlight w:val="yellow"/>
              </w:rPr>
              <w:t>D05</w:t>
            </w:r>
            <w:r>
              <w:rPr>
                <w:rFonts w:ascii="Calibri" w:hAnsi="Calibri"/>
                <w:sz w:val="12"/>
                <w:szCs w:val="12"/>
              </w:rPr>
              <w:t xml:space="preserve"> or </w:t>
            </w:r>
            <w:r w:rsidRPr="007E1FCC">
              <w:rPr>
                <w:rFonts w:ascii="Calibri" w:hAnsi="Calibri"/>
                <w:sz w:val="12"/>
                <w:szCs w:val="12"/>
                <w:highlight w:val="yellow"/>
              </w:rPr>
              <w:t>F</w:t>
            </w:r>
            <w:proofErr w:type="gramStart"/>
            <w:r w:rsidRPr="007E1FCC">
              <w:rPr>
                <w:rFonts w:ascii="Calibri" w:hAnsi="Calibri"/>
                <w:sz w:val="12"/>
                <w:szCs w:val="12"/>
                <w:highlight w:val="yellow"/>
              </w:rPr>
              <w:t>05</w:t>
            </w:r>
            <w:r>
              <w:rPr>
                <w:rFonts w:ascii="Calibri" w:hAnsi="Calibri"/>
                <w:sz w:val="12"/>
                <w:szCs w:val="12"/>
              </w:rPr>
              <w:t>]=</w:t>
            </w:r>
            <w:proofErr w:type="gramEnd"/>
          </w:p>
          <w:p w14:paraId="51960413" w14:textId="073969C2" w:rsidR="001044EF" w:rsidRPr="00457B65" w:rsidRDefault="001044EF" w:rsidP="009D06BC">
            <w:pPr>
              <w:keepNext/>
              <w:rPr>
                <w:rFonts w:ascii="Calibri" w:hAnsi="Calibri"/>
                <w:sz w:val="12"/>
                <w:szCs w:val="12"/>
              </w:rPr>
            </w:pPr>
            <w:r>
              <w:rPr>
                <w:rFonts w:ascii="Calibri" w:hAnsi="Calibri"/>
                <w:sz w:val="12"/>
                <w:szCs w:val="12"/>
              </w:rPr>
              <w:t>[</w:t>
            </w:r>
            <w:r w:rsidRPr="00457B65">
              <w:rPr>
                <w:rFonts w:ascii="Calibri" w:hAnsi="Calibri"/>
                <w:sz w:val="12"/>
                <w:szCs w:val="12"/>
              </w:rPr>
              <w:t>Ducted&gt;10ft length</w:t>
            </w:r>
            <w:r>
              <w:rPr>
                <w:rFonts w:ascii="Calibri" w:hAnsi="Calibri"/>
                <w:sz w:val="12"/>
                <w:szCs w:val="12"/>
              </w:rPr>
              <w:t>],</w:t>
            </w:r>
          </w:p>
          <w:p w14:paraId="2D9B8627" w14:textId="0D8A6485" w:rsidR="001044EF" w:rsidRDefault="001044EF" w:rsidP="009D06BC">
            <w:pPr>
              <w:keepNext/>
              <w:rPr>
                <w:rFonts w:ascii="Calibri" w:hAnsi="Calibri"/>
                <w:sz w:val="12"/>
                <w:szCs w:val="12"/>
              </w:rPr>
            </w:pPr>
            <w:r w:rsidRPr="00B77800">
              <w:rPr>
                <w:rFonts w:ascii="Calibri" w:hAnsi="Calibri"/>
                <w:b/>
                <w:sz w:val="12"/>
                <w:szCs w:val="12"/>
              </w:rPr>
              <w:t>then</w:t>
            </w:r>
            <w:r>
              <w:rPr>
                <w:rFonts w:ascii="Calibri" w:hAnsi="Calibri"/>
                <w:sz w:val="12"/>
                <w:szCs w:val="12"/>
              </w:rPr>
              <w:t xml:space="preserve"> value=[</w:t>
            </w:r>
            <w:r w:rsidRPr="009D06BC">
              <w:rPr>
                <w:rFonts w:ascii="Calibri" w:hAnsi="Calibri"/>
                <w:sz w:val="12"/>
                <w:szCs w:val="12"/>
              </w:rPr>
              <w:t>&gt;10ft</w:t>
            </w:r>
            <w:r>
              <w:rPr>
                <w:rFonts w:ascii="Calibri" w:hAnsi="Calibri"/>
                <w:sz w:val="12"/>
                <w:szCs w:val="12"/>
              </w:rPr>
              <w:t>]</w:t>
            </w:r>
          </w:p>
          <w:p w14:paraId="2F6C6E9C" w14:textId="1381D746" w:rsidR="001044EF" w:rsidRDefault="001044EF" w:rsidP="009D06BC">
            <w:pPr>
              <w:keepNext/>
              <w:rPr>
                <w:rFonts w:ascii="Calibri" w:hAnsi="Calibri"/>
                <w:sz w:val="12"/>
                <w:szCs w:val="12"/>
              </w:rPr>
            </w:pPr>
          </w:p>
          <w:p w14:paraId="2FE15FEB" w14:textId="749682D1" w:rsidR="001044EF" w:rsidRPr="009D06BC" w:rsidRDefault="001044EF" w:rsidP="009D06BC">
            <w:pPr>
              <w:keepNext/>
              <w:rPr>
                <w:rFonts w:ascii="Calibri" w:hAnsi="Calibri"/>
                <w:sz w:val="12"/>
                <w:szCs w:val="12"/>
              </w:rPr>
            </w:pPr>
            <w:r w:rsidRPr="00B77800">
              <w:rPr>
                <w:rFonts w:ascii="Calibri" w:hAnsi="Calibri"/>
                <w:b/>
                <w:sz w:val="12"/>
                <w:szCs w:val="12"/>
              </w:rPr>
              <w:t>elseif</w:t>
            </w:r>
            <w:r w:rsidRPr="009D06BC">
              <w:rPr>
                <w:rFonts w:ascii="Calibri" w:hAnsi="Calibri"/>
                <w:sz w:val="12"/>
                <w:szCs w:val="12"/>
              </w:rPr>
              <w:t xml:space="preserve"> the</w:t>
            </w:r>
            <w:r>
              <w:rPr>
                <w:rFonts w:ascii="Calibri" w:hAnsi="Calibri"/>
                <w:sz w:val="12"/>
                <w:szCs w:val="12"/>
              </w:rPr>
              <w:t>re is an</w:t>
            </w:r>
            <w:r w:rsidRPr="009D06BC">
              <w:rPr>
                <w:rFonts w:ascii="Calibri" w:hAnsi="Calibri"/>
                <w:sz w:val="12"/>
                <w:szCs w:val="12"/>
              </w:rPr>
              <w:t xml:space="preserve"> applicable value in [either </w:t>
            </w:r>
            <w:r w:rsidRPr="00015847">
              <w:rPr>
                <w:rFonts w:ascii="Calibri" w:hAnsi="Calibri"/>
                <w:sz w:val="12"/>
                <w:szCs w:val="12"/>
                <w:highlight w:val="yellow"/>
              </w:rPr>
              <w:t>D05</w:t>
            </w:r>
            <w:r w:rsidRPr="009D06BC">
              <w:rPr>
                <w:rFonts w:ascii="Calibri" w:hAnsi="Calibri"/>
                <w:sz w:val="12"/>
                <w:szCs w:val="12"/>
              </w:rPr>
              <w:t xml:space="preserve"> or </w:t>
            </w:r>
            <w:r w:rsidRPr="00015847">
              <w:rPr>
                <w:rFonts w:ascii="Calibri" w:hAnsi="Calibri"/>
                <w:sz w:val="12"/>
                <w:szCs w:val="12"/>
                <w:highlight w:val="yellow"/>
              </w:rPr>
              <w:t>F</w:t>
            </w:r>
            <w:proofErr w:type="gramStart"/>
            <w:r w:rsidRPr="00015847">
              <w:rPr>
                <w:rFonts w:ascii="Calibri" w:hAnsi="Calibri"/>
                <w:sz w:val="12"/>
                <w:szCs w:val="12"/>
                <w:highlight w:val="yellow"/>
              </w:rPr>
              <w:t>05</w:t>
            </w:r>
            <w:r w:rsidRPr="009D06BC">
              <w:rPr>
                <w:rFonts w:ascii="Calibri" w:hAnsi="Calibri"/>
                <w:sz w:val="12"/>
                <w:szCs w:val="12"/>
              </w:rPr>
              <w:t>]=</w:t>
            </w:r>
            <w:proofErr w:type="gramEnd"/>
          </w:p>
          <w:p w14:paraId="28D842DF" w14:textId="747005F4" w:rsidR="001044EF" w:rsidRDefault="001044EF" w:rsidP="009D06BC">
            <w:pPr>
              <w:keepNext/>
              <w:rPr>
                <w:rFonts w:ascii="Calibri" w:hAnsi="Calibri"/>
                <w:sz w:val="12"/>
                <w:szCs w:val="12"/>
              </w:rPr>
            </w:pPr>
            <w:r>
              <w:rPr>
                <w:rFonts w:ascii="Calibri" w:hAnsi="Calibri"/>
                <w:sz w:val="12"/>
                <w:szCs w:val="12"/>
              </w:rPr>
              <w:t>[</w:t>
            </w:r>
            <w:r w:rsidRPr="009D06BC">
              <w:rPr>
                <w:rFonts w:ascii="Calibri" w:hAnsi="Calibri"/>
                <w:sz w:val="12"/>
                <w:szCs w:val="12"/>
              </w:rPr>
              <w:t>Ducted ≤10ft length</w:t>
            </w:r>
            <w:r>
              <w:rPr>
                <w:rFonts w:ascii="Calibri" w:hAnsi="Calibri"/>
                <w:sz w:val="12"/>
                <w:szCs w:val="12"/>
              </w:rPr>
              <w:t>],</w:t>
            </w:r>
          </w:p>
          <w:p w14:paraId="772C57AB" w14:textId="0888E9F0" w:rsidR="001044EF" w:rsidRDefault="001044EF" w:rsidP="009D06BC">
            <w:pPr>
              <w:keepNext/>
              <w:rPr>
                <w:rFonts w:ascii="Calibri" w:hAnsi="Calibri"/>
                <w:sz w:val="12"/>
                <w:szCs w:val="12"/>
              </w:rPr>
            </w:pPr>
            <w:r w:rsidRPr="00B77800">
              <w:rPr>
                <w:rFonts w:ascii="Calibri" w:hAnsi="Calibri"/>
                <w:b/>
                <w:sz w:val="12"/>
                <w:szCs w:val="12"/>
              </w:rPr>
              <w:t>then</w:t>
            </w:r>
            <w:r>
              <w:rPr>
                <w:rFonts w:ascii="Calibri" w:hAnsi="Calibri"/>
                <w:sz w:val="12"/>
                <w:szCs w:val="12"/>
              </w:rPr>
              <w:t xml:space="preserve"> value=[</w:t>
            </w:r>
            <w:r w:rsidRPr="00B77800">
              <w:rPr>
                <w:rFonts w:ascii="Calibri" w:hAnsi="Calibri"/>
                <w:sz w:val="12"/>
                <w:szCs w:val="12"/>
              </w:rPr>
              <w:t>≤10ft</w:t>
            </w:r>
            <w:r>
              <w:rPr>
                <w:rFonts w:ascii="Calibri" w:hAnsi="Calibri"/>
                <w:sz w:val="12"/>
                <w:szCs w:val="12"/>
              </w:rPr>
              <w:t>]</w:t>
            </w:r>
          </w:p>
          <w:p w14:paraId="70BA1D20" w14:textId="77777777" w:rsidR="001044EF" w:rsidRDefault="001044EF" w:rsidP="009D06BC">
            <w:pPr>
              <w:keepNext/>
              <w:rPr>
                <w:rFonts w:ascii="Calibri" w:hAnsi="Calibri"/>
                <w:sz w:val="12"/>
                <w:szCs w:val="12"/>
              </w:rPr>
            </w:pPr>
          </w:p>
          <w:p w14:paraId="62C9F07C" w14:textId="62A5FE6C" w:rsidR="001044EF" w:rsidRPr="00EA1DE3" w:rsidRDefault="001044EF" w:rsidP="00EA1DE3">
            <w:pPr>
              <w:keepNext/>
              <w:rPr>
                <w:rFonts w:ascii="Calibri" w:hAnsi="Calibri"/>
                <w:sz w:val="12"/>
                <w:szCs w:val="12"/>
              </w:rPr>
            </w:pPr>
            <w:r w:rsidRPr="00B77800">
              <w:rPr>
                <w:rFonts w:ascii="Calibri" w:hAnsi="Calibri"/>
                <w:b/>
                <w:sz w:val="12"/>
                <w:szCs w:val="12"/>
              </w:rPr>
              <w:t>else</w:t>
            </w:r>
            <w:r>
              <w:rPr>
                <w:rFonts w:ascii="Calibri" w:hAnsi="Calibri"/>
                <w:sz w:val="12"/>
                <w:szCs w:val="12"/>
              </w:rPr>
              <w:t xml:space="preserve"> </w:t>
            </w:r>
            <w:r w:rsidRPr="00EA1DE3">
              <w:rPr>
                <w:rFonts w:ascii="Calibri" w:hAnsi="Calibri"/>
                <w:sz w:val="12"/>
                <w:szCs w:val="12"/>
              </w:rPr>
              <w:t>user pick one text value from the following 2:</w:t>
            </w:r>
          </w:p>
          <w:p w14:paraId="781BBF8D" w14:textId="0C4210D4" w:rsidR="001044EF" w:rsidRPr="00EA1DE3" w:rsidRDefault="001044EF" w:rsidP="00EA1DE3">
            <w:pPr>
              <w:keepNext/>
              <w:rPr>
                <w:rFonts w:ascii="Calibri" w:hAnsi="Calibri"/>
                <w:sz w:val="12"/>
                <w:szCs w:val="12"/>
              </w:rPr>
            </w:pPr>
            <w:r w:rsidRPr="00EA1DE3">
              <w:rPr>
                <w:rFonts w:ascii="Calibri" w:hAnsi="Calibri"/>
                <w:sz w:val="12"/>
                <w:szCs w:val="12"/>
              </w:rPr>
              <w:t>*</w:t>
            </w:r>
            <w:r>
              <w:rPr>
                <w:rFonts w:ascii="Calibri" w:hAnsi="Calibri"/>
                <w:sz w:val="12"/>
                <w:szCs w:val="12"/>
              </w:rPr>
              <w:t>[</w:t>
            </w:r>
            <w:r w:rsidRPr="00EA1DE3">
              <w:rPr>
                <w:rFonts w:ascii="Calibri" w:hAnsi="Calibri"/>
                <w:sz w:val="12"/>
                <w:szCs w:val="12"/>
              </w:rPr>
              <w:t>&gt;10ft</w:t>
            </w:r>
            <w:r>
              <w:rPr>
                <w:rFonts w:ascii="Calibri" w:hAnsi="Calibri"/>
                <w:sz w:val="12"/>
                <w:szCs w:val="12"/>
              </w:rPr>
              <w:t>]</w:t>
            </w:r>
          </w:p>
          <w:p w14:paraId="5F7281E2" w14:textId="2AACFB7F" w:rsidR="001044EF" w:rsidRPr="00554A0C" w:rsidRDefault="001044EF" w:rsidP="00EA1DE3">
            <w:pPr>
              <w:keepNext/>
              <w:rPr>
                <w:rFonts w:ascii="Calibri" w:hAnsi="Calibri"/>
                <w:sz w:val="10"/>
                <w:szCs w:val="10"/>
              </w:rPr>
            </w:pPr>
            <w:r w:rsidRPr="00EA1DE3">
              <w:rPr>
                <w:rFonts w:ascii="Calibri" w:hAnsi="Calibri"/>
                <w:sz w:val="12"/>
                <w:szCs w:val="12"/>
              </w:rPr>
              <w:t>*</w:t>
            </w:r>
            <w:r>
              <w:rPr>
                <w:rFonts w:ascii="Calibri" w:hAnsi="Calibri"/>
                <w:sz w:val="12"/>
                <w:szCs w:val="12"/>
              </w:rPr>
              <w:t>[</w:t>
            </w:r>
            <w:r w:rsidRPr="00EA1DE3">
              <w:rPr>
                <w:rFonts w:ascii="Calibri" w:hAnsi="Calibri"/>
                <w:sz w:val="12"/>
                <w:szCs w:val="12"/>
              </w:rPr>
              <w:t>≤10ft</w:t>
            </w:r>
            <w:r>
              <w:rPr>
                <w:rFonts w:ascii="Calibri" w:hAnsi="Calibri"/>
                <w:sz w:val="12"/>
                <w:szCs w:val="12"/>
              </w:rPr>
              <w:t>]</w:t>
            </w:r>
            <w:r w:rsidRPr="00EA1DE3">
              <w:rPr>
                <w:rFonts w:ascii="Calibri" w:hAnsi="Calibri"/>
                <w:sz w:val="12"/>
                <w:szCs w:val="12"/>
              </w:rPr>
              <w:t>&gt;&gt;</w:t>
            </w:r>
          </w:p>
        </w:tc>
        <w:tc>
          <w:tcPr>
            <w:tcW w:w="895" w:type="dxa"/>
          </w:tcPr>
          <w:p w14:paraId="0CF38C0F" w14:textId="5E136E41" w:rsidR="00467BDD" w:rsidRDefault="001044EF" w:rsidP="001044EF">
            <w:pPr>
              <w:keepNext/>
              <w:rPr>
                <w:rFonts w:ascii="Calibri" w:hAnsi="Calibri"/>
                <w:sz w:val="12"/>
                <w:szCs w:val="12"/>
              </w:rPr>
            </w:pPr>
            <w:r w:rsidRPr="001044EF">
              <w:rPr>
                <w:rFonts w:ascii="Calibri" w:hAnsi="Calibri"/>
                <w:sz w:val="12"/>
                <w:szCs w:val="12"/>
              </w:rPr>
              <w:t>&lt;&lt;</w:t>
            </w:r>
            <w:r w:rsidR="00467BDD" w:rsidRPr="00467BDD">
              <w:rPr>
                <w:rFonts w:ascii="Calibri" w:hAnsi="Calibri"/>
                <w:b/>
                <w:sz w:val="12"/>
                <w:szCs w:val="12"/>
              </w:rPr>
              <w:t>if</w:t>
            </w:r>
            <w:r w:rsidR="00467BDD">
              <w:rPr>
                <w:rFonts w:ascii="Calibri" w:hAnsi="Calibri"/>
                <w:sz w:val="12"/>
                <w:szCs w:val="12"/>
              </w:rPr>
              <w:t xml:space="preserve"> value in </w:t>
            </w:r>
            <w:r w:rsidR="00467BDD" w:rsidRPr="00467BDD">
              <w:rPr>
                <w:rFonts w:ascii="Calibri" w:hAnsi="Calibri"/>
                <w:sz w:val="12"/>
                <w:szCs w:val="12"/>
                <w:highlight w:val="yellow"/>
              </w:rPr>
              <w:t>B10</w:t>
            </w:r>
            <w:r w:rsidR="00467BDD">
              <w:rPr>
                <w:rFonts w:ascii="Calibri" w:hAnsi="Calibri" w:cs="Calibri"/>
                <w:sz w:val="12"/>
                <w:szCs w:val="12"/>
              </w:rPr>
              <w:t>≠</w:t>
            </w:r>
            <w:r w:rsidR="00467BDD">
              <w:rPr>
                <w:rFonts w:ascii="Calibri" w:hAnsi="Calibri"/>
                <w:sz w:val="12"/>
                <w:szCs w:val="12"/>
              </w:rPr>
              <w:t xml:space="preserve">N/A, </w:t>
            </w:r>
            <w:r w:rsidR="00467BDD" w:rsidRPr="00467BDD">
              <w:rPr>
                <w:rFonts w:ascii="Calibri" w:hAnsi="Calibri"/>
                <w:b/>
                <w:sz w:val="12"/>
                <w:szCs w:val="12"/>
              </w:rPr>
              <w:t>then</w:t>
            </w:r>
            <w:r w:rsidR="00467BDD">
              <w:rPr>
                <w:rFonts w:ascii="Calibri" w:hAnsi="Calibri"/>
                <w:sz w:val="12"/>
                <w:szCs w:val="12"/>
              </w:rPr>
              <w:t xml:space="preserve"> reference value from </w:t>
            </w:r>
            <w:r w:rsidR="00467BDD" w:rsidRPr="00467BDD">
              <w:rPr>
                <w:rFonts w:ascii="Calibri" w:hAnsi="Calibri"/>
                <w:sz w:val="12"/>
                <w:szCs w:val="12"/>
                <w:highlight w:val="yellow"/>
              </w:rPr>
              <w:t>B10</w:t>
            </w:r>
            <w:r w:rsidR="00467BDD">
              <w:rPr>
                <w:rFonts w:ascii="Calibri" w:hAnsi="Calibri"/>
                <w:sz w:val="12"/>
                <w:szCs w:val="12"/>
              </w:rPr>
              <w:t xml:space="preserve"> </w:t>
            </w:r>
          </w:p>
          <w:p w14:paraId="62869BC1" w14:textId="77777777" w:rsidR="00467BDD" w:rsidRDefault="00467BDD" w:rsidP="001044EF">
            <w:pPr>
              <w:keepNext/>
              <w:rPr>
                <w:rFonts w:ascii="Calibri" w:hAnsi="Calibri"/>
                <w:sz w:val="12"/>
                <w:szCs w:val="12"/>
              </w:rPr>
            </w:pPr>
          </w:p>
          <w:p w14:paraId="7E655D7B" w14:textId="18C1F5EE" w:rsidR="001044EF" w:rsidRPr="001044EF" w:rsidRDefault="00467BDD" w:rsidP="001044EF">
            <w:pPr>
              <w:keepNext/>
              <w:rPr>
                <w:rFonts w:ascii="Calibri" w:hAnsi="Calibri"/>
                <w:sz w:val="12"/>
                <w:szCs w:val="12"/>
              </w:rPr>
            </w:pPr>
            <w:r w:rsidRPr="00467BDD">
              <w:rPr>
                <w:rFonts w:ascii="Calibri" w:hAnsi="Calibri"/>
                <w:b/>
                <w:sz w:val="12"/>
                <w:szCs w:val="12"/>
              </w:rPr>
              <w:t>elseif</w:t>
            </w:r>
            <w:r>
              <w:rPr>
                <w:rFonts w:ascii="Calibri" w:hAnsi="Calibri"/>
                <w:sz w:val="12"/>
                <w:szCs w:val="12"/>
              </w:rPr>
              <w:t xml:space="preserve"> </w:t>
            </w:r>
            <w:r w:rsidR="001044EF" w:rsidRPr="001044EF">
              <w:rPr>
                <w:rFonts w:ascii="Calibri" w:hAnsi="Calibri"/>
                <w:sz w:val="12"/>
                <w:szCs w:val="12"/>
              </w:rPr>
              <w:t xml:space="preserve">if </w:t>
            </w:r>
            <w:r w:rsidR="001044EF" w:rsidRPr="00467BDD">
              <w:rPr>
                <w:rFonts w:ascii="Calibri" w:hAnsi="Calibri"/>
                <w:sz w:val="12"/>
                <w:szCs w:val="12"/>
                <w:highlight w:val="yellow"/>
              </w:rPr>
              <w:t>A02</w:t>
            </w:r>
            <w:r w:rsidR="001044EF" w:rsidRPr="001044EF">
              <w:rPr>
                <w:rFonts w:ascii="Calibri" w:hAnsi="Calibri"/>
                <w:sz w:val="12"/>
                <w:szCs w:val="12"/>
              </w:rPr>
              <w:t xml:space="preserve">= CZ </w:t>
            </w:r>
            <w:del w:id="411" w:author="Russ King" w:date="2021-11-21T18:44:00Z">
              <w:r w:rsidR="001044EF" w:rsidRPr="001044EF" w:rsidDel="002D4829">
                <w:rPr>
                  <w:rFonts w:ascii="Calibri" w:hAnsi="Calibri"/>
                  <w:sz w:val="12"/>
                  <w:szCs w:val="12"/>
                </w:rPr>
                <w:delText>1-10, 12, 13,</w:delText>
              </w:r>
            </w:del>
            <w:r w:rsidR="001044EF" w:rsidRPr="001044EF">
              <w:rPr>
                <w:rFonts w:ascii="Calibri" w:hAnsi="Calibri"/>
                <w:sz w:val="12"/>
                <w:szCs w:val="12"/>
              </w:rPr>
              <w:t xml:space="preserve"> </w:t>
            </w:r>
            <w:ins w:id="412" w:author="Russ King" w:date="2021-11-21T18:44:00Z">
              <w:r w:rsidR="002D4829">
                <w:rPr>
                  <w:rFonts w:ascii="Calibri" w:hAnsi="Calibri"/>
                  <w:sz w:val="12"/>
                  <w:szCs w:val="12"/>
                </w:rPr>
                <w:t>3, 5-7</w:t>
              </w:r>
            </w:ins>
          </w:p>
          <w:p w14:paraId="11C026F5" w14:textId="77777777" w:rsidR="001044EF" w:rsidRPr="001044EF" w:rsidRDefault="001044EF" w:rsidP="001044EF">
            <w:pPr>
              <w:keepNext/>
              <w:rPr>
                <w:rFonts w:ascii="Calibri" w:hAnsi="Calibri"/>
                <w:sz w:val="12"/>
                <w:szCs w:val="12"/>
              </w:rPr>
            </w:pPr>
            <w:r w:rsidRPr="00467BDD">
              <w:rPr>
                <w:rFonts w:ascii="Calibri" w:hAnsi="Calibri"/>
                <w:b/>
                <w:sz w:val="12"/>
                <w:szCs w:val="12"/>
              </w:rPr>
              <w:t>then</w:t>
            </w:r>
            <w:r w:rsidRPr="001044EF">
              <w:rPr>
                <w:rFonts w:ascii="Calibri" w:hAnsi="Calibri"/>
                <w:sz w:val="12"/>
                <w:szCs w:val="12"/>
              </w:rPr>
              <w:t xml:space="preserve"> value = R-6</w:t>
            </w:r>
            <w:proofErr w:type="gramStart"/>
            <w:r w:rsidRPr="001044EF">
              <w:rPr>
                <w:rFonts w:ascii="Calibri" w:hAnsi="Calibri"/>
                <w:sz w:val="12"/>
                <w:szCs w:val="12"/>
              </w:rPr>
              <w:t>.;</w:t>
            </w:r>
            <w:proofErr w:type="gramEnd"/>
            <w:r w:rsidRPr="001044EF">
              <w:rPr>
                <w:rFonts w:ascii="Calibri" w:hAnsi="Calibri"/>
                <w:sz w:val="12"/>
                <w:szCs w:val="12"/>
              </w:rPr>
              <w:t xml:space="preserve"> </w:t>
            </w:r>
          </w:p>
          <w:p w14:paraId="13A32E71" w14:textId="77777777" w:rsidR="001044EF" w:rsidRPr="001044EF" w:rsidRDefault="001044EF" w:rsidP="001044EF">
            <w:pPr>
              <w:keepNext/>
              <w:rPr>
                <w:rFonts w:ascii="Calibri" w:hAnsi="Calibri"/>
                <w:sz w:val="12"/>
                <w:szCs w:val="12"/>
              </w:rPr>
            </w:pPr>
          </w:p>
          <w:p w14:paraId="763969AF" w14:textId="4EF7DBB4" w:rsidR="001044EF" w:rsidRPr="001044EF" w:rsidRDefault="001044EF" w:rsidP="001044EF">
            <w:pPr>
              <w:keepNext/>
              <w:rPr>
                <w:rFonts w:ascii="Calibri" w:hAnsi="Calibri"/>
                <w:sz w:val="12"/>
                <w:szCs w:val="12"/>
              </w:rPr>
            </w:pPr>
            <w:r w:rsidRPr="00467BDD">
              <w:rPr>
                <w:rFonts w:ascii="Calibri" w:hAnsi="Calibri"/>
                <w:b/>
                <w:sz w:val="12"/>
                <w:szCs w:val="12"/>
              </w:rPr>
              <w:t>elseif</w:t>
            </w:r>
            <w:r w:rsidRPr="001044EF">
              <w:rPr>
                <w:rFonts w:ascii="Calibri" w:hAnsi="Calibri"/>
                <w:sz w:val="12"/>
                <w:szCs w:val="12"/>
              </w:rPr>
              <w:t xml:space="preserve"> A02=CZ </w:t>
            </w:r>
            <w:del w:id="413" w:author="Russ King" w:date="2021-11-21T18:45:00Z">
              <w:r w:rsidRPr="001044EF" w:rsidDel="002D4829">
                <w:rPr>
                  <w:rFonts w:ascii="Calibri" w:hAnsi="Calibri"/>
                  <w:sz w:val="12"/>
                  <w:szCs w:val="12"/>
                </w:rPr>
                <w:delText>11, 14-16</w:delText>
              </w:r>
            </w:del>
            <w:ins w:id="414" w:author="Russ King" w:date="2021-11-21T18:45:00Z">
              <w:r w:rsidR="002D4829">
                <w:rPr>
                  <w:rFonts w:ascii="Calibri" w:hAnsi="Calibri"/>
                  <w:sz w:val="12"/>
                  <w:szCs w:val="12"/>
                </w:rPr>
                <w:t xml:space="preserve">1, 2, </w:t>
              </w:r>
            </w:ins>
            <w:ins w:id="415" w:author="Moua, Cheng@Energy" w:date="2022-01-27T16:11:00Z">
              <w:r w:rsidR="00DA52E1">
                <w:rPr>
                  <w:rFonts w:ascii="Calibri" w:hAnsi="Calibri"/>
                  <w:sz w:val="12"/>
                  <w:szCs w:val="12"/>
                </w:rPr>
                <w:t>4</w:t>
              </w:r>
            </w:ins>
            <w:ins w:id="416" w:author="Russ King" w:date="2021-11-21T18:45:00Z">
              <w:del w:id="417" w:author="Moua, Cheng@Energy" w:date="2022-01-27T16:11:00Z">
                <w:r w:rsidR="002D4829" w:rsidDel="00DA52E1">
                  <w:rPr>
                    <w:rFonts w:ascii="Calibri" w:hAnsi="Calibri"/>
                    <w:sz w:val="12"/>
                    <w:szCs w:val="12"/>
                  </w:rPr>
                  <w:delText>3</w:delText>
                </w:r>
              </w:del>
              <w:r w:rsidR="002D4829">
                <w:rPr>
                  <w:rFonts w:ascii="Calibri" w:hAnsi="Calibri"/>
                  <w:sz w:val="12"/>
                  <w:szCs w:val="12"/>
                </w:rPr>
                <w:t>, 8-16</w:t>
              </w:r>
            </w:ins>
            <w:r w:rsidRPr="001044EF">
              <w:rPr>
                <w:rFonts w:ascii="Calibri" w:hAnsi="Calibri"/>
                <w:sz w:val="12"/>
                <w:szCs w:val="12"/>
              </w:rPr>
              <w:t xml:space="preserve"> </w:t>
            </w:r>
          </w:p>
          <w:p w14:paraId="5F64D211" w14:textId="1398471A" w:rsidR="001044EF" w:rsidRPr="00EA1DE3" w:rsidRDefault="001044EF" w:rsidP="001044EF">
            <w:pPr>
              <w:keepNext/>
              <w:rPr>
                <w:rFonts w:ascii="Calibri" w:hAnsi="Calibri"/>
                <w:sz w:val="12"/>
                <w:szCs w:val="12"/>
              </w:rPr>
            </w:pPr>
            <w:r w:rsidRPr="00467BDD">
              <w:rPr>
                <w:rFonts w:ascii="Calibri" w:hAnsi="Calibri"/>
                <w:b/>
                <w:sz w:val="12"/>
                <w:szCs w:val="12"/>
              </w:rPr>
              <w:t>then</w:t>
            </w:r>
            <w:r w:rsidRPr="001044EF">
              <w:rPr>
                <w:rFonts w:ascii="Calibri" w:hAnsi="Calibri"/>
                <w:sz w:val="12"/>
                <w:szCs w:val="12"/>
              </w:rPr>
              <w:t xml:space="preserve"> value = R-8&gt;&gt;</w:t>
            </w:r>
          </w:p>
        </w:tc>
      </w:tr>
      <w:tr w:rsidR="00CD0B58" w:rsidRPr="00295655" w14:paraId="26FCBF97" w14:textId="39DBBEB4" w:rsidTr="00CD0B58">
        <w:trPr>
          <w:cantSplit/>
          <w:trHeight w:val="161"/>
        </w:trPr>
        <w:tc>
          <w:tcPr>
            <w:tcW w:w="805" w:type="dxa"/>
          </w:tcPr>
          <w:p w14:paraId="26FCBF8D" w14:textId="605A2066" w:rsidR="001044EF" w:rsidRPr="00295655" w:rsidRDefault="001044EF" w:rsidP="00C25C86">
            <w:pPr>
              <w:keepNext/>
              <w:rPr>
                <w:rFonts w:ascii="Calibri" w:hAnsi="Calibri"/>
                <w:sz w:val="18"/>
                <w:szCs w:val="18"/>
              </w:rPr>
            </w:pPr>
          </w:p>
        </w:tc>
        <w:tc>
          <w:tcPr>
            <w:tcW w:w="810" w:type="dxa"/>
          </w:tcPr>
          <w:p w14:paraId="26FCBF8E" w14:textId="77777777" w:rsidR="001044EF" w:rsidRPr="00295655" w:rsidRDefault="001044EF" w:rsidP="00C25C86">
            <w:pPr>
              <w:keepNext/>
              <w:rPr>
                <w:rFonts w:ascii="Calibri" w:hAnsi="Calibri"/>
                <w:sz w:val="18"/>
                <w:szCs w:val="18"/>
              </w:rPr>
            </w:pPr>
          </w:p>
        </w:tc>
        <w:tc>
          <w:tcPr>
            <w:tcW w:w="1080" w:type="dxa"/>
          </w:tcPr>
          <w:p w14:paraId="5E604E70" w14:textId="77777777" w:rsidR="001044EF" w:rsidRPr="00295655" w:rsidRDefault="001044EF" w:rsidP="00C25C86">
            <w:pPr>
              <w:keepNext/>
              <w:rPr>
                <w:rFonts w:ascii="Calibri" w:hAnsi="Calibri"/>
                <w:sz w:val="18"/>
                <w:szCs w:val="18"/>
              </w:rPr>
            </w:pPr>
          </w:p>
        </w:tc>
        <w:tc>
          <w:tcPr>
            <w:tcW w:w="990" w:type="dxa"/>
          </w:tcPr>
          <w:p w14:paraId="26FCBF8F" w14:textId="3CBDF4AC" w:rsidR="001044EF" w:rsidRPr="00295655" w:rsidRDefault="001044EF" w:rsidP="00C25C86">
            <w:pPr>
              <w:keepNext/>
              <w:rPr>
                <w:rFonts w:ascii="Calibri" w:hAnsi="Calibri"/>
                <w:sz w:val="18"/>
                <w:szCs w:val="18"/>
              </w:rPr>
            </w:pPr>
          </w:p>
        </w:tc>
        <w:tc>
          <w:tcPr>
            <w:tcW w:w="990" w:type="dxa"/>
          </w:tcPr>
          <w:p w14:paraId="26FCBF90" w14:textId="77777777" w:rsidR="001044EF" w:rsidRPr="00295655" w:rsidRDefault="001044EF" w:rsidP="00C25C86">
            <w:pPr>
              <w:keepNext/>
              <w:rPr>
                <w:rFonts w:ascii="Calibri" w:hAnsi="Calibri"/>
                <w:sz w:val="18"/>
                <w:szCs w:val="18"/>
              </w:rPr>
            </w:pPr>
          </w:p>
        </w:tc>
        <w:tc>
          <w:tcPr>
            <w:tcW w:w="1170" w:type="dxa"/>
          </w:tcPr>
          <w:p w14:paraId="26FCBF91" w14:textId="77777777" w:rsidR="001044EF" w:rsidRPr="00295655" w:rsidRDefault="001044EF" w:rsidP="00C25C86">
            <w:pPr>
              <w:keepNext/>
              <w:rPr>
                <w:rFonts w:ascii="Calibri" w:hAnsi="Calibri"/>
                <w:sz w:val="18"/>
                <w:szCs w:val="18"/>
              </w:rPr>
            </w:pPr>
          </w:p>
        </w:tc>
        <w:tc>
          <w:tcPr>
            <w:tcW w:w="1080" w:type="dxa"/>
          </w:tcPr>
          <w:p w14:paraId="26FCBF92" w14:textId="77777777" w:rsidR="001044EF" w:rsidRPr="00295655" w:rsidRDefault="001044EF" w:rsidP="00C25C86">
            <w:pPr>
              <w:keepNext/>
              <w:rPr>
                <w:rFonts w:ascii="Calibri" w:hAnsi="Calibri"/>
                <w:sz w:val="18"/>
                <w:szCs w:val="18"/>
              </w:rPr>
            </w:pPr>
          </w:p>
        </w:tc>
        <w:tc>
          <w:tcPr>
            <w:tcW w:w="1170" w:type="dxa"/>
          </w:tcPr>
          <w:p w14:paraId="26FCBF93" w14:textId="77777777" w:rsidR="001044EF" w:rsidRPr="00295655" w:rsidRDefault="001044EF" w:rsidP="00C25C86">
            <w:pPr>
              <w:keepNext/>
              <w:rPr>
                <w:rFonts w:ascii="Calibri" w:hAnsi="Calibri"/>
                <w:sz w:val="18"/>
                <w:szCs w:val="18"/>
              </w:rPr>
            </w:pPr>
          </w:p>
        </w:tc>
        <w:tc>
          <w:tcPr>
            <w:tcW w:w="1440" w:type="dxa"/>
          </w:tcPr>
          <w:p w14:paraId="26FCBF94" w14:textId="77777777" w:rsidR="001044EF" w:rsidRPr="00295655" w:rsidRDefault="001044EF" w:rsidP="00C25C86">
            <w:pPr>
              <w:keepNext/>
              <w:rPr>
                <w:rFonts w:ascii="Calibri" w:hAnsi="Calibri"/>
                <w:sz w:val="18"/>
                <w:szCs w:val="18"/>
              </w:rPr>
            </w:pPr>
          </w:p>
        </w:tc>
        <w:tc>
          <w:tcPr>
            <w:tcW w:w="900" w:type="dxa"/>
          </w:tcPr>
          <w:p w14:paraId="26FCBF95" w14:textId="77777777" w:rsidR="001044EF" w:rsidRPr="00295655" w:rsidRDefault="001044EF" w:rsidP="00C25C86">
            <w:pPr>
              <w:keepNext/>
              <w:rPr>
                <w:rFonts w:ascii="Calibri" w:hAnsi="Calibri"/>
                <w:sz w:val="18"/>
                <w:szCs w:val="18"/>
              </w:rPr>
            </w:pPr>
          </w:p>
        </w:tc>
        <w:tc>
          <w:tcPr>
            <w:tcW w:w="990" w:type="dxa"/>
          </w:tcPr>
          <w:p w14:paraId="26FCBF96" w14:textId="77777777" w:rsidR="001044EF" w:rsidRPr="00295655" w:rsidRDefault="001044EF" w:rsidP="00C25C86">
            <w:pPr>
              <w:keepNext/>
              <w:rPr>
                <w:rFonts w:ascii="Calibri" w:hAnsi="Calibri"/>
                <w:sz w:val="18"/>
                <w:szCs w:val="18"/>
              </w:rPr>
            </w:pPr>
          </w:p>
        </w:tc>
        <w:tc>
          <w:tcPr>
            <w:tcW w:w="1080" w:type="dxa"/>
          </w:tcPr>
          <w:p w14:paraId="6680425B" w14:textId="77777777" w:rsidR="001044EF" w:rsidRPr="00295655" w:rsidRDefault="001044EF" w:rsidP="00C25C86">
            <w:pPr>
              <w:keepNext/>
              <w:rPr>
                <w:rFonts w:ascii="Calibri" w:hAnsi="Calibri"/>
                <w:sz w:val="18"/>
                <w:szCs w:val="18"/>
              </w:rPr>
            </w:pPr>
          </w:p>
        </w:tc>
        <w:tc>
          <w:tcPr>
            <w:tcW w:w="990" w:type="dxa"/>
          </w:tcPr>
          <w:p w14:paraId="24FEA1A3" w14:textId="77777777" w:rsidR="001044EF" w:rsidRPr="00295655" w:rsidRDefault="001044EF" w:rsidP="00C25C86">
            <w:pPr>
              <w:keepNext/>
              <w:rPr>
                <w:rFonts w:ascii="Calibri" w:hAnsi="Calibri"/>
                <w:sz w:val="18"/>
                <w:szCs w:val="18"/>
              </w:rPr>
            </w:pPr>
          </w:p>
        </w:tc>
        <w:tc>
          <w:tcPr>
            <w:tcW w:w="895" w:type="dxa"/>
          </w:tcPr>
          <w:p w14:paraId="3E2FC1C7" w14:textId="77777777" w:rsidR="001044EF" w:rsidRPr="00295655" w:rsidRDefault="001044EF" w:rsidP="00C25C86">
            <w:pPr>
              <w:keepNext/>
              <w:rPr>
                <w:rFonts w:ascii="Calibri" w:hAnsi="Calibri"/>
                <w:sz w:val="18"/>
                <w:szCs w:val="18"/>
              </w:rPr>
            </w:pPr>
          </w:p>
        </w:tc>
      </w:tr>
      <w:tr w:rsidR="001044EF" w:rsidRPr="00295655" w14:paraId="26FCBF99" w14:textId="4929C696" w:rsidTr="001044EF">
        <w:trPr>
          <w:cantSplit/>
          <w:trHeight w:val="220"/>
        </w:trPr>
        <w:tc>
          <w:tcPr>
            <w:tcW w:w="14390" w:type="dxa"/>
            <w:gridSpan w:val="14"/>
          </w:tcPr>
          <w:p w14:paraId="62B4336B" w14:textId="0037E440" w:rsidR="001044EF" w:rsidRPr="00295655" w:rsidRDefault="001044EF" w:rsidP="00172DB2">
            <w:pPr>
              <w:keepNext/>
              <w:rPr>
                <w:rFonts w:ascii="Calibri" w:hAnsi="Calibri"/>
                <w:sz w:val="18"/>
                <w:szCs w:val="18"/>
              </w:rPr>
            </w:pPr>
            <w:r w:rsidRPr="00295655">
              <w:rPr>
                <w:rFonts w:ascii="Calibri" w:hAnsi="Calibri"/>
                <w:sz w:val="18"/>
                <w:szCs w:val="18"/>
              </w:rPr>
              <w:t>Notes:</w:t>
            </w:r>
          </w:p>
        </w:tc>
      </w:tr>
    </w:tbl>
    <w:p w14:paraId="26FCBF9A" w14:textId="77777777" w:rsidR="00196676" w:rsidRPr="00295655" w:rsidRDefault="00196676" w:rsidP="00196676">
      <w:pPr>
        <w:rPr>
          <w:rFonts w:ascii="Calibri" w:hAnsi="Calibri"/>
          <w:sz w:val="18"/>
          <w:szCs w:val="18"/>
        </w:rPr>
      </w:pPr>
    </w:p>
    <w:p w14:paraId="26FCBF9C"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2F3591" w:rsidRPr="00295655" w14:paraId="26FCBFA0" w14:textId="77777777" w:rsidTr="002F3591">
        <w:trPr>
          <w:cantSplit/>
        </w:trPr>
        <w:tc>
          <w:tcPr>
            <w:tcW w:w="14616" w:type="dxa"/>
            <w:gridSpan w:val="13"/>
          </w:tcPr>
          <w:p w14:paraId="26FCBF9D" w14:textId="7F8845CE" w:rsidR="002F3591" w:rsidRPr="001A53D0" w:rsidRDefault="002F3591" w:rsidP="00196676">
            <w:pPr>
              <w:keepNext/>
              <w:rPr>
                <w:rFonts w:ascii="Calibri" w:hAnsi="Calibri"/>
                <w:b/>
                <w:szCs w:val="18"/>
              </w:rPr>
            </w:pPr>
            <w:r w:rsidRPr="001A53D0">
              <w:rPr>
                <w:rFonts w:ascii="Calibri" w:hAnsi="Calibri"/>
                <w:b/>
                <w:szCs w:val="18"/>
              </w:rPr>
              <w:t xml:space="preserve">J. Installed Air Filter Device Information  </w:t>
            </w:r>
          </w:p>
          <w:p w14:paraId="26FCBF9E" w14:textId="294E36D4" w:rsidR="002F3591" w:rsidRDefault="002F3591" w:rsidP="00196676">
            <w:pPr>
              <w:keepNext/>
              <w:rPr>
                <w:rFonts w:ascii="Calibri" w:hAnsi="Calibri"/>
                <w:sz w:val="18"/>
                <w:szCs w:val="18"/>
              </w:rPr>
            </w:pPr>
            <w:r w:rsidRPr="00926E48">
              <w:rPr>
                <w:rFonts w:ascii="Calibri" w:hAnsi="Calibri"/>
                <w:sz w:val="18"/>
                <w:szCs w:val="18"/>
              </w:rPr>
              <w:t>Mandatory requirements for air filter devices are specified Section 1</w:t>
            </w:r>
            <w:ins w:id="418" w:author="Moua, Cheng@Energy" w:date="2022-02-07T16:27:00Z">
              <w:r w:rsidR="00DF28D4">
                <w:rPr>
                  <w:rFonts w:ascii="Calibri" w:hAnsi="Calibri"/>
                  <w:sz w:val="18"/>
                  <w:szCs w:val="18"/>
                </w:rPr>
                <w:t>60.2(b)</w:t>
              </w:r>
            </w:ins>
            <w:ins w:id="419" w:author="Moua, Cheng@Energy" w:date="2022-02-07T16:28:00Z">
              <w:r w:rsidR="00DF28D4">
                <w:rPr>
                  <w:rFonts w:ascii="Calibri" w:hAnsi="Calibri"/>
                  <w:sz w:val="18"/>
                  <w:szCs w:val="18"/>
                </w:rPr>
                <w:t>1</w:t>
              </w:r>
            </w:ins>
            <w:del w:id="420" w:author="Moua, Cheng@Energy" w:date="2022-02-07T16:27:00Z">
              <w:r w:rsidRPr="00926E48" w:rsidDel="00E75B10">
                <w:rPr>
                  <w:rFonts w:ascii="Calibri" w:hAnsi="Calibri"/>
                  <w:sz w:val="18"/>
                  <w:szCs w:val="18"/>
                </w:rPr>
                <w:delText>50.0(m)12</w:delText>
              </w:r>
            </w:del>
            <w:r w:rsidRPr="00926E48">
              <w:rPr>
                <w:rFonts w:ascii="Calibri" w:hAnsi="Calibri"/>
                <w:sz w:val="18"/>
                <w:szCs w:val="18"/>
              </w:rPr>
              <w:t>.</w:t>
            </w:r>
            <w:r w:rsidR="00C33A9D" w:rsidRPr="00C33A9D">
              <w:rPr>
                <w:rFonts w:ascii="Calibri" w:hAnsi="Calibri"/>
                <w:sz w:val="18"/>
                <w:szCs w:val="18"/>
              </w:rPr>
              <w:t xml:space="preserve">  The installer shall place a sticker in or near </w:t>
            </w:r>
            <w:ins w:id="421" w:author="Markstrum, Alexis" w:date="2021-11-23T12:10:00Z">
              <w:r w:rsidR="002672A0">
                <w:rPr>
                  <w:rFonts w:ascii="Calibri" w:hAnsi="Calibri"/>
                  <w:sz w:val="18"/>
                  <w:szCs w:val="18"/>
                </w:rPr>
                <w:t>each</w:t>
              </w:r>
            </w:ins>
            <w:del w:id="422" w:author="Markstrum, Alexis" w:date="2021-11-23T12:10:00Z">
              <w:r w:rsidR="00C33A9D" w:rsidRPr="00C33A9D" w:rsidDel="002672A0">
                <w:rPr>
                  <w:rFonts w:ascii="Calibri" w:hAnsi="Calibri"/>
                  <w:sz w:val="18"/>
                  <w:szCs w:val="18"/>
                </w:rPr>
                <w:delText>the</w:delText>
              </w:r>
            </w:del>
            <w:r w:rsidR="00C33A9D" w:rsidRPr="00C33A9D">
              <w:rPr>
                <w:rFonts w:ascii="Calibri" w:hAnsi="Calibri"/>
                <w:sz w:val="18"/>
                <w:szCs w:val="18"/>
              </w:rPr>
              <w:t xml:space="preserve"> filter grille </w:t>
            </w:r>
            <w:ins w:id="423" w:author="Markstrum, Alexis" w:date="2021-11-23T12:10:00Z">
              <w:r w:rsidR="002672A0">
                <w:rPr>
                  <w:rFonts w:ascii="Calibri" w:hAnsi="Calibri"/>
                  <w:sz w:val="18"/>
                  <w:szCs w:val="18"/>
                </w:rPr>
                <w:t xml:space="preserve">that displays </w:t>
              </w:r>
            </w:ins>
            <w:del w:id="424" w:author="Markstrum, Alexis" w:date="2021-11-23T12:10:00Z">
              <w:r w:rsidR="00C33A9D" w:rsidRPr="00C33A9D" w:rsidDel="002672A0">
                <w:rPr>
                  <w:rFonts w:ascii="Calibri" w:hAnsi="Calibri"/>
                  <w:sz w:val="18"/>
                  <w:szCs w:val="18"/>
                </w:rPr>
                <w:delText xml:space="preserve">displaying </w:delText>
              </w:r>
            </w:del>
            <w:r w:rsidR="00C33A9D" w:rsidRPr="00C33A9D">
              <w:rPr>
                <w:rFonts w:ascii="Calibri" w:hAnsi="Calibri"/>
                <w:sz w:val="18"/>
                <w:szCs w:val="18"/>
              </w:rPr>
              <w:t xml:space="preserve">the </w:t>
            </w:r>
            <w:del w:id="425" w:author="Markstrum, Alexis" w:date="2021-11-23T12:10:00Z">
              <w:r w:rsidR="00C33A9D" w:rsidRPr="00C33A9D" w:rsidDel="002672A0">
                <w:rPr>
                  <w:rFonts w:ascii="Calibri" w:hAnsi="Calibri"/>
                  <w:sz w:val="18"/>
                  <w:szCs w:val="18"/>
                </w:rPr>
                <w:delText xml:space="preserve">filter grille/rack </w:delText>
              </w:r>
            </w:del>
            <w:r w:rsidR="00C33A9D" w:rsidRPr="00C33A9D">
              <w:rPr>
                <w:rFonts w:ascii="Calibri" w:hAnsi="Calibri"/>
                <w:sz w:val="18"/>
                <w:szCs w:val="18"/>
              </w:rPr>
              <w:t xml:space="preserve">design airflow rate </w:t>
            </w:r>
            <w:ins w:id="426" w:author="Markstrum, Alexis" w:date="2021-11-23T12:10:00Z">
              <w:r w:rsidR="002672A0">
                <w:rPr>
                  <w:rFonts w:ascii="Calibri" w:hAnsi="Calibri"/>
                  <w:sz w:val="18"/>
                  <w:szCs w:val="18"/>
                </w:rPr>
                <w:t xml:space="preserve">for that filter grille/rack </w:t>
              </w:r>
            </w:ins>
            <w:r w:rsidR="00C33A9D" w:rsidRPr="00C33A9D">
              <w:rPr>
                <w:rFonts w:ascii="Calibri" w:hAnsi="Calibri"/>
                <w:sz w:val="18"/>
                <w:szCs w:val="18"/>
              </w:rPr>
              <w:t xml:space="preserve">and the maximum allowed clean filter pressure </w:t>
            </w:r>
            <w:proofErr w:type="gramStart"/>
            <w:r w:rsidR="00C33A9D" w:rsidRPr="00C33A9D">
              <w:rPr>
                <w:rFonts w:ascii="Calibri" w:hAnsi="Calibri"/>
                <w:sz w:val="18"/>
                <w:szCs w:val="18"/>
              </w:rPr>
              <w:t>drop</w:t>
            </w:r>
            <w:proofErr w:type="gramEnd"/>
            <w:r w:rsidR="00C33A9D" w:rsidRPr="00C33A9D">
              <w:rPr>
                <w:rFonts w:ascii="Calibri" w:hAnsi="Calibri"/>
                <w:sz w:val="18"/>
                <w:szCs w:val="18"/>
              </w:rPr>
              <w:t xml:space="preserve"> at the design airflow rate.  This will inform the occupant of the airflow vs pressure drop performance required for replacement air filters.</w:t>
            </w:r>
          </w:p>
          <w:p w14:paraId="235A7AAF" w14:textId="77777777" w:rsidR="00C33A9D" w:rsidRPr="00926E48" w:rsidRDefault="00C33A9D" w:rsidP="00196676">
            <w:pPr>
              <w:keepNext/>
              <w:rPr>
                <w:rFonts w:ascii="Calibri" w:hAnsi="Calibri"/>
                <w:sz w:val="18"/>
                <w:szCs w:val="18"/>
              </w:rPr>
            </w:pPr>
          </w:p>
          <w:p w14:paraId="74B07A67" w14:textId="77777777" w:rsidR="00F77686" w:rsidRDefault="002F3591" w:rsidP="00C33A9D">
            <w:pPr>
              <w:keepNext/>
              <w:rPr>
                <w:rFonts w:ascii="Calibri" w:hAnsi="Calibri"/>
                <w:sz w:val="18"/>
                <w:szCs w:val="18"/>
              </w:rPr>
            </w:pPr>
            <w:r w:rsidRPr="00926E48">
              <w:rPr>
                <w:rFonts w:ascii="Calibri" w:hAnsi="Calibri"/>
                <w:sz w:val="18"/>
                <w:szCs w:val="18"/>
              </w:rPr>
              <w:t>&lt;&lt;</w:t>
            </w:r>
            <w:r w:rsidRPr="00232AF8">
              <w:rPr>
                <w:rFonts w:ascii="Calibri" w:hAnsi="Calibri"/>
                <w:b/>
                <w:sz w:val="18"/>
                <w:szCs w:val="18"/>
              </w:rPr>
              <w:t>if</w:t>
            </w:r>
            <w:r w:rsidRPr="00926E48">
              <w:t xml:space="preserve"> </w:t>
            </w:r>
            <w:r w:rsidRPr="00926E48">
              <w:rPr>
                <w:rFonts w:ascii="Calibri" w:hAnsi="Calibri"/>
                <w:sz w:val="18"/>
                <w:szCs w:val="18"/>
              </w:rPr>
              <w:t xml:space="preserve">all of the SC Systems listed in Section </w:t>
            </w:r>
            <w:r>
              <w:rPr>
                <w:rFonts w:ascii="Calibri" w:hAnsi="Calibri"/>
                <w:sz w:val="18"/>
                <w:szCs w:val="18"/>
              </w:rPr>
              <w:t>C</w:t>
            </w:r>
            <w:r w:rsidRPr="00926E48">
              <w:rPr>
                <w:rFonts w:ascii="Calibri" w:hAnsi="Calibri"/>
                <w:sz w:val="18"/>
                <w:szCs w:val="18"/>
              </w:rPr>
              <w:t xml:space="preserve"> have a Distribution System Type value in </w:t>
            </w:r>
            <w:r w:rsidRPr="00232AF8">
              <w:rPr>
                <w:rFonts w:ascii="Calibri" w:hAnsi="Calibri"/>
                <w:sz w:val="18"/>
                <w:szCs w:val="18"/>
                <w:highlight w:val="yellow"/>
              </w:rPr>
              <w:t>C06</w:t>
            </w:r>
            <w:r w:rsidRPr="00926E48">
              <w:rPr>
                <w:rFonts w:ascii="Calibri" w:hAnsi="Calibri"/>
                <w:sz w:val="18"/>
                <w:szCs w:val="18"/>
              </w:rPr>
              <w:t xml:space="preserve"> =</w:t>
            </w:r>
            <w:proofErr w:type="spellStart"/>
            <w:r w:rsidRPr="00926E48">
              <w:rPr>
                <w:rFonts w:ascii="Calibri" w:hAnsi="Calibri"/>
                <w:sz w:val="18"/>
                <w:szCs w:val="18"/>
              </w:rPr>
              <w:t>DuctsNone</w:t>
            </w:r>
            <w:proofErr w:type="spellEnd"/>
            <w:r w:rsidRPr="00926E48">
              <w:rPr>
                <w:rFonts w:ascii="Calibri" w:hAnsi="Calibri"/>
                <w:sz w:val="18"/>
                <w:szCs w:val="18"/>
              </w:rPr>
              <w:t xml:space="preserve"> - Air distribution systems without </w:t>
            </w:r>
            <w:r>
              <w:rPr>
                <w:rFonts w:ascii="Calibri" w:hAnsi="Calibri"/>
                <w:sz w:val="18"/>
                <w:szCs w:val="18"/>
              </w:rPr>
              <w:t xml:space="preserve">forced air </w:t>
            </w:r>
            <w:proofErr w:type="gramStart"/>
            <w:r w:rsidRPr="00926E48">
              <w:rPr>
                <w:rFonts w:ascii="Calibri" w:hAnsi="Calibri"/>
                <w:sz w:val="18"/>
                <w:szCs w:val="18"/>
              </w:rPr>
              <w:t xml:space="preserve">ducts,  </w:t>
            </w:r>
            <w:r w:rsidRPr="00232AF8">
              <w:rPr>
                <w:rFonts w:ascii="Calibri" w:hAnsi="Calibri"/>
                <w:b/>
                <w:sz w:val="18"/>
                <w:szCs w:val="18"/>
              </w:rPr>
              <w:t>then</w:t>
            </w:r>
            <w:proofErr w:type="gramEnd"/>
            <w:r w:rsidRPr="00926E48">
              <w:rPr>
                <w:rFonts w:ascii="Calibri" w:hAnsi="Calibri"/>
                <w:sz w:val="18"/>
                <w:szCs w:val="18"/>
              </w:rPr>
              <w:t xml:space="preserve"> display the section does not apply message; </w:t>
            </w:r>
          </w:p>
          <w:p w14:paraId="278643C5" w14:textId="27FDC7E8" w:rsidR="00CA5D11" w:rsidRDefault="002F3591" w:rsidP="00C33A9D">
            <w:pPr>
              <w:keepNext/>
              <w:rPr>
                <w:rFonts w:ascii="Calibri" w:hAnsi="Calibri"/>
                <w:sz w:val="18"/>
                <w:szCs w:val="18"/>
              </w:rPr>
            </w:pPr>
            <w:r w:rsidRPr="00232AF8">
              <w:rPr>
                <w:rFonts w:ascii="Calibri" w:hAnsi="Calibri"/>
                <w:b/>
                <w:sz w:val="18"/>
                <w:szCs w:val="18"/>
              </w:rPr>
              <w:t>else</w:t>
            </w:r>
            <w:r w:rsidR="00CA5D11">
              <w:rPr>
                <w:rFonts w:ascii="Calibri" w:hAnsi="Calibri"/>
                <w:b/>
                <w:sz w:val="18"/>
                <w:szCs w:val="18"/>
              </w:rPr>
              <w:t>if</w:t>
            </w:r>
            <w:r w:rsidR="00464E01" w:rsidRPr="00CC4E4B">
              <w:rPr>
                <w:rFonts w:ascii="Calibri" w:hAnsi="Calibri"/>
                <w:sz w:val="18"/>
                <w:szCs w:val="18"/>
              </w:rPr>
              <w:t xml:space="preserve"> there are no</w:t>
            </w:r>
            <w:r w:rsidRPr="00926E48">
              <w:rPr>
                <w:rFonts w:ascii="Calibri" w:hAnsi="Calibri"/>
                <w:sz w:val="18"/>
                <w:szCs w:val="18"/>
              </w:rPr>
              <w:t xml:space="preserve"> </w:t>
            </w:r>
            <w:r w:rsidR="009A799B">
              <w:rPr>
                <w:rFonts w:ascii="Calibri" w:hAnsi="Calibri"/>
                <w:sz w:val="18"/>
                <w:szCs w:val="18"/>
              </w:rPr>
              <w:t xml:space="preserve">duct systems in section I for which </w:t>
            </w:r>
            <w:r w:rsidR="009A799B" w:rsidRPr="00FC01B6">
              <w:rPr>
                <w:rFonts w:ascii="Calibri" w:hAnsi="Calibri"/>
                <w:sz w:val="18"/>
                <w:szCs w:val="18"/>
                <w:highlight w:val="yellow"/>
              </w:rPr>
              <w:t>I13</w:t>
            </w:r>
            <w:r w:rsidR="009A799B">
              <w:rPr>
                <w:rFonts w:ascii="Calibri" w:hAnsi="Calibri"/>
                <w:sz w:val="18"/>
                <w:szCs w:val="18"/>
              </w:rPr>
              <w:t>=[</w:t>
            </w:r>
            <w:r w:rsidR="00F77686">
              <w:rPr>
                <w:rFonts w:ascii="Calibri" w:hAnsi="Calibri"/>
                <w:sz w:val="18"/>
                <w:szCs w:val="18"/>
              </w:rPr>
              <w:t>&gt;10ft</w:t>
            </w:r>
            <w:r w:rsidR="009A799B">
              <w:rPr>
                <w:rFonts w:ascii="Calibri" w:hAnsi="Calibri"/>
                <w:sz w:val="18"/>
                <w:szCs w:val="18"/>
              </w:rPr>
              <w:t>]</w:t>
            </w:r>
            <w:r w:rsidR="00CA5D11">
              <w:rPr>
                <w:rFonts w:ascii="Calibri" w:hAnsi="Calibri"/>
                <w:sz w:val="18"/>
                <w:szCs w:val="18"/>
              </w:rPr>
              <w:t xml:space="preserve">, then </w:t>
            </w:r>
            <w:r w:rsidR="00CA5D11" w:rsidRPr="00CA5D11">
              <w:rPr>
                <w:rFonts w:ascii="Calibri" w:hAnsi="Calibri"/>
                <w:sz w:val="18"/>
                <w:szCs w:val="18"/>
              </w:rPr>
              <w:t xml:space="preserve">display the section does not apply </w:t>
            </w:r>
            <w:proofErr w:type="gramStart"/>
            <w:r w:rsidR="00CA5D11" w:rsidRPr="00CA5D11">
              <w:rPr>
                <w:rFonts w:ascii="Calibri" w:hAnsi="Calibri"/>
                <w:sz w:val="18"/>
                <w:szCs w:val="18"/>
              </w:rPr>
              <w:t>message</w:t>
            </w:r>
            <w:r w:rsidR="00CA5D11">
              <w:rPr>
                <w:rFonts w:ascii="Calibri" w:hAnsi="Calibri"/>
                <w:sz w:val="18"/>
                <w:szCs w:val="18"/>
              </w:rPr>
              <w:t>;</w:t>
            </w:r>
            <w:proofErr w:type="gramEnd"/>
            <w:r w:rsidR="00CA5D11">
              <w:rPr>
                <w:rFonts w:ascii="Calibri" w:hAnsi="Calibri"/>
                <w:sz w:val="18"/>
                <w:szCs w:val="18"/>
              </w:rPr>
              <w:t xml:space="preserve"> </w:t>
            </w:r>
          </w:p>
          <w:p w14:paraId="26FCBF9F" w14:textId="7697CAB1" w:rsidR="00C33A9D" w:rsidRPr="00926E48" w:rsidRDefault="00CA5D11" w:rsidP="00F77686">
            <w:pPr>
              <w:keepNext/>
              <w:rPr>
                <w:rFonts w:ascii="Calibri" w:hAnsi="Calibri"/>
                <w:sz w:val="18"/>
                <w:szCs w:val="18"/>
              </w:rPr>
            </w:pPr>
            <w:r w:rsidRPr="00CC4E4B">
              <w:rPr>
                <w:rFonts w:ascii="Calibri" w:hAnsi="Calibri"/>
                <w:b/>
                <w:sz w:val="18"/>
                <w:szCs w:val="18"/>
              </w:rPr>
              <w:t>else</w:t>
            </w:r>
            <w:r>
              <w:rPr>
                <w:rFonts w:ascii="Calibri" w:hAnsi="Calibri"/>
                <w:sz w:val="18"/>
                <w:szCs w:val="18"/>
              </w:rPr>
              <w:t xml:space="preserve"> </w:t>
            </w:r>
            <w:r w:rsidR="002F3591" w:rsidRPr="00926E48">
              <w:rPr>
                <w:rFonts w:ascii="Calibri" w:hAnsi="Calibri"/>
                <w:sz w:val="18"/>
                <w:szCs w:val="18"/>
              </w:rPr>
              <w:t xml:space="preserve">require one row of data (each) for the quantity of Air filter devices in </w:t>
            </w:r>
            <w:r w:rsidR="002F3591" w:rsidRPr="00232AF8">
              <w:rPr>
                <w:rFonts w:ascii="Calibri" w:hAnsi="Calibri"/>
                <w:sz w:val="18"/>
                <w:szCs w:val="18"/>
                <w:highlight w:val="yellow"/>
              </w:rPr>
              <w:t>Section I field 10</w:t>
            </w:r>
            <w:r w:rsidR="002F3591">
              <w:rPr>
                <w:rFonts w:ascii="Calibri" w:hAnsi="Calibri"/>
                <w:sz w:val="18"/>
                <w:szCs w:val="18"/>
              </w:rPr>
              <w:t xml:space="preserve"> </w:t>
            </w:r>
            <w:r w:rsidR="002F3591" w:rsidRPr="00926E48">
              <w:rPr>
                <w:rFonts w:ascii="Calibri" w:hAnsi="Calibri"/>
                <w:sz w:val="18"/>
                <w:szCs w:val="18"/>
              </w:rPr>
              <w:t xml:space="preserve">for </w:t>
            </w:r>
            <w:r w:rsidR="00C33A9D">
              <w:rPr>
                <w:rFonts w:ascii="Calibri" w:hAnsi="Calibri"/>
                <w:sz w:val="18"/>
                <w:szCs w:val="18"/>
              </w:rPr>
              <w:t>each</w:t>
            </w:r>
            <w:r w:rsidR="00C33A9D" w:rsidRPr="00926E48">
              <w:rPr>
                <w:rFonts w:ascii="Calibri" w:hAnsi="Calibri"/>
                <w:sz w:val="18"/>
                <w:szCs w:val="18"/>
              </w:rPr>
              <w:t xml:space="preserve"> </w:t>
            </w:r>
            <w:r w:rsidR="002F3591" w:rsidRPr="00926E48">
              <w:rPr>
                <w:rFonts w:ascii="Calibri" w:hAnsi="Calibri"/>
                <w:sz w:val="18"/>
                <w:szCs w:val="18"/>
              </w:rPr>
              <w:t>of the</w:t>
            </w:r>
            <w:r w:rsidR="00C33A9D">
              <w:t xml:space="preserve"> </w:t>
            </w:r>
            <w:r w:rsidR="009A799B">
              <w:rPr>
                <w:rFonts w:ascii="Calibri" w:hAnsi="Calibri"/>
                <w:sz w:val="18"/>
                <w:szCs w:val="18"/>
              </w:rPr>
              <w:t>duct systems</w:t>
            </w:r>
            <w:r w:rsidR="00C33A9D" w:rsidRPr="00C33A9D">
              <w:rPr>
                <w:rFonts w:ascii="Calibri" w:hAnsi="Calibri"/>
                <w:sz w:val="18"/>
                <w:szCs w:val="18"/>
              </w:rPr>
              <w:t xml:space="preserve"> listed in </w:t>
            </w:r>
            <w:r w:rsidR="00C33A9D" w:rsidRPr="00232AF8">
              <w:rPr>
                <w:rFonts w:ascii="Calibri" w:hAnsi="Calibri"/>
                <w:sz w:val="18"/>
                <w:szCs w:val="18"/>
                <w:highlight w:val="yellow"/>
              </w:rPr>
              <w:t xml:space="preserve">Section I </w:t>
            </w:r>
            <w:r w:rsidR="009A799B" w:rsidRPr="009A799B">
              <w:rPr>
                <w:rFonts w:ascii="Calibri" w:hAnsi="Calibri"/>
                <w:sz w:val="18"/>
                <w:szCs w:val="18"/>
              </w:rPr>
              <w:t xml:space="preserve">for which </w:t>
            </w:r>
            <w:r w:rsidR="009A799B" w:rsidRPr="00FC01B6">
              <w:rPr>
                <w:rFonts w:ascii="Calibri" w:hAnsi="Calibri"/>
                <w:sz w:val="18"/>
                <w:szCs w:val="18"/>
                <w:highlight w:val="yellow"/>
              </w:rPr>
              <w:t>I13</w:t>
            </w:r>
            <w:r w:rsidR="00F77686">
              <w:rPr>
                <w:rFonts w:ascii="Calibri" w:hAnsi="Calibri"/>
                <w:sz w:val="18"/>
                <w:szCs w:val="18"/>
              </w:rPr>
              <w:t>=[&gt;10ft</w:t>
            </w:r>
            <w:r w:rsidR="009A799B" w:rsidRPr="009A799B">
              <w:rPr>
                <w:rFonts w:ascii="Calibri" w:hAnsi="Calibri"/>
                <w:sz w:val="18"/>
                <w:szCs w:val="18"/>
              </w:rPr>
              <w:t>]</w:t>
            </w:r>
            <w:r w:rsidR="00F77686">
              <w:rPr>
                <w:rFonts w:ascii="Calibri" w:hAnsi="Calibri"/>
                <w:sz w:val="18"/>
                <w:szCs w:val="18"/>
              </w:rPr>
              <w:t>&gt;&gt;</w:t>
            </w:r>
          </w:p>
        </w:tc>
      </w:tr>
      <w:tr w:rsidR="002F3591" w:rsidRPr="00295655" w14:paraId="26FCBFA8" w14:textId="77777777" w:rsidTr="00460EE2">
        <w:trPr>
          <w:cantSplit/>
          <w:trHeight w:val="134"/>
        </w:trPr>
        <w:tc>
          <w:tcPr>
            <w:tcW w:w="1124" w:type="dxa"/>
            <w:vAlign w:val="bottom"/>
          </w:tcPr>
          <w:p w14:paraId="26FCBFA1" w14:textId="77777777" w:rsidR="002F3591" w:rsidRPr="00295655" w:rsidRDefault="002F3591" w:rsidP="002F3591">
            <w:pPr>
              <w:keepNext/>
              <w:jc w:val="center"/>
              <w:rPr>
                <w:rFonts w:ascii="Calibri" w:hAnsi="Calibri"/>
                <w:sz w:val="18"/>
                <w:szCs w:val="18"/>
              </w:rPr>
            </w:pPr>
            <w:r w:rsidRPr="00295655">
              <w:rPr>
                <w:rFonts w:ascii="Calibri" w:hAnsi="Calibri"/>
                <w:sz w:val="18"/>
                <w:szCs w:val="18"/>
              </w:rPr>
              <w:t>01</w:t>
            </w:r>
          </w:p>
        </w:tc>
        <w:tc>
          <w:tcPr>
            <w:tcW w:w="1124" w:type="dxa"/>
            <w:vAlign w:val="bottom"/>
          </w:tcPr>
          <w:p w14:paraId="26FCBFA2" w14:textId="77777777" w:rsidR="002F3591" w:rsidRPr="00295655" w:rsidRDefault="002F3591" w:rsidP="002F3591">
            <w:pPr>
              <w:keepNext/>
              <w:jc w:val="center"/>
              <w:rPr>
                <w:rFonts w:ascii="Calibri" w:hAnsi="Calibri"/>
                <w:sz w:val="18"/>
                <w:szCs w:val="18"/>
              </w:rPr>
            </w:pPr>
            <w:r w:rsidRPr="00295655">
              <w:rPr>
                <w:rFonts w:ascii="Calibri" w:hAnsi="Calibri"/>
                <w:sz w:val="18"/>
                <w:szCs w:val="18"/>
              </w:rPr>
              <w:t>02</w:t>
            </w:r>
          </w:p>
        </w:tc>
        <w:tc>
          <w:tcPr>
            <w:tcW w:w="1124" w:type="dxa"/>
          </w:tcPr>
          <w:p w14:paraId="01D75819" w14:textId="490D8392" w:rsidR="002F3591" w:rsidRPr="00295655" w:rsidRDefault="002F3591" w:rsidP="002F3591">
            <w:pPr>
              <w:keepNext/>
              <w:jc w:val="center"/>
              <w:rPr>
                <w:rFonts w:ascii="Calibri" w:hAnsi="Calibri"/>
                <w:sz w:val="18"/>
                <w:szCs w:val="18"/>
              </w:rPr>
            </w:pPr>
            <w:r>
              <w:rPr>
                <w:rFonts w:ascii="Calibri" w:hAnsi="Calibri"/>
                <w:sz w:val="18"/>
                <w:szCs w:val="18"/>
              </w:rPr>
              <w:t>03</w:t>
            </w:r>
          </w:p>
        </w:tc>
        <w:tc>
          <w:tcPr>
            <w:tcW w:w="1125" w:type="dxa"/>
          </w:tcPr>
          <w:p w14:paraId="26FCBFA3" w14:textId="146B23A2" w:rsidR="002F3591" w:rsidRPr="00295655" w:rsidRDefault="002F3591" w:rsidP="002F3591">
            <w:pPr>
              <w:keepNext/>
              <w:jc w:val="center"/>
              <w:rPr>
                <w:rFonts w:ascii="Calibri" w:hAnsi="Calibri"/>
                <w:sz w:val="18"/>
                <w:szCs w:val="18"/>
              </w:rPr>
            </w:pPr>
            <w:r>
              <w:rPr>
                <w:rFonts w:ascii="Calibri" w:hAnsi="Calibri"/>
                <w:sz w:val="18"/>
                <w:szCs w:val="18"/>
              </w:rPr>
              <w:t>04</w:t>
            </w:r>
          </w:p>
        </w:tc>
        <w:tc>
          <w:tcPr>
            <w:tcW w:w="1124" w:type="dxa"/>
            <w:vAlign w:val="bottom"/>
          </w:tcPr>
          <w:p w14:paraId="26FCBFA4" w14:textId="6D42ADCE" w:rsidR="002F3591" w:rsidRPr="00295655" w:rsidRDefault="002F3591" w:rsidP="002F3591">
            <w:pPr>
              <w:keepNext/>
              <w:jc w:val="center"/>
              <w:rPr>
                <w:rFonts w:ascii="Calibri" w:hAnsi="Calibri"/>
                <w:sz w:val="18"/>
                <w:szCs w:val="18"/>
              </w:rPr>
            </w:pPr>
            <w:r>
              <w:rPr>
                <w:rFonts w:ascii="Calibri" w:hAnsi="Calibri"/>
                <w:sz w:val="18"/>
                <w:szCs w:val="18"/>
              </w:rPr>
              <w:t>05</w:t>
            </w:r>
          </w:p>
        </w:tc>
        <w:tc>
          <w:tcPr>
            <w:tcW w:w="1124" w:type="dxa"/>
            <w:vAlign w:val="bottom"/>
          </w:tcPr>
          <w:p w14:paraId="3C3872C9" w14:textId="302EF617" w:rsidR="002F3591" w:rsidRPr="00295655" w:rsidRDefault="002F3591" w:rsidP="002F3591">
            <w:pPr>
              <w:keepNext/>
              <w:jc w:val="center"/>
              <w:rPr>
                <w:rFonts w:ascii="Calibri" w:hAnsi="Calibri"/>
                <w:sz w:val="18"/>
                <w:szCs w:val="18"/>
              </w:rPr>
            </w:pPr>
            <w:r w:rsidRPr="00295655">
              <w:rPr>
                <w:rFonts w:ascii="Calibri" w:hAnsi="Calibri"/>
                <w:sz w:val="18"/>
                <w:szCs w:val="18"/>
              </w:rPr>
              <w:t>06</w:t>
            </w:r>
          </w:p>
        </w:tc>
        <w:tc>
          <w:tcPr>
            <w:tcW w:w="1125" w:type="dxa"/>
            <w:vAlign w:val="bottom"/>
          </w:tcPr>
          <w:p w14:paraId="26FCBFA5" w14:textId="32129B44" w:rsidR="002F3591" w:rsidRPr="00295655" w:rsidRDefault="002F3591" w:rsidP="002F3591">
            <w:pPr>
              <w:keepNext/>
              <w:jc w:val="center"/>
              <w:rPr>
                <w:rFonts w:ascii="Calibri" w:hAnsi="Calibri"/>
                <w:sz w:val="18"/>
                <w:szCs w:val="18"/>
              </w:rPr>
            </w:pPr>
            <w:r>
              <w:rPr>
                <w:rFonts w:ascii="Calibri" w:hAnsi="Calibri"/>
                <w:sz w:val="18"/>
                <w:szCs w:val="18"/>
              </w:rPr>
              <w:t>07</w:t>
            </w:r>
          </w:p>
        </w:tc>
        <w:tc>
          <w:tcPr>
            <w:tcW w:w="1124" w:type="dxa"/>
          </w:tcPr>
          <w:p w14:paraId="70E7E9C1" w14:textId="79B3FC05" w:rsidR="002F3591" w:rsidRPr="00295655" w:rsidRDefault="002F3591" w:rsidP="002F3591">
            <w:pPr>
              <w:keepNext/>
              <w:jc w:val="center"/>
              <w:rPr>
                <w:rFonts w:ascii="Calibri" w:hAnsi="Calibri"/>
                <w:sz w:val="18"/>
                <w:szCs w:val="18"/>
              </w:rPr>
            </w:pPr>
            <w:r>
              <w:rPr>
                <w:rFonts w:ascii="Calibri" w:hAnsi="Calibri"/>
                <w:sz w:val="18"/>
                <w:szCs w:val="18"/>
              </w:rPr>
              <w:t>08</w:t>
            </w:r>
          </w:p>
        </w:tc>
        <w:tc>
          <w:tcPr>
            <w:tcW w:w="1124" w:type="dxa"/>
          </w:tcPr>
          <w:p w14:paraId="5C723900" w14:textId="3AB1FD7D" w:rsidR="002F3591" w:rsidRPr="00295655" w:rsidRDefault="002F3591" w:rsidP="002F3591">
            <w:pPr>
              <w:keepNext/>
              <w:jc w:val="center"/>
              <w:rPr>
                <w:rFonts w:ascii="Calibri" w:hAnsi="Calibri"/>
                <w:sz w:val="18"/>
                <w:szCs w:val="18"/>
              </w:rPr>
            </w:pPr>
            <w:r>
              <w:rPr>
                <w:rFonts w:ascii="Calibri" w:hAnsi="Calibri"/>
                <w:sz w:val="18"/>
                <w:szCs w:val="18"/>
              </w:rPr>
              <w:t>09</w:t>
            </w:r>
          </w:p>
        </w:tc>
        <w:tc>
          <w:tcPr>
            <w:tcW w:w="1125" w:type="dxa"/>
          </w:tcPr>
          <w:p w14:paraId="2DA0EAD6" w14:textId="61CBA518" w:rsidR="002F3591" w:rsidRPr="00295655" w:rsidRDefault="002F3591" w:rsidP="002F3591">
            <w:pPr>
              <w:keepNext/>
              <w:jc w:val="center"/>
              <w:rPr>
                <w:rFonts w:ascii="Calibri" w:hAnsi="Calibri"/>
                <w:sz w:val="18"/>
                <w:szCs w:val="18"/>
              </w:rPr>
            </w:pPr>
            <w:r>
              <w:rPr>
                <w:rFonts w:ascii="Calibri" w:hAnsi="Calibri"/>
                <w:sz w:val="18"/>
                <w:szCs w:val="18"/>
              </w:rPr>
              <w:t>10</w:t>
            </w:r>
          </w:p>
        </w:tc>
        <w:tc>
          <w:tcPr>
            <w:tcW w:w="1105" w:type="dxa"/>
          </w:tcPr>
          <w:p w14:paraId="31A19D7B" w14:textId="1D359F6D" w:rsidR="002F3591" w:rsidRPr="00295655" w:rsidRDefault="002F3591" w:rsidP="002F3591">
            <w:pPr>
              <w:keepNext/>
              <w:jc w:val="center"/>
              <w:rPr>
                <w:rFonts w:ascii="Calibri" w:hAnsi="Calibri"/>
                <w:sz w:val="18"/>
                <w:szCs w:val="18"/>
              </w:rPr>
            </w:pPr>
            <w:r>
              <w:rPr>
                <w:rFonts w:ascii="Calibri" w:hAnsi="Calibri"/>
                <w:sz w:val="18"/>
                <w:szCs w:val="18"/>
              </w:rPr>
              <w:t>11</w:t>
            </w:r>
          </w:p>
        </w:tc>
        <w:tc>
          <w:tcPr>
            <w:tcW w:w="1080" w:type="dxa"/>
            <w:vAlign w:val="bottom"/>
          </w:tcPr>
          <w:p w14:paraId="26FCBFA6" w14:textId="69FAF3BC" w:rsidR="002F3591" w:rsidRPr="00295655" w:rsidRDefault="002F3591" w:rsidP="002F3591">
            <w:pPr>
              <w:keepNext/>
              <w:jc w:val="center"/>
              <w:rPr>
                <w:rFonts w:ascii="Calibri" w:hAnsi="Calibri"/>
                <w:sz w:val="18"/>
                <w:szCs w:val="18"/>
              </w:rPr>
            </w:pPr>
            <w:r>
              <w:rPr>
                <w:rFonts w:ascii="Calibri" w:hAnsi="Calibri"/>
                <w:sz w:val="18"/>
                <w:szCs w:val="18"/>
              </w:rPr>
              <w:t>12</w:t>
            </w:r>
          </w:p>
        </w:tc>
        <w:tc>
          <w:tcPr>
            <w:tcW w:w="1188" w:type="dxa"/>
            <w:vAlign w:val="bottom"/>
          </w:tcPr>
          <w:p w14:paraId="26FCBFA7" w14:textId="0EDB5B0B" w:rsidR="002F3591" w:rsidRPr="00295655" w:rsidRDefault="002F3591" w:rsidP="002F3591">
            <w:pPr>
              <w:keepNext/>
              <w:jc w:val="center"/>
              <w:rPr>
                <w:rFonts w:ascii="Calibri" w:hAnsi="Calibri"/>
                <w:sz w:val="18"/>
                <w:szCs w:val="18"/>
              </w:rPr>
            </w:pPr>
            <w:r>
              <w:rPr>
                <w:rFonts w:ascii="Calibri" w:hAnsi="Calibri"/>
                <w:sz w:val="18"/>
                <w:szCs w:val="18"/>
              </w:rPr>
              <w:t>13</w:t>
            </w:r>
          </w:p>
        </w:tc>
      </w:tr>
      <w:tr w:rsidR="002F3591" w:rsidRPr="00B82750" w14:paraId="26FCBFB3" w14:textId="77777777" w:rsidTr="00460EE2">
        <w:trPr>
          <w:cantSplit/>
          <w:trHeight w:val="576"/>
        </w:trPr>
        <w:tc>
          <w:tcPr>
            <w:tcW w:w="1124" w:type="dxa"/>
            <w:vAlign w:val="bottom"/>
          </w:tcPr>
          <w:p w14:paraId="26FCBFA9" w14:textId="185373A6"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265841">
              <w:rPr>
                <w:rFonts w:ascii="Calibri" w:hAnsi="Calibri"/>
                <w:sz w:val="18"/>
                <w:szCs w:val="18"/>
              </w:rPr>
              <w:t xml:space="preserve">from </w:t>
            </w:r>
            <w:del w:id="427" w:author="Alhabibi, Haider@Energy" w:date="2022-02-14T14:03:00Z">
              <w:r w:rsidRPr="00265841" w:rsidDel="0033717F">
                <w:rPr>
                  <w:rFonts w:ascii="Calibri" w:hAnsi="Calibri"/>
                  <w:sz w:val="18"/>
                  <w:szCs w:val="18"/>
                </w:rPr>
                <w:delText>CF1R</w:delText>
              </w:r>
            </w:del>
            <w:ins w:id="428" w:author="Alhabibi, Haider@Energy" w:date="2022-02-14T14:03:00Z">
              <w:r w:rsidR="0033717F">
                <w:rPr>
                  <w:rFonts w:ascii="Calibri" w:hAnsi="Calibri"/>
                  <w:sz w:val="18"/>
                  <w:szCs w:val="18"/>
                </w:rPr>
                <w:t>LMCC</w:t>
              </w:r>
            </w:ins>
          </w:p>
        </w:tc>
        <w:tc>
          <w:tcPr>
            <w:tcW w:w="1124" w:type="dxa"/>
            <w:vAlign w:val="bottom"/>
          </w:tcPr>
          <w:p w14:paraId="26FCBFAA" w14:textId="05E02990"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SC System </w:t>
            </w:r>
            <w:r w:rsidRPr="00C0640A">
              <w:rPr>
                <w:rFonts w:ascii="Calibri" w:hAnsi="Calibri"/>
                <w:sz w:val="18"/>
                <w:szCs w:val="18"/>
              </w:rPr>
              <w:t xml:space="preserve">Description of </w:t>
            </w:r>
            <w:r w:rsidRPr="00B82750">
              <w:rPr>
                <w:rFonts w:ascii="Calibri" w:hAnsi="Calibri"/>
                <w:sz w:val="18"/>
                <w:szCs w:val="18"/>
              </w:rPr>
              <w:t>Area Served</w:t>
            </w:r>
          </w:p>
        </w:tc>
        <w:tc>
          <w:tcPr>
            <w:tcW w:w="1124" w:type="dxa"/>
            <w:vAlign w:val="bottom"/>
          </w:tcPr>
          <w:p w14:paraId="78D42D72" w14:textId="5CCBB656" w:rsidR="002F3591" w:rsidRPr="00B82750" w:rsidRDefault="002F3591" w:rsidP="002F3591">
            <w:pPr>
              <w:keepNext/>
              <w:jc w:val="center"/>
              <w:rPr>
                <w:rFonts w:ascii="Calibri" w:hAnsi="Calibri"/>
                <w:sz w:val="18"/>
                <w:szCs w:val="18"/>
              </w:rPr>
            </w:pPr>
            <w:r w:rsidRPr="003B4D36">
              <w:rPr>
                <w:rFonts w:ascii="Calibri" w:hAnsi="Calibri"/>
                <w:sz w:val="18"/>
                <w:szCs w:val="18"/>
              </w:rPr>
              <w:t>Indoor Unit Name or Description of Area Served</w:t>
            </w:r>
          </w:p>
        </w:tc>
        <w:tc>
          <w:tcPr>
            <w:tcW w:w="1125" w:type="dxa"/>
            <w:vAlign w:val="bottom"/>
          </w:tcPr>
          <w:p w14:paraId="26FCBFAB" w14:textId="3ED5B9E9" w:rsidR="002F3591" w:rsidRPr="00B82750" w:rsidRDefault="002F3591" w:rsidP="002F3591">
            <w:pPr>
              <w:keepNext/>
              <w:jc w:val="center"/>
              <w:rPr>
                <w:rFonts w:ascii="Calibri" w:hAnsi="Calibri"/>
                <w:sz w:val="18"/>
                <w:szCs w:val="18"/>
              </w:rPr>
            </w:pPr>
            <w:r w:rsidRPr="00B82750">
              <w:rPr>
                <w:rFonts w:ascii="Calibri" w:hAnsi="Calibri"/>
                <w:sz w:val="18"/>
                <w:szCs w:val="18"/>
              </w:rPr>
              <w:t>Air Filter Name</w:t>
            </w:r>
            <w:r>
              <w:t xml:space="preserve"> </w:t>
            </w:r>
            <w:r w:rsidRPr="002F3591">
              <w:rPr>
                <w:rFonts w:ascii="Calibri" w:hAnsi="Calibri"/>
                <w:sz w:val="18"/>
                <w:szCs w:val="18"/>
              </w:rPr>
              <w:t>or Description of Location</w:t>
            </w:r>
          </w:p>
        </w:tc>
        <w:tc>
          <w:tcPr>
            <w:tcW w:w="1124" w:type="dxa"/>
            <w:vAlign w:val="bottom"/>
          </w:tcPr>
          <w:p w14:paraId="26FCBFAC" w14:textId="46C05206"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Air Filter </w:t>
            </w:r>
            <w:del w:id="429" w:author="Russ King" w:date="2021-11-21T19:00:00Z">
              <w:r w:rsidRPr="00B82750" w:rsidDel="007909BC">
                <w:rPr>
                  <w:rFonts w:ascii="Calibri" w:hAnsi="Calibri"/>
                  <w:sz w:val="18"/>
                  <w:szCs w:val="18"/>
                </w:rPr>
                <w:delText xml:space="preserve">Device </w:delText>
              </w:r>
            </w:del>
            <w:ins w:id="430" w:author="Russ King" w:date="2021-11-21T19:00:00Z">
              <w:r w:rsidR="007909BC">
                <w:rPr>
                  <w:rFonts w:ascii="Calibri" w:hAnsi="Calibri"/>
                  <w:sz w:val="18"/>
                  <w:szCs w:val="18"/>
                </w:rPr>
                <w:t>Rack</w:t>
              </w:r>
              <w:r w:rsidR="007909BC" w:rsidRPr="00B82750">
                <w:rPr>
                  <w:rFonts w:ascii="Calibri" w:hAnsi="Calibri"/>
                  <w:sz w:val="18"/>
                  <w:szCs w:val="18"/>
                </w:rPr>
                <w:t xml:space="preserve"> </w:t>
              </w:r>
            </w:ins>
            <w:r w:rsidRPr="00B82750">
              <w:rPr>
                <w:rFonts w:ascii="Calibri" w:hAnsi="Calibri"/>
                <w:sz w:val="18"/>
                <w:szCs w:val="18"/>
              </w:rPr>
              <w:t>Type</w:t>
            </w:r>
          </w:p>
        </w:tc>
        <w:tc>
          <w:tcPr>
            <w:tcW w:w="1124" w:type="dxa"/>
            <w:vAlign w:val="bottom"/>
          </w:tcPr>
          <w:p w14:paraId="14A3A6FA" w14:textId="2849ED46"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Design Airflow Rate </w:t>
            </w:r>
          </w:p>
          <w:p w14:paraId="65497765" w14:textId="77777777"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for Air Filter Device </w:t>
            </w:r>
          </w:p>
          <w:p w14:paraId="5DB65C5A" w14:textId="4E764ED5" w:rsidR="002F3591" w:rsidRPr="00B82750" w:rsidRDefault="002F3591" w:rsidP="002F3591">
            <w:pPr>
              <w:keepNext/>
              <w:jc w:val="center"/>
              <w:rPr>
                <w:rFonts w:ascii="Calibri" w:hAnsi="Calibri"/>
                <w:sz w:val="18"/>
                <w:szCs w:val="18"/>
              </w:rPr>
            </w:pPr>
            <w:r w:rsidRPr="00B82750">
              <w:rPr>
                <w:rFonts w:ascii="Calibri" w:hAnsi="Calibri"/>
                <w:sz w:val="18"/>
                <w:szCs w:val="18"/>
              </w:rPr>
              <w:t>(cfm)</w:t>
            </w:r>
          </w:p>
        </w:tc>
        <w:tc>
          <w:tcPr>
            <w:tcW w:w="1125" w:type="dxa"/>
            <w:vAlign w:val="bottom"/>
          </w:tcPr>
          <w:p w14:paraId="5096A771" w14:textId="77777777" w:rsidR="002F3591" w:rsidRPr="002F3591" w:rsidRDefault="002F3591" w:rsidP="002F3591">
            <w:pPr>
              <w:keepNext/>
              <w:jc w:val="center"/>
              <w:rPr>
                <w:rFonts w:ascii="Calibri" w:hAnsi="Calibri"/>
                <w:sz w:val="18"/>
                <w:szCs w:val="18"/>
              </w:rPr>
            </w:pPr>
            <w:r w:rsidRPr="00B82750">
              <w:rPr>
                <w:rFonts w:ascii="Calibri" w:hAnsi="Calibri"/>
                <w:sz w:val="18"/>
                <w:szCs w:val="18"/>
              </w:rPr>
              <w:t xml:space="preserve">Air Filter </w:t>
            </w:r>
            <w:r w:rsidRPr="002F3591">
              <w:rPr>
                <w:rFonts w:ascii="Calibri" w:hAnsi="Calibri"/>
                <w:sz w:val="18"/>
                <w:szCs w:val="18"/>
              </w:rPr>
              <w:t>Nominal Depth</w:t>
            </w:r>
          </w:p>
          <w:p w14:paraId="26FCBFAD" w14:textId="372050CD" w:rsidR="002F3591" w:rsidRPr="00B82750" w:rsidRDefault="002F3591" w:rsidP="002F3591">
            <w:pPr>
              <w:keepNext/>
              <w:jc w:val="center"/>
              <w:rPr>
                <w:rFonts w:ascii="Calibri" w:hAnsi="Calibri"/>
                <w:sz w:val="18"/>
                <w:szCs w:val="18"/>
              </w:rPr>
            </w:pPr>
            <w:r w:rsidRPr="002F3591">
              <w:rPr>
                <w:rFonts w:ascii="Calibri" w:hAnsi="Calibri"/>
                <w:sz w:val="18"/>
                <w:szCs w:val="18"/>
              </w:rPr>
              <w:t>(inch)</w:t>
            </w:r>
          </w:p>
        </w:tc>
        <w:tc>
          <w:tcPr>
            <w:tcW w:w="1124" w:type="dxa"/>
            <w:vAlign w:val="bottom"/>
          </w:tcPr>
          <w:p w14:paraId="6DBDC7A5" w14:textId="77777777" w:rsidR="002F3591" w:rsidRDefault="002F3591" w:rsidP="002F3591">
            <w:pPr>
              <w:jc w:val="center"/>
              <w:rPr>
                <w:rFonts w:ascii="Calibri" w:hAnsi="Calibri"/>
                <w:sz w:val="18"/>
                <w:szCs w:val="18"/>
              </w:rPr>
            </w:pPr>
            <w:r>
              <w:rPr>
                <w:rFonts w:ascii="Calibri" w:hAnsi="Calibri"/>
                <w:sz w:val="18"/>
                <w:szCs w:val="18"/>
              </w:rPr>
              <w:t>Air Filter Nominal Length</w:t>
            </w:r>
          </w:p>
          <w:p w14:paraId="62940EEB" w14:textId="24A0FDA7" w:rsidR="002F3591" w:rsidRPr="00B82750" w:rsidRDefault="002F3591" w:rsidP="002F3591">
            <w:pPr>
              <w:keepNext/>
              <w:jc w:val="center"/>
              <w:rPr>
                <w:rFonts w:ascii="Calibri" w:hAnsi="Calibri"/>
                <w:sz w:val="18"/>
                <w:szCs w:val="18"/>
              </w:rPr>
            </w:pPr>
            <w:r>
              <w:rPr>
                <w:rFonts w:ascii="Calibri" w:hAnsi="Calibri"/>
                <w:sz w:val="18"/>
                <w:szCs w:val="18"/>
              </w:rPr>
              <w:t>(inch)</w:t>
            </w:r>
          </w:p>
        </w:tc>
        <w:tc>
          <w:tcPr>
            <w:tcW w:w="1124" w:type="dxa"/>
            <w:vAlign w:val="bottom"/>
          </w:tcPr>
          <w:p w14:paraId="7DC3041F" w14:textId="77777777" w:rsidR="002F3591" w:rsidRDefault="002F3591" w:rsidP="002F3591">
            <w:pPr>
              <w:jc w:val="center"/>
              <w:rPr>
                <w:rFonts w:ascii="Calibri" w:hAnsi="Calibri"/>
                <w:sz w:val="18"/>
                <w:szCs w:val="18"/>
              </w:rPr>
            </w:pPr>
            <w:r>
              <w:rPr>
                <w:rFonts w:ascii="Calibri" w:hAnsi="Calibri"/>
                <w:sz w:val="18"/>
                <w:szCs w:val="18"/>
              </w:rPr>
              <w:t>Air Filter Nominal Width</w:t>
            </w:r>
          </w:p>
          <w:p w14:paraId="4AEAFC15" w14:textId="3D820A07" w:rsidR="002F3591" w:rsidRPr="00B82750" w:rsidRDefault="002F3591" w:rsidP="002F3591">
            <w:pPr>
              <w:keepNext/>
              <w:jc w:val="center"/>
              <w:rPr>
                <w:rFonts w:ascii="Calibri" w:hAnsi="Calibri"/>
                <w:sz w:val="18"/>
                <w:szCs w:val="18"/>
              </w:rPr>
            </w:pPr>
            <w:r>
              <w:rPr>
                <w:rFonts w:ascii="Calibri" w:hAnsi="Calibri"/>
                <w:sz w:val="18"/>
                <w:szCs w:val="18"/>
              </w:rPr>
              <w:t>(inch)</w:t>
            </w:r>
          </w:p>
        </w:tc>
        <w:tc>
          <w:tcPr>
            <w:tcW w:w="1125" w:type="dxa"/>
            <w:vAlign w:val="bottom"/>
          </w:tcPr>
          <w:p w14:paraId="4B805075" w14:textId="77777777" w:rsidR="002F3591" w:rsidRDefault="002F3591" w:rsidP="002F3591">
            <w:pPr>
              <w:jc w:val="center"/>
              <w:rPr>
                <w:rFonts w:ascii="Calibri" w:hAnsi="Calibri"/>
                <w:sz w:val="18"/>
                <w:szCs w:val="18"/>
              </w:rPr>
            </w:pPr>
            <w:r>
              <w:rPr>
                <w:rFonts w:ascii="Calibri" w:hAnsi="Calibri"/>
                <w:sz w:val="18"/>
                <w:szCs w:val="18"/>
              </w:rPr>
              <w:t xml:space="preserve">Air Filter </w:t>
            </w:r>
          </w:p>
          <w:p w14:paraId="149B6349" w14:textId="77777777" w:rsidR="002F3591" w:rsidRDefault="002F3591" w:rsidP="002F3591">
            <w:pPr>
              <w:jc w:val="center"/>
              <w:rPr>
                <w:rFonts w:ascii="Calibri" w:hAnsi="Calibri"/>
                <w:sz w:val="18"/>
                <w:szCs w:val="18"/>
              </w:rPr>
            </w:pPr>
            <w:r>
              <w:rPr>
                <w:rFonts w:ascii="Calibri" w:hAnsi="Calibri"/>
                <w:sz w:val="18"/>
                <w:szCs w:val="18"/>
              </w:rPr>
              <w:t>Calculated Nominal Face Area</w:t>
            </w:r>
          </w:p>
          <w:p w14:paraId="5703B1C1" w14:textId="283CA5A3" w:rsidR="002F3591" w:rsidRPr="00B82750" w:rsidRDefault="002F3591" w:rsidP="002F3591">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05" w:type="dxa"/>
            <w:vAlign w:val="bottom"/>
          </w:tcPr>
          <w:p w14:paraId="792C459F" w14:textId="77777777" w:rsidR="002F3591" w:rsidRDefault="002F3591" w:rsidP="002F3591">
            <w:pPr>
              <w:jc w:val="center"/>
              <w:rPr>
                <w:rFonts w:ascii="Calibri" w:hAnsi="Calibri"/>
                <w:sz w:val="18"/>
                <w:szCs w:val="18"/>
              </w:rPr>
            </w:pPr>
            <w:r>
              <w:rPr>
                <w:rFonts w:ascii="Calibri" w:hAnsi="Calibri"/>
                <w:sz w:val="18"/>
                <w:szCs w:val="18"/>
              </w:rPr>
              <w:t xml:space="preserve">Air Filter Required </w:t>
            </w:r>
          </w:p>
          <w:p w14:paraId="3277D348" w14:textId="77777777" w:rsidR="002F3591" w:rsidRDefault="002F3591" w:rsidP="002F3591">
            <w:pPr>
              <w:jc w:val="center"/>
              <w:rPr>
                <w:rFonts w:ascii="Calibri" w:hAnsi="Calibri"/>
                <w:sz w:val="18"/>
                <w:szCs w:val="18"/>
              </w:rPr>
            </w:pPr>
            <w:r>
              <w:rPr>
                <w:rFonts w:ascii="Calibri" w:hAnsi="Calibri"/>
                <w:sz w:val="18"/>
                <w:szCs w:val="18"/>
              </w:rPr>
              <w:t>Minimum Face Area</w:t>
            </w:r>
          </w:p>
          <w:p w14:paraId="06B90AD2" w14:textId="39F14800" w:rsidR="002F3591" w:rsidRPr="00B82750" w:rsidRDefault="002F3591" w:rsidP="002F3591">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080" w:type="dxa"/>
            <w:vAlign w:val="bottom"/>
          </w:tcPr>
          <w:p w14:paraId="26FCBFB0" w14:textId="1BE081FF" w:rsidR="002F3591" w:rsidRPr="00B82750" w:rsidRDefault="002F3591" w:rsidP="002F3591">
            <w:pPr>
              <w:keepNext/>
              <w:jc w:val="center"/>
              <w:rPr>
                <w:rFonts w:ascii="Calibri" w:hAnsi="Calibri"/>
                <w:sz w:val="18"/>
                <w:szCs w:val="18"/>
              </w:rPr>
            </w:pPr>
            <w:r>
              <w:rPr>
                <w:rFonts w:ascii="Calibri" w:hAnsi="Calibri"/>
                <w:sz w:val="18"/>
                <w:szCs w:val="18"/>
              </w:rPr>
              <w:t>Face Area Compliance</w:t>
            </w:r>
          </w:p>
        </w:tc>
        <w:tc>
          <w:tcPr>
            <w:tcW w:w="1188" w:type="dxa"/>
            <w:vAlign w:val="bottom"/>
          </w:tcPr>
          <w:p w14:paraId="26FCBFB1" w14:textId="6DC88F0D" w:rsidR="002F3591" w:rsidRPr="00B82750" w:rsidRDefault="002F3591" w:rsidP="002F3591">
            <w:pPr>
              <w:keepNext/>
              <w:jc w:val="center"/>
              <w:rPr>
                <w:rFonts w:ascii="Calibri" w:hAnsi="Calibri"/>
                <w:sz w:val="18"/>
                <w:szCs w:val="18"/>
              </w:rPr>
            </w:pPr>
            <w:r w:rsidRPr="00B82750">
              <w:rPr>
                <w:rFonts w:ascii="Calibri" w:hAnsi="Calibri"/>
                <w:sz w:val="18"/>
                <w:szCs w:val="18"/>
              </w:rPr>
              <w:t xml:space="preserve">Design Allowable Pressure Drop for Air Filter Device </w:t>
            </w:r>
          </w:p>
          <w:p w14:paraId="26FCBFB2" w14:textId="77777777" w:rsidR="002F3591" w:rsidRPr="00B82750" w:rsidRDefault="002F3591" w:rsidP="002F3591">
            <w:pPr>
              <w:keepNext/>
              <w:jc w:val="center"/>
              <w:rPr>
                <w:rFonts w:ascii="Calibri" w:hAnsi="Calibri"/>
                <w:sz w:val="18"/>
                <w:szCs w:val="18"/>
              </w:rPr>
            </w:pPr>
            <w:r w:rsidRPr="00B82750">
              <w:rPr>
                <w:rFonts w:ascii="Calibri" w:hAnsi="Calibri"/>
                <w:sz w:val="18"/>
                <w:szCs w:val="18"/>
              </w:rPr>
              <w:t>(</w:t>
            </w:r>
            <w:proofErr w:type="gramStart"/>
            <w:r w:rsidRPr="00B82750">
              <w:rPr>
                <w:rFonts w:ascii="Calibri" w:hAnsi="Calibri"/>
                <w:sz w:val="18"/>
                <w:szCs w:val="18"/>
              </w:rPr>
              <w:t>inch</w:t>
            </w:r>
            <w:proofErr w:type="gramEnd"/>
            <w:r w:rsidRPr="00B82750">
              <w:rPr>
                <w:rFonts w:ascii="Calibri" w:hAnsi="Calibri"/>
                <w:sz w:val="18"/>
                <w:szCs w:val="18"/>
              </w:rPr>
              <w:t xml:space="preserve"> W.C.) </w:t>
            </w:r>
          </w:p>
        </w:tc>
      </w:tr>
      <w:tr w:rsidR="002F3591" w:rsidRPr="00295655" w14:paraId="26FCBFBF" w14:textId="77777777" w:rsidTr="00460EE2">
        <w:trPr>
          <w:cantSplit/>
          <w:trHeight w:val="395"/>
        </w:trPr>
        <w:tc>
          <w:tcPr>
            <w:tcW w:w="1124" w:type="dxa"/>
          </w:tcPr>
          <w:p w14:paraId="26FCBFB4" w14:textId="77777777" w:rsidR="002F3591" w:rsidRPr="00295655" w:rsidRDefault="002F3591" w:rsidP="002F3591">
            <w:pPr>
              <w:keepNext/>
              <w:rPr>
                <w:rFonts w:ascii="Calibri" w:hAnsi="Calibri"/>
                <w:sz w:val="18"/>
                <w:szCs w:val="18"/>
              </w:rPr>
            </w:pPr>
            <w:r w:rsidRPr="00295655">
              <w:rPr>
                <w:rFonts w:ascii="Calibri" w:hAnsi="Calibri"/>
                <w:sz w:val="18"/>
                <w:szCs w:val="18"/>
              </w:rPr>
              <w:t xml:space="preserve">&lt;&lt;auto filled </w:t>
            </w:r>
            <w:proofErr w:type="gramStart"/>
            <w:r w:rsidRPr="00295655">
              <w:rPr>
                <w:rFonts w:ascii="Calibri" w:hAnsi="Calibri"/>
                <w:sz w:val="18"/>
                <w:szCs w:val="18"/>
              </w:rPr>
              <w:t xml:space="preserve">from </w:t>
            </w:r>
            <w:r w:rsidRPr="007822B3">
              <w:rPr>
                <w:rFonts w:ascii="Calibri" w:hAnsi="Calibri"/>
                <w:sz w:val="16"/>
                <w:szCs w:val="16"/>
              </w:rPr>
              <w:t xml:space="preserve"> </w:t>
            </w:r>
            <w:r w:rsidRPr="00DE00D0">
              <w:rPr>
                <w:rFonts w:ascii="Calibri" w:hAnsi="Calibri"/>
                <w:sz w:val="16"/>
                <w:szCs w:val="16"/>
                <w:highlight w:val="yellow"/>
              </w:rPr>
              <w:t>C</w:t>
            </w:r>
            <w:proofErr w:type="gramEnd"/>
            <w:r w:rsidRPr="00DE00D0">
              <w:rPr>
                <w:rFonts w:ascii="Calibri" w:hAnsi="Calibri"/>
                <w:sz w:val="16"/>
                <w:szCs w:val="16"/>
                <w:highlight w:val="yellow"/>
              </w:rPr>
              <w:t>01</w:t>
            </w:r>
            <w:r w:rsidRPr="00295655">
              <w:rPr>
                <w:rFonts w:ascii="Calibri" w:hAnsi="Calibri"/>
                <w:sz w:val="18"/>
                <w:szCs w:val="18"/>
              </w:rPr>
              <w:t>&gt;&gt;</w:t>
            </w:r>
          </w:p>
        </w:tc>
        <w:tc>
          <w:tcPr>
            <w:tcW w:w="1124" w:type="dxa"/>
          </w:tcPr>
          <w:p w14:paraId="26FCBFB5" w14:textId="77777777" w:rsidR="002F3591" w:rsidRPr="00295655" w:rsidRDefault="002F3591" w:rsidP="002F3591">
            <w:pPr>
              <w:keepNext/>
              <w:rPr>
                <w:rFonts w:ascii="Calibri" w:hAnsi="Calibri"/>
                <w:sz w:val="18"/>
                <w:szCs w:val="18"/>
              </w:rPr>
            </w:pPr>
            <w:r w:rsidRPr="00295655">
              <w:rPr>
                <w:rFonts w:ascii="Calibri" w:hAnsi="Calibri"/>
                <w:sz w:val="18"/>
                <w:szCs w:val="18"/>
              </w:rPr>
              <w:t xml:space="preserve">&lt;&lt;auto filled from </w:t>
            </w:r>
            <w:r w:rsidRPr="00DE00D0">
              <w:rPr>
                <w:rFonts w:ascii="Calibri" w:hAnsi="Calibri"/>
                <w:sz w:val="18"/>
                <w:szCs w:val="18"/>
                <w:highlight w:val="yellow"/>
              </w:rPr>
              <w:t>C02</w:t>
            </w:r>
            <w:r w:rsidRPr="00295655">
              <w:rPr>
                <w:rFonts w:ascii="Calibri" w:hAnsi="Calibri"/>
                <w:sz w:val="18"/>
                <w:szCs w:val="18"/>
              </w:rPr>
              <w:t xml:space="preserve">&gt;&gt; </w:t>
            </w:r>
          </w:p>
        </w:tc>
        <w:tc>
          <w:tcPr>
            <w:tcW w:w="1124" w:type="dxa"/>
          </w:tcPr>
          <w:p w14:paraId="02066053" w14:textId="14538BE2" w:rsidR="002F3591" w:rsidRPr="00295655" w:rsidRDefault="002F3591" w:rsidP="002F3591">
            <w:pPr>
              <w:keepNext/>
              <w:rPr>
                <w:rFonts w:ascii="Calibri" w:hAnsi="Calibri"/>
                <w:sz w:val="16"/>
                <w:szCs w:val="16"/>
              </w:rPr>
            </w:pPr>
            <w:r w:rsidRPr="0009704D">
              <w:rPr>
                <w:rFonts w:ascii="Calibri" w:hAnsi="Calibri"/>
                <w:sz w:val="16"/>
                <w:szCs w:val="16"/>
              </w:rPr>
              <w:t>&lt;&lt;auto filled from</w:t>
            </w:r>
            <w:r w:rsidR="00EF79A2">
              <w:rPr>
                <w:rFonts w:ascii="Calibri" w:hAnsi="Calibri"/>
                <w:sz w:val="16"/>
                <w:szCs w:val="16"/>
              </w:rPr>
              <w:t xml:space="preserve"> </w:t>
            </w:r>
            <w:r w:rsidR="00EF79A2" w:rsidRPr="00460EE2">
              <w:rPr>
                <w:rFonts w:ascii="Calibri" w:hAnsi="Calibri"/>
                <w:sz w:val="16"/>
                <w:szCs w:val="16"/>
                <w:highlight w:val="yellow"/>
              </w:rPr>
              <w:t>Section</w:t>
            </w:r>
            <w:r w:rsidRPr="00460EE2">
              <w:rPr>
                <w:rFonts w:ascii="Calibri" w:hAnsi="Calibri"/>
                <w:sz w:val="16"/>
                <w:szCs w:val="16"/>
                <w:highlight w:val="yellow"/>
              </w:rPr>
              <w:t xml:space="preserve"> </w:t>
            </w:r>
            <w:r w:rsidR="00DE00D0" w:rsidRPr="00EF79A2">
              <w:rPr>
                <w:rFonts w:ascii="Calibri" w:hAnsi="Calibri"/>
                <w:sz w:val="16"/>
                <w:szCs w:val="16"/>
                <w:highlight w:val="yellow"/>
              </w:rPr>
              <w:t>I</w:t>
            </w:r>
            <w:r w:rsidR="00EF79A2" w:rsidRPr="00EF79A2">
              <w:rPr>
                <w:rFonts w:ascii="Calibri" w:hAnsi="Calibri"/>
                <w:sz w:val="16"/>
                <w:szCs w:val="16"/>
                <w:highlight w:val="yellow"/>
              </w:rPr>
              <w:t xml:space="preserve"> field </w:t>
            </w:r>
            <w:r w:rsidRPr="00EF79A2">
              <w:rPr>
                <w:rFonts w:ascii="Calibri" w:hAnsi="Calibri"/>
                <w:sz w:val="16"/>
                <w:szCs w:val="16"/>
                <w:highlight w:val="yellow"/>
              </w:rPr>
              <w:t>03</w:t>
            </w:r>
          </w:p>
        </w:tc>
        <w:tc>
          <w:tcPr>
            <w:tcW w:w="1125" w:type="dxa"/>
          </w:tcPr>
          <w:p w14:paraId="26FCBFB6" w14:textId="1E1121BA" w:rsidR="002F3591" w:rsidRPr="00295655" w:rsidRDefault="002F3591" w:rsidP="002F3591">
            <w:pPr>
              <w:keepNext/>
              <w:rPr>
                <w:rFonts w:ascii="Calibri" w:hAnsi="Calibri"/>
                <w:sz w:val="18"/>
                <w:szCs w:val="18"/>
              </w:rPr>
            </w:pPr>
            <w:r w:rsidRPr="00295655">
              <w:rPr>
                <w:rFonts w:ascii="Calibri" w:hAnsi="Calibri"/>
                <w:sz w:val="16"/>
                <w:szCs w:val="16"/>
              </w:rPr>
              <w:t>&lt;&lt;user input text, maximum 20 characters&gt;&gt;</w:t>
            </w:r>
          </w:p>
        </w:tc>
        <w:tc>
          <w:tcPr>
            <w:tcW w:w="1124" w:type="dxa"/>
          </w:tcPr>
          <w:p w14:paraId="26FCBFB7" w14:textId="77777777" w:rsidR="002F3591" w:rsidRPr="00295655" w:rsidRDefault="002F3591" w:rsidP="002F3591">
            <w:pPr>
              <w:keepNext/>
              <w:rPr>
                <w:rFonts w:ascii="Calibri" w:hAnsi="Calibri"/>
                <w:sz w:val="18"/>
                <w:szCs w:val="18"/>
              </w:rPr>
            </w:pPr>
            <w:r w:rsidRPr="00295655">
              <w:rPr>
                <w:rFonts w:ascii="Calibri" w:hAnsi="Calibri"/>
                <w:sz w:val="18"/>
                <w:szCs w:val="18"/>
              </w:rPr>
              <w:t>&lt;&lt;</w:t>
            </w:r>
            <w:proofErr w:type="gramStart"/>
            <w:r w:rsidRPr="00295655">
              <w:rPr>
                <w:rFonts w:ascii="Calibri" w:hAnsi="Calibri"/>
                <w:sz w:val="18"/>
                <w:szCs w:val="18"/>
              </w:rPr>
              <w:t>user</w:t>
            </w:r>
            <w:proofErr w:type="gramEnd"/>
            <w:r w:rsidRPr="00295655">
              <w:rPr>
                <w:rFonts w:ascii="Calibri" w:hAnsi="Calibri"/>
                <w:sz w:val="18"/>
                <w:szCs w:val="18"/>
              </w:rPr>
              <w:t xml:space="preserve"> select f</w:t>
            </w:r>
            <w:r>
              <w:rPr>
                <w:rFonts w:ascii="Calibri" w:hAnsi="Calibri"/>
                <w:sz w:val="18"/>
                <w:szCs w:val="18"/>
              </w:rPr>
              <w:t>r</w:t>
            </w:r>
            <w:r w:rsidRPr="00295655">
              <w:rPr>
                <w:rFonts w:ascii="Calibri" w:hAnsi="Calibri"/>
                <w:sz w:val="18"/>
                <w:szCs w:val="18"/>
              </w:rPr>
              <w:t xml:space="preserve">om list:  </w:t>
            </w:r>
          </w:p>
          <w:p w14:paraId="26FCBFB8" w14:textId="77777777" w:rsidR="002F3591" w:rsidRPr="00295655" w:rsidRDefault="002F3591" w:rsidP="002F3591">
            <w:pPr>
              <w:keepNext/>
              <w:rPr>
                <w:rFonts w:ascii="Calibri" w:hAnsi="Calibri"/>
                <w:sz w:val="18"/>
                <w:szCs w:val="18"/>
              </w:rPr>
            </w:pPr>
            <w:r w:rsidRPr="00295655">
              <w:rPr>
                <w:rFonts w:ascii="Calibri" w:hAnsi="Calibri"/>
                <w:sz w:val="18"/>
                <w:szCs w:val="18"/>
              </w:rPr>
              <w:t>*Filter Grille</w:t>
            </w:r>
          </w:p>
          <w:p w14:paraId="26FCBFB9" w14:textId="42370DCB" w:rsidR="002F3591" w:rsidRPr="00295655" w:rsidRDefault="002F3591" w:rsidP="002F3591">
            <w:pPr>
              <w:keepNext/>
              <w:rPr>
                <w:rFonts w:ascii="Calibri" w:hAnsi="Calibri"/>
                <w:sz w:val="18"/>
                <w:szCs w:val="18"/>
              </w:rPr>
            </w:pPr>
            <w:r w:rsidRPr="00295655">
              <w:rPr>
                <w:rFonts w:ascii="Calibri" w:hAnsi="Calibri"/>
                <w:sz w:val="18"/>
                <w:szCs w:val="18"/>
              </w:rPr>
              <w:t>*</w:t>
            </w:r>
            <w:del w:id="431" w:author="Russ King" w:date="2021-11-21T19:00:00Z">
              <w:r w:rsidRPr="00295655" w:rsidDel="007909BC">
                <w:rPr>
                  <w:rFonts w:ascii="Calibri" w:hAnsi="Calibri"/>
                  <w:sz w:val="18"/>
                  <w:szCs w:val="18"/>
                </w:rPr>
                <w:delText>Furnace</w:delText>
              </w:r>
            </w:del>
            <w:r w:rsidRPr="00295655">
              <w:rPr>
                <w:rFonts w:ascii="Calibri" w:hAnsi="Calibri"/>
                <w:sz w:val="18"/>
                <w:szCs w:val="18"/>
              </w:rPr>
              <w:t xml:space="preserve"> Mounted</w:t>
            </w:r>
            <w:ins w:id="432" w:author="Russ King" w:date="2021-11-21T19:00:00Z">
              <w:r w:rsidR="007909BC">
                <w:rPr>
                  <w:rFonts w:ascii="Calibri" w:hAnsi="Calibri"/>
                  <w:sz w:val="18"/>
                  <w:szCs w:val="18"/>
                </w:rPr>
                <w:t xml:space="preserve"> at air handler</w:t>
              </w:r>
            </w:ins>
          </w:p>
          <w:p w14:paraId="26FCBFBA" w14:textId="78F7FC50" w:rsidR="002F3591" w:rsidRPr="00295655" w:rsidRDefault="002F3591" w:rsidP="002F3591">
            <w:pPr>
              <w:keepNext/>
              <w:rPr>
                <w:rFonts w:ascii="Calibri" w:hAnsi="Calibri"/>
                <w:sz w:val="18"/>
                <w:szCs w:val="18"/>
              </w:rPr>
            </w:pPr>
            <w:r w:rsidRPr="00295655">
              <w:rPr>
                <w:rFonts w:ascii="Calibri" w:hAnsi="Calibri"/>
                <w:sz w:val="18"/>
                <w:szCs w:val="18"/>
              </w:rPr>
              <w:t>*</w:t>
            </w:r>
            <w:del w:id="433" w:author="Russ King" w:date="2021-11-21T19:00:00Z">
              <w:r w:rsidRPr="00295655" w:rsidDel="007909BC">
                <w:rPr>
                  <w:rFonts w:ascii="Calibri" w:hAnsi="Calibri"/>
                  <w:sz w:val="18"/>
                  <w:szCs w:val="18"/>
                </w:rPr>
                <w:delText>Duct</w:delText>
              </w:r>
            </w:del>
            <w:r w:rsidRPr="00295655">
              <w:rPr>
                <w:rFonts w:ascii="Calibri" w:hAnsi="Calibri"/>
                <w:sz w:val="18"/>
                <w:szCs w:val="18"/>
              </w:rPr>
              <w:t xml:space="preserve"> Mounted</w:t>
            </w:r>
            <w:ins w:id="434" w:author="Russ King" w:date="2021-11-21T19:00:00Z">
              <w:r w:rsidR="007909BC">
                <w:rPr>
                  <w:rFonts w:ascii="Calibri" w:hAnsi="Calibri"/>
                  <w:sz w:val="18"/>
                  <w:szCs w:val="18"/>
                </w:rPr>
                <w:t xml:space="preserve"> in line between retur</w:t>
              </w:r>
            </w:ins>
            <w:ins w:id="435" w:author="Alexis" w:date="2021-11-22T09:33:00Z">
              <w:r w:rsidR="00E0237A">
                <w:rPr>
                  <w:rFonts w:ascii="Calibri" w:hAnsi="Calibri"/>
                  <w:sz w:val="18"/>
                  <w:szCs w:val="18"/>
                </w:rPr>
                <w:t>n</w:t>
              </w:r>
            </w:ins>
            <w:ins w:id="436" w:author="Russ King" w:date="2021-11-21T19:00:00Z">
              <w:r w:rsidR="007909BC">
                <w:rPr>
                  <w:rFonts w:ascii="Calibri" w:hAnsi="Calibri"/>
                  <w:sz w:val="18"/>
                  <w:szCs w:val="18"/>
                </w:rPr>
                <w:t xml:space="preserve"> grille and air handler</w:t>
              </w:r>
            </w:ins>
          </w:p>
          <w:p w14:paraId="26FCBFBB" w14:textId="77777777" w:rsidR="002F3591" w:rsidRPr="00295655" w:rsidRDefault="002F3591" w:rsidP="002F3591">
            <w:pPr>
              <w:keepNext/>
              <w:rPr>
                <w:rFonts w:ascii="Calibri" w:hAnsi="Calibri"/>
                <w:sz w:val="18"/>
                <w:szCs w:val="18"/>
              </w:rPr>
            </w:pPr>
            <w:r w:rsidRPr="00295655">
              <w:rPr>
                <w:rFonts w:ascii="Calibri" w:hAnsi="Calibri"/>
                <w:sz w:val="18"/>
                <w:szCs w:val="18"/>
              </w:rPr>
              <w:t>&gt;&gt;</w:t>
            </w:r>
          </w:p>
        </w:tc>
        <w:tc>
          <w:tcPr>
            <w:tcW w:w="1124" w:type="dxa"/>
          </w:tcPr>
          <w:p w14:paraId="36689541" w14:textId="5EEE749C" w:rsidR="002F3591" w:rsidRPr="00295655" w:rsidRDefault="002F3591" w:rsidP="002F3591">
            <w:pPr>
              <w:keepNext/>
              <w:rPr>
                <w:rFonts w:ascii="Calibri" w:hAnsi="Calibri"/>
                <w:sz w:val="18"/>
                <w:szCs w:val="18"/>
              </w:rPr>
            </w:pPr>
            <w:r w:rsidRPr="00295655">
              <w:rPr>
                <w:rFonts w:ascii="Calibri" w:hAnsi="Calibri"/>
                <w:sz w:val="18"/>
                <w:szCs w:val="18"/>
              </w:rPr>
              <w:t>&lt;&lt;</w:t>
            </w:r>
            <w:proofErr w:type="gramStart"/>
            <w:r w:rsidRPr="00295655">
              <w:rPr>
                <w:rFonts w:ascii="Calibri" w:hAnsi="Calibri"/>
                <w:sz w:val="18"/>
                <w:szCs w:val="18"/>
              </w:rPr>
              <w:t>user</w:t>
            </w:r>
            <w:proofErr w:type="gramEnd"/>
            <w:r w:rsidRPr="00295655">
              <w:rPr>
                <w:rFonts w:ascii="Calibri" w:hAnsi="Calibri"/>
                <w:sz w:val="18"/>
                <w:szCs w:val="18"/>
              </w:rPr>
              <w:t xml:space="preserve"> enter numeric</w:t>
            </w:r>
            <w:r w:rsidR="00DE00D0">
              <w:rPr>
                <w:rFonts w:ascii="Calibri" w:hAnsi="Calibri"/>
                <w:sz w:val="18"/>
                <w:szCs w:val="18"/>
              </w:rPr>
              <w:t xml:space="preserve"> value</w:t>
            </w:r>
            <w:r w:rsidRPr="00295655">
              <w:rPr>
                <w:rFonts w:ascii="Calibri" w:hAnsi="Calibri"/>
                <w:sz w:val="18"/>
                <w:szCs w:val="18"/>
              </w:rPr>
              <w:t>, xxx&gt;&gt;</w:t>
            </w:r>
          </w:p>
        </w:tc>
        <w:tc>
          <w:tcPr>
            <w:tcW w:w="1125" w:type="dxa"/>
          </w:tcPr>
          <w:p w14:paraId="3CCCB0FB" w14:textId="77777777" w:rsidR="00DE00D0" w:rsidRPr="00DE00D0" w:rsidRDefault="00DE00D0" w:rsidP="00DE00D0">
            <w:pPr>
              <w:keepNext/>
              <w:rPr>
                <w:rFonts w:ascii="Calibri" w:hAnsi="Calibri"/>
                <w:sz w:val="16"/>
                <w:szCs w:val="16"/>
              </w:rPr>
            </w:pPr>
            <w:r w:rsidRPr="00DE00D0">
              <w:rPr>
                <w:rFonts w:ascii="Calibri" w:hAnsi="Calibri"/>
                <w:sz w:val="16"/>
                <w:szCs w:val="16"/>
              </w:rPr>
              <w:t>&lt;&lt;</w:t>
            </w:r>
            <w:proofErr w:type="gramStart"/>
            <w:r w:rsidRPr="00DE00D0">
              <w:rPr>
                <w:rFonts w:ascii="Calibri" w:hAnsi="Calibri"/>
                <w:sz w:val="16"/>
                <w:szCs w:val="16"/>
              </w:rPr>
              <w:t>user</w:t>
            </w:r>
            <w:proofErr w:type="gramEnd"/>
            <w:r w:rsidRPr="00DE00D0">
              <w:rPr>
                <w:rFonts w:ascii="Calibri" w:hAnsi="Calibri"/>
                <w:sz w:val="16"/>
                <w:szCs w:val="16"/>
              </w:rPr>
              <w:t xml:space="preserve"> enter integer value ≥1.00</w:t>
            </w:r>
          </w:p>
          <w:p w14:paraId="4E5F24C0" w14:textId="6C1DFD55" w:rsidR="00DE00D0" w:rsidRPr="00DE00D0" w:rsidRDefault="00DE00D0" w:rsidP="002F3591">
            <w:pPr>
              <w:keepNext/>
              <w:rPr>
                <w:rFonts w:ascii="Calibri" w:hAnsi="Calibri"/>
                <w:sz w:val="16"/>
                <w:szCs w:val="16"/>
              </w:rPr>
            </w:pPr>
            <w:r w:rsidRPr="00DE00D0">
              <w:rPr>
                <w:rFonts w:ascii="Calibri" w:hAnsi="Calibri"/>
                <w:sz w:val="16"/>
                <w:szCs w:val="16"/>
              </w:rPr>
              <w:t>&gt;&gt;</w:t>
            </w:r>
          </w:p>
          <w:p w14:paraId="26FCBFBC" w14:textId="4224E9F9" w:rsidR="002F3591" w:rsidRPr="00DE00D0" w:rsidRDefault="002F3591" w:rsidP="002F3591">
            <w:pPr>
              <w:keepNext/>
              <w:rPr>
                <w:rFonts w:ascii="Calibri" w:hAnsi="Calibri"/>
                <w:sz w:val="12"/>
                <w:szCs w:val="12"/>
              </w:rPr>
            </w:pPr>
          </w:p>
        </w:tc>
        <w:tc>
          <w:tcPr>
            <w:tcW w:w="1124" w:type="dxa"/>
          </w:tcPr>
          <w:p w14:paraId="4F2FBB1F" w14:textId="77777777" w:rsidR="002F3591" w:rsidRDefault="002F3591" w:rsidP="002F3591">
            <w:pPr>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integer</w:t>
            </w:r>
            <w:r w:rsidRPr="0009704D">
              <w:rPr>
                <w:rFonts w:ascii="Calibri" w:hAnsi="Calibri"/>
                <w:sz w:val="16"/>
                <w:szCs w:val="16"/>
              </w:rPr>
              <w:t xml:space="preserve"> value</w:t>
            </w:r>
            <w:r>
              <w:rPr>
                <w:rFonts w:ascii="Calibri" w:hAnsi="Calibri"/>
                <w:sz w:val="16"/>
                <w:szCs w:val="16"/>
              </w:rPr>
              <w:t xml:space="preserve"> </w:t>
            </w:r>
            <w:r w:rsidRPr="00D3799E">
              <w:rPr>
                <w:rFonts w:ascii="Calibri" w:hAnsi="Calibri"/>
                <w:sz w:val="16"/>
                <w:szCs w:val="16"/>
              </w:rPr>
              <w:t>≥1.00</w:t>
            </w:r>
          </w:p>
          <w:p w14:paraId="46975DEA" w14:textId="752A6ABA" w:rsidR="002F3591" w:rsidRPr="00295655" w:rsidRDefault="002F3591" w:rsidP="002F3591">
            <w:pPr>
              <w:keepNext/>
              <w:rPr>
                <w:rFonts w:ascii="Calibri" w:hAnsi="Calibri"/>
                <w:sz w:val="18"/>
                <w:szCs w:val="18"/>
              </w:rPr>
            </w:pPr>
            <w:r w:rsidRPr="0009704D">
              <w:rPr>
                <w:rFonts w:ascii="Calibri" w:hAnsi="Calibri"/>
                <w:sz w:val="16"/>
                <w:szCs w:val="16"/>
              </w:rPr>
              <w:t>&gt;&gt;</w:t>
            </w:r>
          </w:p>
        </w:tc>
        <w:tc>
          <w:tcPr>
            <w:tcW w:w="1124" w:type="dxa"/>
          </w:tcPr>
          <w:p w14:paraId="40C7969E" w14:textId="77777777" w:rsidR="002F3591" w:rsidRDefault="002F3591" w:rsidP="002F3591">
            <w:pPr>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 xml:space="preserve">integer value </w:t>
            </w:r>
            <w:r w:rsidRPr="00D3799E">
              <w:rPr>
                <w:rFonts w:ascii="Calibri" w:hAnsi="Calibri"/>
                <w:sz w:val="16"/>
                <w:szCs w:val="16"/>
              </w:rPr>
              <w:t>≥1.00</w:t>
            </w:r>
          </w:p>
          <w:p w14:paraId="244875C4" w14:textId="43EA10B4" w:rsidR="002F3591" w:rsidRPr="00295655" w:rsidRDefault="002F3591" w:rsidP="002F3591">
            <w:pPr>
              <w:keepNext/>
              <w:rPr>
                <w:rFonts w:ascii="Calibri" w:hAnsi="Calibri"/>
                <w:sz w:val="18"/>
                <w:szCs w:val="18"/>
              </w:rPr>
            </w:pPr>
            <w:r w:rsidRPr="0009704D">
              <w:rPr>
                <w:rFonts w:ascii="Calibri" w:hAnsi="Calibri"/>
                <w:sz w:val="16"/>
                <w:szCs w:val="16"/>
              </w:rPr>
              <w:t>&gt;&gt;</w:t>
            </w:r>
          </w:p>
        </w:tc>
        <w:tc>
          <w:tcPr>
            <w:tcW w:w="1125" w:type="dxa"/>
          </w:tcPr>
          <w:p w14:paraId="39AB27F2" w14:textId="7FF72F46" w:rsidR="002F3591" w:rsidRDefault="002F3591" w:rsidP="002F3591">
            <w:pPr>
              <w:rPr>
                <w:rFonts w:ascii="Calibri" w:hAnsi="Calibri"/>
                <w:sz w:val="16"/>
                <w:szCs w:val="16"/>
              </w:rPr>
            </w:pPr>
            <w:r w:rsidRPr="0009704D">
              <w:rPr>
                <w:rFonts w:ascii="Calibri" w:hAnsi="Calibri"/>
                <w:sz w:val="16"/>
                <w:szCs w:val="16"/>
              </w:rPr>
              <w:t xml:space="preserve">&lt;&lt;calculated value= </w:t>
            </w:r>
            <w:r w:rsidR="00DE00D0">
              <w:rPr>
                <w:rFonts w:ascii="Calibri" w:hAnsi="Calibri"/>
                <w:sz w:val="16"/>
                <w:szCs w:val="16"/>
                <w:highlight w:val="yellow"/>
              </w:rPr>
              <w:t>J</w:t>
            </w:r>
            <w:r w:rsidRPr="00C120B9">
              <w:rPr>
                <w:rFonts w:ascii="Calibri" w:hAnsi="Calibri"/>
                <w:sz w:val="16"/>
                <w:szCs w:val="16"/>
                <w:highlight w:val="yellow"/>
              </w:rPr>
              <w:t>08</w:t>
            </w:r>
            <w:r w:rsidRPr="0009704D">
              <w:rPr>
                <w:rFonts w:ascii="Calibri" w:hAnsi="Calibri"/>
                <w:sz w:val="16"/>
                <w:szCs w:val="16"/>
              </w:rPr>
              <w:t>*</w:t>
            </w:r>
            <w:r w:rsidR="00DE00D0">
              <w:rPr>
                <w:rFonts w:ascii="Calibri" w:hAnsi="Calibri"/>
                <w:sz w:val="16"/>
                <w:szCs w:val="16"/>
                <w:highlight w:val="yellow"/>
              </w:rPr>
              <w:t>J</w:t>
            </w:r>
            <w:r w:rsidRPr="00C120B9">
              <w:rPr>
                <w:rFonts w:ascii="Calibri" w:hAnsi="Calibri"/>
                <w:sz w:val="16"/>
                <w:szCs w:val="16"/>
                <w:highlight w:val="yellow"/>
              </w:rPr>
              <w:t>09</w:t>
            </w:r>
          </w:p>
          <w:p w14:paraId="48FAD79F" w14:textId="76283E8F" w:rsidR="002F3591" w:rsidRPr="00295655" w:rsidRDefault="002F3591" w:rsidP="002F3591">
            <w:pPr>
              <w:keepNext/>
              <w:rPr>
                <w:rFonts w:ascii="Calibri" w:hAnsi="Calibri"/>
                <w:sz w:val="18"/>
                <w:szCs w:val="18"/>
              </w:rPr>
            </w:pPr>
            <w:r>
              <w:rPr>
                <w:rFonts w:ascii="Calibri" w:hAnsi="Calibri"/>
                <w:sz w:val="16"/>
                <w:szCs w:val="16"/>
              </w:rPr>
              <w:t>&gt;&gt;</w:t>
            </w:r>
          </w:p>
        </w:tc>
        <w:tc>
          <w:tcPr>
            <w:tcW w:w="1105" w:type="dxa"/>
          </w:tcPr>
          <w:p w14:paraId="7863EF7A" w14:textId="60EE50EB" w:rsidR="002F3591" w:rsidRDefault="002F3591" w:rsidP="002F3591">
            <w:pPr>
              <w:rPr>
                <w:rFonts w:ascii="Calibri" w:hAnsi="Calibri" w:cs="Calibri"/>
                <w:sz w:val="16"/>
                <w:szCs w:val="16"/>
              </w:rPr>
            </w:pPr>
            <w:r>
              <w:rPr>
                <w:rFonts w:ascii="Calibri" w:hAnsi="Calibri"/>
                <w:sz w:val="16"/>
                <w:szCs w:val="16"/>
              </w:rPr>
              <w:t>&lt;&lt;</w:t>
            </w:r>
            <w:r w:rsidRPr="00DE00D0">
              <w:rPr>
                <w:rFonts w:ascii="Calibri" w:hAnsi="Calibri"/>
                <w:b/>
                <w:sz w:val="16"/>
                <w:szCs w:val="16"/>
              </w:rPr>
              <w:t>if</w:t>
            </w:r>
            <w:r>
              <w:rPr>
                <w:rFonts w:ascii="Calibri" w:hAnsi="Calibri"/>
                <w:sz w:val="16"/>
                <w:szCs w:val="16"/>
              </w:rPr>
              <w:t xml:space="preserve"> </w:t>
            </w:r>
            <w:r w:rsidR="00DE00D0">
              <w:rPr>
                <w:rFonts w:ascii="Calibri" w:hAnsi="Calibri"/>
                <w:sz w:val="16"/>
                <w:szCs w:val="16"/>
                <w:highlight w:val="yellow"/>
              </w:rPr>
              <w:t>J</w:t>
            </w:r>
            <w:r w:rsidRPr="00C17504">
              <w:rPr>
                <w:rFonts w:ascii="Calibri" w:hAnsi="Calibri"/>
                <w:sz w:val="16"/>
                <w:szCs w:val="16"/>
                <w:highlight w:val="yellow"/>
              </w:rPr>
              <w:t>07</w:t>
            </w:r>
            <w:r>
              <w:rPr>
                <w:rFonts w:ascii="Calibri" w:hAnsi="Calibri"/>
                <w:sz w:val="16"/>
                <w:szCs w:val="16"/>
              </w:rPr>
              <w:t xml:space="preserve">=1, </w:t>
            </w:r>
            <w:r w:rsidRPr="00DE00D0">
              <w:rPr>
                <w:rFonts w:ascii="Calibri" w:hAnsi="Calibri"/>
                <w:b/>
                <w:sz w:val="16"/>
                <w:szCs w:val="16"/>
              </w:rPr>
              <w:t>then</w:t>
            </w:r>
            <w:r>
              <w:rPr>
                <w:rFonts w:ascii="Calibri" w:hAnsi="Calibri"/>
                <w:sz w:val="16"/>
                <w:szCs w:val="16"/>
              </w:rPr>
              <w:t xml:space="preserve"> calculated value</w:t>
            </w:r>
            <w:proofErr w:type="gramStart"/>
            <w:r>
              <w:rPr>
                <w:rFonts w:ascii="Calibri" w:hAnsi="Calibri"/>
                <w:sz w:val="16"/>
                <w:szCs w:val="16"/>
              </w:rPr>
              <w:t>=(</w:t>
            </w:r>
            <w:proofErr w:type="gramEnd"/>
            <w:r w:rsidR="00DE00D0">
              <w:rPr>
                <w:rFonts w:ascii="Calibri" w:hAnsi="Calibri"/>
                <w:sz w:val="16"/>
                <w:szCs w:val="16"/>
                <w:highlight w:val="yellow"/>
              </w:rPr>
              <w:t>J</w:t>
            </w:r>
            <w:r w:rsidRPr="00C17504">
              <w:rPr>
                <w:rFonts w:ascii="Calibri" w:hAnsi="Calibri"/>
                <w:sz w:val="16"/>
                <w:szCs w:val="16"/>
                <w:highlight w:val="yellow"/>
              </w:rPr>
              <w:t>06</w:t>
            </w:r>
            <w:r>
              <w:rPr>
                <w:rFonts w:ascii="Calibri" w:hAnsi="Calibri"/>
                <w:sz w:val="16"/>
                <w:szCs w:val="16"/>
              </w:rPr>
              <w:t xml:space="preserve"> </w:t>
            </w:r>
            <w:r>
              <w:rPr>
                <w:rFonts w:ascii="Calibri" w:hAnsi="Calibri" w:cs="Calibri"/>
                <w:sz w:val="16"/>
                <w:szCs w:val="16"/>
              </w:rPr>
              <w:t>÷ 150) * 144;</w:t>
            </w:r>
          </w:p>
          <w:p w14:paraId="61AD3099" w14:textId="0B6F9CB7" w:rsidR="002F3591" w:rsidRPr="00295655" w:rsidRDefault="002F3591" w:rsidP="002F3591">
            <w:pPr>
              <w:keepNext/>
              <w:rPr>
                <w:rFonts w:ascii="Calibri" w:hAnsi="Calibri"/>
                <w:sz w:val="18"/>
                <w:szCs w:val="18"/>
              </w:rPr>
            </w:pPr>
            <w:r w:rsidRPr="00DE00D0">
              <w:rPr>
                <w:rFonts w:ascii="Calibri" w:hAnsi="Calibri" w:cs="Calibri"/>
                <w:b/>
                <w:sz w:val="16"/>
                <w:szCs w:val="16"/>
              </w:rPr>
              <w:t>else</w:t>
            </w:r>
            <w:r>
              <w:rPr>
                <w:rFonts w:ascii="Calibri" w:hAnsi="Calibri" w:cs="Calibri"/>
                <w:sz w:val="16"/>
                <w:szCs w:val="16"/>
              </w:rPr>
              <w:t xml:space="preserve"> display text: "specified by system designer"&gt;&gt;</w:t>
            </w:r>
          </w:p>
        </w:tc>
        <w:tc>
          <w:tcPr>
            <w:tcW w:w="1080" w:type="dxa"/>
          </w:tcPr>
          <w:p w14:paraId="0EE7DC78" w14:textId="44B2EEE4" w:rsidR="002F3591" w:rsidRDefault="002F3591" w:rsidP="002F3591">
            <w:pPr>
              <w:rPr>
                <w:rFonts w:ascii="Calibri" w:hAnsi="Calibri"/>
                <w:sz w:val="16"/>
                <w:szCs w:val="16"/>
              </w:rPr>
            </w:pPr>
            <w:r>
              <w:rPr>
                <w:rFonts w:ascii="Calibri" w:hAnsi="Calibri"/>
                <w:sz w:val="16"/>
                <w:szCs w:val="16"/>
              </w:rPr>
              <w:t>&lt;&lt;</w:t>
            </w:r>
            <w:r w:rsidRPr="005B2844">
              <w:rPr>
                <w:rFonts w:ascii="Calibri" w:hAnsi="Calibri"/>
                <w:b/>
                <w:sz w:val="16"/>
                <w:szCs w:val="16"/>
              </w:rPr>
              <w:t>if</w:t>
            </w:r>
            <w:r>
              <w:rPr>
                <w:rFonts w:ascii="Calibri" w:hAnsi="Calibri"/>
                <w:sz w:val="16"/>
                <w:szCs w:val="16"/>
              </w:rPr>
              <w:t xml:space="preserve"> value in </w:t>
            </w:r>
            <w:r w:rsidR="00DE00D0">
              <w:rPr>
                <w:rFonts w:ascii="Calibri" w:hAnsi="Calibri"/>
                <w:sz w:val="16"/>
                <w:szCs w:val="16"/>
                <w:highlight w:val="yellow"/>
              </w:rPr>
              <w:t>J</w:t>
            </w:r>
            <w:r w:rsidRPr="00C17504">
              <w:rPr>
                <w:rFonts w:ascii="Calibri" w:hAnsi="Calibri"/>
                <w:sz w:val="16"/>
                <w:szCs w:val="16"/>
                <w:highlight w:val="yellow"/>
              </w:rPr>
              <w:t>11</w:t>
            </w:r>
            <w:r>
              <w:rPr>
                <w:rFonts w:ascii="Calibri" w:hAnsi="Calibri"/>
                <w:sz w:val="16"/>
                <w:szCs w:val="16"/>
              </w:rPr>
              <w:t>=</w:t>
            </w:r>
            <w:r>
              <w:t xml:space="preserve"> "</w:t>
            </w:r>
            <w:r w:rsidRPr="0092071A">
              <w:rPr>
                <w:rFonts w:ascii="Calibri" w:hAnsi="Calibri"/>
                <w:sz w:val="16"/>
                <w:szCs w:val="16"/>
              </w:rPr>
              <w:t>specified by system designer"</w:t>
            </w:r>
            <w:r>
              <w:rPr>
                <w:rFonts w:ascii="Calibri" w:hAnsi="Calibri"/>
                <w:sz w:val="16"/>
                <w:szCs w:val="16"/>
              </w:rPr>
              <w:t>,</w:t>
            </w:r>
          </w:p>
          <w:p w14:paraId="7001B059" w14:textId="77777777" w:rsidR="002F3591" w:rsidRDefault="002F3591" w:rsidP="002F3591">
            <w:pPr>
              <w:rPr>
                <w:rFonts w:ascii="Calibri" w:hAnsi="Calibri"/>
                <w:sz w:val="16"/>
                <w:szCs w:val="16"/>
              </w:rPr>
            </w:pPr>
            <w:r w:rsidRPr="005B2844">
              <w:rPr>
                <w:rFonts w:ascii="Calibri" w:hAnsi="Calibri"/>
                <w:b/>
                <w:sz w:val="16"/>
                <w:szCs w:val="16"/>
              </w:rPr>
              <w:t>then</w:t>
            </w:r>
            <w:r>
              <w:rPr>
                <w:rFonts w:ascii="Calibri" w:hAnsi="Calibri"/>
                <w:sz w:val="16"/>
                <w:szCs w:val="16"/>
              </w:rPr>
              <w:t xml:space="preserve"> display text:</w:t>
            </w:r>
            <w:r>
              <w:t xml:space="preserve"> "</w:t>
            </w:r>
            <w:r w:rsidRPr="0092071A">
              <w:rPr>
                <w:rFonts w:ascii="Calibri" w:hAnsi="Calibri"/>
                <w:sz w:val="16"/>
                <w:szCs w:val="16"/>
              </w:rPr>
              <w:t>specified by system designer</w:t>
            </w:r>
            <w:proofErr w:type="gramStart"/>
            <w:r w:rsidRPr="0092071A">
              <w:rPr>
                <w:rFonts w:ascii="Calibri" w:hAnsi="Calibri"/>
                <w:sz w:val="16"/>
                <w:szCs w:val="16"/>
              </w:rPr>
              <w:t>"</w:t>
            </w:r>
            <w:r>
              <w:rPr>
                <w:rFonts w:ascii="Calibri" w:hAnsi="Calibri"/>
                <w:sz w:val="16"/>
                <w:szCs w:val="16"/>
              </w:rPr>
              <w:t>;</w:t>
            </w:r>
            <w:proofErr w:type="gramEnd"/>
          </w:p>
          <w:p w14:paraId="0BD72E7C" w14:textId="7E1DCF2C" w:rsidR="002F3591" w:rsidRDefault="002F3591" w:rsidP="002F3591">
            <w:pPr>
              <w:rPr>
                <w:rFonts w:ascii="Calibri" w:hAnsi="Calibri"/>
                <w:sz w:val="16"/>
                <w:szCs w:val="16"/>
              </w:rPr>
            </w:pPr>
            <w:r w:rsidRPr="005B2844">
              <w:rPr>
                <w:rFonts w:ascii="Calibri" w:hAnsi="Calibri"/>
                <w:b/>
                <w:sz w:val="16"/>
                <w:szCs w:val="16"/>
              </w:rPr>
              <w:t>elseif</w:t>
            </w:r>
            <w:r>
              <w:rPr>
                <w:rFonts w:ascii="Calibri" w:hAnsi="Calibri"/>
                <w:sz w:val="16"/>
                <w:szCs w:val="16"/>
              </w:rPr>
              <w:t xml:space="preserve"> </w:t>
            </w:r>
            <w:r w:rsidR="00DE00D0">
              <w:rPr>
                <w:rFonts w:ascii="Calibri" w:hAnsi="Calibri"/>
                <w:sz w:val="16"/>
                <w:szCs w:val="16"/>
                <w:highlight w:val="yellow"/>
              </w:rPr>
              <w:t>J</w:t>
            </w:r>
            <w:r w:rsidRPr="00C17504">
              <w:rPr>
                <w:rFonts w:ascii="Calibri" w:hAnsi="Calibri"/>
                <w:sz w:val="16"/>
                <w:szCs w:val="16"/>
                <w:highlight w:val="yellow"/>
              </w:rPr>
              <w:t>10</w:t>
            </w:r>
            <w:r>
              <w:rPr>
                <w:rFonts w:ascii="Calibri" w:hAnsi="Calibri" w:cs="Calibri"/>
                <w:sz w:val="16"/>
                <w:szCs w:val="16"/>
              </w:rPr>
              <w:t>≥</w:t>
            </w:r>
            <w:r w:rsidR="00DE00D0">
              <w:rPr>
                <w:rFonts w:ascii="Calibri" w:hAnsi="Calibri"/>
                <w:sz w:val="16"/>
                <w:szCs w:val="16"/>
                <w:highlight w:val="yellow"/>
              </w:rPr>
              <w:t>J</w:t>
            </w:r>
            <w:r w:rsidRPr="00C120B9">
              <w:rPr>
                <w:rFonts w:ascii="Calibri" w:hAnsi="Calibri"/>
                <w:sz w:val="16"/>
                <w:szCs w:val="16"/>
                <w:highlight w:val="yellow"/>
              </w:rPr>
              <w:t>11</w:t>
            </w:r>
            <w:r>
              <w:rPr>
                <w:rFonts w:ascii="Calibri" w:hAnsi="Calibri"/>
                <w:sz w:val="16"/>
                <w:szCs w:val="16"/>
              </w:rPr>
              <w:t>,</w:t>
            </w:r>
          </w:p>
          <w:p w14:paraId="591F111B" w14:textId="77777777" w:rsidR="002F3591" w:rsidRDefault="002F3591" w:rsidP="002F3591">
            <w:pPr>
              <w:rPr>
                <w:rFonts w:ascii="Calibri" w:hAnsi="Calibri"/>
                <w:sz w:val="16"/>
                <w:szCs w:val="16"/>
              </w:rPr>
            </w:pPr>
            <w:r>
              <w:rPr>
                <w:rFonts w:ascii="Calibri" w:hAnsi="Calibri"/>
                <w:sz w:val="16"/>
                <w:szCs w:val="16"/>
              </w:rPr>
              <w:t>then display text: "complies",</w:t>
            </w:r>
          </w:p>
          <w:p w14:paraId="26FCBFBD" w14:textId="17E00C48" w:rsidR="002F3591" w:rsidRPr="00295655" w:rsidRDefault="002F3591" w:rsidP="002F3591">
            <w:pPr>
              <w:keepNext/>
              <w:rPr>
                <w:rFonts w:ascii="Calibri" w:hAnsi="Calibri"/>
                <w:sz w:val="18"/>
                <w:szCs w:val="18"/>
              </w:rPr>
            </w:pPr>
            <w:r>
              <w:rPr>
                <w:rFonts w:ascii="Calibri" w:hAnsi="Calibri"/>
                <w:sz w:val="16"/>
                <w:szCs w:val="16"/>
              </w:rPr>
              <w:t xml:space="preserve">else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188" w:type="dxa"/>
          </w:tcPr>
          <w:p w14:paraId="4EC5A143" w14:textId="0FBBCEA9" w:rsidR="005B2844" w:rsidRPr="005B2844" w:rsidRDefault="002F3591" w:rsidP="005B2844">
            <w:pPr>
              <w:keepNext/>
              <w:rPr>
                <w:rFonts w:ascii="Calibri" w:hAnsi="Calibri"/>
                <w:sz w:val="18"/>
                <w:szCs w:val="18"/>
              </w:rPr>
            </w:pPr>
            <w:r w:rsidRPr="00295655">
              <w:rPr>
                <w:rFonts w:ascii="Calibri" w:hAnsi="Calibri"/>
                <w:sz w:val="18"/>
                <w:szCs w:val="18"/>
              </w:rPr>
              <w:t>&lt;&lt;</w:t>
            </w:r>
            <w:r w:rsidR="005B2844">
              <w:t xml:space="preserve"> </w:t>
            </w:r>
            <w:r w:rsidR="005B2844">
              <w:rPr>
                <w:rFonts w:ascii="Calibri" w:hAnsi="Calibri"/>
                <w:sz w:val="18"/>
                <w:szCs w:val="18"/>
              </w:rPr>
              <w:t xml:space="preserve">if value in </w:t>
            </w:r>
            <w:r w:rsidR="005B2844" w:rsidRPr="005B2844">
              <w:rPr>
                <w:rFonts w:ascii="Calibri" w:hAnsi="Calibri"/>
                <w:sz w:val="18"/>
                <w:szCs w:val="18"/>
                <w:highlight w:val="yellow"/>
              </w:rPr>
              <w:t>J07</w:t>
            </w:r>
            <w:r w:rsidR="005B2844" w:rsidRPr="005B2844">
              <w:rPr>
                <w:rFonts w:ascii="Calibri" w:hAnsi="Calibri"/>
                <w:sz w:val="18"/>
                <w:szCs w:val="18"/>
              </w:rPr>
              <w:t>=1,</w:t>
            </w:r>
          </w:p>
          <w:p w14:paraId="0EC8732A" w14:textId="77777777" w:rsidR="005B2844" w:rsidRPr="005B2844" w:rsidRDefault="005B2844" w:rsidP="005B2844">
            <w:pPr>
              <w:keepNext/>
              <w:rPr>
                <w:rFonts w:ascii="Calibri" w:hAnsi="Calibri"/>
                <w:sz w:val="18"/>
                <w:szCs w:val="18"/>
              </w:rPr>
            </w:pPr>
            <w:r w:rsidRPr="005B2844">
              <w:rPr>
                <w:rFonts w:ascii="Calibri" w:hAnsi="Calibri"/>
                <w:sz w:val="18"/>
                <w:szCs w:val="18"/>
              </w:rPr>
              <w:t xml:space="preserve">then value = </w:t>
            </w:r>
            <w:proofErr w:type="gramStart"/>
            <w:r w:rsidRPr="005B2844">
              <w:rPr>
                <w:rFonts w:ascii="Calibri" w:hAnsi="Calibri"/>
                <w:sz w:val="18"/>
                <w:szCs w:val="18"/>
              </w:rPr>
              <w:t>0.1;</w:t>
            </w:r>
            <w:proofErr w:type="gramEnd"/>
          </w:p>
          <w:p w14:paraId="26FCBFBE" w14:textId="6F9901EB" w:rsidR="002F3591" w:rsidRPr="00295655" w:rsidRDefault="005B2844" w:rsidP="005B2844">
            <w:pPr>
              <w:keepNext/>
              <w:rPr>
                <w:rFonts w:ascii="Calibri" w:hAnsi="Calibri"/>
                <w:sz w:val="18"/>
                <w:szCs w:val="18"/>
              </w:rPr>
            </w:pPr>
            <w:r w:rsidRPr="005B2844">
              <w:rPr>
                <w:rFonts w:ascii="Calibri" w:hAnsi="Calibri"/>
                <w:sz w:val="18"/>
                <w:szCs w:val="18"/>
              </w:rPr>
              <w:t xml:space="preserve">else </w:t>
            </w:r>
            <w:r w:rsidR="002F3591" w:rsidRPr="00295655">
              <w:rPr>
                <w:rFonts w:ascii="Calibri" w:hAnsi="Calibri"/>
                <w:sz w:val="18"/>
                <w:szCs w:val="18"/>
              </w:rPr>
              <w:t xml:space="preserve">user enter value, numeric, </w:t>
            </w:r>
            <w:proofErr w:type="gramStart"/>
            <w:r>
              <w:rPr>
                <w:rFonts w:ascii="Calibri" w:hAnsi="Calibri"/>
                <w:sz w:val="16"/>
                <w:szCs w:val="16"/>
              </w:rPr>
              <w:t>1.5</w:t>
            </w:r>
            <w:r>
              <w:rPr>
                <w:rFonts w:ascii="Calibri" w:hAnsi="Calibri" w:cs="Calibri"/>
                <w:sz w:val="16"/>
                <w:szCs w:val="16"/>
              </w:rPr>
              <w:t>≥</w:t>
            </w:r>
            <w:r w:rsidR="002F3591" w:rsidRPr="00295655">
              <w:rPr>
                <w:rFonts w:ascii="Calibri" w:hAnsi="Calibri"/>
                <w:sz w:val="18"/>
                <w:szCs w:val="18"/>
              </w:rPr>
              <w:t>x.xx</w:t>
            </w:r>
            <w:proofErr w:type="gramEnd"/>
            <w:r>
              <w:rPr>
                <w:rFonts w:ascii="Calibri" w:hAnsi="Calibri" w:cs="Calibri"/>
                <w:sz w:val="16"/>
                <w:szCs w:val="16"/>
              </w:rPr>
              <w:t>≥</w:t>
            </w:r>
            <w:r>
              <w:rPr>
                <w:rFonts w:ascii="Calibri" w:hAnsi="Calibri"/>
                <w:sz w:val="16"/>
                <w:szCs w:val="16"/>
              </w:rPr>
              <w:t>0.01</w:t>
            </w:r>
            <w:r w:rsidR="002F3591" w:rsidRPr="00295655">
              <w:rPr>
                <w:rFonts w:ascii="Calibri" w:hAnsi="Calibri"/>
                <w:sz w:val="18"/>
                <w:szCs w:val="18"/>
              </w:rPr>
              <w:t>&gt;&gt;</w:t>
            </w:r>
          </w:p>
        </w:tc>
      </w:tr>
      <w:tr w:rsidR="002F3591" w:rsidRPr="00295655" w14:paraId="26FCBFC7" w14:textId="77777777" w:rsidTr="00460EE2">
        <w:trPr>
          <w:cantSplit/>
          <w:trHeight w:val="288"/>
        </w:trPr>
        <w:tc>
          <w:tcPr>
            <w:tcW w:w="1124" w:type="dxa"/>
            <w:vAlign w:val="center"/>
          </w:tcPr>
          <w:p w14:paraId="26FCBFC0" w14:textId="77777777" w:rsidR="002F3591" w:rsidRPr="00295655" w:rsidRDefault="002F3591" w:rsidP="002F3591">
            <w:pPr>
              <w:keepNext/>
              <w:jc w:val="center"/>
              <w:rPr>
                <w:rFonts w:ascii="Calibri" w:hAnsi="Calibri"/>
                <w:sz w:val="18"/>
                <w:szCs w:val="18"/>
              </w:rPr>
            </w:pPr>
          </w:p>
        </w:tc>
        <w:tc>
          <w:tcPr>
            <w:tcW w:w="1124" w:type="dxa"/>
            <w:vAlign w:val="center"/>
          </w:tcPr>
          <w:p w14:paraId="26FCBFC1" w14:textId="77777777" w:rsidR="002F3591" w:rsidRPr="00295655" w:rsidRDefault="002F3591" w:rsidP="002F3591">
            <w:pPr>
              <w:keepNext/>
              <w:jc w:val="center"/>
              <w:rPr>
                <w:rFonts w:ascii="Calibri" w:hAnsi="Calibri"/>
                <w:sz w:val="18"/>
                <w:szCs w:val="18"/>
              </w:rPr>
            </w:pPr>
          </w:p>
        </w:tc>
        <w:tc>
          <w:tcPr>
            <w:tcW w:w="1124" w:type="dxa"/>
          </w:tcPr>
          <w:p w14:paraId="1C4872EC" w14:textId="77777777" w:rsidR="002F3591" w:rsidRPr="00295655" w:rsidRDefault="002F3591" w:rsidP="002F3591">
            <w:pPr>
              <w:keepNext/>
              <w:jc w:val="center"/>
              <w:rPr>
                <w:rFonts w:ascii="Calibri" w:hAnsi="Calibri"/>
                <w:sz w:val="18"/>
                <w:szCs w:val="18"/>
              </w:rPr>
            </w:pPr>
          </w:p>
        </w:tc>
        <w:tc>
          <w:tcPr>
            <w:tcW w:w="1125" w:type="dxa"/>
            <w:vAlign w:val="center"/>
          </w:tcPr>
          <w:p w14:paraId="26FCBFC2" w14:textId="49AA1084" w:rsidR="002F3591" w:rsidRPr="00295655" w:rsidRDefault="002F3591" w:rsidP="002F3591">
            <w:pPr>
              <w:keepNext/>
              <w:jc w:val="center"/>
              <w:rPr>
                <w:rFonts w:ascii="Calibri" w:hAnsi="Calibri"/>
                <w:sz w:val="18"/>
                <w:szCs w:val="18"/>
              </w:rPr>
            </w:pPr>
          </w:p>
        </w:tc>
        <w:tc>
          <w:tcPr>
            <w:tcW w:w="1124" w:type="dxa"/>
            <w:vAlign w:val="center"/>
          </w:tcPr>
          <w:p w14:paraId="26FCBFC3" w14:textId="77777777" w:rsidR="002F3591" w:rsidRPr="00295655" w:rsidRDefault="002F3591" w:rsidP="002F3591">
            <w:pPr>
              <w:keepNext/>
              <w:jc w:val="center"/>
              <w:rPr>
                <w:rFonts w:ascii="Calibri" w:hAnsi="Calibri"/>
                <w:sz w:val="18"/>
                <w:szCs w:val="18"/>
              </w:rPr>
            </w:pPr>
          </w:p>
        </w:tc>
        <w:tc>
          <w:tcPr>
            <w:tcW w:w="1124" w:type="dxa"/>
          </w:tcPr>
          <w:p w14:paraId="62EFAD6F" w14:textId="77777777" w:rsidR="002F3591" w:rsidRPr="00295655" w:rsidRDefault="002F3591" w:rsidP="002F3591">
            <w:pPr>
              <w:keepNext/>
              <w:jc w:val="center"/>
              <w:rPr>
                <w:rFonts w:ascii="Calibri" w:hAnsi="Calibri"/>
                <w:sz w:val="18"/>
                <w:szCs w:val="18"/>
              </w:rPr>
            </w:pPr>
          </w:p>
        </w:tc>
        <w:tc>
          <w:tcPr>
            <w:tcW w:w="1125" w:type="dxa"/>
            <w:vAlign w:val="center"/>
          </w:tcPr>
          <w:p w14:paraId="26FCBFC4" w14:textId="6532A4F8" w:rsidR="002F3591" w:rsidRPr="00295655" w:rsidRDefault="002F3591" w:rsidP="002F3591">
            <w:pPr>
              <w:keepNext/>
              <w:jc w:val="center"/>
              <w:rPr>
                <w:rFonts w:ascii="Calibri" w:hAnsi="Calibri"/>
                <w:sz w:val="18"/>
                <w:szCs w:val="18"/>
              </w:rPr>
            </w:pPr>
          </w:p>
        </w:tc>
        <w:tc>
          <w:tcPr>
            <w:tcW w:w="1124" w:type="dxa"/>
          </w:tcPr>
          <w:p w14:paraId="2A2562BC" w14:textId="77777777" w:rsidR="002F3591" w:rsidRPr="00295655" w:rsidRDefault="002F3591" w:rsidP="002F3591">
            <w:pPr>
              <w:keepNext/>
              <w:jc w:val="center"/>
              <w:rPr>
                <w:rFonts w:ascii="Calibri" w:hAnsi="Calibri"/>
                <w:sz w:val="18"/>
                <w:szCs w:val="18"/>
              </w:rPr>
            </w:pPr>
          </w:p>
        </w:tc>
        <w:tc>
          <w:tcPr>
            <w:tcW w:w="1124" w:type="dxa"/>
          </w:tcPr>
          <w:p w14:paraId="0015383B" w14:textId="77777777" w:rsidR="002F3591" w:rsidRPr="00295655" w:rsidRDefault="002F3591" w:rsidP="002F3591">
            <w:pPr>
              <w:keepNext/>
              <w:jc w:val="center"/>
              <w:rPr>
                <w:rFonts w:ascii="Calibri" w:hAnsi="Calibri"/>
                <w:sz w:val="18"/>
                <w:szCs w:val="18"/>
              </w:rPr>
            </w:pPr>
          </w:p>
        </w:tc>
        <w:tc>
          <w:tcPr>
            <w:tcW w:w="1125" w:type="dxa"/>
          </w:tcPr>
          <w:p w14:paraId="4EAD5ACF" w14:textId="77777777" w:rsidR="002F3591" w:rsidRPr="00295655" w:rsidRDefault="002F3591" w:rsidP="002F3591">
            <w:pPr>
              <w:keepNext/>
              <w:jc w:val="center"/>
              <w:rPr>
                <w:rFonts w:ascii="Calibri" w:hAnsi="Calibri"/>
                <w:sz w:val="18"/>
                <w:szCs w:val="18"/>
              </w:rPr>
            </w:pPr>
          </w:p>
        </w:tc>
        <w:tc>
          <w:tcPr>
            <w:tcW w:w="1105" w:type="dxa"/>
          </w:tcPr>
          <w:p w14:paraId="275E15E3" w14:textId="77777777" w:rsidR="002F3591" w:rsidRPr="00295655" w:rsidRDefault="002F3591" w:rsidP="002F3591">
            <w:pPr>
              <w:keepNext/>
              <w:jc w:val="center"/>
              <w:rPr>
                <w:rFonts w:ascii="Calibri" w:hAnsi="Calibri"/>
                <w:sz w:val="18"/>
                <w:szCs w:val="18"/>
              </w:rPr>
            </w:pPr>
          </w:p>
        </w:tc>
        <w:tc>
          <w:tcPr>
            <w:tcW w:w="1080" w:type="dxa"/>
            <w:vAlign w:val="center"/>
          </w:tcPr>
          <w:p w14:paraId="26FCBFC5" w14:textId="4C2E4D73" w:rsidR="002F3591" w:rsidRPr="00295655" w:rsidRDefault="002F3591" w:rsidP="002F3591">
            <w:pPr>
              <w:keepNext/>
              <w:jc w:val="center"/>
              <w:rPr>
                <w:rFonts w:ascii="Calibri" w:hAnsi="Calibri"/>
                <w:sz w:val="18"/>
                <w:szCs w:val="18"/>
              </w:rPr>
            </w:pPr>
          </w:p>
        </w:tc>
        <w:tc>
          <w:tcPr>
            <w:tcW w:w="1188" w:type="dxa"/>
            <w:vAlign w:val="center"/>
          </w:tcPr>
          <w:p w14:paraId="26FCBFC6" w14:textId="77777777" w:rsidR="002F3591" w:rsidRPr="00295655" w:rsidRDefault="002F3591" w:rsidP="002F3591">
            <w:pPr>
              <w:keepNext/>
              <w:jc w:val="center"/>
              <w:rPr>
                <w:rFonts w:ascii="Calibri" w:hAnsi="Calibri"/>
                <w:sz w:val="18"/>
                <w:szCs w:val="18"/>
              </w:rPr>
            </w:pPr>
          </w:p>
        </w:tc>
      </w:tr>
      <w:tr w:rsidR="002F3591" w:rsidRPr="00295655" w14:paraId="26FCBFD1" w14:textId="77777777" w:rsidTr="002F3591">
        <w:trPr>
          <w:cantSplit/>
        </w:trPr>
        <w:tc>
          <w:tcPr>
            <w:tcW w:w="14616" w:type="dxa"/>
            <w:gridSpan w:val="13"/>
          </w:tcPr>
          <w:p w14:paraId="26FCBFD0" w14:textId="5F7A6886" w:rsidR="002F3591" w:rsidRPr="00295655" w:rsidRDefault="002F3591" w:rsidP="002F3591">
            <w:pPr>
              <w:keepNext/>
              <w:rPr>
                <w:rFonts w:ascii="Calibri" w:hAnsi="Calibri"/>
                <w:sz w:val="18"/>
                <w:szCs w:val="18"/>
              </w:rPr>
            </w:pPr>
            <w:r w:rsidRPr="00295655">
              <w:rPr>
                <w:rFonts w:ascii="Calibri" w:hAnsi="Calibri"/>
                <w:sz w:val="18"/>
                <w:szCs w:val="18"/>
              </w:rPr>
              <w:t>Notes:</w:t>
            </w:r>
          </w:p>
        </w:tc>
      </w:tr>
    </w:tbl>
    <w:p w14:paraId="26FCBFD2" w14:textId="77777777" w:rsidR="00196676" w:rsidRPr="00295655"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96676" w:rsidRPr="00295655" w14:paraId="26FCBFD5" w14:textId="77777777" w:rsidTr="00196676">
        <w:trPr>
          <w:cantSplit/>
        </w:trPr>
        <w:tc>
          <w:tcPr>
            <w:tcW w:w="14616" w:type="dxa"/>
            <w:gridSpan w:val="2"/>
            <w:shd w:val="clear" w:color="auto" w:fill="auto"/>
          </w:tcPr>
          <w:p w14:paraId="26FCBFD3" w14:textId="34439E3A" w:rsidR="00196676" w:rsidRPr="001A53D0" w:rsidRDefault="00A811B7" w:rsidP="00196676">
            <w:pPr>
              <w:keepNext/>
              <w:rPr>
                <w:rFonts w:ascii="Calibri" w:hAnsi="Calibri"/>
                <w:b/>
                <w:szCs w:val="18"/>
              </w:rPr>
            </w:pPr>
            <w:r w:rsidRPr="001A53D0">
              <w:rPr>
                <w:rFonts w:ascii="Calibri" w:hAnsi="Calibri"/>
                <w:b/>
                <w:szCs w:val="18"/>
              </w:rPr>
              <w:t>K</w:t>
            </w:r>
            <w:r w:rsidR="00196676" w:rsidRPr="001A53D0">
              <w:rPr>
                <w:rFonts w:ascii="Calibri" w:hAnsi="Calibri"/>
                <w:b/>
                <w:szCs w:val="18"/>
              </w:rPr>
              <w:t xml:space="preserve">. Air Filter Device Requirements  </w:t>
            </w:r>
          </w:p>
          <w:p w14:paraId="352FAAE2" w14:textId="77777777" w:rsidR="00196676" w:rsidRDefault="000B4BDC" w:rsidP="00667DD8">
            <w:pPr>
              <w:keepNext/>
              <w:rPr>
                <w:ins w:id="437" w:author="Russ King" w:date="2021-11-21T19:02:00Z"/>
                <w:rFonts w:ascii="Calibri" w:hAnsi="Calibri"/>
                <w:sz w:val="18"/>
                <w:szCs w:val="18"/>
              </w:rPr>
            </w:pPr>
            <w:r w:rsidRPr="00926E48">
              <w:rPr>
                <w:rFonts w:ascii="Calibri" w:hAnsi="Calibri"/>
                <w:sz w:val="18"/>
                <w:szCs w:val="18"/>
              </w:rPr>
              <w:t>&lt;&lt;</w:t>
            </w:r>
            <w:r>
              <w:rPr>
                <w:rFonts w:ascii="Calibri" w:hAnsi="Calibri"/>
                <w:sz w:val="18"/>
                <w:szCs w:val="18"/>
              </w:rPr>
              <w:t>if</w:t>
            </w:r>
            <w:r w:rsidRPr="00926E48">
              <w:t xml:space="preserve"> </w:t>
            </w:r>
            <w:r w:rsidR="00667DD8">
              <w:t xml:space="preserve">section J does not </w:t>
            </w:r>
            <w:proofErr w:type="gramStart"/>
            <w:r w:rsidR="00667DD8">
              <w:t>apply,</w:t>
            </w:r>
            <w:r w:rsidRPr="00926E48">
              <w:rPr>
                <w:rFonts w:ascii="Calibri" w:hAnsi="Calibri"/>
                <w:sz w:val="18"/>
                <w:szCs w:val="18"/>
              </w:rPr>
              <w:t xml:space="preserve">  then</w:t>
            </w:r>
            <w:proofErr w:type="gramEnd"/>
            <w:r w:rsidRPr="00926E48">
              <w:rPr>
                <w:rFonts w:ascii="Calibri" w:hAnsi="Calibri"/>
                <w:sz w:val="18"/>
                <w:szCs w:val="18"/>
              </w:rPr>
              <w:t xml:space="preserve"> display the section does not apply message; </w:t>
            </w:r>
            <w:r>
              <w:rPr>
                <w:rFonts w:ascii="Calibri" w:hAnsi="Calibri"/>
                <w:sz w:val="18"/>
                <w:szCs w:val="18"/>
              </w:rPr>
              <w:t>else display this section</w:t>
            </w:r>
            <w:r w:rsidRPr="00926E48">
              <w:rPr>
                <w:rFonts w:ascii="Calibri" w:hAnsi="Calibri"/>
                <w:sz w:val="18"/>
                <w:szCs w:val="18"/>
              </w:rPr>
              <w:t>&gt;&gt;</w:t>
            </w:r>
          </w:p>
          <w:p w14:paraId="26FCBFD4" w14:textId="5F83D724" w:rsidR="007909BC" w:rsidRPr="00295655" w:rsidRDefault="007909BC" w:rsidP="00667DD8">
            <w:pPr>
              <w:keepNext/>
              <w:rPr>
                <w:rFonts w:ascii="Calibri" w:hAnsi="Calibri"/>
                <w:b/>
                <w:sz w:val="18"/>
                <w:szCs w:val="18"/>
              </w:rPr>
            </w:pPr>
            <w:ins w:id="438" w:author="Russ King" w:date="2021-11-21T19:02:00Z">
              <w:r>
                <w:rPr>
                  <w:rFonts w:ascii="Calibri" w:hAnsi="Calibri"/>
                  <w:sz w:val="18"/>
                  <w:szCs w:val="18"/>
                </w:rPr>
                <w:t>Mandatory Air Filter Device Requirements can be found in Section 1</w:t>
              </w:r>
            </w:ins>
            <w:ins w:id="439" w:author="Moua, Cheng@Energy" w:date="2022-02-07T16:28:00Z">
              <w:r w:rsidR="00DF28D4">
                <w:rPr>
                  <w:rFonts w:ascii="Calibri" w:hAnsi="Calibri"/>
                  <w:sz w:val="18"/>
                  <w:szCs w:val="18"/>
                </w:rPr>
                <w:t>60.2(b)1</w:t>
              </w:r>
            </w:ins>
            <w:ins w:id="440" w:author="Russ King" w:date="2021-11-21T19:02:00Z">
              <w:del w:id="441" w:author="Moua, Cheng@Energy" w:date="2022-02-07T16:28:00Z">
                <w:r w:rsidDel="00DF28D4">
                  <w:rPr>
                    <w:rFonts w:ascii="Calibri" w:hAnsi="Calibri"/>
                    <w:sz w:val="18"/>
                    <w:szCs w:val="18"/>
                  </w:rPr>
                  <w:delText>50.0(m)12A-E</w:delText>
                </w:r>
              </w:del>
              <w:r>
                <w:rPr>
                  <w:rFonts w:ascii="Calibri" w:hAnsi="Calibri"/>
                  <w:sz w:val="18"/>
                  <w:szCs w:val="18"/>
                </w:rPr>
                <w:t>.  Some mandatory requirements may apply in addition to those listed below.</w:t>
              </w:r>
            </w:ins>
          </w:p>
        </w:tc>
      </w:tr>
      <w:tr w:rsidR="00196676" w:rsidRPr="00295655" w14:paraId="26FCBFD8" w14:textId="77777777" w:rsidTr="00196676">
        <w:trPr>
          <w:cantSplit/>
        </w:trPr>
        <w:tc>
          <w:tcPr>
            <w:tcW w:w="468" w:type="dxa"/>
            <w:shd w:val="clear" w:color="auto" w:fill="auto"/>
            <w:vAlign w:val="center"/>
          </w:tcPr>
          <w:p w14:paraId="26FCBFD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26FCBFD7" w14:textId="5C460A7A" w:rsidR="00196676" w:rsidRPr="00295655" w:rsidRDefault="00196676" w:rsidP="00196676">
            <w:pPr>
              <w:keepNext/>
              <w:spacing w:after="60"/>
              <w:rPr>
                <w:rFonts w:ascii="Calibri" w:hAnsi="Calibri"/>
                <w:sz w:val="18"/>
                <w:szCs w:val="18"/>
              </w:rPr>
            </w:pPr>
            <w:del w:id="442" w:author="Markstrum, Alexis" w:date="2021-11-22T15:53:00Z">
              <w:r w:rsidRPr="00295655" w:rsidDel="007A6E61">
                <w:rPr>
                  <w:rFonts w:ascii="Calibri" w:hAnsi="Calibri"/>
                  <w:sz w:val="18"/>
                  <w:szCs w:val="18"/>
                </w:rPr>
                <w:delText>The system shall be designed to ensure that a</w:delText>
              </w:r>
            </w:del>
            <w:ins w:id="443" w:author="Markstrum, Alexis" w:date="2021-11-22T15:53:00Z">
              <w:r w:rsidR="007A6E61">
                <w:rPr>
                  <w:rFonts w:ascii="Calibri" w:hAnsi="Calibri"/>
                  <w:sz w:val="18"/>
                  <w:szCs w:val="18"/>
                </w:rPr>
                <w:t>A</w:t>
              </w:r>
            </w:ins>
            <w:r w:rsidRPr="00295655">
              <w:rPr>
                <w:rFonts w:ascii="Calibri" w:hAnsi="Calibri"/>
                <w:sz w:val="18"/>
                <w:szCs w:val="18"/>
              </w:rPr>
              <w:t xml:space="preserve">ll recirculated air and all outdoor air </w:t>
            </w:r>
            <w:ins w:id="444" w:author="Markstrum, Alexis" w:date="2021-11-22T15:53:00Z">
              <w:r w:rsidR="007A6E61">
                <w:rPr>
                  <w:rFonts w:ascii="Calibri" w:hAnsi="Calibri"/>
                  <w:sz w:val="18"/>
                  <w:szCs w:val="18"/>
                </w:rPr>
                <w:t xml:space="preserve">(including make up air) </w:t>
              </w:r>
            </w:ins>
            <w:r w:rsidRPr="00295655">
              <w:rPr>
                <w:rFonts w:ascii="Calibri" w:hAnsi="Calibri"/>
                <w:sz w:val="18"/>
                <w:szCs w:val="18"/>
              </w:rPr>
              <w:t>supplied to the occupiable space is filtered before passing through the system's thermal conditioning components.</w:t>
            </w:r>
          </w:p>
        </w:tc>
      </w:tr>
      <w:tr w:rsidR="00196676" w:rsidRPr="00295655" w14:paraId="26FCBFDB" w14:textId="77777777" w:rsidTr="00196676">
        <w:trPr>
          <w:cantSplit/>
        </w:trPr>
        <w:tc>
          <w:tcPr>
            <w:tcW w:w="468" w:type="dxa"/>
            <w:shd w:val="clear" w:color="auto" w:fill="auto"/>
            <w:vAlign w:val="center"/>
          </w:tcPr>
          <w:p w14:paraId="26FCBFD9"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26FCBFDA" w14:textId="1308D46F" w:rsidR="00196676" w:rsidRPr="00295655" w:rsidRDefault="00196676" w:rsidP="008C3A36">
            <w:pPr>
              <w:keepNext/>
              <w:spacing w:after="60"/>
              <w:rPr>
                <w:rFonts w:ascii="Calibri" w:hAnsi="Calibri"/>
                <w:sz w:val="18"/>
                <w:szCs w:val="18"/>
              </w:rPr>
            </w:pPr>
            <w:r w:rsidRPr="00295655">
              <w:rPr>
                <w:rFonts w:ascii="Calibri" w:hAnsi="Calibri"/>
                <w:sz w:val="18"/>
                <w:szCs w:val="18"/>
              </w:rPr>
              <w:t xml:space="preserve">The </w:t>
            </w:r>
            <w:ins w:id="445" w:author="Markstrum, Alexis" w:date="2021-11-22T15:53:00Z">
              <w:r w:rsidR="007A6E61">
                <w:rPr>
                  <w:rFonts w:ascii="Calibri" w:hAnsi="Calibri"/>
                  <w:sz w:val="18"/>
                  <w:szCs w:val="18"/>
                </w:rPr>
                <w:t xml:space="preserve">space conditioning </w:t>
              </w:r>
            </w:ins>
            <w:r w:rsidRPr="00295655">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007672BB">
              <w:t xml:space="preserve"> </w:t>
            </w:r>
            <w:r w:rsidR="007672BB">
              <w:rPr>
                <w:rFonts w:ascii="Calibri" w:hAnsi="Calibri"/>
                <w:sz w:val="18"/>
                <w:szCs w:val="18"/>
              </w:rPr>
              <w:t>by the system designer.</w:t>
            </w:r>
            <w:r w:rsidRPr="00295655">
              <w:rPr>
                <w:rFonts w:ascii="Calibri" w:hAnsi="Calibri"/>
                <w:sz w:val="18"/>
                <w:szCs w:val="18"/>
              </w:rPr>
              <w:t xml:space="preserve"> </w:t>
            </w:r>
            <w:r w:rsidR="007672BB" w:rsidRPr="007672BB">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sidR="007672BB">
              <w:rPr>
                <w:rFonts w:ascii="Calibri" w:hAnsi="Calibri"/>
                <w:sz w:val="18"/>
                <w:szCs w:val="18"/>
              </w:rPr>
              <w:t>grille/rack</w:t>
            </w:r>
            <w:r w:rsidR="007672BB" w:rsidRPr="00295655">
              <w:rPr>
                <w:rFonts w:ascii="Calibri" w:hAnsi="Calibri"/>
                <w:sz w:val="18"/>
                <w:szCs w:val="18"/>
              </w:rPr>
              <w:t xml:space="preserve"> </w:t>
            </w:r>
            <w:r w:rsidRPr="00295655">
              <w:rPr>
                <w:rFonts w:ascii="Calibri" w:hAnsi="Calibri"/>
                <w:sz w:val="18"/>
                <w:szCs w:val="18"/>
              </w:rPr>
              <w:t xml:space="preserve">locations </w:t>
            </w:r>
            <w:r w:rsidR="008C3A36">
              <w:rPr>
                <w:rFonts w:ascii="Calibri" w:hAnsi="Calibri"/>
                <w:sz w:val="18"/>
                <w:szCs w:val="18"/>
              </w:rPr>
              <w:t xml:space="preserve">that </w:t>
            </w:r>
            <w:r w:rsidRPr="00295655">
              <w:rPr>
                <w:rFonts w:ascii="Calibri" w:hAnsi="Calibri"/>
                <w:sz w:val="18"/>
                <w:szCs w:val="18"/>
              </w:rPr>
              <w:t>disclose</w:t>
            </w:r>
            <w:r w:rsidR="008C3A36">
              <w:rPr>
                <w:rFonts w:ascii="Calibri" w:hAnsi="Calibri"/>
                <w:sz w:val="18"/>
                <w:szCs w:val="18"/>
              </w:rPr>
              <w:t>s</w:t>
            </w:r>
            <w:r w:rsidRPr="00295655">
              <w:rPr>
                <w:rFonts w:ascii="Calibri" w:hAnsi="Calibri"/>
                <w:sz w:val="18"/>
                <w:szCs w:val="18"/>
              </w:rPr>
              <w:t xml:space="preserve"> the </w:t>
            </w:r>
            <w:r w:rsidR="008C3A36">
              <w:rPr>
                <w:rFonts w:ascii="Calibri" w:hAnsi="Calibri"/>
                <w:sz w:val="18"/>
                <w:szCs w:val="18"/>
              </w:rPr>
              <w:t>filter's</w:t>
            </w:r>
            <w:r w:rsidR="008C3A36" w:rsidRPr="00295655">
              <w:rPr>
                <w:rFonts w:ascii="Calibri" w:hAnsi="Calibri"/>
                <w:sz w:val="18"/>
                <w:szCs w:val="18"/>
              </w:rPr>
              <w:t xml:space="preserve"> </w:t>
            </w:r>
            <w:r w:rsidRPr="00295655">
              <w:rPr>
                <w:rFonts w:ascii="Calibri" w:hAnsi="Calibri"/>
                <w:sz w:val="18"/>
                <w:szCs w:val="18"/>
              </w:rPr>
              <w:t>design airflow rate and the</w:t>
            </w:r>
            <w:r w:rsidR="008C3A36">
              <w:rPr>
                <w:rFonts w:ascii="Calibri" w:hAnsi="Calibri"/>
                <w:sz w:val="18"/>
                <w:szCs w:val="18"/>
              </w:rPr>
              <w:t xml:space="preserve"> filter's</w:t>
            </w:r>
            <w:r w:rsidRPr="00295655">
              <w:rPr>
                <w:rFonts w:ascii="Calibri" w:hAnsi="Calibri"/>
                <w:sz w:val="18"/>
                <w:szCs w:val="18"/>
              </w:rPr>
              <w:t xml:space="preserve"> maximum allowable clean-filter pressure drop</w:t>
            </w:r>
            <w:r w:rsidR="008C3A36">
              <w:rPr>
                <w:rFonts w:ascii="Calibri" w:hAnsi="Calibri"/>
                <w:sz w:val="18"/>
                <w:szCs w:val="18"/>
              </w:rPr>
              <w:t xml:space="preserve"> at the design airflow rate</w:t>
            </w:r>
            <w:r w:rsidRPr="00295655">
              <w:rPr>
                <w:rFonts w:ascii="Calibri" w:hAnsi="Calibri"/>
                <w:sz w:val="18"/>
                <w:szCs w:val="18"/>
              </w:rPr>
              <w:t xml:space="preserve">.  The </w:t>
            </w:r>
            <w:r w:rsidR="008C3A36">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sidR="008C3A36">
              <w:rPr>
                <w:rFonts w:ascii="Calibri" w:hAnsi="Calibri"/>
                <w:sz w:val="18"/>
                <w:szCs w:val="18"/>
              </w:rPr>
              <w:t>.</w:t>
            </w:r>
          </w:p>
        </w:tc>
      </w:tr>
      <w:tr w:rsidR="00196676" w:rsidRPr="00295655" w14:paraId="26FCBFDE" w14:textId="77777777" w:rsidTr="00196676">
        <w:trPr>
          <w:cantSplit/>
        </w:trPr>
        <w:tc>
          <w:tcPr>
            <w:tcW w:w="468" w:type="dxa"/>
            <w:shd w:val="clear" w:color="auto" w:fill="auto"/>
            <w:vAlign w:val="center"/>
          </w:tcPr>
          <w:p w14:paraId="26FCBFD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26FCBFDD"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196676" w:rsidRPr="00295655" w14:paraId="26FCBFE1" w14:textId="77777777" w:rsidTr="00196676">
        <w:trPr>
          <w:cantSplit/>
        </w:trPr>
        <w:tc>
          <w:tcPr>
            <w:tcW w:w="468" w:type="dxa"/>
            <w:shd w:val="clear" w:color="auto" w:fill="auto"/>
            <w:vAlign w:val="center"/>
          </w:tcPr>
          <w:p w14:paraId="26FCBFD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26FCBFE0" w14:textId="3847DDCA" w:rsidR="00196676" w:rsidRPr="00295655" w:rsidRDefault="00196676" w:rsidP="00A815AC">
            <w:pPr>
              <w:keepNext/>
              <w:spacing w:after="60"/>
              <w:rPr>
                <w:rFonts w:ascii="Calibri" w:hAnsi="Calibri"/>
                <w:sz w:val="18"/>
                <w:szCs w:val="18"/>
              </w:rPr>
            </w:pPr>
            <w:r w:rsidRPr="00295655">
              <w:rPr>
                <w:rFonts w:ascii="Calibri" w:hAnsi="Calibri"/>
                <w:sz w:val="18"/>
                <w:szCs w:val="18"/>
              </w:rPr>
              <w:t>The system shall be provided with air filter</w:t>
            </w:r>
            <w:r w:rsidR="00A815AC">
              <w:rPr>
                <w:rFonts w:ascii="Calibri" w:hAnsi="Calibri"/>
                <w:sz w:val="18"/>
                <w:szCs w:val="18"/>
              </w:rPr>
              <w:t>s</w:t>
            </w:r>
            <w:r w:rsidRPr="00295655">
              <w:rPr>
                <w:rFonts w:ascii="Calibri" w:hAnsi="Calibri"/>
                <w:sz w:val="18"/>
                <w:szCs w:val="18"/>
              </w:rPr>
              <w:t xml:space="preserve"> having a designated efficiency equal to or greater than MERV </w:t>
            </w:r>
            <w:r w:rsidR="008C3A36">
              <w:rPr>
                <w:rFonts w:ascii="Calibri" w:hAnsi="Calibri"/>
                <w:sz w:val="18"/>
                <w:szCs w:val="18"/>
              </w:rPr>
              <w:t>13</w:t>
            </w:r>
            <w:r w:rsidR="008C3A36" w:rsidRPr="00295655">
              <w:rPr>
                <w:rFonts w:ascii="Calibri" w:hAnsi="Calibri"/>
                <w:sz w:val="18"/>
                <w:szCs w:val="18"/>
              </w:rPr>
              <w:t xml:space="preserve"> </w:t>
            </w:r>
            <w:r w:rsidRPr="00295655">
              <w:rPr>
                <w:rFonts w:ascii="Calibri" w:hAnsi="Calibri"/>
                <w:sz w:val="18"/>
                <w:szCs w:val="18"/>
              </w:rPr>
              <w:t>when tested in accordance with ASHRAE Standard 52.2, or a particle size efficiency rating equal to or greater than 50</w:t>
            </w:r>
            <w:r w:rsidR="004402A8">
              <w:rPr>
                <w:rFonts w:ascii="Calibri" w:hAnsi="Calibri"/>
                <w:sz w:val="18"/>
                <w:szCs w:val="18"/>
              </w:rPr>
              <w:t>%</w:t>
            </w:r>
            <w:r w:rsidRPr="00295655">
              <w:rPr>
                <w:rFonts w:ascii="Calibri" w:hAnsi="Calibri"/>
                <w:sz w:val="18"/>
                <w:szCs w:val="18"/>
              </w:rPr>
              <w:t xml:space="preserve"> in the </w:t>
            </w:r>
            <w:r w:rsidR="008C3A36" w:rsidRPr="008C3A36">
              <w:rPr>
                <w:rFonts w:ascii="Calibri" w:hAnsi="Calibri"/>
                <w:sz w:val="18"/>
                <w:szCs w:val="18"/>
              </w:rPr>
              <w:t xml:space="preserve">0.30-1.0 </w:t>
            </w:r>
            <w:proofErr w:type="spellStart"/>
            <w:r w:rsidRPr="00295655">
              <w:rPr>
                <w:rFonts w:ascii="Calibri" w:hAnsi="Calibri"/>
                <w:sz w:val="18"/>
                <w:szCs w:val="18"/>
              </w:rPr>
              <w:t>μm</w:t>
            </w:r>
            <w:proofErr w:type="spellEnd"/>
            <w:r w:rsidRPr="00295655">
              <w:rPr>
                <w:rFonts w:ascii="Calibri" w:hAnsi="Calibri"/>
                <w:sz w:val="18"/>
                <w:szCs w:val="18"/>
              </w:rPr>
              <w:t xml:space="preserve"> range </w:t>
            </w:r>
            <w:r w:rsidR="008C3A36" w:rsidRPr="008C3A36">
              <w:rPr>
                <w:rFonts w:ascii="Calibri" w:hAnsi="Calibri"/>
                <w:sz w:val="18"/>
                <w:szCs w:val="18"/>
              </w:rPr>
              <w:t xml:space="preserve">and equal to or greater than 85 percent in the 1.0-3.0 </w:t>
            </w:r>
            <w:proofErr w:type="spellStart"/>
            <w:r w:rsidR="008C3A36" w:rsidRPr="008C3A36">
              <w:rPr>
                <w:rFonts w:ascii="Calibri" w:hAnsi="Calibri"/>
                <w:sz w:val="18"/>
                <w:szCs w:val="18"/>
              </w:rPr>
              <w:t>μm</w:t>
            </w:r>
            <w:proofErr w:type="spellEnd"/>
            <w:r w:rsidR="008C3A36" w:rsidRPr="008C3A36">
              <w:rPr>
                <w:rFonts w:ascii="Calibri" w:hAnsi="Calibri"/>
                <w:sz w:val="18"/>
                <w:szCs w:val="18"/>
              </w:rPr>
              <w:t xml:space="preserve"> range </w:t>
            </w:r>
            <w:r w:rsidRPr="00295655">
              <w:rPr>
                <w:rFonts w:ascii="Calibri" w:hAnsi="Calibri"/>
                <w:sz w:val="18"/>
                <w:szCs w:val="18"/>
              </w:rPr>
              <w:t>when tested in accordance with AHRI Standard 680.</w:t>
            </w:r>
          </w:p>
        </w:tc>
      </w:tr>
      <w:tr w:rsidR="00196676" w:rsidRPr="00295655" w14:paraId="26FCBFE4" w14:textId="77777777" w:rsidTr="00196676">
        <w:trPr>
          <w:cantSplit/>
        </w:trPr>
        <w:tc>
          <w:tcPr>
            <w:tcW w:w="468" w:type="dxa"/>
            <w:shd w:val="clear" w:color="auto" w:fill="auto"/>
            <w:vAlign w:val="center"/>
          </w:tcPr>
          <w:p w14:paraId="26FCBFE2"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26FCBFE3" w14:textId="505698F3" w:rsidR="00196676" w:rsidRPr="00295655" w:rsidRDefault="00196676" w:rsidP="008C3A36">
            <w:pPr>
              <w:keepNext/>
              <w:spacing w:after="60"/>
              <w:rPr>
                <w:rFonts w:ascii="Calibri" w:hAnsi="Calibri"/>
                <w:sz w:val="18"/>
                <w:szCs w:val="18"/>
              </w:rPr>
            </w:pPr>
            <w:r w:rsidRPr="00295655">
              <w:rPr>
                <w:rFonts w:ascii="Calibri" w:hAnsi="Calibri"/>
                <w:sz w:val="18"/>
                <w:szCs w:val="18"/>
              </w:rPr>
              <w:t>The system shall be provided with air filter</w:t>
            </w:r>
            <w:r w:rsidR="008C3A36">
              <w:rPr>
                <w:rFonts w:ascii="Calibri" w:hAnsi="Calibri"/>
                <w:sz w:val="18"/>
                <w:szCs w:val="18"/>
              </w:rPr>
              <w:t>s</w:t>
            </w:r>
            <w:r w:rsidRPr="00295655">
              <w:rPr>
                <w:rFonts w:ascii="Calibri" w:hAnsi="Calibri"/>
                <w:sz w:val="18"/>
                <w:szCs w:val="18"/>
              </w:rPr>
              <w:t xml:space="preserve"> that </w:t>
            </w:r>
            <w:r w:rsidR="008C3A36">
              <w:rPr>
                <w:rFonts w:ascii="Calibri" w:hAnsi="Calibri"/>
                <w:sz w:val="18"/>
                <w:szCs w:val="18"/>
              </w:rPr>
              <w:t>have</w:t>
            </w:r>
            <w:r w:rsidR="008C3A36" w:rsidRPr="00295655">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8C3A36">
              <w:rPr>
                <w:rFonts w:ascii="Calibri" w:hAnsi="Calibri"/>
                <w:sz w:val="18"/>
                <w:szCs w:val="18"/>
              </w:rPr>
              <w:t>grilles/racks</w:t>
            </w:r>
            <w:r w:rsidRPr="00295655">
              <w:rPr>
                <w:rFonts w:ascii="Calibri" w:hAnsi="Calibri"/>
                <w:sz w:val="18"/>
                <w:szCs w:val="18"/>
              </w:rPr>
              <w:t>.</w:t>
            </w:r>
          </w:p>
        </w:tc>
      </w:tr>
      <w:tr w:rsidR="007909BC" w:rsidRPr="00295655" w14:paraId="18679F2D" w14:textId="77777777" w:rsidTr="00196676">
        <w:trPr>
          <w:cantSplit/>
          <w:ins w:id="446" w:author="Russ King" w:date="2021-11-21T19:02:00Z"/>
        </w:trPr>
        <w:tc>
          <w:tcPr>
            <w:tcW w:w="468" w:type="dxa"/>
            <w:shd w:val="clear" w:color="auto" w:fill="auto"/>
            <w:vAlign w:val="center"/>
          </w:tcPr>
          <w:p w14:paraId="40B591E8" w14:textId="5C456C79" w:rsidR="007909BC" w:rsidRPr="00467527" w:rsidRDefault="007909BC" w:rsidP="00196676">
            <w:pPr>
              <w:keepNext/>
              <w:jc w:val="center"/>
              <w:rPr>
                <w:ins w:id="447" w:author="Russ King" w:date="2021-11-21T19:02:00Z"/>
                <w:rFonts w:ascii="Calibri" w:hAnsi="Calibri"/>
                <w:sz w:val="18"/>
                <w:szCs w:val="18"/>
              </w:rPr>
            </w:pPr>
            <w:ins w:id="448" w:author="Russ King" w:date="2021-11-21T19:02:00Z">
              <w:r w:rsidRPr="00467527">
                <w:rPr>
                  <w:rFonts w:ascii="Calibri" w:hAnsi="Calibri"/>
                  <w:sz w:val="18"/>
                  <w:szCs w:val="18"/>
                </w:rPr>
                <w:t>06</w:t>
              </w:r>
            </w:ins>
          </w:p>
        </w:tc>
        <w:tc>
          <w:tcPr>
            <w:tcW w:w="14148" w:type="dxa"/>
            <w:shd w:val="clear" w:color="auto" w:fill="auto"/>
          </w:tcPr>
          <w:p w14:paraId="10AB5850" w14:textId="4F0B2E62" w:rsidR="007909BC" w:rsidRPr="00467527" w:rsidRDefault="007909BC" w:rsidP="008C3A36">
            <w:pPr>
              <w:keepNext/>
              <w:spacing w:after="60"/>
              <w:rPr>
                <w:ins w:id="449" w:author="Russ King" w:date="2021-11-21T19:02:00Z"/>
                <w:rFonts w:ascii="Calibri" w:hAnsi="Calibri"/>
                <w:sz w:val="18"/>
                <w:szCs w:val="18"/>
              </w:rPr>
            </w:pPr>
            <w:ins w:id="450" w:author="Russ King" w:date="2021-11-21T19:02:00Z">
              <w:r w:rsidRPr="00467527">
                <w:rPr>
                  <w:rFonts w:ascii="Calibri" w:hAnsi="Calibri" w:cs="Calibri"/>
                  <w:sz w:val="18"/>
                  <w:szCs w:val="18"/>
                </w:rPr>
                <w:t>Filter racks or grilles shall use gaskets, sealing, or other means to close gaps around inserted filters and prevent air from bypassing the filter.</w:t>
              </w:r>
            </w:ins>
          </w:p>
        </w:tc>
      </w:tr>
      <w:tr w:rsidR="00196676" w:rsidRPr="00295655" w14:paraId="26FCBFE6" w14:textId="77777777" w:rsidTr="00196676">
        <w:trPr>
          <w:cantSplit/>
        </w:trPr>
        <w:tc>
          <w:tcPr>
            <w:tcW w:w="14616" w:type="dxa"/>
            <w:gridSpan w:val="2"/>
            <w:shd w:val="clear" w:color="auto" w:fill="auto"/>
            <w:vAlign w:val="center"/>
          </w:tcPr>
          <w:p w14:paraId="26FCBFE5" w14:textId="77777777" w:rsidR="00196676" w:rsidRPr="00295655" w:rsidRDefault="00196676" w:rsidP="00196676">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295655" w:rsidRDefault="00196676" w:rsidP="00196676">
      <w:pPr>
        <w:rPr>
          <w:rFonts w:ascii="Calibri" w:hAnsi="Calibri"/>
          <w:sz w:val="18"/>
          <w:szCs w:val="18"/>
        </w:rPr>
      </w:pPr>
    </w:p>
    <w:p w14:paraId="26FCBFE8" w14:textId="77777777" w:rsidR="00196676" w:rsidRPr="00295655"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6"/>
        <w:gridCol w:w="1334"/>
        <w:gridCol w:w="1333"/>
        <w:gridCol w:w="1334"/>
        <w:gridCol w:w="2213"/>
        <w:gridCol w:w="2125"/>
        <w:gridCol w:w="1771"/>
        <w:gridCol w:w="2950"/>
      </w:tblGrid>
      <w:tr w:rsidR="000D02A6" w:rsidRPr="00295655" w14:paraId="26FCBFEA" w14:textId="77777777" w:rsidTr="002B1E5F">
        <w:trPr>
          <w:cantSplit/>
        </w:trPr>
        <w:tc>
          <w:tcPr>
            <w:tcW w:w="14395" w:type="dxa"/>
            <w:gridSpan w:val="8"/>
          </w:tcPr>
          <w:p w14:paraId="767F49DE" w14:textId="0FD58ACD" w:rsidR="000D02A6" w:rsidRDefault="000D02A6" w:rsidP="00196676">
            <w:pPr>
              <w:keepNext/>
              <w:rPr>
                <w:rFonts w:ascii="Calibri" w:hAnsi="Calibri"/>
                <w:b/>
                <w:szCs w:val="18"/>
              </w:rPr>
            </w:pPr>
            <w:r w:rsidRPr="001A53D0">
              <w:rPr>
                <w:rFonts w:ascii="Calibri" w:hAnsi="Calibri"/>
                <w:b/>
                <w:szCs w:val="18"/>
              </w:rPr>
              <w:t xml:space="preserve">L. HERS Verification Requirements </w:t>
            </w:r>
            <w:r>
              <w:rPr>
                <w:rFonts w:ascii="Calibri" w:hAnsi="Calibri"/>
                <w:b/>
                <w:szCs w:val="18"/>
              </w:rPr>
              <w:t>for Duct Systems</w:t>
            </w:r>
          </w:p>
          <w:p w14:paraId="26FCBFE9" w14:textId="5B3CA350" w:rsidR="000D02A6" w:rsidRPr="00295655" w:rsidRDefault="000D02A6" w:rsidP="00BE6C57">
            <w:pPr>
              <w:keepNext/>
              <w:rPr>
                <w:rFonts w:ascii="Calibri" w:hAnsi="Calibri"/>
                <w:b/>
                <w:sz w:val="18"/>
                <w:szCs w:val="18"/>
              </w:rPr>
            </w:pPr>
            <w:r w:rsidRPr="00B24ACC">
              <w:rPr>
                <w:rFonts w:ascii="Calibri" w:hAnsi="Calibri"/>
                <w:sz w:val="18"/>
                <w:szCs w:val="18"/>
              </w:rPr>
              <w:t>&lt;&lt;</w:t>
            </w:r>
            <w:r w:rsidRPr="00694366">
              <w:rPr>
                <w:rFonts w:ascii="Calibri" w:hAnsi="Calibri"/>
                <w:sz w:val="18"/>
                <w:szCs w:val="18"/>
              </w:rPr>
              <w:t xml:space="preserve">if all of the SC Systems listed in Section </w:t>
            </w:r>
            <w:r w:rsidR="00BE6C57">
              <w:rPr>
                <w:rFonts w:ascii="Calibri" w:hAnsi="Calibri"/>
                <w:sz w:val="18"/>
                <w:szCs w:val="18"/>
              </w:rPr>
              <w:t>C</w:t>
            </w:r>
            <w:r w:rsidRPr="00694366">
              <w:rPr>
                <w:rFonts w:ascii="Calibri" w:hAnsi="Calibri"/>
                <w:sz w:val="18"/>
                <w:szCs w:val="18"/>
              </w:rPr>
              <w:t xml:space="preserve"> have a Distribution System Type value in </w:t>
            </w:r>
            <w:r w:rsidR="00BE6C57">
              <w:rPr>
                <w:rFonts w:ascii="Calibri" w:hAnsi="Calibri"/>
                <w:sz w:val="18"/>
                <w:szCs w:val="18"/>
                <w:highlight w:val="yellow"/>
              </w:rPr>
              <w:t>C</w:t>
            </w:r>
            <w:r w:rsidRPr="000D02A6">
              <w:rPr>
                <w:rFonts w:ascii="Calibri" w:hAnsi="Calibri"/>
                <w:sz w:val="18"/>
                <w:szCs w:val="18"/>
                <w:highlight w:val="yellow"/>
              </w:rPr>
              <w:t>06</w:t>
            </w:r>
            <w:r w:rsidRPr="00694366">
              <w:rPr>
                <w:rFonts w:ascii="Calibri" w:hAnsi="Calibri"/>
                <w:sz w:val="18"/>
                <w:szCs w:val="18"/>
              </w:rPr>
              <w:t xml:space="preserve"> =</w:t>
            </w:r>
            <w:proofErr w:type="spellStart"/>
            <w:r w:rsidRPr="00694366">
              <w:rPr>
                <w:rFonts w:ascii="Calibri" w:hAnsi="Calibri"/>
                <w:sz w:val="18"/>
                <w:szCs w:val="18"/>
              </w:rPr>
              <w:t>DuctsNone</w:t>
            </w:r>
            <w:proofErr w:type="spellEnd"/>
            <w:r w:rsidRPr="00694366">
              <w:rPr>
                <w:rFonts w:ascii="Calibri" w:hAnsi="Calibri"/>
                <w:sz w:val="18"/>
                <w:szCs w:val="18"/>
              </w:rPr>
              <w:t xml:space="preserve"> - Air distribution systems without </w:t>
            </w:r>
            <w:proofErr w:type="gramStart"/>
            <w:r w:rsidRPr="00694366">
              <w:rPr>
                <w:rFonts w:ascii="Calibri" w:hAnsi="Calibri"/>
                <w:sz w:val="18"/>
                <w:szCs w:val="18"/>
              </w:rPr>
              <w:t>ducts ,</w:t>
            </w:r>
            <w:proofErr w:type="gramEnd"/>
            <w:r w:rsidRPr="00694366">
              <w:rPr>
                <w:rFonts w:ascii="Calibri" w:hAnsi="Calibri"/>
                <w:sz w:val="18"/>
                <w:szCs w:val="18"/>
              </w:rPr>
              <w:t xml:space="preserve">  then display the section does not apply message</w:t>
            </w:r>
            <w:r>
              <w:rPr>
                <w:rFonts w:ascii="Calibri" w:hAnsi="Calibri"/>
                <w:sz w:val="18"/>
                <w:szCs w:val="18"/>
              </w:rPr>
              <w:t xml:space="preserve">; </w:t>
            </w:r>
            <w:r w:rsidRPr="00694366">
              <w:rPr>
                <w:rFonts w:ascii="Calibri" w:hAnsi="Calibri"/>
                <w:sz w:val="18"/>
                <w:szCs w:val="18"/>
              </w:rPr>
              <w:t xml:space="preserve"> </w:t>
            </w:r>
            <w:r w:rsidRPr="007D1045">
              <w:rPr>
                <w:rFonts w:ascii="Calibri" w:hAnsi="Calibri"/>
                <w:b/>
                <w:sz w:val="18"/>
                <w:szCs w:val="18"/>
              </w:rPr>
              <w:t>else</w:t>
            </w:r>
            <w:r>
              <w:rPr>
                <w:rFonts w:ascii="Calibri" w:hAnsi="Calibri"/>
                <w:sz w:val="18"/>
                <w:szCs w:val="18"/>
              </w:rPr>
              <w:t xml:space="preserve"> </w:t>
            </w:r>
            <w:r w:rsidRPr="00B24ACC">
              <w:rPr>
                <w:rFonts w:ascii="Calibri" w:hAnsi="Calibri"/>
                <w:sz w:val="18"/>
                <w:szCs w:val="18"/>
              </w:rPr>
              <w:t xml:space="preserve">require </w:t>
            </w:r>
            <w:r>
              <w:rPr>
                <w:rFonts w:ascii="Calibri" w:hAnsi="Calibri"/>
                <w:sz w:val="18"/>
                <w:szCs w:val="18"/>
              </w:rPr>
              <w:t xml:space="preserve"> </w:t>
            </w:r>
            <w:r w:rsidRPr="00B24ACC">
              <w:rPr>
                <w:rFonts w:ascii="Calibri" w:hAnsi="Calibri"/>
                <w:sz w:val="18"/>
                <w:szCs w:val="18"/>
              </w:rPr>
              <w:t xml:space="preserve">one row of data in this </w:t>
            </w:r>
            <w:r>
              <w:rPr>
                <w:rFonts w:ascii="Calibri" w:hAnsi="Calibri"/>
                <w:sz w:val="18"/>
                <w:szCs w:val="18"/>
              </w:rPr>
              <w:t xml:space="preserve">table for each of the indoor units listed in </w:t>
            </w:r>
            <w:r w:rsidRPr="000D02A6">
              <w:rPr>
                <w:rFonts w:ascii="Calibri" w:hAnsi="Calibri"/>
                <w:sz w:val="18"/>
                <w:szCs w:val="18"/>
                <w:highlight w:val="yellow"/>
              </w:rPr>
              <w:t>Section I field 03</w:t>
            </w:r>
            <w:r>
              <w:rPr>
                <w:rFonts w:ascii="Calibri" w:hAnsi="Calibri"/>
                <w:sz w:val="18"/>
                <w:szCs w:val="18"/>
              </w:rPr>
              <w:t>&gt;&gt;</w:t>
            </w:r>
            <w:r w:rsidR="003322E1">
              <w:rPr>
                <w:rFonts w:ascii="Calibri" w:hAnsi="Calibri"/>
                <w:sz w:val="18"/>
                <w:szCs w:val="18"/>
              </w:rPr>
              <w:t xml:space="preserve"> </w:t>
            </w:r>
          </w:p>
        </w:tc>
      </w:tr>
      <w:tr w:rsidR="002B1E5F" w:rsidRPr="00295655" w14:paraId="26FCBFF4" w14:textId="77777777" w:rsidTr="002B1E5F">
        <w:trPr>
          <w:cantSplit/>
          <w:trHeight w:val="188"/>
        </w:trPr>
        <w:tc>
          <w:tcPr>
            <w:tcW w:w="1335" w:type="dxa"/>
            <w:vAlign w:val="bottom"/>
          </w:tcPr>
          <w:p w14:paraId="26FCBFEB" w14:textId="77777777" w:rsidR="002B1E5F" w:rsidRPr="00295655" w:rsidRDefault="002B1E5F"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334" w:type="dxa"/>
            <w:vAlign w:val="bottom"/>
          </w:tcPr>
          <w:p w14:paraId="26FCBFEC" w14:textId="77777777" w:rsidR="002B1E5F" w:rsidRPr="00295655" w:rsidRDefault="002B1E5F"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333" w:type="dxa"/>
            <w:tcBorders>
              <w:bottom w:val="single" w:sz="4" w:space="0" w:color="auto"/>
            </w:tcBorders>
          </w:tcPr>
          <w:p w14:paraId="26454956" w14:textId="2CCAA7BF" w:rsidR="002B1E5F" w:rsidRDefault="002B1E5F" w:rsidP="00196676">
            <w:pPr>
              <w:keepNext/>
              <w:jc w:val="center"/>
              <w:rPr>
                <w:rFonts w:ascii="Calibri" w:hAnsi="Calibri"/>
                <w:sz w:val="18"/>
                <w:szCs w:val="18"/>
              </w:rPr>
            </w:pPr>
            <w:r>
              <w:rPr>
                <w:rFonts w:ascii="Calibri" w:hAnsi="Calibri"/>
                <w:sz w:val="18"/>
                <w:szCs w:val="18"/>
              </w:rPr>
              <w:t>03</w:t>
            </w:r>
          </w:p>
        </w:tc>
        <w:tc>
          <w:tcPr>
            <w:tcW w:w="1334" w:type="dxa"/>
            <w:vAlign w:val="bottom"/>
          </w:tcPr>
          <w:p w14:paraId="26FCBFED" w14:textId="34D46D20" w:rsidR="002B1E5F" w:rsidRPr="00295655" w:rsidRDefault="002B1E5F" w:rsidP="00196676">
            <w:pPr>
              <w:keepNext/>
              <w:jc w:val="center"/>
              <w:rPr>
                <w:rFonts w:ascii="Calibri" w:hAnsi="Calibri"/>
                <w:sz w:val="18"/>
                <w:szCs w:val="18"/>
              </w:rPr>
            </w:pPr>
            <w:r>
              <w:rPr>
                <w:rFonts w:ascii="Calibri" w:hAnsi="Calibri"/>
                <w:sz w:val="18"/>
                <w:szCs w:val="18"/>
              </w:rPr>
              <w:t>04</w:t>
            </w:r>
          </w:p>
        </w:tc>
        <w:tc>
          <w:tcPr>
            <w:tcW w:w="2213" w:type="dxa"/>
            <w:vAlign w:val="bottom"/>
          </w:tcPr>
          <w:p w14:paraId="26FCBFEE" w14:textId="2FC6FE3C" w:rsidR="002B1E5F" w:rsidRPr="00295655" w:rsidRDefault="002B1E5F" w:rsidP="00196676">
            <w:pPr>
              <w:keepNext/>
              <w:jc w:val="center"/>
              <w:rPr>
                <w:rFonts w:ascii="Calibri" w:hAnsi="Calibri"/>
                <w:sz w:val="18"/>
                <w:szCs w:val="18"/>
              </w:rPr>
            </w:pPr>
            <w:r>
              <w:rPr>
                <w:rFonts w:ascii="Calibri" w:hAnsi="Calibri"/>
                <w:sz w:val="18"/>
                <w:szCs w:val="18"/>
              </w:rPr>
              <w:t>05</w:t>
            </w:r>
          </w:p>
        </w:tc>
        <w:tc>
          <w:tcPr>
            <w:tcW w:w="2125" w:type="dxa"/>
            <w:vAlign w:val="bottom"/>
          </w:tcPr>
          <w:p w14:paraId="26FCBFEF" w14:textId="1B3570C2" w:rsidR="002B1E5F" w:rsidRPr="00295655" w:rsidRDefault="002B1E5F" w:rsidP="00196676">
            <w:pPr>
              <w:keepNext/>
              <w:jc w:val="center"/>
              <w:rPr>
                <w:rFonts w:ascii="Calibri" w:hAnsi="Calibri"/>
                <w:sz w:val="18"/>
                <w:szCs w:val="18"/>
              </w:rPr>
            </w:pPr>
            <w:r>
              <w:rPr>
                <w:rFonts w:ascii="Calibri" w:hAnsi="Calibri"/>
                <w:sz w:val="18"/>
                <w:szCs w:val="18"/>
              </w:rPr>
              <w:t>06</w:t>
            </w:r>
          </w:p>
        </w:tc>
        <w:tc>
          <w:tcPr>
            <w:tcW w:w="1771" w:type="dxa"/>
            <w:vAlign w:val="bottom"/>
          </w:tcPr>
          <w:p w14:paraId="26FCBFF0" w14:textId="0CDF355A" w:rsidR="002B1E5F" w:rsidRPr="00295655" w:rsidRDefault="002B1E5F" w:rsidP="00196676">
            <w:pPr>
              <w:keepNext/>
              <w:jc w:val="center"/>
              <w:rPr>
                <w:rFonts w:ascii="Calibri" w:hAnsi="Calibri"/>
                <w:sz w:val="18"/>
                <w:szCs w:val="18"/>
              </w:rPr>
            </w:pPr>
            <w:r>
              <w:rPr>
                <w:rFonts w:ascii="Calibri" w:hAnsi="Calibri"/>
                <w:sz w:val="18"/>
                <w:szCs w:val="18"/>
              </w:rPr>
              <w:t>07</w:t>
            </w:r>
          </w:p>
        </w:tc>
        <w:tc>
          <w:tcPr>
            <w:tcW w:w="2950" w:type="dxa"/>
            <w:vAlign w:val="bottom"/>
          </w:tcPr>
          <w:p w14:paraId="26FCBFF3" w14:textId="16BE050B" w:rsidR="002B1E5F" w:rsidRPr="00295655" w:rsidRDefault="002B1E5F" w:rsidP="00196676">
            <w:pPr>
              <w:keepNext/>
              <w:jc w:val="center"/>
              <w:rPr>
                <w:rFonts w:ascii="Calibri" w:hAnsi="Calibri"/>
                <w:sz w:val="18"/>
                <w:szCs w:val="18"/>
              </w:rPr>
            </w:pPr>
            <w:r>
              <w:rPr>
                <w:rFonts w:ascii="Calibri" w:hAnsi="Calibri"/>
                <w:sz w:val="18"/>
                <w:szCs w:val="18"/>
              </w:rPr>
              <w:t>08</w:t>
            </w:r>
          </w:p>
        </w:tc>
      </w:tr>
      <w:tr w:rsidR="002B1E5F" w:rsidRPr="00B82750" w14:paraId="26FCBFFE" w14:textId="77777777" w:rsidTr="002B1E5F">
        <w:trPr>
          <w:cantSplit/>
          <w:trHeight w:val="359"/>
        </w:trPr>
        <w:tc>
          <w:tcPr>
            <w:tcW w:w="1335" w:type="dxa"/>
            <w:tcBorders>
              <w:bottom w:val="nil"/>
            </w:tcBorders>
            <w:vAlign w:val="bottom"/>
          </w:tcPr>
          <w:p w14:paraId="26FCBFF5" w14:textId="77777777" w:rsidR="002B1E5F" w:rsidRPr="00B82750" w:rsidRDefault="002B1E5F" w:rsidP="00196676">
            <w:pPr>
              <w:keepNext/>
              <w:jc w:val="center"/>
              <w:rPr>
                <w:rFonts w:ascii="Calibri" w:hAnsi="Calibri"/>
                <w:sz w:val="18"/>
                <w:szCs w:val="18"/>
              </w:rPr>
            </w:pPr>
          </w:p>
        </w:tc>
        <w:tc>
          <w:tcPr>
            <w:tcW w:w="1334" w:type="dxa"/>
            <w:tcBorders>
              <w:bottom w:val="nil"/>
            </w:tcBorders>
            <w:vAlign w:val="bottom"/>
          </w:tcPr>
          <w:p w14:paraId="26FCBFF6" w14:textId="77777777" w:rsidR="002B1E5F" w:rsidRPr="00B82750" w:rsidRDefault="002B1E5F" w:rsidP="00196676">
            <w:pPr>
              <w:keepNext/>
              <w:jc w:val="center"/>
              <w:rPr>
                <w:rFonts w:ascii="Calibri" w:hAnsi="Calibri"/>
                <w:sz w:val="18"/>
                <w:szCs w:val="18"/>
              </w:rPr>
            </w:pPr>
          </w:p>
        </w:tc>
        <w:tc>
          <w:tcPr>
            <w:tcW w:w="1333" w:type="dxa"/>
            <w:tcBorders>
              <w:bottom w:val="nil"/>
            </w:tcBorders>
          </w:tcPr>
          <w:p w14:paraId="6E6A00D1" w14:textId="77777777" w:rsidR="002B1E5F" w:rsidRPr="00B82750" w:rsidRDefault="002B1E5F" w:rsidP="00196676">
            <w:pPr>
              <w:keepNext/>
              <w:jc w:val="center"/>
              <w:rPr>
                <w:rFonts w:ascii="Calibri" w:hAnsi="Calibri"/>
                <w:sz w:val="18"/>
                <w:szCs w:val="18"/>
              </w:rPr>
            </w:pPr>
          </w:p>
        </w:tc>
        <w:tc>
          <w:tcPr>
            <w:tcW w:w="1334" w:type="dxa"/>
            <w:tcBorders>
              <w:bottom w:val="nil"/>
            </w:tcBorders>
            <w:vAlign w:val="bottom"/>
          </w:tcPr>
          <w:p w14:paraId="26FCBFF7" w14:textId="4B1B391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2213" w:type="dxa"/>
            <w:tcBorders>
              <w:bottom w:val="nil"/>
            </w:tcBorders>
            <w:vAlign w:val="bottom"/>
          </w:tcPr>
          <w:p w14:paraId="26FCBFF8"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2125" w:type="dxa"/>
            <w:tcBorders>
              <w:bottom w:val="nil"/>
            </w:tcBorders>
            <w:vAlign w:val="bottom"/>
          </w:tcPr>
          <w:p w14:paraId="26FCBFF9"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771" w:type="dxa"/>
            <w:tcBorders>
              <w:bottom w:val="nil"/>
            </w:tcBorders>
            <w:vAlign w:val="bottom"/>
          </w:tcPr>
          <w:p w14:paraId="26FCBFFA"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2950" w:type="dxa"/>
            <w:tcBorders>
              <w:bottom w:val="nil"/>
            </w:tcBorders>
            <w:vAlign w:val="bottom"/>
          </w:tcPr>
          <w:p w14:paraId="26FCBFFD" w14:textId="77777777" w:rsidR="002B1E5F" w:rsidRPr="00B82750" w:rsidRDefault="002B1E5F"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r>
      <w:tr w:rsidR="002B1E5F" w:rsidRPr="00B82750" w14:paraId="26FCC009" w14:textId="77777777" w:rsidTr="002B1E5F">
        <w:trPr>
          <w:cantSplit/>
          <w:trHeight w:val="972"/>
        </w:trPr>
        <w:tc>
          <w:tcPr>
            <w:tcW w:w="1335" w:type="dxa"/>
            <w:tcBorders>
              <w:top w:val="nil"/>
            </w:tcBorders>
            <w:vAlign w:val="bottom"/>
          </w:tcPr>
          <w:p w14:paraId="26FCBFFF" w14:textId="01D70FE8" w:rsidR="002B1E5F" w:rsidRPr="00B82750" w:rsidRDefault="002B1E5F" w:rsidP="000D02A6">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265841">
              <w:rPr>
                <w:rFonts w:ascii="Calibri" w:hAnsi="Calibri"/>
                <w:sz w:val="18"/>
                <w:szCs w:val="18"/>
              </w:rPr>
              <w:t xml:space="preserve">from </w:t>
            </w:r>
            <w:del w:id="451" w:author="Alhabibi, Haider@Energy" w:date="2022-02-14T14:03:00Z">
              <w:r w:rsidRPr="00265841" w:rsidDel="0033717F">
                <w:rPr>
                  <w:rFonts w:ascii="Calibri" w:hAnsi="Calibri"/>
                  <w:sz w:val="18"/>
                  <w:szCs w:val="18"/>
                </w:rPr>
                <w:delText>CF1R</w:delText>
              </w:r>
            </w:del>
            <w:ins w:id="452" w:author="Alhabibi, Haider@Energy" w:date="2022-02-14T14:03:00Z">
              <w:r w:rsidR="0033717F">
                <w:rPr>
                  <w:rFonts w:ascii="Calibri" w:hAnsi="Calibri"/>
                  <w:sz w:val="18"/>
                  <w:szCs w:val="18"/>
                </w:rPr>
                <w:t>LMCC</w:t>
              </w:r>
            </w:ins>
          </w:p>
        </w:tc>
        <w:tc>
          <w:tcPr>
            <w:tcW w:w="1334" w:type="dxa"/>
            <w:tcBorders>
              <w:top w:val="nil"/>
            </w:tcBorders>
            <w:vAlign w:val="bottom"/>
          </w:tcPr>
          <w:p w14:paraId="26FCC000" w14:textId="624D739B" w:rsidR="002B1E5F" w:rsidRPr="00B82750" w:rsidRDefault="002B1E5F" w:rsidP="000D02A6">
            <w:pPr>
              <w:keepNext/>
              <w:jc w:val="center"/>
              <w:rPr>
                <w:rFonts w:ascii="Calibri" w:hAnsi="Calibri"/>
                <w:sz w:val="18"/>
                <w:szCs w:val="18"/>
              </w:rPr>
            </w:pPr>
            <w:r w:rsidRPr="00B82750">
              <w:rPr>
                <w:rFonts w:ascii="Calibri" w:hAnsi="Calibri"/>
                <w:sz w:val="18"/>
                <w:szCs w:val="18"/>
              </w:rPr>
              <w:t xml:space="preserve">SC System </w:t>
            </w:r>
            <w:r w:rsidRPr="00C0640A">
              <w:rPr>
                <w:rFonts w:ascii="Calibri" w:hAnsi="Calibri"/>
                <w:sz w:val="18"/>
                <w:szCs w:val="18"/>
              </w:rPr>
              <w:t xml:space="preserve">Description of </w:t>
            </w:r>
            <w:r w:rsidRPr="00B82750">
              <w:rPr>
                <w:rFonts w:ascii="Calibri" w:hAnsi="Calibri"/>
                <w:sz w:val="18"/>
                <w:szCs w:val="18"/>
              </w:rPr>
              <w:t>Area Served</w:t>
            </w:r>
          </w:p>
        </w:tc>
        <w:tc>
          <w:tcPr>
            <w:tcW w:w="1333" w:type="dxa"/>
            <w:tcBorders>
              <w:top w:val="nil"/>
            </w:tcBorders>
            <w:vAlign w:val="bottom"/>
          </w:tcPr>
          <w:p w14:paraId="00DF55C2" w14:textId="3EF23218" w:rsidR="002B1E5F" w:rsidRPr="00B82750" w:rsidRDefault="002B1E5F" w:rsidP="000D02A6">
            <w:pPr>
              <w:keepNext/>
              <w:jc w:val="center"/>
              <w:rPr>
                <w:rFonts w:ascii="Calibri" w:hAnsi="Calibri"/>
                <w:sz w:val="18"/>
                <w:szCs w:val="18"/>
              </w:rPr>
            </w:pPr>
            <w:r w:rsidRPr="003B4D36">
              <w:rPr>
                <w:rFonts w:ascii="Calibri" w:hAnsi="Calibri"/>
                <w:sz w:val="18"/>
                <w:szCs w:val="18"/>
              </w:rPr>
              <w:t>Indoor Unit Name or Description of Area Served</w:t>
            </w:r>
          </w:p>
        </w:tc>
        <w:tc>
          <w:tcPr>
            <w:tcW w:w="1334" w:type="dxa"/>
            <w:tcBorders>
              <w:top w:val="nil"/>
            </w:tcBorders>
            <w:vAlign w:val="bottom"/>
          </w:tcPr>
          <w:p w14:paraId="26FCC001" w14:textId="73AE4D7B" w:rsidR="002B1E5F" w:rsidRPr="00B82750" w:rsidRDefault="002B1E5F" w:rsidP="000D02A6">
            <w:pPr>
              <w:keepNext/>
              <w:jc w:val="center"/>
              <w:rPr>
                <w:rFonts w:ascii="Calibri" w:hAnsi="Calibri"/>
                <w:sz w:val="18"/>
                <w:szCs w:val="18"/>
              </w:rPr>
            </w:pPr>
            <w:r w:rsidRPr="00B82750">
              <w:rPr>
                <w:rFonts w:ascii="Calibri" w:hAnsi="Calibri"/>
                <w:sz w:val="18"/>
                <w:szCs w:val="18"/>
              </w:rPr>
              <w:t>Duct Leakage Test</w:t>
            </w:r>
          </w:p>
        </w:tc>
        <w:tc>
          <w:tcPr>
            <w:tcW w:w="2213" w:type="dxa"/>
            <w:tcBorders>
              <w:top w:val="nil"/>
            </w:tcBorders>
            <w:vAlign w:val="bottom"/>
          </w:tcPr>
          <w:p w14:paraId="26FCC002"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Duct Location Verification</w:t>
            </w:r>
          </w:p>
        </w:tc>
        <w:tc>
          <w:tcPr>
            <w:tcW w:w="2125" w:type="dxa"/>
            <w:tcBorders>
              <w:top w:val="nil"/>
            </w:tcBorders>
            <w:vAlign w:val="bottom"/>
          </w:tcPr>
          <w:p w14:paraId="26FCC003"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AHU Fan Efficacy (W/cfm)</w:t>
            </w:r>
          </w:p>
        </w:tc>
        <w:tc>
          <w:tcPr>
            <w:tcW w:w="1771" w:type="dxa"/>
            <w:tcBorders>
              <w:top w:val="nil"/>
            </w:tcBorders>
            <w:vAlign w:val="bottom"/>
          </w:tcPr>
          <w:p w14:paraId="26FCC004"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AHU Airflow Rate</w:t>
            </w:r>
          </w:p>
          <w:p w14:paraId="26FCC005" w14:textId="77777777" w:rsidR="002B1E5F" w:rsidRPr="00B82750" w:rsidRDefault="002B1E5F" w:rsidP="000D02A6">
            <w:pPr>
              <w:keepNext/>
              <w:jc w:val="center"/>
              <w:rPr>
                <w:rFonts w:ascii="Calibri" w:hAnsi="Calibri"/>
                <w:sz w:val="18"/>
                <w:szCs w:val="18"/>
              </w:rPr>
            </w:pPr>
            <w:r w:rsidRPr="00B82750">
              <w:rPr>
                <w:rFonts w:ascii="Calibri" w:hAnsi="Calibri"/>
                <w:sz w:val="18"/>
                <w:szCs w:val="18"/>
              </w:rPr>
              <w:t>(cfm/ton)</w:t>
            </w:r>
          </w:p>
        </w:tc>
        <w:tc>
          <w:tcPr>
            <w:tcW w:w="2950" w:type="dxa"/>
            <w:tcBorders>
              <w:top w:val="nil"/>
            </w:tcBorders>
            <w:vAlign w:val="bottom"/>
          </w:tcPr>
          <w:p w14:paraId="26FCC008" w14:textId="27231FF4" w:rsidR="002B1E5F" w:rsidRPr="00B82750" w:rsidRDefault="002B1E5F" w:rsidP="000D02A6">
            <w:pPr>
              <w:keepNext/>
              <w:jc w:val="center"/>
              <w:rPr>
                <w:rFonts w:ascii="Calibri" w:hAnsi="Calibri"/>
                <w:sz w:val="18"/>
                <w:szCs w:val="18"/>
              </w:rPr>
            </w:pPr>
            <w:r w:rsidRPr="00B82750">
              <w:rPr>
                <w:rFonts w:ascii="Calibri" w:hAnsi="Calibri"/>
                <w:sz w:val="18"/>
                <w:szCs w:val="18"/>
              </w:rPr>
              <w:t>Return Duct Design - Table 1</w:t>
            </w:r>
            <w:ins w:id="453" w:author="Moua, Cheng@Energy" w:date="2022-02-07T16:28:00Z">
              <w:r w:rsidR="00554A3B">
                <w:rPr>
                  <w:rFonts w:ascii="Calibri" w:hAnsi="Calibri"/>
                  <w:sz w:val="18"/>
                  <w:szCs w:val="18"/>
                </w:rPr>
                <w:t>60.3</w:t>
              </w:r>
            </w:ins>
            <w:del w:id="454" w:author="Moua, Cheng@Energy" w:date="2022-02-07T16:28:00Z">
              <w:r w:rsidRPr="00B82750" w:rsidDel="00554A3B">
                <w:rPr>
                  <w:rFonts w:ascii="Calibri" w:hAnsi="Calibri"/>
                  <w:sz w:val="18"/>
                  <w:szCs w:val="18"/>
                </w:rPr>
                <w:delText>50.0</w:delText>
              </w:r>
            </w:del>
            <w:r w:rsidRPr="00B82750">
              <w:rPr>
                <w:rFonts w:ascii="Calibri" w:hAnsi="Calibri"/>
                <w:sz w:val="18"/>
                <w:szCs w:val="18"/>
              </w:rPr>
              <w:t>-</w:t>
            </w:r>
            <w:ins w:id="455" w:author="Moua, Cheng@Energy" w:date="2022-02-07T16:28:00Z">
              <w:r w:rsidR="00554A3B">
                <w:rPr>
                  <w:rFonts w:ascii="Calibri" w:hAnsi="Calibri"/>
                  <w:sz w:val="18"/>
                  <w:szCs w:val="18"/>
                </w:rPr>
                <w:t>A</w:t>
              </w:r>
            </w:ins>
            <w:del w:id="456" w:author="Moua, Cheng@Energy" w:date="2022-02-07T16:28:00Z">
              <w:r w:rsidDel="00554A3B">
                <w:rPr>
                  <w:rFonts w:ascii="Calibri" w:hAnsi="Calibri"/>
                  <w:sz w:val="18"/>
                  <w:szCs w:val="18"/>
                </w:rPr>
                <w:delText>B</w:delText>
              </w:r>
            </w:del>
            <w:r w:rsidRPr="00B82750">
              <w:rPr>
                <w:rFonts w:ascii="Calibri" w:hAnsi="Calibri"/>
                <w:sz w:val="18"/>
                <w:szCs w:val="18"/>
              </w:rPr>
              <w:t xml:space="preserve"> or </w:t>
            </w:r>
            <w:ins w:id="457" w:author="Moua, Cheng@Energy" w:date="2022-02-07T16:29:00Z">
              <w:r w:rsidR="00554A3B">
                <w:rPr>
                  <w:rFonts w:ascii="Calibri" w:hAnsi="Calibri"/>
                  <w:sz w:val="18"/>
                  <w:szCs w:val="18"/>
                </w:rPr>
                <w:t>B</w:t>
              </w:r>
            </w:ins>
            <w:del w:id="458" w:author="Moua, Cheng@Energy" w:date="2022-02-07T16:29:00Z">
              <w:r w:rsidDel="00554A3B">
                <w:rPr>
                  <w:rFonts w:ascii="Calibri" w:hAnsi="Calibri"/>
                  <w:sz w:val="18"/>
                  <w:szCs w:val="18"/>
                </w:rPr>
                <w:delText>C</w:delText>
              </w:r>
            </w:del>
          </w:p>
        </w:tc>
      </w:tr>
      <w:tr w:rsidR="002B1E5F" w:rsidRPr="000970D6" w14:paraId="26FCC049" w14:textId="77777777" w:rsidTr="002B1E5F">
        <w:trPr>
          <w:cantSplit/>
        </w:trPr>
        <w:tc>
          <w:tcPr>
            <w:tcW w:w="1335" w:type="dxa"/>
          </w:tcPr>
          <w:p w14:paraId="26FCC00A" w14:textId="38146108" w:rsidR="002B1E5F" w:rsidRPr="000970D6" w:rsidRDefault="002B1E5F" w:rsidP="000D02A6">
            <w:pPr>
              <w:keepNext/>
              <w:rPr>
                <w:rFonts w:ascii="Calibri" w:hAnsi="Calibri"/>
                <w:sz w:val="14"/>
                <w:szCs w:val="14"/>
              </w:rPr>
            </w:pPr>
            <w:r w:rsidRPr="000970D6">
              <w:rPr>
                <w:rFonts w:ascii="Calibri" w:hAnsi="Calibri"/>
                <w:sz w:val="14"/>
                <w:szCs w:val="14"/>
              </w:rPr>
              <w:t xml:space="preserve">&lt;&lt;auto filled </w:t>
            </w:r>
            <w:proofErr w:type="gramStart"/>
            <w:r w:rsidRPr="000970D6">
              <w:rPr>
                <w:rFonts w:ascii="Calibri" w:hAnsi="Calibri"/>
                <w:sz w:val="14"/>
                <w:szCs w:val="14"/>
              </w:rPr>
              <w:t xml:space="preserve">from  </w:t>
            </w:r>
            <w:r w:rsidRPr="00460EE2">
              <w:rPr>
                <w:rFonts w:ascii="Calibri" w:hAnsi="Calibri"/>
                <w:sz w:val="14"/>
                <w:szCs w:val="14"/>
                <w:highlight w:val="yellow"/>
              </w:rPr>
              <w:t>Section</w:t>
            </w:r>
            <w:proofErr w:type="gramEnd"/>
            <w:r w:rsidRPr="00460EE2">
              <w:rPr>
                <w:rFonts w:ascii="Calibri" w:hAnsi="Calibri"/>
                <w:sz w:val="14"/>
                <w:szCs w:val="14"/>
                <w:highlight w:val="yellow"/>
              </w:rPr>
              <w:t xml:space="preserve"> I field 01</w:t>
            </w:r>
            <w:r w:rsidRPr="000970D6">
              <w:rPr>
                <w:rFonts w:ascii="Calibri" w:hAnsi="Calibri"/>
                <w:sz w:val="14"/>
                <w:szCs w:val="14"/>
              </w:rPr>
              <w:t>&gt;&gt;</w:t>
            </w:r>
          </w:p>
        </w:tc>
        <w:tc>
          <w:tcPr>
            <w:tcW w:w="1334" w:type="dxa"/>
          </w:tcPr>
          <w:p w14:paraId="26FCC00B" w14:textId="32A17A0A" w:rsidR="002B1E5F" w:rsidRPr="000970D6" w:rsidRDefault="002B1E5F" w:rsidP="008112AD">
            <w:pPr>
              <w:keepNext/>
              <w:rPr>
                <w:rFonts w:ascii="Calibri" w:hAnsi="Calibri"/>
                <w:sz w:val="14"/>
                <w:szCs w:val="14"/>
              </w:rPr>
            </w:pPr>
            <w:r w:rsidRPr="000970D6">
              <w:rPr>
                <w:rFonts w:ascii="Calibri" w:hAnsi="Calibri"/>
                <w:sz w:val="14"/>
                <w:szCs w:val="14"/>
              </w:rPr>
              <w:t xml:space="preserve">&lt;&lt;auto filled from </w:t>
            </w:r>
            <w:r w:rsidRPr="00460EE2">
              <w:rPr>
                <w:rFonts w:ascii="Calibri" w:hAnsi="Calibri"/>
                <w:sz w:val="14"/>
                <w:szCs w:val="14"/>
                <w:highlight w:val="yellow"/>
              </w:rPr>
              <w:t>Section I field 02</w:t>
            </w:r>
            <w:r w:rsidRPr="000970D6">
              <w:rPr>
                <w:rFonts w:ascii="Calibri" w:hAnsi="Calibri"/>
                <w:sz w:val="14"/>
                <w:szCs w:val="14"/>
              </w:rPr>
              <w:t xml:space="preserve">&gt;&gt; </w:t>
            </w:r>
          </w:p>
        </w:tc>
        <w:tc>
          <w:tcPr>
            <w:tcW w:w="1333" w:type="dxa"/>
          </w:tcPr>
          <w:p w14:paraId="27BF7B70" w14:textId="44463F39" w:rsidR="002B1E5F" w:rsidRPr="000970D6" w:rsidRDefault="002B1E5F" w:rsidP="000D02A6">
            <w:pPr>
              <w:keepNext/>
              <w:rPr>
                <w:rFonts w:asciiTheme="minorHAnsi" w:hAnsiTheme="minorHAnsi"/>
                <w:sz w:val="14"/>
                <w:szCs w:val="14"/>
              </w:rPr>
            </w:pPr>
            <w:r w:rsidRPr="00F84353">
              <w:rPr>
                <w:rFonts w:asciiTheme="minorHAnsi" w:hAnsiTheme="minorHAnsi" w:cs="Courier New"/>
                <w:sz w:val="14"/>
                <w:szCs w:val="14"/>
              </w:rPr>
              <w:t xml:space="preserve">&lt;&lt;reference applicable values from </w:t>
            </w:r>
            <w:r w:rsidRPr="00602C71">
              <w:rPr>
                <w:rFonts w:asciiTheme="minorHAnsi" w:hAnsiTheme="minorHAnsi" w:cs="Courier New"/>
                <w:sz w:val="14"/>
                <w:szCs w:val="14"/>
                <w:highlight w:val="yellow"/>
              </w:rPr>
              <w:t>Section I field 03</w:t>
            </w:r>
            <w:r w:rsidRPr="00F84353">
              <w:rPr>
                <w:rFonts w:asciiTheme="minorHAnsi" w:hAnsiTheme="minorHAnsi" w:cs="Courier New"/>
                <w:sz w:val="14"/>
                <w:szCs w:val="14"/>
              </w:rPr>
              <w:t>&gt;&gt;</w:t>
            </w:r>
          </w:p>
        </w:tc>
        <w:tc>
          <w:tcPr>
            <w:tcW w:w="1334" w:type="dxa"/>
          </w:tcPr>
          <w:p w14:paraId="02A841AA" w14:textId="0D8AEC3A" w:rsidR="0078181E" w:rsidRDefault="0078181E" w:rsidP="003035A6">
            <w:pPr>
              <w:keepNext/>
              <w:rPr>
                <w:rFonts w:ascii="Calibri" w:hAnsi="Calibri"/>
                <w:sz w:val="10"/>
                <w:szCs w:val="10"/>
              </w:rPr>
            </w:pPr>
          </w:p>
          <w:p w14:paraId="5847FD36" w14:textId="77777777" w:rsidR="0078181E" w:rsidRDefault="0078181E" w:rsidP="003035A6">
            <w:pPr>
              <w:keepNext/>
              <w:rPr>
                <w:rFonts w:ascii="Calibri" w:hAnsi="Calibri"/>
                <w:sz w:val="10"/>
                <w:szCs w:val="10"/>
              </w:rPr>
            </w:pPr>
          </w:p>
          <w:p w14:paraId="26FCC00F" w14:textId="7F0E07A3" w:rsidR="002B1E5F" w:rsidRPr="000970D6" w:rsidRDefault="003035A6" w:rsidP="003035A6">
            <w:pPr>
              <w:keepNext/>
              <w:rPr>
                <w:rFonts w:asciiTheme="minorHAnsi" w:hAnsiTheme="minorHAnsi"/>
                <w:sz w:val="14"/>
                <w:szCs w:val="14"/>
              </w:rPr>
            </w:pPr>
            <w:r>
              <w:rPr>
                <w:rFonts w:ascii="Calibri" w:hAnsi="Calibri"/>
                <w:sz w:val="14"/>
                <w:szCs w:val="14"/>
              </w:rPr>
              <w:t>&lt;&lt;value</w:t>
            </w:r>
            <w:r w:rsidR="002B1E5F" w:rsidRPr="000970D6">
              <w:rPr>
                <w:rFonts w:ascii="Calibri" w:hAnsi="Calibri"/>
                <w:sz w:val="14"/>
                <w:szCs w:val="14"/>
              </w:rPr>
              <w:t>=yes&gt;&gt;</w:t>
            </w:r>
          </w:p>
        </w:tc>
        <w:tc>
          <w:tcPr>
            <w:tcW w:w="2213" w:type="dxa"/>
          </w:tcPr>
          <w:p w14:paraId="29F3311B" w14:textId="6858F36E" w:rsidR="0078181E" w:rsidRPr="0078181E" w:rsidRDefault="0078181E" w:rsidP="008112AD">
            <w:pPr>
              <w:keepNext/>
              <w:rPr>
                <w:rFonts w:asciiTheme="minorHAnsi" w:hAnsiTheme="minorHAnsi"/>
                <w:sz w:val="10"/>
                <w:szCs w:val="10"/>
              </w:rPr>
            </w:pPr>
          </w:p>
          <w:p w14:paraId="61692A31" w14:textId="0778376E" w:rsidR="002B1E5F" w:rsidRPr="008112AD" w:rsidRDefault="0078181E" w:rsidP="008112AD">
            <w:pPr>
              <w:keepNext/>
              <w:rPr>
                <w:rFonts w:asciiTheme="minorHAnsi" w:hAnsiTheme="minorHAnsi"/>
                <w:sz w:val="14"/>
                <w:szCs w:val="14"/>
              </w:rPr>
            </w:pPr>
            <w:r>
              <w:rPr>
                <w:rFonts w:asciiTheme="minorHAnsi" w:hAnsiTheme="minorHAnsi"/>
                <w:sz w:val="14"/>
                <w:szCs w:val="14"/>
              </w:rPr>
              <w:t>&lt;&lt;</w:t>
            </w:r>
            <w:r w:rsidR="002B1E5F" w:rsidRPr="00602C71">
              <w:rPr>
                <w:rFonts w:asciiTheme="minorHAnsi" w:hAnsiTheme="minorHAnsi"/>
                <w:b/>
                <w:sz w:val="14"/>
                <w:szCs w:val="14"/>
              </w:rPr>
              <w:t>if</w:t>
            </w:r>
            <w:r w:rsidR="002B1E5F" w:rsidRPr="008112AD">
              <w:rPr>
                <w:rFonts w:asciiTheme="minorHAnsi" w:hAnsiTheme="minorHAnsi"/>
                <w:sz w:val="14"/>
                <w:szCs w:val="14"/>
              </w:rPr>
              <w:t xml:space="preserve"> the value in </w:t>
            </w:r>
            <w:r w:rsidR="002B1E5F" w:rsidRPr="00602C71">
              <w:rPr>
                <w:rFonts w:asciiTheme="minorHAnsi" w:hAnsiTheme="minorHAnsi"/>
                <w:sz w:val="14"/>
                <w:szCs w:val="14"/>
                <w:highlight w:val="yellow"/>
              </w:rPr>
              <w:t>I08</w:t>
            </w:r>
            <w:r w:rsidR="002B1E5F">
              <w:rPr>
                <w:rFonts w:asciiTheme="minorHAnsi" w:hAnsiTheme="minorHAnsi"/>
                <w:sz w:val="14"/>
                <w:szCs w:val="14"/>
              </w:rPr>
              <w:t xml:space="preserve"> </w:t>
            </w:r>
            <w:r w:rsidR="002B1E5F" w:rsidRPr="00250957">
              <w:rPr>
                <w:rFonts w:asciiTheme="minorHAnsi" w:hAnsiTheme="minorHAnsi"/>
                <w:sz w:val="14"/>
                <w:szCs w:val="14"/>
              </w:rPr>
              <w:t xml:space="preserve">(Section I field </w:t>
            </w:r>
            <w:proofErr w:type="gramStart"/>
            <w:r w:rsidR="002B1E5F" w:rsidRPr="00250957">
              <w:rPr>
                <w:rFonts w:asciiTheme="minorHAnsi" w:hAnsiTheme="minorHAnsi"/>
                <w:sz w:val="14"/>
                <w:szCs w:val="14"/>
              </w:rPr>
              <w:t>08)=</w:t>
            </w:r>
            <w:proofErr w:type="gramEnd"/>
            <w:r w:rsidR="002B1E5F" w:rsidRPr="008112AD">
              <w:rPr>
                <w:rFonts w:asciiTheme="minorHAnsi" w:hAnsiTheme="minorHAnsi"/>
                <w:sz w:val="14"/>
                <w:szCs w:val="14"/>
              </w:rPr>
              <w:t xml:space="preserve"> </w:t>
            </w:r>
          </w:p>
          <w:p w14:paraId="6688E9EC" w14:textId="75166B42" w:rsidR="002B1E5F" w:rsidRPr="008112AD" w:rsidRDefault="002B1E5F" w:rsidP="008112AD">
            <w:pPr>
              <w:keepNext/>
              <w:rPr>
                <w:rFonts w:asciiTheme="minorHAnsi" w:hAnsiTheme="minorHAnsi"/>
                <w:sz w:val="14"/>
                <w:szCs w:val="14"/>
              </w:rPr>
            </w:pPr>
            <w:r w:rsidRPr="008112AD">
              <w:rPr>
                <w:rFonts w:asciiTheme="minorHAnsi" w:hAnsiTheme="minorHAnsi"/>
                <w:sz w:val="14"/>
                <w:szCs w:val="14"/>
              </w:rPr>
              <w:t xml:space="preserve">*Ducts </w:t>
            </w:r>
            <w:ins w:id="459" w:author="Shewmaker, Michael@Energy" w:date="2022-01-26T09:39:00Z">
              <w:r w:rsidR="00C21782">
                <w:rPr>
                  <w:rFonts w:asciiTheme="minorHAnsi" w:hAnsiTheme="minorHAnsi"/>
                  <w:sz w:val="14"/>
                  <w:szCs w:val="14"/>
                </w:rPr>
                <w:t xml:space="preserve">uninsulated or </w:t>
              </w:r>
            </w:ins>
            <w:del w:id="460" w:author="Russ King" w:date="2021-11-21T18:55:00Z">
              <w:r w:rsidRPr="008112AD" w:rsidDel="00211F6B">
                <w:rPr>
                  <w:rFonts w:asciiTheme="minorHAnsi" w:hAnsiTheme="minorHAnsi"/>
                  <w:sz w:val="14"/>
                  <w:szCs w:val="14"/>
                </w:rPr>
                <w:delText>≥R4.2</w:delText>
              </w:r>
            </w:del>
            <w:ins w:id="461" w:author="Russ King" w:date="2021-11-21T18:55:00Z">
              <w:r w:rsidR="00211F6B">
                <w:rPr>
                  <w:rFonts w:asciiTheme="minorHAnsi" w:hAnsiTheme="minorHAnsi"/>
                  <w:sz w:val="12"/>
                  <w:szCs w:val="12"/>
                </w:rPr>
                <w:t>&lt;R-6</w:t>
              </w:r>
            </w:ins>
            <w:r w:rsidRPr="008112AD">
              <w:rPr>
                <w:rFonts w:asciiTheme="minorHAnsi" w:hAnsiTheme="minorHAnsi"/>
                <w:sz w:val="14"/>
                <w:szCs w:val="14"/>
              </w:rPr>
              <w:t xml:space="preserve"> </w:t>
            </w:r>
            <w:ins w:id="462" w:author="Shewmaker, Michael@Energy" w:date="2022-01-26T09:39:00Z">
              <w:r w:rsidR="00C21782">
                <w:rPr>
                  <w:rFonts w:asciiTheme="minorHAnsi" w:hAnsiTheme="minorHAnsi"/>
                  <w:sz w:val="14"/>
                  <w:szCs w:val="14"/>
                </w:rPr>
                <w:t xml:space="preserve">ducts </w:t>
              </w:r>
            </w:ins>
            <w:r w:rsidRPr="008112AD">
              <w:rPr>
                <w:rFonts w:asciiTheme="minorHAnsi" w:hAnsiTheme="minorHAnsi"/>
                <w:sz w:val="14"/>
                <w:szCs w:val="14"/>
              </w:rPr>
              <w:t>entirely in conditioned space</w:t>
            </w:r>
            <w:r>
              <w:rPr>
                <w:rFonts w:asciiTheme="minorHAnsi" w:hAnsiTheme="minorHAnsi"/>
                <w:sz w:val="14"/>
                <w:szCs w:val="14"/>
              </w:rPr>
              <w:t>,</w:t>
            </w:r>
          </w:p>
          <w:p w14:paraId="2D82DEAC" w14:textId="624A1605" w:rsidR="002B1E5F" w:rsidRPr="008112AD" w:rsidDel="00C21782" w:rsidRDefault="002B1E5F" w:rsidP="008112AD">
            <w:pPr>
              <w:keepNext/>
              <w:rPr>
                <w:del w:id="463" w:author="Shewmaker, Michael@Energy" w:date="2022-01-26T09:39:00Z"/>
                <w:rFonts w:asciiTheme="minorHAnsi" w:hAnsiTheme="minorHAnsi"/>
                <w:sz w:val="14"/>
                <w:szCs w:val="14"/>
              </w:rPr>
            </w:pPr>
            <w:del w:id="464" w:author="Shewmaker, Michael@Energy" w:date="2022-01-26T09:39:00Z">
              <w:r w:rsidDel="00C21782">
                <w:rPr>
                  <w:rFonts w:asciiTheme="minorHAnsi" w:hAnsiTheme="minorHAnsi"/>
                  <w:b/>
                  <w:sz w:val="14"/>
                  <w:szCs w:val="14"/>
                </w:rPr>
                <w:delText>AND</w:delText>
              </w:r>
              <w:r w:rsidDel="00C21782">
                <w:rPr>
                  <w:rFonts w:asciiTheme="minorHAnsi" w:hAnsiTheme="minorHAnsi"/>
                  <w:sz w:val="14"/>
                  <w:szCs w:val="14"/>
                </w:rPr>
                <w:delText xml:space="preserve"> the values in either </w:delText>
              </w:r>
              <w:r w:rsidRPr="00602C71" w:rsidDel="00C21782">
                <w:rPr>
                  <w:rFonts w:asciiTheme="minorHAnsi" w:hAnsiTheme="minorHAnsi"/>
                  <w:sz w:val="14"/>
                  <w:szCs w:val="14"/>
                  <w:highlight w:val="yellow"/>
                </w:rPr>
                <w:delText>I05</w:delText>
              </w:r>
              <w:r w:rsidDel="00C21782">
                <w:rPr>
                  <w:rFonts w:asciiTheme="minorHAnsi" w:hAnsiTheme="minorHAnsi"/>
                  <w:sz w:val="14"/>
                  <w:szCs w:val="14"/>
                </w:rPr>
                <w:delText xml:space="preserve"> or </w:delText>
              </w:r>
              <w:r w:rsidRPr="00602C71" w:rsidDel="00C21782">
                <w:rPr>
                  <w:rFonts w:asciiTheme="minorHAnsi" w:hAnsiTheme="minorHAnsi"/>
                  <w:sz w:val="14"/>
                  <w:szCs w:val="14"/>
                  <w:highlight w:val="yellow"/>
                </w:rPr>
                <w:delText>I07</w:delText>
              </w:r>
              <w:r w:rsidDel="00C21782">
                <w:rPr>
                  <w:rFonts w:asciiTheme="minorHAnsi" w:hAnsiTheme="minorHAnsi"/>
                  <w:sz w:val="14"/>
                  <w:szCs w:val="14"/>
                </w:rPr>
                <w:delText xml:space="preserve"> are &lt;</w:delText>
              </w:r>
              <w:r w:rsidR="00837828" w:rsidDel="00C21782">
                <w:rPr>
                  <w:rFonts w:asciiTheme="minorHAnsi" w:hAnsiTheme="minorHAnsi"/>
                  <w:sz w:val="14"/>
                  <w:szCs w:val="14"/>
                </w:rPr>
                <w:delText xml:space="preserve"> I14</w:delText>
              </w:r>
            </w:del>
          </w:p>
          <w:p w14:paraId="10A54175" w14:textId="7F1DC35E" w:rsidR="002B1E5F" w:rsidDel="00D631C6" w:rsidRDefault="002B1E5F" w:rsidP="008112AD">
            <w:pPr>
              <w:keepNext/>
              <w:rPr>
                <w:del w:id="465" w:author="Shewmaker, Michael@Energy" w:date="2022-01-26T09:39:00Z"/>
                <w:rFonts w:asciiTheme="minorHAnsi" w:hAnsiTheme="minorHAnsi"/>
                <w:sz w:val="14"/>
                <w:szCs w:val="14"/>
              </w:rPr>
            </w:pPr>
            <w:r w:rsidRPr="00602C71">
              <w:rPr>
                <w:rFonts w:asciiTheme="minorHAnsi" w:hAnsiTheme="minorHAnsi"/>
                <w:b/>
                <w:sz w:val="14"/>
                <w:szCs w:val="14"/>
              </w:rPr>
              <w:t>then</w:t>
            </w:r>
            <w:r w:rsidRPr="008112AD">
              <w:rPr>
                <w:rFonts w:asciiTheme="minorHAnsi" w:hAnsiTheme="minorHAnsi"/>
                <w:sz w:val="14"/>
                <w:szCs w:val="14"/>
              </w:rPr>
              <w:t xml:space="preserve"> display result in this field=yes;</w:t>
            </w:r>
          </w:p>
          <w:p w14:paraId="33DCE8EE" w14:textId="3DFB0C32" w:rsidR="002B1E5F" w:rsidRPr="008112AD" w:rsidDel="00D631C6" w:rsidRDefault="002B1E5F" w:rsidP="008112AD">
            <w:pPr>
              <w:keepNext/>
              <w:rPr>
                <w:del w:id="466" w:author="Shewmaker, Michael@Energy" w:date="2022-01-26T09:39:00Z"/>
                <w:rFonts w:asciiTheme="minorHAnsi" w:hAnsiTheme="minorHAnsi"/>
                <w:sz w:val="14"/>
                <w:szCs w:val="14"/>
              </w:rPr>
            </w:pPr>
          </w:p>
          <w:p w14:paraId="2ECCD83B" w14:textId="588F1969" w:rsidR="002B1E5F" w:rsidRPr="008112AD" w:rsidDel="00D631C6" w:rsidRDefault="002B1E5F" w:rsidP="008112AD">
            <w:pPr>
              <w:keepNext/>
              <w:rPr>
                <w:del w:id="467" w:author="Shewmaker, Michael@Energy" w:date="2022-01-26T09:39:00Z"/>
                <w:rFonts w:asciiTheme="minorHAnsi" w:hAnsiTheme="minorHAnsi"/>
                <w:sz w:val="14"/>
                <w:szCs w:val="14"/>
              </w:rPr>
            </w:pPr>
            <w:del w:id="468" w:author="Shewmaker, Michael@Energy" w:date="2022-01-26T09:39:00Z">
              <w:r w:rsidRPr="00602C71" w:rsidDel="00D631C6">
                <w:rPr>
                  <w:rFonts w:asciiTheme="minorHAnsi" w:hAnsiTheme="minorHAnsi"/>
                  <w:b/>
                  <w:sz w:val="14"/>
                  <w:szCs w:val="14"/>
                </w:rPr>
                <w:delText>elseif</w:delText>
              </w:r>
              <w:r w:rsidRPr="008112AD" w:rsidDel="00D631C6">
                <w:rPr>
                  <w:rFonts w:asciiTheme="minorHAnsi" w:hAnsiTheme="minorHAnsi"/>
                  <w:sz w:val="14"/>
                  <w:szCs w:val="14"/>
                </w:rPr>
                <w:delText xml:space="preserve"> </w:delText>
              </w:r>
              <w:r w:rsidRPr="00250957" w:rsidDel="00D631C6">
                <w:rPr>
                  <w:rFonts w:asciiTheme="minorHAnsi" w:hAnsiTheme="minorHAnsi"/>
                  <w:sz w:val="14"/>
                  <w:szCs w:val="14"/>
                  <w:highlight w:val="yellow"/>
                </w:rPr>
                <w:delText>I</w:delText>
              </w:r>
              <w:r w:rsidRPr="00602C71" w:rsidDel="00D631C6">
                <w:rPr>
                  <w:rFonts w:asciiTheme="minorHAnsi" w:hAnsiTheme="minorHAnsi"/>
                  <w:sz w:val="14"/>
                  <w:szCs w:val="14"/>
                  <w:highlight w:val="yellow"/>
                </w:rPr>
                <w:delText>08</w:delText>
              </w:r>
              <w:r w:rsidRPr="008112AD" w:rsidDel="00D631C6">
                <w:rPr>
                  <w:rFonts w:asciiTheme="minorHAnsi" w:hAnsiTheme="minorHAnsi"/>
                  <w:sz w:val="14"/>
                  <w:szCs w:val="14"/>
                </w:rPr>
                <w:delText>= one of the following two:</w:delText>
              </w:r>
            </w:del>
          </w:p>
          <w:p w14:paraId="03902827" w14:textId="215FB850" w:rsidR="002B1E5F" w:rsidRPr="008112AD" w:rsidDel="00D631C6" w:rsidRDefault="002B1E5F" w:rsidP="008112AD">
            <w:pPr>
              <w:keepNext/>
              <w:rPr>
                <w:del w:id="469" w:author="Shewmaker, Michael@Energy" w:date="2022-01-26T09:39:00Z"/>
                <w:rFonts w:asciiTheme="minorHAnsi" w:hAnsiTheme="minorHAnsi"/>
                <w:sz w:val="14"/>
                <w:szCs w:val="14"/>
              </w:rPr>
            </w:pPr>
            <w:del w:id="470" w:author="Shewmaker, Michael@Energy" w:date="2022-01-26T09:39:00Z">
              <w:r w:rsidRPr="008112AD" w:rsidDel="00D631C6">
                <w:rPr>
                  <w:rFonts w:asciiTheme="minorHAnsi" w:hAnsiTheme="minorHAnsi"/>
                  <w:sz w:val="14"/>
                  <w:szCs w:val="14"/>
                </w:rPr>
                <w:delText xml:space="preserve">*uninsulated </w:delText>
              </w:r>
            </w:del>
            <w:ins w:id="471" w:author="Alexis" w:date="2021-11-22T09:47:00Z">
              <w:del w:id="472" w:author="Shewmaker, Michael@Energy" w:date="2022-01-26T09:39:00Z">
                <w:r w:rsidR="00A873CF" w:rsidDel="00D631C6">
                  <w:rPr>
                    <w:rFonts w:asciiTheme="minorHAnsi" w:hAnsiTheme="minorHAnsi"/>
                    <w:sz w:val="14"/>
                    <w:szCs w:val="14"/>
                  </w:rPr>
                  <w:delText>&lt;R-6</w:delText>
                </w:r>
                <w:r w:rsidR="00A873CF" w:rsidRPr="008112AD" w:rsidDel="00D631C6">
                  <w:rPr>
                    <w:rFonts w:asciiTheme="minorHAnsi" w:hAnsiTheme="minorHAnsi"/>
                    <w:sz w:val="14"/>
                    <w:szCs w:val="14"/>
                  </w:rPr>
                  <w:delText xml:space="preserve"> </w:delText>
                </w:r>
              </w:del>
            </w:ins>
            <w:del w:id="473" w:author="Shewmaker, Michael@Energy" w:date="2022-01-26T09:39:00Z">
              <w:r w:rsidRPr="008112AD" w:rsidDel="00D631C6">
                <w:rPr>
                  <w:rFonts w:asciiTheme="minorHAnsi" w:hAnsiTheme="minorHAnsi"/>
                  <w:sz w:val="14"/>
                  <w:szCs w:val="14"/>
                </w:rPr>
                <w:delText xml:space="preserve">ducts in wall cavity </w:delText>
              </w:r>
            </w:del>
          </w:p>
          <w:p w14:paraId="4C61160A" w14:textId="064C6C80" w:rsidR="002B1E5F" w:rsidRPr="008112AD" w:rsidDel="00D631C6" w:rsidRDefault="002B1E5F" w:rsidP="008112AD">
            <w:pPr>
              <w:keepNext/>
              <w:rPr>
                <w:del w:id="474" w:author="Shewmaker, Michael@Energy" w:date="2022-01-26T09:39:00Z"/>
                <w:rFonts w:asciiTheme="minorHAnsi" w:hAnsiTheme="minorHAnsi"/>
                <w:sz w:val="14"/>
                <w:szCs w:val="14"/>
              </w:rPr>
            </w:pPr>
            <w:del w:id="475" w:author="Shewmaker, Michael@Energy" w:date="2022-01-26T09:39:00Z">
              <w:r w:rsidRPr="008112AD" w:rsidDel="00D631C6">
                <w:rPr>
                  <w:rFonts w:asciiTheme="minorHAnsi" w:hAnsiTheme="minorHAnsi"/>
                  <w:sz w:val="14"/>
                  <w:szCs w:val="14"/>
                </w:rPr>
                <w:delText xml:space="preserve">*Uninsulated </w:delText>
              </w:r>
            </w:del>
            <w:ins w:id="476" w:author="Alexis" w:date="2021-11-22T09:47:00Z">
              <w:del w:id="477" w:author="Shewmaker, Michael@Energy" w:date="2022-01-26T09:39:00Z">
                <w:r w:rsidR="00A873CF" w:rsidDel="00D631C6">
                  <w:rPr>
                    <w:rFonts w:asciiTheme="minorHAnsi" w:hAnsiTheme="minorHAnsi"/>
                    <w:sz w:val="14"/>
                    <w:szCs w:val="14"/>
                  </w:rPr>
                  <w:delText>&lt;R-6</w:delText>
                </w:r>
                <w:r w:rsidR="00A873CF" w:rsidRPr="008112AD" w:rsidDel="00D631C6">
                  <w:rPr>
                    <w:rFonts w:asciiTheme="minorHAnsi" w:hAnsiTheme="minorHAnsi"/>
                    <w:sz w:val="14"/>
                    <w:szCs w:val="14"/>
                  </w:rPr>
                  <w:delText xml:space="preserve"> </w:delText>
                </w:r>
              </w:del>
            </w:ins>
            <w:del w:id="478" w:author="Shewmaker, Michael@Energy" w:date="2022-01-26T09:39:00Z">
              <w:r w:rsidRPr="008112AD" w:rsidDel="00D631C6">
                <w:rPr>
                  <w:rFonts w:asciiTheme="minorHAnsi" w:hAnsiTheme="minorHAnsi"/>
                  <w:sz w:val="14"/>
                  <w:szCs w:val="14"/>
                </w:rPr>
                <w:delText xml:space="preserve">exposed ducts </w:delText>
              </w:r>
            </w:del>
          </w:p>
          <w:p w14:paraId="43976E7A" w14:textId="20744DD1" w:rsidR="002B1E5F" w:rsidRPr="008112AD" w:rsidDel="00D631C6" w:rsidRDefault="002B1E5F" w:rsidP="008112AD">
            <w:pPr>
              <w:keepNext/>
              <w:rPr>
                <w:del w:id="479" w:author="Shewmaker, Michael@Energy" w:date="2022-01-26T09:39:00Z"/>
                <w:rFonts w:asciiTheme="minorHAnsi" w:hAnsiTheme="minorHAnsi"/>
                <w:sz w:val="14"/>
                <w:szCs w:val="14"/>
              </w:rPr>
            </w:pPr>
            <w:del w:id="480" w:author="Shewmaker, Michael@Energy" w:date="2022-01-26T09:39:00Z">
              <w:r w:rsidRPr="008112AD" w:rsidDel="00D631C6">
                <w:rPr>
                  <w:rFonts w:asciiTheme="minorHAnsi" w:hAnsiTheme="minorHAnsi"/>
                  <w:sz w:val="14"/>
                  <w:szCs w:val="14"/>
                </w:rPr>
                <w:delText xml:space="preserve"> in directly conditioned space,</w:delText>
              </w:r>
            </w:del>
          </w:p>
          <w:p w14:paraId="237606EE" w14:textId="75FF1FFD" w:rsidR="002B1E5F" w:rsidRPr="008112AD" w:rsidDel="00D631C6" w:rsidRDefault="002B1E5F" w:rsidP="008112AD">
            <w:pPr>
              <w:keepNext/>
              <w:rPr>
                <w:del w:id="481" w:author="Shewmaker, Michael@Energy" w:date="2022-01-26T09:39:00Z"/>
                <w:rFonts w:asciiTheme="minorHAnsi" w:hAnsiTheme="minorHAnsi"/>
                <w:sz w:val="14"/>
                <w:szCs w:val="14"/>
              </w:rPr>
            </w:pPr>
            <w:del w:id="482" w:author="Shewmaker, Michael@Energy" w:date="2022-01-26T09:39:00Z">
              <w:r w:rsidRPr="00602C71" w:rsidDel="00D631C6">
                <w:rPr>
                  <w:rFonts w:asciiTheme="minorHAnsi" w:hAnsiTheme="minorHAnsi"/>
                  <w:b/>
                  <w:sz w:val="14"/>
                  <w:szCs w:val="14"/>
                </w:rPr>
                <w:delText>then</w:delText>
              </w:r>
              <w:r w:rsidRPr="008112AD" w:rsidDel="00D631C6">
                <w:rPr>
                  <w:rFonts w:asciiTheme="minorHAnsi" w:hAnsiTheme="minorHAnsi"/>
                  <w:sz w:val="14"/>
                  <w:szCs w:val="14"/>
                </w:rPr>
                <w:delText xml:space="preserve"> result=yes </w:delText>
              </w:r>
            </w:del>
          </w:p>
          <w:p w14:paraId="2BC80334" w14:textId="29961A2A" w:rsidR="002B1E5F" w:rsidRDefault="002B1E5F" w:rsidP="000D02A6">
            <w:pPr>
              <w:keepNext/>
              <w:rPr>
                <w:rFonts w:asciiTheme="minorHAnsi" w:hAnsiTheme="minorHAnsi"/>
                <w:sz w:val="14"/>
                <w:szCs w:val="14"/>
              </w:rPr>
            </w:pPr>
          </w:p>
          <w:p w14:paraId="26FCC017" w14:textId="3855764A" w:rsidR="002B1E5F" w:rsidRPr="000970D6" w:rsidRDefault="002B1E5F" w:rsidP="000D02A6">
            <w:pPr>
              <w:keepNext/>
              <w:rPr>
                <w:rFonts w:ascii="Calibri" w:hAnsi="Calibri"/>
                <w:sz w:val="14"/>
                <w:szCs w:val="14"/>
              </w:rPr>
            </w:pPr>
            <w:r w:rsidRPr="00602C71">
              <w:rPr>
                <w:rFonts w:asciiTheme="minorHAnsi" w:hAnsiTheme="minorHAnsi"/>
                <w:b/>
                <w:sz w:val="14"/>
                <w:szCs w:val="14"/>
              </w:rPr>
              <w:t>else</w:t>
            </w:r>
            <w:r>
              <w:rPr>
                <w:rFonts w:asciiTheme="minorHAnsi" w:hAnsiTheme="minorHAnsi"/>
                <w:sz w:val="14"/>
                <w:szCs w:val="14"/>
              </w:rPr>
              <w:t xml:space="preserve"> display result=no&gt;&gt;</w:t>
            </w:r>
          </w:p>
          <w:p w14:paraId="26FCC018" w14:textId="77777777" w:rsidR="002B1E5F" w:rsidRPr="000970D6" w:rsidRDefault="002B1E5F" w:rsidP="000D02A6">
            <w:pPr>
              <w:keepNext/>
              <w:rPr>
                <w:rFonts w:ascii="Calibri" w:hAnsi="Calibri"/>
                <w:sz w:val="14"/>
                <w:szCs w:val="14"/>
              </w:rPr>
            </w:pPr>
          </w:p>
          <w:p w14:paraId="26FCC019" w14:textId="77777777" w:rsidR="002B1E5F" w:rsidRPr="000970D6" w:rsidRDefault="002B1E5F" w:rsidP="000D02A6">
            <w:pPr>
              <w:keepNext/>
              <w:rPr>
                <w:rFonts w:ascii="Calibri" w:hAnsi="Calibri"/>
                <w:sz w:val="14"/>
                <w:szCs w:val="14"/>
              </w:rPr>
            </w:pPr>
          </w:p>
        </w:tc>
        <w:tc>
          <w:tcPr>
            <w:tcW w:w="2125" w:type="dxa"/>
          </w:tcPr>
          <w:p w14:paraId="4BF9A122" w14:textId="66370770" w:rsidR="002B1E5F" w:rsidRDefault="0078181E" w:rsidP="000D02A6">
            <w:pPr>
              <w:keepNext/>
              <w:rPr>
                <w:rFonts w:ascii="Calibri" w:hAnsi="Calibri"/>
                <w:sz w:val="14"/>
                <w:szCs w:val="14"/>
              </w:rPr>
            </w:pPr>
            <w:r w:rsidRPr="0078181E">
              <w:rPr>
                <w:rFonts w:ascii="Calibri" w:hAnsi="Calibri"/>
                <w:sz w:val="14"/>
                <w:szCs w:val="14"/>
              </w:rPr>
              <w:t>&lt;&lt;</w:t>
            </w:r>
            <w:r w:rsidR="002B1E5F" w:rsidRPr="003035A6">
              <w:rPr>
                <w:rFonts w:ascii="Calibri" w:hAnsi="Calibri"/>
                <w:b/>
                <w:sz w:val="14"/>
                <w:szCs w:val="14"/>
              </w:rPr>
              <w:t>if</w:t>
            </w:r>
            <w:r w:rsidR="002B1E5F">
              <w:rPr>
                <w:rFonts w:ascii="Calibri" w:hAnsi="Calibri"/>
                <w:sz w:val="14"/>
                <w:szCs w:val="14"/>
              </w:rPr>
              <w:t xml:space="preserve"> </w:t>
            </w:r>
            <w:r w:rsidR="002B1E5F" w:rsidRPr="002B1E5F">
              <w:rPr>
                <w:rFonts w:ascii="Calibri" w:hAnsi="Calibri"/>
                <w:sz w:val="14"/>
                <w:szCs w:val="14"/>
                <w:highlight w:val="yellow"/>
              </w:rPr>
              <w:t>Section I field 12</w:t>
            </w:r>
            <w:r w:rsidR="002B1E5F">
              <w:rPr>
                <w:rFonts w:ascii="Calibri" w:hAnsi="Calibri"/>
                <w:sz w:val="14"/>
                <w:szCs w:val="14"/>
              </w:rPr>
              <w:t>=no,</w:t>
            </w:r>
          </w:p>
          <w:p w14:paraId="131F8681" w14:textId="7B4BC0EF" w:rsidR="002B1E5F" w:rsidRDefault="002B1E5F" w:rsidP="000D02A6">
            <w:pPr>
              <w:keepNext/>
              <w:rPr>
                <w:rFonts w:ascii="Calibri" w:hAnsi="Calibri"/>
                <w:sz w:val="14"/>
                <w:szCs w:val="14"/>
              </w:rPr>
            </w:pPr>
            <w:r w:rsidRPr="003035A6">
              <w:rPr>
                <w:rFonts w:ascii="Calibri" w:hAnsi="Calibri"/>
                <w:b/>
                <w:sz w:val="14"/>
                <w:szCs w:val="14"/>
              </w:rPr>
              <w:t>then</w:t>
            </w:r>
            <w:r>
              <w:rPr>
                <w:rFonts w:ascii="Calibri" w:hAnsi="Calibri"/>
                <w:sz w:val="14"/>
                <w:szCs w:val="14"/>
              </w:rPr>
              <w:t xml:space="preserve"> result=no</w:t>
            </w:r>
          </w:p>
          <w:p w14:paraId="1C061867" w14:textId="77777777" w:rsidR="002B1E5F" w:rsidRPr="000970D6" w:rsidRDefault="002B1E5F" w:rsidP="000D02A6">
            <w:pPr>
              <w:keepNext/>
              <w:rPr>
                <w:rFonts w:ascii="Calibri" w:hAnsi="Calibri"/>
                <w:sz w:val="14"/>
                <w:szCs w:val="14"/>
              </w:rPr>
            </w:pPr>
          </w:p>
          <w:p w14:paraId="26FCC01D" w14:textId="77D390B8" w:rsidR="002B1E5F" w:rsidRPr="000970D6" w:rsidRDefault="002B1E5F" w:rsidP="000D02A6">
            <w:pPr>
              <w:keepNext/>
              <w:rPr>
                <w:rFonts w:ascii="Calibri" w:hAnsi="Calibri"/>
                <w:sz w:val="14"/>
                <w:szCs w:val="14"/>
              </w:rPr>
            </w:pPr>
            <w:r w:rsidRPr="000970D6">
              <w:rPr>
                <w:rFonts w:ascii="Calibri" w:hAnsi="Calibri"/>
                <w:sz w:val="14"/>
                <w:szCs w:val="14"/>
              </w:rPr>
              <w:t xml:space="preserve">elseif </w:t>
            </w:r>
            <w:r w:rsidRPr="00323112">
              <w:rPr>
                <w:rFonts w:ascii="Calibri" w:hAnsi="Calibri"/>
                <w:sz w:val="14"/>
                <w:szCs w:val="14"/>
                <w:highlight w:val="yellow"/>
              </w:rPr>
              <w:t>section I field</w:t>
            </w:r>
            <w:r w:rsidRPr="000970D6">
              <w:rPr>
                <w:rFonts w:ascii="Calibri" w:hAnsi="Calibri"/>
                <w:sz w:val="14"/>
                <w:szCs w:val="14"/>
              </w:rPr>
              <w:t xml:space="preserve"> </w:t>
            </w:r>
            <w:r w:rsidRPr="00323112">
              <w:rPr>
                <w:rFonts w:ascii="Calibri" w:hAnsi="Calibri"/>
                <w:sz w:val="14"/>
                <w:szCs w:val="14"/>
                <w:highlight w:val="yellow"/>
              </w:rPr>
              <w:t>09</w:t>
            </w:r>
            <w:r w:rsidRPr="000970D6">
              <w:rPr>
                <w:rFonts w:ascii="Calibri" w:hAnsi="Calibri"/>
                <w:sz w:val="14"/>
                <w:szCs w:val="14"/>
              </w:rPr>
              <w:t xml:space="preserve"> result is </w:t>
            </w:r>
            <w:r>
              <w:rPr>
                <w:rFonts w:ascii="Calibri" w:hAnsi="Calibri"/>
                <w:sz w:val="14"/>
                <w:szCs w:val="14"/>
              </w:rPr>
              <w:t>"</w:t>
            </w:r>
            <w:r w:rsidRPr="00323112">
              <w:rPr>
                <w:rFonts w:ascii="Calibri" w:hAnsi="Calibri"/>
                <w:sz w:val="14"/>
                <w:szCs w:val="14"/>
              </w:rPr>
              <w:t>HERS Verified Fan Efficacy</w:t>
            </w:r>
            <w:r w:rsidRPr="00323112">
              <w:rPr>
                <w:sz w:val="14"/>
                <w:szCs w:val="14"/>
              </w:rPr>
              <w:t xml:space="preserve"> </w:t>
            </w:r>
            <w:r w:rsidRPr="00323112">
              <w:rPr>
                <w:rFonts w:ascii="Calibri" w:hAnsi="Calibri"/>
                <w:sz w:val="14"/>
                <w:szCs w:val="14"/>
              </w:rPr>
              <w:t>and Airflow Rate</w:t>
            </w:r>
            <w:r>
              <w:rPr>
                <w:rFonts w:ascii="Calibri" w:hAnsi="Calibri"/>
                <w:sz w:val="14"/>
                <w:szCs w:val="14"/>
              </w:rPr>
              <w:t>"</w:t>
            </w:r>
            <w:r w:rsidRPr="00CE28B4">
              <w:rPr>
                <w:rFonts w:ascii="Calibri" w:hAnsi="Calibri"/>
                <w:sz w:val="14"/>
                <w:szCs w:val="14"/>
              </w:rPr>
              <w:t>,</w:t>
            </w:r>
            <w:r w:rsidRPr="000970D6">
              <w:rPr>
                <w:rFonts w:ascii="Calibri" w:hAnsi="Calibri"/>
                <w:sz w:val="14"/>
                <w:szCs w:val="14"/>
              </w:rPr>
              <w:t xml:space="preserve"> </w:t>
            </w:r>
          </w:p>
          <w:p w14:paraId="26FCC01E" w14:textId="77777777" w:rsidR="002B1E5F" w:rsidRPr="000970D6" w:rsidRDefault="002B1E5F" w:rsidP="000D02A6">
            <w:pPr>
              <w:keepNext/>
              <w:rPr>
                <w:rFonts w:ascii="Calibri" w:hAnsi="Calibri"/>
                <w:sz w:val="14"/>
                <w:szCs w:val="14"/>
              </w:rPr>
            </w:pPr>
            <w:r w:rsidRPr="000970D6">
              <w:rPr>
                <w:rFonts w:ascii="Calibri" w:hAnsi="Calibri"/>
                <w:sz w:val="14"/>
                <w:szCs w:val="14"/>
              </w:rPr>
              <w:t>then result is yes,</w:t>
            </w:r>
          </w:p>
          <w:p w14:paraId="26FCC01F" w14:textId="77777777" w:rsidR="002B1E5F" w:rsidRPr="000970D6" w:rsidRDefault="002B1E5F" w:rsidP="000D02A6">
            <w:pPr>
              <w:keepNext/>
              <w:rPr>
                <w:rFonts w:ascii="Calibri" w:hAnsi="Calibri"/>
                <w:sz w:val="14"/>
                <w:szCs w:val="14"/>
              </w:rPr>
            </w:pPr>
          </w:p>
          <w:p w14:paraId="26FCC021" w14:textId="57C8005F" w:rsidR="002B1E5F" w:rsidRDefault="002B1E5F" w:rsidP="000D02A6">
            <w:pPr>
              <w:keepNext/>
              <w:rPr>
                <w:rFonts w:asciiTheme="minorHAnsi" w:hAnsiTheme="minorHAnsi"/>
                <w:sz w:val="14"/>
                <w:szCs w:val="14"/>
              </w:rPr>
            </w:pPr>
            <w:r w:rsidRPr="00323112">
              <w:rPr>
                <w:rFonts w:asciiTheme="minorHAnsi" w:hAnsiTheme="minorHAnsi"/>
                <w:b/>
                <w:sz w:val="14"/>
                <w:szCs w:val="14"/>
              </w:rPr>
              <w:t>elseif</w:t>
            </w:r>
            <w:r>
              <w:rPr>
                <w:rFonts w:asciiTheme="minorHAnsi" w:hAnsiTheme="minorHAnsi"/>
                <w:sz w:val="14"/>
                <w:szCs w:val="14"/>
              </w:rPr>
              <w:t xml:space="preserve"> </w:t>
            </w:r>
            <w:r w:rsidRPr="00323112">
              <w:rPr>
                <w:rFonts w:asciiTheme="minorHAnsi" w:hAnsiTheme="minorHAnsi"/>
                <w:sz w:val="14"/>
                <w:szCs w:val="14"/>
                <w:highlight w:val="yellow"/>
              </w:rPr>
              <w:t>C05</w:t>
            </w:r>
            <w:r>
              <w:rPr>
                <w:rFonts w:asciiTheme="minorHAnsi" w:hAnsiTheme="minorHAnsi"/>
                <w:sz w:val="14"/>
                <w:szCs w:val="14"/>
              </w:rPr>
              <w:t xml:space="preserve">=no </w:t>
            </w:r>
            <w:proofErr w:type="gramStart"/>
            <w:r>
              <w:rPr>
                <w:rFonts w:asciiTheme="minorHAnsi" w:hAnsiTheme="minorHAnsi"/>
                <w:sz w:val="14"/>
                <w:szCs w:val="14"/>
              </w:rPr>
              <w:t>cooling;</w:t>
            </w:r>
            <w:proofErr w:type="gramEnd"/>
          </w:p>
          <w:p w14:paraId="0DE12FF5" w14:textId="1167BC64" w:rsidR="002B1E5F" w:rsidRDefault="002B1E5F" w:rsidP="000D02A6">
            <w:pPr>
              <w:keepNext/>
              <w:rPr>
                <w:rFonts w:asciiTheme="minorHAnsi" w:hAnsiTheme="minorHAnsi"/>
                <w:sz w:val="14"/>
                <w:szCs w:val="14"/>
              </w:rPr>
            </w:pPr>
            <w:r w:rsidRPr="00323112">
              <w:rPr>
                <w:rFonts w:asciiTheme="minorHAnsi" w:hAnsiTheme="minorHAnsi"/>
                <w:b/>
                <w:sz w:val="14"/>
                <w:szCs w:val="14"/>
              </w:rPr>
              <w:t>AND</w:t>
            </w:r>
            <w:r>
              <w:rPr>
                <w:rFonts w:asciiTheme="minorHAnsi" w:hAnsiTheme="minorHAnsi"/>
                <w:sz w:val="14"/>
                <w:szCs w:val="14"/>
              </w:rPr>
              <w:t xml:space="preserve"> one or more of the following two are true:</w:t>
            </w:r>
          </w:p>
          <w:p w14:paraId="3AB9F778" w14:textId="4EEFE212" w:rsidR="002B1E5F" w:rsidRDefault="002B1E5F" w:rsidP="000D02A6">
            <w:pPr>
              <w:keepNext/>
              <w:rPr>
                <w:rFonts w:asciiTheme="minorHAnsi" w:hAnsiTheme="minorHAnsi"/>
                <w:sz w:val="14"/>
                <w:szCs w:val="14"/>
              </w:rPr>
            </w:pPr>
            <w:r>
              <w:rPr>
                <w:rFonts w:asciiTheme="minorHAnsi" w:hAnsiTheme="minorHAnsi"/>
                <w:sz w:val="14"/>
                <w:szCs w:val="14"/>
              </w:rPr>
              <w:t>*[</w:t>
            </w:r>
            <w:r w:rsidRPr="00323112">
              <w:rPr>
                <w:rFonts w:asciiTheme="minorHAnsi" w:hAnsiTheme="minorHAnsi"/>
                <w:sz w:val="14"/>
                <w:szCs w:val="14"/>
                <w:highlight w:val="yellow"/>
              </w:rPr>
              <w:t>D04</w:t>
            </w:r>
            <w:r>
              <w:rPr>
                <w:rFonts w:asciiTheme="minorHAnsi" w:hAnsiTheme="minorHAnsi"/>
                <w:sz w:val="14"/>
                <w:szCs w:val="14"/>
              </w:rPr>
              <w:t>=yes] (is a CFI system)</w:t>
            </w:r>
          </w:p>
          <w:p w14:paraId="2E586316" w14:textId="428E6343" w:rsidR="002B1E5F" w:rsidRDefault="002B1E5F" w:rsidP="000D02A6">
            <w:pPr>
              <w:keepNext/>
              <w:rPr>
                <w:rFonts w:asciiTheme="minorHAnsi" w:hAnsiTheme="minorHAnsi"/>
                <w:sz w:val="14"/>
                <w:szCs w:val="14"/>
              </w:rPr>
            </w:pPr>
            <w:r>
              <w:rPr>
                <w:rFonts w:asciiTheme="minorHAnsi" w:hAnsiTheme="minorHAnsi"/>
                <w:sz w:val="14"/>
                <w:szCs w:val="14"/>
              </w:rPr>
              <w:t>*[</w:t>
            </w:r>
            <w:r w:rsidRPr="00323112">
              <w:rPr>
                <w:rFonts w:asciiTheme="minorHAnsi" w:hAnsiTheme="minorHAnsi"/>
                <w:sz w:val="14"/>
                <w:szCs w:val="14"/>
                <w:highlight w:val="yellow"/>
              </w:rPr>
              <w:t>F06</w:t>
            </w:r>
            <w:r>
              <w:rPr>
                <w:rFonts w:asciiTheme="minorHAnsi" w:hAnsiTheme="minorHAnsi"/>
                <w:sz w:val="14"/>
                <w:szCs w:val="14"/>
              </w:rPr>
              <w:t>=yes] (is a CFI system)</w:t>
            </w:r>
          </w:p>
          <w:p w14:paraId="2D12C45A" w14:textId="11FF4B13" w:rsidR="002B1E5F" w:rsidRDefault="002B1E5F" w:rsidP="000D02A6">
            <w:pPr>
              <w:keepNext/>
              <w:rPr>
                <w:rFonts w:asciiTheme="minorHAnsi" w:hAnsiTheme="minorHAnsi"/>
                <w:sz w:val="14"/>
                <w:szCs w:val="14"/>
              </w:rPr>
            </w:pPr>
            <w:r w:rsidRPr="00323112">
              <w:rPr>
                <w:rFonts w:asciiTheme="minorHAnsi" w:hAnsiTheme="minorHAnsi"/>
                <w:b/>
                <w:sz w:val="14"/>
                <w:szCs w:val="14"/>
              </w:rPr>
              <w:t>then</w:t>
            </w:r>
            <w:r>
              <w:rPr>
                <w:rFonts w:asciiTheme="minorHAnsi" w:hAnsiTheme="minorHAnsi"/>
                <w:sz w:val="14"/>
                <w:szCs w:val="14"/>
              </w:rPr>
              <w:t xml:space="preserve"> result=yes</w:t>
            </w:r>
          </w:p>
          <w:p w14:paraId="7D4F9388" w14:textId="30A9D323" w:rsidR="002B1E5F" w:rsidRDefault="002B1E5F" w:rsidP="000D02A6">
            <w:pPr>
              <w:keepNext/>
              <w:rPr>
                <w:rFonts w:asciiTheme="minorHAnsi" w:hAnsiTheme="minorHAnsi"/>
                <w:sz w:val="14"/>
                <w:szCs w:val="14"/>
              </w:rPr>
            </w:pPr>
          </w:p>
          <w:p w14:paraId="7E15ADB8" w14:textId="1CAECA80" w:rsidR="002B1E5F" w:rsidRDefault="002B1E5F" w:rsidP="000D02A6">
            <w:pPr>
              <w:keepNext/>
              <w:rPr>
                <w:rFonts w:asciiTheme="minorHAnsi" w:hAnsiTheme="minorHAnsi"/>
                <w:sz w:val="14"/>
                <w:szCs w:val="14"/>
              </w:rPr>
            </w:pPr>
            <w:r w:rsidRPr="00323112">
              <w:rPr>
                <w:rFonts w:asciiTheme="minorHAnsi" w:hAnsiTheme="minorHAnsi"/>
                <w:b/>
                <w:sz w:val="14"/>
                <w:szCs w:val="14"/>
              </w:rPr>
              <w:t>else</w:t>
            </w:r>
            <w:r>
              <w:rPr>
                <w:rFonts w:asciiTheme="minorHAnsi" w:hAnsiTheme="minorHAnsi"/>
                <w:sz w:val="14"/>
                <w:szCs w:val="14"/>
              </w:rPr>
              <w:t xml:space="preserve"> result=no</w:t>
            </w:r>
          </w:p>
          <w:p w14:paraId="0C676875" w14:textId="77777777" w:rsidR="002B1E5F" w:rsidRDefault="002B1E5F" w:rsidP="000D02A6">
            <w:pPr>
              <w:keepNext/>
              <w:rPr>
                <w:rFonts w:asciiTheme="minorHAnsi" w:hAnsiTheme="minorHAnsi"/>
                <w:sz w:val="14"/>
                <w:szCs w:val="14"/>
              </w:rPr>
            </w:pPr>
          </w:p>
          <w:p w14:paraId="26FCC024" w14:textId="27881C95" w:rsidR="002B1E5F" w:rsidRPr="000970D6" w:rsidRDefault="002B1E5F" w:rsidP="000D02A6">
            <w:pPr>
              <w:keepNext/>
              <w:rPr>
                <w:rFonts w:ascii="Calibri" w:hAnsi="Calibri"/>
                <w:sz w:val="14"/>
                <w:szCs w:val="14"/>
              </w:rPr>
            </w:pPr>
          </w:p>
        </w:tc>
        <w:tc>
          <w:tcPr>
            <w:tcW w:w="1771" w:type="dxa"/>
          </w:tcPr>
          <w:p w14:paraId="6CB08D2D" w14:textId="486734BB" w:rsidR="0078181E" w:rsidRPr="0078181E" w:rsidRDefault="0078181E" w:rsidP="000D02A6">
            <w:pPr>
              <w:keepNext/>
              <w:rPr>
                <w:rFonts w:ascii="Calibri" w:hAnsi="Calibri"/>
                <w:sz w:val="10"/>
                <w:szCs w:val="10"/>
              </w:rPr>
            </w:pPr>
          </w:p>
          <w:p w14:paraId="26FCC029" w14:textId="7DD1A96D" w:rsidR="002B1E5F" w:rsidRPr="0078181E" w:rsidRDefault="0078181E" w:rsidP="000D02A6">
            <w:pPr>
              <w:keepNext/>
              <w:rPr>
                <w:rFonts w:ascii="Calibri" w:hAnsi="Calibri"/>
                <w:sz w:val="14"/>
                <w:szCs w:val="14"/>
              </w:rPr>
            </w:pPr>
            <w:r>
              <w:rPr>
                <w:rFonts w:ascii="Calibri" w:hAnsi="Calibri"/>
                <w:sz w:val="14"/>
                <w:szCs w:val="14"/>
              </w:rPr>
              <w:t>&lt;&lt;</w:t>
            </w:r>
            <w:r w:rsidR="00387D53">
              <w:rPr>
                <w:rFonts w:ascii="Calibri" w:hAnsi="Calibri"/>
                <w:sz w:val="14"/>
                <w:szCs w:val="14"/>
              </w:rPr>
              <w:t>if section I field 11 = no, then result = no; else</w:t>
            </w:r>
            <w:r w:rsidR="002B1E5F" w:rsidRPr="003035A6">
              <w:rPr>
                <w:rFonts w:ascii="Calibri" w:hAnsi="Calibri"/>
                <w:b/>
                <w:sz w:val="14"/>
                <w:szCs w:val="14"/>
              </w:rPr>
              <w:t>if</w:t>
            </w:r>
            <w:r w:rsidR="002B1E5F" w:rsidRPr="000970D6">
              <w:rPr>
                <w:rFonts w:ascii="Calibri" w:hAnsi="Calibri"/>
                <w:sz w:val="14"/>
                <w:szCs w:val="14"/>
              </w:rPr>
              <w:t xml:space="preserve"> </w:t>
            </w:r>
            <w:r w:rsidR="002B1E5F" w:rsidRPr="00323112">
              <w:rPr>
                <w:rFonts w:ascii="Calibri" w:hAnsi="Calibri"/>
                <w:sz w:val="14"/>
                <w:szCs w:val="14"/>
                <w:highlight w:val="yellow"/>
              </w:rPr>
              <w:t>section I field</w:t>
            </w:r>
            <w:r w:rsidR="002B1E5F" w:rsidRPr="000970D6">
              <w:rPr>
                <w:rFonts w:ascii="Calibri" w:hAnsi="Calibri"/>
                <w:sz w:val="14"/>
                <w:szCs w:val="14"/>
              </w:rPr>
              <w:t xml:space="preserve"> </w:t>
            </w:r>
            <w:r w:rsidR="002B1E5F" w:rsidRPr="00323112">
              <w:rPr>
                <w:rFonts w:ascii="Calibri" w:hAnsi="Calibri"/>
                <w:sz w:val="14"/>
                <w:szCs w:val="14"/>
                <w:highlight w:val="yellow"/>
              </w:rPr>
              <w:t>09</w:t>
            </w:r>
            <w:r w:rsidR="002B1E5F" w:rsidRPr="000970D6">
              <w:rPr>
                <w:rFonts w:ascii="Calibri" w:hAnsi="Calibri"/>
                <w:sz w:val="14"/>
                <w:szCs w:val="14"/>
              </w:rPr>
              <w:t xml:space="preserve"> result is </w:t>
            </w:r>
            <w:r w:rsidR="002B1E5F">
              <w:rPr>
                <w:rFonts w:ascii="Calibri" w:hAnsi="Calibri"/>
                <w:sz w:val="14"/>
                <w:szCs w:val="14"/>
              </w:rPr>
              <w:t>"</w:t>
            </w:r>
            <w:r w:rsidR="002B1E5F" w:rsidRPr="00323112">
              <w:rPr>
                <w:rFonts w:ascii="Calibri" w:hAnsi="Calibri"/>
                <w:sz w:val="14"/>
                <w:szCs w:val="14"/>
              </w:rPr>
              <w:t>HERS Verified Fan Efficacy and Airflow Rate</w:t>
            </w:r>
            <w:r w:rsidR="002B1E5F">
              <w:rPr>
                <w:rFonts w:ascii="Calibri" w:hAnsi="Calibri"/>
                <w:sz w:val="14"/>
                <w:szCs w:val="14"/>
              </w:rPr>
              <w:t>",</w:t>
            </w:r>
          </w:p>
          <w:p w14:paraId="26FCC02A" w14:textId="77777777" w:rsidR="002B1E5F" w:rsidRPr="000970D6" w:rsidRDefault="002B1E5F" w:rsidP="000D02A6">
            <w:pPr>
              <w:keepNext/>
              <w:rPr>
                <w:rFonts w:ascii="Calibri" w:hAnsi="Calibri"/>
                <w:sz w:val="14"/>
                <w:szCs w:val="14"/>
              </w:rPr>
            </w:pPr>
            <w:r w:rsidRPr="003035A6">
              <w:rPr>
                <w:rFonts w:ascii="Calibri" w:hAnsi="Calibri"/>
                <w:b/>
                <w:sz w:val="14"/>
                <w:szCs w:val="14"/>
              </w:rPr>
              <w:t>then</w:t>
            </w:r>
            <w:r w:rsidRPr="000970D6">
              <w:rPr>
                <w:rFonts w:ascii="Calibri" w:hAnsi="Calibri"/>
                <w:sz w:val="14"/>
                <w:szCs w:val="14"/>
              </w:rPr>
              <w:t xml:space="preserve"> result = yes,</w:t>
            </w:r>
          </w:p>
          <w:p w14:paraId="26FCC02B" w14:textId="77777777" w:rsidR="002B1E5F" w:rsidRPr="000970D6" w:rsidRDefault="002B1E5F" w:rsidP="000D02A6">
            <w:pPr>
              <w:keepNext/>
              <w:rPr>
                <w:rFonts w:ascii="Calibri" w:hAnsi="Calibri"/>
                <w:sz w:val="14"/>
                <w:szCs w:val="14"/>
              </w:rPr>
            </w:pPr>
          </w:p>
          <w:p w14:paraId="4DC48FB2" w14:textId="77777777" w:rsidR="003035A6" w:rsidRDefault="002B1E5F" w:rsidP="000D02A6">
            <w:pPr>
              <w:keepNext/>
              <w:rPr>
                <w:rFonts w:ascii="Calibri" w:hAnsi="Calibri"/>
                <w:sz w:val="14"/>
                <w:szCs w:val="14"/>
              </w:rPr>
            </w:pPr>
            <w:r w:rsidRPr="00837828">
              <w:rPr>
                <w:rFonts w:ascii="Calibri" w:hAnsi="Calibri"/>
                <w:b/>
                <w:sz w:val="14"/>
                <w:szCs w:val="14"/>
              </w:rPr>
              <w:t>elseif</w:t>
            </w:r>
            <w:r w:rsidRPr="000970D6">
              <w:rPr>
                <w:rFonts w:ascii="Calibri" w:hAnsi="Calibri"/>
                <w:sz w:val="14"/>
                <w:szCs w:val="14"/>
              </w:rPr>
              <w:t xml:space="preserve"> </w:t>
            </w:r>
            <w:r>
              <w:rPr>
                <w:rFonts w:ascii="Calibri" w:hAnsi="Calibri"/>
                <w:sz w:val="14"/>
                <w:szCs w:val="14"/>
              </w:rPr>
              <w:t xml:space="preserve">the value in </w:t>
            </w:r>
            <w:r w:rsidRPr="00D5779A">
              <w:rPr>
                <w:rFonts w:ascii="Calibri" w:hAnsi="Calibri"/>
                <w:sz w:val="14"/>
                <w:szCs w:val="14"/>
                <w:highlight w:val="yellow"/>
              </w:rPr>
              <w:t>M03</w:t>
            </w:r>
            <w:r w:rsidRPr="000970D6">
              <w:rPr>
                <w:rFonts w:ascii="Calibri" w:hAnsi="Calibri"/>
                <w:sz w:val="14"/>
                <w:szCs w:val="14"/>
              </w:rPr>
              <w:t>=yes,</w:t>
            </w:r>
            <w:r>
              <w:rPr>
                <w:rFonts w:ascii="Calibri" w:hAnsi="Calibri"/>
                <w:sz w:val="14"/>
                <w:szCs w:val="14"/>
              </w:rPr>
              <w:t xml:space="preserve"> </w:t>
            </w:r>
            <w:r w:rsidRPr="00837828">
              <w:rPr>
                <w:rFonts w:ascii="Calibri" w:hAnsi="Calibri"/>
                <w:b/>
                <w:sz w:val="14"/>
                <w:szCs w:val="14"/>
              </w:rPr>
              <w:t>AND</w:t>
            </w:r>
            <w:r>
              <w:rPr>
                <w:rFonts w:ascii="Calibri" w:hAnsi="Calibri"/>
                <w:sz w:val="14"/>
                <w:szCs w:val="14"/>
              </w:rPr>
              <w:t xml:space="preserve"> the value in </w:t>
            </w:r>
            <w:r w:rsidRPr="00C37462">
              <w:rPr>
                <w:rFonts w:ascii="Calibri" w:hAnsi="Calibri"/>
                <w:sz w:val="14"/>
                <w:szCs w:val="14"/>
                <w:highlight w:val="yellow"/>
              </w:rPr>
              <w:t>L08</w:t>
            </w:r>
            <w:r>
              <w:rPr>
                <w:rFonts w:ascii="Calibri" w:hAnsi="Calibri"/>
                <w:sz w:val="14"/>
                <w:szCs w:val="14"/>
              </w:rPr>
              <w:t xml:space="preserve">=no,  </w:t>
            </w:r>
          </w:p>
          <w:p w14:paraId="26FCC02F" w14:textId="2C442823" w:rsidR="002B1E5F" w:rsidRDefault="002B1E5F" w:rsidP="000D02A6">
            <w:pPr>
              <w:keepNext/>
              <w:rPr>
                <w:rFonts w:ascii="Calibri" w:hAnsi="Calibri"/>
                <w:sz w:val="14"/>
                <w:szCs w:val="14"/>
              </w:rPr>
            </w:pPr>
            <w:r w:rsidRPr="003035A6">
              <w:rPr>
                <w:rFonts w:ascii="Calibri" w:hAnsi="Calibri"/>
                <w:b/>
                <w:sz w:val="14"/>
                <w:szCs w:val="14"/>
              </w:rPr>
              <w:t>then</w:t>
            </w:r>
            <w:r>
              <w:rPr>
                <w:rFonts w:ascii="Calibri" w:hAnsi="Calibri"/>
                <w:sz w:val="14"/>
                <w:szCs w:val="14"/>
              </w:rPr>
              <w:t xml:space="preserve"> result in this field=yes</w:t>
            </w:r>
          </w:p>
          <w:p w14:paraId="26FCC030" w14:textId="1198392F" w:rsidR="002B1E5F" w:rsidRDefault="002B1E5F" w:rsidP="000D02A6">
            <w:pPr>
              <w:keepNext/>
              <w:rPr>
                <w:rFonts w:ascii="Calibri" w:hAnsi="Calibri"/>
                <w:sz w:val="14"/>
                <w:szCs w:val="14"/>
              </w:rPr>
            </w:pPr>
          </w:p>
          <w:p w14:paraId="006AD6D6" w14:textId="03778998" w:rsidR="002B1E5F" w:rsidRPr="00323112" w:rsidRDefault="002B1E5F" w:rsidP="00323112">
            <w:pPr>
              <w:keepNext/>
              <w:rPr>
                <w:rFonts w:ascii="Calibri" w:hAnsi="Calibri"/>
                <w:sz w:val="14"/>
                <w:szCs w:val="14"/>
              </w:rPr>
            </w:pPr>
            <w:r w:rsidRPr="003035A6">
              <w:rPr>
                <w:rFonts w:ascii="Calibri" w:hAnsi="Calibri"/>
                <w:b/>
                <w:sz w:val="14"/>
                <w:szCs w:val="14"/>
              </w:rPr>
              <w:t>elseif</w:t>
            </w:r>
            <w:r w:rsidRPr="00323112">
              <w:rPr>
                <w:rFonts w:ascii="Calibri" w:hAnsi="Calibri"/>
                <w:sz w:val="14"/>
                <w:szCs w:val="14"/>
              </w:rPr>
              <w:t xml:space="preserve"> </w:t>
            </w:r>
            <w:r w:rsidRPr="00D5779A">
              <w:rPr>
                <w:rFonts w:ascii="Calibri" w:hAnsi="Calibri"/>
                <w:sz w:val="14"/>
                <w:szCs w:val="14"/>
                <w:highlight w:val="yellow"/>
              </w:rPr>
              <w:t>C05</w:t>
            </w:r>
            <w:r w:rsidRPr="00323112">
              <w:rPr>
                <w:rFonts w:ascii="Calibri" w:hAnsi="Calibri"/>
                <w:sz w:val="14"/>
                <w:szCs w:val="14"/>
              </w:rPr>
              <w:t xml:space="preserve">=no </w:t>
            </w:r>
            <w:proofErr w:type="gramStart"/>
            <w:r w:rsidRPr="00323112">
              <w:rPr>
                <w:rFonts w:ascii="Calibri" w:hAnsi="Calibri"/>
                <w:sz w:val="14"/>
                <w:szCs w:val="14"/>
              </w:rPr>
              <w:t>cooling;</w:t>
            </w:r>
            <w:proofErr w:type="gramEnd"/>
          </w:p>
          <w:p w14:paraId="1DC08EE9" w14:textId="6AE16470" w:rsidR="002B1E5F" w:rsidRPr="00323112" w:rsidRDefault="002B1E5F" w:rsidP="00323112">
            <w:pPr>
              <w:keepNext/>
              <w:rPr>
                <w:rFonts w:ascii="Calibri" w:hAnsi="Calibri"/>
                <w:sz w:val="14"/>
                <w:szCs w:val="14"/>
              </w:rPr>
            </w:pPr>
            <w:r w:rsidRPr="003035A6">
              <w:rPr>
                <w:rFonts w:ascii="Calibri" w:hAnsi="Calibri"/>
                <w:b/>
                <w:sz w:val="14"/>
                <w:szCs w:val="14"/>
              </w:rPr>
              <w:t>AND</w:t>
            </w:r>
            <w:r w:rsidRPr="00323112">
              <w:rPr>
                <w:rFonts w:ascii="Calibri" w:hAnsi="Calibri"/>
                <w:sz w:val="14"/>
                <w:szCs w:val="14"/>
              </w:rPr>
              <w:t xml:space="preserve"> one or more of the following two are true:</w:t>
            </w:r>
          </w:p>
          <w:p w14:paraId="7F3738D7" w14:textId="6B1D9C08" w:rsidR="002B1E5F" w:rsidRPr="00323112" w:rsidRDefault="002B1E5F" w:rsidP="00323112">
            <w:pPr>
              <w:keepNext/>
              <w:rPr>
                <w:rFonts w:ascii="Calibri" w:hAnsi="Calibri"/>
                <w:sz w:val="14"/>
                <w:szCs w:val="14"/>
              </w:rPr>
            </w:pPr>
            <w:r w:rsidRPr="00323112">
              <w:rPr>
                <w:rFonts w:ascii="Calibri" w:hAnsi="Calibri"/>
                <w:sz w:val="14"/>
                <w:szCs w:val="14"/>
              </w:rPr>
              <w:t>*[</w:t>
            </w:r>
            <w:r w:rsidRPr="00D5779A">
              <w:rPr>
                <w:rFonts w:ascii="Calibri" w:hAnsi="Calibri"/>
                <w:sz w:val="14"/>
                <w:szCs w:val="14"/>
                <w:highlight w:val="yellow"/>
              </w:rPr>
              <w:t>D04</w:t>
            </w:r>
            <w:r w:rsidRPr="00323112">
              <w:rPr>
                <w:rFonts w:ascii="Calibri" w:hAnsi="Calibri"/>
                <w:sz w:val="14"/>
                <w:szCs w:val="14"/>
              </w:rPr>
              <w:t>=yes] (is a CFI system)</w:t>
            </w:r>
          </w:p>
          <w:p w14:paraId="048C7E4B" w14:textId="09A6D619" w:rsidR="002B1E5F" w:rsidRPr="00323112" w:rsidRDefault="002B1E5F" w:rsidP="00323112">
            <w:pPr>
              <w:keepNext/>
              <w:rPr>
                <w:rFonts w:ascii="Calibri" w:hAnsi="Calibri"/>
                <w:sz w:val="14"/>
                <w:szCs w:val="14"/>
              </w:rPr>
            </w:pPr>
            <w:r w:rsidRPr="00323112">
              <w:rPr>
                <w:rFonts w:ascii="Calibri" w:hAnsi="Calibri"/>
                <w:sz w:val="14"/>
                <w:szCs w:val="14"/>
              </w:rPr>
              <w:t>*[</w:t>
            </w:r>
            <w:r w:rsidRPr="00D5779A">
              <w:rPr>
                <w:rFonts w:ascii="Calibri" w:hAnsi="Calibri"/>
                <w:sz w:val="14"/>
                <w:szCs w:val="14"/>
                <w:highlight w:val="yellow"/>
              </w:rPr>
              <w:t>F06</w:t>
            </w:r>
            <w:r w:rsidRPr="00323112">
              <w:rPr>
                <w:rFonts w:ascii="Calibri" w:hAnsi="Calibri"/>
                <w:sz w:val="14"/>
                <w:szCs w:val="14"/>
              </w:rPr>
              <w:t>=yes] (is a CFI system)</w:t>
            </w:r>
          </w:p>
          <w:p w14:paraId="1CD5A797" w14:textId="60702504" w:rsidR="002B1E5F" w:rsidRPr="00323112" w:rsidRDefault="002B1E5F" w:rsidP="00323112">
            <w:pPr>
              <w:keepNext/>
              <w:rPr>
                <w:rFonts w:ascii="Calibri" w:hAnsi="Calibri"/>
                <w:sz w:val="14"/>
                <w:szCs w:val="14"/>
              </w:rPr>
            </w:pPr>
            <w:r w:rsidRPr="003035A6">
              <w:rPr>
                <w:rFonts w:ascii="Calibri" w:hAnsi="Calibri"/>
                <w:b/>
                <w:sz w:val="14"/>
                <w:szCs w:val="14"/>
              </w:rPr>
              <w:t>then</w:t>
            </w:r>
            <w:r w:rsidRPr="00323112">
              <w:rPr>
                <w:rFonts w:ascii="Calibri" w:hAnsi="Calibri"/>
                <w:sz w:val="14"/>
                <w:szCs w:val="14"/>
              </w:rPr>
              <w:t xml:space="preserve"> result=yes</w:t>
            </w:r>
          </w:p>
          <w:p w14:paraId="4B8B0301" w14:textId="77777777" w:rsidR="002B1E5F" w:rsidRPr="00323112" w:rsidRDefault="002B1E5F" w:rsidP="00323112">
            <w:pPr>
              <w:keepNext/>
              <w:rPr>
                <w:rFonts w:ascii="Calibri" w:hAnsi="Calibri"/>
                <w:sz w:val="14"/>
                <w:szCs w:val="14"/>
              </w:rPr>
            </w:pPr>
          </w:p>
          <w:p w14:paraId="3165E560" w14:textId="30720216" w:rsidR="002B1E5F" w:rsidRDefault="002B1E5F" w:rsidP="000D02A6">
            <w:pPr>
              <w:keepNext/>
              <w:rPr>
                <w:rFonts w:ascii="Calibri" w:hAnsi="Calibri"/>
                <w:sz w:val="14"/>
                <w:szCs w:val="14"/>
              </w:rPr>
            </w:pPr>
            <w:r w:rsidRPr="003035A6">
              <w:rPr>
                <w:rFonts w:ascii="Calibri" w:hAnsi="Calibri"/>
                <w:b/>
                <w:sz w:val="14"/>
                <w:szCs w:val="14"/>
              </w:rPr>
              <w:t>else</w:t>
            </w:r>
            <w:r w:rsidRPr="00323112">
              <w:rPr>
                <w:rFonts w:ascii="Calibri" w:hAnsi="Calibri"/>
                <w:sz w:val="14"/>
                <w:szCs w:val="14"/>
              </w:rPr>
              <w:t xml:space="preserve"> result=no</w:t>
            </w:r>
          </w:p>
          <w:p w14:paraId="26FCC037" w14:textId="682FB6E8" w:rsidR="002B1E5F" w:rsidRPr="000970D6" w:rsidRDefault="002B1E5F" w:rsidP="00323112">
            <w:pPr>
              <w:keepNext/>
              <w:rPr>
                <w:rFonts w:ascii="Calibri" w:hAnsi="Calibri"/>
                <w:sz w:val="14"/>
                <w:szCs w:val="14"/>
              </w:rPr>
            </w:pPr>
          </w:p>
        </w:tc>
        <w:tc>
          <w:tcPr>
            <w:tcW w:w="2950" w:type="dxa"/>
          </w:tcPr>
          <w:p w14:paraId="17AA5C36" w14:textId="5D8EF6CC" w:rsidR="0078181E" w:rsidRPr="0078181E" w:rsidRDefault="002B1E5F" w:rsidP="000D02A6">
            <w:pPr>
              <w:keepNext/>
              <w:rPr>
                <w:rFonts w:ascii="Calibri" w:hAnsi="Calibri"/>
                <w:sz w:val="10"/>
                <w:szCs w:val="10"/>
              </w:rPr>
            </w:pPr>
            <w:r w:rsidRPr="0078181E">
              <w:rPr>
                <w:rFonts w:ascii="Calibri" w:hAnsi="Calibri"/>
                <w:sz w:val="10"/>
                <w:szCs w:val="10"/>
              </w:rPr>
              <w:t>&lt;&lt;</w:t>
            </w:r>
          </w:p>
          <w:p w14:paraId="7195396B" w14:textId="471D1B6C" w:rsidR="003035A6" w:rsidRDefault="0078181E" w:rsidP="000D02A6">
            <w:pPr>
              <w:keepNext/>
              <w:rPr>
                <w:rFonts w:ascii="Calibri" w:hAnsi="Calibri"/>
                <w:sz w:val="14"/>
                <w:szCs w:val="14"/>
              </w:rPr>
            </w:pPr>
            <w:r>
              <w:rPr>
                <w:rFonts w:ascii="Calibri" w:hAnsi="Calibri"/>
                <w:sz w:val="14"/>
                <w:szCs w:val="14"/>
              </w:rPr>
              <w:t>&lt;&lt;</w:t>
            </w:r>
            <w:r w:rsidR="002B1E5F" w:rsidRPr="003035A6">
              <w:rPr>
                <w:rFonts w:ascii="Calibri" w:hAnsi="Calibri"/>
                <w:b/>
                <w:sz w:val="14"/>
                <w:szCs w:val="14"/>
              </w:rPr>
              <w:t>if</w:t>
            </w:r>
            <w:r w:rsidR="002B1E5F" w:rsidRPr="000970D6">
              <w:rPr>
                <w:rFonts w:ascii="Calibri" w:hAnsi="Calibri"/>
                <w:sz w:val="14"/>
                <w:szCs w:val="14"/>
              </w:rPr>
              <w:t xml:space="preserve"> </w:t>
            </w:r>
            <w:r w:rsidR="002B1E5F" w:rsidRPr="00D5779A">
              <w:rPr>
                <w:rFonts w:ascii="Calibri" w:hAnsi="Calibri"/>
                <w:sz w:val="14"/>
                <w:szCs w:val="14"/>
                <w:highlight w:val="yellow"/>
              </w:rPr>
              <w:t>Section I field 09</w:t>
            </w:r>
            <w:r w:rsidR="002B1E5F" w:rsidRPr="000970D6">
              <w:rPr>
                <w:rFonts w:ascii="Calibri" w:hAnsi="Calibri"/>
                <w:sz w:val="14"/>
                <w:szCs w:val="14"/>
              </w:rPr>
              <w:t xml:space="preserve"> </w:t>
            </w:r>
            <w:r w:rsidR="002B1E5F" w:rsidRPr="00D5779A">
              <w:rPr>
                <w:rFonts w:ascii="Calibri" w:hAnsi="Calibri"/>
                <w:sz w:val="14"/>
                <w:szCs w:val="14"/>
              </w:rPr>
              <w:t>result is</w:t>
            </w:r>
            <w:r w:rsidR="002B1E5F">
              <w:rPr>
                <w:rFonts w:ascii="Calibri" w:hAnsi="Calibri"/>
                <w:sz w:val="14"/>
                <w:szCs w:val="14"/>
              </w:rPr>
              <w:t>:</w:t>
            </w:r>
            <w:r w:rsidR="002B1E5F" w:rsidRPr="00D5779A">
              <w:rPr>
                <w:rFonts w:ascii="Calibri" w:hAnsi="Calibri"/>
                <w:sz w:val="14"/>
                <w:szCs w:val="14"/>
              </w:rPr>
              <w:t xml:space="preserve"> "HERS Verified Return Duct Design per Table 1</w:t>
            </w:r>
            <w:ins w:id="483" w:author="Moua, Cheng@Energy" w:date="2022-02-07T16:29:00Z">
              <w:r w:rsidR="00122350">
                <w:rPr>
                  <w:rFonts w:ascii="Calibri" w:hAnsi="Calibri"/>
                  <w:sz w:val="14"/>
                  <w:szCs w:val="14"/>
                </w:rPr>
                <w:t>60.3</w:t>
              </w:r>
            </w:ins>
            <w:del w:id="484" w:author="Moua, Cheng@Energy" w:date="2022-02-07T16:29:00Z">
              <w:r w:rsidR="002B1E5F" w:rsidRPr="00D5779A" w:rsidDel="00122350">
                <w:rPr>
                  <w:rFonts w:ascii="Calibri" w:hAnsi="Calibri"/>
                  <w:sz w:val="14"/>
                  <w:szCs w:val="14"/>
                </w:rPr>
                <w:delText>50.0</w:delText>
              </w:r>
            </w:del>
            <w:r w:rsidR="002B1E5F" w:rsidRPr="00D5779A">
              <w:rPr>
                <w:rFonts w:ascii="Calibri" w:hAnsi="Calibri"/>
                <w:sz w:val="14"/>
                <w:szCs w:val="14"/>
              </w:rPr>
              <w:t>-</w:t>
            </w:r>
            <w:ins w:id="485" w:author="Moua, Cheng@Energy" w:date="2022-02-07T16:29:00Z">
              <w:r w:rsidR="00214FE3">
                <w:rPr>
                  <w:rFonts w:ascii="Calibri" w:hAnsi="Calibri"/>
                  <w:sz w:val="14"/>
                </w:rPr>
                <w:t>A</w:t>
              </w:r>
            </w:ins>
            <w:del w:id="486" w:author="Moua, Cheng@Energy" w:date="2022-02-07T16:29:00Z">
              <w:r w:rsidR="002B1E5F" w:rsidRPr="00D5779A" w:rsidDel="00214FE3">
                <w:rPr>
                  <w:rFonts w:ascii="Calibri" w:hAnsi="Calibri"/>
                  <w:sz w:val="14"/>
                </w:rPr>
                <w:delText>B</w:delText>
              </w:r>
            </w:del>
            <w:r w:rsidR="002B1E5F" w:rsidRPr="00D5779A">
              <w:rPr>
                <w:rFonts w:ascii="Calibri" w:hAnsi="Calibri"/>
                <w:sz w:val="14"/>
              </w:rPr>
              <w:t xml:space="preserve">, </w:t>
            </w:r>
            <w:ins w:id="487" w:author="Moua, Cheng@Energy" w:date="2022-02-07T16:29:00Z">
              <w:r w:rsidR="00214FE3">
                <w:rPr>
                  <w:rFonts w:ascii="Calibri" w:hAnsi="Calibri"/>
                  <w:sz w:val="14"/>
                </w:rPr>
                <w:t>B</w:t>
              </w:r>
            </w:ins>
            <w:del w:id="488" w:author="Moua, Cheng@Energy" w:date="2022-02-07T16:29:00Z">
              <w:r w:rsidR="002B1E5F" w:rsidRPr="00D5779A" w:rsidDel="00214FE3">
                <w:rPr>
                  <w:rFonts w:ascii="Calibri" w:hAnsi="Calibri"/>
                  <w:sz w:val="14"/>
                </w:rPr>
                <w:delText>C</w:delText>
              </w:r>
            </w:del>
            <w:proofErr w:type="gramStart"/>
            <w:r w:rsidR="002B1E5F" w:rsidRPr="00D5779A">
              <w:rPr>
                <w:rFonts w:ascii="Calibri" w:hAnsi="Calibri"/>
                <w:sz w:val="14"/>
              </w:rPr>
              <w:t>"</w:t>
            </w:r>
            <w:r w:rsidR="002B1E5F" w:rsidRPr="00D5779A">
              <w:rPr>
                <w:rFonts w:ascii="Calibri" w:hAnsi="Calibri"/>
                <w:sz w:val="14"/>
                <w:szCs w:val="14"/>
              </w:rPr>
              <w:t>;</w:t>
            </w:r>
            <w:proofErr w:type="gramEnd"/>
            <w:r w:rsidR="002B1E5F" w:rsidRPr="00D5779A">
              <w:rPr>
                <w:rFonts w:ascii="Calibri" w:hAnsi="Calibri"/>
                <w:sz w:val="14"/>
                <w:szCs w:val="14"/>
              </w:rPr>
              <w:t xml:space="preserve"> </w:t>
            </w:r>
          </w:p>
          <w:p w14:paraId="26FCC046" w14:textId="26785658" w:rsidR="002B1E5F" w:rsidRDefault="002B1E5F" w:rsidP="000D02A6">
            <w:pPr>
              <w:keepNext/>
              <w:rPr>
                <w:rFonts w:ascii="Calibri" w:hAnsi="Calibri"/>
                <w:sz w:val="14"/>
                <w:szCs w:val="14"/>
              </w:rPr>
            </w:pPr>
            <w:r w:rsidRPr="003035A6">
              <w:rPr>
                <w:rFonts w:ascii="Calibri" w:hAnsi="Calibri"/>
                <w:b/>
                <w:sz w:val="14"/>
                <w:szCs w:val="14"/>
              </w:rPr>
              <w:t>then</w:t>
            </w:r>
            <w:r w:rsidRPr="00D5779A">
              <w:rPr>
                <w:rFonts w:ascii="Calibri" w:hAnsi="Calibri"/>
                <w:sz w:val="14"/>
                <w:szCs w:val="14"/>
              </w:rPr>
              <w:t xml:space="preserve"> result=yes</w:t>
            </w:r>
            <w:r w:rsidRPr="000970D6">
              <w:rPr>
                <w:rFonts w:ascii="Calibri" w:hAnsi="Calibri"/>
                <w:sz w:val="14"/>
                <w:szCs w:val="14"/>
              </w:rPr>
              <w:t xml:space="preserve"> </w:t>
            </w:r>
          </w:p>
          <w:p w14:paraId="26FCC047" w14:textId="77777777" w:rsidR="002B1E5F" w:rsidRPr="000970D6" w:rsidRDefault="002B1E5F" w:rsidP="000D02A6">
            <w:pPr>
              <w:keepNext/>
              <w:rPr>
                <w:rFonts w:ascii="Calibri" w:hAnsi="Calibri"/>
                <w:sz w:val="14"/>
                <w:szCs w:val="14"/>
              </w:rPr>
            </w:pPr>
          </w:p>
          <w:p w14:paraId="26FCC048" w14:textId="77777777" w:rsidR="002B1E5F" w:rsidRPr="000970D6" w:rsidRDefault="002B1E5F" w:rsidP="000D02A6">
            <w:pPr>
              <w:keepNext/>
              <w:rPr>
                <w:rFonts w:ascii="Calibri" w:hAnsi="Calibri"/>
                <w:sz w:val="14"/>
                <w:szCs w:val="14"/>
              </w:rPr>
            </w:pPr>
            <w:r w:rsidRPr="003035A6">
              <w:rPr>
                <w:rFonts w:ascii="Calibri" w:hAnsi="Calibri"/>
                <w:b/>
                <w:sz w:val="14"/>
                <w:szCs w:val="14"/>
              </w:rPr>
              <w:t>else</w:t>
            </w:r>
            <w:r w:rsidRPr="000970D6">
              <w:rPr>
                <w:rFonts w:ascii="Calibri" w:hAnsi="Calibri"/>
                <w:sz w:val="14"/>
                <w:szCs w:val="14"/>
              </w:rPr>
              <w:t xml:space="preserve"> result=no&gt;&gt;</w:t>
            </w:r>
          </w:p>
        </w:tc>
      </w:tr>
      <w:tr w:rsidR="002B1E5F" w:rsidRPr="00295655" w14:paraId="26FCC053" w14:textId="77777777" w:rsidTr="002B1E5F">
        <w:trPr>
          <w:cantSplit/>
          <w:trHeight w:val="332"/>
        </w:trPr>
        <w:tc>
          <w:tcPr>
            <w:tcW w:w="1335" w:type="dxa"/>
          </w:tcPr>
          <w:p w14:paraId="26FCC04A" w14:textId="065AE27C" w:rsidR="002B1E5F" w:rsidRPr="00295655" w:rsidRDefault="002B1E5F" w:rsidP="000D02A6">
            <w:pPr>
              <w:keepNext/>
              <w:rPr>
                <w:rFonts w:ascii="Calibri" w:hAnsi="Calibri"/>
                <w:sz w:val="18"/>
                <w:szCs w:val="18"/>
              </w:rPr>
            </w:pPr>
          </w:p>
        </w:tc>
        <w:tc>
          <w:tcPr>
            <w:tcW w:w="1334" w:type="dxa"/>
          </w:tcPr>
          <w:p w14:paraId="26FCC04B" w14:textId="77777777" w:rsidR="002B1E5F" w:rsidRPr="00295655" w:rsidRDefault="002B1E5F" w:rsidP="000D02A6">
            <w:pPr>
              <w:keepNext/>
              <w:rPr>
                <w:rFonts w:ascii="Calibri" w:hAnsi="Calibri"/>
                <w:sz w:val="18"/>
                <w:szCs w:val="18"/>
              </w:rPr>
            </w:pPr>
          </w:p>
        </w:tc>
        <w:tc>
          <w:tcPr>
            <w:tcW w:w="1333" w:type="dxa"/>
          </w:tcPr>
          <w:p w14:paraId="305E6914" w14:textId="77777777" w:rsidR="002B1E5F" w:rsidRPr="00295655" w:rsidRDefault="002B1E5F" w:rsidP="000D02A6">
            <w:pPr>
              <w:keepNext/>
              <w:rPr>
                <w:rFonts w:ascii="Calibri" w:hAnsi="Calibri"/>
                <w:sz w:val="18"/>
                <w:szCs w:val="18"/>
              </w:rPr>
            </w:pPr>
          </w:p>
        </w:tc>
        <w:tc>
          <w:tcPr>
            <w:tcW w:w="1334" w:type="dxa"/>
          </w:tcPr>
          <w:p w14:paraId="26FCC04C" w14:textId="77EF3F5A" w:rsidR="002B1E5F" w:rsidRPr="00295655" w:rsidRDefault="002B1E5F" w:rsidP="000D02A6">
            <w:pPr>
              <w:keepNext/>
              <w:rPr>
                <w:rFonts w:ascii="Calibri" w:hAnsi="Calibri"/>
                <w:sz w:val="18"/>
                <w:szCs w:val="18"/>
              </w:rPr>
            </w:pPr>
          </w:p>
        </w:tc>
        <w:tc>
          <w:tcPr>
            <w:tcW w:w="2213" w:type="dxa"/>
          </w:tcPr>
          <w:p w14:paraId="26FCC04D" w14:textId="77777777" w:rsidR="002B1E5F" w:rsidRPr="00295655" w:rsidRDefault="002B1E5F" w:rsidP="000D02A6">
            <w:pPr>
              <w:keepNext/>
              <w:rPr>
                <w:rFonts w:ascii="Calibri" w:hAnsi="Calibri"/>
                <w:sz w:val="18"/>
                <w:szCs w:val="18"/>
              </w:rPr>
            </w:pPr>
          </w:p>
        </w:tc>
        <w:tc>
          <w:tcPr>
            <w:tcW w:w="2125" w:type="dxa"/>
          </w:tcPr>
          <w:p w14:paraId="26FCC04E" w14:textId="77777777" w:rsidR="002B1E5F" w:rsidRPr="00295655" w:rsidRDefault="002B1E5F" w:rsidP="000D02A6">
            <w:pPr>
              <w:keepNext/>
              <w:rPr>
                <w:rFonts w:ascii="Calibri" w:hAnsi="Calibri"/>
                <w:sz w:val="18"/>
                <w:szCs w:val="18"/>
              </w:rPr>
            </w:pPr>
          </w:p>
        </w:tc>
        <w:tc>
          <w:tcPr>
            <w:tcW w:w="1771" w:type="dxa"/>
          </w:tcPr>
          <w:p w14:paraId="26FCC04F" w14:textId="77777777" w:rsidR="002B1E5F" w:rsidRPr="00295655" w:rsidRDefault="002B1E5F" w:rsidP="000D02A6">
            <w:pPr>
              <w:keepNext/>
              <w:rPr>
                <w:rFonts w:ascii="Calibri" w:hAnsi="Calibri"/>
                <w:sz w:val="18"/>
                <w:szCs w:val="18"/>
              </w:rPr>
            </w:pPr>
          </w:p>
        </w:tc>
        <w:tc>
          <w:tcPr>
            <w:tcW w:w="2950" w:type="dxa"/>
          </w:tcPr>
          <w:p w14:paraId="26FCC052" w14:textId="77777777" w:rsidR="002B1E5F" w:rsidRPr="00295655" w:rsidRDefault="002B1E5F" w:rsidP="000D02A6">
            <w:pPr>
              <w:keepNext/>
              <w:rPr>
                <w:rFonts w:ascii="Calibri" w:hAnsi="Calibri"/>
                <w:sz w:val="18"/>
                <w:szCs w:val="18"/>
              </w:rPr>
            </w:pPr>
          </w:p>
        </w:tc>
      </w:tr>
      <w:tr w:rsidR="000D02A6" w:rsidRPr="00295655" w14:paraId="26FCC055" w14:textId="77777777" w:rsidTr="002B1E5F">
        <w:trPr>
          <w:cantSplit/>
        </w:trPr>
        <w:tc>
          <w:tcPr>
            <w:tcW w:w="14395" w:type="dxa"/>
            <w:gridSpan w:val="8"/>
            <w:tcBorders>
              <w:bottom w:val="nil"/>
            </w:tcBorders>
          </w:tcPr>
          <w:p w14:paraId="26FCC054" w14:textId="30F1EC6C" w:rsidR="000D02A6" w:rsidRPr="00295655" w:rsidRDefault="000D02A6" w:rsidP="000D02A6">
            <w:pPr>
              <w:keepNext/>
              <w:rPr>
                <w:rFonts w:ascii="Calibri" w:hAnsi="Calibri"/>
                <w:sz w:val="18"/>
                <w:szCs w:val="18"/>
              </w:rPr>
            </w:pPr>
            <w:r w:rsidRPr="00295655">
              <w:rPr>
                <w:rFonts w:ascii="Calibri" w:hAnsi="Calibri"/>
                <w:sz w:val="18"/>
                <w:szCs w:val="18"/>
              </w:rPr>
              <w:t>Notes:</w:t>
            </w:r>
          </w:p>
        </w:tc>
      </w:tr>
    </w:tbl>
    <w:p w14:paraId="26FCC056" w14:textId="77777777" w:rsidR="00196676" w:rsidRPr="00295655" w:rsidRDefault="00196676" w:rsidP="00196676">
      <w:pPr>
        <w:rPr>
          <w:rFonts w:ascii="Calibri" w:hAnsi="Calibri"/>
          <w:sz w:val="18"/>
          <w:szCs w:val="18"/>
        </w:rPr>
      </w:pPr>
    </w:p>
    <w:p w14:paraId="26FCC057" w14:textId="77777777" w:rsidR="00196676" w:rsidRPr="00295655" w:rsidRDefault="00196676" w:rsidP="00196676">
      <w:pPr>
        <w:rPr>
          <w:rFonts w:ascii="Calibri" w:hAnsi="Calibri"/>
          <w:sz w:val="18"/>
          <w:szCs w:val="18"/>
        </w:rPr>
      </w:pPr>
    </w:p>
    <w:p w14:paraId="26FCC058" w14:textId="3B2B069B" w:rsidR="00196676" w:rsidRDefault="00196676" w:rsidP="00196676">
      <w:pPr>
        <w:rPr>
          <w:rFonts w:ascii="Calibri" w:hAnsi="Calibri"/>
          <w:sz w:val="18"/>
          <w:szCs w:val="18"/>
        </w:rPr>
      </w:pPr>
    </w:p>
    <w:p w14:paraId="7CA92C91" w14:textId="7DD55486" w:rsidR="005B2844" w:rsidRDefault="005B2844" w:rsidP="00196676">
      <w:pPr>
        <w:rPr>
          <w:rFonts w:ascii="Calibri" w:hAnsi="Calibri"/>
          <w:sz w:val="18"/>
          <w:szCs w:val="18"/>
        </w:rPr>
      </w:pPr>
    </w:p>
    <w:tbl>
      <w:tblPr>
        <w:tblW w:w="18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2"/>
        <w:gridCol w:w="1243"/>
        <w:gridCol w:w="3007"/>
      </w:tblGrid>
      <w:tr w:rsidR="005B2844" w:rsidRPr="005B2844" w14:paraId="559FC842" w14:textId="77777777" w:rsidTr="00460EE2">
        <w:trPr>
          <w:cantSplit/>
        </w:trPr>
        <w:tc>
          <w:tcPr>
            <w:tcW w:w="5508" w:type="dxa"/>
            <w:gridSpan w:val="3"/>
          </w:tcPr>
          <w:p w14:paraId="0CEAFFFA" w14:textId="02CB1E47" w:rsidR="005B2844" w:rsidRPr="005B2844" w:rsidRDefault="005B2844" w:rsidP="005B2844">
            <w:pPr>
              <w:keepNext/>
              <w:rPr>
                <w:rFonts w:ascii="Calibri" w:hAnsi="Calibri"/>
                <w:b/>
                <w:sz w:val="18"/>
                <w:szCs w:val="18"/>
              </w:rPr>
            </w:pPr>
            <w:r>
              <w:rPr>
                <w:rFonts w:ascii="Calibri" w:hAnsi="Calibri"/>
                <w:b/>
                <w:sz w:val="18"/>
                <w:szCs w:val="18"/>
              </w:rPr>
              <w:t>M</w:t>
            </w:r>
            <w:r w:rsidRPr="005B2844">
              <w:rPr>
                <w:rFonts w:ascii="Calibri" w:hAnsi="Calibri"/>
                <w:b/>
                <w:sz w:val="18"/>
                <w:szCs w:val="18"/>
              </w:rPr>
              <w:t>. HERS Verification Requirements for Space Conditioning Equipment</w:t>
            </w:r>
          </w:p>
          <w:p w14:paraId="2E6AE354" w14:textId="3C019EA0" w:rsidR="005B2844" w:rsidRPr="005B2844" w:rsidRDefault="005B2844" w:rsidP="005B2844">
            <w:pPr>
              <w:keepNext/>
              <w:rPr>
                <w:rFonts w:ascii="Calibri" w:hAnsi="Calibri"/>
                <w:b/>
                <w:sz w:val="18"/>
                <w:szCs w:val="18"/>
              </w:rPr>
            </w:pPr>
            <w:r w:rsidRPr="005B2844">
              <w:rPr>
                <w:rFonts w:ascii="Calibri" w:hAnsi="Calibri"/>
                <w:sz w:val="18"/>
                <w:szCs w:val="18"/>
              </w:rPr>
              <w:t xml:space="preserve">&lt;&lt;require one row of data in this table for each of the SC Systems listed in </w:t>
            </w:r>
            <w:r w:rsidR="006F4C54" w:rsidRPr="0073214D">
              <w:rPr>
                <w:rFonts w:ascii="Calibri" w:hAnsi="Calibri"/>
                <w:sz w:val="18"/>
                <w:szCs w:val="18"/>
                <w:highlight w:val="yellow"/>
              </w:rPr>
              <w:t>E</w:t>
            </w:r>
            <w:r w:rsidRPr="0073214D">
              <w:rPr>
                <w:rFonts w:ascii="Calibri" w:hAnsi="Calibri"/>
                <w:sz w:val="18"/>
                <w:szCs w:val="18"/>
                <w:highlight w:val="yellow"/>
              </w:rPr>
              <w:t>01</w:t>
            </w:r>
            <w:r w:rsidRPr="005B2844">
              <w:rPr>
                <w:rFonts w:ascii="Calibri" w:hAnsi="Calibri"/>
                <w:sz w:val="18"/>
                <w:szCs w:val="18"/>
              </w:rPr>
              <w:t xml:space="preserve"> and </w:t>
            </w:r>
            <w:r w:rsidR="006F4C54" w:rsidRPr="0073214D">
              <w:rPr>
                <w:rFonts w:ascii="Calibri" w:hAnsi="Calibri"/>
                <w:sz w:val="18"/>
                <w:szCs w:val="18"/>
                <w:highlight w:val="yellow"/>
              </w:rPr>
              <w:t>H</w:t>
            </w:r>
            <w:r w:rsidRPr="0073214D">
              <w:rPr>
                <w:rFonts w:ascii="Calibri" w:hAnsi="Calibri"/>
                <w:sz w:val="18"/>
                <w:szCs w:val="18"/>
                <w:highlight w:val="yellow"/>
              </w:rPr>
              <w:t>01</w:t>
            </w:r>
            <w:r w:rsidRPr="005B2844">
              <w:rPr>
                <w:rFonts w:ascii="Calibri" w:hAnsi="Calibri"/>
                <w:sz w:val="18"/>
                <w:szCs w:val="18"/>
              </w:rPr>
              <w:t>&gt;&gt;</w:t>
            </w:r>
          </w:p>
        </w:tc>
      </w:tr>
      <w:tr w:rsidR="006F4C54" w:rsidRPr="005B2844" w14:paraId="69EC55DB" w14:textId="77777777" w:rsidTr="00837828">
        <w:trPr>
          <w:cantSplit/>
          <w:trHeight w:val="305"/>
        </w:trPr>
        <w:tc>
          <w:tcPr>
            <w:tcW w:w="1189" w:type="dxa"/>
            <w:tcBorders>
              <w:bottom w:val="single" w:sz="4" w:space="0" w:color="auto"/>
            </w:tcBorders>
            <w:vAlign w:val="center"/>
          </w:tcPr>
          <w:p w14:paraId="6DD27566"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01</w:t>
            </w:r>
          </w:p>
        </w:tc>
        <w:tc>
          <w:tcPr>
            <w:tcW w:w="1261" w:type="dxa"/>
            <w:tcBorders>
              <w:bottom w:val="single" w:sz="4" w:space="0" w:color="auto"/>
            </w:tcBorders>
            <w:vAlign w:val="center"/>
          </w:tcPr>
          <w:p w14:paraId="3DEEB9B3"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02</w:t>
            </w:r>
          </w:p>
        </w:tc>
        <w:tc>
          <w:tcPr>
            <w:tcW w:w="3058" w:type="dxa"/>
            <w:vAlign w:val="center"/>
          </w:tcPr>
          <w:p w14:paraId="0A56D462" w14:textId="77777777" w:rsidR="006F4C54" w:rsidRPr="005B2844" w:rsidRDefault="006F4C54" w:rsidP="00837828">
            <w:pPr>
              <w:keepNext/>
              <w:jc w:val="center"/>
              <w:rPr>
                <w:rFonts w:ascii="Calibri" w:hAnsi="Calibri"/>
                <w:sz w:val="18"/>
                <w:szCs w:val="18"/>
              </w:rPr>
            </w:pPr>
            <w:r w:rsidRPr="005B2844">
              <w:rPr>
                <w:rFonts w:ascii="Calibri" w:hAnsi="Calibri"/>
                <w:sz w:val="18"/>
                <w:szCs w:val="18"/>
              </w:rPr>
              <w:t>03</w:t>
            </w:r>
          </w:p>
        </w:tc>
      </w:tr>
      <w:tr w:rsidR="006F4C54" w:rsidRPr="005B2844" w14:paraId="38BEA075" w14:textId="77777777" w:rsidTr="00460EE2">
        <w:trPr>
          <w:cantSplit/>
          <w:trHeight w:val="359"/>
        </w:trPr>
        <w:tc>
          <w:tcPr>
            <w:tcW w:w="1189" w:type="dxa"/>
            <w:tcBorders>
              <w:bottom w:val="nil"/>
            </w:tcBorders>
            <w:vAlign w:val="center"/>
          </w:tcPr>
          <w:p w14:paraId="2AA6B071" w14:textId="77777777" w:rsidR="006F4C54" w:rsidRPr="005B2844" w:rsidRDefault="006F4C54" w:rsidP="00460EE2">
            <w:pPr>
              <w:keepNext/>
              <w:jc w:val="center"/>
              <w:rPr>
                <w:rFonts w:ascii="Calibri" w:hAnsi="Calibri"/>
                <w:sz w:val="18"/>
                <w:szCs w:val="18"/>
              </w:rPr>
            </w:pPr>
          </w:p>
        </w:tc>
        <w:tc>
          <w:tcPr>
            <w:tcW w:w="1261" w:type="dxa"/>
            <w:tcBorders>
              <w:bottom w:val="nil"/>
            </w:tcBorders>
            <w:vAlign w:val="center"/>
          </w:tcPr>
          <w:p w14:paraId="57CB9885" w14:textId="77777777" w:rsidR="006F4C54" w:rsidRPr="005B2844" w:rsidRDefault="006F4C54" w:rsidP="00460EE2">
            <w:pPr>
              <w:keepNext/>
              <w:jc w:val="center"/>
              <w:rPr>
                <w:rFonts w:ascii="Calibri" w:hAnsi="Calibri"/>
                <w:sz w:val="18"/>
                <w:szCs w:val="18"/>
              </w:rPr>
            </w:pPr>
          </w:p>
        </w:tc>
        <w:tc>
          <w:tcPr>
            <w:tcW w:w="3058" w:type="dxa"/>
            <w:tcBorders>
              <w:bottom w:val="nil"/>
            </w:tcBorders>
            <w:vAlign w:val="center"/>
          </w:tcPr>
          <w:p w14:paraId="38A70C5F"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MCH-25</w:t>
            </w:r>
          </w:p>
        </w:tc>
      </w:tr>
      <w:tr w:rsidR="006F4C54" w:rsidRPr="005B2844" w14:paraId="5C6C59B3" w14:textId="77777777" w:rsidTr="00460EE2">
        <w:trPr>
          <w:cantSplit/>
          <w:trHeight w:val="972"/>
        </w:trPr>
        <w:tc>
          <w:tcPr>
            <w:tcW w:w="1189" w:type="dxa"/>
            <w:tcBorders>
              <w:top w:val="nil"/>
            </w:tcBorders>
            <w:vAlign w:val="bottom"/>
          </w:tcPr>
          <w:p w14:paraId="041E8D70" w14:textId="2906A510" w:rsidR="006F4C54" w:rsidRPr="005B2844" w:rsidRDefault="006F4C54" w:rsidP="00460EE2">
            <w:pPr>
              <w:keepNext/>
              <w:jc w:val="center"/>
              <w:rPr>
                <w:rFonts w:ascii="Calibri" w:hAnsi="Calibri"/>
                <w:sz w:val="18"/>
                <w:szCs w:val="18"/>
              </w:rPr>
            </w:pPr>
            <w:r w:rsidRPr="005B2844">
              <w:rPr>
                <w:rFonts w:ascii="Calibri" w:hAnsi="Calibri"/>
                <w:sz w:val="18"/>
                <w:szCs w:val="18"/>
              </w:rPr>
              <w:t xml:space="preserve">SC System ID or Name from </w:t>
            </w:r>
            <w:del w:id="489" w:author="Alhabibi, Haider@Energy" w:date="2022-02-14T14:03:00Z">
              <w:r w:rsidRPr="005B2844" w:rsidDel="0033717F">
                <w:rPr>
                  <w:rFonts w:ascii="Calibri" w:hAnsi="Calibri"/>
                  <w:sz w:val="18"/>
                  <w:szCs w:val="18"/>
                </w:rPr>
                <w:delText>CF1R</w:delText>
              </w:r>
            </w:del>
            <w:ins w:id="490" w:author="Alhabibi, Haider@Energy" w:date="2022-02-14T14:03:00Z">
              <w:r w:rsidR="0033717F">
                <w:rPr>
                  <w:rFonts w:ascii="Calibri" w:hAnsi="Calibri"/>
                  <w:sz w:val="18"/>
                  <w:szCs w:val="18"/>
                </w:rPr>
                <w:t>LMCC</w:t>
              </w:r>
            </w:ins>
          </w:p>
        </w:tc>
        <w:tc>
          <w:tcPr>
            <w:tcW w:w="1261" w:type="dxa"/>
            <w:tcBorders>
              <w:top w:val="nil"/>
            </w:tcBorders>
            <w:vAlign w:val="bottom"/>
          </w:tcPr>
          <w:p w14:paraId="2324A881"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SC System Description of Area Served</w:t>
            </w:r>
          </w:p>
        </w:tc>
        <w:tc>
          <w:tcPr>
            <w:tcW w:w="3058" w:type="dxa"/>
            <w:tcBorders>
              <w:top w:val="nil"/>
            </w:tcBorders>
            <w:vAlign w:val="bottom"/>
          </w:tcPr>
          <w:p w14:paraId="506113C9" w14:textId="77777777" w:rsidR="006F4C54" w:rsidRPr="005B2844" w:rsidRDefault="006F4C54" w:rsidP="00460EE2">
            <w:pPr>
              <w:keepNext/>
              <w:jc w:val="center"/>
              <w:rPr>
                <w:rFonts w:ascii="Calibri" w:hAnsi="Calibri"/>
                <w:sz w:val="18"/>
                <w:szCs w:val="18"/>
              </w:rPr>
            </w:pPr>
            <w:r w:rsidRPr="005B2844">
              <w:rPr>
                <w:rFonts w:ascii="Calibri" w:hAnsi="Calibri"/>
                <w:sz w:val="18"/>
                <w:szCs w:val="18"/>
              </w:rPr>
              <w:t>Refrigerant Charge</w:t>
            </w:r>
          </w:p>
        </w:tc>
      </w:tr>
      <w:tr w:rsidR="006F4C54" w:rsidRPr="005B2844" w14:paraId="133D4155" w14:textId="77777777" w:rsidTr="00460EE2">
        <w:trPr>
          <w:cantSplit/>
        </w:trPr>
        <w:tc>
          <w:tcPr>
            <w:tcW w:w="1189" w:type="dxa"/>
          </w:tcPr>
          <w:p w14:paraId="43B9FF3E" w14:textId="1ACD8986" w:rsidR="006F4C54" w:rsidRPr="005B2844" w:rsidRDefault="006F4C54" w:rsidP="005B2844">
            <w:pPr>
              <w:keepNext/>
              <w:rPr>
                <w:rFonts w:ascii="Calibri" w:hAnsi="Calibri"/>
                <w:sz w:val="18"/>
                <w:szCs w:val="18"/>
              </w:rPr>
            </w:pPr>
            <w:r w:rsidRPr="005B2844">
              <w:rPr>
                <w:rFonts w:ascii="Calibri" w:hAnsi="Calibri"/>
                <w:sz w:val="18"/>
                <w:szCs w:val="18"/>
              </w:rPr>
              <w:t xml:space="preserve">&lt;&lt;auto filled </w:t>
            </w:r>
            <w:proofErr w:type="gramStart"/>
            <w:r w:rsidRPr="005B2844">
              <w:rPr>
                <w:rFonts w:ascii="Calibri" w:hAnsi="Calibri"/>
                <w:sz w:val="18"/>
                <w:szCs w:val="18"/>
              </w:rPr>
              <w:t xml:space="preserve">from  </w:t>
            </w:r>
            <w:r w:rsidRPr="0073214D">
              <w:rPr>
                <w:rFonts w:ascii="Calibri" w:hAnsi="Calibri"/>
                <w:sz w:val="18"/>
                <w:szCs w:val="18"/>
                <w:highlight w:val="yellow"/>
              </w:rPr>
              <w:t>C</w:t>
            </w:r>
            <w:proofErr w:type="gramEnd"/>
            <w:r w:rsidRPr="0073214D">
              <w:rPr>
                <w:rFonts w:ascii="Calibri" w:hAnsi="Calibri"/>
                <w:sz w:val="18"/>
                <w:szCs w:val="18"/>
                <w:highlight w:val="yellow"/>
              </w:rPr>
              <w:t>01</w:t>
            </w:r>
            <w:r w:rsidRPr="005B2844">
              <w:rPr>
                <w:rFonts w:ascii="Calibri" w:hAnsi="Calibri"/>
                <w:sz w:val="18"/>
                <w:szCs w:val="18"/>
              </w:rPr>
              <w:t>&gt;&gt;</w:t>
            </w:r>
          </w:p>
        </w:tc>
        <w:tc>
          <w:tcPr>
            <w:tcW w:w="1261" w:type="dxa"/>
          </w:tcPr>
          <w:p w14:paraId="5181D7D9" w14:textId="70545233" w:rsidR="006F4C54" w:rsidRPr="005B2844" w:rsidRDefault="006F4C54" w:rsidP="005B2844">
            <w:pPr>
              <w:keepNext/>
              <w:rPr>
                <w:rFonts w:ascii="Calibri" w:hAnsi="Calibri"/>
                <w:sz w:val="18"/>
                <w:szCs w:val="18"/>
              </w:rPr>
            </w:pPr>
            <w:r w:rsidRPr="005B2844">
              <w:rPr>
                <w:rFonts w:ascii="Calibri" w:hAnsi="Calibri"/>
                <w:sz w:val="18"/>
                <w:szCs w:val="18"/>
              </w:rPr>
              <w:t xml:space="preserve">&lt;&lt;auto filled from </w:t>
            </w:r>
            <w:r w:rsidRPr="0073214D">
              <w:rPr>
                <w:rFonts w:ascii="Calibri" w:hAnsi="Calibri"/>
                <w:sz w:val="18"/>
                <w:szCs w:val="18"/>
                <w:highlight w:val="yellow"/>
              </w:rPr>
              <w:t>C02</w:t>
            </w:r>
            <w:r w:rsidRPr="005B2844">
              <w:rPr>
                <w:rFonts w:ascii="Calibri" w:hAnsi="Calibri"/>
                <w:sz w:val="18"/>
                <w:szCs w:val="18"/>
              </w:rPr>
              <w:t>&gt;&gt;</w:t>
            </w:r>
          </w:p>
        </w:tc>
        <w:tc>
          <w:tcPr>
            <w:tcW w:w="3058" w:type="dxa"/>
          </w:tcPr>
          <w:p w14:paraId="543C9B5D" w14:textId="77777777" w:rsidR="006F4C54" w:rsidRPr="006F4C54" w:rsidRDefault="006F4C54" w:rsidP="006F4C54">
            <w:pPr>
              <w:keepNext/>
              <w:rPr>
                <w:rFonts w:ascii="Calibri" w:hAnsi="Calibri"/>
                <w:sz w:val="18"/>
                <w:szCs w:val="18"/>
              </w:rPr>
            </w:pPr>
            <w:r w:rsidRPr="006F4C54">
              <w:rPr>
                <w:rFonts w:ascii="Calibri" w:hAnsi="Calibri"/>
                <w:sz w:val="18"/>
                <w:szCs w:val="18"/>
              </w:rPr>
              <w:t>&lt;&lt;calculated field:</w:t>
            </w:r>
          </w:p>
          <w:p w14:paraId="76334747" w14:textId="77777777" w:rsidR="00D5779A" w:rsidRDefault="006F4C54" w:rsidP="006F4C54">
            <w:pPr>
              <w:keepNext/>
              <w:rPr>
                <w:rFonts w:ascii="Calibri" w:hAnsi="Calibri"/>
                <w:sz w:val="18"/>
                <w:szCs w:val="18"/>
              </w:rPr>
            </w:pPr>
            <w:r w:rsidRPr="006F4C54">
              <w:rPr>
                <w:rFonts w:ascii="Calibri" w:hAnsi="Calibri"/>
                <w:sz w:val="18"/>
                <w:szCs w:val="18"/>
              </w:rPr>
              <w:t xml:space="preserve">if </w:t>
            </w:r>
            <w:r w:rsidRPr="0073214D">
              <w:rPr>
                <w:rFonts w:ascii="Calibri" w:hAnsi="Calibri"/>
                <w:sz w:val="18"/>
                <w:szCs w:val="18"/>
                <w:highlight w:val="yellow"/>
              </w:rPr>
              <w:t>A02</w:t>
            </w:r>
            <w:r w:rsidRPr="006F4C54">
              <w:rPr>
                <w:rFonts w:ascii="Calibri" w:hAnsi="Calibri"/>
                <w:sz w:val="18"/>
                <w:szCs w:val="18"/>
              </w:rPr>
              <w:t>= one of the following values:</w:t>
            </w:r>
          </w:p>
          <w:p w14:paraId="45307856" w14:textId="6BE9261B" w:rsidR="006F4C54" w:rsidRPr="006F4C54" w:rsidRDefault="00D5779A" w:rsidP="006F4C54">
            <w:pPr>
              <w:keepNext/>
              <w:rPr>
                <w:rFonts w:ascii="Calibri" w:hAnsi="Calibri"/>
                <w:sz w:val="18"/>
                <w:szCs w:val="18"/>
              </w:rPr>
            </w:pPr>
            <w:r>
              <w:rPr>
                <w:rFonts w:ascii="Calibri" w:hAnsi="Calibri"/>
                <w:sz w:val="18"/>
                <w:szCs w:val="18"/>
              </w:rPr>
              <w:t xml:space="preserve"> 2,</w:t>
            </w:r>
            <w:r w:rsidR="006F4C54" w:rsidRPr="006F4C54">
              <w:rPr>
                <w:rFonts w:ascii="Calibri" w:hAnsi="Calibri"/>
                <w:sz w:val="18"/>
                <w:szCs w:val="18"/>
              </w:rPr>
              <w:t xml:space="preserve"> 8, 9, 10, 11, 12, 13, 14, </w:t>
            </w:r>
            <w:proofErr w:type="gramStart"/>
            <w:r w:rsidR="006F4C54" w:rsidRPr="006F4C54">
              <w:rPr>
                <w:rFonts w:ascii="Calibri" w:hAnsi="Calibri"/>
                <w:sz w:val="18"/>
                <w:szCs w:val="18"/>
              </w:rPr>
              <w:t>15</w:t>
            </w:r>
            <w:r>
              <w:rPr>
                <w:rFonts w:ascii="Calibri" w:hAnsi="Calibri"/>
                <w:sz w:val="18"/>
                <w:szCs w:val="18"/>
              </w:rPr>
              <w:t>;</w:t>
            </w:r>
            <w:proofErr w:type="gramEnd"/>
          </w:p>
          <w:p w14:paraId="6F856543" w14:textId="77777777" w:rsidR="006F4C54" w:rsidRPr="006F4C54" w:rsidRDefault="006F4C54" w:rsidP="006F4C54">
            <w:pPr>
              <w:keepNext/>
              <w:rPr>
                <w:rFonts w:ascii="Calibri" w:hAnsi="Calibri"/>
                <w:sz w:val="18"/>
                <w:szCs w:val="18"/>
              </w:rPr>
            </w:pPr>
            <w:r w:rsidRPr="006F4C54">
              <w:rPr>
                <w:rFonts w:ascii="Calibri" w:hAnsi="Calibri"/>
                <w:sz w:val="18"/>
                <w:szCs w:val="18"/>
              </w:rPr>
              <w:t>then result=yes,</w:t>
            </w:r>
          </w:p>
          <w:p w14:paraId="6B8ABC5D" w14:textId="77777777" w:rsidR="006F4C54" w:rsidRPr="006F4C54" w:rsidRDefault="006F4C54" w:rsidP="006F4C54">
            <w:pPr>
              <w:keepNext/>
              <w:rPr>
                <w:rFonts w:ascii="Calibri" w:hAnsi="Calibri"/>
                <w:sz w:val="18"/>
                <w:szCs w:val="18"/>
              </w:rPr>
            </w:pPr>
          </w:p>
          <w:p w14:paraId="3500FDB1" w14:textId="1C4A6FE7" w:rsidR="006F4C54" w:rsidRPr="005B2844" w:rsidRDefault="006F4C54" w:rsidP="005B2844">
            <w:pPr>
              <w:keepNext/>
              <w:rPr>
                <w:rFonts w:ascii="Calibri" w:hAnsi="Calibri"/>
                <w:sz w:val="18"/>
                <w:szCs w:val="18"/>
              </w:rPr>
            </w:pPr>
            <w:r w:rsidRPr="006F4C54">
              <w:rPr>
                <w:rFonts w:ascii="Calibri" w:hAnsi="Calibri"/>
                <w:sz w:val="18"/>
                <w:szCs w:val="18"/>
              </w:rPr>
              <w:t xml:space="preserve"> else result=no&gt;&gt;</w:t>
            </w:r>
          </w:p>
        </w:tc>
      </w:tr>
      <w:tr w:rsidR="006F4C54" w:rsidRPr="005B2844" w14:paraId="140209F6" w14:textId="77777777" w:rsidTr="00460EE2">
        <w:trPr>
          <w:cantSplit/>
          <w:trHeight w:val="332"/>
        </w:trPr>
        <w:tc>
          <w:tcPr>
            <w:tcW w:w="1189" w:type="dxa"/>
            <w:vAlign w:val="bottom"/>
          </w:tcPr>
          <w:p w14:paraId="300018AC" w14:textId="77777777" w:rsidR="006F4C54" w:rsidRPr="005B2844" w:rsidRDefault="006F4C54" w:rsidP="005B2844">
            <w:pPr>
              <w:keepNext/>
              <w:rPr>
                <w:rFonts w:ascii="Calibri" w:hAnsi="Calibri"/>
                <w:sz w:val="18"/>
                <w:szCs w:val="18"/>
              </w:rPr>
            </w:pPr>
          </w:p>
        </w:tc>
        <w:tc>
          <w:tcPr>
            <w:tcW w:w="1261" w:type="dxa"/>
          </w:tcPr>
          <w:p w14:paraId="0EBF5135" w14:textId="77777777" w:rsidR="006F4C54" w:rsidRPr="005B2844" w:rsidRDefault="006F4C54" w:rsidP="005B2844">
            <w:pPr>
              <w:keepNext/>
              <w:rPr>
                <w:rFonts w:ascii="Calibri" w:hAnsi="Calibri"/>
                <w:sz w:val="18"/>
                <w:szCs w:val="18"/>
              </w:rPr>
            </w:pPr>
          </w:p>
        </w:tc>
        <w:tc>
          <w:tcPr>
            <w:tcW w:w="3058" w:type="dxa"/>
            <w:vAlign w:val="bottom"/>
          </w:tcPr>
          <w:p w14:paraId="5C9B261C" w14:textId="77777777" w:rsidR="006F4C54" w:rsidRPr="005B2844" w:rsidRDefault="006F4C54" w:rsidP="005B2844">
            <w:pPr>
              <w:keepNext/>
              <w:rPr>
                <w:rFonts w:ascii="Calibri" w:hAnsi="Calibri"/>
                <w:sz w:val="18"/>
                <w:szCs w:val="18"/>
              </w:rPr>
            </w:pPr>
          </w:p>
        </w:tc>
      </w:tr>
      <w:tr w:rsidR="005B2844" w:rsidRPr="005B2844" w14:paraId="46D4D9BC" w14:textId="77777777" w:rsidTr="00460EE2">
        <w:trPr>
          <w:cantSplit/>
        </w:trPr>
        <w:tc>
          <w:tcPr>
            <w:tcW w:w="5508" w:type="dxa"/>
            <w:gridSpan w:val="3"/>
          </w:tcPr>
          <w:p w14:paraId="2D44E368" w14:textId="77777777" w:rsidR="005B2844" w:rsidRPr="005B2844" w:rsidRDefault="005B2844" w:rsidP="005B2844">
            <w:pPr>
              <w:rPr>
                <w:rFonts w:ascii="Calibri" w:hAnsi="Calibri"/>
                <w:sz w:val="18"/>
                <w:szCs w:val="18"/>
              </w:rPr>
            </w:pPr>
            <w:r w:rsidRPr="005B2844">
              <w:rPr>
                <w:rFonts w:ascii="Calibri" w:hAnsi="Calibri"/>
                <w:sz w:val="18"/>
                <w:szCs w:val="18"/>
              </w:rPr>
              <w:t>Notes:</w:t>
            </w:r>
          </w:p>
        </w:tc>
      </w:tr>
    </w:tbl>
    <w:p w14:paraId="7C1891E9" w14:textId="7FA1FFE2" w:rsidR="005B2844" w:rsidRDefault="005B2844" w:rsidP="00196676">
      <w:pPr>
        <w:rPr>
          <w:rFonts w:ascii="Calibri" w:hAnsi="Calibri"/>
          <w:sz w:val="18"/>
          <w:szCs w:val="18"/>
        </w:rPr>
      </w:pPr>
    </w:p>
    <w:p w14:paraId="04E27B9D" w14:textId="75F1479B" w:rsidR="005B2844" w:rsidRDefault="005B2844" w:rsidP="00196676">
      <w:pPr>
        <w:rPr>
          <w:rFonts w:ascii="Calibri" w:hAnsi="Calibri"/>
          <w:sz w:val="18"/>
          <w:szCs w:val="18"/>
        </w:rPr>
      </w:pPr>
    </w:p>
    <w:p w14:paraId="44550AC2" w14:textId="25108032" w:rsidR="005B2844" w:rsidRDefault="005B2844"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196676" w:rsidRPr="00295655" w14:paraId="26FCC05B" w14:textId="77777777" w:rsidTr="00196676">
        <w:trPr>
          <w:gridBefore w:val="1"/>
          <w:gridAfter w:val="1"/>
          <w:wBefore w:w="12" w:type="dxa"/>
          <w:wAfter w:w="24" w:type="dxa"/>
          <w:cantSplit/>
        </w:trPr>
        <w:tc>
          <w:tcPr>
            <w:tcW w:w="14618" w:type="dxa"/>
            <w:gridSpan w:val="2"/>
            <w:shd w:val="clear" w:color="auto" w:fill="auto"/>
          </w:tcPr>
          <w:p w14:paraId="26FCC059" w14:textId="670480B1" w:rsidR="00196676" w:rsidRPr="001A53D0" w:rsidRDefault="005B2844" w:rsidP="00196676">
            <w:pPr>
              <w:keepNext/>
              <w:rPr>
                <w:rFonts w:ascii="Calibri" w:hAnsi="Calibri"/>
                <w:b/>
                <w:szCs w:val="18"/>
              </w:rPr>
            </w:pPr>
            <w:r>
              <w:rPr>
                <w:rFonts w:ascii="Calibri" w:hAnsi="Calibri"/>
                <w:b/>
                <w:szCs w:val="18"/>
              </w:rPr>
              <w:t>N</w:t>
            </w:r>
            <w:r w:rsidR="00196676" w:rsidRPr="001A53D0">
              <w:rPr>
                <w:rFonts w:ascii="Calibri" w:hAnsi="Calibri"/>
                <w:b/>
                <w:szCs w:val="18"/>
              </w:rPr>
              <w:t>. Space Conditioning Systems, Ducts and Fans – Mandatory Requirements and Additional Measures</w:t>
            </w:r>
          </w:p>
          <w:p w14:paraId="26FCC05A" w14:textId="1B9831FE" w:rsidR="00196676" w:rsidRPr="00295655" w:rsidRDefault="00196676" w:rsidP="00196676">
            <w:pPr>
              <w:keepNext/>
              <w:rPr>
                <w:rFonts w:ascii="Calibri" w:hAnsi="Calibri"/>
                <w:b/>
                <w:sz w:val="18"/>
                <w:szCs w:val="18"/>
              </w:rPr>
            </w:pPr>
            <w:r w:rsidRPr="00295655">
              <w:rPr>
                <w:rFonts w:asciiTheme="minorHAnsi" w:eastAsia="Cambria" w:hAnsiTheme="minorHAnsi"/>
                <w:sz w:val="18"/>
                <w:szCs w:val="18"/>
              </w:rPr>
              <w:t>Additional mandatory requirements from Section 1</w:t>
            </w:r>
            <w:ins w:id="491" w:author="Moua, Cheng@Energy" w:date="2022-02-07T16:31:00Z">
              <w:r w:rsidR="00D942AD">
                <w:rPr>
                  <w:rFonts w:asciiTheme="minorHAnsi" w:eastAsia="Cambria" w:hAnsiTheme="minorHAnsi"/>
                  <w:sz w:val="18"/>
                  <w:szCs w:val="18"/>
                </w:rPr>
                <w:t>60.3</w:t>
              </w:r>
            </w:ins>
            <w:del w:id="492" w:author="Moua, Cheng@Energy" w:date="2022-02-07T16:31:00Z">
              <w:r w:rsidRPr="00295655" w:rsidDel="00D942AD">
                <w:rPr>
                  <w:rFonts w:asciiTheme="minorHAnsi" w:eastAsia="Cambria" w:hAnsiTheme="minorHAnsi"/>
                  <w:sz w:val="18"/>
                  <w:szCs w:val="18"/>
                </w:rPr>
                <w:delText>50.0</w:delText>
              </w:r>
            </w:del>
            <w:r w:rsidRPr="00295655">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196676" w:rsidRPr="00295655"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295655" w:rsidRDefault="00196676" w:rsidP="00196676">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196676" w:rsidRPr="00295655"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295655"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26FCC062" w14:textId="6572C644"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ins w:id="493" w:author="Moua, Cheng@Energy" w:date="2022-02-07T16:31:00Z">
              <w:r w:rsidR="00FF1A7B">
                <w:rPr>
                  <w:rFonts w:asciiTheme="minorHAnsi" w:eastAsia="Cambria" w:hAnsiTheme="minorHAnsi"/>
                  <w:sz w:val="18"/>
                  <w:szCs w:val="18"/>
                </w:rPr>
                <w:t>60.3(a)</w:t>
              </w:r>
            </w:ins>
            <w:del w:id="494" w:author="Moua, Cheng@Energy" w:date="2022-02-07T16:31:00Z">
              <w:r w:rsidRPr="00295655" w:rsidDel="00D942AD">
                <w:rPr>
                  <w:rFonts w:asciiTheme="minorHAnsi" w:eastAsia="Cambria" w:hAnsiTheme="minorHAnsi"/>
                  <w:sz w:val="18"/>
                  <w:szCs w:val="18"/>
                </w:rPr>
                <w:delText>50.0(i)</w:delText>
              </w:r>
            </w:del>
            <w:r w:rsidRPr="00295655">
              <w:rPr>
                <w:rFonts w:asciiTheme="minorHAnsi" w:eastAsia="Cambria" w:hAnsiTheme="minorHAnsi"/>
                <w:sz w:val="18"/>
                <w:szCs w:val="18"/>
              </w:rPr>
              <w:t>, 110.2(b).</w:t>
            </w:r>
          </w:p>
        </w:tc>
      </w:tr>
      <w:tr w:rsidR="00196676" w:rsidRPr="00295655"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26FCC065" w14:textId="13895150"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w:t>
            </w:r>
            <w:ins w:id="495" w:author="Moua, Cheng@Energy" w:date="2022-02-07T16:31:00Z">
              <w:r w:rsidR="00FF1A7B">
                <w:rPr>
                  <w:rFonts w:asciiTheme="minorHAnsi" w:eastAsia="Cambria" w:hAnsiTheme="minorHAnsi"/>
                  <w:sz w:val="18"/>
                  <w:szCs w:val="18"/>
                </w:rPr>
                <w:t>60.3(b)</w:t>
              </w:r>
            </w:ins>
            <w:del w:id="496" w:author="Moua, Cheng@Energy" w:date="2022-02-07T16:31:00Z">
              <w:r w:rsidRPr="00295655" w:rsidDel="00FF1A7B">
                <w:rPr>
                  <w:rFonts w:asciiTheme="minorHAnsi" w:eastAsia="Cambria" w:hAnsiTheme="minorHAnsi"/>
                  <w:sz w:val="18"/>
                  <w:szCs w:val="18"/>
                </w:rPr>
                <w:delText>50.0(h)</w:delText>
              </w:r>
            </w:del>
            <w:r w:rsidRPr="00295655">
              <w:rPr>
                <w:rFonts w:asciiTheme="minorHAnsi" w:eastAsia="Cambria" w:hAnsiTheme="minorHAnsi"/>
                <w:sz w:val="18"/>
                <w:szCs w:val="18"/>
              </w:rPr>
              <w:t>1 and 2).</w:t>
            </w:r>
          </w:p>
        </w:tc>
      </w:tr>
      <w:tr w:rsidR="00196676" w:rsidRPr="00295655"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26FCC068" w14:textId="71DCB855"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ins w:id="497" w:author="Moua, Cheng@Energy" w:date="2022-02-07T16:32:00Z">
              <w:r w:rsidR="00F1717D">
                <w:rPr>
                  <w:rFonts w:asciiTheme="minorHAnsi" w:eastAsia="Cambria" w:hAnsiTheme="minorHAnsi"/>
                  <w:sz w:val="18"/>
                  <w:szCs w:val="18"/>
                </w:rPr>
                <w:t>60.3(b)4</w:t>
              </w:r>
            </w:ins>
            <w:del w:id="498" w:author="Moua, Cheng@Energy" w:date="2022-02-07T16:32:00Z">
              <w:r w:rsidRPr="00295655" w:rsidDel="00F1717D">
                <w:rPr>
                  <w:rFonts w:asciiTheme="minorHAnsi" w:eastAsia="Cambria" w:hAnsiTheme="minorHAnsi"/>
                  <w:sz w:val="18"/>
                  <w:szCs w:val="18"/>
                </w:rPr>
                <w:delText>50.0(h)4</w:delText>
              </w:r>
            </w:del>
            <w:r w:rsidRPr="00295655">
              <w:rPr>
                <w:rFonts w:asciiTheme="minorHAnsi" w:eastAsia="Cambria" w:hAnsiTheme="minorHAnsi"/>
                <w:sz w:val="18"/>
                <w:szCs w:val="18"/>
              </w:rPr>
              <w:t>.</w:t>
            </w:r>
          </w:p>
        </w:tc>
      </w:tr>
      <w:tr w:rsidR="00196676" w:rsidRPr="00295655"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295655"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196676" w:rsidRPr="00295655"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295655"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26FCC073" w14:textId="589EC1A1"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ins w:id="499" w:author="Moua, Cheng@Energy" w:date="2022-02-07T16:32:00Z">
              <w:r w:rsidR="006E46EB">
                <w:rPr>
                  <w:rFonts w:asciiTheme="minorHAnsi" w:eastAsia="Cambria" w:hAnsiTheme="minorHAnsi"/>
                  <w:sz w:val="18"/>
                  <w:szCs w:val="18"/>
                </w:rPr>
                <w:t>60.3(b)5I1</w:t>
              </w:r>
            </w:ins>
            <w:del w:id="500" w:author="Moua, Cheng@Energy" w:date="2022-02-07T16:32:00Z">
              <w:r w:rsidRPr="00295655" w:rsidDel="006E46EB">
                <w:rPr>
                  <w:rFonts w:asciiTheme="minorHAnsi" w:eastAsia="Cambria" w:hAnsiTheme="minorHAnsi"/>
                  <w:sz w:val="18"/>
                  <w:szCs w:val="18"/>
                </w:rPr>
                <w:delText>50.0(j)2 and 3</w:delText>
              </w:r>
            </w:del>
            <w:r w:rsidRPr="00295655">
              <w:rPr>
                <w:rFonts w:asciiTheme="minorHAnsi" w:eastAsia="Cambria" w:hAnsiTheme="minorHAnsi"/>
                <w:sz w:val="18"/>
                <w:szCs w:val="18"/>
              </w:rPr>
              <w:t>, and Section 1</w:t>
            </w:r>
            <w:ins w:id="501" w:author="Moua, Cheng@Energy" w:date="2022-02-07T16:32:00Z">
              <w:r w:rsidR="006E46EB">
                <w:rPr>
                  <w:rFonts w:asciiTheme="minorHAnsi" w:eastAsia="Cambria" w:hAnsiTheme="minorHAnsi"/>
                  <w:sz w:val="18"/>
                  <w:szCs w:val="18"/>
                </w:rPr>
                <w:t>60.3(b)6</w:t>
              </w:r>
            </w:ins>
            <w:del w:id="502" w:author="Moua, Cheng@Energy" w:date="2022-02-07T16:32:00Z">
              <w:r w:rsidRPr="00295655" w:rsidDel="006E46EB">
                <w:rPr>
                  <w:rFonts w:asciiTheme="minorHAnsi" w:eastAsia="Cambria" w:hAnsiTheme="minorHAnsi"/>
                  <w:sz w:val="18"/>
                  <w:szCs w:val="18"/>
                </w:rPr>
                <w:delText>50.0(m)9</w:delText>
              </w:r>
            </w:del>
            <w:r w:rsidRPr="00295655">
              <w:rPr>
                <w:rFonts w:asciiTheme="minorHAnsi" w:eastAsia="Cambria" w:hAnsiTheme="minorHAnsi"/>
                <w:sz w:val="18"/>
                <w:szCs w:val="18"/>
              </w:rPr>
              <w:t>.</w:t>
            </w:r>
          </w:p>
        </w:tc>
      </w:tr>
      <w:tr w:rsidR="00196676" w:rsidRPr="00295655"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26FCC076" w14:textId="1087D745"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w:t>
            </w:r>
            <w:ins w:id="503" w:author="Moua, Cheng@Energy" w:date="2022-02-07T16:33:00Z">
              <w:r w:rsidR="00C37EE8">
                <w:rPr>
                  <w:rFonts w:asciiTheme="minorHAnsi" w:eastAsia="Cambria" w:hAnsiTheme="minorHAnsi"/>
                  <w:sz w:val="18"/>
                  <w:szCs w:val="18"/>
                </w:rPr>
                <w:t>60.3(b)3A</w:t>
              </w:r>
            </w:ins>
            <w:del w:id="504" w:author="Moua, Cheng@Energy" w:date="2022-02-07T16:33:00Z">
              <w:r w:rsidRPr="00295655" w:rsidDel="00C37EE8">
                <w:rPr>
                  <w:rFonts w:asciiTheme="minorHAnsi" w:eastAsia="Cambria" w:hAnsiTheme="minorHAnsi"/>
                  <w:sz w:val="18"/>
                  <w:szCs w:val="18"/>
                </w:rPr>
                <w:delText>50.0(h)3A</w:delText>
              </w:r>
            </w:del>
            <w:r w:rsidRPr="00295655">
              <w:rPr>
                <w:rFonts w:asciiTheme="minorHAnsi" w:eastAsia="Cambria" w:hAnsiTheme="minorHAnsi"/>
                <w:sz w:val="18"/>
                <w:szCs w:val="18"/>
              </w:rPr>
              <w:t>.</w:t>
            </w:r>
          </w:p>
        </w:tc>
      </w:tr>
      <w:tr w:rsidR="007D7339" w:rsidRPr="00295655"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09</w:t>
            </w:r>
          </w:p>
        </w:tc>
        <w:tc>
          <w:tcPr>
            <w:tcW w:w="14174" w:type="dxa"/>
            <w:gridSpan w:val="2"/>
            <w:shd w:val="clear" w:color="auto" w:fill="auto"/>
            <w:vAlign w:val="center"/>
          </w:tcPr>
          <w:p w14:paraId="6E7FF25A" w14:textId="5EF2339C" w:rsidR="007D7339" w:rsidRPr="00295655" w:rsidRDefault="007D7339" w:rsidP="00EF40E6">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EF40E6">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EF40E6">
              <w:rPr>
                <w:rFonts w:asciiTheme="minorHAnsi" w:eastAsia="Cambria" w:hAnsiTheme="minorHAnsi"/>
                <w:sz w:val="18"/>
                <w:szCs w:val="18"/>
              </w:rPr>
              <w:t xml:space="preserve"> </w:t>
            </w:r>
            <w:r w:rsidR="00EF40E6" w:rsidRPr="00EF40E6">
              <w:rPr>
                <w:rFonts w:asciiTheme="minorHAnsi" w:eastAsia="Cambria" w:hAnsiTheme="minorHAnsi"/>
                <w:sz w:val="18"/>
                <w:szCs w:val="18"/>
              </w:rPr>
              <w:t>1</w:t>
            </w:r>
            <w:ins w:id="505" w:author="Moua, Cheng@Energy" w:date="2022-02-07T16:33:00Z">
              <w:r w:rsidR="00C37EE8">
                <w:rPr>
                  <w:rFonts w:asciiTheme="minorHAnsi" w:eastAsia="Cambria" w:hAnsiTheme="minorHAnsi"/>
                  <w:sz w:val="18"/>
                  <w:szCs w:val="18"/>
                </w:rPr>
                <w:t>60.3(b)3B</w:t>
              </w:r>
            </w:ins>
            <w:del w:id="506" w:author="Moua, Cheng@Energy" w:date="2022-02-07T16:33:00Z">
              <w:r w:rsidR="00EF40E6" w:rsidRPr="00EF40E6" w:rsidDel="00C37EE8">
                <w:rPr>
                  <w:rFonts w:asciiTheme="minorHAnsi" w:eastAsia="Cambria" w:hAnsiTheme="minorHAnsi"/>
                  <w:sz w:val="18"/>
                  <w:szCs w:val="18"/>
                </w:rPr>
                <w:delText>50.0(h)3B</w:delText>
              </w:r>
            </w:del>
            <w:r>
              <w:rPr>
                <w:rFonts w:asciiTheme="minorHAnsi" w:eastAsia="Cambria" w:hAnsiTheme="minorHAnsi"/>
                <w:sz w:val="18"/>
                <w:szCs w:val="18"/>
              </w:rPr>
              <w:t>.</w:t>
            </w:r>
          </w:p>
        </w:tc>
      </w:tr>
      <w:tr w:rsidR="00196676" w:rsidRPr="00295655"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10</w:t>
            </w:r>
          </w:p>
        </w:tc>
        <w:tc>
          <w:tcPr>
            <w:tcW w:w="14174" w:type="dxa"/>
            <w:gridSpan w:val="2"/>
            <w:shd w:val="clear" w:color="auto" w:fill="auto"/>
            <w:vAlign w:val="center"/>
          </w:tcPr>
          <w:p w14:paraId="26FCC079" w14:textId="7C46B6D0"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 1</w:t>
            </w:r>
            <w:ins w:id="507" w:author="Moua, Cheng@Energy" w:date="2022-02-07T16:33:00Z">
              <w:r w:rsidR="008A699E">
                <w:rPr>
                  <w:rFonts w:asciiTheme="minorHAnsi" w:eastAsia="Cambria" w:hAnsiTheme="minorHAnsi"/>
                  <w:sz w:val="18"/>
                  <w:szCs w:val="18"/>
                </w:rPr>
                <w:t>60.3(b)</w:t>
              </w:r>
            </w:ins>
            <w:del w:id="508" w:author="Moua, Cheng@Energy" w:date="2022-02-07T16:33:00Z">
              <w:r w:rsidRPr="00295655" w:rsidDel="008A699E">
                <w:rPr>
                  <w:rFonts w:asciiTheme="minorHAnsi" w:eastAsia="Cambria" w:hAnsiTheme="minorHAnsi"/>
                  <w:sz w:val="18"/>
                  <w:szCs w:val="18"/>
                </w:rPr>
                <w:delText>50.0(h)</w:delText>
              </w:r>
            </w:del>
            <w:r w:rsidRPr="00295655">
              <w:rPr>
                <w:rFonts w:asciiTheme="minorHAnsi" w:eastAsia="Cambria" w:hAnsiTheme="minorHAnsi"/>
                <w:sz w:val="18"/>
                <w:szCs w:val="18"/>
              </w:rPr>
              <w:t>1 and 2.</w:t>
            </w:r>
          </w:p>
        </w:tc>
      </w:tr>
      <w:tr w:rsidR="00196676" w:rsidRPr="00295655"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196676" w:rsidRPr="00295655"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11</w:t>
            </w:r>
          </w:p>
        </w:tc>
        <w:tc>
          <w:tcPr>
            <w:tcW w:w="14174" w:type="dxa"/>
            <w:gridSpan w:val="2"/>
            <w:shd w:val="clear" w:color="auto" w:fill="auto"/>
            <w:vAlign w:val="center"/>
          </w:tcPr>
          <w:p w14:paraId="26FCC07E" w14:textId="20E5940F" w:rsidR="00196676" w:rsidRPr="00295655" w:rsidRDefault="00196676" w:rsidP="00EF40E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Insulation:  </w:t>
            </w:r>
            <w:r w:rsidR="00EF40E6">
              <w:rPr>
                <w:rFonts w:asciiTheme="minorHAnsi" w:eastAsia="Cambria" w:hAnsiTheme="minorHAnsi"/>
                <w:sz w:val="18"/>
                <w:szCs w:val="18"/>
              </w:rPr>
              <w:t>The</w:t>
            </w:r>
            <w:r w:rsidR="00EF40E6" w:rsidRPr="00295655">
              <w:rPr>
                <w:rFonts w:asciiTheme="minorHAnsi" w:eastAsia="Cambria" w:hAnsiTheme="minorHAnsi"/>
                <w:sz w:val="18"/>
                <w:szCs w:val="18"/>
              </w:rPr>
              <w:t xml:space="preserve"> </w:t>
            </w:r>
            <w:r w:rsidRPr="00295655">
              <w:rPr>
                <w:rFonts w:asciiTheme="minorHAnsi" w:eastAsia="Cambria" w:hAnsiTheme="minorHAnsi"/>
                <w:sz w:val="18"/>
                <w:szCs w:val="18"/>
              </w:rPr>
              <w:t>minimum duct insulation value is R-6</w:t>
            </w:r>
            <w:ins w:id="509" w:author="Shewmaker, Michael@Energy" w:date="2022-01-26T09:40:00Z">
              <w:r w:rsidR="00EF1238">
                <w:rPr>
                  <w:rFonts w:asciiTheme="minorHAnsi" w:eastAsia="Cambria" w:hAnsiTheme="minorHAnsi"/>
                  <w:sz w:val="18"/>
                  <w:szCs w:val="18"/>
                </w:rPr>
                <w:t xml:space="preserve"> or ducts can be uninsulated if the duct system is located entirely in conditioned space</w:t>
              </w:r>
            </w:ins>
            <w:r w:rsidRPr="00295655">
              <w:rPr>
                <w:rFonts w:asciiTheme="minorHAnsi" w:eastAsia="Cambria" w:hAnsiTheme="minorHAnsi"/>
                <w:sz w:val="18"/>
                <w:szCs w:val="18"/>
              </w:rPr>
              <w:t>. Note that higher values may be required by the prescriptive or performance requirements. See Section 1</w:t>
            </w:r>
            <w:ins w:id="510" w:author="Moua, Cheng@Energy" w:date="2022-02-07T16:34:00Z">
              <w:r w:rsidR="008A699E">
                <w:rPr>
                  <w:rFonts w:asciiTheme="minorHAnsi" w:eastAsia="Cambria" w:hAnsiTheme="minorHAnsi"/>
                  <w:sz w:val="18"/>
                  <w:szCs w:val="18"/>
                </w:rPr>
                <w:t>160.3(b)5Aii</w:t>
              </w:r>
            </w:ins>
            <w:del w:id="511" w:author="Moua, Cheng@Energy" w:date="2022-02-07T16:33:00Z">
              <w:r w:rsidRPr="00295655" w:rsidDel="008A699E">
                <w:rPr>
                  <w:rFonts w:asciiTheme="minorHAnsi" w:eastAsia="Cambria" w:hAnsiTheme="minorHAnsi"/>
                  <w:sz w:val="18"/>
                  <w:szCs w:val="18"/>
                </w:rPr>
                <w:delText>50.0(m)1</w:delText>
              </w:r>
            </w:del>
            <w:ins w:id="512" w:author="Russ King" w:date="2021-11-21T18:57:00Z">
              <w:del w:id="513" w:author="Moua, Cheng@Energy" w:date="2022-02-07T16:33:00Z">
                <w:r w:rsidR="007909BC" w:rsidDel="008A699E">
                  <w:rPr>
                    <w:rFonts w:asciiTheme="minorHAnsi" w:eastAsia="Cambria" w:hAnsiTheme="minorHAnsi"/>
                    <w:sz w:val="18"/>
                    <w:szCs w:val="18"/>
                  </w:rPr>
                  <w:delText>B</w:delText>
                </w:r>
              </w:del>
              <w:r w:rsidR="007909BC">
                <w:rPr>
                  <w:rFonts w:asciiTheme="minorHAnsi" w:eastAsia="Cambria" w:hAnsiTheme="minorHAnsi"/>
                  <w:sz w:val="18"/>
                  <w:szCs w:val="18"/>
                </w:rPr>
                <w:t xml:space="preserve"> for exceptions</w:t>
              </w:r>
            </w:ins>
            <w:r w:rsidRPr="00295655">
              <w:rPr>
                <w:rFonts w:asciiTheme="minorHAnsi" w:eastAsia="Cambria" w:hAnsiTheme="minorHAnsi"/>
                <w:sz w:val="18"/>
                <w:szCs w:val="18"/>
              </w:rPr>
              <w:t>.</w:t>
            </w:r>
          </w:p>
        </w:tc>
      </w:tr>
      <w:tr w:rsidR="00196676" w:rsidRPr="00295655"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12</w:t>
            </w:r>
          </w:p>
        </w:tc>
        <w:tc>
          <w:tcPr>
            <w:tcW w:w="14174" w:type="dxa"/>
            <w:gridSpan w:val="2"/>
            <w:shd w:val="clear" w:color="auto" w:fill="auto"/>
            <w:vAlign w:val="center"/>
          </w:tcPr>
          <w:p w14:paraId="26FCC081" w14:textId="37E1CFEB" w:rsidR="00196676" w:rsidRPr="00295655" w:rsidRDefault="00196676" w:rsidP="00EF40E6">
            <w:pPr>
              <w:keepNext/>
              <w:rPr>
                <w:rFonts w:asciiTheme="minorHAnsi" w:eastAsia="Cambria" w:hAnsiTheme="minorHAnsi"/>
                <w:sz w:val="18"/>
                <w:szCs w:val="18"/>
              </w:rPr>
            </w:pPr>
            <w:r w:rsidRPr="0029565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514" w:author="Alexis" w:date="2021-11-22T09:54:00Z">
              <w:r w:rsidR="00A873CF">
                <w:rPr>
                  <w:rFonts w:asciiTheme="minorHAnsi" w:eastAsia="Cambria" w:hAnsiTheme="minorHAnsi"/>
                  <w:sz w:val="18"/>
                  <w:szCs w:val="18"/>
                </w:rPr>
                <w:t>.</w:t>
              </w:r>
            </w:ins>
            <w:del w:id="515" w:author="Alexis" w:date="2021-11-22T09:54:00Z">
              <w:r w:rsidRPr="00295655" w:rsidDel="00A873CF">
                <w:rPr>
                  <w:rFonts w:asciiTheme="minorHAnsi" w:eastAsia="Cambria" w:hAnsiTheme="minorHAnsi"/>
                  <w:sz w:val="18"/>
                  <w:szCs w:val="18"/>
                </w:rPr>
                <w:delText>:</w:delText>
              </w:r>
            </w:del>
            <w:r w:rsidRPr="00295655">
              <w:rPr>
                <w:rFonts w:asciiTheme="minorHAnsi" w:eastAsia="Cambria" w:hAnsiTheme="minorHAnsi"/>
                <w:sz w:val="18"/>
                <w:szCs w:val="18"/>
              </w:rPr>
              <w:t xml:space="preserve">  </w:t>
            </w:r>
            <w:del w:id="516" w:author="Russ King" w:date="2021-11-21T18:55:00Z">
              <w:r w:rsidRPr="00295655" w:rsidDel="00211F6B">
                <w:rPr>
                  <w:rFonts w:asciiTheme="minorHAnsi" w:eastAsia="Cambria" w:hAnsiTheme="minorHAnsi"/>
                  <w:sz w:val="18"/>
                  <w:szCs w:val="18"/>
                </w:rPr>
                <w:delText>Supply-air and return-air ducts and plenums must be insulated to a minimum installed level of R-6.0</w:delText>
              </w:r>
              <w:r w:rsidR="00EF40E6" w:rsidDel="00211F6B">
                <w:delText xml:space="preserve"> </w:delText>
              </w:r>
              <w:r w:rsidR="00EF40E6" w:rsidRPr="00EF40E6" w:rsidDel="00211F6B">
                <w:rPr>
                  <w:rFonts w:asciiTheme="minorHAnsi" w:eastAsia="Cambria" w:hAnsiTheme="minorHAnsi"/>
                  <w:sz w:val="18"/>
                  <w:szCs w:val="18"/>
                </w:rPr>
                <w:delText>otherwise a minimum of R-4.2 is allowed if the system is</w:delText>
              </w:r>
              <w:r w:rsidRPr="00295655" w:rsidDel="00211F6B">
                <w:rPr>
                  <w:rFonts w:asciiTheme="minorHAnsi" w:eastAsia="Cambria" w:hAnsiTheme="minorHAnsi"/>
                  <w:sz w:val="18"/>
                  <w:szCs w:val="18"/>
                </w:rPr>
                <w:delText xml:space="preserve"> enclosed entirely in conditioned space as confirmed through field verification and diagnostic testing in accordance with the requirements of Reference Residential Appendix RA3.1.4.3.8. </w:delText>
              </w:r>
              <w:r w:rsidR="00EF40E6" w:rsidRPr="00EF40E6" w:rsidDel="00211F6B">
                <w:rPr>
                  <w:rFonts w:asciiTheme="minorHAnsi" w:eastAsia="Cambria" w:hAnsiTheme="minorHAnsi"/>
                  <w:sz w:val="18"/>
                  <w:szCs w:val="18"/>
                </w:rPr>
                <w:delText>Exceptions for ducts in interior wall cavities or exposed ducts entirely in conditioned space are specified in Section 150.0(m)1B.</w:delText>
              </w:r>
            </w:del>
          </w:p>
        </w:tc>
      </w:tr>
      <w:tr w:rsidR="00196676" w:rsidRPr="00295655"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196676" w:rsidRPr="00295655"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13</w:t>
            </w:r>
          </w:p>
        </w:tc>
        <w:tc>
          <w:tcPr>
            <w:tcW w:w="14174" w:type="dxa"/>
            <w:gridSpan w:val="2"/>
            <w:shd w:val="clear" w:color="auto" w:fill="auto"/>
            <w:vAlign w:val="center"/>
          </w:tcPr>
          <w:p w14:paraId="26FCC086" w14:textId="75FEE7DB"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196676" w:rsidRPr="00295655"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196676" w:rsidRPr="00295655"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196676" w:rsidRPr="00295655"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BDE94" w14:textId="77777777" w:rsidR="00364117" w:rsidRDefault="00364117">
      <w:r>
        <w:separator/>
      </w:r>
    </w:p>
  </w:endnote>
  <w:endnote w:type="continuationSeparator" w:id="0">
    <w:p w14:paraId="335E629A" w14:textId="77777777" w:rsidR="00364117" w:rsidRDefault="00364117">
      <w:r>
        <w:continuationSeparator/>
      </w:r>
    </w:p>
  </w:endnote>
  <w:endnote w:type="continuationNotice" w:id="1">
    <w:p w14:paraId="6BF5318C" w14:textId="77777777" w:rsidR="00364117" w:rsidRDefault="003641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B3152" w14:textId="77777777" w:rsidR="00645B9D" w:rsidRDefault="00645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D" w14:textId="77777777" w:rsidR="00645B9D" w:rsidRPr="00EF13C4" w:rsidRDefault="00645B9D" w:rsidP="00EF13C4">
    <w:pPr>
      <w:pStyle w:val="Footer"/>
    </w:pPr>
    <w:r w:rsidRPr="00EF13C4">
      <w:t xml:space="preserve">Registration Number:                                                                                          Registration Date/Time:                                                                                                            HERS Provider:                       </w:t>
    </w:r>
  </w:p>
  <w:p w14:paraId="26FCC0AE" w14:textId="4D0B4D11" w:rsidR="00645B9D" w:rsidRPr="00EF13C4" w:rsidRDefault="00645B9D" w:rsidP="00EF13C4">
    <w:pPr>
      <w:pStyle w:val="Footer"/>
    </w:pPr>
    <w:r w:rsidRPr="00EF13C4">
      <w:t xml:space="preserve">CA Building Energy Efficiency Standards - </w:t>
    </w:r>
    <w:r>
      <w:t>20</w:t>
    </w:r>
    <w:ins w:id="100" w:author="Alhabibi, Haider@Energy" w:date="2021-08-23T16:46:00Z">
      <w:r>
        <w:t>22</w:t>
      </w:r>
    </w:ins>
    <w:del w:id="101" w:author="Alhabibi, Haider@Energy" w:date="2021-08-23T16:46:00Z">
      <w:r w:rsidDel="00CF0766">
        <w:delText>19</w:delText>
      </w:r>
    </w:del>
    <w:r w:rsidRPr="00EF13C4">
      <w:t xml:space="preserve"> </w:t>
    </w:r>
    <w:r>
      <w:t>Residential Compliance</w:t>
    </w:r>
    <w:r>
      <w:tab/>
    </w:r>
    <w:r>
      <w:tab/>
      <w:t xml:space="preserve">                                                                           </w:t>
    </w:r>
    <w:del w:id="102" w:author="Markstrum, Alexis@Energy" w:date="2021-10-27T14:18:00Z">
      <w:r w:rsidDel="00CD5127">
        <w:delText xml:space="preserve">March </w:delText>
      </w:r>
    </w:del>
    <w:ins w:id="103" w:author="Markstrum, Alexis@Energy" w:date="2021-10-27T14:18:00Z">
      <w:r>
        <w:t xml:space="preserve">January </w:t>
      </w:r>
    </w:ins>
    <w:r>
      <w:t>20</w:t>
    </w:r>
    <w:ins w:id="104" w:author="Alhabibi, Haider@Energy" w:date="2021-08-23T16:46:00Z">
      <w:r>
        <w:t>22</w:t>
      </w:r>
    </w:ins>
    <w:del w:id="105" w:author="Alhabibi, Haider@Energy" w:date="2021-08-23T16:46:00Z">
      <w:r w:rsidDel="00CF0766">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771D" w14:textId="77777777" w:rsidR="00645B9D" w:rsidRDefault="00645B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8" w14:textId="6BFF537B" w:rsidR="00645B9D" w:rsidRPr="00A51249" w:rsidRDefault="00645B9D" w:rsidP="00EF13C4">
    <w:pPr>
      <w:pStyle w:val="Footer"/>
    </w:pPr>
    <w:r w:rsidRPr="00EF13C4">
      <w:t xml:space="preserve">CA Building Energy Efficiency Standards - </w:t>
    </w:r>
    <w:r>
      <w:t>20</w:t>
    </w:r>
    <w:ins w:id="224" w:author="Alhabibi, Haider@Energy" w:date="2021-08-23T16:47:00Z">
      <w:r>
        <w:t>22</w:t>
      </w:r>
    </w:ins>
    <w:del w:id="225" w:author="Alhabibi, Haider@Energy" w:date="2021-08-23T16:47:00Z">
      <w:r w:rsidDel="00CF0766">
        <w:delText>19</w:delText>
      </w:r>
    </w:del>
    <w:r w:rsidRPr="00EF13C4">
      <w:t xml:space="preserve"> Residential Compliance</w:t>
    </w:r>
    <w:r w:rsidRPr="00EF13C4">
      <w:tab/>
    </w:r>
    <w:r>
      <w:tab/>
    </w:r>
    <w:r>
      <w:tab/>
    </w:r>
    <w:del w:id="226" w:author="Markstrum, Alexis@Energy" w:date="2021-10-27T14:18:00Z">
      <w:r w:rsidDel="00CD5127">
        <w:delText xml:space="preserve">March </w:delText>
      </w:r>
    </w:del>
    <w:ins w:id="227" w:author="Markstrum, Alexis@Energy" w:date="2021-10-27T14:18:00Z">
      <w:r>
        <w:t xml:space="preserve">January </w:t>
      </w:r>
    </w:ins>
    <w:r>
      <w:t>20</w:t>
    </w:r>
    <w:ins w:id="228" w:author="Alhabibi, Haider@Energy" w:date="2021-08-23T16:47:00Z">
      <w:r>
        <w:t>22</w:t>
      </w:r>
    </w:ins>
    <w:del w:id="229" w:author="Alhabibi, Haider@Energy" w:date="2021-08-23T16:47:00Z">
      <w:r w:rsidDel="00CF0766">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9DB23" w14:textId="77777777" w:rsidR="00364117" w:rsidRDefault="00364117">
      <w:r>
        <w:separator/>
      </w:r>
    </w:p>
  </w:footnote>
  <w:footnote w:type="continuationSeparator" w:id="0">
    <w:p w14:paraId="709466F9" w14:textId="77777777" w:rsidR="00364117" w:rsidRDefault="00364117">
      <w:r>
        <w:continuationSeparator/>
      </w:r>
    </w:p>
  </w:footnote>
  <w:footnote w:type="continuationNotice" w:id="1">
    <w:p w14:paraId="7DC6DD1D" w14:textId="77777777" w:rsidR="00364117" w:rsidRDefault="003641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A" w14:textId="77777777" w:rsidR="00645B9D" w:rsidRDefault="00D93BA8">
    <w:pPr>
      <w:pStyle w:val="Header"/>
    </w:pPr>
    <w:r>
      <w:rPr>
        <w:noProof/>
      </w:rPr>
      <w:pict w14:anchorId="71843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5" o:spid="_x0000_s2057"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B" w14:textId="77777777" w:rsidR="00645B9D" w:rsidRPr="007770C5" w:rsidRDefault="00645B9D"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26FCC0C4" wp14:editId="26FCC0C5">
          <wp:simplePos x="0" y="0"/>
          <wp:positionH relativeFrom="margin">
            <wp:posOffset>8877300</wp:posOffset>
          </wp:positionH>
          <wp:positionV relativeFrom="margin">
            <wp:posOffset>-1243965</wp:posOffset>
          </wp:positionV>
          <wp:extent cx="316230" cy="27749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D93BA8">
      <w:rPr>
        <w:rFonts w:ascii="Arial" w:hAnsi="Arial" w:cs="Arial"/>
        <w:noProof/>
        <w:sz w:val="14"/>
        <w:szCs w:val="14"/>
      </w:rPr>
      <w:pict w14:anchorId="6D35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6" o:spid="_x0000_s2056" type="#_x0000_t75" alt="" style="position:absolute;left:0;text-align:left;margin-left:0;margin-top:0;width:10in;height:540pt;z-index:-251658237;mso-wrap-edited:f;mso-width-percent:0;mso-height-percent:0;mso-position-horizontal:center;mso-position-horizontal-relative:margin;mso-position-vertical:center;mso-position-vertical-relative:margin;mso-width-percent:0;mso-height-percent:0" o:allowincell="f">
          <v:imagedata r:id="rId2" o:title="Watermark" gain="19661f" blacklevel="22938f"/>
          <w10:wrap anchorx="margin" anchory="margin"/>
        </v:shape>
      </w:pict>
    </w:r>
    <w:r w:rsidRPr="007770C5">
      <w:rPr>
        <w:rFonts w:ascii="Arial" w:hAnsi="Arial" w:cs="Arial"/>
        <w:sz w:val="14"/>
        <w:szCs w:val="14"/>
      </w:rPr>
      <w:t>STATE OF CALIFORNIA</w:t>
    </w:r>
  </w:p>
  <w:p w14:paraId="26FCC09C" w14:textId="140186D9" w:rsidR="00645B9D" w:rsidRPr="007770C5" w:rsidRDefault="00645B9D"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26FCC09D" w14:textId="7557C1C1" w:rsidR="00645B9D" w:rsidRPr="007770C5" w:rsidRDefault="00645B9D" w:rsidP="00587D54">
    <w:pPr>
      <w:suppressAutoHyphens/>
      <w:ind w:left="-90"/>
      <w:rPr>
        <w:rFonts w:ascii="Arial" w:hAnsi="Arial" w:cs="Arial"/>
        <w:sz w:val="14"/>
        <w:szCs w:val="14"/>
      </w:rPr>
    </w:pPr>
    <w:r>
      <w:rPr>
        <w:rFonts w:ascii="Arial" w:hAnsi="Arial" w:cs="Arial"/>
        <w:sz w:val="14"/>
        <w:szCs w:val="14"/>
      </w:rPr>
      <w:t>CEC-</w:t>
    </w:r>
    <w:del w:id="92" w:author="Alhabibi, Haider@Energy" w:date="2022-02-14T13:58:00Z">
      <w:r w:rsidDel="0033717F">
        <w:rPr>
          <w:rFonts w:ascii="Arial" w:hAnsi="Arial" w:cs="Arial"/>
          <w:sz w:val="14"/>
          <w:szCs w:val="14"/>
        </w:rPr>
        <w:delText>CF2R</w:delText>
      </w:r>
    </w:del>
    <w:ins w:id="93" w:author="Alhabibi, Haider@Energy" w:date="2022-02-14T13:58:00Z">
      <w:r w:rsidR="0033717F">
        <w:rPr>
          <w:rFonts w:ascii="Arial" w:hAnsi="Arial" w:cs="Arial"/>
          <w:sz w:val="14"/>
          <w:szCs w:val="14"/>
        </w:rPr>
        <w:t>LMCI</w:t>
      </w:r>
    </w:ins>
    <w:r>
      <w:rPr>
        <w:rFonts w:ascii="Arial" w:hAnsi="Arial" w:cs="Arial"/>
        <w:sz w:val="14"/>
        <w:szCs w:val="14"/>
      </w:rPr>
      <w:t>-MCH-01-H</w:t>
    </w:r>
    <w:r w:rsidRPr="007770C5">
      <w:rPr>
        <w:rFonts w:ascii="Arial" w:hAnsi="Arial" w:cs="Arial"/>
        <w:sz w:val="14"/>
        <w:szCs w:val="14"/>
      </w:rPr>
      <w:t xml:space="preserve"> (Revised </w:t>
    </w:r>
    <w:r>
      <w:rPr>
        <w:rFonts w:ascii="Arial" w:hAnsi="Arial" w:cs="Arial"/>
        <w:sz w:val="14"/>
        <w:szCs w:val="14"/>
      </w:rPr>
      <w:t>0</w:t>
    </w:r>
    <w:del w:id="94" w:author="Markstrum, Alexis@Energy" w:date="2021-10-27T14:18:00Z">
      <w:r w:rsidDel="00CD5127">
        <w:rPr>
          <w:rFonts w:ascii="Arial" w:hAnsi="Arial" w:cs="Arial"/>
          <w:sz w:val="14"/>
          <w:szCs w:val="14"/>
        </w:rPr>
        <w:delText>3</w:delText>
      </w:r>
    </w:del>
    <w:ins w:id="95" w:author="Markstrum, Alexis@Energy" w:date="2021-10-27T14:18:00Z">
      <w:r>
        <w:rPr>
          <w:rFonts w:ascii="Arial" w:hAnsi="Arial" w:cs="Arial"/>
          <w:sz w:val="14"/>
          <w:szCs w:val="14"/>
        </w:rPr>
        <w:t>1</w:t>
      </w:r>
    </w:ins>
    <w:r>
      <w:rPr>
        <w:rFonts w:ascii="Arial" w:hAnsi="Arial" w:cs="Arial"/>
        <w:sz w:val="14"/>
        <w:szCs w:val="14"/>
      </w:rPr>
      <w:t>/</w:t>
    </w:r>
    <w:ins w:id="96" w:author="Alhabibi, Haider@Energy" w:date="2021-08-23T16:46:00Z">
      <w:r>
        <w:rPr>
          <w:rFonts w:ascii="Arial" w:hAnsi="Arial" w:cs="Arial"/>
          <w:sz w:val="14"/>
          <w:szCs w:val="14"/>
        </w:rPr>
        <w:t>22</w:t>
      </w:r>
    </w:ins>
    <w:del w:id="97" w:author="Alhabibi, Haider@Energy" w:date="2021-08-23T16:46:00Z">
      <w:r w:rsidDel="00CF0766">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5167"/>
      <w:gridCol w:w="2034"/>
    </w:tblGrid>
    <w:tr w:rsidR="00645B9D" w:rsidRPr="00F85124" w14:paraId="26FCC0A0" w14:textId="77777777">
      <w:trPr>
        <w:cantSplit/>
        <w:trHeight w:val="288"/>
      </w:trPr>
      <w:tc>
        <w:tcPr>
          <w:tcW w:w="4155" w:type="pct"/>
          <w:gridSpan w:val="2"/>
          <w:tcBorders>
            <w:right w:val="nil"/>
          </w:tcBorders>
          <w:vAlign w:val="center"/>
        </w:tcPr>
        <w:p w14:paraId="26FCC09E" w14:textId="77777777" w:rsidR="00645B9D" w:rsidRPr="001A53D0" w:rsidRDefault="00645B9D" w:rsidP="00A20629">
          <w:pPr>
            <w:pStyle w:val="Heading1"/>
            <w:rPr>
              <w:rFonts w:asciiTheme="minorHAnsi" w:hAnsiTheme="minorHAnsi"/>
              <w:b w:val="0"/>
              <w:bCs/>
              <w:sz w:val="20"/>
            </w:rPr>
          </w:pPr>
          <w:r w:rsidRPr="001A53D0">
            <w:rPr>
              <w:rFonts w:asciiTheme="minorHAnsi" w:hAnsiTheme="minorHAnsi"/>
              <w:b w:val="0"/>
              <w:bCs/>
              <w:sz w:val="20"/>
            </w:rPr>
            <w:t>CERTIFICATE OF INSTALLATION</w:t>
          </w:r>
        </w:p>
      </w:tc>
      <w:tc>
        <w:tcPr>
          <w:tcW w:w="845" w:type="pct"/>
          <w:tcBorders>
            <w:left w:val="nil"/>
          </w:tcBorders>
          <w:tcMar>
            <w:left w:w="115" w:type="dxa"/>
            <w:right w:w="115" w:type="dxa"/>
          </w:tcMar>
          <w:vAlign w:val="center"/>
        </w:tcPr>
        <w:p w14:paraId="26FCC09F" w14:textId="70EFC921" w:rsidR="00645B9D" w:rsidRPr="001A53D0" w:rsidRDefault="00645B9D" w:rsidP="00117004">
          <w:pPr>
            <w:pStyle w:val="Heading1"/>
            <w:jc w:val="right"/>
            <w:rPr>
              <w:rFonts w:asciiTheme="minorHAnsi" w:hAnsiTheme="minorHAnsi"/>
              <w:b w:val="0"/>
              <w:bCs/>
              <w:sz w:val="20"/>
            </w:rPr>
          </w:pPr>
          <w:del w:id="98" w:author="Alhabibi, Haider@Energy" w:date="2022-02-14T13:58:00Z">
            <w:r w:rsidRPr="001A53D0" w:rsidDel="0033717F">
              <w:rPr>
                <w:rFonts w:asciiTheme="minorHAnsi" w:hAnsiTheme="minorHAnsi"/>
                <w:b w:val="0"/>
                <w:bCs/>
                <w:sz w:val="20"/>
              </w:rPr>
              <w:delText>CF2R</w:delText>
            </w:r>
          </w:del>
          <w:ins w:id="99" w:author="Alhabibi, Haider@Energy" w:date="2022-02-14T13:58:00Z">
            <w:r w:rsidR="0033717F">
              <w:rPr>
                <w:rFonts w:asciiTheme="minorHAnsi" w:hAnsiTheme="minorHAnsi"/>
                <w:b w:val="0"/>
                <w:bCs/>
                <w:sz w:val="20"/>
              </w:rPr>
              <w:t>LMCI</w:t>
            </w:r>
          </w:ins>
          <w:r w:rsidRPr="001A53D0">
            <w:rPr>
              <w:rFonts w:asciiTheme="minorHAnsi" w:hAnsiTheme="minorHAnsi"/>
              <w:b w:val="0"/>
              <w:bCs/>
              <w:sz w:val="20"/>
            </w:rPr>
            <w:t>-MCH-01-E</w:t>
          </w:r>
        </w:p>
      </w:tc>
    </w:tr>
    <w:tr w:rsidR="00645B9D" w:rsidRPr="00F85124" w14:paraId="26FCC0A3" w14:textId="77777777">
      <w:trPr>
        <w:cantSplit/>
        <w:trHeight w:val="288"/>
      </w:trPr>
      <w:tc>
        <w:tcPr>
          <w:tcW w:w="2500" w:type="pct"/>
          <w:tcBorders>
            <w:right w:val="nil"/>
          </w:tcBorders>
        </w:tcPr>
        <w:p w14:paraId="26FCC0A1" w14:textId="77777777" w:rsidR="00645B9D" w:rsidRPr="001A53D0" w:rsidRDefault="00645B9D" w:rsidP="00A20629">
          <w:pPr>
            <w:tabs>
              <w:tab w:val="right" w:pos="10543"/>
            </w:tabs>
            <w:rPr>
              <w:rFonts w:asciiTheme="minorHAnsi" w:hAnsiTheme="minorHAnsi"/>
              <w:sz w:val="12"/>
              <w:szCs w:val="12"/>
            </w:rPr>
          </w:pPr>
          <w:r w:rsidRPr="001A53D0">
            <w:rPr>
              <w:rFonts w:asciiTheme="minorHAnsi" w:hAnsiTheme="minorHAnsi"/>
              <w:bCs/>
            </w:rPr>
            <w:t>Space Conditioning Systems Ducts and Fans</w:t>
          </w:r>
        </w:p>
      </w:tc>
      <w:tc>
        <w:tcPr>
          <w:tcW w:w="2500" w:type="pct"/>
          <w:gridSpan w:val="2"/>
          <w:tcBorders>
            <w:left w:val="nil"/>
          </w:tcBorders>
        </w:tcPr>
        <w:p w14:paraId="26FCC0A2" w14:textId="7D01719B" w:rsidR="00645B9D" w:rsidRPr="002F5E3B" w:rsidRDefault="00645B9D" w:rsidP="003F7A4E">
          <w:pPr>
            <w:pStyle w:val="ListParagraph"/>
            <w:tabs>
              <w:tab w:val="right" w:pos="10543"/>
            </w:tabs>
            <w:jc w:val="right"/>
            <w:rPr>
              <w:rFonts w:asciiTheme="minorHAnsi" w:hAnsiTheme="minorHAnsi"/>
              <w:sz w:val="12"/>
            </w:rPr>
          </w:pPr>
          <w:r w:rsidRPr="002F5E3B">
            <w:rPr>
              <w:rFonts w:asciiTheme="minorHAnsi" w:hAnsiTheme="minorHAnsi"/>
            </w:rPr>
            <w:t xml:space="preserve">(Page </w:t>
          </w:r>
          <w:r w:rsidRPr="002F5E3B">
            <w:rPr>
              <w:rFonts w:asciiTheme="minorHAnsi" w:hAnsiTheme="minorHAnsi"/>
            </w:rPr>
            <w:fldChar w:fldCharType="begin"/>
          </w:r>
          <w:r w:rsidRPr="002F5E3B">
            <w:rPr>
              <w:rFonts w:asciiTheme="minorHAnsi" w:hAnsiTheme="minorHAnsi"/>
            </w:rPr>
            <w:instrText xml:space="preserve"> PAGE   \* MERGEFORMAT </w:instrText>
          </w:r>
          <w:r w:rsidRPr="002F5E3B">
            <w:rPr>
              <w:rFonts w:asciiTheme="minorHAnsi" w:hAnsiTheme="minorHAnsi"/>
            </w:rPr>
            <w:fldChar w:fldCharType="separate"/>
          </w:r>
          <w:r w:rsidRPr="00D06DD6">
            <w:rPr>
              <w:rFonts w:asciiTheme="minorHAnsi" w:hAnsiTheme="minorHAnsi"/>
              <w:bCs/>
              <w:noProof/>
            </w:rPr>
            <w:t>2</w:t>
          </w:r>
          <w:r w:rsidRPr="002F5E3B">
            <w:rPr>
              <w:rFonts w:asciiTheme="minorHAnsi" w:hAnsiTheme="minorHAnsi"/>
            </w:rPr>
            <w:fldChar w:fldCharType="end"/>
          </w:r>
          <w:r w:rsidRPr="002F5E3B">
            <w:rPr>
              <w:rFonts w:asciiTheme="minorHAnsi" w:hAnsiTheme="minorHAnsi"/>
            </w:rPr>
            <w:t xml:space="preserve"> of </w:t>
          </w:r>
          <w:r w:rsidRPr="001A53D0">
            <w:rPr>
              <w:rFonts w:asciiTheme="minorHAnsi" w:hAnsiTheme="minorHAnsi"/>
            </w:rPr>
            <w:fldChar w:fldCharType="begin"/>
          </w:r>
          <w:r w:rsidRPr="001A53D0">
            <w:rPr>
              <w:rFonts w:asciiTheme="minorHAnsi" w:hAnsiTheme="minorHAnsi"/>
            </w:rPr>
            <w:instrText xml:space="preserve"> SECTIONPAGES   \* MERGEFORMAT </w:instrText>
          </w:r>
          <w:r w:rsidRPr="001A53D0">
            <w:rPr>
              <w:rFonts w:asciiTheme="minorHAnsi" w:hAnsiTheme="minorHAnsi"/>
            </w:rPr>
            <w:fldChar w:fldCharType="separate"/>
          </w:r>
          <w:r w:rsidR="00D93BA8">
            <w:rPr>
              <w:rFonts w:asciiTheme="minorHAnsi" w:hAnsiTheme="minorHAnsi"/>
              <w:noProof/>
            </w:rPr>
            <w:t>2</w:t>
          </w:r>
          <w:r w:rsidRPr="001A53D0">
            <w:rPr>
              <w:rFonts w:asciiTheme="minorHAnsi" w:hAnsiTheme="minorHAnsi"/>
              <w:noProof/>
            </w:rPr>
            <w:fldChar w:fldCharType="end"/>
          </w:r>
          <w:r w:rsidRPr="002F5E3B">
            <w:rPr>
              <w:rFonts w:asciiTheme="minorHAnsi" w:hAnsiTheme="minorHAnsi"/>
            </w:rPr>
            <w:t>)</w:t>
          </w:r>
        </w:p>
      </w:tc>
    </w:tr>
    <w:tr w:rsidR="00645B9D" w:rsidRPr="00F85124" w14:paraId="26FCC0A7" w14:textId="77777777">
      <w:trPr>
        <w:cantSplit/>
        <w:trHeight w:val="288"/>
      </w:trPr>
      <w:tc>
        <w:tcPr>
          <w:tcW w:w="0" w:type="auto"/>
        </w:tcPr>
        <w:p w14:paraId="26FCC0A4" w14:textId="77777777" w:rsidR="00645B9D" w:rsidRPr="00F85124" w:rsidRDefault="00645B9D" w:rsidP="00A20629">
          <w:pPr>
            <w:rPr>
              <w:rFonts w:ascii="Calibri" w:hAnsi="Calibri"/>
              <w:sz w:val="12"/>
              <w:szCs w:val="12"/>
            </w:rPr>
          </w:pPr>
          <w:r w:rsidRPr="00F85124">
            <w:rPr>
              <w:rFonts w:ascii="Calibri" w:hAnsi="Calibri"/>
              <w:sz w:val="12"/>
              <w:szCs w:val="12"/>
            </w:rPr>
            <w:t>Project Name:</w:t>
          </w:r>
        </w:p>
      </w:tc>
      <w:tc>
        <w:tcPr>
          <w:tcW w:w="1794" w:type="pct"/>
        </w:tcPr>
        <w:p w14:paraId="26FCC0A5" w14:textId="77777777" w:rsidR="00645B9D" w:rsidRPr="00F85124" w:rsidRDefault="00645B9D" w:rsidP="00A20629">
          <w:pPr>
            <w:rPr>
              <w:rFonts w:ascii="Calibri" w:hAnsi="Calibri"/>
              <w:sz w:val="12"/>
              <w:szCs w:val="12"/>
            </w:rPr>
          </w:pPr>
          <w:r w:rsidRPr="00F85124">
            <w:rPr>
              <w:rFonts w:ascii="Calibri" w:hAnsi="Calibri"/>
              <w:sz w:val="12"/>
              <w:szCs w:val="12"/>
            </w:rPr>
            <w:t>Enforcement Agency:</w:t>
          </w:r>
        </w:p>
      </w:tc>
      <w:tc>
        <w:tcPr>
          <w:tcW w:w="845" w:type="pct"/>
        </w:tcPr>
        <w:p w14:paraId="26FCC0A6" w14:textId="77777777" w:rsidR="00645B9D" w:rsidRPr="00F85124" w:rsidRDefault="00645B9D" w:rsidP="00A20629">
          <w:pPr>
            <w:rPr>
              <w:rFonts w:ascii="Calibri" w:hAnsi="Calibri"/>
              <w:sz w:val="12"/>
              <w:szCs w:val="12"/>
            </w:rPr>
          </w:pPr>
          <w:r w:rsidRPr="00F85124">
            <w:rPr>
              <w:rFonts w:ascii="Calibri" w:hAnsi="Calibri"/>
              <w:sz w:val="12"/>
              <w:szCs w:val="12"/>
            </w:rPr>
            <w:t>Permit Number:</w:t>
          </w:r>
        </w:p>
      </w:tc>
    </w:tr>
    <w:tr w:rsidR="00645B9D" w:rsidRPr="00F85124" w14:paraId="26FCC0AB" w14:textId="77777777">
      <w:trPr>
        <w:cantSplit/>
        <w:trHeight w:val="288"/>
      </w:trPr>
      <w:tc>
        <w:tcPr>
          <w:tcW w:w="0" w:type="auto"/>
        </w:tcPr>
        <w:p w14:paraId="26FCC0A8" w14:textId="77777777" w:rsidR="00645B9D" w:rsidRPr="00F85124" w:rsidRDefault="00645B9D" w:rsidP="00A20629">
          <w:pPr>
            <w:rPr>
              <w:rFonts w:ascii="Calibri" w:hAnsi="Calibri"/>
              <w:sz w:val="12"/>
              <w:szCs w:val="12"/>
              <w:vertAlign w:val="superscript"/>
            </w:rPr>
          </w:pPr>
          <w:r w:rsidRPr="00F85124">
            <w:rPr>
              <w:rFonts w:ascii="Calibri" w:hAnsi="Calibri"/>
              <w:sz w:val="12"/>
              <w:szCs w:val="12"/>
            </w:rPr>
            <w:t>Dwelling Address:</w:t>
          </w:r>
        </w:p>
      </w:tc>
      <w:tc>
        <w:tcPr>
          <w:tcW w:w="1794" w:type="pct"/>
        </w:tcPr>
        <w:p w14:paraId="26FCC0A9" w14:textId="26C83F09" w:rsidR="00645B9D" w:rsidRPr="00F85124" w:rsidRDefault="00645B9D"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26FCC0AA" w14:textId="6B27101D" w:rsidR="00645B9D" w:rsidRPr="00F85124" w:rsidRDefault="00645B9D"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FCC0AC" w14:textId="77777777" w:rsidR="00645B9D" w:rsidRDefault="00645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F" w14:textId="77777777" w:rsidR="00645B9D" w:rsidRDefault="00D93BA8">
    <w:pPr>
      <w:pStyle w:val="Header"/>
    </w:pPr>
    <w:r>
      <w:rPr>
        <w:noProof/>
      </w:rPr>
      <w:pict w14:anchorId="3A0EC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4" o:spid="_x0000_s2055"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0" w14:textId="77777777" w:rsidR="00645B9D" w:rsidRDefault="00D93BA8">
    <w:pPr>
      <w:pStyle w:val="Header"/>
    </w:pPr>
    <w:r>
      <w:rPr>
        <w:noProof/>
      </w:rPr>
      <w:pict w14:anchorId="4D02F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8" o:spid="_x0000_s2054"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45B9D" w:rsidRPr="00F85124" w14:paraId="26FCC0B3" w14:textId="77777777">
      <w:trPr>
        <w:cantSplit/>
        <w:trHeight w:val="288"/>
      </w:trPr>
      <w:tc>
        <w:tcPr>
          <w:tcW w:w="4016" w:type="pct"/>
          <w:gridSpan w:val="2"/>
          <w:tcBorders>
            <w:right w:val="nil"/>
          </w:tcBorders>
          <w:vAlign w:val="center"/>
        </w:tcPr>
        <w:p w14:paraId="26FCC0B1" w14:textId="660FCE3F" w:rsidR="00645B9D" w:rsidRPr="00F85124" w:rsidRDefault="00645B9D"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FCC0B2" w14:textId="3C837C04" w:rsidR="00645B9D" w:rsidRPr="00F85124" w:rsidRDefault="00645B9D" w:rsidP="00117004">
          <w:pPr>
            <w:pStyle w:val="Heading1"/>
            <w:jc w:val="right"/>
            <w:rPr>
              <w:rFonts w:ascii="Calibri" w:hAnsi="Calibri"/>
              <w:b w:val="0"/>
              <w:bCs/>
              <w:sz w:val="20"/>
            </w:rPr>
          </w:pPr>
          <w:del w:id="222" w:author="Alhabibi, Haider@Energy" w:date="2022-02-14T13:58:00Z">
            <w:r w:rsidDel="0033717F">
              <w:rPr>
                <w:rFonts w:ascii="Calibri" w:hAnsi="Calibri"/>
                <w:b w:val="0"/>
                <w:bCs/>
                <w:sz w:val="20"/>
              </w:rPr>
              <w:delText>CF2R</w:delText>
            </w:r>
          </w:del>
          <w:ins w:id="223" w:author="Alhabibi, Haider@Energy" w:date="2022-02-14T13:58:00Z">
            <w:r w:rsidR="0033717F">
              <w:rPr>
                <w:rFonts w:ascii="Calibri" w:hAnsi="Calibri"/>
                <w:b w:val="0"/>
                <w:bCs/>
                <w:sz w:val="20"/>
              </w:rPr>
              <w:t>LMCI</w:t>
            </w:r>
          </w:ins>
          <w:r>
            <w:rPr>
              <w:rFonts w:ascii="Calibri" w:hAnsi="Calibri"/>
              <w:b w:val="0"/>
              <w:bCs/>
              <w:sz w:val="20"/>
            </w:rPr>
            <w:t>-MCH-01-E</w:t>
          </w:r>
        </w:p>
      </w:tc>
    </w:tr>
    <w:tr w:rsidR="00645B9D" w:rsidRPr="00F85124" w14:paraId="26FCC0B6" w14:textId="77777777">
      <w:trPr>
        <w:cantSplit/>
        <w:trHeight w:val="288"/>
      </w:trPr>
      <w:tc>
        <w:tcPr>
          <w:tcW w:w="2500" w:type="pct"/>
          <w:tcBorders>
            <w:right w:val="nil"/>
          </w:tcBorders>
        </w:tcPr>
        <w:p w14:paraId="26FCC0B4" w14:textId="77777777" w:rsidR="00645B9D" w:rsidRPr="00F85124" w:rsidRDefault="00645B9D"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26FCC0B5" w14:textId="2B8656A6" w:rsidR="00645B9D" w:rsidRPr="0089125D" w:rsidRDefault="00645B9D" w:rsidP="009148E8">
          <w:pPr>
            <w:pStyle w:val="ListParagraph"/>
            <w:tabs>
              <w:tab w:val="right" w:pos="10543"/>
            </w:tabs>
            <w:ind w:left="1080"/>
            <w:jc w:val="right"/>
            <w:rPr>
              <w:rFonts w:asciiTheme="minorHAnsi" w:hAnsiTheme="minorHAnsi"/>
              <w:sz w:val="12"/>
            </w:rPr>
          </w:pPr>
          <w:r w:rsidRPr="0089125D">
            <w:rPr>
              <w:rFonts w:asciiTheme="minorHAnsi" w:hAnsiTheme="minorHAnsi"/>
            </w:rPr>
            <w:t xml:space="preserve">(Page </w:t>
          </w:r>
          <w:r w:rsidRPr="00E26E0F">
            <w:rPr>
              <w:rFonts w:asciiTheme="minorHAnsi" w:hAnsiTheme="minorHAnsi"/>
            </w:rPr>
            <w:fldChar w:fldCharType="begin"/>
          </w:r>
          <w:r w:rsidRPr="00E26E0F">
            <w:rPr>
              <w:rFonts w:asciiTheme="minorHAnsi" w:hAnsiTheme="minorHAnsi"/>
            </w:rPr>
            <w:instrText xml:space="preserve"> PAGE   \* MERGEFORMAT </w:instrText>
          </w:r>
          <w:r w:rsidRPr="00E26E0F">
            <w:rPr>
              <w:rFonts w:asciiTheme="minorHAnsi" w:hAnsiTheme="minorHAnsi"/>
            </w:rPr>
            <w:fldChar w:fldCharType="separate"/>
          </w:r>
          <w:r>
            <w:rPr>
              <w:rFonts w:asciiTheme="minorHAnsi" w:hAnsiTheme="minorHAnsi"/>
              <w:noProof/>
            </w:rPr>
            <w:t>1</w:t>
          </w:r>
          <w:r w:rsidRPr="00E26E0F">
            <w:rP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3717F">
            <w:rPr>
              <w:rFonts w:asciiTheme="minorHAnsi" w:hAnsiTheme="minorHAnsi"/>
              <w:noProof/>
            </w:rPr>
            <w:t>7</w:t>
          </w:r>
          <w:r>
            <w:rPr>
              <w:rFonts w:asciiTheme="minorHAnsi" w:hAnsiTheme="minorHAnsi"/>
              <w:noProof/>
            </w:rPr>
            <w:fldChar w:fldCharType="end"/>
          </w:r>
          <w:r w:rsidRPr="0089125D">
            <w:rPr>
              <w:rFonts w:asciiTheme="minorHAnsi" w:hAnsiTheme="minorHAnsi"/>
            </w:rPr>
            <w:t>))</w:t>
          </w:r>
        </w:p>
      </w:tc>
    </w:tr>
  </w:tbl>
  <w:p w14:paraId="26FCC0B7" w14:textId="07683B1B" w:rsidR="00645B9D" w:rsidRDefault="00D93BA8">
    <w:pPr>
      <w:pStyle w:val="Header"/>
    </w:pPr>
    <w:r>
      <w:rPr>
        <w:rFonts w:ascii="Calibri" w:hAnsi="Calibri"/>
        <w:b/>
        <w:bCs/>
        <w:noProof/>
      </w:rPr>
      <w:pict w14:anchorId="5082E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9" o:spid="_x0000_s2053"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9" w14:textId="77777777" w:rsidR="00645B9D" w:rsidRDefault="00D93BA8">
    <w:pPr>
      <w:pStyle w:val="Header"/>
    </w:pPr>
    <w:r>
      <w:rPr>
        <w:noProof/>
      </w:rPr>
      <w:pict w14:anchorId="21CE1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7" o:spid="_x0000_s2052"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A" w14:textId="77777777" w:rsidR="00645B9D" w:rsidRDefault="00D93BA8">
    <w:pPr>
      <w:pStyle w:val="Header"/>
    </w:pPr>
    <w:r>
      <w:rPr>
        <w:noProof/>
      </w:rPr>
      <w:pict w14:anchorId="1EA09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1" o:spid="_x0000_s2051"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45B9D" w:rsidRPr="00F85124" w14:paraId="26FCC0BD" w14:textId="77777777">
      <w:trPr>
        <w:cantSplit/>
        <w:trHeight w:val="288"/>
      </w:trPr>
      <w:tc>
        <w:tcPr>
          <w:tcW w:w="4016" w:type="pct"/>
          <w:gridSpan w:val="2"/>
          <w:tcBorders>
            <w:right w:val="nil"/>
          </w:tcBorders>
          <w:vAlign w:val="center"/>
        </w:tcPr>
        <w:p w14:paraId="26FCC0BB" w14:textId="5072B074" w:rsidR="00645B9D" w:rsidRPr="00F85124" w:rsidRDefault="00645B9D"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35CD2D58" w:rsidR="00645B9D" w:rsidRPr="00F85124" w:rsidRDefault="00645B9D" w:rsidP="00117004">
          <w:pPr>
            <w:pStyle w:val="Heading1"/>
            <w:jc w:val="right"/>
            <w:rPr>
              <w:rFonts w:ascii="Calibri" w:hAnsi="Calibri"/>
              <w:b w:val="0"/>
              <w:bCs/>
              <w:sz w:val="20"/>
            </w:rPr>
          </w:pPr>
          <w:del w:id="517" w:author="Alhabibi, Haider@Energy" w:date="2022-02-14T13:58:00Z">
            <w:r w:rsidDel="0033717F">
              <w:rPr>
                <w:rFonts w:ascii="Calibri" w:hAnsi="Calibri"/>
                <w:b w:val="0"/>
                <w:bCs/>
                <w:sz w:val="20"/>
              </w:rPr>
              <w:delText>CF2R</w:delText>
            </w:r>
          </w:del>
          <w:ins w:id="518" w:author="Alhabibi, Haider@Energy" w:date="2022-02-14T13:58:00Z">
            <w:r w:rsidR="0033717F">
              <w:rPr>
                <w:rFonts w:ascii="Calibri" w:hAnsi="Calibri"/>
                <w:b w:val="0"/>
                <w:bCs/>
                <w:sz w:val="20"/>
              </w:rPr>
              <w:t>LMCI</w:t>
            </w:r>
          </w:ins>
          <w:r>
            <w:rPr>
              <w:rFonts w:ascii="Calibri" w:hAnsi="Calibri"/>
              <w:b w:val="0"/>
              <w:bCs/>
              <w:sz w:val="20"/>
            </w:rPr>
            <w:t>-MCH-01-E</w:t>
          </w:r>
        </w:p>
      </w:tc>
    </w:tr>
    <w:tr w:rsidR="00645B9D" w:rsidRPr="00F85124" w14:paraId="26FCC0C0" w14:textId="77777777">
      <w:trPr>
        <w:cantSplit/>
        <w:trHeight w:val="288"/>
      </w:trPr>
      <w:tc>
        <w:tcPr>
          <w:tcW w:w="3574" w:type="pct"/>
          <w:tcBorders>
            <w:right w:val="nil"/>
          </w:tcBorders>
        </w:tcPr>
        <w:p w14:paraId="26FCC0BE" w14:textId="77777777" w:rsidR="00645B9D" w:rsidRPr="00F85124" w:rsidRDefault="00645B9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5A9561FD" w:rsidR="00645B9D" w:rsidRPr="00F85124" w:rsidRDefault="00645B9D"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Pr>
              <w:rStyle w:val="PageNumber"/>
              <w:rFonts w:asciiTheme="minorHAnsi" w:hAnsiTheme="minorHAnsi"/>
              <w:noProof/>
            </w:rPr>
            <w:t>16</w:t>
          </w:r>
          <w:r w:rsidRPr="0089125D">
            <w:rPr>
              <w:rStyle w:val="PageNumbe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3717F">
            <w:rPr>
              <w:rFonts w:asciiTheme="minorHAnsi" w:hAnsiTheme="minorHAnsi"/>
              <w:noProof/>
            </w:rPr>
            <w:t>16</w:t>
          </w:r>
          <w:r>
            <w:rPr>
              <w:rFonts w:asciiTheme="minorHAnsi" w:hAnsiTheme="minorHAnsi"/>
              <w:noProof/>
            </w:rPr>
            <w:fldChar w:fldCharType="end"/>
          </w:r>
          <w:r w:rsidRPr="00F85124">
            <w:rPr>
              <w:rFonts w:ascii="Calibri" w:hAnsi="Calibri"/>
              <w:bCs/>
            </w:rPr>
            <w:t>)</w:t>
          </w:r>
        </w:p>
      </w:tc>
    </w:tr>
  </w:tbl>
  <w:p w14:paraId="26FCC0C1" w14:textId="5AE81FB1" w:rsidR="00645B9D" w:rsidRDefault="00D93BA8">
    <w:pPr>
      <w:pStyle w:val="Header"/>
    </w:pPr>
    <w:r>
      <w:rPr>
        <w:rFonts w:ascii="Calibri" w:hAnsi="Calibri"/>
        <w:b/>
        <w:bCs/>
        <w:noProof/>
      </w:rPr>
      <w:pict w14:anchorId="3D342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2" o:spid="_x0000_s2050"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C2" w14:textId="77777777" w:rsidR="00645B9D" w:rsidRDefault="00D93BA8">
    <w:pPr>
      <w:pStyle w:val="Header"/>
    </w:pPr>
    <w:r>
      <w:rPr>
        <w:noProof/>
      </w:rPr>
      <w:pict w14:anchorId="1670C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0" o:spid="_x0000_s2049"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D76823"/>
    <w:multiLevelType w:val="hybridMultilevel"/>
    <w:tmpl w:val="B6568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EA8786B"/>
    <w:multiLevelType w:val="hybridMultilevel"/>
    <w:tmpl w:val="30022DA2"/>
    <w:lvl w:ilvl="0" w:tplc="FD6A940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38080F"/>
    <w:multiLevelType w:val="hybridMultilevel"/>
    <w:tmpl w:val="877AB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8A3FAE"/>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C76F37"/>
    <w:multiLevelType w:val="hybridMultilevel"/>
    <w:tmpl w:val="F0323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5"/>
  </w:num>
  <w:num w:numId="4">
    <w:abstractNumId w:val="8"/>
  </w:num>
  <w:num w:numId="5">
    <w:abstractNumId w:val="17"/>
  </w:num>
  <w:num w:numId="6">
    <w:abstractNumId w:val="6"/>
  </w:num>
  <w:num w:numId="7">
    <w:abstractNumId w:val="11"/>
  </w:num>
  <w:num w:numId="8">
    <w:abstractNumId w:val="16"/>
  </w:num>
  <w:num w:numId="9">
    <w:abstractNumId w:val="14"/>
  </w:num>
  <w:num w:numId="10">
    <w:abstractNumId w:val="13"/>
  </w:num>
  <w:num w:numId="11">
    <w:abstractNumId w:val="19"/>
  </w:num>
  <w:num w:numId="12">
    <w:abstractNumId w:val="9"/>
  </w:num>
  <w:num w:numId="13">
    <w:abstractNumId w:val="18"/>
  </w:num>
  <w:num w:numId="14">
    <w:abstractNumId w:val="10"/>
  </w:num>
  <w:num w:numId="15">
    <w:abstractNumId w:val="15"/>
  </w:num>
  <w:num w:numId="16">
    <w:abstractNumId w:val="12"/>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7"/>
  </w:num>
  <w:num w:numId="32">
    <w:abstractNumId w:val="3"/>
  </w:num>
  <w:num w:numId="33">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rson w15:author="Markstrum, Alexis">
    <w15:presenceInfo w15:providerId="AD" w15:userId="S::Alexis.Markstrum@noresco.com::1b4877ba-a080-487d-855e-fdf461320426"/>
  </w15:person>
  <w15:person w15:author="Russ King">
    <w15:presenceInfo w15:providerId="Windows Live" w15:userId="000d689cebf3cb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6CE"/>
    <w:rsid w:val="00003076"/>
    <w:rsid w:val="000031F8"/>
    <w:rsid w:val="00003526"/>
    <w:rsid w:val="000036FF"/>
    <w:rsid w:val="00007A64"/>
    <w:rsid w:val="00007D13"/>
    <w:rsid w:val="00010658"/>
    <w:rsid w:val="00013B2A"/>
    <w:rsid w:val="00013FC2"/>
    <w:rsid w:val="00014027"/>
    <w:rsid w:val="00015847"/>
    <w:rsid w:val="00015CD5"/>
    <w:rsid w:val="000215FE"/>
    <w:rsid w:val="00021E6F"/>
    <w:rsid w:val="000222EC"/>
    <w:rsid w:val="00025A0F"/>
    <w:rsid w:val="00025F66"/>
    <w:rsid w:val="00026750"/>
    <w:rsid w:val="000277B8"/>
    <w:rsid w:val="00031066"/>
    <w:rsid w:val="00031CE5"/>
    <w:rsid w:val="00031DC1"/>
    <w:rsid w:val="000346D1"/>
    <w:rsid w:val="00034F4B"/>
    <w:rsid w:val="00035A79"/>
    <w:rsid w:val="0003670F"/>
    <w:rsid w:val="00036947"/>
    <w:rsid w:val="00037926"/>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37DD"/>
    <w:rsid w:val="000644B7"/>
    <w:rsid w:val="00072013"/>
    <w:rsid w:val="00074C3B"/>
    <w:rsid w:val="00074C83"/>
    <w:rsid w:val="000755A8"/>
    <w:rsid w:val="00076F08"/>
    <w:rsid w:val="00080A37"/>
    <w:rsid w:val="00080EEE"/>
    <w:rsid w:val="00082604"/>
    <w:rsid w:val="0008294C"/>
    <w:rsid w:val="00082DB7"/>
    <w:rsid w:val="000861F1"/>
    <w:rsid w:val="0008650E"/>
    <w:rsid w:val="00091139"/>
    <w:rsid w:val="0009186D"/>
    <w:rsid w:val="00091D81"/>
    <w:rsid w:val="00092F6C"/>
    <w:rsid w:val="0009391D"/>
    <w:rsid w:val="00093A1B"/>
    <w:rsid w:val="00094EF2"/>
    <w:rsid w:val="00095361"/>
    <w:rsid w:val="000970D6"/>
    <w:rsid w:val="000A0D18"/>
    <w:rsid w:val="000A105B"/>
    <w:rsid w:val="000A1603"/>
    <w:rsid w:val="000A1F02"/>
    <w:rsid w:val="000A22F0"/>
    <w:rsid w:val="000A23E5"/>
    <w:rsid w:val="000A35C7"/>
    <w:rsid w:val="000A4A99"/>
    <w:rsid w:val="000A51C8"/>
    <w:rsid w:val="000A7145"/>
    <w:rsid w:val="000A7848"/>
    <w:rsid w:val="000B101B"/>
    <w:rsid w:val="000B1459"/>
    <w:rsid w:val="000B1D07"/>
    <w:rsid w:val="000B3CAF"/>
    <w:rsid w:val="000B3D60"/>
    <w:rsid w:val="000B4491"/>
    <w:rsid w:val="000B4BDC"/>
    <w:rsid w:val="000B5267"/>
    <w:rsid w:val="000B6835"/>
    <w:rsid w:val="000B7F1D"/>
    <w:rsid w:val="000C1A4A"/>
    <w:rsid w:val="000C1C1A"/>
    <w:rsid w:val="000C2427"/>
    <w:rsid w:val="000C4C97"/>
    <w:rsid w:val="000C6426"/>
    <w:rsid w:val="000C6B8F"/>
    <w:rsid w:val="000C6F22"/>
    <w:rsid w:val="000C7320"/>
    <w:rsid w:val="000D02A6"/>
    <w:rsid w:val="000D124C"/>
    <w:rsid w:val="000D25DB"/>
    <w:rsid w:val="000D3F57"/>
    <w:rsid w:val="000D45A1"/>
    <w:rsid w:val="000D45E6"/>
    <w:rsid w:val="000D508A"/>
    <w:rsid w:val="000D5794"/>
    <w:rsid w:val="000D6702"/>
    <w:rsid w:val="000D6F0D"/>
    <w:rsid w:val="000D78D5"/>
    <w:rsid w:val="000D7C25"/>
    <w:rsid w:val="000D7DA8"/>
    <w:rsid w:val="000E0BE1"/>
    <w:rsid w:val="000E244F"/>
    <w:rsid w:val="000E53E9"/>
    <w:rsid w:val="000E6CB8"/>
    <w:rsid w:val="000E7297"/>
    <w:rsid w:val="000E7ABD"/>
    <w:rsid w:val="000F070F"/>
    <w:rsid w:val="000F0BA7"/>
    <w:rsid w:val="000F19AA"/>
    <w:rsid w:val="000F1E4A"/>
    <w:rsid w:val="000F202C"/>
    <w:rsid w:val="000F413D"/>
    <w:rsid w:val="000F67E7"/>
    <w:rsid w:val="000F6B18"/>
    <w:rsid w:val="000F754C"/>
    <w:rsid w:val="00101201"/>
    <w:rsid w:val="001044EF"/>
    <w:rsid w:val="00104702"/>
    <w:rsid w:val="00104F99"/>
    <w:rsid w:val="00106005"/>
    <w:rsid w:val="001131A2"/>
    <w:rsid w:val="00116421"/>
    <w:rsid w:val="001165F0"/>
    <w:rsid w:val="00117004"/>
    <w:rsid w:val="00120742"/>
    <w:rsid w:val="00122350"/>
    <w:rsid w:val="00122A49"/>
    <w:rsid w:val="00124EB8"/>
    <w:rsid w:val="00125690"/>
    <w:rsid w:val="00126AE0"/>
    <w:rsid w:val="00126F26"/>
    <w:rsid w:val="001305CE"/>
    <w:rsid w:val="001306F6"/>
    <w:rsid w:val="00130FDC"/>
    <w:rsid w:val="0013136C"/>
    <w:rsid w:val="001315EE"/>
    <w:rsid w:val="001325A2"/>
    <w:rsid w:val="001345D1"/>
    <w:rsid w:val="00135763"/>
    <w:rsid w:val="00135ADD"/>
    <w:rsid w:val="00136E88"/>
    <w:rsid w:val="00137AA4"/>
    <w:rsid w:val="001427F3"/>
    <w:rsid w:val="00142FD3"/>
    <w:rsid w:val="00143C83"/>
    <w:rsid w:val="00145641"/>
    <w:rsid w:val="00147EFB"/>
    <w:rsid w:val="00147F4A"/>
    <w:rsid w:val="001524F0"/>
    <w:rsid w:val="00155ACD"/>
    <w:rsid w:val="001568F5"/>
    <w:rsid w:val="00156F7A"/>
    <w:rsid w:val="001577AB"/>
    <w:rsid w:val="001600C0"/>
    <w:rsid w:val="001615D7"/>
    <w:rsid w:val="00161FE2"/>
    <w:rsid w:val="00162081"/>
    <w:rsid w:val="00162930"/>
    <w:rsid w:val="00162E64"/>
    <w:rsid w:val="0016336D"/>
    <w:rsid w:val="00171597"/>
    <w:rsid w:val="0017283B"/>
    <w:rsid w:val="00172944"/>
    <w:rsid w:val="00172DB2"/>
    <w:rsid w:val="0017334A"/>
    <w:rsid w:val="00173712"/>
    <w:rsid w:val="001739FA"/>
    <w:rsid w:val="00174BD1"/>
    <w:rsid w:val="0017592C"/>
    <w:rsid w:val="00175D42"/>
    <w:rsid w:val="00176ED3"/>
    <w:rsid w:val="00181190"/>
    <w:rsid w:val="00181EA5"/>
    <w:rsid w:val="00183D76"/>
    <w:rsid w:val="00183D83"/>
    <w:rsid w:val="00184533"/>
    <w:rsid w:val="00185100"/>
    <w:rsid w:val="00186CCE"/>
    <w:rsid w:val="00187301"/>
    <w:rsid w:val="0019153F"/>
    <w:rsid w:val="001919B3"/>
    <w:rsid w:val="00192959"/>
    <w:rsid w:val="00195018"/>
    <w:rsid w:val="0019624F"/>
    <w:rsid w:val="00196676"/>
    <w:rsid w:val="00197ED6"/>
    <w:rsid w:val="001A04F9"/>
    <w:rsid w:val="001A0C9A"/>
    <w:rsid w:val="001A3693"/>
    <w:rsid w:val="001A4267"/>
    <w:rsid w:val="001A4328"/>
    <w:rsid w:val="001A4E98"/>
    <w:rsid w:val="001A53D0"/>
    <w:rsid w:val="001A5583"/>
    <w:rsid w:val="001A7412"/>
    <w:rsid w:val="001B0531"/>
    <w:rsid w:val="001B523D"/>
    <w:rsid w:val="001B5BA4"/>
    <w:rsid w:val="001B5BD0"/>
    <w:rsid w:val="001B6108"/>
    <w:rsid w:val="001C6AE4"/>
    <w:rsid w:val="001D2654"/>
    <w:rsid w:val="001D55DA"/>
    <w:rsid w:val="001D74BC"/>
    <w:rsid w:val="001D7E33"/>
    <w:rsid w:val="001E22BC"/>
    <w:rsid w:val="001E3C52"/>
    <w:rsid w:val="001E47B4"/>
    <w:rsid w:val="001F0E8D"/>
    <w:rsid w:val="001F20EE"/>
    <w:rsid w:val="001F5077"/>
    <w:rsid w:val="001F6EDB"/>
    <w:rsid w:val="00200E53"/>
    <w:rsid w:val="002014D7"/>
    <w:rsid w:val="00202608"/>
    <w:rsid w:val="00206039"/>
    <w:rsid w:val="002110BF"/>
    <w:rsid w:val="00211F6B"/>
    <w:rsid w:val="00213E8E"/>
    <w:rsid w:val="00214FE3"/>
    <w:rsid w:val="002151EA"/>
    <w:rsid w:val="00215C2A"/>
    <w:rsid w:val="00216C55"/>
    <w:rsid w:val="00217C9E"/>
    <w:rsid w:val="00222F6D"/>
    <w:rsid w:val="002241A5"/>
    <w:rsid w:val="00230CA5"/>
    <w:rsid w:val="0023135B"/>
    <w:rsid w:val="00231393"/>
    <w:rsid w:val="002315B3"/>
    <w:rsid w:val="00232AF8"/>
    <w:rsid w:val="00233D09"/>
    <w:rsid w:val="0023666B"/>
    <w:rsid w:val="00236FD2"/>
    <w:rsid w:val="002404A2"/>
    <w:rsid w:val="002420D2"/>
    <w:rsid w:val="00243047"/>
    <w:rsid w:val="0024332B"/>
    <w:rsid w:val="00243FF6"/>
    <w:rsid w:val="00244A17"/>
    <w:rsid w:val="00244C95"/>
    <w:rsid w:val="00245AF0"/>
    <w:rsid w:val="00250957"/>
    <w:rsid w:val="00251B09"/>
    <w:rsid w:val="00252BFC"/>
    <w:rsid w:val="002532A8"/>
    <w:rsid w:val="00253A3D"/>
    <w:rsid w:val="002553A5"/>
    <w:rsid w:val="002562A4"/>
    <w:rsid w:val="0025650A"/>
    <w:rsid w:val="00257307"/>
    <w:rsid w:val="002615BC"/>
    <w:rsid w:val="002620E3"/>
    <w:rsid w:val="00262454"/>
    <w:rsid w:val="00262721"/>
    <w:rsid w:val="00262A3A"/>
    <w:rsid w:val="002641C7"/>
    <w:rsid w:val="002643C4"/>
    <w:rsid w:val="00265841"/>
    <w:rsid w:val="002672A0"/>
    <w:rsid w:val="00267BCC"/>
    <w:rsid w:val="00270181"/>
    <w:rsid w:val="00270329"/>
    <w:rsid w:val="00270657"/>
    <w:rsid w:val="002710BB"/>
    <w:rsid w:val="002719D2"/>
    <w:rsid w:val="00271E1D"/>
    <w:rsid w:val="00274618"/>
    <w:rsid w:val="002756B9"/>
    <w:rsid w:val="00275982"/>
    <w:rsid w:val="00277212"/>
    <w:rsid w:val="002817F7"/>
    <w:rsid w:val="00281866"/>
    <w:rsid w:val="00281C08"/>
    <w:rsid w:val="00281F61"/>
    <w:rsid w:val="0028466E"/>
    <w:rsid w:val="00284AFC"/>
    <w:rsid w:val="00284C8F"/>
    <w:rsid w:val="0028534D"/>
    <w:rsid w:val="00285A7C"/>
    <w:rsid w:val="00285BA3"/>
    <w:rsid w:val="0028649B"/>
    <w:rsid w:val="00287573"/>
    <w:rsid w:val="002905D8"/>
    <w:rsid w:val="00291F72"/>
    <w:rsid w:val="0029395E"/>
    <w:rsid w:val="0029413B"/>
    <w:rsid w:val="002945CD"/>
    <w:rsid w:val="00295ED5"/>
    <w:rsid w:val="002A018B"/>
    <w:rsid w:val="002A0279"/>
    <w:rsid w:val="002A1004"/>
    <w:rsid w:val="002A199B"/>
    <w:rsid w:val="002A3F41"/>
    <w:rsid w:val="002A6A1F"/>
    <w:rsid w:val="002B1E5F"/>
    <w:rsid w:val="002B2393"/>
    <w:rsid w:val="002B4F6F"/>
    <w:rsid w:val="002B6F80"/>
    <w:rsid w:val="002C107D"/>
    <w:rsid w:val="002C131A"/>
    <w:rsid w:val="002C1EAE"/>
    <w:rsid w:val="002C3C8B"/>
    <w:rsid w:val="002C4B99"/>
    <w:rsid w:val="002C55B0"/>
    <w:rsid w:val="002C586B"/>
    <w:rsid w:val="002C68D7"/>
    <w:rsid w:val="002D06AE"/>
    <w:rsid w:val="002D1475"/>
    <w:rsid w:val="002D2E8F"/>
    <w:rsid w:val="002D3B3F"/>
    <w:rsid w:val="002D3BA6"/>
    <w:rsid w:val="002D4829"/>
    <w:rsid w:val="002D4F00"/>
    <w:rsid w:val="002D61F8"/>
    <w:rsid w:val="002D6333"/>
    <w:rsid w:val="002D680A"/>
    <w:rsid w:val="002D6AB7"/>
    <w:rsid w:val="002D7DB8"/>
    <w:rsid w:val="002E0093"/>
    <w:rsid w:val="002E07DC"/>
    <w:rsid w:val="002E0818"/>
    <w:rsid w:val="002E233B"/>
    <w:rsid w:val="002E3676"/>
    <w:rsid w:val="002E3B86"/>
    <w:rsid w:val="002E42FC"/>
    <w:rsid w:val="002E62BB"/>
    <w:rsid w:val="002E62D5"/>
    <w:rsid w:val="002E7941"/>
    <w:rsid w:val="002F0194"/>
    <w:rsid w:val="002F0741"/>
    <w:rsid w:val="002F2182"/>
    <w:rsid w:val="002F27B3"/>
    <w:rsid w:val="002F3591"/>
    <w:rsid w:val="002F37E6"/>
    <w:rsid w:val="002F40A7"/>
    <w:rsid w:val="002F5AD8"/>
    <w:rsid w:val="002F5E3B"/>
    <w:rsid w:val="002F6133"/>
    <w:rsid w:val="002F6775"/>
    <w:rsid w:val="002F6794"/>
    <w:rsid w:val="002F6DFF"/>
    <w:rsid w:val="002F7A16"/>
    <w:rsid w:val="003035A6"/>
    <w:rsid w:val="00304046"/>
    <w:rsid w:val="003051D0"/>
    <w:rsid w:val="00306026"/>
    <w:rsid w:val="00306762"/>
    <w:rsid w:val="00314BB5"/>
    <w:rsid w:val="00314D52"/>
    <w:rsid w:val="00314EC3"/>
    <w:rsid w:val="00317EDB"/>
    <w:rsid w:val="0032018D"/>
    <w:rsid w:val="00320F01"/>
    <w:rsid w:val="00321790"/>
    <w:rsid w:val="0032194D"/>
    <w:rsid w:val="00323112"/>
    <w:rsid w:val="003247CA"/>
    <w:rsid w:val="00324E1E"/>
    <w:rsid w:val="00326360"/>
    <w:rsid w:val="00326D5F"/>
    <w:rsid w:val="00330EAB"/>
    <w:rsid w:val="00330F80"/>
    <w:rsid w:val="0033113E"/>
    <w:rsid w:val="003322E1"/>
    <w:rsid w:val="00332AD1"/>
    <w:rsid w:val="00334F7F"/>
    <w:rsid w:val="0033717F"/>
    <w:rsid w:val="00337397"/>
    <w:rsid w:val="00337441"/>
    <w:rsid w:val="00340546"/>
    <w:rsid w:val="00340CE9"/>
    <w:rsid w:val="00345BD5"/>
    <w:rsid w:val="00346E00"/>
    <w:rsid w:val="003500C8"/>
    <w:rsid w:val="00350A8C"/>
    <w:rsid w:val="003511A0"/>
    <w:rsid w:val="0035199F"/>
    <w:rsid w:val="00352B76"/>
    <w:rsid w:val="00353C3B"/>
    <w:rsid w:val="00353F90"/>
    <w:rsid w:val="0035603C"/>
    <w:rsid w:val="00357343"/>
    <w:rsid w:val="00360998"/>
    <w:rsid w:val="00360BC0"/>
    <w:rsid w:val="00360D6F"/>
    <w:rsid w:val="00362F1D"/>
    <w:rsid w:val="00363A97"/>
    <w:rsid w:val="00364117"/>
    <w:rsid w:val="00364142"/>
    <w:rsid w:val="003649EC"/>
    <w:rsid w:val="00371157"/>
    <w:rsid w:val="00372700"/>
    <w:rsid w:val="003741D6"/>
    <w:rsid w:val="00376EAA"/>
    <w:rsid w:val="00380474"/>
    <w:rsid w:val="003809C0"/>
    <w:rsid w:val="003850E9"/>
    <w:rsid w:val="00386209"/>
    <w:rsid w:val="0038684E"/>
    <w:rsid w:val="003870B0"/>
    <w:rsid w:val="00387D53"/>
    <w:rsid w:val="003903AB"/>
    <w:rsid w:val="00390476"/>
    <w:rsid w:val="0039142A"/>
    <w:rsid w:val="00392860"/>
    <w:rsid w:val="00392867"/>
    <w:rsid w:val="00392F08"/>
    <w:rsid w:val="00394C8C"/>
    <w:rsid w:val="00394EDA"/>
    <w:rsid w:val="00395329"/>
    <w:rsid w:val="00395E1B"/>
    <w:rsid w:val="003A232C"/>
    <w:rsid w:val="003A30F6"/>
    <w:rsid w:val="003A3B66"/>
    <w:rsid w:val="003A3D89"/>
    <w:rsid w:val="003A4BD6"/>
    <w:rsid w:val="003A60B5"/>
    <w:rsid w:val="003B0CFE"/>
    <w:rsid w:val="003B3641"/>
    <w:rsid w:val="003B46BF"/>
    <w:rsid w:val="003B494A"/>
    <w:rsid w:val="003B5B3C"/>
    <w:rsid w:val="003B700D"/>
    <w:rsid w:val="003B7EE6"/>
    <w:rsid w:val="003C3E85"/>
    <w:rsid w:val="003C3FF1"/>
    <w:rsid w:val="003C41F9"/>
    <w:rsid w:val="003C586B"/>
    <w:rsid w:val="003C5900"/>
    <w:rsid w:val="003C6F61"/>
    <w:rsid w:val="003C7B7A"/>
    <w:rsid w:val="003D21A2"/>
    <w:rsid w:val="003D349A"/>
    <w:rsid w:val="003D5183"/>
    <w:rsid w:val="003D5350"/>
    <w:rsid w:val="003D61BA"/>
    <w:rsid w:val="003D72D1"/>
    <w:rsid w:val="003E1094"/>
    <w:rsid w:val="003E1652"/>
    <w:rsid w:val="003E1E09"/>
    <w:rsid w:val="003E22AB"/>
    <w:rsid w:val="003E4F35"/>
    <w:rsid w:val="003E7198"/>
    <w:rsid w:val="003F0531"/>
    <w:rsid w:val="003F064C"/>
    <w:rsid w:val="003F1C6F"/>
    <w:rsid w:val="003F30F8"/>
    <w:rsid w:val="003F36E6"/>
    <w:rsid w:val="003F49BD"/>
    <w:rsid w:val="003F5196"/>
    <w:rsid w:val="003F5816"/>
    <w:rsid w:val="003F6A76"/>
    <w:rsid w:val="003F6C8D"/>
    <w:rsid w:val="003F6CED"/>
    <w:rsid w:val="003F7A4E"/>
    <w:rsid w:val="00401448"/>
    <w:rsid w:val="004016C1"/>
    <w:rsid w:val="0040642C"/>
    <w:rsid w:val="0041202D"/>
    <w:rsid w:val="00412665"/>
    <w:rsid w:val="0041315D"/>
    <w:rsid w:val="00414AB5"/>
    <w:rsid w:val="00414C9A"/>
    <w:rsid w:val="00415FD0"/>
    <w:rsid w:val="004217F8"/>
    <w:rsid w:val="004232AB"/>
    <w:rsid w:val="004272C8"/>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15C4"/>
    <w:rsid w:val="004468C8"/>
    <w:rsid w:val="0044715B"/>
    <w:rsid w:val="004507D3"/>
    <w:rsid w:val="004510F5"/>
    <w:rsid w:val="00452390"/>
    <w:rsid w:val="00452589"/>
    <w:rsid w:val="00452D02"/>
    <w:rsid w:val="00454C3D"/>
    <w:rsid w:val="00454C7C"/>
    <w:rsid w:val="00456030"/>
    <w:rsid w:val="00456718"/>
    <w:rsid w:val="0045695E"/>
    <w:rsid w:val="00457B65"/>
    <w:rsid w:val="0046088C"/>
    <w:rsid w:val="00460EE2"/>
    <w:rsid w:val="004619D4"/>
    <w:rsid w:val="00462AC1"/>
    <w:rsid w:val="00464E01"/>
    <w:rsid w:val="004652A7"/>
    <w:rsid w:val="00466765"/>
    <w:rsid w:val="0046705B"/>
    <w:rsid w:val="00467527"/>
    <w:rsid w:val="00467BDD"/>
    <w:rsid w:val="004702CE"/>
    <w:rsid w:val="00470951"/>
    <w:rsid w:val="00472B7E"/>
    <w:rsid w:val="004737C4"/>
    <w:rsid w:val="00474509"/>
    <w:rsid w:val="00474A7A"/>
    <w:rsid w:val="00475987"/>
    <w:rsid w:val="00477D56"/>
    <w:rsid w:val="00480038"/>
    <w:rsid w:val="0048031E"/>
    <w:rsid w:val="004809EE"/>
    <w:rsid w:val="00483595"/>
    <w:rsid w:val="00485E4C"/>
    <w:rsid w:val="00486237"/>
    <w:rsid w:val="00486F0B"/>
    <w:rsid w:val="0049036B"/>
    <w:rsid w:val="00490C5B"/>
    <w:rsid w:val="004913FA"/>
    <w:rsid w:val="00492D16"/>
    <w:rsid w:val="00492F27"/>
    <w:rsid w:val="004930D1"/>
    <w:rsid w:val="004944D6"/>
    <w:rsid w:val="004948E2"/>
    <w:rsid w:val="004953FF"/>
    <w:rsid w:val="0049778F"/>
    <w:rsid w:val="004A0937"/>
    <w:rsid w:val="004A0BF8"/>
    <w:rsid w:val="004A1BEB"/>
    <w:rsid w:val="004A264A"/>
    <w:rsid w:val="004A5C7F"/>
    <w:rsid w:val="004A6E0D"/>
    <w:rsid w:val="004A6E7F"/>
    <w:rsid w:val="004A780F"/>
    <w:rsid w:val="004B1012"/>
    <w:rsid w:val="004B2C18"/>
    <w:rsid w:val="004B3A6C"/>
    <w:rsid w:val="004B4582"/>
    <w:rsid w:val="004B6A3E"/>
    <w:rsid w:val="004B7BD2"/>
    <w:rsid w:val="004C00B2"/>
    <w:rsid w:val="004C23D9"/>
    <w:rsid w:val="004C2C61"/>
    <w:rsid w:val="004C5790"/>
    <w:rsid w:val="004C5851"/>
    <w:rsid w:val="004D17DC"/>
    <w:rsid w:val="004D1CE3"/>
    <w:rsid w:val="004D287C"/>
    <w:rsid w:val="004D288F"/>
    <w:rsid w:val="004D3CEB"/>
    <w:rsid w:val="004D570F"/>
    <w:rsid w:val="004D5956"/>
    <w:rsid w:val="004D722F"/>
    <w:rsid w:val="004E0DB2"/>
    <w:rsid w:val="004E112A"/>
    <w:rsid w:val="004E22E9"/>
    <w:rsid w:val="004E230B"/>
    <w:rsid w:val="004E319A"/>
    <w:rsid w:val="004E6521"/>
    <w:rsid w:val="004E670E"/>
    <w:rsid w:val="004F0A7F"/>
    <w:rsid w:val="004F40C1"/>
    <w:rsid w:val="004F4A80"/>
    <w:rsid w:val="004F4BAD"/>
    <w:rsid w:val="004F59FF"/>
    <w:rsid w:val="004F644C"/>
    <w:rsid w:val="005043D6"/>
    <w:rsid w:val="00504837"/>
    <w:rsid w:val="00504F87"/>
    <w:rsid w:val="00507653"/>
    <w:rsid w:val="00511AEA"/>
    <w:rsid w:val="00513D83"/>
    <w:rsid w:val="00514ADB"/>
    <w:rsid w:val="00515B14"/>
    <w:rsid w:val="00516471"/>
    <w:rsid w:val="00517AFA"/>
    <w:rsid w:val="00520412"/>
    <w:rsid w:val="005222CB"/>
    <w:rsid w:val="00522926"/>
    <w:rsid w:val="0052315C"/>
    <w:rsid w:val="00524C14"/>
    <w:rsid w:val="005264ED"/>
    <w:rsid w:val="005278E7"/>
    <w:rsid w:val="00527ACC"/>
    <w:rsid w:val="00530F4C"/>
    <w:rsid w:val="00531044"/>
    <w:rsid w:val="00532124"/>
    <w:rsid w:val="00532B26"/>
    <w:rsid w:val="005340A2"/>
    <w:rsid w:val="005341E8"/>
    <w:rsid w:val="00536AA4"/>
    <w:rsid w:val="00541293"/>
    <w:rsid w:val="00542335"/>
    <w:rsid w:val="00543720"/>
    <w:rsid w:val="005437EB"/>
    <w:rsid w:val="00550825"/>
    <w:rsid w:val="00551599"/>
    <w:rsid w:val="00552A3E"/>
    <w:rsid w:val="00552F18"/>
    <w:rsid w:val="00554A0C"/>
    <w:rsid w:val="00554A3B"/>
    <w:rsid w:val="00555884"/>
    <w:rsid w:val="0055718C"/>
    <w:rsid w:val="00560007"/>
    <w:rsid w:val="00560CBD"/>
    <w:rsid w:val="00562BA8"/>
    <w:rsid w:val="00563AC0"/>
    <w:rsid w:val="005678C7"/>
    <w:rsid w:val="00570C01"/>
    <w:rsid w:val="00572835"/>
    <w:rsid w:val="00572ABB"/>
    <w:rsid w:val="00572B72"/>
    <w:rsid w:val="00572ECA"/>
    <w:rsid w:val="00573417"/>
    <w:rsid w:val="00574E6A"/>
    <w:rsid w:val="00577891"/>
    <w:rsid w:val="00580886"/>
    <w:rsid w:val="005813C9"/>
    <w:rsid w:val="005813CE"/>
    <w:rsid w:val="00581ECA"/>
    <w:rsid w:val="005821CB"/>
    <w:rsid w:val="00584DB1"/>
    <w:rsid w:val="005877FC"/>
    <w:rsid w:val="00587D54"/>
    <w:rsid w:val="0059070E"/>
    <w:rsid w:val="00594C36"/>
    <w:rsid w:val="0059535D"/>
    <w:rsid w:val="005A19CC"/>
    <w:rsid w:val="005A1C95"/>
    <w:rsid w:val="005A4DB0"/>
    <w:rsid w:val="005A527B"/>
    <w:rsid w:val="005A52E4"/>
    <w:rsid w:val="005A54D0"/>
    <w:rsid w:val="005A625E"/>
    <w:rsid w:val="005B0F58"/>
    <w:rsid w:val="005B1F70"/>
    <w:rsid w:val="005B2844"/>
    <w:rsid w:val="005B29E1"/>
    <w:rsid w:val="005B7507"/>
    <w:rsid w:val="005C309B"/>
    <w:rsid w:val="005C4233"/>
    <w:rsid w:val="005C5012"/>
    <w:rsid w:val="005C5038"/>
    <w:rsid w:val="005C524D"/>
    <w:rsid w:val="005C73C7"/>
    <w:rsid w:val="005D15B1"/>
    <w:rsid w:val="005D2752"/>
    <w:rsid w:val="005D30D4"/>
    <w:rsid w:val="005D55BB"/>
    <w:rsid w:val="005E23CD"/>
    <w:rsid w:val="005E2724"/>
    <w:rsid w:val="005E3E55"/>
    <w:rsid w:val="005E68FF"/>
    <w:rsid w:val="005F178B"/>
    <w:rsid w:val="005F1AE2"/>
    <w:rsid w:val="005F3E72"/>
    <w:rsid w:val="005F4CDC"/>
    <w:rsid w:val="005F5C9A"/>
    <w:rsid w:val="005F620A"/>
    <w:rsid w:val="005F7844"/>
    <w:rsid w:val="006016EB"/>
    <w:rsid w:val="006019F9"/>
    <w:rsid w:val="00601C19"/>
    <w:rsid w:val="00602C71"/>
    <w:rsid w:val="00604352"/>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6599"/>
    <w:rsid w:val="00627B03"/>
    <w:rsid w:val="00627FA8"/>
    <w:rsid w:val="00631115"/>
    <w:rsid w:val="00632F51"/>
    <w:rsid w:val="00632F73"/>
    <w:rsid w:val="006343F5"/>
    <w:rsid w:val="0063530D"/>
    <w:rsid w:val="006411CF"/>
    <w:rsid w:val="00641793"/>
    <w:rsid w:val="00641C71"/>
    <w:rsid w:val="0064300C"/>
    <w:rsid w:val="0064373E"/>
    <w:rsid w:val="0064406C"/>
    <w:rsid w:val="00644D21"/>
    <w:rsid w:val="00645B9D"/>
    <w:rsid w:val="00646463"/>
    <w:rsid w:val="00647027"/>
    <w:rsid w:val="00652633"/>
    <w:rsid w:val="0065306D"/>
    <w:rsid w:val="00654F37"/>
    <w:rsid w:val="006562EF"/>
    <w:rsid w:val="00656430"/>
    <w:rsid w:val="0066142F"/>
    <w:rsid w:val="00663AF7"/>
    <w:rsid w:val="00665DEC"/>
    <w:rsid w:val="00667362"/>
    <w:rsid w:val="00667DD8"/>
    <w:rsid w:val="0067067E"/>
    <w:rsid w:val="006729F4"/>
    <w:rsid w:val="00674FED"/>
    <w:rsid w:val="0067503F"/>
    <w:rsid w:val="00676116"/>
    <w:rsid w:val="00680BAB"/>
    <w:rsid w:val="0068226F"/>
    <w:rsid w:val="00682CBA"/>
    <w:rsid w:val="00682E52"/>
    <w:rsid w:val="00683390"/>
    <w:rsid w:val="00683F58"/>
    <w:rsid w:val="00685D72"/>
    <w:rsid w:val="00686B8B"/>
    <w:rsid w:val="00690C2A"/>
    <w:rsid w:val="00691CED"/>
    <w:rsid w:val="00692EDF"/>
    <w:rsid w:val="006930E5"/>
    <w:rsid w:val="00695B4E"/>
    <w:rsid w:val="00697E29"/>
    <w:rsid w:val="006A156C"/>
    <w:rsid w:val="006A3125"/>
    <w:rsid w:val="006A371C"/>
    <w:rsid w:val="006A57F1"/>
    <w:rsid w:val="006A6109"/>
    <w:rsid w:val="006A722E"/>
    <w:rsid w:val="006B1949"/>
    <w:rsid w:val="006B29AF"/>
    <w:rsid w:val="006B406F"/>
    <w:rsid w:val="006B4081"/>
    <w:rsid w:val="006B554E"/>
    <w:rsid w:val="006B5FB2"/>
    <w:rsid w:val="006B631C"/>
    <w:rsid w:val="006B7915"/>
    <w:rsid w:val="006C0044"/>
    <w:rsid w:val="006C0E98"/>
    <w:rsid w:val="006C11F9"/>
    <w:rsid w:val="006C2731"/>
    <w:rsid w:val="006C3F63"/>
    <w:rsid w:val="006C7335"/>
    <w:rsid w:val="006C7406"/>
    <w:rsid w:val="006D21DC"/>
    <w:rsid w:val="006D4D01"/>
    <w:rsid w:val="006D4E67"/>
    <w:rsid w:val="006D6CD6"/>
    <w:rsid w:val="006D7492"/>
    <w:rsid w:val="006E0131"/>
    <w:rsid w:val="006E0306"/>
    <w:rsid w:val="006E0E02"/>
    <w:rsid w:val="006E1094"/>
    <w:rsid w:val="006E1FC1"/>
    <w:rsid w:val="006E46EB"/>
    <w:rsid w:val="006E4C36"/>
    <w:rsid w:val="006E5F17"/>
    <w:rsid w:val="006E63C9"/>
    <w:rsid w:val="006E6DA4"/>
    <w:rsid w:val="006E781A"/>
    <w:rsid w:val="006E7934"/>
    <w:rsid w:val="006E7988"/>
    <w:rsid w:val="006E7B9D"/>
    <w:rsid w:val="006F0277"/>
    <w:rsid w:val="006F0546"/>
    <w:rsid w:val="006F0652"/>
    <w:rsid w:val="006F12BA"/>
    <w:rsid w:val="006F23C1"/>
    <w:rsid w:val="006F2647"/>
    <w:rsid w:val="006F267B"/>
    <w:rsid w:val="006F2C70"/>
    <w:rsid w:val="006F31A3"/>
    <w:rsid w:val="006F31E6"/>
    <w:rsid w:val="006F4C54"/>
    <w:rsid w:val="006F5702"/>
    <w:rsid w:val="006F6B45"/>
    <w:rsid w:val="00700AF8"/>
    <w:rsid w:val="0070354F"/>
    <w:rsid w:val="00704B79"/>
    <w:rsid w:val="0070639B"/>
    <w:rsid w:val="00706747"/>
    <w:rsid w:val="00706FFC"/>
    <w:rsid w:val="007108CC"/>
    <w:rsid w:val="00714442"/>
    <w:rsid w:val="00714CBC"/>
    <w:rsid w:val="00714DAD"/>
    <w:rsid w:val="0071761E"/>
    <w:rsid w:val="00717DEA"/>
    <w:rsid w:val="00720306"/>
    <w:rsid w:val="007225A6"/>
    <w:rsid w:val="0072286F"/>
    <w:rsid w:val="00722A5C"/>
    <w:rsid w:val="00723136"/>
    <w:rsid w:val="007231FC"/>
    <w:rsid w:val="00725DBD"/>
    <w:rsid w:val="007308C5"/>
    <w:rsid w:val="00731769"/>
    <w:rsid w:val="0073214D"/>
    <w:rsid w:val="0073412E"/>
    <w:rsid w:val="0074073B"/>
    <w:rsid w:val="0074303D"/>
    <w:rsid w:val="00743217"/>
    <w:rsid w:val="0074424A"/>
    <w:rsid w:val="0074554D"/>
    <w:rsid w:val="00746737"/>
    <w:rsid w:val="007468F3"/>
    <w:rsid w:val="00747E3F"/>
    <w:rsid w:val="00750DAB"/>
    <w:rsid w:val="0075147E"/>
    <w:rsid w:val="00751673"/>
    <w:rsid w:val="00751A1C"/>
    <w:rsid w:val="00751F56"/>
    <w:rsid w:val="00752310"/>
    <w:rsid w:val="00753A9B"/>
    <w:rsid w:val="00753CFA"/>
    <w:rsid w:val="007551EC"/>
    <w:rsid w:val="0076102F"/>
    <w:rsid w:val="0076161D"/>
    <w:rsid w:val="00761C61"/>
    <w:rsid w:val="0076277F"/>
    <w:rsid w:val="0076282D"/>
    <w:rsid w:val="00762B64"/>
    <w:rsid w:val="00762E33"/>
    <w:rsid w:val="007635A5"/>
    <w:rsid w:val="0076441C"/>
    <w:rsid w:val="00765F67"/>
    <w:rsid w:val="007672BB"/>
    <w:rsid w:val="00770715"/>
    <w:rsid w:val="00770CAD"/>
    <w:rsid w:val="00772341"/>
    <w:rsid w:val="007738E8"/>
    <w:rsid w:val="0077426D"/>
    <w:rsid w:val="007755D6"/>
    <w:rsid w:val="007756F6"/>
    <w:rsid w:val="00776799"/>
    <w:rsid w:val="007770C5"/>
    <w:rsid w:val="007772D7"/>
    <w:rsid w:val="00777B2F"/>
    <w:rsid w:val="00777EB3"/>
    <w:rsid w:val="00780A09"/>
    <w:rsid w:val="0078181E"/>
    <w:rsid w:val="007821F5"/>
    <w:rsid w:val="00782614"/>
    <w:rsid w:val="00785B34"/>
    <w:rsid w:val="00787C67"/>
    <w:rsid w:val="00790726"/>
    <w:rsid w:val="007909BC"/>
    <w:rsid w:val="00791083"/>
    <w:rsid w:val="0079154F"/>
    <w:rsid w:val="007926E5"/>
    <w:rsid w:val="007931AC"/>
    <w:rsid w:val="00793E1C"/>
    <w:rsid w:val="007946A0"/>
    <w:rsid w:val="00795EB8"/>
    <w:rsid w:val="00797224"/>
    <w:rsid w:val="00797290"/>
    <w:rsid w:val="007975B5"/>
    <w:rsid w:val="00797860"/>
    <w:rsid w:val="007A01EB"/>
    <w:rsid w:val="007A24B1"/>
    <w:rsid w:val="007A2B47"/>
    <w:rsid w:val="007A2FF6"/>
    <w:rsid w:val="007A4603"/>
    <w:rsid w:val="007A6054"/>
    <w:rsid w:val="007A68AD"/>
    <w:rsid w:val="007A6E61"/>
    <w:rsid w:val="007A77D3"/>
    <w:rsid w:val="007B0261"/>
    <w:rsid w:val="007B095F"/>
    <w:rsid w:val="007B193A"/>
    <w:rsid w:val="007B1A2C"/>
    <w:rsid w:val="007B25DE"/>
    <w:rsid w:val="007B4BEA"/>
    <w:rsid w:val="007B645E"/>
    <w:rsid w:val="007C03B3"/>
    <w:rsid w:val="007C12FC"/>
    <w:rsid w:val="007C1D3C"/>
    <w:rsid w:val="007C24A3"/>
    <w:rsid w:val="007C4172"/>
    <w:rsid w:val="007C4891"/>
    <w:rsid w:val="007D060B"/>
    <w:rsid w:val="007D0D8F"/>
    <w:rsid w:val="007D19B2"/>
    <w:rsid w:val="007D22B3"/>
    <w:rsid w:val="007D2DD3"/>
    <w:rsid w:val="007D3EBB"/>
    <w:rsid w:val="007D401C"/>
    <w:rsid w:val="007D4244"/>
    <w:rsid w:val="007D726A"/>
    <w:rsid w:val="007D7339"/>
    <w:rsid w:val="007D77F0"/>
    <w:rsid w:val="007D7803"/>
    <w:rsid w:val="007E0395"/>
    <w:rsid w:val="007E1FCC"/>
    <w:rsid w:val="007E2352"/>
    <w:rsid w:val="007E26E9"/>
    <w:rsid w:val="007E2934"/>
    <w:rsid w:val="007E32B3"/>
    <w:rsid w:val="007E3BA8"/>
    <w:rsid w:val="007E49E0"/>
    <w:rsid w:val="007E6264"/>
    <w:rsid w:val="007E6563"/>
    <w:rsid w:val="007F1136"/>
    <w:rsid w:val="007F1A48"/>
    <w:rsid w:val="007F283C"/>
    <w:rsid w:val="007F3E17"/>
    <w:rsid w:val="007F446B"/>
    <w:rsid w:val="007F4CEE"/>
    <w:rsid w:val="007F57DC"/>
    <w:rsid w:val="008022E4"/>
    <w:rsid w:val="00803F95"/>
    <w:rsid w:val="00804C36"/>
    <w:rsid w:val="00805B72"/>
    <w:rsid w:val="008063B4"/>
    <w:rsid w:val="00806FF1"/>
    <w:rsid w:val="00807045"/>
    <w:rsid w:val="008108A2"/>
    <w:rsid w:val="008112AD"/>
    <w:rsid w:val="00811FEA"/>
    <w:rsid w:val="00815AA1"/>
    <w:rsid w:val="0081628C"/>
    <w:rsid w:val="008164FA"/>
    <w:rsid w:val="00817046"/>
    <w:rsid w:val="00817BBF"/>
    <w:rsid w:val="00821F42"/>
    <w:rsid w:val="008224EE"/>
    <w:rsid w:val="00822664"/>
    <w:rsid w:val="00822C02"/>
    <w:rsid w:val="0082448D"/>
    <w:rsid w:val="00825320"/>
    <w:rsid w:val="00826778"/>
    <w:rsid w:val="00827844"/>
    <w:rsid w:val="008318B8"/>
    <w:rsid w:val="00834832"/>
    <w:rsid w:val="008353B6"/>
    <w:rsid w:val="0083592E"/>
    <w:rsid w:val="008374D3"/>
    <w:rsid w:val="00837828"/>
    <w:rsid w:val="00841186"/>
    <w:rsid w:val="00841F83"/>
    <w:rsid w:val="00842AA6"/>
    <w:rsid w:val="0084301F"/>
    <w:rsid w:val="0084340B"/>
    <w:rsid w:val="0084413C"/>
    <w:rsid w:val="008459F6"/>
    <w:rsid w:val="00845A53"/>
    <w:rsid w:val="00846AE7"/>
    <w:rsid w:val="00847BDA"/>
    <w:rsid w:val="00847E91"/>
    <w:rsid w:val="00847EF3"/>
    <w:rsid w:val="00847F9C"/>
    <w:rsid w:val="00851508"/>
    <w:rsid w:val="008515A0"/>
    <w:rsid w:val="0085268F"/>
    <w:rsid w:val="00853177"/>
    <w:rsid w:val="008540F3"/>
    <w:rsid w:val="00857939"/>
    <w:rsid w:val="0086044E"/>
    <w:rsid w:val="00860A70"/>
    <w:rsid w:val="00860E60"/>
    <w:rsid w:val="00861580"/>
    <w:rsid w:val="00861AEB"/>
    <w:rsid w:val="00861BF8"/>
    <w:rsid w:val="008625AC"/>
    <w:rsid w:val="00862A62"/>
    <w:rsid w:val="00865346"/>
    <w:rsid w:val="00865861"/>
    <w:rsid w:val="008660DE"/>
    <w:rsid w:val="00866ABB"/>
    <w:rsid w:val="00866AF2"/>
    <w:rsid w:val="00870511"/>
    <w:rsid w:val="008730AC"/>
    <w:rsid w:val="00873A16"/>
    <w:rsid w:val="00873C78"/>
    <w:rsid w:val="00875C96"/>
    <w:rsid w:val="00877F58"/>
    <w:rsid w:val="00881FD4"/>
    <w:rsid w:val="00882BE5"/>
    <w:rsid w:val="008846F4"/>
    <w:rsid w:val="00885676"/>
    <w:rsid w:val="008858FA"/>
    <w:rsid w:val="00886660"/>
    <w:rsid w:val="008871FF"/>
    <w:rsid w:val="00887BC4"/>
    <w:rsid w:val="00890B25"/>
    <w:rsid w:val="00890DB2"/>
    <w:rsid w:val="0089125D"/>
    <w:rsid w:val="008915D9"/>
    <w:rsid w:val="00893633"/>
    <w:rsid w:val="00894814"/>
    <w:rsid w:val="00894E3E"/>
    <w:rsid w:val="00894EF6"/>
    <w:rsid w:val="00897C61"/>
    <w:rsid w:val="008A1593"/>
    <w:rsid w:val="008A2DD0"/>
    <w:rsid w:val="008A528A"/>
    <w:rsid w:val="008A5B91"/>
    <w:rsid w:val="008A699E"/>
    <w:rsid w:val="008A6B97"/>
    <w:rsid w:val="008A764C"/>
    <w:rsid w:val="008A7891"/>
    <w:rsid w:val="008A7F5C"/>
    <w:rsid w:val="008B05CC"/>
    <w:rsid w:val="008B0701"/>
    <w:rsid w:val="008B0B23"/>
    <w:rsid w:val="008B0C4F"/>
    <w:rsid w:val="008B28C3"/>
    <w:rsid w:val="008B2D24"/>
    <w:rsid w:val="008B3856"/>
    <w:rsid w:val="008B3CAD"/>
    <w:rsid w:val="008B44C5"/>
    <w:rsid w:val="008B54A2"/>
    <w:rsid w:val="008B5C3E"/>
    <w:rsid w:val="008B613B"/>
    <w:rsid w:val="008B68A6"/>
    <w:rsid w:val="008C10F1"/>
    <w:rsid w:val="008C19C1"/>
    <w:rsid w:val="008C23D7"/>
    <w:rsid w:val="008C3A36"/>
    <w:rsid w:val="008C51E7"/>
    <w:rsid w:val="008D054D"/>
    <w:rsid w:val="008D0B8D"/>
    <w:rsid w:val="008D2B80"/>
    <w:rsid w:val="008D3743"/>
    <w:rsid w:val="008D3813"/>
    <w:rsid w:val="008D5873"/>
    <w:rsid w:val="008E04A0"/>
    <w:rsid w:val="008E10A1"/>
    <w:rsid w:val="008E181E"/>
    <w:rsid w:val="008E429B"/>
    <w:rsid w:val="008E4542"/>
    <w:rsid w:val="008E6B62"/>
    <w:rsid w:val="008E7960"/>
    <w:rsid w:val="008F0E89"/>
    <w:rsid w:val="008F1106"/>
    <w:rsid w:val="008F1900"/>
    <w:rsid w:val="008F1A8C"/>
    <w:rsid w:val="008F339B"/>
    <w:rsid w:val="008F5AA1"/>
    <w:rsid w:val="008F70A3"/>
    <w:rsid w:val="00900270"/>
    <w:rsid w:val="00900286"/>
    <w:rsid w:val="0090068F"/>
    <w:rsid w:val="00900C86"/>
    <w:rsid w:val="00900EB5"/>
    <w:rsid w:val="009010CA"/>
    <w:rsid w:val="00903D99"/>
    <w:rsid w:val="00904DC9"/>
    <w:rsid w:val="00910674"/>
    <w:rsid w:val="009119ED"/>
    <w:rsid w:val="00912BD5"/>
    <w:rsid w:val="009148E8"/>
    <w:rsid w:val="00915845"/>
    <w:rsid w:val="00915BCF"/>
    <w:rsid w:val="009164AC"/>
    <w:rsid w:val="0091716A"/>
    <w:rsid w:val="0091798A"/>
    <w:rsid w:val="009206C7"/>
    <w:rsid w:val="00920B3C"/>
    <w:rsid w:val="00921340"/>
    <w:rsid w:val="00922006"/>
    <w:rsid w:val="00926E48"/>
    <w:rsid w:val="00930A59"/>
    <w:rsid w:val="009317AC"/>
    <w:rsid w:val="0093207C"/>
    <w:rsid w:val="00933EE3"/>
    <w:rsid w:val="009345AD"/>
    <w:rsid w:val="00934D48"/>
    <w:rsid w:val="00935D23"/>
    <w:rsid w:val="009379DB"/>
    <w:rsid w:val="00937B29"/>
    <w:rsid w:val="00937D85"/>
    <w:rsid w:val="00941459"/>
    <w:rsid w:val="00941530"/>
    <w:rsid w:val="00941E17"/>
    <w:rsid w:val="009427EA"/>
    <w:rsid w:val="009437C6"/>
    <w:rsid w:val="00944F40"/>
    <w:rsid w:val="0094536F"/>
    <w:rsid w:val="00946167"/>
    <w:rsid w:val="00946688"/>
    <w:rsid w:val="00951856"/>
    <w:rsid w:val="00951A08"/>
    <w:rsid w:val="00951F8F"/>
    <w:rsid w:val="009524DE"/>
    <w:rsid w:val="00955A9A"/>
    <w:rsid w:val="009564C7"/>
    <w:rsid w:val="009572B7"/>
    <w:rsid w:val="00957D5B"/>
    <w:rsid w:val="00961697"/>
    <w:rsid w:val="009620F6"/>
    <w:rsid w:val="009622D2"/>
    <w:rsid w:val="00964194"/>
    <w:rsid w:val="0096673C"/>
    <w:rsid w:val="009706CE"/>
    <w:rsid w:val="00970D23"/>
    <w:rsid w:val="009715BD"/>
    <w:rsid w:val="00972766"/>
    <w:rsid w:val="009727B8"/>
    <w:rsid w:val="00973E29"/>
    <w:rsid w:val="0097504B"/>
    <w:rsid w:val="0097542A"/>
    <w:rsid w:val="0097558E"/>
    <w:rsid w:val="009764A9"/>
    <w:rsid w:val="00976637"/>
    <w:rsid w:val="00977832"/>
    <w:rsid w:val="00980FB6"/>
    <w:rsid w:val="0098136D"/>
    <w:rsid w:val="00982255"/>
    <w:rsid w:val="00982441"/>
    <w:rsid w:val="00982535"/>
    <w:rsid w:val="0098629E"/>
    <w:rsid w:val="00986586"/>
    <w:rsid w:val="009873C3"/>
    <w:rsid w:val="00991802"/>
    <w:rsid w:val="0099200B"/>
    <w:rsid w:val="00992035"/>
    <w:rsid w:val="00992EF8"/>
    <w:rsid w:val="0099342A"/>
    <w:rsid w:val="009938B0"/>
    <w:rsid w:val="00993A34"/>
    <w:rsid w:val="00994DFE"/>
    <w:rsid w:val="0099743B"/>
    <w:rsid w:val="009A059F"/>
    <w:rsid w:val="009A082E"/>
    <w:rsid w:val="009A1F14"/>
    <w:rsid w:val="009A32F5"/>
    <w:rsid w:val="009A3318"/>
    <w:rsid w:val="009A3ADE"/>
    <w:rsid w:val="009A698F"/>
    <w:rsid w:val="009A6B37"/>
    <w:rsid w:val="009A6CEC"/>
    <w:rsid w:val="009A6F10"/>
    <w:rsid w:val="009A799B"/>
    <w:rsid w:val="009B0013"/>
    <w:rsid w:val="009B0E76"/>
    <w:rsid w:val="009B4325"/>
    <w:rsid w:val="009B6EE6"/>
    <w:rsid w:val="009C1B80"/>
    <w:rsid w:val="009C1F4E"/>
    <w:rsid w:val="009C4B49"/>
    <w:rsid w:val="009C4F9A"/>
    <w:rsid w:val="009C5A15"/>
    <w:rsid w:val="009D06BC"/>
    <w:rsid w:val="009D0F10"/>
    <w:rsid w:val="009D1F26"/>
    <w:rsid w:val="009D4A00"/>
    <w:rsid w:val="009E0018"/>
    <w:rsid w:val="009E0BB1"/>
    <w:rsid w:val="009E286D"/>
    <w:rsid w:val="009E28A8"/>
    <w:rsid w:val="009E2E57"/>
    <w:rsid w:val="009E3BB5"/>
    <w:rsid w:val="009E6B59"/>
    <w:rsid w:val="009E6EBD"/>
    <w:rsid w:val="009F08DA"/>
    <w:rsid w:val="009F17D2"/>
    <w:rsid w:val="009F2090"/>
    <w:rsid w:val="009F2C48"/>
    <w:rsid w:val="009F4E42"/>
    <w:rsid w:val="009F7212"/>
    <w:rsid w:val="00A0027A"/>
    <w:rsid w:val="00A00AE7"/>
    <w:rsid w:val="00A01268"/>
    <w:rsid w:val="00A014FA"/>
    <w:rsid w:val="00A01A56"/>
    <w:rsid w:val="00A02090"/>
    <w:rsid w:val="00A030B0"/>
    <w:rsid w:val="00A03926"/>
    <w:rsid w:val="00A05D8F"/>
    <w:rsid w:val="00A062A1"/>
    <w:rsid w:val="00A07D19"/>
    <w:rsid w:val="00A12015"/>
    <w:rsid w:val="00A12B19"/>
    <w:rsid w:val="00A1635F"/>
    <w:rsid w:val="00A16546"/>
    <w:rsid w:val="00A20063"/>
    <w:rsid w:val="00A20629"/>
    <w:rsid w:val="00A20A3C"/>
    <w:rsid w:val="00A2192C"/>
    <w:rsid w:val="00A22E02"/>
    <w:rsid w:val="00A23631"/>
    <w:rsid w:val="00A24BE2"/>
    <w:rsid w:val="00A24F9F"/>
    <w:rsid w:val="00A275EE"/>
    <w:rsid w:val="00A27F4F"/>
    <w:rsid w:val="00A3029A"/>
    <w:rsid w:val="00A3165F"/>
    <w:rsid w:val="00A325A1"/>
    <w:rsid w:val="00A335B6"/>
    <w:rsid w:val="00A33A50"/>
    <w:rsid w:val="00A33D4F"/>
    <w:rsid w:val="00A3438B"/>
    <w:rsid w:val="00A34954"/>
    <w:rsid w:val="00A34E17"/>
    <w:rsid w:val="00A34F6A"/>
    <w:rsid w:val="00A356F6"/>
    <w:rsid w:val="00A369FD"/>
    <w:rsid w:val="00A36CE6"/>
    <w:rsid w:val="00A373F5"/>
    <w:rsid w:val="00A40214"/>
    <w:rsid w:val="00A4179A"/>
    <w:rsid w:val="00A4196F"/>
    <w:rsid w:val="00A42003"/>
    <w:rsid w:val="00A42C60"/>
    <w:rsid w:val="00A44A18"/>
    <w:rsid w:val="00A44C1E"/>
    <w:rsid w:val="00A46AEC"/>
    <w:rsid w:val="00A47825"/>
    <w:rsid w:val="00A51249"/>
    <w:rsid w:val="00A51560"/>
    <w:rsid w:val="00A51851"/>
    <w:rsid w:val="00A52637"/>
    <w:rsid w:val="00A55365"/>
    <w:rsid w:val="00A55444"/>
    <w:rsid w:val="00A560F8"/>
    <w:rsid w:val="00A56156"/>
    <w:rsid w:val="00A578C7"/>
    <w:rsid w:val="00A600A9"/>
    <w:rsid w:val="00A61841"/>
    <w:rsid w:val="00A61D79"/>
    <w:rsid w:val="00A63046"/>
    <w:rsid w:val="00A668B7"/>
    <w:rsid w:val="00A677BB"/>
    <w:rsid w:val="00A67BC6"/>
    <w:rsid w:val="00A702F0"/>
    <w:rsid w:val="00A70722"/>
    <w:rsid w:val="00A70A1B"/>
    <w:rsid w:val="00A742B3"/>
    <w:rsid w:val="00A7448A"/>
    <w:rsid w:val="00A75B9B"/>
    <w:rsid w:val="00A75F75"/>
    <w:rsid w:val="00A76033"/>
    <w:rsid w:val="00A801EE"/>
    <w:rsid w:val="00A81137"/>
    <w:rsid w:val="00A811B7"/>
    <w:rsid w:val="00A815AC"/>
    <w:rsid w:val="00A8530F"/>
    <w:rsid w:val="00A86AE7"/>
    <w:rsid w:val="00A86B66"/>
    <w:rsid w:val="00A873CF"/>
    <w:rsid w:val="00A87572"/>
    <w:rsid w:val="00A901F0"/>
    <w:rsid w:val="00A91C1B"/>
    <w:rsid w:val="00A92022"/>
    <w:rsid w:val="00A92AD6"/>
    <w:rsid w:val="00A935AE"/>
    <w:rsid w:val="00A94DF7"/>
    <w:rsid w:val="00A960D9"/>
    <w:rsid w:val="00A96758"/>
    <w:rsid w:val="00A969F9"/>
    <w:rsid w:val="00A96C9B"/>
    <w:rsid w:val="00AA01C1"/>
    <w:rsid w:val="00AA18EC"/>
    <w:rsid w:val="00AA767E"/>
    <w:rsid w:val="00AB033A"/>
    <w:rsid w:val="00AB1578"/>
    <w:rsid w:val="00AB2BD9"/>
    <w:rsid w:val="00AB35B5"/>
    <w:rsid w:val="00AB4166"/>
    <w:rsid w:val="00AB43DA"/>
    <w:rsid w:val="00AB542E"/>
    <w:rsid w:val="00AB659F"/>
    <w:rsid w:val="00AB703A"/>
    <w:rsid w:val="00AC13F3"/>
    <w:rsid w:val="00AC16F8"/>
    <w:rsid w:val="00AC1F44"/>
    <w:rsid w:val="00AC2C0E"/>
    <w:rsid w:val="00AC348D"/>
    <w:rsid w:val="00AC4755"/>
    <w:rsid w:val="00AC4FA1"/>
    <w:rsid w:val="00AC5DE9"/>
    <w:rsid w:val="00AC6325"/>
    <w:rsid w:val="00AC63FE"/>
    <w:rsid w:val="00AC65B1"/>
    <w:rsid w:val="00AC6AD7"/>
    <w:rsid w:val="00AC7CAF"/>
    <w:rsid w:val="00AD147E"/>
    <w:rsid w:val="00AD1D84"/>
    <w:rsid w:val="00AD2115"/>
    <w:rsid w:val="00AD3DF7"/>
    <w:rsid w:val="00AD4FAE"/>
    <w:rsid w:val="00AD5A7C"/>
    <w:rsid w:val="00AD63E6"/>
    <w:rsid w:val="00AD67BC"/>
    <w:rsid w:val="00AE39CC"/>
    <w:rsid w:val="00AE4414"/>
    <w:rsid w:val="00AE7B33"/>
    <w:rsid w:val="00AE7E9A"/>
    <w:rsid w:val="00AF08C9"/>
    <w:rsid w:val="00AF38CD"/>
    <w:rsid w:val="00AF3D80"/>
    <w:rsid w:val="00AF4004"/>
    <w:rsid w:val="00AF46BC"/>
    <w:rsid w:val="00AF64CB"/>
    <w:rsid w:val="00AF66BD"/>
    <w:rsid w:val="00AF6CE7"/>
    <w:rsid w:val="00B01676"/>
    <w:rsid w:val="00B01E75"/>
    <w:rsid w:val="00B022B7"/>
    <w:rsid w:val="00B02E79"/>
    <w:rsid w:val="00B0570C"/>
    <w:rsid w:val="00B0584E"/>
    <w:rsid w:val="00B06092"/>
    <w:rsid w:val="00B07005"/>
    <w:rsid w:val="00B109CE"/>
    <w:rsid w:val="00B10B9C"/>
    <w:rsid w:val="00B10DF6"/>
    <w:rsid w:val="00B133B3"/>
    <w:rsid w:val="00B1360D"/>
    <w:rsid w:val="00B16405"/>
    <w:rsid w:val="00B1720E"/>
    <w:rsid w:val="00B17F24"/>
    <w:rsid w:val="00B20DC7"/>
    <w:rsid w:val="00B230A1"/>
    <w:rsid w:val="00B23304"/>
    <w:rsid w:val="00B237DA"/>
    <w:rsid w:val="00B2723B"/>
    <w:rsid w:val="00B273D8"/>
    <w:rsid w:val="00B27A2A"/>
    <w:rsid w:val="00B27C35"/>
    <w:rsid w:val="00B27D0B"/>
    <w:rsid w:val="00B3083C"/>
    <w:rsid w:val="00B32200"/>
    <w:rsid w:val="00B3336B"/>
    <w:rsid w:val="00B33471"/>
    <w:rsid w:val="00B33A62"/>
    <w:rsid w:val="00B34290"/>
    <w:rsid w:val="00B35C45"/>
    <w:rsid w:val="00B401EA"/>
    <w:rsid w:val="00B4146E"/>
    <w:rsid w:val="00B41491"/>
    <w:rsid w:val="00B41DD8"/>
    <w:rsid w:val="00B4216F"/>
    <w:rsid w:val="00B4247F"/>
    <w:rsid w:val="00B429F3"/>
    <w:rsid w:val="00B42B01"/>
    <w:rsid w:val="00B446FE"/>
    <w:rsid w:val="00B47B99"/>
    <w:rsid w:val="00B50F98"/>
    <w:rsid w:val="00B5122D"/>
    <w:rsid w:val="00B51352"/>
    <w:rsid w:val="00B524E0"/>
    <w:rsid w:val="00B526B8"/>
    <w:rsid w:val="00B53FE4"/>
    <w:rsid w:val="00B54D8E"/>
    <w:rsid w:val="00B55F60"/>
    <w:rsid w:val="00B56901"/>
    <w:rsid w:val="00B6238C"/>
    <w:rsid w:val="00B625D7"/>
    <w:rsid w:val="00B64637"/>
    <w:rsid w:val="00B65862"/>
    <w:rsid w:val="00B65F30"/>
    <w:rsid w:val="00B6647D"/>
    <w:rsid w:val="00B67CAF"/>
    <w:rsid w:val="00B717B1"/>
    <w:rsid w:val="00B72661"/>
    <w:rsid w:val="00B73E17"/>
    <w:rsid w:val="00B73F71"/>
    <w:rsid w:val="00B77800"/>
    <w:rsid w:val="00B778B9"/>
    <w:rsid w:val="00B7799D"/>
    <w:rsid w:val="00B82CAC"/>
    <w:rsid w:val="00B82F13"/>
    <w:rsid w:val="00B82F48"/>
    <w:rsid w:val="00B83314"/>
    <w:rsid w:val="00B83B46"/>
    <w:rsid w:val="00B857AF"/>
    <w:rsid w:val="00B867D6"/>
    <w:rsid w:val="00B869B6"/>
    <w:rsid w:val="00B90943"/>
    <w:rsid w:val="00B9454B"/>
    <w:rsid w:val="00B96567"/>
    <w:rsid w:val="00B972D7"/>
    <w:rsid w:val="00B97A72"/>
    <w:rsid w:val="00B97A7B"/>
    <w:rsid w:val="00BA02F4"/>
    <w:rsid w:val="00BA1907"/>
    <w:rsid w:val="00BA2927"/>
    <w:rsid w:val="00BA3419"/>
    <w:rsid w:val="00BA590F"/>
    <w:rsid w:val="00BA6169"/>
    <w:rsid w:val="00BA6FA0"/>
    <w:rsid w:val="00BB4142"/>
    <w:rsid w:val="00BB5107"/>
    <w:rsid w:val="00BB569C"/>
    <w:rsid w:val="00BC0A2C"/>
    <w:rsid w:val="00BC33C4"/>
    <w:rsid w:val="00BC39C9"/>
    <w:rsid w:val="00BC59FA"/>
    <w:rsid w:val="00BC600F"/>
    <w:rsid w:val="00BC6F83"/>
    <w:rsid w:val="00BD28D3"/>
    <w:rsid w:val="00BD71C5"/>
    <w:rsid w:val="00BD7DA4"/>
    <w:rsid w:val="00BE0D1A"/>
    <w:rsid w:val="00BE0F4D"/>
    <w:rsid w:val="00BE2003"/>
    <w:rsid w:val="00BE2145"/>
    <w:rsid w:val="00BE2252"/>
    <w:rsid w:val="00BE23E3"/>
    <w:rsid w:val="00BE4ADE"/>
    <w:rsid w:val="00BE6C57"/>
    <w:rsid w:val="00BE70E6"/>
    <w:rsid w:val="00BE7F99"/>
    <w:rsid w:val="00BF2635"/>
    <w:rsid w:val="00BF530C"/>
    <w:rsid w:val="00BF6480"/>
    <w:rsid w:val="00C0383D"/>
    <w:rsid w:val="00C04EA8"/>
    <w:rsid w:val="00C06085"/>
    <w:rsid w:val="00C060F0"/>
    <w:rsid w:val="00C0640A"/>
    <w:rsid w:val="00C06AE0"/>
    <w:rsid w:val="00C072DB"/>
    <w:rsid w:val="00C107D2"/>
    <w:rsid w:val="00C10B2B"/>
    <w:rsid w:val="00C119E1"/>
    <w:rsid w:val="00C12A63"/>
    <w:rsid w:val="00C13757"/>
    <w:rsid w:val="00C14210"/>
    <w:rsid w:val="00C1422E"/>
    <w:rsid w:val="00C173DB"/>
    <w:rsid w:val="00C21782"/>
    <w:rsid w:val="00C21D8E"/>
    <w:rsid w:val="00C2417B"/>
    <w:rsid w:val="00C2497D"/>
    <w:rsid w:val="00C24A3C"/>
    <w:rsid w:val="00C24A51"/>
    <w:rsid w:val="00C25928"/>
    <w:rsid w:val="00C25C86"/>
    <w:rsid w:val="00C26BD8"/>
    <w:rsid w:val="00C27AD1"/>
    <w:rsid w:val="00C30498"/>
    <w:rsid w:val="00C30FB6"/>
    <w:rsid w:val="00C30FDD"/>
    <w:rsid w:val="00C32697"/>
    <w:rsid w:val="00C32C72"/>
    <w:rsid w:val="00C330BE"/>
    <w:rsid w:val="00C3362F"/>
    <w:rsid w:val="00C337B1"/>
    <w:rsid w:val="00C33A9D"/>
    <w:rsid w:val="00C341CE"/>
    <w:rsid w:val="00C34501"/>
    <w:rsid w:val="00C35471"/>
    <w:rsid w:val="00C359E1"/>
    <w:rsid w:val="00C367B7"/>
    <w:rsid w:val="00C36879"/>
    <w:rsid w:val="00C37462"/>
    <w:rsid w:val="00C374B0"/>
    <w:rsid w:val="00C37EE8"/>
    <w:rsid w:val="00C4039F"/>
    <w:rsid w:val="00C404C5"/>
    <w:rsid w:val="00C40D30"/>
    <w:rsid w:val="00C41D6F"/>
    <w:rsid w:val="00C42AF0"/>
    <w:rsid w:val="00C42DEA"/>
    <w:rsid w:val="00C44CDA"/>
    <w:rsid w:val="00C45965"/>
    <w:rsid w:val="00C477A7"/>
    <w:rsid w:val="00C50E08"/>
    <w:rsid w:val="00C51617"/>
    <w:rsid w:val="00C55233"/>
    <w:rsid w:val="00C56114"/>
    <w:rsid w:val="00C5702B"/>
    <w:rsid w:val="00C5702D"/>
    <w:rsid w:val="00C573AE"/>
    <w:rsid w:val="00C60365"/>
    <w:rsid w:val="00C6068F"/>
    <w:rsid w:val="00C644AA"/>
    <w:rsid w:val="00C65399"/>
    <w:rsid w:val="00C65957"/>
    <w:rsid w:val="00C65B84"/>
    <w:rsid w:val="00C67305"/>
    <w:rsid w:val="00C70384"/>
    <w:rsid w:val="00C71EA2"/>
    <w:rsid w:val="00C7270F"/>
    <w:rsid w:val="00C7336C"/>
    <w:rsid w:val="00C73E32"/>
    <w:rsid w:val="00C75B83"/>
    <w:rsid w:val="00C77CB0"/>
    <w:rsid w:val="00C84D21"/>
    <w:rsid w:val="00C85FF1"/>
    <w:rsid w:val="00C86089"/>
    <w:rsid w:val="00C874DA"/>
    <w:rsid w:val="00C93939"/>
    <w:rsid w:val="00CA0126"/>
    <w:rsid w:val="00CA129C"/>
    <w:rsid w:val="00CA1A3D"/>
    <w:rsid w:val="00CA1FA3"/>
    <w:rsid w:val="00CA291B"/>
    <w:rsid w:val="00CA2CCA"/>
    <w:rsid w:val="00CA48EF"/>
    <w:rsid w:val="00CA5D11"/>
    <w:rsid w:val="00CA7DCC"/>
    <w:rsid w:val="00CA7FE7"/>
    <w:rsid w:val="00CB303E"/>
    <w:rsid w:val="00CB3D99"/>
    <w:rsid w:val="00CB659D"/>
    <w:rsid w:val="00CB7159"/>
    <w:rsid w:val="00CC211E"/>
    <w:rsid w:val="00CC2F36"/>
    <w:rsid w:val="00CC3614"/>
    <w:rsid w:val="00CC3DEC"/>
    <w:rsid w:val="00CC4E4B"/>
    <w:rsid w:val="00CC5CE6"/>
    <w:rsid w:val="00CC63F0"/>
    <w:rsid w:val="00CC689E"/>
    <w:rsid w:val="00CC6E96"/>
    <w:rsid w:val="00CC7E32"/>
    <w:rsid w:val="00CD0B58"/>
    <w:rsid w:val="00CD2B7D"/>
    <w:rsid w:val="00CD2DE4"/>
    <w:rsid w:val="00CD322A"/>
    <w:rsid w:val="00CD394A"/>
    <w:rsid w:val="00CD3EBD"/>
    <w:rsid w:val="00CD5127"/>
    <w:rsid w:val="00CD5635"/>
    <w:rsid w:val="00CD5F68"/>
    <w:rsid w:val="00CD7D13"/>
    <w:rsid w:val="00CE0193"/>
    <w:rsid w:val="00CE0AD9"/>
    <w:rsid w:val="00CE2183"/>
    <w:rsid w:val="00CE2354"/>
    <w:rsid w:val="00CE2409"/>
    <w:rsid w:val="00CE258F"/>
    <w:rsid w:val="00CE28B4"/>
    <w:rsid w:val="00CE33A8"/>
    <w:rsid w:val="00CE4AF0"/>
    <w:rsid w:val="00CE4CCD"/>
    <w:rsid w:val="00CE536F"/>
    <w:rsid w:val="00CE5A98"/>
    <w:rsid w:val="00CE6EA5"/>
    <w:rsid w:val="00CF0766"/>
    <w:rsid w:val="00CF1C5E"/>
    <w:rsid w:val="00CF2C96"/>
    <w:rsid w:val="00CF4DA4"/>
    <w:rsid w:val="00CF5152"/>
    <w:rsid w:val="00CF6791"/>
    <w:rsid w:val="00D00C1A"/>
    <w:rsid w:val="00D01766"/>
    <w:rsid w:val="00D02794"/>
    <w:rsid w:val="00D04FC9"/>
    <w:rsid w:val="00D05A28"/>
    <w:rsid w:val="00D06DD6"/>
    <w:rsid w:val="00D06E4B"/>
    <w:rsid w:val="00D1366B"/>
    <w:rsid w:val="00D13AA7"/>
    <w:rsid w:val="00D13C00"/>
    <w:rsid w:val="00D1452A"/>
    <w:rsid w:val="00D159F0"/>
    <w:rsid w:val="00D15DC3"/>
    <w:rsid w:val="00D165AA"/>
    <w:rsid w:val="00D17E5B"/>
    <w:rsid w:val="00D22B86"/>
    <w:rsid w:val="00D2371A"/>
    <w:rsid w:val="00D264EE"/>
    <w:rsid w:val="00D2673F"/>
    <w:rsid w:val="00D31BD1"/>
    <w:rsid w:val="00D32BE4"/>
    <w:rsid w:val="00D32E73"/>
    <w:rsid w:val="00D345DB"/>
    <w:rsid w:val="00D34B71"/>
    <w:rsid w:val="00D34CAB"/>
    <w:rsid w:val="00D35026"/>
    <w:rsid w:val="00D36D98"/>
    <w:rsid w:val="00D3710E"/>
    <w:rsid w:val="00D403BD"/>
    <w:rsid w:val="00D4145E"/>
    <w:rsid w:val="00D430F6"/>
    <w:rsid w:val="00D462C2"/>
    <w:rsid w:val="00D475D3"/>
    <w:rsid w:val="00D47F2D"/>
    <w:rsid w:val="00D50B07"/>
    <w:rsid w:val="00D53733"/>
    <w:rsid w:val="00D56CD8"/>
    <w:rsid w:val="00D572FA"/>
    <w:rsid w:val="00D57457"/>
    <w:rsid w:val="00D5779A"/>
    <w:rsid w:val="00D57BA5"/>
    <w:rsid w:val="00D57FEE"/>
    <w:rsid w:val="00D601DD"/>
    <w:rsid w:val="00D612F5"/>
    <w:rsid w:val="00D61E1F"/>
    <w:rsid w:val="00D62A75"/>
    <w:rsid w:val="00D62DB5"/>
    <w:rsid w:val="00D631C6"/>
    <w:rsid w:val="00D635CD"/>
    <w:rsid w:val="00D66740"/>
    <w:rsid w:val="00D67071"/>
    <w:rsid w:val="00D77E2E"/>
    <w:rsid w:val="00D804BD"/>
    <w:rsid w:val="00D81ED4"/>
    <w:rsid w:val="00D82516"/>
    <w:rsid w:val="00D82C48"/>
    <w:rsid w:val="00D83CD6"/>
    <w:rsid w:val="00D84532"/>
    <w:rsid w:val="00D87559"/>
    <w:rsid w:val="00D916A4"/>
    <w:rsid w:val="00D93BA8"/>
    <w:rsid w:val="00D942AD"/>
    <w:rsid w:val="00D96D0D"/>
    <w:rsid w:val="00DA149F"/>
    <w:rsid w:val="00DA19DB"/>
    <w:rsid w:val="00DA23E0"/>
    <w:rsid w:val="00DA2699"/>
    <w:rsid w:val="00DA3D14"/>
    <w:rsid w:val="00DA41D8"/>
    <w:rsid w:val="00DA52E1"/>
    <w:rsid w:val="00DA5592"/>
    <w:rsid w:val="00DA5AC7"/>
    <w:rsid w:val="00DA6171"/>
    <w:rsid w:val="00DA728D"/>
    <w:rsid w:val="00DA7914"/>
    <w:rsid w:val="00DB17CA"/>
    <w:rsid w:val="00DB2AF0"/>
    <w:rsid w:val="00DB44FE"/>
    <w:rsid w:val="00DB491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4EE1"/>
    <w:rsid w:val="00DD5095"/>
    <w:rsid w:val="00DD51DC"/>
    <w:rsid w:val="00DD5514"/>
    <w:rsid w:val="00DD5CB8"/>
    <w:rsid w:val="00DD797E"/>
    <w:rsid w:val="00DE00D0"/>
    <w:rsid w:val="00DE0192"/>
    <w:rsid w:val="00DE0768"/>
    <w:rsid w:val="00DE0AD3"/>
    <w:rsid w:val="00DE2035"/>
    <w:rsid w:val="00DE3E61"/>
    <w:rsid w:val="00DE451F"/>
    <w:rsid w:val="00DE4647"/>
    <w:rsid w:val="00DE6C63"/>
    <w:rsid w:val="00DF1740"/>
    <w:rsid w:val="00DF176E"/>
    <w:rsid w:val="00DF1A99"/>
    <w:rsid w:val="00DF28D4"/>
    <w:rsid w:val="00DF37A1"/>
    <w:rsid w:val="00DF422C"/>
    <w:rsid w:val="00DF6614"/>
    <w:rsid w:val="00DF6ADD"/>
    <w:rsid w:val="00E00E19"/>
    <w:rsid w:val="00E00E2C"/>
    <w:rsid w:val="00E00F00"/>
    <w:rsid w:val="00E0235F"/>
    <w:rsid w:val="00E0237A"/>
    <w:rsid w:val="00E04005"/>
    <w:rsid w:val="00E074BC"/>
    <w:rsid w:val="00E11363"/>
    <w:rsid w:val="00E11C52"/>
    <w:rsid w:val="00E12AFD"/>
    <w:rsid w:val="00E12FCC"/>
    <w:rsid w:val="00E13B11"/>
    <w:rsid w:val="00E1414A"/>
    <w:rsid w:val="00E14401"/>
    <w:rsid w:val="00E14F85"/>
    <w:rsid w:val="00E1720A"/>
    <w:rsid w:val="00E21C47"/>
    <w:rsid w:val="00E224A4"/>
    <w:rsid w:val="00E22AAF"/>
    <w:rsid w:val="00E2323D"/>
    <w:rsid w:val="00E23A7C"/>
    <w:rsid w:val="00E25F01"/>
    <w:rsid w:val="00E26E0F"/>
    <w:rsid w:val="00E270B0"/>
    <w:rsid w:val="00E3026D"/>
    <w:rsid w:val="00E311C0"/>
    <w:rsid w:val="00E32181"/>
    <w:rsid w:val="00E32371"/>
    <w:rsid w:val="00E32DF8"/>
    <w:rsid w:val="00E33254"/>
    <w:rsid w:val="00E336A6"/>
    <w:rsid w:val="00E3382B"/>
    <w:rsid w:val="00E36AEC"/>
    <w:rsid w:val="00E379AC"/>
    <w:rsid w:val="00E40256"/>
    <w:rsid w:val="00E40A37"/>
    <w:rsid w:val="00E41148"/>
    <w:rsid w:val="00E419F7"/>
    <w:rsid w:val="00E42CE9"/>
    <w:rsid w:val="00E45327"/>
    <w:rsid w:val="00E46A66"/>
    <w:rsid w:val="00E4720B"/>
    <w:rsid w:val="00E47FB6"/>
    <w:rsid w:val="00E5061A"/>
    <w:rsid w:val="00E510FF"/>
    <w:rsid w:val="00E515F4"/>
    <w:rsid w:val="00E53D56"/>
    <w:rsid w:val="00E53FE3"/>
    <w:rsid w:val="00E541FD"/>
    <w:rsid w:val="00E55DB5"/>
    <w:rsid w:val="00E570A4"/>
    <w:rsid w:val="00E57A07"/>
    <w:rsid w:val="00E60D94"/>
    <w:rsid w:val="00E61754"/>
    <w:rsid w:val="00E61ADA"/>
    <w:rsid w:val="00E62909"/>
    <w:rsid w:val="00E6411D"/>
    <w:rsid w:val="00E65589"/>
    <w:rsid w:val="00E66261"/>
    <w:rsid w:val="00E705D4"/>
    <w:rsid w:val="00E709F7"/>
    <w:rsid w:val="00E719F4"/>
    <w:rsid w:val="00E72366"/>
    <w:rsid w:val="00E7286E"/>
    <w:rsid w:val="00E74C07"/>
    <w:rsid w:val="00E74CAB"/>
    <w:rsid w:val="00E756C6"/>
    <w:rsid w:val="00E75B10"/>
    <w:rsid w:val="00E75CF4"/>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0D6E"/>
    <w:rsid w:val="00EA1D49"/>
    <w:rsid w:val="00EA1DE3"/>
    <w:rsid w:val="00EA219A"/>
    <w:rsid w:val="00EA2860"/>
    <w:rsid w:val="00EB00C7"/>
    <w:rsid w:val="00EB1719"/>
    <w:rsid w:val="00EB19D1"/>
    <w:rsid w:val="00EB42BF"/>
    <w:rsid w:val="00EB59AF"/>
    <w:rsid w:val="00EB607A"/>
    <w:rsid w:val="00EB6A58"/>
    <w:rsid w:val="00EB71B6"/>
    <w:rsid w:val="00EB75D6"/>
    <w:rsid w:val="00EC120E"/>
    <w:rsid w:val="00EC30BC"/>
    <w:rsid w:val="00EC47E8"/>
    <w:rsid w:val="00EC4EF7"/>
    <w:rsid w:val="00EC6D39"/>
    <w:rsid w:val="00EC7819"/>
    <w:rsid w:val="00ED0EBB"/>
    <w:rsid w:val="00ED1EF3"/>
    <w:rsid w:val="00ED2641"/>
    <w:rsid w:val="00ED424B"/>
    <w:rsid w:val="00ED7B60"/>
    <w:rsid w:val="00ED7D9C"/>
    <w:rsid w:val="00EE0FBA"/>
    <w:rsid w:val="00EE18E6"/>
    <w:rsid w:val="00EE19D8"/>
    <w:rsid w:val="00EE1F18"/>
    <w:rsid w:val="00EE2A79"/>
    <w:rsid w:val="00EE35D0"/>
    <w:rsid w:val="00EE5276"/>
    <w:rsid w:val="00EE52AC"/>
    <w:rsid w:val="00EE5D8D"/>
    <w:rsid w:val="00EE660D"/>
    <w:rsid w:val="00EE7347"/>
    <w:rsid w:val="00EE77ED"/>
    <w:rsid w:val="00EF00B4"/>
    <w:rsid w:val="00EF09FB"/>
    <w:rsid w:val="00EF11E9"/>
    <w:rsid w:val="00EF1238"/>
    <w:rsid w:val="00EF1254"/>
    <w:rsid w:val="00EF13C4"/>
    <w:rsid w:val="00EF1B8F"/>
    <w:rsid w:val="00EF23F2"/>
    <w:rsid w:val="00EF40E6"/>
    <w:rsid w:val="00EF6ACA"/>
    <w:rsid w:val="00EF7497"/>
    <w:rsid w:val="00EF79A2"/>
    <w:rsid w:val="00EF7F4A"/>
    <w:rsid w:val="00F00493"/>
    <w:rsid w:val="00F0066E"/>
    <w:rsid w:val="00F00B7C"/>
    <w:rsid w:val="00F03C64"/>
    <w:rsid w:val="00F0525A"/>
    <w:rsid w:val="00F1305F"/>
    <w:rsid w:val="00F13AB0"/>
    <w:rsid w:val="00F150BF"/>
    <w:rsid w:val="00F15361"/>
    <w:rsid w:val="00F15E89"/>
    <w:rsid w:val="00F170E8"/>
    <w:rsid w:val="00F1717D"/>
    <w:rsid w:val="00F203BD"/>
    <w:rsid w:val="00F21CD3"/>
    <w:rsid w:val="00F230AF"/>
    <w:rsid w:val="00F23B4A"/>
    <w:rsid w:val="00F244A4"/>
    <w:rsid w:val="00F25D56"/>
    <w:rsid w:val="00F2600C"/>
    <w:rsid w:val="00F27BDA"/>
    <w:rsid w:val="00F30307"/>
    <w:rsid w:val="00F30F96"/>
    <w:rsid w:val="00F3499C"/>
    <w:rsid w:val="00F36001"/>
    <w:rsid w:val="00F36AB6"/>
    <w:rsid w:val="00F37020"/>
    <w:rsid w:val="00F37D46"/>
    <w:rsid w:val="00F40785"/>
    <w:rsid w:val="00F433FC"/>
    <w:rsid w:val="00F4463F"/>
    <w:rsid w:val="00F45CAA"/>
    <w:rsid w:val="00F512AC"/>
    <w:rsid w:val="00F51386"/>
    <w:rsid w:val="00F51448"/>
    <w:rsid w:val="00F52219"/>
    <w:rsid w:val="00F52580"/>
    <w:rsid w:val="00F53F9A"/>
    <w:rsid w:val="00F555C6"/>
    <w:rsid w:val="00F5614E"/>
    <w:rsid w:val="00F60828"/>
    <w:rsid w:val="00F60E55"/>
    <w:rsid w:val="00F622D7"/>
    <w:rsid w:val="00F6376C"/>
    <w:rsid w:val="00F63B9E"/>
    <w:rsid w:val="00F6468E"/>
    <w:rsid w:val="00F6637F"/>
    <w:rsid w:val="00F70081"/>
    <w:rsid w:val="00F71B80"/>
    <w:rsid w:val="00F725F3"/>
    <w:rsid w:val="00F7332A"/>
    <w:rsid w:val="00F739C8"/>
    <w:rsid w:val="00F73EF0"/>
    <w:rsid w:val="00F74136"/>
    <w:rsid w:val="00F7457C"/>
    <w:rsid w:val="00F74FE8"/>
    <w:rsid w:val="00F76642"/>
    <w:rsid w:val="00F77686"/>
    <w:rsid w:val="00F7772B"/>
    <w:rsid w:val="00F81046"/>
    <w:rsid w:val="00F818DB"/>
    <w:rsid w:val="00F81EFB"/>
    <w:rsid w:val="00F82115"/>
    <w:rsid w:val="00F821B1"/>
    <w:rsid w:val="00F82310"/>
    <w:rsid w:val="00F82AF0"/>
    <w:rsid w:val="00F82E2D"/>
    <w:rsid w:val="00F840AC"/>
    <w:rsid w:val="00F844C5"/>
    <w:rsid w:val="00F85124"/>
    <w:rsid w:val="00F85548"/>
    <w:rsid w:val="00F8684D"/>
    <w:rsid w:val="00F94225"/>
    <w:rsid w:val="00F95FA6"/>
    <w:rsid w:val="00F97401"/>
    <w:rsid w:val="00F97A50"/>
    <w:rsid w:val="00FA0C20"/>
    <w:rsid w:val="00FA1346"/>
    <w:rsid w:val="00FA2F41"/>
    <w:rsid w:val="00FA455E"/>
    <w:rsid w:val="00FA47FC"/>
    <w:rsid w:val="00FA4A52"/>
    <w:rsid w:val="00FB2B2C"/>
    <w:rsid w:val="00FB2FA7"/>
    <w:rsid w:val="00FB3189"/>
    <w:rsid w:val="00FB3217"/>
    <w:rsid w:val="00FB5BBD"/>
    <w:rsid w:val="00FC01B6"/>
    <w:rsid w:val="00FC0300"/>
    <w:rsid w:val="00FC0406"/>
    <w:rsid w:val="00FC14B0"/>
    <w:rsid w:val="00FC25BE"/>
    <w:rsid w:val="00FC2A0E"/>
    <w:rsid w:val="00FC4C74"/>
    <w:rsid w:val="00FC61DD"/>
    <w:rsid w:val="00FC62F2"/>
    <w:rsid w:val="00FD0D34"/>
    <w:rsid w:val="00FD1218"/>
    <w:rsid w:val="00FD2B2F"/>
    <w:rsid w:val="00FD3283"/>
    <w:rsid w:val="00FD3686"/>
    <w:rsid w:val="00FD380D"/>
    <w:rsid w:val="00FD3F8A"/>
    <w:rsid w:val="00FE07CF"/>
    <w:rsid w:val="00FE10E8"/>
    <w:rsid w:val="00FE153B"/>
    <w:rsid w:val="00FE38C8"/>
    <w:rsid w:val="00FE3982"/>
    <w:rsid w:val="00FE446C"/>
    <w:rsid w:val="00FE553C"/>
    <w:rsid w:val="00FE585B"/>
    <w:rsid w:val="00FF1A7B"/>
    <w:rsid w:val="00FF6C82"/>
    <w:rsid w:val="00FF6E1E"/>
    <w:rsid w:val="00FF6F76"/>
    <w:rsid w:val="00FF750E"/>
    <w:rsid w:val="00FF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6FCB994"/>
  <w15:docId w15:val="{424D7196-7B7B-4A4A-8F5F-7E0E803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E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 w:type="character" w:styleId="UnresolvedMention">
    <w:name w:val="Unresolved Mention"/>
    <w:basedOn w:val="DefaultParagraphFont"/>
    <w:uiPriority w:val="99"/>
    <w:unhideWhenUsed/>
    <w:rsid w:val="00964194"/>
    <w:rPr>
      <w:color w:val="605E5C"/>
      <w:shd w:val="clear" w:color="auto" w:fill="E1DFDD"/>
    </w:rPr>
  </w:style>
  <w:style w:type="character" w:styleId="Mention">
    <w:name w:val="Mention"/>
    <w:basedOn w:val="DefaultParagraphFont"/>
    <w:uiPriority w:val="99"/>
    <w:unhideWhenUsed/>
    <w:rsid w:val="009641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70238F90-A075-4EBD-8269-F67BDA7226AD}">
  <ds:schemaRefs>
    <ds:schemaRef ds:uri="http://schemas.microsoft.com/sharepoint/v3/contenttype/forms"/>
  </ds:schemaRefs>
</ds:datastoreItem>
</file>

<file path=customXml/itemProps2.xml><?xml version="1.0" encoding="utf-8"?>
<ds:datastoreItem xmlns:ds="http://schemas.openxmlformats.org/officeDocument/2006/customXml" ds:itemID="{E0956DB7-289B-4DC1-9434-3BEFED0E8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8A220E-73E4-426A-A646-974279C32AA0}">
  <ds:schemaRefs>
    <ds:schemaRef ds:uri="http://schemas.openxmlformats.org/officeDocument/2006/bibliography"/>
  </ds:schemaRefs>
</ds:datastoreItem>
</file>

<file path=customXml/itemProps4.xml><?xml version="1.0" encoding="utf-8"?>
<ds:datastoreItem xmlns:ds="http://schemas.openxmlformats.org/officeDocument/2006/customXml" ds:itemID="{1D18EB33-B87D-4032-9760-FD28123B39D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12325</Words>
  <Characters>70254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jmiller20130729</dc:creator>
  <cp:lastModifiedBy>Geiser, Che@Energy</cp:lastModifiedBy>
  <cp:revision>10</cp:revision>
  <cp:lastPrinted>2013-09-25T20:55:00Z</cp:lastPrinted>
  <dcterms:created xsi:type="dcterms:W3CDTF">2022-02-08T21:55:00Z</dcterms:created>
  <dcterms:modified xsi:type="dcterms:W3CDTF">2022-04-17T03:08:00Z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