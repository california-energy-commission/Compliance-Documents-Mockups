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77777777"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2D23AEB4"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7B0E5CFA"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26499540"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7D004F" w:rsidRPr="00A42BCC" w14:paraId="5622870B" w14:textId="77777777" w:rsidTr="00D03609">
        <w:tc>
          <w:tcPr>
            <w:tcW w:w="588" w:type="dxa"/>
            <w:vAlign w:val="center"/>
          </w:tcPr>
          <w:p w14:paraId="52D5E36A" w14:textId="1777F92D" w:rsidR="007D004F" w:rsidRDefault="007D004F"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72824913" w14:textId="6592907A" w:rsidR="007D004F" w:rsidRDefault="007D004F" w:rsidP="00B5026C">
            <w:pPr>
              <w:rPr>
                <w:rFonts w:asciiTheme="minorHAnsi" w:hAnsiTheme="minorHAnsi"/>
                <w:sz w:val="18"/>
                <w:szCs w:val="18"/>
              </w:rPr>
            </w:pPr>
            <w:r>
              <w:rPr>
                <w:rFonts w:asciiTheme="minorHAnsi" w:hAnsiTheme="minorHAnsi"/>
                <w:sz w:val="18"/>
                <w:szCs w:val="18"/>
              </w:rPr>
              <w:t>Building volume</w:t>
            </w:r>
          </w:p>
        </w:tc>
        <w:tc>
          <w:tcPr>
            <w:tcW w:w="5101" w:type="dxa"/>
            <w:vAlign w:val="center"/>
          </w:tcPr>
          <w:p w14:paraId="0B3A4981" w14:textId="77777777" w:rsidR="007D004F" w:rsidRPr="00A42BCC" w:rsidRDefault="007D004F" w:rsidP="00B5026C">
            <w:pPr>
              <w:rPr>
                <w:rFonts w:asciiTheme="minorHAnsi" w:hAnsiTheme="minorHAnsi"/>
                <w:sz w:val="18"/>
                <w:szCs w:val="18"/>
              </w:rPr>
            </w:pPr>
          </w:p>
        </w:tc>
      </w:tr>
      <w:tr w:rsidR="00D03609" w14:paraId="63B3D063" w14:textId="77777777" w:rsidTr="00D03609">
        <w:tc>
          <w:tcPr>
            <w:tcW w:w="588" w:type="dxa"/>
            <w:vAlign w:val="center"/>
          </w:tcPr>
          <w:p w14:paraId="69711B2F" w14:textId="222F64CA" w:rsidR="00D03609"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4</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0F3A5734"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5</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4C3013BF" w:rsidR="00D03609" w:rsidDel="00820D66"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6</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6FEF7A09"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5129978A" w:rsidR="00D03609" w:rsidRPr="00A42BCC" w:rsidRDefault="00D03609" w:rsidP="00B5026C">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5FA9D24A" w14:textId="7442EA9B" w:rsidR="00D03609" w:rsidRDefault="00D03609" w:rsidP="00D03609">
      <w:pPr>
        <w:rPr>
          <w:rFonts w:asciiTheme="minorHAnsi" w:hAnsiTheme="minorHAnsi"/>
          <w:sz w:val="18"/>
          <w:szCs w:val="18"/>
        </w:rPr>
      </w:pPr>
    </w:p>
    <w:p w14:paraId="462F2642" w14:textId="3456B7FE" w:rsidR="00D03609" w:rsidRDefault="00D03609" w:rsidP="00D03609">
      <w:pPr>
        <w:rPr>
          <w:rFonts w:asciiTheme="minorHAnsi" w:hAnsiTheme="minorHAnsi"/>
          <w:sz w:val="18"/>
          <w:szCs w:val="18"/>
        </w:rPr>
      </w:pPr>
    </w:p>
    <w:p w14:paraId="7DDD6615" w14:textId="6F359817" w:rsidR="00D03609" w:rsidRDefault="00D03609" w:rsidP="00D03609">
      <w:pPr>
        <w:rPr>
          <w:rFonts w:asciiTheme="minorHAnsi" w:hAnsiTheme="minorHAnsi"/>
          <w:sz w:val="18"/>
          <w:szCs w:val="18"/>
        </w:rPr>
      </w:pPr>
    </w:p>
    <w:p w14:paraId="761894E7" w14:textId="10DF876C" w:rsidR="00D03609" w:rsidRDefault="00D03609" w:rsidP="00D03609">
      <w:pPr>
        <w:rPr>
          <w:rFonts w:asciiTheme="minorHAnsi" w:hAnsiTheme="minorHAnsi"/>
          <w:sz w:val="18"/>
          <w:szCs w:val="18"/>
        </w:rPr>
      </w:pPr>
    </w:p>
    <w:p w14:paraId="6A5B0097" w14:textId="37D41527" w:rsidR="00D03609" w:rsidRDefault="00D03609" w:rsidP="00D03609">
      <w:pPr>
        <w:rPr>
          <w:rFonts w:asciiTheme="minorHAnsi" w:hAnsiTheme="minorHAnsi"/>
          <w:sz w:val="18"/>
          <w:szCs w:val="18"/>
        </w:rPr>
      </w:pPr>
    </w:p>
    <w:p w14:paraId="5E3C4D29" w14:textId="71595264" w:rsidR="00D03609" w:rsidRDefault="00D03609" w:rsidP="00D03609">
      <w:pPr>
        <w:rPr>
          <w:rFonts w:asciiTheme="minorHAnsi" w:hAnsiTheme="minorHAnsi"/>
          <w:sz w:val="18"/>
          <w:szCs w:val="18"/>
        </w:rPr>
      </w:pPr>
    </w:p>
    <w:p w14:paraId="0ABACBA1" w14:textId="09114352" w:rsidR="00D03609" w:rsidRDefault="00D03609" w:rsidP="00D03609">
      <w:pPr>
        <w:rPr>
          <w:rFonts w:asciiTheme="minorHAnsi" w:hAnsiTheme="minorHAnsi"/>
          <w:sz w:val="18"/>
          <w:szCs w:val="18"/>
        </w:rPr>
      </w:pPr>
    </w:p>
    <w:p w14:paraId="76505CBB" w14:textId="621C261A" w:rsidR="00D03609" w:rsidRDefault="00D03609" w:rsidP="00D03609">
      <w:pPr>
        <w:rPr>
          <w:rFonts w:asciiTheme="minorHAnsi" w:hAnsiTheme="minorHAnsi"/>
          <w:sz w:val="18"/>
          <w:szCs w:val="18"/>
        </w:rPr>
      </w:pPr>
    </w:p>
    <w:p w14:paraId="6CEE9A52" w14:textId="3A97C520" w:rsidR="00D03609" w:rsidRDefault="00D03609" w:rsidP="00D03609">
      <w:pPr>
        <w:rPr>
          <w:rFonts w:asciiTheme="minorHAnsi" w:hAnsiTheme="minorHAnsi"/>
          <w:sz w:val="18"/>
          <w:szCs w:val="18"/>
        </w:rPr>
      </w:pPr>
    </w:p>
    <w:p w14:paraId="6B722561" w14:textId="63F4ED6D" w:rsidR="00D03609" w:rsidRDefault="00D03609" w:rsidP="00D03609">
      <w:pPr>
        <w:rPr>
          <w:rFonts w:asciiTheme="minorHAnsi" w:hAnsiTheme="minorHAnsi"/>
          <w:sz w:val="18"/>
          <w:szCs w:val="18"/>
        </w:rPr>
      </w:pPr>
    </w:p>
    <w:p w14:paraId="464555B3" w14:textId="2949C412" w:rsidR="00D03609" w:rsidRDefault="00D03609" w:rsidP="00D03609">
      <w:pPr>
        <w:rPr>
          <w:rFonts w:asciiTheme="minorHAnsi" w:hAnsiTheme="minorHAnsi"/>
          <w:sz w:val="18"/>
          <w:szCs w:val="18"/>
        </w:rPr>
      </w:pPr>
    </w:p>
    <w:p w14:paraId="0DF3AD80" w14:textId="1A46697E" w:rsidR="00D03609" w:rsidRDefault="00D03609" w:rsidP="00D03609">
      <w:pPr>
        <w:rPr>
          <w:rFonts w:asciiTheme="minorHAnsi" w:hAnsiTheme="minorHAnsi"/>
          <w:sz w:val="18"/>
          <w:szCs w:val="18"/>
        </w:rPr>
      </w:pPr>
    </w:p>
    <w:p w14:paraId="1A49CC03" w14:textId="649DA29E" w:rsidR="00D03609" w:rsidRDefault="00D03609" w:rsidP="00D03609">
      <w:pPr>
        <w:rPr>
          <w:rFonts w:asciiTheme="minorHAnsi" w:hAnsiTheme="minorHAnsi"/>
          <w:sz w:val="18"/>
          <w:szCs w:val="18"/>
        </w:rPr>
      </w:pPr>
    </w:p>
    <w:p w14:paraId="0E748655" w14:textId="095530E5" w:rsidR="00D03609" w:rsidRDefault="00D03609" w:rsidP="00D03609">
      <w:pPr>
        <w:rPr>
          <w:rFonts w:asciiTheme="minorHAnsi" w:hAnsiTheme="minorHAnsi"/>
          <w:sz w:val="18"/>
          <w:szCs w:val="18"/>
        </w:rPr>
      </w:pPr>
    </w:p>
    <w:p w14:paraId="24417B7D" w14:textId="7897B1B1" w:rsidR="00D03609" w:rsidRDefault="00D03609" w:rsidP="00D03609">
      <w:pPr>
        <w:rPr>
          <w:rFonts w:asciiTheme="minorHAnsi" w:hAnsiTheme="minorHAnsi"/>
          <w:sz w:val="18"/>
          <w:szCs w:val="18"/>
        </w:rPr>
      </w:pPr>
    </w:p>
    <w:p w14:paraId="6E88C6C3" w14:textId="71150637" w:rsidR="00D03609" w:rsidRDefault="00D03609" w:rsidP="00D03609">
      <w:pPr>
        <w:rPr>
          <w:rFonts w:asciiTheme="minorHAnsi" w:hAnsiTheme="minorHAnsi"/>
          <w:sz w:val="18"/>
          <w:szCs w:val="18"/>
        </w:rPr>
      </w:pPr>
    </w:p>
    <w:p w14:paraId="4E9C70AE" w14:textId="214A1ECE"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4B238388" w:rsidR="00D03609" w:rsidRPr="005A593D" w:rsidRDefault="003F17B6" w:rsidP="00A01B9A">
            <w:pPr>
              <w:rPr>
                <w:rFonts w:asciiTheme="minorHAnsi" w:hAnsiTheme="minorHAnsi"/>
                <w:b/>
                <w:szCs w:val="18"/>
              </w:rPr>
            </w:pPr>
            <w:r>
              <w:rPr>
                <w:rFonts w:asciiTheme="minorHAnsi" w:hAnsiTheme="minorHAnsi"/>
                <w:b/>
                <w:szCs w:val="18"/>
              </w:rPr>
              <w:lastRenderedPageBreak/>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0F07E02" w14:textId="77777777" w:rsidR="00A01B9A" w:rsidRDefault="00A01B9A"/>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F15A4" w:rsidRPr="00A42BCC" w14:paraId="590DFF0A" w14:textId="77777777" w:rsidTr="00B5026C">
        <w:tc>
          <w:tcPr>
            <w:tcW w:w="585" w:type="dxa"/>
            <w:vAlign w:val="center"/>
          </w:tcPr>
          <w:p w14:paraId="738A8EEC" w14:textId="374E0616"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vAlign w:val="center"/>
          </w:tcPr>
          <w:p w14:paraId="2599D691" w14:textId="474C4EBC"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tcPr>
          <w:p w14:paraId="19C942A2" w14:textId="777777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6F4839">
        <w:trPr>
          <w:trHeight w:val="59"/>
        </w:trPr>
        <w:tc>
          <w:tcPr>
            <w:tcW w:w="10790" w:type="dxa"/>
            <w:gridSpan w:val="2"/>
          </w:tcPr>
          <w:p w14:paraId="6A6982EE" w14:textId="2C79E26E"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6F4839">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2E50FC14"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w:t>
            </w:r>
            <w:ins w:id="0" w:author="Tsan, Bach@Energy" w:date="2021-11-24T11:27:00Z">
              <w:r w:rsidR="00C3055C">
                <w:rPr>
                  <w:rFonts w:asciiTheme="minorHAnsi" w:hAnsiTheme="minorHAnsi"/>
                  <w:sz w:val="18"/>
                  <w:szCs w:val="18"/>
                </w:rPr>
                <w:t>9</w:t>
              </w:r>
            </w:ins>
            <w:del w:id="1" w:author="Tsan, Bach@Energy" w:date="2021-11-24T11:27:00Z">
              <w:r w:rsidRPr="00C55ED3" w:rsidDel="00C3055C">
                <w:rPr>
                  <w:rFonts w:asciiTheme="minorHAnsi" w:hAnsiTheme="minorHAnsi"/>
                  <w:sz w:val="18"/>
                  <w:szCs w:val="18"/>
                </w:rPr>
                <w:delText>6</w:delText>
              </w:r>
            </w:del>
            <w:r w:rsidRPr="00C55ED3">
              <w:rPr>
                <w:rFonts w:asciiTheme="minorHAnsi" w:hAnsiTheme="minorHAnsi"/>
                <w:sz w:val="18"/>
                <w:szCs w:val="18"/>
              </w:rPr>
              <w:t xml:space="preserve">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0D237D34"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w:t>
            </w:r>
            <w:ins w:id="2" w:author="Moua, Cheng@Energy" w:date="2022-02-18T14:53:00Z">
              <w:r w:rsidR="0020470A">
                <w:rPr>
                  <w:rFonts w:asciiTheme="minorHAnsi" w:hAnsiTheme="minorHAnsi"/>
                  <w:sz w:val="18"/>
                  <w:szCs w:val="18"/>
                </w:rPr>
                <w:t>60.2(b)2Aivb2</w:t>
              </w:r>
            </w:ins>
            <w:del w:id="3" w:author="Moua, Cheng@Energy" w:date="2022-02-18T14:53:00Z">
              <w:r w:rsidRPr="00C55ED3" w:rsidDel="0020470A">
                <w:rPr>
                  <w:rFonts w:asciiTheme="minorHAnsi" w:hAnsiTheme="minorHAnsi"/>
                  <w:sz w:val="18"/>
                  <w:szCs w:val="18"/>
                </w:rPr>
                <w:delText>50.0(o)1Eii</w:delText>
              </w:r>
            </w:del>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4F8BB3B2"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w:t>
            </w:r>
            <w:ins w:id="4" w:author="Tsan, Bach@Energy" w:date="2021-11-24T11:27:00Z">
              <w:r w:rsidR="007B079D">
                <w:rPr>
                  <w:rFonts w:asciiTheme="minorHAnsi" w:hAnsiTheme="minorHAnsi"/>
                  <w:sz w:val="18"/>
                  <w:szCs w:val="18"/>
                </w:rPr>
                <w:t>9</w:t>
              </w:r>
            </w:ins>
            <w:del w:id="5" w:author="Tsan, Bach@Energy" w:date="2021-11-24T11:27:00Z">
              <w:r w:rsidDel="007B079D">
                <w:rPr>
                  <w:rFonts w:asciiTheme="minorHAnsi" w:hAnsiTheme="minorHAnsi"/>
                  <w:sz w:val="18"/>
                  <w:szCs w:val="18"/>
                </w:rPr>
                <w:delText>6</w:delText>
              </w:r>
            </w:del>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49D34CA9"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w:t>
            </w:r>
            <w:ins w:id="6" w:author="Tsan, Bach@Energy" w:date="2021-11-24T11:27:00Z">
              <w:r w:rsidR="00C3055C">
                <w:rPr>
                  <w:rFonts w:asciiTheme="minorHAnsi" w:hAnsiTheme="minorHAnsi"/>
                  <w:sz w:val="18"/>
                  <w:szCs w:val="18"/>
                </w:rPr>
                <w:t>9</w:t>
              </w:r>
            </w:ins>
            <w:del w:id="7" w:author="Tsan, Bach@Energy" w:date="2021-11-24T11:27:00Z">
              <w:r w:rsidDel="00C3055C">
                <w:rPr>
                  <w:rFonts w:asciiTheme="minorHAnsi" w:hAnsiTheme="minorHAnsi"/>
                  <w:sz w:val="18"/>
                  <w:szCs w:val="18"/>
                </w:rPr>
                <w:delText>6</w:delText>
              </w:r>
            </w:del>
            <w:r w:rsidRPr="00875D94">
              <w:rPr>
                <w:rFonts w:asciiTheme="minorHAnsi" w:hAnsiTheme="minorHAnsi"/>
                <w:sz w:val="18"/>
                <w:szCs w:val="18"/>
              </w:rPr>
              <w:t xml:space="preserve"> Section 3.4.1</w:t>
            </w:r>
          </w:p>
        </w:tc>
      </w:tr>
    </w:tbl>
    <w:p w14:paraId="5E7482CB" w14:textId="77777777" w:rsidR="004A4AEF" w:rsidRDefault="004A4AE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6"/>
        <w:gridCol w:w="2874"/>
      </w:tblGrid>
      <w:tr w:rsidR="007075CA" w:rsidRPr="009E2C1C" w14:paraId="06D471CC" w14:textId="77777777" w:rsidTr="003F17B6">
        <w:trPr>
          <w:trHeight w:val="206"/>
        </w:trPr>
        <w:tc>
          <w:tcPr>
            <w:tcW w:w="10885" w:type="dxa"/>
            <w:gridSpan w:val="4"/>
            <w:vAlign w:val="center"/>
          </w:tcPr>
          <w:p w14:paraId="31438866" w14:textId="77777777" w:rsidR="007075CA" w:rsidRPr="009351D2" w:rsidRDefault="007075CA" w:rsidP="003F17B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7075CA" w:rsidRPr="001B14D6" w14:paraId="68F71A4D" w14:textId="77777777" w:rsidTr="003F17B6">
        <w:trPr>
          <w:trHeight w:val="206"/>
        </w:trPr>
        <w:tc>
          <w:tcPr>
            <w:tcW w:w="10885" w:type="dxa"/>
            <w:gridSpan w:val="4"/>
            <w:vAlign w:val="center"/>
          </w:tcPr>
          <w:p w14:paraId="1F1E5031" w14:textId="77777777" w:rsidR="007075CA" w:rsidRDefault="007075CA" w:rsidP="003F17B6">
            <w:pPr>
              <w:keepNext/>
              <w:numPr>
                <w:ilvl w:val="0"/>
                <w:numId w:val="14"/>
              </w:numPr>
              <w:ind w:left="36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7075CA" w:rsidRPr="00B272DC" w14:paraId="14F5295B" w14:textId="77777777" w:rsidTr="003F17B6">
        <w:trPr>
          <w:trHeight w:val="360"/>
        </w:trPr>
        <w:tc>
          <w:tcPr>
            <w:tcW w:w="5480" w:type="dxa"/>
            <w:gridSpan w:val="2"/>
          </w:tcPr>
          <w:p w14:paraId="6AB8E625" w14:textId="77777777" w:rsidR="007075CA" w:rsidRPr="00B272DC" w:rsidRDefault="007075CA" w:rsidP="003F17B6">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405" w:type="dxa"/>
            <w:gridSpan w:val="2"/>
          </w:tcPr>
          <w:p w14:paraId="5262020A" w14:textId="77777777" w:rsidR="007075CA" w:rsidRPr="00B272DC" w:rsidRDefault="007075CA" w:rsidP="003F17B6">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7075CA" w:rsidRPr="00B272DC" w14:paraId="31F3A02C" w14:textId="77777777" w:rsidTr="003F17B6">
        <w:trPr>
          <w:trHeight w:val="360"/>
        </w:trPr>
        <w:tc>
          <w:tcPr>
            <w:tcW w:w="5480" w:type="dxa"/>
            <w:gridSpan w:val="2"/>
          </w:tcPr>
          <w:p w14:paraId="1C4034DE" w14:textId="77777777" w:rsidR="007075CA" w:rsidRPr="00B272DC" w:rsidRDefault="007075CA" w:rsidP="003F17B6">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405" w:type="dxa"/>
            <w:gridSpan w:val="2"/>
          </w:tcPr>
          <w:p w14:paraId="6638F3F3" w14:textId="77777777" w:rsidR="007075CA" w:rsidRPr="00B272DC" w:rsidRDefault="007075CA" w:rsidP="003F17B6">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7075CA" w:rsidRPr="00B272DC" w14:paraId="451C6C2A" w14:textId="77777777" w:rsidTr="003F17B6">
        <w:trPr>
          <w:trHeight w:val="360"/>
        </w:trPr>
        <w:tc>
          <w:tcPr>
            <w:tcW w:w="5480" w:type="dxa"/>
            <w:gridSpan w:val="2"/>
          </w:tcPr>
          <w:p w14:paraId="6A548B3A" w14:textId="77777777" w:rsidR="007075CA" w:rsidRPr="00B272DC" w:rsidRDefault="007075CA" w:rsidP="003F17B6">
            <w:pPr>
              <w:keepNext/>
              <w:rPr>
                <w:rFonts w:ascii="Calibri" w:hAnsi="Calibri"/>
                <w:sz w:val="14"/>
                <w:szCs w:val="14"/>
              </w:rPr>
            </w:pPr>
            <w:r w:rsidRPr="00B272DC">
              <w:rPr>
                <w:rFonts w:ascii="Calibri" w:hAnsi="Calibri"/>
                <w:sz w:val="14"/>
                <w:szCs w:val="14"/>
              </w:rPr>
              <w:t>Address:</w:t>
            </w:r>
          </w:p>
        </w:tc>
        <w:tc>
          <w:tcPr>
            <w:tcW w:w="5405" w:type="dxa"/>
            <w:gridSpan w:val="2"/>
          </w:tcPr>
          <w:p w14:paraId="486E28B4" w14:textId="77777777" w:rsidR="007075CA" w:rsidRPr="00B272DC" w:rsidRDefault="007075CA" w:rsidP="003F17B6">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(If applicable):</w:t>
            </w:r>
          </w:p>
        </w:tc>
      </w:tr>
      <w:tr w:rsidR="007075CA" w:rsidRPr="00B272DC" w14:paraId="3600E9A7" w14:textId="77777777" w:rsidTr="003F17B6">
        <w:trPr>
          <w:trHeight w:val="360"/>
        </w:trPr>
        <w:tc>
          <w:tcPr>
            <w:tcW w:w="5480" w:type="dxa"/>
            <w:gridSpan w:val="2"/>
          </w:tcPr>
          <w:p w14:paraId="6E6E5AE0" w14:textId="77777777" w:rsidR="007075CA" w:rsidRPr="00B272DC" w:rsidRDefault="007075CA" w:rsidP="003F17B6">
            <w:pPr>
              <w:keepNext/>
              <w:rPr>
                <w:rFonts w:ascii="Calibri" w:hAnsi="Calibri"/>
                <w:sz w:val="14"/>
                <w:szCs w:val="14"/>
              </w:rPr>
            </w:pPr>
            <w:r w:rsidRPr="00B272DC">
              <w:rPr>
                <w:rFonts w:ascii="Calibri" w:hAnsi="Calibri"/>
                <w:sz w:val="14"/>
                <w:szCs w:val="14"/>
              </w:rPr>
              <w:t>City/State/Zip:</w:t>
            </w:r>
          </w:p>
        </w:tc>
        <w:tc>
          <w:tcPr>
            <w:tcW w:w="5405" w:type="dxa"/>
            <w:gridSpan w:val="2"/>
          </w:tcPr>
          <w:p w14:paraId="1AA1387E" w14:textId="77777777" w:rsidR="007075CA" w:rsidRPr="00B272DC" w:rsidRDefault="007075CA" w:rsidP="003F17B6">
            <w:pPr>
              <w:keepNext/>
              <w:rPr>
                <w:rFonts w:ascii="Calibri" w:hAnsi="Calibri"/>
                <w:sz w:val="14"/>
                <w:szCs w:val="14"/>
              </w:rPr>
            </w:pPr>
            <w:r w:rsidRPr="00B272DC">
              <w:rPr>
                <w:rFonts w:ascii="Calibri" w:hAnsi="Calibri"/>
                <w:sz w:val="14"/>
                <w:szCs w:val="14"/>
              </w:rPr>
              <w:t>Phone:</w:t>
            </w:r>
          </w:p>
        </w:tc>
      </w:tr>
      <w:tr w:rsidR="007075CA" w:rsidRPr="008E6C57" w14:paraId="01433960" w14:textId="77777777" w:rsidTr="003F17B6">
        <w:tblPrEx>
          <w:tblCellMar>
            <w:left w:w="115" w:type="dxa"/>
            <w:right w:w="115" w:type="dxa"/>
          </w:tblCellMar>
        </w:tblPrEx>
        <w:trPr>
          <w:trHeight w:val="296"/>
        </w:trPr>
        <w:tc>
          <w:tcPr>
            <w:tcW w:w="10885" w:type="dxa"/>
            <w:gridSpan w:val="4"/>
            <w:vAlign w:val="center"/>
          </w:tcPr>
          <w:p w14:paraId="5C108821" w14:textId="77777777" w:rsidR="007075CA" w:rsidRDefault="007075CA" w:rsidP="003F17B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7075CA" w:rsidRPr="008E6C57" w14:paraId="60D4983B" w14:textId="77777777" w:rsidTr="003F17B6">
        <w:tblPrEx>
          <w:tblCellMar>
            <w:left w:w="115" w:type="dxa"/>
            <w:right w:w="115" w:type="dxa"/>
          </w:tblCellMar>
        </w:tblPrEx>
        <w:trPr>
          <w:trHeight w:val="504"/>
        </w:trPr>
        <w:tc>
          <w:tcPr>
            <w:tcW w:w="10885" w:type="dxa"/>
            <w:gridSpan w:val="4"/>
          </w:tcPr>
          <w:p w14:paraId="0AFCD41F" w14:textId="77777777" w:rsidR="007075CA" w:rsidRPr="00C13C13" w:rsidRDefault="007075CA" w:rsidP="003F17B6">
            <w:pPr>
              <w:pStyle w:val="Heading3"/>
              <w:numPr>
                <w:ilvl w:val="0"/>
                <w:numId w:val="0"/>
              </w:numPr>
              <w:spacing w:before="60" w:after="60"/>
              <w:ind w:right="86"/>
              <w:rPr>
                <w:rFonts w:asciiTheme="minorHAnsi" w:hAnsiTheme="minorHAnsi"/>
                <w:sz w:val="18"/>
                <w:szCs w:val="18"/>
              </w:rPr>
            </w:pPr>
            <w:r w:rsidRPr="00C13C13">
              <w:rPr>
                <w:rFonts w:asciiTheme="minorHAnsi" w:hAnsiTheme="minorHAnsi"/>
                <w:sz w:val="18"/>
                <w:szCs w:val="18"/>
              </w:rPr>
              <w:t xml:space="preserve">I certify the following under penalty of perjury, under the laws of the State of California: </w:t>
            </w:r>
          </w:p>
          <w:p w14:paraId="20625E3D" w14:textId="77777777" w:rsidR="007075CA" w:rsidRPr="00C13C13" w:rsidRDefault="007075CA" w:rsidP="007075CA">
            <w:pPr>
              <w:pStyle w:val="Heading3"/>
              <w:numPr>
                <w:ilvl w:val="0"/>
                <w:numId w:val="13"/>
              </w:numPr>
              <w:spacing w:before="0"/>
              <w:ind w:right="90"/>
              <w:rPr>
                <w:rFonts w:asciiTheme="minorHAnsi" w:hAnsiTheme="minorHAnsi"/>
                <w:b/>
                <w:caps/>
                <w:sz w:val="18"/>
                <w:szCs w:val="18"/>
              </w:rPr>
            </w:pPr>
            <w:r w:rsidRPr="00C13C13">
              <w:rPr>
                <w:rFonts w:asciiTheme="minorHAnsi" w:hAnsiTheme="minorHAnsi"/>
                <w:sz w:val="18"/>
                <w:szCs w:val="18"/>
              </w:rPr>
              <w:t xml:space="preserve">The information provided on this Certificate of Installation is true and correct. </w:t>
            </w:r>
          </w:p>
          <w:p w14:paraId="78C6193E" w14:textId="77777777" w:rsidR="007075CA" w:rsidRPr="00C13C13" w:rsidRDefault="007075CA" w:rsidP="007075CA">
            <w:pPr>
              <w:pStyle w:val="Heading3"/>
              <w:numPr>
                <w:ilvl w:val="0"/>
                <w:numId w:val="13"/>
              </w:numPr>
              <w:spacing w:before="0"/>
              <w:ind w:right="90"/>
              <w:rPr>
                <w:rFonts w:asciiTheme="minorHAnsi" w:hAnsiTheme="minorHAnsi"/>
                <w:b/>
                <w:caps/>
                <w:sz w:val="18"/>
              </w:rPr>
            </w:pPr>
            <w:r w:rsidRPr="00C13C13">
              <w:rPr>
                <w:rFonts w:asciiTheme="minorHAnsi" w:hAnsiTheme="minorHAnsi"/>
                <w:snapToGrid w:val="0"/>
                <w:sz w:val="18"/>
                <w:szCs w:val="18"/>
              </w:rPr>
              <w:t xml:space="preserve">I am either: a) a responsible person eligible under Division 3 of the Business and Professions Code </w:t>
            </w:r>
            <w:r w:rsidRPr="00C13C13">
              <w:rPr>
                <w:rFonts w:asciiTheme="minorHAnsi" w:hAnsiTheme="minorHAnsi"/>
                <w:sz w:val="18"/>
                <w:szCs w:val="18"/>
              </w:rPr>
              <w:t xml:space="preserve">in the applicable classification to accept responsibility for the system design, construction, or installation </w:t>
            </w:r>
            <w:r w:rsidRPr="00C13C13">
              <w:rPr>
                <w:rFonts w:asciiTheme="minorHAnsi" w:hAnsiTheme="minorHAnsi"/>
                <w:snapToGrid w:val="0"/>
                <w:sz w:val="18"/>
                <w:szCs w:val="18"/>
              </w:rPr>
              <w:t xml:space="preserve">of features, materials, components, or manufactured devices </w:t>
            </w:r>
            <w:r w:rsidRPr="00C13C13">
              <w:rPr>
                <w:rFonts w:asciiTheme="minorHAnsi" w:hAnsiTheme="minorHAnsi"/>
                <w:sz w:val="18"/>
                <w:szCs w:val="18"/>
              </w:rPr>
              <w:t xml:space="preserve">for the scope of work identified on this Certificate of Installation </w:t>
            </w:r>
            <w:r w:rsidRPr="00C13C13">
              <w:rPr>
                <w:rFonts w:asciiTheme="minorHAnsi" w:hAnsiTheme="minorHAnsi"/>
                <w:snapToGrid w:val="0"/>
                <w:sz w:val="18"/>
                <w:szCs w:val="18"/>
              </w:rPr>
              <w:t>and attest to the declarations in this statement</w:t>
            </w:r>
            <w:r w:rsidRPr="00C13C13">
              <w:rPr>
                <w:rFonts w:asciiTheme="minorHAnsi" w:hAnsiTheme="minorHAnsi"/>
                <w:sz w:val="18"/>
                <w:szCs w:val="18"/>
              </w:rPr>
              <w:t>, or b) I am an authorized representative of the responsible person and attest to the declarations in this statement on the responsible person’s behalf</w:t>
            </w:r>
            <w:r w:rsidRPr="00C13C13">
              <w:rPr>
                <w:rFonts w:asciiTheme="minorHAnsi" w:eastAsia="Calibri" w:hAnsiTheme="minorHAnsi"/>
                <w:sz w:val="18"/>
                <w:szCs w:val="18"/>
              </w:rPr>
              <w:t>.</w:t>
            </w:r>
          </w:p>
          <w:p w14:paraId="62C3683A" w14:textId="77777777" w:rsidR="007075CA" w:rsidRPr="00C13C13" w:rsidRDefault="007075CA" w:rsidP="007075CA">
            <w:pPr>
              <w:keepNext/>
              <w:numPr>
                <w:ilvl w:val="0"/>
                <w:numId w:val="13"/>
              </w:numPr>
              <w:autoSpaceDE w:val="0"/>
              <w:autoSpaceDN w:val="0"/>
              <w:adjustRightInd w:val="0"/>
              <w:ind w:right="90"/>
              <w:rPr>
                <w:rFonts w:asciiTheme="minorHAnsi" w:hAnsiTheme="minorHAnsi"/>
                <w:sz w:val="18"/>
                <w:szCs w:val="18"/>
              </w:rPr>
            </w:pPr>
            <w:r w:rsidRPr="00C13C13">
              <w:rPr>
                <w:rFonts w:asciiTheme="minorHAnsi" w:hAnsiTheme="minorHAnsi"/>
                <w:sz w:val="18"/>
                <w:szCs w:val="18"/>
              </w:rPr>
              <w:t xml:space="preserve">The constructed or installed features, materials, </w:t>
            </w:r>
            <w:proofErr w:type="gramStart"/>
            <w:r w:rsidRPr="00C13C13">
              <w:rPr>
                <w:rFonts w:asciiTheme="minorHAnsi" w:hAnsiTheme="minorHAnsi"/>
                <w:sz w:val="18"/>
                <w:szCs w:val="18"/>
              </w:rPr>
              <w:t>components</w:t>
            </w:r>
            <w:proofErr w:type="gramEnd"/>
            <w:r w:rsidRPr="00C13C13">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13C13">
              <w:rPr>
                <w:rFonts w:asciiTheme="minorHAnsi" w:eastAsia="Calibri" w:hAnsiTheme="minorHAnsi" w:cs="TimesNewRomanPSMT"/>
                <w:sz w:val="18"/>
                <w:szCs w:val="18"/>
              </w:rPr>
              <w:t>.</w:t>
            </w:r>
          </w:p>
          <w:p w14:paraId="7D8275AC" w14:textId="77777777" w:rsidR="007075CA" w:rsidRPr="00C13C13" w:rsidRDefault="007075CA" w:rsidP="007075CA">
            <w:pPr>
              <w:pStyle w:val="ListParagraph"/>
              <w:keepNext/>
              <w:numPr>
                <w:ilvl w:val="0"/>
                <w:numId w:val="13"/>
              </w:numPr>
              <w:autoSpaceDE w:val="0"/>
              <w:autoSpaceDN w:val="0"/>
              <w:adjustRightInd w:val="0"/>
              <w:rPr>
                <w:rFonts w:asciiTheme="minorHAnsi" w:hAnsiTheme="minorHAnsi"/>
                <w:sz w:val="18"/>
              </w:rPr>
            </w:pPr>
            <w:r w:rsidRPr="00C13C1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C13C13" w:rsidDel="001D633D">
              <w:rPr>
                <w:rFonts w:asciiTheme="minorHAnsi" w:hAnsiTheme="minorHAnsi"/>
                <w:sz w:val="18"/>
                <w:szCs w:val="18"/>
              </w:rPr>
              <w:t xml:space="preserve"> </w:t>
            </w:r>
          </w:p>
          <w:p w14:paraId="10E94A50" w14:textId="77777777" w:rsidR="007075CA" w:rsidRPr="00C13C13" w:rsidRDefault="007075CA" w:rsidP="007075CA">
            <w:pPr>
              <w:pStyle w:val="ListParagraph"/>
              <w:numPr>
                <w:ilvl w:val="0"/>
                <w:numId w:val="13"/>
              </w:numPr>
              <w:rPr>
                <w:rFonts w:ascii="Calibri" w:hAnsi="Calibri"/>
                <w:b/>
              </w:rPr>
            </w:pPr>
            <w:r w:rsidRPr="00C13C13">
              <w:rPr>
                <w:rFonts w:asciiTheme="minorHAnsi" w:hAnsiTheme="minorHAnsi"/>
                <w:sz w:val="18"/>
                <w:szCs w:val="18"/>
              </w:rPr>
              <w:t xml:space="preserve">I will ensure that a registered copy of this Certificate of Installation shall be </w:t>
            </w:r>
            <w:proofErr w:type="gramStart"/>
            <w:r w:rsidRPr="00C13C13">
              <w:rPr>
                <w:rFonts w:asciiTheme="minorHAnsi" w:hAnsiTheme="minorHAnsi"/>
                <w:sz w:val="18"/>
                <w:szCs w:val="18"/>
              </w:rPr>
              <w:t>posted, or</w:t>
            </w:r>
            <w:proofErr w:type="gramEnd"/>
            <w:r w:rsidRPr="00C13C1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075CA" w:rsidRPr="00B272DC" w14:paraId="0735B7B6" w14:textId="77777777" w:rsidTr="003F17B6">
        <w:tblPrEx>
          <w:tblCellMar>
            <w:left w:w="108" w:type="dxa"/>
            <w:right w:w="108" w:type="dxa"/>
          </w:tblCellMar>
        </w:tblPrEx>
        <w:trPr>
          <w:trHeight w:val="360"/>
        </w:trPr>
        <w:tc>
          <w:tcPr>
            <w:tcW w:w="5214" w:type="dxa"/>
          </w:tcPr>
          <w:p w14:paraId="56E0FFFA" w14:textId="77777777" w:rsidR="007075CA" w:rsidRPr="00B272DC" w:rsidRDefault="007075CA" w:rsidP="003F17B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71" w:type="dxa"/>
            <w:gridSpan w:val="3"/>
          </w:tcPr>
          <w:p w14:paraId="10C8ECEB" w14:textId="77777777" w:rsidR="007075CA" w:rsidRPr="00B272DC" w:rsidRDefault="007075CA" w:rsidP="003F17B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7075CA" w:rsidRPr="00B272DC" w14:paraId="7B808375" w14:textId="77777777" w:rsidTr="003F17B6">
        <w:tblPrEx>
          <w:tblCellMar>
            <w:left w:w="108" w:type="dxa"/>
            <w:right w:w="108" w:type="dxa"/>
          </w:tblCellMar>
        </w:tblPrEx>
        <w:trPr>
          <w:trHeight w:val="360"/>
        </w:trPr>
        <w:tc>
          <w:tcPr>
            <w:tcW w:w="5214" w:type="dxa"/>
          </w:tcPr>
          <w:p w14:paraId="32D56768"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w:t>
            </w:r>
            <w:proofErr w:type="gramStart"/>
            <w:r w:rsidRPr="00B272DC">
              <w:rPr>
                <w:rFonts w:ascii="Calibri" w:hAnsi="Calibri"/>
                <w:sz w:val="14"/>
                <w:szCs w:val="14"/>
              </w:rPr>
              <w:t>:  (</w:t>
            </w:r>
            <w:proofErr w:type="gramEnd"/>
            <w:r w:rsidRPr="00B272DC">
              <w:rPr>
                <w:rFonts w:ascii="Calibri" w:hAnsi="Calibri"/>
                <w:sz w:val="14"/>
                <w:szCs w:val="14"/>
              </w:rPr>
              <w:t>Installing Subcontractor or General Contractor or Builder/Owner)</w:t>
            </w:r>
          </w:p>
        </w:tc>
        <w:tc>
          <w:tcPr>
            <w:tcW w:w="5671" w:type="dxa"/>
            <w:gridSpan w:val="3"/>
          </w:tcPr>
          <w:p w14:paraId="3FECD3A7"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7075CA" w:rsidRPr="00B272DC" w14:paraId="3F9A8631" w14:textId="77777777" w:rsidTr="003F17B6">
        <w:tblPrEx>
          <w:tblCellMar>
            <w:left w:w="108" w:type="dxa"/>
            <w:right w:w="108" w:type="dxa"/>
          </w:tblCellMar>
        </w:tblPrEx>
        <w:trPr>
          <w:trHeight w:val="360"/>
        </w:trPr>
        <w:tc>
          <w:tcPr>
            <w:tcW w:w="5214" w:type="dxa"/>
          </w:tcPr>
          <w:p w14:paraId="0C401EE3"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71" w:type="dxa"/>
            <w:gridSpan w:val="3"/>
          </w:tcPr>
          <w:p w14:paraId="12ED95DA"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7075CA" w:rsidRPr="00B272DC" w14:paraId="62FDEF4C" w14:textId="77777777" w:rsidTr="003F17B6">
        <w:tblPrEx>
          <w:tblCellMar>
            <w:left w:w="108" w:type="dxa"/>
            <w:right w:w="108" w:type="dxa"/>
          </w:tblCellMar>
        </w:tblPrEx>
        <w:trPr>
          <w:trHeight w:val="360"/>
        </w:trPr>
        <w:tc>
          <w:tcPr>
            <w:tcW w:w="5214" w:type="dxa"/>
          </w:tcPr>
          <w:p w14:paraId="261ACFE8"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774" w:type="dxa"/>
            <w:gridSpan w:val="2"/>
          </w:tcPr>
          <w:p w14:paraId="6DA6C368"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c>
          <w:tcPr>
            <w:tcW w:w="2897" w:type="dxa"/>
          </w:tcPr>
          <w:p w14:paraId="31A35B9A"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7075CA" w:rsidRPr="00B272DC" w14:paraId="26A2CF08" w14:textId="77777777" w:rsidTr="003F17B6">
        <w:tblPrEx>
          <w:tblCellMar>
            <w:left w:w="108" w:type="dxa"/>
            <w:right w:w="108" w:type="dxa"/>
          </w:tblCellMar>
        </w:tblPrEx>
        <w:trPr>
          <w:trHeight w:val="360"/>
        </w:trPr>
        <w:tc>
          <w:tcPr>
            <w:tcW w:w="5214" w:type="dxa"/>
          </w:tcPr>
          <w:p w14:paraId="42D213F8"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71" w:type="dxa"/>
            <w:gridSpan w:val="3"/>
          </w:tcPr>
          <w:p w14:paraId="1054F760" w14:textId="77777777" w:rsidR="007075CA" w:rsidRPr="00B272DC" w:rsidRDefault="007075CA" w:rsidP="003F17B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67057245" w:rsidR="00EA01F0" w:rsidRPr="002F4374" w:rsidRDefault="009B5C14" w:rsidP="009B5C14">
      <w:pPr>
        <w:jc w:val="center"/>
        <w:rPr>
          <w:rFonts w:ascii="Calibri" w:hAnsi="Calibri"/>
          <w:b/>
          <w:szCs w:val="18"/>
        </w:rPr>
      </w:pPr>
      <w:del w:id="21" w:author="Alhabibi, Haider@Energy" w:date="2022-02-22T15:26:00Z">
        <w:r w:rsidRPr="002F4374" w:rsidDel="00A23765">
          <w:rPr>
            <w:rFonts w:ascii="Calibri" w:hAnsi="Calibri"/>
            <w:b/>
            <w:szCs w:val="18"/>
          </w:rPr>
          <w:lastRenderedPageBreak/>
          <w:delText>CF2R</w:delText>
        </w:r>
      </w:del>
      <w:ins w:id="22" w:author="Alhabibi, Haider@Energy" w:date="2022-02-22T15:26:00Z">
        <w:r w:rsidR="00A23765">
          <w:rPr>
            <w:rFonts w:ascii="Calibri" w:hAnsi="Calibri"/>
            <w:b/>
            <w:szCs w:val="18"/>
          </w:rPr>
          <w:t>LMCI</w:t>
        </w:r>
      </w:ins>
      <w:r w:rsidRPr="002F4374">
        <w:rPr>
          <w:rFonts w:ascii="Calibri" w:hAnsi="Calibri"/>
          <w:b/>
          <w:szCs w:val="18"/>
        </w:rPr>
        <w:t>-</w:t>
      </w:r>
      <w:r w:rsidR="003F17B6">
        <w:rPr>
          <w:rFonts w:ascii="Calibri" w:hAnsi="Calibri"/>
          <w:b/>
          <w:szCs w:val="18"/>
        </w:rPr>
        <w:t>MCH</w:t>
      </w:r>
      <w:r w:rsidRPr="002F4374">
        <w:rPr>
          <w:rFonts w:ascii="Calibri" w:hAnsi="Calibri"/>
          <w:b/>
          <w:szCs w:val="18"/>
        </w:rPr>
        <w:t>-2</w:t>
      </w:r>
      <w:r w:rsidR="003F17B6">
        <w:rPr>
          <w:rFonts w:ascii="Calibri" w:hAnsi="Calibri"/>
          <w:b/>
          <w:szCs w:val="18"/>
        </w:rPr>
        <w:t>4</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9399BDF"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321DA157" w14:textId="1CAB1C95" w:rsidR="007D004F" w:rsidRDefault="007D004F" w:rsidP="007D004F">
      <w:pPr>
        <w:pStyle w:val="ListParagraph"/>
        <w:numPr>
          <w:ilvl w:val="0"/>
          <w:numId w:val="15"/>
        </w:numPr>
        <w:rPr>
          <w:rFonts w:ascii="Calibri" w:hAnsi="Calibri"/>
          <w:sz w:val="18"/>
          <w:szCs w:val="18"/>
        </w:rPr>
      </w:pPr>
      <w:r w:rsidRPr="007D004F">
        <w:rPr>
          <w:rFonts w:ascii="Calibri" w:hAnsi="Calibri"/>
          <w:sz w:val="18"/>
          <w:szCs w:val="18"/>
        </w:rPr>
        <w:t xml:space="preserve">This field is automatically calculated unless the </w:t>
      </w:r>
      <w:del w:id="23" w:author="Alhabibi, Haider@Energy" w:date="2022-02-22T15:26:00Z">
        <w:r w:rsidRPr="007D004F" w:rsidDel="00A23765">
          <w:rPr>
            <w:rFonts w:ascii="Calibri" w:hAnsi="Calibri"/>
            <w:sz w:val="18"/>
            <w:szCs w:val="18"/>
          </w:rPr>
          <w:delText>CF1R</w:delText>
        </w:r>
      </w:del>
      <w:ins w:id="24" w:author="Alhabibi, Haider@Energy" w:date="2022-02-22T15:26:00Z">
        <w:r w:rsidR="00A23765">
          <w:rPr>
            <w:rFonts w:ascii="Calibri" w:hAnsi="Calibri"/>
            <w:sz w:val="18"/>
            <w:szCs w:val="18"/>
          </w:rPr>
          <w:t>LMCC</w:t>
        </w:r>
      </w:ins>
      <w:r w:rsidRPr="007D004F">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51392233"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18714451"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C56A17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16D15D74"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297AC505"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504961F5" w:rsidR="0009311F" w:rsidRPr="00782762" w:rsidRDefault="0009311F" w:rsidP="006F4839">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D9577F0"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w:t>
      </w:r>
      <w:del w:id="25" w:author="Tsan, Bach@Energy" w:date="2021-11-10T10:45:00Z">
        <w:r w:rsidR="00FB41F0" w:rsidDel="000F3F14">
          <w:rPr>
            <w:rFonts w:ascii="Calibri" w:hAnsi="Calibri"/>
            <w:sz w:val="18"/>
            <w:szCs w:val="18"/>
          </w:rPr>
          <w:delText>10</w:delText>
        </w:r>
      </w:del>
      <w:ins w:id="26" w:author="Tsan, Bach@Energy" w:date="2021-11-10T10:45:00Z">
        <w:r w:rsidR="000F3F14">
          <w:rPr>
            <w:rFonts w:ascii="Calibri" w:hAnsi="Calibri"/>
            <w:sz w:val="18"/>
            <w:szCs w:val="18"/>
          </w:rPr>
          <w:t>19</w:t>
        </w:r>
      </w:ins>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68615040"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w:t>
      </w:r>
      <w:ins w:id="27" w:author="Tsan, Bach@Energy" w:date="2021-11-24T11:27:00Z">
        <w:r w:rsidR="007B079D">
          <w:rPr>
            <w:rFonts w:ascii="Calibri" w:hAnsi="Calibri"/>
            <w:sz w:val="18"/>
            <w:szCs w:val="18"/>
          </w:rPr>
          <w:t>9</w:t>
        </w:r>
      </w:ins>
      <w:del w:id="28" w:author="Tsan, Bach@Energy" w:date="2021-11-24T11:27:00Z">
        <w:r w:rsidR="00E223BF" w:rsidDel="007B079D">
          <w:rPr>
            <w:rFonts w:ascii="Calibri" w:hAnsi="Calibri"/>
            <w:sz w:val="18"/>
            <w:szCs w:val="18"/>
          </w:rPr>
          <w:delText>6</w:delText>
        </w:r>
      </w:del>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A3FE5E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0635FA0"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2F586A5F"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6DF5920E"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00F1113C"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E281A6D"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44B3A476"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r w:rsidRPr="006F4839">
              <w:rPr>
                <w:rFonts w:asciiTheme="minorHAnsi" w:hAnsiTheme="minorHAnsi"/>
                <w:sz w:val="18"/>
                <w:szCs w:val="18"/>
                <w:vertAlign w:val="subscript"/>
              </w:rPr>
              <w:t>50</w:t>
            </w:r>
            <w:r w:rsidRPr="005D28E6">
              <w:rPr>
                <w:rFonts w:asciiTheme="minorHAnsi" w:hAnsiTheme="minorHAnsi"/>
                <w:sz w:val="18"/>
                <w:szCs w:val="18"/>
              </w:rPr>
              <w:t xml:space="preserve"> ;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2E803FA" w14:textId="77777777" w:rsidR="006671A7" w:rsidRDefault="006671A7" w:rsidP="0087315B">
            <w:pPr>
              <w:rPr>
                <w:rFonts w:asciiTheme="minorHAnsi" w:hAnsiTheme="minorHAnsi"/>
                <w:sz w:val="18"/>
                <w:szCs w:val="18"/>
              </w:rPr>
            </w:pPr>
            <w:r w:rsidRPr="006671A7">
              <w:rPr>
                <w:rFonts w:asciiTheme="minorHAnsi" w:hAnsiTheme="minorHAnsi"/>
                <w:sz w:val="18"/>
                <w:szCs w:val="18"/>
              </w:rPr>
              <w:t xml:space="preserve">&lt;&lt;if A02≠"required", then value = N/A; </w:t>
            </w:r>
          </w:p>
          <w:p w14:paraId="54A7ABD2" w14:textId="5148C0E4"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w:t>
            </w:r>
            <w:del w:id="37" w:author="Alhabibi, Haider@Energy" w:date="2022-02-22T15:26:00Z">
              <w:r w:rsidRPr="006671A7" w:rsidDel="00A23765">
                <w:rPr>
                  <w:rFonts w:asciiTheme="minorHAnsi" w:hAnsiTheme="minorHAnsi"/>
                  <w:sz w:val="18"/>
                  <w:szCs w:val="18"/>
                </w:rPr>
                <w:delText>CF1R</w:delText>
              </w:r>
            </w:del>
            <w:ins w:id="38" w:author="Alhabibi, Haider@Energy" w:date="2022-02-22T15:26:00Z">
              <w:r w:rsidR="00A23765">
                <w:rPr>
                  <w:rFonts w:asciiTheme="minorHAnsi" w:hAnsiTheme="minorHAnsi"/>
                  <w:sz w:val="18"/>
                  <w:szCs w:val="18"/>
                </w:rPr>
                <w:t>LMCC</w:t>
              </w:r>
            </w:ins>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C322F3" w14:textId="13896BAB"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62D6EC2"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&lt;&lt;if A02≠"required", then value = N/A; </w:t>
            </w:r>
          </w:p>
          <w:p w14:paraId="07FEDC06" w14:textId="7D546B9E"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w:t>
            </w:r>
            <w:del w:id="39" w:author="Alhabibi, Haider@Energy" w:date="2022-02-22T15:26:00Z">
              <w:r w:rsidRPr="006671A7" w:rsidDel="00A23765">
                <w:rPr>
                  <w:rFonts w:asciiTheme="minorHAnsi" w:hAnsiTheme="minorHAnsi"/>
                  <w:sz w:val="18"/>
                  <w:szCs w:val="18"/>
                </w:rPr>
                <w:delText>CF1R</w:delText>
              </w:r>
            </w:del>
            <w:ins w:id="40" w:author="Alhabibi, Haider@Energy" w:date="2022-02-22T15:26:00Z">
              <w:r w:rsidR="00A23765">
                <w:rPr>
                  <w:rFonts w:asciiTheme="minorHAnsi" w:hAnsiTheme="minorHAnsi"/>
                  <w:sz w:val="18"/>
                  <w:szCs w:val="18"/>
                </w:rPr>
                <w:t>LMCC</w:t>
              </w:r>
            </w:ins>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72497052" w14:textId="2A58BBB3"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2DCD5F"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&lt;&lt;if A02≠"required", then value = N/A; </w:t>
            </w:r>
          </w:p>
          <w:p w14:paraId="032C797A" w14:textId="5DF6C8CB"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w:t>
            </w:r>
            <w:del w:id="41" w:author="Alhabibi, Haider@Energy" w:date="2022-02-22T15:26:00Z">
              <w:r w:rsidRPr="006671A7" w:rsidDel="00A23765">
                <w:rPr>
                  <w:rFonts w:asciiTheme="minorHAnsi" w:hAnsiTheme="minorHAnsi"/>
                  <w:sz w:val="18"/>
                  <w:szCs w:val="18"/>
                </w:rPr>
                <w:delText>CF1R</w:delText>
              </w:r>
            </w:del>
            <w:ins w:id="42" w:author="Alhabibi, Haider@Energy" w:date="2022-02-22T15:26:00Z">
              <w:r w:rsidR="00A23765">
                <w:rPr>
                  <w:rFonts w:asciiTheme="minorHAnsi" w:hAnsiTheme="minorHAnsi"/>
                  <w:sz w:val="18"/>
                  <w:szCs w:val="18"/>
                </w:rPr>
                <w:t>LMCC</w:t>
              </w:r>
            </w:ins>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2E99B6" w14:textId="6DE857A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3D44EEC"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&lt;&lt;if A02≠"required", then value = N/A; </w:t>
            </w:r>
          </w:p>
          <w:p w14:paraId="22E46B1C" w14:textId="0D0B8C8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w:t>
            </w:r>
            <w:del w:id="43" w:author="Alhabibi, Haider@Energy" w:date="2022-02-22T15:26:00Z">
              <w:r w:rsidRPr="006671A7" w:rsidDel="00A23765">
                <w:rPr>
                  <w:rFonts w:asciiTheme="minorHAnsi" w:hAnsiTheme="minorHAnsi"/>
                  <w:sz w:val="18"/>
                  <w:szCs w:val="18"/>
                </w:rPr>
                <w:delText>CF1R</w:delText>
              </w:r>
            </w:del>
            <w:ins w:id="44" w:author="Alhabibi, Haider@Energy" w:date="2022-02-22T15:26:00Z">
              <w:r w:rsidR="00A23765">
                <w:rPr>
                  <w:rFonts w:asciiTheme="minorHAnsi" w:hAnsiTheme="minorHAnsi"/>
                  <w:sz w:val="18"/>
                  <w:szCs w:val="18"/>
                </w:rPr>
                <w:t>LMCC</w:t>
              </w:r>
            </w:ins>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425E3BDA" w14:textId="6F2C7A6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3A79F30" w14:textId="77777777" w:rsidR="006671A7" w:rsidRDefault="006671A7" w:rsidP="0087315B">
            <w:pPr>
              <w:rPr>
                <w:rFonts w:asciiTheme="minorHAnsi" w:hAnsiTheme="minorHAnsi"/>
                <w:sz w:val="18"/>
                <w:szCs w:val="18"/>
              </w:rPr>
            </w:pPr>
            <w:r w:rsidRPr="006671A7">
              <w:rPr>
                <w:rFonts w:asciiTheme="minorHAnsi" w:hAnsiTheme="minorHAnsi"/>
                <w:sz w:val="18"/>
                <w:szCs w:val="18"/>
              </w:rPr>
              <w:t xml:space="preserve">&lt;&lt; if A02≠"required", then value = N/A; </w:t>
            </w:r>
          </w:p>
          <w:p w14:paraId="40CAE489" w14:textId="7F208707"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w:t>
            </w:r>
            <w:del w:id="45" w:author="Alhabibi, Haider@Energy" w:date="2022-02-22T15:26:00Z">
              <w:r w:rsidRPr="006671A7" w:rsidDel="00A23765">
                <w:rPr>
                  <w:rFonts w:asciiTheme="minorHAnsi" w:hAnsiTheme="minorHAnsi"/>
                  <w:sz w:val="18"/>
                  <w:szCs w:val="18"/>
                </w:rPr>
                <w:delText>CF1R</w:delText>
              </w:r>
            </w:del>
            <w:ins w:id="46" w:author="Alhabibi, Haider@Energy" w:date="2022-02-22T15:26:00Z">
              <w:r w:rsidR="00A23765">
                <w:rPr>
                  <w:rFonts w:asciiTheme="minorHAnsi" w:hAnsiTheme="minorHAnsi"/>
                  <w:sz w:val="18"/>
                  <w:szCs w:val="18"/>
                </w:rPr>
                <w:t>LMCC</w:t>
              </w:r>
            </w:ins>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50B6D4C5" w14:textId="6CE92EDD" w:rsidR="00F328CD" w:rsidRPr="00A42BCC" w:rsidRDefault="006671A7" w:rsidP="0087315B">
            <w:pPr>
              <w:rPr>
                <w:rFonts w:asciiTheme="minorHAnsi" w:hAnsiTheme="minorHAnsi"/>
                <w:sz w:val="18"/>
                <w:szCs w:val="18"/>
              </w:rPr>
            </w:pPr>
            <w:r w:rsidRPr="006671A7">
              <w:rPr>
                <w:rFonts w:asciiTheme="minorHAnsi" w:hAnsiTheme="minorHAnsi"/>
                <w:sz w:val="18"/>
                <w:szCs w:val="18"/>
              </w:rPr>
              <w:t>Else value = sum of (A08+A09+A10+A11) &gt;&gt;</w:t>
            </w:r>
          </w:p>
        </w:tc>
      </w:tr>
      <w:tr w:rsidR="007D004F" w:rsidRPr="00A42BCC" w14:paraId="1F5FB509" w14:textId="77777777" w:rsidTr="00F328CD">
        <w:tc>
          <w:tcPr>
            <w:tcW w:w="582" w:type="dxa"/>
            <w:vAlign w:val="center"/>
          </w:tcPr>
          <w:p w14:paraId="56F99C24" w14:textId="3A1B7A3E" w:rsidR="007D004F" w:rsidRDefault="007D004F" w:rsidP="007D004F">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40E7F82E" w14:textId="4B2D5F22" w:rsidR="007D004F" w:rsidRDefault="007D004F" w:rsidP="007D004F">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1E28D428" w14:textId="39BE7A24" w:rsidR="007D004F" w:rsidRDefault="007D004F" w:rsidP="007D004F">
            <w:pPr>
              <w:rPr>
                <w:rFonts w:asciiTheme="minorHAnsi" w:hAnsiTheme="minorHAnsi"/>
                <w:sz w:val="18"/>
                <w:szCs w:val="18"/>
              </w:rPr>
            </w:pPr>
            <w:r w:rsidRPr="00B33ADB">
              <w:rPr>
                <w:rFonts w:asciiTheme="minorHAnsi" w:hAnsiTheme="minorHAnsi"/>
                <w:sz w:val="18"/>
                <w:szCs w:val="18"/>
              </w:rPr>
              <w:t xml:space="preserve">&lt;&lt;if performance, reference from </w:t>
            </w:r>
            <w:del w:id="47" w:author="Alhabibi, Haider@Energy" w:date="2022-02-22T15:26:00Z">
              <w:r w:rsidRPr="00B33ADB" w:rsidDel="00A23765">
                <w:rPr>
                  <w:rFonts w:asciiTheme="minorHAnsi" w:hAnsiTheme="minorHAnsi"/>
                  <w:sz w:val="18"/>
                  <w:szCs w:val="18"/>
                </w:rPr>
                <w:delText>CF1R</w:delText>
              </w:r>
            </w:del>
            <w:ins w:id="48" w:author="Alhabibi, Haider@Energy" w:date="2022-02-22T15:26:00Z">
              <w:r w:rsidR="00A23765">
                <w:rPr>
                  <w:rFonts w:asciiTheme="minorHAnsi" w:hAnsiTheme="minorHAnsi"/>
                  <w:sz w:val="18"/>
                  <w:szCs w:val="18"/>
                </w:rPr>
                <w:t>LMCC</w:t>
              </w:r>
            </w:ins>
            <w:r w:rsidRPr="00B33ADB">
              <w:rPr>
                <w:rFonts w:asciiTheme="minorHAnsi" w:hAnsiTheme="minorHAnsi"/>
                <w:sz w:val="18"/>
                <w:szCs w:val="18"/>
              </w:rPr>
              <w:t>; Elseif prescriptive, user input&gt;&gt;</w:t>
            </w:r>
          </w:p>
        </w:tc>
      </w:tr>
      <w:tr w:rsidR="007D004F" w14:paraId="04FB332E" w14:textId="77777777" w:rsidTr="00F328CD">
        <w:tc>
          <w:tcPr>
            <w:tcW w:w="582" w:type="dxa"/>
            <w:vAlign w:val="center"/>
          </w:tcPr>
          <w:p w14:paraId="4C93DCF5" w14:textId="48B7D4DD" w:rsidR="007D004F" w:rsidRDefault="007D004F" w:rsidP="007D004F">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7D004F" w:rsidRPr="00037CA8" w:rsidRDefault="007D004F" w:rsidP="007D004F">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6BF3682A" w14:textId="78A07FB3" w:rsidR="007D004F" w:rsidRDefault="007D004F" w:rsidP="007D004F">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A12*0.3; </w:t>
            </w:r>
          </w:p>
          <w:p w14:paraId="46069126" w14:textId="5A6EE927" w:rsidR="007D004F" w:rsidRDefault="007D004F" w:rsidP="007D004F">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7D004F" w:rsidRPr="00A42BCC" w14:paraId="4A3A5E25" w14:textId="77777777" w:rsidTr="00F328CD">
        <w:tc>
          <w:tcPr>
            <w:tcW w:w="582" w:type="dxa"/>
            <w:vAlign w:val="center"/>
          </w:tcPr>
          <w:p w14:paraId="4A3A5E22" w14:textId="4F6DF06F" w:rsidR="007D004F" w:rsidRPr="00A42BCC" w:rsidDel="0053362D" w:rsidRDefault="007D004F" w:rsidP="007D004F">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7D004F" w:rsidRPr="00A42BCC" w:rsidRDefault="007D004F" w:rsidP="007D004F">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7D004F" w:rsidRPr="00A42BCC" w:rsidRDefault="007D004F" w:rsidP="007D004F">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7D004F" w:rsidRPr="00A42BCC" w14:paraId="1F222A09" w14:textId="77777777" w:rsidTr="00F328CD">
        <w:tc>
          <w:tcPr>
            <w:tcW w:w="582" w:type="dxa"/>
            <w:vAlign w:val="center"/>
          </w:tcPr>
          <w:p w14:paraId="2E709D13" w14:textId="47ADBD79" w:rsidR="007D004F" w:rsidDel="00820D66" w:rsidRDefault="007D004F" w:rsidP="007D004F">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7D004F" w:rsidRPr="00A42BCC" w:rsidRDefault="007D004F" w:rsidP="007D004F">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7D004F" w:rsidRDefault="007D004F" w:rsidP="007D004F">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7D004F"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7D004F" w:rsidRPr="00A42BCC"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7D004F" w14:paraId="7120AB5C" w14:textId="77777777" w:rsidTr="00F328CD">
        <w:tc>
          <w:tcPr>
            <w:tcW w:w="582" w:type="dxa"/>
            <w:vAlign w:val="center"/>
          </w:tcPr>
          <w:p w14:paraId="7CB355A3" w14:textId="77777777" w:rsidR="007D004F" w:rsidDel="00820D66" w:rsidRDefault="007D004F" w:rsidP="007D004F">
            <w:pPr>
              <w:jc w:val="center"/>
              <w:rPr>
                <w:rFonts w:asciiTheme="minorHAnsi" w:hAnsiTheme="minorHAnsi"/>
                <w:sz w:val="18"/>
                <w:szCs w:val="18"/>
              </w:rPr>
            </w:pPr>
          </w:p>
        </w:tc>
        <w:tc>
          <w:tcPr>
            <w:tcW w:w="5104" w:type="dxa"/>
            <w:vAlign w:val="center"/>
          </w:tcPr>
          <w:p w14:paraId="06E93B2A" w14:textId="77777777" w:rsidR="007D004F" w:rsidRDefault="007D004F" w:rsidP="007D004F">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6F4A9B0E" w:rsidR="007D004F" w:rsidRPr="006954EE" w:rsidRDefault="007D004F" w:rsidP="007D004F">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 xml:space="preserve">a; </w:t>
            </w:r>
          </w:p>
          <w:p w14:paraId="66128FB9" w14:textId="1C2B4899" w:rsidR="007D004F" w:rsidRDefault="007D004F" w:rsidP="007D004F">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1A8D39DC" w:rsidR="007C670E" w:rsidRPr="005A593D" w:rsidRDefault="003F17B6" w:rsidP="00BB2BB9">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6F4839">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6F4839">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6F4839">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6F4839">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6F4839">
        <w:tc>
          <w:tcPr>
            <w:tcW w:w="799" w:type="dxa"/>
            <w:vAlign w:val="center"/>
          </w:tcPr>
          <w:p w14:paraId="678284EB" w14:textId="36F1765A"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4E35BCEC"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07F64DFB"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6F4839">
        <w:tc>
          <w:tcPr>
            <w:tcW w:w="799" w:type="dxa"/>
            <w:vAlign w:val="center"/>
          </w:tcPr>
          <w:p w14:paraId="4A3A5E9A" w14:textId="0F1A5CD8"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19D7E7D0" w:rsidR="00EA01F0" w:rsidRPr="00A42BCC" w:rsidRDefault="00C006FF" w:rsidP="00394C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394CF6">
              <w:rPr>
                <w:rFonts w:asciiTheme="minorHAnsi" w:hAnsiTheme="minorHAnsi" w:cstheme="minorHAnsi"/>
                <w:sz w:val="18"/>
                <w:szCs w:val="18"/>
              </w:rPr>
              <w:t>(</w:t>
            </w:r>
            <w:r w:rsidR="00E81D5E" w:rsidRPr="00394CF6">
              <w:rPr>
                <w:rFonts w:asciiTheme="minorHAnsi" w:hAnsiTheme="minorHAnsi" w:cstheme="minorHAnsi"/>
                <w:sz w:val="18"/>
                <w:szCs w:val="18"/>
              </w:rPr>
              <w:t>C0</w:t>
            </w:r>
            <w:r w:rsidR="00394CF6">
              <w:rPr>
                <w:rFonts w:asciiTheme="minorHAnsi" w:hAnsiTheme="minorHAnsi" w:cstheme="minorHAnsi"/>
                <w:sz w:val="18"/>
                <w:szCs w:val="18"/>
              </w:rPr>
              <w:t>4</w:t>
            </w:r>
            <w:r w:rsidR="00E81D5E" w:rsidRPr="00394CF6">
              <w:rPr>
                <w:rFonts w:asciiTheme="minorHAnsi" w:hAnsiTheme="minorHAnsi" w:cstheme="minorHAnsi"/>
                <w:sz w:val="18"/>
                <w:szCs w:val="18"/>
              </w:rPr>
              <w:t xml:space="preserve">) ≥ </w:t>
            </w:r>
            <w:r w:rsidRPr="00394CF6">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6F4839">
        <w:tc>
          <w:tcPr>
            <w:tcW w:w="799" w:type="dxa"/>
            <w:vAlign w:val="center"/>
          </w:tcPr>
          <w:p w14:paraId="4A3A5EA2" w14:textId="0AE4DAA3"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08A466AA"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15BE982C"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6F4839">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6F4839">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4BE07A18"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71335">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6F4839">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r w:rsidR="008F0CB1">
              <w:rPr>
                <w:rFonts w:asciiTheme="minorHAnsi" w:hAnsiTheme="minorHAnsi"/>
                <w:sz w:val="18"/>
                <w:szCs w:val="18"/>
              </w:rPr>
              <w:t>;</w:t>
            </w:r>
          </w:p>
          <w:p w14:paraId="5DE6B96D" w14:textId="7DB8C7B4" w:rsidR="006C1E71" w:rsidRDefault="008F0CB1"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71335">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6F4839">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34D22E31"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71335">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6F4839">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E42D38E"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71335">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6F4839">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6F4839">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64BAF2E8"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r w:rsidR="006F15A4" w:rsidRPr="00A42BCC" w14:paraId="009C03E4" w14:textId="77777777" w:rsidTr="006F4839">
        <w:tc>
          <w:tcPr>
            <w:tcW w:w="583" w:type="dxa"/>
            <w:vAlign w:val="center"/>
          </w:tcPr>
          <w:p w14:paraId="0476F2C0" w14:textId="5163A0A5"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20" w:type="dxa"/>
            <w:vAlign w:val="center"/>
          </w:tcPr>
          <w:p w14:paraId="624B6DDD" w14:textId="7616C2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1" w:type="dxa"/>
          </w:tcPr>
          <w:p w14:paraId="02C2A762" w14:textId="438CC742" w:rsidR="006F15A4" w:rsidRPr="00A42BCC" w:rsidRDefault="006F15A4" w:rsidP="007D004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Building volume from </w:t>
            </w:r>
            <w:r w:rsidR="007D004F">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5"/>
      </w:tblGrid>
      <w:tr w:rsidR="00EA01F0" w:rsidRPr="00A42BCC" w14:paraId="4A3A5EC7" w14:textId="77777777" w:rsidTr="00E71335">
        <w:trPr>
          <w:trHeight w:val="136"/>
        </w:trPr>
        <w:tc>
          <w:tcPr>
            <w:tcW w:w="10788" w:type="dxa"/>
            <w:gridSpan w:val="2"/>
          </w:tcPr>
          <w:p w14:paraId="4A3A5EC6" w14:textId="7305A61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E71335">
        <w:trPr>
          <w:trHeight w:val="113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4" w:type="dxa"/>
            <w:vAlign w:val="center"/>
          </w:tcPr>
          <w:p w14:paraId="4FF9664E" w14:textId="0AC5193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7D004F">
              <w:rPr>
                <w:rFonts w:asciiTheme="minorHAnsi" w:hAnsiTheme="minorHAnsi"/>
                <w:sz w:val="18"/>
                <w:szCs w:val="18"/>
              </w:rPr>
              <w:t>5</w:t>
            </w:r>
            <w:r w:rsidR="00E71335">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
          <w:p w14:paraId="2DD69315" w14:textId="41365C07"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r w:rsidR="00F02C0B">
              <w:rPr>
                <w:rFonts w:asciiTheme="minorHAnsi" w:hAnsiTheme="minorHAnsi"/>
                <w:sz w:val="18"/>
                <w:szCs w:val="18"/>
              </w:rPr>
              <w:t xml:space="preserve">Building </w:t>
            </w:r>
            <w:r>
              <w:rPr>
                <w:rFonts w:asciiTheme="minorHAnsi" w:hAnsiTheme="minorHAnsi"/>
                <w:sz w:val="18"/>
                <w:szCs w:val="18"/>
              </w:rPr>
              <w:t xml:space="preserve">Volume from </w:t>
            </w:r>
            <w:r w:rsidR="007D004F">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ACH</w:t>
            </w:r>
            <w:r w:rsidRPr="00C8786E">
              <w:rPr>
                <w:rFonts w:asciiTheme="minorHAnsi" w:hAnsiTheme="minorHAnsi"/>
                <w:sz w:val="18"/>
                <w:szCs w:val="18"/>
                <w:vertAlign w:val="subscript"/>
              </w:rPr>
              <w:t>50</w:t>
            </w:r>
            <w:r>
              <w:rPr>
                <w:rFonts w:asciiTheme="minorHAnsi" w:hAnsiTheme="minorHAnsi"/>
                <w:sz w:val="18"/>
                <w:szCs w:val="18"/>
              </w:rPr>
              <w:t>;</w:t>
            </w:r>
          </w:p>
          <w:p w14:paraId="4A3A5EC9" w14:textId="333AAA37" w:rsidR="00EA01F0" w:rsidRPr="00A42BCC" w:rsidRDefault="005D28E6"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CAC06A4" w14:textId="77777777" w:rsid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9" w:author="Alhabibi, Haider@Energy" w:date="2022-03-08T19:58:00Z"/>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p w14:paraId="41F3670C" w14:textId="599386F8" w:rsidR="004E2D04" w:rsidRPr="00C20598" w:rsidRDefault="004E2D04"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ins w:id="50" w:author="Alhabibi, Haider@Energy" w:date="2022-03-08T19:58:00Z">
              <w:r>
                <w:rPr>
                  <w:rFonts w:ascii="Calibri" w:hAnsi="Calibri"/>
                  <w:sz w:val="18"/>
                  <w:szCs w:val="18"/>
                </w:rPr>
                <w:t>&lt;&lt;Static Text - see the top&gt;&gt;</w:t>
              </w:r>
            </w:ins>
          </w:p>
        </w:tc>
      </w:tr>
      <w:tr w:rsidR="00C20598" w:rsidRPr="00A42BCC" w:rsidDel="004E2D04" w14:paraId="38459717" w14:textId="22249467" w:rsidTr="006F4839">
        <w:trPr>
          <w:trHeight w:val="242"/>
          <w:del w:id="51" w:author="Alhabibi, Haider@Energy" w:date="2022-03-08T19:58:00Z"/>
        </w:trPr>
        <w:tc>
          <w:tcPr>
            <w:tcW w:w="399" w:type="dxa"/>
            <w:vAlign w:val="center"/>
          </w:tcPr>
          <w:p w14:paraId="72B5863A" w14:textId="0D869A7E" w:rsidR="00C20598" w:rsidRPr="00A42BCC" w:rsidDel="004E2D04"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52" w:author="Alhabibi, Haider@Energy" w:date="2022-03-08T19:58:00Z"/>
                <w:rFonts w:asciiTheme="minorHAnsi" w:hAnsiTheme="minorHAnsi"/>
                <w:sz w:val="18"/>
                <w:szCs w:val="18"/>
              </w:rPr>
            </w:pPr>
            <w:del w:id="53" w:author="Alhabibi, Haider@Energy" w:date="2022-03-08T19:58:00Z">
              <w:r w:rsidRPr="00A42BCC" w:rsidDel="004E2D04">
                <w:rPr>
                  <w:rFonts w:asciiTheme="minorHAnsi" w:hAnsiTheme="minorHAnsi"/>
                  <w:sz w:val="18"/>
                  <w:szCs w:val="18"/>
                </w:rPr>
                <w:delText>01</w:delText>
              </w:r>
            </w:del>
          </w:p>
        </w:tc>
        <w:tc>
          <w:tcPr>
            <w:tcW w:w="10395" w:type="dxa"/>
            <w:vAlign w:val="center"/>
          </w:tcPr>
          <w:p w14:paraId="38EB5C6D" w14:textId="4D2867D7" w:rsidR="00C20598" w:rsidDel="004E2D04" w:rsidRDefault="00C20598" w:rsidP="003F17B6">
            <w:pPr>
              <w:shd w:val="clear" w:color="auto" w:fill="FFFFFF"/>
              <w:rPr>
                <w:del w:id="54" w:author="Alhabibi, Haider@Energy" w:date="2022-03-08T19:58:00Z"/>
                <w:rFonts w:asciiTheme="minorHAnsi" w:hAnsiTheme="minorHAnsi"/>
                <w:sz w:val="18"/>
                <w:szCs w:val="18"/>
              </w:rPr>
            </w:pPr>
            <w:del w:id="55" w:author="Alhabibi, Haider@Energy" w:date="2022-03-08T19:58:00Z">
              <w:r w:rsidDel="004E2D04">
                <w:rPr>
                  <w:rFonts w:asciiTheme="minorHAnsi" w:hAnsiTheme="minorHAnsi"/>
                  <w:sz w:val="18"/>
                  <w:szCs w:val="18"/>
                </w:rPr>
                <w:delText>The p</w:delText>
              </w:r>
              <w:r w:rsidRPr="00C55ED3" w:rsidDel="004E2D04">
                <w:rPr>
                  <w:rFonts w:asciiTheme="minorHAnsi" w:hAnsiTheme="minorHAnsi"/>
                  <w:sz w:val="18"/>
                  <w:szCs w:val="18"/>
                </w:rPr>
                <w:delText xml:space="preserve">rocedure </w:delText>
              </w:r>
              <w:r w:rsidDel="004E2D04">
                <w:rPr>
                  <w:rFonts w:asciiTheme="minorHAnsi" w:hAnsiTheme="minorHAnsi"/>
                  <w:sz w:val="18"/>
                  <w:szCs w:val="18"/>
                </w:rPr>
                <w:delText>for</w:delText>
              </w:r>
              <w:r w:rsidRPr="00C55ED3" w:rsidDel="004E2D04">
                <w:rPr>
                  <w:rFonts w:asciiTheme="minorHAnsi" w:hAnsiTheme="minorHAnsi"/>
                  <w:sz w:val="18"/>
                  <w:szCs w:val="18"/>
                </w:rPr>
                <w:delText xml:space="preserve"> </w:delText>
              </w:r>
              <w:r w:rsidDel="004E2D04">
                <w:rPr>
                  <w:rFonts w:asciiTheme="minorHAnsi" w:hAnsiTheme="minorHAnsi"/>
                  <w:sz w:val="18"/>
                  <w:szCs w:val="18"/>
                </w:rPr>
                <w:delText>preparing</w:delText>
              </w:r>
              <w:r w:rsidRPr="00C55ED3" w:rsidDel="004E2D04">
                <w:rPr>
                  <w:rFonts w:asciiTheme="minorHAnsi" w:hAnsiTheme="minorHAnsi"/>
                  <w:sz w:val="18"/>
                  <w:szCs w:val="18"/>
                </w:rPr>
                <w:delText xml:space="preserve"> </w:delText>
              </w:r>
              <w:r w:rsidDel="004E2D04">
                <w:rPr>
                  <w:rFonts w:asciiTheme="minorHAnsi" w:hAnsiTheme="minorHAnsi"/>
                  <w:sz w:val="18"/>
                  <w:szCs w:val="18"/>
                </w:rPr>
                <w:delText xml:space="preserve">the </w:delText>
              </w:r>
              <w:r w:rsidRPr="00C55ED3" w:rsidDel="004E2D04">
                <w:rPr>
                  <w:rFonts w:asciiTheme="minorHAnsi" w:hAnsiTheme="minorHAnsi"/>
                  <w:sz w:val="18"/>
                  <w:szCs w:val="18"/>
                </w:rPr>
                <w:delText>enclosure for testing is detailed in RESNET 380-2016</w:delText>
              </w:r>
            </w:del>
            <w:ins w:id="56" w:author="Tsan, Bach@Energy" w:date="2021-11-24T11:27:00Z">
              <w:del w:id="57" w:author="Alhabibi, Haider@Energy" w:date="2022-03-08T19:58:00Z">
                <w:r w:rsidR="007B079D" w:rsidDel="004E2D04">
                  <w:rPr>
                    <w:rFonts w:asciiTheme="minorHAnsi" w:hAnsiTheme="minorHAnsi"/>
                    <w:sz w:val="18"/>
                    <w:szCs w:val="18"/>
                  </w:rPr>
                  <w:delText>9</w:delText>
                </w:r>
              </w:del>
            </w:ins>
            <w:del w:id="58" w:author="Alhabibi, Haider@Energy" w:date="2022-03-08T19:58:00Z">
              <w:r w:rsidRPr="00C55ED3" w:rsidDel="004E2D04">
                <w:rPr>
                  <w:rFonts w:asciiTheme="minorHAnsi" w:hAnsiTheme="minorHAnsi"/>
                  <w:sz w:val="18"/>
                  <w:szCs w:val="18"/>
                </w:rPr>
                <w:delText xml:space="preserve"> Section 3.2.</w:delText>
              </w:r>
            </w:del>
          </w:p>
        </w:tc>
      </w:tr>
      <w:tr w:rsidR="00C20598" w:rsidRPr="00A42BCC" w:rsidDel="004E2D04" w14:paraId="6EFE9906" w14:textId="02785C86" w:rsidTr="006F4839">
        <w:trPr>
          <w:trHeight w:val="683"/>
          <w:del w:id="59" w:author="Alhabibi, Haider@Energy" w:date="2022-03-08T19:58:00Z"/>
        </w:trPr>
        <w:tc>
          <w:tcPr>
            <w:tcW w:w="399" w:type="dxa"/>
            <w:vAlign w:val="center"/>
          </w:tcPr>
          <w:p w14:paraId="60C230DC" w14:textId="5ED140F4" w:rsidR="00C20598" w:rsidRPr="00A42BCC" w:rsidDel="004E2D04"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60" w:author="Alhabibi, Haider@Energy" w:date="2022-03-08T19:58:00Z"/>
                <w:rFonts w:asciiTheme="minorHAnsi" w:hAnsiTheme="minorHAnsi"/>
                <w:sz w:val="18"/>
                <w:szCs w:val="18"/>
              </w:rPr>
            </w:pPr>
            <w:del w:id="61" w:author="Alhabibi, Haider@Energy" w:date="2022-03-08T19:58:00Z">
              <w:r w:rsidRPr="00A42BCC" w:rsidDel="004E2D04">
                <w:rPr>
                  <w:rFonts w:asciiTheme="minorHAnsi" w:hAnsiTheme="minorHAnsi"/>
                  <w:sz w:val="18"/>
                  <w:szCs w:val="18"/>
                </w:rPr>
                <w:delText>02</w:delText>
              </w:r>
            </w:del>
          </w:p>
        </w:tc>
        <w:tc>
          <w:tcPr>
            <w:tcW w:w="10395" w:type="dxa"/>
            <w:vAlign w:val="center"/>
          </w:tcPr>
          <w:p w14:paraId="14D94A28" w14:textId="115845BF" w:rsidR="00C20598" w:rsidRPr="00C55ED3" w:rsidDel="004E2D04" w:rsidRDefault="00C20598" w:rsidP="003F17B6">
            <w:pPr>
              <w:shd w:val="clear" w:color="auto" w:fill="FFFFFF"/>
              <w:rPr>
                <w:del w:id="62" w:author="Alhabibi, Haider@Energy" w:date="2022-03-08T19:58:00Z"/>
                <w:rFonts w:asciiTheme="minorHAnsi" w:hAnsiTheme="minorHAnsi"/>
                <w:sz w:val="18"/>
                <w:szCs w:val="18"/>
              </w:rPr>
            </w:pPr>
            <w:del w:id="63" w:author="Alhabibi, Haider@Energy" w:date="2022-03-08T19:58:00Z">
              <w:r w:rsidRPr="00C55ED3" w:rsidDel="004E2D04">
                <w:rPr>
                  <w:rFonts w:asciiTheme="minorHAnsi" w:hAnsiTheme="minorHAnsi"/>
                  <w:sz w:val="18"/>
                  <w:szCs w:val="18"/>
                </w:rPr>
                <w:delText xml:space="preserve">When </w:delText>
              </w:r>
              <w:r w:rsidDel="004E2D04">
                <w:rPr>
                  <w:rFonts w:asciiTheme="minorHAnsi" w:hAnsiTheme="minorHAnsi"/>
                  <w:sz w:val="18"/>
                  <w:szCs w:val="18"/>
                </w:rPr>
                <w:delText>multifamily attached dwelling units must comply</w:delText>
              </w:r>
              <w:r w:rsidRPr="00C55ED3" w:rsidDel="004E2D04">
                <w:rPr>
                  <w:rFonts w:asciiTheme="minorHAnsi" w:hAnsiTheme="minorHAnsi"/>
                  <w:sz w:val="18"/>
                  <w:szCs w:val="18"/>
                </w:rPr>
                <w:delText xml:space="preserve"> with </w:delText>
              </w:r>
              <w:r w:rsidDel="004E2D04">
                <w:rPr>
                  <w:rFonts w:asciiTheme="minorHAnsi" w:hAnsiTheme="minorHAnsi"/>
                  <w:sz w:val="18"/>
                  <w:szCs w:val="18"/>
                </w:rPr>
                <w:delText>the</w:delText>
              </w:r>
              <w:r w:rsidRPr="00C55ED3" w:rsidDel="004E2D04">
                <w:rPr>
                  <w:rFonts w:asciiTheme="minorHAnsi" w:hAnsiTheme="minorHAnsi"/>
                  <w:sz w:val="18"/>
                  <w:szCs w:val="18"/>
                </w:rPr>
                <w:delText xml:space="preserve"> maximum dwelling unit enclosure</w:delText>
              </w:r>
              <w:r w:rsidDel="004E2D04">
                <w:rPr>
                  <w:rFonts w:asciiTheme="minorHAnsi" w:hAnsiTheme="minorHAnsi"/>
                  <w:sz w:val="18"/>
                  <w:szCs w:val="18"/>
                </w:rPr>
                <w:delText xml:space="preserve"> air</w:delText>
              </w:r>
              <w:r w:rsidRPr="00C55ED3" w:rsidDel="004E2D04">
                <w:rPr>
                  <w:rFonts w:asciiTheme="minorHAnsi" w:hAnsiTheme="minorHAnsi"/>
                  <w:sz w:val="18"/>
                  <w:szCs w:val="18"/>
                </w:rPr>
                <w:delText xml:space="preserve"> leakage </w:delText>
              </w:r>
              <w:r w:rsidDel="004E2D04">
                <w:rPr>
                  <w:rFonts w:asciiTheme="minorHAnsi" w:hAnsiTheme="minorHAnsi"/>
                  <w:sz w:val="18"/>
                  <w:szCs w:val="18"/>
                </w:rPr>
                <w:delText>specified in</w:delText>
              </w:r>
              <w:r w:rsidRPr="00C55ED3" w:rsidDel="004E2D04">
                <w:rPr>
                  <w:rFonts w:asciiTheme="minorHAnsi" w:hAnsiTheme="minorHAnsi"/>
                  <w:sz w:val="18"/>
                  <w:szCs w:val="18"/>
                </w:rPr>
                <w:delText xml:space="preserve"> Standards Section 1</w:delText>
              </w:r>
            </w:del>
            <w:ins w:id="64" w:author="Moua, Cheng@Energy" w:date="2022-02-18T14:54:00Z">
              <w:del w:id="65" w:author="Alhabibi, Haider@Energy" w:date="2022-03-08T19:58:00Z">
                <w:r w:rsidR="00B2321E" w:rsidDel="004E2D04">
                  <w:rPr>
                    <w:rFonts w:asciiTheme="minorHAnsi" w:hAnsiTheme="minorHAnsi"/>
                    <w:sz w:val="18"/>
                    <w:szCs w:val="18"/>
                  </w:rPr>
                  <w:delText>60.2(b)2Aivb2</w:delText>
                </w:r>
              </w:del>
            </w:ins>
            <w:del w:id="66" w:author="Alhabibi, Haider@Energy" w:date="2022-03-08T19:58:00Z">
              <w:r w:rsidRPr="00C55ED3" w:rsidDel="004E2D04">
                <w:rPr>
                  <w:rFonts w:asciiTheme="minorHAnsi" w:hAnsiTheme="minorHAnsi"/>
                  <w:sz w:val="18"/>
                  <w:szCs w:val="18"/>
                </w:rPr>
                <w:delText>50.0(o)1Eii, the test shall be conducted with the dwelling unit as if it were exposed to the outdoor air on all sides, top and bottom by opening doors and windows of adjacent dwelling units</w:delText>
              </w:r>
              <w:r w:rsidDel="004E2D04">
                <w:rPr>
                  <w:rFonts w:asciiTheme="minorHAnsi" w:hAnsiTheme="minorHAnsi"/>
                  <w:sz w:val="18"/>
                  <w:szCs w:val="18"/>
                </w:rPr>
                <w:delText xml:space="preserve"> as specified by RA3.8.3.1</w:delText>
              </w:r>
              <w:r w:rsidRPr="00C55ED3" w:rsidDel="004E2D04">
                <w:rPr>
                  <w:rFonts w:asciiTheme="minorHAnsi" w:hAnsiTheme="minorHAnsi"/>
                  <w:sz w:val="18"/>
                  <w:szCs w:val="18"/>
                </w:rPr>
                <w:delText>.</w:delText>
              </w:r>
            </w:del>
          </w:p>
        </w:tc>
      </w:tr>
      <w:tr w:rsidR="00C20598" w:rsidRPr="00A42BCC" w:rsidDel="004E2D04" w14:paraId="57698D18" w14:textId="6F2B5445" w:rsidTr="006F4839">
        <w:trPr>
          <w:trHeight w:val="260"/>
          <w:del w:id="67" w:author="Alhabibi, Haider@Energy" w:date="2022-03-08T19:58:00Z"/>
        </w:trPr>
        <w:tc>
          <w:tcPr>
            <w:tcW w:w="399" w:type="dxa"/>
            <w:vAlign w:val="center"/>
          </w:tcPr>
          <w:p w14:paraId="384179BC" w14:textId="4403951C" w:rsidR="00C20598" w:rsidRPr="00A42BCC" w:rsidDel="004E2D04"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68" w:author="Alhabibi, Haider@Energy" w:date="2022-03-08T19:58:00Z"/>
                <w:rFonts w:asciiTheme="minorHAnsi" w:hAnsiTheme="minorHAnsi"/>
                <w:sz w:val="18"/>
                <w:szCs w:val="18"/>
              </w:rPr>
            </w:pPr>
            <w:del w:id="69" w:author="Alhabibi, Haider@Energy" w:date="2022-03-08T19:58:00Z">
              <w:r w:rsidRPr="00A42BCC" w:rsidDel="004E2D04">
                <w:rPr>
                  <w:rFonts w:asciiTheme="minorHAnsi" w:hAnsiTheme="minorHAnsi"/>
                  <w:sz w:val="18"/>
                  <w:szCs w:val="18"/>
                </w:rPr>
                <w:delText>03</w:delText>
              </w:r>
            </w:del>
          </w:p>
        </w:tc>
        <w:tc>
          <w:tcPr>
            <w:tcW w:w="10395" w:type="dxa"/>
            <w:vAlign w:val="center"/>
          </w:tcPr>
          <w:p w14:paraId="42E7F332" w14:textId="232F786B" w:rsidR="00C20598" w:rsidRPr="00C55ED3" w:rsidDel="004E2D04" w:rsidRDefault="00C20598" w:rsidP="003F17B6">
            <w:pPr>
              <w:shd w:val="clear" w:color="auto" w:fill="FFFFFF"/>
              <w:contextualSpacing/>
              <w:rPr>
                <w:del w:id="70" w:author="Alhabibi, Haider@Energy" w:date="2022-03-08T19:58:00Z"/>
                <w:rFonts w:asciiTheme="minorHAnsi" w:hAnsiTheme="minorHAnsi"/>
                <w:sz w:val="18"/>
                <w:szCs w:val="18"/>
              </w:rPr>
            </w:pPr>
            <w:del w:id="71" w:author="Alhabibi, Haider@Energy" w:date="2022-03-08T19:58:00Z">
              <w:r w:rsidRPr="00C55ED3" w:rsidDel="004E2D04">
                <w:rPr>
                  <w:rFonts w:asciiTheme="minorHAnsi" w:hAnsiTheme="minorHAnsi"/>
                  <w:sz w:val="18"/>
                  <w:szCs w:val="18"/>
                </w:rPr>
                <w:delText>The procedure for installation of the test apparatus, and preparations for measurement shall conform to RESNET 380</w:delText>
              </w:r>
              <w:r w:rsidDel="004E2D04">
                <w:rPr>
                  <w:rFonts w:asciiTheme="minorHAnsi" w:hAnsiTheme="minorHAnsi"/>
                  <w:sz w:val="18"/>
                  <w:szCs w:val="18"/>
                </w:rPr>
                <w:delText>-201</w:delText>
              </w:r>
            </w:del>
            <w:ins w:id="72" w:author="Tsan, Bach@Energy" w:date="2021-11-24T11:27:00Z">
              <w:del w:id="73" w:author="Alhabibi, Haider@Energy" w:date="2022-03-08T19:58:00Z">
                <w:r w:rsidR="007B079D" w:rsidDel="004E2D04">
                  <w:rPr>
                    <w:rFonts w:asciiTheme="minorHAnsi" w:hAnsiTheme="minorHAnsi"/>
                    <w:sz w:val="18"/>
                    <w:szCs w:val="18"/>
                  </w:rPr>
                  <w:delText>9</w:delText>
                </w:r>
              </w:del>
            </w:ins>
            <w:del w:id="74" w:author="Alhabibi, Haider@Energy" w:date="2022-03-08T19:58:00Z">
              <w:r w:rsidDel="004E2D04">
                <w:rPr>
                  <w:rFonts w:asciiTheme="minorHAnsi" w:hAnsiTheme="minorHAnsi"/>
                  <w:sz w:val="18"/>
                  <w:szCs w:val="18"/>
                </w:rPr>
                <w:delText>6</w:delText>
              </w:r>
              <w:r w:rsidRPr="00C55ED3" w:rsidDel="004E2D04">
                <w:rPr>
                  <w:rFonts w:asciiTheme="minorHAnsi" w:hAnsiTheme="minorHAnsi"/>
                  <w:sz w:val="18"/>
                  <w:szCs w:val="18"/>
                </w:rPr>
                <w:delText xml:space="preserve"> Section 3.3</w:delText>
              </w:r>
            </w:del>
          </w:p>
        </w:tc>
      </w:tr>
      <w:tr w:rsidR="00C20598" w:rsidRPr="00A42BCC" w:rsidDel="004E2D04" w14:paraId="150A3E29" w14:textId="0DF8302C" w:rsidTr="006F4839">
        <w:trPr>
          <w:trHeight w:val="440"/>
          <w:del w:id="75" w:author="Alhabibi, Haider@Energy" w:date="2022-03-08T19:58:00Z"/>
        </w:trPr>
        <w:tc>
          <w:tcPr>
            <w:tcW w:w="399" w:type="dxa"/>
            <w:vAlign w:val="center"/>
          </w:tcPr>
          <w:p w14:paraId="0756B9F3" w14:textId="594011F0" w:rsidR="00C20598" w:rsidRPr="00A42BCC" w:rsidDel="004E2D04"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76" w:author="Alhabibi, Haider@Energy" w:date="2022-03-08T19:58:00Z"/>
                <w:rFonts w:asciiTheme="minorHAnsi" w:hAnsiTheme="minorHAnsi"/>
                <w:sz w:val="18"/>
                <w:szCs w:val="18"/>
              </w:rPr>
            </w:pPr>
            <w:del w:id="77" w:author="Alhabibi, Haider@Energy" w:date="2022-03-08T19:58:00Z">
              <w:r w:rsidRPr="00A42BCC" w:rsidDel="004E2D04">
                <w:rPr>
                  <w:rFonts w:asciiTheme="minorHAnsi" w:hAnsiTheme="minorHAnsi"/>
                  <w:sz w:val="18"/>
                  <w:szCs w:val="18"/>
                </w:rPr>
                <w:delText>04</w:delText>
              </w:r>
            </w:del>
          </w:p>
        </w:tc>
        <w:tc>
          <w:tcPr>
            <w:tcW w:w="10395" w:type="dxa"/>
            <w:vAlign w:val="center"/>
          </w:tcPr>
          <w:p w14:paraId="252845CB" w14:textId="068A980F" w:rsidR="00C20598" w:rsidRPr="00875D94" w:rsidDel="004E2D04" w:rsidRDefault="00C20598" w:rsidP="003F17B6">
            <w:pPr>
              <w:shd w:val="clear" w:color="auto" w:fill="FFFFFF"/>
              <w:contextualSpacing/>
              <w:rPr>
                <w:del w:id="78" w:author="Alhabibi, Haider@Energy" w:date="2022-03-08T19:58:00Z"/>
                <w:rFonts w:asciiTheme="minorHAnsi" w:hAnsiTheme="minorHAnsi"/>
                <w:sz w:val="18"/>
                <w:szCs w:val="18"/>
              </w:rPr>
            </w:pPr>
            <w:del w:id="79" w:author="Alhabibi, Haider@Energy" w:date="2022-03-08T19:58:00Z">
              <w:r w:rsidRPr="00875D94" w:rsidDel="004E2D04">
                <w:rPr>
                  <w:rFonts w:asciiTheme="minorHAnsi" w:hAnsiTheme="minorHAnsi"/>
                  <w:sz w:val="18"/>
                  <w:szCs w:val="18"/>
                </w:rPr>
                <w:delText xml:space="preserve">The procedure for the conduct of the enclosure </w:delText>
              </w:r>
              <w:r w:rsidDel="004E2D04">
                <w:rPr>
                  <w:rFonts w:asciiTheme="minorHAnsi" w:hAnsiTheme="minorHAnsi"/>
                  <w:sz w:val="18"/>
                  <w:szCs w:val="18"/>
                </w:rPr>
                <w:delText xml:space="preserve">air </w:delText>
              </w:r>
              <w:r w:rsidRPr="00875D94" w:rsidDel="004E2D04">
                <w:rPr>
                  <w:rFonts w:asciiTheme="minorHAnsi" w:hAnsiTheme="minorHAnsi"/>
                  <w:sz w:val="18"/>
                  <w:szCs w:val="18"/>
                </w:rPr>
                <w:delText>leakage test shall conform to the One-Point Airtightness Test specified in RESNET 380</w:delText>
              </w:r>
              <w:r w:rsidDel="004E2D04">
                <w:rPr>
                  <w:rFonts w:asciiTheme="minorHAnsi" w:hAnsiTheme="minorHAnsi"/>
                  <w:sz w:val="18"/>
                  <w:szCs w:val="18"/>
                </w:rPr>
                <w:delText>-201</w:delText>
              </w:r>
            </w:del>
            <w:ins w:id="80" w:author="Tsan, Bach@Energy" w:date="2021-11-24T11:27:00Z">
              <w:del w:id="81" w:author="Alhabibi, Haider@Energy" w:date="2022-03-08T19:58:00Z">
                <w:r w:rsidR="007B079D" w:rsidDel="004E2D04">
                  <w:rPr>
                    <w:rFonts w:asciiTheme="minorHAnsi" w:hAnsiTheme="minorHAnsi"/>
                    <w:sz w:val="18"/>
                    <w:szCs w:val="18"/>
                  </w:rPr>
                  <w:delText>9</w:delText>
                </w:r>
              </w:del>
            </w:ins>
            <w:del w:id="82" w:author="Alhabibi, Haider@Energy" w:date="2022-03-08T19:58:00Z">
              <w:r w:rsidDel="004E2D04">
                <w:rPr>
                  <w:rFonts w:asciiTheme="minorHAnsi" w:hAnsiTheme="minorHAnsi"/>
                  <w:sz w:val="18"/>
                  <w:szCs w:val="18"/>
                </w:rPr>
                <w:delText>6</w:delText>
              </w:r>
              <w:r w:rsidRPr="00875D94" w:rsidDel="004E2D04">
                <w:rPr>
                  <w:rFonts w:asciiTheme="minorHAnsi" w:hAnsiTheme="minorHAnsi"/>
                  <w:sz w:val="18"/>
                  <w:szCs w:val="18"/>
                </w:rPr>
                <w:delText xml:space="preserve"> Section 3.4.1</w:delText>
              </w:r>
            </w:del>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3E039" w14:textId="77777777" w:rsidR="00012BE5" w:rsidRDefault="00012BE5">
      <w:r>
        <w:separator/>
      </w:r>
    </w:p>
  </w:endnote>
  <w:endnote w:type="continuationSeparator" w:id="0">
    <w:p w14:paraId="4FED6108" w14:textId="77777777" w:rsidR="00012BE5" w:rsidRDefault="00012BE5">
      <w:r>
        <w:continuationSeparator/>
      </w:r>
    </w:p>
  </w:endnote>
  <w:endnote w:type="continuationNotice" w:id="1">
    <w:p w14:paraId="677145E4" w14:textId="77777777" w:rsidR="00012BE5" w:rsidRDefault="00012B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802E0" w:rsidRPr="00733ECB" w:rsidRDefault="005802E0" w:rsidP="00EB61D5">
    <w:pPr>
      <w:pStyle w:val="Style7"/>
      <w:rPr>
        <w:b w:val="0"/>
        <w:i w:val="0"/>
      </w:rPr>
    </w:pPr>
    <w:r w:rsidRPr="00733ECB">
      <w:rPr>
        <w:b w:val="0"/>
        <w:i w:val="0"/>
      </w:rPr>
      <w:t xml:space="preserve">Registration Number:                                                           Registration Date/Time:                                           HERS Provider:                       </w:t>
    </w:r>
  </w:p>
  <w:p w14:paraId="4A3A5EF9" w14:textId="120CCD6A" w:rsidR="005802E0" w:rsidRPr="00733ECB" w:rsidRDefault="005802E0" w:rsidP="00EB61D5">
    <w:pPr>
      <w:pStyle w:val="Style7"/>
      <w:rPr>
        <w:b w:val="0"/>
        <w:i w:val="0"/>
      </w:rPr>
    </w:pPr>
    <w:r w:rsidRPr="00733ECB">
      <w:rPr>
        <w:b w:val="0"/>
        <w:i w:val="0"/>
      </w:rPr>
      <w:t>CA Building Energy Efficiency Standards - 20</w:t>
    </w:r>
    <w:ins w:id="15" w:author="Alhabibi, Haider@Energy" w:date="2021-08-24T14:13:00Z">
      <w:r w:rsidR="00B71524">
        <w:rPr>
          <w:b w:val="0"/>
          <w:i w:val="0"/>
        </w:rPr>
        <w:t>22</w:t>
      </w:r>
    </w:ins>
    <w:del w:id="16" w:author="Alhabibi, Haider@Energy" w:date="2021-08-24T14:13:00Z">
      <w:r w:rsidRPr="00733ECB" w:rsidDel="00B71524">
        <w:rPr>
          <w:b w:val="0"/>
          <w:i w:val="0"/>
        </w:rPr>
        <w:delText>1</w:delText>
      </w:r>
      <w:r w:rsidDel="00B71524">
        <w:rPr>
          <w:b w:val="0"/>
          <w:i w:val="0"/>
        </w:rPr>
        <w:delText>9</w:delText>
      </w:r>
    </w:del>
    <w:r w:rsidRPr="00733ECB">
      <w:rPr>
        <w:b w:val="0"/>
        <w:i w:val="0"/>
      </w:rPr>
      <w:t xml:space="preserve"> </w:t>
    </w:r>
    <w:ins w:id="17" w:author="Alhabibi, Haider@Energy" w:date="2022-02-22T15:25:00Z">
      <w:r w:rsidR="00A23765" w:rsidRPr="00A23765">
        <w:rPr>
          <w:b w:val="0"/>
          <w:i w:val="0"/>
        </w:rPr>
        <w:t>Low-rise Multifamily</w:t>
      </w:r>
    </w:ins>
    <w:del w:id="18" w:author="Alhabibi, Haider@Energy" w:date="2022-02-22T15:25:00Z">
      <w:r w:rsidRPr="00733ECB" w:rsidDel="00A23765">
        <w:rPr>
          <w:b w:val="0"/>
          <w:i w:val="0"/>
        </w:rPr>
        <w:delText>Residential</w:delText>
      </w:r>
    </w:del>
    <w:r w:rsidRPr="00733ECB">
      <w:rPr>
        <w:b w:val="0"/>
        <w:i w:val="0"/>
      </w:rPr>
      <w:t xml:space="preserve"> Compliance</w:t>
    </w:r>
    <w:r w:rsidRPr="00733ECB">
      <w:rPr>
        <w:b w:val="0"/>
        <w:i w:val="0"/>
      </w:rPr>
      <w:tab/>
    </w:r>
    <w:r>
      <w:rPr>
        <w:b w:val="0"/>
        <w:i w:val="0"/>
      </w:rPr>
      <w:t>January 20</w:t>
    </w:r>
    <w:ins w:id="19" w:author="Alhabibi, Haider@Energy" w:date="2021-08-24T14:13:00Z">
      <w:r w:rsidR="00B71524">
        <w:rPr>
          <w:b w:val="0"/>
          <w:i w:val="0"/>
        </w:rPr>
        <w:t>22</w:t>
      </w:r>
    </w:ins>
    <w:del w:id="20" w:author="Alhabibi, Haider@Energy" w:date="2021-08-24T14:13:00Z">
      <w:r w:rsidDel="00B71524">
        <w:rPr>
          <w:b w:val="0"/>
          <w:i w:val="0"/>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0E46FF9E" w:rsidR="005802E0" w:rsidRPr="00EB61D5" w:rsidRDefault="005802E0" w:rsidP="00EB61D5">
    <w:pPr>
      <w:pStyle w:val="Footer"/>
    </w:pPr>
    <w:r w:rsidRPr="00EB61D5">
      <w:t>CA Building Energy Efficiency Standards - 20</w:t>
    </w:r>
    <w:ins w:id="31" w:author="Alhabibi, Haider@Energy" w:date="2021-08-24T14:13:00Z">
      <w:r w:rsidR="00B71524">
        <w:t>22</w:t>
      </w:r>
    </w:ins>
    <w:del w:id="32" w:author="Alhabibi, Haider@Energy" w:date="2021-08-24T14:13:00Z">
      <w:r w:rsidRPr="00EB61D5" w:rsidDel="00B71524">
        <w:delText>1</w:delText>
      </w:r>
      <w:r w:rsidDel="00B71524">
        <w:delText>9</w:delText>
      </w:r>
    </w:del>
    <w:r w:rsidRPr="00EB61D5">
      <w:t xml:space="preserve"> </w:t>
    </w:r>
    <w:ins w:id="33" w:author="Alhabibi, Haider@Energy" w:date="2022-02-22T15:25:00Z">
      <w:r w:rsidR="00A23765" w:rsidRPr="00A23765">
        <w:t>Low-rise Multifamily</w:t>
      </w:r>
    </w:ins>
    <w:del w:id="34" w:author="Alhabibi, Haider@Energy" w:date="2022-02-22T15:25:00Z">
      <w:r w:rsidRPr="00EB61D5" w:rsidDel="00A23765">
        <w:delText>Residential</w:delText>
      </w:r>
    </w:del>
    <w:r w:rsidRPr="00EB61D5">
      <w:t xml:space="preserve"> Compliance</w:t>
    </w:r>
    <w:r w:rsidRPr="00EB61D5">
      <w:tab/>
    </w:r>
    <w:r>
      <w:t>January 20</w:t>
    </w:r>
    <w:ins w:id="35" w:author="Alhabibi, Haider@Energy" w:date="2021-08-24T14:13:00Z">
      <w:r w:rsidR="00B71524">
        <w:t>22</w:t>
      </w:r>
    </w:ins>
    <w:del w:id="36" w:author="Alhabibi, Haider@Energy" w:date="2021-08-24T14:13:00Z">
      <w:r w:rsidDel="00B71524">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CACE3" w14:textId="77777777" w:rsidR="00012BE5" w:rsidRDefault="00012BE5">
      <w:r>
        <w:separator/>
      </w:r>
    </w:p>
  </w:footnote>
  <w:footnote w:type="continuationSeparator" w:id="0">
    <w:p w14:paraId="31CEA1D9" w14:textId="77777777" w:rsidR="00012BE5" w:rsidRDefault="00012BE5">
      <w:r>
        <w:continuationSeparator/>
      </w:r>
    </w:p>
  </w:footnote>
  <w:footnote w:type="continuationNotice" w:id="1">
    <w:p w14:paraId="7AB5696D" w14:textId="77777777" w:rsidR="00012BE5" w:rsidRDefault="00012B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802E0" w:rsidRDefault="004E2D04">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39087EAA" w:rsidR="005802E0" w:rsidRPr="007770C5" w:rsidRDefault="005802E0" w:rsidP="002B559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4A3A5EE7" w14:textId="042D2FE8" w:rsidR="005802E0" w:rsidRPr="007770C5" w:rsidRDefault="005802E0" w:rsidP="002B5597">
    <w:pPr>
      <w:suppressAutoHyphens/>
      <w:ind w:left="-90"/>
      <w:rPr>
        <w:rFonts w:ascii="Arial" w:hAnsi="Arial" w:cs="Arial"/>
        <w:b/>
        <w:sz w:val="24"/>
        <w:szCs w:val="24"/>
      </w:rPr>
    </w:pPr>
    <w:r>
      <w:rPr>
        <w:rFonts w:ascii="Arial" w:hAnsi="Arial" w:cs="Arial"/>
        <w:b/>
        <w:sz w:val="24"/>
        <w:szCs w:val="24"/>
      </w:rPr>
      <w:t>BUILDING AIR LEAKAGE DIAGNOSTIC TEST WORKSHEET – BUILDING ENCLOSURES AND DWELLING UNIT ENCLOSURES</w:t>
    </w:r>
  </w:p>
  <w:p w14:paraId="4A3A5EE8" w14:textId="522699CA" w:rsidR="005802E0" w:rsidRPr="007770C5" w:rsidRDefault="005802E0" w:rsidP="002B5597">
    <w:pPr>
      <w:suppressAutoHyphens/>
      <w:ind w:left="-90"/>
      <w:rPr>
        <w:rFonts w:ascii="Arial" w:hAnsi="Arial" w:cs="Arial"/>
        <w:sz w:val="14"/>
        <w:szCs w:val="14"/>
      </w:rPr>
    </w:pPr>
    <w:r>
      <w:rPr>
        <w:rFonts w:ascii="Arial" w:hAnsi="Arial" w:cs="Arial"/>
        <w:sz w:val="14"/>
        <w:szCs w:val="14"/>
      </w:rPr>
      <w:t>CEC-</w:t>
    </w:r>
    <w:del w:id="8" w:author="Alhabibi, Haider@Energy" w:date="2022-02-22T15:26:00Z">
      <w:r w:rsidDel="00A23765">
        <w:rPr>
          <w:rFonts w:ascii="Arial" w:hAnsi="Arial" w:cs="Arial"/>
          <w:sz w:val="14"/>
          <w:szCs w:val="14"/>
        </w:rPr>
        <w:delText>CF2R</w:delText>
      </w:r>
    </w:del>
    <w:ins w:id="9" w:author="Alhabibi, Haider@Energy" w:date="2022-02-22T15:26:00Z">
      <w:r w:rsidR="00A23765">
        <w:rPr>
          <w:rFonts w:ascii="Arial" w:hAnsi="Arial" w:cs="Arial"/>
          <w:sz w:val="14"/>
          <w:szCs w:val="14"/>
        </w:rPr>
        <w:t>LMCI</w:t>
      </w:r>
    </w:ins>
    <w:r>
      <w:rPr>
        <w:rFonts w:ascii="Arial" w:hAnsi="Arial" w:cs="Arial"/>
        <w:sz w:val="14"/>
        <w:szCs w:val="14"/>
      </w:rPr>
      <w:t>-MCH-24-H</w:t>
    </w:r>
    <w:r w:rsidRPr="007770C5">
      <w:rPr>
        <w:rFonts w:ascii="Arial" w:hAnsi="Arial" w:cs="Arial"/>
        <w:sz w:val="14"/>
        <w:szCs w:val="14"/>
      </w:rPr>
      <w:t xml:space="preserve"> (Revised </w:t>
    </w:r>
    <w:r>
      <w:rPr>
        <w:rFonts w:ascii="Arial" w:hAnsi="Arial" w:cs="Arial"/>
        <w:sz w:val="14"/>
        <w:szCs w:val="14"/>
      </w:rPr>
      <w:t>01/</w:t>
    </w:r>
    <w:ins w:id="10" w:author="Alhabibi, Haider@Energy" w:date="2021-08-24T14:12:00Z">
      <w:r w:rsidR="00B71524">
        <w:rPr>
          <w:rFonts w:ascii="Arial" w:hAnsi="Arial" w:cs="Arial"/>
          <w:sz w:val="14"/>
          <w:szCs w:val="14"/>
        </w:rPr>
        <w:t>22</w:t>
      </w:r>
    </w:ins>
    <w:del w:id="11" w:author="Alhabibi, Haider@Energy" w:date="2021-08-24T14:12:00Z">
      <w:r w:rsidDel="00B71524">
        <w:rPr>
          <w:rFonts w:ascii="Arial" w:hAnsi="Arial" w:cs="Arial"/>
          <w:sz w:val="14"/>
          <w:szCs w:val="14"/>
        </w:rPr>
        <w:delText>2</w:delText>
      </w:r>
    </w:del>
    <w:del w:id="12" w:author="Alhabibi, Haider@Energy" w:date="2021-08-24T14:13:00Z">
      <w:r w:rsidDel="00B71524">
        <w:rPr>
          <w:rFonts w:ascii="Arial" w:hAnsi="Arial" w:cs="Arial"/>
          <w:sz w:val="14"/>
          <w:szCs w:val="14"/>
        </w:rPr>
        <w:delText>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495"/>
      <w:gridCol w:w="3059"/>
      <w:gridCol w:w="820"/>
      <w:gridCol w:w="728"/>
      <w:gridCol w:w="1692"/>
    </w:tblGrid>
    <w:tr w:rsidR="005802E0" w:rsidRPr="00F85124" w14:paraId="4A3A5EEB" w14:textId="77777777" w:rsidTr="006F4839">
      <w:trPr>
        <w:cantSplit/>
        <w:trHeight w:val="288"/>
      </w:trPr>
      <w:tc>
        <w:tcPr>
          <w:tcW w:w="4216" w:type="pct"/>
          <w:gridSpan w:val="4"/>
          <w:tcBorders>
            <w:right w:val="nil"/>
          </w:tcBorders>
          <w:vAlign w:val="center"/>
        </w:tcPr>
        <w:p w14:paraId="4A3A5EE9" w14:textId="005FEBCF" w:rsidR="005802E0" w:rsidRPr="00F502B3" w:rsidRDefault="005802E0" w:rsidP="003E419E">
          <w:pPr>
            <w:pStyle w:val="Heading1"/>
            <w:rPr>
              <w:rFonts w:ascii="Calibri" w:hAnsi="Calibri"/>
              <w:b w:val="0"/>
              <w:bCs/>
              <w:sz w:val="20"/>
            </w:rPr>
          </w:pPr>
          <w:r w:rsidRPr="00F502B3">
            <w:rPr>
              <w:rFonts w:ascii="Calibri" w:hAnsi="Calibri"/>
              <w:b w:val="0"/>
              <w:bCs/>
              <w:sz w:val="20"/>
            </w:rPr>
            <w:t>CERTIFICATE OF INSTALLATION</w:t>
          </w:r>
        </w:p>
      </w:tc>
      <w:tc>
        <w:tcPr>
          <w:tcW w:w="784" w:type="pct"/>
          <w:tcBorders>
            <w:left w:val="nil"/>
          </w:tcBorders>
          <w:tcMar>
            <w:left w:w="115" w:type="dxa"/>
            <w:right w:w="115" w:type="dxa"/>
          </w:tcMar>
          <w:vAlign w:val="center"/>
        </w:tcPr>
        <w:p w14:paraId="4A3A5EEA" w14:textId="4EA56210" w:rsidR="005802E0" w:rsidRPr="00F502B3" w:rsidRDefault="005802E0">
          <w:pPr>
            <w:pStyle w:val="Heading1"/>
            <w:jc w:val="right"/>
            <w:rPr>
              <w:rFonts w:ascii="Calibri" w:hAnsi="Calibri"/>
              <w:b w:val="0"/>
              <w:bCs/>
              <w:sz w:val="20"/>
            </w:rPr>
          </w:pPr>
          <w:del w:id="13" w:author="Alhabibi, Haider@Energy" w:date="2022-02-22T15:26:00Z">
            <w:r w:rsidRPr="00F502B3" w:rsidDel="00A23765">
              <w:rPr>
                <w:rFonts w:ascii="Calibri" w:hAnsi="Calibri"/>
                <w:b w:val="0"/>
                <w:bCs/>
                <w:sz w:val="20"/>
              </w:rPr>
              <w:delText>CF</w:delText>
            </w:r>
            <w:r w:rsidDel="00A23765">
              <w:rPr>
                <w:rFonts w:ascii="Calibri" w:hAnsi="Calibri"/>
                <w:b w:val="0"/>
                <w:bCs/>
                <w:sz w:val="20"/>
              </w:rPr>
              <w:delText>2</w:delText>
            </w:r>
            <w:r w:rsidRPr="00F502B3" w:rsidDel="00A23765">
              <w:rPr>
                <w:rFonts w:ascii="Calibri" w:hAnsi="Calibri"/>
                <w:b w:val="0"/>
                <w:bCs/>
                <w:sz w:val="20"/>
              </w:rPr>
              <w:delText>R</w:delText>
            </w:r>
          </w:del>
          <w:ins w:id="14" w:author="Alhabibi, Haider@Energy" w:date="2022-02-22T15:26:00Z">
            <w:r w:rsidR="00A23765">
              <w:rPr>
                <w:rFonts w:ascii="Calibri" w:hAnsi="Calibri"/>
                <w:b w:val="0"/>
                <w:bCs/>
                <w:sz w:val="20"/>
              </w:rPr>
              <w:t>LMCI</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EEE" w14:textId="77777777" w:rsidTr="006F4839">
      <w:trPr>
        <w:cantSplit/>
        <w:trHeight w:val="288"/>
      </w:trPr>
      <w:tc>
        <w:tcPr>
          <w:tcW w:w="3879" w:type="pct"/>
          <w:gridSpan w:val="3"/>
          <w:tcBorders>
            <w:right w:val="nil"/>
          </w:tcBorders>
        </w:tcPr>
        <w:p w14:paraId="4A3A5EEC" w14:textId="39BC4EB8" w:rsidR="005802E0" w:rsidRPr="00F85124" w:rsidRDefault="005802E0"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 Enclosures</w:t>
          </w:r>
        </w:p>
      </w:tc>
      <w:tc>
        <w:tcPr>
          <w:tcW w:w="1121" w:type="pct"/>
          <w:gridSpan w:val="2"/>
          <w:tcBorders>
            <w:left w:val="nil"/>
          </w:tcBorders>
        </w:tcPr>
        <w:p w14:paraId="4A3A5EED" w14:textId="75FB7FDD" w:rsidR="005802E0" w:rsidRPr="00F85124" w:rsidRDefault="005802E0"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E2D04">
            <w:rPr>
              <w:rFonts w:ascii="Calibri" w:hAnsi="Calibri"/>
              <w:bCs/>
              <w:noProof/>
            </w:rPr>
            <w:t>3</w:t>
          </w:r>
          <w:r>
            <w:rPr>
              <w:rFonts w:ascii="Calibri" w:hAnsi="Calibri"/>
              <w:bCs/>
              <w:noProof/>
            </w:rPr>
            <w:fldChar w:fldCharType="end"/>
          </w:r>
          <w:r w:rsidRPr="00F85124">
            <w:rPr>
              <w:rFonts w:ascii="Calibri" w:hAnsi="Calibri"/>
              <w:bCs/>
            </w:rPr>
            <w:t>)</w:t>
          </w:r>
        </w:p>
      </w:tc>
    </w:tr>
    <w:tr w:rsidR="005802E0" w:rsidRPr="00F85124" w14:paraId="4A3A5EF2" w14:textId="77777777" w:rsidTr="006F4839">
      <w:trPr>
        <w:cantSplit/>
        <w:trHeight w:val="288"/>
      </w:trPr>
      <w:tc>
        <w:tcPr>
          <w:tcW w:w="2082" w:type="pct"/>
        </w:tcPr>
        <w:p w14:paraId="4A3A5EEF" w14:textId="77777777" w:rsidR="005802E0" w:rsidRPr="00F85124" w:rsidRDefault="005802E0" w:rsidP="003E419E">
          <w:pPr>
            <w:rPr>
              <w:rFonts w:ascii="Calibri" w:hAnsi="Calibri"/>
              <w:sz w:val="12"/>
              <w:szCs w:val="12"/>
            </w:rPr>
          </w:pPr>
          <w:r w:rsidRPr="00F85124">
            <w:rPr>
              <w:rFonts w:ascii="Calibri" w:hAnsi="Calibri"/>
              <w:sz w:val="12"/>
              <w:szCs w:val="12"/>
            </w:rPr>
            <w:t>Project Name:</w:t>
          </w:r>
        </w:p>
      </w:tc>
      <w:tc>
        <w:tcPr>
          <w:tcW w:w="1417" w:type="pct"/>
        </w:tcPr>
        <w:p w14:paraId="4A3A5EF0" w14:textId="77777777" w:rsidR="005802E0" w:rsidRPr="00F85124" w:rsidRDefault="005802E0" w:rsidP="003E419E">
          <w:pPr>
            <w:rPr>
              <w:rFonts w:ascii="Calibri" w:hAnsi="Calibri"/>
              <w:sz w:val="12"/>
              <w:szCs w:val="12"/>
            </w:rPr>
          </w:pPr>
          <w:r w:rsidRPr="00F85124">
            <w:rPr>
              <w:rFonts w:ascii="Calibri" w:hAnsi="Calibri"/>
              <w:sz w:val="12"/>
              <w:szCs w:val="12"/>
            </w:rPr>
            <w:t>Enforcement Agency:</w:t>
          </w:r>
        </w:p>
      </w:tc>
      <w:tc>
        <w:tcPr>
          <w:tcW w:w="1500" w:type="pct"/>
          <w:gridSpan w:val="3"/>
        </w:tcPr>
        <w:p w14:paraId="4A3A5EF1" w14:textId="77777777" w:rsidR="005802E0" w:rsidRPr="00F85124" w:rsidRDefault="005802E0" w:rsidP="003E419E">
          <w:pPr>
            <w:rPr>
              <w:rFonts w:ascii="Calibri" w:hAnsi="Calibri"/>
              <w:sz w:val="12"/>
              <w:szCs w:val="12"/>
            </w:rPr>
          </w:pPr>
          <w:r w:rsidRPr="00F85124">
            <w:rPr>
              <w:rFonts w:ascii="Calibri" w:hAnsi="Calibri"/>
              <w:sz w:val="12"/>
              <w:szCs w:val="12"/>
            </w:rPr>
            <w:t>Permit Number:</w:t>
          </w:r>
        </w:p>
      </w:tc>
    </w:tr>
    <w:tr w:rsidR="005802E0" w:rsidRPr="00F85124" w14:paraId="4A3A5EF6" w14:textId="77777777" w:rsidTr="006F4839">
      <w:trPr>
        <w:cantSplit/>
        <w:trHeight w:val="288"/>
      </w:trPr>
      <w:tc>
        <w:tcPr>
          <w:tcW w:w="2082" w:type="pct"/>
        </w:tcPr>
        <w:p w14:paraId="4A3A5EF3" w14:textId="77777777" w:rsidR="005802E0" w:rsidRPr="00F85124" w:rsidRDefault="005802E0" w:rsidP="003E419E">
          <w:pPr>
            <w:rPr>
              <w:rFonts w:ascii="Calibri" w:hAnsi="Calibri"/>
              <w:sz w:val="12"/>
              <w:szCs w:val="12"/>
              <w:vertAlign w:val="superscript"/>
            </w:rPr>
          </w:pPr>
          <w:r w:rsidRPr="00F85124">
            <w:rPr>
              <w:rFonts w:ascii="Calibri" w:hAnsi="Calibri"/>
              <w:sz w:val="12"/>
              <w:szCs w:val="12"/>
            </w:rPr>
            <w:t>Dwelling Address:</w:t>
          </w:r>
        </w:p>
      </w:tc>
      <w:tc>
        <w:tcPr>
          <w:tcW w:w="1417" w:type="pct"/>
        </w:tcPr>
        <w:p w14:paraId="4A3A5EF4" w14:textId="22FE04C4" w:rsidR="005802E0" w:rsidRPr="00F85124" w:rsidRDefault="005802E0"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500" w:type="pct"/>
          <w:gridSpan w:val="3"/>
        </w:tcPr>
        <w:p w14:paraId="4A3A5EF5" w14:textId="06098542" w:rsidR="005802E0" w:rsidRPr="00F85124" w:rsidRDefault="005802E0"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7AE603AA" w:rsidR="005802E0" w:rsidRPr="003E419E" w:rsidRDefault="004E2D04" w:rsidP="003E419E">
    <w:pPr>
      <w:pStyle w:val="Header"/>
    </w:pPr>
    <w:r>
      <w:rPr>
        <w:b/>
        <w:noProof/>
        <w:sz w:val="30"/>
      </w:rPr>
      <w:pict w14:anchorId="4A3A5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61" type="#_x0000_t75" style="position:absolute;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802E0" w:rsidRDefault="004E2D04">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802E0" w:rsidRDefault="004E2D04">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555"/>
      <w:gridCol w:w="819"/>
      <w:gridCol w:w="2425"/>
    </w:tblGrid>
    <w:tr w:rsidR="005802E0" w:rsidRPr="00F85124" w14:paraId="4A3A5EFE" w14:textId="77777777" w:rsidTr="003E419E">
      <w:trPr>
        <w:cantSplit/>
        <w:trHeight w:val="288"/>
      </w:trPr>
      <w:tc>
        <w:tcPr>
          <w:tcW w:w="3877" w:type="pct"/>
          <w:gridSpan w:val="2"/>
          <w:tcBorders>
            <w:right w:val="nil"/>
          </w:tcBorders>
          <w:vAlign w:val="center"/>
        </w:tcPr>
        <w:p w14:paraId="4A3A5EFC" w14:textId="02C54F7E" w:rsidR="005802E0" w:rsidRPr="00F502B3" w:rsidRDefault="005802E0"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A3A5EFD" w14:textId="4EB0FA43" w:rsidR="005802E0" w:rsidRPr="00F502B3" w:rsidRDefault="005802E0">
          <w:pPr>
            <w:pStyle w:val="Heading1"/>
            <w:jc w:val="right"/>
            <w:rPr>
              <w:rFonts w:ascii="Calibri" w:hAnsi="Calibri"/>
              <w:b w:val="0"/>
              <w:bCs/>
              <w:sz w:val="20"/>
            </w:rPr>
          </w:pPr>
          <w:del w:id="29" w:author="Alhabibi, Haider@Energy" w:date="2022-02-22T15:26:00Z">
            <w:r w:rsidRPr="00F502B3" w:rsidDel="00A23765">
              <w:rPr>
                <w:rFonts w:ascii="Calibri" w:hAnsi="Calibri"/>
                <w:b w:val="0"/>
                <w:bCs/>
                <w:sz w:val="20"/>
              </w:rPr>
              <w:delText>CF2R</w:delText>
            </w:r>
          </w:del>
          <w:ins w:id="30" w:author="Alhabibi, Haider@Energy" w:date="2022-02-22T15:26:00Z">
            <w:r w:rsidR="00A23765">
              <w:rPr>
                <w:rFonts w:ascii="Calibri" w:hAnsi="Calibri"/>
                <w:b w:val="0"/>
                <w:bCs/>
                <w:sz w:val="20"/>
              </w:rPr>
              <w:t>LMCI</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F01" w14:textId="77777777" w:rsidTr="006F4839">
      <w:trPr>
        <w:cantSplit/>
        <w:trHeight w:val="288"/>
      </w:trPr>
      <w:tc>
        <w:tcPr>
          <w:tcW w:w="3498" w:type="pct"/>
          <w:tcBorders>
            <w:right w:val="nil"/>
          </w:tcBorders>
        </w:tcPr>
        <w:p w14:paraId="4A3A5EFF" w14:textId="7ACA3271" w:rsidR="005802E0" w:rsidRPr="00F85124" w:rsidRDefault="005802E0">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w:t>
          </w:r>
          <w:r>
            <w:rPr>
              <w:rFonts w:ascii="Calibri" w:hAnsi="Calibri"/>
              <w:bCs/>
            </w:rPr>
            <w:t>Enclosures</w:t>
          </w:r>
        </w:p>
      </w:tc>
      <w:tc>
        <w:tcPr>
          <w:tcW w:w="1502" w:type="pct"/>
          <w:gridSpan w:val="2"/>
          <w:tcBorders>
            <w:left w:val="nil"/>
          </w:tcBorders>
        </w:tcPr>
        <w:p w14:paraId="4A3A5F00" w14:textId="193C1350" w:rsidR="005802E0" w:rsidRPr="00382CD6" w:rsidRDefault="005802E0"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A6D27">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E2D04">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802E0" w:rsidRPr="003E419E" w:rsidRDefault="004E2D04"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60"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802E0" w:rsidRDefault="004E2D04">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802E0" w:rsidRDefault="004E2D04">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802E0" w:rsidRPr="00F85124" w14:paraId="4A3A5F08" w14:textId="77777777" w:rsidTr="003E419E">
      <w:trPr>
        <w:cantSplit/>
        <w:trHeight w:val="288"/>
      </w:trPr>
      <w:tc>
        <w:tcPr>
          <w:tcW w:w="3877" w:type="pct"/>
          <w:tcBorders>
            <w:right w:val="nil"/>
          </w:tcBorders>
          <w:vAlign w:val="center"/>
        </w:tcPr>
        <w:p w14:paraId="4A3A5F06" w14:textId="58AB1701" w:rsidR="005802E0" w:rsidRPr="00F502B3" w:rsidRDefault="005802E0"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1F7F5B88" w:rsidR="005802E0" w:rsidRPr="00F502B3" w:rsidRDefault="005802E0">
          <w:pPr>
            <w:pStyle w:val="Heading1"/>
            <w:jc w:val="right"/>
            <w:rPr>
              <w:rFonts w:ascii="Calibri" w:hAnsi="Calibri"/>
              <w:b w:val="0"/>
              <w:bCs/>
              <w:sz w:val="20"/>
            </w:rPr>
          </w:pPr>
          <w:del w:id="83" w:author="Alhabibi, Haider@Energy" w:date="2022-02-22T15:26:00Z">
            <w:r w:rsidRPr="00F502B3" w:rsidDel="00A23765">
              <w:rPr>
                <w:rFonts w:ascii="Calibri" w:hAnsi="Calibri"/>
                <w:b w:val="0"/>
                <w:bCs/>
                <w:sz w:val="20"/>
              </w:rPr>
              <w:delText>CF2R</w:delText>
            </w:r>
          </w:del>
          <w:ins w:id="84" w:author="Alhabibi, Haider@Energy" w:date="2022-02-22T15:26:00Z">
            <w:r w:rsidR="00A23765">
              <w:rPr>
                <w:rFonts w:ascii="Calibri" w:hAnsi="Calibri"/>
                <w:b w:val="0"/>
                <w:bCs/>
                <w:sz w:val="20"/>
              </w:rPr>
              <w:t>LMCI</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F0B" w14:textId="77777777" w:rsidTr="00EF2268">
      <w:trPr>
        <w:cantSplit/>
        <w:trHeight w:val="288"/>
      </w:trPr>
      <w:tc>
        <w:tcPr>
          <w:tcW w:w="4373" w:type="pct"/>
          <w:gridSpan w:val="2"/>
          <w:tcBorders>
            <w:right w:val="nil"/>
          </w:tcBorders>
        </w:tcPr>
        <w:p w14:paraId="4A3A5F09" w14:textId="06B12F13" w:rsidR="005802E0" w:rsidRPr="00F85124" w:rsidRDefault="005802E0">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0DBBB582" w:rsidR="005802E0" w:rsidRPr="00F85124" w:rsidRDefault="005802E0"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E2D04">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802E0" w:rsidRPr="003E419E" w:rsidRDefault="004E2D04"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802E0" w:rsidRDefault="004E2D04">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6"/>
  </w:num>
  <w:num w:numId="12">
    <w:abstractNumId w:val="10"/>
  </w:num>
  <w:num w:numId="13">
    <w:abstractNumId w:val="7"/>
  </w:num>
  <w:num w:numId="14">
    <w:abstractNumId w:val="12"/>
  </w:num>
  <w:num w:numId="15">
    <w:abstractNumId w:val="14"/>
  </w:num>
  <w:num w:numId="16">
    <w:abstractNumId w:val="15"/>
  </w:num>
  <w:num w:numId="17">
    <w:abstractNumId w:val="6"/>
  </w:num>
  <w:num w:numId="18">
    <w:abstractNumId w:val="4"/>
  </w:num>
  <w:num w:numId="19">
    <w:abstractNumId w:val="17"/>
  </w:num>
  <w:num w:numId="20">
    <w:abstractNumId w:val="11"/>
  </w:num>
  <w:num w:numId="21">
    <w:abstractNumId w:val="9"/>
  </w:num>
  <w:num w:numId="22">
    <w:abstractNumId w:val="13"/>
  </w:num>
  <w:num w:numId="23">
    <w:abstractNumId w:val="3"/>
  </w:num>
  <w:num w:numId="24">
    <w:abstractNumId w:val="7"/>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san, Bach@Energy">
    <w15:presenceInfo w15:providerId="AD" w15:userId="S::Bach.Tsan@energy.ca.gov::12b90a9a-310a-4ea4-8d41-6bc490e058d0"/>
  </w15:person>
  <w15:person w15:author="Moua, Cheng@Energy">
    <w15:presenceInfo w15:providerId="AD" w15:userId="S::Cheng.Moua@energy.ca.gov::0a7b5eaa-32b5-460c-b817-ff0d5e5e693f"/>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2BE5"/>
    <w:rsid w:val="00013858"/>
    <w:rsid w:val="00014A11"/>
    <w:rsid w:val="00020D4A"/>
    <w:rsid w:val="00023ECE"/>
    <w:rsid w:val="00032684"/>
    <w:rsid w:val="000367BC"/>
    <w:rsid w:val="00056B9D"/>
    <w:rsid w:val="00081774"/>
    <w:rsid w:val="00091FBA"/>
    <w:rsid w:val="0009311F"/>
    <w:rsid w:val="000A5169"/>
    <w:rsid w:val="000A6D27"/>
    <w:rsid w:val="000B05C9"/>
    <w:rsid w:val="000B64C1"/>
    <w:rsid w:val="000C5AC9"/>
    <w:rsid w:val="000D1CB5"/>
    <w:rsid w:val="000E084F"/>
    <w:rsid w:val="000F3409"/>
    <w:rsid w:val="000F3C9E"/>
    <w:rsid w:val="000F3F14"/>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470A"/>
    <w:rsid w:val="002057B8"/>
    <w:rsid w:val="00217730"/>
    <w:rsid w:val="0022167C"/>
    <w:rsid w:val="00223EF9"/>
    <w:rsid w:val="00231102"/>
    <w:rsid w:val="00231CFA"/>
    <w:rsid w:val="00240435"/>
    <w:rsid w:val="002478EC"/>
    <w:rsid w:val="0025221D"/>
    <w:rsid w:val="0025389B"/>
    <w:rsid w:val="00254312"/>
    <w:rsid w:val="00255406"/>
    <w:rsid w:val="0027204B"/>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CD6"/>
    <w:rsid w:val="00394CF6"/>
    <w:rsid w:val="003A047B"/>
    <w:rsid w:val="003A2F66"/>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5944"/>
    <w:rsid w:val="00467478"/>
    <w:rsid w:val="004713DE"/>
    <w:rsid w:val="0047600B"/>
    <w:rsid w:val="004803D4"/>
    <w:rsid w:val="00480F53"/>
    <w:rsid w:val="00497DDD"/>
    <w:rsid w:val="00497E2F"/>
    <w:rsid w:val="004A0673"/>
    <w:rsid w:val="004A1BB8"/>
    <w:rsid w:val="004A4AEF"/>
    <w:rsid w:val="004A4FDF"/>
    <w:rsid w:val="004B1299"/>
    <w:rsid w:val="004C4607"/>
    <w:rsid w:val="004C4B9D"/>
    <w:rsid w:val="004C6C23"/>
    <w:rsid w:val="004D24AC"/>
    <w:rsid w:val="004E267C"/>
    <w:rsid w:val="004E2D04"/>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02E0"/>
    <w:rsid w:val="00583C81"/>
    <w:rsid w:val="00584AAF"/>
    <w:rsid w:val="00585B39"/>
    <w:rsid w:val="00595EC9"/>
    <w:rsid w:val="005A57F7"/>
    <w:rsid w:val="005A593D"/>
    <w:rsid w:val="005B0D9D"/>
    <w:rsid w:val="005B48AA"/>
    <w:rsid w:val="005B6312"/>
    <w:rsid w:val="005C0059"/>
    <w:rsid w:val="005C2E5B"/>
    <w:rsid w:val="005D28E6"/>
    <w:rsid w:val="005E19CD"/>
    <w:rsid w:val="005E1C15"/>
    <w:rsid w:val="005F1465"/>
    <w:rsid w:val="005F1D50"/>
    <w:rsid w:val="005F2ADF"/>
    <w:rsid w:val="005F4748"/>
    <w:rsid w:val="0060014C"/>
    <w:rsid w:val="006045D5"/>
    <w:rsid w:val="006124DF"/>
    <w:rsid w:val="00621003"/>
    <w:rsid w:val="00630960"/>
    <w:rsid w:val="0063658A"/>
    <w:rsid w:val="00642F49"/>
    <w:rsid w:val="00657706"/>
    <w:rsid w:val="006614CE"/>
    <w:rsid w:val="00662D8F"/>
    <w:rsid w:val="0066310F"/>
    <w:rsid w:val="006671A7"/>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6F15A4"/>
    <w:rsid w:val="006F4839"/>
    <w:rsid w:val="0070083F"/>
    <w:rsid w:val="00703E08"/>
    <w:rsid w:val="007075CA"/>
    <w:rsid w:val="00715475"/>
    <w:rsid w:val="00721F39"/>
    <w:rsid w:val="00733ECB"/>
    <w:rsid w:val="00735772"/>
    <w:rsid w:val="0074637C"/>
    <w:rsid w:val="00752910"/>
    <w:rsid w:val="00760262"/>
    <w:rsid w:val="00763BB0"/>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079D"/>
    <w:rsid w:val="007B7538"/>
    <w:rsid w:val="007B77D7"/>
    <w:rsid w:val="007C0F62"/>
    <w:rsid w:val="007C670E"/>
    <w:rsid w:val="007D004F"/>
    <w:rsid w:val="007D46C5"/>
    <w:rsid w:val="007E1B54"/>
    <w:rsid w:val="007E1CA9"/>
    <w:rsid w:val="007F583F"/>
    <w:rsid w:val="0080000B"/>
    <w:rsid w:val="00800F1C"/>
    <w:rsid w:val="00801385"/>
    <w:rsid w:val="008103E6"/>
    <w:rsid w:val="00813B11"/>
    <w:rsid w:val="00840617"/>
    <w:rsid w:val="00840901"/>
    <w:rsid w:val="008433C6"/>
    <w:rsid w:val="00850A0C"/>
    <w:rsid w:val="008550A7"/>
    <w:rsid w:val="00855E21"/>
    <w:rsid w:val="00865606"/>
    <w:rsid w:val="00867FF0"/>
    <w:rsid w:val="00871549"/>
    <w:rsid w:val="00871BD4"/>
    <w:rsid w:val="0087315B"/>
    <w:rsid w:val="00875D94"/>
    <w:rsid w:val="00885FDA"/>
    <w:rsid w:val="00886F2C"/>
    <w:rsid w:val="00890110"/>
    <w:rsid w:val="008955BB"/>
    <w:rsid w:val="008956DB"/>
    <w:rsid w:val="008B0F77"/>
    <w:rsid w:val="008C0596"/>
    <w:rsid w:val="008C070F"/>
    <w:rsid w:val="008D3313"/>
    <w:rsid w:val="008D38B9"/>
    <w:rsid w:val="008D636F"/>
    <w:rsid w:val="008D7360"/>
    <w:rsid w:val="008E625B"/>
    <w:rsid w:val="008E6C57"/>
    <w:rsid w:val="008F0CB1"/>
    <w:rsid w:val="008F386E"/>
    <w:rsid w:val="00900AFB"/>
    <w:rsid w:val="00904BD2"/>
    <w:rsid w:val="00910794"/>
    <w:rsid w:val="00911541"/>
    <w:rsid w:val="0091667B"/>
    <w:rsid w:val="00917497"/>
    <w:rsid w:val="0092223B"/>
    <w:rsid w:val="0092568A"/>
    <w:rsid w:val="009313C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677"/>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23765"/>
    <w:rsid w:val="00A30EA0"/>
    <w:rsid w:val="00A36284"/>
    <w:rsid w:val="00A42BCC"/>
    <w:rsid w:val="00A43DE1"/>
    <w:rsid w:val="00A45016"/>
    <w:rsid w:val="00A55A8D"/>
    <w:rsid w:val="00A71449"/>
    <w:rsid w:val="00A7427E"/>
    <w:rsid w:val="00A74ACF"/>
    <w:rsid w:val="00A8014F"/>
    <w:rsid w:val="00A84317"/>
    <w:rsid w:val="00A95262"/>
    <w:rsid w:val="00A97500"/>
    <w:rsid w:val="00AA0537"/>
    <w:rsid w:val="00AA1D22"/>
    <w:rsid w:val="00AA7D5B"/>
    <w:rsid w:val="00AB4C89"/>
    <w:rsid w:val="00AB7F27"/>
    <w:rsid w:val="00AC1DE4"/>
    <w:rsid w:val="00AD0E7D"/>
    <w:rsid w:val="00AD6BA1"/>
    <w:rsid w:val="00AE09B1"/>
    <w:rsid w:val="00AE1F34"/>
    <w:rsid w:val="00AE4835"/>
    <w:rsid w:val="00B02DA6"/>
    <w:rsid w:val="00B07ED0"/>
    <w:rsid w:val="00B20F45"/>
    <w:rsid w:val="00B2321E"/>
    <w:rsid w:val="00B272DC"/>
    <w:rsid w:val="00B360A2"/>
    <w:rsid w:val="00B40977"/>
    <w:rsid w:val="00B450BD"/>
    <w:rsid w:val="00B50144"/>
    <w:rsid w:val="00B5026C"/>
    <w:rsid w:val="00B52123"/>
    <w:rsid w:val="00B549F3"/>
    <w:rsid w:val="00B572A0"/>
    <w:rsid w:val="00B62A8D"/>
    <w:rsid w:val="00B70215"/>
    <w:rsid w:val="00B71524"/>
    <w:rsid w:val="00B7609F"/>
    <w:rsid w:val="00B76A80"/>
    <w:rsid w:val="00B86E8A"/>
    <w:rsid w:val="00B93D02"/>
    <w:rsid w:val="00B94879"/>
    <w:rsid w:val="00B95F54"/>
    <w:rsid w:val="00BA18B8"/>
    <w:rsid w:val="00BA47A4"/>
    <w:rsid w:val="00BA77C1"/>
    <w:rsid w:val="00BB1C9A"/>
    <w:rsid w:val="00BB2BB9"/>
    <w:rsid w:val="00BB7338"/>
    <w:rsid w:val="00BB73AE"/>
    <w:rsid w:val="00BB7FEB"/>
    <w:rsid w:val="00BC0866"/>
    <w:rsid w:val="00BC0CC6"/>
    <w:rsid w:val="00BC156C"/>
    <w:rsid w:val="00BE101B"/>
    <w:rsid w:val="00BE3E80"/>
    <w:rsid w:val="00BE4084"/>
    <w:rsid w:val="00BE705B"/>
    <w:rsid w:val="00BF1ADA"/>
    <w:rsid w:val="00BF2620"/>
    <w:rsid w:val="00BF492D"/>
    <w:rsid w:val="00BF69B9"/>
    <w:rsid w:val="00C003FC"/>
    <w:rsid w:val="00C006FF"/>
    <w:rsid w:val="00C13C13"/>
    <w:rsid w:val="00C2000B"/>
    <w:rsid w:val="00C20598"/>
    <w:rsid w:val="00C2071A"/>
    <w:rsid w:val="00C26C77"/>
    <w:rsid w:val="00C3055C"/>
    <w:rsid w:val="00C33FD0"/>
    <w:rsid w:val="00C34ADC"/>
    <w:rsid w:val="00C3527F"/>
    <w:rsid w:val="00C4505E"/>
    <w:rsid w:val="00C45D3C"/>
    <w:rsid w:val="00C4700A"/>
    <w:rsid w:val="00C511E6"/>
    <w:rsid w:val="00C55ED3"/>
    <w:rsid w:val="00C62026"/>
    <w:rsid w:val="00C65A7D"/>
    <w:rsid w:val="00C70CDD"/>
    <w:rsid w:val="00C77D58"/>
    <w:rsid w:val="00C802A8"/>
    <w:rsid w:val="00C82B7C"/>
    <w:rsid w:val="00C83E2B"/>
    <w:rsid w:val="00C93EDD"/>
    <w:rsid w:val="00CA2650"/>
    <w:rsid w:val="00CA3A31"/>
    <w:rsid w:val="00CB305B"/>
    <w:rsid w:val="00CB4F4A"/>
    <w:rsid w:val="00CB7D40"/>
    <w:rsid w:val="00CC7189"/>
    <w:rsid w:val="00CE0524"/>
    <w:rsid w:val="00CF6E33"/>
    <w:rsid w:val="00D03609"/>
    <w:rsid w:val="00D06BAD"/>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24123"/>
    <w:rsid w:val="00E320A8"/>
    <w:rsid w:val="00E32371"/>
    <w:rsid w:val="00E369CC"/>
    <w:rsid w:val="00E40FE0"/>
    <w:rsid w:val="00E50F7D"/>
    <w:rsid w:val="00E56510"/>
    <w:rsid w:val="00E67669"/>
    <w:rsid w:val="00E70644"/>
    <w:rsid w:val="00E71335"/>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7E5D"/>
    <w:rsid w:val="00F325C0"/>
    <w:rsid w:val="00F328CD"/>
    <w:rsid w:val="00F35C04"/>
    <w:rsid w:val="00F47523"/>
    <w:rsid w:val="00F47707"/>
    <w:rsid w:val="00F502B3"/>
    <w:rsid w:val="00F53D34"/>
    <w:rsid w:val="00F55109"/>
    <w:rsid w:val="00F56603"/>
    <w:rsid w:val="00F62D88"/>
    <w:rsid w:val="00F7154F"/>
    <w:rsid w:val="00F75684"/>
    <w:rsid w:val="00F75F46"/>
    <w:rsid w:val="00F77597"/>
    <w:rsid w:val="00F85124"/>
    <w:rsid w:val="00F9036A"/>
    <w:rsid w:val="00F938B0"/>
    <w:rsid w:val="00F948BE"/>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9B46D-DD41-4343-958B-A61AA9471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73CD9F-48A1-4CD7-9446-D4878106BEDC}">
  <ds:schemaRefs>
    <ds:schemaRef ds:uri="http://schemas.microsoft.com/sharepoint/v3/contenttype/forms"/>
  </ds:schemaRefs>
</ds:datastoreItem>
</file>

<file path=customXml/itemProps3.xml><?xml version="1.0" encoding="utf-8"?>
<ds:datastoreItem xmlns:ds="http://schemas.openxmlformats.org/officeDocument/2006/customXml" ds:itemID="{6A769E20-0E9D-4537-80F5-D111673CA2B3}">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6C8FD0EE-DB51-4344-9C9E-A3233A9D2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8</Pages>
  <Words>2655</Words>
  <Characters>16015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78</cp:revision>
  <cp:lastPrinted>2013-09-13T16:00:00Z</cp:lastPrinted>
  <dcterms:created xsi:type="dcterms:W3CDTF">2018-11-06T16:44:00Z</dcterms:created>
  <dcterms:modified xsi:type="dcterms:W3CDTF">2022-03-09T03:58:00Z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