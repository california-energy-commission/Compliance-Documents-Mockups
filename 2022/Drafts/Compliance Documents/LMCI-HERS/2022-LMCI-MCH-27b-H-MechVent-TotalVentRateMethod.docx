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B0222" w14:textId="2D073B2F" w:rsidR="00D5754D" w:rsidRPr="007B6CED" w:rsidRDefault="00D5754D" w:rsidP="00EF5B2D">
      <w:pPr>
        <w:ind w:left="-90"/>
        <w:rPr>
          <w:rFonts w:ascii="Calibri" w:eastAsia="Calibri" w:hAnsi="Calibri" w:cs="Calibri"/>
          <w:b/>
          <w:color w:val="000000" w:themeColor="text1"/>
          <w:sz w:val="24"/>
          <w:szCs w:val="24"/>
        </w:rPr>
      </w:pPr>
      <w:r w:rsidRPr="3D6AF446">
        <w:rPr>
          <w:rFonts w:asciiTheme="minorHAnsi" w:hAnsiTheme="minorHAnsi" w:cstheme="minorBidi"/>
          <w:b/>
          <w:sz w:val="24"/>
          <w:szCs w:val="24"/>
        </w:rPr>
        <w:t xml:space="preserve">CERTIFICATE OF </w:t>
      </w:r>
      <w:r w:rsidRPr="3D6AF446">
        <w:rPr>
          <w:rFonts w:ascii="Calibri" w:eastAsia="Calibri" w:hAnsi="Calibri" w:cs="Calibri"/>
          <w:b/>
          <w:bCs/>
          <w:color w:val="000000" w:themeColor="text1"/>
          <w:sz w:val="24"/>
          <w:szCs w:val="24"/>
        </w:rPr>
        <w:t>INSTALLATION</w:t>
      </w:r>
    </w:p>
    <w:p w14:paraId="135DC465" w14:textId="77777777" w:rsidR="00D5754D" w:rsidRPr="007B6CED" w:rsidRDefault="00D5754D" w:rsidP="00EF5B2D">
      <w:pPr>
        <w:ind w:left="-90"/>
        <w:rPr>
          <w:rFonts w:asciiTheme="minorHAnsi" w:hAnsiTheme="minorHAnsi" w:cstheme="minorHAnsi"/>
          <w:sz w:val="24"/>
          <w:szCs w:val="24"/>
        </w:rPr>
      </w:pPr>
      <w:r w:rsidRPr="007B6CED">
        <w:rPr>
          <w:rFonts w:asciiTheme="minorHAnsi" w:hAnsiTheme="minorHAnsi" w:cstheme="minorHAnsi"/>
          <w:b/>
          <w:sz w:val="24"/>
          <w:szCs w:val="24"/>
        </w:rPr>
        <w:t>Note:</w:t>
      </w:r>
      <w:r w:rsidRPr="007B6CED">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D5754D" w:rsidRPr="007B6CED" w14:paraId="23C0E5D6" w14:textId="77777777">
        <w:trPr>
          <w:trHeight w:val="288"/>
        </w:trPr>
        <w:tc>
          <w:tcPr>
            <w:tcW w:w="7177" w:type="dxa"/>
          </w:tcPr>
          <w:p w14:paraId="0F441BDB" w14:textId="77777777" w:rsidR="00D5754D" w:rsidRPr="007B6CED" w:rsidRDefault="00D5754D">
            <w:pPr>
              <w:rPr>
                <w:rFonts w:asciiTheme="minorHAnsi" w:hAnsiTheme="minorHAnsi" w:cstheme="minorHAnsi"/>
                <w:sz w:val="24"/>
                <w:szCs w:val="24"/>
              </w:rPr>
            </w:pPr>
            <w:r w:rsidRPr="007B6CED">
              <w:rPr>
                <w:rFonts w:asciiTheme="minorHAnsi" w:hAnsiTheme="minorHAnsi" w:cstheme="minorHAnsi"/>
                <w:sz w:val="24"/>
                <w:szCs w:val="24"/>
              </w:rPr>
              <w:t>Project Name:</w:t>
            </w:r>
          </w:p>
        </w:tc>
        <w:tc>
          <w:tcPr>
            <w:tcW w:w="7201" w:type="dxa"/>
          </w:tcPr>
          <w:p w14:paraId="42ED46C6" w14:textId="77777777" w:rsidR="00D5754D" w:rsidRPr="007B6CED" w:rsidRDefault="00D5754D">
            <w:pPr>
              <w:rPr>
                <w:rFonts w:asciiTheme="minorHAnsi" w:hAnsiTheme="minorHAnsi" w:cstheme="minorHAnsi"/>
                <w:sz w:val="24"/>
                <w:szCs w:val="24"/>
              </w:rPr>
            </w:pPr>
            <w:r w:rsidRPr="007B6CED">
              <w:rPr>
                <w:rFonts w:asciiTheme="minorHAnsi" w:hAnsiTheme="minorHAnsi" w:cstheme="minorHAnsi"/>
                <w:sz w:val="24"/>
                <w:szCs w:val="24"/>
              </w:rPr>
              <w:t>Enforcement Agency:</w:t>
            </w:r>
          </w:p>
        </w:tc>
      </w:tr>
      <w:tr w:rsidR="00D5754D" w:rsidRPr="007B6CED" w14:paraId="0950A0BD" w14:textId="77777777">
        <w:trPr>
          <w:trHeight w:val="288"/>
        </w:trPr>
        <w:tc>
          <w:tcPr>
            <w:tcW w:w="7177" w:type="dxa"/>
          </w:tcPr>
          <w:p w14:paraId="3A3DF64B" w14:textId="77777777" w:rsidR="00D5754D" w:rsidRPr="007B6CED" w:rsidRDefault="00D5754D">
            <w:pPr>
              <w:rPr>
                <w:rFonts w:asciiTheme="minorHAnsi" w:hAnsiTheme="minorHAnsi" w:cstheme="minorHAnsi"/>
                <w:sz w:val="24"/>
                <w:szCs w:val="24"/>
                <w:vertAlign w:val="superscript"/>
              </w:rPr>
            </w:pPr>
            <w:r w:rsidRPr="007B6CED">
              <w:rPr>
                <w:rFonts w:asciiTheme="minorHAnsi" w:hAnsiTheme="minorHAnsi" w:cstheme="minorHAnsi"/>
                <w:sz w:val="24"/>
                <w:szCs w:val="24"/>
              </w:rPr>
              <w:t>Dwelling Address:</w:t>
            </w:r>
          </w:p>
        </w:tc>
        <w:tc>
          <w:tcPr>
            <w:tcW w:w="7201" w:type="dxa"/>
          </w:tcPr>
          <w:p w14:paraId="761E73E2" w14:textId="77777777" w:rsidR="00D5754D" w:rsidRPr="007B6CED" w:rsidRDefault="00D5754D">
            <w:pPr>
              <w:rPr>
                <w:rFonts w:asciiTheme="minorHAnsi" w:hAnsiTheme="minorHAnsi" w:cstheme="minorHAnsi"/>
                <w:sz w:val="24"/>
                <w:szCs w:val="24"/>
                <w:vertAlign w:val="superscript"/>
              </w:rPr>
            </w:pPr>
            <w:r w:rsidRPr="007B6CED">
              <w:rPr>
                <w:rFonts w:asciiTheme="minorHAnsi" w:hAnsiTheme="minorHAnsi" w:cstheme="minorHAnsi"/>
                <w:sz w:val="24"/>
                <w:szCs w:val="24"/>
              </w:rPr>
              <w:t>Permit Number:</w:t>
            </w:r>
          </w:p>
        </w:tc>
      </w:tr>
      <w:tr w:rsidR="00D5754D" w:rsidRPr="007B6CED" w14:paraId="008D1DB1" w14:textId="77777777">
        <w:trPr>
          <w:trHeight w:val="288"/>
        </w:trPr>
        <w:tc>
          <w:tcPr>
            <w:tcW w:w="7177" w:type="dxa"/>
          </w:tcPr>
          <w:p w14:paraId="75331B0B" w14:textId="77777777" w:rsidR="00D5754D" w:rsidRPr="007B6CED" w:rsidRDefault="00D5754D">
            <w:pPr>
              <w:rPr>
                <w:rFonts w:asciiTheme="minorHAnsi" w:hAnsiTheme="minorHAnsi" w:cstheme="minorHAnsi"/>
                <w:sz w:val="24"/>
                <w:szCs w:val="24"/>
              </w:rPr>
            </w:pPr>
            <w:r w:rsidRPr="007B6CED">
              <w:rPr>
                <w:rFonts w:asciiTheme="minorHAnsi" w:hAnsiTheme="minorHAnsi" w:cstheme="minorHAnsi"/>
                <w:sz w:val="24"/>
                <w:szCs w:val="24"/>
              </w:rPr>
              <w:t>City and Zip Code:</w:t>
            </w:r>
          </w:p>
        </w:tc>
        <w:tc>
          <w:tcPr>
            <w:tcW w:w="7201" w:type="dxa"/>
          </w:tcPr>
          <w:p w14:paraId="44A17187" w14:textId="77777777" w:rsidR="00D5754D" w:rsidRPr="007B6CED" w:rsidRDefault="00D5754D">
            <w:pPr>
              <w:rPr>
                <w:rFonts w:asciiTheme="minorHAnsi" w:hAnsiTheme="minorHAnsi" w:cstheme="minorBidi"/>
                <w:sz w:val="24"/>
                <w:szCs w:val="24"/>
              </w:rPr>
            </w:pPr>
            <w:r w:rsidRPr="5955FEA3">
              <w:rPr>
                <w:rFonts w:ascii="Calibri" w:eastAsia="Calibri" w:hAnsi="Calibri" w:cs="Calibri"/>
                <w:color w:val="000000" w:themeColor="text1"/>
                <w:sz w:val="24"/>
                <w:szCs w:val="24"/>
              </w:rPr>
              <w:t>Permit Application Date</w:t>
            </w:r>
            <w:r w:rsidRPr="5955FEA3">
              <w:rPr>
                <w:rFonts w:asciiTheme="minorHAnsi" w:hAnsiTheme="minorHAnsi" w:cstheme="minorBidi"/>
                <w:sz w:val="24"/>
                <w:szCs w:val="24"/>
              </w:rPr>
              <w:t>:</w:t>
            </w:r>
          </w:p>
        </w:tc>
      </w:tr>
    </w:tbl>
    <w:p w14:paraId="3844D548" w14:textId="40B8B404" w:rsidR="00080CB2" w:rsidRDefault="00080CB2"/>
    <w:tbl>
      <w:tblPr>
        <w:tblStyle w:val="TableGrid"/>
        <w:tblW w:w="0" w:type="auto"/>
        <w:tblLook w:val="04A0" w:firstRow="1" w:lastRow="0" w:firstColumn="1" w:lastColumn="0" w:noHBand="0" w:noVBand="1"/>
      </w:tblPr>
      <w:tblGrid>
        <w:gridCol w:w="11016"/>
      </w:tblGrid>
      <w:tr w:rsidR="007056D7" w:rsidRPr="00F13AD5" w14:paraId="78291366" w14:textId="77777777" w:rsidTr="003952E1">
        <w:tc>
          <w:tcPr>
            <w:tcW w:w="11016" w:type="dxa"/>
          </w:tcPr>
          <w:p w14:paraId="78291365" w14:textId="0248A73F" w:rsidR="007056D7" w:rsidRPr="00F13AD5" w:rsidRDefault="007056D7" w:rsidP="003952E1">
            <w:pPr>
              <w:rPr>
                <w:rFonts w:asciiTheme="minorHAnsi" w:hAnsiTheme="minorHAnsi"/>
                <w:sz w:val="18"/>
                <w:szCs w:val="18"/>
              </w:rPr>
            </w:pPr>
            <w:r w:rsidRPr="00F13AD5">
              <w:rPr>
                <w:rFonts w:asciiTheme="minorHAnsi" w:hAnsiTheme="minorHAnsi" w:cs="font78"/>
                <w:sz w:val="18"/>
                <w:szCs w:val="18"/>
              </w:rPr>
              <w:t>Title 24, Part 6, Section 1</w:t>
            </w:r>
            <w:r w:rsidR="00975816" w:rsidRPr="00F13AD5">
              <w:rPr>
                <w:rFonts w:asciiTheme="minorHAnsi" w:hAnsiTheme="minorHAnsi" w:cs="font78"/>
                <w:sz w:val="18"/>
                <w:szCs w:val="18"/>
              </w:rPr>
              <w:t>60.2</w:t>
            </w:r>
            <w:r w:rsidR="00694109" w:rsidRPr="00F13AD5">
              <w:rPr>
                <w:rFonts w:asciiTheme="minorHAnsi" w:hAnsiTheme="minorHAnsi" w:cs="font78"/>
                <w:sz w:val="18"/>
                <w:szCs w:val="18"/>
              </w:rPr>
              <w:t>(b)</w:t>
            </w:r>
            <w:r w:rsidR="002103B0" w:rsidRPr="00F13AD5">
              <w:rPr>
                <w:rFonts w:asciiTheme="minorHAnsi" w:hAnsiTheme="minorHAnsi" w:cs="font78"/>
                <w:sz w:val="18"/>
                <w:szCs w:val="18"/>
              </w:rPr>
              <w:t>2</w:t>
            </w:r>
            <w:r w:rsidRPr="00F13AD5">
              <w:rPr>
                <w:rFonts w:asciiTheme="minorHAnsi" w:hAnsiTheme="minorHAnsi" w:cs="font78"/>
                <w:sz w:val="18"/>
                <w:szCs w:val="18"/>
              </w:rPr>
              <w:t xml:space="preserve"> </w:t>
            </w:r>
            <w:r w:rsidRPr="00F13AD5">
              <w:rPr>
                <w:rFonts w:asciiTheme="minorHAnsi" w:hAnsiTheme="minorHAnsi" w:cs="font78"/>
                <w:b/>
                <w:bCs/>
                <w:sz w:val="18"/>
                <w:szCs w:val="18"/>
              </w:rPr>
              <w:t xml:space="preserve">Ventilation </w:t>
            </w:r>
            <w:r w:rsidR="00B836D2" w:rsidRPr="00F13AD5">
              <w:rPr>
                <w:rFonts w:asciiTheme="minorHAnsi" w:hAnsiTheme="minorHAnsi" w:cs="font78"/>
                <w:b/>
                <w:bCs/>
                <w:sz w:val="18"/>
                <w:szCs w:val="18"/>
              </w:rPr>
              <w:t>and</w:t>
            </w:r>
            <w:r w:rsidRPr="00F13AD5">
              <w:rPr>
                <w:rFonts w:asciiTheme="minorHAnsi" w:hAnsiTheme="minorHAnsi" w:cs="font78"/>
                <w:b/>
                <w:bCs/>
                <w:sz w:val="18"/>
                <w:szCs w:val="18"/>
              </w:rPr>
              <w:t xml:space="preserve"> Indoor Air Quality</w:t>
            </w:r>
            <w:r w:rsidR="00891F0E" w:rsidRPr="00F13AD5">
              <w:rPr>
                <w:rFonts w:asciiTheme="minorHAnsi" w:hAnsiTheme="minorHAnsi" w:cs="font78"/>
                <w:b/>
                <w:bCs/>
                <w:sz w:val="18"/>
                <w:szCs w:val="18"/>
              </w:rPr>
              <w:t xml:space="preserve"> for Attached Dwelling Units</w:t>
            </w:r>
            <w:r w:rsidRPr="00F13AD5">
              <w:rPr>
                <w:rFonts w:asciiTheme="minorHAnsi" w:hAnsiTheme="minorHAnsi" w:cs="font78"/>
                <w:b/>
                <w:bCs/>
                <w:sz w:val="18"/>
                <w:szCs w:val="18"/>
              </w:rPr>
              <w:t xml:space="preserve">. </w:t>
            </w:r>
            <w:r w:rsidRPr="00F13AD5">
              <w:rPr>
                <w:rFonts w:asciiTheme="minorHAnsi" w:hAnsiTheme="minorHAnsi" w:cs="font78"/>
                <w:sz w:val="18"/>
                <w:szCs w:val="18"/>
              </w:rPr>
              <w:t>All dwelling units shall meet the requirements of ANSI/ASHRAE Standard</w:t>
            </w:r>
            <w:r w:rsidR="00994801" w:rsidRPr="00F13AD5">
              <w:rPr>
                <w:rFonts w:asciiTheme="minorHAnsi" w:hAnsiTheme="minorHAnsi" w:cs="font78"/>
                <w:sz w:val="18"/>
                <w:szCs w:val="18"/>
              </w:rPr>
              <w:t xml:space="preserve"> </w:t>
            </w:r>
            <w:r w:rsidRPr="00F13AD5">
              <w:rPr>
                <w:rFonts w:asciiTheme="minorHAnsi" w:hAnsiTheme="minorHAnsi" w:cs="font78"/>
                <w:sz w:val="18"/>
                <w:szCs w:val="18"/>
              </w:rPr>
              <w:t>62.2-201</w:t>
            </w:r>
            <w:r w:rsidR="00891F0E" w:rsidRPr="00F13AD5">
              <w:rPr>
                <w:rFonts w:asciiTheme="minorHAnsi" w:hAnsiTheme="minorHAnsi" w:cs="font78"/>
                <w:sz w:val="18"/>
                <w:szCs w:val="18"/>
              </w:rPr>
              <w:t>9</w:t>
            </w:r>
            <w:r w:rsidRPr="00F13AD5">
              <w:rPr>
                <w:rFonts w:asciiTheme="minorHAnsi" w:hAnsiTheme="minorHAnsi" w:cs="font78"/>
                <w:sz w:val="18"/>
                <w:szCs w:val="18"/>
              </w:rPr>
              <w:t xml:space="preserve"> Ventilation and Acceptable Indoor Air Quality in Residential Buildings subject to the amendments specified by Title 24, Part 6, Section 1</w:t>
            </w:r>
            <w:r w:rsidR="004F1E49" w:rsidRPr="00F13AD5">
              <w:rPr>
                <w:rFonts w:asciiTheme="minorHAnsi" w:hAnsiTheme="minorHAnsi" w:cs="font78"/>
                <w:sz w:val="18"/>
                <w:szCs w:val="18"/>
              </w:rPr>
              <w:t>60.2(b)</w:t>
            </w:r>
            <w:r w:rsidR="0056594E" w:rsidRPr="00F13AD5">
              <w:rPr>
                <w:rFonts w:asciiTheme="minorHAnsi" w:hAnsiTheme="minorHAnsi" w:cs="font78"/>
                <w:sz w:val="18"/>
                <w:szCs w:val="18"/>
              </w:rPr>
              <w:t>2</w:t>
            </w:r>
            <w:r w:rsidR="000A2296" w:rsidRPr="00F13AD5">
              <w:rPr>
                <w:rFonts w:asciiTheme="minorHAnsi" w:hAnsiTheme="minorHAnsi" w:cs="font78"/>
                <w:sz w:val="18"/>
                <w:szCs w:val="18"/>
              </w:rPr>
              <w:t>A</w:t>
            </w:r>
            <w:r w:rsidRPr="00F13AD5">
              <w:rPr>
                <w:rFonts w:asciiTheme="minorHAnsi" w:hAnsiTheme="minorHAnsi" w:cs="font78"/>
                <w:sz w:val="18"/>
                <w:szCs w:val="18"/>
              </w:rPr>
              <w:t xml:space="preserve"> </w:t>
            </w:r>
          </w:p>
        </w:tc>
      </w:tr>
    </w:tbl>
    <w:p w14:paraId="78291367" w14:textId="77777777" w:rsidR="007056D7" w:rsidRPr="00F13AD5"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29"/>
        <w:gridCol w:w="5588"/>
      </w:tblGrid>
      <w:tr w:rsidR="007056D7" w:rsidRPr="00F13AD5" w14:paraId="78291369" w14:textId="77777777" w:rsidTr="00276455">
        <w:tc>
          <w:tcPr>
            <w:tcW w:w="11016" w:type="dxa"/>
            <w:gridSpan w:val="3"/>
          </w:tcPr>
          <w:p w14:paraId="78291368" w14:textId="7A593F92" w:rsidR="007056D7" w:rsidRPr="00F13AD5"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13AD5">
              <w:rPr>
                <w:rFonts w:asciiTheme="minorHAnsi" w:hAnsiTheme="minorHAnsi"/>
                <w:b/>
                <w:szCs w:val="18"/>
              </w:rPr>
              <w:t xml:space="preserve">A. </w:t>
            </w:r>
            <w:r w:rsidR="0056594E" w:rsidRPr="00F13AD5">
              <w:rPr>
                <w:rFonts w:asciiTheme="minorHAnsi" w:hAnsiTheme="minorHAnsi"/>
                <w:b/>
                <w:szCs w:val="18"/>
              </w:rPr>
              <w:t>Whole-</w:t>
            </w:r>
            <w:r w:rsidRPr="00F13AD5">
              <w:rPr>
                <w:rFonts w:asciiTheme="minorHAnsi" w:hAnsiTheme="minorHAnsi"/>
                <w:b/>
                <w:szCs w:val="18"/>
              </w:rPr>
              <w:t>Dwelling Mechanical Ventilation - General Information</w:t>
            </w:r>
          </w:p>
        </w:tc>
      </w:tr>
      <w:tr w:rsidR="007056D7" w:rsidRPr="00F13AD5" w14:paraId="7829136D" w14:textId="77777777" w:rsidTr="00276455">
        <w:trPr>
          <w:trHeight w:val="158"/>
        </w:trPr>
        <w:tc>
          <w:tcPr>
            <w:tcW w:w="799" w:type="dxa"/>
            <w:vAlign w:val="center"/>
          </w:tcPr>
          <w:p w14:paraId="7829136A"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01</w:t>
            </w:r>
          </w:p>
        </w:tc>
        <w:tc>
          <w:tcPr>
            <w:tcW w:w="4629" w:type="dxa"/>
            <w:vAlign w:val="center"/>
          </w:tcPr>
          <w:p w14:paraId="7829136B"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Dwelling Unit Name</w:t>
            </w:r>
          </w:p>
        </w:tc>
        <w:tc>
          <w:tcPr>
            <w:tcW w:w="5588" w:type="dxa"/>
          </w:tcPr>
          <w:p w14:paraId="7829136C" w14:textId="77777777" w:rsidR="007056D7" w:rsidRPr="00F13AD5" w:rsidRDefault="007056D7" w:rsidP="003952E1">
            <w:pPr>
              <w:rPr>
                <w:rFonts w:asciiTheme="minorHAnsi" w:hAnsiTheme="minorHAnsi"/>
                <w:sz w:val="18"/>
                <w:szCs w:val="18"/>
              </w:rPr>
            </w:pPr>
          </w:p>
        </w:tc>
      </w:tr>
      <w:tr w:rsidR="007056D7" w:rsidRPr="00F13AD5" w14:paraId="78291371" w14:textId="77777777" w:rsidTr="00276455">
        <w:trPr>
          <w:trHeight w:val="158"/>
        </w:trPr>
        <w:tc>
          <w:tcPr>
            <w:tcW w:w="799" w:type="dxa"/>
            <w:vAlign w:val="center"/>
          </w:tcPr>
          <w:p w14:paraId="7829136E"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02</w:t>
            </w:r>
          </w:p>
        </w:tc>
        <w:tc>
          <w:tcPr>
            <w:tcW w:w="4629" w:type="dxa"/>
            <w:vAlign w:val="center"/>
          </w:tcPr>
          <w:p w14:paraId="7829136F"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Building Type</w:t>
            </w:r>
          </w:p>
        </w:tc>
        <w:tc>
          <w:tcPr>
            <w:tcW w:w="5588" w:type="dxa"/>
          </w:tcPr>
          <w:p w14:paraId="78291370" w14:textId="77777777" w:rsidR="007056D7" w:rsidRPr="00F13AD5" w:rsidRDefault="007056D7" w:rsidP="003952E1">
            <w:pPr>
              <w:rPr>
                <w:rFonts w:asciiTheme="minorHAnsi" w:hAnsiTheme="minorHAnsi"/>
                <w:sz w:val="18"/>
                <w:szCs w:val="18"/>
              </w:rPr>
            </w:pPr>
          </w:p>
        </w:tc>
      </w:tr>
      <w:tr w:rsidR="007056D7" w:rsidRPr="00F13AD5" w14:paraId="78291375" w14:textId="77777777" w:rsidTr="00276455">
        <w:trPr>
          <w:trHeight w:val="158"/>
        </w:trPr>
        <w:tc>
          <w:tcPr>
            <w:tcW w:w="799" w:type="dxa"/>
            <w:vAlign w:val="center"/>
          </w:tcPr>
          <w:p w14:paraId="78291372"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03</w:t>
            </w:r>
          </w:p>
        </w:tc>
        <w:tc>
          <w:tcPr>
            <w:tcW w:w="4629" w:type="dxa"/>
            <w:vAlign w:val="center"/>
          </w:tcPr>
          <w:p w14:paraId="78291373"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Project Scope</w:t>
            </w:r>
          </w:p>
        </w:tc>
        <w:tc>
          <w:tcPr>
            <w:tcW w:w="5588" w:type="dxa"/>
          </w:tcPr>
          <w:p w14:paraId="78291374" w14:textId="77777777" w:rsidR="007056D7" w:rsidRPr="00F13AD5" w:rsidRDefault="007056D7" w:rsidP="003952E1">
            <w:pPr>
              <w:rPr>
                <w:rFonts w:asciiTheme="minorHAnsi" w:hAnsiTheme="minorHAnsi"/>
                <w:sz w:val="18"/>
                <w:szCs w:val="18"/>
              </w:rPr>
            </w:pPr>
          </w:p>
        </w:tc>
      </w:tr>
      <w:tr w:rsidR="007056D7" w:rsidRPr="00F13AD5" w14:paraId="7829137A" w14:textId="77777777" w:rsidTr="00276455">
        <w:trPr>
          <w:trHeight w:val="158"/>
        </w:trPr>
        <w:tc>
          <w:tcPr>
            <w:tcW w:w="799" w:type="dxa"/>
            <w:vAlign w:val="center"/>
          </w:tcPr>
          <w:p w14:paraId="78291376"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04</w:t>
            </w:r>
          </w:p>
        </w:tc>
        <w:tc>
          <w:tcPr>
            <w:tcW w:w="4629" w:type="dxa"/>
            <w:vAlign w:val="center"/>
          </w:tcPr>
          <w:p w14:paraId="78291377"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Total Conditioned Floor Area of Dwelling Unit</w:t>
            </w:r>
          </w:p>
          <w:p w14:paraId="78291378"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 xml:space="preserve">(For addition projects the conditioned floor area equals existing area plus addition area)  </w:t>
            </w:r>
          </w:p>
        </w:tc>
        <w:tc>
          <w:tcPr>
            <w:tcW w:w="5588" w:type="dxa"/>
          </w:tcPr>
          <w:p w14:paraId="78291379" w14:textId="77777777" w:rsidR="007056D7" w:rsidRPr="00F13AD5" w:rsidRDefault="007056D7" w:rsidP="003952E1">
            <w:pPr>
              <w:rPr>
                <w:rFonts w:asciiTheme="minorHAnsi" w:hAnsiTheme="minorHAnsi"/>
                <w:sz w:val="18"/>
                <w:szCs w:val="18"/>
              </w:rPr>
            </w:pPr>
          </w:p>
        </w:tc>
      </w:tr>
      <w:tr w:rsidR="007056D7" w:rsidRPr="00F13AD5" w14:paraId="7829137F" w14:textId="77777777" w:rsidTr="00276455">
        <w:trPr>
          <w:trHeight w:val="158"/>
        </w:trPr>
        <w:tc>
          <w:tcPr>
            <w:tcW w:w="799" w:type="dxa"/>
            <w:vAlign w:val="center"/>
          </w:tcPr>
          <w:p w14:paraId="7829137B"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05</w:t>
            </w:r>
          </w:p>
        </w:tc>
        <w:tc>
          <w:tcPr>
            <w:tcW w:w="4629" w:type="dxa"/>
            <w:vAlign w:val="center"/>
          </w:tcPr>
          <w:p w14:paraId="7829137C"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Number of Bedrooms in Dwelling Unit</w:t>
            </w:r>
          </w:p>
          <w:p w14:paraId="7829137D"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(For addition projects the number of bedrooms equals the existing bedrooms plus addition bedrooms)</w:t>
            </w:r>
          </w:p>
        </w:tc>
        <w:tc>
          <w:tcPr>
            <w:tcW w:w="5588" w:type="dxa"/>
          </w:tcPr>
          <w:p w14:paraId="7829137E" w14:textId="77777777" w:rsidR="007056D7" w:rsidRPr="00F13AD5" w:rsidRDefault="007056D7" w:rsidP="003952E1">
            <w:pPr>
              <w:rPr>
                <w:rFonts w:asciiTheme="minorHAnsi" w:hAnsiTheme="minorHAnsi"/>
                <w:sz w:val="18"/>
                <w:szCs w:val="18"/>
              </w:rPr>
            </w:pPr>
          </w:p>
        </w:tc>
      </w:tr>
      <w:tr w:rsidR="007056D7" w:rsidRPr="00F13AD5" w14:paraId="782913A0" w14:textId="77777777" w:rsidTr="00276455">
        <w:trPr>
          <w:trHeight w:val="158"/>
        </w:trPr>
        <w:tc>
          <w:tcPr>
            <w:tcW w:w="799" w:type="dxa"/>
            <w:vAlign w:val="center"/>
          </w:tcPr>
          <w:p w14:paraId="7829139D" w14:textId="2D3523A6" w:rsidR="007056D7" w:rsidRPr="00F13AD5" w:rsidRDefault="00F37662" w:rsidP="00F37662">
            <w:pPr>
              <w:jc w:val="center"/>
              <w:rPr>
                <w:rFonts w:asciiTheme="minorHAnsi" w:hAnsiTheme="minorHAnsi"/>
                <w:sz w:val="18"/>
                <w:szCs w:val="18"/>
              </w:rPr>
            </w:pPr>
            <w:r w:rsidRPr="00F13AD5">
              <w:rPr>
                <w:rFonts w:asciiTheme="minorHAnsi" w:hAnsiTheme="minorHAnsi" w:cstheme="minorHAnsi"/>
                <w:sz w:val="18"/>
                <w:szCs w:val="18"/>
              </w:rPr>
              <w:t>06</w:t>
            </w:r>
          </w:p>
        </w:tc>
        <w:tc>
          <w:tcPr>
            <w:tcW w:w="4629" w:type="dxa"/>
            <w:vAlign w:val="center"/>
          </w:tcPr>
          <w:p w14:paraId="7829139E" w14:textId="77777777" w:rsidR="007056D7" w:rsidRPr="00F13AD5" w:rsidRDefault="007056D7" w:rsidP="003952E1">
            <w:pPr>
              <w:rPr>
                <w:rFonts w:asciiTheme="minorHAnsi" w:hAnsiTheme="minorHAnsi"/>
                <w:sz w:val="18"/>
                <w:szCs w:val="18"/>
              </w:rPr>
            </w:pPr>
            <w:r w:rsidRPr="00F13AD5">
              <w:rPr>
                <w:rFonts w:asciiTheme="minorHAnsi" w:hAnsiTheme="minorHAnsi" w:cstheme="minorHAnsi"/>
                <w:sz w:val="18"/>
                <w:szCs w:val="18"/>
              </w:rPr>
              <w:t>Ventilation System Type</w:t>
            </w:r>
          </w:p>
        </w:tc>
        <w:tc>
          <w:tcPr>
            <w:tcW w:w="5588" w:type="dxa"/>
          </w:tcPr>
          <w:p w14:paraId="7829139F" w14:textId="77777777" w:rsidR="007056D7" w:rsidRPr="00F13AD5" w:rsidRDefault="007056D7" w:rsidP="003952E1">
            <w:pPr>
              <w:rPr>
                <w:rFonts w:asciiTheme="minorHAnsi" w:hAnsiTheme="minorHAnsi"/>
                <w:sz w:val="18"/>
                <w:szCs w:val="18"/>
              </w:rPr>
            </w:pPr>
          </w:p>
        </w:tc>
      </w:tr>
      <w:tr w:rsidR="007056D7" w:rsidRPr="00F13AD5" w14:paraId="782913A4" w14:textId="77777777" w:rsidTr="00276455">
        <w:trPr>
          <w:trHeight w:val="158"/>
        </w:trPr>
        <w:tc>
          <w:tcPr>
            <w:tcW w:w="799" w:type="dxa"/>
            <w:vAlign w:val="center"/>
          </w:tcPr>
          <w:p w14:paraId="782913A1" w14:textId="6F451F23" w:rsidR="007056D7" w:rsidRPr="00F13AD5" w:rsidRDefault="00F37662" w:rsidP="00F37662">
            <w:pPr>
              <w:jc w:val="center"/>
              <w:rPr>
                <w:rFonts w:asciiTheme="minorHAnsi" w:hAnsiTheme="minorHAnsi"/>
                <w:sz w:val="18"/>
                <w:szCs w:val="18"/>
              </w:rPr>
            </w:pPr>
            <w:r w:rsidRPr="00F13AD5">
              <w:rPr>
                <w:rFonts w:asciiTheme="minorHAnsi" w:hAnsiTheme="minorHAnsi" w:cstheme="minorHAnsi"/>
                <w:sz w:val="18"/>
                <w:szCs w:val="18"/>
              </w:rPr>
              <w:t>07</w:t>
            </w:r>
          </w:p>
        </w:tc>
        <w:tc>
          <w:tcPr>
            <w:tcW w:w="4629" w:type="dxa"/>
            <w:vAlign w:val="center"/>
          </w:tcPr>
          <w:p w14:paraId="782913A2" w14:textId="77777777" w:rsidR="007056D7" w:rsidRPr="00F13AD5" w:rsidRDefault="007056D7" w:rsidP="003952E1">
            <w:pPr>
              <w:rPr>
                <w:rFonts w:asciiTheme="minorHAnsi" w:hAnsiTheme="minorHAnsi"/>
                <w:sz w:val="18"/>
                <w:szCs w:val="18"/>
              </w:rPr>
            </w:pPr>
            <w:r w:rsidRPr="00F13AD5">
              <w:rPr>
                <w:rFonts w:asciiTheme="minorHAnsi" w:hAnsiTheme="minorHAnsi" w:cstheme="minorHAnsi"/>
                <w:sz w:val="18"/>
                <w:szCs w:val="18"/>
              </w:rPr>
              <w:t>Ventilation Operation Schedule</w:t>
            </w:r>
          </w:p>
        </w:tc>
        <w:tc>
          <w:tcPr>
            <w:tcW w:w="5588" w:type="dxa"/>
          </w:tcPr>
          <w:p w14:paraId="782913A3" w14:textId="77777777" w:rsidR="007056D7" w:rsidRPr="00F13AD5" w:rsidRDefault="007056D7" w:rsidP="003952E1">
            <w:pPr>
              <w:rPr>
                <w:rFonts w:asciiTheme="minorHAnsi" w:hAnsiTheme="minorHAnsi"/>
                <w:sz w:val="18"/>
                <w:szCs w:val="18"/>
              </w:rPr>
            </w:pPr>
          </w:p>
        </w:tc>
      </w:tr>
      <w:tr w:rsidR="007056D7" w:rsidRPr="00F13AD5" w14:paraId="782913BD" w14:textId="77777777" w:rsidTr="00276455">
        <w:trPr>
          <w:trHeight w:val="158"/>
        </w:trPr>
        <w:tc>
          <w:tcPr>
            <w:tcW w:w="11016" w:type="dxa"/>
            <w:gridSpan w:val="3"/>
            <w:vAlign w:val="center"/>
          </w:tcPr>
          <w:p w14:paraId="782913BB"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 xml:space="preserve">Note: </w:t>
            </w:r>
          </w:p>
          <w:p w14:paraId="782913BC" w14:textId="69550B0D" w:rsidR="007056D7" w:rsidRPr="00F13AD5" w:rsidRDefault="007056D7" w:rsidP="003952E1">
            <w:pPr>
              <w:rPr>
                <w:rFonts w:asciiTheme="minorHAnsi" w:hAnsiTheme="minorHAnsi"/>
                <w:sz w:val="18"/>
                <w:szCs w:val="18"/>
              </w:rPr>
            </w:pPr>
          </w:p>
        </w:tc>
      </w:tr>
    </w:tbl>
    <w:p w14:paraId="782913BE" w14:textId="77777777" w:rsidR="007056D7" w:rsidRPr="00F13AD5" w:rsidRDefault="007056D7" w:rsidP="007056D7">
      <w:pPr>
        <w:rPr>
          <w:rFonts w:asciiTheme="minorHAnsi" w:hAnsiTheme="minorHAnsi"/>
          <w:sz w:val="18"/>
          <w:szCs w:val="18"/>
        </w:rPr>
      </w:pPr>
    </w:p>
    <w:tbl>
      <w:tblPr>
        <w:tblStyle w:val="TableGrid"/>
        <w:tblW w:w="0" w:type="auto"/>
        <w:tblLook w:val="04A0" w:firstRow="1" w:lastRow="0" w:firstColumn="1" w:lastColumn="0" w:noHBand="0" w:noVBand="1"/>
      </w:tblPr>
      <w:tblGrid>
        <w:gridCol w:w="11016"/>
      </w:tblGrid>
      <w:tr w:rsidR="007056D7" w:rsidRPr="00F13AD5" w14:paraId="782913C0" w14:textId="77777777" w:rsidTr="003952E1">
        <w:tc>
          <w:tcPr>
            <w:tcW w:w="11016" w:type="dxa"/>
          </w:tcPr>
          <w:p w14:paraId="782913BF" w14:textId="5CF78FC9" w:rsidR="00D12B47" w:rsidRPr="00F13AD5" w:rsidRDefault="007056D7" w:rsidP="00D578D5">
            <w:pPr>
              <w:rPr>
                <w:rFonts w:asciiTheme="minorHAnsi" w:hAnsiTheme="minorHAnsi"/>
                <w:b/>
                <w:szCs w:val="18"/>
              </w:rPr>
            </w:pPr>
            <w:r w:rsidRPr="00F13AD5">
              <w:rPr>
                <w:rFonts w:asciiTheme="minorHAnsi" w:hAnsiTheme="minorHAnsi"/>
                <w:b/>
                <w:szCs w:val="18"/>
              </w:rPr>
              <w:t>MCH-27</w:t>
            </w:r>
            <w:r w:rsidR="00D578D5" w:rsidRPr="00F13AD5">
              <w:rPr>
                <w:rFonts w:asciiTheme="minorHAnsi" w:hAnsiTheme="minorHAnsi"/>
                <w:b/>
                <w:szCs w:val="18"/>
              </w:rPr>
              <w:t>b</w:t>
            </w:r>
            <w:r w:rsidRPr="00F13AD5">
              <w:rPr>
                <w:rFonts w:asciiTheme="minorHAnsi" w:hAnsiTheme="minorHAnsi"/>
                <w:b/>
                <w:szCs w:val="18"/>
              </w:rPr>
              <w:t xml:space="preserve"> – </w:t>
            </w:r>
            <w:r w:rsidR="008F10D8" w:rsidRPr="00F13AD5">
              <w:rPr>
                <w:rFonts w:asciiTheme="minorHAnsi" w:hAnsiTheme="minorHAnsi"/>
                <w:b/>
                <w:szCs w:val="18"/>
              </w:rPr>
              <w:t>Multifamily</w:t>
            </w:r>
            <w:r w:rsidR="007715C6" w:rsidRPr="00F13AD5">
              <w:rPr>
                <w:rFonts w:asciiTheme="minorHAnsi" w:hAnsiTheme="minorHAnsi"/>
                <w:b/>
                <w:szCs w:val="18"/>
              </w:rPr>
              <w:t xml:space="preserve"> Ventilation</w:t>
            </w:r>
          </w:p>
        </w:tc>
      </w:tr>
    </w:tbl>
    <w:p w14:paraId="782913C1" w14:textId="77777777" w:rsidR="007056D7" w:rsidRPr="00F13AD5" w:rsidRDefault="007056D7" w:rsidP="007056D7">
      <w:pPr>
        <w:rPr>
          <w:rFonts w:asciiTheme="minorHAnsi" w:hAnsiTheme="minorHAnsi"/>
          <w:b/>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7056D7" w:rsidRPr="00F13AD5" w14:paraId="782913CF" w14:textId="77777777" w:rsidTr="00276455">
        <w:tc>
          <w:tcPr>
            <w:tcW w:w="11016" w:type="dxa"/>
            <w:gridSpan w:val="3"/>
          </w:tcPr>
          <w:p w14:paraId="782913CD" w14:textId="77777777" w:rsidR="007056D7" w:rsidRPr="00F13AD5" w:rsidRDefault="007056D7" w:rsidP="003952E1">
            <w:pPr>
              <w:keepNext/>
              <w:rPr>
                <w:rFonts w:asciiTheme="minorHAnsi" w:hAnsiTheme="minorHAnsi"/>
                <w:b/>
                <w:szCs w:val="18"/>
              </w:rPr>
            </w:pPr>
            <w:r w:rsidRPr="00F13AD5">
              <w:rPr>
                <w:rFonts w:asciiTheme="minorHAnsi" w:hAnsiTheme="minorHAnsi"/>
                <w:b/>
                <w:szCs w:val="18"/>
              </w:rPr>
              <w:t>B. Ventilation - Total Ventilation Rate</w:t>
            </w:r>
          </w:p>
          <w:p w14:paraId="782913CE" w14:textId="7B4BDE8C" w:rsidR="007056D7" w:rsidRPr="00F13AD5" w:rsidRDefault="007056D7" w:rsidP="003952E1">
            <w:pPr>
              <w:keepNext/>
              <w:rPr>
                <w:rFonts w:asciiTheme="minorHAnsi" w:hAnsiTheme="minorHAnsi"/>
                <w:sz w:val="18"/>
                <w:szCs w:val="18"/>
              </w:rPr>
            </w:pPr>
            <w:r w:rsidRPr="00F13AD5">
              <w:rPr>
                <w:rFonts w:asciiTheme="minorHAnsi" w:hAnsiTheme="minorHAnsi"/>
                <w:sz w:val="18"/>
                <w:szCs w:val="18"/>
              </w:rPr>
              <w:t>A mechanical supply system, exhaust system, or combination thereof shall provide whole-</w:t>
            </w:r>
            <w:r w:rsidR="001B2D32" w:rsidRPr="00F13AD5">
              <w:rPr>
                <w:rFonts w:asciiTheme="minorHAnsi" w:hAnsiTheme="minorHAnsi"/>
                <w:sz w:val="18"/>
                <w:szCs w:val="18"/>
              </w:rPr>
              <w:t xml:space="preserve">dwelling </w:t>
            </w:r>
            <w:r w:rsidRPr="00F13AD5">
              <w:rPr>
                <w:rFonts w:asciiTheme="minorHAnsi" w:hAnsiTheme="minorHAnsi"/>
                <w:sz w:val="18"/>
                <w:szCs w:val="18"/>
              </w:rPr>
              <w:t xml:space="preserve">ventilation with outdoor air each hour at no less than the rate in </w:t>
            </w:r>
            <w:r w:rsidR="004A09BE" w:rsidRPr="00F13AD5">
              <w:rPr>
                <w:rFonts w:asciiTheme="minorHAnsi" w:hAnsiTheme="minorHAnsi"/>
                <w:sz w:val="18"/>
                <w:szCs w:val="18"/>
              </w:rPr>
              <w:t>160.2(b)</w:t>
            </w:r>
            <w:r w:rsidR="000E64C0" w:rsidRPr="00F13AD5">
              <w:rPr>
                <w:rFonts w:asciiTheme="minorHAnsi" w:hAnsiTheme="minorHAnsi"/>
                <w:sz w:val="18"/>
                <w:szCs w:val="18"/>
              </w:rPr>
              <w:t>2</w:t>
            </w:r>
            <w:r w:rsidR="00191765" w:rsidRPr="00F13AD5">
              <w:rPr>
                <w:rFonts w:asciiTheme="minorHAnsi" w:hAnsiTheme="minorHAnsi"/>
                <w:sz w:val="18"/>
                <w:szCs w:val="18"/>
              </w:rPr>
              <w:t>Aiv</w:t>
            </w:r>
          </w:p>
        </w:tc>
      </w:tr>
      <w:tr w:rsidR="007056D7" w:rsidRPr="00F13AD5" w14:paraId="782913D3" w14:textId="77777777" w:rsidTr="00276455">
        <w:tc>
          <w:tcPr>
            <w:tcW w:w="593" w:type="dxa"/>
            <w:vAlign w:val="center"/>
          </w:tcPr>
          <w:p w14:paraId="782913D0" w14:textId="77777777" w:rsidR="007056D7" w:rsidRPr="00F13AD5" w:rsidRDefault="007056D7" w:rsidP="003952E1">
            <w:pPr>
              <w:keepNext/>
              <w:jc w:val="center"/>
              <w:rPr>
                <w:rFonts w:asciiTheme="minorHAnsi" w:hAnsiTheme="minorHAnsi"/>
                <w:sz w:val="18"/>
                <w:szCs w:val="18"/>
              </w:rPr>
            </w:pPr>
            <w:r w:rsidRPr="00F13AD5">
              <w:rPr>
                <w:rFonts w:asciiTheme="minorHAnsi" w:hAnsiTheme="minorHAnsi"/>
                <w:sz w:val="18"/>
                <w:szCs w:val="18"/>
              </w:rPr>
              <w:t>01</w:t>
            </w:r>
          </w:p>
        </w:tc>
        <w:tc>
          <w:tcPr>
            <w:tcW w:w="4725" w:type="dxa"/>
            <w:vAlign w:val="center"/>
          </w:tcPr>
          <w:p w14:paraId="782913D1" w14:textId="77777777" w:rsidR="007056D7" w:rsidRPr="00F13AD5" w:rsidRDefault="007056D7" w:rsidP="003952E1">
            <w:pPr>
              <w:keepNext/>
              <w:rPr>
                <w:rFonts w:asciiTheme="minorHAnsi" w:hAnsiTheme="minorHAnsi"/>
                <w:sz w:val="18"/>
                <w:szCs w:val="18"/>
              </w:rPr>
            </w:pPr>
            <w:r w:rsidRPr="00F13AD5">
              <w:rPr>
                <w:rFonts w:asciiTheme="minorHAnsi" w:hAnsiTheme="minorHAnsi"/>
                <w:sz w:val="18"/>
                <w:szCs w:val="18"/>
              </w:rPr>
              <w:t>Total Required Ventilation rate, (</w:t>
            </w:r>
            <w:proofErr w:type="spellStart"/>
            <w:r w:rsidRPr="00F13AD5">
              <w:rPr>
                <w:rFonts w:asciiTheme="minorHAnsi" w:hAnsiTheme="minorHAnsi"/>
                <w:sz w:val="18"/>
                <w:szCs w:val="18"/>
              </w:rPr>
              <w:t>Q</w:t>
            </w:r>
            <w:r w:rsidRPr="00F13AD5">
              <w:rPr>
                <w:rFonts w:asciiTheme="minorHAnsi" w:hAnsiTheme="minorHAnsi"/>
                <w:sz w:val="18"/>
                <w:szCs w:val="18"/>
                <w:vertAlign w:val="subscript"/>
              </w:rPr>
              <w:t>tot</w:t>
            </w:r>
            <w:proofErr w:type="spellEnd"/>
            <w:r w:rsidRPr="00F13AD5">
              <w:rPr>
                <w:rFonts w:asciiTheme="minorHAnsi" w:hAnsiTheme="minorHAnsi"/>
                <w:sz w:val="18"/>
                <w:szCs w:val="18"/>
              </w:rPr>
              <w:t>)</w:t>
            </w:r>
          </w:p>
        </w:tc>
        <w:tc>
          <w:tcPr>
            <w:tcW w:w="5698" w:type="dxa"/>
          </w:tcPr>
          <w:p w14:paraId="782913D2" w14:textId="77777777" w:rsidR="007056D7" w:rsidRPr="00F13AD5" w:rsidRDefault="007056D7" w:rsidP="003952E1">
            <w:pPr>
              <w:keepNext/>
              <w:rPr>
                <w:rFonts w:asciiTheme="minorHAnsi" w:hAnsiTheme="minorHAnsi"/>
                <w:sz w:val="18"/>
                <w:szCs w:val="18"/>
              </w:rPr>
            </w:pPr>
          </w:p>
        </w:tc>
      </w:tr>
    </w:tbl>
    <w:p w14:paraId="782913EA" w14:textId="77777777" w:rsidR="00EA7933" w:rsidRPr="00F13AD5" w:rsidRDefault="00EA7933">
      <w:pPr>
        <w:rPr>
          <w:rFonts w:asciiTheme="minorHAnsi" w:hAnsiTheme="minorHAnsi" w:cstheme="minorHAnsi"/>
          <w:sz w:val="18"/>
          <w:szCs w:val="18"/>
        </w:rPr>
      </w:pPr>
    </w:p>
    <w:tbl>
      <w:tblPr>
        <w:tblStyle w:val="TableGrid"/>
        <w:tblW w:w="11016" w:type="dxa"/>
        <w:tblLook w:val="04A0" w:firstRow="1" w:lastRow="0" w:firstColumn="1" w:lastColumn="0" w:noHBand="0" w:noVBand="1"/>
      </w:tblPr>
      <w:tblGrid>
        <w:gridCol w:w="2145"/>
        <w:gridCol w:w="2146"/>
        <w:gridCol w:w="2146"/>
        <w:gridCol w:w="2146"/>
        <w:gridCol w:w="2433"/>
      </w:tblGrid>
      <w:tr w:rsidR="007056D7" w:rsidRPr="00F13AD5" w14:paraId="782913ED" w14:textId="77777777" w:rsidTr="00F36EAC">
        <w:tc>
          <w:tcPr>
            <w:tcW w:w="11016" w:type="dxa"/>
            <w:gridSpan w:val="5"/>
          </w:tcPr>
          <w:p w14:paraId="782913EB" w14:textId="77777777" w:rsidR="007056D7" w:rsidRPr="00F13AD5" w:rsidRDefault="007056D7" w:rsidP="003952E1">
            <w:pPr>
              <w:keepNext/>
              <w:rPr>
                <w:rFonts w:asciiTheme="minorHAnsi" w:hAnsiTheme="minorHAnsi"/>
                <w:b/>
                <w:szCs w:val="18"/>
              </w:rPr>
            </w:pPr>
            <w:r w:rsidRPr="00F13AD5">
              <w:rPr>
                <w:rFonts w:asciiTheme="minorHAnsi" w:hAnsiTheme="minorHAnsi"/>
                <w:b/>
                <w:szCs w:val="18"/>
              </w:rPr>
              <w:t>C. Installed Ventilation - Total Ventilation Rate</w:t>
            </w:r>
          </w:p>
          <w:p w14:paraId="782913EC" w14:textId="73158C18" w:rsidR="007056D7" w:rsidRPr="00F13AD5" w:rsidRDefault="007056D7" w:rsidP="003952E1">
            <w:pPr>
              <w:keepNext/>
              <w:rPr>
                <w:rFonts w:asciiTheme="minorHAnsi" w:hAnsiTheme="minorHAnsi"/>
                <w:szCs w:val="18"/>
              </w:rPr>
            </w:pPr>
            <w:r w:rsidRPr="00F13AD5">
              <w:rPr>
                <w:rFonts w:asciiTheme="minorHAnsi" w:hAnsiTheme="minorHAnsi"/>
                <w:sz w:val="18"/>
                <w:szCs w:val="18"/>
              </w:rPr>
              <w:t>A mechanical supply system, exhaust system, or combination thereof shall provide whole-</w:t>
            </w:r>
            <w:r w:rsidR="007F6756" w:rsidRPr="00F13AD5">
              <w:rPr>
                <w:rFonts w:asciiTheme="minorHAnsi" w:hAnsiTheme="minorHAnsi"/>
                <w:sz w:val="18"/>
                <w:szCs w:val="18"/>
              </w:rPr>
              <w:t xml:space="preserve">dwelling </w:t>
            </w:r>
            <w:r w:rsidRPr="00F13AD5">
              <w:rPr>
                <w:rFonts w:asciiTheme="minorHAnsi" w:hAnsiTheme="minorHAnsi"/>
                <w:sz w:val="18"/>
                <w:szCs w:val="18"/>
              </w:rPr>
              <w:t xml:space="preserve">ventilation with outdoor air each hour at no less than the rate in </w:t>
            </w:r>
            <w:r w:rsidR="00F94225" w:rsidRPr="00F13AD5">
              <w:rPr>
                <w:rFonts w:asciiTheme="minorHAnsi" w:hAnsiTheme="minorHAnsi"/>
                <w:sz w:val="18"/>
                <w:szCs w:val="18"/>
              </w:rPr>
              <w:t>160.2(b)2Aiv</w:t>
            </w:r>
          </w:p>
        </w:tc>
      </w:tr>
      <w:tr w:rsidR="007056D7" w:rsidRPr="00F13AD5" w14:paraId="782913F3" w14:textId="77777777" w:rsidTr="00F36EAC">
        <w:tc>
          <w:tcPr>
            <w:tcW w:w="2145" w:type="dxa"/>
            <w:vAlign w:val="center"/>
          </w:tcPr>
          <w:p w14:paraId="782913EE"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01</w:t>
            </w:r>
          </w:p>
        </w:tc>
        <w:tc>
          <w:tcPr>
            <w:tcW w:w="2146" w:type="dxa"/>
            <w:vAlign w:val="center"/>
          </w:tcPr>
          <w:p w14:paraId="782913EF"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02</w:t>
            </w:r>
          </w:p>
        </w:tc>
        <w:tc>
          <w:tcPr>
            <w:tcW w:w="2146" w:type="dxa"/>
            <w:vAlign w:val="center"/>
          </w:tcPr>
          <w:p w14:paraId="782913F0"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03</w:t>
            </w:r>
          </w:p>
        </w:tc>
        <w:tc>
          <w:tcPr>
            <w:tcW w:w="2146" w:type="dxa"/>
            <w:vAlign w:val="center"/>
          </w:tcPr>
          <w:p w14:paraId="782913F1"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04</w:t>
            </w:r>
          </w:p>
        </w:tc>
        <w:tc>
          <w:tcPr>
            <w:tcW w:w="2415" w:type="dxa"/>
            <w:vAlign w:val="center"/>
          </w:tcPr>
          <w:p w14:paraId="782913F2"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05</w:t>
            </w:r>
          </w:p>
        </w:tc>
      </w:tr>
      <w:tr w:rsidR="007056D7" w:rsidRPr="00F13AD5" w14:paraId="782913F9" w14:textId="77777777" w:rsidTr="00F36EAC">
        <w:tc>
          <w:tcPr>
            <w:tcW w:w="2145" w:type="dxa"/>
            <w:vAlign w:val="bottom"/>
          </w:tcPr>
          <w:p w14:paraId="782913F4"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Fan Name</w:t>
            </w:r>
          </w:p>
        </w:tc>
        <w:tc>
          <w:tcPr>
            <w:tcW w:w="2146" w:type="dxa"/>
            <w:vAlign w:val="bottom"/>
          </w:tcPr>
          <w:p w14:paraId="782913F5"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Fan Location</w:t>
            </w:r>
          </w:p>
        </w:tc>
        <w:tc>
          <w:tcPr>
            <w:tcW w:w="2146" w:type="dxa"/>
            <w:vAlign w:val="bottom"/>
          </w:tcPr>
          <w:p w14:paraId="782913F6"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Runtime (Min/</w:t>
            </w:r>
            <w:proofErr w:type="spellStart"/>
            <w:r w:rsidRPr="00F13AD5">
              <w:rPr>
                <w:rFonts w:asciiTheme="minorHAnsi" w:hAnsiTheme="minorHAnsi"/>
                <w:sz w:val="18"/>
                <w:szCs w:val="18"/>
              </w:rPr>
              <w:t>Hr</w:t>
            </w:r>
            <w:proofErr w:type="spellEnd"/>
            <w:r w:rsidRPr="00F13AD5">
              <w:rPr>
                <w:rFonts w:asciiTheme="minorHAnsi" w:hAnsiTheme="minorHAnsi"/>
                <w:sz w:val="18"/>
                <w:szCs w:val="18"/>
              </w:rPr>
              <w:t>)</w:t>
            </w:r>
          </w:p>
        </w:tc>
        <w:tc>
          <w:tcPr>
            <w:tcW w:w="2146" w:type="dxa"/>
            <w:vAlign w:val="bottom"/>
          </w:tcPr>
          <w:p w14:paraId="782913F7"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Installed Mechanical Ventilation Rate (CFM)</w:t>
            </w:r>
          </w:p>
        </w:tc>
        <w:tc>
          <w:tcPr>
            <w:tcW w:w="2415" w:type="dxa"/>
            <w:vAlign w:val="bottom"/>
          </w:tcPr>
          <w:p w14:paraId="782913F8"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Equivalent Continuous Ventilation (CFM)</w:t>
            </w:r>
          </w:p>
        </w:tc>
      </w:tr>
      <w:tr w:rsidR="007056D7" w:rsidRPr="00F13AD5" w14:paraId="782913FF" w14:textId="77777777" w:rsidTr="00F36EAC">
        <w:tc>
          <w:tcPr>
            <w:tcW w:w="2145" w:type="dxa"/>
            <w:vAlign w:val="bottom"/>
          </w:tcPr>
          <w:p w14:paraId="782913FA" w14:textId="77777777" w:rsidR="007056D7" w:rsidRPr="00F13AD5" w:rsidRDefault="007056D7" w:rsidP="003952E1">
            <w:pPr>
              <w:jc w:val="center"/>
              <w:rPr>
                <w:rFonts w:asciiTheme="minorHAnsi" w:hAnsiTheme="minorHAnsi"/>
                <w:sz w:val="18"/>
                <w:szCs w:val="18"/>
              </w:rPr>
            </w:pPr>
          </w:p>
        </w:tc>
        <w:tc>
          <w:tcPr>
            <w:tcW w:w="2146" w:type="dxa"/>
            <w:vAlign w:val="bottom"/>
          </w:tcPr>
          <w:p w14:paraId="782913FB" w14:textId="77777777" w:rsidR="007056D7" w:rsidRPr="00F13AD5" w:rsidRDefault="007056D7" w:rsidP="003952E1">
            <w:pPr>
              <w:jc w:val="center"/>
              <w:rPr>
                <w:rFonts w:asciiTheme="minorHAnsi" w:hAnsiTheme="minorHAnsi"/>
                <w:sz w:val="18"/>
                <w:szCs w:val="18"/>
              </w:rPr>
            </w:pPr>
          </w:p>
        </w:tc>
        <w:tc>
          <w:tcPr>
            <w:tcW w:w="2146" w:type="dxa"/>
            <w:vAlign w:val="bottom"/>
          </w:tcPr>
          <w:p w14:paraId="782913FC" w14:textId="77777777" w:rsidR="007056D7" w:rsidRPr="00F13AD5" w:rsidRDefault="007056D7" w:rsidP="003952E1">
            <w:pPr>
              <w:jc w:val="center"/>
              <w:rPr>
                <w:rFonts w:asciiTheme="minorHAnsi" w:hAnsiTheme="minorHAnsi"/>
                <w:sz w:val="18"/>
                <w:szCs w:val="18"/>
              </w:rPr>
            </w:pPr>
          </w:p>
        </w:tc>
        <w:tc>
          <w:tcPr>
            <w:tcW w:w="2146" w:type="dxa"/>
            <w:vAlign w:val="bottom"/>
          </w:tcPr>
          <w:p w14:paraId="782913FD" w14:textId="77777777" w:rsidR="007056D7" w:rsidRPr="00F13AD5" w:rsidRDefault="007056D7" w:rsidP="003952E1">
            <w:pPr>
              <w:jc w:val="center"/>
              <w:rPr>
                <w:rFonts w:asciiTheme="minorHAnsi" w:hAnsiTheme="minorHAnsi"/>
                <w:sz w:val="18"/>
                <w:szCs w:val="18"/>
              </w:rPr>
            </w:pPr>
          </w:p>
        </w:tc>
        <w:tc>
          <w:tcPr>
            <w:tcW w:w="2415" w:type="dxa"/>
            <w:vAlign w:val="bottom"/>
          </w:tcPr>
          <w:p w14:paraId="782913FE" w14:textId="77777777" w:rsidR="007056D7" w:rsidRPr="00F13AD5" w:rsidRDefault="007056D7" w:rsidP="003952E1">
            <w:pPr>
              <w:jc w:val="center"/>
              <w:rPr>
                <w:rFonts w:asciiTheme="minorHAnsi" w:hAnsiTheme="minorHAnsi"/>
                <w:sz w:val="18"/>
                <w:szCs w:val="18"/>
              </w:rPr>
            </w:pPr>
          </w:p>
        </w:tc>
      </w:tr>
      <w:tr w:rsidR="007056D7" w:rsidRPr="00F13AD5" w14:paraId="78291405" w14:textId="77777777" w:rsidTr="00F36EAC">
        <w:tc>
          <w:tcPr>
            <w:tcW w:w="2145" w:type="dxa"/>
          </w:tcPr>
          <w:p w14:paraId="78291400" w14:textId="77777777" w:rsidR="007056D7" w:rsidRPr="00F13AD5" w:rsidRDefault="007056D7" w:rsidP="003952E1">
            <w:pPr>
              <w:rPr>
                <w:rFonts w:asciiTheme="minorHAnsi" w:hAnsiTheme="minorHAnsi"/>
                <w:sz w:val="18"/>
                <w:szCs w:val="18"/>
              </w:rPr>
            </w:pPr>
          </w:p>
        </w:tc>
        <w:tc>
          <w:tcPr>
            <w:tcW w:w="2146" w:type="dxa"/>
          </w:tcPr>
          <w:p w14:paraId="78291401" w14:textId="77777777" w:rsidR="007056D7" w:rsidRPr="00F13AD5" w:rsidRDefault="007056D7" w:rsidP="003952E1">
            <w:pPr>
              <w:rPr>
                <w:rFonts w:asciiTheme="minorHAnsi" w:hAnsiTheme="minorHAnsi"/>
                <w:sz w:val="18"/>
                <w:szCs w:val="18"/>
              </w:rPr>
            </w:pPr>
          </w:p>
        </w:tc>
        <w:tc>
          <w:tcPr>
            <w:tcW w:w="2146" w:type="dxa"/>
          </w:tcPr>
          <w:p w14:paraId="78291402" w14:textId="77777777" w:rsidR="007056D7" w:rsidRPr="00F13AD5" w:rsidRDefault="007056D7" w:rsidP="003952E1">
            <w:pPr>
              <w:rPr>
                <w:rFonts w:asciiTheme="minorHAnsi" w:hAnsiTheme="minorHAnsi"/>
                <w:sz w:val="18"/>
                <w:szCs w:val="18"/>
              </w:rPr>
            </w:pPr>
          </w:p>
        </w:tc>
        <w:tc>
          <w:tcPr>
            <w:tcW w:w="2146" w:type="dxa"/>
          </w:tcPr>
          <w:p w14:paraId="78291403" w14:textId="77777777" w:rsidR="007056D7" w:rsidRPr="00F13AD5" w:rsidRDefault="007056D7" w:rsidP="003952E1">
            <w:pPr>
              <w:rPr>
                <w:rFonts w:asciiTheme="minorHAnsi" w:hAnsiTheme="minorHAnsi"/>
                <w:sz w:val="18"/>
                <w:szCs w:val="18"/>
              </w:rPr>
            </w:pPr>
          </w:p>
        </w:tc>
        <w:tc>
          <w:tcPr>
            <w:tcW w:w="2415" w:type="dxa"/>
          </w:tcPr>
          <w:p w14:paraId="78291404" w14:textId="77777777" w:rsidR="007056D7" w:rsidRPr="00F13AD5" w:rsidRDefault="007056D7" w:rsidP="003952E1">
            <w:pPr>
              <w:rPr>
                <w:rFonts w:asciiTheme="minorHAnsi" w:hAnsiTheme="minorHAnsi"/>
                <w:sz w:val="18"/>
                <w:szCs w:val="18"/>
              </w:rPr>
            </w:pPr>
          </w:p>
        </w:tc>
      </w:tr>
      <w:tr w:rsidR="007056D7" w:rsidRPr="00F13AD5" w14:paraId="7829140B" w14:textId="77777777" w:rsidTr="00F36EAC">
        <w:tc>
          <w:tcPr>
            <w:tcW w:w="2145" w:type="dxa"/>
          </w:tcPr>
          <w:p w14:paraId="78291406" w14:textId="77777777" w:rsidR="007056D7" w:rsidRPr="00F13AD5" w:rsidRDefault="007056D7" w:rsidP="003952E1">
            <w:pPr>
              <w:rPr>
                <w:rFonts w:asciiTheme="minorHAnsi" w:hAnsiTheme="minorHAnsi"/>
                <w:sz w:val="18"/>
                <w:szCs w:val="18"/>
              </w:rPr>
            </w:pPr>
          </w:p>
        </w:tc>
        <w:tc>
          <w:tcPr>
            <w:tcW w:w="2146" w:type="dxa"/>
          </w:tcPr>
          <w:p w14:paraId="78291407" w14:textId="77777777" w:rsidR="007056D7" w:rsidRPr="00F13AD5" w:rsidRDefault="007056D7" w:rsidP="003952E1">
            <w:pPr>
              <w:rPr>
                <w:rFonts w:asciiTheme="minorHAnsi" w:hAnsiTheme="minorHAnsi"/>
                <w:sz w:val="18"/>
                <w:szCs w:val="18"/>
              </w:rPr>
            </w:pPr>
          </w:p>
        </w:tc>
        <w:tc>
          <w:tcPr>
            <w:tcW w:w="2146" w:type="dxa"/>
          </w:tcPr>
          <w:p w14:paraId="78291408" w14:textId="77777777" w:rsidR="007056D7" w:rsidRPr="00F13AD5" w:rsidRDefault="007056D7" w:rsidP="003952E1">
            <w:pPr>
              <w:rPr>
                <w:rFonts w:asciiTheme="minorHAnsi" w:hAnsiTheme="minorHAnsi"/>
                <w:sz w:val="18"/>
                <w:szCs w:val="18"/>
              </w:rPr>
            </w:pPr>
          </w:p>
        </w:tc>
        <w:tc>
          <w:tcPr>
            <w:tcW w:w="2146" w:type="dxa"/>
          </w:tcPr>
          <w:p w14:paraId="78291409" w14:textId="77777777" w:rsidR="007056D7" w:rsidRPr="00F13AD5" w:rsidRDefault="007056D7" w:rsidP="003952E1">
            <w:pPr>
              <w:rPr>
                <w:rFonts w:asciiTheme="minorHAnsi" w:hAnsiTheme="minorHAnsi"/>
                <w:sz w:val="18"/>
                <w:szCs w:val="18"/>
              </w:rPr>
            </w:pPr>
          </w:p>
        </w:tc>
        <w:tc>
          <w:tcPr>
            <w:tcW w:w="2415" w:type="dxa"/>
          </w:tcPr>
          <w:p w14:paraId="7829140A" w14:textId="77777777" w:rsidR="007056D7" w:rsidRPr="00F13AD5" w:rsidRDefault="007056D7" w:rsidP="003952E1">
            <w:pPr>
              <w:rPr>
                <w:rFonts w:asciiTheme="minorHAnsi" w:hAnsiTheme="minorHAnsi"/>
                <w:sz w:val="18"/>
                <w:szCs w:val="18"/>
              </w:rPr>
            </w:pPr>
          </w:p>
        </w:tc>
      </w:tr>
      <w:tr w:rsidR="007056D7" w:rsidRPr="00F13AD5" w14:paraId="7829140F" w14:textId="77777777" w:rsidTr="00F36EAC">
        <w:tc>
          <w:tcPr>
            <w:tcW w:w="2145" w:type="dxa"/>
            <w:vAlign w:val="bottom"/>
          </w:tcPr>
          <w:p w14:paraId="7829140C"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06</w:t>
            </w:r>
          </w:p>
        </w:tc>
        <w:tc>
          <w:tcPr>
            <w:tcW w:w="6438" w:type="dxa"/>
            <w:gridSpan w:val="3"/>
            <w:vAlign w:val="bottom"/>
          </w:tcPr>
          <w:p w14:paraId="7829140D" w14:textId="29E8BFC3" w:rsidR="007056D7" w:rsidRPr="00F13AD5" w:rsidRDefault="007056D7" w:rsidP="00234ADD">
            <w:pPr>
              <w:rPr>
                <w:rFonts w:asciiTheme="minorHAnsi" w:hAnsiTheme="minorHAnsi"/>
                <w:sz w:val="18"/>
                <w:szCs w:val="18"/>
              </w:rPr>
            </w:pPr>
            <w:r w:rsidRPr="00F13AD5">
              <w:rPr>
                <w:rFonts w:asciiTheme="minorHAnsi" w:hAnsiTheme="minorHAnsi"/>
                <w:sz w:val="18"/>
                <w:szCs w:val="18"/>
              </w:rPr>
              <w:t xml:space="preserve">Total </w:t>
            </w:r>
            <w:r w:rsidR="00234ADD" w:rsidRPr="00F13AD5">
              <w:rPr>
                <w:rFonts w:asciiTheme="minorHAnsi" w:hAnsiTheme="minorHAnsi"/>
                <w:sz w:val="18"/>
                <w:szCs w:val="18"/>
              </w:rPr>
              <w:t>I</w:t>
            </w:r>
            <w:r w:rsidRPr="00F13AD5">
              <w:rPr>
                <w:rFonts w:asciiTheme="minorHAnsi" w:hAnsiTheme="minorHAnsi"/>
                <w:sz w:val="18"/>
                <w:szCs w:val="18"/>
              </w:rPr>
              <w:t xml:space="preserve">nstalled </w:t>
            </w:r>
            <w:proofErr w:type="gramStart"/>
            <w:r w:rsidR="00234ADD" w:rsidRPr="00F13AD5">
              <w:rPr>
                <w:rFonts w:asciiTheme="minorHAnsi" w:hAnsiTheme="minorHAnsi"/>
                <w:sz w:val="18"/>
                <w:szCs w:val="18"/>
              </w:rPr>
              <w:t>Equivalent  C</w:t>
            </w:r>
            <w:r w:rsidRPr="00F13AD5">
              <w:rPr>
                <w:rFonts w:asciiTheme="minorHAnsi" w:hAnsiTheme="minorHAnsi"/>
                <w:sz w:val="18"/>
                <w:szCs w:val="18"/>
              </w:rPr>
              <w:t>ontinuous</w:t>
            </w:r>
            <w:proofErr w:type="gramEnd"/>
            <w:r w:rsidRPr="00F13AD5">
              <w:rPr>
                <w:rFonts w:asciiTheme="minorHAnsi" w:hAnsiTheme="minorHAnsi"/>
                <w:sz w:val="18"/>
                <w:szCs w:val="18"/>
              </w:rPr>
              <w:t xml:space="preserve"> Ventilation (CFM) </w:t>
            </w:r>
          </w:p>
        </w:tc>
        <w:tc>
          <w:tcPr>
            <w:tcW w:w="2415" w:type="dxa"/>
          </w:tcPr>
          <w:p w14:paraId="7829140E" w14:textId="77777777" w:rsidR="007056D7" w:rsidRPr="00F13AD5" w:rsidRDefault="007056D7" w:rsidP="003952E1">
            <w:pPr>
              <w:rPr>
                <w:rFonts w:asciiTheme="minorHAnsi" w:hAnsiTheme="minorHAnsi"/>
                <w:sz w:val="18"/>
                <w:szCs w:val="18"/>
              </w:rPr>
            </w:pPr>
          </w:p>
        </w:tc>
      </w:tr>
    </w:tbl>
    <w:p w14:paraId="78291410" w14:textId="77777777" w:rsidR="0067683A" w:rsidRPr="00F13AD5" w:rsidRDefault="0067683A" w:rsidP="0067683A">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9128F5" w:rsidRPr="00F13AD5" w14:paraId="2AC7EB52" w14:textId="77777777" w:rsidTr="00F13AD5">
        <w:tc>
          <w:tcPr>
            <w:tcW w:w="10998" w:type="dxa"/>
            <w:gridSpan w:val="4"/>
          </w:tcPr>
          <w:p w14:paraId="3394FBE3" w14:textId="49638B9E" w:rsidR="009128F5" w:rsidRPr="00292727" w:rsidRDefault="00A278CA" w:rsidP="00DB56C2">
            <w:pPr>
              <w:rPr>
                <w:rFonts w:asciiTheme="minorHAnsi" w:hAnsiTheme="minorHAnsi" w:cstheme="minorHAnsi"/>
                <w:b/>
                <w:bCs/>
              </w:rPr>
            </w:pPr>
            <w:r w:rsidRPr="00292727">
              <w:rPr>
                <w:rFonts w:asciiTheme="minorHAnsi" w:hAnsiTheme="minorHAnsi" w:cstheme="minorHAnsi"/>
                <w:b/>
                <w:bCs/>
              </w:rPr>
              <w:t>C</w:t>
            </w:r>
            <w:r w:rsidR="009128F5" w:rsidRPr="00292727">
              <w:rPr>
                <w:rFonts w:asciiTheme="minorHAnsi" w:hAnsiTheme="minorHAnsi" w:cstheme="minorHAnsi"/>
                <w:b/>
                <w:bCs/>
              </w:rPr>
              <w:t>2.  HRV or ERV serving Individual Dwelling Unit</w:t>
            </w:r>
          </w:p>
          <w:p w14:paraId="758FF061" w14:textId="77777777" w:rsidR="009128F5" w:rsidRPr="00F13AD5" w:rsidRDefault="009128F5" w:rsidP="009128F5">
            <w:pPr>
              <w:pStyle w:val="ListParagraph"/>
              <w:numPr>
                <w:ilvl w:val="0"/>
                <w:numId w:val="34"/>
              </w:numPr>
              <w:rPr>
                <w:rFonts w:asciiTheme="minorHAnsi" w:hAnsiTheme="minorHAnsi" w:cstheme="minorHAnsi"/>
                <w:sz w:val="18"/>
                <w:szCs w:val="18"/>
              </w:rPr>
            </w:pPr>
            <w:r w:rsidRPr="00F13AD5">
              <w:rPr>
                <w:rFonts w:asciiTheme="minorHAnsi" w:hAnsiTheme="minorHAnsi" w:cstheme="minorHAnsi"/>
                <w:sz w:val="18"/>
                <w:szCs w:val="18"/>
              </w:rPr>
              <w:t>Heat or Energy Recovery Systems must have a fan efficacy of ≤ 1.0 W/cfm in all climate zones (Section 160.2(b)2Biii).</w:t>
            </w:r>
          </w:p>
          <w:p w14:paraId="2E05ACEE" w14:textId="71798442" w:rsidR="00C71E11" w:rsidRPr="00F13AD5" w:rsidRDefault="009128F5" w:rsidP="00B97864">
            <w:pPr>
              <w:pStyle w:val="ListParagraph"/>
              <w:numPr>
                <w:ilvl w:val="0"/>
                <w:numId w:val="34"/>
              </w:numPr>
              <w:rPr>
                <w:rFonts w:asciiTheme="minorHAnsi" w:hAnsiTheme="minorHAnsi" w:cstheme="minorHAnsi"/>
                <w:sz w:val="18"/>
                <w:szCs w:val="18"/>
              </w:rPr>
            </w:pPr>
            <w:r w:rsidRPr="00F13AD5">
              <w:rPr>
                <w:rFonts w:asciiTheme="minorHAnsi" w:hAnsiTheme="minorHAnsi" w:cstheme="minorHAnsi"/>
                <w:sz w:val="18"/>
                <w:szCs w:val="18"/>
              </w:rPr>
              <w:t>Heat or Energy Recovery Systems must prescriptively have a fan efficacy of ≤ 0.6 W/cfm and a minimum sensible heat recovery of 67% in climate zones 1, 2, and 11-16 (Section 170.2(c)3Biva).</w:t>
            </w:r>
          </w:p>
        </w:tc>
      </w:tr>
      <w:tr w:rsidR="009128F5" w:rsidRPr="00F13AD5" w14:paraId="6A399A7C" w14:textId="77777777" w:rsidTr="00F13AD5">
        <w:tc>
          <w:tcPr>
            <w:tcW w:w="1705" w:type="dxa"/>
          </w:tcPr>
          <w:p w14:paraId="529B7FDB"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01</w:t>
            </w:r>
          </w:p>
        </w:tc>
        <w:tc>
          <w:tcPr>
            <w:tcW w:w="2430" w:type="dxa"/>
          </w:tcPr>
          <w:p w14:paraId="3284D0F2"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02</w:t>
            </w:r>
          </w:p>
        </w:tc>
        <w:tc>
          <w:tcPr>
            <w:tcW w:w="3957" w:type="dxa"/>
          </w:tcPr>
          <w:p w14:paraId="2C50AC55"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03</w:t>
            </w:r>
          </w:p>
        </w:tc>
        <w:tc>
          <w:tcPr>
            <w:tcW w:w="2906" w:type="dxa"/>
          </w:tcPr>
          <w:p w14:paraId="2DEFF93E"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04</w:t>
            </w:r>
          </w:p>
        </w:tc>
      </w:tr>
      <w:tr w:rsidR="009128F5" w:rsidRPr="00F13AD5" w14:paraId="19860792" w14:textId="77777777" w:rsidTr="00F13AD5">
        <w:tc>
          <w:tcPr>
            <w:tcW w:w="1705" w:type="dxa"/>
          </w:tcPr>
          <w:p w14:paraId="3EE87484"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Manufacturer Make</w:t>
            </w:r>
          </w:p>
        </w:tc>
        <w:tc>
          <w:tcPr>
            <w:tcW w:w="2430" w:type="dxa"/>
          </w:tcPr>
          <w:p w14:paraId="76CAD440"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Manufacturer Model Number</w:t>
            </w:r>
          </w:p>
        </w:tc>
        <w:tc>
          <w:tcPr>
            <w:tcW w:w="3957" w:type="dxa"/>
          </w:tcPr>
          <w:p w14:paraId="5E3D9575"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Fan Efficacy Performance Rating (W/CFM)</w:t>
            </w:r>
          </w:p>
        </w:tc>
        <w:tc>
          <w:tcPr>
            <w:tcW w:w="2906" w:type="dxa"/>
          </w:tcPr>
          <w:p w14:paraId="7B9B8D3B"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Sensible Recovery Efficiency (%)</w:t>
            </w:r>
          </w:p>
        </w:tc>
      </w:tr>
      <w:tr w:rsidR="009128F5" w:rsidRPr="00F13AD5" w14:paraId="79671EF6" w14:textId="77777777" w:rsidTr="00F13AD5">
        <w:tc>
          <w:tcPr>
            <w:tcW w:w="1705" w:type="dxa"/>
          </w:tcPr>
          <w:p w14:paraId="45DD3EAF" w14:textId="77777777" w:rsidR="009128F5" w:rsidRPr="00F13AD5" w:rsidRDefault="009128F5" w:rsidP="00DB56C2">
            <w:pPr>
              <w:rPr>
                <w:rFonts w:asciiTheme="minorHAnsi" w:hAnsiTheme="minorHAnsi" w:cstheme="minorHAnsi"/>
                <w:sz w:val="18"/>
                <w:szCs w:val="18"/>
              </w:rPr>
            </w:pPr>
          </w:p>
        </w:tc>
        <w:tc>
          <w:tcPr>
            <w:tcW w:w="2430" w:type="dxa"/>
          </w:tcPr>
          <w:p w14:paraId="53BAA6D3" w14:textId="77777777" w:rsidR="009128F5" w:rsidRPr="00F13AD5" w:rsidRDefault="009128F5" w:rsidP="00DB56C2">
            <w:pPr>
              <w:rPr>
                <w:rFonts w:asciiTheme="minorHAnsi" w:hAnsiTheme="minorHAnsi" w:cstheme="minorHAnsi"/>
                <w:sz w:val="18"/>
                <w:szCs w:val="18"/>
              </w:rPr>
            </w:pPr>
          </w:p>
        </w:tc>
        <w:tc>
          <w:tcPr>
            <w:tcW w:w="3957" w:type="dxa"/>
          </w:tcPr>
          <w:p w14:paraId="3A9ED208" w14:textId="77777777" w:rsidR="009128F5" w:rsidRPr="00F13AD5" w:rsidRDefault="009128F5" w:rsidP="00DB56C2">
            <w:pPr>
              <w:rPr>
                <w:rFonts w:asciiTheme="minorHAnsi" w:hAnsiTheme="minorHAnsi" w:cstheme="minorHAnsi"/>
                <w:sz w:val="18"/>
                <w:szCs w:val="18"/>
              </w:rPr>
            </w:pPr>
          </w:p>
        </w:tc>
        <w:tc>
          <w:tcPr>
            <w:tcW w:w="2906" w:type="dxa"/>
          </w:tcPr>
          <w:p w14:paraId="79EC4D87" w14:textId="77777777" w:rsidR="009128F5" w:rsidRPr="00F13AD5" w:rsidRDefault="009128F5" w:rsidP="00DB56C2">
            <w:pPr>
              <w:rPr>
                <w:rFonts w:asciiTheme="minorHAnsi" w:hAnsiTheme="minorHAnsi" w:cstheme="minorHAnsi"/>
                <w:sz w:val="18"/>
                <w:szCs w:val="18"/>
              </w:rPr>
            </w:pPr>
          </w:p>
        </w:tc>
      </w:tr>
      <w:tr w:rsidR="009128F5" w:rsidRPr="00F13AD5" w14:paraId="46928579" w14:textId="77777777" w:rsidTr="00F13AD5">
        <w:tc>
          <w:tcPr>
            <w:tcW w:w="1705" w:type="dxa"/>
          </w:tcPr>
          <w:p w14:paraId="041BCB5E" w14:textId="77777777" w:rsidR="009128F5" w:rsidRPr="00F13AD5" w:rsidRDefault="009128F5" w:rsidP="00DB56C2">
            <w:pPr>
              <w:rPr>
                <w:rFonts w:asciiTheme="minorHAnsi" w:hAnsiTheme="minorHAnsi" w:cstheme="minorHAnsi"/>
                <w:sz w:val="18"/>
                <w:szCs w:val="18"/>
              </w:rPr>
            </w:pPr>
          </w:p>
        </w:tc>
        <w:tc>
          <w:tcPr>
            <w:tcW w:w="2430" w:type="dxa"/>
          </w:tcPr>
          <w:p w14:paraId="39557C56" w14:textId="77777777" w:rsidR="009128F5" w:rsidRPr="00F13AD5" w:rsidRDefault="009128F5" w:rsidP="00DB56C2">
            <w:pPr>
              <w:rPr>
                <w:rFonts w:asciiTheme="minorHAnsi" w:hAnsiTheme="minorHAnsi" w:cstheme="minorHAnsi"/>
                <w:sz w:val="18"/>
                <w:szCs w:val="18"/>
              </w:rPr>
            </w:pPr>
          </w:p>
        </w:tc>
        <w:tc>
          <w:tcPr>
            <w:tcW w:w="3957" w:type="dxa"/>
          </w:tcPr>
          <w:p w14:paraId="1F8FC902" w14:textId="77777777" w:rsidR="009128F5" w:rsidRPr="00F13AD5" w:rsidRDefault="009128F5" w:rsidP="00DB56C2">
            <w:pPr>
              <w:rPr>
                <w:rFonts w:asciiTheme="minorHAnsi" w:hAnsiTheme="minorHAnsi" w:cstheme="minorHAnsi"/>
                <w:sz w:val="18"/>
                <w:szCs w:val="18"/>
              </w:rPr>
            </w:pPr>
          </w:p>
        </w:tc>
        <w:tc>
          <w:tcPr>
            <w:tcW w:w="2906" w:type="dxa"/>
          </w:tcPr>
          <w:p w14:paraId="6A1F1C6E" w14:textId="77777777" w:rsidR="009128F5" w:rsidRPr="00F13AD5" w:rsidRDefault="009128F5" w:rsidP="00DB56C2">
            <w:pPr>
              <w:rPr>
                <w:rFonts w:asciiTheme="minorHAnsi" w:hAnsiTheme="minorHAnsi" w:cstheme="minorHAnsi"/>
                <w:sz w:val="18"/>
                <w:szCs w:val="18"/>
              </w:rPr>
            </w:pPr>
          </w:p>
        </w:tc>
      </w:tr>
      <w:tr w:rsidR="009128F5" w:rsidRPr="00F13AD5" w14:paraId="48C64DFD" w14:textId="77777777" w:rsidTr="00F13AD5">
        <w:tc>
          <w:tcPr>
            <w:tcW w:w="1705" w:type="dxa"/>
          </w:tcPr>
          <w:p w14:paraId="7E1740CE" w14:textId="77777777" w:rsidR="009128F5" w:rsidRPr="00F13AD5" w:rsidRDefault="009128F5" w:rsidP="00DB56C2">
            <w:pPr>
              <w:rPr>
                <w:rFonts w:asciiTheme="minorHAnsi" w:hAnsiTheme="minorHAnsi" w:cstheme="minorHAnsi"/>
                <w:sz w:val="18"/>
                <w:szCs w:val="18"/>
              </w:rPr>
            </w:pPr>
          </w:p>
        </w:tc>
        <w:tc>
          <w:tcPr>
            <w:tcW w:w="2430" w:type="dxa"/>
          </w:tcPr>
          <w:p w14:paraId="5D1E1479" w14:textId="77777777" w:rsidR="009128F5" w:rsidRPr="00F13AD5" w:rsidRDefault="009128F5" w:rsidP="00DB56C2">
            <w:pPr>
              <w:rPr>
                <w:rFonts w:asciiTheme="minorHAnsi" w:hAnsiTheme="minorHAnsi" w:cstheme="minorHAnsi"/>
                <w:sz w:val="18"/>
                <w:szCs w:val="18"/>
              </w:rPr>
            </w:pPr>
          </w:p>
        </w:tc>
        <w:tc>
          <w:tcPr>
            <w:tcW w:w="3957" w:type="dxa"/>
          </w:tcPr>
          <w:p w14:paraId="660446B0" w14:textId="77777777" w:rsidR="009128F5" w:rsidRPr="00F13AD5" w:rsidRDefault="009128F5" w:rsidP="00DB56C2">
            <w:pPr>
              <w:rPr>
                <w:rFonts w:asciiTheme="minorHAnsi" w:hAnsiTheme="minorHAnsi" w:cstheme="minorHAnsi"/>
                <w:sz w:val="18"/>
                <w:szCs w:val="18"/>
              </w:rPr>
            </w:pPr>
          </w:p>
        </w:tc>
        <w:tc>
          <w:tcPr>
            <w:tcW w:w="2906" w:type="dxa"/>
          </w:tcPr>
          <w:p w14:paraId="4D18BAE2" w14:textId="77777777" w:rsidR="009128F5" w:rsidRPr="00F13AD5" w:rsidRDefault="009128F5" w:rsidP="00DB56C2">
            <w:pPr>
              <w:rPr>
                <w:rFonts w:asciiTheme="minorHAnsi" w:hAnsiTheme="minorHAnsi" w:cstheme="minorHAnsi"/>
                <w:sz w:val="18"/>
                <w:szCs w:val="18"/>
              </w:rPr>
            </w:pPr>
          </w:p>
        </w:tc>
      </w:tr>
    </w:tbl>
    <w:p w14:paraId="30A57F6F" w14:textId="77777777" w:rsidR="009128F5" w:rsidRPr="00F13AD5" w:rsidRDefault="009128F5" w:rsidP="00F13AD5">
      <w:pPr>
        <w:rPr>
          <w:rFonts w:asciiTheme="minorHAnsi" w:hAnsiTheme="minorHAnsi" w:cstheme="minorHAnsi"/>
          <w:sz w:val="18"/>
          <w:szCs w:val="18"/>
        </w:rPr>
      </w:pPr>
    </w:p>
    <w:p w14:paraId="656D4233" w14:textId="77777777" w:rsidR="006A7398" w:rsidRPr="00F13AD5" w:rsidRDefault="006A7398"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582D84" w:rsidRPr="00F13AD5" w14:paraId="78291412" w14:textId="77777777" w:rsidTr="00BA5D81">
        <w:tc>
          <w:tcPr>
            <w:tcW w:w="11015" w:type="dxa"/>
            <w:gridSpan w:val="3"/>
          </w:tcPr>
          <w:p w14:paraId="78291411" w14:textId="77777777" w:rsidR="00582D84" w:rsidRPr="00F13AD5" w:rsidRDefault="00582D84" w:rsidP="00582D84">
            <w:pPr>
              <w:keepNext/>
              <w:rPr>
                <w:rFonts w:asciiTheme="minorHAnsi" w:hAnsiTheme="minorHAnsi"/>
                <w:szCs w:val="18"/>
              </w:rPr>
            </w:pPr>
            <w:r w:rsidRPr="00F13AD5">
              <w:rPr>
                <w:rFonts w:asciiTheme="minorHAnsi" w:hAnsiTheme="minorHAnsi"/>
                <w:b/>
                <w:szCs w:val="18"/>
              </w:rPr>
              <w:lastRenderedPageBreak/>
              <w:t>D. Additional Envelope Requirements</w:t>
            </w:r>
          </w:p>
        </w:tc>
      </w:tr>
      <w:tr w:rsidR="00582D84" w:rsidRPr="00F13AD5" w14:paraId="78291416" w14:textId="77777777" w:rsidTr="00BA5D81">
        <w:trPr>
          <w:trHeight w:val="158"/>
        </w:trPr>
        <w:tc>
          <w:tcPr>
            <w:tcW w:w="638" w:type="dxa"/>
            <w:vAlign w:val="center"/>
          </w:tcPr>
          <w:p w14:paraId="78291413" w14:textId="77777777" w:rsidR="00582D84" w:rsidRPr="00F13AD5" w:rsidRDefault="00582D84" w:rsidP="00BA5D81">
            <w:pPr>
              <w:keepNext/>
              <w:jc w:val="center"/>
              <w:rPr>
                <w:rFonts w:asciiTheme="minorHAnsi" w:hAnsiTheme="minorHAnsi"/>
                <w:sz w:val="18"/>
                <w:szCs w:val="18"/>
              </w:rPr>
            </w:pPr>
            <w:r w:rsidRPr="00F13AD5">
              <w:rPr>
                <w:rFonts w:asciiTheme="minorHAnsi" w:hAnsiTheme="minorHAnsi"/>
                <w:sz w:val="18"/>
                <w:szCs w:val="18"/>
              </w:rPr>
              <w:t>01</w:t>
            </w:r>
          </w:p>
        </w:tc>
        <w:tc>
          <w:tcPr>
            <w:tcW w:w="4723" w:type="dxa"/>
            <w:vAlign w:val="center"/>
          </w:tcPr>
          <w:p w14:paraId="78291414" w14:textId="77777777" w:rsidR="00582D84" w:rsidRPr="00F13AD5" w:rsidRDefault="00582D84" w:rsidP="00BA5D81">
            <w:pPr>
              <w:keepNext/>
              <w:rPr>
                <w:rFonts w:asciiTheme="minorHAnsi" w:hAnsiTheme="minorHAnsi"/>
                <w:sz w:val="18"/>
                <w:szCs w:val="18"/>
              </w:rPr>
            </w:pPr>
            <w:r w:rsidRPr="00F13AD5">
              <w:rPr>
                <w:rFonts w:asciiTheme="minorHAnsi" w:hAnsiTheme="minorHAnsi"/>
                <w:sz w:val="18"/>
                <w:szCs w:val="18"/>
              </w:rPr>
              <w:t>Envelope Leakage</w:t>
            </w:r>
          </w:p>
        </w:tc>
        <w:tc>
          <w:tcPr>
            <w:tcW w:w="5654" w:type="dxa"/>
            <w:vAlign w:val="center"/>
          </w:tcPr>
          <w:p w14:paraId="78291415" w14:textId="77777777" w:rsidR="00582D84" w:rsidRPr="00F13AD5" w:rsidRDefault="00582D84" w:rsidP="00BA5D81">
            <w:pPr>
              <w:keepNext/>
              <w:rPr>
                <w:rFonts w:asciiTheme="minorHAnsi" w:hAnsiTheme="minorHAnsi"/>
                <w:sz w:val="18"/>
                <w:szCs w:val="18"/>
              </w:rPr>
            </w:pPr>
          </w:p>
        </w:tc>
      </w:tr>
    </w:tbl>
    <w:p w14:paraId="78291417" w14:textId="77777777" w:rsidR="00582D84" w:rsidRPr="00F13AD5" w:rsidRDefault="00582D84" w:rsidP="00582D8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582D84" w:rsidRPr="00F13AD5" w14:paraId="78291419" w14:textId="77777777" w:rsidTr="00BA5D81">
        <w:tc>
          <w:tcPr>
            <w:tcW w:w="11016" w:type="dxa"/>
            <w:gridSpan w:val="3"/>
          </w:tcPr>
          <w:p w14:paraId="78291418" w14:textId="77777777" w:rsidR="00582D84" w:rsidRPr="00F13AD5" w:rsidRDefault="00582D84" w:rsidP="00582D84">
            <w:pPr>
              <w:keepNext/>
              <w:rPr>
                <w:rFonts w:asciiTheme="minorHAnsi" w:hAnsiTheme="minorHAnsi"/>
                <w:szCs w:val="18"/>
              </w:rPr>
            </w:pPr>
            <w:r w:rsidRPr="00F13AD5">
              <w:rPr>
                <w:rFonts w:asciiTheme="minorHAnsi" w:hAnsiTheme="minorHAnsi"/>
                <w:b/>
                <w:szCs w:val="18"/>
              </w:rPr>
              <w:t>E. Additional Central Ventilation System Balancing Requirements</w:t>
            </w:r>
          </w:p>
        </w:tc>
      </w:tr>
      <w:tr w:rsidR="00582D84" w:rsidRPr="00F13AD5" w14:paraId="7829141D" w14:textId="77777777" w:rsidTr="00BA5D81">
        <w:trPr>
          <w:trHeight w:val="158"/>
        </w:trPr>
        <w:tc>
          <w:tcPr>
            <w:tcW w:w="656" w:type="dxa"/>
            <w:vAlign w:val="center"/>
          </w:tcPr>
          <w:p w14:paraId="7829141A" w14:textId="77777777" w:rsidR="00582D84" w:rsidRPr="00F13AD5" w:rsidRDefault="00582D84" w:rsidP="00BA5D81">
            <w:pPr>
              <w:keepNext/>
              <w:jc w:val="center"/>
              <w:rPr>
                <w:rFonts w:asciiTheme="minorHAnsi" w:hAnsiTheme="minorHAnsi"/>
                <w:sz w:val="18"/>
                <w:szCs w:val="18"/>
              </w:rPr>
            </w:pPr>
            <w:r w:rsidRPr="00F13AD5">
              <w:rPr>
                <w:rFonts w:asciiTheme="minorHAnsi" w:hAnsiTheme="minorHAnsi"/>
                <w:sz w:val="18"/>
                <w:szCs w:val="18"/>
              </w:rPr>
              <w:t>01</w:t>
            </w:r>
          </w:p>
        </w:tc>
        <w:tc>
          <w:tcPr>
            <w:tcW w:w="4723" w:type="dxa"/>
            <w:vAlign w:val="center"/>
          </w:tcPr>
          <w:p w14:paraId="7829141B" w14:textId="77777777" w:rsidR="00582D84" w:rsidRPr="00F13AD5" w:rsidRDefault="00582D84" w:rsidP="00BA5D81">
            <w:pPr>
              <w:keepNext/>
              <w:rPr>
                <w:rFonts w:asciiTheme="minorHAnsi" w:hAnsiTheme="minorHAnsi"/>
                <w:sz w:val="18"/>
                <w:szCs w:val="18"/>
              </w:rPr>
            </w:pPr>
            <w:r w:rsidRPr="00F13AD5">
              <w:rPr>
                <w:rFonts w:asciiTheme="minorHAnsi" w:hAnsiTheme="minorHAnsi"/>
                <w:sz w:val="18"/>
                <w:szCs w:val="18"/>
              </w:rPr>
              <w:t>Maximum Ventilation Flow</w:t>
            </w:r>
            <w:r w:rsidR="007715C6" w:rsidRPr="00F13AD5">
              <w:rPr>
                <w:rFonts w:asciiTheme="minorHAnsi" w:hAnsiTheme="minorHAnsi"/>
                <w:sz w:val="18"/>
                <w:szCs w:val="18"/>
              </w:rPr>
              <w:t xml:space="preserve"> (CFM)</w:t>
            </w:r>
          </w:p>
        </w:tc>
        <w:tc>
          <w:tcPr>
            <w:tcW w:w="5637" w:type="dxa"/>
            <w:vAlign w:val="center"/>
          </w:tcPr>
          <w:p w14:paraId="7829141C" w14:textId="77777777" w:rsidR="00582D84" w:rsidRPr="00F13AD5" w:rsidRDefault="00582D84" w:rsidP="00BA5D81">
            <w:pPr>
              <w:rPr>
                <w:rFonts w:asciiTheme="minorHAnsi" w:hAnsiTheme="minorHAnsi"/>
                <w:sz w:val="18"/>
                <w:szCs w:val="18"/>
              </w:rPr>
            </w:pPr>
          </w:p>
        </w:tc>
      </w:tr>
    </w:tbl>
    <w:p w14:paraId="7829141E" w14:textId="77777777" w:rsidR="00582D84" w:rsidRPr="00F13AD5" w:rsidRDefault="00582D84"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71"/>
      </w:tblGrid>
      <w:tr w:rsidR="007056D7" w:rsidRPr="00F13AD5" w14:paraId="78291420" w14:textId="77777777" w:rsidTr="00276455">
        <w:tc>
          <w:tcPr>
            <w:tcW w:w="11012" w:type="dxa"/>
            <w:gridSpan w:val="2"/>
          </w:tcPr>
          <w:p w14:paraId="7829141F" w14:textId="4F1062A5" w:rsidR="00571B10" w:rsidRPr="00F13AD5" w:rsidRDefault="00BA5D81">
            <w:pPr>
              <w:keepNext/>
              <w:rPr>
                <w:rFonts w:asciiTheme="minorHAnsi" w:hAnsiTheme="minorHAnsi"/>
                <w:szCs w:val="18"/>
              </w:rPr>
            </w:pPr>
            <w:r w:rsidRPr="00F13AD5">
              <w:rPr>
                <w:rFonts w:asciiTheme="minorHAnsi" w:hAnsiTheme="minorHAnsi"/>
                <w:b/>
                <w:szCs w:val="18"/>
              </w:rPr>
              <w:t>F</w:t>
            </w:r>
            <w:r w:rsidR="007056D7" w:rsidRPr="00F13AD5">
              <w:rPr>
                <w:rFonts w:asciiTheme="minorHAnsi" w:hAnsiTheme="minorHAnsi"/>
                <w:b/>
                <w:szCs w:val="18"/>
              </w:rPr>
              <w:t>. Compliance Statement</w:t>
            </w:r>
            <w:r w:rsidR="007056D7" w:rsidRPr="00F13AD5">
              <w:rPr>
                <w:rFonts w:asciiTheme="minorHAnsi" w:hAnsiTheme="minorHAnsi"/>
                <w:szCs w:val="18"/>
              </w:rPr>
              <w:t xml:space="preserve"> </w:t>
            </w:r>
          </w:p>
        </w:tc>
      </w:tr>
      <w:tr w:rsidR="007056D7" w:rsidRPr="00F13AD5" w14:paraId="78291423" w14:textId="77777777" w:rsidTr="00276455">
        <w:trPr>
          <w:trHeight w:val="158"/>
        </w:trPr>
        <w:tc>
          <w:tcPr>
            <w:tcW w:w="641" w:type="dxa"/>
            <w:vAlign w:val="center"/>
          </w:tcPr>
          <w:p w14:paraId="78291421" w14:textId="77777777" w:rsidR="007056D7" w:rsidRPr="00F13AD5" w:rsidRDefault="007056D7" w:rsidP="003952E1">
            <w:pPr>
              <w:keepNext/>
              <w:jc w:val="center"/>
              <w:rPr>
                <w:rFonts w:asciiTheme="minorHAnsi" w:hAnsiTheme="minorHAnsi"/>
                <w:sz w:val="18"/>
                <w:szCs w:val="18"/>
              </w:rPr>
            </w:pPr>
            <w:r w:rsidRPr="00F13AD5">
              <w:rPr>
                <w:rFonts w:asciiTheme="minorHAnsi" w:hAnsiTheme="minorHAnsi"/>
                <w:sz w:val="18"/>
                <w:szCs w:val="18"/>
              </w:rPr>
              <w:t>01</w:t>
            </w:r>
          </w:p>
        </w:tc>
        <w:tc>
          <w:tcPr>
            <w:tcW w:w="10371" w:type="dxa"/>
            <w:vAlign w:val="center"/>
          </w:tcPr>
          <w:p w14:paraId="78291422" w14:textId="77777777" w:rsidR="00D12B47" w:rsidRPr="00F13AD5" w:rsidRDefault="00D12B47" w:rsidP="00D12B47">
            <w:pPr>
              <w:keepNext/>
              <w:rPr>
                <w:rFonts w:asciiTheme="minorHAnsi" w:hAnsiTheme="minorHAnsi"/>
                <w:sz w:val="18"/>
                <w:szCs w:val="18"/>
              </w:rPr>
            </w:pPr>
          </w:p>
        </w:tc>
      </w:tr>
    </w:tbl>
    <w:p w14:paraId="2A7B8357" w14:textId="77777777" w:rsidR="00D5754D" w:rsidRPr="00F13AD5" w:rsidRDefault="00D5754D">
      <w:pPr>
        <w:rPr>
          <w:rFonts w:asciiTheme="minorHAnsi" w:hAnsiTheme="minorHAnsi"/>
          <w:sz w:val="18"/>
          <w:szCs w:val="18"/>
        </w:rPr>
      </w:pP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22"/>
        <w:gridCol w:w="10222"/>
      </w:tblGrid>
      <w:tr w:rsidR="00175418" w:rsidRPr="00F13AD5" w14:paraId="301DB899" w14:textId="77777777" w:rsidTr="00D5754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56CF5C8" w14:textId="7537002A" w:rsidR="00175418" w:rsidRPr="00F13AD5" w:rsidRDefault="00175418" w:rsidP="00D5754D">
            <w:pPr>
              <w:keepNext/>
              <w:rPr>
                <w:rFonts w:asciiTheme="minorHAnsi" w:hAnsiTheme="minorHAnsi"/>
                <w:b/>
                <w:bCs/>
                <w:szCs w:val="18"/>
              </w:rPr>
            </w:pPr>
            <w:r w:rsidRPr="00F13AD5">
              <w:rPr>
                <w:rFonts w:asciiTheme="minorHAnsi" w:hAnsiTheme="minorHAnsi"/>
                <w:b/>
                <w:bCs/>
                <w:szCs w:val="18"/>
              </w:rPr>
              <w:t>G. Other Requirements</w:t>
            </w:r>
          </w:p>
        </w:tc>
      </w:tr>
      <w:tr w:rsidR="00175418" w:rsidRPr="00F13AD5" w14:paraId="4466DFD7" w14:textId="77777777" w:rsidTr="00D5754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F8F3C" w14:textId="42A52F94" w:rsidR="00175418" w:rsidRPr="00F13AD5" w:rsidRDefault="00175418" w:rsidP="00D5754D">
            <w:pPr>
              <w:keepNext/>
              <w:rPr>
                <w:rFonts w:asciiTheme="minorHAnsi" w:hAnsiTheme="minorHAnsi"/>
                <w:b/>
                <w:bCs/>
                <w:szCs w:val="18"/>
              </w:rPr>
            </w:pPr>
            <w:r w:rsidRPr="00F13AD5">
              <w:rPr>
                <w:rFonts w:asciiTheme="minorHAnsi" w:hAnsiTheme="minorHAnsi"/>
                <w:b/>
                <w:bCs/>
                <w:szCs w:val="18"/>
              </w:rPr>
              <w:t>The items listed below (6.1 through 6.6 and 6.8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building complies with these requirements specified in ASHRAE 62.2 Section 6.1 through 6.9 if applicable.</w:t>
            </w:r>
          </w:p>
        </w:tc>
      </w:tr>
      <w:tr w:rsidR="00175418" w:rsidRPr="00F13AD5" w14:paraId="1C0E089B"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9A61C70"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49DCCA8" w14:textId="77777777" w:rsidR="00175418" w:rsidRPr="00F13AD5" w:rsidRDefault="00175418" w:rsidP="00D5754D">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F13AD5">
              <w:rPr>
                <w:rFonts w:asciiTheme="minorHAnsi" w:hAnsiTheme="minorHAnsi"/>
                <w:b/>
                <w:sz w:val="18"/>
                <w:szCs w:val="18"/>
              </w:rPr>
              <w:t>Adjacent Spaces and Transfer Air.</w:t>
            </w:r>
            <w:r w:rsidRPr="00F13AD5">
              <w:rPr>
                <w:rFonts w:asciiTheme="minorHAnsi" w:hAnsiTheme="minorHAnsi"/>
                <w:sz w:val="18"/>
                <w:szCs w:val="18"/>
              </w:rPr>
              <w:t xml:space="preserve"> </w:t>
            </w:r>
            <w:r w:rsidRPr="00F13AD5">
              <w:rPr>
                <w:rStyle w:val="margin0020notechar"/>
                <w:rFonts w:asciiTheme="minorHAnsi" w:hAnsiTheme="minorHAnsi"/>
                <w:sz w:val="18"/>
                <w:szCs w:val="18"/>
              </w:rPr>
              <w:t>Measures shall be taken to minimize air movement across envelope components to dwelling units from adjacent spaces such as garages, unconditioned crawlspaces, unconditioned attics, and other dwelling. Supply and balanced ventilation systems shall be designed and constructed to provide ventilation air directly from the outdoors.</w:t>
            </w:r>
          </w:p>
          <w:p w14:paraId="24C105F3" w14:textId="77777777" w:rsidR="00175418" w:rsidRPr="00F13AD5" w:rsidRDefault="00175418" w:rsidP="00D5754D">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F13AD5">
              <w:rPr>
                <w:rFonts w:asciiTheme="minorHAnsi" w:hAnsiTheme="minorHAnsi"/>
                <w:sz w:val="18"/>
                <w:szCs w:val="18"/>
              </w:rPr>
              <w:t xml:space="preserve">6.1.1 </w:t>
            </w:r>
            <w:r w:rsidRPr="00F13AD5">
              <w:rPr>
                <w:rFonts w:asciiTheme="minorHAnsi" w:hAnsiTheme="minorHAnsi"/>
                <w:b/>
                <w:sz w:val="18"/>
                <w:szCs w:val="18"/>
              </w:rPr>
              <w:t>Compliance for Attached Dwelling Units</w:t>
            </w:r>
            <w:r w:rsidRPr="00F13AD5">
              <w:rPr>
                <w:rFonts w:asciiTheme="minorHAnsi" w:hAnsiTheme="minorHAnsi"/>
                <w:sz w:val="18"/>
                <w:szCs w:val="18"/>
              </w:rPr>
              <w:t>. One method of demonstrating compliance with Section 6.1 shall be to verify a leakage rate below a maximum of 0.3 cfm per ft</w:t>
            </w:r>
            <w:r w:rsidRPr="00F13AD5">
              <w:rPr>
                <w:rFonts w:asciiTheme="minorHAnsi" w:hAnsiTheme="minorHAnsi"/>
                <w:sz w:val="18"/>
                <w:szCs w:val="18"/>
                <w:vertAlign w:val="superscript"/>
              </w:rPr>
              <w:t>2</w:t>
            </w:r>
            <w:r w:rsidRPr="00F13AD5">
              <w:rPr>
                <w:rFonts w:asciiTheme="minorHAnsi" w:hAnsiTheme="minorHAnsi"/>
                <w:sz w:val="18"/>
                <w:szCs w:val="18"/>
              </w:rPr>
              <w:t xml:space="preserve"> (150 L/s per 100 m2) of the dwelling unit envelope area (i.e., the sum of the area of walls between dwelling units, exterior walls, ceiling, and floor) at a test pressure of 50 Pa by a blower door test conducted in accordance with either ANSI/ASTME779 or ANSI/ASTM-E1827. The test shall be conducted with the dwelling unit as if it were exposed to outdoor air on all sides, top, and bottom by opening doors and windows of adjacent dwelling units.</w:t>
            </w:r>
          </w:p>
        </w:tc>
      </w:tr>
      <w:tr w:rsidR="00175418" w:rsidRPr="00F13AD5" w14:paraId="0BE4C354"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16CE72A"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9ED33B0" w14:textId="77777777" w:rsidR="00175418" w:rsidRPr="00F13AD5" w:rsidRDefault="00175418" w:rsidP="00D5754D">
            <w:pPr>
              <w:keepNext/>
              <w:ind w:left="274" w:hanging="274"/>
            </w:pPr>
            <w:r w:rsidRPr="00F13AD5">
              <w:rPr>
                <w:rFonts w:asciiTheme="minorHAnsi" w:hAnsiTheme="minorHAnsi"/>
                <w:b/>
                <w:sz w:val="18"/>
                <w:szCs w:val="18"/>
              </w:rPr>
              <w:t>6.2 Instructions and Labeling.</w:t>
            </w:r>
            <w:r w:rsidRPr="00F13AD5">
              <w:rPr>
                <w:rFonts w:asciiTheme="minorHAnsi" w:hAnsiTheme="minorHAnsi"/>
                <w:sz w:val="18"/>
                <w:szCs w:val="18"/>
              </w:rPr>
              <w:t xml:space="preserve"> </w:t>
            </w:r>
            <w:r w:rsidRPr="00F13AD5">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w:t>
            </w:r>
            <w:proofErr w:type="gramStart"/>
            <w:r w:rsidRPr="00F13AD5">
              <w:rPr>
                <w:rStyle w:val="margin0020notechar"/>
                <w:rFonts w:asciiTheme="minorHAnsi" w:hAnsiTheme="minorHAnsi"/>
                <w:sz w:val="18"/>
                <w:szCs w:val="18"/>
              </w:rPr>
              <w:t>similar to</w:t>
            </w:r>
            <w:proofErr w:type="gramEnd"/>
            <w:r w:rsidRPr="00F13AD5">
              <w:rPr>
                <w:rStyle w:val="margin0020notechar"/>
                <w:rFonts w:asciiTheme="minorHAnsi" w:hAnsiTheme="minorHAnsi"/>
                <w:sz w:val="18"/>
                <w:szCs w:val="18"/>
              </w:rPr>
              <w:t xml:space="preserve"> that provided for HVAC systems) shall be provided to the owner and the occupant of the dwelling unit. Controls shall be labeled as to their function (unless that function is obvious, such as toilet exhaust fan switches). See Section 13 of ASHRAE Guideline 24 </w:t>
            </w:r>
            <w:r w:rsidRPr="00F13AD5">
              <w:rPr>
                <w:rStyle w:val="margin0020notechar"/>
                <w:rFonts w:asciiTheme="minorHAnsi" w:hAnsiTheme="minorHAnsi"/>
                <w:sz w:val="18"/>
                <w:szCs w:val="18"/>
                <w:vertAlign w:val="superscript"/>
              </w:rPr>
              <w:t>5</w:t>
            </w:r>
            <w:r w:rsidRPr="00F13AD5">
              <w:rPr>
                <w:rStyle w:val="margin0020notechar"/>
                <w:rFonts w:asciiTheme="minorHAnsi" w:hAnsiTheme="minorHAnsi"/>
                <w:sz w:val="18"/>
                <w:szCs w:val="18"/>
              </w:rPr>
              <w:t xml:space="preserve"> for information on instructions and labeling.</w:t>
            </w:r>
          </w:p>
        </w:tc>
      </w:tr>
      <w:tr w:rsidR="00175418" w:rsidRPr="00F13AD5" w14:paraId="65625CDB"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2261F91"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B95E466" w14:textId="77777777" w:rsidR="00175418" w:rsidRPr="00F13AD5" w:rsidRDefault="00175418" w:rsidP="00D5754D">
            <w:pPr>
              <w:keepNext/>
              <w:rPr>
                <w:rStyle w:val="margin0020notechar"/>
                <w:rFonts w:asciiTheme="minorHAnsi" w:hAnsiTheme="minorHAnsi"/>
                <w:sz w:val="18"/>
                <w:szCs w:val="18"/>
              </w:rPr>
            </w:pPr>
            <w:r w:rsidRPr="00F13AD5">
              <w:rPr>
                <w:rFonts w:asciiTheme="minorHAnsi" w:hAnsiTheme="minorHAnsi"/>
                <w:b/>
                <w:sz w:val="18"/>
                <w:szCs w:val="18"/>
              </w:rPr>
              <w:t>6.3 Clothes Dryers.</w:t>
            </w:r>
            <w:r w:rsidRPr="00F13AD5">
              <w:rPr>
                <w:rFonts w:asciiTheme="minorHAnsi" w:hAnsiTheme="minorHAnsi"/>
                <w:sz w:val="18"/>
                <w:szCs w:val="18"/>
              </w:rPr>
              <w:t xml:space="preserve"> </w:t>
            </w:r>
            <w:r w:rsidRPr="00F13AD5">
              <w:rPr>
                <w:rStyle w:val="margin0020notechar"/>
                <w:rFonts w:asciiTheme="minorHAnsi" w:hAnsiTheme="minorHAnsi"/>
                <w:sz w:val="18"/>
                <w:szCs w:val="18"/>
              </w:rPr>
              <w:t>Clothes dryers shall be exhausted directly to the outdoors.</w:t>
            </w:r>
          </w:p>
          <w:p w14:paraId="70681E61" w14:textId="77777777" w:rsidR="00175418" w:rsidRPr="00F13AD5" w:rsidRDefault="00175418" w:rsidP="00D5754D">
            <w:pPr>
              <w:ind w:left="274"/>
              <w:rPr>
                <w:sz w:val="22"/>
              </w:rPr>
            </w:pPr>
            <w:r w:rsidRPr="00F13AD5">
              <w:rPr>
                <w:rFonts w:asciiTheme="minorHAnsi" w:hAnsiTheme="minorHAnsi" w:cstheme="minorHAnsi"/>
                <w:sz w:val="18"/>
                <w:szCs w:val="18"/>
              </w:rPr>
              <w:t>Exception: Condensing dryers plumbed to a drain.</w:t>
            </w:r>
          </w:p>
        </w:tc>
      </w:tr>
      <w:tr w:rsidR="00175418" w:rsidRPr="00F13AD5" w14:paraId="56B22330"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99133E0"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227FC496" w14:textId="77777777" w:rsidR="00175418" w:rsidRPr="00F13AD5" w:rsidRDefault="00175418" w:rsidP="00D5754D">
            <w:pPr>
              <w:pStyle w:val="margin0020note"/>
              <w:keepNext/>
              <w:spacing w:before="0" w:beforeAutospacing="0" w:after="0" w:afterAutospacing="0"/>
              <w:ind w:left="274" w:hanging="274"/>
              <w:rPr>
                <w:rFonts w:asciiTheme="minorHAnsi" w:hAnsiTheme="minorHAnsi"/>
                <w:b/>
                <w:sz w:val="18"/>
                <w:szCs w:val="18"/>
              </w:rPr>
            </w:pPr>
            <w:r w:rsidRPr="00F13AD5">
              <w:rPr>
                <w:rFonts w:asciiTheme="minorHAnsi" w:hAnsiTheme="minorHAnsi"/>
                <w:b/>
                <w:sz w:val="18"/>
                <w:szCs w:val="18"/>
              </w:rPr>
              <w:t>6.4 Combustion and Solid-Fuel Burning Appliances.</w:t>
            </w:r>
          </w:p>
          <w:p w14:paraId="1AA5686A" w14:textId="059590A7" w:rsidR="00175418" w:rsidRPr="00F13AD5" w:rsidRDefault="00175418" w:rsidP="00D5754D">
            <w:pPr>
              <w:pStyle w:val="margin0020note"/>
              <w:keepNext/>
              <w:spacing w:before="0" w:beforeAutospacing="0" w:after="0" w:afterAutospacing="0"/>
              <w:ind w:left="763" w:hanging="403"/>
              <w:rPr>
                <w:rStyle w:val="margin0020notechar"/>
                <w:rFonts w:asciiTheme="minorHAnsi" w:hAnsiTheme="minorHAnsi"/>
                <w:sz w:val="18"/>
                <w:szCs w:val="18"/>
              </w:rPr>
            </w:pPr>
            <w:r w:rsidRPr="00F13AD5">
              <w:rPr>
                <w:rFonts w:asciiTheme="minorHAnsi" w:hAnsiTheme="minorHAnsi"/>
                <w:sz w:val="18"/>
                <w:szCs w:val="18"/>
              </w:rPr>
              <w:t xml:space="preserve">6.4.1 </w:t>
            </w:r>
            <w:r w:rsidRPr="00F13AD5">
              <w:rPr>
                <w:rStyle w:val="margin0020notechar"/>
                <w:rFonts w:asciiTheme="minorHAnsi" w:hAnsiTheme="minorHAnsi"/>
                <w:sz w:val="18"/>
                <w:szCs w:val="18"/>
              </w:rPr>
              <w:t>Combustion and solid-fuel-burning appliances must be provided with adequate combustion and ventilation air and installed in accordance with manufacturers’ installation instructions</w:t>
            </w:r>
            <w:r w:rsidR="006174C3" w:rsidRPr="00F13AD5">
              <w:rPr>
                <w:rStyle w:val="margin0020notechar"/>
                <w:rFonts w:asciiTheme="minorHAnsi" w:hAnsiTheme="minorHAnsi"/>
                <w:sz w:val="18"/>
                <w:szCs w:val="18"/>
              </w:rPr>
              <w:t>,</w:t>
            </w:r>
            <w:r w:rsidRPr="00F13AD5">
              <w:rPr>
                <w:rStyle w:val="margin0020notechar"/>
                <w:rFonts w:asciiTheme="minorHAnsi" w:hAnsiTheme="minorHAnsi"/>
                <w:sz w:val="18"/>
                <w:szCs w:val="18"/>
              </w:rPr>
              <w:t xml:space="preserve"> </w:t>
            </w:r>
            <w:r w:rsidR="00A0612A" w:rsidRPr="00F13AD5">
              <w:rPr>
                <w:rStyle w:val="margin0020notechar"/>
                <w:rFonts w:asciiTheme="minorHAnsi" w:hAnsiTheme="minorHAnsi"/>
                <w:sz w:val="18"/>
                <w:szCs w:val="18"/>
              </w:rPr>
              <w:t xml:space="preserve">NFPA 31, </w:t>
            </w:r>
            <w:r w:rsidRPr="00F13AD5">
              <w:rPr>
                <w:rStyle w:val="margin0020notechar"/>
                <w:rFonts w:asciiTheme="minorHAnsi" w:hAnsiTheme="minorHAnsi"/>
                <w:sz w:val="18"/>
                <w:szCs w:val="18"/>
              </w:rPr>
              <w:t>NFPA 54/ANSI Z223.1</w:t>
            </w:r>
            <w:proofErr w:type="gramStart"/>
            <w:r w:rsidRPr="00F13AD5">
              <w:rPr>
                <w:rStyle w:val="margin0020notechar"/>
                <w:rFonts w:asciiTheme="minorHAnsi" w:hAnsiTheme="minorHAnsi"/>
                <w:sz w:val="18"/>
                <w:szCs w:val="18"/>
              </w:rPr>
              <w:t>,  NFPA</w:t>
            </w:r>
            <w:proofErr w:type="gramEnd"/>
            <w:r w:rsidRPr="00F13AD5">
              <w:rPr>
                <w:rStyle w:val="margin0020notechar"/>
                <w:rFonts w:asciiTheme="minorHAnsi" w:hAnsiTheme="minorHAnsi"/>
                <w:sz w:val="18"/>
                <w:szCs w:val="18"/>
              </w:rPr>
              <w:t xml:space="preserve"> 211, , or other equivalent code acceptable to the building official.</w:t>
            </w:r>
          </w:p>
          <w:p w14:paraId="56A36DA4" w14:textId="5B04C23F" w:rsidR="00175418" w:rsidRPr="00F13AD5" w:rsidRDefault="00175418" w:rsidP="00D5754D">
            <w:pPr>
              <w:pStyle w:val="margin0020note"/>
              <w:keepNext/>
              <w:spacing w:before="0" w:beforeAutospacing="0" w:after="0" w:afterAutospacing="0"/>
              <w:ind w:left="763" w:hanging="403"/>
            </w:pPr>
            <w:r w:rsidRPr="00F13AD5">
              <w:rPr>
                <w:rStyle w:val="margin0020notechar"/>
                <w:rFonts w:asciiTheme="minorHAnsi" w:hAnsiTheme="minorHAnsi"/>
                <w:sz w:val="18"/>
                <w:szCs w:val="18"/>
              </w:rPr>
              <w:t xml:space="preserve"> </w:t>
            </w:r>
            <w:r w:rsidRPr="00F13AD5">
              <w:rPr>
                <w:rFonts w:asciiTheme="minorHAnsi" w:hAnsiTheme="minorHAnsi"/>
                <w:sz w:val="18"/>
                <w:szCs w:val="18"/>
              </w:rPr>
              <w:t xml:space="preserve">6.4.2 </w:t>
            </w:r>
            <w:r w:rsidRPr="00F13AD5">
              <w:rPr>
                <w:rStyle w:val="margin0020notechar"/>
                <w:rFonts w:asciiTheme="minorHAnsi" w:hAnsiTheme="minorHAnsi"/>
                <w:sz w:val="18"/>
                <w:szCs w:val="18"/>
              </w:rPr>
              <w:t xml:space="preserve">Where atmospherically vented combustion appliances or </w:t>
            </w:r>
            <w:proofErr w:type="gramStart"/>
            <w:r w:rsidRPr="00F13AD5">
              <w:rPr>
                <w:rStyle w:val="margin0020notechar"/>
                <w:rFonts w:asciiTheme="minorHAnsi" w:hAnsiTheme="minorHAnsi"/>
                <w:sz w:val="18"/>
                <w:szCs w:val="18"/>
              </w:rPr>
              <w:t>solid-fuel</w:t>
            </w:r>
            <w:proofErr w:type="gramEnd"/>
            <w:r w:rsidR="00D95101" w:rsidRPr="00F13AD5">
              <w:rPr>
                <w:rStyle w:val="margin0020notechar"/>
                <w:rFonts w:asciiTheme="minorHAnsi" w:hAnsiTheme="minorHAnsi"/>
                <w:sz w:val="18"/>
                <w:szCs w:val="18"/>
              </w:rPr>
              <w:t xml:space="preserve"> </w:t>
            </w:r>
            <w:r w:rsidRPr="00F13AD5">
              <w:rPr>
                <w:rStyle w:val="margin0020notechar"/>
                <w:rFonts w:asciiTheme="minorHAnsi" w:hAnsiTheme="minorHAnsi"/>
                <w:sz w:val="18"/>
                <w:szCs w:val="18"/>
              </w:rPr>
              <w:t>burning appliances are located inside the pressure boundary, the total net exhaust flow of the two largest exhaust fans (not including a summer cooling fan intended to be operated only when windows or other air inlets are open) shall not exceed 15 cfm per 100 ft2 (75 L/s per 100 m2) of occupiable space when in operation at full capacity. If the designed total net flow exceeds this limit, the net exhaust flow must be reduced by reducing the exhaust flow or providing compensating outdoor air. Gravity or barometric dampers in nonpowered exhaust makeup air systems shall not be used to provide compensating outdoor air. Atmospherically vented combustion appliances do not include direct-vent appliances. Combustion appliances that pass safety testing performed according to ANSI/BPI-1200 shall be deemed as complying with Section 6.4.2.</w:t>
            </w:r>
          </w:p>
        </w:tc>
      </w:tr>
      <w:tr w:rsidR="00175418" w:rsidRPr="00F13AD5" w14:paraId="0463A6C0"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AFCD6E3"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0CC6BE7" w14:textId="77777777" w:rsidR="00175418" w:rsidRPr="00F13AD5" w:rsidRDefault="00175418" w:rsidP="00D5754D">
            <w:pPr>
              <w:keepNext/>
              <w:ind w:left="273" w:hanging="273"/>
              <w:rPr>
                <w:rFonts w:asciiTheme="minorHAnsi" w:hAnsiTheme="minorHAnsi"/>
                <w:b/>
                <w:sz w:val="18"/>
                <w:szCs w:val="18"/>
              </w:rPr>
            </w:pPr>
            <w:r w:rsidRPr="00F13AD5">
              <w:rPr>
                <w:rFonts w:asciiTheme="minorHAnsi" w:hAnsiTheme="minorHAnsi"/>
                <w:b/>
                <w:sz w:val="18"/>
                <w:szCs w:val="18"/>
              </w:rPr>
              <w:t>6.5 Air tightness Requirements</w:t>
            </w:r>
          </w:p>
          <w:p w14:paraId="5D54418D" w14:textId="77777777" w:rsidR="00175418" w:rsidRPr="00F13AD5" w:rsidRDefault="00175418" w:rsidP="00D5754D">
            <w:pPr>
              <w:keepNext/>
              <w:ind w:left="763" w:hanging="403"/>
            </w:pPr>
            <w:r w:rsidRPr="00F13AD5">
              <w:rPr>
                <w:rFonts w:asciiTheme="minorHAnsi" w:hAnsiTheme="minorHAnsi"/>
                <w:sz w:val="18"/>
                <w:szCs w:val="18"/>
              </w:rPr>
              <w:t>6.5.1</w:t>
            </w:r>
            <w:r w:rsidRPr="00F13AD5">
              <w:rPr>
                <w:rFonts w:asciiTheme="minorHAnsi" w:hAnsiTheme="minorHAnsi"/>
                <w:b/>
                <w:sz w:val="18"/>
                <w:szCs w:val="18"/>
              </w:rPr>
              <w:t xml:space="preserve"> Garages.</w:t>
            </w:r>
            <w:r w:rsidRPr="00F13AD5">
              <w:t xml:space="preserve"> </w:t>
            </w:r>
            <w:r w:rsidRPr="00F13AD5">
              <w:rP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175418" w:rsidRPr="00F13AD5" w14:paraId="6EAD08CA"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E00D622"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123D403" w14:textId="77777777" w:rsidR="00175418" w:rsidRPr="00F13AD5" w:rsidRDefault="00175418" w:rsidP="00D5754D">
            <w:pPr>
              <w:keepNext/>
              <w:ind w:left="273" w:hanging="273"/>
              <w:rPr>
                <w:rStyle w:val="margin0020notechar"/>
                <w:rFonts w:asciiTheme="minorHAnsi" w:hAnsiTheme="minorHAnsi"/>
                <w:sz w:val="18"/>
                <w:szCs w:val="18"/>
              </w:rPr>
            </w:pPr>
            <w:r w:rsidRPr="00F13AD5">
              <w:rPr>
                <w:rFonts w:asciiTheme="minorHAnsi" w:hAnsiTheme="minorHAnsi"/>
                <w:b/>
                <w:sz w:val="18"/>
                <w:szCs w:val="18"/>
              </w:rPr>
              <w:t>6.6 Ventilation Opening Area.</w:t>
            </w:r>
            <w:r w:rsidRPr="00F13AD5">
              <w:rPr>
                <w:rFonts w:asciiTheme="minorHAnsi" w:hAnsiTheme="minorHAnsi"/>
                <w:sz w:val="18"/>
                <w:szCs w:val="18"/>
              </w:rPr>
              <w:t xml:space="preserve"> </w:t>
            </w:r>
            <w:r w:rsidRPr="00F13AD5">
              <w:rPr>
                <w:rStyle w:val="margin0020notechar"/>
                <w:rFonts w:asciiTheme="minorHAnsi" w:hAnsiTheme="minorHAnsi"/>
                <w:sz w:val="18"/>
                <w:szCs w:val="18"/>
              </w:rPr>
              <w:t>Spaces shall have ventilation openings as listed below. Such openings shall meet the requirements of Section 6.8. Exception: Attached dwelling units and spaces that meet the local ventilation requirements set for bathrooms in Section 5 [of ASHRAE 62.2].</w:t>
            </w:r>
          </w:p>
          <w:p w14:paraId="56891BBB" w14:textId="77777777" w:rsidR="00175418" w:rsidRPr="00F13AD5" w:rsidRDefault="00175418" w:rsidP="00D5754D">
            <w:pPr>
              <w:keepNext/>
              <w:ind w:left="763" w:hanging="403"/>
              <w:rPr>
                <w:rFonts w:asciiTheme="minorHAnsi" w:hAnsiTheme="minorHAnsi"/>
                <w:sz w:val="18"/>
                <w:szCs w:val="18"/>
              </w:rPr>
            </w:pPr>
            <w:r w:rsidRPr="00F13AD5">
              <w:rPr>
                <w:rFonts w:asciiTheme="minorHAnsi" w:hAnsiTheme="minorHAnsi"/>
                <w:sz w:val="18"/>
                <w:szCs w:val="18"/>
              </w:rPr>
              <w:t>6.6.1</w:t>
            </w:r>
            <w:r w:rsidRPr="00F13AD5">
              <w:rPr>
                <w:rFonts w:asciiTheme="minorHAnsi" w:hAnsiTheme="minorHAnsi"/>
                <w:b/>
                <w:sz w:val="18"/>
                <w:szCs w:val="18"/>
              </w:rPr>
              <w:t xml:space="preserve"> Habitable Spaces.</w:t>
            </w:r>
            <w:r w:rsidRPr="00F13AD5">
              <w:t xml:space="preserve"> </w:t>
            </w:r>
            <w:r w:rsidRPr="00F13AD5">
              <w:rPr>
                <w:rFonts w:asciiTheme="minorHAnsi" w:hAnsiTheme="minorHAnsi"/>
                <w:sz w:val="18"/>
                <w:szCs w:val="18"/>
              </w:rPr>
              <w:t>Each habitable space shall be provided with ventilation openings with an openable area not less than 4% of the floor area or less than 5 ft2 (0.5 m2).</w:t>
            </w:r>
          </w:p>
          <w:p w14:paraId="64F9A7F4" w14:textId="77777777" w:rsidR="00175418" w:rsidRPr="00F13AD5" w:rsidRDefault="00175418" w:rsidP="00D5754D">
            <w:pPr>
              <w:keepNext/>
              <w:ind w:left="763" w:hanging="403"/>
              <w:rPr>
                <w:rFonts w:asciiTheme="minorHAnsi" w:hAnsiTheme="minorHAnsi"/>
                <w:sz w:val="18"/>
                <w:szCs w:val="18"/>
              </w:rPr>
            </w:pPr>
            <w:r w:rsidRPr="00F13AD5">
              <w:rPr>
                <w:rFonts w:asciiTheme="minorHAnsi" w:hAnsiTheme="minorHAnsi"/>
                <w:sz w:val="18"/>
                <w:szCs w:val="18"/>
              </w:rPr>
              <w:t xml:space="preserve">6.6.2 </w:t>
            </w:r>
            <w:r w:rsidRPr="00F13AD5">
              <w:rPr>
                <w:rFonts w:asciiTheme="minorHAnsi" w:hAnsiTheme="minorHAnsi"/>
                <w:b/>
                <w:sz w:val="18"/>
                <w:szCs w:val="18"/>
              </w:rPr>
              <w:t>Toilets and Utility Rooms</w:t>
            </w:r>
            <w:r w:rsidRPr="00F13AD5">
              <w:rPr>
                <w:rFonts w:asciiTheme="minorHAnsi" w:hAnsiTheme="minorHAnsi"/>
                <w:sz w:val="18"/>
                <w:szCs w:val="18"/>
              </w:rPr>
              <w:t>. Toilets and utility rooms shall be provided with ventilation openings with an openable area not less than 4% of the room floor area or less than1.5 ft2 (0.15 m2).</w:t>
            </w:r>
          </w:p>
          <w:p w14:paraId="58AD2AD5" w14:textId="77777777" w:rsidR="00175418" w:rsidRPr="00F13AD5" w:rsidRDefault="00175418" w:rsidP="00D5754D">
            <w:pPr>
              <w:keepNext/>
              <w:ind w:left="763"/>
              <w:rPr>
                <w:rFonts w:asciiTheme="minorHAnsi" w:hAnsiTheme="minorHAnsi"/>
                <w:sz w:val="18"/>
                <w:szCs w:val="18"/>
              </w:rPr>
            </w:pPr>
            <w:r w:rsidRPr="00F13AD5">
              <w:rPr>
                <w:rFonts w:asciiTheme="minorHAnsi" w:hAnsiTheme="minorHAnsi"/>
                <w:sz w:val="18"/>
                <w:szCs w:val="18"/>
              </w:rPr>
              <w:t>Exceptions:</w:t>
            </w:r>
          </w:p>
          <w:p w14:paraId="06511C80" w14:textId="77777777" w:rsidR="00175418" w:rsidRPr="00F13AD5" w:rsidRDefault="00175418" w:rsidP="00D5754D">
            <w:pPr>
              <w:keepNext/>
              <w:ind w:left="1397" w:hanging="274"/>
              <w:rPr>
                <w:rFonts w:asciiTheme="minorHAnsi" w:hAnsiTheme="minorHAnsi"/>
                <w:sz w:val="18"/>
                <w:szCs w:val="18"/>
              </w:rPr>
            </w:pPr>
            <w:r w:rsidRPr="00F13AD5">
              <w:rPr>
                <w:rFonts w:asciiTheme="minorHAnsi" w:hAnsiTheme="minorHAnsi"/>
                <w:sz w:val="18"/>
                <w:szCs w:val="18"/>
              </w:rPr>
              <w:t>1. Utility rooms with a dryer exhaust duct.</w:t>
            </w:r>
          </w:p>
          <w:p w14:paraId="70BF1C49" w14:textId="77777777" w:rsidR="00175418" w:rsidRPr="00F13AD5" w:rsidRDefault="00175418" w:rsidP="00D5754D">
            <w:pPr>
              <w:keepNext/>
              <w:ind w:left="1397" w:hanging="274"/>
            </w:pPr>
            <w:r w:rsidRPr="00F13AD5">
              <w:rPr>
                <w:rFonts w:asciiTheme="minorHAnsi" w:hAnsiTheme="minorHAnsi"/>
                <w:sz w:val="18"/>
                <w:szCs w:val="18"/>
              </w:rPr>
              <w:t>2. Toilet compartments in bathrooms.</w:t>
            </w:r>
          </w:p>
        </w:tc>
      </w:tr>
      <w:tr w:rsidR="00175418" w:rsidRPr="00F13AD5" w14:paraId="411BADE7"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F37195A"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lastRenderedPageBreak/>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FD48827" w14:textId="77777777" w:rsidR="00175418" w:rsidRPr="00F13AD5" w:rsidRDefault="00175418" w:rsidP="00D5754D">
            <w:pPr>
              <w:keepNext/>
              <w:ind w:left="274" w:hanging="274"/>
              <w:rPr>
                <w:rStyle w:val="margin0020notechar"/>
                <w:rFonts w:asciiTheme="minorHAnsi" w:hAnsiTheme="minorHAnsi"/>
                <w:sz w:val="18"/>
                <w:szCs w:val="18"/>
              </w:rPr>
            </w:pPr>
            <w:r w:rsidRPr="00F13AD5">
              <w:rPr>
                <w:rFonts w:asciiTheme="minorHAnsi" w:hAnsiTheme="minorHAnsi"/>
                <w:b/>
                <w:sz w:val="18"/>
                <w:szCs w:val="18"/>
              </w:rPr>
              <w:t>6.8 Air Inlets.</w:t>
            </w:r>
            <w:r w:rsidRPr="00F13AD5">
              <w:rPr>
                <w:rFonts w:asciiTheme="minorHAnsi" w:hAnsiTheme="minorHAnsi"/>
                <w:sz w:val="18"/>
                <w:szCs w:val="18"/>
              </w:rPr>
              <w:t xml:space="preserve"> </w:t>
            </w:r>
            <w:r w:rsidRPr="00F13AD5">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 [13 mm]).</w:t>
            </w:r>
          </w:p>
          <w:p w14:paraId="1778471E" w14:textId="77777777" w:rsidR="00175418" w:rsidRPr="00F13AD5" w:rsidRDefault="00175418" w:rsidP="00D5754D">
            <w:pPr>
              <w:keepNext/>
              <w:ind w:left="548" w:hanging="274"/>
              <w:rPr>
                <w:rStyle w:val="margin0020notechar"/>
                <w:rFonts w:asciiTheme="minorHAnsi" w:hAnsiTheme="minorHAnsi"/>
                <w:sz w:val="18"/>
                <w:szCs w:val="18"/>
              </w:rPr>
            </w:pPr>
            <w:r w:rsidRPr="00F13AD5">
              <w:rPr>
                <w:rStyle w:val="margin0020notechar"/>
                <w:rFonts w:asciiTheme="minorHAnsi" w:hAnsiTheme="minorHAnsi"/>
                <w:sz w:val="18"/>
                <w:szCs w:val="18"/>
              </w:rPr>
              <w:t>Exceptions:</w:t>
            </w:r>
          </w:p>
          <w:p w14:paraId="7C4D029E" w14:textId="77777777" w:rsidR="00175418" w:rsidRPr="00F13AD5" w:rsidRDefault="00175418" w:rsidP="00D5754D">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1. Ventilation openings in the wall may be as close as a stretched-string distance of 3 ft (1 m) from sources of contamination exiting through the roof or dryer exhausts.</w:t>
            </w:r>
          </w:p>
          <w:p w14:paraId="316A547F" w14:textId="77777777" w:rsidR="00175418" w:rsidRPr="00F13AD5" w:rsidRDefault="00175418" w:rsidP="00D5754D">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2. No minimum separation distance shall be required between windows and local exhaust outlets in kitchens and bathrooms.</w:t>
            </w:r>
          </w:p>
          <w:p w14:paraId="57385198" w14:textId="77777777" w:rsidR="00175418" w:rsidRPr="00F13AD5" w:rsidRDefault="00175418" w:rsidP="00D5754D">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3. Vent terminations covered by and meeting the requirements of the National Fuel Gas Code (NFPA 54/ANSI Z223.1)7 or equivalent.</w:t>
            </w:r>
          </w:p>
          <w:p w14:paraId="269F1CAC" w14:textId="77777777" w:rsidR="00175418" w:rsidRPr="00F13AD5" w:rsidRDefault="00175418" w:rsidP="00D5754D">
            <w:pPr>
              <w:keepNext/>
              <w:ind w:left="950" w:hanging="187"/>
            </w:pPr>
            <w:r w:rsidRPr="00F13AD5">
              <w:rPr>
                <w:rStyle w:val="margin0020notechar"/>
                <w:rFonts w:asciiTheme="minorHAnsi" w:hAnsiTheme="minorHAnsi"/>
                <w:sz w:val="18"/>
                <w:szCs w:val="18"/>
              </w:rPr>
              <w:t>4. Where a combined exhaust/intake termination is used to separate intake air from exhaust air originating in a living space other than kitchens, no minimum separation distance between these two openings is required. For these combined terminations, the exhaust air concentration within the intake airflow shall not exceed 10%, as established by the manufacturer.</w:t>
            </w:r>
          </w:p>
        </w:tc>
      </w:tr>
      <w:tr w:rsidR="00175418" w:rsidRPr="00F13AD5" w14:paraId="64BADEE5"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DEB5254"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7C2516F" w14:textId="77777777" w:rsidR="00175418" w:rsidRPr="00F13AD5" w:rsidRDefault="00175418" w:rsidP="00D5754D">
            <w:pPr>
              <w:autoSpaceDE w:val="0"/>
              <w:autoSpaceDN w:val="0"/>
              <w:adjustRightInd w:val="0"/>
              <w:ind w:left="273" w:hanging="273"/>
            </w:pPr>
            <w:r w:rsidRPr="00F13AD5">
              <w:rPr>
                <w:rFonts w:asciiTheme="minorHAnsi" w:hAnsiTheme="minorHAnsi"/>
                <w:b/>
                <w:sz w:val="18"/>
                <w:szCs w:val="18"/>
              </w:rPr>
              <w:t>6.9 Carbon Monoxide Alarms.</w:t>
            </w:r>
            <w:r w:rsidRPr="00F13AD5">
              <w:t xml:space="preserve"> </w:t>
            </w:r>
            <w:r w:rsidRPr="00F13AD5">
              <w:rPr>
                <w:rFonts w:asciiTheme="minorHAnsi" w:hAnsiTheme="minorHAnsi"/>
                <w:sz w:val="18"/>
                <w:szCs w:val="18"/>
              </w:rPr>
              <w:t xml:space="preserve">A carbon monoxide alarm shall be installed in each dwelling unit in accordance with NFPA 720, </w:t>
            </w:r>
            <w:r w:rsidRPr="00F13AD5">
              <w:rPr>
                <w:rFonts w:asciiTheme="minorHAnsi" w:hAnsiTheme="minorHAnsi"/>
                <w:i/>
                <w:sz w:val="18"/>
                <w:szCs w:val="18"/>
              </w:rPr>
              <w:t>Standard for the Installation of Carbon Monoxide (CO) Detection and Warning Equipment</w:t>
            </w:r>
            <w:r w:rsidRPr="00F13AD5">
              <w:rPr>
                <w:rFonts w:asciiTheme="minorHAnsi" w:hAnsiTheme="minorHAnsi"/>
                <w:sz w:val="18"/>
                <w:szCs w:val="18"/>
              </w:rPr>
              <w:t>, and shall be consistent with requirements of applicable laws, codes, and standards.</w:t>
            </w:r>
          </w:p>
        </w:tc>
      </w:tr>
      <w:tr w:rsidR="00421B2C" w:rsidRPr="00F13AD5" w14:paraId="0B0FFC34"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75087BBE" w14:textId="39F53C01" w:rsidR="00421B2C" w:rsidRPr="00F13AD5" w:rsidRDefault="00421B2C" w:rsidP="00D5754D">
            <w:pPr>
              <w:keepNext/>
              <w:jc w:val="center"/>
              <w:rPr>
                <w:rFonts w:asciiTheme="minorHAnsi" w:hAnsiTheme="minorHAnsi"/>
                <w:sz w:val="18"/>
                <w:szCs w:val="18"/>
              </w:rPr>
            </w:pPr>
            <w:r w:rsidRPr="00F13AD5">
              <w:rPr>
                <w:rFonts w:asciiTheme="minorHAnsi" w:hAnsiTheme="minorHAnsi"/>
                <w:sz w:val="18"/>
                <w:szCs w:val="18"/>
              </w:rPr>
              <w:t>09</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61801E1C" w14:textId="5B302AB0" w:rsidR="00421B2C" w:rsidRPr="00F13AD5" w:rsidRDefault="00421B2C" w:rsidP="00D5754D">
            <w:pPr>
              <w:rPr>
                <w:rFonts w:asciiTheme="minorHAnsi" w:hAnsiTheme="minorHAnsi"/>
                <w:b/>
                <w:sz w:val="18"/>
                <w:szCs w:val="18"/>
              </w:rPr>
            </w:pPr>
            <w:r w:rsidRPr="00F13AD5">
              <w:rPr>
                <w:rFonts w:asciiTheme="minorHAnsi" w:hAnsiTheme="minorHAnsi"/>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p>
        </w:tc>
      </w:tr>
      <w:tr w:rsidR="00175418" w:rsidRPr="00F13AD5" w14:paraId="2F60F5D5" w14:textId="77777777" w:rsidTr="00D5754D">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005F3A5" w14:textId="77777777" w:rsidR="00175418" w:rsidRPr="00F13AD5" w:rsidRDefault="00175418" w:rsidP="00D5754D">
            <w:pPr>
              <w:keepNext/>
              <w:rPr>
                <w:rFonts w:asciiTheme="minorHAnsi" w:hAnsiTheme="minorHAnsi"/>
                <w:b/>
                <w:bCs/>
                <w:sz w:val="18"/>
                <w:szCs w:val="18"/>
              </w:rPr>
            </w:pPr>
            <w:r w:rsidRPr="00F13AD5">
              <w:rPr>
                <w:rFonts w:asciiTheme="minorHAnsi" w:hAnsiTheme="minorHAnsi"/>
                <w:b/>
                <w:sz w:val="18"/>
                <w:szCs w:val="18"/>
              </w:rPr>
              <w:t xml:space="preserve">The responsible person’s signature on this compliance document affirms that all applicable requirements in this table have been met.  </w:t>
            </w:r>
          </w:p>
        </w:tc>
      </w:tr>
    </w:tbl>
    <w:p w14:paraId="2EE94E70" w14:textId="45FCE92E" w:rsidR="00175418" w:rsidRPr="00F13AD5" w:rsidRDefault="00175418" w:rsidP="00175418"/>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18"/>
        <w:gridCol w:w="10226"/>
      </w:tblGrid>
      <w:tr w:rsidR="00175418" w:rsidRPr="00F13AD5" w14:paraId="6ED5B962" w14:textId="77777777" w:rsidTr="006E7108">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C3D1830" w14:textId="453E9ED1" w:rsidR="00175418" w:rsidRPr="00F13AD5" w:rsidRDefault="00175418" w:rsidP="006E7108">
            <w:pPr>
              <w:rPr>
                <w:rFonts w:asciiTheme="minorHAnsi" w:hAnsiTheme="minorHAnsi" w:cs="Arial"/>
                <w:b/>
                <w:szCs w:val="18"/>
              </w:rPr>
            </w:pPr>
            <w:r w:rsidRPr="00F13AD5">
              <w:rPr>
                <w:rFonts w:asciiTheme="minorHAnsi" w:hAnsiTheme="minorHAnsi" w:cs="Arial"/>
                <w:b/>
                <w:szCs w:val="18"/>
              </w:rPr>
              <w:t>H. Air Moving Equipment</w:t>
            </w:r>
          </w:p>
        </w:tc>
      </w:tr>
      <w:tr w:rsidR="00175418" w:rsidRPr="00F13AD5" w14:paraId="6580B133" w14:textId="77777777" w:rsidTr="006E7108">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835DD8A" w14:textId="79A9BFF0" w:rsidR="00175418" w:rsidRPr="00F13AD5" w:rsidRDefault="00175418" w:rsidP="006E7108">
            <w:pPr>
              <w:rPr>
                <w:rFonts w:asciiTheme="minorHAnsi" w:hAnsiTheme="minorHAnsi" w:cs="Arial"/>
                <w:b/>
                <w:szCs w:val="18"/>
              </w:rPr>
            </w:pPr>
            <w:r w:rsidRPr="00F13AD5">
              <w:rPr>
                <w:rFonts w:asciiTheme="minorHAnsi" w:hAnsiTheme="minorHAnsi" w:cs="Arial"/>
                <w:b/>
                <w:szCs w:val="18"/>
              </w:rPr>
              <w:t xml:space="preserve">The items listed below (7.1 through 7.4) correspond to the information given in ASHRAE 62.2 Section 7 "Air-Moving Equipment".  Refer also to Chapter </w:t>
            </w:r>
            <w:r w:rsidR="003054C8" w:rsidRPr="00F13AD5">
              <w:rPr>
                <w:rFonts w:asciiTheme="minorHAnsi" w:hAnsiTheme="minorHAnsi" w:cs="Arial"/>
                <w:b/>
                <w:szCs w:val="18"/>
              </w:rPr>
              <w:t>11</w:t>
            </w:r>
            <w:r w:rsidRPr="00F13AD5">
              <w:rPr>
                <w:rFonts w:asciiTheme="minorHAnsi" w:hAnsiTheme="minorHAnsi" w:cs="Arial"/>
                <w:b/>
                <w:szCs w:val="18"/>
              </w:rPr>
              <w:t xml:space="preserve"> of the </w:t>
            </w:r>
            <w:r w:rsidR="00EB01FA" w:rsidRPr="00F13AD5">
              <w:rPr>
                <w:rFonts w:asciiTheme="minorHAnsi" w:hAnsiTheme="minorHAnsi" w:cs="Arial"/>
                <w:b/>
                <w:szCs w:val="18"/>
              </w:rPr>
              <w:t>Non-</w:t>
            </w:r>
            <w:r w:rsidRPr="00F13AD5">
              <w:rPr>
                <w:rFonts w:asciiTheme="minorHAnsi" w:hAnsiTheme="minorHAnsi" w:cs="Arial"/>
                <w:b/>
                <w:szCs w:val="18"/>
              </w:rPr>
              <w:t xml:space="preserve">Residential Compliance Manual (Section </w:t>
            </w:r>
            <w:r w:rsidR="00EB01FA" w:rsidRPr="00F13AD5">
              <w:rPr>
                <w:rFonts w:asciiTheme="minorHAnsi" w:hAnsiTheme="minorHAnsi" w:cs="Arial"/>
                <w:b/>
                <w:szCs w:val="18"/>
              </w:rPr>
              <w:t>11.</w:t>
            </w:r>
            <w:r w:rsidR="00E41607" w:rsidRPr="00F13AD5">
              <w:rPr>
                <w:rFonts w:asciiTheme="minorHAnsi" w:hAnsiTheme="minorHAnsi" w:cs="Arial"/>
                <w:b/>
                <w:szCs w:val="18"/>
              </w:rPr>
              <w:t>4</w:t>
            </w:r>
            <w:r w:rsidRPr="00F13AD5">
              <w:rPr>
                <w:rFonts w:asciiTheme="minorHAnsi" w:hAnsiTheme="minorHAnsi" w:cs="Arial"/>
                <w:b/>
                <w:szCs w:val="18"/>
              </w:rPr>
              <w:t>) for information describing these requirements in more detail.  The signature of the Responsible Person in the declaration statement below certifies that the building complies with these requirements specified in ASHRAE 62.2 Section 7.1 through 7.4 if applicable.</w:t>
            </w:r>
          </w:p>
        </w:tc>
      </w:tr>
      <w:tr w:rsidR="00175418" w:rsidRPr="00F13AD5" w14:paraId="67CA027D" w14:textId="77777777" w:rsidTr="006E7108">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151AE8F7" w14:textId="77777777" w:rsidR="00175418" w:rsidRPr="00F13AD5" w:rsidRDefault="00175418" w:rsidP="006E7108">
            <w:pPr>
              <w:keepNext/>
              <w:jc w:val="center"/>
              <w:rPr>
                <w:rFonts w:asciiTheme="minorHAnsi" w:hAnsiTheme="minorHAnsi"/>
                <w:sz w:val="18"/>
                <w:szCs w:val="18"/>
              </w:rPr>
            </w:pPr>
            <w:r w:rsidRPr="00F13AD5">
              <w:rPr>
                <w:rFonts w:asciiTheme="minorHAnsi" w:hAnsiTheme="minorHAnsi"/>
                <w:sz w:val="18"/>
                <w:szCs w:val="18"/>
              </w:rPr>
              <w:t>01</w:t>
            </w:r>
          </w:p>
        </w:tc>
        <w:tc>
          <w:tcPr>
            <w:tcW w:w="10086" w:type="dxa"/>
            <w:tcBorders>
              <w:top w:val="single" w:sz="4" w:space="0" w:color="auto"/>
              <w:left w:val="single" w:sz="4" w:space="0" w:color="auto"/>
              <w:bottom w:val="single" w:sz="4" w:space="0" w:color="auto"/>
              <w:right w:val="single" w:sz="4" w:space="0" w:color="auto"/>
            </w:tcBorders>
            <w:vAlign w:val="center"/>
          </w:tcPr>
          <w:p w14:paraId="446813BD" w14:textId="012F2904" w:rsidR="00175418" w:rsidRPr="00F13AD5" w:rsidRDefault="00175418" w:rsidP="006E71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F13AD5">
              <w:rPr>
                <w:rFonts w:asciiTheme="minorHAnsi" w:hAnsiTheme="minorHAnsi"/>
                <w:b/>
                <w:sz w:val="18"/>
                <w:szCs w:val="18"/>
              </w:rPr>
              <w:t xml:space="preserve">7.1 </w:t>
            </w:r>
            <w:r w:rsidRPr="00F13AD5">
              <w:rPr>
                <w:rFonts w:asciiTheme="minorHAnsi" w:hAnsiTheme="minorHAnsi"/>
                <w:b/>
                <w:bCs/>
                <w:sz w:val="18"/>
                <w:szCs w:val="18"/>
              </w:rPr>
              <w:t xml:space="preserve">Selection and Installation. </w:t>
            </w:r>
            <w:r w:rsidRPr="00F13AD5">
              <w:rPr>
                <w:rFonts w:asciiTheme="minorHAnsi" w:hAnsiTheme="minorHAnsi"/>
                <w:bCs/>
                <w:sz w:val="18"/>
                <w:szCs w:val="18"/>
              </w:rPr>
              <w:t xml:space="preserve">Ventilation devices and equipment serving individual dwelling units shall be tested in accordance with ANSI/ASHRAE Standard 51/AMCA 210, and ANSI/AMCA Standard </w:t>
            </w:r>
            <w:proofErr w:type="gramStart"/>
            <w:r w:rsidRPr="00F13AD5">
              <w:rPr>
                <w:rFonts w:asciiTheme="minorHAnsi" w:hAnsiTheme="minorHAnsi"/>
                <w:bCs/>
                <w:sz w:val="18"/>
                <w:szCs w:val="18"/>
              </w:rPr>
              <w:t>300,  and</w:t>
            </w:r>
            <w:proofErr w:type="gramEnd"/>
            <w:r w:rsidRPr="00F13AD5">
              <w:rPr>
                <w:rFonts w:asciiTheme="minorHAnsi" w:hAnsiTheme="minorHAnsi"/>
                <w:bCs/>
                <w:sz w:val="18"/>
                <w:szCs w:val="18"/>
              </w:rPr>
              <w:t xml:space="preserve"> rated in accordance with the airflow and sound rating procedures of the Home Ventilating Institute (HVI) (HVI 915, </w:t>
            </w:r>
            <w:r w:rsidR="00586BCC" w:rsidRPr="00F13AD5">
              <w:rPr>
                <w:rFonts w:asciiTheme="minorHAnsi" w:hAnsiTheme="minorHAnsi"/>
                <w:bCs/>
                <w:sz w:val="18"/>
                <w:szCs w:val="18"/>
              </w:rPr>
              <w:t>916, 920</w:t>
            </w:r>
            <w:r w:rsidR="00633B9B" w:rsidRPr="00F13AD5">
              <w:rPr>
                <w:rFonts w:asciiTheme="minorHAnsi" w:hAnsiTheme="minorHAnsi"/>
                <w:bCs/>
                <w:sz w:val="18"/>
                <w:szCs w:val="18"/>
              </w:rPr>
              <w:t>)</w:t>
            </w:r>
            <w:r w:rsidRPr="00F13AD5">
              <w:rPr>
                <w:rFonts w:asciiTheme="minorHAnsi" w:hAnsiTheme="minorHAnsi"/>
                <w:bCs/>
                <w:sz w:val="18"/>
                <w:szCs w:val="18"/>
              </w:rPr>
              <w:t>. Installations of systems or equipment shall be carried out in accordance with manufacturers’ design requirements and installation instructions.</w:t>
            </w:r>
          </w:p>
        </w:tc>
      </w:tr>
      <w:tr w:rsidR="00175418" w:rsidRPr="00F13AD5" w14:paraId="63712D24" w14:textId="77777777" w:rsidTr="006E7108">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BCE6487" w14:textId="77777777" w:rsidR="00175418" w:rsidRPr="00F13AD5" w:rsidRDefault="00175418" w:rsidP="006E7108">
            <w:pPr>
              <w:keepNext/>
              <w:jc w:val="center"/>
              <w:rPr>
                <w:rFonts w:asciiTheme="minorHAnsi" w:hAnsiTheme="minorHAnsi"/>
                <w:sz w:val="18"/>
                <w:szCs w:val="18"/>
              </w:rPr>
            </w:pPr>
            <w:r w:rsidRPr="00F13AD5">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47F37731" w14:textId="77777777" w:rsidR="00175418" w:rsidRPr="00F13AD5" w:rsidRDefault="00175418" w:rsidP="006E7108">
            <w:pPr>
              <w:keepNext/>
              <w:autoSpaceDE w:val="0"/>
              <w:autoSpaceDN w:val="0"/>
              <w:adjustRightInd w:val="0"/>
              <w:ind w:left="274" w:hanging="274"/>
              <w:jc w:val="both"/>
              <w:rPr>
                <w:rFonts w:asciiTheme="minorHAnsi" w:hAnsiTheme="minorHAnsi"/>
                <w:bCs/>
                <w:sz w:val="18"/>
                <w:szCs w:val="18"/>
              </w:rPr>
            </w:pPr>
            <w:r w:rsidRPr="00F13AD5">
              <w:rPr>
                <w:rFonts w:asciiTheme="minorHAnsi" w:hAnsiTheme="minorHAnsi"/>
                <w:b/>
                <w:sz w:val="18"/>
                <w:szCs w:val="18"/>
              </w:rPr>
              <w:t xml:space="preserve">7.2 </w:t>
            </w:r>
            <w:r w:rsidRPr="00F13AD5">
              <w:rPr>
                <w:rFonts w:asciiTheme="minorHAnsi" w:hAnsiTheme="minorHAnsi"/>
                <w:b/>
                <w:bCs/>
                <w:sz w:val="18"/>
                <w:szCs w:val="18"/>
              </w:rPr>
              <w:t>Sound Ratings for Fans.</w:t>
            </w:r>
            <w:r w:rsidRPr="00F13AD5">
              <w:rPr>
                <w:rFonts w:asciiTheme="minorHAnsi" w:hAnsiTheme="minorHAnsi"/>
                <w:bCs/>
                <w:sz w:val="18"/>
                <w:szCs w:val="18"/>
              </w:rPr>
              <w:t xml:space="preserve"> Ventilation fans shall be rated for sound at no less than the minimum airflow rate required by this standard as noted below. These sound ratings shall be at a minimum of 0.1 in. of water (25 Pa) static pressure in accordance with the HVI procedures referenced in Section 7.1.</w:t>
            </w:r>
          </w:p>
          <w:p w14:paraId="62307F12" w14:textId="77777777" w:rsidR="00175418" w:rsidRPr="00F13AD5" w:rsidRDefault="00175418" w:rsidP="006E7108">
            <w:pPr>
              <w:keepNext/>
              <w:autoSpaceDE w:val="0"/>
              <w:autoSpaceDN w:val="0"/>
              <w:adjustRightInd w:val="0"/>
              <w:ind w:left="292"/>
              <w:jc w:val="both"/>
              <w:rPr>
                <w:rFonts w:asciiTheme="minorHAnsi" w:hAnsiTheme="minorHAnsi"/>
                <w:sz w:val="18"/>
                <w:szCs w:val="18"/>
              </w:rPr>
            </w:pPr>
            <w:r w:rsidRPr="00F13AD5">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6814AEBE" w14:textId="77777777" w:rsidR="00175418" w:rsidRPr="00F13AD5" w:rsidRDefault="00175418" w:rsidP="006E7108">
            <w:pPr>
              <w:keepNext/>
              <w:autoSpaceDE w:val="0"/>
              <w:autoSpaceDN w:val="0"/>
              <w:adjustRightInd w:val="0"/>
              <w:ind w:left="763" w:hanging="403"/>
              <w:jc w:val="both"/>
              <w:rPr>
                <w:rFonts w:asciiTheme="minorHAnsi" w:hAnsiTheme="minorHAnsi"/>
                <w:bCs/>
                <w:sz w:val="18"/>
                <w:szCs w:val="18"/>
              </w:rPr>
            </w:pPr>
            <w:r w:rsidRPr="00F13AD5">
              <w:rPr>
                <w:rFonts w:asciiTheme="minorHAnsi" w:hAnsiTheme="minorHAnsi"/>
                <w:bCs/>
                <w:sz w:val="18"/>
                <w:szCs w:val="18"/>
              </w:rPr>
              <w:t>7.2.1</w:t>
            </w:r>
            <w:r w:rsidRPr="00F13AD5">
              <w:rPr>
                <w:rFonts w:asciiTheme="minorHAnsi" w:hAnsiTheme="minorHAnsi"/>
                <w:b/>
                <w:bCs/>
                <w:sz w:val="18"/>
                <w:szCs w:val="18"/>
              </w:rPr>
              <w:t xml:space="preserve"> Dwelling-Unit Ventilation or Continuous Local Exhaust Fans.</w:t>
            </w:r>
            <w:r w:rsidRPr="00F13AD5">
              <w:rPr>
                <w:rFonts w:asciiTheme="minorHAnsi" w:hAnsiTheme="minorHAnsi"/>
                <w:bCs/>
                <w:sz w:val="18"/>
                <w:szCs w:val="18"/>
              </w:rPr>
              <w:t xml:space="preserve"> These fans shall be rated for sound at a maximum of 1.0 sone.</w:t>
            </w:r>
          </w:p>
          <w:p w14:paraId="6AA4D13B" w14:textId="77777777" w:rsidR="00175418" w:rsidRPr="00F13AD5" w:rsidRDefault="00175418" w:rsidP="006E7108">
            <w:pPr>
              <w:keepNext/>
              <w:ind w:left="763" w:hanging="403"/>
              <w:rPr>
                <w:rFonts w:asciiTheme="minorHAnsi" w:hAnsiTheme="minorHAnsi" w:cstheme="minorHAnsi"/>
                <w:sz w:val="18"/>
                <w:szCs w:val="18"/>
              </w:rPr>
            </w:pPr>
            <w:r w:rsidRPr="00F13AD5">
              <w:rPr>
                <w:rFonts w:asciiTheme="minorHAnsi" w:hAnsiTheme="minorHAnsi"/>
                <w:bCs/>
                <w:sz w:val="18"/>
                <w:szCs w:val="18"/>
              </w:rPr>
              <w:t>7.2.2</w:t>
            </w:r>
            <w:r w:rsidRPr="00F13AD5">
              <w:rPr>
                <w:rFonts w:asciiTheme="minorHAnsi" w:hAnsiTheme="minorHAnsi"/>
                <w:b/>
                <w:bCs/>
                <w:sz w:val="18"/>
                <w:szCs w:val="18"/>
              </w:rPr>
              <w:t xml:space="preserve"> Demand-Controlled Local Exhaust Fans. </w:t>
            </w:r>
            <w:r w:rsidRPr="00F13AD5">
              <w:rPr>
                <w:rFonts w:asciiTheme="minorHAnsi" w:hAnsiTheme="minorHAnsi" w:cstheme="minorHAnsi"/>
                <w:sz w:val="18"/>
                <w:szCs w:val="18"/>
              </w:rPr>
              <w:t>Bathroom exhaust fans used to comply with Section 5.2 shall be rated for sound at a maximum of 3 sone. Kitchen exhaust fans used to comply with Section 5.2 shall be rated for sound at a maximum of 3 sones at one or more airflow settings greater than or equal to 100 cfm (47 L/s).</w:t>
            </w:r>
          </w:p>
          <w:p w14:paraId="4FFBADDB" w14:textId="77777777" w:rsidR="00175418" w:rsidRPr="00F13AD5" w:rsidRDefault="00175418" w:rsidP="006E7108">
            <w:pPr>
              <w:keepNext/>
              <w:ind w:left="763"/>
              <w:rPr>
                <w:rFonts w:asciiTheme="minorHAnsi" w:hAnsiTheme="minorHAnsi"/>
                <w:sz w:val="18"/>
                <w:szCs w:val="18"/>
              </w:rPr>
            </w:pPr>
            <w:r w:rsidRPr="00F13AD5">
              <w:rPr>
                <w:rFonts w:asciiTheme="minorHAnsi" w:hAnsiTheme="minorHAnsi"/>
                <w:sz w:val="18"/>
                <w:szCs w:val="18"/>
              </w:rPr>
              <w:t>Exceptions:</w:t>
            </w:r>
          </w:p>
          <w:p w14:paraId="05499A35" w14:textId="77777777" w:rsidR="00175418" w:rsidRPr="00F13AD5" w:rsidRDefault="00175418" w:rsidP="006E7108">
            <w:pPr>
              <w:keepNext/>
              <w:ind w:left="763"/>
              <w:rPr>
                <w:rFonts w:asciiTheme="minorHAnsi" w:hAnsiTheme="minorHAnsi"/>
                <w:sz w:val="18"/>
                <w:szCs w:val="18"/>
              </w:rPr>
            </w:pPr>
            <w:r w:rsidRPr="00F13AD5">
              <w:rPr>
                <w:rFonts w:asciiTheme="minorHAnsi" w:hAnsiTheme="minorHAnsi"/>
                <w:sz w:val="18"/>
                <w:szCs w:val="18"/>
              </w:rPr>
              <w:t>1. Fans with a minimum airflow setting exceeding 400 cfm (189 L/s) need not comply.</w:t>
            </w:r>
          </w:p>
          <w:p w14:paraId="73AD8917" w14:textId="482C3F0A" w:rsidR="00175418" w:rsidRPr="00F13AD5" w:rsidRDefault="00175418" w:rsidP="006E7108">
            <w:pPr>
              <w:keepNext/>
              <w:autoSpaceDE w:val="0"/>
              <w:autoSpaceDN w:val="0"/>
              <w:adjustRightInd w:val="0"/>
              <w:ind w:left="763"/>
              <w:jc w:val="both"/>
            </w:pPr>
            <w:r w:rsidRPr="00F13AD5">
              <w:rPr>
                <w:rFonts w:asciiTheme="minorHAnsi" w:hAnsiTheme="minorHAnsi"/>
                <w:sz w:val="18"/>
                <w:szCs w:val="18"/>
              </w:rPr>
              <w:t>2. Kitchen Range hoods may be rated for sound at the static pressure determined at working speed as specified in HVI 916 section 7.</w:t>
            </w:r>
          </w:p>
        </w:tc>
      </w:tr>
      <w:tr w:rsidR="00175418" w:rsidRPr="00F13AD5" w14:paraId="54A51465" w14:textId="77777777" w:rsidTr="006E7108">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7DDAC9A" w14:textId="77777777" w:rsidR="00175418" w:rsidRPr="00F13AD5" w:rsidRDefault="00175418" w:rsidP="006E7108">
            <w:pPr>
              <w:keepNext/>
              <w:jc w:val="center"/>
              <w:rPr>
                <w:rFonts w:asciiTheme="minorHAnsi" w:hAnsiTheme="minorHAnsi"/>
                <w:sz w:val="18"/>
                <w:szCs w:val="18"/>
              </w:rPr>
            </w:pPr>
            <w:r w:rsidRPr="00F13AD5">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5E334059" w14:textId="77777777" w:rsidR="00175418" w:rsidRPr="00F13AD5" w:rsidRDefault="00175418" w:rsidP="006E7108">
            <w:pPr>
              <w:keepNext/>
              <w:rPr>
                <w:rFonts w:asciiTheme="minorHAnsi" w:hAnsiTheme="minorHAnsi"/>
                <w:b/>
                <w:bCs/>
                <w:sz w:val="18"/>
                <w:szCs w:val="18"/>
              </w:rPr>
            </w:pPr>
            <w:r w:rsidRPr="00F13AD5">
              <w:rPr>
                <w:rFonts w:asciiTheme="minorHAnsi" w:hAnsiTheme="minorHAnsi"/>
                <w:b/>
                <w:sz w:val="18"/>
                <w:szCs w:val="18"/>
              </w:rPr>
              <w:t>7.3 Exhaust Ducts</w:t>
            </w:r>
            <w:r w:rsidRPr="00F13AD5">
              <w:rPr>
                <w:rFonts w:asciiTheme="minorHAnsi" w:hAnsiTheme="minorHAnsi"/>
                <w:b/>
                <w:bCs/>
                <w:sz w:val="18"/>
                <w:szCs w:val="18"/>
              </w:rPr>
              <w:t>.</w:t>
            </w:r>
          </w:p>
          <w:p w14:paraId="6F387D35" w14:textId="675B7929" w:rsidR="00175418" w:rsidRPr="00F13AD5" w:rsidRDefault="00175418" w:rsidP="006E7108">
            <w:pPr>
              <w:keepNext/>
              <w:ind w:left="1123" w:hanging="403"/>
              <w:rPr>
                <w:rFonts w:asciiTheme="minorHAnsi" w:hAnsiTheme="minorHAnsi"/>
                <w:sz w:val="18"/>
                <w:szCs w:val="18"/>
              </w:rPr>
            </w:pPr>
            <w:r w:rsidRPr="00F13AD5">
              <w:rPr>
                <w:rFonts w:asciiTheme="minorHAnsi" w:hAnsiTheme="minorHAnsi"/>
                <w:bCs/>
                <w:sz w:val="18"/>
                <w:szCs w:val="18"/>
              </w:rPr>
              <w:t>7.3.1</w:t>
            </w:r>
            <w:r w:rsidRPr="00F13AD5">
              <w:rPr>
                <w:rFonts w:asciiTheme="minorHAnsi" w:hAnsiTheme="minorHAnsi"/>
                <w:b/>
                <w:bCs/>
                <w:sz w:val="18"/>
                <w:szCs w:val="18"/>
              </w:rPr>
              <w:t xml:space="preserve"> Multiple Exhaust Fans Using One Duct. </w:t>
            </w:r>
            <w:r w:rsidRPr="00F13AD5">
              <w:rPr>
                <w:rFonts w:asciiTheme="minorHAnsi" w:hAnsiTheme="minorHAnsi"/>
                <w:bCs/>
                <w:sz w:val="18"/>
                <w:szCs w:val="18"/>
              </w:rPr>
              <w:t>Exhaust fans in separate dwelling units shall not share a common exhaust duct. If more than one of the exhaust fans in a single dwelling unit shares a common exhaust duct, each fan shall be equipped with a backdraft damper to prevent the recirculation of exhaust air from one room to another through the exhaust ducting system</w:t>
            </w:r>
            <w:r w:rsidRPr="00F13AD5">
              <w:rPr>
                <w:rFonts w:asciiTheme="minorHAnsi" w:hAnsiTheme="minorHAnsi"/>
                <w:b/>
                <w:bCs/>
                <w:sz w:val="18"/>
                <w:szCs w:val="18"/>
              </w:rPr>
              <w:t>.</w:t>
            </w:r>
          </w:p>
          <w:p w14:paraId="65284327" w14:textId="7DE8C7C8" w:rsidR="00175418" w:rsidRPr="00F13AD5" w:rsidRDefault="00175418" w:rsidP="006E7108">
            <w:pPr>
              <w:keepNext/>
              <w:ind w:left="1123" w:hanging="403"/>
              <w:rPr>
                <w:rFonts w:asciiTheme="minorHAnsi" w:hAnsiTheme="minorHAnsi" w:cstheme="minorHAnsi"/>
                <w:sz w:val="18"/>
                <w:szCs w:val="18"/>
              </w:rPr>
            </w:pPr>
            <w:r w:rsidRPr="00F13AD5">
              <w:rPr>
                <w:rFonts w:asciiTheme="minorHAnsi" w:hAnsiTheme="minorHAnsi" w:cstheme="minorHAnsi"/>
                <w:sz w:val="18"/>
                <w:szCs w:val="18"/>
              </w:rPr>
              <w:t>7.3.2</w:t>
            </w:r>
            <w:r w:rsidRPr="00F13AD5">
              <w:rPr>
                <w:rFonts w:asciiTheme="minorHAnsi" w:hAnsiTheme="minorHAnsi" w:cstheme="minorHAnsi"/>
                <w:b/>
                <w:sz w:val="18"/>
                <w:szCs w:val="18"/>
              </w:rPr>
              <w:t xml:space="preserve"> Single Exhaust Fan Ducted to Multiple Inlets. </w:t>
            </w:r>
            <w:r w:rsidRPr="00F13AD5">
              <w:rPr>
                <w:rFonts w:asciiTheme="minorHAnsi" w:hAnsiTheme="minorHAnsi" w:cstheme="minorHAnsi"/>
                <w:sz w:val="18"/>
                <w:szCs w:val="18"/>
              </w:rPr>
              <w:t xml:space="preserve">Where exhaust inlets are commonly ducted across multiple dwelling units, one or more exhaust fans located downstream of the exhaust inlets shall be designed and intended to run continuously, or a system of one or more backdraft dampers shall be installed to isolate each dwelling unit from the common duct when the fan is not running. </w:t>
            </w:r>
          </w:p>
        </w:tc>
      </w:tr>
      <w:tr w:rsidR="00175418" w:rsidRPr="00F13AD5" w14:paraId="66659775" w14:textId="77777777" w:rsidTr="006E7108">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C0C4FBD" w14:textId="77777777" w:rsidR="00175418" w:rsidRPr="00F13AD5" w:rsidRDefault="00175418" w:rsidP="006E7108">
            <w:pPr>
              <w:keepNext/>
              <w:jc w:val="center"/>
              <w:rPr>
                <w:rFonts w:asciiTheme="minorHAnsi" w:hAnsiTheme="minorHAnsi"/>
                <w:sz w:val="18"/>
                <w:szCs w:val="18"/>
              </w:rPr>
            </w:pPr>
            <w:r w:rsidRPr="00F13AD5">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5F5BF8D3" w14:textId="77777777" w:rsidR="00175418" w:rsidRPr="00F13AD5" w:rsidRDefault="00175418" w:rsidP="006E7108">
            <w:pPr>
              <w:keepNext/>
              <w:ind w:left="274" w:hanging="274"/>
              <w:rPr>
                <w:rFonts w:asciiTheme="minorHAnsi" w:hAnsiTheme="minorHAnsi"/>
                <w:b/>
                <w:sz w:val="18"/>
                <w:szCs w:val="18"/>
              </w:rPr>
            </w:pPr>
            <w:r w:rsidRPr="00F13AD5">
              <w:rPr>
                <w:rFonts w:asciiTheme="minorHAnsi" w:hAnsiTheme="minorHAnsi"/>
                <w:b/>
                <w:sz w:val="18"/>
                <w:szCs w:val="18"/>
              </w:rPr>
              <w:t>7.4 Supply Ducts</w:t>
            </w:r>
            <w:r w:rsidRPr="00F13AD5">
              <w:rPr>
                <w:rFonts w:asciiTheme="minorHAnsi" w:hAnsiTheme="minorHAnsi"/>
                <w:b/>
                <w:bCs/>
                <w:sz w:val="18"/>
                <w:szCs w:val="18"/>
              </w:rPr>
              <w:t xml:space="preserve">. </w:t>
            </w:r>
            <w:r w:rsidRPr="00F13AD5">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F13AD5">
              <w:rPr>
                <w:rFonts w:asciiTheme="minorHAnsi" w:hAnsiTheme="minorHAnsi" w:cstheme="minorHAnsi"/>
                <w:b/>
                <w:sz w:val="18"/>
                <w:szCs w:val="18"/>
              </w:rPr>
              <w:t xml:space="preserve"> </w:t>
            </w:r>
          </w:p>
        </w:tc>
      </w:tr>
      <w:tr w:rsidR="00175418" w:rsidRPr="00F13AD5" w14:paraId="0AD67DA4" w14:textId="77777777" w:rsidTr="006E7108">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6270576B" w14:textId="77777777" w:rsidR="00175418" w:rsidRPr="00F13AD5" w:rsidRDefault="00175418" w:rsidP="006E7108">
            <w:pPr>
              <w:keepNext/>
              <w:rPr>
                <w:rFonts w:asciiTheme="minorHAnsi" w:hAnsiTheme="minorHAnsi"/>
                <w:b/>
                <w:bCs/>
                <w:sz w:val="18"/>
                <w:szCs w:val="18"/>
              </w:rPr>
            </w:pPr>
            <w:r w:rsidRPr="00F13AD5">
              <w:rPr>
                <w:rFonts w:asciiTheme="minorHAnsi" w:hAnsiTheme="minorHAnsi"/>
                <w:b/>
                <w:sz w:val="18"/>
                <w:szCs w:val="18"/>
              </w:rPr>
              <w:t xml:space="preserve">The responsible person’s signature on this compliance document affirms that all applicable requirements in this table have been met.  </w:t>
            </w:r>
          </w:p>
        </w:tc>
      </w:tr>
    </w:tbl>
    <w:p w14:paraId="3C77FDAA" w14:textId="77777777" w:rsidR="00714A79" w:rsidRPr="00F13AD5" w:rsidRDefault="00714A7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256"/>
        <w:gridCol w:w="268"/>
        <w:gridCol w:w="2528"/>
        <w:gridCol w:w="2920"/>
      </w:tblGrid>
      <w:tr w:rsidR="00CE1BCA" w:rsidRPr="00E443DE" w14:paraId="5FB7A668" w14:textId="77777777">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72CDE42E" w14:textId="77777777" w:rsidR="00CE1BCA" w:rsidRPr="00E443DE" w:rsidRDefault="00CE1BC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443DE">
              <w:rPr>
                <w:rFonts w:ascii="Calibri" w:hAnsi="Calibri" w:cs="Arial"/>
                <w:b/>
                <w:caps/>
              </w:rPr>
              <w:t>Documentation Author's Declaration Statement</w:t>
            </w:r>
          </w:p>
        </w:tc>
      </w:tr>
      <w:tr w:rsidR="00CE1BCA" w:rsidRPr="00E443DE" w14:paraId="433F539B" w14:textId="77777777">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2377BAA0" w14:textId="77777777" w:rsidR="00CE1BCA" w:rsidRPr="00E443DE" w:rsidRDefault="00CE1BCA" w:rsidP="00CE1BCA">
            <w:pPr>
              <w:keepNext/>
              <w:numPr>
                <w:ilvl w:val="0"/>
                <w:numId w:val="38"/>
              </w:numPr>
              <w:ind w:left="360" w:hanging="270"/>
              <w:rPr>
                <w:rFonts w:ascii="Calibri" w:hAnsi="Calibri"/>
              </w:rPr>
            </w:pPr>
            <w:r w:rsidRPr="00E443DE">
              <w:rPr>
                <w:rFonts w:ascii="Calibri" w:hAnsi="Calibri"/>
              </w:rPr>
              <w:t>I certify that this Certificate of Installation documentation is accurate and complete.</w:t>
            </w:r>
          </w:p>
        </w:tc>
      </w:tr>
      <w:tr w:rsidR="00CE1BCA" w:rsidRPr="00E443DE" w14:paraId="249F6FC0" w14:textId="7777777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F774616" w14:textId="77777777" w:rsidR="00CE1BCA" w:rsidRPr="00E443DE" w:rsidRDefault="00CE1BCA">
            <w:pPr>
              <w:keepNext/>
              <w:rPr>
                <w:rFonts w:ascii="Calibri" w:hAnsi="Calibri"/>
              </w:rPr>
            </w:pPr>
            <w:r w:rsidRPr="00E443DE">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4DC89F98" w14:textId="77777777" w:rsidR="00CE1BCA" w:rsidRPr="00E443DE" w:rsidRDefault="00CE1BCA">
            <w:pPr>
              <w:keepNext/>
              <w:rPr>
                <w:rFonts w:ascii="Calibri" w:hAnsi="Calibri"/>
              </w:rPr>
            </w:pPr>
            <w:r w:rsidRPr="00E443DE">
              <w:rPr>
                <w:rFonts w:ascii="Calibri" w:hAnsi="Calibri"/>
              </w:rPr>
              <w:t>Documentation Author Signature:</w:t>
            </w:r>
          </w:p>
        </w:tc>
      </w:tr>
      <w:tr w:rsidR="00CE1BCA" w:rsidRPr="00E443DE" w14:paraId="4253C786" w14:textId="7777777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38ED0F3" w14:textId="77777777" w:rsidR="00CE1BCA" w:rsidRPr="00E443DE" w:rsidRDefault="00CE1BCA">
            <w:pPr>
              <w:keepNext/>
              <w:rPr>
                <w:rFonts w:ascii="Calibri" w:hAnsi="Calibri"/>
              </w:rPr>
            </w:pPr>
            <w:r w:rsidRPr="00E443DE">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68F2B698" w14:textId="77777777" w:rsidR="00CE1BCA" w:rsidRPr="00E443DE" w:rsidRDefault="00CE1BCA">
            <w:pPr>
              <w:keepNext/>
              <w:rPr>
                <w:rFonts w:ascii="Calibri" w:hAnsi="Calibri"/>
              </w:rPr>
            </w:pPr>
            <w:r w:rsidRPr="00E443DE">
              <w:rPr>
                <w:rFonts w:ascii="Calibri" w:hAnsi="Calibri"/>
              </w:rPr>
              <w:t>Date Signed:</w:t>
            </w:r>
          </w:p>
        </w:tc>
      </w:tr>
      <w:tr w:rsidR="00CE1BCA" w:rsidRPr="00E443DE" w14:paraId="312015CF" w14:textId="7777777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31A4582" w14:textId="77777777" w:rsidR="00CE1BCA" w:rsidRPr="00E443DE" w:rsidRDefault="00CE1BCA">
            <w:pPr>
              <w:keepNext/>
              <w:rPr>
                <w:rFonts w:ascii="Calibri" w:hAnsi="Calibri"/>
              </w:rPr>
            </w:pPr>
            <w:r w:rsidRPr="00E443DE">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41E9604C" w14:textId="77777777" w:rsidR="00CE1BCA" w:rsidRPr="00E443DE" w:rsidRDefault="00CE1BCA">
            <w:pPr>
              <w:keepNext/>
              <w:rPr>
                <w:rFonts w:ascii="Calibri" w:hAnsi="Calibri"/>
              </w:rPr>
            </w:pPr>
            <w:r w:rsidRPr="00E443DE">
              <w:rPr>
                <w:rFonts w:ascii="Calibri" w:hAnsi="Calibri"/>
              </w:rPr>
              <w:t>CEA/HERS Certification Identification (If applicable):</w:t>
            </w:r>
          </w:p>
        </w:tc>
      </w:tr>
      <w:tr w:rsidR="00CE1BCA" w:rsidRPr="00E443DE" w14:paraId="3C30B22A" w14:textId="7777777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6F163A4" w14:textId="77777777" w:rsidR="00CE1BCA" w:rsidRPr="00E443DE" w:rsidRDefault="00CE1BCA">
            <w:pPr>
              <w:keepNext/>
              <w:rPr>
                <w:rFonts w:ascii="Calibri" w:hAnsi="Calibri"/>
              </w:rPr>
            </w:pPr>
            <w:r w:rsidRPr="00E443DE">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65886251" w14:textId="77777777" w:rsidR="00CE1BCA" w:rsidRPr="00E443DE" w:rsidRDefault="00CE1BCA">
            <w:pPr>
              <w:keepNext/>
              <w:rPr>
                <w:rFonts w:ascii="Calibri" w:hAnsi="Calibri"/>
              </w:rPr>
            </w:pPr>
            <w:r w:rsidRPr="00E443DE">
              <w:rPr>
                <w:rFonts w:ascii="Calibri" w:hAnsi="Calibri"/>
              </w:rPr>
              <w:t>Phone:</w:t>
            </w:r>
          </w:p>
        </w:tc>
      </w:tr>
      <w:tr w:rsidR="00CE1BCA" w:rsidRPr="00E443DE" w14:paraId="4C230403" w14:textId="77777777">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32FCEF3" w14:textId="77777777" w:rsidR="00CE1BCA" w:rsidRPr="00E443DE" w:rsidRDefault="00CE1BC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E443DE">
              <w:rPr>
                <w:rFonts w:ascii="Calibri" w:hAnsi="Calibri" w:cs="Arial"/>
                <w:b/>
                <w:caps/>
              </w:rPr>
              <w:t xml:space="preserve">Responsible Person's Declaration statement  </w:t>
            </w:r>
          </w:p>
        </w:tc>
      </w:tr>
      <w:tr w:rsidR="00CE1BCA" w:rsidRPr="00E443DE" w14:paraId="225538BF" w14:textId="77777777">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65DC8B8" w14:textId="77777777" w:rsidR="00CE1BCA" w:rsidRPr="00E443DE" w:rsidRDefault="00CE1BCA" w:rsidP="00034A68">
            <w:pPr>
              <w:keepNext/>
              <w:rPr>
                <w:rFonts w:ascii="Calibri" w:hAnsi="Calibri"/>
              </w:rPr>
            </w:pPr>
            <w:r w:rsidRPr="00E443DE">
              <w:rPr>
                <w:rFonts w:ascii="Calibri" w:hAnsi="Calibri"/>
              </w:rPr>
              <w:t>I certify the following under penalty of perjury, under the laws of the State of California:</w:t>
            </w:r>
          </w:p>
          <w:p w14:paraId="06EA2EB0" w14:textId="77777777" w:rsidR="00CE1BCA" w:rsidRPr="00E443DE" w:rsidRDefault="00CE1BCA" w:rsidP="00CE1BCA">
            <w:pPr>
              <w:numPr>
                <w:ilvl w:val="0"/>
                <w:numId w:val="39"/>
              </w:numPr>
              <w:ind w:left="865" w:hanging="360"/>
              <w:contextualSpacing/>
              <w:rPr>
                <w:rFonts w:ascii="Calibri" w:hAnsi="Calibri"/>
                <w:caps/>
              </w:rPr>
            </w:pPr>
            <w:r w:rsidRPr="00E443DE">
              <w:rPr>
                <w:rFonts w:ascii="Calibri" w:hAnsi="Calibri"/>
              </w:rPr>
              <w:t xml:space="preserve">The information provided on this certificate of installation is true and correct. </w:t>
            </w:r>
          </w:p>
          <w:p w14:paraId="610DC285" w14:textId="77777777" w:rsidR="00CE1BCA" w:rsidRPr="00E443DE" w:rsidRDefault="00CE1BCA" w:rsidP="00CE1BCA">
            <w:pPr>
              <w:numPr>
                <w:ilvl w:val="0"/>
                <w:numId w:val="39"/>
              </w:numPr>
              <w:ind w:left="865" w:hanging="360"/>
              <w:contextualSpacing/>
              <w:rPr>
                <w:rFonts w:ascii="Calibri" w:hAnsi="Calibri" w:cs="Calibri"/>
                <w:caps/>
              </w:rPr>
            </w:pPr>
            <w:r w:rsidRPr="00E443DE">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7EC4513" w14:textId="77777777" w:rsidR="00CE1BCA" w:rsidRPr="00E443DE" w:rsidRDefault="00CE1BCA" w:rsidP="00CE1BCA">
            <w:pPr>
              <w:numPr>
                <w:ilvl w:val="0"/>
                <w:numId w:val="39"/>
              </w:numPr>
              <w:ind w:left="865" w:hanging="360"/>
              <w:contextualSpacing/>
              <w:rPr>
                <w:rFonts w:ascii="Calibri" w:hAnsi="Calibri" w:cs="Calibri"/>
                <w:caps/>
              </w:rPr>
            </w:pPr>
            <w:r w:rsidRPr="00E443DE">
              <w:rPr>
                <w:rFonts w:ascii="Calibri" w:hAnsi="Calibri" w:cs="Calibri"/>
              </w:rPr>
              <w:t xml:space="preserve">The constructed or installed features, materials, </w:t>
            </w:r>
            <w:proofErr w:type="gramStart"/>
            <w:r w:rsidRPr="00E443DE">
              <w:rPr>
                <w:rFonts w:ascii="Calibri" w:hAnsi="Calibri" w:cs="Calibri"/>
              </w:rPr>
              <w:t>components</w:t>
            </w:r>
            <w:proofErr w:type="gramEnd"/>
            <w:r w:rsidRPr="00E443DE">
              <w:rPr>
                <w:rFonts w:ascii="Calibri"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E22E528" w14:textId="77777777" w:rsidR="00CE1BCA" w:rsidRPr="00E443DE" w:rsidRDefault="00CE1BCA" w:rsidP="00CE1BCA">
            <w:pPr>
              <w:numPr>
                <w:ilvl w:val="0"/>
                <w:numId w:val="39"/>
              </w:numPr>
              <w:ind w:left="865" w:hanging="360"/>
              <w:contextualSpacing/>
              <w:rPr>
                <w:rFonts w:ascii="Calibri" w:hAnsi="Calibri" w:cs="Calibri"/>
                <w:caps/>
              </w:rPr>
            </w:pPr>
            <w:r w:rsidRPr="00E443DE">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BBE2804" w14:textId="77777777" w:rsidR="00CE1BCA" w:rsidRPr="00E443DE" w:rsidRDefault="00CE1BCA" w:rsidP="00CE1BCA">
            <w:pPr>
              <w:numPr>
                <w:ilvl w:val="0"/>
                <w:numId w:val="39"/>
              </w:numPr>
              <w:ind w:left="865" w:hanging="360"/>
              <w:contextualSpacing/>
              <w:rPr>
                <w:rFonts w:ascii="Calibri" w:hAnsi="Calibri"/>
                <w:caps/>
              </w:rPr>
            </w:pPr>
            <w:r w:rsidRPr="00E443DE">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911FE4A" w14:textId="77777777" w:rsidR="00CE1BCA" w:rsidRPr="00E443DE" w:rsidRDefault="00CE1BCA" w:rsidP="00CE1BCA">
            <w:pPr>
              <w:numPr>
                <w:ilvl w:val="0"/>
                <w:numId w:val="39"/>
              </w:numPr>
              <w:ind w:left="865" w:hanging="360"/>
              <w:contextualSpacing/>
              <w:rPr>
                <w:rFonts w:ascii="Calibri" w:hAnsi="Calibri"/>
                <w:b/>
              </w:rPr>
            </w:pPr>
            <w:r w:rsidRPr="00E443DE">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CE1BCA" w:rsidRPr="00E443DE" w14:paraId="341F4AB0"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6EC563" w14:textId="77777777" w:rsidR="00CE1BCA" w:rsidRPr="00E443DE" w:rsidRDefault="00CE1BC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97442D" w14:textId="77777777" w:rsidR="00CE1BCA" w:rsidRPr="00E443DE" w:rsidRDefault="00CE1BC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Signature:</w:t>
            </w:r>
          </w:p>
        </w:tc>
      </w:tr>
      <w:tr w:rsidR="00CE1BCA" w:rsidRPr="00E443DE" w14:paraId="17E8F47C"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8121B2"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Company Name</w:t>
            </w:r>
            <w:proofErr w:type="gramStart"/>
            <w:r w:rsidRPr="00E443DE">
              <w:rPr>
                <w:rFonts w:ascii="Calibri" w:hAnsi="Calibri"/>
              </w:rPr>
              <w:t>:  (</w:t>
            </w:r>
            <w:proofErr w:type="gramEnd"/>
            <w:r w:rsidRPr="00E443DE">
              <w:rPr>
                <w:rFonts w:ascii="Calibri"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F688C0"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Position With Company (Title):</w:t>
            </w:r>
          </w:p>
        </w:tc>
      </w:tr>
      <w:tr w:rsidR="00CE1BCA" w:rsidRPr="00E443DE" w14:paraId="681975D8"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F7FE81"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EB8350"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CSLB License:</w:t>
            </w:r>
          </w:p>
        </w:tc>
      </w:tr>
      <w:tr w:rsidR="00CE1BCA" w:rsidRPr="00E443DE" w14:paraId="7294769A"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CABAF5"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731A88"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CD787E"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Date Signed:</w:t>
            </w:r>
          </w:p>
        </w:tc>
      </w:tr>
      <w:tr w:rsidR="00CE1BCA" w:rsidRPr="00E443DE" w14:paraId="1B928803"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96E376"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A106E6"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 xml:space="preserve">Name of TPQCP (if applicable): </w:t>
            </w:r>
          </w:p>
        </w:tc>
      </w:tr>
    </w:tbl>
    <w:p w14:paraId="09F1C62E" w14:textId="77777777" w:rsidR="00010690" w:rsidRPr="00F13AD5" w:rsidRDefault="00010690" w:rsidP="00B71555">
      <w:pPr>
        <w:contextualSpacing/>
        <w:rPr>
          <w:rFonts w:asciiTheme="minorHAnsi" w:hAnsiTheme="minorHAnsi"/>
          <w:sz w:val="18"/>
          <w:szCs w:val="18"/>
        </w:rPr>
      </w:pPr>
    </w:p>
    <w:p w14:paraId="78291507" w14:textId="77777777" w:rsidR="00D65FA1" w:rsidRPr="00F13AD5" w:rsidRDefault="00D65FA1" w:rsidP="00B71555">
      <w:pPr>
        <w:rPr>
          <w:rFonts w:asciiTheme="minorHAnsi" w:hAnsiTheme="minorHAnsi"/>
          <w:sz w:val="18"/>
          <w:szCs w:val="18"/>
        </w:rPr>
        <w:sectPr w:rsidR="00D65FA1" w:rsidRPr="00F13AD5"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8291508" w14:textId="59B3D1A8" w:rsidR="00636F83" w:rsidRPr="00F13AD5" w:rsidRDefault="00255013" w:rsidP="000A6716">
      <w:pPr>
        <w:jc w:val="center"/>
        <w:rPr>
          <w:rFonts w:asciiTheme="minorHAnsi" w:hAnsiTheme="minorHAnsi"/>
          <w:b/>
          <w:sz w:val="28"/>
          <w:szCs w:val="18"/>
        </w:rPr>
      </w:pPr>
      <w:r w:rsidRPr="00F13AD5">
        <w:rPr>
          <w:rFonts w:asciiTheme="minorHAnsi" w:hAnsiTheme="minorHAnsi"/>
          <w:b/>
          <w:szCs w:val="18"/>
        </w:rPr>
        <w:lastRenderedPageBreak/>
        <w:t>LMCI</w:t>
      </w:r>
      <w:r w:rsidR="000A6716" w:rsidRPr="00F13AD5">
        <w:rPr>
          <w:rFonts w:asciiTheme="minorHAnsi" w:hAnsiTheme="minorHAnsi"/>
          <w:b/>
          <w:szCs w:val="18"/>
        </w:rPr>
        <w:t>-MCH-27</w:t>
      </w:r>
      <w:r w:rsidR="008F10D8" w:rsidRPr="00F13AD5">
        <w:rPr>
          <w:rFonts w:asciiTheme="minorHAnsi" w:hAnsiTheme="minorHAnsi"/>
          <w:b/>
          <w:szCs w:val="18"/>
        </w:rPr>
        <w:t>b</w:t>
      </w:r>
      <w:r w:rsidR="000A6716" w:rsidRPr="00F13AD5">
        <w:rPr>
          <w:rFonts w:asciiTheme="minorHAnsi" w:hAnsiTheme="minorHAnsi"/>
          <w:b/>
          <w:szCs w:val="18"/>
        </w:rPr>
        <w:t>-H User Instructions</w:t>
      </w:r>
    </w:p>
    <w:p w14:paraId="78291509" w14:textId="77777777" w:rsidR="00636F83" w:rsidRPr="00F13AD5" w:rsidRDefault="00636F83" w:rsidP="00636F83">
      <w:pPr>
        <w:rPr>
          <w:rFonts w:asciiTheme="minorHAnsi" w:eastAsia="Cambria" w:hAnsiTheme="minorHAnsi"/>
          <w:b/>
          <w:sz w:val="18"/>
          <w:szCs w:val="18"/>
        </w:rPr>
      </w:pPr>
    </w:p>
    <w:p w14:paraId="7829150A" w14:textId="77777777" w:rsidR="00636F83" w:rsidRPr="00F13AD5" w:rsidRDefault="00636F83" w:rsidP="00636F83">
      <w:pPr>
        <w:rPr>
          <w:rFonts w:asciiTheme="minorHAnsi" w:eastAsia="Cambria" w:hAnsiTheme="minorHAnsi"/>
          <w:b/>
          <w:sz w:val="18"/>
          <w:szCs w:val="18"/>
        </w:rPr>
      </w:pPr>
      <w:r w:rsidRPr="00F13AD5">
        <w:rPr>
          <w:rFonts w:asciiTheme="minorHAnsi" w:eastAsia="Cambria" w:hAnsiTheme="minorHAnsi"/>
          <w:b/>
          <w:sz w:val="18"/>
          <w:szCs w:val="18"/>
        </w:rPr>
        <w:t>Section A. General Information</w:t>
      </w:r>
    </w:p>
    <w:p w14:paraId="7829150B" w14:textId="627F0E05" w:rsidR="00AE10C0" w:rsidRPr="00F13AD5" w:rsidRDefault="00D000F8">
      <w:pPr>
        <w:pStyle w:val="ListParagraph"/>
        <w:numPr>
          <w:ilvl w:val="0"/>
          <w:numId w:val="8"/>
        </w:numPr>
        <w:rPr>
          <w:rFonts w:asciiTheme="minorHAnsi" w:eastAsia="Cambria" w:hAnsiTheme="minorHAnsi"/>
          <w:sz w:val="18"/>
          <w:szCs w:val="18"/>
        </w:rPr>
      </w:pPr>
      <w:r w:rsidRPr="00F13AD5">
        <w:rPr>
          <w:rFonts w:asciiTheme="minorHAnsi" w:hAnsiTheme="minorHAnsi"/>
          <w:sz w:val="18"/>
          <w:szCs w:val="18"/>
        </w:rPr>
        <w:t>Building Unit Name</w:t>
      </w:r>
      <w:r w:rsidR="00495793" w:rsidRPr="00F13AD5">
        <w:rPr>
          <w:rFonts w:asciiTheme="minorHAnsi" w:hAnsiTheme="minorHAnsi"/>
          <w:sz w:val="18"/>
          <w:szCs w:val="18"/>
        </w:rPr>
        <w:t xml:space="preserve">: This field is filled out automatically. It is referenced from the </w:t>
      </w:r>
      <w:r w:rsidR="00255013" w:rsidRPr="00F13AD5">
        <w:rPr>
          <w:rFonts w:asciiTheme="minorHAnsi" w:hAnsiTheme="minorHAnsi"/>
          <w:sz w:val="18"/>
          <w:szCs w:val="18"/>
        </w:rPr>
        <w:t>LMCI</w:t>
      </w:r>
      <w:r w:rsidR="00495793" w:rsidRPr="00F13AD5">
        <w:rPr>
          <w:rFonts w:asciiTheme="minorHAnsi" w:hAnsiTheme="minorHAnsi"/>
          <w:sz w:val="18"/>
          <w:szCs w:val="18"/>
        </w:rPr>
        <w:t>-MCH-01, which must be completed prior to this document.</w:t>
      </w:r>
      <w:r w:rsidR="00636F83" w:rsidRPr="00F13AD5">
        <w:rPr>
          <w:rFonts w:asciiTheme="minorHAnsi" w:hAnsiTheme="minorHAnsi"/>
          <w:sz w:val="18"/>
          <w:szCs w:val="18"/>
        </w:rPr>
        <w:t xml:space="preserve"> This is the unique identifier for this dwelling unit. Needed mostly for multifamily dwelling units. Ventilation is calculated and provided for each dwelling unit individually.</w:t>
      </w:r>
    </w:p>
    <w:p w14:paraId="7829150C" w14:textId="6E2CA6AE" w:rsidR="00636F83" w:rsidRPr="001215A0" w:rsidRDefault="00D000F8" w:rsidP="00636F83">
      <w:pPr>
        <w:numPr>
          <w:ilvl w:val="0"/>
          <w:numId w:val="8"/>
        </w:numPr>
        <w:contextualSpacing/>
        <w:rPr>
          <w:rFonts w:asciiTheme="minorHAnsi" w:eastAsia="Cambria" w:hAnsiTheme="minorHAnsi"/>
          <w:sz w:val="18"/>
          <w:szCs w:val="18"/>
        </w:rPr>
      </w:pPr>
      <w:r w:rsidRPr="00F13AD5">
        <w:rPr>
          <w:rFonts w:asciiTheme="minorHAnsi" w:hAnsiTheme="minorHAnsi"/>
          <w:sz w:val="18"/>
          <w:szCs w:val="18"/>
        </w:rPr>
        <w:t>Building Type: This field is filled out automatically. It is referenced from the</w:t>
      </w:r>
      <w:r w:rsidR="00636F83" w:rsidRPr="00F13AD5">
        <w:rPr>
          <w:rFonts w:asciiTheme="minorHAnsi" w:hAnsiTheme="minorHAnsi"/>
          <w:sz w:val="18"/>
          <w:szCs w:val="18"/>
        </w:rPr>
        <w:t xml:space="preserve"> </w:t>
      </w:r>
      <w:r w:rsidR="00255013" w:rsidRPr="00F13AD5">
        <w:rPr>
          <w:rFonts w:asciiTheme="minorHAnsi" w:hAnsiTheme="minorHAnsi"/>
          <w:sz w:val="18"/>
          <w:szCs w:val="18"/>
        </w:rPr>
        <w:t>LMCC</w:t>
      </w:r>
      <w:r w:rsidR="00636F83" w:rsidRPr="00F13AD5">
        <w:rPr>
          <w:rFonts w:asciiTheme="minorHAnsi" w:hAnsiTheme="minorHAnsi"/>
          <w:sz w:val="18"/>
          <w:szCs w:val="18"/>
        </w:rPr>
        <w:t xml:space="preserve">. </w:t>
      </w:r>
      <w:r w:rsidR="00AF584B" w:rsidRPr="00F13AD5">
        <w:rPr>
          <w:rFonts w:asciiTheme="minorHAnsi" w:hAnsiTheme="minorHAnsi"/>
          <w:sz w:val="18"/>
          <w:szCs w:val="18"/>
        </w:rPr>
        <w:t xml:space="preserve">Values </w:t>
      </w:r>
      <w:r w:rsidR="00452446" w:rsidRPr="00F13AD5">
        <w:rPr>
          <w:rFonts w:asciiTheme="minorHAnsi" w:eastAsia="Cambria" w:hAnsiTheme="minorHAnsi"/>
          <w:sz w:val="18"/>
          <w:szCs w:val="18"/>
        </w:rPr>
        <w:t xml:space="preserve">are </w:t>
      </w:r>
      <w:r w:rsidR="00636F83" w:rsidRPr="00F13AD5">
        <w:rPr>
          <w:rFonts w:asciiTheme="minorHAnsi" w:eastAsia="Cambria" w:hAnsiTheme="minorHAnsi"/>
          <w:sz w:val="18"/>
          <w:szCs w:val="18"/>
        </w:rPr>
        <w:t>“</w:t>
      </w:r>
      <w:r w:rsidR="00452446" w:rsidRPr="00F13AD5">
        <w:rPr>
          <w:rFonts w:asciiTheme="minorHAnsi" w:eastAsia="Cambria" w:hAnsiTheme="minorHAnsi"/>
          <w:sz w:val="18"/>
          <w:szCs w:val="18"/>
        </w:rPr>
        <w:t>M</w:t>
      </w:r>
      <w:r w:rsidR="00636F83" w:rsidRPr="00F13AD5">
        <w:rPr>
          <w:rFonts w:asciiTheme="minorHAnsi" w:eastAsia="Cambria" w:hAnsiTheme="minorHAnsi"/>
          <w:sz w:val="18"/>
          <w:szCs w:val="18"/>
        </w:rPr>
        <w:t>ultifamily”.</w:t>
      </w:r>
      <w:r w:rsidR="00AF584B" w:rsidRPr="00F13AD5">
        <w:rPr>
          <w:rFonts w:asciiTheme="minorHAnsi" w:eastAsia="Cambria" w:hAnsiTheme="minorHAnsi"/>
          <w:sz w:val="18"/>
          <w:szCs w:val="18"/>
        </w:rPr>
        <w:t xml:space="preserve"> </w:t>
      </w:r>
    </w:p>
    <w:p w14:paraId="7829150D" w14:textId="243D0D52" w:rsidR="00CF3ECE" w:rsidRPr="00F13AD5" w:rsidRDefault="00D000F8" w:rsidP="00636F83">
      <w:pPr>
        <w:numPr>
          <w:ilvl w:val="0"/>
          <w:numId w:val="8"/>
        </w:numPr>
        <w:contextualSpacing/>
        <w:rPr>
          <w:rFonts w:asciiTheme="minorHAnsi" w:eastAsia="Cambria" w:hAnsiTheme="minorHAnsi"/>
          <w:sz w:val="18"/>
          <w:szCs w:val="18"/>
        </w:rPr>
      </w:pPr>
      <w:r w:rsidRPr="00F13AD5">
        <w:rPr>
          <w:rFonts w:asciiTheme="minorHAnsi" w:hAnsiTheme="minorHAnsi"/>
          <w:sz w:val="18"/>
          <w:szCs w:val="18"/>
        </w:rPr>
        <w:t xml:space="preserve">Project Scope: This field is filled out automatically. It is referenced from the </w:t>
      </w:r>
      <w:r w:rsidR="00255013" w:rsidRPr="00F13AD5">
        <w:rPr>
          <w:rFonts w:asciiTheme="minorHAnsi" w:hAnsiTheme="minorHAnsi"/>
          <w:sz w:val="18"/>
          <w:szCs w:val="18"/>
        </w:rPr>
        <w:t>LMCC</w:t>
      </w:r>
      <w:r w:rsidRPr="00F13AD5">
        <w:rPr>
          <w:rFonts w:asciiTheme="minorHAnsi" w:hAnsiTheme="minorHAnsi"/>
          <w:sz w:val="18"/>
          <w:szCs w:val="18"/>
        </w:rPr>
        <w:t>.</w:t>
      </w:r>
    </w:p>
    <w:p w14:paraId="7829150E" w14:textId="5534C9AC" w:rsidR="00CF3ECE" w:rsidRPr="00F13AD5" w:rsidRDefault="00495793" w:rsidP="00CF3ECE">
      <w:pPr>
        <w:pStyle w:val="ListParagraph"/>
        <w:numPr>
          <w:ilvl w:val="0"/>
          <w:numId w:val="21"/>
        </w:numPr>
        <w:rPr>
          <w:rFonts w:asciiTheme="minorHAnsi" w:hAnsiTheme="minorHAnsi"/>
          <w:sz w:val="18"/>
          <w:szCs w:val="18"/>
        </w:rPr>
      </w:pPr>
      <w:r w:rsidRPr="00F13AD5">
        <w:rPr>
          <w:rFonts w:asciiTheme="minorHAnsi" w:hAnsiTheme="minorHAnsi"/>
          <w:sz w:val="18"/>
          <w:szCs w:val="18"/>
        </w:rPr>
        <w:t xml:space="preserve">If parent document is the </w:t>
      </w:r>
      <w:r w:rsidR="00255013" w:rsidRPr="00F13AD5">
        <w:rPr>
          <w:rFonts w:asciiTheme="minorHAnsi" w:hAnsiTheme="minorHAnsi"/>
          <w:sz w:val="18"/>
          <w:szCs w:val="18"/>
        </w:rPr>
        <w:t>LMCC</w:t>
      </w:r>
      <w:r w:rsidRPr="00F13AD5">
        <w:rPr>
          <w:rFonts w:asciiTheme="minorHAnsi" w:hAnsiTheme="minorHAnsi"/>
          <w:sz w:val="18"/>
          <w:szCs w:val="18"/>
        </w:rPr>
        <w:t xml:space="preserve">-PRF-01, values are </w:t>
      </w:r>
      <w:r w:rsidR="00CF3ECE" w:rsidRPr="00F13AD5">
        <w:rPr>
          <w:rFonts w:asciiTheme="minorHAnsi" w:hAnsiTheme="minorHAnsi"/>
          <w:sz w:val="18"/>
          <w:szCs w:val="18"/>
        </w:rPr>
        <w:t xml:space="preserve">“Newly Constructed”, “Newly Constructed (Addition Alone)” and “Addition and /or </w:t>
      </w:r>
      <w:proofErr w:type="gramStart"/>
      <w:r w:rsidR="00CF3ECE" w:rsidRPr="00F13AD5">
        <w:rPr>
          <w:rFonts w:asciiTheme="minorHAnsi" w:hAnsiTheme="minorHAnsi"/>
          <w:sz w:val="18"/>
          <w:szCs w:val="18"/>
        </w:rPr>
        <w:t>Alteration</w:t>
      </w:r>
      <w:proofErr w:type="gramEnd"/>
      <w:r w:rsidR="00CF3ECE" w:rsidRPr="00F13AD5">
        <w:rPr>
          <w:rFonts w:asciiTheme="minorHAnsi" w:hAnsiTheme="minorHAnsi"/>
          <w:sz w:val="18"/>
          <w:szCs w:val="18"/>
        </w:rPr>
        <w:t>”</w:t>
      </w:r>
    </w:p>
    <w:p w14:paraId="7829150F" w14:textId="77777777" w:rsidR="00CF3ECE" w:rsidRPr="00F13AD5" w:rsidRDefault="00CF3ECE" w:rsidP="00CF3ECE">
      <w:pPr>
        <w:pStyle w:val="ListParagraph"/>
        <w:numPr>
          <w:ilvl w:val="0"/>
          <w:numId w:val="21"/>
        </w:numPr>
        <w:rPr>
          <w:rFonts w:asciiTheme="minorHAnsi" w:hAnsiTheme="minorHAnsi"/>
          <w:sz w:val="18"/>
          <w:szCs w:val="18"/>
        </w:rPr>
      </w:pPr>
      <w:r w:rsidRPr="00F13AD5">
        <w:rPr>
          <w:rFonts w:asciiTheme="minorHAnsi" w:hAnsiTheme="minorHAnsi"/>
          <w:sz w:val="18"/>
          <w:szCs w:val="18"/>
        </w:rPr>
        <w:t>If parent document is CF1R-NCB-01, values are “Newly Constructed” and “Newly Constructed (Addition Alone)”</w:t>
      </w:r>
    </w:p>
    <w:p w14:paraId="78291510" w14:textId="1A47270F" w:rsidR="00AE10C0" w:rsidRPr="00F13AD5" w:rsidRDefault="00CF3ECE">
      <w:pPr>
        <w:pStyle w:val="ListParagraph"/>
        <w:numPr>
          <w:ilvl w:val="0"/>
          <w:numId w:val="21"/>
        </w:numPr>
        <w:rPr>
          <w:rFonts w:asciiTheme="minorHAnsi" w:eastAsia="Cambria" w:hAnsiTheme="minorHAnsi"/>
          <w:sz w:val="18"/>
          <w:szCs w:val="18"/>
        </w:rPr>
      </w:pPr>
      <w:r w:rsidRPr="00F13AD5">
        <w:rPr>
          <w:rFonts w:asciiTheme="minorHAnsi" w:hAnsiTheme="minorHAnsi"/>
          <w:sz w:val="18"/>
          <w:szCs w:val="18"/>
        </w:rPr>
        <w:t>If parent document is CF1R-ADD-01, values are “ADU Addition &lt; 300 ft</w:t>
      </w:r>
      <w:r w:rsidRPr="00F13AD5">
        <w:rPr>
          <w:rFonts w:asciiTheme="minorHAnsi" w:hAnsiTheme="minorHAnsi"/>
          <w:sz w:val="18"/>
          <w:szCs w:val="18"/>
          <w:vertAlign w:val="superscript"/>
        </w:rPr>
        <w:t>2</w:t>
      </w:r>
      <w:r w:rsidRPr="00F13AD5">
        <w:rPr>
          <w:rFonts w:asciiTheme="minorHAnsi" w:hAnsiTheme="minorHAnsi"/>
          <w:sz w:val="18"/>
          <w:szCs w:val="18"/>
        </w:rPr>
        <w:t>”,” ADU Addition &gt; 300 to &lt; 400 ft</w:t>
      </w:r>
      <w:r w:rsidR="00B54159" w:rsidRPr="00F13AD5">
        <w:rPr>
          <w:rFonts w:asciiTheme="minorHAnsi" w:hAnsiTheme="minorHAnsi"/>
          <w:sz w:val="18"/>
          <w:szCs w:val="18"/>
          <w:vertAlign w:val="superscript"/>
        </w:rPr>
        <w:t>2</w:t>
      </w:r>
      <w:r w:rsidRPr="00F13AD5">
        <w:rPr>
          <w:rFonts w:asciiTheme="minorHAnsi" w:hAnsiTheme="minorHAnsi"/>
          <w:sz w:val="18"/>
          <w:szCs w:val="18"/>
        </w:rPr>
        <w:t>”,” ADU Addition &gt; 400 to &lt; 700 ft</w:t>
      </w:r>
      <w:r w:rsidR="00B54159" w:rsidRPr="00F13AD5">
        <w:rPr>
          <w:rFonts w:asciiTheme="minorHAnsi" w:hAnsiTheme="minorHAnsi"/>
          <w:sz w:val="18"/>
          <w:szCs w:val="18"/>
          <w:vertAlign w:val="superscript"/>
        </w:rPr>
        <w:t>2</w:t>
      </w:r>
      <w:r w:rsidRPr="00F13AD5">
        <w:rPr>
          <w:rFonts w:asciiTheme="minorHAnsi" w:hAnsiTheme="minorHAnsi"/>
          <w:sz w:val="18"/>
          <w:szCs w:val="18"/>
        </w:rPr>
        <w:t>” and “ADU Addition &gt; 700 to &lt; 1000 ft</w:t>
      </w:r>
      <w:r w:rsidRPr="00F13AD5">
        <w:rPr>
          <w:rFonts w:asciiTheme="minorHAnsi" w:hAnsiTheme="minorHAnsi"/>
          <w:sz w:val="18"/>
          <w:szCs w:val="18"/>
          <w:vertAlign w:val="superscript"/>
        </w:rPr>
        <w:t>2</w:t>
      </w:r>
      <w:r w:rsidRPr="00F13AD5">
        <w:rPr>
          <w:rFonts w:asciiTheme="minorHAnsi" w:hAnsiTheme="minorHAnsi"/>
          <w:sz w:val="18"/>
          <w:szCs w:val="18"/>
        </w:rPr>
        <w:t>”</w:t>
      </w:r>
      <w:r w:rsidR="00495793" w:rsidRPr="00F13AD5">
        <w:rPr>
          <w:rFonts w:asciiTheme="minorHAnsi" w:hAnsiTheme="minorHAnsi"/>
          <w:sz w:val="18"/>
          <w:szCs w:val="18"/>
        </w:rPr>
        <w:t>.</w:t>
      </w:r>
    </w:p>
    <w:p w14:paraId="78291511" w14:textId="65299EE1" w:rsidR="00636F83" w:rsidRPr="00F13AD5" w:rsidRDefault="004354D4" w:rsidP="00636F83">
      <w:pPr>
        <w:numPr>
          <w:ilvl w:val="0"/>
          <w:numId w:val="8"/>
        </w:numPr>
        <w:contextualSpacing/>
        <w:rPr>
          <w:rFonts w:asciiTheme="minorHAnsi" w:eastAsia="Cambria" w:hAnsiTheme="minorHAnsi"/>
          <w:sz w:val="18"/>
          <w:szCs w:val="18"/>
        </w:rPr>
      </w:pPr>
      <w:r w:rsidRPr="00F13AD5">
        <w:rPr>
          <w:rFonts w:asciiTheme="minorHAnsi" w:hAnsiTheme="minorHAnsi"/>
          <w:sz w:val="18"/>
          <w:szCs w:val="18"/>
        </w:rPr>
        <w:t xml:space="preserve">Total Conditioned Floor Area of Dwelling Unit: This field is filled out automatically. It is referenced from the </w:t>
      </w:r>
      <w:r w:rsidR="00255013" w:rsidRPr="00F13AD5">
        <w:rPr>
          <w:rFonts w:asciiTheme="minorHAnsi" w:hAnsiTheme="minorHAnsi"/>
          <w:sz w:val="18"/>
          <w:szCs w:val="18"/>
        </w:rPr>
        <w:t>LMCI</w:t>
      </w:r>
      <w:r w:rsidRPr="00F13AD5">
        <w:rPr>
          <w:rFonts w:asciiTheme="minorHAnsi" w:hAnsiTheme="minorHAnsi"/>
          <w:sz w:val="18"/>
          <w:szCs w:val="18"/>
        </w:rPr>
        <w:t>-MCH-01.</w:t>
      </w:r>
      <w:r w:rsidRPr="00F13AD5" w:rsidDel="00D32EB3">
        <w:rPr>
          <w:rFonts w:asciiTheme="minorHAnsi" w:hAnsiTheme="minorHAnsi"/>
          <w:sz w:val="18"/>
          <w:szCs w:val="18"/>
        </w:rPr>
        <w:t xml:space="preserve"> </w:t>
      </w:r>
    </w:p>
    <w:p w14:paraId="78291512" w14:textId="08C0FDF3" w:rsidR="00636F83" w:rsidRPr="00F13AD5" w:rsidRDefault="0069465C" w:rsidP="00636F83">
      <w:pPr>
        <w:numPr>
          <w:ilvl w:val="0"/>
          <w:numId w:val="8"/>
        </w:numPr>
        <w:contextualSpacing/>
        <w:rPr>
          <w:rFonts w:asciiTheme="minorHAnsi" w:eastAsia="Cambria" w:hAnsiTheme="minorHAnsi"/>
          <w:sz w:val="18"/>
          <w:szCs w:val="18"/>
        </w:rPr>
      </w:pPr>
      <w:r w:rsidRPr="00F13AD5">
        <w:rPr>
          <w:rFonts w:asciiTheme="minorHAnsi" w:hAnsiTheme="minorHAnsi"/>
          <w:sz w:val="18"/>
          <w:szCs w:val="18"/>
        </w:rPr>
        <w:t xml:space="preserve">Number of Bedrooms in Dwelling Unit: This field is filled out automatically. It is referenced from the </w:t>
      </w:r>
      <w:r w:rsidR="00255013" w:rsidRPr="00F13AD5">
        <w:rPr>
          <w:rFonts w:asciiTheme="minorHAnsi" w:hAnsiTheme="minorHAnsi"/>
          <w:sz w:val="18"/>
          <w:szCs w:val="18"/>
        </w:rPr>
        <w:t>LMCI</w:t>
      </w:r>
      <w:r w:rsidRPr="00F13AD5">
        <w:rPr>
          <w:rFonts w:asciiTheme="minorHAnsi" w:hAnsiTheme="minorHAnsi"/>
          <w:sz w:val="18"/>
          <w:szCs w:val="18"/>
        </w:rPr>
        <w:t>-MCH-01.</w:t>
      </w:r>
    </w:p>
    <w:p w14:paraId="78291524" w14:textId="77777777" w:rsidR="00CE3C37" w:rsidRPr="00F13AD5" w:rsidRDefault="00CE3C37" w:rsidP="00CE3C37">
      <w:pPr>
        <w:numPr>
          <w:ilvl w:val="0"/>
          <w:numId w:val="8"/>
        </w:numPr>
        <w:contextualSpacing/>
        <w:rPr>
          <w:rFonts w:asciiTheme="minorHAnsi" w:eastAsia="Cambria" w:hAnsiTheme="minorHAnsi"/>
          <w:sz w:val="18"/>
          <w:szCs w:val="18"/>
        </w:rPr>
      </w:pPr>
      <w:r w:rsidRPr="00F13AD5">
        <w:rPr>
          <w:rFonts w:asciiTheme="minorHAnsi" w:eastAsia="Cambria" w:hAnsiTheme="minorHAnsi"/>
          <w:sz w:val="18"/>
          <w:szCs w:val="18"/>
        </w:rPr>
        <w:t>Ventilation system Type: This may be filled out automatically or be user input.</w:t>
      </w:r>
    </w:p>
    <w:p w14:paraId="78291525" w14:textId="6EDB0F71" w:rsidR="00CE3C37" w:rsidRPr="00F13AD5" w:rsidRDefault="00CE3C37" w:rsidP="00CE3C37">
      <w:pPr>
        <w:pStyle w:val="ListParagraph"/>
        <w:numPr>
          <w:ilvl w:val="0"/>
          <w:numId w:val="23"/>
        </w:numPr>
        <w:rPr>
          <w:rFonts w:asciiTheme="minorHAnsi" w:eastAsia="Cambria" w:hAnsiTheme="minorHAnsi"/>
          <w:sz w:val="18"/>
          <w:szCs w:val="18"/>
        </w:rPr>
      </w:pPr>
      <w:r w:rsidRPr="00F13AD5">
        <w:rPr>
          <w:rFonts w:asciiTheme="minorHAnsi" w:hAnsiTheme="minorHAnsi"/>
          <w:sz w:val="18"/>
          <w:szCs w:val="18"/>
        </w:rPr>
        <w:t xml:space="preserve">If parent document is the </w:t>
      </w:r>
      <w:r w:rsidR="00255013" w:rsidRPr="00F13AD5">
        <w:rPr>
          <w:rFonts w:asciiTheme="minorHAnsi" w:hAnsiTheme="minorHAnsi"/>
          <w:sz w:val="18"/>
          <w:szCs w:val="18"/>
        </w:rPr>
        <w:t>LMCC</w:t>
      </w:r>
      <w:r w:rsidRPr="00F13AD5">
        <w:rPr>
          <w:rFonts w:asciiTheme="minorHAnsi" w:hAnsiTheme="minorHAnsi"/>
          <w:sz w:val="18"/>
          <w:szCs w:val="18"/>
        </w:rPr>
        <w:t>-PRF-01, the value will be filled out automatically.</w:t>
      </w:r>
    </w:p>
    <w:p w14:paraId="78291527" w14:textId="77777777" w:rsidR="00CE3C37" w:rsidRPr="00F13AD5" w:rsidRDefault="00CE3C37" w:rsidP="00CE3C37">
      <w:pPr>
        <w:pStyle w:val="ListParagraph"/>
        <w:numPr>
          <w:ilvl w:val="0"/>
          <w:numId w:val="23"/>
        </w:numPr>
        <w:rPr>
          <w:rFonts w:asciiTheme="minorHAnsi" w:eastAsia="Cambria" w:hAnsiTheme="minorHAnsi"/>
          <w:sz w:val="18"/>
          <w:szCs w:val="18"/>
        </w:rPr>
      </w:pPr>
      <w:r w:rsidRPr="00F13AD5">
        <w:rPr>
          <w:rFonts w:asciiTheme="minorHAnsi" w:hAnsiTheme="minorHAnsi"/>
          <w:sz w:val="18"/>
          <w:szCs w:val="18"/>
        </w:rPr>
        <w:t xml:space="preserve">If parent document is the CF1R-NCB or CF1R-ADD, user selects from list of </w:t>
      </w:r>
      <w:r w:rsidRPr="00F13AD5">
        <w:rPr>
          <w:rFonts w:asciiTheme="minorHAnsi" w:hAnsiTheme="minorHAnsi" w:cstheme="minorHAnsi"/>
          <w:sz w:val="18"/>
          <w:szCs w:val="18"/>
        </w:rPr>
        <w:t xml:space="preserve">Supply, Exhaust, </w:t>
      </w:r>
      <w:r w:rsidR="00802732" w:rsidRPr="00F13AD5">
        <w:rPr>
          <w:rFonts w:asciiTheme="minorHAnsi" w:hAnsiTheme="minorHAnsi" w:cstheme="minorHAnsi"/>
          <w:sz w:val="18"/>
          <w:szCs w:val="18"/>
        </w:rPr>
        <w:t>Balanced, Balanced – ERV, Balanced – HRV, Central Fan Integrated (CFI), Central Ventilation System – Supply</w:t>
      </w:r>
      <w:r w:rsidR="001C61BF" w:rsidRPr="00F13AD5">
        <w:rPr>
          <w:rFonts w:asciiTheme="minorHAnsi" w:hAnsiTheme="minorHAnsi" w:cstheme="minorHAnsi"/>
          <w:sz w:val="18"/>
          <w:szCs w:val="18"/>
        </w:rPr>
        <w:t xml:space="preserve"> and </w:t>
      </w:r>
      <w:r w:rsidR="00802732" w:rsidRPr="00F13AD5">
        <w:rPr>
          <w:rFonts w:asciiTheme="minorHAnsi" w:hAnsiTheme="minorHAnsi" w:cstheme="minorHAnsi"/>
          <w:sz w:val="18"/>
          <w:szCs w:val="18"/>
        </w:rPr>
        <w:t>Central Ventilation System – Exhaust and Central Ventilation System Balanced</w:t>
      </w:r>
      <w:r w:rsidRPr="00F13AD5">
        <w:rPr>
          <w:rFonts w:asciiTheme="minorHAnsi" w:hAnsiTheme="minorHAnsi"/>
          <w:sz w:val="18"/>
          <w:szCs w:val="18"/>
        </w:rPr>
        <w:t xml:space="preserve">. </w:t>
      </w:r>
    </w:p>
    <w:p w14:paraId="7829152C" w14:textId="77777777" w:rsidR="00CE3C37" w:rsidRPr="00F13AD5" w:rsidRDefault="00802732" w:rsidP="00CE3C37">
      <w:pPr>
        <w:numPr>
          <w:ilvl w:val="0"/>
          <w:numId w:val="8"/>
        </w:numPr>
        <w:contextualSpacing/>
        <w:rPr>
          <w:rFonts w:asciiTheme="minorHAnsi" w:eastAsia="Cambria" w:hAnsiTheme="minorHAnsi"/>
          <w:sz w:val="18"/>
          <w:szCs w:val="18"/>
        </w:rPr>
      </w:pPr>
      <w:r w:rsidRPr="00F13AD5">
        <w:rPr>
          <w:rFonts w:asciiTheme="minorHAnsi" w:eastAsia="Cambria" w:hAnsiTheme="minorHAnsi"/>
          <w:sz w:val="18"/>
          <w:szCs w:val="18"/>
        </w:rPr>
        <w:t>Ventilation operation schedule: This may be filled out automatically or be user input.</w:t>
      </w:r>
    </w:p>
    <w:p w14:paraId="7829152E" w14:textId="77777777" w:rsidR="00A768FF" w:rsidRPr="00F13AD5" w:rsidRDefault="00802732" w:rsidP="00A768FF">
      <w:pPr>
        <w:pStyle w:val="ListParagraph"/>
        <w:numPr>
          <w:ilvl w:val="0"/>
          <w:numId w:val="23"/>
        </w:numPr>
        <w:rPr>
          <w:rFonts w:asciiTheme="minorHAnsi" w:hAnsiTheme="minorHAnsi" w:cstheme="minorHAnsi"/>
          <w:sz w:val="18"/>
          <w:szCs w:val="18"/>
        </w:rPr>
      </w:pPr>
      <w:r w:rsidRPr="00F13AD5">
        <w:rPr>
          <w:rFonts w:asciiTheme="minorHAnsi" w:hAnsiTheme="minorHAnsi"/>
          <w:sz w:val="18"/>
          <w:szCs w:val="18"/>
        </w:rPr>
        <w:t xml:space="preserve">User selects from list of </w:t>
      </w:r>
      <w:r w:rsidRPr="00F13AD5">
        <w:rPr>
          <w:rFonts w:asciiTheme="minorHAnsi" w:hAnsiTheme="minorHAnsi" w:cstheme="minorHAnsi"/>
          <w:sz w:val="18"/>
          <w:szCs w:val="18"/>
        </w:rPr>
        <w:t>Continuous, Short-Term Average, Scheduled and Real-time Control.</w:t>
      </w:r>
    </w:p>
    <w:p w14:paraId="7829152F" w14:textId="77777777" w:rsidR="00E32596" w:rsidRPr="00F13AD5" w:rsidRDefault="00802732" w:rsidP="00A768FF">
      <w:pPr>
        <w:pStyle w:val="ListParagraph"/>
        <w:numPr>
          <w:ilvl w:val="0"/>
          <w:numId w:val="23"/>
        </w:numPr>
        <w:rPr>
          <w:rFonts w:asciiTheme="minorHAnsi" w:hAnsiTheme="minorHAnsi" w:cstheme="minorHAnsi"/>
          <w:sz w:val="18"/>
          <w:szCs w:val="18"/>
        </w:rPr>
      </w:pPr>
      <w:r w:rsidRPr="00F13AD5">
        <w:rPr>
          <w:rFonts w:asciiTheme="minorHAnsi" w:hAnsiTheme="minorHAnsi" w:cstheme="minorHAnsi"/>
          <w:sz w:val="18"/>
          <w:szCs w:val="18"/>
        </w:rPr>
        <w:t>Note if “Ventilation System Type” (A11) = Central Fan Integrated &amp; “Ventilation Operation Schedule” (A12</w:t>
      </w:r>
      <w:r w:rsidR="001C61BF" w:rsidRPr="00F13AD5">
        <w:rPr>
          <w:rFonts w:asciiTheme="minorHAnsi" w:hAnsiTheme="minorHAnsi" w:cstheme="minorHAnsi"/>
          <w:sz w:val="18"/>
          <w:szCs w:val="18"/>
        </w:rPr>
        <w:t>) =</w:t>
      </w:r>
      <w:r w:rsidRPr="00F13AD5">
        <w:rPr>
          <w:rFonts w:asciiTheme="minorHAnsi" w:hAnsiTheme="minorHAnsi" w:cstheme="minorHAnsi"/>
          <w:sz w:val="18"/>
          <w:szCs w:val="18"/>
        </w:rPr>
        <w:t xml:space="preserve"> Continuous; then user will not be allowed to proceed.</w:t>
      </w:r>
    </w:p>
    <w:p w14:paraId="7829153A" w14:textId="77777777" w:rsidR="00670A84" w:rsidRPr="00F13AD5" w:rsidRDefault="00670A84" w:rsidP="00505DD6">
      <w:pPr>
        <w:rPr>
          <w:rFonts w:asciiTheme="minorHAnsi" w:eastAsia="Cambria" w:hAnsiTheme="minorHAnsi" w:cstheme="minorHAnsi"/>
          <w:b/>
          <w:sz w:val="18"/>
          <w:szCs w:val="18"/>
        </w:rPr>
      </w:pPr>
    </w:p>
    <w:p w14:paraId="7829153B" w14:textId="77777777" w:rsidR="00636F83" w:rsidRPr="00F13AD5" w:rsidRDefault="00636F83" w:rsidP="00636F83">
      <w:pPr>
        <w:rPr>
          <w:rFonts w:asciiTheme="minorHAnsi" w:eastAsia="Cambria" w:hAnsiTheme="minorHAnsi"/>
          <w:b/>
          <w:sz w:val="18"/>
          <w:szCs w:val="18"/>
        </w:rPr>
      </w:pPr>
      <w:r w:rsidRPr="00F13AD5">
        <w:rPr>
          <w:rFonts w:asciiTheme="minorHAnsi" w:eastAsia="Cambria" w:hAnsiTheme="minorHAnsi"/>
          <w:b/>
          <w:sz w:val="18"/>
          <w:szCs w:val="18"/>
        </w:rPr>
        <w:t>Section B. Whole Building Continuous Ventilation – Total Ventilation Rate Method</w:t>
      </w:r>
    </w:p>
    <w:p w14:paraId="7829153E" w14:textId="39683CA2" w:rsidR="00636F83" w:rsidRPr="00F13AD5" w:rsidRDefault="00636F83" w:rsidP="00A768FF">
      <w:pPr>
        <w:numPr>
          <w:ilvl w:val="0"/>
          <w:numId w:val="9"/>
        </w:numPr>
        <w:contextualSpacing/>
        <w:rPr>
          <w:rFonts w:asciiTheme="minorHAnsi" w:eastAsia="Cambria" w:hAnsiTheme="minorHAnsi"/>
          <w:sz w:val="18"/>
          <w:szCs w:val="18"/>
        </w:rPr>
      </w:pPr>
      <w:r w:rsidRPr="00F13AD5">
        <w:rPr>
          <w:rFonts w:asciiTheme="minorHAnsi" w:eastAsia="Cambria" w:hAnsiTheme="minorHAnsi"/>
          <w:sz w:val="18"/>
          <w:szCs w:val="18"/>
        </w:rPr>
        <w:t>This value is automatically calculated using equation</w:t>
      </w:r>
      <w:r w:rsidR="00A768FF" w:rsidRPr="00F13AD5">
        <w:rPr>
          <w:rFonts w:asciiTheme="minorHAnsi" w:eastAsia="Cambria" w:hAnsiTheme="minorHAnsi"/>
          <w:sz w:val="18"/>
          <w:szCs w:val="18"/>
        </w:rPr>
        <w:t xml:space="preserve"> </w:t>
      </w:r>
      <w:r w:rsidR="00B7557F" w:rsidRPr="00F13AD5">
        <w:rPr>
          <w:rFonts w:asciiTheme="minorHAnsi" w:eastAsia="Cambria" w:hAnsiTheme="minorHAnsi"/>
          <w:sz w:val="18"/>
          <w:szCs w:val="18"/>
        </w:rPr>
        <w:t>160.2</w:t>
      </w:r>
      <w:r w:rsidR="0046696E" w:rsidRPr="00F13AD5">
        <w:rPr>
          <w:rFonts w:asciiTheme="minorHAnsi" w:eastAsia="Cambria" w:hAnsiTheme="minorHAnsi"/>
          <w:sz w:val="18"/>
          <w:szCs w:val="18"/>
        </w:rPr>
        <w:t>-B</w:t>
      </w:r>
      <w:r w:rsidR="00A768FF" w:rsidRPr="00F13AD5">
        <w:rPr>
          <w:rFonts w:asciiTheme="minorHAnsi" w:eastAsia="Cambria" w:hAnsiTheme="minorHAnsi"/>
          <w:sz w:val="18"/>
          <w:szCs w:val="18"/>
        </w:rPr>
        <w:t>from the Energy Standards</w:t>
      </w:r>
      <w:r w:rsidRPr="00F13AD5">
        <w:rPr>
          <w:rFonts w:asciiTheme="minorHAnsi" w:eastAsia="Cambria" w:hAnsiTheme="minorHAnsi"/>
          <w:sz w:val="18"/>
          <w:szCs w:val="18"/>
        </w:rPr>
        <w:t>.</w:t>
      </w:r>
    </w:p>
    <w:p w14:paraId="7829154D" w14:textId="4102CEFE" w:rsidR="00EA7933" w:rsidRPr="00F13AD5" w:rsidRDefault="00EA7933" w:rsidP="00276455">
      <w:pPr>
        <w:contextualSpacing/>
        <w:rPr>
          <w:rFonts w:asciiTheme="minorHAnsi" w:eastAsia="Cambria" w:hAnsiTheme="minorHAnsi"/>
          <w:sz w:val="18"/>
          <w:szCs w:val="18"/>
        </w:rPr>
      </w:pPr>
    </w:p>
    <w:p w14:paraId="78291894" w14:textId="77777777" w:rsidR="00CA4DB1" w:rsidRPr="00F13AD5" w:rsidRDefault="00CA4DB1" w:rsidP="00CA4DB1">
      <w:pPr>
        <w:rPr>
          <w:rFonts w:asciiTheme="minorHAnsi" w:eastAsia="Cambria" w:hAnsiTheme="minorHAnsi"/>
          <w:b/>
          <w:sz w:val="18"/>
          <w:szCs w:val="18"/>
        </w:rPr>
      </w:pPr>
      <w:r w:rsidRPr="00F13AD5">
        <w:rPr>
          <w:rFonts w:asciiTheme="minorHAnsi" w:eastAsia="Cambria" w:hAnsiTheme="minorHAnsi"/>
          <w:b/>
          <w:sz w:val="18"/>
          <w:szCs w:val="18"/>
        </w:rPr>
        <w:t xml:space="preserve">Section C. </w:t>
      </w:r>
      <w:r w:rsidR="00F46A43" w:rsidRPr="00F13AD5">
        <w:rPr>
          <w:rFonts w:asciiTheme="minorHAnsi" w:eastAsia="Cambria" w:hAnsiTheme="minorHAnsi"/>
          <w:b/>
          <w:sz w:val="18"/>
          <w:szCs w:val="18"/>
        </w:rPr>
        <w:t>Installed Ventilation</w:t>
      </w:r>
      <w:r w:rsidRPr="00F13AD5">
        <w:rPr>
          <w:rFonts w:asciiTheme="minorHAnsi" w:eastAsia="Cambria" w:hAnsiTheme="minorHAnsi"/>
          <w:b/>
          <w:sz w:val="18"/>
          <w:szCs w:val="18"/>
        </w:rPr>
        <w:t xml:space="preserve"> – Total Ventilation Rate Method</w:t>
      </w:r>
    </w:p>
    <w:p w14:paraId="78291895" w14:textId="77777777" w:rsidR="00F46A43" w:rsidRPr="00F13AD5" w:rsidRDefault="00F46A43"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 xml:space="preserve">User input text </w:t>
      </w:r>
      <w:r w:rsidR="006B7D08" w:rsidRPr="00F13AD5">
        <w:rPr>
          <w:rFonts w:asciiTheme="minorHAnsi" w:eastAsia="Cambria" w:hAnsiTheme="minorHAnsi"/>
          <w:sz w:val="18"/>
          <w:szCs w:val="18"/>
        </w:rPr>
        <w:t>identifying the fan name for each installed ventilation fan</w:t>
      </w:r>
      <w:r w:rsidRPr="00F13AD5">
        <w:rPr>
          <w:rFonts w:asciiTheme="minorHAnsi" w:eastAsia="Cambria" w:hAnsiTheme="minorHAnsi"/>
          <w:sz w:val="18"/>
          <w:szCs w:val="18"/>
        </w:rPr>
        <w:t>.</w:t>
      </w:r>
    </w:p>
    <w:p w14:paraId="78291896" w14:textId="77777777" w:rsidR="00F46A43" w:rsidRPr="00F13AD5" w:rsidRDefault="00F46A43"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 xml:space="preserve">User input text </w:t>
      </w:r>
      <w:r w:rsidR="006B7D08" w:rsidRPr="00F13AD5">
        <w:rPr>
          <w:rFonts w:asciiTheme="minorHAnsi" w:eastAsia="Cambria" w:hAnsiTheme="minorHAnsi"/>
          <w:sz w:val="18"/>
          <w:szCs w:val="18"/>
        </w:rPr>
        <w:t xml:space="preserve">identifying the </w:t>
      </w:r>
      <w:r w:rsidRPr="00F13AD5">
        <w:rPr>
          <w:rFonts w:asciiTheme="minorHAnsi" w:eastAsia="Cambria" w:hAnsiTheme="minorHAnsi"/>
          <w:sz w:val="18"/>
          <w:szCs w:val="18"/>
        </w:rPr>
        <w:t>fan location</w:t>
      </w:r>
      <w:r w:rsidR="006B7D08" w:rsidRPr="00F13AD5">
        <w:rPr>
          <w:rFonts w:asciiTheme="minorHAnsi" w:eastAsia="Cambria" w:hAnsiTheme="minorHAnsi"/>
          <w:sz w:val="18"/>
          <w:szCs w:val="18"/>
        </w:rPr>
        <w:t xml:space="preserve"> for each installed ventilation fan</w:t>
      </w:r>
      <w:r w:rsidRPr="00F13AD5">
        <w:rPr>
          <w:rFonts w:asciiTheme="minorHAnsi" w:eastAsia="Cambria" w:hAnsiTheme="minorHAnsi"/>
          <w:sz w:val="18"/>
          <w:szCs w:val="18"/>
        </w:rPr>
        <w:t>.</w:t>
      </w:r>
    </w:p>
    <w:p w14:paraId="78291897" w14:textId="77777777" w:rsidR="00F46A43" w:rsidRPr="00F13AD5" w:rsidRDefault="00F46A43"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Runtime (Min/</w:t>
      </w:r>
      <w:proofErr w:type="spellStart"/>
      <w:r w:rsidRPr="00F13AD5">
        <w:rPr>
          <w:rFonts w:asciiTheme="minorHAnsi" w:eastAsia="Cambria" w:hAnsiTheme="minorHAnsi"/>
          <w:sz w:val="18"/>
          <w:szCs w:val="18"/>
        </w:rPr>
        <w:t>Hr</w:t>
      </w:r>
      <w:proofErr w:type="spellEnd"/>
      <w:r w:rsidRPr="00F13AD5">
        <w:rPr>
          <w:rFonts w:asciiTheme="minorHAnsi" w:eastAsia="Cambria" w:hAnsiTheme="minorHAnsi"/>
          <w:sz w:val="18"/>
          <w:szCs w:val="18"/>
        </w:rPr>
        <w:t>): This value may be filled out automatically or be user input.</w:t>
      </w:r>
    </w:p>
    <w:p w14:paraId="78291898" w14:textId="635CCA64" w:rsidR="00F46A43" w:rsidRPr="00F13AD5" w:rsidRDefault="00F46A43" w:rsidP="00F46A43">
      <w:pPr>
        <w:pStyle w:val="ListParagraph"/>
        <w:numPr>
          <w:ilvl w:val="0"/>
          <w:numId w:val="29"/>
        </w:numPr>
        <w:rPr>
          <w:rFonts w:asciiTheme="minorHAnsi" w:eastAsia="Cambria" w:hAnsiTheme="minorHAnsi"/>
          <w:sz w:val="18"/>
          <w:szCs w:val="18"/>
        </w:rPr>
      </w:pPr>
      <w:r w:rsidRPr="00F13AD5">
        <w:rPr>
          <w:rFonts w:asciiTheme="minorHAnsi" w:eastAsia="Cambria" w:hAnsiTheme="minorHAnsi"/>
          <w:sz w:val="18"/>
          <w:szCs w:val="18"/>
        </w:rPr>
        <w:t xml:space="preserve">If ventilation operation schedule from section </w:t>
      </w:r>
      <w:r w:rsidR="00B54159" w:rsidRPr="00F13AD5">
        <w:rPr>
          <w:rFonts w:asciiTheme="minorHAnsi" w:eastAsia="Cambria" w:hAnsiTheme="minorHAnsi"/>
          <w:sz w:val="18"/>
          <w:szCs w:val="18"/>
        </w:rPr>
        <w:t>A</w:t>
      </w:r>
      <w:r w:rsidRPr="00F13AD5">
        <w:rPr>
          <w:rFonts w:asciiTheme="minorHAnsi" w:eastAsia="Cambria" w:hAnsiTheme="minorHAnsi"/>
          <w:sz w:val="18"/>
          <w:szCs w:val="18"/>
        </w:rPr>
        <w:t xml:space="preserve"> = </w:t>
      </w:r>
      <w:r w:rsidR="006B7D08" w:rsidRPr="00F13AD5">
        <w:rPr>
          <w:rFonts w:asciiTheme="minorHAnsi" w:eastAsia="Cambria" w:hAnsiTheme="minorHAnsi"/>
          <w:sz w:val="18"/>
          <w:szCs w:val="18"/>
        </w:rPr>
        <w:t>“</w:t>
      </w:r>
      <w:r w:rsidRPr="00F13AD5">
        <w:rPr>
          <w:rFonts w:asciiTheme="minorHAnsi" w:eastAsia="Cambria" w:hAnsiTheme="minorHAnsi"/>
          <w:sz w:val="18"/>
          <w:szCs w:val="18"/>
        </w:rPr>
        <w:t>continuous</w:t>
      </w:r>
      <w:r w:rsidR="006B7D08" w:rsidRPr="00F13AD5">
        <w:rPr>
          <w:rFonts w:asciiTheme="minorHAnsi" w:eastAsia="Cambria" w:hAnsiTheme="minorHAnsi"/>
          <w:sz w:val="18"/>
          <w:szCs w:val="18"/>
        </w:rPr>
        <w:t>”</w:t>
      </w:r>
      <w:r w:rsidRPr="00F13AD5">
        <w:rPr>
          <w:rFonts w:asciiTheme="minorHAnsi" w:eastAsia="Cambria" w:hAnsiTheme="minorHAnsi"/>
          <w:sz w:val="18"/>
          <w:szCs w:val="18"/>
        </w:rPr>
        <w:t>, then value of 60 will be automatically entered.</w:t>
      </w:r>
    </w:p>
    <w:p w14:paraId="78291899" w14:textId="642E8E25" w:rsidR="006B7D08" w:rsidRPr="00F13AD5" w:rsidRDefault="00F46A43" w:rsidP="006B7D08">
      <w:pPr>
        <w:pStyle w:val="ListParagraph"/>
        <w:numPr>
          <w:ilvl w:val="0"/>
          <w:numId w:val="29"/>
        </w:numPr>
        <w:rPr>
          <w:rFonts w:asciiTheme="minorHAnsi" w:eastAsia="Cambria" w:hAnsiTheme="minorHAnsi"/>
          <w:sz w:val="18"/>
          <w:szCs w:val="18"/>
        </w:rPr>
      </w:pPr>
      <w:r w:rsidRPr="00F13AD5">
        <w:rPr>
          <w:rFonts w:asciiTheme="minorHAnsi" w:eastAsia="Cambria" w:hAnsiTheme="minorHAnsi"/>
          <w:sz w:val="18"/>
          <w:szCs w:val="18"/>
        </w:rPr>
        <w:t xml:space="preserve">If ventilation operation schedule from section </w:t>
      </w:r>
      <w:r w:rsidR="00B54159" w:rsidRPr="00F13AD5">
        <w:rPr>
          <w:rFonts w:asciiTheme="minorHAnsi" w:eastAsia="Cambria" w:hAnsiTheme="minorHAnsi"/>
          <w:sz w:val="18"/>
          <w:szCs w:val="18"/>
        </w:rPr>
        <w:t>A</w:t>
      </w:r>
      <w:r w:rsidRPr="00F13AD5">
        <w:rPr>
          <w:rFonts w:asciiTheme="minorHAnsi" w:eastAsia="Cambria" w:hAnsiTheme="minorHAnsi"/>
          <w:sz w:val="18"/>
          <w:szCs w:val="18"/>
        </w:rPr>
        <w:t xml:space="preserve"> = </w:t>
      </w:r>
      <w:r w:rsidR="006B7D08" w:rsidRPr="00F13AD5">
        <w:rPr>
          <w:rFonts w:asciiTheme="minorHAnsi" w:eastAsia="Cambria" w:hAnsiTheme="minorHAnsi"/>
          <w:sz w:val="18"/>
          <w:szCs w:val="18"/>
        </w:rPr>
        <w:t>“</w:t>
      </w:r>
      <w:r w:rsidRPr="00F13AD5">
        <w:rPr>
          <w:rFonts w:asciiTheme="minorHAnsi" w:eastAsia="Cambria" w:hAnsiTheme="minorHAnsi"/>
          <w:sz w:val="18"/>
          <w:szCs w:val="18"/>
        </w:rPr>
        <w:t>short</w:t>
      </w:r>
      <w:r w:rsidR="006B7D08" w:rsidRPr="00F13AD5">
        <w:rPr>
          <w:rFonts w:asciiTheme="minorHAnsi" w:eastAsia="Cambria" w:hAnsiTheme="minorHAnsi"/>
          <w:sz w:val="18"/>
          <w:szCs w:val="18"/>
        </w:rPr>
        <w:t xml:space="preserve"> </w:t>
      </w:r>
      <w:r w:rsidRPr="00F13AD5">
        <w:rPr>
          <w:rFonts w:asciiTheme="minorHAnsi" w:eastAsia="Cambria" w:hAnsiTheme="minorHAnsi"/>
          <w:sz w:val="18"/>
          <w:szCs w:val="18"/>
        </w:rPr>
        <w:t>term average</w:t>
      </w:r>
      <w:r w:rsidR="006B7D08" w:rsidRPr="00F13AD5">
        <w:rPr>
          <w:rFonts w:asciiTheme="minorHAnsi" w:eastAsia="Cambria" w:hAnsiTheme="minorHAnsi"/>
          <w:sz w:val="18"/>
          <w:szCs w:val="18"/>
        </w:rPr>
        <w:t>”</w:t>
      </w:r>
      <w:r w:rsidRPr="00F13AD5">
        <w:rPr>
          <w:rFonts w:asciiTheme="minorHAnsi" w:eastAsia="Cambria" w:hAnsiTheme="minorHAnsi"/>
          <w:sz w:val="18"/>
          <w:szCs w:val="18"/>
        </w:rPr>
        <w:t>, then user enter value of</w:t>
      </w:r>
      <w:r w:rsidR="006B7D08" w:rsidRPr="00F13AD5">
        <w:rPr>
          <w:rFonts w:asciiTheme="minorHAnsi" w:eastAsia="Cambria" w:hAnsiTheme="minorHAnsi"/>
          <w:sz w:val="18"/>
          <w:szCs w:val="18"/>
        </w:rPr>
        <w:t xml:space="preserve"> less than or equal to </w:t>
      </w:r>
      <w:r w:rsidRPr="00F13AD5">
        <w:rPr>
          <w:rFonts w:asciiTheme="minorHAnsi" w:eastAsia="Cambria" w:hAnsiTheme="minorHAnsi"/>
          <w:sz w:val="18"/>
          <w:szCs w:val="18"/>
        </w:rPr>
        <w:t>60</w:t>
      </w:r>
      <w:r w:rsidR="006849B6" w:rsidRPr="00F13AD5">
        <w:rPr>
          <w:rFonts w:asciiTheme="minorHAnsi" w:eastAsia="Cambria" w:hAnsiTheme="minorHAnsi"/>
          <w:sz w:val="18"/>
          <w:szCs w:val="18"/>
        </w:rPr>
        <w:t xml:space="preserve"> for each installed ventilation fan.</w:t>
      </w:r>
    </w:p>
    <w:p w14:paraId="7829189A" w14:textId="77777777" w:rsidR="006B7D08" w:rsidRPr="00F13AD5" w:rsidRDefault="006B7D08"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 xml:space="preserve">User </w:t>
      </w:r>
      <w:r w:rsidR="00F967F2" w:rsidRPr="00F13AD5">
        <w:rPr>
          <w:rFonts w:asciiTheme="minorHAnsi" w:eastAsia="Cambria" w:hAnsiTheme="minorHAnsi"/>
          <w:sz w:val="18"/>
          <w:szCs w:val="18"/>
        </w:rPr>
        <w:t xml:space="preserve">to </w:t>
      </w:r>
      <w:r w:rsidRPr="00F13AD5">
        <w:rPr>
          <w:rFonts w:asciiTheme="minorHAnsi" w:eastAsia="Cambria" w:hAnsiTheme="minorHAnsi"/>
          <w:sz w:val="18"/>
          <w:szCs w:val="18"/>
        </w:rPr>
        <w:t xml:space="preserve">enter CFM value from test </w:t>
      </w:r>
      <w:r w:rsidR="00F967F2" w:rsidRPr="00F13AD5">
        <w:rPr>
          <w:rFonts w:asciiTheme="minorHAnsi" w:eastAsia="Cambria" w:hAnsiTheme="minorHAnsi"/>
          <w:sz w:val="18"/>
          <w:szCs w:val="18"/>
        </w:rPr>
        <w:t xml:space="preserve">procedures described in </w:t>
      </w:r>
      <w:r w:rsidRPr="00F13AD5">
        <w:rPr>
          <w:rFonts w:asciiTheme="minorHAnsi" w:eastAsia="Cambria" w:hAnsiTheme="minorHAnsi"/>
          <w:sz w:val="18"/>
          <w:szCs w:val="18"/>
        </w:rPr>
        <w:t>RA3.</w:t>
      </w:r>
      <w:r w:rsidR="00F967F2" w:rsidRPr="00F13AD5">
        <w:rPr>
          <w:rFonts w:asciiTheme="minorHAnsi" w:eastAsia="Cambria" w:hAnsiTheme="minorHAnsi"/>
          <w:sz w:val="18"/>
          <w:szCs w:val="18"/>
        </w:rPr>
        <w:t>7.4 for e</w:t>
      </w:r>
      <w:r w:rsidRPr="00F13AD5">
        <w:rPr>
          <w:rFonts w:asciiTheme="minorHAnsi" w:eastAsia="Cambria" w:hAnsiTheme="minorHAnsi"/>
          <w:sz w:val="18"/>
          <w:szCs w:val="18"/>
        </w:rPr>
        <w:t>ach installed ventilation fan</w:t>
      </w:r>
      <w:r w:rsidR="006849B6" w:rsidRPr="00F13AD5">
        <w:rPr>
          <w:rFonts w:asciiTheme="minorHAnsi" w:eastAsia="Cambria" w:hAnsiTheme="minorHAnsi"/>
          <w:sz w:val="18"/>
          <w:szCs w:val="18"/>
        </w:rPr>
        <w:t>.</w:t>
      </w:r>
    </w:p>
    <w:p w14:paraId="7829189B" w14:textId="77777777" w:rsidR="006849B6" w:rsidRPr="00F13AD5" w:rsidRDefault="006849B6"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Equivalent continuous ventilation CFM is automatically calculated for each ventilation fan.</w:t>
      </w:r>
    </w:p>
    <w:p w14:paraId="7829189C" w14:textId="7E65A7C6" w:rsidR="00571B10" w:rsidRPr="00F13AD5" w:rsidRDefault="00264FF9">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 xml:space="preserve">Total installed </w:t>
      </w:r>
      <w:r w:rsidR="00234ADD" w:rsidRPr="00F13AD5">
        <w:rPr>
          <w:rFonts w:asciiTheme="minorHAnsi" w:eastAsia="Cambria" w:hAnsiTheme="minorHAnsi"/>
          <w:sz w:val="18"/>
          <w:szCs w:val="18"/>
        </w:rPr>
        <w:t xml:space="preserve">equivalent </w:t>
      </w:r>
      <w:r w:rsidRPr="00F13AD5">
        <w:rPr>
          <w:rFonts w:asciiTheme="minorHAnsi" w:eastAsia="Cambria" w:hAnsiTheme="minorHAnsi"/>
          <w:sz w:val="18"/>
          <w:szCs w:val="18"/>
        </w:rPr>
        <w:t>continuous ventilation CFM is automatically calculated based on the installed ventilation fans.</w:t>
      </w:r>
    </w:p>
    <w:p w14:paraId="7829189D" w14:textId="1EF172B0" w:rsidR="004D1E0E" w:rsidRPr="00F13AD5" w:rsidRDefault="004D1E0E">
      <w:pPr>
        <w:rPr>
          <w:rFonts w:asciiTheme="minorHAnsi" w:eastAsia="Cambria" w:hAnsiTheme="minorHAnsi"/>
          <w:sz w:val="18"/>
          <w:szCs w:val="18"/>
        </w:rPr>
      </w:pPr>
    </w:p>
    <w:p w14:paraId="78709CC8" w14:textId="77777777" w:rsidR="006D045E" w:rsidRPr="00F13AD5" w:rsidRDefault="00934582" w:rsidP="00662A79">
      <w:pPr>
        <w:rPr>
          <w:rFonts w:asciiTheme="minorHAnsi" w:eastAsia="Cambria" w:hAnsiTheme="minorHAnsi"/>
          <w:b/>
          <w:bCs/>
          <w:sz w:val="18"/>
          <w:szCs w:val="18"/>
        </w:rPr>
      </w:pPr>
      <w:r w:rsidRPr="00F13AD5">
        <w:rPr>
          <w:rFonts w:asciiTheme="minorHAnsi" w:eastAsia="Cambria" w:hAnsiTheme="minorHAnsi"/>
          <w:b/>
          <w:bCs/>
          <w:sz w:val="18"/>
          <w:szCs w:val="18"/>
        </w:rPr>
        <w:t xml:space="preserve">Section C2. </w:t>
      </w:r>
      <w:r w:rsidR="00017641" w:rsidRPr="00F13AD5">
        <w:rPr>
          <w:rFonts w:asciiTheme="minorHAnsi" w:eastAsia="Cambria" w:hAnsiTheme="minorHAnsi"/>
          <w:b/>
          <w:bCs/>
          <w:sz w:val="18"/>
          <w:szCs w:val="18"/>
        </w:rPr>
        <w:t>HRV or ERV serving Individual Dwelling Unit</w:t>
      </w:r>
    </w:p>
    <w:p w14:paraId="676D427B" w14:textId="4C5F208D" w:rsidR="008D75D7" w:rsidRPr="00F13AD5" w:rsidRDefault="00336A84" w:rsidP="006D045E">
      <w:pPr>
        <w:pStyle w:val="ListParagraph"/>
        <w:numPr>
          <w:ilvl w:val="0"/>
          <w:numId w:val="35"/>
        </w:numPr>
        <w:ind w:left="360"/>
        <w:rPr>
          <w:rFonts w:asciiTheme="minorHAnsi" w:eastAsia="Cambria" w:hAnsiTheme="minorHAnsi"/>
          <w:sz w:val="18"/>
          <w:szCs w:val="18"/>
        </w:rPr>
      </w:pPr>
      <w:r w:rsidRPr="00F13AD5">
        <w:rPr>
          <w:rFonts w:asciiTheme="minorHAnsi" w:eastAsia="Cambria" w:hAnsiTheme="minorHAnsi"/>
          <w:sz w:val="18"/>
          <w:szCs w:val="18"/>
        </w:rPr>
        <w:t xml:space="preserve">User </w:t>
      </w:r>
      <w:r w:rsidR="00DE4A98" w:rsidRPr="00F13AD5">
        <w:rPr>
          <w:rFonts w:asciiTheme="minorHAnsi" w:eastAsia="Cambria" w:hAnsiTheme="minorHAnsi"/>
          <w:sz w:val="18"/>
          <w:szCs w:val="18"/>
        </w:rPr>
        <w:t xml:space="preserve">input </w:t>
      </w:r>
      <w:r w:rsidR="00A8322D" w:rsidRPr="00F13AD5">
        <w:rPr>
          <w:rFonts w:asciiTheme="minorHAnsi" w:eastAsia="Cambria" w:hAnsiTheme="minorHAnsi"/>
          <w:sz w:val="18"/>
          <w:szCs w:val="18"/>
        </w:rPr>
        <w:t>manufacturer make</w:t>
      </w:r>
      <w:r w:rsidR="003F518D" w:rsidRPr="00F13AD5">
        <w:rPr>
          <w:rFonts w:asciiTheme="minorHAnsi" w:eastAsia="Cambria" w:hAnsiTheme="minorHAnsi"/>
          <w:sz w:val="18"/>
          <w:szCs w:val="18"/>
        </w:rPr>
        <w:t xml:space="preserve"> of the installed equipment from the manufactur</w:t>
      </w:r>
      <w:r w:rsidR="008D75D7" w:rsidRPr="00F13AD5">
        <w:rPr>
          <w:rFonts w:asciiTheme="minorHAnsi" w:eastAsia="Cambria" w:hAnsiTheme="minorHAnsi"/>
          <w:sz w:val="18"/>
          <w:szCs w:val="18"/>
        </w:rPr>
        <w:t>er nameplate.</w:t>
      </w:r>
    </w:p>
    <w:p w14:paraId="58E97F7F" w14:textId="77777777" w:rsidR="003C2D2C" w:rsidRPr="00F13AD5" w:rsidRDefault="008D75D7" w:rsidP="00017641">
      <w:pPr>
        <w:pStyle w:val="ListParagraph"/>
        <w:numPr>
          <w:ilvl w:val="0"/>
          <w:numId w:val="35"/>
        </w:numPr>
        <w:ind w:left="360"/>
        <w:rPr>
          <w:rFonts w:asciiTheme="minorHAnsi" w:eastAsia="Cambria" w:hAnsiTheme="minorHAnsi"/>
          <w:sz w:val="18"/>
          <w:szCs w:val="18"/>
        </w:rPr>
      </w:pPr>
      <w:r w:rsidRPr="00F13AD5">
        <w:rPr>
          <w:rFonts w:asciiTheme="minorHAnsi" w:eastAsia="Cambria" w:hAnsiTheme="minorHAnsi"/>
          <w:sz w:val="18"/>
          <w:szCs w:val="18"/>
        </w:rPr>
        <w:t>User input model number of the installed equipme</w:t>
      </w:r>
      <w:r w:rsidR="00B63E1E" w:rsidRPr="00F13AD5">
        <w:rPr>
          <w:rFonts w:asciiTheme="minorHAnsi" w:eastAsia="Cambria" w:hAnsiTheme="minorHAnsi"/>
          <w:sz w:val="18"/>
          <w:szCs w:val="18"/>
        </w:rPr>
        <w:t>nt from the manufacturer nam</w:t>
      </w:r>
      <w:r w:rsidR="003C2D2C" w:rsidRPr="00F13AD5">
        <w:rPr>
          <w:rFonts w:asciiTheme="minorHAnsi" w:eastAsia="Cambria" w:hAnsiTheme="minorHAnsi"/>
          <w:sz w:val="18"/>
          <w:szCs w:val="18"/>
        </w:rPr>
        <w:t xml:space="preserve">eplate. </w:t>
      </w:r>
    </w:p>
    <w:p w14:paraId="6266468B" w14:textId="77777777" w:rsidR="00591267" w:rsidRPr="00F13AD5" w:rsidRDefault="00211305" w:rsidP="00017641">
      <w:pPr>
        <w:pStyle w:val="ListParagraph"/>
        <w:numPr>
          <w:ilvl w:val="0"/>
          <w:numId w:val="35"/>
        </w:numPr>
        <w:ind w:left="360"/>
        <w:rPr>
          <w:rFonts w:asciiTheme="minorHAnsi" w:eastAsia="Cambria" w:hAnsiTheme="minorHAnsi"/>
          <w:sz w:val="18"/>
          <w:szCs w:val="18"/>
        </w:rPr>
      </w:pPr>
      <w:r w:rsidRPr="00F13AD5">
        <w:rPr>
          <w:rFonts w:asciiTheme="minorHAnsi" w:eastAsia="Cambria" w:hAnsiTheme="minorHAnsi"/>
          <w:sz w:val="18"/>
          <w:szCs w:val="18"/>
        </w:rPr>
        <w:t xml:space="preserve">User input </w:t>
      </w:r>
      <w:r w:rsidR="00730AC6" w:rsidRPr="00F13AD5">
        <w:rPr>
          <w:rFonts w:asciiTheme="minorHAnsi" w:eastAsia="Cambria" w:hAnsiTheme="minorHAnsi"/>
          <w:sz w:val="18"/>
          <w:szCs w:val="18"/>
        </w:rPr>
        <w:t xml:space="preserve">the </w:t>
      </w:r>
      <w:r w:rsidR="009C43B4" w:rsidRPr="00F13AD5">
        <w:rPr>
          <w:rFonts w:asciiTheme="minorHAnsi" w:eastAsia="Cambria" w:hAnsiTheme="minorHAnsi"/>
          <w:sz w:val="18"/>
          <w:szCs w:val="18"/>
        </w:rPr>
        <w:t xml:space="preserve">fan efficacy performance rating (W/CFM) </w:t>
      </w:r>
      <w:r w:rsidR="000F45AF" w:rsidRPr="00F13AD5">
        <w:rPr>
          <w:rFonts w:asciiTheme="minorHAnsi" w:eastAsia="Cambria" w:hAnsiTheme="minorHAnsi"/>
          <w:sz w:val="18"/>
          <w:szCs w:val="18"/>
        </w:rPr>
        <w:t xml:space="preserve">for the installed equipment </w:t>
      </w:r>
      <w:r w:rsidR="00147376" w:rsidRPr="00F13AD5">
        <w:rPr>
          <w:rFonts w:asciiTheme="minorHAnsi" w:eastAsia="Cambria" w:hAnsiTheme="minorHAnsi"/>
          <w:sz w:val="18"/>
          <w:szCs w:val="18"/>
        </w:rPr>
        <w:t>as determined by RA3.7.4.4.</w:t>
      </w:r>
    </w:p>
    <w:p w14:paraId="5E62A29E" w14:textId="16A3C5D9" w:rsidR="00017641" w:rsidRPr="00F13AD5" w:rsidRDefault="00591267" w:rsidP="00017641">
      <w:pPr>
        <w:pStyle w:val="ListParagraph"/>
        <w:numPr>
          <w:ilvl w:val="0"/>
          <w:numId w:val="35"/>
        </w:numPr>
        <w:ind w:left="360"/>
        <w:rPr>
          <w:rFonts w:asciiTheme="minorHAnsi" w:eastAsia="Cambria" w:hAnsiTheme="minorHAnsi"/>
          <w:sz w:val="18"/>
          <w:szCs w:val="18"/>
        </w:rPr>
      </w:pPr>
      <w:r w:rsidRPr="00F13AD5">
        <w:rPr>
          <w:rFonts w:asciiTheme="minorHAnsi" w:eastAsia="Cambria" w:hAnsiTheme="minorHAnsi"/>
          <w:sz w:val="18"/>
          <w:szCs w:val="18"/>
        </w:rPr>
        <w:t>User input the sensible reco</w:t>
      </w:r>
      <w:r w:rsidR="00E75363" w:rsidRPr="00F13AD5">
        <w:rPr>
          <w:rFonts w:asciiTheme="minorHAnsi" w:eastAsia="Cambria" w:hAnsiTheme="minorHAnsi"/>
          <w:sz w:val="18"/>
          <w:szCs w:val="18"/>
        </w:rPr>
        <w:t xml:space="preserve">very efficiency performance rating (%) for the installed equipment </w:t>
      </w:r>
      <w:r w:rsidR="009A0D9F" w:rsidRPr="00F13AD5">
        <w:rPr>
          <w:rFonts w:asciiTheme="minorHAnsi" w:eastAsia="Cambria" w:hAnsiTheme="minorHAnsi"/>
          <w:sz w:val="18"/>
          <w:szCs w:val="18"/>
        </w:rPr>
        <w:t>as determined by RA3.7.4.4.</w:t>
      </w:r>
    </w:p>
    <w:p w14:paraId="23E9CB1C" w14:textId="77777777" w:rsidR="009A0D9F" w:rsidRPr="00F13AD5" w:rsidRDefault="009A0D9F" w:rsidP="00301FCC">
      <w:pPr>
        <w:pStyle w:val="ListParagraph"/>
        <w:ind w:left="360"/>
        <w:rPr>
          <w:rFonts w:asciiTheme="minorHAnsi" w:eastAsia="Cambria" w:hAnsiTheme="minorHAnsi"/>
          <w:sz w:val="18"/>
          <w:szCs w:val="18"/>
        </w:rPr>
      </w:pPr>
    </w:p>
    <w:p w14:paraId="7829189E" w14:textId="77777777" w:rsidR="00CA3598" w:rsidRPr="00F13AD5" w:rsidRDefault="00CA3598" w:rsidP="00CA3598">
      <w:pPr>
        <w:rPr>
          <w:rFonts w:asciiTheme="minorHAnsi" w:eastAsia="Cambria" w:hAnsiTheme="minorHAnsi"/>
          <w:b/>
          <w:sz w:val="18"/>
          <w:szCs w:val="18"/>
        </w:rPr>
      </w:pPr>
      <w:r w:rsidRPr="00F13AD5">
        <w:rPr>
          <w:rFonts w:asciiTheme="minorHAnsi" w:eastAsia="Cambria" w:hAnsiTheme="minorHAnsi"/>
          <w:b/>
          <w:sz w:val="18"/>
          <w:szCs w:val="18"/>
        </w:rPr>
        <w:t>Section D. Additional Envelope Requirements</w:t>
      </w:r>
    </w:p>
    <w:p w14:paraId="7829189F" w14:textId="6EEAE3D9" w:rsidR="00571B10" w:rsidRPr="00F13AD5" w:rsidRDefault="00CA3598">
      <w:pPr>
        <w:pStyle w:val="ListParagraph"/>
        <w:numPr>
          <w:ilvl w:val="0"/>
          <w:numId w:val="32"/>
        </w:numPr>
        <w:rPr>
          <w:rFonts w:asciiTheme="minorHAnsi" w:eastAsia="Cambria" w:hAnsiTheme="minorHAnsi"/>
          <w:sz w:val="18"/>
          <w:szCs w:val="18"/>
        </w:rPr>
      </w:pPr>
      <w:r w:rsidRPr="00F13AD5">
        <w:rPr>
          <w:rFonts w:asciiTheme="minorHAnsi" w:hAnsiTheme="minorHAnsi"/>
          <w:sz w:val="18"/>
          <w:szCs w:val="18"/>
        </w:rPr>
        <w:t xml:space="preserve">Envelope Leakage: This field is filled out automatically. It is referenced from the </w:t>
      </w:r>
      <w:r w:rsidR="00E77C79" w:rsidRPr="00F13AD5">
        <w:rPr>
          <w:rFonts w:asciiTheme="minorHAnsi" w:hAnsiTheme="minorHAnsi"/>
          <w:sz w:val="18"/>
          <w:szCs w:val="18"/>
        </w:rPr>
        <w:t>LM</w:t>
      </w:r>
      <w:r w:rsidR="008F445C" w:rsidRPr="00F13AD5">
        <w:rPr>
          <w:rFonts w:asciiTheme="minorHAnsi" w:hAnsiTheme="minorHAnsi"/>
          <w:sz w:val="18"/>
          <w:szCs w:val="18"/>
        </w:rPr>
        <w:t>CI</w:t>
      </w:r>
      <w:r w:rsidRPr="00F13AD5">
        <w:rPr>
          <w:rFonts w:asciiTheme="minorHAnsi" w:hAnsiTheme="minorHAnsi"/>
          <w:sz w:val="18"/>
          <w:szCs w:val="18"/>
        </w:rPr>
        <w:t>-MCH-24, which must be completed prior to this document.</w:t>
      </w:r>
    </w:p>
    <w:p w14:paraId="782918A0" w14:textId="77777777" w:rsidR="00571B10" w:rsidRPr="00F13AD5" w:rsidRDefault="00571B10">
      <w:pPr>
        <w:rPr>
          <w:rFonts w:asciiTheme="minorHAnsi" w:eastAsia="Cambria" w:hAnsiTheme="minorHAnsi"/>
          <w:sz w:val="18"/>
          <w:szCs w:val="18"/>
        </w:rPr>
      </w:pPr>
    </w:p>
    <w:p w14:paraId="782918A1" w14:textId="77777777" w:rsidR="00CA3598" w:rsidRPr="00F13AD5" w:rsidRDefault="00CA3598" w:rsidP="00CA3598">
      <w:pPr>
        <w:rPr>
          <w:rFonts w:asciiTheme="minorHAnsi" w:eastAsia="Cambria" w:hAnsiTheme="minorHAnsi"/>
          <w:b/>
          <w:sz w:val="18"/>
          <w:szCs w:val="18"/>
        </w:rPr>
      </w:pPr>
      <w:r w:rsidRPr="00F13AD5">
        <w:rPr>
          <w:rFonts w:asciiTheme="minorHAnsi" w:eastAsia="Cambria" w:hAnsiTheme="minorHAnsi"/>
          <w:b/>
          <w:sz w:val="18"/>
          <w:szCs w:val="18"/>
        </w:rPr>
        <w:t>Section E.</w:t>
      </w:r>
      <w:r w:rsidR="007715C6" w:rsidRPr="00F13AD5">
        <w:t xml:space="preserve"> </w:t>
      </w:r>
      <w:r w:rsidR="007715C6" w:rsidRPr="00F13AD5">
        <w:rPr>
          <w:rFonts w:asciiTheme="minorHAnsi" w:eastAsia="Cambria" w:hAnsiTheme="minorHAnsi"/>
          <w:b/>
          <w:sz w:val="18"/>
          <w:szCs w:val="18"/>
        </w:rPr>
        <w:t>Additional Central Ventilation System Balancing Requirements</w:t>
      </w:r>
    </w:p>
    <w:p w14:paraId="782918A2" w14:textId="77777777" w:rsidR="00571B10" w:rsidRPr="00F13AD5" w:rsidRDefault="00264FF9">
      <w:pPr>
        <w:pStyle w:val="ListParagraph"/>
        <w:numPr>
          <w:ilvl w:val="0"/>
          <w:numId w:val="33"/>
        </w:numPr>
        <w:rPr>
          <w:rFonts w:asciiTheme="minorHAnsi" w:eastAsia="Cambria" w:hAnsiTheme="minorHAnsi"/>
          <w:sz w:val="18"/>
          <w:szCs w:val="18"/>
        </w:rPr>
      </w:pPr>
      <w:r w:rsidRPr="00F13AD5">
        <w:rPr>
          <w:rFonts w:asciiTheme="minorHAnsi" w:hAnsiTheme="minorHAnsi"/>
          <w:sz w:val="18"/>
          <w:szCs w:val="18"/>
        </w:rPr>
        <w:t>Maximum Ventilation Flow (CFM): This field is filled out automatically calculated.</w:t>
      </w:r>
    </w:p>
    <w:p w14:paraId="782918A3" w14:textId="77777777" w:rsidR="00571B10" w:rsidRPr="00F13AD5" w:rsidRDefault="00571B10">
      <w:pPr>
        <w:pStyle w:val="ListParagraph"/>
        <w:ind w:left="360"/>
        <w:rPr>
          <w:rFonts w:asciiTheme="minorHAnsi" w:eastAsia="Cambria" w:hAnsiTheme="minorHAnsi"/>
          <w:sz w:val="18"/>
          <w:szCs w:val="18"/>
        </w:rPr>
      </w:pPr>
    </w:p>
    <w:p w14:paraId="6E4BAB2A" w14:textId="77777777" w:rsidR="00BC7947" w:rsidRPr="00F13AD5" w:rsidRDefault="00A36CB7" w:rsidP="00A36CB7">
      <w:pPr>
        <w:rPr>
          <w:rFonts w:ascii="Calibri" w:hAnsi="Calibri"/>
          <w:b/>
          <w:szCs w:val="18"/>
        </w:rPr>
      </w:pPr>
      <w:bookmarkStart w:id="0" w:name="_Hlk99471162"/>
      <w:r w:rsidRPr="00F13AD5">
        <w:rPr>
          <w:rFonts w:ascii="Calibri" w:hAnsi="Calibri"/>
          <w:b/>
        </w:rPr>
        <w:t xml:space="preserve">Section F. </w:t>
      </w:r>
      <w:r w:rsidR="00BC7947" w:rsidRPr="00F13AD5">
        <w:rPr>
          <w:rFonts w:ascii="Calibri" w:hAnsi="Calibri"/>
          <w:b/>
          <w:bCs/>
        </w:rPr>
        <w:t>Compliance Statement</w:t>
      </w:r>
      <w:r w:rsidR="00BC7947" w:rsidRPr="00F13AD5">
        <w:rPr>
          <w:rFonts w:ascii="Calibri" w:hAnsi="Calibri"/>
          <w:b/>
          <w:szCs w:val="18"/>
        </w:rPr>
        <w:t xml:space="preserve"> </w:t>
      </w:r>
    </w:p>
    <w:p w14:paraId="7ECD1547" w14:textId="0F395069" w:rsidR="00A36CB7" w:rsidRPr="00F13AD5" w:rsidRDefault="003202A5" w:rsidP="00A36CB7">
      <w:pPr>
        <w:rPr>
          <w:rFonts w:ascii="Calibri" w:hAnsi="Calibri"/>
        </w:rPr>
      </w:pPr>
      <w:r w:rsidRPr="00F13AD5">
        <w:rPr>
          <w:rFonts w:ascii="Calibri" w:hAnsi="Calibri"/>
          <w:bCs/>
          <w:szCs w:val="18"/>
        </w:rPr>
        <w:t>1.</w:t>
      </w:r>
      <w:r w:rsidRPr="00F13AD5">
        <w:rPr>
          <w:rFonts w:ascii="Calibri" w:hAnsi="Calibri"/>
          <w:b/>
          <w:szCs w:val="18"/>
        </w:rPr>
        <w:t xml:space="preserve"> </w:t>
      </w:r>
      <w:r w:rsidR="00A36CB7" w:rsidRPr="00F13AD5">
        <w:rPr>
          <w:rFonts w:ascii="Calibri" w:hAnsi="Calibri"/>
        </w:rPr>
        <w:t>Compliance Statement: This field is filled out automatically</w:t>
      </w:r>
    </w:p>
    <w:p w14:paraId="59416654" w14:textId="77777777" w:rsidR="00A36CB7" w:rsidRPr="00F13AD5" w:rsidRDefault="00A36CB7" w:rsidP="00A36CB7">
      <w:pPr>
        <w:rPr>
          <w:rFonts w:asciiTheme="minorHAnsi" w:eastAsia="Cambria" w:hAnsiTheme="minorHAnsi"/>
          <w:b/>
          <w:sz w:val="18"/>
          <w:szCs w:val="18"/>
        </w:rPr>
      </w:pPr>
    </w:p>
    <w:p w14:paraId="7A22283B" w14:textId="24196F3C" w:rsidR="008D64B0" w:rsidRPr="00F13AD5" w:rsidRDefault="008D64B0" w:rsidP="008D64B0">
      <w:pPr>
        <w:rPr>
          <w:rFonts w:asciiTheme="minorHAnsi" w:eastAsia="Cambria" w:hAnsiTheme="minorHAnsi"/>
          <w:sz w:val="18"/>
          <w:szCs w:val="18"/>
        </w:rPr>
      </w:pPr>
      <w:r w:rsidRPr="00F13AD5">
        <w:rPr>
          <w:rFonts w:asciiTheme="minorHAnsi" w:eastAsia="Cambria" w:hAnsiTheme="minorHAnsi"/>
          <w:b/>
          <w:sz w:val="18"/>
          <w:szCs w:val="18"/>
        </w:rPr>
        <w:t>Section G Additional Requirements for Compliance</w:t>
      </w:r>
    </w:p>
    <w:p w14:paraId="0B6E4C4F"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21722354"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32C222EF"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5CC3075C"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bookmarkEnd w:id="0"/>
    <w:p w14:paraId="40FE3AC6"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 xml:space="preserve">This field must be a true statement (or not applicable) for the system to </w:t>
      </w:r>
      <w:proofErr w:type="gramStart"/>
      <w:r w:rsidRPr="00F13AD5">
        <w:rPr>
          <w:rFonts w:asciiTheme="minorHAnsi" w:eastAsia="Cambria" w:hAnsiTheme="minorHAnsi"/>
          <w:sz w:val="18"/>
          <w:szCs w:val="18"/>
        </w:rPr>
        <w:t>comply</w:t>
      </w:r>
      <w:proofErr w:type="gramEnd"/>
    </w:p>
    <w:p w14:paraId="74219C69"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lastRenderedPageBreak/>
        <w:t xml:space="preserve">This field must be a true statement (or not applicable) for the system to </w:t>
      </w:r>
      <w:proofErr w:type="gramStart"/>
      <w:r w:rsidRPr="00F13AD5">
        <w:rPr>
          <w:rFonts w:asciiTheme="minorHAnsi" w:eastAsia="Cambria" w:hAnsiTheme="minorHAnsi"/>
          <w:sz w:val="18"/>
          <w:szCs w:val="18"/>
        </w:rPr>
        <w:t>comply</w:t>
      </w:r>
      <w:proofErr w:type="gramEnd"/>
    </w:p>
    <w:p w14:paraId="487A6A38"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 xml:space="preserve">This field must be a true statement (or not applicable) for the system to </w:t>
      </w:r>
      <w:proofErr w:type="gramStart"/>
      <w:r w:rsidRPr="00F13AD5">
        <w:rPr>
          <w:rFonts w:asciiTheme="minorHAnsi" w:eastAsia="Cambria" w:hAnsiTheme="minorHAnsi"/>
          <w:sz w:val="18"/>
          <w:szCs w:val="18"/>
        </w:rPr>
        <w:t>comply</w:t>
      </w:r>
      <w:proofErr w:type="gramEnd"/>
    </w:p>
    <w:p w14:paraId="1B49CCC6"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 xml:space="preserve">This field must be a true statement (or not applicable) for the system to </w:t>
      </w:r>
      <w:proofErr w:type="gramStart"/>
      <w:r w:rsidRPr="00F13AD5">
        <w:rPr>
          <w:rFonts w:asciiTheme="minorHAnsi" w:eastAsia="Cambria" w:hAnsiTheme="minorHAnsi"/>
          <w:sz w:val="18"/>
          <w:szCs w:val="18"/>
        </w:rPr>
        <w:t>comply</w:t>
      </w:r>
      <w:proofErr w:type="gramEnd"/>
    </w:p>
    <w:p w14:paraId="79418704"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 xml:space="preserve">This field must be a true statement (or not applicable) for the system to </w:t>
      </w:r>
      <w:proofErr w:type="gramStart"/>
      <w:r w:rsidRPr="00F13AD5">
        <w:rPr>
          <w:rFonts w:asciiTheme="minorHAnsi" w:eastAsia="Cambria" w:hAnsiTheme="minorHAnsi"/>
          <w:sz w:val="18"/>
          <w:szCs w:val="18"/>
        </w:rPr>
        <w:t>comply</w:t>
      </w:r>
      <w:proofErr w:type="gramEnd"/>
    </w:p>
    <w:p w14:paraId="61E5A268" w14:textId="77777777" w:rsidR="008D64B0" w:rsidRPr="00F13AD5" w:rsidRDefault="008D64B0" w:rsidP="008D64B0">
      <w:pPr>
        <w:ind w:left="360"/>
        <w:rPr>
          <w:rFonts w:asciiTheme="minorHAnsi" w:eastAsia="Cambria" w:hAnsiTheme="minorHAnsi"/>
          <w:sz w:val="18"/>
          <w:szCs w:val="18"/>
        </w:rPr>
      </w:pPr>
    </w:p>
    <w:p w14:paraId="508C5CE7" w14:textId="77777777" w:rsidR="00CE6477" w:rsidRPr="00F13AD5" w:rsidRDefault="00CE6477" w:rsidP="00CE6477">
      <w:pPr>
        <w:rPr>
          <w:rFonts w:asciiTheme="minorHAnsi" w:eastAsia="Cambria" w:hAnsiTheme="minorHAnsi"/>
          <w:sz w:val="18"/>
          <w:szCs w:val="18"/>
        </w:rPr>
      </w:pPr>
      <w:r w:rsidRPr="00F13AD5">
        <w:rPr>
          <w:rFonts w:asciiTheme="minorHAnsi" w:eastAsia="Cambria" w:hAnsiTheme="minorHAnsi"/>
          <w:b/>
          <w:sz w:val="18"/>
          <w:szCs w:val="18"/>
        </w:rPr>
        <w:t>Section H Additional Requirements for Compliance</w:t>
      </w:r>
    </w:p>
    <w:p w14:paraId="33D4F7C4" w14:textId="77777777" w:rsidR="00CE6477" w:rsidRPr="00F13AD5" w:rsidRDefault="00CE6477" w:rsidP="00CE6477">
      <w:pPr>
        <w:numPr>
          <w:ilvl w:val="0"/>
          <w:numId w:val="37"/>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0C31D89F" w14:textId="77777777" w:rsidR="00CE6477" w:rsidRPr="00F13AD5" w:rsidRDefault="00CE6477" w:rsidP="00CE6477">
      <w:pPr>
        <w:numPr>
          <w:ilvl w:val="0"/>
          <w:numId w:val="37"/>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6F500B00" w14:textId="77777777" w:rsidR="00CE6477" w:rsidRPr="00F13AD5" w:rsidRDefault="00CE6477" w:rsidP="00CE6477">
      <w:pPr>
        <w:numPr>
          <w:ilvl w:val="0"/>
          <w:numId w:val="37"/>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6CC2E487" w14:textId="77777777" w:rsidR="00CE6477" w:rsidRPr="00F13AD5" w:rsidRDefault="00CE6477" w:rsidP="00CE6477">
      <w:pPr>
        <w:numPr>
          <w:ilvl w:val="0"/>
          <w:numId w:val="37"/>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782918A4" w14:textId="77777777" w:rsidR="00571B10" w:rsidRPr="00F13AD5" w:rsidRDefault="00571B10" w:rsidP="00CA3598">
      <w:pPr>
        <w:rPr>
          <w:rFonts w:asciiTheme="minorHAnsi" w:eastAsia="Cambria" w:hAnsiTheme="minorHAnsi"/>
          <w:sz w:val="18"/>
          <w:szCs w:val="18"/>
        </w:rPr>
        <w:sectPr w:rsidR="00571B10" w:rsidRPr="00F13AD5"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rsidRPr="00F13AD5" w14:paraId="782918A6" w14:textId="77777777" w:rsidTr="0096325C">
        <w:tc>
          <w:tcPr>
            <w:tcW w:w="11016" w:type="dxa"/>
          </w:tcPr>
          <w:p w14:paraId="782918A5" w14:textId="7142D980" w:rsidR="0096325C" w:rsidRPr="00F13AD5" w:rsidRDefault="0096325C" w:rsidP="00D27AE0">
            <w:pPr>
              <w:rPr>
                <w:rFonts w:asciiTheme="minorHAnsi" w:hAnsiTheme="minorHAnsi"/>
                <w:sz w:val="18"/>
                <w:szCs w:val="18"/>
              </w:rPr>
            </w:pPr>
            <w:r w:rsidRPr="00F13AD5">
              <w:rPr>
                <w:rFonts w:asciiTheme="minorHAnsi" w:hAnsiTheme="minorHAnsi" w:cs="font78"/>
                <w:sz w:val="18"/>
                <w:szCs w:val="18"/>
              </w:rPr>
              <w:lastRenderedPageBreak/>
              <w:t>Title 24, Part 6, Section</w:t>
            </w:r>
            <w:r w:rsidR="00371A42" w:rsidRPr="00F13AD5">
              <w:rPr>
                <w:rFonts w:asciiTheme="minorHAnsi" w:hAnsiTheme="minorHAnsi" w:cs="font78"/>
                <w:sz w:val="18"/>
                <w:szCs w:val="18"/>
              </w:rPr>
              <w:t xml:space="preserve"> </w:t>
            </w:r>
            <w:r w:rsidR="00693D6A" w:rsidRPr="00F13AD5">
              <w:rPr>
                <w:rFonts w:asciiTheme="minorHAnsi" w:hAnsiTheme="minorHAnsi" w:cs="font78"/>
                <w:sz w:val="18"/>
                <w:szCs w:val="18"/>
              </w:rPr>
              <w:t>160.2</w:t>
            </w:r>
            <w:r w:rsidR="00114BE4" w:rsidRPr="00F13AD5">
              <w:rPr>
                <w:rFonts w:asciiTheme="minorHAnsi" w:hAnsiTheme="minorHAnsi" w:cs="font78"/>
                <w:sz w:val="18"/>
                <w:szCs w:val="18"/>
              </w:rPr>
              <w:t>(b)2</w:t>
            </w:r>
            <w:r w:rsidRPr="00F13AD5">
              <w:rPr>
                <w:rFonts w:asciiTheme="minorHAnsi" w:hAnsiTheme="minorHAnsi" w:cs="font78"/>
                <w:sz w:val="18"/>
                <w:szCs w:val="18"/>
              </w:rPr>
              <w:t xml:space="preserve"> </w:t>
            </w:r>
            <w:r w:rsidRPr="00F13AD5">
              <w:rPr>
                <w:rFonts w:asciiTheme="minorHAnsi" w:hAnsiTheme="minorHAnsi" w:cs="font78"/>
                <w:b/>
                <w:bCs/>
                <w:sz w:val="18"/>
                <w:szCs w:val="18"/>
              </w:rPr>
              <w:t xml:space="preserve">Ventilation </w:t>
            </w:r>
            <w:r w:rsidR="00A52AD9" w:rsidRPr="00F13AD5">
              <w:rPr>
                <w:rFonts w:asciiTheme="minorHAnsi" w:hAnsiTheme="minorHAnsi" w:cs="font78"/>
                <w:b/>
                <w:bCs/>
                <w:sz w:val="18"/>
                <w:szCs w:val="18"/>
              </w:rPr>
              <w:t>and</w:t>
            </w:r>
            <w:r w:rsidRPr="00F13AD5">
              <w:rPr>
                <w:rFonts w:asciiTheme="minorHAnsi" w:hAnsiTheme="minorHAnsi" w:cs="font78"/>
                <w:b/>
                <w:bCs/>
                <w:sz w:val="18"/>
                <w:szCs w:val="18"/>
              </w:rPr>
              <w:t xml:space="preserve"> Indoor Air Quality</w:t>
            </w:r>
            <w:r w:rsidR="00A52AD9" w:rsidRPr="00F13AD5">
              <w:rPr>
                <w:rFonts w:asciiTheme="minorHAnsi" w:hAnsiTheme="minorHAnsi" w:cs="font78"/>
                <w:b/>
                <w:bCs/>
                <w:sz w:val="18"/>
                <w:szCs w:val="18"/>
              </w:rPr>
              <w:t xml:space="preserve"> for Attached Dwelling Units</w:t>
            </w:r>
            <w:r w:rsidRPr="00F13AD5">
              <w:rPr>
                <w:rFonts w:asciiTheme="minorHAnsi" w:hAnsiTheme="minorHAnsi" w:cs="font78"/>
                <w:b/>
                <w:bCs/>
                <w:sz w:val="18"/>
                <w:szCs w:val="18"/>
              </w:rPr>
              <w:t xml:space="preserve">. </w:t>
            </w:r>
            <w:r w:rsidRPr="00F13AD5">
              <w:rPr>
                <w:rFonts w:asciiTheme="minorHAnsi" w:hAnsiTheme="minorHAnsi" w:cs="font78"/>
                <w:sz w:val="18"/>
                <w:szCs w:val="18"/>
              </w:rPr>
              <w:t>All dwelling units shall meet the requirements of ANSI/ASHRAE Standard</w:t>
            </w:r>
            <w:r w:rsidR="00A52AD9" w:rsidRPr="00F13AD5">
              <w:rPr>
                <w:rFonts w:asciiTheme="minorHAnsi" w:hAnsiTheme="minorHAnsi" w:cs="font78"/>
                <w:sz w:val="18"/>
                <w:szCs w:val="18"/>
              </w:rPr>
              <w:t xml:space="preserve"> </w:t>
            </w:r>
            <w:r w:rsidRPr="00F13AD5">
              <w:rPr>
                <w:rFonts w:asciiTheme="minorHAnsi" w:hAnsiTheme="minorHAnsi" w:cs="font78"/>
                <w:sz w:val="18"/>
                <w:szCs w:val="18"/>
              </w:rPr>
              <w:t>62.2</w:t>
            </w:r>
            <w:r w:rsidR="00700338" w:rsidRPr="00F13AD5">
              <w:rPr>
                <w:rFonts w:asciiTheme="minorHAnsi" w:hAnsiTheme="minorHAnsi" w:cs="font78"/>
                <w:sz w:val="18"/>
                <w:szCs w:val="18"/>
              </w:rPr>
              <w:t>-201</w:t>
            </w:r>
            <w:r w:rsidR="00F25F29" w:rsidRPr="00F13AD5">
              <w:rPr>
                <w:rFonts w:asciiTheme="minorHAnsi" w:hAnsiTheme="minorHAnsi" w:cs="font78"/>
                <w:sz w:val="18"/>
                <w:szCs w:val="18"/>
              </w:rPr>
              <w:t>9</w:t>
            </w:r>
            <w:r w:rsidRPr="00F13AD5">
              <w:rPr>
                <w:rFonts w:asciiTheme="minorHAnsi" w:hAnsiTheme="minorHAnsi" w:cs="font78"/>
                <w:sz w:val="18"/>
                <w:szCs w:val="18"/>
              </w:rPr>
              <w:t xml:space="preserve"> Ventilation and Acceptable Indoor Air Quality in Residential Buildings</w:t>
            </w:r>
            <w:r w:rsidR="00D27AE0" w:rsidRPr="00F13AD5">
              <w:rPr>
                <w:rFonts w:asciiTheme="minorHAnsi" w:hAnsiTheme="minorHAnsi" w:cs="font78"/>
                <w:sz w:val="18"/>
                <w:szCs w:val="18"/>
              </w:rPr>
              <w:t xml:space="preserve"> subject to the amendments specified by Title 24, Part 6, Section </w:t>
            </w:r>
            <w:r w:rsidR="00302891" w:rsidRPr="00F13AD5">
              <w:rPr>
                <w:rFonts w:asciiTheme="minorHAnsi" w:hAnsiTheme="minorHAnsi" w:cs="font78"/>
                <w:sz w:val="18"/>
                <w:szCs w:val="18"/>
              </w:rPr>
              <w:t>160.2</w:t>
            </w:r>
            <w:r w:rsidR="008237A8" w:rsidRPr="00F13AD5">
              <w:rPr>
                <w:rFonts w:asciiTheme="minorHAnsi" w:hAnsiTheme="minorHAnsi" w:cs="font78"/>
                <w:sz w:val="18"/>
                <w:szCs w:val="18"/>
              </w:rPr>
              <w:t>(b)2</w:t>
            </w:r>
            <w:r w:rsidR="00573E9C" w:rsidRPr="00F13AD5">
              <w:rPr>
                <w:rFonts w:asciiTheme="minorHAnsi" w:hAnsiTheme="minorHAnsi" w:cs="font78"/>
                <w:sz w:val="18"/>
                <w:szCs w:val="18"/>
              </w:rPr>
              <w:t>A</w:t>
            </w:r>
          </w:p>
        </w:tc>
      </w:tr>
    </w:tbl>
    <w:p w14:paraId="782918A7" w14:textId="77777777" w:rsidR="002A1F1B" w:rsidRPr="00F13AD5" w:rsidRDefault="002A1F1B" w:rsidP="00D65FA1">
      <w:pPr>
        <w:rPr>
          <w:rFonts w:asciiTheme="minorHAnsi" w:hAnsiTheme="minorHAnsi"/>
          <w:sz w:val="18"/>
          <w:szCs w:val="18"/>
        </w:rPr>
      </w:pPr>
    </w:p>
    <w:tbl>
      <w:tblPr>
        <w:tblpPr w:leftFromText="180" w:rightFromText="180" w:vertAnchor="text" w:tblpXSpec="righ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15"/>
        <w:gridCol w:w="5602"/>
      </w:tblGrid>
      <w:tr w:rsidR="002A1F1B" w:rsidRPr="00F13AD5" w14:paraId="782918A9" w14:textId="77777777" w:rsidTr="00F13AD5">
        <w:tc>
          <w:tcPr>
            <w:tcW w:w="11016" w:type="dxa"/>
            <w:gridSpan w:val="3"/>
          </w:tcPr>
          <w:p w14:paraId="782918A8" w14:textId="71649481" w:rsidR="002A1F1B" w:rsidRPr="00F13AD5" w:rsidRDefault="002A1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13AD5">
              <w:rPr>
                <w:rFonts w:asciiTheme="minorHAnsi" w:hAnsiTheme="minorHAnsi"/>
                <w:b/>
                <w:szCs w:val="18"/>
              </w:rPr>
              <w:t xml:space="preserve">A. </w:t>
            </w:r>
            <w:r w:rsidR="00573E9C" w:rsidRPr="00F13AD5">
              <w:rPr>
                <w:rFonts w:asciiTheme="minorHAnsi" w:hAnsiTheme="minorHAnsi"/>
                <w:b/>
                <w:szCs w:val="18"/>
              </w:rPr>
              <w:t>Whole-</w:t>
            </w:r>
            <w:r w:rsidRPr="00F13AD5">
              <w:rPr>
                <w:rFonts w:asciiTheme="minorHAnsi" w:hAnsiTheme="minorHAnsi"/>
                <w:b/>
                <w:szCs w:val="18"/>
              </w:rPr>
              <w:t>Dwelling Mechanical Ventilation - General Information</w:t>
            </w:r>
          </w:p>
        </w:tc>
      </w:tr>
      <w:tr w:rsidR="002A1F1B" w:rsidRPr="00F13AD5" w14:paraId="782918AD" w14:textId="77777777" w:rsidTr="00F13AD5">
        <w:trPr>
          <w:trHeight w:val="158"/>
        </w:trPr>
        <w:tc>
          <w:tcPr>
            <w:tcW w:w="799" w:type="dxa"/>
            <w:vAlign w:val="center"/>
          </w:tcPr>
          <w:p w14:paraId="782918AA" w14:textId="77777777" w:rsidR="002A1F1B" w:rsidRPr="00F13AD5" w:rsidRDefault="002A1F1B">
            <w:pPr>
              <w:jc w:val="center"/>
              <w:rPr>
                <w:rFonts w:asciiTheme="minorHAnsi" w:hAnsiTheme="minorHAnsi"/>
                <w:sz w:val="18"/>
                <w:szCs w:val="18"/>
              </w:rPr>
            </w:pPr>
            <w:r w:rsidRPr="00F13AD5">
              <w:rPr>
                <w:rFonts w:asciiTheme="minorHAnsi" w:hAnsiTheme="minorHAnsi"/>
                <w:sz w:val="18"/>
                <w:szCs w:val="18"/>
              </w:rPr>
              <w:t>01</w:t>
            </w:r>
          </w:p>
        </w:tc>
        <w:tc>
          <w:tcPr>
            <w:tcW w:w="4615" w:type="dxa"/>
            <w:vAlign w:val="center"/>
          </w:tcPr>
          <w:p w14:paraId="782918AB" w14:textId="77777777" w:rsidR="002A1F1B" w:rsidRPr="00F13AD5" w:rsidRDefault="002A1F1B">
            <w:pPr>
              <w:rPr>
                <w:rFonts w:asciiTheme="minorHAnsi" w:hAnsiTheme="minorHAnsi"/>
                <w:sz w:val="18"/>
                <w:szCs w:val="18"/>
              </w:rPr>
            </w:pPr>
            <w:r w:rsidRPr="00F13AD5">
              <w:rPr>
                <w:rFonts w:asciiTheme="minorHAnsi" w:hAnsiTheme="minorHAnsi"/>
                <w:sz w:val="18"/>
                <w:szCs w:val="18"/>
              </w:rPr>
              <w:t>Dwelling Unit Name</w:t>
            </w:r>
          </w:p>
        </w:tc>
        <w:tc>
          <w:tcPr>
            <w:tcW w:w="5602" w:type="dxa"/>
            <w:tcMar>
              <w:left w:w="72" w:type="dxa"/>
              <w:right w:w="72" w:type="dxa"/>
            </w:tcMar>
          </w:tcPr>
          <w:p w14:paraId="782918AC" w14:textId="4BEF0DE3" w:rsidR="002A1F1B" w:rsidRPr="00F13AD5" w:rsidRDefault="002A1F1B">
            <w:pPr>
              <w:rPr>
                <w:rFonts w:asciiTheme="minorHAnsi" w:hAnsiTheme="minorHAnsi"/>
                <w:sz w:val="18"/>
                <w:szCs w:val="18"/>
              </w:rPr>
            </w:pPr>
            <w:r w:rsidRPr="00F13AD5">
              <w:rPr>
                <w:rFonts w:asciiTheme="minorHAnsi" w:hAnsiTheme="minorHAnsi"/>
                <w:sz w:val="18"/>
                <w:szCs w:val="18"/>
              </w:rPr>
              <w:t xml:space="preserve">&lt;&lt;calculated field, referenced data from </w:t>
            </w:r>
            <w:r w:rsidR="00B47A76" w:rsidRPr="00F13AD5">
              <w:rPr>
                <w:rFonts w:asciiTheme="minorHAnsi" w:hAnsiTheme="minorHAnsi" w:cstheme="minorHAnsi"/>
                <w:sz w:val="18"/>
                <w:szCs w:val="18"/>
              </w:rPr>
              <w:t>MCH-01, “Dwelling Unit Name” (A01)</w:t>
            </w:r>
            <w:ins w:id="1" w:author="Alhabibi, Haider@Energy" w:date="2023-06-12T09:39:00Z">
              <w:del w:id="2" w:author="Alhabibi, Haider@Energy" w:date="2022-07-13T11:36:00Z">
                <w:r w:rsidR="00F418E6" w:rsidRPr="00F5715E" w:rsidDel="00A5299B">
                  <w:rPr>
                    <w:rFonts w:asciiTheme="minorHAnsi" w:hAnsiTheme="minorHAnsi"/>
                    <w:sz w:val="18"/>
                    <w:szCs w:val="18"/>
                  </w:rPr>
                  <w:delText>.</w:delText>
                </w:r>
              </w:del>
              <w:r w:rsidR="00F418E6">
                <w:rPr>
                  <w:rFonts w:asciiTheme="minorHAnsi" w:hAnsiTheme="minorHAnsi"/>
                  <w:sz w:val="18"/>
                  <w:szCs w:val="18"/>
                </w:rPr>
                <w:t>; else if information not available then allow user input</w:t>
              </w:r>
            </w:ins>
            <w:r w:rsidRPr="00F13AD5">
              <w:rPr>
                <w:rFonts w:asciiTheme="minorHAnsi" w:hAnsiTheme="minorHAnsi"/>
                <w:sz w:val="18"/>
                <w:szCs w:val="18"/>
              </w:rPr>
              <w:t>.&gt;&gt;</w:t>
            </w:r>
          </w:p>
        </w:tc>
      </w:tr>
      <w:tr w:rsidR="002A1F1B" w:rsidRPr="00F13AD5" w14:paraId="782918B1" w14:textId="77777777" w:rsidTr="00F13AD5">
        <w:trPr>
          <w:trHeight w:val="158"/>
        </w:trPr>
        <w:tc>
          <w:tcPr>
            <w:tcW w:w="799" w:type="dxa"/>
            <w:vAlign w:val="center"/>
          </w:tcPr>
          <w:p w14:paraId="782918AE" w14:textId="77777777" w:rsidR="002A1F1B" w:rsidRPr="00171CAD" w:rsidRDefault="002A1F1B">
            <w:pPr>
              <w:jc w:val="center"/>
              <w:rPr>
                <w:rFonts w:asciiTheme="minorHAnsi" w:hAnsiTheme="minorHAnsi"/>
                <w:sz w:val="18"/>
                <w:szCs w:val="18"/>
              </w:rPr>
            </w:pPr>
            <w:r w:rsidRPr="00171CAD">
              <w:rPr>
                <w:rFonts w:asciiTheme="minorHAnsi" w:hAnsiTheme="minorHAnsi"/>
                <w:sz w:val="18"/>
                <w:szCs w:val="18"/>
              </w:rPr>
              <w:t>02</w:t>
            </w:r>
          </w:p>
        </w:tc>
        <w:tc>
          <w:tcPr>
            <w:tcW w:w="4615" w:type="dxa"/>
            <w:vAlign w:val="center"/>
          </w:tcPr>
          <w:p w14:paraId="782918AF" w14:textId="77777777" w:rsidR="002A1F1B" w:rsidRPr="00171CAD" w:rsidRDefault="002A1F1B">
            <w:pPr>
              <w:rPr>
                <w:rFonts w:asciiTheme="minorHAnsi" w:hAnsiTheme="minorHAnsi"/>
                <w:sz w:val="18"/>
                <w:szCs w:val="18"/>
              </w:rPr>
            </w:pPr>
            <w:r w:rsidRPr="00171CAD">
              <w:rPr>
                <w:rFonts w:asciiTheme="minorHAnsi" w:hAnsiTheme="minorHAnsi"/>
                <w:sz w:val="18"/>
                <w:szCs w:val="18"/>
              </w:rPr>
              <w:t>Building Type</w:t>
            </w:r>
          </w:p>
        </w:tc>
        <w:tc>
          <w:tcPr>
            <w:tcW w:w="5602" w:type="dxa"/>
            <w:tcMar>
              <w:left w:w="72" w:type="dxa"/>
              <w:right w:w="72" w:type="dxa"/>
            </w:tcMar>
          </w:tcPr>
          <w:p w14:paraId="782918B0" w14:textId="6EC6F7AD" w:rsidR="002A1F1B" w:rsidRPr="00171CAD" w:rsidRDefault="00912920">
            <w:pPr>
              <w:rPr>
                <w:rFonts w:asciiTheme="minorHAnsi" w:hAnsiTheme="minorHAnsi"/>
                <w:sz w:val="18"/>
                <w:szCs w:val="18"/>
              </w:rPr>
            </w:pPr>
            <w:r w:rsidRPr="00171CAD">
              <w:rPr>
                <w:rFonts w:asciiTheme="minorHAnsi" w:hAnsiTheme="minorHAnsi" w:cstheme="minorHAnsi"/>
                <w:sz w:val="18"/>
                <w:szCs w:val="18"/>
              </w:rPr>
              <w:t xml:space="preserve">&lt;&lt; calculated field, referenced data from </w:t>
            </w:r>
            <w:r w:rsidR="00255013" w:rsidRPr="00171CAD">
              <w:rPr>
                <w:rFonts w:asciiTheme="minorHAnsi" w:hAnsiTheme="minorHAnsi" w:cstheme="minorHAnsi"/>
                <w:sz w:val="18"/>
                <w:szCs w:val="18"/>
              </w:rPr>
              <w:t>LMCC</w:t>
            </w:r>
            <w:r w:rsidRPr="00171CAD">
              <w:rPr>
                <w:rFonts w:asciiTheme="minorHAnsi" w:hAnsiTheme="minorHAnsi" w:cstheme="minorHAnsi"/>
                <w:sz w:val="18"/>
                <w:szCs w:val="18"/>
              </w:rPr>
              <w:t xml:space="preserve">, allowed values = </w:t>
            </w:r>
            <w:r w:rsidR="008E63FA" w:rsidRPr="00171CAD">
              <w:rPr>
                <w:rFonts w:asciiTheme="minorHAnsi" w:hAnsiTheme="minorHAnsi" w:cstheme="minorHAnsi"/>
                <w:sz w:val="18"/>
                <w:szCs w:val="18"/>
              </w:rPr>
              <w:t>multifamily</w:t>
            </w:r>
            <w:ins w:id="3" w:author="Alhabibi, Haider@Energy" w:date="2022-10-13T17:15:00Z">
              <w:r w:rsidR="005F2969" w:rsidRPr="00171CAD" w:rsidDel="005F2969">
                <w:rPr>
                  <w:rFonts w:asciiTheme="minorHAnsi" w:hAnsiTheme="minorHAnsi" w:cstheme="minorHAnsi"/>
                  <w:sz w:val="18"/>
                  <w:szCs w:val="18"/>
                </w:rPr>
                <w:t xml:space="preserve"> </w:t>
              </w:r>
            </w:ins>
            <w:r w:rsidRPr="00171CAD">
              <w:rPr>
                <w:rFonts w:asciiTheme="minorHAnsi" w:hAnsiTheme="minorHAnsi" w:cstheme="minorHAnsi"/>
                <w:sz w:val="18"/>
                <w:szCs w:val="18"/>
              </w:rPr>
              <w:t>&gt;&gt;</w:t>
            </w:r>
          </w:p>
        </w:tc>
      </w:tr>
      <w:tr w:rsidR="002A1F1B" w:rsidRPr="00F13AD5" w14:paraId="782918B8" w14:textId="77777777" w:rsidTr="00F13AD5">
        <w:trPr>
          <w:trHeight w:val="158"/>
        </w:trPr>
        <w:tc>
          <w:tcPr>
            <w:tcW w:w="799" w:type="dxa"/>
            <w:vAlign w:val="center"/>
          </w:tcPr>
          <w:p w14:paraId="782918B2" w14:textId="77777777" w:rsidR="002A1F1B" w:rsidRPr="00F13AD5" w:rsidRDefault="002A1F1B">
            <w:pPr>
              <w:jc w:val="center"/>
              <w:rPr>
                <w:rFonts w:asciiTheme="minorHAnsi" w:hAnsiTheme="minorHAnsi"/>
                <w:sz w:val="18"/>
                <w:szCs w:val="18"/>
              </w:rPr>
            </w:pPr>
            <w:r w:rsidRPr="00F13AD5">
              <w:rPr>
                <w:rFonts w:asciiTheme="minorHAnsi" w:hAnsiTheme="minorHAnsi"/>
                <w:sz w:val="18"/>
                <w:szCs w:val="18"/>
              </w:rPr>
              <w:t>03</w:t>
            </w:r>
          </w:p>
        </w:tc>
        <w:tc>
          <w:tcPr>
            <w:tcW w:w="4615" w:type="dxa"/>
            <w:vAlign w:val="center"/>
          </w:tcPr>
          <w:p w14:paraId="782918B3" w14:textId="77777777" w:rsidR="002A1F1B" w:rsidRPr="00F13AD5" w:rsidRDefault="002A1F1B">
            <w:pPr>
              <w:rPr>
                <w:rFonts w:asciiTheme="minorHAnsi" w:hAnsiTheme="minorHAnsi"/>
                <w:sz w:val="18"/>
                <w:szCs w:val="18"/>
              </w:rPr>
            </w:pPr>
            <w:r w:rsidRPr="00F13AD5">
              <w:rPr>
                <w:rFonts w:asciiTheme="minorHAnsi" w:hAnsiTheme="minorHAnsi"/>
                <w:sz w:val="18"/>
                <w:szCs w:val="18"/>
              </w:rPr>
              <w:t>Project Scope</w:t>
            </w:r>
          </w:p>
        </w:tc>
        <w:tc>
          <w:tcPr>
            <w:tcW w:w="5602" w:type="dxa"/>
            <w:tcMar>
              <w:left w:w="72" w:type="dxa"/>
              <w:right w:w="72" w:type="dxa"/>
            </w:tcMar>
          </w:tcPr>
          <w:p w14:paraId="782918B4" w14:textId="1BB05361" w:rsidR="00912920" w:rsidRPr="00F13AD5" w:rsidRDefault="00912920">
            <w:pPr>
              <w:rPr>
                <w:rFonts w:asciiTheme="minorHAnsi" w:hAnsiTheme="minorHAnsi" w:cstheme="minorHAnsi"/>
                <w:sz w:val="18"/>
                <w:szCs w:val="18"/>
              </w:rPr>
            </w:pPr>
            <w:r w:rsidRPr="00F13AD5">
              <w:rPr>
                <w:rFonts w:asciiTheme="minorHAnsi" w:hAnsiTheme="minorHAnsi" w:cstheme="minorHAnsi"/>
                <w:sz w:val="18"/>
                <w:szCs w:val="18"/>
              </w:rPr>
              <w:t xml:space="preserve">&lt;&lt; calculated </w:t>
            </w:r>
            <w:r w:rsidR="00B93EF1" w:rsidRPr="00F13AD5">
              <w:rPr>
                <w:rFonts w:asciiTheme="minorHAnsi" w:hAnsiTheme="minorHAnsi" w:cstheme="minorHAnsi"/>
                <w:sz w:val="18"/>
                <w:szCs w:val="18"/>
              </w:rPr>
              <w:t>field, if</w:t>
            </w:r>
            <w:r w:rsidR="00CE376F" w:rsidRPr="00F13AD5">
              <w:rPr>
                <w:rFonts w:asciiTheme="minorHAnsi" w:hAnsiTheme="minorHAnsi" w:cstheme="minorHAnsi"/>
                <w:sz w:val="18"/>
                <w:szCs w:val="18"/>
              </w:rPr>
              <w:t xml:space="preserve"> parent is LMCC-PRF</w:t>
            </w:r>
            <w:r w:rsidRPr="00F13AD5">
              <w:rPr>
                <w:rFonts w:asciiTheme="minorHAnsi" w:hAnsiTheme="minorHAnsi" w:cstheme="minorHAnsi"/>
                <w:sz w:val="18"/>
                <w:szCs w:val="18"/>
              </w:rPr>
              <w:t xml:space="preserve"> referenced data from </w:t>
            </w:r>
            <w:r w:rsidR="00255013" w:rsidRPr="00F13AD5">
              <w:rPr>
                <w:rFonts w:asciiTheme="minorHAnsi" w:hAnsiTheme="minorHAnsi" w:cstheme="minorHAnsi"/>
                <w:sz w:val="18"/>
                <w:szCs w:val="18"/>
              </w:rPr>
              <w:t>LMCC</w:t>
            </w:r>
            <w:r w:rsidR="00CE376F" w:rsidRPr="00F13AD5">
              <w:rPr>
                <w:rFonts w:asciiTheme="minorHAnsi" w:hAnsiTheme="minorHAnsi" w:cstheme="minorHAnsi"/>
                <w:sz w:val="18"/>
                <w:szCs w:val="18"/>
              </w:rPr>
              <w:t>-PRF</w:t>
            </w:r>
            <w:r w:rsidRPr="00F13AD5">
              <w:rPr>
                <w:rFonts w:asciiTheme="minorHAnsi" w:hAnsiTheme="minorHAnsi" w:cstheme="minorHAnsi"/>
                <w:sz w:val="18"/>
                <w:szCs w:val="18"/>
              </w:rPr>
              <w:t>;</w:t>
            </w:r>
            <w:r w:rsidR="00CE376F" w:rsidRPr="00F13AD5">
              <w:rPr>
                <w:rFonts w:asciiTheme="minorHAnsi" w:hAnsiTheme="minorHAnsi" w:cstheme="minorHAnsi"/>
                <w:sz w:val="18"/>
                <w:szCs w:val="18"/>
              </w:rPr>
              <w:t xml:space="preserve"> else</w:t>
            </w:r>
            <w:r w:rsidR="002704EA" w:rsidRPr="00F13AD5">
              <w:rPr>
                <w:rFonts w:asciiTheme="minorHAnsi" w:hAnsiTheme="minorHAnsi" w:cstheme="minorHAnsi"/>
                <w:sz w:val="18"/>
                <w:szCs w:val="18"/>
              </w:rPr>
              <w:t xml:space="preserve"> if parent is LMCC-MCH allow user to select </w:t>
            </w:r>
            <w:r w:rsidR="00CE638A" w:rsidRPr="00F13AD5">
              <w:rPr>
                <w:rFonts w:asciiTheme="minorHAnsi" w:hAnsiTheme="minorHAnsi" w:cstheme="minorHAnsi"/>
                <w:sz w:val="18"/>
                <w:szCs w:val="18"/>
              </w:rPr>
              <w:t xml:space="preserve">one </w:t>
            </w:r>
            <w:r w:rsidR="002704EA" w:rsidRPr="00F13AD5">
              <w:rPr>
                <w:rFonts w:asciiTheme="minorHAnsi" w:hAnsiTheme="minorHAnsi" w:cstheme="minorHAnsi"/>
                <w:sz w:val="18"/>
                <w:szCs w:val="18"/>
              </w:rPr>
              <w:t>from list.</w:t>
            </w:r>
          </w:p>
          <w:p w14:paraId="782918B5" w14:textId="662F93B0" w:rsidR="00912920" w:rsidRPr="00F13AD5" w:rsidRDefault="00912920">
            <w:pPr>
              <w:rPr>
                <w:rFonts w:asciiTheme="minorHAnsi" w:hAnsiTheme="minorHAnsi" w:cstheme="minorBidi"/>
                <w:sz w:val="18"/>
                <w:szCs w:val="18"/>
              </w:rPr>
            </w:pPr>
            <w:r w:rsidRPr="00F13AD5">
              <w:rPr>
                <w:rFonts w:asciiTheme="minorHAnsi" w:hAnsiTheme="minorHAnsi" w:cstheme="minorBidi"/>
                <w:sz w:val="18"/>
                <w:szCs w:val="18"/>
              </w:rPr>
              <w:t xml:space="preserve">allowed values = Newly Constructed, Newly Constructed (Addition Alone), and Addition and /or </w:t>
            </w:r>
            <w:proofErr w:type="gramStart"/>
            <w:r w:rsidRPr="00F13AD5">
              <w:rPr>
                <w:rFonts w:asciiTheme="minorHAnsi" w:hAnsiTheme="minorHAnsi" w:cstheme="minorBidi"/>
                <w:sz w:val="18"/>
                <w:szCs w:val="18"/>
              </w:rPr>
              <w:t>Alteration;</w:t>
            </w:r>
            <w:proofErr w:type="gramEnd"/>
          </w:p>
          <w:p w14:paraId="782918B7" w14:textId="1FB51332" w:rsidR="002A1F1B" w:rsidRPr="00F13AD5" w:rsidRDefault="00912920">
            <w:pPr>
              <w:rPr>
                <w:rFonts w:asciiTheme="minorHAnsi" w:hAnsiTheme="minorHAnsi"/>
                <w:sz w:val="18"/>
                <w:szCs w:val="18"/>
              </w:rPr>
            </w:pPr>
            <w:r w:rsidRPr="00F13AD5">
              <w:rPr>
                <w:rFonts w:asciiTheme="minorHAnsi" w:hAnsiTheme="minorHAnsi" w:cstheme="minorHAnsi"/>
                <w:sz w:val="18"/>
                <w:szCs w:val="18"/>
                <w:u w:val="single"/>
              </w:rPr>
              <w:t>&gt;&gt;</w:t>
            </w:r>
          </w:p>
        </w:tc>
      </w:tr>
      <w:tr w:rsidR="002A1F1B" w:rsidRPr="00F13AD5" w14:paraId="782918BD" w14:textId="77777777" w:rsidTr="00F13AD5">
        <w:trPr>
          <w:trHeight w:val="158"/>
        </w:trPr>
        <w:tc>
          <w:tcPr>
            <w:tcW w:w="799" w:type="dxa"/>
            <w:vAlign w:val="center"/>
          </w:tcPr>
          <w:p w14:paraId="782918B9" w14:textId="77777777" w:rsidR="002A1F1B" w:rsidRPr="00F13AD5" w:rsidRDefault="002A1F1B">
            <w:pPr>
              <w:jc w:val="center"/>
              <w:rPr>
                <w:rFonts w:asciiTheme="minorHAnsi" w:hAnsiTheme="minorHAnsi"/>
                <w:sz w:val="18"/>
                <w:szCs w:val="18"/>
              </w:rPr>
            </w:pPr>
            <w:r w:rsidRPr="00F13AD5">
              <w:rPr>
                <w:rFonts w:asciiTheme="minorHAnsi" w:hAnsiTheme="minorHAnsi"/>
                <w:sz w:val="18"/>
                <w:szCs w:val="18"/>
              </w:rPr>
              <w:t>04</w:t>
            </w:r>
          </w:p>
        </w:tc>
        <w:tc>
          <w:tcPr>
            <w:tcW w:w="4615" w:type="dxa"/>
            <w:vAlign w:val="center"/>
          </w:tcPr>
          <w:p w14:paraId="782918BA" w14:textId="77777777" w:rsidR="002A1F1B" w:rsidRPr="00F13AD5" w:rsidRDefault="002A1F1B">
            <w:pPr>
              <w:rPr>
                <w:rFonts w:asciiTheme="minorHAnsi" w:hAnsiTheme="minorHAnsi"/>
                <w:sz w:val="18"/>
                <w:szCs w:val="18"/>
              </w:rPr>
            </w:pPr>
            <w:r w:rsidRPr="00F13AD5">
              <w:rPr>
                <w:rFonts w:asciiTheme="minorHAnsi" w:hAnsiTheme="minorHAnsi"/>
                <w:sz w:val="18"/>
                <w:szCs w:val="18"/>
              </w:rPr>
              <w:t>Total Conditioned Floor Area of Dwelling Unit</w:t>
            </w:r>
          </w:p>
          <w:p w14:paraId="782918BB" w14:textId="77777777" w:rsidR="002A1F1B" w:rsidRPr="00F13AD5" w:rsidRDefault="002A1F1B">
            <w:pPr>
              <w:rPr>
                <w:rFonts w:asciiTheme="minorHAnsi" w:hAnsiTheme="minorHAnsi"/>
                <w:sz w:val="18"/>
                <w:szCs w:val="18"/>
              </w:rPr>
            </w:pPr>
            <w:r w:rsidRPr="00F13AD5">
              <w:rPr>
                <w:rFonts w:asciiTheme="minorHAnsi" w:hAnsiTheme="minorHAnsi"/>
                <w:sz w:val="18"/>
                <w:szCs w:val="18"/>
              </w:rPr>
              <w:t xml:space="preserve">(For addition projects the conditioned floor area equals existing area plus addition area)  </w:t>
            </w:r>
          </w:p>
        </w:tc>
        <w:tc>
          <w:tcPr>
            <w:tcW w:w="5602" w:type="dxa"/>
            <w:tcMar>
              <w:left w:w="72" w:type="dxa"/>
              <w:right w:w="72" w:type="dxa"/>
            </w:tcMar>
          </w:tcPr>
          <w:p w14:paraId="782918BC" w14:textId="1E0399DA" w:rsidR="002A1F1B" w:rsidRPr="00F13AD5" w:rsidRDefault="002A1F1B">
            <w:pPr>
              <w:rPr>
                <w:rFonts w:asciiTheme="minorHAnsi" w:hAnsiTheme="minorHAnsi"/>
                <w:sz w:val="18"/>
                <w:szCs w:val="18"/>
              </w:rPr>
            </w:pPr>
            <w:r w:rsidRPr="00F13AD5">
              <w:rPr>
                <w:rFonts w:asciiTheme="minorHAnsi" w:hAnsiTheme="minorHAnsi"/>
                <w:sz w:val="18"/>
                <w:szCs w:val="18"/>
              </w:rPr>
              <w:t>&lt;&lt;calculated field: reference</w:t>
            </w:r>
            <w:r w:rsidR="00B47A76" w:rsidRPr="00F13AD5">
              <w:rPr>
                <w:rFonts w:asciiTheme="minorHAnsi" w:hAnsiTheme="minorHAnsi"/>
                <w:sz w:val="18"/>
                <w:szCs w:val="18"/>
              </w:rPr>
              <w:t>d</w:t>
            </w:r>
            <w:r w:rsidRPr="00F13AD5">
              <w:rPr>
                <w:rFonts w:asciiTheme="minorHAnsi" w:hAnsiTheme="minorHAnsi"/>
                <w:sz w:val="18"/>
                <w:szCs w:val="18"/>
              </w:rPr>
              <w:t xml:space="preserve"> from MCH-01</w:t>
            </w:r>
            <w:r w:rsidR="00B47A76" w:rsidRPr="00F13AD5">
              <w:rPr>
                <w:rFonts w:asciiTheme="minorHAnsi" w:hAnsiTheme="minorHAnsi" w:cstheme="minorHAnsi"/>
                <w:sz w:val="18"/>
                <w:szCs w:val="18"/>
              </w:rPr>
              <w:t>, “</w:t>
            </w:r>
            <w:r w:rsidR="00B47A76" w:rsidRPr="00F13AD5">
              <w:rPr>
                <w:rFonts w:ascii="Calibri" w:hAnsi="Calibri"/>
                <w:sz w:val="18"/>
                <w:szCs w:val="18"/>
              </w:rPr>
              <w:t>Dwelling Unit Total Conditioned Floor Area (ft</w:t>
            </w:r>
            <w:r w:rsidR="00B47A76" w:rsidRPr="00F13AD5">
              <w:rPr>
                <w:rFonts w:ascii="Calibri" w:hAnsi="Calibri"/>
                <w:sz w:val="18"/>
                <w:szCs w:val="18"/>
                <w:vertAlign w:val="superscript"/>
              </w:rPr>
              <w:t>2</w:t>
            </w:r>
            <w:r w:rsidR="00B47A76" w:rsidRPr="00F13AD5">
              <w:rPr>
                <w:rFonts w:ascii="Calibri" w:hAnsi="Calibri"/>
                <w:sz w:val="18"/>
                <w:szCs w:val="18"/>
              </w:rPr>
              <w:t>)” (A03)</w:t>
            </w:r>
            <w:ins w:id="4" w:author="Alhabibi, Haider@Energy" w:date="2023-06-12T09:40:00Z">
              <w:r w:rsidR="003920B0" w:rsidRPr="003920B0">
                <w:rPr>
                  <w:rFonts w:ascii="Calibri" w:hAnsi="Calibri"/>
                  <w:sz w:val="18"/>
                  <w:szCs w:val="18"/>
                </w:rPr>
                <w:t>; else if information not available then allow user input</w:t>
              </w:r>
              <w:r w:rsidR="003920B0">
                <w:rPr>
                  <w:rFonts w:ascii="Calibri" w:hAnsi="Calibri"/>
                  <w:sz w:val="18"/>
                  <w:szCs w:val="18"/>
                </w:rPr>
                <w:t>.</w:t>
              </w:r>
            </w:ins>
            <w:r w:rsidRPr="00F13AD5">
              <w:rPr>
                <w:rFonts w:asciiTheme="minorHAnsi" w:hAnsiTheme="minorHAnsi"/>
                <w:sz w:val="18"/>
                <w:szCs w:val="18"/>
              </w:rPr>
              <w:t xml:space="preserve"> &gt;&gt;</w:t>
            </w:r>
          </w:p>
        </w:tc>
      </w:tr>
      <w:tr w:rsidR="002A1F1B" w:rsidRPr="00F13AD5" w14:paraId="782918C2" w14:textId="77777777" w:rsidTr="00F13AD5">
        <w:trPr>
          <w:trHeight w:val="158"/>
        </w:trPr>
        <w:tc>
          <w:tcPr>
            <w:tcW w:w="799" w:type="dxa"/>
            <w:vAlign w:val="center"/>
          </w:tcPr>
          <w:p w14:paraId="782918BE" w14:textId="77777777" w:rsidR="002A1F1B" w:rsidRPr="00F13AD5" w:rsidRDefault="002A1F1B">
            <w:pPr>
              <w:jc w:val="center"/>
              <w:rPr>
                <w:rFonts w:asciiTheme="minorHAnsi" w:hAnsiTheme="minorHAnsi"/>
                <w:sz w:val="18"/>
                <w:szCs w:val="18"/>
              </w:rPr>
            </w:pPr>
            <w:r w:rsidRPr="00F13AD5">
              <w:rPr>
                <w:rFonts w:asciiTheme="minorHAnsi" w:hAnsiTheme="minorHAnsi"/>
                <w:sz w:val="18"/>
                <w:szCs w:val="18"/>
              </w:rPr>
              <w:t>05</w:t>
            </w:r>
          </w:p>
        </w:tc>
        <w:tc>
          <w:tcPr>
            <w:tcW w:w="4615" w:type="dxa"/>
            <w:vAlign w:val="center"/>
          </w:tcPr>
          <w:p w14:paraId="782918BF" w14:textId="77777777" w:rsidR="002A1F1B" w:rsidRPr="00F13AD5" w:rsidRDefault="002A1F1B">
            <w:pPr>
              <w:rPr>
                <w:rFonts w:asciiTheme="minorHAnsi" w:hAnsiTheme="minorHAnsi"/>
                <w:sz w:val="18"/>
                <w:szCs w:val="18"/>
              </w:rPr>
            </w:pPr>
            <w:r w:rsidRPr="00F13AD5">
              <w:rPr>
                <w:rFonts w:asciiTheme="minorHAnsi" w:hAnsiTheme="minorHAnsi"/>
                <w:sz w:val="18"/>
                <w:szCs w:val="18"/>
              </w:rPr>
              <w:t>Number of Bedrooms in Dwelling Unit</w:t>
            </w:r>
          </w:p>
          <w:p w14:paraId="782918C0" w14:textId="77777777" w:rsidR="002A1F1B" w:rsidRPr="00F13AD5" w:rsidRDefault="002A1F1B">
            <w:pPr>
              <w:rPr>
                <w:rFonts w:asciiTheme="minorHAnsi" w:hAnsiTheme="minorHAnsi"/>
                <w:sz w:val="18"/>
                <w:szCs w:val="18"/>
              </w:rPr>
            </w:pPr>
            <w:r w:rsidRPr="00F13AD5">
              <w:rPr>
                <w:rFonts w:asciiTheme="minorHAnsi" w:hAnsiTheme="minorHAnsi"/>
                <w:sz w:val="18"/>
                <w:szCs w:val="18"/>
              </w:rPr>
              <w:t>(For addition projects the number of bedrooms equals the existing bedrooms plus addition bedrooms)</w:t>
            </w:r>
          </w:p>
        </w:tc>
        <w:tc>
          <w:tcPr>
            <w:tcW w:w="5602" w:type="dxa"/>
            <w:tcMar>
              <w:left w:w="72" w:type="dxa"/>
              <w:right w:w="72" w:type="dxa"/>
            </w:tcMar>
          </w:tcPr>
          <w:p w14:paraId="782918C1" w14:textId="1F9A5960" w:rsidR="002A1F1B" w:rsidRPr="00F13AD5" w:rsidRDefault="002A1F1B">
            <w:pPr>
              <w:rPr>
                <w:rFonts w:asciiTheme="minorHAnsi" w:hAnsiTheme="minorHAnsi"/>
                <w:sz w:val="18"/>
                <w:szCs w:val="18"/>
              </w:rPr>
            </w:pPr>
            <w:r w:rsidRPr="00F13AD5">
              <w:rPr>
                <w:rFonts w:asciiTheme="minorHAnsi" w:hAnsiTheme="minorHAnsi"/>
                <w:sz w:val="18"/>
                <w:szCs w:val="18"/>
              </w:rPr>
              <w:t>&lt;&lt;calculated field: reference</w:t>
            </w:r>
            <w:r w:rsidR="00B47A76" w:rsidRPr="00F13AD5">
              <w:rPr>
                <w:rFonts w:asciiTheme="minorHAnsi" w:hAnsiTheme="minorHAnsi"/>
                <w:sz w:val="18"/>
                <w:szCs w:val="18"/>
              </w:rPr>
              <w:t>d</w:t>
            </w:r>
            <w:r w:rsidRPr="00F13AD5">
              <w:rPr>
                <w:rFonts w:asciiTheme="minorHAnsi" w:hAnsiTheme="minorHAnsi"/>
                <w:sz w:val="18"/>
                <w:szCs w:val="18"/>
              </w:rPr>
              <w:t xml:space="preserve"> from MCH-01</w:t>
            </w:r>
            <w:r w:rsidR="00B47A76" w:rsidRPr="00F13AD5">
              <w:rPr>
                <w:rFonts w:asciiTheme="minorHAnsi" w:hAnsiTheme="minorHAnsi" w:cstheme="minorHAnsi"/>
                <w:sz w:val="18"/>
                <w:szCs w:val="18"/>
              </w:rPr>
              <w:t>, “</w:t>
            </w:r>
            <w:r w:rsidR="00B47A76" w:rsidRPr="00F13AD5">
              <w:rPr>
                <w:rFonts w:ascii="Calibri" w:hAnsi="Calibri"/>
                <w:sz w:val="18"/>
                <w:szCs w:val="18"/>
              </w:rPr>
              <w:t>Dwelling Unit Number of Bedrooms” (A09);</w:t>
            </w:r>
            <w:r w:rsidR="00B47A76" w:rsidRPr="00F13AD5">
              <w:rPr>
                <w:rFonts w:asciiTheme="minorHAnsi" w:hAnsiTheme="minorHAnsi" w:cstheme="minorHAnsi"/>
                <w:sz w:val="18"/>
                <w:szCs w:val="18"/>
              </w:rPr>
              <w:t xml:space="preserve"> if value from MCH-01 = 0 replace with 1</w:t>
            </w:r>
            <w:ins w:id="5" w:author="Alhabibi, Haider@Energy" w:date="2023-06-12T09:40:00Z">
              <w:del w:id="6" w:author="Alhabibi, Haider@Energy" w:date="2022-07-13T11:36:00Z">
                <w:r w:rsidR="00B20CA7" w:rsidRPr="00F5715E" w:rsidDel="00A5299B">
                  <w:rPr>
                    <w:rFonts w:asciiTheme="minorHAnsi" w:hAnsiTheme="minorHAnsi"/>
                    <w:sz w:val="18"/>
                    <w:szCs w:val="18"/>
                  </w:rPr>
                  <w:delText>.</w:delText>
                </w:r>
              </w:del>
              <w:r w:rsidR="00B20CA7">
                <w:rPr>
                  <w:rFonts w:asciiTheme="minorHAnsi" w:hAnsiTheme="minorHAnsi"/>
                  <w:sz w:val="18"/>
                  <w:szCs w:val="18"/>
                </w:rPr>
                <w:t>; else if information not available then allow user input</w:t>
              </w:r>
              <w:r w:rsidR="00B20CA7" w:rsidRPr="00F13AD5">
                <w:rPr>
                  <w:rFonts w:asciiTheme="minorHAnsi" w:hAnsiTheme="minorHAnsi"/>
                  <w:sz w:val="18"/>
                  <w:szCs w:val="18"/>
                </w:rPr>
                <w:t xml:space="preserve"> </w:t>
              </w:r>
            </w:ins>
            <w:r w:rsidRPr="00F13AD5">
              <w:rPr>
                <w:rFonts w:asciiTheme="minorHAnsi" w:hAnsiTheme="minorHAnsi"/>
                <w:sz w:val="18"/>
                <w:szCs w:val="18"/>
              </w:rPr>
              <w:t>&gt;&gt;</w:t>
            </w:r>
          </w:p>
        </w:tc>
      </w:tr>
      <w:tr w:rsidR="00EE3065" w:rsidRPr="00F13AD5" w14:paraId="782918FB" w14:textId="77777777" w:rsidTr="00F13AD5">
        <w:trPr>
          <w:trHeight w:val="158"/>
        </w:trPr>
        <w:tc>
          <w:tcPr>
            <w:tcW w:w="799" w:type="dxa"/>
            <w:vAlign w:val="center"/>
          </w:tcPr>
          <w:p w14:paraId="782918EE" w14:textId="294800D2" w:rsidR="00EE3065" w:rsidRPr="00F13AD5" w:rsidRDefault="00F37662">
            <w:pPr>
              <w:jc w:val="center"/>
              <w:rPr>
                <w:rFonts w:asciiTheme="minorHAnsi" w:hAnsiTheme="minorHAnsi"/>
                <w:sz w:val="18"/>
                <w:szCs w:val="18"/>
              </w:rPr>
            </w:pPr>
            <w:r w:rsidRPr="00F13AD5">
              <w:rPr>
                <w:rFonts w:asciiTheme="minorHAnsi" w:hAnsiTheme="minorHAnsi" w:cstheme="minorHAnsi"/>
                <w:sz w:val="18"/>
                <w:szCs w:val="18"/>
              </w:rPr>
              <w:t>06</w:t>
            </w:r>
          </w:p>
        </w:tc>
        <w:tc>
          <w:tcPr>
            <w:tcW w:w="4615" w:type="dxa"/>
            <w:vAlign w:val="center"/>
          </w:tcPr>
          <w:p w14:paraId="782918EF" w14:textId="6D3257C8" w:rsidR="00EE3065" w:rsidRPr="00F13AD5" w:rsidRDefault="00EE3065">
            <w:pPr>
              <w:rPr>
                <w:rFonts w:asciiTheme="minorHAnsi" w:hAnsiTheme="minorHAnsi"/>
                <w:sz w:val="18"/>
                <w:szCs w:val="18"/>
              </w:rPr>
            </w:pPr>
            <w:r w:rsidRPr="00F13AD5">
              <w:rPr>
                <w:rFonts w:asciiTheme="minorHAnsi" w:hAnsiTheme="minorHAnsi" w:cstheme="minorBidi"/>
                <w:sz w:val="18"/>
                <w:szCs w:val="18"/>
              </w:rPr>
              <w:t>Ventilation System Type</w:t>
            </w:r>
          </w:p>
        </w:tc>
        <w:tc>
          <w:tcPr>
            <w:tcW w:w="5602" w:type="dxa"/>
            <w:tcMar>
              <w:left w:w="72" w:type="dxa"/>
              <w:right w:w="72" w:type="dxa"/>
            </w:tcMar>
          </w:tcPr>
          <w:p w14:paraId="782918F0" w14:textId="5455BD5E"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 xml:space="preserve">&lt;&lt; calculated value if </w:t>
            </w:r>
            <w:r w:rsidR="005D2A68" w:rsidRPr="00F13AD5">
              <w:rPr>
                <w:rFonts w:asciiTheme="minorHAnsi" w:hAnsiTheme="minorHAnsi" w:cstheme="minorHAnsi"/>
                <w:sz w:val="18"/>
                <w:szCs w:val="18"/>
              </w:rPr>
              <w:t xml:space="preserve">parent is </w:t>
            </w:r>
            <w:r w:rsidR="00255013" w:rsidRPr="00F13AD5">
              <w:rPr>
                <w:rFonts w:asciiTheme="minorHAnsi" w:hAnsiTheme="minorHAnsi" w:cstheme="minorHAnsi"/>
                <w:sz w:val="18"/>
                <w:szCs w:val="18"/>
              </w:rPr>
              <w:t>LMCC</w:t>
            </w:r>
            <w:r w:rsidRPr="00F13AD5">
              <w:rPr>
                <w:rFonts w:asciiTheme="minorHAnsi" w:hAnsiTheme="minorHAnsi" w:cstheme="minorHAnsi"/>
                <w:sz w:val="18"/>
                <w:szCs w:val="18"/>
              </w:rPr>
              <w:t xml:space="preserve">-PRF, reference data from </w:t>
            </w:r>
            <w:r w:rsidR="00255013" w:rsidRPr="00F13AD5">
              <w:rPr>
                <w:rFonts w:asciiTheme="minorHAnsi" w:hAnsiTheme="minorHAnsi" w:cstheme="minorHAnsi"/>
                <w:sz w:val="18"/>
                <w:szCs w:val="18"/>
              </w:rPr>
              <w:t>LMCC</w:t>
            </w:r>
            <w:r w:rsidR="007A51A1" w:rsidRPr="00F13AD5">
              <w:rPr>
                <w:rFonts w:asciiTheme="minorHAnsi" w:hAnsiTheme="minorHAnsi" w:cstheme="minorHAnsi"/>
                <w:sz w:val="18"/>
                <w:szCs w:val="18"/>
              </w:rPr>
              <w:t>-PRF</w:t>
            </w:r>
            <w:r w:rsidRPr="00F13AD5">
              <w:rPr>
                <w:rFonts w:asciiTheme="minorHAnsi" w:hAnsiTheme="minorHAnsi" w:cstheme="minorHAnsi"/>
                <w:sz w:val="18"/>
                <w:szCs w:val="18"/>
              </w:rPr>
              <w:t>;</w:t>
            </w:r>
            <w:r w:rsidRPr="00F13AD5">
              <w:rPr>
                <w:rFonts w:asciiTheme="minorHAnsi" w:hAnsiTheme="minorHAnsi" w:cstheme="minorHAnsi"/>
                <w:sz w:val="18"/>
                <w:szCs w:val="18"/>
              </w:rPr>
              <w:br/>
              <w:t xml:space="preserve">else if </w:t>
            </w:r>
            <w:r w:rsidR="00616B29" w:rsidRPr="00F13AD5">
              <w:rPr>
                <w:rFonts w:asciiTheme="minorHAnsi" w:hAnsiTheme="minorHAnsi" w:cstheme="minorHAnsi"/>
                <w:sz w:val="18"/>
                <w:szCs w:val="18"/>
              </w:rPr>
              <w:t xml:space="preserve">parent is </w:t>
            </w:r>
            <w:r w:rsidR="00255013" w:rsidRPr="00F13AD5">
              <w:rPr>
                <w:rFonts w:asciiTheme="minorHAnsi" w:hAnsiTheme="minorHAnsi" w:cstheme="minorHAnsi"/>
                <w:sz w:val="18"/>
                <w:szCs w:val="18"/>
              </w:rPr>
              <w:t>LMCC</w:t>
            </w:r>
            <w:r w:rsidR="00FE556E" w:rsidRPr="00F13AD5">
              <w:rPr>
                <w:rFonts w:asciiTheme="minorHAnsi" w:hAnsiTheme="minorHAnsi" w:cstheme="minorHAnsi"/>
                <w:sz w:val="18"/>
                <w:szCs w:val="18"/>
              </w:rPr>
              <w:t>-MCH</w:t>
            </w:r>
            <w:r w:rsidR="00D441AD">
              <w:rPr>
                <w:rFonts w:asciiTheme="minorHAnsi" w:hAnsiTheme="minorHAnsi" w:cstheme="minorHAnsi"/>
                <w:sz w:val="18"/>
                <w:szCs w:val="18"/>
              </w:rPr>
              <w:t xml:space="preserve"> </w:t>
            </w:r>
            <w:r w:rsidR="00FA6820" w:rsidRPr="00F13AD5">
              <w:rPr>
                <w:rFonts w:asciiTheme="minorHAnsi" w:hAnsiTheme="minorHAnsi" w:cstheme="minorHAnsi"/>
                <w:sz w:val="18"/>
                <w:szCs w:val="18"/>
              </w:rPr>
              <w:t>allow</w:t>
            </w:r>
            <w:r w:rsidRPr="00F13AD5">
              <w:rPr>
                <w:rFonts w:asciiTheme="minorHAnsi" w:hAnsiTheme="minorHAnsi" w:cstheme="minorHAnsi"/>
                <w:sz w:val="18"/>
                <w:szCs w:val="18"/>
              </w:rPr>
              <w:t xml:space="preserve"> user </w:t>
            </w:r>
            <w:r w:rsidR="00FA6820" w:rsidRPr="00F13AD5">
              <w:rPr>
                <w:rFonts w:asciiTheme="minorHAnsi" w:hAnsiTheme="minorHAnsi" w:cstheme="minorHAnsi"/>
                <w:sz w:val="18"/>
                <w:szCs w:val="18"/>
              </w:rPr>
              <w:t xml:space="preserve">to </w:t>
            </w:r>
            <w:r w:rsidRPr="00F13AD5">
              <w:rPr>
                <w:rFonts w:asciiTheme="minorHAnsi" w:hAnsiTheme="minorHAnsi" w:cstheme="minorHAnsi"/>
                <w:sz w:val="18"/>
                <w:szCs w:val="18"/>
              </w:rPr>
              <w:t xml:space="preserve">pick one from list:  </w:t>
            </w:r>
          </w:p>
          <w:p w14:paraId="782918F1"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**Supply</w:t>
            </w:r>
          </w:p>
          <w:p w14:paraId="782918F2"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**Exhaust; or</w:t>
            </w:r>
          </w:p>
          <w:p w14:paraId="782918F3"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**Balanced; or</w:t>
            </w:r>
          </w:p>
          <w:p w14:paraId="782918F4"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**Balanced – ERV; or</w:t>
            </w:r>
          </w:p>
          <w:p w14:paraId="782918F5"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**Balanced – HRV; or</w:t>
            </w:r>
          </w:p>
          <w:p w14:paraId="782918F6"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**Central Fan Integrated (CFI); or</w:t>
            </w:r>
          </w:p>
          <w:p w14:paraId="782918F7"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**Central Ventilation System – Supply; or</w:t>
            </w:r>
          </w:p>
          <w:p w14:paraId="782918F8"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**Central Ventilation System – Exhaust; or</w:t>
            </w:r>
          </w:p>
          <w:p w14:paraId="782918F9"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**Central Ventilation System – Balanced</w:t>
            </w:r>
          </w:p>
          <w:p w14:paraId="782918FA" w14:textId="0E57A789" w:rsidR="00EE3065" w:rsidRPr="00F13AD5" w:rsidRDefault="00EE3065">
            <w:pPr>
              <w:rPr>
                <w:rFonts w:asciiTheme="minorHAnsi" w:hAnsiTheme="minorHAnsi"/>
                <w:sz w:val="18"/>
                <w:szCs w:val="18"/>
              </w:rPr>
            </w:pPr>
            <w:r w:rsidRPr="00F13AD5">
              <w:rPr>
                <w:rFonts w:asciiTheme="minorHAnsi" w:hAnsiTheme="minorHAnsi" w:cstheme="minorHAnsi"/>
                <w:sz w:val="18"/>
                <w:szCs w:val="18"/>
                <w:u w:val="single"/>
              </w:rPr>
              <w:t>&gt;&gt;</w:t>
            </w:r>
          </w:p>
        </w:tc>
      </w:tr>
      <w:tr w:rsidR="00EE3065" w:rsidRPr="00F13AD5" w14:paraId="78291903" w14:textId="77777777" w:rsidTr="00F13AD5">
        <w:trPr>
          <w:trHeight w:val="158"/>
        </w:trPr>
        <w:tc>
          <w:tcPr>
            <w:tcW w:w="799" w:type="dxa"/>
            <w:vAlign w:val="center"/>
          </w:tcPr>
          <w:p w14:paraId="782918FC" w14:textId="627ACD01" w:rsidR="00EE3065" w:rsidRPr="00F13AD5" w:rsidRDefault="00F37662">
            <w:pPr>
              <w:jc w:val="center"/>
              <w:rPr>
                <w:rFonts w:asciiTheme="minorHAnsi" w:hAnsiTheme="minorHAnsi"/>
                <w:sz w:val="18"/>
                <w:szCs w:val="18"/>
              </w:rPr>
            </w:pPr>
            <w:r w:rsidRPr="00F13AD5">
              <w:rPr>
                <w:rFonts w:asciiTheme="minorHAnsi" w:hAnsiTheme="minorHAnsi" w:cstheme="minorHAnsi"/>
                <w:sz w:val="18"/>
                <w:szCs w:val="18"/>
              </w:rPr>
              <w:t>07</w:t>
            </w:r>
          </w:p>
        </w:tc>
        <w:tc>
          <w:tcPr>
            <w:tcW w:w="4615" w:type="dxa"/>
            <w:vAlign w:val="center"/>
          </w:tcPr>
          <w:p w14:paraId="782918FD" w14:textId="77777777" w:rsidR="00EE3065" w:rsidRPr="00F13AD5" w:rsidRDefault="00EE3065">
            <w:pPr>
              <w:rPr>
                <w:rFonts w:asciiTheme="minorHAnsi" w:hAnsiTheme="minorHAnsi"/>
                <w:sz w:val="18"/>
                <w:szCs w:val="18"/>
              </w:rPr>
            </w:pPr>
            <w:r w:rsidRPr="00F13AD5">
              <w:rPr>
                <w:rFonts w:asciiTheme="minorHAnsi" w:hAnsiTheme="minorHAnsi" w:cstheme="minorHAnsi"/>
                <w:sz w:val="18"/>
                <w:szCs w:val="18"/>
              </w:rPr>
              <w:t>Ventilation Operation Schedule</w:t>
            </w:r>
          </w:p>
        </w:tc>
        <w:tc>
          <w:tcPr>
            <w:tcW w:w="5602" w:type="dxa"/>
            <w:tcMar>
              <w:left w:w="72" w:type="dxa"/>
              <w:right w:w="72" w:type="dxa"/>
            </w:tcMar>
          </w:tcPr>
          <w:p w14:paraId="782918FE" w14:textId="4250D646"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&lt;&lt;;</w:t>
            </w:r>
            <w:r w:rsidRPr="00F13AD5">
              <w:rPr>
                <w:rFonts w:asciiTheme="minorHAnsi" w:hAnsiTheme="minorHAnsi" w:cstheme="minorHAnsi"/>
                <w:sz w:val="18"/>
                <w:szCs w:val="18"/>
              </w:rPr>
              <w:br/>
            </w:r>
            <w:ins w:id="7" w:author="Alhabibi, Haider@Energy" w:date="2022-10-17T16:12:00Z">
              <w:r w:rsidR="0066595E">
                <w:rPr>
                  <w:rFonts w:asciiTheme="minorHAnsi" w:hAnsiTheme="minorHAnsi" w:cstheme="minorHAnsi"/>
                  <w:sz w:val="18"/>
                  <w:szCs w:val="18"/>
                </w:rPr>
                <w:t>A</w:t>
              </w:r>
            </w:ins>
            <w:r w:rsidRPr="00F13AD5">
              <w:rPr>
                <w:rFonts w:asciiTheme="minorHAnsi" w:hAnsiTheme="minorHAnsi" w:cstheme="minorHAnsi"/>
                <w:sz w:val="18"/>
                <w:szCs w:val="18"/>
              </w:rPr>
              <w:t>llow user to choose from list:</w:t>
            </w:r>
            <w:r w:rsidRPr="00F13AD5">
              <w:rPr>
                <w:rFonts w:asciiTheme="minorHAnsi" w:hAnsiTheme="minorHAnsi" w:cstheme="minorHAnsi"/>
                <w:sz w:val="18"/>
                <w:szCs w:val="18"/>
              </w:rPr>
              <w:br/>
              <w:t>**Continuous; or</w:t>
            </w:r>
          </w:p>
          <w:p w14:paraId="78291901" w14:textId="0225DBDD"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 xml:space="preserve">**Short-Term Average; </w:t>
            </w:r>
            <w:r w:rsidRPr="00F13AD5">
              <w:rPr>
                <w:rFonts w:asciiTheme="minorHAnsi" w:hAnsiTheme="minorHAnsi" w:cstheme="minorHAnsi"/>
                <w:sz w:val="18"/>
                <w:szCs w:val="18"/>
              </w:rPr>
              <w:br/>
            </w:r>
            <w:del w:id="8" w:author="Alhabibi, Haider@Energy" w:date="2022-10-17T16:12:00Z">
              <w:r w:rsidR="00EA1C0F" w:rsidRPr="00F13AD5" w:rsidDel="00BA3119">
                <w:rPr>
                  <w:rFonts w:asciiTheme="minorHAnsi" w:hAnsiTheme="minorHAnsi" w:cstheme="minorHAnsi"/>
                  <w:sz w:val="18"/>
                  <w:szCs w:val="18"/>
                </w:rPr>
                <w:delText xml:space="preserve">Else </w:delText>
              </w:r>
            </w:del>
            <w:r w:rsidRPr="00F13AD5">
              <w:rPr>
                <w:rFonts w:asciiTheme="minorHAnsi" w:hAnsiTheme="minorHAnsi" w:cstheme="minorHAnsi"/>
                <w:sz w:val="18"/>
                <w:szCs w:val="18"/>
              </w:rPr>
              <w:t>if “Ventilation System Type” (</w:t>
            </w:r>
            <w:r w:rsidR="00757E24" w:rsidRPr="00F13AD5">
              <w:rPr>
                <w:rFonts w:asciiTheme="minorHAnsi" w:hAnsiTheme="minorHAnsi" w:cstheme="minorHAnsi"/>
                <w:sz w:val="18"/>
                <w:szCs w:val="18"/>
              </w:rPr>
              <w:t>A06</w:t>
            </w:r>
            <w:r w:rsidRPr="00F13AD5">
              <w:rPr>
                <w:rFonts w:asciiTheme="minorHAnsi" w:hAnsiTheme="minorHAnsi" w:cstheme="minorHAnsi"/>
                <w:sz w:val="18"/>
                <w:szCs w:val="18"/>
              </w:rPr>
              <w:t>) = Central Fan Integrated &amp; “Ventilation Operation Schedule” (</w:t>
            </w:r>
            <w:r w:rsidR="00757E24" w:rsidRPr="00F13AD5">
              <w:rPr>
                <w:rFonts w:asciiTheme="minorHAnsi" w:hAnsiTheme="minorHAnsi" w:cstheme="minorHAnsi"/>
                <w:sz w:val="18"/>
                <w:szCs w:val="18"/>
              </w:rPr>
              <w:t>A</w:t>
            </w:r>
            <w:proofErr w:type="gramStart"/>
            <w:r w:rsidR="00757E24" w:rsidRPr="00F13AD5">
              <w:rPr>
                <w:rFonts w:asciiTheme="minorHAnsi" w:hAnsiTheme="minorHAnsi" w:cstheme="minorHAnsi"/>
                <w:sz w:val="18"/>
                <w:szCs w:val="18"/>
              </w:rPr>
              <w:t>07</w:t>
            </w:r>
            <w:r w:rsidRPr="00F13AD5">
              <w:rPr>
                <w:rFonts w:asciiTheme="minorHAnsi" w:hAnsiTheme="minorHAnsi" w:cstheme="minorHAnsi"/>
                <w:sz w:val="18"/>
                <w:szCs w:val="18"/>
              </w:rPr>
              <w:t>)=</w:t>
            </w:r>
            <w:proofErr w:type="gramEnd"/>
            <w:r w:rsidRPr="00F13AD5">
              <w:rPr>
                <w:rFonts w:asciiTheme="minorHAnsi" w:hAnsiTheme="minorHAnsi" w:cstheme="minorHAnsi"/>
                <w:sz w:val="18"/>
                <w:szCs w:val="18"/>
              </w:rPr>
              <w:t xml:space="preserve"> Continuous; then display:</w:t>
            </w:r>
          </w:p>
          <w:p w14:paraId="78291902" w14:textId="77777777" w:rsidR="00EE3065" w:rsidRPr="00F13AD5" w:rsidRDefault="00EE3065">
            <w:pPr>
              <w:rPr>
                <w:rFonts w:asciiTheme="minorHAnsi" w:hAnsiTheme="minorHAnsi"/>
                <w:sz w:val="18"/>
                <w:szCs w:val="18"/>
              </w:rPr>
            </w:pPr>
            <w:r w:rsidRPr="00F13AD5">
              <w:rPr>
                <w:rFonts w:asciiTheme="minorHAnsi" w:hAnsiTheme="minorHAnsi" w:cstheme="minorHAnsi"/>
                <w:sz w:val="18"/>
                <w:szCs w:val="18"/>
              </w:rPr>
              <w:t>“Central Fan Integrated Ventilation System Not Allowed to Operate Continuously</w:t>
            </w:r>
            <w:r w:rsidRPr="00F13AD5">
              <w:rPr>
                <w:rFonts w:asciiTheme="minorHAnsi" w:hAnsiTheme="minorHAnsi" w:cstheme="minorHAnsi"/>
                <w:b/>
                <w:sz w:val="18"/>
                <w:szCs w:val="18"/>
              </w:rPr>
              <w:t xml:space="preserve"> - Do Not Proceed”&gt;&gt;</w:t>
            </w:r>
          </w:p>
        </w:tc>
      </w:tr>
      <w:tr w:rsidR="00EE3065" w:rsidRPr="00F13AD5" w14:paraId="7829192D" w14:textId="77777777" w:rsidTr="00F13AD5">
        <w:trPr>
          <w:trHeight w:val="158"/>
        </w:trPr>
        <w:tc>
          <w:tcPr>
            <w:tcW w:w="799" w:type="dxa"/>
            <w:vAlign w:val="center"/>
          </w:tcPr>
          <w:p w14:paraId="7829191B" w14:textId="5C3F8DD4" w:rsidR="00EE3065" w:rsidRPr="00F13AD5" w:rsidRDefault="00F37662">
            <w:pPr>
              <w:jc w:val="center"/>
              <w:rPr>
                <w:rFonts w:asciiTheme="minorHAnsi" w:hAnsiTheme="minorHAnsi"/>
                <w:sz w:val="18"/>
                <w:szCs w:val="18"/>
              </w:rPr>
            </w:pPr>
            <w:r w:rsidRPr="00F13AD5">
              <w:rPr>
                <w:rFonts w:asciiTheme="minorHAnsi" w:hAnsiTheme="minorHAnsi" w:cstheme="minorHAnsi"/>
                <w:sz w:val="18"/>
                <w:szCs w:val="18"/>
              </w:rPr>
              <w:t>08</w:t>
            </w:r>
          </w:p>
        </w:tc>
        <w:tc>
          <w:tcPr>
            <w:tcW w:w="4615" w:type="dxa"/>
            <w:vAlign w:val="center"/>
          </w:tcPr>
          <w:p w14:paraId="7829191C"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 xml:space="preserve">determine compliance method for this document; display applicable tables </w:t>
            </w:r>
            <w:proofErr w:type="gramStart"/>
            <w:r w:rsidRPr="00F13AD5">
              <w:rPr>
                <w:rFonts w:asciiTheme="minorHAnsi" w:hAnsiTheme="minorHAnsi" w:cstheme="minorHAnsi"/>
                <w:sz w:val="18"/>
                <w:szCs w:val="18"/>
              </w:rPr>
              <w:t>below;</w:t>
            </w:r>
            <w:proofErr w:type="gramEnd"/>
          </w:p>
          <w:p w14:paraId="7829191D" w14:textId="77777777" w:rsidR="00EE3065" w:rsidRPr="00F13AD5" w:rsidRDefault="00EE3065">
            <w:pPr>
              <w:rPr>
                <w:rFonts w:asciiTheme="minorHAnsi" w:hAnsiTheme="minorHAnsi"/>
                <w:sz w:val="18"/>
                <w:szCs w:val="18"/>
              </w:rPr>
            </w:pPr>
            <w:r w:rsidRPr="00F13AD5">
              <w:rPr>
                <w:rFonts w:asciiTheme="minorHAnsi" w:hAnsiTheme="minorHAnsi" w:cstheme="minorHAnsi"/>
                <w:sz w:val="18"/>
                <w:szCs w:val="18"/>
              </w:rPr>
              <w:t>(this row not visible to user)</w:t>
            </w:r>
          </w:p>
        </w:tc>
        <w:tc>
          <w:tcPr>
            <w:tcW w:w="5602" w:type="dxa"/>
            <w:tcMar>
              <w:left w:w="72" w:type="dxa"/>
              <w:right w:w="72" w:type="dxa"/>
            </w:tcMar>
          </w:tcPr>
          <w:p w14:paraId="7829191E"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&lt;&lt;calculated field:</w:t>
            </w:r>
          </w:p>
          <w:p w14:paraId="376DCC8B" w14:textId="4AD49D1F" w:rsidR="00C54B23" w:rsidRPr="00F13AD5" w:rsidRDefault="00C54B23">
            <w:pPr>
              <w:rPr>
                <w:rFonts w:asciiTheme="minorHAnsi" w:hAnsiTheme="minorHAnsi" w:cstheme="minorHAnsi"/>
                <w:sz w:val="18"/>
                <w:szCs w:val="18"/>
              </w:rPr>
            </w:pPr>
            <w:r w:rsidRPr="00F13AD5">
              <w:rPr>
                <w:rFonts w:asciiTheme="minorHAnsi" w:hAnsiTheme="minorHAnsi" w:cstheme="minorHAnsi"/>
                <w:sz w:val="18"/>
                <w:szCs w:val="18"/>
              </w:rPr>
              <w:t xml:space="preserve"> “Building Type” (A02) = Multifamily</w:t>
            </w:r>
            <w:r w:rsidR="001755A8" w:rsidRPr="00F13AD5">
              <w:rPr>
                <w:rFonts w:asciiTheme="minorHAnsi" w:hAnsiTheme="minorHAnsi" w:cstheme="minorHAnsi"/>
                <w:sz w:val="18"/>
                <w:szCs w:val="18"/>
              </w:rPr>
              <w:t xml:space="preserve"> </w:t>
            </w:r>
            <w:r w:rsidR="001755A8" w:rsidRPr="00F13AD5">
              <w:rPr>
                <w:rFonts w:ascii="Calibri" w:eastAsia="Calibri" w:hAnsi="Calibri"/>
                <w:sz w:val="18"/>
                <w:szCs w:val="18"/>
              </w:rPr>
              <w:t>and</w:t>
            </w:r>
            <w:r w:rsidR="001755A8" w:rsidRPr="00F13AD5">
              <w:rPr>
                <w:rFonts w:ascii="Calibri" w:eastAsia="Calibri" w:hAnsi="Calibri"/>
                <w:sz w:val="22"/>
                <w:szCs w:val="22"/>
              </w:rPr>
              <w:t xml:space="preserve"> </w:t>
            </w:r>
            <w:r w:rsidR="001755A8" w:rsidRPr="00F13AD5">
              <w:rPr>
                <w:rFonts w:ascii="Calibri" w:eastAsia="Calibri" w:hAnsi="Calibri" w:cs="Calibri"/>
                <w:sz w:val="18"/>
                <w:szCs w:val="18"/>
              </w:rPr>
              <w:t xml:space="preserve">“Ventilation System Type” (A06) = </w:t>
            </w:r>
            <w:r w:rsidR="0098648D" w:rsidRPr="00F13AD5">
              <w:rPr>
                <w:rFonts w:ascii="Calibri" w:eastAsia="Calibri" w:hAnsi="Calibri" w:cs="Calibri"/>
                <w:sz w:val="18"/>
                <w:szCs w:val="18"/>
              </w:rPr>
              <w:t xml:space="preserve">Supply, Exhaust, Balanced, Balanced – ERV, Balanced – HRV, Central Fan Integrated (CFI), </w:t>
            </w:r>
            <w:r w:rsidR="001755A8" w:rsidRPr="00F13AD5">
              <w:rPr>
                <w:rFonts w:ascii="Calibri" w:eastAsia="Calibri" w:hAnsi="Calibri" w:cs="Calibri"/>
                <w:sz w:val="18"/>
                <w:szCs w:val="18"/>
              </w:rPr>
              <w:t>Central Ventilation System – Supply</w:t>
            </w:r>
            <w:r w:rsidR="001755A8" w:rsidRPr="00F13AD5">
              <w:rPr>
                <w:rFonts w:ascii="Calibri" w:eastAsia="Calibri" w:hAnsi="Calibri"/>
                <w:sz w:val="18"/>
                <w:szCs w:val="18"/>
              </w:rPr>
              <w:t>, Central Ventilation System – Exhaust, or Central Ventilation System – Balanced</w:t>
            </w:r>
            <w:r w:rsidRPr="00F13AD5">
              <w:rPr>
                <w:rFonts w:asciiTheme="minorHAnsi" w:hAnsiTheme="minorHAnsi" w:cstheme="minorHAnsi"/>
                <w:sz w:val="18"/>
                <w:szCs w:val="18"/>
              </w:rPr>
              <w:t>, then display method:</w:t>
            </w:r>
          </w:p>
          <w:p w14:paraId="0A4CD4FB" w14:textId="599C992F" w:rsidR="00C54B23" w:rsidRPr="00F13AD5" w:rsidRDefault="00C54B23">
            <w:pPr>
              <w:rPr>
                <w:rFonts w:asciiTheme="minorHAnsi" w:hAnsiTheme="minorHAnsi" w:cstheme="minorHAnsi"/>
                <w:b/>
                <w:sz w:val="18"/>
                <w:szCs w:val="18"/>
              </w:rPr>
            </w:pPr>
            <w:r w:rsidRPr="00F13AD5">
              <w:rPr>
                <w:rFonts w:asciiTheme="minorHAnsi" w:hAnsiTheme="minorHAnsi" w:cstheme="minorHAnsi"/>
                <w:b/>
                <w:sz w:val="18"/>
                <w:szCs w:val="18"/>
              </w:rPr>
              <w:t>**27b – Multifamily</w:t>
            </w:r>
            <w:r w:rsidR="00A83C10" w:rsidRPr="00F13AD5">
              <w:rPr>
                <w:rFonts w:asciiTheme="minorHAnsi" w:hAnsiTheme="minorHAnsi" w:cstheme="minorHAnsi"/>
                <w:b/>
                <w:sz w:val="18"/>
                <w:szCs w:val="18"/>
              </w:rPr>
              <w:t>&gt;&gt;</w:t>
            </w:r>
          </w:p>
          <w:p w14:paraId="7829192C" w14:textId="12BD6002" w:rsidR="00571B10" w:rsidRPr="00F13AD5" w:rsidRDefault="00571B10">
            <w:pPr>
              <w:rPr>
                <w:rFonts w:asciiTheme="minorHAnsi" w:hAnsiTheme="minorHAnsi" w:cstheme="minorHAnsi"/>
                <w:sz w:val="18"/>
                <w:szCs w:val="18"/>
              </w:rPr>
            </w:pPr>
          </w:p>
        </w:tc>
      </w:tr>
      <w:tr w:rsidR="009F64F6" w:rsidRPr="00F13AD5" w14:paraId="3D121CEC" w14:textId="77777777" w:rsidTr="00F13AD5">
        <w:trPr>
          <w:trHeight w:val="158"/>
        </w:trPr>
        <w:tc>
          <w:tcPr>
            <w:tcW w:w="799" w:type="dxa"/>
            <w:vAlign w:val="center"/>
          </w:tcPr>
          <w:p w14:paraId="68C7B538" w14:textId="24E49300" w:rsidR="009F64F6" w:rsidRPr="00F13AD5" w:rsidRDefault="009F64F6">
            <w:pPr>
              <w:jc w:val="center"/>
              <w:rPr>
                <w:rFonts w:asciiTheme="minorHAnsi" w:hAnsiTheme="minorHAnsi" w:cstheme="minorHAnsi"/>
                <w:sz w:val="18"/>
                <w:szCs w:val="18"/>
              </w:rPr>
            </w:pPr>
            <w:r w:rsidRPr="00F13AD5">
              <w:rPr>
                <w:rFonts w:asciiTheme="minorHAnsi" w:hAnsiTheme="minorHAnsi" w:cstheme="minorHAnsi"/>
                <w:sz w:val="18"/>
                <w:szCs w:val="18"/>
              </w:rPr>
              <w:t>09</w:t>
            </w:r>
          </w:p>
        </w:tc>
        <w:tc>
          <w:tcPr>
            <w:tcW w:w="4615" w:type="dxa"/>
            <w:vAlign w:val="center"/>
          </w:tcPr>
          <w:p w14:paraId="50800540" w14:textId="6FE83D8A" w:rsidR="009F64F6" w:rsidRPr="00F13AD5" w:rsidRDefault="009F64F6">
            <w:pPr>
              <w:rPr>
                <w:rFonts w:asciiTheme="minorHAnsi" w:hAnsiTheme="minorHAnsi" w:cstheme="minorHAnsi"/>
                <w:sz w:val="18"/>
                <w:szCs w:val="18"/>
              </w:rPr>
            </w:pPr>
            <w:r w:rsidRPr="00F13AD5">
              <w:rPr>
                <w:rFonts w:asciiTheme="minorHAnsi" w:hAnsiTheme="minorHAnsi" w:cstheme="minorHAnsi"/>
                <w:sz w:val="18"/>
                <w:szCs w:val="18"/>
              </w:rPr>
              <w:t>Climate Zone (this row is not visible to the user)</w:t>
            </w:r>
          </w:p>
        </w:tc>
        <w:tc>
          <w:tcPr>
            <w:tcW w:w="5602" w:type="dxa"/>
            <w:tcMar>
              <w:left w:w="72" w:type="dxa"/>
              <w:right w:w="72" w:type="dxa"/>
            </w:tcMar>
          </w:tcPr>
          <w:p w14:paraId="5A565545" w14:textId="0618F6AF" w:rsidR="009F64F6" w:rsidRPr="00F13AD5" w:rsidRDefault="009F64F6">
            <w:pPr>
              <w:rPr>
                <w:rFonts w:asciiTheme="minorHAnsi" w:hAnsiTheme="minorHAnsi" w:cstheme="minorHAnsi"/>
                <w:sz w:val="18"/>
                <w:szCs w:val="18"/>
              </w:rPr>
            </w:pPr>
            <w:r w:rsidRPr="00F13AD5">
              <w:rPr>
                <w:rFonts w:asciiTheme="minorHAnsi" w:hAnsiTheme="minorHAnsi" w:cstheme="minorHAnsi"/>
                <w:sz w:val="18"/>
                <w:szCs w:val="18"/>
              </w:rPr>
              <w:t xml:space="preserve">&lt;&lt;value from </w:t>
            </w:r>
            <w:r w:rsidR="00255013" w:rsidRPr="00F13AD5">
              <w:rPr>
                <w:rFonts w:asciiTheme="minorHAnsi" w:hAnsiTheme="minorHAnsi" w:cstheme="minorHAnsi"/>
                <w:sz w:val="18"/>
                <w:szCs w:val="18"/>
              </w:rPr>
              <w:t>LMCC</w:t>
            </w:r>
            <w:r w:rsidRPr="00F13AD5">
              <w:rPr>
                <w:rFonts w:asciiTheme="minorHAnsi" w:hAnsiTheme="minorHAnsi" w:cstheme="minorHAnsi"/>
                <w:sz w:val="18"/>
                <w:szCs w:val="18"/>
              </w:rPr>
              <w:t>&gt;&gt;</w:t>
            </w:r>
          </w:p>
        </w:tc>
      </w:tr>
      <w:tr w:rsidR="009F64F6" w:rsidRPr="00F13AD5" w14:paraId="78291944" w14:textId="77777777" w:rsidTr="00F13AD5">
        <w:trPr>
          <w:trHeight w:val="158"/>
        </w:trPr>
        <w:tc>
          <w:tcPr>
            <w:tcW w:w="11016" w:type="dxa"/>
            <w:gridSpan w:val="3"/>
            <w:vAlign w:val="center"/>
          </w:tcPr>
          <w:p w14:paraId="78291942" w14:textId="77777777" w:rsidR="009F64F6" w:rsidRPr="00F13AD5" w:rsidRDefault="009F64F6">
            <w:pPr>
              <w:rPr>
                <w:rFonts w:asciiTheme="minorHAnsi" w:hAnsiTheme="minorHAnsi"/>
                <w:sz w:val="18"/>
                <w:szCs w:val="18"/>
              </w:rPr>
            </w:pPr>
            <w:r w:rsidRPr="00F13AD5">
              <w:rPr>
                <w:rFonts w:asciiTheme="minorHAnsi" w:hAnsiTheme="minorHAnsi"/>
                <w:sz w:val="18"/>
                <w:szCs w:val="18"/>
              </w:rPr>
              <w:t xml:space="preserve">Note: </w:t>
            </w:r>
          </w:p>
          <w:p w14:paraId="78291943" w14:textId="7F70B343" w:rsidR="009F64F6" w:rsidRPr="00F13AD5" w:rsidRDefault="009F64F6">
            <w:pPr>
              <w:rPr>
                <w:rFonts w:asciiTheme="minorHAnsi" w:hAnsiTheme="minorHAnsi"/>
                <w:sz w:val="18"/>
                <w:szCs w:val="18"/>
              </w:rPr>
            </w:pPr>
          </w:p>
        </w:tc>
      </w:tr>
    </w:tbl>
    <w:p w14:paraId="78291945" w14:textId="54448B73" w:rsidR="005A2B97" w:rsidRPr="00F13AD5" w:rsidRDefault="00856C47" w:rsidP="00D65FA1">
      <w:pPr>
        <w:rPr>
          <w:rFonts w:asciiTheme="minorHAnsi" w:hAnsiTheme="minorHAnsi"/>
          <w:sz w:val="18"/>
          <w:szCs w:val="18"/>
        </w:rPr>
      </w:pPr>
      <w:r w:rsidRPr="00F13AD5">
        <w:rPr>
          <w:rFonts w:asciiTheme="minorHAnsi" w:hAnsiTheme="minorHAnsi"/>
          <w:sz w:val="18"/>
          <w:szCs w:val="18"/>
        </w:rPr>
        <w:br w:type="textWrapping" w:clear="all"/>
      </w:r>
    </w:p>
    <w:tbl>
      <w:tblPr>
        <w:tblStyle w:val="TableGrid"/>
        <w:tblW w:w="0" w:type="auto"/>
        <w:tblLook w:val="04A0" w:firstRow="1" w:lastRow="0" w:firstColumn="1" w:lastColumn="0" w:noHBand="0" w:noVBand="1"/>
      </w:tblPr>
      <w:tblGrid>
        <w:gridCol w:w="11016"/>
      </w:tblGrid>
      <w:tr w:rsidR="003F49B9" w:rsidRPr="00F13AD5" w14:paraId="78291947" w14:textId="77777777" w:rsidTr="003F49B9">
        <w:tc>
          <w:tcPr>
            <w:tcW w:w="11016" w:type="dxa"/>
          </w:tcPr>
          <w:p w14:paraId="78291946" w14:textId="2E0ED3E5" w:rsidR="00571B10" w:rsidRPr="00F13AD5" w:rsidRDefault="0029047D">
            <w:pPr>
              <w:rPr>
                <w:rFonts w:asciiTheme="minorHAnsi" w:hAnsiTheme="minorHAnsi"/>
                <w:sz w:val="18"/>
                <w:szCs w:val="18"/>
              </w:rPr>
            </w:pPr>
            <w:r w:rsidRPr="00F13AD5">
              <w:rPr>
                <w:rFonts w:asciiTheme="minorHAnsi" w:hAnsiTheme="minorHAnsi"/>
                <w:b/>
                <w:szCs w:val="18"/>
              </w:rPr>
              <w:t>MCH-</w:t>
            </w:r>
            <w:r w:rsidR="003F49B9" w:rsidRPr="00F13AD5">
              <w:rPr>
                <w:rFonts w:asciiTheme="minorHAnsi" w:hAnsiTheme="minorHAnsi"/>
                <w:b/>
                <w:szCs w:val="18"/>
              </w:rPr>
              <w:t>27</w:t>
            </w:r>
            <w:r w:rsidR="008F10D8" w:rsidRPr="00F13AD5">
              <w:rPr>
                <w:rFonts w:asciiTheme="minorHAnsi" w:hAnsiTheme="minorHAnsi"/>
                <w:b/>
                <w:szCs w:val="18"/>
              </w:rPr>
              <w:t>b</w:t>
            </w:r>
            <w:r w:rsidR="00DD4B3B" w:rsidRPr="00F13AD5">
              <w:rPr>
                <w:rFonts w:asciiTheme="minorHAnsi" w:hAnsiTheme="minorHAnsi"/>
                <w:b/>
                <w:szCs w:val="18"/>
              </w:rPr>
              <w:t xml:space="preserve"> </w:t>
            </w:r>
            <w:r w:rsidR="003C565D" w:rsidRPr="00F13AD5">
              <w:rPr>
                <w:rFonts w:asciiTheme="minorHAnsi" w:hAnsiTheme="minorHAnsi"/>
                <w:b/>
                <w:szCs w:val="18"/>
              </w:rPr>
              <w:t>–</w:t>
            </w:r>
            <w:r w:rsidR="00DD4B3B" w:rsidRPr="00F13AD5">
              <w:rPr>
                <w:rFonts w:asciiTheme="minorHAnsi" w:hAnsiTheme="minorHAnsi"/>
                <w:b/>
                <w:szCs w:val="18"/>
              </w:rPr>
              <w:t xml:space="preserve"> </w:t>
            </w:r>
            <w:r w:rsidR="008F10D8" w:rsidRPr="00F13AD5">
              <w:rPr>
                <w:rFonts w:asciiTheme="minorHAnsi" w:hAnsiTheme="minorHAnsi"/>
                <w:b/>
                <w:szCs w:val="18"/>
              </w:rPr>
              <w:t>Multifamily</w:t>
            </w:r>
            <w:r w:rsidR="007715C6" w:rsidRPr="00F13AD5">
              <w:rPr>
                <w:rFonts w:asciiTheme="minorHAnsi" w:hAnsiTheme="minorHAnsi"/>
                <w:b/>
                <w:szCs w:val="18"/>
              </w:rPr>
              <w:t xml:space="preserve"> </w:t>
            </w:r>
            <w:r w:rsidR="008F10D8" w:rsidRPr="00F13AD5">
              <w:rPr>
                <w:rFonts w:asciiTheme="minorHAnsi" w:hAnsiTheme="minorHAnsi"/>
                <w:b/>
                <w:szCs w:val="18"/>
              </w:rPr>
              <w:t>Ventilation</w:t>
            </w:r>
          </w:p>
        </w:tc>
      </w:tr>
    </w:tbl>
    <w:p w14:paraId="78291948" w14:textId="77777777" w:rsidR="00A11558" w:rsidRPr="00F13AD5" w:rsidRDefault="00A11558">
      <w:pPr>
        <w:rPr>
          <w:rFonts w:asciiTheme="minorHAnsi" w:hAnsiTheme="minorHAnsi" w:cstheme="minorHAnsi"/>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F51F71" w:rsidRPr="00F13AD5" w14:paraId="78291956" w14:textId="77777777" w:rsidTr="008F10D8">
        <w:tc>
          <w:tcPr>
            <w:tcW w:w="11016" w:type="dxa"/>
            <w:gridSpan w:val="3"/>
          </w:tcPr>
          <w:p w14:paraId="78291954" w14:textId="77777777" w:rsidR="00F51F71" w:rsidRPr="00F13AD5" w:rsidRDefault="00F51F71" w:rsidP="003A7CD3">
            <w:pPr>
              <w:keepNext/>
              <w:rPr>
                <w:rFonts w:asciiTheme="minorHAnsi" w:hAnsiTheme="minorHAnsi"/>
                <w:b/>
                <w:szCs w:val="18"/>
              </w:rPr>
            </w:pPr>
            <w:r w:rsidRPr="00F13AD5">
              <w:rPr>
                <w:rFonts w:asciiTheme="minorHAnsi" w:hAnsiTheme="minorHAnsi"/>
                <w:b/>
                <w:szCs w:val="18"/>
              </w:rPr>
              <w:lastRenderedPageBreak/>
              <w:t>B. Ventilation - Total Ventilation Rate</w:t>
            </w:r>
          </w:p>
          <w:p w14:paraId="78291955" w14:textId="023310E8" w:rsidR="00F51F71" w:rsidRPr="00F13AD5" w:rsidRDefault="00F51F71" w:rsidP="003A7CD3">
            <w:pPr>
              <w:keepNext/>
              <w:rPr>
                <w:rFonts w:asciiTheme="minorHAnsi" w:hAnsiTheme="minorHAnsi"/>
                <w:sz w:val="18"/>
                <w:szCs w:val="18"/>
              </w:rPr>
            </w:pPr>
            <w:r w:rsidRPr="00F13AD5">
              <w:rPr>
                <w:rFonts w:asciiTheme="minorHAnsi" w:hAnsiTheme="minorHAnsi"/>
                <w:sz w:val="18"/>
                <w:szCs w:val="18"/>
              </w:rPr>
              <w:t>A mechanical supply system, exhaust system, or combination thereof shall provide whole-</w:t>
            </w:r>
            <w:r w:rsidR="009D2BE7" w:rsidRPr="00F13AD5">
              <w:rPr>
                <w:rFonts w:asciiTheme="minorHAnsi" w:hAnsiTheme="minorHAnsi"/>
                <w:sz w:val="18"/>
                <w:szCs w:val="18"/>
              </w:rPr>
              <w:t xml:space="preserve">dwelling </w:t>
            </w:r>
            <w:r w:rsidRPr="00F13AD5">
              <w:rPr>
                <w:rFonts w:asciiTheme="minorHAnsi" w:hAnsiTheme="minorHAnsi"/>
                <w:sz w:val="18"/>
                <w:szCs w:val="18"/>
              </w:rPr>
              <w:t xml:space="preserve">ventilation with outdoor air each hour at no less than the rate in </w:t>
            </w:r>
            <w:r w:rsidR="00F824AC" w:rsidRPr="00F13AD5">
              <w:rPr>
                <w:rFonts w:asciiTheme="minorHAnsi" w:hAnsiTheme="minorHAnsi"/>
                <w:sz w:val="18"/>
                <w:szCs w:val="18"/>
              </w:rPr>
              <w:t>160.2</w:t>
            </w:r>
            <w:r w:rsidR="0054361D" w:rsidRPr="00F13AD5">
              <w:rPr>
                <w:rFonts w:asciiTheme="minorHAnsi" w:hAnsiTheme="minorHAnsi"/>
                <w:sz w:val="18"/>
                <w:szCs w:val="18"/>
              </w:rPr>
              <w:t>(b)</w:t>
            </w:r>
            <w:r w:rsidR="00FC77DD" w:rsidRPr="00F13AD5">
              <w:rPr>
                <w:rFonts w:asciiTheme="minorHAnsi" w:hAnsiTheme="minorHAnsi"/>
                <w:sz w:val="18"/>
                <w:szCs w:val="18"/>
              </w:rPr>
              <w:t>2A</w:t>
            </w:r>
            <w:r w:rsidR="00782E65" w:rsidRPr="00F13AD5">
              <w:rPr>
                <w:rFonts w:asciiTheme="minorHAnsi" w:hAnsiTheme="minorHAnsi"/>
                <w:sz w:val="18"/>
                <w:szCs w:val="18"/>
              </w:rPr>
              <w:t>iv</w:t>
            </w:r>
          </w:p>
        </w:tc>
      </w:tr>
      <w:tr w:rsidR="00F51F71" w:rsidRPr="00F13AD5" w14:paraId="7829195A" w14:textId="77777777" w:rsidTr="008F10D8">
        <w:tc>
          <w:tcPr>
            <w:tcW w:w="593" w:type="dxa"/>
            <w:vAlign w:val="center"/>
          </w:tcPr>
          <w:p w14:paraId="78291957" w14:textId="77777777" w:rsidR="00F51F71" w:rsidRPr="00F13AD5" w:rsidRDefault="00F51F71" w:rsidP="003A7CD3">
            <w:pPr>
              <w:keepNext/>
              <w:jc w:val="center"/>
              <w:rPr>
                <w:rFonts w:asciiTheme="minorHAnsi" w:hAnsiTheme="minorHAnsi"/>
                <w:sz w:val="18"/>
                <w:szCs w:val="18"/>
              </w:rPr>
            </w:pPr>
            <w:r w:rsidRPr="00F13AD5">
              <w:rPr>
                <w:rFonts w:asciiTheme="minorHAnsi" w:hAnsiTheme="minorHAnsi"/>
                <w:sz w:val="18"/>
                <w:szCs w:val="18"/>
              </w:rPr>
              <w:t>01</w:t>
            </w:r>
          </w:p>
        </w:tc>
        <w:tc>
          <w:tcPr>
            <w:tcW w:w="4725" w:type="dxa"/>
            <w:vAlign w:val="center"/>
          </w:tcPr>
          <w:p w14:paraId="78291958" w14:textId="77777777" w:rsidR="00F51F71" w:rsidRPr="00F13AD5" w:rsidRDefault="00F51F71" w:rsidP="003A7CD3">
            <w:pPr>
              <w:keepNext/>
              <w:rPr>
                <w:rFonts w:asciiTheme="minorHAnsi" w:hAnsiTheme="minorHAnsi"/>
                <w:sz w:val="18"/>
                <w:szCs w:val="18"/>
              </w:rPr>
            </w:pPr>
            <w:r w:rsidRPr="00F13AD5">
              <w:rPr>
                <w:rFonts w:asciiTheme="minorHAnsi" w:hAnsiTheme="minorHAnsi"/>
                <w:sz w:val="18"/>
                <w:szCs w:val="18"/>
              </w:rPr>
              <w:t>Total Required Ventilation rate, (</w:t>
            </w:r>
            <w:proofErr w:type="spellStart"/>
            <w:r w:rsidRPr="00F13AD5">
              <w:rPr>
                <w:rFonts w:asciiTheme="minorHAnsi" w:hAnsiTheme="minorHAnsi"/>
                <w:sz w:val="18"/>
                <w:szCs w:val="18"/>
              </w:rPr>
              <w:t>Q</w:t>
            </w:r>
            <w:r w:rsidRPr="00F13AD5">
              <w:rPr>
                <w:rFonts w:asciiTheme="minorHAnsi" w:hAnsiTheme="minorHAnsi"/>
                <w:sz w:val="18"/>
                <w:szCs w:val="18"/>
                <w:vertAlign w:val="subscript"/>
              </w:rPr>
              <w:t>tot</w:t>
            </w:r>
            <w:proofErr w:type="spellEnd"/>
            <w:r w:rsidRPr="00F13AD5">
              <w:rPr>
                <w:rFonts w:asciiTheme="minorHAnsi" w:hAnsiTheme="minorHAnsi"/>
                <w:sz w:val="18"/>
                <w:szCs w:val="18"/>
              </w:rPr>
              <w:t>)</w:t>
            </w:r>
          </w:p>
        </w:tc>
        <w:tc>
          <w:tcPr>
            <w:tcW w:w="5698" w:type="dxa"/>
          </w:tcPr>
          <w:p w14:paraId="78291959" w14:textId="7C1C3971" w:rsidR="00F51F71" w:rsidRPr="00F13AD5" w:rsidRDefault="00F51F71" w:rsidP="00B54159">
            <w:pPr>
              <w:keepNext/>
              <w:rPr>
                <w:rFonts w:asciiTheme="minorHAnsi" w:hAnsiTheme="minorHAnsi"/>
                <w:sz w:val="18"/>
                <w:szCs w:val="18"/>
              </w:rPr>
            </w:pPr>
            <w:r w:rsidRPr="00F13AD5">
              <w:rPr>
                <w:rFonts w:asciiTheme="minorHAnsi" w:hAnsiTheme="minorHAnsi"/>
                <w:sz w:val="18"/>
                <w:szCs w:val="18"/>
              </w:rPr>
              <w:t xml:space="preserve">&lt;&lt;calculated field, numeric: (use equation </w:t>
            </w:r>
            <w:r w:rsidR="00B54159" w:rsidRPr="00F13AD5">
              <w:rPr>
                <w:rFonts w:asciiTheme="minorHAnsi" w:hAnsiTheme="minorHAnsi"/>
                <w:sz w:val="18"/>
                <w:szCs w:val="18"/>
              </w:rPr>
              <w:t>1</w:t>
            </w:r>
            <w:r w:rsidR="00FC77DD" w:rsidRPr="00F13AD5">
              <w:rPr>
                <w:rFonts w:asciiTheme="minorHAnsi" w:hAnsiTheme="minorHAnsi"/>
                <w:sz w:val="18"/>
                <w:szCs w:val="18"/>
              </w:rPr>
              <w:t>60.2</w:t>
            </w:r>
            <w:r w:rsidR="00B54159" w:rsidRPr="00F13AD5">
              <w:rPr>
                <w:rFonts w:asciiTheme="minorHAnsi" w:hAnsiTheme="minorHAnsi"/>
                <w:sz w:val="18"/>
                <w:szCs w:val="18"/>
              </w:rPr>
              <w:t>-B</w:t>
            </w:r>
            <w:r w:rsidRPr="00F13AD5">
              <w:rPr>
                <w:rFonts w:asciiTheme="minorHAnsi" w:hAnsiTheme="minorHAnsi"/>
                <w:sz w:val="18"/>
                <w:szCs w:val="18"/>
              </w:rPr>
              <w:t xml:space="preserve">): [(0.03 * </w:t>
            </w:r>
            <w:r w:rsidR="001238D0" w:rsidRPr="00F13AD5">
              <w:rPr>
                <w:rFonts w:asciiTheme="minorHAnsi" w:hAnsiTheme="minorHAnsi"/>
                <w:sz w:val="18"/>
                <w:szCs w:val="18"/>
              </w:rPr>
              <w:t>“</w:t>
            </w:r>
            <w:r w:rsidRPr="00F13AD5">
              <w:rPr>
                <w:rFonts w:asciiTheme="minorHAnsi" w:hAnsiTheme="minorHAnsi"/>
                <w:sz w:val="18"/>
                <w:szCs w:val="18"/>
              </w:rPr>
              <w:t>Total Conditioned Floor Area of Dwelling Unit</w:t>
            </w:r>
            <w:r w:rsidR="001238D0" w:rsidRPr="00F13AD5">
              <w:rPr>
                <w:rFonts w:asciiTheme="minorHAnsi" w:hAnsiTheme="minorHAnsi"/>
                <w:sz w:val="18"/>
                <w:szCs w:val="18"/>
              </w:rPr>
              <w:t>”</w:t>
            </w:r>
            <w:r w:rsidRPr="00F13AD5" w:rsidDel="004F0D78">
              <w:rPr>
                <w:rFonts w:asciiTheme="minorHAnsi" w:hAnsiTheme="minorHAnsi"/>
                <w:sz w:val="18"/>
                <w:szCs w:val="18"/>
              </w:rPr>
              <w:t xml:space="preserve"> </w:t>
            </w:r>
            <w:r w:rsidRPr="00F13AD5">
              <w:rPr>
                <w:rFonts w:asciiTheme="minorHAnsi" w:hAnsiTheme="minorHAnsi"/>
                <w:sz w:val="18"/>
                <w:szCs w:val="18"/>
              </w:rPr>
              <w:t>(A04)) + (7.5*(</w:t>
            </w:r>
            <w:r w:rsidR="001238D0" w:rsidRPr="00F13AD5">
              <w:rPr>
                <w:rFonts w:asciiTheme="minorHAnsi" w:hAnsiTheme="minorHAnsi"/>
                <w:sz w:val="18"/>
                <w:szCs w:val="18"/>
              </w:rPr>
              <w:t>“Number of Bedrooms in Dwelling Unit” (</w:t>
            </w:r>
            <w:r w:rsidRPr="00F13AD5">
              <w:rPr>
                <w:rFonts w:asciiTheme="minorHAnsi" w:hAnsiTheme="minorHAnsi"/>
                <w:sz w:val="18"/>
                <w:szCs w:val="18"/>
              </w:rPr>
              <w:t>A05</w:t>
            </w:r>
            <w:r w:rsidR="001238D0" w:rsidRPr="00F13AD5">
              <w:rPr>
                <w:rFonts w:asciiTheme="minorHAnsi" w:hAnsiTheme="minorHAnsi"/>
                <w:sz w:val="18"/>
                <w:szCs w:val="18"/>
              </w:rPr>
              <w:t>)</w:t>
            </w:r>
            <w:r w:rsidRPr="00F13AD5">
              <w:rPr>
                <w:rFonts w:asciiTheme="minorHAnsi" w:hAnsiTheme="minorHAnsi"/>
                <w:sz w:val="18"/>
                <w:szCs w:val="18"/>
              </w:rPr>
              <w:t xml:space="preserve"> + 1)], (cfm). &gt;&gt;</w:t>
            </w:r>
          </w:p>
        </w:tc>
      </w:tr>
    </w:tbl>
    <w:p w14:paraId="78291978" w14:textId="77777777" w:rsidR="00D12B47" w:rsidRPr="00F13AD5" w:rsidRDefault="00D12B47">
      <w:pPr>
        <w:rPr>
          <w:rFonts w:asciiTheme="minorHAnsi" w:hAnsiTheme="minorHAnsi" w:cstheme="minorHAnsi"/>
          <w:sz w:val="18"/>
          <w:szCs w:val="18"/>
        </w:rPr>
      </w:pPr>
    </w:p>
    <w:tbl>
      <w:tblPr>
        <w:tblStyle w:val="TableGrid"/>
        <w:tblW w:w="11015" w:type="dxa"/>
        <w:tblLook w:val="04A0" w:firstRow="1" w:lastRow="0" w:firstColumn="1" w:lastColumn="0" w:noHBand="0" w:noVBand="1"/>
      </w:tblPr>
      <w:tblGrid>
        <w:gridCol w:w="2203"/>
        <w:gridCol w:w="2203"/>
        <w:gridCol w:w="2203"/>
        <w:gridCol w:w="2203"/>
        <w:gridCol w:w="2203"/>
      </w:tblGrid>
      <w:tr w:rsidR="00BA5D81" w:rsidRPr="00F13AD5" w14:paraId="7829197C" w14:textId="77777777" w:rsidTr="00BA5D81">
        <w:tc>
          <w:tcPr>
            <w:tcW w:w="11015" w:type="dxa"/>
            <w:gridSpan w:val="5"/>
          </w:tcPr>
          <w:p w14:paraId="7829197A" w14:textId="77777777" w:rsidR="00BA5D81" w:rsidRPr="00F13AD5" w:rsidRDefault="00BA5D81" w:rsidP="00BA5D81">
            <w:pPr>
              <w:keepNext/>
              <w:rPr>
                <w:rFonts w:asciiTheme="minorHAnsi" w:hAnsiTheme="minorHAnsi"/>
                <w:b/>
                <w:szCs w:val="18"/>
              </w:rPr>
            </w:pPr>
            <w:r w:rsidRPr="00F13AD5">
              <w:rPr>
                <w:rFonts w:asciiTheme="minorHAnsi" w:hAnsiTheme="minorHAnsi"/>
                <w:b/>
                <w:szCs w:val="18"/>
              </w:rPr>
              <w:t>C. Installed Ventilation - Total Ventilation Rate</w:t>
            </w:r>
          </w:p>
          <w:p w14:paraId="7829197B" w14:textId="36383415" w:rsidR="00BA5D81" w:rsidRPr="00F13AD5" w:rsidRDefault="00BA5D81" w:rsidP="00BA5D81">
            <w:pPr>
              <w:keepNext/>
              <w:rPr>
                <w:rFonts w:asciiTheme="minorHAnsi" w:hAnsiTheme="minorHAnsi"/>
                <w:szCs w:val="18"/>
              </w:rPr>
            </w:pPr>
            <w:r w:rsidRPr="00F13AD5">
              <w:rPr>
                <w:rFonts w:asciiTheme="minorHAnsi" w:hAnsiTheme="minorHAnsi"/>
                <w:sz w:val="18"/>
                <w:szCs w:val="18"/>
              </w:rPr>
              <w:t>A mechanical supply system, exhaust system, or combination thereof shall provide whole-</w:t>
            </w:r>
            <w:r w:rsidR="009D2BE7" w:rsidRPr="00F13AD5">
              <w:rPr>
                <w:rFonts w:asciiTheme="minorHAnsi" w:hAnsiTheme="minorHAnsi"/>
                <w:sz w:val="18"/>
                <w:szCs w:val="18"/>
              </w:rPr>
              <w:t xml:space="preserve">dwelling </w:t>
            </w:r>
            <w:r w:rsidRPr="00F13AD5">
              <w:rPr>
                <w:rFonts w:asciiTheme="minorHAnsi" w:hAnsiTheme="minorHAnsi"/>
                <w:sz w:val="18"/>
                <w:szCs w:val="18"/>
              </w:rPr>
              <w:t xml:space="preserve">ventilation with outdoor air each hour at no less than the rate in </w:t>
            </w:r>
            <w:r w:rsidR="007D285A" w:rsidRPr="00F13AD5">
              <w:rPr>
                <w:rFonts w:asciiTheme="minorHAnsi" w:hAnsiTheme="minorHAnsi"/>
                <w:sz w:val="18"/>
                <w:szCs w:val="18"/>
              </w:rPr>
              <w:t>160.2(b)</w:t>
            </w:r>
            <w:r w:rsidR="00F45EC4" w:rsidRPr="00F13AD5">
              <w:rPr>
                <w:rFonts w:asciiTheme="minorHAnsi" w:hAnsiTheme="minorHAnsi"/>
                <w:sz w:val="18"/>
                <w:szCs w:val="18"/>
              </w:rPr>
              <w:t>2A</w:t>
            </w:r>
            <w:r w:rsidR="007D285A" w:rsidRPr="00F13AD5">
              <w:rPr>
                <w:rFonts w:asciiTheme="minorHAnsi" w:hAnsiTheme="minorHAnsi"/>
                <w:sz w:val="18"/>
                <w:szCs w:val="18"/>
              </w:rPr>
              <w:t>iv</w:t>
            </w:r>
          </w:p>
        </w:tc>
      </w:tr>
      <w:tr w:rsidR="00BA5D81" w:rsidRPr="00F13AD5" w14:paraId="78291982" w14:textId="77777777" w:rsidTr="00BA5D81">
        <w:tc>
          <w:tcPr>
            <w:tcW w:w="2203" w:type="dxa"/>
            <w:vAlign w:val="center"/>
          </w:tcPr>
          <w:p w14:paraId="7829197D"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01</w:t>
            </w:r>
          </w:p>
        </w:tc>
        <w:tc>
          <w:tcPr>
            <w:tcW w:w="2203" w:type="dxa"/>
            <w:vAlign w:val="center"/>
          </w:tcPr>
          <w:p w14:paraId="7829197E"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02</w:t>
            </w:r>
          </w:p>
        </w:tc>
        <w:tc>
          <w:tcPr>
            <w:tcW w:w="2203" w:type="dxa"/>
            <w:vAlign w:val="center"/>
          </w:tcPr>
          <w:p w14:paraId="7829197F"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03</w:t>
            </w:r>
          </w:p>
        </w:tc>
        <w:tc>
          <w:tcPr>
            <w:tcW w:w="2203" w:type="dxa"/>
            <w:vAlign w:val="center"/>
          </w:tcPr>
          <w:p w14:paraId="78291980"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04</w:t>
            </w:r>
          </w:p>
        </w:tc>
        <w:tc>
          <w:tcPr>
            <w:tcW w:w="2203" w:type="dxa"/>
            <w:vAlign w:val="center"/>
          </w:tcPr>
          <w:p w14:paraId="78291981"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05</w:t>
            </w:r>
          </w:p>
        </w:tc>
      </w:tr>
      <w:tr w:rsidR="00BA5D81" w:rsidRPr="00F13AD5" w14:paraId="78291988" w14:textId="77777777" w:rsidTr="00BA5D81">
        <w:tc>
          <w:tcPr>
            <w:tcW w:w="2203" w:type="dxa"/>
            <w:vAlign w:val="bottom"/>
          </w:tcPr>
          <w:p w14:paraId="78291983"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Fan Name</w:t>
            </w:r>
          </w:p>
        </w:tc>
        <w:tc>
          <w:tcPr>
            <w:tcW w:w="2203" w:type="dxa"/>
            <w:vAlign w:val="bottom"/>
          </w:tcPr>
          <w:p w14:paraId="78291984"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Fan Location</w:t>
            </w:r>
          </w:p>
        </w:tc>
        <w:tc>
          <w:tcPr>
            <w:tcW w:w="2203" w:type="dxa"/>
            <w:vAlign w:val="bottom"/>
          </w:tcPr>
          <w:p w14:paraId="78291985"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Runtime (Min/</w:t>
            </w:r>
            <w:proofErr w:type="spellStart"/>
            <w:r w:rsidRPr="00F13AD5">
              <w:rPr>
                <w:rFonts w:asciiTheme="minorHAnsi" w:hAnsiTheme="minorHAnsi"/>
                <w:sz w:val="18"/>
                <w:szCs w:val="18"/>
              </w:rPr>
              <w:t>Hr</w:t>
            </w:r>
            <w:proofErr w:type="spellEnd"/>
            <w:r w:rsidRPr="00F13AD5">
              <w:rPr>
                <w:rFonts w:asciiTheme="minorHAnsi" w:hAnsiTheme="minorHAnsi"/>
                <w:sz w:val="18"/>
                <w:szCs w:val="18"/>
              </w:rPr>
              <w:t>)</w:t>
            </w:r>
          </w:p>
        </w:tc>
        <w:tc>
          <w:tcPr>
            <w:tcW w:w="2203" w:type="dxa"/>
            <w:vAlign w:val="bottom"/>
          </w:tcPr>
          <w:p w14:paraId="78291986"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Installed Mechanical Ventilation Rate (CFM)</w:t>
            </w:r>
          </w:p>
        </w:tc>
        <w:tc>
          <w:tcPr>
            <w:tcW w:w="2203" w:type="dxa"/>
            <w:vAlign w:val="bottom"/>
          </w:tcPr>
          <w:p w14:paraId="78291987"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Equivalent Continuous Ventilation (CFM)</w:t>
            </w:r>
          </w:p>
        </w:tc>
      </w:tr>
      <w:tr w:rsidR="00BA5D81" w:rsidRPr="00F13AD5" w14:paraId="78291990" w14:textId="77777777" w:rsidTr="00BA5D81">
        <w:tc>
          <w:tcPr>
            <w:tcW w:w="2203" w:type="dxa"/>
            <w:vAlign w:val="bottom"/>
          </w:tcPr>
          <w:p w14:paraId="78291989" w14:textId="77777777" w:rsidR="00BA5D81" w:rsidRPr="00F13AD5" w:rsidRDefault="00BA5D81" w:rsidP="00BA5D81">
            <w:pPr>
              <w:jc w:val="center"/>
              <w:rPr>
                <w:rFonts w:asciiTheme="minorHAnsi" w:hAnsiTheme="minorHAnsi"/>
                <w:sz w:val="18"/>
                <w:szCs w:val="18"/>
              </w:rPr>
            </w:pPr>
            <w:r w:rsidRPr="00F13AD5">
              <w:rPr>
                <w:rFonts w:asciiTheme="minorHAnsi" w:hAnsiTheme="minorHAnsi" w:cstheme="minorHAnsi"/>
                <w:sz w:val="18"/>
                <w:szCs w:val="18"/>
              </w:rPr>
              <w:t>&lt;&lt; user input, text&gt;&gt;</w:t>
            </w:r>
          </w:p>
        </w:tc>
        <w:tc>
          <w:tcPr>
            <w:tcW w:w="2203" w:type="dxa"/>
            <w:vAlign w:val="bottom"/>
          </w:tcPr>
          <w:p w14:paraId="7829198A" w14:textId="77777777" w:rsidR="00BA5D81" w:rsidRPr="00F13AD5" w:rsidRDefault="00BA5D81" w:rsidP="00BA5D81">
            <w:pPr>
              <w:jc w:val="center"/>
              <w:rPr>
                <w:rFonts w:asciiTheme="minorHAnsi" w:hAnsiTheme="minorHAnsi"/>
                <w:sz w:val="18"/>
                <w:szCs w:val="18"/>
              </w:rPr>
            </w:pPr>
            <w:r w:rsidRPr="00F13AD5">
              <w:rPr>
                <w:rFonts w:asciiTheme="minorHAnsi" w:hAnsiTheme="minorHAnsi" w:cstheme="minorHAnsi"/>
                <w:sz w:val="18"/>
                <w:szCs w:val="18"/>
              </w:rPr>
              <w:t>&lt;&lt;user input, text&gt;&gt;</w:t>
            </w:r>
          </w:p>
        </w:tc>
        <w:tc>
          <w:tcPr>
            <w:tcW w:w="2203" w:type="dxa"/>
            <w:vAlign w:val="bottom"/>
          </w:tcPr>
          <w:p w14:paraId="7829198B" w14:textId="4EE1ECF8" w:rsidR="00BA5D81" w:rsidRPr="00F13AD5" w:rsidRDefault="00BA5D81" w:rsidP="00BA5D81">
            <w:pPr>
              <w:jc w:val="center"/>
              <w:rPr>
                <w:rFonts w:asciiTheme="minorHAnsi" w:hAnsiTheme="minorHAnsi" w:cstheme="minorHAnsi"/>
                <w:sz w:val="18"/>
                <w:szCs w:val="18"/>
              </w:rPr>
            </w:pPr>
            <w:r w:rsidRPr="00F13AD5">
              <w:rPr>
                <w:rFonts w:asciiTheme="minorHAnsi" w:hAnsiTheme="minorHAnsi" w:cstheme="minorHAnsi"/>
                <w:sz w:val="18"/>
                <w:szCs w:val="18"/>
              </w:rPr>
              <w:t>&lt;&lt;calculated field: if value in “Ventilation Operation Schedule” (</w:t>
            </w:r>
            <w:r w:rsidR="00427B25" w:rsidRPr="00F13AD5">
              <w:rPr>
                <w:rFonts w:asciiTheme="minorHAnsi" w:hAnsiTheme="minorHAnsi" w:cstheme="minorHAnsi"/>
                <w:sz w:val="18"/>
                <w:szCs w:val="18"/>
              </w:rPr>
              <w:t>A07</w:t>
            </w:r>
            <w:r w:rsidRPr="00F13AD5">
              <w:rPr>
                <w:rFonts w:asciiTheme="minorHAnsi" w:hAnsiTheme="minorHAnsi" w:cstheme="minorHAnsi"/>
                <w:sz w:val="18"/>
                <w:szCs w:val="18"/>
              </w:rPr>
              <w:t xml:space="preserve">) equals Continuous, then value equals </w:t>
            </w:r>
            <w:proofErr w:type="gramStart"/>
            <w:r w:rsidRPr="00F13AD5">
              <w:rPr>
                <w:rFonts w:asciiTheme="minorHAnsi" w:hAnsiTheme="minorHAnsi" w:cstheme="minorHAnsi"/>
                <w:sz w:val="18"/>
                <w:szCs w:val="18"/>
              </w:rPr>
              <w:t>60;</w:t>
            </w:r>
            <w:proofErr w:type="gramEnd"/>
          </w:p>
          <w:p w14:paraId="7829198C" w14:textId="77777777" w:rsidR="00BA5D81" w:rsidRPr="00F13AD5" w:rsidRDefault="00BA5D81" w:rsidP="00BA5D81">
            <w:pPr>
              <w:jc w:val="center"/>
              <w:rPr>
                <w:rFonts w:asciiTheme="minorHAnsi" w:hAnsiTheme="minorHAnsi" w:cstheme="minorHAnsi"/>
                <w:sz w:val="18"/>
                <w:szCs w:val="18"/>
              </w:rPr>
            </w:pPr>
          </w:p>
          <w:p w14:paraId="7829198D" w14:textId="133C0E1F" w:rsidR="00BA5D81" w:rsidRPr="00F13AD5" w:rsidRDefault="00BA5D81" w:rsidP="00427B25">
            <w:pPr>
              <w:jc w:val="center"/>
              <w:rPr>
                <w:rFonts w:asciiTheme="minorHAnsi" w:hAnsiTheme="minorHAnsi"/>
                <w:sz w:val="18"/>
                <w:szCs w:val="18"/>
              </w:rPr>
            </w:pPr>
            <w:r w:rsidRPr="00F13AD5">
              <w:rPr>
                <w:rFonts w:asciiTheme="minorHAnsi" w:hAnsiTheme="minorHAnsi" w:cstheme="minorHAnsi"/>
                <w:sz w:val="18"/>
                <w:szCs w:val="18"/>
              </w:rPr>
              <w:t>Else if value in “Ventilation Operation Schedule” (</w:t>
            </w:r>
            <w:r w:rsidR="00427B25" w:rsidRPr="00F13AD5">
              <w:rPr>
                <w:rFonts w:asciiTheme="minorHAnsi" w:hAnsiTheme="minorHAnsi" w:cstheme="minorHAnsi"/>
                <w:sz w:val="18"/>
                <w:szCs w:val="18"/>
              </w:rPr>
              <w:t>A07</w:t>
            </w:r>
            <w:r w:rsidRPr="00F13AD5">
              <w:rPr>
                <w:rFonts w:asciiTheme="minorHAnsi" w:hAnsiTheme="minorHAnsi" w:cstheme="minorHAnsi"/>
                <w:sz w:val="18"/>
                <w:szCs w:val="18"/>
              </w:rPr>
              <w:t xml:space="preserve">) equals Short Term </w:t>
            </w:r>
            <w:proofErr w:type="gramStart"/>
            <w:r w:rsidRPr="00F13AD5">
              <w:rPr>
                <w:rFonts w:asciiTheme="minorHAnsi" w:hAnsiTheme="minorHAnsi" w:cstheme="minorHAnsi"/>
                <w:sz w:val="18"/>
                <w:szCs w:val="18"/>
              </w:rPr>
              <w:t>Average ,then</w:t>
            </w:r>
            <w:proofErr w:type="gramEnd"/>
            <w:r w:rsidRPr="00F13AD5">
              <w:rPr>
                <w:rFonts w:asciiTheme="minorHAnsi" w:hAnsiTheme="minorHAnsi" w:cstheme="minorHAnsi"/>
                <w:sz w:val="18"/>
                <w:szCs w:val="18"/>
              </w:rPr>
              <w:t xml:space="preserve"> user input value positive integer ≤ 60&gt;&gt;</w:t>
            </w:r>
          </w:p>
        </w:tc>
        <w:tc>
          <w:tcPr>
            <w:tcW w:w="2203" w:type="dxa"/>
            <w:vAlign w:val="bottom"/>
          </w:tcPr>
          <w:p w14:paraId="7829198E" w14:textId="77777777" w:rsidR="00BA5D81" w:rsidRPr="00F13AD5" w:rsidRDefault="00BA5D81" w:rsidP="00BA5D81">
            <w:pPr>
              <w:jc w:val="center"/>
              <w:rPr>
                <w:rFonts w:asciiTheme="minorHAnsi" w:hAnsiTheme="minorHAnsi"/>
                <w:sz w:val="18"/>
                <w:szCs w:val="18"/>
              </w:rPr>
            </w:pPr>
            <w:r w:rsidRPr="00F13AD5">
              <w:rPr>
                <w:rFonts w:asciiTheme="minorHAnsi" w:hAnsiTheme="minorHAnsi" w:cstheme="minorHAnsi"/>
                <w:sz w:val="18"/>
                <w:szCs w:val="18"/>
              </w:rPr>
              <w:t>&lt;&lt; user input, positive integer&gt;&gt;</w:t>
            </w:r>
          </w:p>
        </w:tc>
        <w:tc>
          <w:tcPr>
            <w:tcW w:w="2203" w:type="dxa"/>
            <w:vAlign w:val="bottom"/>
          </w:tcPr>
          <w:p w14:paraId="7829198F" w14:textId="09E3BF74"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&lt;&lt;calculated field, value = (“Runtime (Min/</w:t>
            </w:r>
            <w:proofErr w:type="spellStart"/>
            <w:r w:rsidRPr="00F13AD5">
              <w:rPr>
                <w:rFonts w:asciiTheme="minorHAnsi" w:hAnsiTheme="minorHAnsi"/>
                <w:sz w:val="18"/>
                <w:szCs w:val="18"/>
              </w:rPr>
              <w:t>Hr</w:t>
            </w:r>
            <w:proofErr w:type="spellEnd"/>
            <w:r w:rsidRPr="00F13AD5">
              <w:rPr>
                <w:rFonts w:asciiTheme="minorHAnsi" w:hAnsiTheme="minorHAnsi"/>
                <w:sz w:val="18"/>
                <w:szCs w:val="18"/>
              </w:rPr>
              <w:t>)” (C03) * “</w:t>
            </w:r>
            <w:r w:rsidR="00AD4907" w:rsidRPr="00F13AD5">
              <w:rPr>
                <w:rFonts w:asciiTheme="minorHAnsi" w:hAnsiTheme="minorHAnsi"/>
                <w:sz w:val="18"/>
                <w:szCs w:val="18"/>
              </w:rPr>
              <w:t xml:space="preserve">Installed Mechanical Ventilation Rate </w:t>
            </w:r>
            <w:r w:rsidRPr="00F13AD5">
              <w:rPr>
                <w:rFonts w:asciiTheme="minorHAnsi" w:hAnsiTheme="minorHAnsi"/>
                <w:sz w:val="18"/>
                <w:szCs w:val="18"/>
              </w:rPr>
              <w:t>(CFM)” (C04)) / 60 (CFM)&gt;&gt;</w:t>
            </w:r>
          </w:p>
        </w:tc>
      </w:tr>
      <w:tr w:rsidR="00BA5D81" w:rsidRPr="00F13AD5" w14:paraId="78291996" w14:textId="77777777" w:rsidTr="00BA5D81">
        <w:tc>
          <w:tcPr>
            <w:tcW w:w="2203" w:type="dxa"/>
          </w:tcPr>
          <w:p w14:paraId="78291991" w14:textId="77777777" w:rsidR="00BA5D81" w:rsidRPr="00F13AD5" w:rsidRDefault="00BA5D81" w:rsidP="00BA5D81">
            <w:pPr>
              <w:rPr>
                <w:rFonts w:asciiTheme="minorHAnsi" w:hAnsiTheme="minorHAnsi"/>
                <w:sz w:val="18"/>
                <w:szCs w:val="18"/>
              </w:rPr>
            </w:pPr>
          </w:p>
        </w:tc>
        <w:tc>
          <w:tcPr>
            <w:tcW w:w="2203" w:type="dxa"/>
          </w:tcPr>
          <w:p w14:paraId="78291992" w14:textId="77777777" w:rsidR="00BA5D81" w:rsidRPr="00F13AD5" w:rsidRDefault="00BA5D81" w:rsidP="00BA5D81">
            <w:pPr>
              <w:rPr>
                <w:rFonts w:asciiTheme="minorHAnsi" w:hAnsiTheme="minorHAnsi"/>
                <w:sz w:val="18"/>
                <w:szCs w:val="18"/>
              </w:rPr>
            </w:pPr>
          </w:p>
        </w:tc>
        <w:tc>
          <w:tcPr>
            <w:tcW w:w="2203" w:type="dxa"/>
          </w:tcPr>
          <w:p w14:paraId="78291993" w14:textId="77777777" w:rsidR="00BA5D81" w:rsidRPr="00F13AD5" w:rsidRDefault="00BA5D81" w:rsidP="00BA5D81">
            <w:pPr>
              <w:rPr>
                <w:rFonts w:asciiTheme="minorHAnsi" w:hAnsiTheme="minorHAnsi"/>
                <w:sz w:val="18"/>
                <w:szCs w:val="18"/>
              </w:rPr>
            </w:pPr>
          </w:p>
        </w:tc>
        <w:tc>
          <w:tcPr>
            <w:tcW w:w="2203" w:type="dxa"/>
          </w:tcPr>
          <w:p w14:paraId="78291994" w14:textId="77777777" w:rsidR="00BA5D81" w:rsidRPr="00F13AD5" w:rsidRDefault="00BA5D81" w:rsidP="00BA5D81">
            <w:pPr>
              <w:rPr>
                <w:rFonts w:asciiTheme="minorHAnsi" w:hAnsiTheme="minorHAnsi"/>
                <w:sz w:val="18"/>
                <w:szCs w:val="18"/>
              </w:rPr>
            </w:pPr>
          </w:p>
        </w:tc>
        <w:tc>
          <w:tcPr>
            <w:tcW w:w="2203" w:type="dxa"/>
          </w:tcPr>
          <w:p w14:paraId="78291995" w14:textId="77777777" w:rsidR="00BA5D81" w:rsidRPr="00F13AD5" w:rsidRDefault="00BA5D81" w:rsidP="00BA5D81">
            <w:pPr>
              <w:rPr>
                <w:rFonts w:asciiTheme="minorHAnsi" w:hAnsiTheme="minorHAnsi"/>
                <w:sz w:val="18"/>
                <w:szCs w:val="18"/>
              </w:rPr>
            </w:pPr>
          </w:p>
        </w:tc>
      </w:tr>
      <w:tr w:rsidR="00BA5D81" w:rsidRPr="00F13AD5" w14:paraId="7829199C" w14:textId="77777777" w:rsidTr="00BA5D81">
        <w:tc>
          <w:tcPr>
            <w:tcW w:w="2203" w:type="dxa"/>
          </w:tcPr>
          <w:p w14:paraId="78291997" w14:textId="77777777" w:rsidR="00BA5D81" w:rsidRPr="00F13AD5" w:rsidRDefault="00BA5D81" w:rsidP="00BA5D81">
            <w:pPr>
              <w:rPr>
                <w:rFonts w:asciiTheme="minorHAnsi" w:hAnsiTheme="minorHAnsi"/>
                <w:sz w:val="18"/>
                <w:szCs w:val="18"/>
              </w:rPr>
            </w:pPr>
          </w:p>
        </w:tc>
        <w:tc>
          <w:tcPr>
            <w:tcW w:w="2203" w:type="dxa"/>
          </w:tcPr>
          <w:p w14:paraId="78291998" w14:textId="77777777" w:rsidR="00BA5D81" w:rsidRPr="00F13AD5" w:rsidRDefault="00BA5D81" w:rsidP="00BA5D81">
            <w:pPr>
              <w:rPr>
                <w:rFonts w:asciiTheme="minorHAnsi" w:hAnsiTheme="minorHAnsi"/>
                <w:sz w:val="18"/>
                <w:szCs w:val="18"/>
              </w:rPr>
            </w:pPr>
          </w:p>
        </w:tc>
        <w:tc>
          <w:tcPr>
            <w:tcW w:w="2203" w:type="dxa"/>
          </w:tcPr>
          <w:p w14:paraId="78291999" w14:textId="77777777" w:rsidR="00BA5D81" w:rsidRPr="00F13AD5" w:rsidRDefault="00BA5D81" w:rsidP="00BA5D81">
            <w:pPr>
              <w:rPr>
                <w:rFonts w:asciiTheme="minorHAnsi" w:hAnsiTheme="minorHAnsi"/>
                <w:sz w:val="18"/>
                <w:szCs w:val="18"/>
              </w:rPr>
            </w:pPr>
          </w:p>
        </w:tc>
        <w:tc>
          <w:tcPr>
            <w:tcW w:w="2203" w:type="dxa"/>
          </w:tcPr>
          <w:p w14:paraId="7829199A" w14:textId="77777777" w:rsidR="00BA5D81" w:rsidRPr="00F13AD5" w:rsidRDefault="00BA5D81" w:rsidP="00BA5D81">
            <w:pPr>
              <w:rPr>
                <w:rFonts w:asciiTheme="minorHAnsi" w:hAnsiTheme="minorHAnsi"/>
                <w:sz w:val="18"/>
                <w:szCs w:val="18"/>
              </w:rPr>
            </w:pPr>
          </w:p>
        </w:tc>
        <w:tc>
          <w:tcPr>
            <w:tcW w:w="2203" w:type="dxa"/>
          </w:tcPr>
          <w:p w14:paraId="7829199B" w14:textId="77777777" w:rsidR="00BA5D81" w:rsidRPr="00F13AD5" w:rsidRDefault="00BA5D81" w:rsidP="00BA5D81">
            <w:pPr>
              <w:rPr>
                <w:rFonts w:asciiTheme="minorHAnsi" w:hAnsiTheme="minorHAnsi"/>
                <w:sz w:val="18"/>
                <w:szCs w:val="18"/>
              </w:rPr>
            </w:pPr>
          </w:p>
        </w:tc>
      </w:tr>
      <w:tr w:rsidR="00BA5D81" w:rsidRPr="00F13AD5" w14:paraId="782919A0" w14:textId="77777777" w:rsidTr="00BA5D81">
        <w:tc>
          <w:tcPr>
            <w:tcW w:w="2203" w:type="dxa"/>
            <w:vAlign w:val="bottom"/>
          </w:tcPr>
          <w:p w14:paraId="7829199D"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06</w:t>
            </w:r>
          </w:p>
        </w:tc>
        <w:tc>
          <w:tcPr>
            <w:tcW w:w="6609" w:type="dxa"/>
            <w:gridSpan w:val="3"/>
            <w:vAlign w:val="bottom"/>
          </w:tcPr>
          <w:p w14:paraId="7829199E" w14:textId="668C0AE6" w:rsidR="00BA5D81" w:rsidRPr="00F13AD5" w:rsidRDefault="00BA5D81" w:rsidP="00234ADD">
            <w:pPr>
              <w:rPr>
                <w:rFonts w:asciiTheme="minorHAnsi" w:hAnsiTheme="minorHAnsi"/>
                <w:sz w:val="18"/>
                <w:szCs w:val="18"/>
              </w:rPr>
            </w:pPr>
            <w:r w:rsidRPr="00F13AD5">
              <w:rPr>
                <w:rFonts w:asciiTheme="minorHAnsi" w:hAnsiTheme="minorHAnsi"/>
                <w:sz w:val="18"/>
                <w:szCs w:val="18"/>
              </w:rPr>
              <w:t xml:space="preserve">Total </w:t>
            </w:r>
            <w:r w:rsidR="00234ADD" w:rsidRPr="00F13AD5">
              <w:rPr>
                <w:rFonts w:asciiTheme="minorHAnsi" w:hAnsiTheme="minorHAnsi"/>
                <w:sz w:val="18"/>
                <w:szCs w:val="18"/>
              </w:rPr>
              <w:t>I</w:t>
            </w:r>
            <w:r w:rsidRPr="00F13AD5">
              <w:rPr>
                <w:rFonts w:asciiTheme="minorHAnsi" w:hAnsiTheme="minorHAnsi"/>
                <w:sz w:val="18"/>
                <w:szCs w:val="18"/>
              </w:rPr>
              <w:t xml:space="preserve">nstalled </w:t>
            </w:r>
            <w:r w:rsidR="00234ADD" w:rsidRPr="00F13AD5">
              <w:rPr>
                <w:rFonts w:asciiTheme="minorHAnsi" w:hAnsiTheme="minorHAnsi"/>
                <w:sz w:val="18"/>
                <w:szCs w:val="18"/>
              </w:rPr>
              <w:t xml:space="preserve">Equivalent </w:t>
            </w:r>
            <w:r w:rsidRPr="00F13AD5">
              <w:rPr>
                <w:rFonts w:asciiTheme="minorHAnsi" w:hAnsiTheme="minorHAnsi"/>
                <w:sz w:val="18"/>
                <w:szCs w:val="18"/>
              </w:rPr>
              <w:t xml:space="preserve">Continuous Ventilation (CFM) </w:t>
            </w:r>
          </w:p>
        </w:tc>
        <w:tc>
          <w:tcPr>
            <w:tcW w:w="2203" w:type="dxa"/>
          </w:tcPr>
          <w:p w14:paraId="7829199F" w14:textId="77777777" w:rsidR="00BA5D81" w:rsidRPr="00F13AD5" w:rsidRDefault="00BA5D81" w:rsidP="00BA5D81">
            <w:pPr>
              <w:rPr>
                <w:rFonts w:asciiTheme="minorHAnsi" w:hAnsiTheme="minorHAnsi"/>
                <w:sz w:val="18"/>
                <w:szCs w:val="18"/>
              </w:rPr>
            </w:pPr>
            <w:r w:rsidRPr="00F13AD5">
              <w:rPr>
                <w:rFonts w:asciiTheme="minorHAnsi" w:hAnsiTheme="minorHAnsi"/>
                <w:sz w:val="18"/>
                <w:szCs w:val="18"/>
              </w:rPr>
              <w:t>&lt;&lt;calculated field, value = sum of values in column “Equivalent Continuous Ventilation (CFM)” (C05)&gt;&gt;</w:t>
            </w:r>
          </w:p>
        </w:tc>
      </w:tr>
    </w:tbl>
    <w:p w14:paraId="782919A1" w14:textId="77777777" w:rsidR="0067683A" w:rsidRPr="00F13AD5" w:rsidRDefault="0067683A" w:rsidP="0067683A">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C62D47" w:rsidRPr="00F13AD5" w14:paraId="584343C8" w14:textId="77777777" w:rsidTr="44DA99E8">
        <w:tc>
          <w:tcPr>
            <w:tcW w:w="10998" w:type="dxa"/>
            <w:gridSpan w:val="4"/>
          </w:tcPr>
          <w:p w14:paraId="7CBCE68C" w14:textId="77777777" w:rsidR="00C62D47" w:rsidRPr="00F13AD5" w:rsidRDefault="00C62D47" w:rsidP="00DB56C2">
            <w:pPr>
              <w:rPr>
                <w:rFonts w:asciiTheme="minorHAnsi" w:hAnsiTheme="minorHAnsi" w:cstheme="minorHAnsi"/>
                <w:b/>
                <w:bCs/>
                <w:sz w:val="18"/>
                <w:szCs w:val="18"/>
              </w:rPr>
            </w:pPr>
            <w:r w:rsidRPr="00F13AD5">
              <w:rPr>
                <w:rFonts w:asciiTheme="minorHAnsi" w:hAnsiTheme="minorHAnsi" w:cstheme="minorHAnsi"/>
                <w:b/>
                <w:bCs/>
                <w:sz w:val="18"/>
                <w:szCs w:val="18"/>
              </w:rPr>
              <w:t>C2.  HRV or ERV serving Individual Dwelling Unit</w:t>
            </w:r>
          </w:p>
          <w:p w14:paraId="75E59486" w14:textId="77777777" w:rsidR="00C62D47" w:rsidRPr="00F13AD5" w:rsidRDefault="00C62D47" w:rsidP="00DB56C2">
            <w:pPr>
              <w:pStyle w:val="ListParagraph"/>
              <w:numPr>
                <w:ilvl w:val="0"/>
                <w:numId w:val="34"/>
              </w:numPr>
              <w:rPr>
                <w:rFonts w:asciiTheme="minorHAnsi" w:hAnsiTheme="minorHAnsi" w:cstheme="minorHAnsi"/>
                <w:sz w:val="18"/>
                <w:szCs w:val="18"/>
              </w:rPr>
            </w:pPr>
            <w:r w:rsidRPr="00F13AD5">
              <w:rPr>
                <w:rFonts w:asciiTheme="minorHAnsi" w:hAnsiTheme="minorHAnsi" w:cstheme="minorHAnsi"/>
                <w:sz w:val="18"/>
                <w:szCs w:val="18"/>
              </w:rPr>
              <w:t>Heat or Energy Recovery Systems must have a fan efficacy of ≤ 1.0 W/cfm in all climate zones (Section 160.2(b)2Biii).</w:t>
            </w:r>
          </w:p>
          <w:p w14:paraId="037FC8B4" w14:textId="77777777" w:rsidR="00C62D47" w:rsidRPr="00F13AD5" w:rsidRDefault="00C62D47" w:rsidP="00DB56C2">
            <w:pPr>
              <w:pStyle w:val="ListParagraph"/>
              <w:numPr>
                <w:ilvl w:val="0"/>
                <w:numId w:val="34"/>
              </w:numPr>
              <w:rPr>
                <w:rFonts w:asciiTheme="minorHAnsi" w:hAnsiTheme="minorHAnsi" w:cstheme="minorHAnsi"/>
                <w:sz w:val="18"/>
                <w:szCs w:val="18"/>
              </w:rPr>
            </w:pPr>
            <w:r w:rsidRPr="00F13AD5">
              <w:rPr>
                <w:rFonts w:asciiTheme="minorHAnsi" w:hAnsiTheme="minorHAnsi" w:cstheme="minorHAnsi"/>
                <w:sz w:val="18"/>
                <w:szCs w:val="18"/>
              </w:rPr>
              <w:t>Heat or Energy Recovery Systems must prescriptively have a fan efficacy of ≤ 0.6 W/cfm and a minimum sensible heat recovery of 67% in climate zones 1, 2, and 11-16 (Section 170.2(c)3Biva).</w:t>
            </w:r>
          </w:p>
        </w:tc>
      </w:tr>
      <w:tr w:rsidR="00C62D47" w:rsidRPr="00F13AD5" w14:paraId="17D4F7DD" w14:textId="77777777" w:rsidTr="44DA99E8">
        <w:tc>
          <w:tcPr>
            <w:tcW w:w="1705" w:type="dxa"/>
          </w:tcPr>
          <w:p w14:paraId="278C37CF"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01</w:t>
            </w:r>
          </w:p>
        </w:tc>
        <w:tc>
          <w:tcPr>
            <w:tcW w:w="2430" w:type="dxa"/>
          </w:tcPr>
          <w:p w14:paraId="4945C61B"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02</w:t>
            </w:r>
          </w:p>
        </w:tc>
        <w:tc>
          <w:tcPr>
            <w:tcW w:w="3957" w:type="dxa"/>
          </w:tcPr>
          <w:p w14:paraId="14CDE5B5"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03</w:t>
            </w:r>
          </w:p>
        </w:tc>
        <w:tc>
          <w:tcPr>
            <w:tcW w:w="2906" w:type="dxa"/>
          </w:tcPr>
          <w:p w14:paraId="39F219CF"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04</w:t>
            </w:r>
          </w:p>
        </w:tc>
      </w:tr>
      <w:tr w:rsidR="00C62D47" w:rsidRPr="00F13AD5" w14:paraId="25E4A592" w14:textId="77777777" w:rsidTr="44DA99E8">
        <w:tc>
          <w:tcPr>
            <w:tcW w:w="1705" w:type="dxa"/>
          </w:tcPr>
          <w:p w14:paraId="60358EB5"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Manufacturer Make</w:t>
            </w:r>
          </w:p>
        </w:tc>
        <w:tc>
          <w:tcPr>
            <w:tcW w:w="2430" w:type="dxa"/>
          </w:tcPr>
          <w:p w14:paraId="01B0A327"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Manufacturer Model Number</w:t>
            </w:r>
          </w:p>
        </w:tc>
        <w:tc>
          <w:tcPr>
            <w:tcW w:w="3957" w:type="dxa"/>
          </w:tcPr>
          <w:p w14:paraId="706FCA22"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Fan Efficacy Performance Rating (W/CFM)</w:t>
            </w:r>
          </w:p>
        </w:tc>
        <w:tc>
          <w:tcPr>
            <w:tcW w:w="2906" w:type="dxa"/>
          </w:tcPr>
          <w:p w14:paraId="0BAA78B0"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Sensible Recovery Efficiency (%)</w:t>
            </w:r>
          </w:p>
        </w:tc>
      </w:tr>
      <w:tr w:rsidR="00C62D47" w:rsidRPr="00F13AD5" w14:paraId="3CD41B83" w14:textId="77777777" w:rsidTr="44DA99E8">
        <w:tc>
          <w:tcPr>
            <w:tcW w:w="1705" w:type="dxa"/>
          </w:tcPr>
          <w:p w14:paraId="4FB09D44" w14:textId="071C6F8F" w:rsidR="00C62D47" w:rsidRPr="00F13AD5" w:rsidRDefault="00935734" w:rsidP="00DB56C2">
            <w:pPr>
              <w:rPr>
                <w:rFonts w:asciiTheme="minorHAnsi" w:hAnsiTheme="minorHAnsi" w:cstheme="minorHAnsi"/>
                <w:sz w:val="18"/>
                <w:szCs w:val="18"/>
              </w:rPr>
            </w:pPr>
            <w:r w:rsidRPr="00F13AD5">
              <w:rPr>
                <w:rFonts w:asciiTheme="minorHAnsi" w:hAnsiTheme="minorHAnsi" w:cstheme="minorHAnsi"/>
                <w:sz w:val="18"/>
                <w:szCs w:val="18"/>
              </w:rPr>
              <w:t>&lt;&lt; user input, text&gt;&gt;</w:t>
            </w:r>
          </w:p>
        </w:tc>
        <w:tc>
          <w:tcPr>
            <w:tcW w:w="2430" w:type="dxa"/>
          </w:tcPr>
          <w:p w14:paraId="458E21A1" w14:textId="4B33AEB3" w:rsidR="00C62D47" w:rsidRPr="00F13AD5" w:rsidRDefault="00935734" w:rsidP="00DB56C2">
            <w:pPr>
              <w:rPr>
                <w:rFonts w:asciiTheme="minorHAnsi" w:hAnsiTheme="minorHAnsi" w:cstheme="minorHAnsi"/>
                <w:sz w:val="18"/>
                <w:szCs w:val="18"/>
              </w:rPr>
            </w:pPr>
            <w:r w:rsidRPr="00F13AD5">
              <w:rPr>
                <w:rFonts w:asciiTheme="minorHAnsi" w:hAnsiTheme="minorHAnsi" w:cstheme="minorHAnsi"/>
                <w:sz w:val="18"/>
                <w:szCs w:val="18"/>
              </w:rPr>
              <w:t>&lt;&lt; user input, text&gt;&gt;</w:t>
            </w:r>
          </w:p>
        </w:tc>
        <w:tc>
          <w:tcPr>
            <w:tcW w:w="3957" w:type="dxa"/>
          </w:tcPr>
          <w:p w14:paraId="7961F900" w14:textId="12463163" w:rsidR="001B73EC" w:rsidRPr="00F13AD5" w:rsidRDefault="00572663" w:rsidP="44DA99E8">
            <w:pPr>
              <w:rPr>
                <w:rFonts w:asciiTheme="minorHAnsi" w:hAnsiTheme="minorHAnsi" w:cstheme="minorBidi"/>
                <w:sz w:val="18"/>
                <w:szCs w:val="18"/>
              </w:rPr>
            </w:pPr>
            <w:r w:rsidRPr="00F13AD5">
              <w:rPr>
                <w:rFonts w:asciiTheme="minorHAnsi" w:hAnsiTheme="minorHAnsi" w:cstheme="minorBidi"/>
                <w:sz w:val="18"/>
                <w:szCs w:val="18"/>
              </w:rPr>
              <w:t>&lt;&lt; user input, text&gt;&gt;</w:t>
            </w:r>
          </w:p>
          <w:p w14:paraId="255C924F" w14:textId="77777777" w:rsidR="001B73EC" w:rsidRPr="00F13AD5" w:rsidRDefault="001B73EC" w:rsidP="00DB56C2">
            <w:pPr>
              <w:rPr>
                <w:rFonts w:asciiTheme="minorHAnsi" w:hAnsiTheme="minorHAnsi" w:cstheme="minorHAnsi"/>
                <w:sz w:val="18"/>
                <w:szCs w:val="18"/>
              </w:rPr>
            </w:pPr>
          </w:p>
          <w:p w14:paraId="7AA58637" w14:textId="77777777" w:rsidR="001B73EC" w:rsidRPr="00F13AD5" w:rsidRDefault="001B73EC" w:rsidP="00DB56C2">
            <w:pPr>
              <w:rPr>
                <w:rFonts w:asciiTheme="minorHAnsi" w:hAnsiTheme="minorHAnsi" w:cstheme="minorHAnsi"/>
                <w:sz w:val="18"/>
                <w:szCs w:val="18"/>
              </w:rPr>
            </w:pPr>
            <w:r w:rsidRPr="00F13AD5">
              <w:rPr>
                <w:rFonts w:asciiTheme="minorHAnsi" w:hAnsiTheme="minorHAnsi" w:cstheme="minorHAnsi"/>
                <w:sz w:val="18"/>
                <w:szCs w:val="18"/>
              </w:rPr>
              <w:t>Range check:</w:t>
            </w:r>
          </w:p>
          <w:p w14:paraId="78ACF4DA" w14:textId="12E88509" w:rsidR="00C62D47" w:rsidRPr="00F13AD5" w:rsidRDefault="00EC3CA9" w:rsidP="00DB56C2">
            <w:pPr>
              <w:rPr>
                <w:rFonts w:asciiTheme="minorHAnsi" w:hAnsiTheme="minorHAnsi" w:cstheme="minorHAnsi"/>
                <w:sz w:val="18"/>
                <w:szCs w:val="18"/>
              </w:rPr>
            </w:pPr>
            <w:r w:rsidRPr="00F13AD5">
              <w:rPr>
                <w:rFonts w:asciiTheme="minorHAnsi" w:hAnsiTheme="minorHAnsi" w:cstheme="minorHAnsi"/>
                <w:sz w:val="18"/>
                <w:szCs w:val="18"/>
              </w:rPr>
              <w:t xml:space="preserve">User entered value must be ≤ 0.6 if </w:t>
            </w:r>
            <w:r w:rsidR="00DF08A8" w:rsidRPr="00F13AD5">
              <w:rPr>
                <w:rFonts w:asciiTheme="minorHAnsi" w:hAnsiTheme="minorHAnsi" w:cstheme="minorHAnsi"/>
                <w:sz w:val="18"/>
                <w:szCs w:val="18"/>
              </w:rPr>
              <w:t xml:space="preserve">complying prescriptively in climate zones 1, 2, </w:t>
            </w:r>
            <w:r w:rsidR="006079CB" w:rsidRPr="00F13AD5">
              <w:rPr>
                <w:rFonts w:asciiTheme="minorHAnsi" w:hAnsiTheme="minorHAnsi" w:cstheme="minorHAnsi"/>
                <w:sz w:val="18"/>
                <w:szCs w:val="18"/>
              </w:rPr>
              <w:t xml:space="preserve">and </w:t>
            </w:r>
            <w:r w:rsidR="00DF08A8" w:rsidRPr="00F13AD5">
              <w:rPr>
                <w:rFonts w:asciiTheme="minorHAnsi" w:hAnsiTheme="minorHAnsi" w:cstheme="minorHAnsi"/>
                <w:sz w:val="18"/>
                <w:szCs w:val="18"/>
              </w:rPr>
              <w:t>11-</w:t>
            </w:r>
            <w:r w:rsidR="006079CB" w:rsidRPr="00F13AD5">
              <w:rPr>
                <w:rFonts w:asciiTheme="minorHAnsi" w:hAnsiTheme="minorHAnsi" w:cstheme="minorHAnsi"/>
                <w:sz w:val="18"/>
                <w:szCs w:val="18"/>
              </w:rPr>
              <w:t>16; else value must be ≤ 1.0</w:t>
            </w:r>
            <w:r w:rsidR="00572663" w:rsidRPr="00F13AD5">
              <w:rPr>
                <w:rFonts w:asciiTheme="minorHAnsi" w:hAnsiTheme="minorHAnsi" w:cstheme="minorHAnsi"/>
                <w:sz w:val="18"/>
                <w:szCs w:val="18"/>
              </w:rPr>
              <w:t>&gt;&gt;</w:t>
            </w:r>
          </w:p>
        </w:tc>
        <w:tc>
          <w:tcPr>
            <w:tcW w:w="2906" w:type="dxa"/>
          </w:tcPr>
          <w:p w14:paraId="20FFEE25" w14:textId="10780AF1" w:rsidR="0032125D" w:rsidRPr="00F13AD5" w:rsidRDefault="00572663" w:rsidP="74510F86">
            <w:pPr>
              <w:rPr>
                <w:rFonts w:asciiTheme="minorHAnsi" w:hAnsiTheme="minorHAnsi" w:cstheme="minorBidi"/>
                <w:sz w:val="18"/>
                <w:szCs w:val="18"/>
              </w:rPr>
            </w:pPr>
            <w:r w:rsidRPr="00F13AD5">
              <w:rPr>
                <w:rFonts w:asciiTheme="minorHAnsi" w:hAnsiTheme="minorHAnsi" w:cstheme="minorBidi"/>
                <w:sz w:val="18"/>
                <w:szCs w:val="18"/>
              </w:rPr>
              <w:t>&lt;&lt; user input, text&gt;&gt;</w:t>
            </w:r>
          </w:p>
          <w:p w14:paraId="155FB36C" w14:textId="77777777" w:rsidR="0032125D" w:rsidRPr="00F13AD5" w:rsidRDefault="0032125D" w:rsidP="0032125D">
            <w:pPr>
              <w:rPr>
                <w:rFonts w:asciiTheme="minorHAnsi" w:hAnsiTheme="minorHAnsi" w:cstheme="minorHAnsi"/>
                <w:sz w:val="18"/>
                <w:szCs w:val="18"/>
              </w:rPr>
            </w:pPr>
            <w:r w:rsidRPr="00F13AD5">
              <w:rPr>
                <w:rFonts w:asciiTheme="minorHAnsi" w:hAnsiTheme="minorHAnsi" w:cstheme="minorHAnsi"/>
                <w:sz w:val="18"/>
                <w:szCs w:val="18"/>
              </w:rPr>
              <w:t>Range check:</w:t>
            </w:r>
          </w:p>
          <w:p w14:paraId="1E3A4775" w14:textId="26A00517" w:rsidR="00C62D47" w:rsidRPr="00F13AD5" w:rsidRDefault="0032125D" w:rsidP="0032125D">
            <w:pPr>
              <w:rPr>
                <w:rFonts w:asciiTheme="minorHAnsi" w:hAnsiTheme="minorHAnsi" w:cstheme="minorHAnsi"/>
                <w:sz w:val="18"/>
                <w:szCs w:val="18"/>
              </w:rPr>
            </w:pPr>
            <w:r w:rsidRPr="00F13AD5">
              <w:rPr>
                <w:rFonts w:asciiTheme="minorHAnsi" w:hAnsiTheme="minorHAnsi" w:cstheme="minorHAnsi"/>
                <w:sz w:val="18"/>
                <w:szCs w:val="18"/>
              </w:rPr>
              <w:t>User entered value must be ≥</w:t>
            </w:r>
            <w:r w:rsidR="00D067A4" w:rsidRPr="00F13AD5">
              <w:rPr>
                <w:rFonts w:asciiTheme="minorHAnsi" w:hAnsiTheme="minorHAnsi" w:cstheme="minorHAnsi"/>
                <w:sz w:val="18"/>
                <w:szCs w:val="18"/>
              </w:rPr>
              <w:t xml:space="preserve"> 67%</w:t>
            </w:r>
            <w:r w:rsidRPr="00F13AD5">
              <w:rPr>
                <w:rFonts w:asciiTheme="minorHAnsi" w:hAnsiTheme="minorHAnsi" w:cstheme="minorHAnsi"/>
                <w:sz w:val="18"/>
                <w:szCs w:val="18"/>
              </w:rPr>
              <w:t xml:space="preserve"> if complying prescriptively in climate zones 1, 2, and 11-16; else </w:t>
            </w:r>
            <w:r w:rsidR="003E79FD" w:rsidRPr="00F13AD5">
              <w:rPr>
                <w:rFonts w:asciiTheme="minorHAnsi" w:hAnsiTheme="minorHAnsi" w:cstheme="minorHAnsi"/>
                <w:sz w:val="18"/>
                <w:szCs w:val="18"/>
              </w:rPr>
              <w:t>no restriction</w:t>
            </w:r>
            <w:r w:rsidR="00572663" w:rsidRPr="00F13AD5">
              <w:rPr>
                <w:rFonts w:asciiTheme="minorHAnsi" w:hAnsiTheme="minorHAnsi" w:cstheme="minorHAnsi"/>
                <w:sz w:val="18"/>
                <w:szCs w:val="18"/>
              </w:rPr>
              <w:t>&gt;&gt;</w:t>
            </w:r>
          </w:p>
        </w:tc>
      </w:tr>
      <w:tr w:rsidR="00C62D47" w:rsidRPr="00F13AD5" w14:paraId="59D45BBD" w14:textId="77777777" w:rsidTr="44DA99E8">
        <w:tc>
          <w:tcPr>
            <w:tcW w:w="1705" w:type="dxa"/>
          </w:tcPr>
          <w:p w14:paraId="3030396C" w14:textId="77777777" w:rsidR="00C62D47" w:rsidRPr="00F13AD5" w:rsidRDefault="00C62D47" w:rsidP="00DB56C2">
            <w:pPr>
              <w:rPr>
                <w:rFonts w:asciiTheme="minorHAnsi" w:hAnsiTheme="minorHAnsi" w:cstheme="minorHAnsi"/>
                <w:sz w:val="18"/>
                <w:szCs w:val="18"/>
              </w:rPr>
            </w:pPr>
          </w:p>
        </w:tc>
        <w:tc>
          <w:tcPr>
            <w:tcW w:w="2430" w:type="dxa"/>
          </w:tcPr>
          <w:p w14:paraId="4517ACFD" w14:textId="77777777" w:rsidR="00C62D47" w:rsidRPr="00F13AD5" w:rsidRDefault="00C62D47" w:rsidP="00DB56C2">
            <w:pPr>
              <w:rPr>
                <w:rFonts w:asciiTheme="minorHAnsi" w:hAnsiTheme="minorHAnsi" w:cstheme="minorHAnsi"/>
                <w:sz w:val="18"/>
                <w:szCs w:val="18"/>
              </w:rPr>
            </w:pPr>
          </w:p>
        </w:tc>
        <w:tc>
          <w:tcPr>
            <w:tcW w:w="3957" w:type="dxa"/>
          </w:tcPr>
          <w:p w14:paraId="38544E10" w14:textId="77777777" w:rsidR="00C62D47" w:rsidRPr="00F13AD5" w:rsidRDefault="00C62D47" w:rsidP="00DB56C2">
            <w:pPr>
              <w:rPr>
                <w:rFonts w:asciiTheme="minorHAnsi" w:hAnsiTheme="minorHAnsi" w:cstheme="minorHAnsi"/>
                <w:sz w:val="18"/>
                <w:szCs w:val="18"/>
              </w:rPr>
            </w:pPr>
          </w:p>
        </w:tc>
        <w:tc>
          <w:tcPr>
            <w:tcW w:w="2906" w:type="dxa"/>
          </w:tcPr>
          <w:p w14:paraId="154381B9" w14:textId="77777777" w:rsidR="00C62D47" w:rsidRPr="00F13AD5" w:rsidRDefault="00C62D47" w:rsidP="00DB56C2">
            <w:pPr>
              <w:rPr>
                <w:rFonts w:asciiTheme="minorHAnsi" w:hAnsiTheme="minorHAnsi" w:cstheme="minorHAnsi"/>
                <w:sz w:val="18"/>
                <w:szCs w:val="18"/>
              </w:rPr>
            </w:pPr>
          </w:p>
        </w:tc>
      </w:tr>
      <w:tr w:rsidR="00C62D47" w:rsidRPr="00F13AD5" w14:paraId="1937AC79" w14:textId="77777777" w:rsidTr="44DA99E8">
        <w:tc>
          <w:tcPr>
            <w:tcW w:w="1705" w:type="dxa"/>
          </w:tcPr>
          <w:p w14:paraId="42D05114" w14:textId="77777777" w:rsidR="00C62D47" w:rsidRPr="00F13AD5" w:rsidRDefault="00C62D47" w:rsidP="00DB56C2">
            <w:pPr>
              <w:rPr>
                <w:rFonts w:asciiTheme="minorHAnsi" w:hAnsiTheme="minorHAnsi" w:cstheme="minorHAnsi"/>
                <w:sz w:val="18"/>
                <w:szCs w:val="18"/>
              </w:rPr>
            </w:pPr>
          </w:p>
        </w:tc>
        <w:tc>
          <w:tcPr>
            <w:tcW w:w="2430" w:type="dxa"/>
          </w:tcPr>
          <w:p w14:paraId="4CC349ED" w14:textId="77777777" w:rsidR="00C62D47" w:rsidRPr="00F13AD5" w:rsidRDefault="00C62D47" w:rsidP="00DB56C2">
            <w:pPr>
              <w:rPr>
                <w:rFonts w:asciiTheme="minorHAnsi" w:hAnsiTheme="minorHAnsi" w:cstheme="minorHAnsi"/>
                <w:sz w:val="18"/>
                <w:szCs w:val="18"/>
              </w:rPr>
            </w:pPr>
          </w:p>
        </w:tc>
        <w:tc>
          <w:tcPr>
            <w:tcW w:w="3957" w:type="dxa"/>
          </w:tcPr>
          <w:p w14:paraId="7AF7E4E2" w14:textId="77777777" w:rsidR="00C62D47" w:rsidRPr="00F13AD5" w:rsidRDefault="00C62D47" w:rsidP="00DB56C2">
            <w:pPr>
              <w:rPr>
                <w:rFonts w:asciiTheme="minorHAnsi" w:hAnsiTheme="minorHAnsi" w:cstheme="minorHAnsi"/>
                <w:sz w:val="18"/>
                <w:szCs w:val="18"/>
              </w:rPr>
            </w:pPr>
          </w:p>
        </w:tc>
        <w:tc>
          <w:tcPr>
            <w:tcW w:w="2906" w:type="dxa"/>
          </w:tcPr>
          <w:p w14:paraId="13149F80" w14:textId="77777777" w:rsidR="00C62D47" w:rsidRPr="00F13AD5" w:rsidRDefault="00C62D47" w:rsidP="00DB56C2">
            <w:pPr>
              <w:rPr>
                <w:rFonts w:asciiTheme="minorHAnsi" w:hAnsiTheme="minorHAnsi" w:cstheme="minorHAnsi"/>
                <w:sz w:val="18"/>
                <w:szCs w:val="18"/>
              </w:rPr>
            </w:pPr>
          </w:p>
        </w:tc>
      </w:tr>
    </w:tbl>
    <w:p w14:paraId="48863DE7" w14:textId="0EA88C1D" w:rsidR="00CA5EC1" w:rsidRPr="00F13AD5" w:rsidRDefault="00CA5EC1" w:rsidP="00C62D47">
      <w:pPr>
        <w:ind w:left="-90"/>
        <w:rPr>
          <w:rFonts w:asciiTheme="minorHAnsi" w:hAnsiTheme="minorHAnsi" w:cstheme="minorHAnsi"/>
          <w:sz w:val="18"/>
          <w:szCs w:val="18"/>
        </w:rPr>
      </w:pPr>
    </w:p>
    <w:p w14:paraId="7313F293" w14:textId="77777777" w:rsidR="00C62D47" w:rsidRPr="00F13AD5" w:rsidRDefault="00C62D4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E51FB8" w:rsidRPr="00F13AD5" w14:paraId="782919A4" w14:textId="77777777" w:rsidTr="00E51FB8">
        <w:tc>
          <w:tcPr>
            <w:tcW w:w="11015" w:type="dxa"/>
            <w:gridSpan w:val="3"/>
          </w:tcPr>
          <w:p w14:paraId="782919A2" w14:textId="77777777" w:rsidR="0040533A" w:rsidRPr="00F13AD5" w:rsidRDefault="00EA1C0F" w:rsidP="0040533A">
            <w:pPr>
              <w:keepNext/>
              <w:rPr>
                <w:rFonts w:asciiTheme="minorHAnsi" w:hAnsiTheme="minorHAnsi"/>
                <w:b/>
                <w:szCs w:val="18"/>
              </w:rPr>
            </w:pPr>
            <w:r w:rsidRPr="00F13AD5">
              <w:rPr>
                <w:rFonts w:asciiTheme="minorHAnsi" w:hAnsiTheme="minorHAnsi"/>
                <w:b/>
                <w:szCs w:val="18"/>
              </w:rPr>
              <w:t xml:space="preserve">D. </w:t>
            </w:r>
            <w:r w:rsidR="0040533A" w:rsidRPr="00F13AD5">
              <w:rPr>
                <w:rFonts w:asciiTheme="minorHAnsi" w:hAnsiTheme="minorHAnsi"/>
                <w:b/>
                <w:szCs w:val="18"/>
              </w:rPr>
              <w:t>Additional Envelope Requirements</w:t>
            </w:r>
          </w:p>
          <w:p w14:paraId="782919A3" w14:textId="1E31E5E1" w:rsidR="00E51FB8" w:rsidRPr="00F13AD5" w:rsidRDefault="00CE7AF2">
            <w:pPr>
              <w:rPr>
                <w:rFonts w:asciiTheme="minorHAnsi" w:hAnsiTheme="minorHAnsi"/>
                <w:szCs w:val="18"/>
              </w:rPr>
            </w:pPr>
            <w:r w:rsidRPr="00F13AD5">
              <w:rPr>
                <w:rFonts w:ascii="Calibri" w:hAnsi="Calibri"/>
                <w:sz w:val="18"/>
                <w:szCs w:val="18"/>
              </w:rPr>
              <w:t xml:space="preserve">&lt;&lt;if </w:t>
            </w:r>
            <w:r w:rsidRPr="00F13AD5">
              <w:rPr>
                <w:rFonts w:asciiTheme="minorHAnsi" w:hAnsiTheme="minorHAnsi" w:cstheme="minorHAnsi"/>
                <w:sz w:val="18"/>
                <w:szCs w:val="18"/>
              </w:rPr>
              <w:t>Ventilation System Type</w:t>
            </w:r>
            <w:r w:rsidRPr="00F13AD5">
              <w:rPr>
                <w:rFonts w:ascii="Calibri" w:hAnsi="Calibri"/>
                <w:sz w:val="18"/>
                <w:szCs w:val="18"/>
              </w:rPr>
              <w:t xml:space="preserve"> (A</w:t>
            </w:r>
            <w:r w:rsidR="00B54159"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Supply, Exhaust, Central Fan Integrated (CFI), Central Ventilation System – Supply or Central Ventilation System – Exhaust then display Table D;</w:t>
            </w:r>
            <w:r w:rsidR="00B41DAB" w:rsidRPr="00F13AD5">
              <w:rPr>
                <w:rFonts w:asciiTheme="minorHAnsi" w:hAnsiTheme="minorHAnsi" w:cstheme="minorHAnsi"/>
                <w:sz w:val="18"/>
                <w:szCs w:val="18"/>
              </w:rPr>
              <w:t xml:space="preserve"> </w:t>
            </w:r>
            <w:r w:rsidRPr="00F13AD5">
              <w:rPr>
                <w:rFonts w:ascii="Calibri" w:hAnsi="Calibri"/>
                <w:sz w:val="18"/>
                <w:szCs w:val="18"/>
              </w:rPr>
              <w:t xml:space="preserve">Else </w:t>
            </w:r>
            <w:r w:rsidR="00B41DAB" w:rsidRPr="00F13AD5">
              <w:rPr>
                <w:rFonts w:ascii="Calibri" w:hAnsi="Calibri"/>
                <w:sz w:val="18"/>
                <w:szCs w:val="18"/>
              </w:rPr>
              <w:t>display the section does not apply message&gt;&gt;</w:t>
            </w:r>
          </w:p>
        </w:tc>
      </w:tr>
      <w:tr w:rsidR="00E51FB8" w:rsidRPr="00F13AD5" w14:paraId="782919A8" w14:textId="77777777" w:rsidTr="00E51FB8">
        <w:trPr>
          <w:trHeight w:val="158"/>
        </w:trPr>
        <w:tc>
          <w:tcPr>
            <w:tcW w:w="638" w:type="dxa"/>
            <w:vAlign w:val="center"/>
          </w:tcPr>
          <w:p w14:paraId="782919A5" w14:textId="77777777" w:rsidR="00EA1C0F" w:rsidRPr="00F13AD5" w:rsidRDefault="00EA1C0F" w:rsidP="00E51FB8">
            <w:pPr>
              <w:keepNext/>
              <w:jc w:val="center"/>
              <w:rPr>
                <w:rFonts w:asciiTheme="minorHAnsi" w:hAnsiTheme="minorHAnsi"/>
                <w:sz w:val="18"/>
                <w:szCs w:val="18"/>
              </w:rPr>
            </w:pPr>
            <w:r w:rsidRPr="00F13AD5">
              <w:rPr>
                <w:rFonts w:asciiTheme="minorHAnsi" w:hAnsiTheme="minorHAnsi"/>
                <w:sz w:val="18"/>
                <w:szCs w:val="18"/>
              </w:rPr>
              <w:t>01</w:t>
            </w:r>
          </w:p>
        </w:tc>
        <w:tc>
          <w:tcPr>
            <w:tcW w:w="4723" w:type="dxa"/>
            <w:vAlign w:val="center"/>
          </w:tcPr>
          <w:p w14:paraId="782919A6" w14:textId="77777777" w:rsidR="00EA1C0F" w:rsidRPr="00F13AD5" w:rsidRDefault="0040533A" w:rsidP="0040533A">
            <w:pPr>
              <w:keepNext/>
              <w:rPr>
                <w:rFonts w:asciiTheme="minorHAnsi" w:hAnsiTheme="minorHAnsi"/>
                <w:sz w:val="18"/>
                <w:szCs w:val="18"/>
              </w:rPr>
            </w:pPr>
            <w:r w:rsidRPr="00F13AD5">
              <w:rPr>
                <w:rFonts w:asciiTheme="minorHAnsi" w:hAnsiTheme="minorHAnsi"/>
                <w:sz w:val="18"/>
                <w:szCs w:val="18"/>
              </w:rPr>
              <w:t>Envelope Leakage</w:t>
            </w:r>
          </w:p>
        </w:tc>
        <w:tc>
          <w:tcPr>
            <w:tcW w:w="5654" w:type="dxa"/>
            <w:vAlign w:val="center"/>
          </w:tcPr>
          <w:p w14:paraId="782919A7" w14:textId="00511EBB" w:rsidR="00EA1C0F" w:rsidRPr="00F13AD5" w:rsidRDefault="0040533A" w:rsidP="0040533A">
            <w:pPr>
              <w:keepNext/>
              <w:rPr>
                <w:rFonts w:asciiTheme="minorHAnsi" w:hAnsiTheme="minorHAnsi"/>
                <w:sz w:val="18"/>
                <w:szCs w:val="18"/>
              </w:rPr>
            </w:pPr>
            <w:r w:rsidRPr="00F13AD5">
              <w:rPr>
                <w:rFonts w:asciiTheme="minorHAnsi" w:hAnsiTheme="minorHAnsi" w:cstheme="minorHAnsi"/>
                <w:sz w:val="18"/>
                <w:szCs w:val="18"/>
              </w:rPr>
              <w:t xml:space="preserve">&lt;&lt; calculated field, referenced data from </w:t>
            </w:r>
            <w:r w:rsidR="00255013" w:rsidRPr="00F13AD5">
              <w:rPr>
                <w:rFonts w:asciiTheme="minorHAnsi" w:hAnsiTheme="minorHAnsi" w:cstheme="minorHAnsi"/>
                <w:sz w:val="18"/>
                <w:szCs w:val="18"/>
              </w:rPr>
              <w:t>LMCI</w:t>
            </w:r>
            <w:r w:rsidRPr="00F13AD5">
              <w:rPr>
                <w:rFonts w:asciiTheme="minorHAnsi" w:hAnsiTheme="minorHAnsi" w:cstheme="minorHAnsi"/>
                <w:sz w:val="18"/>
                <w:szCs w:val="18"/>
              </w:rPr>
              <w:t>-MCH-24&gt;&gt;</w:t>
            </w:r>
          </w:p>
        </w:tc>
      </w:tr>
    </w:tbl>
    <w:p w14:paraId="782919A9" w14:textId="77777777" w:rsidR="00EA1C0F" w:rsidRPr="00F13AD5" w:rsidRDefault="00EA1C0F">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B41DAB" w:rsidRPr="00F13AD5" w14:paraId="782919AC" w14:textId="77777777" w:rsidTr="00E51FB8">
        <w:tc>
          <w:tcPr>
            <w:tcW w:w="11016" w:type="dxa"/>
            <w:gridSpan w:val="3"/>
          </w:tcPr>
          <w:p w14:paraId="782919AA" w14:textId="77777777" w:rsidR="00B41DAB" w:rsidRPr="00F13AD5" w:rsidRDefault="00B41DAB" w:rsidP="00E51FB8">
            <w:pPr>
              <w:keepNext/>
              <w:rPr>
                <w:rFonts w:asciiTheme="minorHAnsi" w:hAnsiTheme="minorHAnsi"/>
                <w:b/>
                <w:szCs w:val="18"/>
              </w:rPr>
            </w:pPr>
            <w:r w:rsidRPr="00F13AD5">
              <w:rPr>
                <w:rFonts w:asciiTheme="minorHAnsi" w:hAnsiTheme="minorHAnsi"/>
                <w:b/>
                <w:szCs w:val="18"/>
              </w:rPr>
              <w:t xml:space="preserve">E. Additional Central </w:t>
            </w:r>
            <w:r w:rsidR="00E730EA" w:rsidRPr="00F13AD5">
              <w:rPr>
                <w:rFonts w:asciiTheme="minorHAnsi" w:hAnsiTheme="minorHAnsi"/>
                <w:b/>
                <w:szCs w:val="18"/>
              </w:rPr>
              <w:t>V</w:t>
            </w:r>
            <w:r w:rsidRPr="00F13AD5">
              <w:rPr>
                <w:rFonts w:asciiTheme="minorHAnsi" w:hAnsiTheme="minorHAnsi"/>
                <w:b/>
                <w:szCs w:val="18"/>
              </w:rPr>
              <w:t>entilation System</w:t>
            </w:r>
            <w:r w:rsidR="00E730EA" w:rsidRPr="00F13AD5">
              <w:rPr>
                <w:rFonts w:asciiTheme="minorHAnsi" w:hAnsiTheme="minorHAnsi"/>
                <w:b/>
                <w:szCs w:val="18"/>
              </w:rPr>
              <w:t xml:space="preserve"> Balancing </w:t>
            </w:r>
            <w:r w:rsidRPr="00F13AD5">
              <w:rPr>
                <w:rFonts w:asciiTheme="minorHAnsi" w:hAnsiTheme="minorHAnsi"/>
                <w:b/>
                <w:szCs w:val="18"/>
              </w:rPr>
              <w:t>Requirements</w:t>
            </w:r>
          </w:p>
          <w:p w14:paraId="782919AB" w14:textId="0322B8F2" w:rsidR="00E51FB8" w:rsidRPr="00F13AD5" w:rsidRDefault="00B41DAB">
            <w:pPr>
              <w:rPr>
                <w:rFonts w:asciiTheme="minorHAnsi" w:hAnsiTheme="minorHAnsi"/>
                <w:szCs w:val="18"/>
              </w:rPr>
            </w:pPr>
            <w:r w:rsidRPr="00F13AD5">
              <w:rPr>
                <w:rFonts w:ascii="Calibri" w:hAnsi="Calibri"/>
                <w:sz w:val="18"/>
                <w:szCs w:val="18"/>
              </w:rPr>
              <w:t xml:space="preserve">&lt;&lt;if </w:t>
            </w:r>
            <w:r w:rsidRPr="00F13AD5">
              <w:rPr>
                <w:rFonts w:asciiTheme="minorHAnsi" w:hAnsiTheme="minorHAnsi" w:cstheme="minorHAnsi"/>
                <w:sz w:val="18"/>
                <w:szCs w:val="18"/>
              </w:rPr>
              <w:t>Ventilation System Type</w:t>
            </w:r>
            <w:r w:rsidRPr="00F13AD5">
              <w:rPr>
                <w:rFonts w:ascii="Calibri" w:hAnsi="Calibri"/>
                <w:sz w:val="18"/>
                <w:szCs w:val="18"/>
              </w:rPr>
              <w:t xml:space="preserve"> (A</w:t>
            </w:r>
            <w:r w:rsidR="00B54159"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Central Ventilation System – Supply, Central Ventilation System – Exhaust or Central Ventilation System – Balanced then display Table E; </w:t>
            </w:r>
            <w:r w:rsidRPr="00F13AD5">
              <w:rPr>
                <w:rFonts w:ascii="Calibri" w:hAnsi="Calibri"/>
                <w:sz w:val="18"/>
                <w:szCs w:val="18"/>
              </w:rPr>
              <w:t>Else display the section does not apply message&gt;&gt;</w:t>
            </w:r>
          </w:p>
        </w:tc>
      </w:tr>
      <w:tr w:rsidR="00B41DAB" w:rsidRPr="00F13AD5" w14:paraId="782919B0" w14:textId="77777777" w:rsidTr="00E51FB8">
        <w:trPr>
          <w:trHeight w:val="158"/>
        </w:trPr>
        <w:tc>
          <w:tcPr>
            <w:tcW w:w="656" w:type="dxa"/>
            <w:vAlign w:val="center"/>
          </w:tcPr>
          <w:p w14:paraId="782919AD" w14:textId="77777777" w:rsidR="00E51FB8" w:rsidRPr="00F13AD5" w:rsidRDefault="00B41DAB">
            <w:pPr>
              <w:keepNext/>
              <w:jc w:val="center"/>
              <w:rPr>
                <w:rFonts w:asciiTheme="minorHAnsi" w:hAnsiTheme="minorHAnsi"/>
                <w:sz w:val="18"/>
                <w:szCs w:val="18"/>
              </w:rPr>
            </w:pPr>
            <w:r w:rsidRPr="00F13AD5">
              <w:rPr>
                <w:rFonts w:asciiTheme="minorHAnsi" w:hAnsiTheme="minorHAnsi"/>
                <w:sz w:val="18"/>
                <w:szCs w:val="18"/>
              </w:rPr>
              <w:t>01</w:t>
            </w:r>
          </w:p>
        </w:tc>
        <w:tc>
          <w:tcPr>
            <w:tcW w:w="4723" w:type="dxa"/>
            <w:vAlign w:val="center"/>
          </w:tcPr>
          <w:p w14:paraId="782919AE" w14:textId="77777777" w:rsidR="00E51FB8" w:rsidRPr="00F13AD5" w:rsidRDefault="00E730EA">
            <w:pPr>
              <w:keepNext/>
              <w:rPr>
                <w:rFonts w:asciiTheme="minorHAnsi" w:hAnsiTheme="minorHAnsi"/>
                <w:sz w:val="18"/>
                <w:szCs w:val="18"/>
              </w:rPr>
            </w:pPr>
            <w:r w:rsidRPr="00F13AD5">
              <w:rPr>
                <w:rFonts w:asciiTheme="minorHAnsi" w:hAnsiTheme="minorHAnsi"/>
                <w:sz w:val="18"/>
                <w:szCs w:val="18"/>
              </w:rPr>
              <w:t xml:space="preserve">Maximum Ventilation </w:t>
            </w:r>
            <w:r w:rsidR="005E6F8D" w:rsidRPr="00F13AD5">
              <w:rPr>
                <w:rFonts w:asciiTheme="minorHAnsi" w:hAnsiTheme="minorHAnsi"/>
                <w:sz w:val="18"/>
                <w:szCs w:val="18"/>
              </w:rPr>
              <w:t>Flow</w:t>
            </w:r>
            <w:r w:rsidR="007715C6" w:rsidRPr="00F13AD5">
              <w:rPr>
                <w:rFonts w:asciiTheme="minorHAnsi" w:hAnsiTheme="minorHAnsi"/>
                <w:sz w:val="18"/>
                <w:szCs w:val="18"/>
              </w:rPr>
              <w:t xml:space="preserve"> (CFM)</w:t>
            </w:r>
          </w:p>
        </w:tc>
        <w:tc>
          <w:tcPr>
            <w:tcW w:w="5637" w:type="dxa"/>
            <w:vAlign w:val="center"/>
          </w:tcPr>
          <w:p w14:paraId="782919AF" w14:textId="4E60E379" w:rsidR="00E51FB8" w:rsidRPr="00F13AD5" w:rsidRDefault="00B41DAB" w:rsidP="0000415D">
            <w:pPr>
              <w:rPr>
                <w:rFonts w:asciiTheme="minorHAnsi" w:hAnsiTheme="minorHAnsi"/>
                <w:sz w:val="18"/>
                <w:szCs w:val="18"/>
              </w:rPr>
            </w:pPr>
            <w:r w:rsidRPr="00F13AD5">
              <w:rPr>
                <w:rFonts w:asciiTheme="minorHAnsi" w:hAnsiTheme="minorHAnsi" w:cstheme="minorHAnsi"/>
                <w:sz w:val="18"/>
                <w:szCs w:val="18"/>
              </w:rPr>
              <w:t>&lt;&lt;</w:t>
            </w:r>
            <w:r w:rsidR="00E730EA" w:rsidRPr="00F13AD5">
              <w:rPr>
                <w:rFonts w:asciiTheme="minorHAnsi" w:hAnsiTheme="minorHAnsi"/>
                <w:sz w:val="18"/>
                <w:szCs w:val="18"/>
              </w:rPr>
              <w:t xml:space="preserve">calculated field, </w:t>
            </w:r>
            <w:r w:rsidR="005E6F8D" w:rsidRPr="00F13AD5">
              <w:rPr>
                <w:rFonts w:asciiTheme="minorHAnsi" w:hAnsiTheme="minorHAnsi"/>
                <w:sz w:val="18"/>
                <w:szCs w:val="18"/>
              </w:rPr>
              <w:t>“</w:t>
            </w:r>
            <w:r w:rsidR="0000415D" w:rsidRPr="00F13AD5">
              <w:rPr>
                <w:rFonts w:asciiTheme="minorHAnsi" w:hAnsiTheme="minorHAnsi"/>
                <w:sz w:val="18"/>
                <w:szCs w:val="18"/>
              </w:rPr>
              <w:t>Total Required Ventilation rate”</w:t>
            </w:r>
            <w:r w:rsidR="005E6F8D" w:rsidRPr="00F13AD5">
              <w:rPr>
                <w:rFonts w:asciiTheme="minorHAnsi" w:hAnsiTheme="minorHAnsi"/>
                <w:sz w:val="18"/>
                <w:szCs w:val="18"/>
              </w:rPr>
              <w:t xml:space="preserve"> (B0</w:t>
            </w:r>
            <w:r w:rsidR="0000415D" w:rsidRPr="00F13AD5">
              <w:rPr>
                <w:rFonts w:asciiTheme="minorHAnsi" w:hAnsiTheme="minorHAnsi"/>
                <w:sz w:val="18"/>
                <w:szCs w:val="18"/>
              </w:rPr>
              <w:t>1</w:t>
            </w:r>
            <w:r w:rsidR="005E6F8D" w:rsidRPr="00F13AD5">
              <w:rPr>
                <w:rFonts w:asciiTheme="minorHAnsi" w:hAnsiTheme="minorHAnsi"/>
                <w:sz w:val="18"/>
                <w:szCs w:val="18"/>
              </w:rPr>
              <w:t xml:space="preserve">) </w:t>
            </w:r>
            <w:r w:rsidR="00E730EA" w:rsidRPr="00F13AD5">
              <w:rPr>
                <w:rFonts w:asciiTheme="minorHAnsi" w:hAnsiTheme="minorHAnsi"/>
                <w:sz w:val="18"/>
                <w:szCs w:val="18"/>
              </w:rPr>
              <w:t xml:space="preserve">* </w:t>
            </w:r>
            <w:r w:rsidR="005E6F8D" w:rsidRPr="00F13AD5">
              <w:rPr>
                <w:rFonts w:asciiTheme="minorHAnsi" w:hAnsiTheme="minorHAnsi"/>
                <w:sz w:val="18"/>
                <w:szCs w:val="18"/>
              </w:rPr>
              <w:t>1.20</w:t>
            </w:r>
            <w:r w:rsidRPr="00F13AD5">
              <w:rPr>
                <w:rFonts w:asciiTheme="minorHAnsi" w:hAnsiTheme="minorHAnsi" w:cstheme="minorHAnsi"/>
                <w:sz w:val="18"/>
                <w:szCs w:val="18"/>
              </w:rPr>
              <w:t>&gt;&gt;</w:t>
            </w:r>
          </w:p>
        </w:tc>
      </w:tr>
    </w:tbl>
    <w:p w14:paraId="782919B1" w14:textId="04A70932" w:rsidR="00B41DAB" w:rsidRPr="00F13AD5" w:rsidRDefault="00B41DAB">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10360"/>
      </w:tblGrid>
      <w:tr w:rsidR="001238D0" w:rsidRPr="00F13AD5" w14:paraId="1B3CBB5B" w14:textId="77777777" w:rsidTr="00452446">
        <w:tc>
          <w:tcPr>
            <w:tcW w:w="11016" w:type="dxa"/>
            <w:gridSpan w:val="2"/>
          </w:tcPr>
          <w:p w14:paraId="090B8D69" w14:textId="28AE65DF" w:rsidR="001238D0" w:rsidRPr="00F13AD5" w:rsidRDefault="001238D0" w:rsidP="001238D0">
            <w:pPr>
              <w:keepNext/>
              <w:rPr>
                <w:rFonts w:asciiTheme="minorHAnsi" w:hAnsiTheme="minorHAnsi"/>
                <w:szCs w:val="18"/>
              </w:rPr>
            </w:pPr>
            <w:r w:rsidRPr="00F13AD5">
              <w:rPr>
                <w:rFonts w:asciiTheme="minorHAnsi" w:hAnsiTheme="minorHAnsi"/>
                <w:b/>
                <w:szCs w:val="18"/>
              </w:rPr>
              <w:lastRenderedPageBreak/>
              <w:t>F. Compliance Statement</w:t>
            </w:r>
          </w:p>
        </w:tc>
      </w:tr>
      <w:tr w:rsidR="001238D0" w:rsidRPr="00F13AD5" w14:paraId="092443C2" w14:textId="77777777" w:rsidTr="00452446">
        <w:trPr>
          <w:trHeight w:val="158"/>
        </w:trPr>
        <w:tc>
          <w:tcPr>
            <w:tcW w:w="656" w:type="dxa"/>
            <w:vAlign w:val="center"/>
          </w:tcPr>
          <w:p w14:paraId="03EC4D1B" w14:textId="77777777" w:rsidR="001238D0" w:rsidRPr="00F13AD5" w:rsidRDefault="001238D0" w:rsidP="00452446">
            <w:pPr>
              <w:keepNext/>
              <w:jc w:val="center"/>
              <w:rPr>
                <w:rFonts w:asciiTheme="minorHAnsi" w:hAnsiTheme="minorHAnsi"/>
                <w:sz w:val="18"/>
                <w:szCs w:val="18"/>
              </w:rPr>
            </w:pPr>
            <w:r w:rsidRPr="00F13AD5">
              <w:rPr>
                <w:rFonts w:asciiTheme="minorHAnsi" w:hAnsiTheme="minorHAnsi"/>
                <w:sz w:val="18"/>
                <w:szCs w:val="18"/>
              </w:rPr>
              <w:t>01</w:t>
            </w:r>
          </w:p>
        </w:tc>
        <w:tc>
          <w:tcPr>
            <w:tcW w:w="10360" w:type="dxa"/>
            <w:vAlign w:val="center"/>
          </w:tcPr>
          <w:p w14:paraId="52E3BB68" w14:textId="5A04CBE8" w:rsidR="001238D0" w:rsidRPr="00F13AD5" w:rsidRDefault="001238D0" w:rsidP="001238D0">
            <w:pPr>
              <w:keepNext/>
              <w:rPr>
                <w:rFonts w:asciiTheme="minorHAnsi" w:hAnsiTheme="minorHAnsi"/>
                <w:sz w:val="18"/>
                <w:szCs w:val="18"/>
              </w:rPr>
            </w:pPr>
            <w:r w:rsidRPr="00F13AD5">
              <w:rPr>
                <w:rFonts w:asciiTheme="minorHAnsi" w:hAnsiTheme="minorHAnsi"/>
                <w:sz w:val="18"/>
                <w:szCs w:val="18"/>
              </w:rPr>
              <w:t>&lt;&lt;</w:t>
            </w:r>
          </w:p>
          <w:p w14:paraId="05997960" w14:textId="6CA64F31" w:rsidR="001238D0" w:rsidRPr="00F13AD5" w:rsidRDefault="001238D0" w:rsidP="001238D0">
            <w:pPr>
              <w:rPr>
                <w:rFonts w:asciiTheme="minorHAnsi" w:hAnsiTheme="minorHAnsi"/>
                <w:sz w:val="18"/>
                <w:szCs w:val="18"/>
              </w:rPr>
            </w:pPr>
            <w:r w:rsidRPr="00F13AD5">
              <w:rPr>
                <w:rFonts w:asciiTheme="minorHAnsi" w:hAnsiTheme="minorHAnsi"/>
                <w:sz w:val="18"/>
                <w:szCs w:val="18"/>
              </w:rPr>
              <w:t xml:space="preserve">if the </w:t>
            </w:r>
            <w:r w:rsidR="00505DD6" w:rsidRPr="00F13AD5">
              <w:rPr>
                <w:rFonts w:asciiTheme="minorHAnsi" w:hAnsiTheme="minorHAnsi"/>
                <w:sz w:val="18"/>
                <w:szCs w:val="18"/>
              </w:rPr>
              <w:t>“</w:t>
            </w:r>
            <w:r w:rsidRPr="00F13AD5">
              <w:rPr>
                <w:rFonts w:asciiTheme="minorHAnsi" w:hAnsiTheme="minorHAnsi" w:cstheme="minorHAnsi"/>
                <w:sz w:val="18"/>
                <w:szCs w:val="18"/>
              </w:rPr>
              <w:t>Ventilation System Type</w:t>
            </w:r>
            <w:r w:rsidR="00505DD6" w:rsidRPr="00F13AD5">
              <w:rPr>
                <w:rFonts w:asciiTheme="minorHAnsi" w:hAnsiTheme="minorHAnsi" w:cstheme="minorHAnsi"/>
                <w:sz w:val="18"/>
                <w:szCs w:val="18"/>
              </w:rPr>
              <w:t>”</w:t>
            </w:r>
            <w:r w:rsidRPr="00F13AD5">
              <w:rPr>
                <w:rFonts w:ascii="Calibri" w:hAnsi="Calibri"/>
                <w:sz w:val="18"/>
                <w:szCs w:val="18"/>
              </w:rPr>
              <w:t xml:space="preserve"> (A</w:t>
            </w:r>
            <w:r w:rsidR="00505DD6"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Balanced, Balanced – ERV or Balanced – HRV and the </w:t>
            </w:r>
            <w:r w:rsidRPr="00F13AD5">
              <w:rPr>
                <w:rFonts w:asciiTheme="minorHAnsi" w:hAnsiTheme="minorHAnsi"/>
                <w:sz w:val="18"/>
                <w:szCs w:val="18"/>
              </w:rPr>
              <w:t xml:space="preserve">“Total Installed </w:t>
            </w:r>
            <w:r w:rsidR="000840B5" w:rsidRPr="00F13AD5">
              <w:rPr>
                <w:rFonts w:asciiTheme="minorHAnsi" w:hAnsiTheme="minorHAnsi"/>
                <w:sz w:val="18"/>
                <w:szCs w:val="18"/>
              </w:rPr>
              <w:t xml:space="preserve">Equivalent </w:t>
            </w:r>
            <w:r w:rsidR="00505DD6" w:rsidRPr="00F13AD5">
              <w:rPr>
                <w:rFonts w:asciiTheme="minorHAnsi" w:hAnsiTheme="minorHAnsi"/>
                <w:sz w:val="18"/>
                <w:szCs w:val="18"/>
              </w:rPr>
              <w:t>Continuous</w:t>
            </w:r>
            <w:r w:rsidRPr="00F13AD5">
              <w:rPr>
                <w:rFonts w:asciiTheme="minorHAnsi" w:hAnsiTheme="minorHAnsi"/>
                <w:sz w:val="18"/>
                <w:szCs w:val="18"/>
              </w:rPr>
              <w:t xml:space="preserve"> Ventilation” (C06)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505DD6" w:rsidRPr="00F13AD5">
              <w:rPr>
                <w:rFonts w:asciiTheme="minorHAnsi" w:hAnsiTheme="minorHAnsi"/>
                <w:sz w:val="18"/>
                <w:szCs w:val="18"/>
              </w:rPr>
              <w:t xml:space="preserve">Total </w:t>
            </w:r>
            <w:r w:rsidRPr="00F13AD5">
              <w:rPr>
                <w:rFonts w:asciiTheme="minorHAnsi" w:hAnsiTheme="minorHAnsi"/>
                <w:sz w:val="18"/>
                <w:szCs w:val="18"/>
              </w:rPr>
              <w:t>Required Ventilation Rate” (B0</w:t>
            </w:r>
            <w:r w:rsidR="00505DD6" w:rsidRPr="00F13AD5">
              <w:rPr>
                <w:rFonts w:asciiTheme="minorHAnsi" w:hAnsiTheme="minorHAnsi"/>
                <w:sz w:val="18"/>
                <w:szCs w:val="18"/>
              </w:rPr>
              <w:t>1</w:t>
            </w:r>
            <w:r w:rsidRPr="00F13AD5">
              <w:rPr>
                <w:rFonts w:asciiTheme="minorHAnsi" w:hAnsiTheme="minorHAnsi"/>
                <w:sz w:val="18"/>
                <w:szCs w:val="18"/>
              </w:rPr>
              <w:t>), then display text: "Building Passes Mechanical Ventilation Rate</w:t>
            </w:r>
            <w:r w:rsidRPr="00F13AD5" w:rsidDel="001E1FD4">
              <w:rPr>
                <w:rFonts w:asciiTheme="minorHAnsi" w:hAnsiTheme="minorHAnsi"/>
                <w:sz w:val="18"/>
                <w:szCs w:val="18"/>
              </w:rPr>
              <w:t xml:space="preserve"> </w:t>
            </w:r>
            <w:proofErr w:type="gramStart"/>
            <w:r w:rsidRPr="00F13AD5">
              <w:rPr>
                <w:rFonts w:asciiTheme="minorHAnsi" w:hAnsiTheme="minorHAnsi"/>
                <w:sz w:val="18"/>
                <w:szCs w:val="18"/>
              </w:rPr>
              <w:t>Test</w:t>
            </w:r>
            <w:proofErr w:type="gramEnd"/>
            <w:r w:rsidRPr="00F13AD5">
              <w:rPr>
                <w:rFonts w:asciiTheme="minorHAnsi" w:hAnsiTheme="minorHAnsi"/>
                <w:sz w:val="18"/>
                <w:szCs w:val="18"/>
              </w:rPr>
              <w:t>”</w:t>
            </w:r>
          </w:p>
          <w:p w14:paraId="6BD1FD43" w14:textId="53FF8F24" w:rsidR="001238D0" w:rsidRPr="00F13AD5" w:rsidRDefault="001238D0" w:rsidP="001238D0">
            <w:pPr>
              <w:rPr>
                <w:rFonts w:asciiTheme="minorHAnsi" w:hAnsiTheme="minorHAnsi"/>
                <w:sz w:val="18"/>
                <w:szCs w:val="18"/>
              </w:rPr>
            </w:pPr>
            <w:r w:rsidRPr="00F13AD5">
              <w:rPr>
                <w:rFonts w:asciiTheme="minorHAnsi" w:hAnsiTheme="minorHAnsi"/>
                <w:sz w:val="18"/>
                <w:szCs w:val="18"/>
              </w:rPr>
              <w:t xml:space="preserve">Else if the </w:t>
            </w:r>
            <w:r w:rsidR="00505DD6" w:rsidRPr="00F13AD5">
              <w:rPr>
                <w:rFonts w:asciiTheme="minorHAnsi" w:hAnsiTheme="minorHAnsi"/>
                <w:sz w:val="18"/>
                <w:szCs w:val="18"/>
              </w:rPr>
              <w:t>“</w:t>
            </w:r>
            <w:r w:rsidRPr="00F13AD5">
              <w:rPr>
                <w:rFonts w:asciiTheme="minorHAnsi" w:hAnsiTheme="minorHAnsi" w:cstheme="minorHAnsi"/>
                <w:sz w:val="18"/>
                <w:szCs w:val="18"/>
              </w:rPr>
              <w:t>Ventilation System Type</w:t>
            </w:r>
            <w:r w:rsidR="00505DD6" w:rsidRPr="00F13AD5">
              <w:rPr>
                <w:rFonts w:asciiTheme="minorHAnsi" w:hAnsiTheme="minorHAnsi" w:cstheme="minorHAnsi"/>
                <w:sz w:val="18"/>
                <w:szCs w:val="18"/>
              </w:rPr>
              <w:t>”</w:t>
            </w:r>
            <w:r w:rsidRPr="00F13AD5">
              <w:rPr>
                <w:rFonts w:ascii="Calibri" w:hAnsi="Calibri"/>
                <w:sz w:val="18"/>
                <w:szCs w:val="18"/>
              </w:rPr>
              <w:t xml:space="preserve"> (A</w:t>
            </w:r>
            <w:r w:rsidR="00505DD6"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Central Ventilation System – Balanced and the </w:t>
            </w:r>
            <w:r w:rsidR="00505DD6" w:rsidRPr="00F13AD5">
              <w:rPr>
                <w:rFonts w:asciiTheme="minorHAnsi" w:hAnsiTheme="minorHAnsi"/>
                <w:sz w:val="18"/>
                <w:szCs w:val="18"/>
              </w:rPr>
              <w:t xml:space="preserve">“Total Installed </w:t>
            </w:r>
            <w:r w:rsidR="000840B5" w:rsidRPr="00F13AD5">
              <w:rPr>
                <w:rFonts w:asciiTheme="minorHAnsi" w:hAnsiTheme="minorHAnsi"/>
                <w:sz w:val="18"/>
                <w:szCs w:val="18"/>
              </w:rPr>
              <w:t xml:space="preserve">Equivalent </w:t>
            </w:r>
            <w:r w:rsidR="00505DD6" w:rsidRPr="00F13AD5">
              <w:rPr>
                <w:rFonts w:asciiTheme="minorHAnsi" w:hAnsiTheme="minorHAnsi"/>
                <w:sz w:val="18"/>
                <w:szCs w:val="18"/>
              </w:rPr>
              <w:t>Continuous Ventilation” (C06)</w:t>
            </w:r>
            <w:r w:rsidRPr="00F13AD5">
              <w:rPr>
                <w:rFonts w:asciiTheme="minorHAnsi" w:hAnsiTheme="minorHAnsi"/>
                <w:sz w:val="18"/>
                <w:szCs w:val="18"/>
              </w:rPr>
              <w:t xml:space="preserve">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505DD6" w:rsidRPr="00F13AD5">
              <w:rPr>
                <w:rFonts w:asciiTheme="minorHAnsi" w:hAnsiTheme="minorHAnsi"/>
                <w:sz w:val="18"/>
                <w:szCs w:val="18"/>
              </w:rPr>
              <w:t>“Total Required Ventilation Rate” (B01)</w:t>
            </w:r>
            <w:r w:rsidRPr="00F13AD5">
              <w:rPr>
                <w:rFonts w:asciiTheme="minorHAnsi" w:hAnsiTheme="minorHAnsi"/>
                <w:sz w:val="18"/>
                <w:szCs w:val="18"/>
              </w:rPr>
              <w:t xml:space="preserve"> and the “</w:t>
            </w:r>
            <w:r w:rsidR="000840B5" w:rsidRPr="00F13AD5">
              <w:rPr>
                <w:rFonts w:asciiTheme="minorHAnsi" w:hAnsiTheme="minorHAnsi"/>
                <w:sz w:val="18"/>
                <w:szCs w:val="18"/>
              </w:rPr>
              <w:t>Total Installed Equivalent Continuous Ventilation</w:t>
            </w:r>
            <w:r w:rsidRPr="00F13AD5">
              <w:rPr>
                <w:rFonts w:asciiTheme="minorHAnsi" w:hAnsiTheme="minorHAnsi"/>
                <w:sz w:val="18"/>
                <w:szCs w:val="18"/>
              </w:rPr>
              <w:t xml:space="preserve">” (C06) </w:t>
            </w:r>
            <w:r w:rsidRPr="00F13AD5">
              <w:rPr>
                <w:rFonts w:asciiTheme="minorHAnsi" w:hAnsiTheme="minorHAnsi" w:cstheme="minorHAnsi"/>
                <w:sz w:val="18"/>
                <w:szCs w:val="18"/>
              </w:rPr>
              <w:t>≤ “</w:t>
            </w:r>
            <w:r w:rsidRPr="00F13AD5">
              <w:rPr>
                <w:rFonts w:asciiTheme="minorHAnsi" w:hAnsiTheme="minorHAnsi"/>
                <w:sz w:val="18"/>
                <w:szCs w:val="18"/>
              </w:rPr>
              <w:t>Maximum Ventilation Flow” (E01), then display text: "Building Passes Mechanical Ventilation Rate</w:t>
            </w:r>
            <w:r w:rsidRPr="00F13AD5" w:rsidDel="001E1FD4">
              <w:rPr>
                <w:rFonts w:asciiTheme="minorHAnsi" w:hAnsiTheme="minorHAnsi"/>
                <w:sz w:val="18"/>
                <w:szCs w:val="18"/>
              </w:rPr>
              <w:t xml:space="preserve"> </w:t>
            </w:r>
            <w:proofErr w:type="gramStart"/>
            <w:r w:rsidRPr="00F13AD5">
              <w:rPr>
                <w:rFonts w:asciiTheme="minorHAnsi" w:hAnsiTheme="minorHAnsi"/>
                <w:sz w:val="18"/>
                <w:szCs w:val="18"/>
              </w:rPr>
              <w:t>Test</w:t>
            </w:r>
            <w:proofErr w:type="gramEnd"/>
            <w:r w:rsidRPr="00F13AD5">
              <w:rPr>
                <w:rFonts w:asciiTheme="minorHAnsi" w:hAnsiTheme="minorHAnsi"/>
                <w:sz w:val="18"/>
                <w:szCs w:val="18"/>
              </w:rPr>
              <w:t>”</w:t>
            </w:r>
          </w:p>
          <w:p w14:paraId="71EDE5AD" w14:textId="431492F9" w:rsidR="001238D0" w:rsidRPr="00F13AD5" w:rsidRDefault="001238D0" w:rsidP="001238D0">
            <w:pPr>
              <w:rPr>
                <w:rFonts w:asciiTheme="minorHAnsi" w:hAnsiTheme="minorHAnsi"/>
                <w:sz w:val="18"/>
                <w:szCs w:val="18"/>
              </w:rPr>
            </w:pPr>
            <w:r w:rsidRPr="00F13AD5">
              <w:rPr>
                <w:rFonts w:asciiTheme="minorHAnsi" w:hAnsiTheme="minorHAnsi"/>
                <w:sz w:val="18"/>
                <w:szCs w:val="18"/>
              </w:rPr>
              <w:t xml:space="preserve">Else if the </w:t>
            </w:r>
            <w:r w:rsidR="00505DD6" w:rsidRPr="00F13AD5">
              <w:rPr>
                <w:rFonts w:asciiTheme="minorHAnsi" w:hAnsiTheme="minorHAnsi"/>
                <w:sz w:val="18"/>
                <w:szCs w:val="18"/>
              </w:rPr>
              <w:t>“</w:t>
            </w:r>
            <w:r w:rsidRPr="00F13AD5">
              <w:rPr>
                <w:rFonts w:asciiTheme="minorHAnsi" w:hAnsiTheme="minorHAnsi" w:cstheme="minorHAnsi"/>
                <w:sz w:val="18"/>
                <w:szCs w:val="18"/>
              </w:rPr>
              <w:t>Ventilation System Type</w:t>
            </w:r>
            <w:r w:rsidR="00505DD6" w:rsidRPr="00F13AD5">
              <w:rPr>
                <w:rFonts w:asciiTheme="minorHAnsi" w:hAnsiTheme="minorHAnsi" w:cstheme="minorHAnsi"/>
                <w:sz w:val="18"/>
                <w:szCs w:val="18"/>
              </w:rPr>
              <w:t>”</w:t>
            </w:r>
            <w:r w:rsidRPr="00F13AD5">
              <w:rPr>
                <w:rFonts w:ascii="Calibri" w:hAnsi="Calibri"/>
                <w:sz w:val="18"/>
                <w:szCs w:val="18"/>
              </w:rPr>
              <w:t xml:space="preserve"> (A</w:t>
            </w:r>
            <w:r w:rsidR="00505DD6"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Supply, Exhaust, Central Fan Integrated (CFI) and the </w:t>
            </w:r>
            <w:r w:rsidR="000840B5" w:rsidRPr="00F13AD5">
              <w:rPr>
                <w:rFonts w:asciiTheme="minorHAnsi" w:hAnsiTheme="minorHAnsi" w:cstheme="minorHAnsi"/>
                <w:sz w:val="18"/>
                <w:szCs w:val="18"/>
              </w:rPr>
              <w:t>“</w:t>
            </w:r>
            <w:r w:rsidR="000840B5" w:rsidRPr="00F13AD5">
              <w:rPr>
                <w:rFonts w:asciiTheme="minorHAnsi" w:hAnsiTheme="minorHAnsi"/>
                <w:sz w:val="18"/>
                <w:szCs w:val="18"/>
              </w:rPr>
              <w:t>Total Installed Equivalent Continuous Ventilation”</w:t>
            </w:r>
            <w:r w:rsidRPr="00F13AD5">
              <w:rPr>
                <w:rFonts w:asciiTheme="minorHAnsi" w:hAnsiTheme="minorHAnsi"/>
                <w:sz w:val="18"/>
                <w:szCs w:val="18"/>
              </w:rPr>
              <w:t xml:space="preserve"> (C06)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0840B5" w:rsidRPr="00F13AD5">
              <w:rPr>
                <w:rFonts w:asciiTheme="minorHAnsi" w:hAnsiTheme="minorHAnsi"/>
                <w:sz w:val="18"/>
                <w:szCs w:val="18"/>
              </w:rPr>
              <w:t>“Total Required Ventilation Rate” (B01)</w:t>
            </w:r>
            <w:r w:rsidRPr="00F13AD5">
              <w:rPr>
                <w:rFonts w:asciiTheme="minorHAnsi" w:hAnsiTheme="minorHAnsi"/>
                <w:sz w:val="18"/>
                <w:szCs w:val="18"/>
              </w:rPr>
              <w:t>, and if “Envelope Leakage”</w:t>
            </w:r>
            <w:r w:rsidR="000840B5" w:rsidRPr="00F13AD5">
              <w:rPr>
                <w:rFonts w:asciiTheme="minorHAnsi" w:hAnsiTheme="minorHAnsi"/>
                <w:sz w:val="18"/>
                <w:szCs w:val="18"/>
              </w:rPr>
              <w:t xml:space="preserve"> </w:t>
            </w:r>
            <w:r w:rsidRPr="00F13AD5">
              <w:rPr>
                <w:rFonts w:asciiTheme="minorHAnsi" w:hAnsiTheme="minorHAnsi"/>
                <w:sz w:val="18"/>
                <w:szCs w:val="18"/>
              </w:rPr>
              <w:t>(</w:t>
            </w:r>
            <w:r w:rsidR="00B54159" w:rsidRPr="00F13AD5">
              <w:rPr>
                <w:rFonts w:asciiTheme="minorHAnsi" w:hAnsiTheme="minorHAnsi"/>
                <w:sz w:val="18"/>
                <w:szCs w:val="18"/>
              </w:rPr>
              <w:t>D</w:t>
            </w:r>
            <w:r w:rsidRPr="00F13AD5">
              <w:rPr>
                <w:rFonts w:asciiTheme="minorHAnsi" w:hAnsiTheme="minorHAnsi"/>
                <w:sz w:val="18"/>
                <w:szCs w:val="18"/>
              </w:rPr>
              <w:t xml:space="preserve">01) </w:t>
            </w:r>
            <w:r w:rsidR="000840B5" w:rsidRPr="00F13AD5">
              <w:rPr>
                <w:rFonts w:asciiTheme="minorHAnsi" w:hAnsiTheme="minorHAnsi" w:cstheme="minorHAnsi"/>
                <w:sz w:val="18"/>
                <w:szCs w:val="18"/>
              </w:rPr>
              <w:t>≤</w:t>
            </w:r>
            <w:r w:rsidRPr="00F13AD5">
              <w:rPr>
                <w:rFonts w:asciiTheme="minorHAnsi" w:hAnsiTheme="minorHAnsi"/>
                <w:sz w:val="18"/>
                <w:szCs w:val="18"/>
              </w:rPr>
              <w:t xml:space="preserve"> </w:t>
            </w:r>
            <w:r w:rsidR="00FE7ABA" w:rsidRPr="00F13AD5">
              <w:rPr>
                <w:rFonts w:asciiTheme="minorHAnsi" w:hAnsiTheme="minorHAnsi"/>
                <w:sz w:val="18"/>
                <w:szCs w:val="18"/>
              </w:rPr>
              <w:t xml:space="preserve">“Target dwelling unit compartmentalization leakage” (taken from </w:t>
            </w:r>
            <w:r w:rsidR="00255013" w:rsidRPr="00F13AD5">
              <w:rPr>
                <w:rFonts w:asciiTheme="minorHAnsi" w:hAnsiTheme="minorHAnsi"/>
                <w:sz w:val="18"/>
                <w:szCs w:val="18"/>
              </w:rPr>
              <w:t>LMCI</w:t>
            </w:r>
            <w:r w:rsidR="00FE7ABA" w:rsidRPr="00F13AD5">
              <w:rPr>
                <w:rFonts w:asciiTheme="minorHAnsi" w:hAnsiTheme="minorHAnsi"/>
                <w:sz w:val="18"/>
                <w:szCs w:val="18"/>
              </w:rPr>
              <w:t xml:space="preserve">-MCH-24), </w:t>
            </w:r>
            <w:r w:rsidRPr="00F13AD5">
              <w:rPr>
                <w:rFonts w:asciiTheme="minorHAnsi" w:hAnsiTheme="minorHAnsi"/>
                <w:sz w:val="18"/>
                <w:szCs w:val="18"/>
              </w:rPr>
              <w:t>then display text: "Building Passes Mechanical Ventilation Rate</w:t>
            </w:r>
            <w:r w:rsidRPr="00F13AD5" w:rsidDel="001E1FD4">
              <w:rPr>
                <w:rFonts w:asciiTheme="minorHAnsi" w:hAnsiTheme="minorHAnsi"/>
                <w:sz w:val="18"/>
                <w:szCs w:val="18"/>
              </w:rPr>
              <w:t xml:space="preserve"> </w:t>
            </w:r>
            <w:proofErr w:type="gramStart"/>
            <w:r w:rsidRPr="00F13AD5">
              <w:rPr>
                <w:rFonts w:asciiTheme="minorHAnsi" w:hAnsiTheme="minorHAnsi"/>
                <w:sz w:val="18"/>
                <w:szCs w:val="18"/>
              </w:rPr>
              <w:t>Test</w:t>
            </w:r>
            <w:proofErr w:type="gramEnd"/>
            <w:r w:rsidRPr="00F13AD5">
              <w:rPr>
                <w:rFonts w:asciiTheme="minorHAnsi" w:hAnsiTheme="minorHAnsi"/>
                <w:sz w:val="18"/>
                <w:szCs w:val="18"/>
              </w:rPr>
              <w:t>”</w:t>
            </w:r>
          </w:p>
          <w:p w14:paraId="4E91253E" w14:textId="0757264A" w:rsidR="001238D0" w:rsidRPr="00F13AD5" w:rsidRDefault="001238D0" w:rsidP="001238D0">
            <w:pPr>
              <w:rPr>
                <w:rFonts w:asciiTheme="minorHAnsi" w:hAnsiTheme="minorHAnsi"/>
                <w:sz w:val="18"/>
                <w:szCs w:val="18"/>
              </w:rPr>
            </w:pPr>
            <w:r w:rsidRPr="00F13AD5">
              <w:rPr>
                <w:rFonts w:asciiTheme="minorHAnsi" w:hAnsiTheme="minorHAnsi"/>
                <w:sz w:val="18"/>
                <w:szCs w:val="18"/>
              </w:rPr>
              <w:t xml:space="preserve">Else if the </w:t>
            </w:r>
            <w:r w:rsidR="00505DD6" w:rsidRPr="00F13AD5">
              <w:rPr>
                <w:rFonts w:asciiTheme="minorHAnsi" w:hAnsiTheme="minorHAnsi"/>
                <w:sz w:val="18"/>
                <w:szCs w:val="18"/>
              </w:rPr>
              <w:t>“</w:t>
            </w:r>
            <w:r w:rsidRPr="00F13AD5">
              <w:rPr>
                <w:rFonts w:asciiTheme="minorHAnsi" w:hAnsiTheme="minorHAnsi" w:cstheme="minorHAnsi"/>
                <w:sz w:val="18"/>
                <w:szCs w:val="18"/>
              </w:rPr>
              <w:t>Ventilation System Type</w:t>
            </w:r>
            <w:r w:rsidR="00505DD6" w:rsidRPr="00F13AD5">
              <w:rPr>
                <w:rFonts w:asciiTheme="minorHAnsi" w:hAnsiTheme="minorHAnsi" w:cstheme="minorHAnsi"/>
                <w:sz w:val="18"/>
                <w:szCs w:val="18"/>
              </w:rPr>
              <w:t>”</w:t>
            </w:r>
            <w:r w:rsidRPr="00F13AD5">
              <w:rPr>
                <w:rFonts w:ascii="Calibri" w:hAnsi="Calibri"/>
                <w:sz w:val="18"/>
                <w:szCs w:val="18"/>
              </w:rPr>
              <w:t xml:space="preserve"> (A</w:t>
            </w:r>
            <w:r w:rsidR="00505DD6"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Central Ventilation System – Supply or Central Ventilation System – Exhaust and the </w:t>
            </w:r>
            <w:r w:rsidR="000840B5" w:rsidRPr="00F13AD5">
              <w:rPr>
                <w:rFonts w:asciiTheme="minorHAnsi" w:hAnsiTheme="minorHAnsi" w:cstheme="minorHAnsi"/>
                <w:sz w:val="18"/>
                <w:szCs w:val="18"/>
              </w:rPr>
              <w:t>“</w:t>
            </w:r>
            <w:r w:rsidR="000840B5" w:rsidRPr="00F13AD5">
              <w:rPr>
                <w:rFonts w:asciiTheme="minorHAnsi" w:hAnsiTheme="minorHAnsi"/>
                <w:sz w:val="18"/>
                <w:szCs w:val="18"/>
              </w:rPr>
              <w:t>Total Installed Equivalent Continuous Ventilation”</w:t>
            </w:r>
            <w:r w:rsidRPr="00F13AD5">
              <w:rPr>
                <w:rFonts w:asciiTheme="minorHAnsi" w:hAnsiTheme="minorHAnsi"/>
                <w:sz w:val="18"/>
                <w:szCs w:val="18"/>
              </w:rPr>
              <w:t xml:space="preserve"> (C06)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0840B5" w:rsidRPr="00F13AD5">
              <w:rPr>
                <w:rFonts w:asciiTheme="minorHAnsi" w:hAnsiTheme="minorHAnsi"/>
                <w:sz w:val="18"/>
                <w:szCs w:val="18"/>
              </w:rPr>
              <w:t>“Total Required Ventilation Rate” (B01)</w:t>
            </w:r>
            <w:r w:rsidRPr="00F13AD5">
              <w:rPr>
                <w:rFonts w:asciiTheme="minorHAnsi" w:hAnsiTheme="minorHAnsi"/>
                <w:sz w:val="18"/>
                <w:szCs w:val="18"/>
              </w:rPr>
              <w:t>, and if “Envelope Leakage”(</w:t>
            </w:r>
            <w:r w:rsidR="00FE7ABA" w:rsidRPr="00F13AD5">
              <w:rPr>
                <w:rFonts w:asciiTheme="minorHAnsi" w:hAnsiTheme="minorHAnsi"/>
                <w:sz w:val="18"/>
                <w:szCs w:val="18"/>
              </w:rPr>
              <w:t>D</w:t>
            </w:r>
            <w:r w:rsidRPr="00F13AD5">
              <w:rPr>
                <w:rFonts w:asciiTheme="minorHAnsi" w:hAnsiTheme="minorHAnsi"/>
                <w:sz w:val="18"/>
                <w:szCs w:val="18"/>
              </w:rPr>
              <w:t xml:space="preserve">01)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FE7ABA" w:rsidRPr="00F13AD5">
              <w:rPr>
                <w:rFonts w:asciiTheme="minorHAnsi" w:hAnsiTheme="minorHAnsi"/>
                <w:sz w:val="18"/>
                <w:szCs w:val="18"/>
              </w:rPr>
              <w:t xml:space="preserve">“Target dwelling unit compartmentalization leakage” (taken from </w:t>
            </w:r>
            <w:r w:rsidR="00255013" w:rsidRPr="00F13AD5">
              <w:rPr>
                <w:rFonts w:asciiTheme="minorHAnsi" w:hAnsiTheme="minorHAnsi"/>
                <w:sz w:val="18"/>
                <w:szCs w:val="18"/>
              </w:rPr>
              <w:t>LMCI</w:t>
            </w:r>
            <w:r w:rsidR="00FE7ABA" w:rsidRPr="00F13AD5">
              <w:rPr>
                <w:rFonts w:asciiTheme="minorHAnsi" w:hAnsiTheme="minorHAnsi"/>
                <w:sz w:val="18"/>
                <w:szCs w:val="18"/>
              </w:rPr>
              <w:t>-MCH-24),</w:t>
            </w:r>
            <w:r w:rsidRPr="00F13AD5">
              <w:rPr>
                <w:rFonts w:asciiTheme="minorHAnsi" w:hAnsiTheme="minorHAnsi"/>
                <w:sz w:val="18"/>
                <w:szCs w:val="18"/>
              </w:rPr>
              <w:t xml:space="preserve"> and the </w:t>
            </w:r>
            <w:r w:rsidR="000840B5" w:rsidRPr="00F13AD5">
              <w:rPr>
                <w:rFonts w:asciiTheme="minorHAnsi" w:hAnsiTheme="minorHAnsi" w:cstheme="minorHAnsi"/>
                <w:sz w:val="18"/>
                <w:szCs w:val="18"/>
              </w:rPr>
              <w:t>“</w:t>
            </w:r>
            <w:r w:rsidR="000840B5" w:rsidRPr="00F13AD5">
              <w:rPr>
                <w:rFonts w:asciiTheme="minorHAnsi" w:hAnsiTheme="minorHAnsi"/>
                <w:sz w:val="18"/>
                <w:szCs w:val="18"/>
              </w:rPr>
              <w:t>Total Installed Equivalent Continuous Ventilation” (C06)</w:t>
            </w:r>
            <w:r w:rsidRPr="00F13AD5">
              <w:rPr>
                <w:rFonts w:asciiTheme="minorHAnsi" w:hAnsiTheme="minorHAnsi"/>
                <w:sz w:val="18"/>
                <w:szCs w:val="18"/>
              </w:rPr>
              <w:t xml:space="preserve"> </w:t>
            </w:r>
            <w:r w:rsidRPr="00F13AD5">
              <w:rPr>
                <w:rFonts w:asciiTheme="minorHAnsi" w:hAnsiTheme="minorHAnsi" w:cstheme="minorHAnsi"/>
                <w:sz w:val="18"/>
                <w:szCs w:val="18"/>
              </w:rPr>
              <w:t>≤ “</w:t>
            </w:r>
            <w:r w:rsidRPr="00F13AD5">
              <w:rPr>
                <w:rFonts w:asciiTheme="minorHAnsi" w:hAnsiTheme="minorHAnsi"/>
                <w:sz w:val="18"/>
                <w:szCs w:val="18"/>
              </w:rPr>
              <w:t>Maximum Ventilation Flow” (E01), then display text: "Building Passes Mechanical Ventilation Rate</w:t>
            </w:r>
            <w:r w:rsidRPr="00F13AD5" w:rsidDel="001E1FD4">
              <w:rPr>
                <w:rFonts w:asciiTheme="minorHAnsi" w:hAnsiTheme="minorHAnsi"/>
                <w:sz w:val="18"/>
                <w:szCs w:val="18"/>
              </w:rPr>
              <w:t xml:space="preserve"> </w:t>
            </w:r>
            <w:r w:rsidRPr="00F13AD5">
              <w:rPr>
                <w:rFonts w:asciiTheme="minorHAnsi" w:hAnsiTheme="minorHAnsi"/>
                <w:sz w:val="18"/>
                <w:szCs w:val="18"/>
              </w:rPr>
              <w:t>Test”</w:t>
            </w:r>
          </w:p>
          <w:p w14:paraId="69AC1165" w14:textId="42C87BCE" w:rsidR="001238D0" w:rsidRPr="00F13AD5" w:rsidRDefault="001238D0" w:rsidP="001238D0">
            <w:pPr>
              <w:rPr>
                <w:rFonts w:asciiTheme="minorHAnsi" w:hAnsiTheme="minorHAnsi"/>
                <w:sz w:val="18"/>
                <w:szCs w:val="18"/>
              </w:rPr>
            </w:pPr>
            <w:r w:rsidRPr="00F13AD5">
              <w:rPr>
                <w:rFonts w:asciiTheme="minorHAnsi" w:hAnsiTheme="minorHAnsi"/>
                <w:sz w:val="18"/>
                <w:szCs w:val="18"/>
              </w:rPr>
              <w:t>Else display text: "Building Fails Mechanical Ventilation Rate Test"&gt;&gt;</w:t>
            </w:r>
          </w:p>
        </w:tc>
      </w:tr>
    </w:tbl>
    <w:p w14:paraId="258F5749" w14:textId="621F7CC4" w:rsidR="00BB724F" w:rsidRPr="00F13AD5" w:rsidRDefault="00BB724F">
      <w:pPr>
        <w:rPr>
          <w:rFonts w:asciiTheme="minorHAnsi" w:hAnsiTheme="minorHAnsi"/>
          <w:sz w:val="18"/>
          <w:szCs w:val="18"/>
        </w:rPr>
      </w:pP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22"/>
        <w:gridCol w:w="10222"/>
      </w:tblGrid>
      <w:tr w:rsidR="00175418" w:rsidRPr="00F13AD5" w14:paraId="6206A6B4" w14:textId="77777777" w:rsidTr="00E17361">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43A3126D" w14:textId="77777777" w:rsidR="00175418" w:rsidRPr="00F13AD5" w:rsidRDefault="00175418" w:rsidP="00E17361">
            <w:pPr>
              <w:keepNext/>
              <w:rPr>
                <w:rFonts w:asciiTheme="minorHAnsi" w:hAnsiTheme="minorHAnsi"/>
                <w:b/>
                <w:bCs/>
                <w:szCs w:val="18"/>
              </w:rPr>
            </w:pPr>
            <w:r w:rsidRPr="00F13AD5">
              <w:rPr>
                <w:rFonts w:asciiTheme="minorHAnsi" w:hAnsiTheme="minorHAnsi"/>
                <w:b/>
                <w:bCs/>
                <w:szCs w:val="18"/>
              </w:rPr>
              <w:t>G. Other Requirements</w:t>
            </w:r>
          </w:p>
        </w:tc>
      </w:tr>
      <w:tr w:rsidR="00175418" w:rsidRPr="00F13AD5" w14:paraId="1DD06D26" w14:textId="77777777" w:rsidTr="00E17361">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4362FB1" w14:textId="7B9A41D3" w:rsidR="00175418" w:rsidRPr="00F13AD5" w:rsidRDefault="00175418" w:rsidP="00E17361">
            <w:pPr>
              <w:keepNext/>
              <w:rPr>
                <w:rFonts w:asciiTheme="minorHAnsi" w:hAnsiTheme="minorHAnsi"/>
                <w:b/>
                <w:bCs/>
                <w:szCs w:val="18"/>
              </w:rPr>
            </w:pPr>
            <w:r w:rsidRPr="00F13AD5">
              <w:rPr>
                <w:rFonts w:asciiTheme="minorHAnsi" w:hAnsiTheme="minorHAnsi"/>
                <w:b/>
                <w:bCs/>
                <w:szCs w:val="18"/>
              </w:rPr>
              <w:t>The items listed below (6.1 through 6.6 and 6.8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building complies with these requirements specified in ASHRAE 62.2 Section 6.1 through 6.9 if applicable.</w:t>
            </w:r>
          </w:p>
        </w:tc>
      </w:tr>
      <w:tr w:rsidR="00175418" w:rsidRPr="00F13AD5" w14:paraId="1A127D92"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FF80818"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95B70E3" w14:textId="77777777" w:rsidR="00175418" w:rsidRPr="00F13AD5" w:rsidRDefault="00175418" w:rsidP="00E17361">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F13AD5">
              <w:rPr>
                <w:rFonts w:asciiTheme="minorHAnsi" w:hAnsiTheme="minorHAnsi"/>
                <w:b/>
                <w:sz w:val="18"/>
                <w:szCs w:val="18"/>
              </w:rPr>
              <w:t>Adjacent Spaces and Transfer Air.</w:t>
            </w:r>
            <w:r w:rsidRPr="00F13AD5">
              <w:rPr>
                <w:rFonts w:asciiTheme="minorHAnsi" w:hAnsiTheme="minorHAnsi"/>
                <w:sz w:val="18"/>
                <w:szCs w:val="18"/>
              </w:rPr>
              <w:t xml:space="preserve"> </w:t>
            </w:r>
            <w:r w:rsidRPr="00F13AD5">
              <w:rPr>
                <w:rStyle w:val="margin0020notechar"/>
                <w:rFonts w:asciiTheme="minorHAnsi" w:hAnsiTheme="minorHAnsi"/>
                <w:sz w:val="18"/>
                <w:szCs w:val="18"/>
              </w:rPr>
              <w:t>Measures shall be taken to minimize air movement across envelope components to dwelling units from adjacent spaces such as garages, unconditioned crawlspaces, unconditioned attics, and other dwelling. Supply and balanced ventilation systems shall be designed and constructed to provide ventilation air directly from the outdoors.</w:t>
            </w:r>
          </w:p>
          <w:p w14:paraId="54068B15" w14:textId="77777777" w:rsidR="00175418" w:rsidRPr="00F13AD5" w:rsidRDefault="00175418" w:rsidP="00E17361">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F13AD5">
              <w:rPr>
                <w:rFonts w:asciiTheme="minorHAnsi" w:hAnsiTheme="minorHAnsi"/>
                <w:sz w:val="18"/>
                <w:szCs w:val="18"/>
              </w:rPr>
              <w:t xml:space="preserve">6.1.1 </w:t>
            </w:r>
            <w:r w:rsidRPr="00F13AD5">
              <w:rPr>
                <w:rFonts w:asciiTheme="minorHAnsi" w:hAnsiTheme="minorHAnsi"/>
                <w:b/>
                <w:sz w:val="18"/>
                <w:szCs w:val="18"/>
              </w:rPr>
              <w:t>Compliance for Attached Dwelling Units</w:t>
            </w:r>
            <w:r w:rsidRPr="00F13AD5">
              <w:rPr>
                <w:rFonts w:asciiTheme="minorHAnsi" w:hAnsiTheme="minorHAnsi"/>
                <w:sz w:val="18"/>
                <w:szCs w:val="18"/>
              </w:rPr>
              <w:t>. One method of demonstrating compliance with Section 6.1 shall be to verify a leakage rate below a maximum of 0.3 cfm per ft</w:t>
            </w:r>
            <w:r w:rsidRPr="00F13AD5">
              <w:rPr>
                <w:rFonts w:asciiTheme="minorHAnsi" w:hAnsiTheme="minorHAnsi"/>
                <w:sz w:val="18"/>
                <w:szCs w:val="18"/>
                <w:vertAlign w:val="superscript"/>
              </w:rPr>
              <w:t>2</w:t>
            </w:r>
            <w:r w:rsidRPr="00F13AD5">
              <w:rPr>
                <w:rFonts w:asciiTheme="minorHAnsi" w:hAnsiTheme="minorHAnsi"/>
                <w:sz w:val="18"/>
                <w:szCs w:val="18"/>
              </w:rPr>
              <w:t xml:space="preserve"> (150 L/s per 100 m2) of the dwelling unit envelope area (i.e., the sum of the area of walls between dwelling units, exterior walls, ceiling, and floor) at a test pressure of 50 Pa by a blower door test conducted in accordance with either ANSI/ASTME779 or ANSI/ASTM-E1827. The test shall be conducted with the dwelling unit as if it were exposed to outdoor air on all sides, top, and bottom by opening doors and windows of adjacent dwelling units.</w:t>
            </w:r>
          </w:p>
        </w:tc>
      </w:tr>
      <w:tr w:rsidR="00175418" w:rsidRPr="00F13AD5" w14:paraId="00ABB184"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26814D1"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DF37A67" w14:textId="77777777" w:rsidR="00175418" w:rsidRPr="00F13AD5" w:rsidRDefault="00175418" w:rsidP="00E17361">
            <w:pPr>
              <w:keepNext/>
              <w:ind w:left="274" w:hanging="274"/>
            </w:pPr>
            <w:r w:rsidRPr="00F13AD5">
              <w:rPr>
                <w:rFonts w:asciiTheme="minorHAnsi" w:hAnsiTheme="minorHAnsi"/>
                <w:b/>
                <w:sz w:val="18"/>
                <w:szCs w:val="18"/>
              </w:rPr>
              <w:t>6.2 Instructions and Labeling.</w:t>
            </w:r>
            <w:r w:rsidRPr="00F13AD5">
              <w:rPr>
                <w:rFonts w:asciiTheme="minorHAnsi" w:hAnsiTheme="minorHAnsi"/>
                <w:sz w:val="18"/>
                <w:szCs w:val="18"/>
              </w:rPr>
              <w:t xml:space="preserve"> </w:t>
            </w:r>
            <w:r w:rsidRPr="00F13AD5">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w:t>
            </w:r>
            <w:proofErr w:type="gramStart"/>
            <w:r w:rsidRPr="00F13AD5">
              <w:rPr>
                <w:rStyle w:val="margin0020notechar"/>
                <w:rFonts w:asciiTheme="minorHAnsi" w:hAnsiTheme="minorHAnsi"/>
                <w:sz w:val="18"/>
                <w:szCs w:val="18"/>
              </w:rPr>
              <w:t>similar to</w:t>
            </w:r>
            <w:proofErr w:type="gramEnd"/>
            <w:r w:rsidRPr="00F13AD5">
              <w:rPr>
                <w:rStyle w:val="margin0020notechar"/>
                <w:rFonts w:asciiTheme="minorHAnsi" w:hAnsiTheme="minorHAnsi"/>
                <w:sz w:val="18"/>
                <w:szCs w:val="18"/>
              </w:rPr>
              <w:t xml:space="preserve"> that provided for HVAC systems) shall be provided to the owner and the occupant of the dwelling unit. Controls shall be labeled as to their function (unless that function is obvious, such as toilet exhaust fan switches). See Section 13 of ASHRAE Guideline 24 </w:t>
            </w:r>
            <w:r w:rsidRPr="00F13AD5">
              <w:rPr>
                <w:rStyle w:val="margin0020notechar"/>
                <w:rFonts w:asciiTheme="minorHAnsi" w:hAnsiTheme="minorHAnsi"/>
                <w:sz w:val="18"/>
                <w:szCs w:val="18"/>
                <w:vertAlign w:val="superscript"/>
              </w:rPr>
              <w:t>5</w:t>
            </w:r>
            <w:r w:rsidRPr="00F13AD5">
              <w:rPr>
                <w:rStyle w:val="margin0020notechar"/>
                <w:rFonts w:asciiTheme="minorHAnsi" w:hAnsiTheme="minorHAnsi"/>
                <w:sz w:val="18"/>
                <w:szCs w:val="18"/>
              </w:rPr>
              <w:t xml:space="preserve"> for information on instructions and labeling.</w:t>
            </w:r>
          </w:p>
        </w:tc>
      </w:tr>
      <w:tr w:rsidR="00175418" w:rsidRPr="00F13AD5" w14:paraId="23774663"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5C5BE3D"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E20073A" w14:textId="77777777" w:rsidR="00175418" w:rsidRPr="00F13AD5" w:rsidRDefault="00175418" w:rsidP="00E17361">
            <w:pPr>
              <w:keepNext/>
              <w:rPr>
                <w:rStyle w:val="margin0020notechar"/>
                <w:rFonts w:asciiTheme="minorHAnsi" w:hAnsiTheme="minorHAnsi"/>
                <w:sz w:val="18"/>
                <w:szCs w:val="18"/>
              </w:rPr>
            </w:pPr>
            <w:r w:rsidRPr="00F13AD5">
              <w:rPr>
                <w:rFonts w:asciiTheme="minorHAnsi" w:hAnsiTheme="minorHAnsi"/>
                <w:b/>
                <w:sz w:val="18"/>
                <w:szCs w:val="18"/>
              </w:rPr>
              <w:t>6.3 Clothes Dryers.</w:t>
            </w:r>
            <w:r w:rsidRPr="00F13AD5">
              <w:rPr>
                <w:rFonts w:asciiTheme="minorHAnsi" w:hAnsiTheme="minorHAnsi"/>
                <w:sz w:val="18"/>
                <w:szCs w:val="18"/>
              </w:rPr>
              <w:t xml:space="preserve"> </w:t>
            </w:r>
            <w:r w:rsidRPr="00F13AD5">
              <w:rPr>
                <w:rStyle w:val="margin0020notechar"/>
                <w:rFonts w:asciiTheme="minorHAnsi" w:hAnsiTheme="minorHAnsi"/>
                <w:sz w:val="18"/>
                <w:szCs w:val="18"/>
              </w:rPr>
              <w:t>Clothes dryers shall be exhausted directly to the outdoors.</w:t>
            </w:r>
          </w:p>
          <w:p w14:paraId="4DC1EB93" w14:textId="77777777" w:rsidR="00175418" w:rsidRPr="00F13AD5" w:rsidRDefault="00175418" w:rsidP="00E17361">
            <w:pPr>
              <w:ind w:left="274"/>
              <w:rPr>
                <w:sz w:val="22"/>
              </w:rPr>
            </w:pPr>
            <w:r w:rsidRPr="00F13AD5">
              <w:rPr>
                <w:rFonts w:asciiTheme="minorHAnsi" w:hAnsiTheme="minorHAnsi" w:cstheme="minorHAnsi"/>
                <w:sz w:val="18"/>
                <w:szCs w:val="18"/>
              </w:rPr>
              <w:t>Exception: Condensing dryers plumbed to a drain.</w:t>
            </w:r>
          </w:p>
        </w:tc>
      </w:tr>
      <w:tr w:rsidR="00175418" w:rsidRPr="00F13AD5" w14:paraId="5ED564BB"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1D41197"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2FB3AE97" w14:textId="77777777" w:rsidR="00175418" w:rsidRPr="00F13AD5" w:rsidRDefault="00175418" w:rsidP="00E17361">
            <w:pPr>
              <w:pStyle w:val="margin0020note"/>
              <w:keepNext/>
              <w:spacing w:before="0" w:beforeAutospacing="0" w:after="0" w:afterAutospacing="0"/>
              <w:ind w:left="274" w:hanging="274"/>
              <w:rPr>
                <w:rFonts w:asciiTheme="minorHAnsi" w:hAnsiTheme="minorHAnsi"/>
                <w:b/>
                <w:sz w:val="18"/>
                <w:szCs w:val="18"/>
              </w:rPr>
            </w:pPr>
            <w:r w:rsidRPr="00F13AD5">
              <w:rPr>
                <w:rFonts w:asciiTheme="minorHAnsi" w:hAnsiTheme="minorHAnsi"/>
                <w:b/>
                <w:sz w:val="18"/>
                <w:szCs w:val="18"/>
              </w:rPr>
              <w:t>6.4 Combustion and Solid-Fuel Burning Appliances.</w:t>
            </w:r>
          </w:p>
          <w:p w14:paraId="1B3D9D71" w14:textId="4C211EB6" w:rsidR="00175418" w:rsidRPr="00F13AD5" w:rsidRDefault="00175418" w:rsidP="00E17361">
            <w:pPr>
              <w:pStyle w:val="margin0020note"/>
              <w:keepNext/>
              <w:spacing w:before="0" w:beforeAutospacing="0" w:after="0" w:afterAutospacing="0"/>
              <w:ind w:left="763" w:hanging="403"/>
              <w:rPr>
                <w:rStyle w:val="margin0020notechar"/>
                <w:rFonts w:asciiTheme="minorHAnsi" w:hAnsiTheme="minorHAnsi"/>
                <w:sz w:val="18"/>
                <w:szCs w:val="18"/>
              </w:rPr>
            </w:pPr>
            <w:r w:rsidRPr="00F13AD5">
              <w:rPr>
                <w:rFonts w:asciiTheme="minorHAnsi" w:hAnsiTheme="minorHAnsi"/>
                <w:sz w:val="18"/>
                <w:szCs w:val="18"/>
              </w:rPr>
              <w:t xml:space="preserve">6.4.1 </w:t>
            </w:r>
            <w:r w:rsidRPr="00F13AD5">
              <w:rPr>
                <w:rStyle w:val="margin0020notechar"/>
                <w:rFonts w:asciiTheme="minorHAnsi" w:hAnsiTheme="minorHAnsi"/>
                <w:sz w:val="18"/>
                <w:szCs w:val="18"/>
              </w:rPr>
              <w:t>Combustion and solid-fuel-burning appliances must be provided with adequate combustion and ventilation air and installed in accordance with manufacturers’ installation instructions</w:t>
            </w:r>
            <w:r w:rsidR="00CE42E4" w:rsidRPr="00F13AD5">
              <w:rPr>
                <w:rStyle w:val="margin0020notechar"/>
                <w:rFonts w:asciiTheme="minorHAnsi" w:hAnsiTheme="minorHAnsi"/>
                <w:sz w:val="18"/>
                <w:szCs w:val="18"/>
              </w:rPr>
              <w:t>,</w:t>
            </w:r>
            <w:r w:rsidRPr="00F13AD5">
              <w:rPr>
                <w:rStyle w:val="margin0020notechar"/>
                <w:rFonts w:asciiTheme="minorHAnsi" w:hAnsiTheme="minorHAnsi"/>
                <w:sz w:val="18"/>
                <w:szCs w:val="18"/>
              </w:rPr>
              <w:t xml:space="preserve"> </w:t>
            </w:r>
            <w:r w:rsidR="00CF1543" w:rsidRPr="00F13AD5">
              <w:rPr>
                <w:rStyle w:val="margin0020notechar"/>
                <w:rFonts w:asciiTheme="minorHAnsi" w:hAnsiTheme="minorHAnsi"/>
                <w:sz w:val="18"/>
                <w:szCs w:val="18"/>
              </w:rPr>
              <w:t xml:space="preserve">NFPA 31, </w:t>
            </w:r>
            <w:r w:rsidRPr="00F13AD5">
              <w:rPr>
                <w:rStyle w:val="margin0020notechar"/>
                <w:rFonts w:asciiTheme="minorHAnsi" w:hAnsiTheme="minorHAnsi"/>
                <w:sz w:val="18"/>
                <w:szCs w:val="18"/>
              </w:rPr>
              <w:t>NFPA 54/ANSI Z223.1, or NFPA 211</w:t>
            </w:r>
            <w:proofErr w:type="gramStart"/>
            <w:r w:rsidRPr="00F13AD5">
              <w:rPr>
                <w:rStyle w:val="margin0020notechar"/>
                <w:rFonts w:asciiTheme="minorHAnsi" w:hAnsiTheme="minorHAnsi"/>
                <w:sz w:val="18"/>
                <w:szCs w:val="18"/>
              </w:rPr>
              <w:t>, ,</w:t>
            </w:r>
            <w:proofErr w:type="gramEnd"/>
            <w:r w:rsidRPr="00F13AD5">
              <w:rPr>
                <w:rStyle w:val="margin0020notechar"/>
                <w:rFonts w:asciiTheme="minorHAnsi" w:hAnsiTheme="minorHAnsi"/>
                <w:sz w:val="18"/>
                <w:szCs w:val="18"/>
              </w:rPr>
              <w:t xml:space="preserve"> or other equivalent code acceptable to the building official.</w:t>
            </w:r>
          </w:p>
          <w:p w14:paraId="25CDAF93" w14:textId="2DA408E1" w:rsidR="00175418" w:rsidRPr="00F13AD5" w:rsidRDefault="00175418" w:rsidP="00E17361">
            <w:pPr>
              <w:pStyle w:val="margin0020note"/>
              <w:keepNext/>
              <w:spacing w:before="0" w:beforeAutospacing="0" w:after="0" w:afterAutospacing="0"/>
              <w:ind w:left="763" w:hanging="403"/>
            </w:pPr>
            <w:r w:rsidRPr="00F13AD5">
              <w:rPr>
                <w:rStyle w:val="margin0020notechar"/>
                <w:rFonts w:asciiTheme="minorHAnsi" w:hAnsiTheme="minorHAnsi"/>
                <w:sz w:val="18"/>
                <w:szCs w:val="18"/>
              </w:rPr>
              <w:t xml:space="preserve"> </w:t>
            </w:r>
            <w:r w:rsidRPr="00F13AD5">
              <w:rPr>
                <w:rFonts w:asciiTheme="minorHAnsi" w:hAnsiTheme="minorHAnsi"/>
                <w:sz w:val="18"/>
                <w:szCs w:val="18"/>
              </w:rPr>
              <w:t xml:space="preserve">6.4.2 </w:t>
            </w:r>
            <w:r w:rsidRPr="00F13AD5">
              <w:rPr>
                <w:rStyle w:val="margin0020notechar"/>
                <w:rFonts w:asciiTheme="minorHAnsi" w:hAnsiTheme="minorHAnsi"/>
                <w:sz w:val="18"/>
                <w:szCs w:val="18"/>
              </w:rPr>
              <w:t xml:space="preserve">Where atmospherically vented combustion appliances or </w:t>
            </w:r>
            <w:proofErr w:type="gramStart"/>
            <w:r w:rsidRPr="00F13AD5">
              <w:rPr>
                <w:rStyle w:val="margin0020notechar"/>
                <w:rFonts w:asciiTheme="minorHAnsi" w:hAnsiTheme="minorHAnsi"/>
                <w:sz w:val="18"/>
                <w:szCs w:val="18"/>
              </w:rPr>
              <w:t>solid-fuel</w:t>
            </w:r>
            <w:proofErr w:type="gramEnd"/>
            <w:r w:rsidR="00294CB3" w:rsidRPr="00F13AD5">
              <w:rPr>
                <w:rStyle w:val="margin0020notechar"/>
                <w:rFonts w:asciiTheme="minorHAnsi" w:hAnsiTheme="minorHAnsi"/>
                <w:sz w:val="18"/>
                <w:szCs w:val="18"/>
              </w:rPr>
              <w:t xml:space="preserve"> </w:t>
            </w:r>
            <w:r w:rsidRPr="00F13AD5">
              <w:rPr>
                <w:rStyle w:val="margin0020notechar"/>
                <w:rFonts w:asciiTheme="minorHAnsi" w:hAnsiTheme="minorHAnsi"/>
                <w:sz w:val="18"/>
                <w:szCs w:val="18"/>
              </w:rPr>
              <w:t>burning appliances are located inside the pressure boundary, the total net exhaust flow of the two largest exhaust fans (not including a summer cooling fan intended to be operated only when windows or other air inlets are open) shall not exceed 15 cfm per 100 ft2 (75 L/s per 100 m2) of occupiable space when in operation at full capacity. If the designed total net flow exceeds this limit, the net exhaust flow must be reduced by reducing the exhaust flow or providing compensating outdoor air. Gravity or barometric dampers in nonpowered exhaust makeup air systems shall not be used to provide compensating outdoor air. Atmospherically vented combustion appliances do not include direct-vent appliances. Combustion appliances that pass safety testing performed according to ANSI/BPI-1200, shall be deemed as complying with Section 6.4.2.</w:t>
            </w:r>
          </w:p>
        </w:tc>
      </w:tr>
      <w:tr w:rsidR="00175418" w:rsidRPr="00F13AD5" w14:paraId="090F01F0"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B863AF7"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790F830" w14:textId="77777777" w:rsidR="00175418" w:rsidRPr="00F13AD5" w:rsidRDefault="00175418" w:rsidP="00E17361">
            <w:pPr>
              <w:keepNext/>
              <w:ind w:left="273" w:hanging="273"/>
              <w:rPr>
                <w:rFonts w:asciiTheme="minorHAnsi" w:hAnsiTheme="minorHAnsi"/>
                <w:b/>
                <w:sz w:val="18"/>
                <w:szCs w:val="18"/>
              </w:rPr>
            </w:pPr>
            <w:r w:rsidRPr="00F13AD5">
              <w:rPr>
                <w:rFonts w:asciiTheme="minorHAnsi" w:hAnsiTheme="minorHAnsi"/>
                <w:b/>
                <w:sz w:val="18"/>
                <w:szCs w:val="18"/>
              </w:rPr>
              <w:t>6.5 Air tightness Requirements</w:t>
            </w:r>
          </w:p>
          <w:p w14:paraId="7F8E16D6" w14:textId="77777777" w:rsidR="00175418" w:rsidRPr="00F13AD5" w:rsidRDefault="00175418" w:rsidP="00E17361">
            <w:pPr>
              <w:keepNext/>
              <w:ind w:left="763" w:hanging="403"/>
            </w:pPr>
            <w:r w:rsidRPr="00F13AD5">
              <w:rPr>
                <w:rFonts w:asciiTheme="minorHAnsi" w:hAnsiTheme="minorHAnsi"/>
                <w:sz w:val="18"/>
                <w:szCs w:val="18"/>
              </w:rPr>
              <w:t>6.5.1</w:t>
            </w:r>
            <w:r w:rsidRPr="00F13AD5">
              <w:rPr>
                <w:rFonts w:asciiTheme="minorHAnsi" w:hAnsiTheme="minorHAnsi"/>
                <w:b/>
                <w:sz w:val="18"/>
                <w:szCs w:val="18"/>
              </w:rPr>
              <w:t xml:space="preserve"> Garages.</w:t>
            </w:r>
            <w:r w:rsidRPr="00F13AD5">
              <w:t xml:space="preserve"> </w:t>
            </w:r>
            <w:r w:rsidRPr="00F13AD5">
              <w:rP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175418" w:rsidRPr="00F13AD5" w14:paraId="633E1F6C"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FCA00C6"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lastRenderedPageBreak/>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38C6254" w14:textId="77777777" w:rsidR="00175418" w:rsidRPr="00F13AD5" w:rsidRDefault="00175418" w:rsidP="00E17361">
            <w:pPr>
              <w:keepNext/>
              <w:ind w:left="273" w:hanging="273"/>
              <w:rPr>
                <w:rStyle w:val="margin0020notechar"/>
                <w:rFonts w:asciiTheme="minorHAnsi" w:hAnsiTheme="minorHAnsi"/>
                <w:sz w:val="18"/>
                <w:szCs w:val="18"/>
              </w:rPr>
            </w:pPr>
            <w:r w:rsidRPr="00F13AD5">
              <w:rPr>
                <w:rFonts w:asciiTheme="minorHAnsi" w:hAnsiTheme="minorHAnsi"/>
                <w:b/>
                <w:sz w:val="18"/>
                <w:szCs w:val="18"/>
              </w:rPr>
              <w:t>6.6 Ventilation Opening Area.</w:t>
            </w:r>
            <w:r w:rsidRPr="00F13AD5">
              <w:rPr>
                <w:rFonts w:asciiTheme="minorHAnsi" w:hAnsiTheme="minorHAnsi"/>
                <w:sz w:val="18"/>
                <w:szCs w:val="18"/>
              </w:rPr>
              <w:t xml:space="preserve"> </w:t>
            </w:r>
            <w:r w:rsidRPr="00F13AD5">
              <w:rPr>
                <w:rStyle w:val="margin0020notechar"/>
                <w:rFonts w:asciiTheme="minorHAnsi" w:hAnsiTheme="minorHAnsi"/>
                <w:sz w:val="18"/>
                <w:szCs w:val="18"/>
              </w:rPr>
              <w:t>Spaces shall have ventilation openings as listed below. Such openings shall meet the requirements of Section 6.8. Exception: Attached dwelling units and spaces that meet the local ventilation requirements set for bathrooms in Section 5 [of ASHRAE 62.2].</w:t>
            </w:r>
          </w:p>
          <w:p w14:paraId="5BA50568" w14:textId="77777777" w:rsidR="00175418" w:rsidRPr="00F13AD5" w:rsidRDefault="00175418" w:rsidP="00E17361">
            <w:pPr>
              <w:keepNext/>
              <w:ind w:left="763" w:hanging="403"/>
              <w:rPr>
                <w:rFonts w:asciiTheme="minorHAnsi" w:hAnsiTheme="minorHAnsi"/>
                <w:sz w:val="18"/>
                <w:szCs w:val="18"/>
              </w:rPr>
            </w:pPr>
            <w:r w:rsidRPr="00F13AD5">
              <w:rPr>
                <w:rFonts w:asciiTheme="minorHAnsi" w:hAnsiTheme="minorHAnsi"/>
                <w:sz w:val="18"/>
                <w:szCs w:val="18"/>
              </w:rPr>
              <w:t>6.6.1</w:t>
            </w:r>
            <w:r w:rsidRPr="00F13AD5">
              <w:rPr>
                <w:rFonts w:asciiTheme="minorHAnsi" w:hAnsiTheme="minorHAnsi"/>
                <w:b/>
                <w:sz w:val="18"/>
                <w:szCs w:val="18"/>
              </w:rPr>
              <w:t xml:space="preserve"> Habitable Spaces.</w:t>
            </w:r>
            <w:r w:rsidRPr="00F13AD5">
              <w:t xml:space="preserve"> </w:t>
            </w:r>
            <w:r w:rsidRPr="00F13AD5">
              <w:rPr>
                <w:rFonts w:asciiTheme="minorHAnsi" w:hAnsiTheme="minorHAnsi"/>
                <w:sz w:val="18"/>
                <w:szCs w:val="18"/>
              </w:rPr>
              <w:t>Each habitable space shall be provided with ventilation openings with an openable area not less than 4% of the floor area or less than 5 ft2 (0.5 m2).</w:t>
            </w:r>
          </w:p>
          <w:p w14:paraId="64CD5F44" w14:textId="77777777" w:rsidR="00175418" w:rsidRPr="00F13AD5" w:rsidRDefault="00175418" w:rsidP="00E17361">
            <w:pPr>
              <w:keepNext/>
              <w:ind w:left="763" w:hanging="403"/>
              <w:rPr>
                <w:rFonts w:asciiTheme="minorHAnsi" w:hAnsiTheme="minorHAnsi"/>
                <w:sz w:val="18"/>
                <w:szCs w:val="18"/>
              </w:rPr>
            </w:pPr>
            <w:r w:rsidRPr="00F13AD5">
              <w:rPr>
                <w:rFonts w:asciiTheme="minorHAnsi" w:hAnsiTheme="minorHAnsi"/>
                <w:sz w:val="18"/>
                <w:szCs w:val="18"/>
              </w:rPr>
              <w:t xml:space="preserve">6.6.2 </w:t>
            </w:r>
            <w:r w:rsidRPr="00F13AD5">
              <w:rPr>
                <w:rFonts w:asciiTheme="minorHAnsi" w:hAnsiTheme="minorHAnsi"/>
                <w:b/>
                <w:sz w:val="18"/>
                <w:szCs w:val="18"/>
              </w:rPr>
              <w:t>Toilets and Utility Rooms</w:t>
            </w:r>
            <w:r w:rsidRPr="00F13AD5">
              <w:rPr>
                <w:rFonts w:asciiTheme="minorHAnsi" w:hAnsiTheme="minorHAnsi"/>
                <w:sz w:val="18"/>
                <w:szCs w:val="18"/>
              </w:rPr>
              <w:t>. Toilets and utility rooms shall be provided with ventilation openings with an openable area not less than 4% of the room floor area or less than1.5 ft2 (0.15 m2).</w:t>
            </w:r>
          </w:p>
          <w:p w14:paraId="35CC908A" w14:textId="77777777" w:rsidR="00175418" w:rsidRPr="00F13AD5" w:rsidRDefault="00175418" w:rsidP="00E17361">
            <w:pPr>
              <w:keepNext/>
              <w:ind w:left="763"/>
              <w:rPr>
                <w:rFonts w:asciiTheme="minorHAnsi" w:hAnsiTheme="minorHAnsi"/>
                <w:sz w:val="18"/>
                <w:szCs w:val="18"/>
              </w:rPr>
            </w:pPr>
            <w:r w:rsidRPr="00F13AD5">
              <w:rPr>
                <w:rFonts w:asciiTheme="minorHAnsi" w:hAnsiTheme="minorHAnsi"/>
                <w:sz w:val="18"/>
                <w:szCs w:val="18"/>
              </w:rPr>
              <w:t>Exceptions:</w:t>
            </w:r>
          </w:p>
          <w:p w14:paraId="03D1DA00" w14:textId="77777777" w:rsidR="00175418" w:rsidRPr="00F13AD5" w:rsidRDefault="00175418" w:rsidP="00E17361">
            <w:pPr>
              <w:keepNext/>
              <w:ind w:left="1397" w:hanging="274"/>
              <w:rPr>
                <w:rFonts w:asciiTheme="minorHAnsi" w:hAnsiTheme="minorHAnsi"/>
                <w:sz w:val="18"/>
                <w:szCs w:val="18"/>
              </w:rPr>
            </w:pPr>
            <w:r w:rsidRPr="00F13AD5">
              <w:rPr>
                <w:rFonts w:asciiTheme="minorHAnsi" w:hAnsiTheme="minorHAnsi"/>
                <w:sz w:val="18"/>
                <w:szCs w:val="18"/>
              </w:rPr>
              <w:t>1. Utility rooms with a dryer exhaust duct.</w:t>
            </w:r>
          </w:p>
          <w:p w14:paraId="24A4D9A4" w14:textId="77777777" w:rsidR="00175418" w:rsidRPr="00F13AD5" w:rsidRDefault="00175418" w:rsidP="00E17361">
            <w:pPr>
              <w:keepNext/>
              <w:ind w:left="1397" w:hanging="274"/>
            </w:pPr>
            <w:r w:rsidRPr="00F13AD5">
              <w:rPr>
                <w:rFonts w:asciiTheme="minorHAnsi" w:hAnsiTheme="minorHAnsi"/>
                <w:sz w:val="18"/>
                <w:szCs w:val="18"/>
              </w:rPr>
              <w:t>2. Toilet compartments in bathrooms.</w:t>
            </w:r>
          </w:p>
        </w:tc>
      </w:tr>
      <w:tr w:rsidR="00175418" w:rsidRPr="00F13AD5" w14:paraId="7AF89E21"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14870F0"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32186F2" w14:textId="77777777" w:rsidR="00175418" w:rsidRPr="00F13AD5" w:rsidRDefault="00175418" w:rsidP="00E17361">
            <w:pPr>
              <w:keepNext/>
              <w:ind w:left="274" w:hanging="274"/>
              <w:rPr>
                <w:rStyle w:val="margin0020notechar"/>
                <w:rFonts w:asciiTheme="minorHAnsi" w:hAnsiTheme="minorHAnsi"/>
                <w:sz w:val="18"/>
                <w:szCs w:val="18"/>
              </w:rPr>
            </w:pPr>
            <w:r w:rsidRPr="00F13AD5">
              <w:rPr>
                <w:rFonts w:asciiTheme="minorHAnsi" w:hAnsiTheme="minorHAnsi"/>
                <w:b/>
                <w:sz w:val="18"/>
                <w:szCs w:val="18"/>
              </w:rPr>
              <w:t>6.8 Air Inlets.</w:t>
            </w:r>
            <w:r w:rsidRPr="00F13AD5">
              <w:rPr>
                <w:rFonts w:asciiTheme="minorHAnsi" w:hAnsiTheme="minorHAnsi"/>
                <w:sz w:val="18"/>
                <w:szCs w:val="18"/>
              </w:rPr>
              <w:t xml:space="preserve"> </w:t>
            </w:r>
            <w:r w:rsidRPr="00F13AD5">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 [13 mm]).</w:t>
            </w:r>
          </w:p>
          <w:p w14:paraId="2842D100" w14:textId="77777777" w:rsidR="00175418" w:rsidRPr="00F13AD5" w:rsidRDefault="00175418" w:rsidP="00E17361">
            <w:pPr>
              <w:keepNext/>
              <w:ind w:left="548" w:hanging="274"/>
              <w:rPr>
                <w:rStyle w:val="margin0020notechar"/>
                <w:rFonts w:asciiTheme="minorHAnsi" w:hAnsiTheme="minorHAnsi"/>
                <w:sz w:val="18"/>
                <w:szCs w:val="18"/>
              </w:rPr>
            </w:pPr>
            <w:r w:rsidRPr="00F13AD5">
              <w:rPr>
                <w:rStyle w:val="margin0020notechar"/>
                <w:rFonts w:asciiTheme="minorHAnsi" w:hAnsiTheme="minorHAnsi"/>
                <w:sz w:val="18"/>
                <w:szCs w:val="18"/>
              </w:rPr>
              <w:t>Exceptions:</w:t>
            </w:r>
          </w:p>
          <w:p w14:paraId="2658B3BC" w14:textId="77777777" w:rsidR="00175418" w:rsidRPr="00F13AD5" w:rsidRDefault="00175418" w:rsidP="00E17361">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1. Ventilation openings in the wall may be as close as a stretched-string distance of 3 ft (1 m) from sources of contamination exiting through the roof or dryer exhausts.</w:t>
            </w:r>
          </w:p>
          <w:p w14:paraId="33F3F8C2" w14:textId="77777777" w:rsidR="00175418" w:rsidRPr="00F13AD5" w:rsidRDefault="00175418" w:rsidP="00E17361">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2. No minimum separation distance shall be required between windows and local exhaust outlets in kitchens and bathrooms.</w:t>
            </w:r>
          </w:p>
          <w:p w14:paraId="319AEC91" w14:textId="77777777" w:rsidR="00175418" w:rsidRPr="00F13AD5" w:rsidRDefault="00175418" w:rsidP="00E17361">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3. Vent terminations covered by and meeting the requirements of the National Fuel Gas Code (NFPA 54/ANSI Z223.1)7 or equivalent.</w:t>
            </w:r>
          </w:p>
          <w:p w14:paraId="1F723219" w14:textId="77777777" w:rsidR="00175418" w:rsidRPr="00F13AD5" w:rsidRDefault="00175418" w:rsidP="00E17361">
            <w:pPr>
              <w:keepNext/>
              <w:ind w:left="950" w:hanging="187"/>
            </w:pPr>
            <w:r w:rsidRPr="00F13AD5">
              <w:rPr>
                <w:rStyle w:val="margin0020notechar"/>
                <w:rFonts w:asciiTheme="minorHAnsi" w:hAnsiTheme="minorHAnsi"/>
                <w:sz w:val="18"/>
                <w:szCs w:val="18"/>
              </w:rPr>
              <w:t>4. Where a combined exhaust/intake termination is used to separate intake air from exhaust air originating in a living space other than kitchens, no minimum separation distance between these two openings is required. For these combined terminations, the exhaust air concentration within the intake airflow shall not exceed 10%, as established by the manufacturer.</w:t>
            </w:r>
          </w:p>
        </w:tc>
      </w:tr>
      <w:tr w:rsidR="00175418" w:rsidRPr="00F13AD5" w14:paraId="7A7A7685"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ED748E8"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414BBEF" w14:textId="77777777" w:rsidR="00175418" w:rsidRPr="00F13AD5" w:rsidRDefault="00175418" w:rsidP="00E17361">
            <w:pPr>
              <w:autoSpaceDE w:val="0"/>
              <w:autoSpaceDN w:val="0"/>
              <w:adjustRightInd w:val="0"/>
              <w:ind w:left="273" w:hanging="273"/>
            </w:pPr>
            <w:r w:rsidRPr="00F13AD5">
              <w:rPr>
                <w:rFonts w:asciiTheme="minorHAnsi" w:hAnsiTheme="minorHAnsi"/>
                <w:b/>
                <w:sz w:val="18"/>
                <w:szCs w:val="18"/>
              </w:rPr>
              <w:t>6.9 Carbon Monoxide Alarms.</w:t>
            </w:r>
            <w:r w:rsidRPr="00F13AD5">
              <w:t xml:space="preserve"> </w:t>
            </w:r>
            <w:r w:rsidRPr="00F13AD5">
              <w:rPr>
                <w:rFonts w:asciiTheme="minorHAnsi" w:hAnsiTheme="minorHAnsi"/>
                <w:sz w:val="18"/>
                <w:szCs w:val="18"/>
              </w:rPr>
              <w:t xml:space="preserve">A carbon monoxide alarm shall be installed in each dwelling unit in accordance with NFPA 720, </w:t>
            </w:r>
            <w:r w:rsidRPr="00F13AD5">
              <w:rPr>
                <w:rFonts w:asciiTheme="minorHAnsi" w:hAnsiTheme="minorHAnsi"/>
                <w:i/>
                <w:sz w:val="18"/>
                <w:szCs w:val="18"/>
              </w:rPr>
              <w:t>Standard for the Installation of Carbon Monoxide (CO) Detection and Warning Equipment</w:t>
            </w:r>
            <w:r w:rsidRPr="00F13AD5">
              <w:rPr>
                <w:rFonts w:asciiTheme="minorHAnsi" w:hAnsiTheme="minorHAnsi"/>
                <w:sz w:val="18"/>
                <w:szCs w:val="18"/>
              </w:rPr>
              <w:t>, and shall be consistent with requirements of applicable laws, codes, and standards.</w:t>
            </w:r>
          </w:p>
        </w:tc>
      </w:tr>
      <w:tr w:rsidR="00326678" w:rsidRPr="00F13AD5" w14:paraId="5E1C69E3"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7FA10499" w14:textId="78CF89AC" w:rsidR="00326678" w:rsidRPr="00F13AD5" w:rsidRDefault="00421B2C" w:rsidP="00E17361">
            <w:pPr>
              <w:keepNext/>
              <w:jc w:val="center"/>
              <w:rPr>
                <w:rFonts w:asciiTheme="minorHAnsi" w:hAnsiTheme="minorHAnsi"/>
                <w:sz w:val="18"/>
                <w:szCs w:val="18"/>
              </w:rPr>
            </w:pPr>
            <w:r w:rsidRPr="00F13AD5">
              <w:rPr>
                <w:rFonts w:asciiTheme="minorHAnsi" w:hAnsiTheme="minorHAnsi"/>
                <w:sz w:val="18"/>
                <w:szCs w:val="18"/>
              </w:rPr>
              <w:t>09</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5F3A6408" w14:textId="2952642F" w:rsidR="00326678" w:rsidRPr="00F13AD5" w:rsidRDefault="00421B2C" w:rsidP="00E17361">
            <w:pPr>
              <w:rPr>
                <w:rFonts w:asciiTheme="minorHAnsi" w:hAnsiTheme="minorHAnsi"/>
                <w:b/>
                <w:sz w:val="18"/>
                <w:szCs w:val="18"/>
              </w:rPr>
            </w:pPr>
            <w:r w:rsidRPr="00F13AD5">
              <w:rPr>
                <w:rFonts w:asciiTheme="minorHAnsi" w:hAnsiTheme="minorHAnsi"/>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p>
        </w:tc>
      </w:tr>
      <w:tr w:rsidR="00175418" w:rsidRPr="00F13AD5" w14:paraId="745FB6B4" w14:textId="77777777" w:rsidTr="00E1736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721BD15" w14:textId="77777777" w:rsidR="00175418" w:rsidRPr="00F13AD5" w:rsidRDefault="00175418" w:rsidP="00E17361">
            <w:pPr>
              <w:keepNext/>
              <w:rPr>
                <w:rFonts w:asciiTheme="minorHAnsi" w:hAnsiTheme="minorHAnsi"/>
                <w:b/>
                <w:bCs/>
                <w:sz w:val="18"/>
                <w:szCs w:val="18"/>
              </w:rPr>
            </w:pPr>
            <w:r w:rsidRPr="00F13AD5">
              <w:rPr>
                <w:rFonts w:asciiTheme="minorHAnsi" w:hAnsiTheme="minorHAnsi"/>
                <w:b/>
                <w:sz w:val="18"/>
                <w:szCs w:val="18"/>
              </w:rPr>
              <w:t xml:space="preserve">The responsible person’s signature on this compliance document affirms that all applicable requirements in this table have been met.  </w:t>
            </w:r>
          </w:p>
        </w:tc>
      </w:tr>
    </w:tbl>
    <w:p w14:paraId="16F0FCB2" w14:textId="77777777" w:rsidR="00175418" w:rsidRPr="00F13AD5" w:rsidRDefault="00175418" w:rsidP="00175418"/>
    <w:p w14:paraId="361B0252" w14:textId="77777777" w:rsidR="00175418" w:rsidRPr="00F13AD5" w:rsidRDefault="00175418" w:rsidP="00175418">
      <w:r w:rsidRPr="00F13AD5">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18"/>
        <w:gridCol w:w="10226"/>
      </w:tblGrid>
      <w:tr w:rsidR="00175418" w:rsidRPr="00F13AD5" w14:paraId="0F18B453" w14:textId="77777777" w:rsidTr="0000415D">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594F8C7" w14:textId="77777777" w:rsidR="00175418" w:rsidRPr="00F13AD5" w:rsidRDefault="00175418" w:rsidP="0000415D">
            <w:pPr>
              <w:rPr>
                <w:rFonts w:asciiTheme="minorHAnsi" w:hAnsiTheme="minorHAnsi" w:cs="Arial"/>
                <w:b/>
                <w:szCs w:val="18"/>
              </w:rPr>
            </w:pPr>
            <w:r w:rsidRPr="00F13AD5">
              <w:rPr>
                <w:rFonts w:asciiTheme="minorHAnsi" w:hAnsiTheme="minorHAnsi" w:cs="Arial"/>
                <w:b/>
                <w:szCs w:val="18"/>
              </w:rPr>
              <w:lastRenderedPageBreak/>
              <w:t>H. Air Moving Equipment</w:t>
            </w:r>
          </w:p>
        </w:tc>
      </w:tr>
      <w:tr w:rsidR="00175418" w:rsidRPr="00F13AD5" w14:paraId="14685EA4" w14:textId="77777777" w:rsidTr="0000415D">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41CA9950" w14:textId="4497F94B" w:rsidR="00175418" w:rsidRPr="00F13AD5" w:rsidRDefault="00175418" w:rsidP="0000415D">
            <w:pPr>
              <w:rPr>
                <w:rFonts w:asciiTheme="minorHAnsi" w:hAnsiTheme="minorHAnsi" w:cs="Arial"/>
                <w:b/>
                <w:szCs w:val="18"/>
              </w:rPr>
            </w:pPr>
            <w:r w:rsidRPr="00F13AD5">
              <w:rPr>
                <w:rFonts w:asciiTheme="minorHAnsi" w:hAnsiTheme="minorHAnsi" w:cs="Arial"/>
                <w:b/>
                <w:szCs w:val="18"/>
              </w:rPr>
              <w:t xml:space="preserve">The items listed below (7.1 through 7.4) correspond to the information given in ASHRAE 62.2 Section 7 "Air-Moving Equipment".  Refer also to Chapter </w:t>
            </w:r>
            <w:r w:rsidR="00F03ACF" w:rsidRPr="00F13AD5">
              <w:rPr>
                <w:rFonts w:asciiTheme="minorHAnsi" w:hAnsiTheme="minorHAnsi" w:cs="Arial"/>
                <w:b/>
                <w:szCs w:val="18"/>
              </w:rPr>
              <w:t>11</w:t>
            </w:r>
            <w:r w:rsidRPr="00F13AD5">
              <w:rPr>
                <w:rFonts w:asciiTheme="minorHAnsi" w:hAnsiTheme="minorHAnsi" w:cs="Arial"/>
                <w:b/>
                <w:szCs w:val="18"/>
              </w:rPr>
              <w:t xml:space="preserve"> of the </w:t>
            </w:r>
            <w:r w:rsidR="00F03ACF" w:rsidRPr="00F13AD5">
              <w:rPr>
                <w:rFonts w:asciiTheme="minorHAnsi" w:hAnsiTheme="minorHAnsi" w:cs="Arial"/>
                <w:b/>
                <w:szCs w:val="18"/>
              </w:rPr>
              <w:t>Nonr</w:t>
            </w:r>
            <w:r w:rsidRPr="00F13AD5">
              <w:rPr>
                <w:rFonts w:asciiTheme="minorHAnsi" w:hAnsiTheme="minorHAnsi" w:cs="Arial"/>
                <w:b/>
                <w:szCs w:val="18"/>
              </w:rPr>
              <w:t xml:space="preserve">esidential Compliance Manual (Section </w:t>
            </w:r>
            <w:r w:rsidR="00F03ACF" w:rsidRPr="00F13AD5">
              <w:rPr>
                <w:rFonts w:asciiTheme="minorHAnsi" w:hAnsiTheme="minorHAnsi" w:cs="Arial"/>
                <w:b/>
                <w:szCs w:val="18"/>
              </w:rPr>
              <w:t>11.4</w:t>
            </w:r>
            <w:r w:rsidRPr="00F13AD5">
              <w:rPr>
                <w:rFonts w:asciiTheme="minorHAnsi" w:hAnsiTheme="minorHAnsi" w:cs="Arial"/>
                <w:b/>
                <w:szCs w:val="18"/>
              </w:rPr>
              <w:t>) for information describing these requirements in more detail.  The signature of the Responsible Person in the declaration statement below certifies that the building complies with these requirements specified in ASHRAE 62.2 Section 7.1 through 7.4 if applicable.</w:t>
            </w:r>
          </w:p>
        </w:tc>
      </w:tr>
      <w:tr w:rsidR="00175418" w:rsidRPr="00F13AD5" w14:paraId="4C255B39"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303857C" w14:textId="77777777" w:rsidR="00175418" w:rsidRPr="00F13AD5" w:rsidRDefault="00175418" w:rsidP="0000415D">
            <w:pPr>
              <w:keepNext/>
              <w:jc w:val="center"/>
              <w:rPr>
                <w:rFonts w:asciiTheme="minorHAnsi" w:hAnsiTheme="minorHAnsi"/>
                <w:sz w:val="18"/>
                <w:szCs w:val="18"/>
              </w:rPr>
            </w:pPr>
            <w:r w:rsidRPr="00F13AD5">
              <w:rPr>
                <w:rFonts w:asciiTheme="minorHAnsi" w:hAnsiTheme="minorHAnsi"/>
                <w:sz w:val="18"/>
                <w:szCs w:val="18"/>
              </w:rPr>
              <w:t>01</w:t>
            </w:r>
          </w:p>
        </w:tc>
        <w:tc>
          <w:tcPr>
            <w:tcW w:w="10086" w:type="dxa"/>
            <w:tcBorders>
              <w:top w:val="single" w:sz="4" w:space="0" w:color="auto"/>
              <w:left w:val="single" w:sz="4" w:space="0" w:color="auto"/>
              <w:bottom w:val="single" w:sz="4" w:space="0" w:color="auto"/>
              <w:right w:val="single" w:sz="4" w:space="0" w:color="auto"/>
            </w:tcBorders>
            <w:vAlign w:val="center"/>
          </w:tcPr>
          <w:p w14:paraId="39249999" w14:textId="1DAF44BA" w:rsidR="00175418" w:rsidRPr="00F13AD5" w:rsidRDefault="00175418" w:rsidP="0000415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F13AD5">
              <w:rPr>
                <w:rFonts w:asciiTheme="minorHAnsi" w:hAnsiTheme="minorHAnsi"/>
                <w:b/>
                <w:sz w:val="18"/>
                <w:szCs w:val="18"/>
              </w:rPr>
              <w:t xml:space="preserve">7.1 </w:t>
            </w:r>
            <w:r w:rsidRPr="00F13AD5">
              <w:rPr>
                <w:rFonts w:asciiTheme="minorHAnsi" w:hAnsiTheme="minorHAnsi"/>
                <w:b/>
                <w:bCs/>
                <w:sz w:val="18"/>
                <w:szCs w:val="18"/>
              </w:rPr>
              <w:t xml:space="preserve">Selection and Installation. </w:t>
            </w:r>
            <w:r w:rsidRPr="00F13AD5">
              <w:rPr>
                <w:rFonts w:asciiTheme="minorHAnsi" w:hAnsiTheme="minorHAnsi"/>
                <w:bCs/>
                <w:sz w:val="18"/>
                <w:szCs w:val="18"/>
              </w:rPr>
              <w:t xml:space="preserve">Ventilation devices and equipment serving individual dwelling units shall be tested in accordance with ANSI/ASHRAE Standard 51/AMCA 210, and ANSI/AMCA Standard 300, and rated in accordance with the airflow and sound rating procedures of the Home Ventilating Institute (HVI) (HVI 915, </w:t>
            </w:r>
            <w:r w:rsidR="00BE3983" w:rsidRPr="00F13AD5">
              <w:rPr>
                <w:rFonts w:asciiTheme="minorHAnsi" w:hAnsiTheme="minorHAnsi"/>
                <w:bCs/>
                <w:sz w:val="18"/>
                <w:szCs w:val="18"/>
              </w:rPr>
              <w:t>916, 920)</w:t>
            </w:r>
            <w:r w:rsidR="00BE3983" w:rsidRPr="00F13AD5">
              <w:rPr>
                <w:rFonts w:asciiTheme="minorHAnsi" w:hAnsiTheme="minorHAnsi"/>
                <w:bCs/>
                <w:i/>
                <w:sz w:val="18"/>
                <w:szCs w:val="18"/>
              </w:rPr>
              <w:t>.</w:t>
            </w:r>
            <w:r w:rsidRPr="00F13AD5">
              <w:rPr>
                <w:rFonts w:asciiTheme="minorHAnsi" w:hAnsiTheme="minorHAnsi"/>
                <w:bCs/>
                <w:sz w:val="18"/>
                <w:szCs w:val="18"/>
              </w:rPr>
              <w:t xml:space="preserve"> Installations of systems or equipment shall be carried out in accordance with manufacturers’ design requirements and installation instructions.</w:t>
            </w:r>
          </w:p>
        </w:tc>
      </w:tr>
      <w:tr w:rsidR="00175418" w:rsidRPr="00F13AD5" w14:paraId="70C91AC4"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02985FA" w14:textId="77777777" w:rsidR="00175418" w:rsidRPr="00F13AD5" w:rsidRDefault="00175418" w:rsidP="0000415D">
            <w:pPr>
              <w:keepNext/>
              <w:jc w:val="center"/>
              <w:rPr>
                <w:rFonts w:asciiTheme="minorHAnsi" w:hAnsiTheme="minorHAnsi"/>
                <w:sz w:val="18"/>
                <w:szCs w:val="18"/>
              </w:rPr>
            </w:pPr>
            <w:r w:rsidRPr="00F13AD5">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6405B3B7" w14:textId="77777777" w:rsidR="00175418" w:rsidRPr="00F13AD5" w:rsidRDefault="00175418" w:rsidP="0000415D">
            <w:pPr>
              <w:keepNext/>
              <w:autoSpaceDE w:val="0"/>
              <w:autoSpaceDN w:val="0"/>
              <w:adjustRightInd w:val="0"/>
              <w:ind w:left="274" w:hanging="274"/>
              <w:jc w:val="both"/>
              <w:rPr>
                <w:rFonts w:asciiTheme="minorHAnsi" w:hAnsiTheme="minorHAnsi"/>
                <w:bCs/>
                <w:sz w:val="18"/>
                <w:szCs w:val="18"/>
              </w:rPr>
            </w:pPr>
            <w:r w:rsidRPr="00F13AD5">
              <w:rPr>
                <w:rFonts w:asciiTheme="minorHAnsi" w:hAnsiTheme="minorHAnsi"/>
                <w:b/>
                <w:sz w:val="18"/>
                <w:szCs w:val="18"/>
              </w:rPr>
              <w:t xml:space="preserve">7.2 </w:t>
            </w:r>
            <w:r w:rsidRPr="00F13AD5">
              <w:rPr>
                <w:rFonts w:asciiTheme="minorHAnsi" w:hAnsiTheme="minorHAnsi"/>
                <w:b/>
                <w:bCs/>
                <w:sz w:val="18"/>
                <w:szCs w:val="18"/>
              </w:rPr>
              <w:t>Sound Ratings for Fans.</w:t>
            </w:r>
            <w:r w:rsidRPr="00F13AD5">
              <w:rPr>
                <w:rFonts w:asciiTheme="minorHAnsi" w:hAnsiTheme="minorHAnsi"/>
                <w:bCs/>
                <w:sz w:val="18"/>
                <w:szCs w:val="18"/>
              </w:rPr>
              <w:t xml:space="preserve"> Ventilation fans shall be rated for sound at no less than the minimum airflow rate required by this standard as noted below. These sound ratings shall be at a minimum of 0.1 in. of water (25 Pa) static pressure in accordance with the HVI procedures referenced in Section 7.1.</w:t>
            </w:r>
          </w:p>
          <w:p w14:paraId="49CC62E6" w14:textId="77777777" w:rsidR="00175418" w:rsidRPr="00F13AD5" w:rsidRDefault="00175418" w:rsidP="0000415D">
            <w:pPr>
              <w:keepNext/>
              <w:autoSpaceDE w:val="0"/>
              <w:autoSpaceDN w:val="0"/>
              <w:adjustRightInd w:val="0"/>
              <w:ind w:left="292"/>
              <w:jc w:val="both"/>
              <w:rPr>
                <w:rFonts w:asciiTheme="minorHAnsi" w:hAnsiTheme="minorHAnsi"/>
                <w:sz w:val="18"/>
                <w:szCs w:val="18"/>
              </w:rPr>
            </w:pPr>
            <w:r w:rsidRPr="00F13AD5">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75B7ECC4" w14:textId="77777777" w:rsidR="00175418" w:rsidRPr="00F13AD5" w:rsidRDefault="00175418" w:rsidP="00276455">
            <w:pPr>
              <w:keepNext/>
              <w:autoSpaceDE w:val="0"/>
              <w:autoSpaceDN w:val="0"/>
              <w:adjustRightInd w:val="0"/>
              <w:ind w:left="763" w:hanging="403"/>
              <w:jc w:val="both"/>
              <w:rPr>
                <w:rFonts w:asciiTheme="minorHAnsi" w:hAnsiTheme="minorHAnsi"/>
                <w:bCs/>
                <w:sz w:val="18"/>
                <w:szCs w:val="18"/>
              </w:rPr>
            </w:pPr>
            <w:r w:rsidRPr="00F13AD5">
              <w:rPr>
                <w:rFonts w:asciiTheme="minorHAnsi" w:hAnsiTheme="minorHAnsi"/>
                <w:bCs/>
                <w:sz w:val="18"/>
                <w:szCs w:val="18"/>
              </w:rPr>
              <w:t>7.2.1</w:t>
            </w:r>
            <w:r w:rsidRPr="00F13AD5">
              <w:rPr>
                <w:rFonts w:asciiTheme="minorHAnsi" w:hAnsiTheme="minorHAnsi"/>
                <w:b/>
                <w:bCs/>
                <w:sz w:val="18"/>
                <w:szCs w:val="18"/>
              </w:rPr>
              <w:t xml:space="preserve"> Dwelling-Unit Ventilation or Continuous Local Exhaust Fans.</w:t>
            </w:r>
            <w:r w:rsidRPr="00F13AD5">
              <w:rPr>
                <w:rFonts w:asciiTheme="minorHAnsi" w:hAnsiTheme="minorHAnsi"/>
                <w:bCs/>
                <w:sz w:val="18"/>
                <w:szCs w:val="18"/>
              </w:rPr>
              <w:t xml:space="preserve"> These fans shall be rated for sound at a maximum of 1.0 sone.</w:t>
            </w:r>
          </w:p>
          <w:p w14:paraId="0B6DB6EB" w14:textId="77777777" w:rsidR="00175418" w:rsidRPr="00F13AD5" w:rsidRDefault="00175418" w:rsidP="0000415D">
            <w:pPr>
              <w:keepNext/>
              <w:ind w:left="763" w:hanging="403"/>
              <w:rPr>
                <w:rFonts w:asciiTheme="minorHAnsi" w:hAnsiTheme="minorHAnsi" w:cstheme="minorHAnsi"/>
                <w:sz w:val="18"/>
                <w:szCs w:val="18"/>
              </w:rPr>
            </w:pPr>
            <w:r w:rsidRPr="00F13AD5">
              <w:rPr>
                <w:rFonts w:asciiTheme="minorHAnsi" w:hAnsiTheme="minorHAnsi"/>
                <w:bCs/>
                <w:sz w:val="18"/>
                <w:szCs w:val="18"/>
              </w:rPr>
              <w:t>7.2.2</w:t>
            </w:r>
            <w:r w:rsidRPr="00F13AD5">
              <w:rPr>
                <w:rFonts w:asciiTheme="minorHAnsi" w:hAnsiTheme="minorHAnsi"/>
                <w:b/>
                <w:bCs/>
                <w:sz w:val="18"/>
                <w:szCs w:val="18"/>
              </w:rPr>
              <w:t xml:space="preserve"> Demand-Controlled Local Exhaust Fans. </w:t>
            </w:r>
            <w:r w:rsidRPr="00F13AD5">
              <w:rPr>
                <w:rFonts w:asciiTheme="minorHAnsi" w:hAnsiTheme="minorHAnsi" w:cstheme="minorHAnsi"/>
                <w:sz w:val="18"/>
                <w:szCs w:val="18"/>
              </w:rPr>
              <w:t>Bathroom exhaust fans used to comply with Section 5.2 shall be rated for sound at a maximum of 3 sone. Kitchen exhaust fans used to comply with Section 5.2 shall be rated for sound at a maximum of 3 sones at one or more airflow settings greater than or equal to 100 cfm (47 L/s).</w:t>
            </w:r>
          </w:p>
          <w:p w14:paraId="0B0F06FA" w14:textId="77777777" w:rsidR="00175418" w:rsidRPr="00F13AD5" w:rsidRDefault="00175418" w:rsidP="0000415D">
            <w:pPr>
              <w:keepNext/>
              <w:ind w:left="763"/>
              <w:rPr>
                <w:rFonts w:asciiTheme="minorHAnsi" w:hAnsiTheme="minorHAnsi"/>
                <w:sz w:val="18"/>
                <w:szCs w:val="18"/>
              </w:rPr>
            </w:pPr>
            <w:r w:rsidRPr="00F13AD5">
              <w:rPr>
                <w:rFonts w:asciiTheme="minorHAnsi" w:hAnsiTheme="minorHAnsi"/>
                <w:sz w:val="18"/>
                <w:szCs w:val="18"/>
              </w:rPr>
              <w:t>Exceptions:</w:t>
            </w:r>
          </w:p>
          <w:p w14:paraId="5A8B61BC" w14:textId="77777777" w:rsidR="00175418" w:rsidRPr="00F13AD5" w:rsidRDefault="00175418" w:rsidP="0000415D">
            <w:pPr>
              <w:keepNext/>
              <w:ind w:left="763"/>
              <w:rPr>
                <w:rFonts w:asciiTheme="minorHAnsi" w:hAnsiTheme="minorHAnsi"/>
                <w:sz w:val="18"/>
                <w:szCs w:val="18"/>
              </w:rPr>
            </w:pPr>
            <w:r w:rsidRPr="00F13AD5">
              <w:rPr>
                <w:rFonts w:asciiTheme="minorHAnsi" w:hAnsiTheme="minorHAnsi"/>
                <w:sz w:val="18"/>
                <w:szCs w:val="18"/>
              </w:rPr>
              <w:t>1. Fans with a minimum airflow setting exceeding 400 cfm (189 L/s) need not comply.</w:t>
            </w:r>
          </w:p>
          <w:p w14:paraId="30315CFD" w14:textId="10C48C02" w:rsidR="00175418" w:rsidRPr="00F13AD5" w:rsidRDefault="00175418" w:rsidP="00276455">
            <w:pPr>
              <w:keepNext/>
              <w:autoSpaceDE w:val="0"/>
              <w:autoSpaceDN w:val="0"/>
              <w:adjustRightInd w:val="0"/>
              <w:ind w:left="763"/>
              <w:jc w:val="both"/>
            </w:pPr>
            <w:r w:rsidRPr="00F13AD5">
              <w:rPr>
                <w:rFonts w:asciiTheme="minorHAnsi" w:hAnsiTheme="minorHAnsi"/>
                <w:sz w:val="18"/>
                <w:szCs w:val="18"/>
              </w:rPr>
              <w:t>2. Kitchen Range hoods may be rated for sound at the static pressure determined at working speed as specified in HVI 916 section 7.</w:t>
            </w:r>
          </w:p>
        </w:tc>
      </w:tr>
      <w:tr w:rsidR="00175418" w:rsidRPr="00F13AD5" w14:paraId="00340667"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6E14CEA1" w14:textId="77777777" w:rsidR="00175418" w:rsidRPr="00F13AD5" w:rsidRDefault="00175418" w:rsidP="0000415D">
            <w:pPr>
              <w:keepNext/>
              <w:jc w:val="center"/>
              <w:rPr>
                <w:rFonts w:asciiTheme="minorHAnsi" w:hAnsiTheme="minorHAnsi"/>
                <w:sz w:val="18"/>
                <w:szCs w:val="18"/>
              </w:rPr>
            </w:pPr>
            <w:r w:rsidRPr="00F13AD5">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2F47F964" w14:textId="77777777" w:rsidR="00175418" w:rsidRPr="00F13AD5" w:rsidRDefault="00175418" w:rsidP="0000415D">
            <w:pPr>
              <w:keepNext/>
              <w:rPr>
                <w:rFonts w:asciiTheme="minorHAnsi" w:hAnsiTheme="minorHAnsi"/>
                <w:b/>
                <w:bCs/>
                <w:sz w:val="18"/>
                <w:szCs w:val="18"/>
              </w:rPr>
            </w:pPr>
            <w:r w:rsidRPr="00F13AD5">
              <w:rPr>
                <w:rFonts w:asciiTheme="minorHAnsi" w:hAnsiTheme="minorHAnsi"/>
                <w:b/>
                <w:sz w:val="18"/>
                <w:szCs w:val="18"/>
              </w:rPr>
              <w:t>7.3 Exhaust Ducts</w:t>
            </w:r>
            <w:r w:rsidRPr="00F13AD5">
              <w:rPr>
                <w:rFonts w:asciiTheme="minorHAnsi" w:hAnsiTheme="minorHAnsi"/>
                <w:b/>
                <w:bCs/>
                <w:sz w:val="18"/>
                <w:szCs w:val="18"/>
              </w:rPr>
              <w:t>.</w:t>
            </w:r>
          </w:p>
          <w:p w14:paraId="77373164" w14:textId="19B1A394" w:rsidR="00175418" w:rsidRPr="00F13AD5" w:rsidRDefault="00175418" w:rsidP="0000415D">
            <w:pPr>
              <w:keepNext/>
              <w:ind w:left="1123" w:hanging="403"/>
              <w:rPr>
                <w:rFonts w:asciiTheme="minorHAnsi" w:hAnsiTheme="minorHAnsi"/>
                <w:sz w:val="18"/>
                <w:szCs w:val="18"/>
              </w:rPr>
            </w:pPr>
            <w:r w:rsidRPr="00F13AD5">
              <w:rPr>
                <w:rFonts w:asciiTheme="minorHAnsi" w:hAnsiTheme="minorHAnsi"/>
                <w:bCs/>
                <w:sz w:val="18"/>
                <w:szCs w:val="18"/>
              </w:rPr>
              <w:t>7.3.1</w:t>
            </w:r>
            <w:r w:rsidRPr="00F13AD5">
              <w:rPr>
                <w:rFonts w:asciiTheme="minorHAnsi" w:hAnsiTheme="minorHAnsi"/>
                <w:b/>
                <w:bCs/>
                <w:sz w:val="18"/>
                <w:szCs w:val="18"/>
              </w:rPr>
              <w:t xml:space="preserve"> Multiple Exhaust Fans Using One Duct. </w:t>
            </w:r>
            <w:r w:rsidRPr="00F13AD5">
              <w:rPr>
                <w:rFonts w:asciiTheme="minorHAnsi" w:hAnsiTheme="minorHAnsi"/>
                <w:bCs/>
                <w:sz w:val="18"/>
                <w:szCs w:val="18"/>
              </w:rPr>
              <w:t>Exhaust fans in separate dwelling units shall not share a common exhaust duct. If more than one of the exhaust fans in a single dwelling unit shares a common exhaust duct, each fan shall be equipped with a backdraft damper to prevent the recirculation of exhaust air from one room to another through the exhaust ducting system</w:t>
            </w:r>
            <w:r w:rsidRPr="00F13AD5">
              <w:rPr>
                <w:rFonts w:asciiTheme="minorHAnsi" w:hAnsiTheme="minorHAnsi"/>
                <w:b/>
                <w:bCs/>
                <w:sz w:val="18"/>
                <w:szCs w:val="18"/>
              </w:rPr>
              <w:t>.</w:t>
            </w:r>
          </w:p>
          <w:p w14:paraId="1B6EAEC9" w14:textId="6C5079AD" w:rsidR="00175418" w:rsidRPr="00F13AD5" w:rsidRDefault="00175418" w:rsidP="0000415D">
            <w:pPr>
              <w:keepNext/>
              <w:ind w:left="1123" w:hanging="403"/>
              <w:rPr>
                <w:rFonts w:asciiTheme="minorHAnsi" w:hAnsiTheme="minorHAnsi" w:cstheme="minorHAnsi"/>
                <w:sz w:val="18"/>
                <w:szCs w:val="18"/>
              </w:rPr>
            </w:pPr>
            <w:r w:rsidRPr="00F13AD5">
              <w:rPr>
                <w:rFonts w:asciiTheme="minorHAnsi" w:hAnsiTheme="minorHAnsi" w:cstheme="minorHAnsi"/>
                <w:sz w:val="18"/>
                <w:szCs w:val="18"/>
              </w:rPr>
              <w:t>7.3.2</w:t>
            </w:r>
            <w:r w:rsidRPr="00F13AD5">
              <w:rPr>
                <w:rFonts w:asciiTheme="minorHAnsi" w:hAnsiTheme="minorHAnsi" w:cstheme="minorHAnsi"/>
                <w:b/>
                <w:sz w:val="18"/>
                <w:szCs w:val="18"/>
              </w:rPr>
              <w:t xml:space="preserve"> Single Exhaust Fan Ducted to Multiple Inlets. </w:t>
            </w:r>
            <w:r w:rsidRPr="00F13AD5">
              <w:rPr>
                <w:rFonts w:asciiTheme="minorHAnsi" w:hAnsiTheme="minorHAnsi" w:cstheme="minorHAnsi"/>
                <w:sz w:val="18"/>
                <w:szCs w:val="18"/>
              </w:rPr>
              <w:t xml:space="preserve">Where exhaust inlets are commonly ducted across multiple dwelling units, one or more exhaust fans located downstream of the exhaust inlets shall be designed and intended to run continuously, or a system of one or more backdraft dampers shall be installed to isolate each dwelling unit from the common duct when the fan is not running. </w:t>
            </w:r>
          </w:p>
        </w:tc>
      </w:tr>
      <w:tr w:rsidR="00175418" w:rsidRPr="00F13AD5" w14:paraId="1628E6CB"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66E6456D" w14:textId="77777777" w:rsidR="00175418" w:rsidRPr="00F13AD5" w:rsidRDefault="00175418" w:rsidP="0000415D">
            <w:pPr>
              <w:keepNext/>
              <w:jc w:val="center"/>
              <w:rPr>
                <w:rFonts w:asciiTheme="minorHAnsi" w:hAnsiTheme="minorHAnsi"/>
                <w:sz w:val="18"/>
                <w:szCs w:val="18"/>
              </w:rPr>
            </w:pPr>
            <w:r w:rsidRPr="00F13AD5">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2B0266A7" w14:textId="77777777" w:rsidR="00175418" w:rsidRPr="00F13AD5" w:rsidRDefault="00175418" w:rsidP="0000415D">
            <w:pPr>
              <w:keepNext/>
              <w:ind w:left="274" w:hanging="274"/>
              <w:rPr>
                <w:rFonts w:asciiTheme="minorHAnsi" w:hAnsiTheme="minorHAnsi"/>
                <w:b/>
                <w:sz w:val="18"/>
                <w:szCs w:val="18"/>
              </w:rPr>
            </w:pPr>
            <w:r w:rsidRPr="00F13AD5">
              <w:rPr>
                <w:rFonts w:asciiTheme="minorHAnsi" w:hAnsiTheme="minorHAnsi"/>
                <w:b/>
                <w:sz w:val="18"/>
                <w:szCs w:val="18"/>
              </w:rPr>
              <w:t>7.4 Supply Ducts</w:t>
            </w:r>
            <w:r w:rsidRPr="00F13AD5">
              <w:rPr>
                <w:rFonts w:asciiTheme="minorHAnsi" w:hAnsiTheme="minorHAnsi"/>
                <w:b/>
                <w:bCs/>
                <w:sz w:val="18"/>
                <w:szCs w:val="18"/>
              </w:rPr>
              <w:t xml:space="preserve">. </w:t>
            </w:r>
            <w:r w:rsidRPr="00F13AD5">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F13AD5">
              <w:rPr>
                <w:rFonts w:asciiTheme="minorHAnsi" w:hAnsiTheme="minorHAnsi" w:cstheme="minorHAnsi"/>
                <w:b/>
                <w:sz w:val="18"/>
                <w:szCs w:val="18"/>
              </w:rPr>
              <w:t xml:space="preserve"> </w:t>
            </w:r>
          </w:p>
        </w:tc>
      </w:tr>
      <w:tr w:rsidR="00175418" w:rsidRPr="00F13AD5" w14:paraId="12B73035" w14:textId="77777777" w:rsidTr="0000415D">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3A2AB038" w14:textId="77777777" w:rsidR="00175418" w:rsidRPr="00F13AD5" w:rsidRDefault="00175418" w:rsidP="0000415D">
            <w:pPr>
              <w:keepNext/>
              <w:rPr>
                <w:rFonts w:asciiTheme="minorHAnsi" w:hAnsiTheme="minorHAnsi"/>
                <w:b/>
                <w:bCs/>
                <w:sz w:val="18"/>
                <w:szCs w:val="18"/>
              </w:rPr>
            </w:pPr>
            <w:r w:rsidRPr="00F13AD5">
              <w:rPr>
                <w:rFonts w:asciiTheme="minorHAnsi" w:hAnsiTheme="minorHAnsi"/>
                <w:b/>
                <w:sz w:val="18"/>
                <w:szCs w:val="18"/>
              </w:rPr>
              <w:t xml:space="preserve">The responsible person’s signature on this compliance document affirms that all applicable requirements in this table have been met.  </w:t>
            </w:r>
          </w:p>
        </w:tc>
      </w:tr>
    </w:tbl>
    <w:p w14:paraId="25170BC0" w14:textId="77777777" w:rsidR="00B10363" w:rsidRPr="00F13AD5" w:rsidRDefault="00B10363">
      <w:pPr>
        <w:rPr>
          <w:rFonts w:asciiTheme="minorHAnsi" w:hAnsiTheme="minorHAnsi" w:cstheme="minorHAnsi"/>
        </w:rPr>
      </w:pPr>
    </w:p>
    <w:p w14:paraId="2D2226CF" w14:textId="02A76441" w:rsidR="001B7F7E" w:rsidRPr="00F13AD5" w:rsidRDefault="001B7F7E">
      <w:pPr>
        <w:rPr>
          <w:rFonts w:asciiTheme="minorHAnsi" w:hAnsiTheme="minorHAnsi" w:cstheme="minorHAnsi"/>
        </w:rPr>
      </w:pPr>
    </w:p>
    <w:p w14:paraId="78291A9E" w14:textId="77777777" w:rsidR="00571B10" w:rsidRDefault="00571B10" w:rsidP="00010690">
      <w:pPr>
        <w:rPr>
          <w:rFonts w:asciiTheme="minorHAnsi" w:hAnsiTheme="minorHAnsi"/>
          <w:sz w:val="18"/>
          <w:szCs w:val="18"/>
        </w:rPr>
      </w:pPr>
    </w:p>
    <w:sectPr w:rsidR="00571B10"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AF11E" w14:textId="77777777" w:rsidR="00CF6230" w:rsidRDefault="00CF6230">
      <w:r>
        <w:separator/>
      </w:r>
    </w:p>
  </w:endnote>
  <w:endnote w:type="continuationSeparator" w:id="0">
    <w:p w14:paraId="2B9F83E4" w14:textId="77777777" w:rsidR="00CF6230" w:rsidRDefault="00CF6230">
      <w:r>
        <w:continuationSeparator/>
      </w:r>
    </w:p>
  </w:endnote>
  <w:endnote w:type="continuationNotice" w:id="1">
    <w:p w14:paraId="34D3974C" w14:textId="77777777" w:rsidR="00CF6230" w:rsidRDefault="00CF62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D" w14:textId="77777777" w:rsidR="001A3DC7" w:rsidRPr="009213E6" w:rsidRDefault="001A3DC7" w:rsidP="009213E6">
    <w:pPr>
      <w:pStyle w:val="Footer"/>
      <w:rPr>
        <w:b/>
      </w:rPr>
    </w:pPr>
    <w:r w:rsidRPr="009213E6">
      <w:t xml:space="preserve">Registration Number:                                            Registration Date/Time:                                                    HERS Provider:                                   </w:t>
    </w:r>
  </w:p>
  <w:p w14:paraId="78291ABE" w14:textId="3AB6C6DA" w:rsidR="001A3DC7" w:rsidRPr="009213E6" w:rsidRDefault="001A3DC7" w:rsidP="009213E6">
    <w:pPr>
      <w:pStyle w:val="Footer"/>
    </w:pPr>
    <w:r w:rsidRPr="009213E6">
      <w:t>CA Building Energy Efficiency Standards - 20</w:t>
    </w:r>
    <w:r w:rsidR="009741D4">
      <w:t>22</w:t>
    </w:r>
    <w:r w:rsidRPr="009213E6">
      <w:t xml:space="preserve"> </w:t>
    </w:r>
    <w:r w:rsidR="00984743" w:rsidRPr="00984743">
      <w:t>Low-</w:t>
    </w:r>
    <w:r w:rsidR="00D5754D">
      <w:t>R</w:t>
    </w:r>
    <w:r w:rsidR="00984743" w:rsidRPr="00984743">
      <w:t>ise Multifamily</w:t>
    </w:r>
    <w:r w:rsidRPr="009213E6">
      <w:t xml:space="preserve"> Compliance</w:t>
    </w:r>
    <w:r w:rsidRPr="009213E6">
      <w:tab/>
    </w:r>
    <w:r w:rsidR="00F774F3">
      <w:t>Ja</w:t>
    </w:r>
    <w:r w:rsidR="006E7108">
      <w:t xml:space="preserve">nuary </w:t>
    </w:r>
    <w:r w:rsidR="007F7389">
      <w:t>202</w:t>
    </w:r>
    <w:r w:rsidR="009741D4">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8" w14:textId="71ED7290" w:rsidR="001A3DC7" w:rsidRPr="009213E6" w:rsidRDefault="001A3DC7" w:rsidP="009213E6">
    <w:pPr>
      <w:pStyle w:val="Footer"/>
    </w:pPr>
    <w:r w:rsidRPr="009213E6">
      <w:t xml:space="preserve">CA Building Energy Efficiency Standards - </w:t>
    </w:r>
    <w:r w:rsidR="00984743" w:rsidRPr="009213E6">
      <w:t>20</w:t>
    </w:r>
    <w:r w:rsidR="00984743">
      <w:t>22</w:t>
    </w:r>
    <w:r w:rsidR="00984743" w:rsidRPr="009213E6">
      <w:t xml:space="preserve"> </w:t>
    </w:r>
    <w:r w:rsidR="00984743" w:rsidRPr="00984743">
      <w:t>Low-</w:t>
    </w:r>
    <w:r w:rsidR="00D5754D">
      <w:t>R</w:t>
    </w:r>
    <w:r w:rsidR="00984743" w:rsidRPr="00984743">
      <w:t>ise Multifamily</w:t>
    </w:r>
    <w:r w:rsidRPr="009213E6">
      <w:t xml:space="preserve"> Compliance</w:t>
    </w:r>
    <w:r w:rsidRPr="009213E6">
      <w:tab/>
    </w:r>
    <w:r w:rsidR="00A716E7">
      <w:t xml:space="preserve">March </w:t>
    </w:r>
    <w:r w:rsidR="00984743">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2" w14:textId="7EF55DFF" w:rsidR="001A3DC7" w:rsidRPr="00A165EE" w:rsidRDefault="001A3DC7" w:rsidP="009213E6">
    <w:pPr>
      <w:pStyle w:val="Footer"/>
      <w:rPr>
        <w:b/>
      </w:rPr>
    </w:pPr>
    <w:r w:rsidRPr="00A165EE">
      <w:t xml:space="preserve">CA Building Energy Efficiency Standards - </w:t>
    </w:r>
    <w:r w:rsidR="00984743">
      <w:t>2022</w:t>
    </w:r>
    <w:r w:rsidR="00984743" w:rsidRPr="00A165EE">
      <w:t xml:space="preserve"> </w:t>
    </w:r>
    <w:r w:rsidR="00984743" w:rsidRPr="00984743">
      <w:t>Low-</w:t>
    </w:r>
    <w:r w:rsidR="00D5754D">
      <w:t>R</w:t>
    </w:r>
    <w:r w:rsidR="00984743" w:rsidRPr="00984743">
      <w:t>ise Multifamily</w:t>
    </w:r>
    <w:r w:rsidRPr="00A165EE">
      <w:t xml:space="preserve"> Compliance</w:t>
    </w:r>
    <w:r w:rsidRPr="00A165EE">
      <w:tab/>
    </w:r>
    <w:r w:rsidR="00A716E7">
      <w:t>March</w:t>
    </w:r>
    <w:r>
      <w:t xml:space="preserve"> </w:t>
    </w:r>
    <w:r w:rsidR="00984743">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71CDF" w14:textId="77777777" w:rsidR="00CF6230" w:rsidRDefault="00CF6230">
      <w:r>
        <w:separator/>
      </w:r>
    </w:p>
  </w:footnote>
  <w:footnote w:type="continuationSeparator" w:id="0">
    <w:p w14:paraId="02FDA720" w14:textId="77777777" w:rsidR="00CF6230" w:rsidRDefault="00CF6230">
      <w:r>
        <w:continuationSeparator/>
      </w:r>
    </w:p>
  </w:footnote>
  <w:footnote w:type="continuationNotice" w:id="1">
    <w:p w14:paraId="3E8B26B3" w14:textId="77777777" w:rsidR="00CF6230" w:rsidRDefault="00CF62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A" w14:textId="77777777" w:rsidR="001A3DC7" w:rsidRDefault="00D02E06">
    <w:pPr>
      <w:pStyle w:val="Header"/>
    </w:pPr>
    <w:r>
      <w:rPr>
        <w:noProof/>
      </w:rPr>
      <w:pict w14:anchorId="78291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D948E" w14:textId="77777777" w:rsidR="00080CB2" w:rsidRPr="00A2393F" w:rsidRDefault="00080CB2" w:rsidP="00080CB2">
    <w:pPr>
      <w:pStyle w:val="Header"/>
      <w:ind w:left="360"/>
      <w:jc w:val="center"/>
      <w:rPr>
        <w:rFonts w:asciiTheme="minorHAnsi" w:hAnsiTheme="minorHAnsi" w:cstheme="minorHAnsi"/>
        <w:sz w:val="28"/>
        <w:szCs w:val="28"/>
      </w:rPr>
    </w:pPr>
    <w:r w:rsidRPr="00A2393F">
      <w:rPr>
        <w:rFonts w:asciiTheme="minorHAnsi" w:hAnsiTheme="minorHAnsi" w:cstheme="minorHAnsi"/>
        <w:noProof/>
        <w:sz w:val="28"/>
        <w:szCs w:val="28"/>
      </w:rPr>
      <w:drawing>
        <wp:anchor distT="0" distB="0" distL="114300" distR="114300" simplePos="0" relativeHeight="251658248" behindDoc="0" locked="0" layoutInCell="1" allowOverlap="1" wp14:anchorId="0FF4B8EE" wp14:editId="3A67497E">
          <wp:simplePos x="0" y="0"/>
          <wp:positionH relativeFrom="column">
            <wp:posOffset>0</wp:posOffset>
          </wp:positionH>
          <wp:positionV relativeFrom="paragraph">
            <wp:posOffset>47625</wp:posOffset>
          </wp:positionV>
          <wp:extent cx="2532380" cy="566420"/>
          <wp:effectExtent l="0" t="0" r="0"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2393F">
      <w:rPr>
        <w:rFonts w:asciiTheme="minorHAnsi" w:hAnsiTheme="minorHAnsi" w:cstheme="minorHAnsi"/>
        <w:b/>
        <w:sz w:val="28"/>
        <w:szCs w:val="28"/>
      </w:rPr>
      <w:t>INDOOR AIR QUALITY AND MECHANICAL VENTILATION</w:t>
    </w:r>
  </w:p>
  <w:p w14:paraId="57E8AE47" w14:textId="77777777" w:rsidR="00080CB2" w:rsidRPr="00A2393F" w:rsidRDefault="00080CB2" w:rsidP="00080CB2">
    <w:pPr>
      <w:pStyle w:val="Header"/>
      <w:ind w:left="360"/>
      <w:rPr>
        <w:rFonts w:asciiTheme="minorHAnsi" w:hAnsiTheme="minorHAnsi" w:cstheme="minorHAnsi"/>
        <w:sz w:val="28"/>
        <w:szCs w:val="28"/>
      </w:rPr>
    </w:pPr>
    <w:r w:rsidRPr="00A2393F">
      <w:rPr>
        <w:rFonts w:asciiTheme="minorHAnsi" w:hAnsiTheme="minorHAnsi" w:cstheme="minorHAnsi"/>
        <w:sz w:val="28"/>
        <w:szCs w:val="28"/>
      </w:rPr>
      <w:ptab w:relativeTo="margin" w:alignment="center" w:leader="none"/>
    </w:r>
    <w:r w:rsidRPr="00A2393F">
      <w:rPr>
        <w:rFonts w:asciiTheme="minorHAnsi" w:hAnsiTheme="minorHAnsi" w:cstheme="minorHAnsi"/>
        <w:sz w:val="28"/>
        <w:szCs w:val="28"/>
      </w:rPr>
      <w:ptab w:relativeTo="margin" w:alignment="right" w:leader="none"/>
    </w:r>
    <w:r w:rsidRPr="00A2393F">
      <w:rPr>
        <w:rFonts w:asciiTheme="minorHAnsi" w:hAnsiTheme="minorHAnsi" w:cstheme="minorHAnsi"/>
        <w:sz w:val="28"/>
        <w:szCs w:val="28"/>
      </w:rPr>
      <w:t>CEC-</w:t>
    </w:r>
    <w:r>
      <w:rPr>
        <w:rFonts w:asciiTheme="minorHAnsi" w:hAnsiTheme="minorHAnsi" w:cstheme="minorHAnsi"/>
        <w:sz w:val="28"/>
        <w:szCs w:val="28"/>
      </w:rPr>
      <w:t>LMCI</w:t>
    </w:r>
    <w:r w:rsidRPr="00A2393F">
      <w:rPr>
        <w:rFonts w:asciiTheme="minorHAnsi" w:hAnsiTheme="minorHAnsi" w:cstheme="minorHAnsi"/>
        <w:sz w:val="28"/>
        <w:szCs w:val="28"/>
      </w:rPr>
      <w:t>-</w:t>
    </w:r>
    <w:r>
      <w:rPr>
        <w:rFonts w:asciiTheme="minorHAnsi" w:hAnsiTheme="minorHAnsi" w:cstheme="minorHAnsi"/>
        <w:sz w:val="28"/>
        <w:szCs w:val="28"/>
      </w:rPr>
      <w:t>MCH</w:t>
    </w:r>
    <w:r w:rsidRPr="00A2393F">
      <w:rPr>
        <w:rFonts w:asciiTheme="minorHAnsi" w:hAnsiTheme="minorHAnsi" w:cstheme="minorHAnsi"/>
        <w:sz w:val="28"/>
        <w:szCs w:val="28"/>
      </w:rPr>
      <w:t>-</w:t>
    </w:r>
    <w:r>
      <w:rPr>
        <w:rFonts w:asciiTheme="minorHAnsi" w:hAnsiTheme="minorHAnsi" w:cstheme="minorHAnsi"/>
        <w:sz w:val="28"/>
        <w:szCs w:val="28"/>
      </w:rPr>
      <w:t>27</w:t>
    </w:r>
    <w:r w:rsidRPr="00A2393F">
      <w:rPr>
        <w:rFonts w:asciiTheme="minorHAnsi" w:hAnsiTheme="minorHAnsi" w:cstheme="minorHAnsi"/>
        <w:sz w:val="28"/>
        <w:szCs w:val="28"/>
      </w:rPr>
      <w:t>-</w:t>
    </w:r>
    <w:r>
      <w:rPr>
        <w:rFonts w:asciiTheme="minorHAnsi" w:hAnsiTheme="minorHAnsi" w:cstheme="minorHAnsi"/>
        <w:sz w:val="28"/>
        <w:szCs w:val="28"/>
      </w:rPr>
      <w:t>H</w:t>
    </w:r>
  </w:p>
  <w:p w14:paraId="78291ABC" w14:textId="1472B775" w:rsidR="001A3DC7" w:rsidRPr="00080CB2" w:rsidRDefault="00080CB2" w:rsidP="00080CB2">
    <w:pPr>
      <w:pStyle w:val="Header"/>
    </w:pPr>
    <w:r w:rsidRPr="00A2393F">
      <w:rPr>
        <w:rFonts w:asciiTheme="minorHAnsi" w:hAnsiTheme="minorHAnsi" w:cstheme="minorHAnsi"/>
        <w:sz w:val="28"/>
        <w:szCs w:val="28"/>
      </w:rPr>
      <w:ptab w:relativeTo="margin" w:alignment="center" w:leader="none"/>
    </w:r>
    <w:r w:rsidRPr="00A2393F">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F" w14:textId="77777777" w:rsidR="001A3DC7" w:rsidRDefault="00D02E06">
    <w:pPr>
      <w:pStyle w:val="Header"/>
    </w:pPr>
    <w:r>
      <w:rPr>
        <w:noProof/>
      </w:rPr>
      <w:pict w14:anchorId="78291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0" w14:textId="77777777" w:rsidR="001A3DC7" w:rsidRDefault="00D02E06">
    <w:pPr>
      <w:pStyle w:val="Header"/>
    </w:pPr>
    <w:r>
      <w:rPr>
        <w:noProof/>
      </w:rPr>
      <w:pict w14:anchorId="78291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1A3DC7" w:rsidRPr="00F85124" w14:paraId="78291AC3" w14:textId="77777777" w:rsidTr="00023A98">
      <w:trPr>
        <w:cantSplit/>
        <w:trHeight w:val="288"/>
      </w:trPr>
      <w:tc>
        <w:tcPr>
          <w:tcW w:w="3881" w:type="pct"/>
          <w:gridSpan w:val="2"/>
          <w:tcBorders>
            <w:bottom w:val="single" w:sz="4" w:space="0" w:color="auto"/>
            <w:right w:val="nil"/>
          </w:tcBorders>
          <w:vAlign w:val="center"/>
        </w:tcPr>
        <w:p w14:paraId="78291AC1" w14:textId="77777777" w:rsidR="001A3DC7" w:rsidRPr="00927918" w:rsidRDefault="001A3DC7"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78291AC2" w14:textId="2D5F0974" w:rsidR="001A3DC7" w:rsidRPr="00927918" w:rsidRDefault="008C3FB8" w:rsidP="00D85A3A">
          <w:pPr>
            <w:pStyle w:val="Style18"/>
            <w:rPr>
              <w:b/>
              <w:sz w:val="20"/>
            </w:rPr>
          </w:pPr>
          <w:r>
            <w:rPr>
              <w:sz w:val="20"/>
            </w:rPr>
            <w:t>LMCI</w:t>
          </w:r>
          <w:r w:rsidR="001A3DC7" w:rsidRPr="00927918">
            <w:rPr>
              <w:sz w:val="20"/>
            </w:rPr>
            <w:t>-MCH-27</w:t>
          </w:r>
          <w:r w:rsidR="001A3DC7">
            <w:rPr>
              <w:sz w:val="20"/>
            </w:rPr>
            <w:t>-H</w:t>
          </w:r>
        </w:p>
      </w:tc>
    </w:tr>
    <w:tr w:rsidR="001A3DC7" w:rsidRPr="00F85124" w14:paraId="78291AC6" w14:textId="77777777" w:rsidTr="00023A98">
      <w:trPr>
        <w:cantSplit/>
        <w:trHeight w:val="288"/>
      </w:trPr>
      <w:tc>
        <w:tcPr>
          <w:tcW w:w="2285" w:type="pct"/>
          <w:tcBorders>
            <w:right w:val="nil"/>
          </w:tcBorders>
        </w:tcPr>
        <w:p w14:paraId="78291AC4" w14:textId="77777777" w:rsidR="001A3DC7" w:rsidRPr="00F85124" w:rsidRDefault="001A3DC7"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5" w14:textId="2BFAA80B" w:rsidR="001A3DC7" w:rsidRPr="00F85124" w:rsidRDefault="001A3DC7"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716E7" w:rsidRPr="00A716E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02E06">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78291AC7" w14:textId="77777777" w:rsidR="001A3DC7" w:rsidRDefault="00D02E06" w:rsidP="00D65FA1">
    <w:pPr>
      <w:pStyle w:val="Header"/>
    </w:pPr>
    <w:r>
      <w:rPr>
        <w:noProof/>
      </w:rPr>
      <w:pict w14:anchorId="7829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9" w14:textId="77777777" w:rsidR="001A3DC7" w:rsidRDefault="00D02E06">
    <w:pPr>
      <w:pStyle w:val="Header"/>
    </w:pPr>
    <w:r>
      <w:rPr>
        <w:noProof/>
      </w:rPr>
      <w:pict w14:anchorId="7829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A" w14:textId="77777777" w:rsidR="001A3DC7" w:rsidRDefault="00D02E06">
    <w:pPr>
      <w:pStyle w:val="Header"/>
    </w:pPr>
    <w:r>
      <w:rPr>
        <w:noProof/>
      </w:rPr>
      <w:pict w14:anchorId="78291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1A3DC7" w:rsidRPr="00F85124" w14:paraId="78291ACD" w14:textId="77777777" w:rsidTr="00023A98">
      <w:trPr>
        <w:cantSplit/>
        <w:trHeight w:val="288"/>
      </w:trPr>
      <w:tc>
        <w:tcPr>
          <w:tcW w:w="3881" w:type="pct"/>
          <w:gridSpan w:val="2"/>
          <w:tcBorders>
            <w:bottom w:val="single" w:sz="4" w:space="0" w:color="auto"/>
            <w:right w:val="nil"/>
          </w:tcBorders>
          <w:vAlign w:val="center"/>
        </w:tcPr>
        <w:p w14:paraId="78291ACB" w14:textId="77777777" w:rsidR="001A3DC7" w:rsidRPr="00D65FA1" w:rsidRDefault="001A3DC7"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78291ACC" w14:textId="39BCA73E" w:rsidR="001A3DC7" w:rsidRPr="00D65FA1" w:rsidRDefault="00965020" w:rsidP="00D85A3A">
          <w:pPr>
            <w:pStyle w:val="Style18"/>
            <w:rPr>
              <w:b/>
              <w:sz w:val="20"/>
            </w:rPr>
          </w:pPr>
          <w:r>
            <w:rPr>
              <w:sz w:val="20"/>
            </w:rPr>
            <w:t>LMCI</w:t>
          </w:r>
          <w:r w:rsidR="001A3DC7" w:rsidRPr="00D65FA1">
            <w:rPr>
              <w:sz w:val="20"/>
            </w:rPr>
            <w:t>-MCH-27</w:t>
          </w:r>
          <w:r w:rsidR="001A3DC7">
            <w:rPr>
              <w:sz w:val="20"/>
            </w:rPr>
            <w:t>-H</w:t>
          </w:r>
        </w:p>
      </w:tc>
    </w:tr>
    <w:tr w:rsidR="001A3DC7" w:rsidRPr="00F85124" w14:paraId="78291AD0" w14:textId="77777777" w:rsidTr="00023A98">
      <w:trPr>
        <w:cantSplit/>
        <w:trHeight w:val="288"/>
      </w:trPr>
      <w:tc>
        <w:tcPr>
          <w:tcW w:w="2285" w:type="pct"/>
          <w:tcBorders>
            <w:right w:val="nil"/>
          </w:tcBorders>
        </w:tcPr>
        <w:p w14:paraId="78291ACE" w14:textId="77777777" w:rsidR="001A3DC7" w:rsidRPr="00F85124" w:rsidRDefault="001A3DC7"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F" w14:textId="65F8F9A3" w:rsidR="001A3DC7" w:rsidRPr="00F85124" w:rsidRDefault="001A3DC7"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716E7" w:rsidRPr="00A716E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02E06">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bl>
  <w:p w14:paraId="78291AD1" w14:textId="77777777" w:rsidR="001A3DC7" w:rsidRDefault="00D02E06" w:rsidP="007F6151">
    <w:pPr>
      <w:pStyle w:val="Header"/>
    </w:pPr>
    <w:r>
      <w:rPr>
        <w:noProof/>
      </w:rPr>
      <w:pict w14:anchorId="7829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3" w14:textId="77777777" w:rsidR="001A3DC7" w:rsidRDefault="00D02E06">
    <w:pPr>
      <w:pStyle w:val="Header"/>
    </w:pPr>
    <w:r>
      <w:rPr>
        <w:noProof/>
      </w:rPr>
      <w:pict w14:anchorId="78291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711A1"/>
    <w:multiLevelType w:val="hybridMultilevel"/>
    <w:tmpl w:val="1A2EC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30BC1"/>
    <w:multiLevelType w:val="hybridMultilevel"/>
    <w:tmpl w:val="C3FE6B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7" w15:restartNumberingAfterBreak="0">
    <w:nsid w:val="3E667D05"/>
    <w:multiLevelType w:val="hybridMultilevel"/>
    <w:tmpl w:val="47AC0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1A6ACD06"/>
    <w:lvl w:ilvl="0" w:tplc="DC60CE0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9042A8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82F1AEC"/>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A9937E7"/>
    <w:multiLevelType w:val="hybridMultilevel"/>
    <w:tmpl w:val="E2FEDC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7" w15:restartNumberingAfterBreak="0">
    <w:nsid w:val="6FA73BE5"/>
    <w:multiLevelType w:val="hybridMultilevel"/>
    <w:tmpl w:val="0BD07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FC23E52"/>
    <w:multiLevelType w:val="hybridMultilevel"/>
    <w:tmpl w:val="777C5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9" w15:restartNumberingAfterBreak="0">
    <w:nsid w:val="7543685D"/>
    <w:multiLevelType w:val="hybridMultilevel"/>
    <w:tmpl w:val="E65E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9A50EE"/>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43384224">
    <w:abstractNumId w:val="10"/>
  </w:num>
  <w:num w:numId="2" w16cid:durableId="789129576">
    <w:abstractNumId w:val="4"/>
  </w:num>
  <w:num w:numId="3" w16cid:durableId="1601527706">
    <w:abstractNumId w:val="20"/>
  </w:num>
  <w:num w:numId="4" w16cid:durableId="458838426">
    <w:abstractNumId w:val="1"/>
  </w:num>
  <w:num w:numId="5" w16cid:durableId="1082028826">
    <w:abstractNumId w:val="0"/>
  </w:num>
  <w:num w:numId="6" w16cid:durableId="792484376">
    <w:abstractNumId w:val="9"/>
  </w:num>
  <w:num w:numId="7" w16cid:durableId="223759511">
    <w:abstractNumId w:val="21"/>
  </w:num>
  <w:num w:numId="8" w16cid:durableId="190726070">
    <w:abstractNumId w:val="23"/>
  </w:num>
  <w:num w:numId="9" w16cid:durableId="55786027">
    <w:abstractNumId w:val="8"/>
  </w:num>
  <w:num w:numId="10" w16cid:durableId="581531240">
    <w:abstractNumId w:val="14"/>
  </w:num>
  <w:num w:numId="11" w16cid:durableId="1477917594">
    <w:abstractNumId w:val="30"/>
  </w:num>
  <w:num w:numId="12" w16cid:durableId="947854134">
    <w:abstractNumId w:val="16"/>
  </w:num>
  <w:num w:numId="13" w16cid:durableId="592317824">
    <w:abstractNumId w:val="11"/>
  </w:num>
  <w:num w:numId="14" w16cid:durableId="390349803">
    <w:abstractNumId w:val="19"/>
  </w:num>
  <w:num w:numId="15" w16cid:durableId="37547319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6923374">
    <w:abstractNumId w:val="9"/>
  </w:num>
  <w:num w:numId="17" w16cid:durableId="1392266580">
    <w:abstractNumId w:val="9"/>
  </w:num>
  <w:num w:numId="18" w16cid:durableId="87776999">
    <w:abstractNumId w:val="5"/>
  </w:num>
  <w:num w:numId="19" w16cid:durableId="787744808">
    <w:abstractNumId w:val="7"/>
  </w:num>
  <w:num w:numId="20" w16cid:durableId="107824722">
    <w:abstractNumId w:val="33"/>
  </w:num>
  <w:num w:numId="21" w16cid:durableId="100493704">
    <w:abstractNumId w:val="12"/>
  </w:num>
  <w:num w:numId="22" w16cid:durableId="726761080">
    <w:abstractNumId w:val="15"/>
  </w:num>
  <w:num w:numId="23" w16cid:durableId="1266579275">
    <w:abstractNumId w:val="32"/>
  </w:num>
  <w:num w:numId="24" w16cid:durableId="1842310011">
    <w:abstractNumId w:val="3"/>
  </w:num>
  <w:num w:numId="25" w16cid:durableId="1594390319">
    <w:abstractNumId w:val="2"/>
  </w:num>
  <w:num w:numId="26" w16cid:durableId="1607344008">
    <w:abstractNumId w:val="31"/>
  </w:num>
  <w:num w:numId="27" w16cid:durableId="1978991039">
    <w:abstractNumId w:val="13"/>
  </w:num>
  <w:num w:numId="28" w16cid:durableId="459032330">
    <w:abstractNumId w:val="22"/>
  </w:num>
  <w:num w:numId="29" w16cid:durableId="1998804149">
    <w:abstractNumId w:val="24"/>
  </w:num>
  <w:num w:numId="30" w16cid:durableId="1234320069">
    <w:abstractNumId w:val="27"/>
  </w:num>
  <w:num w:numId="31" w16cid:durableId="197209616">
    <w:abstractNumId w:val="6"/>
  </w:num>
  <w:num w:numId="32" w16cid:durableId="151218464">
    <w:abstractNumId w:val="34"/>
  </w:num>
  <w:num w:numId="33" w16cid:durableId="251821779">
    <w:abstractNumId w:val="25"/>
  </w:num>
  <w:num w:numId="34" w16cid:durableId="380440406">
    <w:abstractNumId w:val="29"/>
  </w:num>
  <w:num w:numId="35" w16cid:durableId="1706782853">
    <w:abstractNumId w:val="17"/>
  </w:num>
  <w:num w:numId="36" w16cid:durableId="2089573158">
    <w:abstractNumId w:val="26"/>
  </w:num>
  <w:num w:numId="37" w16cid:durableId="1690718201">
    <w:abstractNumId w:val="28"/>
  </w:num>
  <w:num w:numId="38" w16cid:durableId="1877814394">
    <w:abstractNumId w:val="21"/>
    <w:lvlOverride w:ilvl="0">
      <w:startOverride w:val="1"/>
    </w:lvlOverride>
    <w:lvlOverride w:ilvl="1"/>
    <w:lvlOverride w:ilvl="2"/>
    <w:lvlOverride w:ilvl="3"/>
    <w:lvlOverride w:ilvl="4"/>
    <w:lvlOverride w:ilvl="5"/>
    <w:lvlOverride w:ilvl="6"/>
    <w:lvlOverride w:ilvl="7"/>
    <w:lvlOverride w:ilvl="8"/>
  </w:num>
  <w:num w:numId="39" w16cid:durableId="16451551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2EE0"/>
    <w:rsid w:val="0000415D"/>
    <w:rsid w:val="0001052E"/>
    <w:rsid w:val="00010690"/>
    <w:rsid w:val="00010C95"/>
    <w:rsid w:val="000165F9"/>
    <w:rsid w:val="00017641"/>
    <w:rsid w:val="00020B01"/>
    <w:rsid w:val="00023A98"/>
    <w:rsid w:val="00026B59"/>
    <w:rsid w:val="00031FF2"/>
    <w:rsid w:val="0003206D"/>
    <w:rsid w:val="000320C3"/>
    <w:rsid w:val="00034A68"/>
    <w:rsid w:val="00035135"/>
    <w:rsid w:val="00037F93"/>
    <w:rsid w:val="00041453"/>
    <w:rsid w:val="00044B4F"/>
    <w:rsid w:val="000452DE"/>
    <w:rsid w:val="00045AF9"/>
    <w:rsid w:val="00052480"/>
    <w:rsid w:val="0006136B"/>
    <w:rsid w:val="0006325B"/>
    <w:rsid w:val="00063541"/>
    <w:rsid w:val="00064F42"/>
    <w:rsid w:val="00065AA8"/>
    <w:rsid w:val="00066D87"/>
    <w:rsid w:val="00067802"/>
    <w:rsid w:val="00070E18"/>
    <w:rsid w:val="000753FB"/>
    <w:rsid w:val="00077287"/>
    <w:rsid w:val="00080CB2"/>
    <w:rsid w:val="000840B5"/>
    <w:rsid w:val="00093A7F"/>
    <w:rsid w:val="00094357"/>
    <w:rsid w:val="0009608C"/>
    <w:rsid w:val="00097FDE"/>
    <w:rsid w:val="000A01E6"/>
    <w:rsid w:val="000A18ED"/>
    <w:rsid w:val="000A2296"/>
    <w:rsid w:val="000A60FB"/>
    <w:rsid w:val="000A6716"/>
    <w:rsid w:val="000A7A62"/>
    <w:rsid w:val="000B0040"/>
    <w:rsid w:val="000B1B45"/>
    <w:rsid w:val="000C0B3F"/>
    <w:rsid w:val="000C31D2"/>
    <w:rsid w:val="000C4368"/>
    <w:rsid w:val="000C4C1B"/>
    <w:rsid w:val="000C4D97"/>
    <w:rsid w:val="000C6B12"/>
    <w:rsid w:val="000D01A4"/>
    <w:rsid w:val="000D065E"/>
    <w:rsid w:val="000D0C09"/>
    <w:rsid w:val="000D4776"/>
    <w:rsid w:val="000E0347"/>
    <w:rsid w:val="000E2FAB"/>
    <w:rsid w:val="000E64C0"/>
    <w:rsid w:val="000F2727"/>
    <w:rsid w:val="000F3711"/>
    <w:rsid w:val="000F45AF"/>
    <w:rsid w:val="000F685B"/>
    <w:rsid w:val="000F7AAF"/>
    <w:rsid w:val="00103283"/>
    <w:rsid w:val="00104BA2"/>
    <w:rsid w:val="001051B9"/>
    <w:rsid w:val="001079E1"/>
    <w:rsid w:val="00114BE4"/>
    <w:rsid w:val="00117703"/>
    <w:rsid w:val="001215A0"/>
    <w:rsid w:val="00121986"/>
    <w:rsid w:val="00121AEA"/>
    <w:rsid w:val="00122AF2"/>
    <w:rsid w:val="001238D0"/>
    <w:rsid w:val="001257F7"/>
    <w:rsid w:val="001260CF"/>
    <w:rsid w:val="00126516"/>
    <w:rsid w:val="00127A5E"/>
    <w:rsid w:val="0013183D"/>
    <w:rsid w:val="00131E30"/>
    <w:rsid w:val="00135299"/>
    <w:rsid w:val="00136277"/>
    <w:rsid w:val="00141821"/>
    <w:rsid w:val="001419D9"/>
    <w:rsid w:val="001456B0"/>
    <w:rsid w:val="0014582E"/>
    <w:rsid w:val="00147376"/>
    <w:rsid w:val="001501E2"/>
    <w:rsid w:val="00160FC6"/>
    <w:rsid w:val="00163FB5"/>
    <w:rsid w:val="00164B1B"/>
    <w:rsid w:val="00170A93"/>
    <w:rsid w:val="00171627"/>
    <w:rsid w:val="00171CAD"/>
    <w:rsid w:val="00174B78"/>
    <w:rsid w:val="00175418"/>
    <w:rsid w:val="001755A8"/>
    <w:rsid w:val="00182C60"/>
    <w:rsid w:val="001837A7"/>
    <w:rsid w:val="001844F5"/>
    <w:rsid w:val="00184FDB"/>
    <w:rsid w:val="00191765"/>
    <w:rsid w:val="00192313"/>
    <w:rsid w:val="00193B89"/>
    <w:rsid w:val="001947AA"/>
    <w:rsid w:val="00196A09"/>
    <w:rsid w:val="001A3C85"/>
    <w:rsid w:val="001A3DC7"/>
    <w:rsid w:val="001A5C15"/>
    <w:rsid w:val="001A6444"/>
    <w:rsid w:val="001B1FE6"/>
    <w:rsid w:val="001B2D32"/>
    <w:rsid w:val="001B335E"/>
    <w:rsid w:val="001B37A2"/>
    <w:rsid w:val="001B6972"/>
    <w:rsid w:val="001B73EC"/>
    <w:rsid w:val="001B7F7E"/>
    <w:rsid w:val="001C0809"/>
    <w:rsid w:val="001C4226"/>
    <w:rsid w:val="001C61BF"/>
    <w:rsid w:val="001C624C"/>
    <w:rsid w:val="001D331F"/>
    <w:rsid w:val="001D6F5D"/>
    <w:rsid w:val="001E2BE1"/>
    <w:rsid w:val="001E3C1B"/>
    <w:rsid w:val="001F0D07"/>
    <w:rsid w:val="001F4318"/>
    <w:rsid w:val="001F4A5C"/>
    <w:rsid w:val="001F4AF6"/>
    <w:rsid w:val="001F5AAA"/>
    <w:rsid w:val="002011BC"/>
    <w:rsid w:val="00202A63"/>
    <w:rsid w:val="00202E7F"/>
    <w:rsid w:val="00204C45"/>
    <w:rsid w:val="002061D9"/>
    <w:rsid w:val="002103B0"/>
    <w:rsid w:val="00211305"/>
    <w:rsid w:val="00212114"/>
    <w:rsid w:val="0021359B"/>
    <w:rsid w:val="00213B87"/>
    <w:rsid w:val="00222DEB"/>
    <w:rsid w:val="00223BFD"/>
    <w:rsid w:val="00232C1C"/>
    <w:rsid w:val="00234ADD"/>
    <w:rsid w:val="00236588"/>
    <w:rsid w:val="00237379"/>
    <w:rsid w:val="00246307"/>
    <w:rsid w:val="002477FB"/>
    <w:rsid w:val="002501AE"/>
    <w:rsid w:val="00255013"/>
    <w:rsid w:val="00257B85"/>
    <w:rsid w:val="00260F33"/>
    <w:rsid w:val="00261EC5"/>
    <w:rsid w:val="00264FF9"/>
    <w:rsid w:val="0026531F"/>
    <w:rsid w:val="002679C3"/>
    <w:rsid w:val="002704EA"/>
    <w:rsid w:val="00276455"/>
    <w:rsid w:val="00276E1F"/>
    <w:rsid w:val="00287424"/>
    <w:rsid w:val="0029047D"/>
    <w:rsid w:val="0029154A"/>
    <w:rsid w:val="00292727"/>
    <w:rsid w:val="00294CB3"/>
    <w:rsid w:val="00297916"/>
    <w:rsid w:val="00297F13"/>
    <w:rsid w:val="002A1F1B"/>
    <w:rsid w:val="002A3EBD"/>
    <w:rsid w:val="002A4574"/>
    <w:rsid w:val="002A458E"/>
    <w:rsid w:val="002C03F1"/>
    <w:rsid w:val="002C1FE4"/>
    <w:rsid w:val="002C4695"/>
    <w:rsid w:val="002C490A"/>
    <w:rsid w:val="002D0D46"/>
    <w:rsid w:val="002D1C94"/>
    <w:rsid w:val="002D5AF6"/>
    <w:rsid w:val="002D69FC"/>
    <w:rsid w:val="002F25BB"/>
    <w:rsid w:val="002F5EFB"/>
    <w:rsid w:val="002F679F"/>
    <w:rsid w:val="00301FCC"/>
    <w:rsid w:val="0030200E"/>
    <w:rsid w:val="00302891"/>
    <w:rsid w:val="003048C8"/>
    <w:rsid w:val="003054C8"/>
    <w:rsid w:val="003143EA"/>
    <w:rsid w:val="003202A5"/>
    <w:rsid w:val="0032125D"/>
    <w:rsid w:val="00324825"/>
    <w:rsid w:val="00326678"/>
    <w:rsid w:val="00326D40"/>
    <w:rsid w:val="00332461"/>
    <w:rsid w:val="00335ED3"/>
    <w:rsid w:val="003363E8"/>
    <w:rsid w:val="00336A84"/>
    <w:rsid w:val="003404BD"/>
    <w:rsid w:val="00341EBD"/>
    <w:rsid w:val="003426B7"/>
    <w:rsid w:val="00350756"/>
    <w:rsid w:val="00352336"/>
    <w:rsid w:val="00353923"/>
    <w:rsid w:val="00354C00"/>
    <w:rsid w:val="00355C2A"/>
    <w:rsid w:val="003563E7"/>
    <w:rsid w:val="003573E4"/>
    <w:rsid w:val="00362ECD"/>
    <w:rsid w:val="0036351A"/>
    <w:rsid w:val="00370F90"/>
    <w:rsid w:val="00371A42"/>
    <w:rsid w:val="00377144"/>
    <w:rsid w:val="0038173A"/>
    <w:rsid w:val="003837C9"/>
    <w:rsid w:val="00383B32"/>
    <w:rsid w:val="0038597E"/>
    <w:rsid w:val="003920B0"/>
    <w:rsid w:val="003952E1"/>
    <w:rsid w:val="003A3A65"/>
    <w:rsid w:val="003A3D8D"/>
    <w:rsid w:val="003A6A70"/>
    <w:rsid w:val="003A7CD3"/>
    <w:rsid w:val="003B0F50"/>
    <w:rsid w:val="003B4853"/>
    <w:rsid w:val="003B4F74"/>
    <w:rsid w:val="003B6CB0"/>
    <w:rsid w:val="003C2D2C"/>
    <w:rsid w:val="003C565D"/>
    <w:rsid w:val="003C5C44"/>
    <w:rsid w:val="003D0A5A"/>
    <w:rsid w:val="003D30A5"/>
    <w:rsid w:val="003D31B6"/>
    <w:rsid w:val="003D6F47"/>
    <w:rsid w:val="003E3948"/>
    <w:rsid w:val="003E79FD"/>
    <w:rsid w:val="003E7FF4"/>
    <w:rsid w:val="003F2391"/>
    <w:rsid w:val="003F49B9"/>
    <w:rsid w:val="003F518D"/>
    <w:rsid w:val="003F5246"/>
    <w:rsid w:val="00403EC2"/>
    <w:rsid w:val="0040533A"/>
    <w:rsid w:val="004062CF"/>
    <w:rsid w:val="004069BA"/>
    <w:rsid w:val="00411580"/>
    <w:rsid w:val="004152D0"/>
    <w:rsid w:val="00415EC5"/>
    <w:rsid w:val="00421B2C"/>
    <w:rsid w:val="00423E8B"/>
    <w:rsid w:val="00423FE5"/>
    <w:rsid w:val="00427B25"/>
    <w:rsid w:val="00431F8D"/>
    <w:rsid w:val="004351D2"/>
    <w:rsid w:val="004354D4"/>
    <w:rsid w:val="00444E93"/>
    <w:rsid w:val="00445E71"/>
    <w:rsid w:val="0044729E"/>
    <w:rsid w:val="004509C4"/>
    <w:rsid w:val="0045236C"/>
    <w:rsid w:val="00452446"/>
    <w:rsid w:val="004575B2"/>
    <w:rsid w:val="00457E76"/>
    <w:rsid w:val="00465DA8"/>
    <w:rsid w:val="0046696E"/>
    <w:rsid w:val="00467A82"/>
    <w:rsid w:val="00467D51"/>
    <w:rsid w:val="004726CC"/>
    <w:rsid w:val="004772E1"/>
    <w:rsid w:val="00481F89"/>
    <w:rsid w:val="00484240"/>
    <w:rsid w:val="00490895"/>
    <w:rsid w:val="004913AF"/>
    <w:rsid w:val="00494031"/>
    <w:rsid w:val="004947F6"/>
    <w:rsid w:val="00495793"/>
    <w:rsid w:val="0049664A"/>
    <w:rsid w:val="004A09BE"/>
    <w:rsid w:val="004A27C6"/>
    <w:rsid w:val="004A3B1A"/>
    <w:rsid w:val="004B12CA"/>
    <w:rsid w:val="004B59FD"/>
    <w:rsid w:val="004B6E84"/>
    <w:rsid w:val="004C3F98"/>
    <w:rsid w:val="004C4DA0"/>
    <w:rsid w:val="004C5AC8"/>
    <w:rsid w:val="004C65CB"/>
    <w:rsid w:val="004D1B4B"/>
    <w:rsid w:val="004D1E0E"/>
    <w:rsid w:val="004D376C"/>
    <w:rsid w:val="004E0BF4"/>
    <w:rsid w:val="004E1244"/>
    <w:rsid w:val="004E4AFD"/>
    <w:rsid w:val="004E4F83"/>
    <w:rsid w:val="004E5751"/>
    <w:rsid w:val="004F0D78"/>
    <w:rsid w:val="004F1E49"/>
    <w:rsid w:val="004F2569"/>
    <w:rsid w:val="00501DB9"/>
    <w:rsid w:val="00502543"/>
    <w:rsid w:val="00502D64"/>
    <w:rsid w:val="00505A99"/>
    <w:rsid w:val="00505DD6"/>
    <w:rsid w:val="005066B1"/>
    <w:rsid w:val="00507633"/>
    <w:rsid w:val="00511464"/>
    <w:rsid w:val="00517694"/>
    <w:rsid w:val="00517C75"/>
    <w:rsid w:val="00521E1D"/>
    <w:rsid w:val="005302FB"/>
    <w:rsid w:val="005322E7"/>
    <w:rsid w:val="005405B0"/>
    <w:rsid w:val="005410ED"/>
    <w:rsid w:val="0054256A"/>
    <w:rsid w:val="0054361D"/>
    <w:rsid w:val="005518CD"/>
    <w:rsid w:val="0056594E"/>
    <w:rsid w:val="00571B10"/>
    <w:rsid w:val="00572663"/>
    <w:rsid w:val="00573D96"/>
    <w:rsid w:val="00573E9C"/>
    <w:rsid w:val="00580BA0"/>
    <w:rsid w:val="00582D84"/>
    <w:rsid w:val="00584D67"/>
    <w:rsid w:val="00586BCC"/>
    <w:rsid w:val="00591267"/>
    <w:rsid w:val="00597882"/>
    <w:rsid w:val="005A21B1"/>
    <w:rsid w:val="005A2B97"/>
    <w:rsid w:val="005B10BA"/>
    <w:rsid w:val="005B3BDF"/>
    <w:rsid w:val="005B46A4"/>
    <w:rsid w:val="005C0AC1"/>
    <w:rsid w:val="005C2797"/>
    <w:rsid w:val="005D2A68"/>
    <w:rsid w:val="005D3BD0"/>
    <w:rsid w:val="005D410F"/>
    <w:rsid w:val="005D51CC"/>
    <w:rsid w:val="005D66CB"/>
    <w:rsid w:val="005E1615"/>
    <w:rsid w:val="005E2F74"/>
    <w:rsid w:val="005E4996"/>
    <w:rsid w:val="005E6F8D"/>
    <w:rsid w:val="005F1296"/>
    <w:rsid w:val="005F1A57"/>
    <w:rsid w:val="005F2969"/>
    <w:rsid w:val="005F61B2"/>
    <w:rsid w:val="0060116F"/>
    <w:rsid w:val="00603925"/>
    <w:rsid w:val="00603E19"/>
    <w:rsid w:val="006079CB"/>
    <w:rsid w:val="00616B29"/>
    <w:rsid w:val="00616DC2"/>
    <w:rsid w:val="006174C3"/>
    <w:rsid w:val="006222BF"/>
    <w:rsid w:val="006264F0"/>
    <w:rsid w:val="006312CE"/>
    <w:rsid w:val="00632B52"/>
    <w:rsid w:val="00633B9B"/>
    <w:rsid w:val="00635476"/>
    <w:rsid w:val="006368EF"/>
    <w:rsid w:val="00636F83"/>
    <w:rsid w:val="0064067F"/>
    <w:rsid w:val="00640CBD"/>
    <w:rsid w:val="00644DA5"/>
    <w:rsid w:val="0064587C"/>
    <w:rsid w:val="00646B22"/>
    <w:rsid w:val="006610B8"/>
    <w:rsid w:val="0066221E"/>
    <w:rsid w:val="00662A79"/>
    <w:rsid w:val="0066595E"/>
    <w:rsid w:val="00665B38"/>
    <w:rsid w:val="00665F31"/>
    <w:rsid w:val="00670A84"/>
    <w:rsid w:val="0067683A"/>
    <w:rsid w:val="00681623"/>
    <w:rsid w:val="006849B6"/>
    <w:rsid w:val="00693D6A"/>
    <w:rsid w:val="00694109"/>
    <w:rsid w:val="0069465C"/>
    <w:rsid w:val="00697E52"/>
    <w:rsid w:val="006A05A6"/>
    <w:rsid w:val="006A206B"/>
    <w:rsid w:val="006A4533"/>
    <w:rsid w:val="006A4F0B"/>
    <w:rsid w:val="006A5191"/>
    <w:rsid w:val="006A54D2"/>
    <w:rsid w:val="006A7398"/>
    <w:rsid w:val="006B4ABA"/>
    <w:rsid w:val="006B7D08"/>
    <w:rsid w:val="006C3CB1"/>
    <w:rsid w:val="006D045E"/>
    <w:rsid w:val="006D0675"/>
    <w:rsid w:val="006D0A26"/>
    <w:rsid w:val="006D6FE1"/>
    <w:rsid w:val="006E0082"/>
    <w:rsid w:val="006E3552"/>
    <w:rsid w:val="006E7108"/>
    <w:rsid w:val="006F20AA"/>
    <w:rsid w:val="006F5261"/>
    <w:rsid w:val="00700338"/>
    <w:rsid w:val="007043ED"/>
    <w:rsid w:val="007056D7"/>
    <w:rsid w:val="00707DEC"/>
    <w:rsid w:val="00710656"/>
    <w:rsid w:val="00714A79"/>
    <w:rsid w:val="00717558"/>
    <w:rsid w:val="0072157A"/>
    <w:rsid w:val="00727968"/>
    <w:rsid w:val="00730AC6"/>
    <w:rsid w:val="00731786"/>
    <w:rsid w:val="00736621"/>
    <w:rsid w:val="00750469"/>
    <w:rsid w:val="007516DE"/>
    <w:rsid w:val="00753879"/>
    <w:rsid w:val="00753EAF"/>
    <w:rsid w:val="00757E24"/>
    <w:rsid w:val="00761552"/>
    <w:rsid w:val="00762E40"/>
    <w:rsid w:val="0076770D"/>
    <w:rsid w:val="00771100"/>
    <w:rsid w:val="007715C6"/>
    <w:rsid w:val="00777B2F"/>
    <w:rsid w:val="00782E65"/>
    <w:rsid w:val="00783CAF"/>
    <w:rsid w:val="00786052"/>
    <w:rsid w:val="0078705F"/>
    <w:rsid w:val="007873CC"/>
    <w:rsid w:val="0079128F"/>
    <w:rsid w:val="00791629"/>
    <w:rsid w:val="00795E0C"/>
    <w:rsid w:val="007A093B"/>
    <w:rsid w:val="007A4BBF"/>
    <w:rsid w:val="007A51A1"/>
    <w:rsid w:val="007A5D38"/>
    <w:rsid w:val="007B18E3"/>
    <w:rsid w:val="007C522D"/>
    <w:rsid w:val="007D220D"/>
    <w:rsid w:val="007D285A"/>
    <w:rsid w:val="007D3387"/>
    <w:rsid w:val="007D4CA3"/>
    <w:rsid w:val="007E1719"/>
    <w:rsid w:val="007E5494"/>
    <w:rsid w:val="007F32B2"/>
    <w:rsid w:val="007F4DD7"/>
    <w:rsid w:val="007F6151"/>
    <w:rsid w:val="007F6756"/>
    <w:rsid w:val="007F7389"/>
    <w:rsid w:val="007F7CDC"/>
    <w:rsid w:val="00800C91"/>
    <w:rsid w:val="00802060"/>
    <w:rsid w:val="00802732"/>
    <w:rsid w:val="00802F5A"/>
    <w:rsid w:val="00806304"/>
    <w:rsid w:val="0082197D"/>
    <w:rsid w:val="008236A7"/>
    <w:rsid w:val="008237A8"/>
    <w:rsid w:val="00827F4B"/>
    <w:rsid w:val="00830150"/>
    <w:rsid w:val="0083189F"/>
    <w:rsid w:val="00837423"/>
    <w:rsid w:val="008378BF"/>
    <w:rsid w:val="008472E3"/>
    <w:rsid w:val="00852878"/>
    <w:rsid w:val="0085658C"/>
    <w:rsid w:val="00856C47"/>
    <w:rsid w:val="00866E5E"/>
    <w:rsid w:val="00873389"/>
    <w:rsid w:val="00883B90"/>
    <w:rsid w:val="00883FBC"/>
    <w:rsid w:val="00891BB5"/>
    <w:rsid w:val="00891F0E"/>
    <w:rsid w:val="008951AB"/>
    <w:rsid w:val="00896F67"/>
    <w:rsid w:val="008978A7"/>
    <w:rsid w:val="008A0EE5"/>
    <w:rsid w:val="008A46CE"/>
    <w:rsid w:val="008A77FE"/>
    <w:rsid w:val="008B7043"/>
    <w:rsid w:val="008C3FB8"/>
    <w:rsid w:val="008C5AD3"/>
    <w:rsid w:val="008C702A"/>
    <w:rsid w:val="008D037B"/>
    <w:rsid w:val="008D19C2"/>
    <w:rsid w:val="008D2AD1"/>
    <w:rsid w:val="008D457D"/>
    <w:rsid w:val="008D64B0"/>
    <w:rsid w:val="008D75D7"/>
    <w:rsid w:val="008D7DBB"/>
    <w:rsid w:val="008E63FA"/>
    <w:rsid w:val="008E74BE"/>
    <w:rsid w:val="008F10D8"/>
    <w:rsid w:val="008F445C"/>
    <w:rsid w:val="008F5AD6"/>
    <w:rsid w:val="008F77B0"/>
    <w:rsid w:val="009062EA"/>
    <w:rsid w:val="009062F2"/>
    <w:rsid w:val="00911368"/>
    <w:rsid w:val="0091198A"/>
    <w:rsid w:val="0091235F"/>
    <w:rsid w:val="0091285E"/>
    <w:rsid w:val="009128F5"/>
    <w:rsid w:val="00912920"/>
    <w:rsid w:val="00912F68"/>
    <w:rsid w:val="009154B6"/>
    <w:rsid w:val="009213E6"/>
    <w:rsid w:val="00925EA3"/>
    <w:rsid w:val="009318BA"/>
    <w:rsid w:val="009325D2"/>
    <w:rsid w:val="00932E1C"/>
    <w:rsid w:val="009335C5"/>
    <w:rsid w:val="00934582"/>
    <w:rsid w:val="00935734"/>
    <w:rsid w:val="009369F2"/>
    <w:rsid w:val="009504AF"/>
    <w:rsid w:val="00951BB7"/>
    <w:rsid w:val="009528FF"/>
    <w:rsid w:val="00954811"/>
    <w:rsid w:val="00954E27"/>
    <w:rsid w:val="0096325C"/>
    <w:rsid w:val="00965020"/>
    <w:rsid w:val="00966F67"/>
    <w:rsid w:val="00972E73"/>
    <w:rsid w:val="009741D4"/>
    <w:rsid w:val="00975816"/>
    <w:rsid w:val="00984743"/>
    <w:rsid w:val="00985A80"/>
    <w:rsid w:val="0098648D"/>
    <w:rsid w:val="009900F0"/>
    <w:rsid w:val="00990CEB"/>
    <w:rsid w:val="00992112"/>
    <w:rsid w:val="00992AE0"/>
    <w:rsid w:val="009940AE"/>
    <w:rsid w:val="00994801"/>
    <w:rsid w:val="00995212"/>
    <w:rsid w:val="0099586D"/>
    <w:rsid w:val="0099732B"/>
    <w:rsid w:val="009A0D9F"/>
    <w:rsid w:val="009A4F12"/>
    <w:rsid w:val="009A4F6D"/>
    <w:rsid w:val="009A708E"/>
    <w:rsid w:val="009B1087"/>
    <w:rsid w:val="009B1D56"/>
    <w:rsid w:val="009C43B4"/>
    <w:rsid w:val="009C448C"/>
    <w:rsid w:val="009C7275"/>
    <w:rsid w:val="009D0743"/>
    <w:rsid w:val="009D1699"/>
    <w:rsid w:val="009D2BE7"/>
    <w:rsid w:val="009D3A78"/>
    <w:rsid w:val="009D4C4A"/>
    <w:rsid w:val="009D6D23"/>
    <w:rsid w:val="009E7A2F"/>
    <w:rsid w:val="009F2009"/>
    <w:rsid w:val="009F41D2"/>
    <w:rsid w:val="009F4FC9"/>
    <w:rsid w:val="009F64F6"/>
    <w:rsid w:val="009F75C8"/>
    <w:rsid w:val="00A0612A"/>
    <w:rsid w:val="00A064F6"/>
    <w:rsid w:val="00A07478"/>
    <w:rsid w:val="00A106C7"/>
    <w:rsid w:val="00A11558"/>
    <w:rsid w:val="00A12A04"/>
    <w:rsid w:val="00A203AF"/>
    <w:rsid w:val="00A26E22"/>
    <w:rsid w:val="00A278CA"/>
    <w:rsid w:val="00A31477"/>
    <w:rsid w:val="00A35518"/>
    <w:rsid w:val="00A35980"/>
    <w:rsid w:val="00A35F1D"/>
    <w:rsid w:val="00A36CB7"/>
    <w:rsid w:val="00A377D9"/>
    <w:rsid w:val="00A4665D"/>
    <w:rsid w:val="00A47560"/>
    <w:rsid w:val="00A52AD9"/>
    <w:rsid w:val="00A56F73"/>
    <w:rsid w:val="00A6101B"/>
    <w:rsid w:val="00A635C0"/>
    <w:rsid w:val="00A648E4"/>
    <w:rsid w:val="00A716E7"/>
    <w:rsid w:val="00A729CA"/>
    <w:rsid w:val="00A768FF"/>
    <w:rsid w:val="00A8322D"/>
    <w:rsid w:val="00A83C10"/>
    <w:rsid w:val="00A91295"/>
    <w:rsid w:val="00AA039E"/>
    <w:rsid w:val="00AA157A"/>
    <w:rsid w:val="00AA4AC4"/>
    <w:rsid w:val="00AA5BE8"/>
    <w:rsid w:val="00AA686E"/>
    <w:rsid w:val="00AA7267"/>
    <w:rsid w:val="00AB4A68"/>
    <w:rsid w:val="00AB4B57"/>
    <w:rsid w:val="00AB55F0"/>
    <w:rsid w:val="00AC01B4"/>
    <w:rsid w:val="00AC0F91"/>
    <w:rsid w:val="00AC2089"/>
    <w:rsid w:val="00AC36B4"/>
    <w:rsid w:val="00AC7866"/>
    <w:rsid w:val="00AC79A0"/>
    <w:rsid w:val="00AD1A32"/>
    <w:rsid w:val="00AD4907"/>
    <w:rsid w:val="00AE10C0"/>
    <w:rsid w:val="00AE5DAC"/>
    <w:rsid w:val="00AE6DE8"/>
    <w:rsid w:val="00AF584B"/>
    <w:rsid w:val="00B10363"/>
    <w:rsid w:val="00B207D0"/>
    <w:rsid w:val="00B20CA7"/>
    <w:rsid w:val="00B2128D"/>
    <w:rsid w:val="00B2607A"/>
    <w:rsid w:val="00B3284C"/>
    <w:rsid w:val="00B35703"/>
    <w:rsid w:val="00B37E3B"/>
    <w:rsid w:val="00B41DAB"/>
    <w:rsid w:val="00B41FFD"/>
    <w:rsid w:val="00B461A4"/>
    <w:rsid w:val="00B47A76"/>
    <w:rsid w:val="00B54159"/>
    <w:rsid w:val="00B573A6"/>
    <w:rsid w:val="00B63E1E"/>
    <w:rsid w:val="00B71555"/>
    <w:rsid w:val="00B753CB"/>
    <w:rsid w:val="00B7557F"/>
    <w:rsid w:val="00B836D2"/>
    <w:rsid w:val="00B85083"/>
    <w:rsid w:val="00B866CA"/>
    <w:rsid w:val="00B87430"/>
    <w:rsid w:val="00B8765B"/>
    <w:rsid w:val="00B9070D"/>
    <w:rsid w:val="00B91C90"/>
    <w:rsid w:val="00B93EF1"/>
    <w:rsid w:val="00B96332"/>
    <w:rsid w:val="00B964A1"/>
    <w:rsid w:val="00B97159"/>
    <w:rsid w:val="00B97864"/>
    <w:rsid w:val="00BA3119"/>
    <w:rsid w:val="00BA3C37"/>
    <w:rsid w:val="00BA4F7A"/>
    <w:rsid w:val="00BA4F86"/>
    <w:rsid w:val="00BA5D81"/>
    <w:rsid w:val="00BA6D7A"/>
    <w:rsid w:val="00BB30EE"/>
    <w:rsid w:val="00BB7005"/>
    <w:rsid w:val="00BB724F"/>
    <w:rsid w:val="00BC2AE6"/>
    <w:rsid w:val="00BC564F"/>
    <w:rsid w:val="00BC64DA"/>
    <w:rsid w:val="00BC7947"/>
    <w:rsid w:val="00BD091D"/>
    <w:rsid w:val="00BD285F"/>
    <w:rsid w:val="00BE3983"/>
    <w:rsid w:val="00BF340F"/>
    <w:rsid w:val="00BF54E0"/>
    <w:rsid w:val="00C00813"/>
    <w:rsid w:val="00C013F8"/>
    <w:rsid w:val="00C01E1A"/>
    <w:rsid w:val="00C03396"/>
    <w:rsid w:val="00C053EF"/>
    <w:rsid w:val="00C1150F"/>
    <w:rsid w:val="00C135F2"/>
    <w:rsid w:val="00C16F33"/>
    <w:rsid w:val="00C16F9A"/>
    <w:rsid w:val="00C1794E"/>
    <w:rsid w:val="00C21469"/>
    <w:rsid w:val="00C23D5F"/>
    <w:rsid w:val="00C27BAB"/>
    <w:rsid w:val="00C3222B"/>
    <w:rsid w:val="00C32D98"/>
    <w:rsid w:val="00C4096F"/>
    <w:rsid w:val="00C44A28"/>
    <w:rsid w:val="00C44D97"/>
    <w:rsid w:val="00C474C1"/>
    <w:rsid w:val="00C47AD8"/>
    <w:rsid w:val="00C5055B"/>
    <w:rsid w:val="00C513DF"/>
    <w:rsid w:val="00C53F9A"/>
    <w:rsid w:val="00C5445F"/>
    <w:rsid w:val="00C54B23"/>
    <w:rsid w:val="00C56E30"/>
    <w:rsid w:val="00C61703"/>
    <w:rsid w:val="00C62719"/>
    <w:rsid w:val="00C62D47"/>
    <w:rsid w:val="00C62D48"/>
    <w:rsid w:val="00C64DBF"/>
    <w:rsid w:val="00C670C4"/>
    <w:rsid w:val="00C71ABD"/>
    <w:rsid w:val="00C71E11"/>
    <w:rsid w:val="00C76888"/>
    <w:rsid w:val="00C77E0A"/>
    <w:rsid w:val="00C91598"/>
    <w:rsid w:val="00C9288D"/>
    <w:rsid w:val="00CA3598"/>
    <w:rsid w:val="00CA4DB1"/>
    <w:rsid w:val="00CA4FE4"/>
    <w:rsid w:val="00CA5EC1"/>
    <w:rsid w:val="00CA740A"/>
    <w:rsid w:val="00CB00C9"/>
    <w:rsid w:val="00CB14DD"/>
    <w:rsid w:val="00CB22EC"/>
    <w:rsid w:val="00CB3374"/>
    <w:rsid w:val="00CB62E7"/>
    <w:rsid w:val="00CC5F3A"/>
    <w:rsid w:val="00CC7AB9"/>
    <w:rsid w:val="00CD6B8A"/>
    <w:rsid w:val="00CE1BCA"/>
    <w:rsid w:val="00CE24C1"/>
    <w:rsid w:val="00CE376F"/>
    <w:rsid w:val="00CE3C37"/>
    <w:rsid w:val="00CE3D5B"/>
    <w:rsid w:val="00CE42E4"/>
    <w:rsid w:val="00CE638A"/>
    <w:rsid w:val="00CE6477"/>
    <w:rsid w:val="00CE7AF2"/>
    <w:rsid w:val="00CF0F79"/>
    <w:rsid w:val="00CF0FC6"/>
    <w:rsid w:val="00CF1543"/>
    <w:rsid w:val="00CF3857"/>
    <w:rsid w:val="00CF3ECE"/>
    <w:rsid w:val="00CF4E00"/>
    <w:rsid w:val="00CF6230"/>
    <w:rsid w:val="00D000F8"/>
    <w:rsid w:val="00D02E06"/>
    <w:rsid w:val="00D0506C"/>
    <w:rsid w:val="00D067A4"/>
    <w:rsid w:val="00D0728E"/>
    <w:rsid w:val="00D12B47"/>
    <w:rsid w:val="00D13372"/>
    <w:rsid w:val="00D1405D"/>
    <w:rsid w:val="00D23BBC"/>
    <w:rsid w:val="00D2532B"/>
    <w:rsid w:val="00D25693"/>
    <w:rsid w:val="00D26DCF"/>
    <w:rsid w:val="00D27AE0"/>
    <w:rsid w:val="00D329E4"/>
    <w:rsid w:val="00D32EB3"/>
    <w:rsid w:val="00D34EF4"/>
    <w:rsid w:val="00D35D3C"/>
    <w:rsid w:val="00D40862"/>
    <w:rsid w:val="00D431C2"/>
    <w:rsid w:val="00D434B0"/>
    <w:rsid w:val="00D441AD"/>
    <w:rsid w:val="00D45E88"/>
    <w:rsid w:val="00D47D0D"/>
    <w:rsid w:val="00D52984"/>
    <w:rsid w:val="00D546E0"/>
    <w:rsid w:val="00D54DA1"/>
    <w:rsid w:val="00D5754D"/>
    <w:rsid w:val="00D578D5"/>
    <w:rsid w:val="00D611EF"/>
    <w:rsid w:val="00D6244D"/>
    <w:rsid w:val="00D62717"/>
    <w:rsid w:val="00D642FF"/>
    <w:rsid w:val="00D65FA1"/>
    <w:rsid w:val="00D66BC0"/>
    <w:rsid w:val="00D67E5B"/>
    <w:rsid w:val="00D71F67"/>
    <w:rsid w:val="00D72293"/>
    <w:rsid w:val="00D82368"/>
    <w:rsid w:val="00D84059"/>
    <w:rsid w:val="00D85A3A"/>
    <w:rsid w:val="00D85C84"/>
    <w:rsid w:val="00D95101"/>
    <w:rsid w:val="00D951D1"/>
    <w:rsid w:val="00DA445F"/>
    <w:rsid w:val="00DA744C"/>
    <w:rsid w:val="00DB3BB0"/>
    <w:rsid w:val="00DB56C2"/>
    <w:rsid w:val="00DC2AD0"/>
    <w:rsid w:val="00DC7F00"/>
    <w:rsid w:val="00DD2592"/>
    <w:rsid w:val="00DD4B3B"/>
    <w:rsid w:val="00DE0501"/>
    <w:rsid w:val="00DE4A98"/>
    <w:rsid w:val="00DE4D94"/>
    <w:rsid w:val="00DE79CE"/>
    <w:rsid w:val="00DF08A8"/>
    <w:rsid w:val="00DF4E35"/>
    <w:rsid w:val="00E0210D"/>
    <w:rsid w:val="00E0224C"/>
    <w:rsid w:val="00E04D85"/>
    <w:rsid w:val="00E06B35"/>
    <w:rsid w:val="00E168DF"/>
    <w:rsid w:val="00E17361"/>
    <w:rsid w:val="00E17D52"/>
    <w:rsid w:val="00E22DBA"/>
    <w:rsid w:val="00E32596"/>
    <w:rsid w:val="00E326DF"/>
    <w:rsid w:val="00E3328B"/>
    <w:rsid w:val="00E35A2C"/>
    <w:rsid w:val="00E37C19"/>
    <w:rsid w:val="00E41607"/>
    <w:rsid w:val="00E5118D"/>
    <w:rsid w:val="00E51FB8"/>
    <w:rsid w:val="00E54A96"/>
    <w:rsid w:val="00E658A8"/>
    <w:rsid w:val="00E70737"/>
    <w:rsid w:val="00E730EA"/>
    <w:rsid w:val="00E731B9"/>
    <w:rsid w:val="00E74FA7"/>
    <w:rsid w:val="00E75363"/>
    <w:rsid w:val="00E77C79"/>
    <w:rsid w:val="00E8191F"/>
    <w:rsid w:val="00E84254"/>
    <w:rsid w:val="00E84F79"/>
    <w:rsid w:val="00E860B2"/>
    <w:rsid w:val="00E94DBE"/>
    <w:rsid w:val="00E9761F"/>
    <w:rsid w:val="00EA0552"/>
    <w:rsid w:val="00EA1C0F"/>
    <w:rsid w:val="00EA7933"/>
    <w:rsid w:val="00EB01FA"/>
    <w:rsid w:val="00EB1DEC"/>
    <w:rsid w:val="00EB3465"/>
    <w:rsid w:val="00EB34A0"/>
    <w:rsid w:val="00EB40E3"/>
    <w:rsid w:val="00EC0A97"/>
    <w:rsid w:val="00EC18D4"/>
    <w:rsid w:val="00EC36AD"/>
    <w:rsid w:val="00EC3CA9"/>
    <w:rsid w:val="00ED2264"/>
    <w:rsid w:val="00ED7383"/>
    <w:rsid w:val="00EE1876"/>
    <w:rsid w:val="00EE2126"/>
    <w:rsid w:val="00EE3065"/>
    <w:rsid w:val="00EE3CED"/>
    <w:rsid w:val="00EE5089"/>
    <w:rsid w:val="00EE6757"/>
    <w:rsid w:val="00EF05FF"/>
    <w:rsid w:val="00EF5B2D"/>
    <w:rsid w:val="00EF64A5"/>
    <w:rsid w:val="00F02B8F"/>
    <w:rsid w:val="00F03ACF"/>
    <w:rsid w:val="00F111F9"/>
    <w:rsid w:val="00F1220E"/>
    <w:rsid w:val="00F12DBC"/>
    <w:rsid w:val="00F13AD5"/>
    <w:rsid w:val="00F16766"/>
    <w:rsid w:val="00F212A9"/>
    <w:rsid w:val="00F25F29"/>
    <w:rsid w:val="00F33AAA"/>
    <w:rsid w:val="00F36EAC"/>
    <w:rsid w:val="00F37662"/>
    <w:rsid w:val="00F418E6"/>
    <w:rsid w:val="00F45EC4"/>
    <w:rsid w:val="00F464CD"/>
    <w:rsid w:val="00F46A43"/>
    <w:rsid w:val="00F51091"/>
    <w:rsid w:val="00F51F71"/>
    <w:rsid w:val="00F52A83"/>
    <w:rsid w:val="00F557F6"/>
    <w:rsid w:val="00F635DD"/>
    <w:rsid w:val="00F66EC8"/>
    <w:rsid w:val="00F774F3"/>
    <w:rsid w:val="00F824AC"/>
    <w:rsid w:val="00F836EF"/>
    <w:rsid w:val="00F86E28"/>
    <w:rsid w:val="00F94006"/>
    <w:rsid w:val="00F94225"/>
    <w:rsid w:val="00F967F2"/>
    <w:rsid w:val="00FA6820"/>
    <w:rsid w:val="00FA76EA"/>
    <w:rsid w:val="00FB5CF1"/>
    <w:rsid w:val="00FB7489"/>
    <w:rsid w:val="00FB7C8C"/>
    <w:rsid w:val="00FC25CF"/>
    <w:rsid w:val="00FC48FC"/>
    <w:rsid w:val="00FC5CD6"/>
    <w:rsid w:val="00FC77DD"/>
    <w:rsid w:val="00FD0B67"/>
    <w:rsid w:val="00FD4D9A"/>
    <w:rsid w:val="00FD7AB5"/>
    <w:rsid w:val="00FE476A"/>
    <w:rsid w:val="00FE556E"/>
    <w:rsid w:val="00FE7ABA"/>
    <w:rsid w:val="00FF0A39"/>
    <w:rsid w:val="00FF5B89"/>
    <w:rsid w:val="102EE7CF"/>
    <w:rsid w:val="44DA99E8"/>
    <w:rsid w:val="66862128"/>
    <w:rsid w:val="74510F86"/>
    <w:rsid w:val="7817FC8A"/>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91365"/>
  <w15:docId w15:val="{EE75B945-8D5E-4E4D-B746-EAB9EE78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 w:type="character" w:styleId="Mention">
    <w:name w:val="Mention"/>
    <w:basedOn w:val="DefaultParagraphFont"/>
    <w:uiPriority w:val="99"/>
    <w:unhideWhenUsed/>
    <w:rsid w:val="0067683A"/>
    <w:rPr>
      <w:color w:val="2B579A"/>
      <w:shd w:val="clear" w:color="auto" w:fill="E1DFDD"/>
    </w:rPr>
  </w:style>
  <w:style w:type="character" w:styleId="UnresolvedMention">
    <w:name w:val="Unresolved Mention"/>
    <w:basedOn w:val="DefaultParagraphFont"/>
    <w:uiPriority w:val="99"/>
    <w:unhideWhenUsed/>
    <w:rsid w:val="003E7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ADBED-261E-4B17-BCFA-E3DAD3DBC5F5}">
  <ds:schemaRefs>
    <ds:schemaRef ds:uri="http://schemas.microsoft.com/sharepoint/v3/contenttype/forms"/>
  </ds:schemaRefs>
</ds:datastoreItem>
</file>

<file path=customXml/itemProps2.xml><?xml version="1.0" encoding="utf-8"?>
<ds:datastoreItem xmlns:ds="http://schemas.openxmlformats.org/officeDocument/2006/customXml" ds:itemID="{96E9583B-5BE8-4217-973F-142D432AA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2A2CF-B8AD-45E1-9E25-40351E34FAFE}">
  <ds:schemaRefs>
    <ds:schemaRef ds:uri="http://schemas.microsoft.com/office/2006/documentManagement/types"/>
    <ds:schemaRef ds:uri="5067c814-4b34-462c-a21d-c185ff6548d2"/>
    <ds:schemaRef ds:uri="http://schemas.openxmlformats.org/package/2006/metadata/core-properties"/>
    <ds:schemaRef ds:uri="http://purl.org/dc/elements/1.1/"/>
    <ds:schemaRef ds:uri="http://purl.org/dc/terms/"/>
    <ds:schemaRef ds:uri="785685f2-c2e1-4352-89aa-3faca8eaba52"/>
    <ds:schemaRef ds:uri="http://purl.org/dc/dcmitype/"/>
    <ds:schemaRef ds:uri="http://schemas.microsoft.com/office/2006/metadata/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92C67500-E463-4091-9546-58F8086C6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11</Pages>
  <Words>5820</Words>
  <Characters>33178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273</cp:revision>
  <cp:lastPrinted>2018-11-28T15:42:00Z</cp:lastPrinted>
  <dcterms:created xsi:type="dcterms:W3CDTF">2018-11-25T20:04:00Z</dcterms:created>
  <dcterms:modified xsi:type="dcterms:W3CDTF">2023-12-14T07:06:00Z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