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581"/>
        <w:gridCol w:w="4950"/>
      </w:tblGrid>
      <w:tr w:rsidR="0046685D" w:rsidRPr="00D65789" w14:paraId="18538DA2" w14:textId="77777777" w:rsidTr="00240A14">
        <w:trPr>
          <w:trHeight w:val="24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DA1" w14:textId="7B9E9DDC" w:rsidR="0046685D" w:rsidRPr="00D65789" w:rsidRDefault="0046685D" w:rsidP="00334911">
            <w:pPr>
              <w:rPr>
                <w:rFonts w:asciiTheme="minorHAnsi" w:hAnsiTheme="minorHAnsi"/>
              </w:rPr>
            </w:pPr>
            <w:r w:rsidRPr="006F45C3">
              <w:rPr>
                <w:rFonts w:asciiTheme="minorHAnsi" w:hAnsiTheme="minorHAnsi"/>
                <w:b/>
              </w:rPr>
              <w:t>A. System Information</w:t>
            </w:r>
          </w:p>
        </w:tc>
      </w:tr>
      <w:tr w:rsidR="00DF13C2" w:rsidRPr="00D65789" w14:paraId="18538DA6"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3" w14:textId="77777777" w:rsidR="00646881" w:rsidRPr="00D65789" w:rsidRDefault="007D047B" w:rsidP="00334911">
            <w:pPr>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2537" w:type="pct"/>
            <w:tcBorders>
              <w:top w:val="single" w:sz="4" w:space="0" w:color="auto"/>
              <w:left w:val="single" w:sz="4" w:space="0" w:color="auto"/>
              <w:bottom w:val="single" w:sz="4" w:space="0" w:color="auto"/>
              <w:right w:val="single" w:sz="4" w:space="0" w:color="auto"/>
            </w:tcBorders>
            <w:vAlign w:val="center"/>
          </w:tcPr>
          <w:p w14:paraId="18538DA4" w14:textId="3284720E" w:rsidR="00646881" w:rsidRPr="00D65789" w:rsidRDefault="00A8370A" w:rsidP="00334911">
            <w:pPr>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Identification or Name</w:t>
            </w:r>
          </w:p>
        </w:tc>
        <w:tc>
          <w:tcPr>
            <w:tcW w:w="2250" w:type="pct"/>
            <w:tcBorders>
              <w:top w:val="single" w:sz="4" w:space="0" w:color="auto"/>
              <w:left w:val="single" w:sz="4" w:space="0" w:color="auto"/>
              <w:bottom w:val="single" w:sz="4" w:space="0" w:color="auto"/>
              <w:right w:val="single" w:sz="4" w:space="0" w:color="auto"/>
            </w:tcBorders>
            <w:vAlign w:val="center"/>
          </w:tcPr>
          <w:p w14:paraId="18538DA5" w14:textId="77777777" w:rsidR="00646881" w:rsidRPr="00D65789" w:rsidRDefault="00646881" w:rsidP="00334911">
            <w:pPr>
              <w:rPr>
                <w:rFonts w:asciiTheme="minorHAnsi" w:hAnsiTheme="minorHAnsi"/>
              </w:rPr>
            </w:pPr>
          </w:p>
        </w:tc>
      </w:tr>
      <w:tr w:rsidR="00DF13C2" w:rsidRPr="00D65789" w14:paraId="18538DA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7" w14:textId="77777777" w:rsidR="00646881" w:rsidRPr="00D65789" w:rsidRDefault="007D047B" w:rsidP="00334911">
            <w:pPr>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2537" w:type="pct"/>
            <w:tcBorders>
              <w:top w:val="single" w:sz="4" w:space="0" w:color="auto"/>
              <w:left w:val="single" w:sz="4" w:space="0" w:color="auto"/>
              <w:bottom w:val="single" w:sz="4" w:space="0" w:color="auto"/>
              <w:right w:val="single" w:sz="4" w:space="0" w:color="auto"/>
            </w:tcBorders>
            <w:vAlign w:val="center"/>
          </w:tcPr>
          <w:p w14:paraId="18538DA8" w14:textId="1E1854C3" w:rsidR="00646881" w:rsidRPr="00D65789" w:rsidRDefault="00A8370A" w:rsidP="00334911">
            <w:pPr>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Location or Area Served</w:t>
            </w:r>
          </w:p>
        </w:tc>
        <w:tc>
          <w:tcPr>
            <w:tcW w:w="2250" w:type="pct"/>
            <w:tcBorders>
              <w:top w:val="single" w:sz="4" w:space="0" w:color="auto"/>
              <w:left w:val="single" w:sz="4" w:space="0" w:color="auto"/>
              <w:bottom w:val="single" w:sz="4" w:space="0" w:color="auto"/>
              <w:right w:val="single" w:sz="4" w:space="0" w:color="auto"/>
            </w:tcBorders>
            <w:vAlign w:val="center"/>
          </w:tcPr>
          <w:p w14:paraId="18538DA9" w14:textId="77777777" w:rsidR="00646881" w:rsidRPr="00D65789" w:rsidRDefault="00646881" w:rsidP="00334911">
            <w:pPr>
              <w:rPr>
                <w:rFonts w:asciiTheme="minorHAnsi" w:hAnsiTheme="minorHAnsi"/>
              </w:rPr>
            </w:pPr>
          </w:p>
        </w:tc>
      </w:tr>
      <w:tr w:rsidR="00BF5355" w:rsidRPr="00D65789" w14:paraId="02E245CD"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762E8404" w14:textId="7BEA52C2" w:rsidR="00BF5355" w:rsidRPr="00BF5355" w:rsidRDefault="00BF5355" w:rsidP="00BF5355">
            <w:pPr>
              <w:jc w:val="center"/>
              <w:rPr>
                <w:rFonts w:asciiTheme="minorHAnsi" w:hAnsiTheme="minorHAnsi"/>
              </w:rPr>
            </w:pPr>
            <w:r w:rsidRPr="00BF5355">
              <w:rPr>
                <w:rFonts w:asciiTheme="minorHAnsi" w:hAnsiTheme="minorHAnsi"/>
                <w:szCs w:val="18"/>
              </w:rPr>
              <w:t>03</w:t>
            </w:r>
          </w:p>
        </w:tc>
        <w:tc>
          <w:tcPr>
            <w:tcW w:w="2537" w:type="pct"/>
            <w:tcBorders>
              <w:top w:val="single" w:sz="4" w:space="0" w:color="auto"/>
              <w:left w:val="single" w:sz="4" w:space="0" w:color="auto"/>
              <w:bottom w:val="single" w:sz="4" w:space="0" w:color="auto"/>
              <w:right w:val="single" w:sz="4" w:space="0" w:color="auto"/>
            </w:tcBorders>
            <w:vAlign w:val="center"/>
          </w:tcPr>
          <w:p w14:paraId="718B73A7" w14:textId="387F1CFA" w:rsidR="00BF5355" w:rsidRPr="00BF5355" w:rsidRDefault="00BF5355" w:rsidP="00BF5355">
            <w:pPr>
              <w:rPr>
                <w:rFonts w:asciiTheme="minorHAnsi" w:hAnsiTheme="minorHAnsi"/>
              </w:rPr>
            </w:pPr>
            <w:r w:rsidRPr="00BF5355">
              <w:rPr>
                <w:rFonts w:asciiTheme="minorHAnsi" w:hAnsiTheme="minorHAnsi"/>
                <w:szCs w:val="18"/>
              </w:rPr>
              <w:t>Indoor Unit Name</w:t>
            </w:r>
            <w:r w:rsidR="004D0495">
              <w:rPr>
                <w:rFonts w:asciiTheme="minorHAnsi" w:hAnsiTheme="minorHAnsi"/>
                <w:szCs w:val="18"/>
              </w:rPr>
              <w:t xml:space="preserve"> or Description of Area Served</w:t>
            </w:r>
          </w:p>
        </w:tc>
        <w:tc>
          <w:tcPr>
            <w:tcW w:w="2250" w:type="pct"/>
            <w:tcBorders>
              <w:top w:val="single" w:sz="4" w:space="0" w:color="auto"/>
              <w:left w:val="single" w:sz="4" w:space="0" w:color="auto"/>
              <w:bottom w:val="single" w:sz="4" w:space="0" w:color="auto"/>
              <w:right w:val="single" w:sz="4" w:space="0" w:color="auto"/>
            </w:tcBorders>
            <w:vAlign w:val="center"/>
          </w:tcPr>
          <w:p w14:paraId="0DE0C495" w14:textId="77777777" w:rsidR="00BF5355" w:rsidRPr="00D65789" w:rsidRDefault="00BF5355" w:rsidP="00BF5355">
            <w:pPr>
              <w:rPr>
                <w:rFonts w:asciiTheme="minorHAnsi" w:hAnsiTheme="minorHAnsi"/>
              </w:rPr>
            </w:pPr>
          </w:p>
        </w:tc>
      </w:tr>
      <w:tr w:rsidR="00BF5355" w:rsidRPr="00D65789" w14:paraId="18538DAE"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B" w14:textId="0BD81D88" w:rsidR="00BF5355" w:rsidRPr="00D65789" w:rsidRDefault="00BF5355" w:rsidP="00BF5355">
            <w:pPr>
              <w:jc w:val="center"/>
              <w:rPr>
                <w:rFonts w:asciiTheme="minorHAnsi" w:hAnsiTheme="minorHAnsi"/>
              </w:rPr>
            </w:pPr>
            <w:r>
              <w:rPr>
                <w:rFonts w:asciiTheme="minorHAnsi" w:hAnsiTheme="minorHAnsi"/>
              </w:rPr>
              <w:t>04</w:t>
            </w:r>
          </w:p>
        </w:tc>
        <w:tc>
          <w:tcPr>
            <w:tcW w:w="2537" w:type="pct"/>
            <w:tcBorders>
              <w:top w:val="single" w:sz="4" w:space="0" w:color="auto"/>
              <w:left w:val="single" w:sz="4" w:space="0" w:color="auto"/>
              <w:bottom w:val="single" w:sz="4" w:space="0" w:color="auto"/>
              <w:right w:val="single" w:sz="4" w:space="0" w:color="auto"/>
            </w:tcBorders>
            <w:vAlign w:val="center"/>
          </w:tcPr>
          <w:p w14:paraId="18538DAC" w14:textId="45E3CA7E" w:rsidR="00BF5355" w:rsidRPr="00D65789" w:rsidRDefault="00BF5355" w:rsidP="00BF5355">
            <w:pPr>
              <w:rPr>
                <w:rFonts w:asciiTheme="minorHAnsi" w:hAnsiTheme="minorHAnsi"/>
              </w:rPr>
            </w:pPr>
            <w:r w:rsidRPr="006F45C3">
              <w:rPr>
                <w:rFonts w:asciiTheme="minorHAnsi" w:hAnsiTheme="minorHAnsi"/>
              </w:rPr>
              <w:t xml:space="preserve">Building Type from </w:t>
            </w:r>
            <w:del w:id="0" w:author="Alhabibi, Haider@Energy" w:date="2022-02-14T16:45:00Z">
              <w:r w:rsidDel="005A6772">
                <w:rPr>
                  <w:rFonts w:asciiTheme="minorHAnsi" w:hAnsiTheme="minorHAnsi"/>
                </w:rPr>
                <w:delText>CF1R</w:delText>
              </w:r>
            </w:del>
            <w:ins w:id="1" w:author="Alhabibi, Haider@Energy" w:date="2022-02-14T16:45:00Z">
              <w:r w:rsidR="005A6772">
                <w:rPr>
                  <w:rFonts w:asciiTheme="minorHAnsi" w:hAnsiTheme="minorHAnsi"/>
                </w:rPr>
                <w:t>LMCC</w:t>
              </w:r>
            </w:ins>
          </w:p>
        </w:tc>
        <w:tc>
          <w:tcPr>
            <w:tcW w:w="2250" w:type="pct"/>
            <w:tcBorders>
              <w:top w:val="single" w:sz="4" w:space="0" w:color="auto"/>
              <w:left w:val="single" w:sz="4" w:space="0" w:color="auto"/>
              <w:bottom w:val="single" w:sz="4" w:space="0" w:color="auto"/>
              <w:right w:val="single" w:sz="4" w:space="0" w:color="auto"/>
            </w:tcBorders>
            <w:vAlign w:val="center"/>
          </w:tcPr>
          <w:p w14:paraId="18538DAD" w14:textId="77777777" w:rsidR="00BF5355" w:rsidRPr="00D65789" w:rsidRDefault="00BF5355" w:rsidP="00BF5355">
            <w:pPr>
              <w:rPr>
                <w:rFonts w:asciiTheme="minorHAnsi" w:hAnsiTheme="minorHAnsi"/>
              </w:rPr>
            </w:pPr>
          </w:p>
        </w:tc>
      </w:tr>
      <w:tr w:rsidR="00BF5355" w:rsidRPr="00D65789" w14:paraId="18538DB2"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F" w14:textId="7CF19064" w:rsidR="00BF5355" w:rsidRPr="00D65789" w:rsidRDefault="00BF5355" w:rsidP="00BF5355">
            <w:pPr>
              <w:jc w:val="center"/>
              <w:rPr>
                <w:rFonts w:asciiTheme="minorHAnsi" w:hAnsiTheme="minorHAnsi"/>
              </w:rPr>
            </w:pPr>
            <w:r>
              <w:rPr>
                <w:rFonts w:asciiTheme="minorHAnsi" w:hAnsiTheme="minorHAnsi"/>
              </w:rPr>
              <w:t>05</w:t>
            </w:r>
          </w:p>
        </w:tc>
        <w:tc>
          <w:tcPr>
            <w:tcW w:w="2537" w:type="pct"/>
            <w:tcBorders>
              <w:top w:val="single" w:sz="4" w:space="0" w:color="auto"/>
              <w:left w:val="single" w:sz="4" w:space="0" w:color="auto"/>
              <w:bottom w:val="single" w:sz="4" w:space="0" w:color="auto"/>
              <w:right w:val="single" w:sz="4" w:space="0" w:color="auto"/>
            </w:tcBorders>
            <w:vAlign w:val="center"/>
          </w:tcPr>
          <w:p w14:paraId="18538DB0" w14:textId="4616B06A" w:rsidR="00BF5355" w:rsidRPr="00D65789" w:rsidRDefault="00BF5355" w:rsidP="00BF5355">
            <w:pPr>
              <w:rPr>
                <w:rFonts w:asciiTheme="minorHAnsi" w:hAnsiTheme="minorHAnsi"/>
              </w:rPr>
            </w:pPr>
            <w:r w:rsidRPr="006F45C3">
              <w:rPr>
                <w:rFonts w:asciiTheme="minorHAnsi" w:hAnsiTheme="minorHAnsi"/>
              </w:rPr>
              <w:t xml:space="preserve">Verified Low Leakage Ducts in Conditioned Space (VLLDCS) Credit from </w:t>
            </w:r>
            <w:del w:id="2" w:author="Alhabibi, Haider@Energy" w:date="2022-02-14T16:45:00Z">
              <w:r w:rsidDel="005A6772">
                <w:rPr>
                  <w:rFonts w:asciiTheme="minorHAnsi" w:hAnsiTheme="minorHAnsi"/>
                </w:rPr>
                <w:delText>CF1R</w:delText>
              </w:r>
            </w:del>
            <w:ins w:id="3" w:author="Alhabibi, Haider@Energy" w:date="2022-02-14T16:45:00Z">
              <w:r w:rsidR="005A6772">
                <w:rPr>
                  <w:rFonts w:asciiTheme="minorHAnsi" w:hAnsiTheme="minorHAnsi"/>
                </w:rPr>
                <w:t>LMCC</w:t>
              </w:r>
            </w:ins>
            <w:r w:rsidRPr="006F45C3">
              <w:rPr>
                <w:rFonts w:asciiTheme="minorHAnsi" w:hAnsiTheme="minorHAnsi"/>
              </w:rPr>
              <w:t>?</w:t>
            </w:r>
          </w:p>
        </w:tc>
        <w:tc>
          <w:tcPr>
            <w:tcW w:w="2250" w:type="pct"/>
            <w:tcBorders>
              <w:top w:val="single" w:sz="4" w:space="0" w:color="auto"/>
              <w:left w:val="single" w:sz="4" w:space="0" w:color="auto"/>
              <w:bottom w:val="single" w:sz="4" w:space="0" w:color="auto"/>
              <w:right w:val="single" w:sz="4" w:space="0" w:color="auto"/>
            </w:tcBorders>
            <w:vAlign w:val="center"/>
          </w:tcPr>
          <w:p w14:paraId="18538DB1" w14:textId="77777777" w:rsidR="00BF5355" w:rsidRPr="00D65789" w:rsidRDefault="00BF5355" w:rsidP="00BF5355">
            <w:pPr>
              <w:rPr>
                <w:rFonts w:asciiTheme="minorHAnsi" w:hAnsiTheme="minorHAnsi"/>
              </w:rPr>
            </w:pPr>
          </w:p>
        </w:tc>
      </w:tr>
      <w:tr w:rsidR="00BF5355" w:rsidRPr="00D65789" w14:paraId="18538DB6"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B3" w14:textId="5A3D500D" w:rsidR="00BF5355" w:rsidRPr="00D65789" w:rsidRDefault="00BF5355" w:rsidP="00BF5355">
            <w:pPr>
              <w:jc w:val="center"/>
              <w:rPr>
                <w:rFonts w:asciiTheme="minorHAnsi" w:hAnsiTheme="minorHAnsi"/>
              </w:rPr>
            </w:pPr>
            <w:r>
              <w:rPr>
                <w:rFonts w:asciiTheme="minorHAnsi" w:hAnsiTheme="minorHAnsi"/>
              </w:rPr>
              <w:t>06</w:t>
            </w:r>
          </w:p>
        </w:tc>
        <w:tc>
          <w:tcPr>
            <w:tcW w:w="2537" w:type="pct"/>
            <w:tcBorders>
              <w:top w:val="single" w:sz="4" w:space="0" w:color="auto"/>
              <w:left w:val="single" w:sz="4" w:space="0" w:color="auto"/>
              <w:bottom w:val="single" w:sz="4" w:space="0" w:color="auto"/>
              <w:right w:val="single" w:sz="4" w:space="0" w:color="auto"/>
            </w:tcBorders>
            <w:vAlign w:val="center"/>
          </w:tcPr>
          <w:p w14:paraId="18538DB4" w14:textId="240907D9" w:rsidR="00BF5355" w:rsidRPr="00D65789" w:rsidRDefault="00BF5355" w:rsidP="00BF5355">
            <w:pPr>
              <w:spacing w:before="120"/>
              <w:rPr>
                <w:rFonts w:asciiTheme="minorHAnsi" w:hAnsiTheme="minorHAnsi"/>
              </w:rPr>
            </w:pPr>
            <w:r w:rsidRPr="006F45C3">
              <w:rPr>
                <w:rFonts w:asciiTheme="minorHAnsi" w:hAnsiTheme="minorHAnsi"/>
              </w:rPr>
              <w:t xml:space="preserve">Verified Low Leakage Air-handling Unit Credit from </w:t>
            </w:r>
            <w:del w:id="4" w:author="Alhabibi, Haider@Energy" w:date="2022-02-14T16:45:00Z">
              <w:r w:rsidDel="005A6772">
                <w:rPr>
                  <w:rFonts w:asciiTheme="minorHAnsi" w:hAnsiTheme="minorHAnsi"/>
                </w:rPr>
                <w:delText>CF1R</w:delText>
              </w:r>
            </w:del>
            <w:ins w:id="5" w:author="Alhabibi, Haider@Energy" w:date="2022-02-14T16:45:00Z">
              <w:r w:rsidR="005A6772">
                <w:rPr>
                  <w:rFonts w:asciiTheme="minorHAnsi" w:hAnsiTheme="minorHAnsi"/>
                </w:rPr>
                <w:t>LMCC</w:t>
              </w:r>
            </w:ins>
            <w:r w:rsidRPr="006F45C3">
              <w:rPr>
                <w:rFonts w:asciiTheme="minorHAnsi" w:hAnsiTheme="minorHAnsi"/>
              </w:rPr>
              <w:t>?</w:t>
            </w:r>
          </w:p>
        </w:tc>
        <w:tc>
          <w:tcPr>
            <w:tcW w:w="2250" w:type="pct"/>
            <w:tcBorders>
              <w:top w:val="single" w:sz="4" w:space="0" w:color="auto"/>
              <w:left w:val="single" w:sz="4" w:space="0" w:color="auto"/>
              <w:bottom w:val="single" w:sz="4" w:space="0" w:color="auto"/>
              <w:right w:val="single" w:sz="4" w:space="0" w:color="auto"/>
            </w:tcBorders>
            <w:vAlign w:val="center"/>
          </w:tcPr>
          <w:p w14:paraId="18538DB5" w14:textId="77777777" w:rsidR="00BF5355" w:rsidRPr="00D65789" w:rsidRDefault="00BF5355" w:rsidP="00BF5355">
            <w:pPr>
              <w:rPr>
                <w:rFonts w:asciiTheme="minorHAnsi" w:hAnsiTheme="minorHAnsi"/>
              </w:rPr>
            </w:pPr>
          </w:p>
        </w:tc>
      </w:tr>
      <w:tr w:rsidR="00BF5355" w:rsidRPr="00D65789" w14:paraId="18538DB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B7" w14:textId="7D34E925" w:rsidR="00BF5355" w:rsidRPr="00D65789" w:rsidRDefault="00BF5355" w:rsidP="00BF5355">
            <w:pPr>
              <w:jc w:val="center"/>
              <w:rPr>
                <w:rFonts w:asciiTheme="minorHAnsi" w:hAnsiTheme="minorHAnsi"/>
              </w:rPr>
            </w:pPr>
            <w:r>
              <w:rPr>
                <w:rFonts w:asciiTheme="minorHAnsi" w:hAnsiTheme="minorHAnsi"/>
              </w:rPr>
              <w:t>07</w:t>
            </w:r>
          </w:p>
        </w:tc>
        <w:tc>
          <w:tcPr>
            <w:tcW w:w="2537" w:type="pct"/>
            <w:tcBorders>
              <w:top w:val="single" w:sz="4" w:space="0" w:color="auto"/>
              <w:left w:val="single" w:sz="4" w:space="0" w:color="auto"/>
              <w:bottom w:val="single" w:sz="4" w:space="0" w:color="auto"/>
              <w:right w:val="single" w:sz="4" w:space="0" w:color="auto"/>
            </w:tcBorders>
            <w:vAlign w:val="center"/>
          </w:tcPr>
          <w:p w14:paraId="18538DB8" w14:textId="756865DF" w:rsidR="00BF5355" w:rsidRPr="00D65789" w:rsidRDefault="00BF5355" w:rsidP="00BF5355">
            <w:pPr>
              <w:rPr>
                <w:rFonts w:asciiTheme="minorHAnsi" w:hAnsiTheme="minorHAnsi"/>
              </w:rPr>
            </w:pPr>
            <w:r w:rsidRPr="006F45C3">
              <w:rPr>
                <w:rFonts w:asciiTheme="minorHAnsi" w:hAnsiTheme="minorHAnsi"/>
              </w:rPr>
              <w:t xml:space="preserve">Duct System </w:t>
            </w:r>
            <w:r>
              <w:rPr>
                <w:rFonts w:asciiTheme="minorHAnsi" w:hAnsiTheme="minorHAnsi"/>
              </w:rPr>
              <w:t>Compliance Category</w:t>
            </w:r>
          </w:p>
        </w:tc>
        <w:tc>
          <w:tcPr>
            <w:tcW w:w="2250" w:type="pct"/>
            <w:tcBorders>
              <w:top w:val="single" w:sz="4" w:space="0" w:color="auto"/>
              <w:left w:val="single" w:sz="4" w:space="0" w:color="auto"/>
              <w:bottom w:val="single" w:sz="4" w:space="0" w:color="auto"/>
              <w:right w:val="single" w:sz="4" w:space="0" w:color="auto"/>
            </w:tcBorders>
            <w:vAlign w:val="center"/>
          </w:tcPr>
          <w:p w14:paraId="18538DB9" w14:textId="77777777" w:rsidR="00BF5355" w:rsidRPr="00D65789" w:rsidRDefault="00BF5355" w:rsidP="00BF5355">
            <w:pPr>
              <w:rPr>
                <w:rFonts w:asciiTheme="minorHAnsi" w:hAnsiTheme="minorHAnsi"/>
              </w:rPr>
            </w:pPr>
          </w:p>
        </w:tc>
      </w:tr>
      <w:tr w:rsidR="00BF5355" w:rsidRPr="00D65789" w14:paraId="2361999F"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3E9407C9" w14:textId="3675B6D2" w:rsidR="00BF5355" w:rsidRPr="00537DC1" w:rsidRDefault="00BF5355" w:rsidP="00BF5355">
            <w:pPr>
              <w:jc w:val="center"/>
              <w:rPr>
                <w:rFonts w:asciiTheme="minorHAnsi" w:hAnsiTheme="minorHAnsi"/>
              </w:rPr>
            </w:pPr>
            <w:r w:rsidRPr="00537DC1">
              <w:rPr>
                <w:rFonts w:asciiTheme="minorHAnsi" w:hAnsiTheme="minorHAnsi"/>
                <w:szCs w:val="18"/>
              </w:rPr>
              <w:t>08</w:t>
            </w:r>
          </w:p>
        </w:tc>
        <w:tc>
          <w:tcPr>
            <w:tcW w:w="2537" w:type="pct"/>
            <w:tcBorders>
              <w:top w:val="single" w:sz="4" w:space="0" w:color="auto"/>
              <w:left w:val="single" w:sz="4" w:space="0" w:color="auto"/>
              <w:bottom w:val="single" w:sz="4" w:space="0" w:color="auto"/>
              <w:right w:val="single" w:sz="4" w:space="0" w:color="auto"/>
            </w:tcBorders>
            <w:vAlign w:val="center"/>
          </w:tcPr>
          <w:p w14:paraId="4FFB7E3B" w14:textId="5CF36EA1" w:rsidR="00BF5355" w:rsidRPr="00537DC1" w:rsidRDefault="00BF5355" w:rsidP="00BF5355">
            <w:pPr>
              <w:rPr>
                <w:rFonts w:asciiTheme="minorHAnsi" w:hAnsiTheme="minorHAnsi"/>
              </w:rPr>
            </w:pPr>
            <w:r w:rsidRPr="00537DC1">
              <w:rPr>
                <w:rFonts w:asciiTheme="minorHAnsi" w:hAnsiTheme="minorHAnsi"/>
                <w:szCs w:val="18"/>
              </w:rPr>
              <w:t>Any portions of Duct Located in Garage?</w:t>
            </w:r>
          </w:p>
        </w:tc>
        <w:tc>
          <w:tcPr>
            <w:tcW w:w="2250" w:type="pct"/>
            <w:tcBorders>
              <w:top w:val="single" w:sz="4" w:space="0" w:color="auto"/>
              <w:left w:val="single" w:sz="4" w:space="0" w:color="auto"/>
              <w:bottom w:val="single" w:sz="4" w:space="0" w:color="auto"/>
              <w:right w:val="single" w:sz="4" w:space="0" w:color="auto"/>
            </w:tcBorders>
            <w:vAlign w:val="center"/>
          </w:tcPr>
          <w:p w14:paraId="7E266E47" w14:textId="77777777" w:rsidR="00BF5355" w:rsidRPr="00D65789" w:rsidRDefault="00BF5355" w:rsidP="00BF5355">
            <w:pPr>
              <w:rPr>
                <w:rFonts w:asciiTheme="minorHAnsi" w:hAnsiTheme="minorHAnsi"/>
              </w:rPr>
            </w:pPr>
          </w:p>
        </w:tc>
      </w:tr>
      <w:tr w:rsidR="004D0495" w:rsidRPr="00D65789" w14:paraId="73C1BDD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2ADDCBC" w14:textId="50A8E3A2" w:rsidR="004D0495" w:rsidRPr="00537DC1" w:rsidRDefault="004D0495" w:rsidP="004D0495">
            <w:pPr>
              <w:jc w:val="center"/>
              <w:rPr>
                <w:rFonts w:asciiTheme="minorHAnsi" w:hAnsiTheme="minorHAnsi"/>
                <w:szCs w:val="18"/>
              </w:rPr>
            </w:pPr>
            <w:r>
              <w:rPr>
                <w:rFonts w:asciiTheme="minorHAnsi" w:hAnsiTheme="minorHAnsi"/>
              </w:rPr>
              <w:t>09</w:t>
            </w:r>
          </w:p>
        </w:tc>
        <w:tc>
          <w:tcPr>
            <w:tcW w:w="2537" w:type="pct"/>
            <w:tcBorders>
              <w:top w:val="single" w:sz="4" w:space="0" w:color="auto"/>
              <w:left w:val="single" w:sz="4" w:space="0" w:color="auto"/>
              <w:bottom w:val="single" w:sz="4" w:space="0" w:color="auto"/>
              <w:right w:val="single" w:sz="4" w:space="0" w:color="auto"/>
            </w:tcBorders>
            <w:vAlign w:val="center"/>
          </w:tcPr>
          <w:p w14:paraId="22F9F489" w14:textId="7A31931E" w:rsidR="004D0495" w:rsidRPr="00537DC1" w:rsidRDefault="004D0495" w:rsidP="004D0495">
            <w:pPr>
              <w:rPr>
                <w:rFonts w:asciiTheme="minorHAnsi" w:hAnsiTheme="minorHAnsi"/>
                <w:szCs w:val="18"/>
              </w:rPr>
            </w:pPr>
            <w:r>
              <w:rPr>
                <w:rFonts w:asciiTheme="minorHAnsi" w:hAnsiTheme="minorHAnsi"/>
              </w:rPr>
              <w:t>Is the system type Small Duct High Velocity (SDHV)?</w:t>
            </w:r>
          </w:p>
        </w:tc>
        <w:tc>
          <w:tcPr>
            <w:tcW w:w="2250" w:type="pct"/>
            <w:tcBorders>
              <w:top w:val="single" w:sz="4" w:space="0" w:color="auto"/>
              <w:left w:val="single" w:sz="4" w:space="0" w:color="auto"/>
              <w:bottom w:val="single" w:sz="4" w:space="0" w:color="auto"/>
              <w:right w:val="single" w:sz="4" w:space="0" w:color="auto"/>
            </w:tcBorders>
            <w:vAlign w:val="center"/>
          </w:tcPr>
          <w:p w14:paraId="6A26F63F" w14:textId="3E5634A9" w:rsidR="004D0495" w:rsidRPr="00D65789" w:rsidRDefault="004D0495" w:rsidP="004D0495">
            <w:pPr>
              <w:rPr>
                <w:rFonts w:asciiTheme="minorHAnsi" w:hAnsiTheme="minorHAnsi"/>
              </w:rPr>
            </w:pPr>
          </w:p>
        </w:tc>
      </w:tr>
    </w:tbl>
    <w:p w14:paraId="56FAACCA" w14:textId="77777777" w:rsidR="006E6564" w:rsidRPr="0046685D" w:rsidRDefault="006E6564">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999"/>
      </w:tblGrid>
      <w:tr w:rsidR="0046685D" w:rsidRPr="00D65789" w14:paraId="18538DBF" w14:textId="77777777" w:rsidTr="00240A14">
        <w:trPr>
          <w:trHeight w:val="359"/>
        </w:trPr>
        <w:tc>
          <w:tcPr>
            <w:tcW w:w="5000" w:type="pct"/>
            <w:tcBorders>
              <w:top w:val="single" w:sz="4" w:space="0" w:color="auto"/>
              <w:left w:val="single" w:sz="4" w:space="0" w:color="auto"/>
              <w:bottom w:val="single" w:sz="4" w:space="0" w:color="auto"/>
              <w:right w:val="single" w:sz="4" w:space="0" w:color="auto"/>
            </w:tcBorders>
            <w:vAlign w:val="center"/>
          </w:tcPr>
          <w:p w14:paraId="18538DBE" w14:textId="3A4BBD2B" w:rsidR="0046685D" w:rsidRPr="00D65789" w:rsidRDefault="0046685D" w:rsidP="0046685D">
            <w:pPr>
              <w:rPr>
                <w:rFonts w:asciiTheme="minorHAnsi" w:hAnsiTheme="minorHAnsi"/>
              </w:rPr>
            </w:pPr>
            <w:r w:rsidRPr="001D2E44">
              <w:rPr>
                <w:rFonts w:asciiTheme="minorHAnsi" w:hAnsiTheme="minorHAnsi"/>
                <w:b/>
              </w:rPr>
              <w:t>MCH-20</w:t>
            </w:r>
            <w:r>
              <w:rPr>
                <w:rFonts w:asciiTheme="minorHAnsi" w:hAnsiTheme="minorHAnsi"/>
                <w:b/>
              </w:rPr>
              <w:t>b</w:t>
            </w:r>
            <w:r w:rsidRPr="006F45C3">
              <w:rPr>
                <w:rFonts w:asciiTheme="minorHAnsi" w:hAnsiTheme="minorHAnsi"/>
                <w:b/>
              </w:rPr>
              <w:t xml:space="preserve"> - Low Leakage Ducts in Conditioned Space</w:t>
            </w:r>
          </w:p>
        </w:tc>
      </w:tr>
    </w:tbl>
    <w:p w14:paraId="69C3A2DD" w14:textId="77777777" w:rsidR="006E6564" w:rsidRPr="00D65789" w:rsidRDefault="006E6564">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5581"/>
        <w:gridCol w:w="4950"/>
      </w:tblGrid>
      <w:tr w:rsidR="00646881" w:rsidRPr="00D65789" w14:paraId="18538DC2" w14:textId="77777777" w:rsidTr="003D50DA">
        <w:trPr>
          <w:trHeight w:val="269"/>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DC1" w14:textId="77777777" w:rsidR="00646881" w:rsidRPr="00D65789" w:rsidRDefault="006F45C3" w:rsidP="0046685D">
            <w:pPr>
              <w:keepNext/>
              <w:rPr>
                <w:rFonts w:asciiTheme="minorHAnsi" w:hAnsiTheme="minorHAnsi"/>
                <w:b/>
              </w:rPr>
            </w:pPr>
            <w:r w:rsidRPr="006F45C3">
              <w:rPr>
                <w:rFonts w:asciiTheme="minorHAnsi" w:hAnsiTheme="minorHAnsi"/>
                <w:b/>
              </w:rPr>
              <w:t>B. Duct Leakage Diagnostic Test</w:t>
            </w:r>
          </w:p>
        </w:tc>
      </w:tr>
      <w:tr w:rsidR="001444DA" w:rsidRPr="00D65789" w14:paraId="18538DC6"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3" w14:textId="77777777" w:rsidR="001444DA" w:rsidRPr="00D65789" w:rsidRDefault="007D047B" w:rsidP="00334911">
            <w:pPr>
              <w:keepNext/>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2537" w:type="pct"/>
            <w:tcBorders>
              <w:top w:val="single" w:sz="4" w:space="0" w:color="auto"/>
              <w:left w:val="single" w:sz="4" w:space="0" w:color="auto"/>
              <w:bottom w:val="single" w:sz="4" w:space="0" w:color="auto"/>
              <w:right w:val="single" w:sz="4" w:space="0" w:color="auto"/>
            </w:tcBorders>
            <w:vAlign w:val="center"/>
          </w:tcPr>
          <w:p w14:paraId="18538DC4" w14:textId="20B66B7C" w:rsidR="001444DA" w:rsidRPr="00D65789" w:rsidRDefault="006F45C3" w:rsidP="00F83A9C">
            <w:pPr>
              <w:keepNext/>
              <w:rPr>
                <w:rFonts w:asciiTheme="minorHAnsi" w:hAnsiTheme="minorHAnsi"/>
              </w:rPr>
            </w:pPr>
            <w:r w:rsidRPr="006F45C3">
              <w:rPr>
                <w:rFonts w:asciiTheme="minorHAnsi" w:hAnsiTheme="minorHAnsi"/>
              </w:rPr>
              <w:t>System compliance with visual inspection per RA3.1.4.1.3?</w:t>
            </w:r>
          </w:p>
        </w:tc>
        <w:tc>
          <w:tcPr>
            <w:tcW w:w="2250" w:type="pct"/>
            <w:tcBorders>
              <w:top w:val="single" w:sz="4" w:space="0" w:color="auto"/>
              <w:left w:val="single" w:sz="4" w:space="0" w:color="auto"/>
              <w:bottom w:val="single" w:sz="4" w:space="0" w:color="auto"/>
              <w:right w:val="single" w:sz="4" w:space="0" w:color="auto"/>
            </w:tcBorders>
            <w:vAlign w:val="center"/>
          </w:tcPr>
          <w:p w14:paraId="18538DC5" w14:textId="77777777" w:rsidR="003B0341" w:rsidRPr="00D65789" w:rsidRDefault="003B0341" w:rsidP="001444DA">
            <w:pPr>
              <w:keepNext/>
              <w:rPr>
                <w:rFonts w:asciiTheme="minorHAnsi" w:hAnsiTheme="minorHAnsi"/>
              </w:rPr>
            </w:pPr>
          </w:p>
        </w:tc>
      </w:tr>
      <w:tr w:rsidR="00646881" w:rsidRPr="00D65789" w14:paraId="18538DC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7" w14:textId="77777777" w:rsidR="00646881" w:rsidRPr="00D65789" w:rsidRDefault="007D047B" w:rsidP="00334911">
            <w:pPr>
              <w:keepNext/>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2537" w:type="pct"/>
            <w:tcBorders>
              <w:top w:val="single" w:sz="4" w:space="0" w:color="auto"/>
              <w:left w:val="single" w:sz="4" w:space="0" w:color="auto"/>
              <w:bottom w:val="single" w:sz="4" w:space="0" w:color="auto"/>
              <w:right w:val="single" w:sz="4" w:space="0" w:color="auto"/>
            </w:tcBorders>
            <w:vAlign w:val="center"/>
          </w:tcPr>
          <w:p w14:paraId="18538DC8" w14:textId="13C969C0" w:rsidR="00646881" w:rsidRPr="00D65789" w:rsidRDefault="00085E25" w:rsidP="00334911">
            <w:pPr>
              <w:keepNext/>
              <w:rPr>
                <w:rFonts w:asciiTheme="minorHAnsi" w:hAnsiTheme="minorHAnsi"/>
              </w:rPr>
            </w:pPr>
            <w:r>
              <w:rPr>
                <w:rFonts w:asciiTheme="minorHAnsi" w:hAnsiTheme="minorHAnsi"/>
              </w:rPr>
              <w:t>Duct Leakage Test Conditions</w:t>
            </w:r>
          </w:p>
        </w:tc>
        <w:tc>
          <w:tcPr>
            <w:tcW w:w="2250" w:type="pct"/>
            <w:tcBorders>
              <w:top w:val="single" w:sz="4" w:space="0" w:color="auto"/>
              <w:left w:val="single" w:sz="4" w:space="0" w:color="auto"/>
              <w:bottom w:val="single" w:sz="4" w:space="0" w:color="auto"/>
              <w:right w:val="single" w:sz="4" w:space="0" w:color="auto"/>
            </w:tcBorders>
            <w:vAlign w:val="center"/>
          </w:tcPr>
          <w:p w14:paraId="18538DC9" w14:textId="77777777" w:rsidR="00646881" w:rsidRPr="00D65789" w:rsidRDefault="00646881" w:rsidP="001444DA">
            <w:pPr>
              <w:keepNext/>
              <w:rPr>
                <w:rFonts w:asciiTheme="minorHAnsi" w:hAnsiTheme="minorHAnsi"/>
              </w:rPr>
            </w:pPr>
          </w:p>
        </w:tc>
      </w:tr>
      <w:tr w:rsidR="00646881" w:rsidRPr="00D65789" w14:paraId="18538DCE"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B" w14:textId="77777777" w:rsidR="00646881" w:rsidRPr="00D65789" w:rsidRDefault="007D047B" w:rsidP="00334911">
            <w:pPr>
              <w:keepNext/>
              <w:jc w:val="center"/>
              <w:rPr>
                <w:rFonts w:asciiTheme="minorHAnsi" w:hAnsiTheme="minorHAnsi"/>
              </w:rPr>
            </w:pPr>
            <w:r>
              <w:rPr>
                <w:rFonts w:asciiTheme="minorHAnsi" w:hAnsiTheme="minorHAnsi"/>
              </w:rPr>
              <w:t>0</w:t>
            </w:r>
            <w:r w:rsidR="006F45C3" w:rsidRPr="006F45C3">
              <w:rPr>
                <w:rFonts w:asciiTheme="minorHAnsi" w:hAnsiTheme="minorHAnsi"/>
              </w:rPr>
              <w:t>3</w:t>
            </w:r>
          </w:p>
        </w:tc>
        <w:tc>
          <w:tcPr>
            <w:tcW w:w="2537" w:type="pct"/>
            <w:tcBorders>
              <w:top w:val="single" w:sz="4" w:space="0" w:color="auto"/>
              <w:left w:val="single" w:sz="4" w:space="0" w:color="auto"/>
              <w:bottom w:val="single" w:sz="4" w:space="0" w:color="auto"/>
              <w:right w:val="single" w:sz="4" w:space="0" w:color="auto"/>
            </w:tcBorders>
            <w:vAlign w:val="center"/>
          </w:tcPr>
          <w:p w14:paraId="18538DCC" w14:textId="30EA94F0" w:rsidR="00646881" w:rsidRPr="00D65789" w:rsidRDefault="006F45C3" w:rsidP="00334911">
            <w:pPr>
              <w:keepNext/>
              <w:rPr>
                <w:rFonts w:asciiTheme="minorHAnsi" w:hAnsiTheme="minorHAnsi"/>
              </w:rPr>
            </w:pPr>
            <w:r w:rsidRPr="006F45C3">
              <w:rPr>
                <w:rFonts w:asciiTheme="minorHAnsi" w:hAnsiTheme="minorHAnsi"/>
              </w:rPr>
              <w:t>Duct Leakage Test Method</w:t>
            </w:r>
          </w:p>
        </w:tc>
        <w:tc>
          <w:tcPr>
            <w:tcW w:w="2250" w:type="pct"/>
            <w:tcBorders>
              <w:top w:val="single" w:sz="4" w:space="0" w:color="auto"/>
              <w:left w:val="single" w:sz="4" w:space="0" w:color="auto"/>
              <w:bottom w:val="single" w:sz="4" w:space="0" w:color="auto"/>
              <w:right w:val="single" w:sz="4" w:space="0" w:color="auto"/>
            </w:tcBorders>
            <w:vAlign w:val="center"/>
          </w:tcPr>
          <w:p w14:paraId="18538DCD" w14:textId="77777777" w:rsidR="00646881" w:rsidRPr="00D65789" w:rsidRDefault="00646881" w:rsidP="0081720E">
            <w:pPr>
              <w:keepNext/>
              <w:rPr>
                <w:rFonts w:asciiTheme="minorHAnsi" w:hAnsiTheme="minorHAnsi"/>
              </w:rPr>
            </w:pPr>
          </w:p>
        </w:tc>
      </w:tr>
      <w:tr w:rsidR="00646881" w:rsidRPr="00D65789" w14:paraId="18538DD2"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F" w14:textId="77777777" w:rsidR="00646881" w:rsidRPr="00D65789" w:rsidRDefault="007D047B" w:rsidP="00334911">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4</w:t>
            </w:r>
          </w:p>
        </w:tc>
        <w:tc>
          <w:tcPr>
            <w:tcW w:w="2537" w:type="pct"/>
            <w:tcBorders>
              <w:top w:val="single" w:sz="4" w:space="0" w:color="auto"/>
              <w:left w:val="single" w:sz="4" w:space="0" w:color="auto"/>
              <w:bottom w:val="single" w:sz="4" w:space="0" w:color="auto"/>
              <w:right w:val="single" w:sz="4" w:space="0" w:color="auto"/>
            </w:tcBorders>
            <w:vAlign w:val="center"/>
          </w:tcPr>
          <w:p w14:paraId="18538DD0" w14:textId="326078C8" w:rsidR="00646881" w:rsidRPr="00D65789" w:rsidRDefault="006F45C3" w:rsidP="00334911">
            <w:pPr>
              <w:keepNext/>
              <w:rPr>
                <w:rFonts w:asciiTheme="minorHAnsi" w:hAnsiTheme="minorHAnsi"/>
              </w:rPr>
            </w:pPr>
            <w:r w:rsidRPr="006F45C3">
              <w:rPr>
                <w:rFonts w:asciiTheme="minorHAnsi" w:hAnsiTheme="minorHAnsi"/>
              </w:rPr>
              <w:t>Target Allowable Duct Leakage Rate (cfm)</w:t>
            </w:r>
          </w:p>
        </w:tc>
        <w:tc>
          <w:tcPr>
            <w:tcW w:w="2250" w:type="pct"/>
            <w:tcBorders>
              <w:top w:val="single" w:sz="4" w:space="0" w:color="auto"/>
              <w:left w:val="single" w:sz="4" w:space="0" w:color="auto"/>
              <w:bottom w:val="single" w:sz="4" w:space="0" w:color="auto"/>
              <w:right w:val="single" w:sz="4" w:space="0" w:color="auto"/>
            </w:tcBorders>
            <w:vAlign w:val="center"/>
          </w:tcPr>
          <w:p w14:paraId="18538DD1" w14:textId="77777777" w:rsidR="00646881" w:rsidRPr="00D65789" w:rsidRDefault="00646881" w:rsidP="00334911">
            <w:pPr>
              <w:keepNext/>
              <w:rPr>
                <w:rFonts w:asciiTheme="minorHAnsi" w:hAnsiTheme="minorHAnsi"/>
              </w:rPr>
            </w:pPr>
          </w:p>
        </w:tc>
      </w:tr>
      <w:tr w:rsidR="00646881" w:rsidRPr="00D65789" w14:paraId="18538DD6" w14:textId="77777777" w:rsidTr="00F83A9C">
        <w:trPr>
          <w:trHeight w:val="432"/>
        </w:trPr>
        <w:tc>
          <w:tcPr>
            <w:tcW w:w="213" w:type="pct"/>
            <w:vAlign w:val="center"/>
          </w:tcPr>
          <w:p w14:paraId="18538DD3" w14:textId="77777777" w:rsidR="00646881" w:rsidRPr="00D65789" w:rsidRDefault="007D047B" w:rsidP="00334911">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5</w:t>
            </w:r>
          </w:p>
        </w:tc>
        <w:tc>
          <w:tcPr>
            <w:tcW w:w="2537" w:type="pct"/>
            <w:shd w:val="clear" w:color="auto" w:fill="auto"/>
            <w:vAlign w:val="center"/>
          </w:tcPr>
          <w:p w14:paraId="18538DD4" w14:textId="3A064FF9" w:rsidR="00646881" w:rsidRPr="00D65789" w:rsidRDefault="006F45C3" w:rsidP="00F83A9C">
            <w:pPr>
              <w:keepNext/>
              <w:rPr>
                <w:rFonts w:asciiTheme="minorHAnsi" w:hAnsiTheme="minorHAnsi"/>
                <w:b/>
              </w:rPr>
            </w:pPr>
            <w:r w:rsidRPr="006F45C3">
              <w:rPr>
                <w:rFonts w:asciiTheme="minorHAnsi" w:hAnsiTheme="minorHAnsi"/>
              </w:rPr>
              <w:t xml:space="preserve">Actual </w:t>
            </w:r>
            <w:r w:rsidR="00240A14">
              <w:rPr>
                <w:rFonts w:asciiTheme="minorHAnsi" w:hAnsiTheme="minorHAnsi"/>
              </w:rPr>
              <w:t>D</w:t>
            </w:r>
            <w:r w:rsidRPr="006F45C3">
              <w:rPr>
                <w:rFonts w:asciiTheme="minorHAnsi" w:hAnsiTheme="minorHAnsi"/>
              </w:rPr>
              <w:t xml:space="preserve">uct </w:t>
            </w:r>
            <w:r w:rsidR="00240A14">
              <w:rPr>
                <w:rFonts w:asciiTheme="minorHAnsi" w:hAnsiTheme="minorHAnsi"/>
              </w:rPr>
              <w:t>L</w:t>
            </w:r>
            <w:r w:rsidRPr="006F45C3">
              <w:rPr>
                <w:rFonts w:asciiTheme="minorHAnsi" w:hAnsiTheme="minorHAnsi"/>
              </w:rPr>
              <w:t xml:space="preserve">eakage </w:t>
            </w:r>
            <w:r w:rsidR="00240A14">
              <w:rPr>
                <w:rFonts w:asciiTheme="minorHAnsi" w:hAnsiTheme="minorHAnsi"/>
              </w:rPr>
              <w:t>R</w:t>
            </w:r>
            <w:r w:rsidRPr="006F45C3">
              <w:rPr>
                <w:rFonts w:asciiTheme="minorHAnsi" w:hAnsiTheme="minorHAnsi"/>
              </w:rPr>
              <w:t xml:space="preserve">ate from </w:t>
            </w:r>
            <w:r w:rsidR="00240A14">
              <w:rPr>
                <w:rFonts w:asciiTheme="minorHAnsi" w:hAnsiTheme="minorHAnsi"/>
              </w:rPr>
              <w:t>L</w:t>
            </w:r>
            <w:r w:rsidRPr="006F45C3">
              <w:rPr>
                <w:rFonts w:asciiTheme="minorHAnsi" w:hAnsiTheme="minorHAnsi"/>
              </w:rPr>
              <w:t xml:space="preserve">eakage </w:t>
            </w:r>
            <w:r w:rsidR="00240A14">
              <w:rPr>
                <w:rFonts w:asciiTheme="minorHAnsi" w:hAnsiTheme="minorHAnsi"/>
              </w:rPr>
              <w:t>T</w:t>
            </w:r>
            <w:r w:rsidRPr="006F45C3">
              <w:rPr>
                <w:rFonts w:asciiTheme="minorHAnsi" w:hAnsiTheme="minorHAnsi"/>
              </w:rPr>
              <w:t xml:space="preserve">est </w:t>
            </w:r>
            <w:r w:rsidR="00240A14">
              <w:rPr>
                <w:rFonts w:asciiTheme="minorHAnsi" w:hAnsiTheme="minorHAnsi"/>
              </w:rPr>
              <w:t>M</w:t>
            </w:r>
            <w:r w:rsidRPr="006F45C3">
              <w:rPr>
                <w:rFonts w:asciiTheme="minorHAnsi" w:hAnsiTheme="minorHAnsi"/>
              </w:rPr>
              <w:t>easurement (cfm)</w:t>
            </w:r>
          </w:p>
        </w:tc>
        <w:tc>
          <w:tcPr>
            <w:tcW w:w="2250" w:type="pct"/>
            <w:shd w:val="clear" w:color="auto" w:fill="auto"/>
          </w:tcPr>
          <w:p w14:paraId="18538DD5" w14:textId="77777777" w:rsidR="00646881" w:rsidRPr="00D65789" w:rsidRDefault="00646881" w:rsidP="00334911">
            <w:pPr>
              <w:keepNext/>
              <w:rPr>
                <w:rFonts w:asciiTheme="minorHAnsi" w:hAnsiTheme="minorHAnsi"/>
              </w:rPr>
            </w:pPr>
          </w:p>
        </w:tc>
      </w:tr>
      <w:tr w:rsidR="0046685D" w:rsidRPr="00D65789" w14:paraId="18538DDA" w14:textId="77777777" w:rsidTr="00F83A9C">
        <w:trPr>
          <w:trHeight w:val="432"/>
        </w:trPr>
        <w:tc>
          <w:tcPr>
            <w:tcW w:w="213" w:type="pct"/>
            <w:tcBorders>
              <w:bottom w:val="single" w:sz="4" w:space="0" w:color="auto"/>
            </w:tcBorders>
            <w:vAlign w:val="center"/>
          </w:tcPr>
          <w:p w14:paraId="18538DD7" w14:textId="77777777" w:rsidR="0046685D" w:rsidRDefault="0046685D" w:rsidP="00334911">
            <w:pPr>
              <w:keepNext/>
              <w:spacing w:line="240" w:lineRule="exact"/>
              <w:ind w:left="-14" w:firstLine="14"/>
              <w:jc w:val="center"/>
              <w:rPr>
                <w:rFonts w:asciiTheme="minorHAnsi" w:hAnsiTheme="minorHAnsi"/>
              </w:rPr>
            </w:pPr>
            <w:r>
              <w:rPr>
                <w:rFonts w:asciiTheme="minorHAnsi" w:hAnsiTheme="minorHAnsi"/>
              </w:rPr>
              <w:t>0</w:t>
            </w:r>
            <w:r w:rsidRPr="006F45C3">
              <w:rPr>
                <w:rFonts w:asciiTheme="minorHAnsi" w:hAnsiTheme="minorHAnsi"/>
              </w:rPr>
              <w:t>6</w:t>
            </w:r>
          </w:p>
        </w:tc>
        <w:tc>
          <w:tcPr>
            <w:tcW w:w="2537" w:type="pct"/>
            <w:tcBorders>
              <w:bottom w:val="single" w:sz="4" w:space="0" w:color="auto"/>
            </w:tcBorders>
            <w:shd w:val="clear" w:color="auto" w:fill="auto"/>
            <w:vAlign w:val="center"/>
          </w:tcPr>
          <w:p w14:paraId="18538DD8" w14:textId="38F34684" w:rsidR="0046685D" w:rsidRPr="006F45C3" w:rsidRDefault="0046685D" w:rsidP="00334911">
            <w:pPr>
              <w:keepNext/>
              <w:rPr>
                <w:rFonts w:asciiTheme="minorHAnsi" w:hAnsiTheme="minorHAnsi"/>
              </w:rPr>
            </w:pPr>
            <w:r w:rsidRPr="006F45C3">
              <w:rPr>
                <w:rFonts w:asciiTheme="minorHAnsi" w:hAnsiTheme="minorHAnsi"/>
              </w:rPr>
              <w:t xml:space="preserve">Compliance </w:t>
            </w:r>
            <w:r w:rsidR="00240A14">
              <w:rPr>
                <w:rFonts w:asciiTheme="minorHAnsi" w:hAnsiTheme="minorHAnsi"/>
              </w:rPr>
              <w:t>S</w:t>
            </w:r>
            <w:r w:rsidRPr="006F45C3">
              <w:rPr>
                <w:rFonts w:asciiTheme="minorHAnsi" w:hAnsiTheme="minorHAnsi"/>
              </w:rPr>
              <w:t>tatement:</w:t>
            </w:r>
          </w:p>
        </w:tc>
        <w:tc>
          <w:tcPr>
            <w:tcW w:w="2250" w:type="pct"/>
            <w:tcBorders>
              <w:bottom w:val="single" w:sz="4" w:space="0" w:color="auto"/>
            </w:tcBorders>
            <w:shd w:val="clear" w:color="auto" w:fill="auto"/>
          </w:tcPr>
          <w:p w14:paraId="18538DD9" w14:textId="77777777" w:rsidR="0046685D" w:rsidRPr="00D65789" w:rsidRDefault="0046685D" w:rsidP="00334911">
            <w:pPr>
              <w:keepNext/>
              <w:rPr>
                <w:rFonts w:asciiTheme="minorHAnsi" w:hAnsiTheme="minorHAnsi"/>
              </w:rPr>
            </w:pPr>
          </w:p>
        </w:tc>
      </w:tr>
    </w:tbl>
    <w:p w14:paraId="18538DDB" w14:textId="77777777" w:rsidR="007C1465" w:rsidRDefault="007C1465"/>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F35601" w:rsidRPr="00D65789" w14:paraId="18538DDD" w14:textId="77777777" w:rsidTr="003D50DA">
        <w:trPr>
          <w:trHeight w:val="278"/>
        </w:trPr>
        <w:tc>
          <w:tcPr>
            <w:tcW w:w="5000" w:type="pct"/>
            <w:gridSpan w:val="2"/>
            <w:vAlign w:val="center"/>
          </w:tcPr>
          <w:p w14:paraId="18538DDC" w14:textId="7083ABD9" w:rsidR="00F35601" w:rsidRPr="00240A14" w:rsidRDefault="009C259C" w:rsidP="00240A14">
            <w:pPr>
              <w:rPr>
                <w:rFonts w:asciiTheme="minorHAnsi" w:hAnsiTheme="minorHAnsi"/>
                <w:b/>
              </w:rPr>
            </w:pPr>
            <w:r w:rsidRPr="00240A14">
              <w:rPr>
                <w:rFonts w:asciiTheme="minorHAnsi" w:hAnsiTheme="minorHAnsi"/>
                <w:b/>
                <w:caps/>
              </w:rPr>
              <w:t xml:space="preserve">C. </w:t>
            </w:r>
            <w:r w:rsidR="00240A14" w:rsidRPr="00240A14">
              <w:rPr>
                <w:rFonts w:asciiTheme="minorHAnsi" w:hAnsiTheme="minorHAnsi"/>
                <w:b/>
              </w:rPr>
              <w:t>Additional Requirements for Compliance</w:t>
            </w:r>
          </w:p>
        </w:tc>
      </w:tr>
      <w:tr w:rsidR="00EE5C81" w:rsidRPr="00D65789" w14:paraId="18538DE0" w14:textId="77777777" w:rsidTr="008559A9">
        <w:trPr>
          <w:trHeight w:val="252"/>
        </w:trPr>
        <w:tc>
          <w:tcPr>
            <w:tcW w:w="213" w:type="pct"/>
            <w:vAlign w:val="center"/>
          </w:tcPr>
          <w:p w14:paraId="18538DDE" w14:textId="77777777" w:rsidR="009C259C" w:rsidRPr="00D65789" w:rsidRDefault="0088541F" w:rsidP="00240A14">
            <w:pPr>
              <w:pStyle w:val="ListParagraph"/>
              <w:ind w:left="0"/>
              <w:jc w:val="center"/>
              <w:rPr>
                <w:rFonts w:asciiTheme="minorHAnsi" w:hAnsiTheme="minorHAnsi"/>
              </w:rPr>
            </w:pPr>
            <w:r>
              <w:rPr>
                <w:rFonts w:asciiTheme="minorHAnsi" w:hAnsiTheme="minorHAnsi"/>
              </w:rPr>
              <w:t>0</w:t>
            </w:r>
            <w:r w:rsidR="009C259C">
              <w:rPr>
                <w:rFonts w:asciiTheme="minorHAnsi" w:hAnsiTheme="minorHAnsi"/>
              </w:rPr>
              <w:t>1</w:t>
            </w:r>
          </w:p>
        </w:tc>
        <w:tc>
          <w:tcPr>
            <w:tcW w:w="4787" w:type="pct"/>
            <w:vAlign w:val="center"/>
          </w:tcPr>
          <w:p w14:paraId="18538DDF" w14:textId="24A00FD8" w:rsidR="009C259C" w:rsidRPr="00D65789" w:rsidRDefault="009C259C">
            <w:pPr>
              <w:rPr>
                <w:rFonts w:asciiTheme="minorHAnsi" w:hAnsiTheme="minorHAnsi"/>
              </w:rPr>
            </w:pPr>
            <w:r>
              <w:rPr>
                <w:rFonts w:asciiTheme="minorHAnsi" w:hAnsiTheme="minorHAnsi"/>
              </w:rPr>
              <w:t>System was tested in its normal operation condition. No temporary taping allowed.</w:t>
            </w:r>
          </w:p>
        </w:tc>
      </w:tr>
      <w:tr w:rsidR="00EE5C81" w:rsidRPr="00D65789" w14:paraId="18538DE3" w14:textId="77777777" w:rsidTr="008559A9">
        <w:trPr>
          <w:trHeight w:val="252"/>
        </w:trPr>
        <w:tc>
          <w:tcPr>
            <w:tcW w:w="213" w:type="pct"/>
            <w:vAlign w:val="center"/>
          </w:tcPr>
          <w:p w14:paraId="18538DE1"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2</w:t>
            </w:r>
          </w:p>
        </w:tc>
        <w:tc>
          <w:tcPr>
            <w:tcW w:w="4787" w:type="pct"/>
            <w:vAlign w:val="center"/>
          </w:tcPr>
          <w:p w14:paraId="18538DE2" w14:textId="2AF79663" w:rsidR="009C259C" w:rsidRPr="00D65789" w:rsidRDefault="00E14340">
            <w:pPr>
              <w:rPr>
                <w:rFonts w:asciiTheme="minorHAnsi" w:hAnsiTheme="minorHAnsi"/>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EE5C81" w:rsidRPr="00D65789" w14:paraId="18538DE6" w14:textId="77777777" w:rsidTr="008559A9">
        <w:trPr>
          <w:trHeight w:val="252"/>
        </w:trPr>
        <w:tc>
          <w:tcPr>
            <w:tcW w:w="213" w:type="pct"/>
            <w:vAlign w:val="center"/>
          </w:tcPr>
          <w:p w14:paraId="18538DE4"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3</w:t>
            </w:r>
          </w:p>
        </w:tc>
        <w:tc>
          <w:tcPr>
            <w:tcW w:w="4787" w:type="pct"/>
            <w:vAlign w:val="center"/>
          </w:tcPr>
          <w:p w14:paraId="18538DE5" w14:textId="77777777" w:rsidR="009C259C" w:rsidRPr="00D65789" w:rsidRDefault="009C259C">
            <w:pPr>
              <w:rPr>
                <w:rFonts w:asciiTheme="minorHAnsi" w:hAnsiTheme="minorHAnsi"/>
              </w:rPr>
            </w:pPr>
            <w:r>
              <w:rPr>
                <w:rFonts w:asciiTheme="minorHAnsi" w:hAnsiTheme="minorHAnsi"/>
                <w:bCs/>
              </w:rPr>
              <w:t>All</w:t>
            </w:r>
            <w:r>
              <w:rPr>
                <w:rFonts w:asciiTheme="minorHAnsi" w:hAnsiTheme="minorHAnsi"/>
              </w:rPr>
              <w:t xml:space="preserve"> supply and return register boots were sealed to the drywall.</w:t>
            </w:r>
          </w:p>
        </w:tc>
      </w:tr>
      <w:tr w:rsidR="00EE5C81" w:rsidRPr="00D65789" w14:paraId="18538DE9" w14:textId="77777777" w:rsidTr="008559A9">
        <w:trPr>
          <w:trHeight w:val="252"/>
        </w:trPr>
        <w:tc>
          <w:tcPr>
            <w:tcW w:w="213" w:type="pct"/>
            <w:vAlign w:val="center"/>
          </w:tcPr>
          <w:p w14:paraId="18538DE7"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4</w:t>
            </w:r>
          </w:p>
        </w:tc>
        <w:tc>
          <w:tcPr>
            <w:tcW w:w="4787" w:type="pct"/>
            <w:vAlign w:val="center"/>
          </w:tcPr>
          <w:p w14:paraId="18538DE8" w14:textId="4FBCE030" w:rsidR="009C259C" w:rsidRPr="00D65789" w:rsidRDefault="009C259C">
            <w:pPr>
              <w:rPr>
                <w:rFonts w:asciiTheme="minorHAnsi" w:hAnsiTheme="minorHAnsi"/>
              </w:rPr>
            </w:pPr>
            <w:r>
              <w:rPr>
                <w:rFonts w:asciiTheme="minorHAnsi" w:hAnsiTheme="minorHAnsi"/>
              </w:rPr>
              <w:t>Building cavities were not used as plenums</w:t>
            </w:r>
            <w:r w:rsidR="00F83A9C">
              <w:rPr>
                <w:rFonts w:asciiTheme="minorHAnsi" w:hAnsiTheme="minorHAnsi"/>
              </w:rPr>
              <w:t>,</w:t>
            </w:r>
            <w:r>
              <w:rPr>
                <w:rFonts w:asciiTheme="minorHAnsi" w:hAnsiTheme="minorHAnsi"/>
              </w:rPr>
              <w:t xml:space="preserve"> or platform returns</w:t>
            </w:r>
            <w:r w:rsidR="00F83A9C">
              <w:rPr>
                <w:rFonts w:asciiTheme="minorHAnsi" w:hAnsiTheme="minorHAnsi"/>
              </w:rPr>
              <w:t>,</w:t>
            </w:r>
            <w:r>
              <w:rPr>
                <w:rFonts w:asciiTheme="minorHAnsi" w:hAnsiTheme="minorHAnsi"/>
              </w:rPr>
              <w:t xml:space="preserve"> in lieu of ducts.</w:t>
            </w:r>
          </w:p>
        </w:tc>
      </w:tr>
      <w:tr w:rsidR="00EE5C81" w:rsidRPr="00D65789" w14:paraId="18538DEC" w14:textId="77777777" w:rsidTr="008559A9">
        <w:trPr>
          <w:trHeight w:val="252"/>
        </w:trPr>
        <w:tc>
          <w:tcPr>
            <w:tcW w:w="213" w:type="pct"/>
            <w:vAlign w:val="center"/>
          </w:tcPr>
          <w:p w14:paraId="18538DEA"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5</w:t>
            </w:r>
          </w:p>
        </w:tc>
        <w:tc>
          <w:tcPr>
            <w:tcW w:w="4787" w:type="pct"/>
            <w:vAlign w:val="center"/>
          </w:tcPr>
          <w:p w14:paraId="18538DEB" w14:textId="77777777" w:rsidR="009C259C" w:rsidRPr="00D65789" w:rsidRDefault="009C259C">
            <w:pPr>
              <w:rPr>
                <w:rFonts w:asciiTheme="minorHAnsi" w:hAnsiTheme="minorHAnsi"/>
              </w:rPr>
            </w:pPr>
            <w:r>
              <w:rPr>
                <w:rFonts w:asciiTheme="minorHAnsi" w:hAnsiTheme="minorHAnsi"/>
              </w:rPr>
              <w:t>If cloth backed tape was used it was covered with Mastic and draw bands.</w:t>
            </w:r>
          </w:p>
        </w:tc>
      </w:tr>
      <w:tr w:rsidR="00EE5C81" w:rsidRPr="00D65789" w14:paraId="18538DEF" w14:textId="77777777" w:rsidTr="008559A9">
        <w:trPr>
          <w:trHeight w:val="252"/>
        </w:trPr>
        <w:tc>
          <w:tcPr>
            <w:tcW w:w="213" w:type="pct"/>
            <w:vAlign w:val="center"/>
          </w:tcPr>
          <w:p w14:paraId="18538DED"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6</w:t>
            </w:r>
          </w:p>
        </w:tc>
        <w:tc>
          <w:tcPr>
            <w:tcW w:w="4787" w:type="pct"/>
            <w:vAlign w:val="center"/>
          </w:tcPr>
          <w:p w14:paraId="18538DEE" w14:textId="77777777" w:rsidR="009C259C" w:rsidRPr="00D65789" w:rsidRDefault="009C259C">
            <w:pPr>
              <w:rPr>
                <w:rFonts w:asciiTheme="minorHAnsi" w:hAnsiTheme="minorHAnsi"/>
              </w:rPr>
            </w:pPr>
            <w:r>
              <w:rPr>
                <w:rFonts w:asciiTheme="minorHAnsi" w:hAnsiTheme="minorHAnsi"/>
              </w:rPr>
              <w:t>All connection points between the air handler and the supply and return plenums are completely sealed.</w:t>
            </w:r>
          </w:p>
        </w:tc>
      </w:tr>
      <w:tr w:rsidR="00F41824" w:rsidRPr="00D65789" w14:paraId="18538DF1" w14:textId="77777777" w:rsidTr="00F41824">
        <w:trPr>
          <w:trHeight w:val="252"/>
        </w:trPr>
        <w:tc>
          <w:tcPr>
            <w:tcW w:w="5000" w:type="pct"/>
            <w:gridSpan w:val="2"/>
            <w:vAlign w:val="center"/>
          </w:tcPr>
          <w:p w14:paraId="18538DF0" w14:textId="77777777" w:rsidR="00F41824" w:rsidRDefault="00F41824" w:rsidP="00F41824">
            <w:pPr>
              <w:spacing w:line="276" w:lineRule="auto"/>
              <w:rPr>
                <w:rFonts w:asciiTheme="minorHAnsi" w:hAnsiTheme="minorHAnsi"/>
              </w:rPr>
            </w:pPr>
            <w:r w:rsidRPr="00F41824">
              <w:rPr>
                <w:rFonts w:ascii="Calibri" w:eastAsia="Calibri" w:hAnsi="Calibri"/>
                <w:b/>
                <w:sz w:val="18"/>
                <w:szCs w:val="18"/>
              </w:rPr>
              <w:t>The responsible person’s signature on this compliance document affirms that all applicable requirements in this table have been met.</w:t>
            </w:r>
          </w:p>
        </w:tc>
      </w:tr>
    </w:tbl>
    <w:p w14:paraId="2C2FC6DF" w14:textId="29A1E199" w:rsidR="006E6564" w:rsidRDefault="006E6564">
      <w:pPr>
        <w:rPr>
          <w:rFonts w:asciiTheme="minorHAnsi" w:hAnsiTheme="minorHAnsi"/>
        </w:rPr>
      </w:pPr>
      <w:r>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3E453C" w:rsidRPr="009E2C1C" w14:paraId="18538DF4" w14:textId="77777777" w:rsidTr="00D11A56">
        <w:trPr>
          <w:trHeight w:val="305"/>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18538DF3" w14:textId="77777777" w:rsidR="003E453C" w:rsidRPr="003E453C" w:rsidRDefault="003E453C" w:rsidP="003E453C">
            <w:pPr>
              <w:rPr>
                <w:rFonts w:asciiTheme="minorHAnsi" w:hAnsiTheme="minorHAnsi" w:cs="Arial"/>
                <w:b/>
                <w:caps/>
                <w:sz w:val="18"/>
                <w:szCs w:val="18"/>
              </w:rPr>
            </w:pPr>
            <w:r w:rsidRPr="00E136A4">
              <w:rPr>
                <w:rFonts w:asciiTheme="minorHAnsi" w:hAnsiTheme="minorHAnsi" w:cs="Arial"/>
                <w:b/>
                <w:caps/>
                <w:sz w:val="18"/>
                <w:szCs w:val="18"/>
              </w:rPr>
              <w:lastRenderedPageBreak/>
              <w:t>Documentation Author's Declaration Statement</w:t>
            </w:r>
          </w:p>
        </w:tc>
      </w:tr>
      <w:tr w:rsidR="003E453C" w:rsidRPr="001B14D6" w14:paraId="18538DF6" w14:textId="77777777" w:rsidTr="003E453C">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18538DF5" w14:textId="3655B0B9" w:rsidR="003E453C" w:rsidRPr="00D61CF0" w:rsidRDefault="008D4905" w:rsidP="00240A14">
            <w:pPr>
              <w:keepNext/>
              <w:numPr>
                <w:ilvl w:val="0"/>
                <w:numId w:val="23"/>
              </w:numPr>
              <w:ind w:left="271" w:hanging="270"/>
              <w:rPr>
                <w:rFonts w:asciiTheme="minorHAnsi" w:hAnsiTheme="minorHAnsi" w:cs="Arial"/>
                <w:caps/>
                <w:sz w:val="18"/>
                <w:szCs w:val="18"/>
              </w:rPr>
            </w:pPr>
            <w:r w:rsidRPr="008D4905">
              <w:rPr>
                <w:rFonts w:asciiTheme="minorHAnsi" w:hAnsiTheme="minorHAnsi"/>
                <w:sz w:val="18"/>
                <w:szCs w:val="18"/>
              </w:rPr>
              <w:t xml:space="preserve"> I certify that this Certificate of Installation documentation is accurate and complete.</w:t>
            </w:r>
          </w:p>
        </w:tc>
      </w:tr>
      <w:tr w:rsidR="003E453C" w:rsidRPr="00B272DC" w14:paraId="18538DF9" w14:textId="77777777" w:rsidTr="00663131">
        <w:trPr>
          <w:trHeight w:val="360"/>
        </w:trPr>
        <w:tc>
          <w:tcPr>
            <w:tcW w:w="5577" w:type="dxa"/>
            <w:gridSpan w:val="2"/>
          </w:tcPr>
          <w:p w14:paraId="18538DF7" w14:textId="77777777" w:rsidR="003E453C" w:rsidRPr="00B272DC" w:rsidRDefault="003E453C" w:rsidP="00663131">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18538DF8" w14:textId="77777777" w:rsidR="003E453C" w:rsidRPr="00B272DC" w:rsidRDefault="003E453C" w:rsidP="00663131">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3E453C" w:rsidRPr="00B272DC" w14:paraId="18538DFC" w14:textId="77777777" w:rsidTr="00663131">
        <w:trPr>
          <w:trHeight w:val="360"/>
        </w:trPr>
        <w:tc>
          <w:tcPr>
            <w:tcW w:w="5577" w:type="dxa"/>
            <w:gridSpan w:val="2"/>
          </w:tcPr>
          <w:p w14:paraId="18538DFA" w14:textId="77777777" w:rsidR="003E453C" w:rsidRPr="00B272DC" w:rsidRDefault="003E453C" w:rsidP="00663131">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18538DFB" w14:textId="77777777" w:rsidR="003E453C" w:rsidRPr="00B272DC" w:rsidRDefault="003E453C" w:rsidP="00663131">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3E453C" w:rsidRPr="00B272DC" w14:paraId="18538DFF" w14:textId="77777777" w:rsidTr="00663131">
        <w:trPr>
          <w:trHeight w:val="360"/>
        </w:trPr>
        <w:tc>
          <w:tcPr>
            <w:tcW w:w="5577" w:type="dxa"/>
            <w:gridSpan w:val="2"/>
          </w:tcPr>
          <w:p w14:paraId="18538DFD" w14:textId="77777777" w:rsidR="003E453C" w:rsidRPr="00B272DC" w:rsidRDefault="003E453C" w:rsidP="00663131">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18538DFE" w14:textId="234A60CE" w:rsidR="003E453C" w:rsidRPr="00B272DC" w:rsidRDefault="003E453C" w:rsidP="00663131">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240A14">
              <w:rPr>
                <w:rFonts w:asciiTheme="minorHAnsi" w:hAnsiTheme="minorHAnsi"/>
                <w:sz w:val="14"/>
                <w:szCs w:val="14"/>
              </w:rPr>
              <w:t>i</w:t>
            </w:r>
            <w:r w:rsidRPr="00B272DC">
              <w:rPr>
                <w:rFonts w:asciiTheme="minorHAnsi" w:hAnsiTheme="minorHAnsi"/>
                <w:sz w:val="14"/>
                <w:szCs w:val="14"/>
              </w:rPr>
              <w:t>f applicable):</w:t>
            </w:r>
          </w:p>
        </w:tc>
      </w:tr>
      <w:tr w:rsidR="003E453C" w:rsidRPr="00B272DC" w14:paraId="18538E02" w14:textId="77777777" w:rsidTr="00663131">
        <w:trPr>
          <w:trHeight w:val="360"/>
        </w:trPr>
        <w:tc>
          <w:tcPr>
            <w:tcW w:w="5577" w:type="dxa"/>
            <w:gridSpan w:val="2"/>
          </w:tcPr>
          <w:p w14:paraId="18538E00" w14:textId="77777777" w:rsidR="003E453C" w:rsidRPr="00B272DC" w:rsidRDefault="003E453C" w:rsidP="00663131">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18538E01" w14:textId="77777777" w:rsidR="003E453C" w:rsidRPr="00B272DC" w:rsidRDefault="003E453C" w:rsidP="00663131">
            <w:pPr>
              <w:keepNext/>
              <w:rPr>
                <w:rFonts w:asciiTheme="minorHAnsi" w:hAnsiTheme="minorHAnsi"/>
                <w:sz w:val="14"/>
                <w:szCs w:val="14"/>
              </w:rPr>
            </w:pPr>
            <w:r w:rsidRPr="00B272DC">
              <w:rPr>
                <w:rFonts w:asciiTheme="minorHAnsi" w:hAnsiTheme="minorHAnsi"/>
                <w:sz w:val="14"/>
                <w:szCs w:val="14"/>
              </w:rPr>
              <w:t>Phone:</w:t>
            </w:r>
          </w:p>
        </w:tc>
      </w:tr>
      <w:tr w:rsidR="003E453C" w:rsidRPr="008E6C57" w14:paraId="18538E04" w14:textId="77777777" w:rsidTr="00663131">
        <w:tblPrEx>
          <w:tblCellMar>
            <w:left w:w="115" w:type="dxa"/>
            <w:right w:w="115" w:type="dxa"/>
          </w:tblCellMar>
        </w:tblPrEx>
        <w:trPr>
          <w:trHeight w:val="296"/>
        </w:trPr>
        <w:tc>
          <w:tcPr>
            <w:tcW w:w="10950" w:type="dxa"/>
            <w:gridSpan w:val="4"/>
            <w:vAlign w:val="center"/>
          </w:tcPr>
          <w:p w14:paraId="18538E03" w14:textId="77777777" w:rsidR="003E453C" w:rsidRDefault="003E453C" w:rsidP="0066313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3E453C" w:rsidRPr="008E6C57" w14:paraId="18538E0C" w14:textId="77777777" w:rsidTr="00663131">
        <w:tblPrEx>
          <w:tblCellMar>
            <w:left w:w="115" w:type="dxa"/>
            <w:right w:w="115" w:type="dxa"/>
          </w:tblCellMar>
        </w:tblPrEx>
        <w:trPr>
          <w:trHeight w:val="504"/>
        </w:trPr>
        <w:tc>
          <w:tcPr>
            <w:tcW w:w="10950" w:type="dxa"/>
            <w:gridSpan w:val="4"/>
          </w:tcPr>
          <w:p w14:paraId="18538E05" w14:textId="77777777" w:rsidR="003E453C" w:rsidRPr="00D11A56" w:rsidRDefault="003E453C" w:rsidP="003D50DA">
            <w:pPr>
              <w:pStyle w:val="Heading3"/>
              <w:numPr>
                <w:ilvl w:val="0"/>
                <w:numId w:val="0"/>
              </w:numPr>
              <w:spacing w:before="0"/>
              <w:ind w:right="86"/>
              <w:rPr>
                <w:rFonts w:asciiTheme="minorHAnsi" w:hAnsiTheme="minorHAnsi"/>
                <w:caps/>
                <w:sz w:val="18"/>
                <w:szCs w:val="18"/>
              </w:rPr>
            </w:pPr>
            <w:r w:rsidRPr="00D11A56">
              <w:rPr>
                <w:rFonts w:asciiTheme="minorHAnsi" w:hAnsiTheme="minorHAnsi"/>
                <w:sz w:val="18"/>
                <w:szCs w:val="18"/>
              </w:rPr>
              <w:t xml:space="preserve">I certify the following under penalty of perjury, under the laws of the State of California: </w:t>
            </w:r>
          </w:p>
          <w:p w14:paraId="77B092D2" w14:textId="77777777" w:rsidR="005B386C" w:rsidRPr="00D11A56" w:rsidRDefault="005B386C" w:rsidP="005B386C">
            <w:pPr>
              <w:pStyle w:val="Heading3"/>
              <w:numPr>
                <w:ilvl w:val="0"/>
                <w:numId w:val="26"/>
              </w:numPr>
              <w:spacing w:before="0"/>
              <w:ind w:right="90"/>
              <w:rPr>
                <w:rFonts w:asciiTheme="minorHAnsi" w:hAnsiTheme="minorHAnsi"/>
                <w:b/>
                <w:caps/>
                <w:sz w:val="18"/>
                <w:szCs w:val="18"/>
              </w:rPr>
            </w:pPr>
            <w:r w:rsidRPr="00D11A56">
              <w:rPr>
                <w:rFonts w:asciiTheme="minorHAnsi" w:hAnsiTheme="minorHAnsi"/>
                <w:sz w:val="18"/>
                <w:szCs w:val="18"/>
              </w:rPr>
              <w:t xml:space="preserve">The information provided on this Certificate of Installation is true and correct. </w:t>
            </w:r>
          </w:p>
          <w:p w14:paraId="4BFD6F16" w14:textId="77777777" w:rsidR="005B386C" w:rsidRPr="00D11A56" w:rsidRDefault="005B386C" w:rsidP="005B386C">
            <w:pPr>
              <w:pStyle w:val="Heading3"/>
              <w:numPr>
                <w:ilvl w:val="0"/>
                <w:numId w:val="26"/>
              </w:numPr>
              <w:spacing w:before="0"/>
              <w:ind w:right="90"/>
              <w:rPr>
                <w:rFonts w:asciiTheme="minorHAnsi" w:hAnsiTheme="minorHAnsi"/>
                <w:b/>
                <w:caps/>
                <w:sz w:val="18"/>
              </w:rPr>
            </w:pPr>
            <w:r w:rsidRPr="00D11A56">
              <w:rPr>
                <w:rFonts w:asciiTheme="minorHAnsi" w:hAnsiTheme="minorHAnsi"/>
                <w:snapToGrid w:val="0"/>
                <w:sz w:val="18"/>
                <w:szCs w:val="18"/>
              </w:rPr>
              <w:t xml:space="preserve">I am either: a) a responsible person eligible under Division 3 of the Business and Professions Code </w:t>
            </w:r>
            <w:r w:rsidRPr="00D11A56">
              <w:rPr>
                <w:rFonts w:asciiTheme="minorHAnsi" w:hAnsiTheme="minorHAnsi"/>
                <w:sz w:val="18"/>
                <w:szCs w:val="18"/>
              </w:rPr>
              <w:t xml:space="preserve">in the applicable classification to accept responsibility for the system design, construction, or installation </w:t>
            </w:r>
            <w:r w:rsidRPr="00D11A56">
              <w:rPr>
                <w:rFonts w:asciiTheme="minorHAnsi" w:hAnsiTheme="minorHAnsi"/>
                <w:snapToGrid w:val="0"/>
                <w:sz w:val="18"/>
                <w:szCs w:val="18"/>
              </w:rPr>
              <w:t xml:space="preserve">of features, materials, components, or manufactured devices </w:t>
            </w:r>
            <w:r w:rsidRPr="00D11A56">
              <w:rPr>
                <w:rFonts w:asciiTheme="minorHAnsi" w:hAnsiTheme="minorHAnsi"/>
                <w:sz w:val="18"/>
                <w:szCs w:val="18"/>
              </w:rPr>
              <w:t xml:space="preserve">for the scope of work identified on this Certificate of Installation </w:t>
            </w:r>
            <w:r w:rsidRPr="00D11A56">
              <w:rPr>
                <w:rFonts w:asciiTheme="minorHAnsi" w:hAnsiTheme="minorHAnsi"/>
                <w:snapToGrid w:val="0"/>
                <w:sz w:val="18"/>
                <w:szCs w:val="18"/>
              </w:rPr>
              <w:t>and attest to the declarations in this statement</w:t>
            </w:r>
            <w:r w:rsidRPr="00D11A56">
              <w:rPr>
                <w:rFonts w:asciiTheme="minorHAnsi" w:hAnsiTheme="minorHAnsi"/>
                <w:sz w:val="18"/>
                <w:szCs w:val="18"/>
              </w:rPr>
              <w:t>, or b) I am an authorized representative of the responsible person and attest to the declarations in this statement on the responsible person’s behalf</w:t>
            </w:r>
            <w:r w:rsidRPr="00D11A56">
              <w:rPr>
                <w:rFonts w:asciiTheme="minorHAnsi" w:eastAsia="Calibri" w:hAnsiTheme="minorHAnsi"/>
                <w:sz w:val="18"/>
                <w:szCs w:val="18"/>
              </w:rPr>
              <w:t>.</w:t>
            </w:r>
          </w:p>
          <w:p w14:paraId="549B6EF1" w14:textId="77777777" w:rsidR="005B386C" w:rsidRPr="00D11A56" w:rsidRDefault="005B386C" w:rsidP="005B386C">
            <w:pPr>
              <w:keepNext/>
              <w:numPr>
                <w:ilvl w:val="0"/>
                <w:numId w:val="26"/>
              </w:numPr>
              <w:autoSpaceDE w:val="0"/>
              <w:autoSpaceDN w:val="0"/>
              <w:adjustRightInd w:val="0"/>
              <w:ind w:right="90"/>
              <w:rPr>
                <w:rFonts w:asciiTheme="minorHAnsi" w:hAnsiTheme="minorHAnsi"/>
                <w:sz w:val="18"/>
                <w:szCs w:val="18"/>
              </w:rPr>
            </w:pPr>
            <w:r w:rsidRPr="00D11A56">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D11A56">
              <w:rPr>
                <w:rFonts w:asciiTheme="minorHAnsi" w:eastAsia="Calibri" w:hAnsiTheme="minorHAnsi" w:cs="TimesNewRomanPSMT"/>
                <w:sz w:val="18"/>
                <w:szCs w:val="18"/>
              </w:rPr>
              <w:t>.</w:t>
            </w:r>
          </w:p>
          <w:p w14:paraId="69FBE61F" w14:textId="77777777" w:rsidR="005B386C" w:rsidRPr="00D11A56" w:rsidRDefault="005B386C" w:rsidP="005B386C">
            <w:pPr>
              <w:pStyle w:val="ListParagraph"/>
              <w:keepNext/>
              <w:numPr>
                <w:ilvl w:val="0"/>
                <w:numId w:val="26"/>
              </w:numPr>
              <w:autoSpaceDE w:val="0"/>
              <w:autoSpaceDN w:val="0"/>
              <w:adjustRightInd w:val="0"/>
              <w:rPr>
                <w:rFonts w:asciiTheme="minorHAnsi" w:hAnsiTheme="minorHAnsi"/>
                <w:sz w:val="18"/>
              </w:rPr>
            </w:pPr>
            <w:r w:rsidRPr="00D11A56">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8538E0B" w14:textId="425A4093" w:rsidR="003E453C" w:rsidRPr="00D11A56" w:rsidRDefault="005B386C" w:rsidP="00D11A56">
            <w:pPr>
              <w:pStyle w:val="ListParagraph"/>
              <w:numPr>
                <w:ilvl w:val="0"/>
                <w:numId w:val="26"/>
              </w:numPr>
              <w:rPr>
                <w:b/>
              </w:rPr>
            </w:pPr>
            <w:r w:rsidRPr="00D11A56">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E453C" w:rsidRPr="00B272DC" w14:paraId="18538E0F" w14:textId="77777777" w:rsidTr="00663131">
        <w:tblPrEx>
          <w:tblCellMar>
            <w:left w:w="108" w:type="dxa"/>
            <w:right w:w="108" w:type="dxa"/>
          </w:tblCellMar>
        </w:tblPrEx>
        <w:trPr>
          <w:trHeight w:val="360"/>
        </w:trPr>
        <w:tc>
          <w:tcPr>
            <w:tcW w:w="5307" w:type="dxa"/>
          </w:tcPr>
          <w:p w14:paraId="18538E0D" w14:textId="77777777" w:rsidR="003E453C" w:rsidRPr="00B272DC" w:rsidRDefault="003E453C" w:rsidP="006631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18538E0E" w14:textId="77777777" w:rsidR="003E453C" w:rsidRPr="00B272DC" w:rsidRDefault="003E453C" w:rsidP="006631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3E453C" w:rsidRPr="00B272DC" w14:paraId="18538E12" w14:textId="77777777" w:rsidTr="006631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8538E10" w14:textId="65224ECB"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8538E11"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3E453C" w:rsidRPr="00B272DC" w14:paraId="18538E15" w14:textId="77777777" w:rsidTr="006631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8538E13"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8538E14"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3E453C" w:rsidRPr="00B272DC" w14:paraId="18538E19" w14:textId="77777777" w:rsidTr="006631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8538E16"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8538E17" w14:textId="25197766"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240A14">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18538E18"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3E453C" w:rsidRPr="00B272DC" w14:paraId="18538E1C" w14:textId="77777777" w:rsidTr="006631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8538E1A"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18538E1B"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18538E1D" w14:textId="77777777" w:rsidR="008849B4" w:rsidRPr="00D65789" w:rsidRDefault="008849B4" w:rsidP="009D4CBD">
      <w:pPr>
        <w:rPr>
          <w:rFonts w:asciiTheme="minorHAnsi" w:hAnsiTheme="minorHAnsi"/>
        </w:rPr>
      </w:pPr>
    </w:p>
    <w:p w14:paraId="18538E1E" w14:textId="77777777" w:rsidR="000713DC" w:rsidRPr="00685B37" w:rsidRDefault="000713DC" w:rsidP="009D4CBD">
      <w:pPr>
        <w:rPr>
          <w:rFonts w:asciiTheme="minorHAnsi" w:hAnsiTheme="minorHAnsi"/>
        </w:rPr>
        <w:sectPr w:rsidR="000713DC" w:rsidRPr="00685B37" w:rsidSect="00213447">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18538E1F" w14:textId="4DAECFE8" w:rsidR="001444DA" w:rsidRPr="003D50DA" w:rsidRDefault="00315282" w:rsidP="003D50DA">
      <w:pPr>
        <w:jc w:val="center"/>
        <w:rPr>
          <w:rFonts w:asciiTheme="minorHAnsi" w:hAnsiTheme="minorHAnsi"/>
          <w:b/>
        </w:rPr>
      </w:pPr>
      <w:del w:id="22" w:author="Alhabibi, Haider@Energy" w:date="2022-02-14T16:46:00Z">
        <w:r w:rsidRPr="003D50DA" w:rsidDel="005A6772">
          <w:rPr>
            <w:rFonts w:asciiTheme="minorHAnsi" w:hAnsiTheme="minorHAnsi"/>
            <w:b/>
          </w:rPr>
          <w:lastRenderedPageBreak/>
          <w:delText>CF2R</w:delText>
        </w:r>
      </w:del>
      <w:ins w:id="23" w:author="Alhabibi, Haider@Energy" w:date="2022-02-14T16:46:00Z">
        <w:r w:rsidR="005A6772">
          <w:rPr>
            <w:rFonts w:asciiTheme="minorHAnsi" w:hAnsiTheme="minorHAnsi"/>
            <w:b/>
          </w:rPr>
          <w:t>LMCI</w:t>
        </w:r>
      </w:ins>
      <w:r w:rsidRPr="003D50DA">
        <w:rPr>
          <w:rFonts w:asciiTheme="minorHAnsi" w:hAnsiTheme="minorHAnsi"/>
          <w:b/>
        </w:rPr>
        <w:t>-MCH-20b</w:t>
      </w:r>
      <w:r w:rsidR="003D50DA">
        <w:rPr>
          <w:rFonts w:asciiTheme="minorHAnsi" w:hAnsiTheme="minorHAnsi"/>
          <w:b/>
        </w:rPr>
        <w:t>-H User Instructions</w:t>
      </w:r>
    </w:p>
    <w:p w14:paraId="18538E20" w14:textId="77777777" w:rsidR="00315282" w:rsidRPr="00D65789" w:rsidRDefault="00315282" w:rsidP="001444DA">
      <w:pPr>
        <w:rPr>
          <w:rFonts w:asciiTheme="minorHAnsi" w:hAnsiTheme="minorHAnsi"/>
        </w:rPr>
      </w:pPr>
    </w:p>
    <w:p w14:paraId="18538E21" w14:textId="77777777" w:rsidR="00315282" w:rsidRPr="00D65789" w:rsidRDefault="00315282" w:rsidP="00315282">
      <w:pPr>
        <w:rPr>
          <w:rFonts w:asciiTheme="minorHAnsi" w:hAnsiTheme="minorHAnsi"/>
          <w:b/>
        </w:rPr>
      </w:pPr>
      <w:r w:rsidRPr="006F45C3">
        <w:rPr>
          <w:rFonts w:asciiTheme="minorHAnsi" w:hAnsiTheme="minorHAnsi"/>
          <w:b/>
        </w:rPr>
        <w:t>A. System Information</w:t>
      </w:r>
    </w:p>
    <w:p w14:paraId="18538E23" w14:textId="68105FF4" w:rsidR="00315282" w:rsidRPr="00950AB7" w:rsidRDefault="00315282" w:rsidP="00315282">
      <w:pPr>
        <w:pStyle w:val="ListParagraph"/>
        <w:numPr>
          <w:ilvl w:val="0"/>
          <w:numId w:val="24"/>
        </w:numPr>
        <w:ind w:left="360" w:hanging="360"/>
        <w:rPr>
          <w:rFonts w:ascii="Calibri" w:hAnsi="Calibri"/>
          <w:szCs w:val="18"/>
        </w:rPr>
      </w:pPr>
      <w:r w:rsidRPr="00950AB7">
        <w:rPr>
          <w:rFonts w:asciiTheme="minorHAnsi" w:hAnsiTheme="minorHAnsi"/>
          <w:i/>
        </w:rPr>
        <w:t>HVAC System Identification or Name</w:t>
      </w:r>
      <w:r>
        <w:rPr>
          <w:rFonts w:asciiTheme="minorHAnsi" w:hAnsiTheme="minorHAnsi"/>
        </w:rPr>
        <w:t xml:space="preserve">: </w:t>
      </w:r>
      <w:r w:rsidRPr="00F108EC">
        <w:rPr>
          <w:rFonts w:ascii="Calibri" w:hAnsi="Calibri"/>
          <w:szCs w:val="18"/>
        </w:rPr>
        <w:t xml:space="preserve">This field is filled out automatically. It is referenced from the </w:t>
      </w:r>
      <w:del w:id="24" w:author="Alhabibi, Haider@Energy" w:date="2022-02-14T16:46:00Z">
        <w:r w:rsidRPr="00F108EC" w:rsidDel="005A6772">
          <w:rPr>
            <w:rFonts w:ascii="Calibri" w:hAnsi="Calibri"/>
            <w:szCs w:val="18"/>
          </w:rPr>
          <w:delText>CF2R</w:delText>
        </w:r>
      </w:del>
      <w:ins w:id="25" w:author="Alhabibi, Haider@Energy" w:date="2022-02-14T16:46:00Z">
        <w:r w:rsidR="005A6772">
          <w:rPr>
            <w:rFonts w:ascii="Calibri" w:hAnsi="Calibri"/>
            <w:szCs w:val="18"/>
          </w:rPr>
          <w:t>LMCI</w:t>
        </w:r>
      </w:ins>
      <w:r w:rsidRPr="00F108EC">
        <w:rPr>
          <w:rFonts w:ascii="Calibri" w:hAnsi="Calibri"/>
          <w:szCs w:val="18"/>
        </w:rPr>
        <w:t>-MCH-01, which must be completed prior to this document.</w:t>
      </w:r>
    </w:p>
    <w:p w14:paraId="18538E24" w14:textId="44139BBF" w:rsidR="00315282" w:rsidRPr="00E933EA" w:rsidRDefault="00315282" w:rsidP="00315282">
      <w:pPr>
        <w:numPr>
          <w:ilvl w:val="0"/>
          <w:numId w:val="10"/>
        </w:numPr>
        <w:spacing w:line="276" w:lineRule="auto"/>
        <w:ind w:left="360"/>
        <w:rPr>
          <w:rFonts w:asciiTheme="minorHAnsi" w:hAnsiTheme="minorHAnsi"/>
        </w:rPr>
      </w:pPr>
      <w:r>
        <w:rPr>
          <w:rFonts w:asciiTheme="minorHAnsi" w:hAnsiTheme="minorHAnsi"/>
          <w:i/>
        </w:rPr>
        <w:t>HVAC System Location or Area Served</w:t>
      </w:r>
      <w:r>
        <w:rPr>
          <w:rFonts w:asciiTheme="minorHAnsi" w:hAnsiTheme="minorHAnsi"/>
        </w:rPr>
        <w:t xml:space="preserve">: </w:t>
      </w:r>
      <w:r w:rsidRPr="00F108EC">
        <w:rPr>
          <w:rFonts w:ascii="Calibri" w:hAnsi="Calibri"/>
          <w:szCs w:val="18"/>
        </w:rPr>
        <w:t xml:space="preserve">This field is filled out automatically. It is referenced from the </w:t>
      </w:r>
      <w:del w:id="26" w:author="Alhabibi, Haider@Energy" w:date="2022-02-14T16:46:00Z">
        <w:r w:rsidRPr="00F108EC" w:rsidDel="005A6772">
          <w:rPr>
            <w:rFonts w:ascii="Calibri" w:hAnsi="Calibri"/>
            <w:szCs w:val="18"/>
          </w:rPr>
          <w:delText>CF2R</w:delText>
        </w:r>
      </w:del>
      <w:ins w:id="27" w:author="Alhabibi, Haider@Energy" w:date="2022-02-14T16:46:00Z">
        <w:r w:rsidR="005A6772">
          <w:rPr>
            <w:rFonts w:ascii="Calibri" w:hAnsi="Calibri"/>
            <w:szCs w:val="18"/>
          </w:rPr>
          <w:t>LMCI</w:t>
        </w:r>
      </w:ins>
      <w:r w:rsidRPr="00F108EC">
        <w:rPr>
          <w:rFonts w:ascii="Calibri" w:hAnsi="Calibri"/>
          <w:szCs w:val="18"/>
        </w:rPr>
        <w:t>-MCH-01, which must be completed prior to this document.</w:t>
      </w:r>
    </w:p>
    <w:p w14:paraId="120A3C87" w14:textId="5D6E6A51" w:rsidR="00E933EA" w:rsidRPr="00E933EA" w:rsidRDefault="00E933EA" w:rsidP="00E933EA">
      <w:pPr>
        <w:numPr>
          <w:ilvl w:val="0"/>
          <w:numId w:val="10"/>
        </w:numPr>
        <w:spacing w:line="276" w:lineRule="auto"/>
        <w:ind w:left="360"/>
        <w:rPr>
          <w:rFonts w:asciiTheme="minorHAnsi" w:hAnsiTheme="minorHAnsi"/>
        </w:rPr>
      </w:pPr>
      <w:r w:rsidRPr="00E933EA">
        <w:rPr>
          <w:rFonts w:asciiTheme="minorHAnsi" w:hAnsiTheme="minorHAnsi"/>
          <w:i/>
        </w:rPr>
        <w:t xml:space="preserve">Indoor Unit Name: </w:t>
      </w:r>
      <w:r w:rsidRPr="00E933EA">
        <w:rPr>
          <w:rFonts w:ascii="Calibri" w:hAnsi="Calibri"/>
        </w:rPr>
        <w:t xml:space="preserve">This field is filled out automatically. It is referenced from the </w:t>
      </w:r>
      <w:del w:id="28" w:author="Alhabibi, Haider@Energy" w:date="2022-02-14T16:46:00Z">
        <w:r w:rsidRPr="00E933EA" w:rsidDel="005A6772">
          <w:rPr>
            <w:rFonts w:ascii="Calibri" w:hAnsi="Calibri"/>
          </w:rPr>
          <w:delText>CF2R</w:delText>
        </w:r>
      </w:del>
      <w:ins w:id="29" w:author="Alhabibi, Haider@Energy" w:date="2022-02-14T16:46:00Z">
        <w:r w:rsidR="005A6772">
          <w:rPr>
            <w:rFonts w:ascii="Calibri" w:hAnsi="Calibri"/>
          </w:rPr>
          <w:t>LMCI</w:t>
        </w:r>
      </w:ins>
      <w:r w:rsidRPr="00E933EA">
        <w:rPr>
          <w:rFonts w:ascii="Calibri" w:hAnsi="Calibri"/>
        </w:rPr>
        <w:t>-MCH-01, which must be completed prior to this document.</w:t>
      </w:r>
    </w:p>
    <w:p w14:paraId="18538E25" w14:textId="58F07DBB"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Building Type</w:t>
      </w:r>
      <w:r>
        <w:rPr>
          <w:rFonts w:asciiTheme="minorHAnsi" w:hAnsiTheme="minorHAnsi"/>
        </w:rPr>
        <w:t xml:space="preserve">: </w:t>
      </w:r>
      <w:r w:rsidRPr="00F108EC">
        <w:rPr>
          <w:rFonts w:ascii="Calibri" w:hAnsi="Calibri"/>
          <w:szCs w:val="18"/>
        </w:rPr>
        <w:t>This field is filled out automatically. It is referenced from the Certificate of Compliance (</w:t>
      </w:r>
      <w:del w:id="30" w:author="Alhabibi, Haider@Energy" w:date="2022-02-14T16:45:00Z">
        <w:r w:rsidRPr="00F108EC" w:rsidDel="005A6772">
          <w:rPr>
            <w:rFonts w:ascii="Calibri" w:hAnsi="Calibri"/>
            <w:szCs w:val="18"/>
          </w:rPr>
          <w:delText>CF1R</w:delText>
        </w:r>
      </w:del>
      <w:ins w:id="31" w:author="Alhabibi, Haider@Energy" w:date="2022-02-14T16:45:00Z">
        <w:r w:rsidR="005A6772">
          <w:rPr>
            <w:rFonts w:ascii="Calibri" w:hAnsi="Calibri"/>
            <w:szCs w:val="18"/>
          </w:rPr>
          <w:t>LMCC</w:t>
        </w:r>
      </w:ins>
      <w:r w:rsidRPr="00F108EC">
        <w:rPr>
          <w:rFonts w:ascii="Calibri" w:hAnsi="Calibri"/>
          <w:szCs w:val="18"/>
        </w:rPr>
        <w:t>), which must be completed prior to this document.</w:t>
      </w:r>
    </w:p>
    <w:p w14:paraId="18538E26" w14:textId="6362E180"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Verified Low Leakage Ducts in Conditioned Space (VLLDCS)</w:t>
      </w:r>
      <w:r>
        <w:rPr>
          <w:rFonts w:asciiTheme="minorHAnsi" w:hAnsiTheme="minorHAnsi"/>
        </w:rPr>
        <w:t xml:space="preserve">: </w:t>
      </w:r>
      <w:r w:rsidRPr="00F108EC">
        <w:rPr>
          <w:rFonts w:ascii="Calibri" w:hAnsi="Calibri"/>
          <w:szCs w:val="18"/>
        </w:rPr>
        <w:t>This field is filled out automatically. It is referenced from the Certificate of Compliance (</w:t>
      </w:r>
      <w:del w:id="32" w:author="Alhabibi, Haider@Energy" w:date="2022-02-14T16:45:00Z">
        <w:r w:rsidRPr="00F108EC" w:rsidDel="005A6772">
          <w:rPr>
            <w:rFonts w:ascii="Calibri" w:hAnsi="Calibri"/>
            <w:szCs w:val="18"/>
          </w:rPr>
          <w:delText>CF1R</w:delText>
        </w:r>
      </w:del>
      <w:ins w:id="33" w:author="Alhabibi, Haider@Energy" w:date="2022-02-14T16:45:00Z">
        <w:r w:rsidR="005A6772">
          <w:rPr>
            <w:rFonts w:ascii="Calibri" w:hAnsi="Calibri"/>
            <w:szCs w:val="18"/>
          </w:rPr>
          <w:t>LMCC</w:t>
        </w:r>
      </w:ins>
      <w:r w:rsidRPr="00F108EC">
        <w:rPr>
          <w:rFonts w:ascii="Calibri" w:hAnsi="Calibri"/>
          <w:szCs w:val="18"/>
        </w:rPr>
        <w:t xml:space="preserve">), which must be completed prior to this document. </w:t>
      </w:r>
    </w:p>
    <w:p w14:paraId="18538E27" w14:textId="651DA8B9"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Verified Low Leakage Air-handling Unit (VLLAHU) Credit</w:t>
      </w:r>
      <w:r w:rsidRPr="00F108EC">
        <w:rPr>
          <w:rFonts w:ascii="Calibri" w:hAnsi="Calibri"/>
          <w:szCs w:val="18"/>
        </w:rPr>
        <w:t xml:space="preserve"> This field is filled out automatically. It is referenced from the Certificate of Compliance (</w:t>
      </w:r>
      <w:del w:id="34" w:author="Alhabibi, Haider@Energy" w:date="2022-02-14T16:45:00Z">
        <w:r w:rsidRPr="00F108EC" w:rsidDel="005A6772">
          <w:rPr>
            <w:rFonts w:ascii="Calibri" w:hAnsi="Calibri"/>
            <w:szCs w:val="18"/>
          </w:rPr>
          <w:delText>CF1R</w:delText>
        </w:r>
      </w:del>
      <w:ins w:id="35" w:author="Alhabibi, Haider@Energy" w:date="2022-02-14T16:45:00Z">
        <w:r w:rsidR="005A6772">
          <w:rPr>
            <w:rFonts w:ascii="Calibri" w:hAnsi="Calibri"/>
            <w:szCs w:val="18"/>
          </w:rPr>
          <w:t>LMCC</w:t>
        </w:r>
      </w:ins>
      <w:r w:rsidRPr="00F108EC">
        <w:rPr>
          <w:rFonts w:ascii="Calibri" w:hAnsi="Calibri"/>
          <w:szCs w:val="18"/>
        </w:rPr>
        <w:t>), which must be completed prior to this document.</w:t>
      </w:r>
    </w:p>
    <w:p w14:paraId="18538E28" w14:textId="77777777"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Duct System Compliance Category</w:t>
      </w:r>
      <w:r>
        <w:rPr>
          <w:rFonts w:asciiTheme="minorHAnsi" w:hAnsiTheme="minorHAnsi"/>
        </w:rPr>
        <w:t>: Choose from New, Replacement, Alteration, Replacement Using Smoke Test, Alteration Using Smoke Test.</w:t>
      </w:r>
    </w:p>
    <w:p w14:paraId="18538E29" w14:textId="41B17FF4"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New:</w:t>
      </w:r>
      <w:r>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8D4905">
        <w:rPr>
          <w:rFonts w:asciiTheme="minorHAnsi" w:hAnsiTheme="minorHAnsi"/>
        </w:rPr>
        <w:t>%</w:t>
      </w:r>
      <w:r>
        <w:rPr>
          <w:rFonts w:asciiTheme="minorHAnsi" w:hAnsiTheme="minorHAnsi"/>
        </w:rPr>
        <w:t xml:space="preserve"> or more newly installed duct material (up to 25</w:t>
      </w:r>
      <w:r w:rsidR="008D4905">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18538E2A" w14:textId="71C9EA80"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Replacement:</w:t>
      </w:r>
      <w:r>
        <w:rPr>
          <w:rFonts w:asciiTheme="minorHAnsi" w:hAnsiTheme="minorHAnsi"/>
        </w:rPr>
        <w:t xml:space="preserve"> For existing buildings where the equipment is not newly installed but the ducts are at least 75</w:t>
      </w:r>
      <w:r w:rsidR="008D4905">
        <w:rPr>
          <w:rFonts w:asciiTheme="minorHAnsi" w:hAnsiTheme="minorHAnsi"/>
        </w:rPr>
        <w:t>%</w:t>
      </w:r>
      <w:r>
        <w:rPr>
          <w:rFonts w:asciiTheme="minorHAnsi" w:hAnsiTheme="minorHAnsi"/>
        </w:rPr>
        <w:t xml:space="preserve"> or more newly installed duct material (up to 25</w:t>
      </w:r>
      <w:r w:rsidR="008D4905">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18538E2B" w14:textId="6A36375E"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Alteration:</w:t>
      </w:r>
      <w:r>
        <w:rPr>
          <w:rFonts w:asciiTheme="minorHAnsi" w:hAnsiTheme="minorHAnsi"/>
        </w:rPr>
        <w:t xml:space="preserve"> For existing buildings where any of the following are newly installed or replaced as part of the project and the system does not meet one of the other compliance categories:</w:t>
      </w:r>
    </w:p>
    <w:p w14:paraId="18538E2C"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40 feet of space-conditioning system ducts are installed in unconditioned space or indirectly conditioned space.</w:t>
      </w:r>
    </w:p>
    <w:p w14:paraId="18538E2D"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Air conditioning or heat pump condenser</w:t>
      </w:r>
    </w:p>
    <w:p w14:paraId="18538E2E"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Heating or cooling coil</w:t>
      </w:r>
    </w:p>
    <w:p w14:paraId="18538E2F"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Air handler (e.g., furnace, fan coil, package unit)</w:t>
      </w:r>
    </w:p>
    <w:p w14:paraId="18538E30" w14:textId="792CB129"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Replacement using Smoke Test:</w:t>
      </w:r>
      <w:r>
        <w:rPr>
          <w:rFonts w:asciiTheme="minorHAnsi" w:hAnsiTheme="minorHAnsi"/>
        </w:rPr>
        <w:t xml:space="preserve"> Similar to “Replacement” but the target leakage could not be met due to the equipment not being new. Smoke is used to show that leaks are only coming from the previously existing equipment. All accessible leaks visible by smoke must be sealed.</w:t>
      </w:r>
    </w:p>
    <w:p w14:paraId="18538E31" w14:textId="094D3C0C" w:rsidR="00315282" w:rsidRDefault="00315282" w:rsidP="00315282">
      <w:pPr>
        <w:numPr>
          <w:ilvl w:val="1"/>
          <w:numId w:val="10"/>
        </w:numPr>
        <w:spacing w:line="276" w:lineRule="auto"/>
        <w:ind w:left="720"/>
        <w:rPr>
          <w:rFonts w:asciiTheme="minorHAnsi" w:hAnsiTheme="minorHAnsi"/>
        </w:rPr>
      </w:pPr>
      <w:r>
        <w:rPr>
          <w:rFonts w:asciiTheme="minorHAnsi" w:hAnsiTheme="minorHAnsi"/>
          <w:u w:val="single"/>
        </w:rPr>
        <w:t>Alteration using Smoke Test:</w:t>
      </w:r>
      <w:r>
        <w:rPr>
          <w:rFonts w:asciiTheme="minorHAnsi" w:hAnsiTheme="minorHAnsi"/>
        </w:rPr>
        <w:t xml:space="preserve"> Similar to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700B125F" w14:textId="77777777" w:rsidR="00E933EA" w:rsidRDefault="00E933EA" w:rsidP="00E933EA">
      <w:pPr>
        <w:numPr>
          <w:ilvl w:val="0"/>
          <w:numId w:val="10"/>
        </w:numPr>
        <w:spacing w:line="276" w:lineRule="auto"/>
        <w:ind w:left="360"/>
        <w:rPr>
          <w:rFonts w:asciiTheme="minorHAnsi" w:hAnsiTheme="minorHAnsi"/>
        </w:rPr>
      </w:pPr>
      <w:r w:rsidRPr="001916A0">
        <w:rPr>
          <w:rFonts w:asciiTheme="minorHAnsi" w:hAnsiTheme="minorHAnsi"/>
          <w:i/>
          <w:szCs w:val="18"/>
        </w:rPr>
        <w:t>Any portions of Duct Located in Garage</w:t>
      </w:r>
      <w:r>
        <w:rPr>
          <w:rFonts w:asciiTheme="minorHAnsi" w:hAnsiTheme="minorHAnsi"/>
          <w:szCs w:val="18"/>
        </w:rPr>
        <w:t>: User select from Yes or No.</w:t>
      </w:r>
    </w:p>
    <w:p w14:paraId="18538E32" w14:textId="77777777" w:rsidR="00315282" w:rsidRDefault="00315282" w:rsidP="00315282">
      <w:pPr>
        <w:spacing w:line="276" w:lineRule="auto"/>
        <w:ind w:left="360"/>
        <w:rPr>
          <w:rFonts w:asciiTheme="minorHAnsi" w:hAnsiTheme="minorHAnsi"/>
        </w:rPr>
      </w:pPr>
    </w:p>
    <w:p w14:paraId="18538E34" w14:textId="1F98489E" w:rsidR="00315282" w:rsidRPr="00D65789" w:rsidRDefault="00315282" w:rsidP="00315282">
      <w:pPr>
        <w:rPr>
          <w:rFonts w:asciiTheme="minorHAnsi" w:hAnsiTheme="minorHAnsi"/>
          <w:b/>
        </w:rPr>
      </w:pPr>
      <w:r w:rsidRPr="006F45C3">
        <w:rPr>
          <w:rFonts w:asciiTheme="minorHAnsi" w:hAnsiTheme="minorHAnsi"/>
          <w:b/>
        </w:rPr>
        <w:t>B. Duct Leakage Diagnostic Test - Low Leakage Ducts in Conditioned Space</w:t>
      </w:r>
    </w:p>
    <w:p w14:paraId="18538E35" w14:textId="68D187B7" w:rsidR="00315282" w:rsidRPr="00D65789" w:rsidRDefault="00315282" w:rsidP="00315282">
      <w:pPr>
        <w:pStyle w:val="ListParagraph"/>
        <w:numPr>
          <w:ilvl w:val="0"/>
          <w:numId w:val="11"/>
        </w:numPr>
        <w:tabs>
          <w:tab w:val="left" w:pos="360"/>
        </w:tabs>
        <w:ind w:left="360"/>
        <w:rPr>
          <w:rFonts w:asciiTheme="minorHAnsi" w:hAnsiTheme="minorHAnsi"/>
        </w:rPr>
      </w:pPr>
      <w:r w:rsidRPr="00116438">
        <w:rPr>
          <w:rFonts w:asciiTheme="minorHAnsi" w:hAnsiTheme="minorHAnsi"/>
          <w:i/>
        </w:rPr>
        <w:t>System compliance with visual inspection per RA3.1.4.1.2</w:t>
      </w:r>
      <w:r w:rsidRPr="00116438">
        <w:rPr>
          <w:rFonts w:asciiTheme="minorHAnsi" w:hAnsiTheme="minorHAnsi"/>
        </w:rPr>
        <w:t>: This field will be automatically filled.  A visual inspection confirms the space conditioning system is located entirely in conditioned space in accordance with RA3.1.4.1.3. If any part of the duct system is outside of conditioned space, the system does not pass.</w:t>
      </w:r>
    </w:p>
    <w:p w14:paraId="18538E36" w14:textId="4670DE63" w:rsidR="00315282" w:rsidRPr="00D65789" w:rsidRDefault="00315282" w:rsidP="00315282">
      <w:pPr>
        <w:pStyle w:val="ListParagraph"/>
        <w:numPr>
          <w:ilvl w:val="0"/>
          <w:numId w:val="11"/>
        </w:numPr>
        <w:tabs>
          <w:tab w:val="left" w:pos="360"/>
        </w:tabs>
        <w:ind w:left="360"/>
        <w:rPr>
          <w:rFonts w:asciiTheme="minorHAnsi" w:hAnsiTheme="minorHAnsi"/>
        </w:rPr>
      </w:pPr>
      <w:r>
        <w:rPr>
          <w:rFonts w:asciiTheme="minorHAnsi" w:hAnsiTheme="minorHAnsi"/>
          <w:i/>
        </w:rPr>
        <w:t>Duct Leakage Test Conditions</w:t>
      </w:r>
      <w:r w:rsidRPr="00116438">
        <w:rPr>
          <w:rFonts w:asciiTheme="minorHAnsi" w:hAnsiTheme="minorHAnsi"/>
        </w:rPr>
        <w:t>: This field will be automatically filled. The entire duct system shall be included in the total leakage test. The air handler, supply and return plenums and all the connectors, transition pieces, duct boots and registers must be installed and tested to total system leakage. All supply registers shall be taped so that the tape goes over the grills and attaches to the surrounding drywall. All return grilles except for one large centrally located return grille or the air handler cabinet access panel shall be taped up.</w:t>
      </w:r>
    </w:p>
    <w:p w14:paraId="18538E37" w14:textId="679E1E2F" w:rsidR="00315282" w:rsidRDefault="00315282" w:rsidP="00315282">
      <w:pPr>
        <w:pStyle w:val="ListParagraph"/>
        <w:numPr>
          <w:ilvl w:val="0"/>
          <w:numId w:val="11"/>
        </w:numPr>
        <w:tabs>
          <w:tab w:val="left" w:pos="360"/>
        </w:tabs>
        <w:ind w:left="360"/>
        <w:rPr>
          <w:rFonts w:asciiTheme="minorHAnsi" w:hAnsiTheme="minorHAnsi"/>
        </w:rPr>
      </w:pPr>
      <w:r w:rsidRPr="00116438">
        <w:rPr>
          <w:rFonts w:asciiTheme="minorHAnsi" w:hAnsiTheme="minorHAnsi"/>
          <w:i/>
        </w:rPr>
        <w:lastRenderedPageBreak/>
        <w:t>Duct Leakage Test Method</w:t>
      </w:r>
      <w:r w:rsidRPr="00116438">
        <w:rPr>
          <w:rFonts w:asciiTheme="minorHAnsi" w:hAnsiTheme="minorHAnsi"/>
        </w:rPr>
        <w:t>: This field will be automatically filled. Leakage to outside shall be verified by pressurizing the dwelling and the ducts to 25 Pa (0.1 inches of water</w:t>
      </w:r>
      <w:r w:rsidRPr="004D396A">
        <w:rPr>
          <w:rFonts w:asciiTheme="minorHAnsi" w:hAnsiTheme="minorHAnsi"/>
        </w:rPr>
        <w:t>) with respect to outside</w:t>
      </w:r>
      <w:r w:rsidRPr="00116438">
        <w:rPr>
          <w:rFonts w:asciiTheme="minorHAnsi" w:hAnsiTheme="minorHAnsi"/>
        </w:rPr>
        <w:t>. A full description of these procedures can be found in RA3.1.4.3.4.</w:t>
      </w:r>
    </w:p>
    <w:p w14:paraId="37F8CC90" w14:textId="5E3B2F17" w:rsidR="002324AE" w:rsidRPr="00D65789" w:rsidRDefault="002324AE" w:rsidP="002324AE">
      <w:pPr>
        <w:pStyle w:val="ListParagraph"/>
        <w:numPr>
          <w:ilvl w:val="0"/>
          <w:numId w:val="11"/>
        </w:numPr>
        <w:tabs>
          <w:tab w:val="left" w:pos="360"/>
        </w:tabs>
        <w:ind w:left="360"/>
        <w:rPr>
          <w:rFonts w:asciiTheme="minorHAnsi" w:hAnsiTheme="minorHAnsi"/>
        </w:rPr>
      </w:pPr>
      <w:r w:rsidRPr="003C386A">
        <w:rPr>
          <w:rFonts w:asciiTheme="minorHAnsi" w:hAnsiTheme="minorHAnsi"/>
          <w:i/>
        </w:rPr>
        <w:t>Target Allowable Duct Leakage Rate (cfm)</w:t>
      </w:r>
      <w:r w:rsidRPr="003C386A">
        <w:rPr>
          <w:rFonts w:asciiTheme="minorHAnsi" w:hAnsiTheme="minorHAnsi"/>
        </w:rPr>
        <w:t>: This field will be automatically filled. In order to pass this test duct leakage must be equal to or less than 25 cfm when the dwelling and ducts are pressurized to 25 Pa with respect to outside.</w:t>
      </w:r>
    </w:p>
    <w:p w14:paraId="18538E39" w14:textId="65A9AC7B" w:rsidR="00315282" w:rsidRPr="00D65789" w:rsidRDefault="00315282" w:rsidP="00315282">
      <w:pPr>
        <w:pStyle w:val="ListParagraph"/>
        <w:numPr>
          <w:ilvl w:val="0"/>
          <w:numId w:val="11"/>
        </w:numPr>
        <w:tabs>
          <w:tab w:val="left" w:pos="360"/>
        </w:tabs>
        <w:ind w:left="360"/>
        <w:rPr>
          <w:rFonts w:asciiTheme="minorHAnsi" w:hAnsiTheme="minorHAnsi"/>
        </w:rPr>
      </w:pPr>
      <w:r>
        <w:rPr>
          <w:rFonts w:asciiTheme="minorHAnsi" w:hAnsiTheme="minorHAnsi"/>
          <w:i/>
        </w:rPr>
        <w:t>Actual Duct Leakage Rate from Leakage Test Measurement (cfm)</w:t>
      </w:r>
      <w:r w:rsidRPr="00116438">
        <w:rPr>
          <w:rFonts w:asciiTheme="minorHAnsi" w:hAnsiTheme="minorHAnsi"/>
        </w:rPr>
        <w:t xml:space="preserve">: </w:t>
      </w:r>
      <w:r>
        <w:rPr>
          <w:rFonts w:asciiTheme="minorHAnsi" w:hAnsiTheme="minorHAnsi"/>
        </w:rPr>
        <w:t>I</w:t>
      </w:r>
      <w:r w:rsidRPr="001D2E44">
        <w:rPr>
          <w:rFonts w:asciiTheme="minorHAnsi" w:hAnsiTheme="minorHAnsi"/>
        </w:rPr>
        <w:t>nput th</w:t>
      </w:r>
      <w:r>
        <w:rPr>
          <w:rFonts w:asciiTheme="minorHAnsi" w:hAnsiTheme="minorHAnsi"/>
        </w:rPr>
        <w:t>e duct leakage rate taken</w:t>
      </w:r>
      <w:r w:rsidRPr="001D2E44">
        <w:rPr>
          <w:rFonts w:asciiTheme="minorHAnsi" w:hAnsiTheme="minorHAnsi"/>
        </w:rPr>
        <w:t xml:space="preserve"> from actual </w:t>
      </w:r>
      <w:r>
        <w:rPr>
          <w:rFonts w:asciiTheme="minorHAnsi" w:hAnsiTheme="minorHAnsi"/>
        </w:rPr>
        <w:t xml:space="preserve">test </w:t>
      </w:r>
      <w:r w:rsidRPr="001D2E44">
        <w:rPr>
          <w:rFonts w:asciiTheme="minorHAnsi" w:hAnsiTheme="minorHAnsi"/>
        </w:rPr>
        <w:t>measurements.</w:t>
      </w:r>
    </w:p>
    <w:p w14:paraId="18538E3A" w14:textId="394AD6F5" w:rsidR="00315282" w:rsidRDefault="00315282" w:rsidP="00315282">
      <w:pPr>
        <w:pStyle w:val="ListParagraph"/>
        <w:numPr>
          <w:ilvl w:val="0"/>
          <w:numId w:val="11"/>
        </w:numPr>
        <w:tabs>
          <w:tab w:val="left" w:pos="360"/>
        </w:tabs>
        <w:ind w:left="360"/>
        <w:rPr>
          <w:rFonts w:asciiTheme="minorHAnsi" w:hAnsiTheme="minorHAnsi"/>
        </w:rPr>
      </w:pPr>
      <w:r w:rsidRPr="00116438">
        <w:rPr>
          <w:rFonts w:asciiTheme="minorHAnsi" w:hAnsiTheme="minorHAnsi"/>
          <w:i/>
        </w:rPr>
        <w:t>Compliance statement:</w:t>
      </w:r>
      <w:r w:rsidRPr="00116438">
        <w:rPr>
          <w:rFonts w:asciiTheme="minorHAnsi" w:hAnsiTheme="minorHAnsi"/>
        </w:rPr>
        <w:t xml:space="preserve"> This field will be automatically filled. The test passes if actual leakage rate is less than or equal to 25 cfm and a MCH</w:t>
      </w:r>
      <w:r>
        <w:rPr>
          <w:rFonts w:asciiTheme="minorHAnsi" w:hAnsiTheme="minorHAnsi"/>
        </w:rPr>
        <w:t>-</w:t>
      </w:r>
      <w:r w:rsidRPr="00116438">
        <w:rPr>
          <w:rFonts w:asciiTheme="minorHAnsi" w:hAnsiTheme="minorHAnsi"/>
        </w:rPr>
        <w:t xml:space="preserve">21 has been registered. </w:t>
      </w:r>
    </w:p>
    <w:p w14:paraId="18538E51" w14:textId="77777777" w:rsidR="008559A9" w:rsidRPr="008559A9" w:rsidRDefault="008559A9" w:rsidP="008559A9">
      <w:pPr>
        <w:tabs>
          <w:tab w:val="left" w:pos="360"/>
        </w:tabs>
        <w:rPr>
          <w:rFonts w:asciiTheme="minorHAnsi" w:hAnsiTheme="minorHAnsi"/>
        </w:rPr>
      </w:pPr>
    </w:p>
    <w:p w14:paraId="049F55E7" w14:textId="77777777" w:rsidR="00970C22" w:rsidRDefault="00970C22" w:rsidP="00E0381A">
      <w:pPr>
        <w:rPr>
          <w:ins w:id="36" w:author="Alhabibi, Haider@Energy" w:date="2022-03-25T11:39:00Z"/>
          <w:rFonts w:asciiTheme="minorHAnsi" w:hAnsiTheme="minorHAnsi" w:cs="Arial"/>
          <w:caps/>
        </w:rPr>
      </w:pPr>
    </w:p>
    <w:p w14:paraId="67FBFCD5" w14:textId="77777777" w:rsidR="00DA0CC6" w:rsidRPr="003E444C" w:rsidRDefault="00DA0CC6" w:rsidP="00DA0CC6">
      <w:pPr>
        <w:rPr>
          <w:ins w:id="37" w:author="Alhabibi, Haider@Energy" w:date="2022-03-25T11:39:00Z"/>
          <w:rFonts w:asciiTheme="minorHAnsi" w:hAnsiTheme="minorHAnsi" w:cstheme="minorHAnsi"/>
          <w:b/>
        </w:rPr>
      </w:pPr>
      <w:ins w:id="38" w:author="Alhabibi, Haider@Energy" w:date="2022-03-25T11:39:00Z">
        <w:r w:rsidRPr="003E444C">
          <w:rPr>
            <w:rFonts w:asciiTheme="minorHAnsi" w:hAnsiTheme="minorHAnsi" w:cstheme="minorHAnsi"/>
            <w:b/>
          </w:rPr>
          <w:t>C. Additional Requirements for Compliance</w:t>
        </w:r>
      </w:ins>
    </w:p>
    <w:p w14:paraId="491F556A" w14:textId="77777777" w:rsidR="00DA0CC6" w:rsidRPr="003E444C" w:rsidRDefault="00DA0CC6" w:rsidP="00DA0CC6">
      <w:pPr>
        <w:pStyle w:val="ListParagraph"/>
        <w:numPr>
          <w:ilvl w:val="0"/>
          <w:numId w:val="27"/>
        </w:numPr>
        <w:spacing w:line="276" w:lineRule="auto"/>
        <w:rPr>
          <w:ins w:id="39" w:author="Alhabibi, Haider@Energy" w:date="2022-03-25T11:39:00Z"/>
          <w:rFonts w:asciiTheme="minorHAnsi" w:hAnsiTheme="minorHAnsi" w:cstheme="minorHAnsi"/>
          <w:sz w:val="18"/>
          <w:szCs w:val="18"/>
        </w:rPr>
      </w:pPr>
      <w:ins w:id="40" w:author="Alhabibi, Haider@Energy" w:date="2022-03-25T11:39:00Z">
        <w:r w:rsidRPr="003E444C">
          <w:rPr>
            <w:rFonts w:asciiTheme="minorHAnsi" w:hAnsiTheme="minorHAnsi" w:cstheme="minorHAnsi"/>
            <w:sz w:val="18"/>
            <w:szCs w:val="18"/>
          </w:rPr>
          <w:t>This field must be a true statement (or not applicable) for the system to comply.</w:t>
        </w:r>
      </w:ins>
    </w:p>
    <w:p w14:paraId="521C9BC6" w14:textId="77777777" w:rsidR="00DA0CC6" w:rsidRPr="003E444C" w:rsidRDefault="00DA0CC6" w:rsidP="00DA0CC6">
      <w:pPr>
        <w:pStyle w:val="ListParagraph"/>
        <w:numPr>
          <w:ilvl w:val="0"/>
          <w:numId w:val="27"/>
        </w:numPr>
        <w:spacing w:line="276" w:lineRule="auto"/>
        <w:rPr>
          <w:ins w:id="41" w:author="Alhabibi, Haider@Energy" w:date="2022-03-25T11:39:00Z"/>
          <w:rFonts w:asciiTheme="minorHAnsi" w:hAnsiTheme="minorHAnsi" w:cstheme="minorHAnsi"/>
          <w:sz w:val="18"/>
          <w:szCs w:val="18"/>
        </w:rPr>
      </w:pPr>
      <w:ins w:id="42" w:author="Alhabibi, Haider@Energy" w:date="2022-03-25T11:39:00Z">
        <w:r w:rsidRPr="003E444C">
          <w:rPr>
            <w:rFonts w:asciiTheme="minorHAnsi" w:hAnsiTheme="minorHAnsi" w:cstheme="minorHAnsi"/>
            <w:sz w:val="18"/>
            <w:szCs w:val="18"/>
          </w:rPr>
          <w:t>This field must be a true statement (or not applicable) for the system to comply.</w:t>
        </w:r>
      </w:ins>
    </w:p>
    <w:p w14:paraId="2E90D3B9" w14:textId="77777777" w:rsidR="00DA0CC6" w:rsidRPr="003E444C" w:rsidRDefault="00DA0CC6" w:rsidP="00DA0CC6">
      <w:pPr>
        <w:pStyle w:val="ListParagraph"/>
        <w:numPr>
          <w:ilvl w:val="0"/>
          <w:numId w:val="27"/>
        </w:numPr>
        <w:spacing w:line="276" w:lineRule="auto"/>
        <w:rPr>
          <w:ins w:id="43" w:author="Alhabibi, Haider@Energy" w:date="2022-03-25T11:39:00Z"/>
          <w:rFonts w:asciiTheme="minorHAnsi" w:hAnsiTheme="minorHAnsi" w:cstheme="minorHAnsi"/>
          <w:sz w:val="18"/>
          <w:szCs w:val="18"/>
        </w:rPr>
      </w:pPr>
      <w:ins w:id="44" w:author="Alhabibi, Haider@Energy" w:date="2022-03-25T11:39:00Z">
        <w:r w:rsidRPr="003E444C">
          <w:rPr>
            <w:rFonts w:asciiTheme="minorHAnsi" w:hAnsiTheme="minorHAnsi" w:cstheme="minorHAnsi"/>
            <w:sz w:val="18"/>
            <w:szCs w:val="18"/>
          </w:rPr>
          <w:t>This field must be a true statement (or not applicable) for the system to comply.</w:t>
        </w:r>
      </w:ins>
    </w:p>
    <w:p w14:paraId="05171D0D" w14:textId="77777777" w:rsidR="00DA0CC6" w:rsidRPr="003E444C" w:rsidRDefault="00DA0CC6" w:rsidP="00DA0CC6">
      <w:pPr>
        <w:pStyle w:val="ListParagraph"/>
        <w:numPr>
          <w:ilvl w:val="0"/>
          <w:numId w:val="27"/>
        </w:numPr>
        <w:spacing w:line="276" w:lineRule="auto"/>
        <w:rPr>
          <w:ins w:id="45" w:author="Alhabibi, Haider@Energy" w:date="2022-03-25T11:39:00Z"/>
          <w:rFonts w:asciiTheme="minorHAnsi" w:hAnsiTheme="minorHAnsi" w:cstheme="minorHAnsi"/>
          <w:sz w:val="18"/>
          <w:szCs w:val="18"/>
        </w:rPr>
      </w:pPr>
      <w:ins w:id="46" w:author="Alhabibi, Haider@Energy" w:date="2022-03-25T11:39:00Z">
        <w:r w:rsidRPr="003E444C">
          <w:rPr>
            <w:rFonts w:asciiTheme="minorHAnsi" w:hAnsiTheme="minorHAnsi" w:cstheme="minorHAnsi"/>
            <w:sz w:val="18"/>
            <w:szCs w:val="18"/>
          </w:rPr>
          <w:t>This field must be a true statement (or not applicable) for the system to comply.</w:t>
        </w:r>
      </w:ins>
    </w:p>
    <w:p w14:paraId="62C24214" w14:textId="77777777" w:rsidR="00DA0CC6" w:rsidRPr="003E444C" w:rsidRDefault="00DA0CC6" w:rsidP="00DA0CC6">
      <w:pPr>
        <w:pStyle w:val="ListParagraph"/>
        <w:numPr>
          <w:ilvl w:val="0"/>
          <w:numId w:val="27"/>
        </w:numPr>
        <w:spacing w:line="276" w:lineRule="auto"/>
        <w:rPr>
          <w:ins w:id="47" w:author="Alhabibi, Haider@Energy" w:date="2022-03-25T11:39:00Z"/>
          <w:rFonts w:asciiTheme="minorHAnsi" w:hAnsiTheme="minorHAnsi" w:cstheme="minorHAnsi"/>
          <w:sz w:val="18"/>
          <w:szCs w:val="18"/>
        </w:rPr>
      </w:pPr>
      <w:ins w:id="48" w:author="Alhabibi, Haider@Energy" w:date="2022-03-25T11:39:00Z">
        <w:r w:rsidRPr="003E444C">
          <w:rPr>
            <w:rFonts w:asciiTheme="minorHAnsi" w:hAnsiTheme="minorHAnsi" w:cstheme="minorHAnsi"/>
            <w:sz w:val="18"/>
            <w:szCs w:val="18"/>
          </w:rPr>
          <w:t>This field must be a true statement (or not applicable) for the system to comply.</w:t>
        </w:r>
      </w:ins>
    </w:p>
    <w:p w14:paraId="516DE89C" w14:textId="77777777" w:rsidR="00DA0CC6" w:rsidRDefault="00DA0CC6" w:rsidP="00DA0CC6">
      <w:pPr>
        <w:pStyle w:val="ListParagraph"/>
        <w:numPr>
          <w:ilvl w:val="0"/>
          <w:numId w:val="27"/>
        </w:numPr>
        <w:spacing w:line="276" w:lineRule="auto"/>
        <w:rPr>
          <w:ins w:id="49" w:author="Alhabibi, Haider@Energy" w:date="2022-03-25T11:39:00Z"/>
          <w:rFonts w:asciiTheme="minorHAnsi" w:hAnsiTheme="minorHAnsi" w:cstheme="minorHAnsi"/>
          <w:sz w:val="18"/>
          <w:szCs w:val="18"/>
        </w:rPr>
      </w:pPr>
      <w:ins w:id="50" w:author="Alhabibi, Haider@Energy" w:date="2022-03-25T11:39:00Z">
        <w:r w:rsidRPr="003E444C">
          <w:rPr>
            <w:rFonts w:asciiTheme="minorHAnsi" w:hAnsiTheme="minorHAnsi" w:cstheme="minorHAnsi"/>
            <w:sz w:val="18"/>
            <w:szCs w:val="18"/>
          </w:rPr>
          <w:t>This field must be a true statement (or not applicable) for the system to comply.</w:t>
        </w:r>
      </w:ins>
    </w:p>
    <w:p w14:paraId="18538E52" w14:textId="7DDF8FDF" w:rsidR="00DA0CC6" w:rsidRPr="00D65789" w:rsidRDefault="00DA0CC6" w:rsidP="00E0381A">
      <w:pPr>
        <w:rPr>
          <w:rFonts w:asciiTheme="minorHAnsi" w:hAnsiTheme="minorHAnsi" w:cs="Arial"/>
          <w:caps/>
        </w:rPr>
        <w:sectPr w:rsidR="00DA0CC6" w:rsidRPr="00D65789" w:rsidSect="00D65789">
          <w:headerReference w:type="even" r:id="rId18"/>
          <w:headerReference w:type="default" r:id="rId19"/>
          <w:footerReference w:type="default" r:id="rId20"/>
          <w:headerReference w:type="first" r:id="rId21"/>
          <w:pgSz w:w="12240" w:h="15840" w:code="1"/>
          <w:pgMar w:top="720" w:right="720" w:bottom="720" w:left="720" w:header="720"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229"/>
        <w:gridCol w:w="6331"/>
      </w:tblGrid>
      <w:tr w:rsidR="0046685D" w:rsidRPr="00D65789" w14:paraId="18538E55" w14:textId="77777777" w:rsidTr="2D0CCE7C">
        <w:trPr>
          <w:trHeight w:val="31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E54" w14:textId="77777777" w:rsidR="0046685D" w:rsidRPr="006F45C3" w:rsidRDefault="0046685D" w:rsidP="00603A6B">
            <w:pPr>
              <w:rPr>
                <w:rFonts w:asciiTheme="minorHAnsi" w:hAnsiTheme="minorHAnsi"/>
              </w:rPr>
            </w:pPr>
            <w:r>
              <w:rPr>
                <w:rFonts w:asciiTheme="minorHAnsi" w:hAnsiTheme="minorHAnsi"/>
                <w:b/>
              </w:rPr>
              <w:lastRenderedPageBreak/>
              <w:t xml:space="preserve">A. </w:t>
            </w:r>
            <w:r w:rsidRPr="006F45C3">
              <w:rPr>
                <w:rFonts w:asciiTheme="minorHAnsi" w:hAnsiTheme="minorHAnsi"/>
                <w:b/>
              </w:rPr>
              <w:t>System Information</w:t>
            </w:r>
          </w:p>
        </w:tc>
      </w:tr>
      <w:tr w:rsidR="00603A6B" w:rsidRPr="00D65789" w14:paraId="18538E59"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56" w14:textId="77777777" w:rsidR="00603A6B" w:rsidRPr="00D65789" w:rsidRDefault="00FF07F3" w:rsidP="00FF07F3">
            <w:pPr>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1917" w:type="pct"/>
            <w:tcBorders>
              <w:top w:val="single" w:sz="4" w:space="0" w:color="auto"/>
              <w:left w:val="single" w:sz="4" w:space="0" w:color="auto"/>
              <w:bottom w:val="single" w:sz="4" w:space="0" w:color="auto"/>
              <w:right w:val="single" w:sz="4" w:space="0" w:color="auto"/>
            </w:tcBorders>
            <w:vAlign w:val="center"/>
          </w:tcPr>
          <w:p w14:paraId="18538E57" w14:textId="07253A8B" w:rsidR="00603A6B" w:rsidRPr="00D65789" w:rsidRDefault="00A8370A" w:rsidP="00603A6B">
            <w:pPr>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Identification or Name</w:t>
            </w:r>
          </w:p>
        </w:tc>
        <w:tc>
          <w:tcPr>
            <w:tcW w:w="2870" w:type="pct"/>
            <w:tcBorders>
              <w:top w:val="single" w:sz="4" w:space="0" w:color="auto"/>
              <w:left w:val="single" w:sz="4" w:space="0" w:color="auto"/>
              <w:bottom w:val="single" w:sz="4" w:space="0" w:color="auto"/>
              <w:right w:val="single" w:sz="4" w:space="0" w:color="auto"/>
            </w:tcBorders>
            <w:vAlign w:val="center"/>
          </w:tcPr>
          <w:p w14:paraId="18538E58" w14:textId="77777777" w:rsidR="00603A6B" w:rsidRPr="00D65789" w:rsidRDefault="006F45C3" w:rsidP="00603A6B">
            <w:pPr>
              <w:rPr>
                <w:rFonts w:asciiTheme="minorHAnsi" w:hAnsiTheme="minorHAnsi"/>
              </w:rPr>
            </w:pPr>
            <w:r w:rsidRPr="006F45C3">
              <w:rPr>
                <w:rFonts w:asciiTheme="minorHAnsi" w:hAnsiTheme="minorHAnsi"/>
              </w:rPr>
              <w:t>&lt;&lt;text (data from MCH-01)&gt;&gt;</w:t>
            </w:r>
          </w:p>
        </w:tc>
      </w:tr>
      <w:tr w:rsidR="00603A6B" w:rsidRPr="00D65789" w14:paraId="18538E5D"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5A" w14:textId="77777777" w:rsidR="00603A6B" w:rsidRPr="00D65789" w:rsidRDefault="00FF07F3" w:rsidP="00603A6B">
            <w:pPr>
              <w:spacing w:before="120"/>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1917" w:type="pct"/>
            <w:tcBorders>
              <w:top w:val="single" w:sz="4" w:space="0" w:color="auto"/>
              <w:left w:val="single" w:sz="4" w:space="0" w:color="auto"/>
              <w:bottom w:val="single" w:sz="4" w:space="0" w:color="auto"/>
              <w:right w:val="single" w:sz="4" w:space="0" w:color="auto"/>
            </w:tcBorders>
            <w:vAlign w:val="center"/>
          </w:tcPr>
          <w:p w14:paraId="18538E5B" w14:textId="3A438930" w:rsidR="00603A6B" w:rsidRPr="00D65789" w:rsidRDefault="00A8370A" w:rsidP="00603A6B">
            <w:pPr>
              <w:spacing w:before="120"/>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Location or Area Served</w:t>
            </w:r>
          </w:p>
        </w:tc>
        <w:tc>
          <w:tcPr>
            <w:tcW w:w="2870" w:type="pct"/>
            <w:tcBorders>
              <w:top w:val="single" w:sz="4" w:space="0" w:color="auto"/>
              <w:left w:val="single" w:sz="4" w:space="0" w:color="auto"/>
              <w:bottom w:val="single" w:sz="4" w:space="0" w:color="auto"/>
              <w:right w:val="single" w:sz="4" w:space="0" w:color="auto"/>
            </w:tcBorders>
            <w:vAlign w:val="center"/>
          </w:tcPr>
          <w:p w14:paraId="18538E5C" w14:textId="77777777" w:rsidR="007366CF" w:rsidRDefault="006F45C3">
            <w:pPr>
              <w:spacing w:before="120"/>
              <w:rPr>
                <w:rFonts w:asciiTheme="minorHAnsi" w:hAnsiTheme="minorHAnsi"/>
              </w:rPr>
            </w:pPr>
            <w:r w:rsidRPr="006F45C3">
              <w:rPr>
                <w:rFonts w:asciiTheme="minorHAnsi" w:hAnsiTheme="minorHAnsi"/>
              </w:rPr>
              <w:t>&lt;&lt;text (data from MCH-01)&gt;&gt;</w:t>
            </w:r>
          </w:p>
        </w:tc>
      </w:tr>
      <w:tr w:rsidR="002518C7" w:rsidRPr="00D65789" w14:paraId="49BC443D"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5E03646" w14:textId="519B5042" w:rsidR="002518C7" w:rsidRDefault="002518C7">
            <w:pPr>
              <w:jc w:val="center"/>
              <w:rPr>
                <w:rFonts w:asciiTheme="minorHAnsi" w:hAnsiTheme="minorHAnsi"/>
              </w:rPr>
            </w:pPr>
            <w:r w:rsidRPr="001916A0">
              <w:rPr>
                <w:rFonts w:asciiTheme="minorHAnsi" w:hAnsiTheme="minorHAnsi"/>
              </w:rPr>
              <w:t>03</w:t>
            </w:r>
          </w:p>
        </w:tc>
        <w:tc>
          <w:tcPr>
            <w:tcW w:w="1917" w:type="pct"/>
            <w:tcBorders>
              <w:top w:val="single" w:sz="4" w:space="0" w:color="auto"/>
              <w:left w:val="single" w:sz="4" w:space="0" w:color="auto"/>
              <w:bottom w:val="single" w:sz="4" w:space="0" w:color="auto"/>
              <w:right w:val="single" w:sz="4" w:space="0" w:color="auto"/>
            </w:tcBorders>
            <w:vAlign w:val="center"/>
          </w:tcPr>
          <w:p w14:paraId="458EF891" w14:textId="0058C8C4" w:rsidR="002518C7" w:rsidRDefault="002518C7">
            <w:pPr>
              <w:rPr>
                <w:rFonts w:asciiTheme="minorHAnsi" w:hAnsiTheme="minorHAnsi"/>
              </w:rPr>
            </w:pPr>
            <w:r w:rsidRPr="001916A0">
              <w:rPr>
                <w:rFonts w:asciiTheme="minorHAnsi" w:hAnsiTheme="minorHAnsi"/>
              </w:rPr>
              <w:t>Indoor Unit Name</w:t>
            </w:r>
            <w:r w:rsidR="004D0495">
              <w:rPr>
                <w:rFonts w:asciiTheme="minorHAnsi" w:hAnsiTheme="minorHAnsi"/>
              </w:rPr>
              <w:t xml:space="preserve"> or Description of Area Served</w:t>
            </w:r>
          </w:p>
        </w:tc>
        <w:tc>
          <w:tcPr>
            <w:tcW w:w="2870" w:type="pct"/>
            <w:tcBorders>
              <w:top w:val="single" w:sz="4" w:space="0" w:color="auto"/>
              <w:left w:val="single" w:sz="4" w:space="0" w:color="auto"/>
              <w:bottom w:val="single" w:sz="4" w:space="0" w:color="auto"/>
              <w:right w:val="single" w:sz="4" w:space="0" w:color="auto"/>
            </w:tcBorders>
            <w:vAlign w:val="center"/>
          </w:tcPr>
          <w:p w14:paraId="18E2A40D" w14:textId="41086AE1" w:rsidR="002518C7" w:rsidRPr="006F45C3" w:rsidRDefault="002518C7">
            <w:pPr>
              <w:rPr>
                <w:rFonts w:asciiTheme="minorHAnsi" w:hAnsiTheme="minorHAnsi"/>
              </w:rPr>
            </w:pPr>
            <w:r w:rsidRPr="001916A0">
              <w:rPr>
                <w:rFonts w:asciiTheme="minorHAnsi" w:hAnsiTheme="minorHAnsi"/>
              </w:rPr>
              <w:t>&lt;&lt;text (data from MCH-01)&gt;&gt;</w:t>
            </w:r>
          </w:p>
        </w:tc>
      </w:tr>
      <w:tr w:rsidR="002518C7" w:rsidRPr="00D65789" w14:paraId="18538E61"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5E" w14:textId="45E94E4F" w:rsidR="002518C7" w:rsidRPr="00D65789" w:rsidRDefault="002518C7" w:rsidP="002518C7">
            <w:pPr>
              <w:jc w:val="center"/>
              <w:rPr>
                <w:rFonts w:asciiTheme="minorHAnsi" w:hAnsiTheme="minorHAnsi"/>
              </w:rPr>
            </w:pPr>
            <w:r>
              <w:rPr>
                <w:rFonts w:asciiTheme="minorHAnsi" w:hAnsiTheme="minorHAnsi"/>
              </w:rPr>
              <w:t>04</w:t>
            </w:r>
          </w:p>
        </w:tc>
        <w:tc>
          <w:tcPr>
            <w:tcW w:w="1917" w:type="pct"/>
            <w:tcBorders>
              <w:top w:val="single" w:sz="4" w:space="0" w:color="auto"/>
              <w:left w:val="single" w:sz="4" w:space="0" w:color="auto"/>
              <w:bottom w:val="single" w:sz="4" w:space="0" w:color="auto"/>
              <w:right w:val="single" w:sz="4" w:space="0" w:color="auto"/>
            </w:tcBorders>
            <w:vAlign w:val="center"/>
          </w:tcPr>
          <w:p w14:paraId="18538E5F" w14:textId="42AE8CD3" w:rsidR="002518C7" w:rsidRPr="00996D90" w:rsidRDefault="002518C7" w:rsidP="002518C7">
            <w:pPr>
              <w:rPr>
                <w:rFonts w:asciiTheme="minorHAnsi" w:hAnsiTheme="minorHAnsi"/>
              </w:rPr>
            </w:pPr>
            <w:r w:rsidRPr="00996D90">
              <w:rPr>
                <w:rFonts w:asciiTheme="minorHAnsi" w:hAnsiTheme="minorHAnsi"/>
              </w:rPr>
              <w:t xml:space="preserve">Building Type from </w:t>
            </w:r>
            <w:del w:id="61" w:author="Alhabibi, Haider@Energy" w:date="2022-02-14T16:45:00Z">
              <w:r w:rsidRPr="00996D90" w:rsidDel="005A6772">
                <w:rPr>
                  <w:rFonts w:asciiTheme="minorHAnsi" w:hAnsiTheme="minorHAnsi"/>
                </w:rPr>
                <w:delText>CF1R</w:delText>
              </w:r>
            </w:del>
            <w:ins w:id="62" w:author="Alhabibi, Haider@Energy" w:date="2022-02-14T16:45:00Z">
              <w:r w:rsidR="005A6772">
                <w:rPr>
                  <w:rFonts w:asciiTheme="minorHAnsi" w:hAnsiTheme="minorHAnsi"/>
                </w:rPr>
                <w:t>LMCC</w:t>
              </w:r>
            </w:ins>
          </w:p>
        </w:tc>
        <w:tc>
          <w:tcPr>
            <w:tcW w:w="2870" w:type="pct"/>
            <w:tcBorders>
              <w:top w:val="single" w:sz="4" w:space="0" w:color="auto"/>
              <w:left w:val="single" w:sz="4" w:space="0" w:color="auto"/>
              <w:bottom w:val="single" w:sz="4" w:space="0" w:color="auto"/>
              <w:right w:val="single" w:sz="4" w:space="0" w:color="auto"/>
            </w:tcBorders>
            <w:vAlign w:val="center"/>
          </w:tcPr>
          <w:p w14:paraId="18538E60" w14:textId="026F35C2" w:rsidR="002518C7" w:rsidRPr="00996D90" w:rsidRDefault="002518C7" w:rsidP="002518C7">
            <w:pPr>
              <w:rPr>
                <w:rFonts w:asciiTheme="minorHAnsi" w:hAnsiTheme="minorHAnsi"/>
              </w:rPr>
            </w:pPr>
            <w:r w:rsidRPr="00996D90">
              <w:rPr>
                <w:rFonts w:asciiTheme="minorHAnsi" w:hAnsiTheme="minorHAnsi"/>
              </w:rPr>
              <w:t xml:space="preserve">&lt;&lt;text (data from </w:t>
            </w:r>
            <w:del w:id="63" w:author="Alhabibi, Haider@Energy" w:date="2022-02-14T16:45:00Z">
              <w:r w:rsidRPr="00996D90" w:rsidDel="005A6772">
                <w:rPr>
                  <w:rFonts w:asciiTheme="minorHAnsi" w:hAnsiTheme="minorHAnsi"/>
                </w:rPr>
                <w:delText>CF1R</w:delText>
              </w:r>
            </w:del>
            <w:ins w:id="64" w:author="Alhabibi, Haider@Energy" w:date="2022-02-14T16:45:00Z">
              <w:r w:rsidR="005A6772">
                <w:rPr>
                  <w:rFonts w:asciiTheme="minorHAnsi" w:hAnsiTheme="minorHAnsi"/>
                </w:rPr>
                <w:t>LMCC</w:t>
              </w:r>
            </w:ins>
            <w:r w:rsidRPr="00996D90">
              <w:rPr>
                <w:rFonts w:asciiTheme="minorHAnsi" w:hAnsiTheme="minorHAnsi"/>
              </w:rPr>
              <w:t>)</w:t>
            </w:r>
          </w:p>
        </w:tc>
      </w:tr>
      <w:tr w:rsidR="002518C7" w:rsidRPr="00D65789" w14:paraId="18538E65"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62" w14:textId="226E0F9B" w:rsidR="002518C7" w:rsidRPr="00D65789" w:rsidRDefault="002518C7" w:rsidP="002518C7">
            <w:pPr>
              <w:jc w:val="center"/>
              <w:rPr>
                <w:rFonts w:asciiTheme="minorHAnsi" w:hAnsiTheme="minorHAnsi"/>
              </w:rPr>
            </w:pPr>
            <w:r>
              <w:rPr>
                <w:rFonts w:asciiTheme="minorHAnsi" w:hAnsiTheme="minorHAnsi"/>
              </w:rPr>
              <w:t>05</w:t>
            </w:r>
          </w:p>
        </w:tc>
        <w:tc>
          <w:tcPr>
            <w:tcW w:w="1917" w:type="pct"/>
            <w:tcBorders>
              <w:top w:val="single" w:sz="4" w:space="0" w:color="auto"/>
              <w:left w:val="single" w:sz="4" w:space="0" w:color="auto"/>
              <w:bottom w:val="single" w:sz="4" w:space="0" w:color="auto"/>
              <w:right w:val="single" w:sz="4" w:space="0" w:color="auto"/>
            </w:tcBorders>
            <w:vAlign w:val="center"/>
          </w:tcPr>
          <w:p w14:paraId="18538E63" w14:textId="448B8C3F" w:rsidR="002518C7" w:rsidRPr="00D65789" w:rsidRDefault="002518C7" w:rsidP="002518C7">
            <w:pPr>
              <w:rPr>
                <w:rFonts w:asciiTheme="minorHAnsi" w:hAnsiTheme="minorHAnsi"/>
              </w:rPr>
            </w:pPr>
            <w:r w:rsidRPr="006F45C3">
              <w:rPr>
                <w:rFonts w:asciiTheme="minorHAnsi" w:hAnsiTheme="minorHAnsi"/>
              </w:rPr>
              <w:t xml:space="preserve">Verified Low Leakage Ducts in Conditioned Space (VLLDCS) Credit from </w:t>
            </w:r>
            <w:del w:id="65" w:author="Alhabibi, Haider@Energy" w:date="2022-02-14T16:45:00Z">
              <w:r w:rsidDel="005A6772">
                <w:rPr>
                  <w:rFonts w:asciiTheme="minorHAnsi" w:hAnsiTheme="minorHAnsi"/>
                </w:rPr>
                <w:delText>CF1R</w:delText>
              </w:r>
            </w:del>
            <w:ins w:id="66" w:author="Alhabibi, Haider@Energy" w:date="2022-02-14T16:45:00Z">
              <w:r w:rsidR="005A6772">
                <w:rPr>
                  <w:rFonts w:asciiTheme="minorHAnsi" w:hAnsiTheme="minorHAnsi"/>
                </w:rPr>
                <w:t>LMCC</w:t>
              </w:r>
            </w:ins>
            <w:r w:rsidRPr="006F45C3">
              <w:rPr>
                <w:rFonts w:asciiTheme="minorHAnsi" w:hAnsiTheme="minorHAnsi"/>
              </w:rPr>
              <w:t>?</w:t>
            </w:r>
          </w:p>
        </w:tc>
        <w:tc>
          <w:tcPr>
            <w:tcW w:w="2870" w:type="pct"/>
            <w:tcBorders>
              <w:top w:val="single" w:sz="4" w:space="0" w:color="auto"/>
              <w:left w:val="single" w:sz="4" w:space="0" w:color="auto"/>
              <w:bottom w:val="single" w:sz="4" w:space="0" w:color="auto"/>
              <w:right w:val="single" w:sz="4" w:space="0" w:color="auto"/>
            </w:tcBorders>
            <w:vAlign w:val="center"/>
          </w:tcPr>
          <w:p w14:paraId="18538E64" w14:textId="7B6293F1" w:rsidR="002518C7" w:rsidRPr="00D65789" w:rsidRDefault="002518C7" w:rsidP="2EF19BC3">
            <w:pPr>
              <w:rPr>
                <w:rFonts w:asciiTheme="minorHAnsi" w:hAnsiTheme="minorHAnsi"/>
              </w:rPr>
            </w:pPr>
            <w:r w:rsidRPr="2EF19BC3">
              <w:rPr>
                <w:rFonts w:asciiTheme="minorHAnsi" w:hAnsiTheme="minorHAnsi"/>
              </w:rPr>
              <w:t>&lt;&lt;</w:t>
            </w:r>
            <w:r w:rsidR="00620BFA" w:rsidRPr="00E942DE">
              <w:rPr>
                <w:rFonts w:asciiTheme="minorHAnsi" w:hAnsiTheme="minorHAnsi"/>
              </w:rPr>
              <w:t xml:space="preserve"> If on the </w:t>
            </w:r>
            <w:del w:id="67" w:author="Alhabibi, Haider@Energy" w:date="2022-02-14T16:45:00Z">
              <w:r w:rsidR="00620BFA" w:rsidRPr="00E942DE" w:rsidDel="005A6772">
                <w:rPr>
                  <w:rFonts w:asciiTheme="minorHAnsi" w:hAnsiTheme="minorHAnsi"/>
                </w:rPr>
                <w:delText>CF1R</w:delText>
              </w:r>
            </w:del>
            <w:ins w:id="68" w:author="Alhabibi, Haider@Energy" w:date="2022-02-14T16:45:00Z">
              <w:r w:rsidR="005A6772">
                <w:rPr>
                  <w:rFonts w:asciiTheme="minorHAnsi" w:hAnsiTheme="minorHAnsi"/>
                </w:rPr>
                <w:t>LMCC</w:t>
              </w:r>
            </w:ins>
            <w:r w:rsidR="00B108BF">
              <w:rPr>
                <w:rFonts w:asciiTheme="minorHAnsi" w:hAnsiTheme="minorHAnsi"/>
              </w:rPr>
              <w:t>-PRF</w:t>
            </w:r>
            <w:r w:rsidR="00620BFA" w:rsidRPr="00E942DE">
              <w:rPr>
                <w:rFonts w:asciiTheme="minorHAnsi" w:hAnsiTheme="minorHAnsi"/>
              </w:rPr>
              <w:t xml:space="preserve"> Y02_ResidentialHeatingSystemType = </w:t>
            </w:r>
            <w:proofErr w:type="spellStart"/>
            <w:r w:rsidR="00620BFA" w:rsidRPr="00E942DE">
              <w:rPr>
                <w:rFonts w:asciiTheme="minorHAnsi" w:hAnsiTheme="minorHAnsi"/>
              </w:rPr>
              <w:t>VCHP</w:t>
            </w:r>
            <w:r w:rsidR="007F0327" w:rsidRPr="007F0327">
              <w:rPr>
                <w:rFonts w:asciiTheme="minorHAnsi" w:hAnsiTheme="minorHAnsi"/>
              </w:rPr>
              <w:t>_IndoorUnitDucted</w:t>
            </w:r>
            <w:proofErr w:type="spellEnd"/>
            <w:r w:rsidR="007F0327" w:rsidRPr="007F0327">
              <w:rPr>
                <w:rFonts w:asciiTheme="minorHAnsi" w:hAnsiTheme="minorHAnsi"/>
              </w:rPr>
              <w:t xml:space="preserve">, </w:t>
            </w:r>
            <w:proofErr w:type="spellStart"/>
            <w:r w:rsidR="007F0327" w:rsidRPr="007F0327">
              <w:rPr>
                <w:rFonts w:asciiTheme="minorHAnsi" w:hAnsiTheme="minorHAnsi"/>
              </w:rPr>
              <w:t>VCHP_IndoorUnitDuctless</w:t>
            </w:r>
            <w:proofErr w:type="spellEnd"/>
            <w:r w:rsidR="007F0327" w:rsidRPr="007F0327">
              <w:rPr>
                <w:rFonts w:asciiTheme="minorHAnsi" w:hAnsiTheme="minorHAnsi"/>
              </w:rPr>
              <w:t xml:space="preserve">, or </w:t>
            </w:r>
            <w:proofErr w:type="spellStart"/>
            <w:r w:rsidR="007F0327" w:rsidRPr="007F0327">
              <w:rPr>
                <w:rFonts w:asciiTheme="minorHAnsi" w:hAnsiTheme="minorHAnsi"/>
              </w:rPr>
              <w:t>VCHP_IndoorUnitDuctedandDuctless</w:t>
            </w:r>
            <w:proofErr w:type="spellEnd"/>
            <w:r w:rsidR="00620BFA" w:rsidRPr="00E942DE">
              <w:rPr>
                <w:rFonts w:asciiTheme="minorHAnsi" w:hAnsiTheme="minorHAnsi"/>
              </w:rPr>
              <w:t>, then result = true; else</w:t>
            </w:r>
            <w:r w:rsidR="00620BFA">
              <w:rPr>
                <w:rFonts w:asciiTheme="minorHAnsi" w:hAnsiTheme="minorHAnsi"/>
              </w:rPr>
              <w:t xml:space="preserve"> </w:t>
            </w:r>
            <w:r w:rsidRPr="2EF19BC3">
              <w:rPr>
                <w:rFonts w:asciiTheme="minorHAnsi" w:hAnsiTheme="minorHAnsi"/>
              </w:rPr>
              <w:t xml:space="preserve">calculated result: (= true or false depending on </w:t>
            </w:r>
            <w:del w:id="69" w:author="Alhabibi, Haider@Energy" w:date="2022-02-14T16:45:00Z">
              <w:r w:rsidRPr="2EF19BC3" w:rsidDel="005A6772">
                <w:rPr>
                  <w:rFonts w:asciiTheme="minorHAnsi" w:hAnsiTheme="minorHAnsi"/>
                </w:rPr>
                <w:delText>CF1R</w:delText>
              </w:r>
            </w:del>
            <w:ins w:id="70" w:author="Alhabibi, Haider@Energy" w:date="2022-02-14T16:45:00Z">
              <w:r w:rsidR="005A6772">
                <w:rPr>
                  <w:rFonts w:asciiTheme="minorHAnsi" w:hAnsiTheme="minorHAnsi"/>
                </w:rPr>
                <w:t>LMCC</w:t>
              </w:r>
            </w:ins>
            <w:r w:rsidRPr="2EF19BC3">
              <w:rPr>
                <w:rFonts w:asciiTheme="minorHAnsi" w:hAnsiTheme="minorHAnsi"/>
              </w:rPr>
              <w:t xml:space="preserve"> data:  if true =&gt;display message directing use </w:t>
            </w:r>
            <w:r w:rsidRPr="00252F08">
              <w:rPr>
                <w:rFonts w:asciiTheme="minorHAnsi" w:hAnsiTheme="minorHAnsi"/>
              </w:rPr>
              <w:t>of VLLDCS</w:t>
            </w:r>
            <w:r w:rsidRPr="2EF19BC3">
              <w:rPr>
                <w:rFonts w:asciiTheme="minorHAnsi" w:hAnsiTheme="minorHAnsi"/>
              </w:rPr>
              <w:t xml:space="preserve"> method 20b)&gt;&gt;</w:t>
            </w:r>
          </w:p>
        </w:tc>
      </w:tr>
      <w:tr w:rsidR="002518C7" w:rsidRPr="00D65789" w14:paraId="18538E69"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66" w14:textId="73597E27" w:rsidR="002518C7" w:rsidRPr="00D65789" w:rsidRDefault="002518C7" w:rsidP="002518C7">
            <w:pPr>
              <w:jc w:val="center"/>
              <w:rPr>
                <w:rFonts w:asciiTheme="minorHAnsi" w:hAnsiTheme="minorHAnsi"/>
              </w:rPr>
            </w:pPr>
            <w:r>
              <w:rPr>
                <w:rFonts w:asciiTheme="minorHAnsi" w:hAnsiTheme="minorHAnsi"/>
              </w:rPr>
              <w:t>06</w:t>
            </w:r>
          </w:p>
        </w:tc>
        <w:tc>
          <w:tcPr>
            <w:tcW w:w="1917" w:type="pct"/>
            <w:tcBorders>
              <w:top w:val="single" w:sz="4" w:space="0" w:color="auto"/>
              <w:left w:val="single" w:sz="4" w:space="0" w:color="auto"/>
              <w:bottom w:val="single" w:sz="4" w:space="0" w:color="auto"/>
              <w:right w:val="single" w:sz="4" w:space="0" w:color="auto"/>
            </w:tcBorders>
            <w:vAlign w:val="center"/>
          </w:tcPr>
          <w:p w14:paraId="18538E67" w14:textId="5404E7E2" w:rsidR="002518C7" w:rsidRPr="00D65789" w:rsidRDefault="002518C7" w:rsidP="002518C7">
            <w:pPr>
              <w:rPr>
                <w:rFonts w:asciiTheme="minorHAnsi" w:hAnsiTheme="minorHAnsi"/>
              </w:rPr>
            </w:pPr>
            <w:r w:rsidRPr="006F45C3">
              <w:rPr>
                <w:rFonts w:asciiTheme="minorHAnsi" w:hAnsiTheme="minorHAnsi"/>
              </w:rPr>
              <w:t xml:space="preserve">Verified Low Leakage Air-handling Unit Credit from </w:t>
            </w:r>
            <w:del w:id="71" w:author="Alhabibi, Haider@Energy" w:date="2022-02-14T16:45:00Z">
              <w:r w:rsidDel="005A6772">
                <w:rPr>
                  <w:rFonts w:asciiTheme="minorHAnsi" w:hAnsiTheme="minorHAnsi"/>
                </w:rPr>
                <w:delText>CF1R</w:delText>
              </w:r>
            </w:del>
            <w:ins w:id="72" w:author="Alhabibi, Haider@Energy" w:date="2022-02-14T16:45:00Z">
              <w:r w:rsidR="005A6772">
                <w:rPr>
                  <w:rFonts w:asciiTheme="minorHAnsi" w:hAnsiTheme="minorHAnsi"/>
                </w:rPr>
                <w:t>LMCC</w:t>
              </w:r>
            </w:ins>
            <w:r w:rsidRPr="006F45C3">
              <w:rPr>
                <w:rFonts w:asciiTheme="minorHAnsi" w:hAnsiTheme="minorHAnsi"/>
              </w:rPr>
              <w:t>?</w:t>
            </w:r>
          </w:p>
        </w:tc>
        <w:tc>
          <w:tcPr>
            <w:tcW w:w="2870" w:type="pct"/>
            <w:tcBorders>
              <w:top w:val="single" w:sz="4" w:space="0" w:color="auto"/>
              <w:left w:val="single" w:sz="4" w:space="0" w:color="auto"/>
              <w:bottom w:val="single" w:sz="4" w:space="0" w:color="auto"/>
              <w:right w:val="single" w:sz="4" w:space="0" w:color="auto"/>
            </w:tcBorders>
            <w:vAlign w:val="center"/>
          </w:tcPr>
          <w:p w14:paraId="18538E68" w14:textId="48412609" w:rsidR="002518C7" w:rsidRPr="00D65789" w:rsidRDefault="002518C7" w:rsidP="002518C7">
            <w:pPr>
              <w:rPr>
                <w:rFonts w:asciiTheme="minorHAnsi" w:hAnsiTheme="minorHAnsi"/>
              </w:rPr>
            </w:pPr>
            <w:r w:rsidRPr="006F45C3">
              <w:rPr>
                <w:rFonts w:asciiTheme="minorHAnsi" w:hAnsiTheme="minorHAnsi"/>
              </w:rPr>
              <w:t>&lt;&lt;</w:t>
            </w:r>
            <w:r w:rsidR="0022325D" w:rsidRPr="0021689C">
              <w:rPr>
                <w:rFonts w:asciiTheme="minorHAnsi" w:hAnsiTheme="minorHAnsi"/>
              </w:rPr>
              <w:t xml:space="preserve"> If on the </w:t>
            </w:r>
            <w:del w:id="73" w:author="Alhabibi, Haider@Energy" w:date="2022-02-14T16:45:00Z">
              <w:r w:rsidR="0022325D" w:rsidRPr="0021689C" w:rsidDel="005A6772">
                <w:rPr>
                  <w:rFonts w:asciiTheme="minorHAnsi" w:hAnsiTheme="minorHAnsi"/>
                </w:rPr>
                <w:delText>CF1R</w:delText>
              </w:r>
            </w:del>
            <w:ins w:id="74" w:author="Alhabibi, Haider@Energy" w:date="2022-02-14T16:45:00Z">
              <w:r w:rsidR="005A6772">
                <w:rPr>
                  <w:rFonts w:asciiTheme="minorHAnsi" w:hAnsiTheme="minorHAnsi"/>
                </w:rPr>
                <w:t>LMCC</w:t>
              </w:r>
            </w:ins>
            <w:r w:rsidR="00BB7E8A">
              <w:rPr>
                <w:rFonts w:asciiTheme="minorHAnsi" w:hAnsiTheme="minorHAnsi"/>
              </w:rPr>
              <w:t>-PRF</w:t>
            </w:r>
            <w:r w:rsidR="0022325D" w:rsidRPr="0021689C">
              <w:rPr>
                <w:rFonts w:asciiTheme="minorHAnsi" w:hAnsiTheme="minorHAnsi"/>
              </w:rPr>
              <w:t xml:space="preserve"> Y02_ResidentialHeatingSystemType = </w:t>
            </w:r>
            <w:proofErr w:type="spellStart"/>
            <w:r w:rsidR="0022325D" w:rsidRPr="0021689C">
              <w:rPr>
                <w:rFonts w:asciiTheme="minorHAnsi" w:hAnsiTheme="minorHAnsi"/>
              </w:rPr>
              <w:t>VCHP</w:t>
            </w:r>
            <w:r w:rsidR="007F0327" w:rsidRPr="007F0327">
              <w:rPr>
                <w:rFonts w:asciiTheme="minorHAnsi" w:hAnsiTheme="minorHAnsi"/>
              </w:rPr>
              <w:t>_IndoorUnitDucted</w:t>
            </w:r>
            <w:proofErr w:type="spellEnd"/>
            <w:r w:rsidR="007F0327" w:rsidRPr="007F0327">
              <w:rPr>
                <w:rFonts w:asciiTheme="minorHAnsi" w:hAnsiTheme="minorHAnsi"/>
              </w:rPr>
              <w:t xml:space="preserve">, </w:t>
            </w:r>
            <w:proofErr w:type="spellStart"/>
            <w:r w:rsidR="007F0327" w:rsidRPr="007F0327">
              <w:rPr>
                <w:rFonts w:asciiTheme="minorHAnsi" w:hAnsiTheme="minorHAnsi"/>
              </w:rPr>
              <w:t>VCHP_IndoorUnitDuctless</w:t>
            </w:r>
            <w:proofErr w:type="spellEnd"/>
            <w:r w:rsidR="007F0327" w:rsidRPr="007F0327">
              <w:rPr>
                <w:rFonts w:asciiTheme="minorHAnsi" w:hAnsiTheme="minorHAnsi"/>
              </w:rPr>
              <w:t xml:space="preserve">, or </w:t>
            </w:r>
            <w:proofErr w:type="spellStart"/>
            <w:r w:rsidR="007F0327" w:rsidRPr="007F0327">
              <w:rPr>
                <w:rFonts w:asciiTheme="minorHAnsi" w:hAnsiTheme="minorHAnsi"/>
              </w:rPr>
              <w:t>VCHP_IndoorUnitDuctedandDuctless</w:t>
            </w:r>
            <w:proofErr w:type="spellEnd"/>
            <w:r w:rsidR="0022325D" w:rsidRPr="0021689C">
              <w:rPr>
                <w:rFonts w:asciiTheme="minorHAnsi" w:hAnsiTheme="minorHAnsi"/>
              </w:rPr>
              <w:t>, then result = false; else</w:t>
            </w:r>
            <w:r w:rsidR="0022325D">
              <w:rPr>
                <w:rFonts w:asciiTheme="minorHAnsi" w:hAnsiTheme="minorHAnsi"/>
              </w:rPr>
              <w:t xml:space="preserve"> </w:t>
            </w:r>
            <w:r w:rsidRPr="006F45C3">
              <w:rPr>
                <w:rFonts w:asciiTheme="minorHAnsi" w:hAnsiTheme="minorHAnsi"/>
              </w:rPr>
              <w:t xml:space="preserve">calculated result: (= true or false depending on </w:t>
            </w:r>
            <w:del w:id="75" w:author="Alhabibi, Haider@Energy" w:date="2022-02-14T16:45:00Z">
              <w:r w:rsidDel="005A6772">
                <w:rPr>
                  <w:rFonts w:asciiTheme="minorHAnsi" w:hAnsiTheme="minorHAnsi"/>
                </w:rPr>
                <w:delText>CF1R</w:delText>
              </w:r>
            </w:del>
            <w:ins w:id="76" w:author="Alhabibi, Haider@Energy" w:date="2022-02-14T16:45:00Z">
              <w:r w:rsidR="005A6772">
                <w:rPr>
                  <w:rFonts w:asciiTheme="minorHAnsi" w:hAnsiTheme="minorHAnsi"/>
                </w:rPr>
                <w:t>LMCC</w:t>
              </w:r>
            </w:ins>
            <w:r w:rsidRPr="006F45C3">
              <w:rPr>
                <w:rFonts w:asciiTheme="minorHAnsi" w:hAnsiTheme="minorHAnsi"/>
              </w:rPr>
              <w:t xml:space="preserve"> data:  if true =&gt;display message directing use of </w:t>
            </w:r>
            <w:r w:rsidRPr="006F45C3">
              <w:rPr>
                <w:rFonts w:asciiTheme="minorHAnsi" w:hAnsiTheme="minorHAnsi"/>
                <w:u w:val="single"/>
              </w:rPr>
              <w:t>VLLAHU</w:t>
            </w:r>
            <w:r w:rsidRPr="006F45C3">
              <w:rPr>
                <w:rFonts w:asciiTheme="minorHAnsi" w:hAnsiTheme="minorHAnsi"/>
              </w:rPr>
              <w:t xml:space="preserve"> method 20c)&gt;&gt;</w:t>
            </w:r>
          </w:p>
        </w:tc>
      </w:tr>
      <w:tr w:rsidR="002518C7" w:rsidRPr="00D65789" w14:paraId="18538E6D"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6A" w14:textId="4B499DFF" w:rsidR="002518C7" w:rsidRPr="00984F7F" w:rsidRDefault="002518C7" w:rsidP="002518C7">
            <w:pPr>
              <w:jc w:val="center"/>
              <w:rPr>
                <w:rFonts w:asciiTheme="minorHAnsi" w:hAnsiTheme="minorHAnsi"/>
              </w:rPr>
            </w:pPr>
            <w:r w:rsidRPr="00984F7F">
              <w:rPr>
                <w:rFonts w:asciiTheme="minorHAnsi" w:hAnsiTheme="minorHAnsi"/>
              </w:rPr>
              <w:t>0</w:t>
            </w:r>
            <w:r>
              <w:rPr>
                <w:rFonts w:asciiTheme="minorHAnsi" w:hAnsiTheme="minorHAnsi"/>
              </w:rPr>
              <w:t>7</w:t>
            </w:r>
          </w:p>
        </w:tc>
        <w:tc>
          <w:tcPr>
            <w:tcW w:w="1917" w:type="pct"/>
            <w:tcBorders>
              <w:top w:val="single" w:sz="4" w:space="0" w:color="auto"/>
              <w:left w:val="single" w:sz="4" w:space="0" w:color="auto"/>
              <w:bottom w:val="single" w:sz="4" w:space="0" w:color="auto"/>
              <w:right w:val="single" w:sz="4" w:space="0" w:color="auto"/>
            </w:tcBorders>
            <w:vAlign w:val="center"/>
          </w:tcPr>
          <w:p w14:paraId="18538E6B" w14:textId="4BF2D419" w:rsidR="002518C7" w:rsidRPr="00984F7F" w:rsidRDefault="002518C7" w:rsidP="002518C7">
            <w:pPr>
              <w:rPr>
                <w:rFonts w:asciiTheme="minorHAnsi" w:hAnsiTheme="minorHAnsi"/>
              </w:rPr>
            </w:pPr>
            <w:r w:rsidRPr="00984F7F">
              <w:rPr>
                <w:rFonts w:asciiTheme="minorHAnsi" w:hAnsiTheme="minorHAnsi"/>
              </w:rPr>
              <w:t>Duct System Compliance Category</w:t>
            </w:r>
          </w:p>
        </w:tc>
        <w:tc>
          <w:tcPr>
            <w:tcW w:w="2870" w:type="pct"/>
            <w:tcBorders>
              <w:top w:val="single" w:sz="4" w:space="0" w:color="auto"/>
              <w:left w:val="single" w:sz="4" w:space="0" w:color="auto"/>
              <w:bottom w:val="single" w:sz="4" w:space="0" w:color="auto"/>
              <w:right w:val="single" w:sz="4" w:space="0" w:color="auto"/>
            </w:tcBorders>
            <w:vAlign w:val="center"/>
          </w:tcPr>
          <w:p w14:paraId="6DCE2788" w14:textId="77777777" w:rsidR="00575F95" w:rsidRPr="00646B39" w:rsidRDefault="002518C7" w:rsidP="00575F95">
            <w:pPr>
              <w:rPr>
                <w:rFonts w:asciiTheme="minorHAnsi" w:hAnsiTheme="minorHAnsi"/>
              </w:rPr>
            </w:pPr>
            <w:r w:rsidRPr="00646B39">
              <w:rPr>
                <w:rFonts w:asciiTheme="minorHAnsi" w:hAnsiTheme="minorHAnsi"/>
              </w:rPr>
              <w:t>&lt;&lt;</w:t>
            </w:r>
            <w:r w:rsidR="00575F95" w:rsidRPr="00646B39">
              <w:rPr>
                <w:rFonts w:asciiTheme="minorHAnsi" w:hAnsiTheme="minorHAnsi"/>
              </w:rPr>
              <w:t xml:space="preserve">If parent is MCH-01b and B08 or B09 = Yes, then user pick from list: New; or Replacement; </w:t>
            </w:r>
          </w:p>
          <w:p w14:paraId="18538E6C" w14:textId="26AE8025" w:rsidR="002518C7" w:rsidRPr="00646B39" w:rsidRDefault="00575F95" w:rsidP="002518C7">
            <w:pPr>
              <w:rPr>
                <w:rFonts w:asciiTheme="minorHAnsi" w:hAnsiTheme="minorHAnsi"/>
              </w:rPr>
            </w:pPr>
            <w:r w:rsidRPr="00646B39">
              <w:rPr>
                <w:rFonts w:asciiTheme="minorHAnsi" w:hAnsiTheme="minorHAnsi"/>
              </w:rPr>
              <w:t xml:space="preserve">Else </w:t>
            </w:r>
            <w:r w:rsidR="002518C7" w:rsidRPr="00646B39">
              <w:rPr>
                <w:rFonts w:asciiTheme="minorHAnsi" w:hAnsiTheme="minorHAnsi"/>
              </w:rPr>
              <w:t>user pick one from list: New; or Replacement; or Alteration;</w:t>
            </w:r>
            <w:r w:rsidRPr="00646B39">
              <w:rPr>
                <w:rFonts w:asciiTheme="minorHAnsi" w:hAnsiTheme="minorHAnsi"/>
              </w:rPr>
              <w:t xml:space="preserve"> </w:t>
            </w:r>
            <w:r w:rsidR="002518C7" w:rsidRPr="00646B39">
              <w:rPr>
                <w:rFonts w:asciiTheme="minorHAnsi" w:hAnsiTheme="minorHAnsi"/>
              </w:rPr>
              <w:t>or Replacement using Smoke Test; or Alteration using Smoke Test&gt;&gt;</w:t>
            </w:r>
          </w:p>
        </w:tc>
      </w:tr>
      <w:tr w:rsidR="002518C7" w:rsidRPr="00D65789" w14:paraId="2B77FDC2"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2BF6710" w14:textId="623F14FA" w:rsidR="002518C7" w:rsidRDefault="002518C7" w:rsidP="002518C7">
            <w:pPr>
              <w:jc w:val="center"/>
              <w:rPr>
                <w:rFonts w:asciiTheme="minorHAnsi" w:hAnsiTheme="minorHAnsi"/>
              </w:rPr>
            </w:pPr>
            <w:r>
              <w:rPr>
                <w:rFonts w:asciiTheme="minorHAnsi" w:hAnsiTheme="minorHAnsi"/>
              </w:rPr>
              <w:t>08</w:t>
            </w:r>
          </w:p>
        </w:tc>
        <w:tc>
          <w:tcPr>
            <w:tcW w:w="1917" w:type="pct"/>
            <w:tcBorders>
              <w:top w:val="single" w:sz="4" w:space="0" w:color="auto"/>
              <w:left w:val="single" w:sz="4" w:space="0" w:color="auto"/>
              <w:bottom w:val="single" w:sz="4" w:space="0" w:color="auto"/>
              <w:right w:val="single" w:sz="4" w:space="0" w:color="auto"/>
            </w:tcBorders>
            <w:vAlign w:val="center"/>
          </w:tcPr>
          <w:p w14:paraId="43E1A089" w14:textId="26E14B1F" w:rsidR="002518C7" w:rsidRPr="006F45C3" w:rsidRDefault="002518C7" w:rsidP="002518C7">
            <w:pPr>
              <w:rPr>
                <w:rFonts w:asciiTheme="minorHAnsi" w:hAnsiTheme="minorHAnsi"/>
              </w:rPr>
            </w:pPr>
            <w:r>
              <w:rPr>
                <w:rFonts w:asciiTheme="minorHAnsi" w:hAnsiTheme="minorHAnsi"/>
              </w:rPr>
              <w:t>Portions of Duct Located In Garage?</w:t>
            </w:r>
          </w:p>
        </w:tc>
        <w:tc>
          <w:tcPr>
            <w:tcW w:w="2870" w:type="pct"/>
            <w:tcBorders>
              <w:top w:val="single" w:sz="4" w:space="0" w:color="auto"/>
              <w:left w:val="single" w:sz="4" w:space="0" w:color="auto"/>
              <w:bottom w:val="single" w:sz="4" w:space="0" w:color="auto"/>
              <w:right w:val="single" w:sz="4" w:space="0" w:color="auto"/>
            </w:tcBorders>
            <w:vAlign w:val="center"/>
          </w:tcPr>
          <w:p w14:paraId="41D88BCD" w14:textId="2C0B9A70" w:rsidR="002518C7" w:rsidRPr="004D396A" w:rsidRDefault="002518C7" w:rsidP="002518C7">
            <w:pPr>
              <w:rPr>
                <w:rFonts w:asciiTheme="minorHAnsi" w:hAnsiTheme="minorHAnsi"/>
              </w:rPr>
            </w:pPr>
            <w:r w:rsidRPr="004D396A">
              <w:rPr>
                <w:rFonts w:asciiTheme="minorHAnsi" w:hAnsiTheme="minorHAnsi"/>
                <w:szCs w:val="18"/>
              </w:rPr>
              <w:t xml:space="preserve">&lt;&lt;user entry, </w:t>
            </w:r>
            <w:r w:rsidRPr="004D396A">
              <w:rPr>
                <w:rFonts w:asciiTheme="minorHAnsi" w:hAnsiTheme="minorHAnsi"/>
                <w:szCs w:val="18"/>
              </w:rPr>
              <w:br/>
              <w:t>-Yes</w:t>
            </w:r>
            <w:r w:rsidRPr="004D396A">
              <w:rPr>
                <w:rFonts w:asciiTheme="minorHAnsi" w:hAnsiTheme="minorHAnsi"/>
                <w:szCs w:val="18"/>
              </w:rPr>
              <w:br/>
              <w:t>-No&gt;&gt;</w:t>
            </w:r>
          </w:p>
        </w:tc>
      </w:tr>
      <w:tr w:rsidR="004D0495" w:rsidRPr="00D65789" w14:paraId="0B8B0E15"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18CFF6" w14:textId="28E6A197" w:rsidR="004D0495" w:rsidRDefault="004D0495" w:rsidP="004D0495">
            <w:pPr>
              <w:jc w:val="center"/>
              <w:rPr>
                <w:rFonts w:asciiTheme="minorHAnsi" w:hAnsiTheme="minorHAnsi"/>
              </w:rPr>
            </w:pPr>
            <w:r>
              <w:rPr>
                <w:rFonts w:asciiTheme="minorHAnsi" w:hAnsiTheme="minorHAnsi"/>
              </w:rPr>
              <w:t>09</w:t>
            </w:r>
          </w:p>
        </w:tc>
        <w:tc>
          <w:tcPr>
            <w:tcW w:w="1917" w:type="pct"/>
            <w:tcBorders>
              <w:top w:val="single" w:sz="4" w:space="0" w:color="auto"/>
              <w:left w:val="single" w:sz="4" w:space="0" w:color="auto"/>
              <w:bottom w:val="single" w:sz="4" w:space="0" w:color="auto"/>
              <w:right w:val="single" w:sz="4" w:space="0" w:color="auto"/>
            </w:tcBorders>
            <w:vAlign w:val="center"/>
          </w:tcPr>
          <w:p w14:paraId="71EEE87B" w14:textId="32D1ED5B" w:rsidR="004D0495" w:rsidRDefault="004D0495" w:rsidP="004D0495">
            <w:pPr>
              <w:rPr>
                <w:rFonts w:asciiTheme="minorHAnsi" w:hAnsiTheme="minorHAnsi"/>
              </w:rPr>
            </w:pPr>
            <w:r>
              <w:rPr>
                <w:rFonts w:asciiTheme="minorHAnsi" w:hAnsiTheme="minorHAnsi"/>
              </w:rPr>
              <w:t>Is the system type Small Duct High Velocity (SDHV)?</w:t>
            </w:r>
          </w:p>
        </w:tc>
        <w:tc>
          <w:tcPr>
            <w:tcW w:w="2870" w:type="pct"/>
            <w:tcBorders>
              <w:top w:val="single" w:sz="4" w:space="0" w:color="auto"/>
              <w:left w:val="single" w:sz="4" w:space="0" w:color="auto"/>
              <w:bottom w:val="single" w:sz="4" w:space="0" w:color="auto"/>
              <w:right w:val="single" w:sz="4" w:space="0" w:color="auto"/>
            </w:tcBorders>
            <w:vAlign w:val="center"/>
          </w:tcPr>
          <w:p w14:paraId="3A8B8B2F" w14:textId="77777777" w:rsidR="004D0495" w:rsidRPr="0028071F" w:rsidRDefault="004D0495" w:rsidP="004D0495">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16675CB9" w14:textId="77777777" w:rsidR="004D0495" w:rsidRPr="0028071F" w:rsidRDefault="004D0495" w:rsidP="004D0495">
            <w:pPr>
              <w:keepNext/>
              <w:rPr>
                <w:rFonts w:asciiTheme="minorHAnsi" w:hAnsiTheme="minorHAnsi"/>
                <w:sz w:val="18"/>
                <w:szCs w:val="18"/>
              </w:rPr>
            </w:pPr>
            <w:r w:rsidRPr="0028071F">
              <w:rPr>
                <w:rFonts w:asciiTheme="minorHAnsi" w:hAnsiTheme="minorHAnsi"/>
                <w:sz w:val="18"/>
                <w:szCs w:val="18"/>
              </w:rPr>
              <w:t>*small duct high velocity AC</w:t>
            </w:r>
          </w:p>
          <w:p w14:paraId="165CE619" w14:textId="77777777" w:rsidR="004D0495" w:rsidRPr="0028071F" w:rsidRDefault="004D0495" w:rsidP="004D0495">
            <w:pPr>
              <w:keepNext/>
              <w:rPr>
                <w:rFonts w:asciiTheme="minorHAnsi" w:hAnsiTheme="minorHAnsi"/>
                <w:sz w:val="18"/>
                <w:szCs w:val="18"/>
              </w:rPr>
            </w:pPr>
            <w:r w:rsidRPr="0028071F">
              <w:rPr>
                <w:rFonts w:asciiTheme="minorHAnsi" w:hAnsiTheme="minorHAnsi"/>
                <w:sz w:val="18"/>
                <w:szCs w:val="18"/>
              </w:rPr>
              <w:t>*small duct high velocity HP</w:t>
            </w:r>
          </w:p>
          <w:p w14:paraId="04F40C1A" w14:textId="77777777" w:rsidR="004D0495" w:rsidRPr="0028071F" w:rsidRDefault="004D0495" w:rsidP="004D0495">
            <w:pPr>
              <w:keepNext/>
              <w:rPr>
                <w:rFonts w:asciiTheme="minorHAnsi" w:hAnsiTheme="minorHAnsi"/>
                <w:sz w:val="18"/>
                <w:szCs w:val="18"/>
              </w:rPr>
            </w:pPr>
            <w:r w:rsidRPr="0028071F">
              <w:rPr>
                <w:rFonts w:asciiTheme="minorHAnsi" w:hAnsiTheme="minorHAnsi"/>
                <w:sz w:val="18"/>
                <w:szCs w:val="18"/>
              </w:rPr>
              <w:t>then value=yes;</w:t>
            </w:r>
          </w:p>
          <w:p w14:paraId="7559A7E6" w14:textId="2180EBB5" w:rsidR="004D0495" w:rsidRPr="004D396A" w:rsidRDefault="004D0495" w:rsidP="004D0495">
            <w:pPr>
              <w:rPr>
                <w:rFonts w:asciiTheme="minorHAnsi" w:hAnsiTheme="minorHAnsi"/>
                <w:szCs w:val="18"/>
              </w:rPr>
            </w:pPr>
            <w:r w:rsidRPr="0028071F">
              <w:rPr>
                <w:rFonts w:asciiTheme="minorHAnsi" w:hAnsiTheme="minorHAnsi"/>
                <w:sz w:val="18"/>
                <w:szCs w:val="18"/>
              </w:rPr>
              <w:t>else value=no</w:t>
            </w:r>
          </w:p>
        </w:tc>
      </w:tr>
      <w:tr w:rsidR="004D0495" w:rsidRPr="00D65789" w14:paraId="18538E7C" w14:textId="77777777" w:rsidTr="2D0CCE7C">
        <w:trPr>
          <w:trHeight w:val="432"/>
        </w:trPr>
        <w:tc>
          <w:tcPr>
            <w:tcW w:w="2130" w:type="pct"/>
            <w:gridSpan w:val="2"/>
            <w:tcBorders>
              <w:top w:val="single" w:sz="4" w:space="0" w:color="auto"/>
              <w:left w:val="single" w:sz="4" w:space="0" w:color="auto"/>
              <w:bottom w:val="single" w:sz="4" w:space="0" w:color="auto"/>
              <w:right w:val="single" w:sz="4" w:space="0" w:color="auto"/>
            </w:tcBorders>
            <w:vAlign w:val="center"/>
          </w:tcPr>
          <w:p w14:paraId="18538E6E" w14:textId="30194981" w:rsidR="004D0495" w:rsidRPr="00D65789" w:rsidRDefault="6C19DA46" w:rsidP="2D0CCE7C">
            <w:pPr>
              <w:rPr>
                <w:rFonts w:asciiTheme="minorHAnsi" w:hAnsiTheme="minorHAnsi"/>
              </w:rPr>
            </w:pPr>
            <w:r w:rsidRPr="2D0CCE7C">
              <w:rPr>
                <w:rFonts w:asciiTheme="minorHAnsi" w:hAnsiTheme="minorHAnsi"/>
              </w:rPr>
              <w:t>10</w:t>
            </w:r>
            <w:r w:rsidR="004D0495" w:rsidRPr="2D0CCE7C">
              <w:rPr>
                <w:rFonts w:asciiTheme="minorHAnsi" w:hAnsiTheme="minorHAnsi"/>
              </w:rPr>
              <w:t>. Determine compliance method for this document; display applicable tables below;</w:t>
            </w:r>
          </w:p>
          <w:p w14:paraId="18538E6F" w14:textId="77777777" w:rsidR="004D0495" w:rsidRPr="00D65789" w:rsidRDefault="004D0495" w:rsidP="004D0495">
            <w:pPr>
              <w:rPr>
                <w:rFonts w:asciiTheme="minorHAnsi" w:hAnsiTheme="minorHAnsi"/>
              </w:rPr>
            </w:pPr>
            <w:r w:rsidRPr="006F45C3">
              <w:rPr>
                <w:rFonts w:asciiTheme="minorHAnsi" w:hAnsiTheme="minorHAnsi"/>
              </w:rPr>
              <w:t>(this row not visible to user)</w:t>
            </w:r>
          </w:p>
        </w:tc>
        <w:tc>
          <w:tcPr>
            <w:tcW w:w="2870" w:type="pct"/>
            <w:tcBorders>
              <w:top w:val="single" w:sz="4" w:space="0" w:color="auto"/>
              <w:left w:val="single" w:sz="4" w:space="0" w:color="auto"/>
              <w:bottom w:val="single" w:sz="4" w:space="0" w:color="auto"/>
              <w:right w:val="single" w:sz="4" w:space="0" w:color="auto"/>
            </w:tcBorders>
            <w:vAlign w:val="center"/>
          </w:tcPr>
          <w:p w14:paraId="18538E70" w14:textId="77777777" w:rsidR="004D0495" w:rsidRPr="00646B39" w:rsidRDefault="004D0495" w:rsidP="004D0495">
            <w:pPr>
              <w:rPr>
                <w:rFonts w:asciiTheme="minorHAnsi" w:hAnsiTheme="minorHAnsi"/>
              </w:rPr>
            </w:pPr>
            <w:r w:rsidRPr="00646B39">
              <w:rPr>
                <w:rFonts w:asciiTheme="minorHAnsi" w:hAnsiTheme="minorHAnsi"/>
              </w:rPr>
              <w:t xml:space="preserve">&lt;&lt;Calculated Result:  </w:t>
            </w:r>
          </w:p>
          <w:p w14:paraId="18538E71" w14:textId="07A5B72A" w:rsidR="004D0495" w:rsidRPr="00646B39" w:rsidRDefault="004D0495" w:rsidP="004D0495">
            <w:pPr>
              <w:rPr>
                <w:rFonts w:asciiTheme="minorHAnsi" w:hAnsiTheme="minorHAnsi"/>
              </w:rPr>
            </w:pPr>
            <w:r w:rsidRPr="00646B39">
              <w:rPr>
                <w:rFonts w:asciiTheme="minorHAnsi" w:hAnsiTheme="minorHAnsi"/>
              </w:rPr>
              <w:t>if A07=Replacement using Smoke Test or Alteration using Smoke Test; then display method:</w:t>
            </w:r>
          </w:p>
          <w:p w14:paraId="18538E72" w14:textId="77777777" w:rsidR="004D0495" w:rsidRPr="00646B39" w:rsidRDefault="004D0495" w:rsidP="004D0495">
            <w:pPr>
              <w:rPr>
                <w:rFonts w:asciiTheme="minorHAnsi" w:hAnsiTheme="minorHAnsi"/>
                <w:b/>
              </w:rPr>
            </w:pPr>
            <w:r w:rsidRPr="00646B39">
              <w:rPr>
                <w:rFonts w:asciiTheme="minorHAnsi" w:hAnsiTheme="minorHAnsi"/>
                <w:b/>
              </w:rPr>
              <w:t>20e. Altered or Replacement Duct System using Smoke Test</w:t>
            </w:r>
          </w:p>
          <w:p w14:paraId="18538E73" w14:textId="7B7074A3" w:rsidR="004D0495" w:rsidRPr="00646B39" w:rsidRDefault="004D0495" w:rsidP="004D0495">
            <w:pPr>
              <w:rPr>
                <w:rFonts w:asciiTheme="minorHAnsi" w:hAnsiTheme="minorHAnsi"/>
              </w:rPr>
            </w:pPr>
            <w:r w:rsidRPr="00646B39">
              <w:rPr>
                <w:rFonts w:asciiTheme="minorHAnsi" w:hAnsiTheme="minorHAnsi"/>
              </w:rPr>
              <w:t>elseifA07= Replacement or Alteration; then display method:</w:t>
            </w:r>
          </w:p>
          <w:p w14:paraId="18538E74" w14:textId="77777777" w:rsidR="004D0495" w:rsidRPr="00646B39" w:rsidRDefault="004D0495" w:rsidP="004D0495">
            <w:pPr>
              <w:rPr>
                <w:rFonts w:asciiTheme="minorHAnsi" w:hAnsiTheme="minorHAnsi"/>
                <w:b/>
              </w:rPr>
            </w:pPr>
            <w:r w:rsidRPr="00646B39">
              <w:rPr>
                <w:rFonts w:asciiTheme="minorHAnsi" w:hAnsiTheme="minorHAnsi"/>
                <w:b/>
              </w:rPr>
              <w:t>20d. Altered or Replacement Duct System</w:t>
            </w:r>
          </w:p>
          <w:p w14:paraId="18538E75" w14:textId="7F93CD10" w:rsidR="004D0495" w:rsidRPr="00646B39" w:rsidRDefault="004D0495" w:rsidP="004D0495">
            <w:pPr>
              <w:rPr>
                <w:rFonts w:asciiTheme="minorHAnsi" w:hAnsiTheme="minorHAnsi"/>
              </w:rPr>
            </w:pPr>
            <w:r w:rsidRPr="00646B39">
              <w:rPr>
                <w:rFonts w:asciiTheme="minorHAnsi" w:hAnsiTheme="minorHAnsi"/>
              </w:rPr>
              <w:t>elseifA07=New and 05=VLLDCS (true); then display method:</w:t>
            </w:r>
          </w:p>
          <w:p w14:paraId="18538E76" w14:textId="77777777" w:rsidR="004D0495" w:rsidRPr="00646B39" w:rsidRDefault="004D0495" w:rsidP="004D0495">
            <w:pPr>
              <w:rPr>
                <w:rFonts w:asciiTheme="minorHAnsi" w:hAnsiTheme="minorHAnsi"/>
                <w:b/>
              </w:rPr>
            </w:pPr>
            <w:r w:rsidRPr="00646B39">
              <w:rPr>
                <w:rFonts w:asciiTheme="minorHAnsi" w:hAnsiTheme="minorHAnsi"/>
                <w:b/>
              </w:rPr>
              <w:t>20b. Low Leakage Ducts in Conditioned Space</w:t>
            </w:r>
          </w:p>
          <w:p w14:paraId="18538E77" w14:textId="7775F405" w:rsidR="004D0495" w:rsidRPr="00646B39" w:rsidRDefault="004D0495" w:rsidP="004D0495">
            <w:pPr>
              <w:rPr>
                <w:rFonts w:asciiTheme="minorHAnsi" w:hAnsiTheme="minorHAnsi"/>
              </w:rPr>
            </w:pPr>
            <w:r w:rsidRPr="00646B39">
              <w:rPr>
                <w:rFonts w:asciiTheme="minorHAnsi" w:hAnsiTheme="minorHAnsi"/>
              </w:rPr>
              <w:t>elseifA07=New and 06=VLLAHU (true); then display method:</w:t>
            </w:r>
          </w:p>
          <w:p w14:paraId="18538E78" w14:textId="77777777" w:rsidR="004D0495" w:rsidRPr="00646B39" w:rsidRDefault="004D0495" w:rsidP="004D0495">
            <w:pPr>
              <w:rPr>
                <w:rFonts w:asciiTheme="minorHAnsi" w:hAnsiTheme="minorHAnsi"/>
                <w:b/>
              </w:rPr>
            </w:pPr>
            <w:r w:rsidRPr="00646B39">
              <w:rPr>
                <w:rFonts w:asciiTheme="minorHAnsi" w:hAnsiTheme="minorHAnsi"/>
                <w:b/>
              </w:rPr>
              <w:t>20c. Low Leakage Air-Handling Unit</w:t>
            </w:r>
          </w:p>
          <w:p w14:paraId="18538E79" w14:textId="031F5291" w:rsidR="004D0495" w:rsidRPr="00646B39" w:rsidRDefault="004D0495" w:rsidP="004D0495">
            <w:pPr>
              <w:rPr>
                <w:rFonts w:asciiTheme="minorHAnsi" w:hAnsiTheme="minorHAnsi"/>
              </w:rPr>
            </w:pPr>
            <w:r w:rsidRPr="00646B39">
              <w:rPr>
                <w:rFonts w:asciiTheme="minorHAnsi" w:hAnsiTheme="minorHAnsi"/>
              </w:rPr>
              <w:t xml:space="preserve">elseifA07=New then display method: </w:t>
            </w:r>
          </w:p>
          <w:p w14:paraId="18538E7A" w14:textId="77777777" w:rsidR="004D0495" w:rsidRPr="00646B39" w:rsidRDefault="004D0495" w:rsidP="004D0495">
            <w:pPr>
              <w:rPr>
                <w:rFonts w:asciiTheme="minorHAnsi" w:hAnsiTheme="minorHAnsi"/>
                <w:b/>
              </w:rPr>
            </w:pPr>
            <w:r w:rsidRPr="00646B39">
              <w:rPr>
                <w:rFonts w:asciiTheme="minorHAnsi" w:hAnsiTheme="minorHAnsi"/>
                <w:b/>
              </w:rPr>
              <w:t>20a. Completely New Duct System</w:t>
            </w:r>
          </w:p>
          <w:p w14:paraId="18538E7B" w14:textId="77777777" w:rsidR="004D0495" w:rsidRPr="00D65789" w:rsidRDefault="004D0495" w:rsidP="004D0495">
            <w:pPr>
              <w:rPr>
                <w:rFonts w:asciiTheme="minorHAnsi" w:hAnsiTheme="minorHAnsi"/>
                <w:u w:val="single"/>
              </w:rPr>
            </w:pPr>
            <w:r w:rsidRPr="00646B39">
              <w:rPr>
                <w:rFonts w:asciiTheme="minorHAnsi" w:hAnsiTheme="minorHAnsi"/>
              </w:rPr>
              <w:t>&gt;&gt;</w:t>
            </w:r>
          </w:p>
        </w:tc>
      </w:tr>
    </w:tbl>
    <w:p w14:paraId="18538E7D" w14:textId="77777777" w:rsidR="00603A6B" w:rsidRPr="00D65789" w:rsidRDefault="00603A6B" w:rsidP="00603A6B">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6685D" w:rsidRPr="00D65789" w14:paraId="18538E81" w14:textId="77777777" w:rsidTr="0090098E">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18538E80" w14:textId="5A79DCD1" w:rsidR="0046685D" w:rsidRDefault="0046685D" w:rsidP="00603A6B">
            <w:pPr>
              <w:keepNext/>
              <w:rPr>
                <w:rFonts w:asciiTheme="minorHAnsi" w:hAnsiTheme="minorHAnsi"/>
                <w:b/>
              </w:rPr>
            </w:pPr>
            <w:r w:rsidRPr="001D2E44">
              <w:rPr>
                <w:rFonts w:asciiTheme="minorHAnsi" w:hAnsiTheme="minorHAnsi"/>
                <w:b/>
              </w:rPr>
              <w:t>MCH-20</w:t>
            </w:r>
            <w:r>
              <w:rPr>
                <w:rFonts w:asciiTheme="minorHAnsi" w:hAnsiTheme="minorHAnsi"/>
                <w:b/>
              </w:rPr>
              <w:t>b</w:t>
            </w:r>
            <w:r w:rsidRPr="006F45C3">
              <w:rPr>
                <w:rFonts w:asciiTheme="minorHAnsi" w:hAnsiTheme="minorHAnsi"/>
                <w:b/>
              </w:rPr>
              <w:t xml:space="preserve"> - Low Leakage Ducts in Conditioned Space</w:t>
            </w:r>
          </w:p>
        </w:tc>
      </w:tr>
    </w:tbl>
    <w:p w14:paraId="18538E82" w14:textId="77777777" w:rsidR="0046685D" w:rsidRPr="005E157B" w:rsidRDefault="0046685D">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229"/>
        <w:gridCol w:w="6331"/>
      </w:tblGrid>
      <w:tr w:rsidR="00603A6B" w:rsidRPr="00D65789" w14:paraId="18538E84" w14:textId="77777777" w:rsidTr="0090098E">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E83" w14:textId="77777777" w:rsidR="00603A6B" w:rsidRPr="00D65789" w:rsidRDefault="00FF07F3" w:rsidP="0046685D">
            <w:pPr>
              <w:keepNext/>
              <w:rPr>
                <w:rFonts w:asciiTheme="minorHAnsi" w:hAnsiTheme="minorHAnsi"/>
                <w:b/>
              </w:rPr>
            </w:pPr>
            <w:r>
              <w:rPr>
                <w:rFonts w:asciiTheme="minorHAnsi" w:hAnsiTheme="minorHAnsi"/>
                <w:b/>
              </w:rPr>
              <w:lastRenderedPageBreak/>
              <w:t xml:space="preserve">B. </w:t>
            </w:r>
            <w:r w:rsidR="006F45C3" w:rsidRPr="006F45C3">
              <w:rPr>
                <w:rFonts w:asciiTheme="minorHAnsi" w:hAnsiTheme="minorHAnsi"/>
                <w:b/>
              </w:rPr>
              <w:t>Duct Leakage Diagnostic Test</w:t>
            </w:r>
          </w:p>
        </w:tc>
      </w:tr>
      <w:tr w:rsidR="00603A6B" w:rsidRPr="00D65789" w14:paraId="18538E8B"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85" w14:textId="77777777" w:rsidR="00603A6B" w:rsidRPr="00D65789" w:rsidRDefault="00FF07F3" w:rsidP="00603A6B">
            <w:pPr>
              <w:keepNext/>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1917" w:type="pct"/>
            <w:tcBorders>
              <w:top w:val="single" w:sz="4" w:space="0" w:color="auto"/>
              <w:left w:val="single" w:sz="4" w:space="0" w:color="auto"/>
              <w:bottom w:val="single" w:sz="4" w:space="0" w:color="auto"/>
              <w:right w:val="single" w:sz="4" w:space="0" w:color="auto"/>
            </w:tcBorders>
            <w:vAlign w:val="center"/>
          </w:tcPr>
          <w:p w14:paraId="18538E86" w14:textId="2B5BBF54" w:rsidR="007366CF" w:rsidRDefault="006F45C3" w:rsidP="008D4905">
            <w:pPr>
              <w:keepNext/>
              <w:rPr>
                <w:rFonts w:asciiTheme="minorHAnsi" w:hAnsiTheme="minorHAnsi"/>
              </w:rPr>
            </w:pPr>
            <w:r w:rsidRPr="006F45C3">
              <w:rPr>
                <w:rFonts w:asciiTheme="minorHAnsi" w:hAnsiTheme="minorHAnsi"/>
              </w:rPr>
              <w:t>System compliance with visual inspection per RA3.1.4.1.2?</w:t>
            </w:r>
          </w:p>
        </w:tc>
        <w:tc>
          <w:tcPr>
            <w:tcW w:w="2870" w:type="pct"/>
            <w:tcBorders>
              <w:top w:val="single" w:sz="4" w:space="0" w:color="auto"/>
              <w:left w:val="single" w:sz="4" w:space="0" w:color="auto"/>
              <w:bottom w:val="single" w:sz="4" w:space="0" w:color="auto"/>
              <w:right w:val="single" w:sz="4" w:space="0" w:color="auto"/>
            </w:tcBorders>
            <w:vAlign w:val="center"/>
          </w:tcPr>
          <w:p w14:paraId="5CB466CC" w14:textId="77777777" w:rsidR="004B6181" w:rsidRDefault="004B6181" w:rsidP="004B6181">
            <w:pPr>
              <w:keepNext/>
              <w:rPr>
                <w:rFonts w:asciiTheme="minorHAnsi" w:hAnsiTheme="minorHAnsi"/>
              </w:rPr>
            </w:pPr>
            <w:r>
              <w:rPr>
                <w:rFonts w:asciiTheme="minorHAnsi" w:hAnsiTheme="minorHAnsi"/>
              </w:rPr>
              <w:t>&lt;&lt;user pick one from list:</w:t>
            </w:r>
          </w:p>
          <w:p w14:paraId="0FD87681" w14:textId="77777777" w:rsidR="004B6181" w:rsidRDefault="004B6181" w:rsidP="004B6181">
            <w:pPr>
              <w:keepNext/>
              <w:rPr>
                <w:rFonts w:asciiTheme="minorHAnsi" w:hAnsiTheme="minorHAnsi"/>
              </w:rPr>
            </w:pPr>
            <w:r>
              <w:rPr>
                <w:rFonts w:asciiTheme="minorHAnsi" w:hAnsiTheme="minorHAnsi"/>
              </w:rPr>
              <w:t>*Duct system is located entirely in conditioned space – Complies with RA 3.1.4.1.3; or</w:t>
            </w:r>
          </w:p>
          <w:p w14:paraId="18538E8A" w14:textId="579A4167" w:rsidR="00603A6B" w:rsidRPr="00D65789" w:rsidRDefault="004B6181" w:rsidP="00603A6B">
            <w:pPr>
              <w:keepNext/>
              <w:rPr>
                <w:rFonts w:asciiTheme="minorHAnsi" w:hAnsiTheme="minorHAnsi"/>
              </w:rPr>
            </w:pPr>
            <w:r>
              <w:rPr>
                <w:rFonts w:asciiTheme="minorHAnsi" w:hAnsiTheme="minorHAnsi"/>
              </w:rPr>
              <w:t>*Parts of the duct system are located outside of conditioned space – Does Not Comply with RA 3.1.4.1.3&gt;&gt;</w:t>
            </w:r>
          </w:p>
        </w:tc>
      </w:tr>
      <w:tr w:rsidR="00603A6B" w:rsidRPr="00D65789" w14:paraId="18538E8F"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8C" w14:textId="77777777" w:rsidR="00603A6B" w:rsidRPr="00D65789" w:rsidRDefault="00FF07F3" w:rsidP="00603A6B">
            <w:pPr>
              <w:keepNext/>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1917" w:type="pct"/>
            <w:tcBorders>
              <w:top w:val="single" w:sz="4" w:space="0" w:color="auto"/>
              <w:left w:val="single" w:sz="4" w:space="0" w:color="auto"/>
              <w:bottom w:val="single" w:sz="4" w:space="0" w:color="auto"/>
              <w:right w:val="single" w:sz="4" w:space="0" w:color="auto"/>
            </w:tcBorders>
            <w:vAlign w:val="center"/>
          </w:tcPr>
          <w:p w14:paraId="18538E8D" w14:textId="13E0804C" w:rsidR="00603A6B" w:rsidRPr="00D65789" w:rsidRDefault="00940246" w:rsidP="00603A6B">
            <w:pPr>
              <w:keepNext/>
              <w:rPr>
                <w:rFonts w:asciiTheme="minorHAnsi" w:hAnsiTheme="minorHAnsi"/>
              </w:rPr>
            </w:pPr>
            <w:r>
              <w:rPr>
                <w:rFonts w:asciiTheme="minorHAnsi" w:hAnsiTheme="minorHAnsi"/>
              </w:rPr>
              <w:t>Duct Leakage Test Conditions</w:t>
            </w:r>
          </w:p>
        </w:tc>
        <w:tc>
          <w:tcPr>
            <w:tcW w:w="2870" w:type="pct"/>
            <w:tcBorders>
              <w:top w:val="single" w:sz="4" w:space="0" w:color="auto"/>
              <w:left w:val="single" w:sz="4" w:space="0" w:color="auto"/>
              <w:bottom w:val="single" w:sz="4" w:space="0" w:color="auto"/>
              <w:right w:val="single" w:sz="4" w:space="0" w:color="auto"/>
            </w:tcBorders>
            <w:vAlign w:val="center"/>
          </w:tcPr>
          <w:p w14:paraId="18538E8E" w14:textId="77777777" w:rsidR="00603A6B" w:rsidRPr="00D65789" w:rsidRDefault="006F45C3" w:rsidP="00940246">
            <w:pPr>
              <w:keepNext/>
              <w:rPr>
                <w:rFonts w:asciiTheme="minorHAnsi" w:hAnsiTheme="minorHAnsi"/>
              </w:rPr>
            </w:pPr>
            <w:r w:rsidRPr="006F45C3">
              <w:rPr>
                <w:rFonts w:asciiTheme="minorHAnsi" w:hAnsiTheme="minorHAnsi"/>
              </w:rPr>
              <w:t xml:space="preserve">&lt;&lt;Auto filled field: </w:t>
            </w:r>
            <w:proofErr w:type="spellStart"/>
            <w:r w:rsidRPr="00940246">
              <w:rPr>
                <w:rFonts w:asciiTheme="minorHAnsi" w:hAnsiTheme="minorHAnsi"/>
              </w:rPr>
              <w:t>TestFinal</w:t>
            </w:r>
            <w:proofErr w:type="spellEnd"/>
            <w:r w:rsidRPr="00940246">
              <w:rPr>
                <w:rFonts w:asciiTheme="minorHAnsi" w:hAnsiTheme="minorHAnsi"/>
              </w:rPr>
              <w:t xml:space="preserve"> (this is the only allowable </w:t>
            </w:r>
            <w:r w:rsidR="00940246" w:rsidRPr="00940246">
              <w:rPr>
                <w:rFonts w:asciiTheme="minorHAnsi" w:hAnsiTheme="minorHAnsi"/>
              </w:rPr>
              <w:t>test condition</w:t>
            </w:r>
            <w:r w:rsidRPr="00940246">
              <w:rPr>
                <w:rFonts w:asciiTheme="minorHAnsi" w:hAnsiTheme="minorHAnsi"/>
              </w:rPr>
              <w:t xml:space="preserve"> for LLDCS)</w:t>
            </w:r>
            <w:r w:rsidRPr="006F45C3">
              <w:rPr>
                <w:rFonts w:asciiTheme="minorHAnsi" w:hAnsiTheme="minorHAnsi"/>
              </w:rPr>
              <w:t>&gt;&gt;</w:t>
            </w:r>
          </w:p>
        </w:tc>
      </w:tr>
      <w:tr w:rsidR="00603A6B" w:rsidRPr="00D65789" w14:paraId="18538E93"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90" w14:textId="77777777" w:rsidR="00603A6B" w:rsidRPr="00D65789" w:rsidRDefault="00FF07F3" w:rsidP="00603A6B">
            <w:pPr>
              <w:keepNext/>
              <w:jc w:val="center"/>
              <w:rPr>
                <w:rFonts w:asciiTheme="minorHAnsi" w:hAnsiTheme="minorHAnsi"/>
              </w:rPr>
            </w:pPr>
            <w:r>
              <w:rPr>
                <w:rFonts w:asciiTheme="minorHAnsi" w:hAnsiTheme="minorHAnsi"/>
              </w:rPr>
              <w:t>0</w:t>
            </w:r>
            <w:r w:rsidR="006F45C3" w:rsidRPr="006F45C3">
              <w:rPr>
                <w:rFonts w:asciiTheme="minorHAnsi" w:hAnsiTheme="minorHAnsi"/>
              </w:rPr>
              <w:t>3</w:t>
            </w:r>
          </w:p>
        </w:tc>
        <w:tc>
          <w:tcPr>
            <w:tcW w:w="1917" w:type="pct"/>
            <w:tcBorders>
              <w:top w:val="single" w:sz="4" w:space="0" w:color="auto"/>
              <w:left w:val="single" w:sz="4" w:space="0" w:color="auto"/>
              <w:bottom w:val="single" w:sz="4" w:space="0" w:color="auto"/>
              <w:right w:val="single" w:sz="4" w:space="0" w:color="auto"/>
            </w:tcBorders>
            <w:vAlign w:val="center"/>
          </w:tcPr>
          <w:p w14:paraId="18538E91" w14:textId="26A6A04E" w:rsidR="00603A6B" w:rsidRPr="00D65789" w:rsidRDefault="006F45C3" w:rsidP="00603A6B">
            <w:pPr>
              <w:keepNext/>
              <w:rPr>
                <w:rFonts w:asciiTheme="minorHAnsi" w:hAnsiTheme="minorHAnsi"/>
              </w:rPr>
            </w:pPr>
            <w:r w:rsidRPr="006F45C3">
              <w:rPr>
                <w:rFonts w:asciiTheme="minorHAnsi" w:hAnsiTheme="minorHAnsi"/>
              </w:rPr>
              <w:t>Duct Leakage Test Method</w:t>
            </w:r>
          </w:p>
        </w:tc>
        <w:tc>
          <w:tcPr>
            <w:tcW w:w="2870" w:type="pct"/>
            <w:tcBorders>
              <w:top w:val="single" w:sz="4" w:space="0" w:color="auto"/>
              <w:left w:val="single" w:sz="4" w:space="0" w:color="auto"/>
              <w:bottom w:val="single" w:sz="4" w:space="0" w:color="auto"/>
              <w:right w:val="single" w:sz="4" w:space="0" w:color="auto"/>
            </w:tcBorders>
            <w:vAlign w:val="center"/>
          </w:tcPr>
          <w:p w14:paraId="18538E92" w14:textId="77777777" w:rsidR="00603A6B" w:rsidRPr="00D65789" w:rsidRDefault="006F45C3" w:rsidP="00940246">
            <w:pPr>
              <w:keepNext/>
              <w:rPr>
                <w:rFonts w:asciiTheme="minorHAnsi" w:hAnsiTheme="minorHAnsi"/>
              </w:rPr>
            </w:pPr>
            <w:r w:rsidRPr="006F45C3">
              <w:rPr>
                <w:rFonts w:asciiTheme="minorHAnsi" w:hAnsiTheme="minorHAnsi"/>
              </w:rPr>
              <w:t xml:space="preserve">&lt;&lt; Auto filled field: </w:t>
            </w:r>
            <w:proofErr w:type="spellStart"/>
            <w:r w:rsidRPr="00504E0F">
              <w:rPr>
                <w:rFonts w:asciiTheme="minorHAnsi" w:hAnsiTheme="minorHAnsi"/>
              </w:rPr>
              <w:t>LeakageToOutside</w:t>
            </w:r>
            <w:proofErr w:type="spellEnd"/>
            <w:r w:rsidR="00AD205D" w:rsidRPr="0088541F">
              <w:rPr>
                <w:rFonts w:asciiTheme="minorHAnsi" w:hAnsiTheme="minorHAnsi"/>
              </w:rPr>
              <w:t xml:space="preserve"> </w:t>
            </w:r>
            <w:r w:rsidRPr="00940246">
              <w:rPr>
                <w:rFonts w:asciiTheme="minorHAnsi" w:hAnsiTheme="minorHAnsi"/>
              </w:rPr>
              <w:t xml:space="preserve">(this is the only allowable </w:t>
            </w:r>
            <w:r w:rsidR="000652A8">
              <w:rPr>
                <w:rFonts w:asciiTheme="minorHAnsi" w:hAnsiTheme="minorHAnsi"/>
              </w:rPr>
              <w:t xml:space="preserve">test </w:t>
            </w:r>
            <w:r w:rsidRPr="00940246">
              <w:rPr>
                <w:rFonts w:asciiTheme="minorHAnsi" w:hAnsiTheme="minorHAnsi"/>
              </w:rPr>
              <w:t xml:space="preserve">method for </w:t>
            </w:r>
            <w:r w:rsidRPr="006F45C3">
              <w:rPr>
                <w:rFonts w:asciiTheme="minorHAnsi" w:hAnsiTheme="minorHAnsi"/>
                <w:u w:val="single"/>
              </w:rPr>
              <w:t>LLDCS)</w:t>
            </w:r>
            <w:r w:rsidRPr="006F45C3">
              <w:rPr>
                <w:rFonts w:asciiTheme="minorHAnsi" w:hAnsiTheme="minorHAnsi"/>
              </w:rPr>
              <w:t>&gt;&gt;</w:t>
            </w:r>
          </w:p>
        </w:tc>
      </w:tr>
      <w:tr w:rsidR="00603A6B" w:rsidRPr="00D65789" w14:paraId="18538E97"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94" w14:textId="77777777" w:rsidR="00603A6B" w:rsidRPr="00D65789" w:rsidRDefault="00FF07F3" w:rsidP="00603A6B">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4</w:t>
            </w:r>
          </w:p>
        </w:tc>
        <w:tc>
          <w:tcPr>
            <w:tcW w:w="1917" w:type="pct"/>
            <w:tcBorders>
              <w:top w:val="single" w:sz="4" w:space="0" w:color="auto"/>
              <w:left w:val="single" w:sz="4" w:space="0" w:color="auto"/>
              <w:bottom w:val="single" w:sz="4" w:space="0" w:color="auto"/>
              <w:right w:val="single" w:sz="4" w:space="0" w:color="auto"/>
            </w:tcBorders>
            <w:vAlign w:val="center"/>
          </w:tcPr>
          <w:p w14:paraId="18538E95" w14:textId="616088C1" w:rsidR="00603A6B" w:rsidRPr="00D65789" w:rsidRDefault="006F45C3" w:rsidP="00603A6B">
            <w:pPr>
              <w:keepNext/>
              <w:rPr>
                <w:rFonts w:asciiTheme="minorHAnsi" w:hAnsiTheme="minorHAnsi"/>
              </w:rPr>
            </w:pPr>
            <w:r w:rsidRPr="006F45C3">
              <w:rPr>
                <w:rFonts w:asciiTheme="minorHAnsi" w:hAnsiTheme="minorHAnsi"/>
              </w:rPr>
              <w:t>Target Allowable Duct Leakage Rate (cfm)</w:t>
            </w:r>
          </w:p>
        </w:tc>
        <w:tc>
          <w:tcPr>
            <w:tcW w:w="2870" w:type="pct"/>
            <w:tcBorders>
              <w:top w:val="single" w:sz="4" w:space="0" w:color="auto"/>
              <w:left w:val="single" w:sz="4" w:space="0" w:color="auto"/>
              <w:bottom w:val="single" w:sz="4" w:space="0" w:color="auto"/>
              <w:right w:val="single" w:sz="4" w:space="0" w:color="auto"/>
            </w:tcBorders>
            <w:vAlign w:val="center"/>
          </w:tcPr>
          <w:p w14:paraId="18538E96" w14:textId="77777777" w:rsidR="00603A6B" w:rsidRPr="00D65789" w:rsidRDefault="006F45C3" w:rsidP="00426765">
            <w:pPr>
              <w:keepNext/>
              <w:rPr>
                <w:rFonts w:asciiTheme="minorHAnsi" w:hAnsiTheme="minorHAnsi"/>
              </w:rPr>
            </w:pPr>
            <w:r w:rsidRPr="006F45C3">
              <w:rPr>
                <w:rFonts w:asciiTheme="minorHAnsi" w:hAnsiTheme="minorHAnsi"/>
              </w:rPr>
              <w:t xml:space="preserve">&lt;&lt;Auto filled field: numeric: 25.0 </w:t>
            </w:r>
            <w:r w:rsidRPr="00940246">
              <w:rPr>
                <w:rFonts w:asciiTheme="minorHAnsi" w:hAnsiTheme="minorHAnsi"/>
              </w:rPr>
              <w:t>(this is the mandatory target value for LLDCS)&gt;&gt;</w:t>
            </w:r>
          </w:p>
        </w:tc>
      </w:tr>
      <w:tr w:rsidR="00603A6B" w:rsidRPr="00D65789" w14:paraId="18538E9B" w14:textId="77777777" w:rsidTr="00EF4F8C">
        <w:trPr>
          <w:trHeight w:val="432"/>
        </w:trPr>
        <w:tc>
          <w:tcPr>
            <w:tcW w:w="213" w:type="pct"/>
            <w:tcBorders>
              <w:bottom w:val="single" w:sz="4" w:space="0" w:color="auto"/>
            </w:tcBorders>
            <w:vAlign w:val="center"/>
          </w:tcPr>
          <w:p w14:paraId="18538E98" w14:textId="77777777" w:rsidR="00603A6B" w:rsidRPr="00D65789" w:rsidRDefault="00FF07F3" w:rsidP="00603A6B">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5</w:t>
            </w:r>
          </w:p>
        </w:tc>
        <w:tc>
          <w:tcPr>
            <w:tcW w:w="1917" w:type="pct"/>
            <w:tcBorders>
              <w:bottom w:val="single" w:sz="4" w:space="0" w:color="auto"/>
            </w:tcBorders>
            <w:shd w:val="clear" w:color="auto" w:fill="auto"/>
            <w:vAlign w:val="center"/>
          </w:tcPr>
          <w:p w14:paraId="18538E99" w14:textId="72D694EE" w:rsidR="00603A6B" w:rsidRPr="00D65789" w:rsidRDefault="006F45C3" w:rsidP="008D4905">
            <w:pPr>
              <w:keepNext/>
              <w:rPr>
                <w:rFonts w:asciiTheme="minorHAnsi" w:hAnsiTheme="minorHAnsi"/>
                <w:b/>
              </w:rPr>
            </w:pPr>
            <w:r w:rsidRPr="006F45C3">
              <w:rPr>
                <w:rFonts w:asciiTheme="minorHAnsi" w:hAnsiTheme="minorHAnsi"/>
              </w:rPr>
              <w:t xml:space="preserve">Actual </w:t>
            </w:r>
            <w:r w:rsidR="008D4905">
              <w:rPr>
                <w:rFonts w:asciiTheme="minorHAnsi" w:hAnsiTheme="minorHAnsi"/>
              </w:rPr>
              <w:t>D</w:t>
            </w:r>
            <w:r w:rsidRPr="006F45C3">
              <w:rPr>
                <w:rFonts w:asciiTheme="minorHAnsi" w:hAnsiTheme="minorHAnsi"/>
              </w:rPr>
              <w:t xml:space="preserve">uct </w:t>
            </w:r>
            <w:r w:rsidR="008D4905">
              <w:rPr>
                <w:rFonts w:asciiTheme="minorHAnsi" w:hAnsiTheme="minorHAnsi"/>
              </w:rPr>
              <w:t>L</w:t>
            </w:r>
            <w:r w:rsidRPr="006F45C3">
              <w:rPr>
                <w:rFonts w:asciiTheme="minorHAnsi" w:hAnsiTheme="minorHAnsi"/>
              </w:rPr>
              <w:t xml:space="preserve">eakage </w:t>
            </w:r>
            <w:r w:rsidR="008D4905">
              <w:rPr>
                <w:rFonts w:asciiTheme="minorHAnsi" w:hAnsiTheme="minorHAnsi"/>
              </w:rPr>
              <w:t>R</w:t>
            </w:r>
            <w:r w:rsidRPr="006F45C3">
              <w:rPr>
                <w:rFonts w:asciiTheme="minorHAnsi" w:hAnsiTheme="minorHAnsi"/>
              </w:rPr>
              <w:t xml:space="preserve">ate from </w:t>
            </w:r>
            <w:r w:rsidR="008D4905">
              <w:rPr>
                <w:rFonts w:asciiTheme="minorHAnsi" w:hAnsiTheme="minorHAnsi"/>
              </w:rPr>
              <w:t>L</w:t>
            </w:r>
            <w:r w:rsidRPr="006F45C3">
              <w:rPr>
                <w:rFonts w:asciiTheme="minorHAnsi" w:hAnsiTheme="minorHAnsi"/>
              </w:rPr>
              <w:t xml:space="preserve">eakage </w:t>
            </w:r>
            <w:r w:rsidR="008D4905">
              <w:rPr>
                <w:rFonts w:asciiTheme="minorHAnsi" w:hAnsiTheme="minorHAnsi"/>
              </w:rPr>
              <w:t>T</w:t>
            </w:r>
            <w:r w:rsidRPr="006F45C3">
              <w:rPr>
                <w:rFonts w:asciiTheme="minorHAnsi" w:hAnsiTheme="minorHAnsi"/>
              </w:rPr>
              <w:t xml:space="preserve">est </w:t>
            </w:r>
            <w:r w:rsidR="008D4905">
              <w:rPr>
                <w:rFonts w:asciiTheme="minorHAnsi" w:hAnsiTheme="minorHAnsi"/>
              </w:rPr>
              <w:t>M</w:t>
            </w:r>
            <w:r w:rsidRPr="006F45C3">
              <w:rPr>
                <w:rFonts w:asciiTheme="minorHAnsi" w:hAnsiTheme="minorHAnsi"/>
              </w:rPr>
              <w:t>easurement (cfm)</w:t>
            </w:r>
          </w:p>
        </w:tc>
        <w:tc>
          <w:tcPr>
            <w:tcW w:w="2870" w:type="pct"/>
            <w:tcBorders>
              <w:bottom w:val="single" w:sz="4" w:space="0" w:color="auto"/>
            </w:tcBorders>
            <w:shd w:val="clear" w:color="auto" w:fill="auto"/>
          </w:tcPr>
          <w:p w14:paraId="18538E9A" w14:textId="77777777" w:rsidR="00603A6B" w:rsidRPr="00D65789" w:rsidRDefault="006F45C3" w:rsidP="00603A6B">
            <w:pPr>
              <w:keepNext/>
              <w:rPr>
                <w:rFonts w:asciiTheme="minorHAnsi" w:hAnsiTheme="minorHAnsi"/>
              </w:rPr>
            </w:pPr>
            <w:r w:rsidRPr="006F45C3">
              <w:rPr>
                <w:rFonts w:asciiTheme="minorHAnsi" w:hAnsiTheme="minorHAnsi"/>
              </w:rPr>
              <w:t xml:space="preserve">&lt;&lt;user input: numeric </w:t>
            </w:r>
            <w:proofErr w:type="spellStart"/>
            <w:r w:rsidRPr="006F45C3">
              <w:rPr>
                <w:rFonts w:asciiTheme="minorHAnsi" w:hAnsiTheme="minorHAnsi"/>
              </w:rPr>
              <w:t>xxx.x</w:t>
            </w:r>
            <w:proofErr w:type="spellEnd"/>
            <w:r w:rsidRPr="006F45C3">
              <w:rPr>
                <w:rFonts w:asciiTheme="minorHAnsi" w:hAnsiTheme="minorHAnsi"/>
              </w:rPr>
              <w:t>&gt;&gt;</w:t>
            </w:r>
          </w:p>
        </w:tc>
      </w:tr>
      <w:tr w:rsidR="008D4905" w:rsidRPr="00D65789" w14:paraId="18538E9E" w14:textId="77777777" w:rsidTr="008D4905">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8538E9C" w14:textId="77777777" w:rsidR="008D4905" w:rsidRPr="00D65789" w:rsidRDefault="008D4905" w:rsidP="00603A6B">
            <w:pPr>
              <w:keepNext/>
              <w:spacing w:line="240" w:lineRule="exact"/>
              <w:ind w:left="-14" w:firstLine="14"/>
              <w:jc w:val="center"/>
              <w:rPr>
                <w:rFonts w:asciiTheme="minorHAnsi" w:hAnsiTheme="minorHAnsi"/>
              </w:rPr>
            </w:pPr>
            <w:r>
              <w:rPr>
                <w:rFonts w:asciiTheme="minorHAnsi" w:hAnsiTheme="minorHAnsi"/>
              </w:rPr>
              <w:t>0</w:t>
            </w:r>
            <w:r w:rsidRPr="006F45C3">
              <w:rPr>
                <w:rFonts w:asciiTheme="minorHAnsi" w:hAnsiTheme="minorHAnsi"/>
              </w:rPr>
              <w:t>6</w:t>
            </w:r>
          </w:p>
        </w:tc>
        <w:tc>
          <w:tcPr>
            <w:tcW w:w="1917" w:type="pct"/>
            <w:tcBorders>
              <w:top w:val="single" w:sz="4" w:space="0" w:color="auto"/>
              <w:left w:val="single" w:sz="4" w:space="0" w:color="auto"/>
              <w:bottom w:val="single" w:sz="4" w:space="0" w:color="auto"/>
              <w:right w:val="single" w:sz="4" w:space="0" w:color="auto"/>
            </w:tcBorders>
            <w:shd w:val="clear" w:color="auto" w:fill="auto"/>
            <w:vAlign w:val="center"/>
          </w:tcPr>
          <w:p w14:paraId="32B797D8" w14:textId="2D1C70D6" w:rsidR="008D4905" w:rsidRPr="00D65789" w:rsidRDefault="008D4905" w:rsidP="008D4905">
            <w:pPr>
              <w:keepNext/>
              <w:rPr>
                <w:rFonts w:asciiTheme="minorHAnsi" w:hAnsiTheme="minorHAnsi"/>
              </w:rPr>
            </w:pPr>
            <w:r w:rsidRPr="006F45C3">
              <w:rPr>
                <w:rFonts w:asciiTheme="minorHAnsi" w:hAnsiTheme="minorHAnsi"/>
              </w:rPr>
              <w:t xml:space="preserve">Compliance </w:t>
            </w:r>
            <w:r>
              <w:rPr>
                <w:rFonts w:asciiTheme="minorHAnsi" w:hAnsiTheme="minorHAnsi"/>
              </w:rPr>
              <w:t>S</w:t>
            </w:r>
            <w:r w:rsidRPr="006F45C3">
              <w:rPr>
                <w:rFonts w:asciiTheme="minorHAnsi" w:hAnsiTheme="minorHAnsi"/>
              </w:rPr>
              <w:t xml:space="preserve">tatement: </w:t>
            </w:r>
          </w:p>
        </w:tc>
        <w:tc>
          <w:tcPr>
            <w:tcW w:w="2870" w:type="pct"/>
            <w:tcBorders>
              <w:top w:val="single" w:sz="4" w:space="0" w:color="auto"/>
              <w:left w:val="single" w:sz="4" w:space="0" w:color="auto"/>
              <w:bottom w:val="single" w:sz="4" w:space="0" w:color="auto"/>
              <w:right w:val="single" w:sz="4" w:space="0" w:color="auto"/>
            </w:tcBorders>
            <w:shd w:val="clear" w:color="auto" w:fill="auto"/>
            <w:vAlign w:val="center"/>
          </w:tcPr>
          <w:p w14:paraId="18538E9D" w14:textId="56EAA310" w:rsidR="008D4905" w:rsidRPr="00D65789" w:rsidRDefault="00B14A71">
            <w:pPr>
              <w:keepNext/>
              <w:rPr>
                <w:rFonts w:asciiTheme="minorHAnsi" w:hAnsiTheme="minorHAnsi"/>
              </w:rPr>
            </w:pPr>
            <w:r>
              <w:rPr>
                <w:rFonts w:asciiTheme="minorHAnsi" w:hAnsiTheme="minorHAnsi"/>
              </w:rPr>
              <w:t xml:space="preserve">&lt;&lt;if measured leakage rate is ≤ target allowable leakage rate </w:t>
            </w:r>
            <w:r w:rsidR="0063473E">
              <w:rPr>
                <w:rFonts w:asciiTheme="minorHAnsi" w:hAnsiTheme="minorHAnsi"/>
              </w:rPr>
              <w:t xml:space="preserve">(B04) </w:t>
            </w:r>
            <w:r>
              <w:rPr>
                <w:rFonts w:asciiTheme="minorHAnsi" w:hAnsiTheme="minorHAnsi"/>
              </w:rPr>
              <w:t>and B01 = complies with RA 3.1.4.1.3, then display text “System Passes Leakage Test”; else display text “System Fails Leakage Test”&gt;&gt;</w:t>
            </w:r>
          </w:p>
        </w:tc>
      </w:tr>
    </w:tbl>
    <w:p w14:paraId="18538EA1" w14:textId="6D828FD8" w:rsidR="005E157B" w:rsidRDefault="005E157B">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B862C2" w:rsidRPr="00D65789" w14:paraId="18538EA3" w14:textId="77777777" w:rsidTr="003D50DA">
        <w:trPr>
          <w:trHeight w:val="224"/>
        </w:trPr>
        <w:tc>
          <w:tcPr>
            <w:tcW w:w="5000" w:type="pct"/>
            <w:gridSpan w:val="2"/>
            <w:vAlign w:val="center"/>
          </w:tcPr>
          <w:p w14:paraId="18538EA2" w14:textId="681F3C76" w:rsidR="00B862C2" w:rsidRPr="003D50DA" w:rsidRDefault="009C259C" w:rsidP="003D50DA">
            <w:pPr>
              <w:rPr>
                <w:rFonts w:asciiTheme="minorHAnsi" w:hAnsiTheme="minorHAnsi"/>
              </w:rPr>
            </w:pPr>
            <w:r w:rsidRPr="009C259C">
              <w:rPr>
                <w:rFonts w:asciiTheme="minorHAnsi" w:hAnsiTheme="minorHAnsi"/>
                <w:b/>
                <w:caps/>
              </w:rPr>
              <w:t xml:space="preserve">C. </w:t>
            </w:r>
            <w:r w:rsidR="003D50DA" w:rsidRPr="003D50DA">
              <w:rPr>
                <w:rFonts w:asciiTheme="minorHAnsi" w:hAnsiTheme="minorHAnsi"/>
                <w:b/>
              </w:rPr>
              <w:t>Additional Requirements for Compliance</w:t>
            </w:r>
          </w:p>
        </w:tc>
      </w:tr>
      <w:tr w:rsidR="00B862C2" w:rsidRPr="00D65789" w14:paraId="18538EA6" w14:textId="77777777" w:rsidTr="008559A9">
        <w:trPr>
          <w:trHeight w:val="252"/>
        </w:trPr>
        <w:tc>
          <w:tcPr>
            <w:tcW w:w="213" w:type="pct"/>
            <w:vAlign w:val="center"/>
          </w:tcPr>
          <w:p w14:paraId="18538EA4" w14:textId="77777777" w:rsidR="00B862C2" w:rsidRPr="00D65789" w:rsidRDefault="00FF07F3" w:rsidP="003D50DA">
            <w:pPr>
              <w:pStyle w:val="ListParagraph"/>
              <w:ind w:left="0"/>
              <w:jc w:val="center"/>
              <w:rPr>
                <w:rFonts w:asciiTheme="minorHAnsi" w:hAnsiTheme="minorHAnsi"/>
              </w:rPr>
            </w:pPr>
            <w:r>
              <w:rPr>
                <w:rFonts w:asciiTheme="minorHAnsi" w:hAnsiTheme="minorHAnsi"/>
              </w:rPr>
              <w:t>0</w:t>
            </w:r>
            <w:r w:rsidR="009C259C" w:rsidRPr="009C259C">
              <w:rPr>
                <w:rFonts w:asciiTheme="minorHAnsi" w:hAnsiTheme="minorHAnsi"/>
              </w:rPr>
              <w:t>1</w:t>
            </w:r>
          </w:p>
        </w:tc>
        <w:tc>
          <w:tcPr>
            <w:tcW w:w="4787" w:type="pct"/>
            <w:vAlign w:val="center"/>
          </w:tcPr>
          <w:p w14:paraId="18538EA5" w14:textId="10191C44" w:rsidR="00B862C2" w:rsidRPr="00D65789" w:rsidRDefault="009C259C" w:rsidP="00F73B2A">
            <w:pPr>
              <w:rPr>
                <w:rFonts w:asciiTheme="minorHAnsi" w:hAnsiTheme="minorHAnsi"/>
              </w:rPr>
            </w:pPr>
            <w:r w:rsidRPr="009C259C">
              <w:rPr>
                <w:rFonts w:asciiTheme="minorHAnsi" w:hAnsiTheme="minorHAnsi"/>
              </w:rPr>
              <w:t>System was tested in its normal operation condition. No temporary taping allowed.</w:t>
            </w:r>
          </w:p>
        </w:tc>
      </w:tr>
      <w:tr w:rsidR="00B862C2" w:rsidRPr="00D65789" w14:paraId="18538EA9" w14:textId="77777777" w:rsidTr="008559A9">
        <w:trPr>
          <w:trHeight w:val="252"/>
        </w:trPr>
        <w:tc>
          <w:tcPr>
            <w:tcW w:w="213" w:type="pct"/>
            <w:vAlign w:val="center"/>
          </w:tcPr>
          <w:p w14:paraId="18538EA7"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2</w:t>
            </w:r>
          </w:p>
        </w:tc>
        <w:tc>
          <w:tcPr>
            <w:tcW w:w="4787" w:type="pct"/>
            <w:vAlign w:val="center"/>
          </w:tcPr>
          <w:p w14:paraId="18538EA8" w14:textId="7B825191" w:rsidR="00B862C2" w:rsidRPr="00D65789" w:rsidRDefault="00E14340" w:rsidP="00F73B2A">
            <w:pPr>
              <w:rPr>
                <w:rFonts w:asciiTheme="minorHAnsi" w:hAnsiTheme="minorHAnsi"/>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862C2" w:rsidRPr="00D65789" w14:paraId="18538EAC" w14:textId="77777777" w:rsidTr="008559A9">
        <w:trPr>
          <w:trHeight w:val="252"/>
        </w:trPr>
        <w:tc>
          <w:tcPr>
            <w:tcW w:w="213" w:type="pct"/>
            <w:vAlign w:val="center"/>
          </w:tcPr>
          <w:p w14:paraId="18538EAA"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3</w:t>
            </w:r>
          </w:p>
        </w:tc>
        <w:tc>
          <w:tcPr>
            <w:tcW w:w="4787" w:type="pct"/>
            <w:vAlign w:val="center"/>
          </w:tcPr>
          <w:p w14:paraId="18538EAB" w14:textId="77777777" w:rsidR="00B862C2" w:rsidRPr="00D65789" w:rsidRDefault="009C259C" w:rsidP="00F73B2A">
            <w:pPr>
              <w:rPr>
                <w:rFonts w:asciiTheme="minorHAnsi" w:hAnsiTheme="minorHAnsi"/>
              </w:rPr>
            </w:pPr>
            <w:r w:rsidRPr="009C259C">
              <w:rPr>
                <w:rFonts w:asciiTheme="minorHAnsi" w:hAnsiTheme="minorHAnsi"/>
                <w:bCs/>
              </w:rPr>
              <w:t>All</w:t>
            </w:r>
            <w:r w:rsidRPr="009C259C">
              <w:rPr>
                <w:rFonts w:asciiTheme="minorHAnsi" w:hAnsiTheme="minorHAnsi"/>
              </w:rPr>
              <w:t xml:space="preserve"> supply and return register boots were sealed to the drywall.</w:t>
            </w:r>
          </w:p>
        </w:tc>
      </w:tr>
      <w:tr w:rsidR="00B862C2" w:rsidRPr="00D65789" w14:paraId="18538EAF" w14:textId="77777777" w:rsidTr="008559A9">
        <w:trPr>
          <w:trHeight w:val="252"/>
        </w:trPr>
        <w:tc>
          <w:tcPr>
            <w:tcW w:w="213" w:type="pct"/>
            <w:vAlign w:val="center"/>
          </w:tcPr>
          <w:p w14:paraId="18538EAD"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4</w:t>
            </w:r>
          </w:p>
        </w:tc>
        <w:tc>
          <w:tcPr>
            <w:tcW w:w="4787" w:type="pct"/>
            <w:vAlign w:val="center"/>
          </w:tcPr>
          <w:p w14:paraId="18538EAE" w14:textId="77777777" w:rsidR="00B862C2" w:rsidRPr="00D65789" w:rsidRDefault="009C259C" w:rsidP="00F73B2A">
            <w:pPr>
              <w:rPr>
                <w:rFonts w:asciiTheme="minorHAnsi" w:hAnsiTheme="minorHAnsi"/>
              </w:rPr>
            </w:pPr>
            <w:r w:rsidRPr="009C259C">
              <w:rPr>
                <w:rFonts w:asciiTheme="minorHAnsi" w:hAnsiTheme="minorHAnsi"/>
              </w:rPr>
              <w:t>Building cavities were not used as plenums or platform returns in lieu of ducts.</w:t>
            </w:r>
          </w:p>
        </w:tc>
      </w:tr>
      <w:tr w:rsidR="00B862C2" w:rsidRPr="00D65789" w14:paraId="18538EB2" w14:textId="77777777" w:rsidTr="00EF4F8C">
        <w:trPr>
          <w:trHeight w:val="252"/>
        </w:trPr>
        <w:tc>
          <w:tcPr>
            <w:tcW w:w="213" w:type="pct"/>
            <w:tcBorders>
              <w:bottom w:val="single" w:sz="4" w:space="0" w:color="auto"/>
            </w:tcBorders>
            <w:vAlign w:val="center"/>
          </w:tcPr>
          <w:p w14:paraId="18538EB0"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5</w:t>
            </w:r>
          </w:p>
        </w:tc>
        <w:tc>
          <w:tcPr>
            <w:tcW w:w="4787" w:type="pct"/>
            <w:tcBorders>
              <w:bottom w:val="single" w:sz="4" w:space="0" w:color="auto"/>
            </w:tcBorders>
            <w:vAlign w:val="center"/>
          </w:tcPr>
          <w:p w14:paraId="18538EB1" w14:textId="77777777" w:rsidR="00B862C2" w:rsidRPr="00D65789" w:rsidRDefault="009C259C" w:rsidP="00F73B2A">
            <w:pPr>
              <w:rPr>
                <w:rFonts w:asciiTheme="minorHAnsi" w:hAnsiTheme="minorHAnsi"/>
              </w:rPr>
            </w:pPr>
            <w:r w:rsidRPr="009C259C">
              <w:rPr>
                <w:rFonts w:asciiTheme="minorHAnsi" w:hAnsiTheme="minorHAnsi"/>
              </w:rPr>
              <w:t>If cloth backed tape was used it was covered with Mastic and draw bands.</w:t>
            </w:r>
          </w:p>
        </w:tc>
      </w:tr>
      <w:tr w:rsidR="00B862C2" w:rsidRPr="00D65789" w14:paraId="18538EB5" w14:textId="77777777" w:rsidTr="00EF4F8C">
        <w:trPr>
          <w:trHeight w:val="252"/>
        </w:trPr>
        <w:tc>
          <w:tcPr>
            <w:tcW w:w="213" w:type="pct"/>
            <w:vAlign w:val="center"/>
          </w:tcPr>
          <w:p w14:paraId="18538EB3" w14:textId="77777777" w:rsidR="00B862C2" w:rsidRPr="00D65789" w:rsidRDefault="00FF07F3" w:rsidP="003D50DA">
            <w:pPr>
              <w:jc w:val="center"/>
              <w:rPr>
                <w:rFonts w:asciiTheme="minorHAnsi" w:hAnsiTheme="minorHAnsi"/>
              </w:rPr>
            </w:pPr>
            <w:r>
              <w:rPr>
                <w:rFonts w:asciiTheme="minorHAnsi" w:hAnsiTheme="minorHAnsi"/>
              </w:rPr>
              <w:t>06</w:t>
            </w:r>
          </w:p>
        </w:tc>
        <w:tc>
          <w:tcPr>
            <w:tcW w:w="4787" w:type="pct"/>
            <w:vAlign w:val="center"/>
          </w:tcPr>
          <w:p w14:paraId="18538EB4" w14:textId="77777777" w:rsidR="00B862C2" w:rsidRPr="00D65789" w:rsidRDefault="009C259C" w:rsidP="00F73B2A">
            <w:pPr>
              <w:rPr>
                <w:rFonts w:asciiTheme="minorHAnsi" w:hAnsiTheme="minorHAnsi"/>
              </w:rPr>
            </w:pPr>
            <w:r w:rsidRPr="009C259C">
              <w:rPr>
                <w:rFonts w:asciiTheme="minorHAnsi" w:hAnsiTheme="minorHAnsi"/>
              </w:rPr>
              <w:t>All connection points between the air handler and the supply and return plenums are completely sealed.</w:t>
            </w:r>
          </w:p>
        </w:tc>
      </w:tr>
      <w:tr w:rsidR="00EF4F8C" w:rsidRPr="00D65789" w14:paraId="18538EB7" w14:textId="77777777" w:rsidTr="00EF4F8C">
        <w:trPr>
          <w:trHeight w:val="252"/>
        </w:trPr>
        <w:tc>
          <w:tcPr>
            <w:tcW w:w="5000" w:type="pct"/>
            <w:gridSpan w:val="2"/>
            <w:vAlign w:val="center"/>
          </w:tcPr>
          <w:p w14:paraId="18538EB6" w14:textId="77777777" w:rsidR="00EF4F8C" w:rsidRPr="00EF4F8C" w:rsidRDefault="00EF4F8C" w:rsidP="00F73B2A">
            <w:pPr>
              <w:rPr>
                <w:rFonts w:asciiTheme="minorHAnsi" w:hAnsiTheme="minorHAnsi"/>
                <w:b/>
                <w:sz w:val="18"/>
                <w:szCs w:val="18"/>
              </w:rPr>
            </w:pPr>
            <w:r>
              <w:rPr>
                <w:rFonts w:asciiTheme="minorHAnsi" w:hAnsiTheme="minorHAnsi"/>
                <w:b/>
                <w:sz w:val="18"/>
                <w:szCs w:val="18"/>
              </w:rPr>
              <w:t>The responsible person’s signature open this compliance affirms that all applicable requirements in this table have been met.</w:t>
            </w:r>
          </w:p>
        </w:tc>
      </w:tr>
    </w:tbl>
    <w:p w14:paraId="18538EB8" w14:textId="77777777" w:rsidR="00603A6B" w:rsidRPr="00D65789" w:rsidRDefault="00603A6B" w:rsidP="003D50DA">
      <w:pPr>
        <w:rPr>
          <w:rFonts w:asciiTheme="minorHAnsi" w:hAnsiTheme="minorHAnsi"/>
        </w:rPr>
      </w:pPr>
    </w:p>
    <w:sectPr w:rsidR="00603A6B" w:rsidRPr="00D65789" w:rsidSect="00213447">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DC651" w14:textId="77777777" w:rsidR="00F07286" w:rsidRDefault="00F07286">
      <w:r>
        <w:separator/>
      </w:r>
    </w:p>
  </w:endnote>
  <w:endnote w:type="continuationSeparator" w:id="0">
    <w:p w14:paraId="28712317" w14:textId="77777777" w:rsidR="00F07286" w:rsidRDefault="00F07286">
      <w:r>
        <w:continuationSeparator/>
      </w:r>
    </w:p>
  </w:endnote>
  <w:endnote w:type="continuationNotice" w:id="1">
    <w:p w14:paraId="3C2212CF" w14:textId="77777777" w:rsidR="00F07286" w:rsidRDefault="00F072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0714A" w14:textId="77777777" w:rsidR="00993921" w:rsidRDefault="009939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0" w14:textId="77777777" w:rsidR="008D1DDF" w:rsidRPr="00F40A41" w:rsidRDefault="008D1DDF" w:rsidP="00F40A41">
    <w:pPr>
      <w:pStyle w:val="Footer"/>
    </w:pPr>
    <w:r w:rsidRPr="00F40A41">
      <w:t xml:space="preserve">Registration Number:                                                           Registration Date/Time:                                           HERS Provider:                       </w:t>
    </w:r>
  </w:p>
  <w:p w14:paraId="18538ED1" w14:textId="33F1221A" w:rsidR="008D1DDF" w:rsidRPr="00F40A41" w:rsidRDefault="008D1DDF" w:rsidP="00F40A41">
    <w:pPr>
      <w:pStyle w:val="Footer"/>
    </w:pPr>
    <w:r w:rsidRPr="00F40A41">
      <w:t>CA Building Energy Efficiency Standards - 20</w:t>
    </w:r>
    <w:ins w:id="14" w:author="Alhabibi, Haider@Energy" w:date="2021-08-24T13:03:00Z">
      <w:r w:rsidR="000706C6">
        <w:t>22</w:t>
      </w:r>
    </w:ins>
    <w:del w:id="15" w:author="Alhabibi, Haider@Energy" w:date="2021-08-24T13:03:00Z">
      <w:r w:rsidRPr="00F40A41" w:rsidDel="000706C6">
        <w:delText>1</w:delText>
      </w:r>
      <w:r w:rsidDel="000706C6">
        <w:delText>9</w:delText>
      </w:r>
    </w:del>
    <w:r w:rsidRPr="00F40A41">
      <w:t xml:space="preserve"> </w:t>
    </w:r>
    <w:ins w:id="16" w:author="Alhabibi, Haider@Energy" w:date="2022-02-22T13:15:00Z">
      <w:r w:rsidR="00993921" w:rsidRPr="00993921">
        <w:t>Low-rise Multifamily</w:t>
      </w:r>
    </w:ins>
    <w:del w:id="17" w:author="Alhabibi, Haider@Energy" w:date="2022-02-22T13:15:00Z">
      <w:r w:rsidRPr="00F40A41" w:rsidDel="00993921">
        <w:delText>Residential</w:delText>
      </w:r>
    </w:del>
    <w:r w:rsidRPr="00F40A41">
      <w:t xml:space="preserve"> Compliance</w:t>
    </w:r>
    <w:r w:rsidRPr="00F40A41">
      <w:tab/>
    </w:r>
    <w:del w:id="18" w:author="Alexis" w:date="2021-10-04T14:44:00Z">
      <w:r w:rsidR="00860A13" w:rsidDel="00874242">
        <w:delText xml:space="preserve">March </w:delText>
      </w:r>
    </w:del>
    <w:ins w:id="19" w:author="Alexis" w:date="2021-10-04T14:44:00Z">
      <w:r w:rsidR="00874242">
        <w:t>January</w:t>
      </w:r>
    </w:ins>
    <w:r w:rsidR="00860A13">
      <w:t>20</w:t>
    </w:r>
    <w:ins w:id="20" w:author="Alhabibi, Haider@Energy" w:date="2021-08-24T13:03:00Z">
      <w:r w:rsidR="000706C6">
        <w:t>22</w:t>
      </w:r>
    </w:ins>
    <w:del w:id="21" w:author="Alhabibi, Haider@Energy" w:date="2021-08-24T13:03:00Z">
      <w:r w:rsidR="00860A13" w:rsidDel="000706C6">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DA8D0" w14:textId="77777777" w:rsidR="00993921" w:rsidRDefault="009939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B" w14:textId="16251723" w:rsidR="008D1DDF" w:rsidRPr="00F40A41" w:rsidRDefault="008D1DDF" w:rsidP="00F40A41">
    <w:pPr>
      <w:pStyle w:val="Footer"/>
    </w:pPr>
    <w:r w:rsidRPr="00F40A41">
      <w:t>CA Building Energy Efficiency Standards - 20</w:t>
    </w:r>
    <w:ins w:id="53" w:author="Alexis" w:date="2021-10-04T14:45:00Z">
      <w:r w:rsidR="00024124">
        <w:t>22</w:t>
      </w:r>
    </w:ins>
    <w:del w:id="54" w:author="Alexis" w:date="2021-10-04T14:45:00Z">
      <w:r w:rsidRPr="00F40A41" w:rsidDel="00024124">
        <w:delText>1</w:delText>
      </w:r>
      <w:r w:rsidDel="00024124">
        <w:delText>9</w:delText>
      </w:r>
    </w:del>
    <w:r w:rsidRPr="00F40A41">
      <w:t xml:space="preserve"> </w:t>
    </w:r>
    <w:ins w:id="55" w:author="Alhabibi, Haider@Energy" w:date="2022-02-22T13:15:00Z">
      <w:r w:rsidR="00993921" w:rsidRPr="00993921">
        <w:t>Low-rise Multifamily</w:t>
      </w:r>
    </w:ins>
    <w:del w:id="56" w:author="Alhabibi, Haider@Energy" w:date="2022-02-22T13:15:00Z">
      <w:r w:rsidRPr="00F40A41" w:rsidDel="00993921">
        <w:delText>Residential</w:delText>
      </w:r>
    </w:del>
    <w:r w:rsidRPr="00F40A41">
      <w:t xml:space="preserve"> Compliance</w:t>
    </w:r>
    <w:r w:rsidRPr="00F40A41">
      <w:tab/>
    </w:r>
    <w:del w:id="57" w:author="Alexis" w:date="2021-10-04T14:44:00Z">
      <w:r w:rsidR="00860A13" w:rsidDel="00874242">
        <w:delText xml:space="preserve">March </w:delText>
      </w:r>
    </w:del>
    <w:ins w:id="58" w:author="Alexis" w:date="2021-10-04T14:44:00Z">
      <w:r w:rsidR="00874242">
        <w:t xml:space="preserve">January </w:t>
      </w:r>
    </w:ins>
    <w:r w:rsidR="00860A13">
      <w:t>20</w:t>
    </w:r>
    <w:ins w:id="59" w:author="Alhabibi, Haider@Energy" w:date="2021-08-24T13:03:00Z">
      <w:r w:rsidR="000706C6">
        <w:t>22</w:t>
      </w:r>
    </w:ins>
    <w:del w:id="60" w:author="Alhabibi, Haider@Energy" w:date="2021-08-24T13:03:00Z">
      <w:r w:rsidR="00860A13" w:rsidDel="000706C6">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EF925" w14:textId="77777777" w:rsidR="00F07286" w:rsidRDefault="00F07286">
      <w:r>
        <w:separator/>
      </w:r>
    </w:p>
  </w:footnote>
  <w:footnote w:type="continuationSeparator" w:id="0">
    <w:p w14:paraId="4FE2389E" w14:textId="77777777" w:rsidR="00F07286" w:rsidRDefault="00F07286">
      <w:r>
        <w:continuationSeparator/>
      </w:r>
    </w:p>
  </w:footnote>
  <w:footnote w:type="continuationNotice" w:id="1">
    <w:p w14:paraId="697D2042" w14:textId="77777777" w:rsidR="00F07286" w:rsidRDefault="00F072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BD" w14:textId="77777777" w:rsidR="008D1DDF" w:rsidRDefault="00F07286">
    <w:pPr>
      <w:pStyle w:val="Header"/>
    </w:pPr>
    <w:r>
      <w:rPr>
        <w:noProof/>
      </w:rPr>
      <w:pict w14:anchorId="18538E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6" o:spid="_x0000_s2050" type="#_x0000_t75" style="position:absolute;margin-left:0;margin-top:0;width:10in;height:540pt;z-index:-25166131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BE" w14:textId="77777777" w:rsidR="008D1DDF" w:rsidRPr="007770C5" w:rsidRDefault="00F07286" w:rsidP="003E453C">
    <w:pPr>
      <w:suppressAutoHyphens/>
      <w:ind w:left="-90"/>
      <w:rPr>
        <w:rFonts w:ascii="Arial" w:hAnsi="Arial" w:cs="Arial"/>
        <w:sz w:val="14"/>
        <w:szCs w:val="14"/>
      </w:rPr>
    </w:pPr>
    <w:r>
      <w:rPr>
        <w:rFonts w:ascii="Arial" w:hAnsi="Arial" w:cs="Arial"/>
        <w:noProof/>
        <w:sz w:val="14"/>
        <w:szCs w:val="14"/>
      </w:rPr>
      <w:pict w14:anchorId="18538E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7" o:spid="_x0000_s2051" type="#_x0000_t75" style="position:absolute;left:0;text-align:left;margin-left:0;margin-top:0;width:10in;height:540pt;z-index:-25166028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D1DDF">
      <w:rPr>
        <w:rFonts w:ascii="Arial" w:hAnsi="Arial" w:cs="Arial"/>
        <w:sz w:val="14"/>
        <w:szCs w:val="14"/>
      </w:rPr>
      <w:t>S</w:t>
    </w:r>
    <w:r w:rsidR="008D1DDF" w:rsidRPr="007770C5">
      <w:rPr>
        <w:rFonts w:ascii="Arial" w:hAnsi="Arial" w:cs="Arial"/>
        <w:sz w:val="14"/>
        <w:szCs w:val="14"/>
      </w:rPr>
      <w:t>TATE OF CALIFORNIA</w:t>
    </w:r>
  </w:p>
  <w:p w14:paraId="18538EBF" w14:textId="50AE2884" w:rsidR="008D1DDF" w:rsidRPr="007770C5" w:rsidRDefault="008D1DDF" w:rsidP="003E453C">
    <w:pPr>
      <w:suppressAutoHyphens/>
      <w:ind w:left="-90"/>
      <w:rPr>
        <w:rFonts w:ascii="Arial" w:hAnsi="Arial" w:cs="Arial"/>
        <w:b/>
        <w:sz w:val="24"/>
        <w:szCs w:val="24"/>
      </w:rPr>
    </w:pPr>
    <w:r w:rsidRPr="000B2E72">
      <w:rPr>
        <w:rFonts w:ascii="Arial" w:hAnsi="Arial"/>
        <w:noProof/>
        <w:sz w:val="14"/>
      </w:rPr>
      <w:drawing>
        <wp:anchor distT="0" distB="0" distL="114300" distR="114300" simplePos="0" relativeHeight="251653120" behindDoc="0" locked="0" layoutInCell="1" allowOverlap="1" wp14:anchorId="18538EE8" wp14:editId="6006A9DA">
          <wp:simplePos x="0" y="0"/>
          <wp:positionH relativeFrom="margin">
            <wp:posOffset>6630670</wp:posOffset>
          </wp:positionH>
          <wp:positionV relativeFrom="margin">
            <wp:posOffset>-1220470</wp:posOffset>
          </wp:positionV>
          <wp:extent cx="314325" cy="275590"/>
          <wp:effectExtent l="0" t="0" r="0" b="0"/>
          <wp:wrapSquare wrapText="bothSides"/>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2D0CCE7C" w:rsidRPr="2EF19BC3">
      <w:rPr>
        <w:rFonts w:ascii="Arial" w:hAnsi="Arial" w:cs="Arial"/>
        <w:b/>
        <w:bCs/>
        <w:sz w:val="24"/>
        <w:szCs w:val="24"/>
      </w:rPr>
      <w:t>DUCT LEAKAGE DIAGNOSTIC TEST</w:t>
    </w:r>
  </w:p>
  <w:p w14:paraId="18538EC0" w14:textId="18BCDDBC" w:rsidR="008D1DDF" w:rsidRPr="007770C5" w:rsidRDefault="008D1DDF" w:rsidP="003E453C">
    <w:pPr>
      <w:suppressAutoHyphens/>
      <w:ind w:left="-90"/>
      <w:rPr>
        <w:rFonts w:ascii="Arial" w:hAnsi="Arial" w:cs="Arial"/>
        <w:sz w:val="14"/>
        <w:szCs w:val="14"/>
      </w:rPr>
    </w:pPr>
    <w:r>
      <w:rPr>
        <w:rFonts w:ascii="Arial" w:hAnsi="Arial" w:cs="Arial"/>
        <w:sz w:val="14"/>
        <w:szCs w:val="14"/>
      </w:rPr>
      <w:t>CEC-</w:t>
    </w:r>
    <w:del w:id="6" w:author="Alhabibi, Haider@Energy" w:date="2022-02-14T16:46:00Z">
      <w:r w:rsidDel="005A6772">
        <w:rPr>
          <w:rFonts w:ascii="Arial" w:hAnsi="Arial" w:cs="Arial"/>
          <w:sz w:val="14"/>
          <w:szCs w:val="14"/>
        </w:rPr>
        <w:delText>CF2R</w:delText>
      </w:r>
    </w:del>
    <w:ins w:id="7" w:author="Alhabibi, Haider@Energy" w:date="2022-02-14T16:46:00Z">
      <w:r w:rsidR="005A6772">
        <w:rPr>
          <w:rFonts w:ascii="Arial" w:hAnsi="Arial" w:cs="Arial"/>
          <w:sz w:val="14"/>
          <w:szCs w:val="14"/>
        </w:rPr>
        <w:t>LMCI</w:t>
      </w:r>
    </w:ins>
    <w:r>
      <w:rPr>
        <w:rFonts w:ascii="Arial" w:hAnsi="Arial" w:cs="Arial"/>
        <w:sz w:val="14"/>
        <w:szCs w:val="14"/>
      </w:rPr>
      <w:t>-MCH-20-H</w:t>
    </w:r>
    <w:r w:rsidRPr="007770C5">
      <w:rPr>
        <w:rFonts w:ascii="Arial" w:hAnsi="Arial" w:cs="Arial"/>
        <w:sz w:val="14"/>
        <w:szCs w:val="14"/>
      </w:rPr>
      <w:t xml:space="preserve"> (Revised </w:t>
    </w:r>
    <w:r>
      <w:rPr>
        <w:rFonts w:ascii="Arial" w:hAnsi="Arial" w:cs="Arial"/>
        <w:sz w:val="14"/>
        <w:szCs w:val="14"/>
      </w:rPr>
      <w:t>0</w:t>
    </w:r>
    <w:ins w:id="8" w:author="Alexis" w:date="2021-10-04T14:44:00Z">
      <w:r w:rsidR="00874242">
        <w:rPr>
          <w:rFonts w:ascii="Arial" w:hAnsi="Arial" w:cs="Arial"/>
          <w:sz w:val="14"/>
          <w:szCs w:val="14"/>
        </w:rPr>
        <w:t>1</w:t>
      </w:r>
    </w:ins>
    <w:del w:id="9" w:author="Alexis" w:date="2021-10-04T14:44:00Z">
      <w:r w:rsidR="00860A13" w:rsidDel="00874242">
        <w:rPr>
          <w:rFonts w:ascii="Arial" w:hAnsi="Arial" w:cs="Arial"/>
          <w:sz w:val="14"/>
          <w:szCs w:val="14"/>
        </w:rPr>
        <w:delText>3</w:delText>
      </w:r>
    </w:del>
    <w:r>
      <w:rPr>
        <w:rFonts w:ascii="Arial" w:hAnsi="Arial" w:cs="Arial"/>
        <w:sz w:val="14"/>
        <w:szCs w:val="14"/>
      </w:rPr>
      <w:t>/</w:t>
    </w:r>
    <w:ins w:id="10" w:author="Alhabibi, Haider@Energy" w:date="2021-08-24T13:03:00Z">
      <w:r w:rsidR="000706C6">
        <w:rPr>
          <w:rFonts w:ascii="Arial" w:hAnsi="Arial" w:cs="Arial"/>
          <w:sz w:val="14"/>
          <w:szCs w:val="14"/>
        </w:rPr>
        <w:t>22</w:t>
      </w:r>
    </w:ins>
    <w:del w:id="11" w:author="Alhabibi, Haider@Energy" w:date="2021-08-24T13:03:00Z">
      <w:r w:rsidR="00860A13" w:rsidDel="000706C6">
        <w:rPr>
          <w:rFonts w:ascii="Arial" w:hAnsi="Arial" w:cs="Arial"/>
          <w:sz w:val="14"/>
          <w:szCs w:val="14"/>
        </w:rPr>
        <w:delText>21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961"/>
      <w:gridCol w:w="1559"/>
    </w:tblGrid>
    <w:tr w:rsidR="008D1DDF" w:rsidRPr="00BB6D7F" w14:paraId="18538EC3" w14:textId="77777777" w:rsidTr="003E453C">
      <w:trPr>
        <w:cantSplit/>
        <w:trHeight w:val="288"/>
      </w:trPr>
      <w:tc>
        <w:tcPr>
          <w:tcW w:w="4155" w:type="pct"/>
          <w:gridSpan w:val="3"/>
          <w:tcBorders>
            <w:bottom w:val="single" w:sz="4" w:space="0" w:color="auto"/>
            <w:right w:val="nil"/>
          </w:tcBorders>
          <w:vAlign w:val="center"/>
        </w:tcPr>
        <w:p w14:paraId="18538EC1" w14:textId="77777777" w:rsidR="008D1DDF" w:rsidRPr="00BB6D7F" w:rsidRDefault="008D1DDF" w:rsidP="00F73B2A">
          <w:pPr>
            <w:pStyle w:val="Heading1"/>
            <w:rPr>
              <w:rFonts w:asciiTheme="minorHAnsi" w:hAnsiTheme="minorHAnsi"/>
              <w:b w:val="0"/>
              <w:bCs/>
              <w:sz w:val="20"/>
            </w:rPr>
          </w:pPr>
          <w:r w:rsidRPr="00BB6D7F">
            <w:rPr>
              <w:rFonts w:asciiTheme="minorHAnsi" w:hAnsiTheme="minorHAnsi"/>
              <w:b w:val="0"/>
              <w:bCs/>
              <w:sz w:val="20"/>
            </w:rPr>
            <w:t>CERTIFICATE OF INSTALLATION</w:t>
          </w:r>
        </w:p>
      </w:tc>
      <w:tc>
        <w:tcPr>
          <w:tcW w:w="845" w:type="pct"/>
          <w:tcBorders>
            <w:left w:val="nil"/>
            <w:bottom w:val="single" w:sz="4" w:space="0" w:color="auto"/>
          </w:tcBorders>
          <w:tcMar>
            <w:left w:w="115" w:type="dxa"/>
            <w:right w:w="115" w:type="dxa"/>
          </w:tcMar>
          <w:vAlign w:val="center"/>
        </w:tcPr>
        <w:p w14:paraId="18538EC2" w14:textId="5D8C200F" w:rsidR="008D1DDF" w:rsidRPr="00BB6D7F" w:rsidRDefault="008D1DDF" w:rsidP="00DF13C2">
          <w:pPr>
            <w:pStyle w:val="Heading1"/>
            <w:jc w:val="right"/>
            <w:rPr>
              <w:rFonts w:asciiTheme="minorHAnsi" w:hAnsiTheme="minorHAnsi"/>
              <w:b w:val="0"/>
              <w:bCs/>
              <w:sz w:val="20"/>
            </w:rPr>
          </w:pPr>
          <w:del w:id="12" w:author="Alhabibi, Haider@Energy" w:date="2022-02-14T16:46:00Z">
            <w:r w:rsidRPr="00BB6D7F" w:rsidDel="005A6772">
              <w:rPr>
                <w:rFonts w:asciiTheme="minorHAnsi" w:hAnsiTheme="minorHAnsi"/>
                <w:b w:val="0"/>
                <w:bCs/>
                <w:sz w:val="20"/>
              </w:rPr>
              <w:delText>CF2R</w:delText>
            </w:r>
          </w:del>
          <w:ins w:id="13" w:author="Alhabibi, Haider@Energy" w:date="2022-02-14T16:46:00Z">
            <w:r w:rsidR="005A6772">
              <w:rPr>
                <w:rFonts w:asciiTheme="minorHAnsi" w:hAnsiTheme="minorHAnsi"/>
                <w:b w:val="0"/>
                <w:bCs/>
                <w:sz w:val="20"/>
              </w:rPr>
              <w:t>LMCI</w:t>
            </w:r>
          </w:ins>
          <w:r w:rsidRPr="00BB6D7F">
            <w:rPr>
              <w:rFonts w:asciiTheme="minorHAnsi" w:hAnsiTheme="minorHAnsi"/>
              <w:b w:val="0"/>
              <w:bCs/>
              <w:sz w:val="20"/>
            </w:rPr>
            <w:t>-MCH-</w:t>
          </w:r>
          <w:r>
            <w:rPr>
              <w:rFonts w:asciiTheme="minorHAnsi" w:hAnsiTheme="minorHAnsi"/>
              <w:b w:val="0"/>
              <w:bCs/>
              <w:sz w:val="20"/>
            </w:rPr>
            <w:t>2</w:t>
          </w:r>
          <w:r w:rsidRPr="00BB6D7F">
            <w:rPr>
              <w:rFonts w:asciiTheme="minorHAnsi" w:hAnsiTheme="minorHAnsi"/>
              <w:b w:val="0"/>
              <w:bCs/>
              <w:sz w:val="20"/>
            </w:rPr>
            <w:t>0-H</w:t>
          </w:r>
        </w:p>
      </w:tc>
    </w:tr>
    <w:tr w:rsidR="008D1DDF" w:rsidRPr="00BB6D7F" w14:paraId="18538EC6" w14:textId="77777777" w:rsidTr="00F73B2A">
      <w:trPr>
        <w:cantSplit/>
        <w:trHeight w:val="288"/>
      </w:trPr>
      <w:tc>
        <w:tcPr>
          <w:tcW w:w="2500" w:type="pct"/>
          <w:gridSpan w:val="2"/>
          <w:tcBorders>
            <w:right w:val="nil"/>
          </w:tcBorders>
        </w:tcPr>
        <w:p w14:paraId="18538EC4" w14:textId="77777777" w:rsidR="008D1DDF" w:rsidRPr="00BB6D7F" w:rsidRDefault="008D1DDF" w:rsidP="00F73B2A">
          <w:pPr>
            <w:tabs>
              <w:tab w:val="right" w:pos="10543"/>
            </w:tabs>
            <w:rPr>
              <w:rFonts w:asciiTheme="minorHAnsi" w:hAnsiTheme="minorHAnsi"/>
              <w:sz w:val="12"/>
              <w:szCs w:val="12"/>
            </w:rPr>
          </w:pPr>
          <w:r>
            <w:rPr>
              <w:rFonts w:asciiTheme="minorHAnsi" w:hAnsiTheme="minorHAnsi"/>
              <w:bCs/>
            </w:rPr>
            <w:t>Duct Leakage Diagnostic Test</w:t>
          </w:r>
        </w:p>
      </w:tc>
      <w:tc>
        <w:tcPr>
          <w:tcW w:w="2500" w:type="pct"/>
          <w:gridSpan w:val="2"/>
          <w:tcBorders>
            <w:left w:val="nil"/>
          </w:tcBorders>
        </w:tcPr>
        <w:p w14:paraId="18538EC5" w14:textId="6562F65A" w:rsidR="008D1DDF" w:rsidRPr="00BB6D7F" w:rsidRDefault="008D1DDF" w:rsidP="00F73B2A">
          <w:pPr>
            <w:tabs>
              <w:tab w:val="right" w:pos="10543"/>
            </w:tabs>
            <w:jc w:val="right"/>
            <w:rPr>
              <w:rFonts w:asciiTheme="minorHAnsi" w:hAnsiTheme="minorHAnsi"/>
              <w:sz w:val="12"/>
              <w:szCs w:val="12"/>
            </w:rPr>
          </w:pPr>
          <w:r>
            <w:rPr>
              <w:rFonts w:asciiTheme="minorHAnsi" w:hAnsiTheme="minorHAnsi"/>
              <w:bCs/>
            </w:rPr>
            <w:t xml:space="preserve">(Page </w:t>
          </w:r>
          <w:r w:rsidRPr="00BB6D7F">
            <w:rPr>
              <w:rFonts w:asciiTheme="minorHAnsi" w:hAnsiTheme="minorHAnsi"/>
              <w:bCs/>
            </w:rPr>
            <w:fldChar w:fldCharType="begin"/>
          </w:r>
          <w:r>
            <w:rPr>
              <w:rFonts w:asciiTheme="minorHAnsi" w:hAnsiTheme="minorHAnsi"/>
              <w:bCs/>
            </w:rPr>
            <w:instrText xml:space="preserve"> PAGE   \* MERGEFORMAT </w:instrText>
          </w:r>
          <w:r w:rsidRPr="00BB6D7F">
            <w:rPr>
              <w:rFonts w:asciiTheme="minorHAnsi" w:hAnsiTheme="minorHAnsi"/>
              <w:bCs/>
            </w:rPr>
            <w:fldChar w:fldCharType="separate"/>
          </w:r>
          <w:r w:rsidR="00153AF6">
            <w:rPr>
              <w:rFonts w:asciiTheme="minorHAnsi" w:hAnsiTheme="minorHAnsi"/>
              <w:bCs/>
              <w:noProof/>
            </w:rPr>
            <w:t>1</w:t>
          </w:r>
          <w:r w:rsidRPr="00BB6D7F">
            <w:rPr>
              <w:rFonts w:asciiTheme="minorHAnsi" w:hAnsiTheme="minorHAnsi"/>
              <w:bCs/>
            </w:rPr>
            <w:fldChar w:fldCharType="end"/>
          </w:r>
          <w:r>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DA0CC6">
            <w:rPr>
              <w:rFonts w:asciiTheme="minorHAnsi" w:hAnsiTheme="minorHAnsi"/>
              <w:bCs/>
              <w:noProof/>
            </w:rPr>
            <w:t>2</w:t>
          </w:r>
          <w:r>
            <w:rPr>
              <w:rFonts w:asciiTheme="minorHAnsi" w:hAnsiTheme="minorHAnsi"/>
              <w:bCs/>
              <w:noProof/>
            </w:rPr>
            <w:fldChar w:fldCharType="end"/>
          </w:r>
          <w:r>
            <w:rPr>
              <w:rFonts w:asciiTheme="minorHAnsi" w:hAnsiTheme="minorHAnsi"/>
              <w:bCs/>
            </w:rPr>
            <w:t>)</w:t>
          </w:r>
        </w:p>
      </w:tc>
    </w:tr>
    <w:tr w:rsidR="008D1DDF" w:rsidRPr="00BB6D7F" w14:paraId="18538ECA" w14:textId="77777777" w:rsidTr="003E453C">
      <w:trPr>
        <w:cantSplit/>
        <w:trHeight w:val="288"/>
      </w:trPr>
      <w:tc>
        <w:tcPr>
          <w:tcW w:w="0" w:type="auto"/>
        </w:tcPr>
        <w:p w14:paraId="18538EC7" w14:textId="77777777" w:rsidR="008D1DDF" w:rsidRPr="00BB6D7F" w:rsidRDefault="008D1DDF" w:rsidP="00F73B2A">
          <w:pPr>
            <w:rPr>
              <w:rFonts w:asciiTheme="minorHAnsi" w:hAnsiTheme="minorHAnsi"/>
              <w:sz w:val="12"/>
              <w:szCs w:val="12"/>
            </w:rPr>
          </w:pPr>
          <w:r>
            <w:rPr>
              <w:rFonts w:asciiTheme="minorHAnsi" w:hAnsiTheme="minorHAnsi"/>
              <w:sz w:val="12"/>
              <w:szCs w:val="12"/>
            </w:rPr>
            <w:t>Project Name:</w:t>
          </w:r>
        </w:p>
      </w:tc>
      <w:tc>
        <w:tcPr>
          <w:tcW w:w="1794" w:type="pct"/>
          <w:gridSpan w:val="2"/>
        </w:tcPr>
        <w:p w14:paraId="18538EC8" w14:textId="77777777" w:rsidR="008D1DDF" w:rsidRPr="00BB6D7F" w:rsidRDefault="008D1DDF" w:rsidP="00F73B2A">
          <w:pPr>
            <w:rPr>
              <w:rFonts w:asciiTheme="minorHAnsi" w:hAnsiTheme="minorHAnsi"/>
              <w:sz w:val="12"/>
              <w:szCs w:val="12"/>
            </w:rPr>
          </w:pPr>
          <w:r>
            <w:rPr>
              <w:rFonts w:asciiTheme="minorHAnsi" w:hAnsiTheme="minorHAnsi"/>
              <w:sz w:val="12"/>
              <w:szCs w:val="12"/>
            </w:rPr>
            <w:t>Enforcement Agency:</w:t>
          </w:r>
        </w:p>
      </w:tc>
      <w:tc>
        <w:tcPr>
          <w:tcW w:w="845" w:type="pct"/>
        </w:tcPr>
        <w:p w14:paraId="18538EC9" w14:textId="77777777" w:rsidR="008D1DDF" w:rsidRPr="00BB6D7F" w:rsidRDefault="008D1DDF" w:rsidP="00F73B2A">
          <w:pPr>
            <w:rPr>
              <w:rFonts w:asciiTheme="minorHAnsi" w:hAnsiTheme="minorHAnsi"/>
              <w:sz w:val="12"/>
              <w:szCs w:val="12"/>
            </w:rPr>
          </w:pPr>
          <w:r>
            <w:rPr>
              <w:rFonts w:asciiTheme="minorHAnsi" w:hAnsiTheme="minorHAnsi"/>
              <w:sz w:val="12"/>
              <w:szCs w:val="12"/>
            </w:rPr>
            <w:t>Permit Number:</w:t>
          </w:r>
        </w:p>
      </w:tc>
    </w:tr>
    <w:tr w:rsidR="008D1DDF" w:rsidRPr="00BB6D7F" w14:paraId="18538ECE" w14:textId="77777777" w:rsidTr="003E453C">
      <w:trPr>
        <w:cantSplit/>
        <w:trHeight w:val="288"/>
      </w:trPr>
      <w:tc>
        <w:tcPr>
          <w:tcW w:w="0" w:type="auto"/>
        </w:tcPr>
        <w:p w14:paraId="18538ECB" w14:textId="77777777" w:rsidR="008D1DDF" w:rsidRPr="00BB6D7F" w:rsidRDefault="008D1DDF" w:rsidP="00F73B2A">
          <w:pPr>
            <w:rPr>
              <w:rFonts w:asciiTheme="minorHAnsi" w:hAnsiTheme="minorHAnsi"/>
              <w:sz w:val="12"/>
              <w:szCs w:val="12"/>
              <w:vertAlign w:val="superscript"/>
            </w:rPr>
          </w:pPr>
          <w:r>
            <w:rPr>
              <w:rFonts w:asciiTheme="minorHAnsi" w:hAnsiTheme="minorHAnsi"/>
              <w:sz w:val="12"/>
              <w:szCs w:val="12"/>
            </w:rPr>
            <w:t>Dwelling Address:</w:t>
          </w:r>
        </w:p>
      </w:tc>
      <w:tc>
        <w:tcPr>
          <w:tcW w:w="1794" w:type="pct"/>
          <w:gridSpan w:val="2"/>
        </w:tcPr>
        <w:p w14:paraId="18538ECC" w14:textId="79FD779F" w:rsidR="008D1DDF" w:rsidRPr="00BB6D7F" w:rsidRDefault="008D1DDF" w:rsidP="00F73B2A">
          <w:pPr>
            <w:rPr>
              <w:rFonts w:asciiTheme="minorHAnsi" w:hAnsiTheme="minorHAnsi"/>
              <w:sz w:val="12"/>
              <w:szCs w:val="12"/>
              <w:vertAlign w:val="superscript"/>
            </w:rPr>
          </w:pPr>
          <w:r>
            <w:rPr>
              <w:rFonts w:asciiTheme="minorHAnsi" w:hAnsiTheme="minorHAnsi"/>
              <w:sz w:val="12"/>
              <w:szCs w:val="12"/>
            </w:rPr>
            <w:t>City:</w:t>
          </w:r>
        </w:p>
      </w:tc>
      <w:tc>
        <w:tcPr>
          <w:tcW w:w="845" w:type="pct"/>
        </w:tcPr>
        <w:p w14:paraId="18538ECD" w14:textId="0BE30C6C" w:rsidR="008D1DDF" w:rsidRPr="00BB6D7F" w:rsidRDefault="008D1DDF" w:rsidP="00F73B2A">
          <w:pPr>
            <w:rPr>
              <w:rFonts w:asciiTheme="minorHAnsi" w:hAnsiTheme="minorHAnsi"/>
              <w:sz w:val="12"/>
              <w:szCs w:val="12"/>
              <w:vertAlign w:val="superscript"/>
            </w:rPr>
          </w:pPr>
          <w:r>
            <w:rPr>
              <w:rFonts w:asciiTheme="minorHAnsi" w:hAnsiTheme="minorHAnsi"/>
              <w:sz w:val="12"/>
              <w:szCs w:val="12"/>
            </w:rPr>
            <w:t>Zip Code:</w:t>
          </w:r>
        </w:p>
      </w:tc>
    </w:tr>
  </w:tbl>
  <w:p w14:paraId="18538ECF" w14:textId="77777777" w:rsidR="008D1DDF" w:rsidRPr="00685B37" w:rsidRDefault="008D1DDF" w:rsidP="00685B37">
    <w:pPr>
      <w:pStyle w:val="Header"/>
      <w:rPr>
        <w:rFonts w:asciiTheme="minorHAnsi" w:hAnsi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2" w14:textId="77777777" w:rsidR="008D1DDF" w:rsidRDefault="00F07286">
    <w:pPr>
      <w:pStyle w:val="Header"/>
    </w:pPr>
    <w:r>
      <w:rPr>
        <w:noProof/>
      </w:rPr>
      <w:pict w14:anchorId="18538E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5" o:spid="_x0000_s2049" type="#_x0000_t75" style="position:absolute;margin-left:0;margin-top:0;width:10in;height:540pt;z-index:-2516623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3" w14:textId="77777777" w:rsidR="008D1DDF" w:rsidRDefault="00F07286">
    <w:pPr>
      <w:pStyle w:val="Header"/>
    </w:pPr>
    <w:r>
      <w:rPr>
        <w:noProof/>
      </w:rPr>
      <w:pict w14:anchorId="18538E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9" o:spid="_x0000_s2053"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8D1DDF" w:rsidRPr="00BB6D7F" w14:paraId="18538ED6" w14:textId="77777777" w:rsidTr="00BB6D7F">
      <w:trPr>
        <w:cantSplit/>
        <w:trHeight w:val="288"/>
      </w:trPr>
      <w:tc>
        <w:tcPr>
          <w:tcW w:w="3644" w:type="pct"/>
          <w:tcBorders>
            <w:bottom w:val="single" w:sz="4" w:space="0" w:color="auto"/>
          </w:tcBorders>
        </w:tcPr>
        <w:p w14:paraId="18538ED4" w14:textId="77777777" w:rsidR="008D1DDF" w:rsidRPr="00BB6D7F" w:rsidRDefault="00F07286" w:rsidP="00333CD0">
          <w:pPr>
            <w:pStyle w:val="Heading1"/>
            <w:rPr>
              <w:rFonts w:asciiTheme="minorHAnsi" w:hAnsiTheme="minorHAnsi"/>
              <w:b w:val="0"/>
              <w:bCs/>
              <w:sz w:val="20"/>
            </w:rPr>
          </w:pPr>
          <w:r>
            <w:rPr>
              <w:rFonts w:asciiTheme="minorHAnsi" w:hAnsiTheme="minorHAnsi"/>
              <w:b w:val="0"/>
              <w:bCs/>
              <w:noProof/>
              <w:sz w:val="20"/>
            </w:rPr>
            <w:pict w14:anchorId="18538E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0" o:spid="_x0000_s2054" type="#_x0000_t75" style="position:absolute;margin-left:0;margin-top:0;width:10in;height:540pt;z-index:-25165721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D1DDF" w:rsidRPr="006F45C3">
            <w:rPr>
              <w:rFonts w:asciiTheme="minorHAnsi" w:hAnsiTheme="minorHAnsi"/>
              <w:b w:val="0"/>
              <w:bCs/>
              <w:sz w:val="20"/>
            </w:rPr>
            <w:t>CERTIFICATE OF INSTALLATION</w:t>
          </w:r>
          <w:r w:rsidR="008D1DDF" w:rsidRPr="005F4CB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18538ED5" w14:textId="4FA315D6" w:rsidR="008D1DDF" w:rsidRPr="00BB6D7F" w:rsidRDefault="008D1DDF" w:rsidP="00DF13C2">
          <w:pPr>
            <w:pStyle w:val="Heading1"/>
            <w:jc w:val="right"/>
            <w:rPr>
              <w:rFonts w:asciiTheme="minorHAnsi" w:hAnsiTheme="minorHAnsi"/>
              <w:b w:val="0"/>
              <w:bCs/>
              <w:sz w:val="20"/>
            </w:rPr>
          </w:pPr>
          <w:del w:id="51" w:author="Alhabibi, Haider@Energy" w:date="2022-02-14T16:46:00Z">
            <w:r w:rsidRPr="006F45C3" w:rsidDel="005A6772">
              <w:rPr>
                <w:rFonts w:asciiTheme="minorHAnsi" w:hAnsiTheme="minorHAnsi"/>
                <w:b w:val="0"/>
                <w:bCs/>
                <w:sz w:val="20"/>
              </w:rPr>
              <w:delText>CF2R</w:delText>
            </w:r>
          </w:del>
          <w:ins w:id="52" w:author="Alhabibi, Haider@Energy" w:date="2022-02-14T16:46:00Z">
            <w:r w:rsidR="005A6772">
              <w:rPr>
                <w:rFonts w:asciiTheme="minorHAnsi" w:hAnsiTheme="minorHAnsi"/>
                <w:b w:val="0"/>
                <w:bCs/>
                <w:sz w:val="20"/>
              </w:rPr>
              <w:t>LMCI</w:t>
            </w:r>
          </w:ins>
          <w:r w:rsidRPr="006F45C3">
            <w:rPr>
              <w:rFonts w:asciiTheme="minorHAnsi" w:hAnsiTheme="minorHAnsi"/>
              <w:b w:val="0"/>
              <w:sz w:val="20"/>
            </w:rPr>
            <w:t>-MCH-20-H</w:t>
          </w:r>
        </w:p>
      </w:tc>
    </w:tr>
    <w:tr w:rsidR="008D1DDF" w:rsidRPr="00BB6D7F" w14:paraId="18538ED9" w14:textId="77777777" w:rsidTr="00BB6D7F">
      <w:trPr>
        <w:cantSplit/>
        <w:trHeight w:val="288"/>
      </w:trPr>
      <w:tc>
        <w:tcPr>
          <w:tcW w:w="3772" w:type="pct"/>
          <w:gridSpan w:val="2"/>
          <w:tcBorders>
            <w:top w:val="single" w:sz="4" w:space="0" w:color="auto"/>
            <w:bottom w:val="single" w:sz="4" w:space="0" w:color="auto"/>
          </w:tcBorders>
          <w:vAlign w:val="center"/>
        </w:tcPr>
        <w:p w14:paraId="18538ED7" w14:textId="77777777" w:rsidR="008D1DDF" w:rsidRPr="00BB6D7F" w:rsidRDefault="008D1DDF" w:rsidP="00333CD0">
          <w:pPr>
            <w:keepNext/>
            <w:outlineLvl w:val="0"/>
            <w:rPr>
              <w:rFonts w:asciiTheme="minorHAnsi" w:hAnsiTheme="minorHAnsi"/>
              <w:bCs/>
            </w:rPr>
          </w:pPr>
          <w:r w:rsidRPr="005F4CB7">
            <w:rPr>
              <w:rFonts w:asciiTheme="minorHAnsi" w:hAnsiTheme="minorHAnsi"/>
              <w:bCs/>
            </w:rPr>
            <w:t>Duct L</w:t>
          </w:r>
          <w:r>
            <w:rPr>
              <w:rFonts w:asciiTheme="minorHAnsi" w:hAnsiTheme="minorHAnsi"/>
              <w:bCs/>
            </w:rPr>
            <w:t>eakage Diagnostic Test - MCH-20B</w:t>
          </w:r>
        </w:p>
      </w:tc>
      <w:tc>
        <w:tcPr>
          <w:tcW w:w="1228" w:type="pct"/>
          <w:tcBorders>
            <w:top w:val="single" w:sz="4" w:space="0" w:color="auto"/>
            <w:bottom w:val="single" w:sz="4" w:space="0" w:color="auto"/>
          </w:tcBorders>
          <w:tcMar>
            <w:left w:w="115" w:type="dxa"/>
            <w:right w:w="202" w:type="dxa"/>
          </w:tcMar>
          <w:vAlign w:val="center"/>
        </w:tcPr>
        <w:p w14:paraId="18538ED8" w14:textId="4EBCA159" w:rsidR="008D1DDF" w:rsidRPr="00BB6D7F" w:rsidRDefault="008D1DDF"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Pr>
              <w:rFonts w:asciiTheme="minorHAnsi" w:hAnsiTheme="minorHAnsi"/>
              <w:bCs/>
              <w:noProof/>
            </w:rPr>
            <w:t>2</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DA0CC6">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18538EDA" w14:textId="77777777" w:rsidR="008D1DDF" w:rsidRPr="00685B37" w:rsidRDefault="008D1DDF" w:rsidP="00685B37">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C" w14:textId="77777777" w:rsidR="008D1DDF" w:rsidRDefault="00F07286">
    <w:pPr>
      <w:pStyle w:val="Header"/>
    </w:pPr>
    <w:r>
      <w:rPr>
        <w:noProof/>
      </w:rPr>
      <w:pict w14:anchorId="18538E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8" o:spid="_x0000_s2052" type="#_x0000_t75" style="position:absolute;margin-left:0;margin-top:0;width:10in;height:540pt;z-index:-25165926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D" w14:textId="77777777" w:rsidR="008D1DDF" w:rsidRDefault="00F07286">
    <w:pPr>
      <w:pStyle w:val="Header"/>
    </w:pPr>
    <w:r>
      <w:rPr>
        <w:noProof/>
      </w:rPr>
      <w:pict w14:anchorId="18538E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2" o:spid="_x0000_s2056" type="#_x0000_t75" style="position:absolute;margin-left:0;margin-top:0;width:10in;height:540pt;z-index:-25165516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8D1DDF" w:rsidRPr="00BB6D7F" w14:paraId="18538EE0" w14:textId="77777777" w:rsidTr="00BB6D7F">
      <w:trPr>
        <w:cantSplit/>
        <w:trHeight w:val="288"/>
      </w:trPr>
      <w:tc>
        <w:tcPr>
          <w:tcW w:w="3644" w:type="pct"/>
          <w:tcBorders>
            <w:bottom w:val="single" w:sz="4" w:space="0" w:color="auto"/>
          </w:tcBorders>
        </w:tcPr>
        <w:p w14:paraId="18538EDE" w14:textId="77777777" w:rsidR="008D1DDF" w:rsidRPr="00BB6D7F" w:rsidRDefault="00F07286" w:rsidP="00333CD0">
          <w:pPr>
            <w:pStyle w:val="Heading1"/>
            <w:rPr>
              <w:rFonts w:asciiTheme="minorHAnsi" w:hAnsiTheme="minorHAnsi"/>
              <w:b w:val="0"/>
              <w:bCs/>
              <w:sz w:val="20"/>
            </w:rPr>
          </w:pPr>
          <w:r>
            <w:rPr>
              <w:rFonts w:asciiTheme="minorHAnsi" w:hAnsiTheme="minorHAnsi"/>
              <w:b w:val="0"/>
              <w:bCs/>
              <w:noProof/>
              <w:sz w:val="20"/>
            </w:rPr>
            <w:pict w14:anchorId="18538E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3" o:spid="_x0000_s2057" type="#_x0000_t75" style="position:absolute;margin-left:0;margin-top:0;width:10in;height:540pt;z-index:-25165414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D1DDF" w:rsidRPr="006F45C3">
            <w:rPr>
              <w:rFonts w:asciiTheme="minorHAnsi" w:hAnsiTheme="minorHAnsi"/>
              <w:b w:val="0"/>
              <w:bCs/>
              <w:sz w:val="20"/>
            </w:rPr>
            <w:t>CERTIFICATE OF INSTALLATION</w:t>
          </w:r>
          <w:r w:rsidR="008D1DDF">
            <w:rPr>
              <w:rFonts w:asciiTheme="minorHAnsi" w:hAnsiTheme="minorHAnsi"/>
              <w:b w:val="0"/>
              <w:bCs/>
              <w:sz w:val="20"/>
            </w:rPr>
            <w:t xml:space="preserve"> - </w:t>
          </w:r>
          <w:r w:rsidR="008D1DDF" w:rsidRPr="005F4CB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18538EDF" w14:textId="19F0AD76" w:rsidR="008D1DDF" w:rsidRDefault="008D1DDF">
          <w:pPr>
            <w:pStyle w:val="Heading1"/>
            <w:jc w:val="right"/>
            <w:rPr>
              <w:rFonts w:asciiTheme="minorHAnsi" w:hAnsiTheme="minorHAnsi"/>
              <w:b w:val="0"/>
              <w:bCs/>
              <w:sz w:val="20"/>
            </w:rPr>
          </w:pPr>
          <w:del w:id="77" w:author="Alhabibi, Haider@Energy" w:date="2022-02-14T16:46:00Z">
            <w:r w:rsidDel="005A6772">
              <w:rPr>
                <w:rFonts w:asciiTheme="minorHAnsi" w:hAnsiTheme="minorHAnsi"/>
                <w:b w:val="0"/>
                <w:bCs/>
                <w:sz w:val="20"/>
              </w:rPr>
              <w:delText>CF</w:delText>
            </w:r>
            <w:r w:rsidRPr="006F45C3" w:rsidDel="005A6772">
              <w:rPr>
                <w:rFonts w:asciiTheme="minorHAnsi" w:hAnsiTheme="minorHAnsi"/>
                <w:b w:val="0"/>
                <w:bCs/>
                <w:sz w:val="20"/>
              </w:rPr>
              <w:delText>2R</w:delText>
            </w:r>
          </w:del>
          <w:ins w:id="78" w:author="Alhabibi, Haider@Energy" w:date="2022-02-14T16:46:00Z">
            <w:r w:rsidR="005A6772">
              <w:rPr>
                <w:rFonts w:asciiTheme="minorHAnsi" w:hAnsiTheme="minorHAnsi"/>
                <w:b w:val="0"/>
                <w:bCs/>
                <w:sz w:val="20"/>
              </w:rPr>
              <w:t>LMCI</w:t>
            </w:r>
          </w:ins>
          <w:r>
            <w:rPr>
              <w:rFonts w:asciiTheme="minorHAnsi" w:hAnsiTheme="minorHAnsi"/>
              <w:b w:val="0"/>
              <w:sz w:val="20"/>
            </w:rPr>
            <w:t>-</w:t>
          </w:r>
          <w:r w:rsidRPr="006F45C3">
            <w:rPr>
              <w:rFonts w:asciiTheme="minorHAnsi" w:hAnsiTheme="minorHAnsi"/>
              <w:b w:val="0"/>
              <w:sz w:val="20"/>
            </w:rPr>
            <w:t>MCH-20-H</w:t>
          </w:r>
        </w:p>
      </w:tc>
    </w:tr>
    <w:tr w:rsidR="008D1DDF" w:rsidRPr="00BB6D7F" w14:paraId="18538EE3" w14:textId="77777777" w:rsidTr="00BB6D7F">
      <w:trPr>
        <w:cantSplit/>
        <w:trHeight w:val="288"/>
      </w:trPr>
      <w:tc>
        <w:tcPr>
          <w:tcW w:w="3772" w:type="pct"/>
          <w:gridSpan w:val="2"/>
          <w:tcBorders>
            <w:top w:val="single" w:sz="4" w:space="0" w:color="auto"/>
            <w:bottom w:val="single" w:sz="4" w:space="0" w:color="auto"/>
          </w:tcBorders>
          <w:vAlign w:val="center"/>
        </w:tcPr>
        <w:p w14:paraId="18538EE1" w14:textId="77777777" w:rsidR="008D1DDF" w:rsidRPr="00BB6D7F" w:rsidRDefault="008D1DDF" w:rsidP="00085E25">
          <w:pPr>
            <w:keepNext/>
            <w:outlineLvl w:val="0"/>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w:t>
          </w:r>
          <w:r w:rsidRPr="005F4CB7">
            <w:rPr>
              <w:rFonts w:asciiTheme="minorHAnsi" w:hAnsiTheme="minorHAnsi"/>
              <w:bCs/>
            </w:rPr>
            <w:t>MCH-20</w:t>
          </w:r>
          <w:r>
            <w:rPr>
              <w:rFonts w:asciiTheme="minorHAnsi" w:hAnsiTheme="minorHAnsi"/>
              <w:bCs/>
            </w:rPr>
            <w:t>b</w:t>
          </w:r>
        </w:p>
      </w:tc>
      <w:tc>
        <w:tcPr>
          <w:tcW w:w="1228" w:type="pct"/>
          <w:tcBorders>
            <w:top w:val="single" w:sz="4" w:space="0" w:color="auto"/>
            <w:bottom w:val="single" w:sz="4" w:space="0" w:color="auto"/>
          </w:tcBorders>
          <w:tcMar>
            <w:left w:w="115" w:type="dxa"/>
            <w:right w:w="202" w:type="dxa"/>
          </w:tcMar>
          <w:vAlign w:val="center"/>
        </w:tcPr>
        <w:p w14:paraId="18538EE2" w14:textId="0BFBB3A8" w:rsidR="008D1DDF" w:rsidRPr="00BB6D7F" w:rsidRDefault="008D1DDF"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sidR="00153AF6">
            <w:rPr>
              <w:rFonts w:asciiTheme="minorHAnsi" w:hAnsiTheme="minorHAnsi"/>
              <w:bCs/>
              <w:noProof/>
            </w:rPr>
            <w:t>1</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DA0CC6">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18538EE4" w14:textId="77777777" w:rsidR="008D1DDF" w:rsidRPr="00685B37" w:rsidRDefault="008D1DDF" w:rsidP="00F81F4C">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E5" w14:textId="77777777" w:rsidR="008D1DDF" w:rsidRDefault="00F07286">
    <w:pPr>
      <w:pStyle w:val="Header"/>
    </w:pPr>
    <w:r>
      <w:rPr>
        <w:noProof/>
      </w:rPr>
      <w:pict w14:anchorId="18538E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1" o:spid="_x0000_s2055" type="#_x0000_t75" style="position:absolute;margin-left:0;margin-top:0;width:10in;height:540pt;z-index:-25165619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hybridMultilevel"/>
    <w:tmpl w:val="C91CF59E"/>
    <w:lvl w:ilvl="0" w:tplc="B8C283A2">
      <w:start w:val="1"/>
      <w:numFmt w:val="bullet"/>
      <w:pStyle w:val="ListBullet5"/>
      <w:lvlText w:val=""/>
      <w:lvlJc w:val="left"/>
      <w:pPr>
        <w:tabs>
          <w:tab w:val="num" w:pos="1800"/>
        </w:tabs>
        <w:ind w:left="1800" w:hanging="360"/>
      </w:pPr>
      <w:rPr>
        <w:rFonts w:ascii="Symbol" w:hAnsi="Symbol" w:hint="default"/>
      </w:rPr>
    </w:lvl>
    <w:lvl w:ilvl="1" w:tplc="50FC2DBA">
      <w:numFmt w:val="decimal"/>
      <w:lvlText w:val=""/>
      <w:lvlJc w:val="left"/>
    </w:lvl>
    <w:lvl w:ilvl="2" w:tplc="9AD8C79A">
      <w:numFmt w:val="decimal"/>
      <w:lvlText w:val=""/>
      <w:lvlJc w:val="left"/>
    </w:lvl>
    <w:lvl w:ilvl="3" w:tplc="FE524720">
      <w:numFmt w:val="decimal"/>
      <w:lvlText w:val=""/>
      <w:lvlJc w:val="left"/>
    </w:lvl>
    <w:lvl w:ilvl="4" w:tplc="0008892A">
      <w:numFmt w:val="decimal"/>
      <w:lvlText w:val=""/>
      <w:lvlJc w:val="left"/>
    </w:lvl>
    <w:lvl w:ilvl="5" w:tplc="820EE51A">
      <w:numFmt w:val="decimal"/>
      <w:lvlText w:val=""/>
      <w:lvlJc w:val="left"/>
    </w:lvl>
    <w:lvl w:ilvl="6" w:tplc="C114BE42">
      <w:numFmt w:val="decimal"/>
      <w:lvlText w:val=""/>
      <w:lvlJc w:val="left"/>
    </w:lvl>
    <w:lvl w:ilvl="7" w:tplc="9BF0E268">
      <w:numFmt w:val="decimal"/>
      <w:lvlText w:val=""/>
      <w:lvlJc w:val="left"/>
    </w:lvl>
    <w:lvl w:ilvl="8" w:tplc="59CA0B9C">
      <w:numFmt w:val="decimal"/>
      <w:lvlText w:val=""/>
      <w:lvlJc w:val="left"/>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0B9910F9"/>
    <w:multiLevelType w:val="hybridMultilevel"/>
    <w:tmpl w:val="BE5C4A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6B676AE"/>
    <w:multiLevelType w:val="hybridMultilevel"/>
    <w:tmpl w:val="872AE15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D72DE3"/>
    <w:multiLevelType w:val="hybridMultilevel"/>
    <w:tmpl w:val="8986846C"/>
    <w:lvl w:ilvl="0" w:tplc="C25E30E2">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1F5A2C0C"/>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6558B8"/>
    <w:multiLevelType w:val="hybridMultilevel"/>
    <w:tmpl w:val="83886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017F74"/>
    <w:multiLevelType w:val="hybridMultilevel"/>
    <w:tmpl w:val="60C01518"/>
    <w:styleLink w:val="Numbered"/>
    <w:lvl w:ilvl="0" w:tplc="4190A2D6">
      <w:start w:val="1"/>
      <w:numFmt w:val="decimal"/>
      <w:lvlText w:val="%1."/>
      <w:lvlJc w:val="left"/>
      <w:pPr>
        <w:tabs>
          <w:tab w:val="num" w:pos="360"/>
        </w:tabs>
        <w:ind w:left="360" w:hanging="360"/>
      </w:pPr>
      <w:rPr>
        <w:rFonts w:hint="default"/>
      </w:rPr>
    </w:lvl>
    <w:lvl w:ilvl="1" w:tplc="889C4256">
      <w:start w:val="1"/>
      <w:numFmt w:val="lowerLetter"/>
      <w:lvlText w:val="%2."/>
      <w:lvlJc w:val="left"/>
      <w:pPr>
        <w:tabs>
          <w:tab w:val="num" w:pos="720"/>
        </w:tabs>
        <w:ind w:left="720" w:hanging="360"/>
      </w:pPr>
      <w:rPr>
        <w:rFonts w:hint="default"/>
      </w:rPr>
    </w:lvl>
    <w:lvl w:ilvl="2" w:tplc="37D426CC">
      <w:start w:val="1"/>
      <w:numFmt w:val="lowerRoman"/>
      <w:lvlText w:val="%3."/>
      <w:lvlJc w:val="left"/>
      <w:pPr>
        <w:tabs>
          <w:tab w:val="num" w:pos="1080"/>
        </w:tabs>
        <w:ind w:left="1080" w:hanging="360"/>
      </w:pPr>
      <w:rPr>
        <w:rFonts w:hint="default"/>
      </w:rPr>
    </w:lvl>
    <w:lvl w:ilvl="3" w:tplc="E28228E4">
      <w:start w:val="1"/>
      <w:numFmt w:val="decimal"/>
      <w:lvlText w:val="(%4)"/>
      <w:lvlJc w:val="left"/>
      <w:pPr>
        <w:tabs>
          <w:tab w:val="num" w:pos="1440"/>
        </w:tabs>
        <w:ind w:left="1440" w:hanging="360"/>
      </w:pPr>
      <w:rPr>
        <w:rFonts w:hint="default"/>
      </w:rPr>
    </w:lvl>
    <w:lvl w:ilvl="4" w:tplc="3A764462">
      <w:start w:val="1"/>
      <w:numFmt w:val="lowerLetter"/>
      <w:lvlText w:val="(%5)"/>
      <w:lvlJc w:val="left"/>
      <w:pPr>
        <w:tabs>
          <w:tab w:val="num" w:pos="1800"/>
        </w:tabs>
        <w:ind w:left="1800" w:hanging="360"/>
      </w:pPr>
      <w:rPr>
        <w:rFonts w:hint="default"/>
      </w:rPr>
    </w:lvl>
    <w:lvl w:ilvl="5" w:tplc="CA5A8850">
      <w:start w:val="1"/>
      <w:numFmt w:val="lowerRoman"/>
      <w:lvlText w:val="(%6)"/>
      <w:lvlJc w:val="left"/>
      <w:pPr>
        <w:tabs>
          <w:tab w:val="num" w:pos="2160"/>
        </w:tabs>
        <w:ind w:left="2160" w:hanging="360"/>
      </w:pPr>
      <w:rPr>
        <w:rFonts w:hint="default"/>
      </w:rPr>
    </w:lvl>
    <w:lvl w:ilvl="6" w:tplc="FA6479B8">
      <w:start w:val="1"/>
      <w:numFmt w:val="decimal"/>
      <w:lvlText w:val="%7."/>
      <w:lvlJc w:val="left"/>
      <w:pPr>
        <w:tabs>
          <w:tab w:val="num" w:pos="2520"/>
        </w:tabs>
        <w:ind w:left="2520" w:hanging="360"/>
      </w:pPr>
      <w:rPr>
        <w:rFonts w:hint="default"/>
      </w:rPr>
    </w:lvl>
    <w:lvl w:ilvl="7" w:tplc="E9785496">
      <w:start w:val="1"/>
      <w:numFmt w:val="lowerLetter"/>
      <w:lvlText w:val="%8."/>
      <w:lvlJc w:val="left"/>
      <w:pPr>
        <w:tabs>
          <w:tab w:val="num" w:pos="2880"/>
        </w:tabs>
        <w:ind w:left="2880" w:hanging="360"/>
      </w:pPr>
      <w:rPr>
        <w:rFonts w:hint="default"/>
      </w:rPr>
    </w:lvl>
    <w:lvl w:ilvl="8" w:tplc="6EF88EB6">
      <w:start w:val="1"/>
      <w:numFmt w:val="lowerRoman"/>
      <w:lvlText w:val="%9."/>
      <w:lvlJc w:val="left"/>
      <w:pPr>
        <w:tabs>
          <w:tab w:val="num" w:pos="3240"/>
        </w:tabs>
        <w:ind w:left="3240" w:hanging="360"/>
      </w:pPr>
      <w:rPr>
        <w:rFonts w:hint="default"/>
      </w:rPr>
    </w:lvl>
  </w:abstractNum>
  <w:abstractNum w:abstractNumId="11" w15:restartNumberingAfterBreak="0">
    <w:nsid w:val="4A5E3C87"/>
    <w:multiLevelType w:val="hybridMultilevel"/>
    <w:tmpl w:val="E8106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B3090A"/>
    <w:multiLevelType w:val="hybridMultilevel"/>
    <w:tmpl w:val="7C703D28"/>
    <w:lvl w:ilvl="0" w:tplc="7398079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F84252A"/>
    <w:multiLevelType w:val="hybridMultilevel"/>
    <w:tmpl w:val="FEBA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9E13808"/>
    <w:multiLevelType w:val="hybridMultilevel"/>
    <w:tmpl w:val="6F32487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E38178D"/>
    <w:multiLevelType w:val="hybridMultilevel"/>
    <w:tmpl w:val="56A2E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9E62FBB"/>
    <w:multiLevelType w:val="hybridMultilevel"/>
    <w:tmpl w:val="A55A1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A31E83"/>
    <w:multiLevelType w:val="hybridMultilevel"/>
    <w:tmpl w:val="E6AC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7"/>
  </w:num>
  <w:num w:numId="2">
    <w:abstractNumId w:val="2"/>
  </w:num>
  <w:num w:numId="3">
    <w:abstractNumId w:val="12"/>
  </w:num>
  <w:num w:numId="4">
    <w:abstractNumId w:val="1"/>
  </w:num>
  <w:num w:numId="5">
    <w:abstractNumId w:val="0"/>
  </w:num>
  <w:num w:numId="6">
    <w:abstractNumId w:val="10"/>
  </w:num>
  <w:num w:numId="7">
    <w:abstractNumId w:val="18"/>
  </w:num>
  <w:num w:numId="8">
    <w:abstractNumId w:val="21"/>
  </w:num>
  <w:num w:numId="9">
    <w:abstractNumId w:val="22"/>
  </w:num>
  <w:num w:numId="10">
    <w:abstractNumId w:val="4"/>
  </w:num>
  <w:num w:numId="11">
    <w:abstractNumId w:val="5"/>
  </w:num>
  <w:num w:numId="12">
    <w:abstractNumId w:val="15"/>
  </w:num>
  <w:num w:numId="13">
    <w:abstractNumId w:val="19"/>
  </w:num>
  <w:num w:numId="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3"/>
  </w:num>
  <w:num w:numId="18">
    <w:abstractNumId w:val="17"/>
  </w:num>
  <w:num w:numId="19">
    <w:abstractNumId w:val="16"/>
  </w:num>
  <w:num w:numId="20">
    <w:abstractNumId w:val="20"/>
  </w:num>
  <w:num w:numId="21">
    <w:abstractNumId w:val="11"/>
  </w:num>
  <w:num w:numId="22">
    <w:abstractNumId w:val="6"/>
  </w:num>
  <w:num w:numId="23">
    <w:abstractNumId w:val="13"/>
  </w:num>
  <w:num w:numId="24">
    <w:abstractNumId w:val="8"/>
  </w:num>
  <w:num w:numId="25">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6">
    <w:abstractNumId w:val="6"/>
    <w:lvlOverride w:ilvl="0">
      <w:startOverride w:val="1"/>
    </w:lvlOverride>
    <w:lvlOverride w:ilvl="1"/>
    <w:lvlOverride w:ilvl="2"/>
    <w:lvlOverride w:ilvl="3"/>
    <w:lvlOverride w:ilvl="4"/>
    <w:lvlOverride w:ilvl="5"/>
    <w:lvlOverride w:ilvl="6"/>
    <w:lvlOverride w:ilvl="7"/>
    <w:lvlOverride w:ilvl="8"/>
  </w:num>
  <w:num w:numId="27">
    <w:abstractNumId w:val="9"/>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052FB"/>
    <w:rsid w:val="000054A2"/>
    <w:rsid w:val="00021214"/>
    <w:rsid w:val="00024124"/>
    <w:rsid w:val="00024B83"/>
    <w:rsid w:val="00024D03"/>
    <w:rsid w:val="00026750"/>
    <w:rsid w:val="00034F28"/>
    <w:rsid w:val="00035A79"/>
    <w:rsid w:val="00037926"/>
    <w:rsid w:val="000470D7"/>
    <w:rsid w:val="000471F6"/>
    <w:rsid w:val="00051F14"/>
    <w:rsid w:val="00053A0E"/>
    <w:rsid w:val="000540B0"/>
    <w:rsid w:val="0005733A"/>
    <w:rsid w:val="0006016B"/>
    <w:rsid w:val="000631C6"/>
    <w:rsid w:val="000644B7"/>
    <w:rsid w:val="000652A8"/>
    <w:rsid w:val="000706C6"/>
    <w:rsid w:val="00071136"/>
    <w:rsid w:val="000713DC"/>
    <w:rsid w:val="00076F08"/>
    <w:rsid w:val="00080A37"/>
    <w:rsid w:val="00080BF6"/>
    <w:rsid w:val="00080EEE"/>
    <w:rsid w:val="00085E25"/>
    <w:rsid w:val="000861F1"/>
    <w:rsid w:val="00091941"/>
    <w:rsid w:val="00091D81"/>
    <w:rsid w:val="00094E31"/>
    <w:rsid w:val="00094EF2"/>
    <w:rsid w:val="000A0D18"/>
    <w:rsid w:val="000A105B"/>
    <w:rsid w:val="000A1F02"/>
    <w:rsid w:val="000A22A1"/>
    <w:rsid w:val="000A35C7"/>
    <w:rsid w:val="000A361B"/>
    <w:rsid w:val="000A37E1"/>
    <w:rsid w:val="000A4A99"/>
    <w:rsid w:val="000A4AE0"/>
    <w:rsid w:val="000A583E"/>
    <w:rsid w:val="000B19F9"/>
    <w:rsid w:val="000B2E72"/>
    <w:rsid w:val="000B2E94"/>
    <w:rsid w:val="000B42AA"/>
    <w:rsid w:val="000B4491"/>
    <w:rsid w:val="000B7F1D"/>
    <w:rsid w:val="000C1A4A"/>
    <w:rsid w:val="000C4C97"/>
    <w:rsid w:val="000C6426"/>
    <w:rsid w:val="000C6B8F"/>
    <w:rsid w:val="000C7320"/>
    <w:rsid w:val="000D25DB"/>
    <w:rsid w:val="000D345E"/>
    <w:rsid w:val="000D7DA8"/>
    <w:rsid w:val="000E0BE1"/>
    <w:rsid w:val="000E0CAE"/>
    <w:rsid w:val="000E2EB0"/>
    <w:rsid w:val="000E4680"/>
    <w:rsid w:val="000E53E9"/>
    <w:rsid w:val="000E5FE0"/>
    <w:rsid w:val="000E6F0F"/>
    <w:rsid w:val="000E7ABD"/>
    <w:rsid w:val="000F070F"/>
    <w:rsid w:val="000F0BA7"/>
    <w:rsid w:val="000F0F80"/>
    <w:rsid w:val="000F67E7"/>
    <w:rsid w:val="000F754C"/>
    <w:rsid w:val="000F7B12"/>
    <w:rsid w:val="001127FB"/>
    <w:rsid w:val="0011319B"/>
    <w:rsid w:val="001131A2"/>
    <w:rsid w:val="00116438"/>
    <w:rsid w:val="00126F26"/>
    <w:rsid w:val="00127ACC"/>
    <w:rsid w:val="00130056"/>
    <w:rsid w:val="001305CE"/>
    <w:rsid w:val="001315EE"/>
    <w:rsid w:val="00135763"/>
    <w:rsid w:val="00135DAF"/>
    <w:rsid w:val="00137584"/>
    <w:rsid w:val="00137AA4"/>
    <w:rsid w:val="00141834"/>
    <w:rsid w:val="00142FD3"/>
    <w:rsid w:val="001444DA"/>
    <w:rsid w:val="00144690"/>
    <w:rsid w:val="00146716"/>
    <w:rsid w:val="00153AF6"/>
    <w:rsid w:val="00155ACD"/>
    <w:rsid w:val="001577AB"/>
    <w:rsid w:val="001612CE"/>
    <w:rsid w:val="001615D7"/>
    <w:rsid w:val="00162081"/>
    <w:rsid w:val="00163677"/>
    <w:rsid w:val="00165096"/>
    <w:rsid w:val="001658FF"/>
    <w:rsid w:val="00171597"/>
    <w:rsid w:val="001739FA"/>
    <w:rsid w:val="00174BD1"/>
    <w:rsid w:val="00175D42"/>
    <w:rsid w:val="00176846"/>
    <w:rsid w:val="00181190"/>
    <w:rsid w:val="001923BF"/>
    <w:rsid w:val="001951B5"/>
    <w:rsid w:val="0019624F"/>
    <w:rsid w:val="00196E07"/>
    <w:rsid w:val="001A16A2"/>
    <w:rsid w:val="001A5583"/>
    <w:rsid w:val="001B5BA4"/>
    <w:rsid w:val="001C1AA2"/>
    <w:rsid w:val="001D10CC"/>
    <w:rsid w:val="001D1A80"/>
    <w:rsid w:val="001E3C52"/>
    <w:rsid w:val="001E5427"/>
    <w:rsid w:val="001E5552"/>
    <w:rsid w:val="001E6728"/>
    <w:rsid w:val="001E6F45"/>
    <w:rsid w:val="001F0E8D"/>
    <w:rsid w:val="001F20EE"/>
    <w:rsid w:val="001F5597"/>
    <w:rsid w:val="001F7201"/>
    <w:rsid w:val="00200E53"/>
    <w:rsid w:val="0020199D"/>
    <w:rsid w:val="00202608"/>
    <w:rsid w:val="00206039"/>
    <w:rsid w:val="00211E22"/>
    <w:rsid w:val="00213447"/>
    <w:rsid w:val="00213E8E"/>
    <w:rsid w:val="00216C55"/>
    <w:rsid w:val="00222F6D"/>
    <w:rsid w:val="0022325D"/>
    <w:rsid w:val="002241A5"/>
    <w:rsid w:val="002324AE"/>
    <w:rsid w:val="00234D45"/>
    <w:rsid w:val="00240A14"/>
    <w:rsid w:val="00241103"/>
    <w:rsid w:val="0024197A"/>
    <w:rsid w:val="002420D2"/>
    <w:rsid w:val="00243047"/>
    <w:rsid w:val="00243611"/>
    <w:rsid w:val="00243C10"/>
    <w:rsid w:val="00244548"/>
    <w:rsid w:val="002455DC"/>
    <w:rsid w:val="00245AF0"/>
    <w:rsid w:val="002518C7"/>
    <w:rsid w:val="00251B09"/>
    <w:rsid w:val="00252F08"/>
    <w:rsid w:val="002532A8"/>
    <w:rsid w:val="00254AAE"/>
    <w:rsid w:val="00254F08"/>
    <w:rsid w:val="002562A4"/>
    <w:rsid w:val="002566EA"/>
    <w:rsid w:val="002615BC"/>
    <w:rsid w:val="00262721"/>
    <w:rsid w:val="002637C9"/>
    <w:rsid w:val="002641C7"/>
    <w:rsid w:val="002672B2"/>
    <w:rsid w:val="002710BB"/>
    <w:rsid w:val="002719D2"/>
    <w:rsid w:val="00271E1D"/>
    <w:rsid w:val="002745C7"/>
    <w:rsid w:val="00274618"/>
    <w:rsid w:val="00277212"/>
    <w:rsid w:val="00284251"/>
    <w:rsid w:val="0028466E"/>
    <w:rsid w:val="00284AFC"/>
    <w:rsid w:val="00284C8F"/>
    <w:rsid w:val="00285A7C"/>
    <w:rsid w:val="00287573"/>
    <w:rsid w:val="00291F72"/>
    <w:rsid w:val="00293DDD"/>
    <w:rsid w:val="00295DBB"/>
    <w:rsid w:val="00295ED5"/>
    <w:rsid w:val="00296586"/>
    <w:rsid w:val="00296BA8"/>
    <w:rsid w:val="002A0196"/>
    <w:rsid w:val="002A1004"/>
    <w:rsid w:val="002A199B"/>
    <w:rsid w:val="002A2011"/>
    <w:rsid w:val="002A2D66"/>
    <w:rsid w:val="002A31C6"/>
    <w:rsid w:val="002A3F41"/>
    <w:rsid w:val="002A4A4D"/>
    <w:rsid w:val="002A51EE"/>
    <w:rsid w:val="002A6399"/>
    <w:rsid w:val="002A6A1F"/>
    <w:rsid w:val="002A6C51"/>
    <w:rsid w:val="002B2393"/>
    <w:rsid w:val="002B3A7D"/>
    <w:rsid w:val="002B4924"/>
    <w:rsid w:val="002B4F6F"/>
    <w:rsid w:val="002B642C"/>
    <w:rsid w:val="002C131A"/>
    <w:rsid w:val="002C586B"/>
    <w:rsid w:val="002D1475"/>
    <w:rsid w:val="002D3BA6"/>
    <w:rsid w:val="002D4E1C"/>
    <w:rsid w:val="002D5A85"/>
    <w:rsid w:val="002D680A"/>
    <w:rsid w:val="002D7DB8"/>
    <w:rsid w:val="002D7DC5"/>
    <w:rsid w:val="002E0773"/>
    <w:rsid w:val="002E1C34"/>
    <w:rsid w:val="002E3676"/>
    <w:rsid w:val="002E55F1"/>
    <w:rsid w:val="002E7941"/>
    <w:rsid w:val="002F0B2F"/>
    <w:rsid w:val="002F19A0"/>
    <w:rsid w:val="002F40A7"/>
    <w:rsid w:val="002F4531"/>
    <w:rsid w:val="002F6775"/>
    <w:rsid w:val="002F7F5C"/>
    <w:rsid w:val="00300B6C"/>
    <w:rsid w:val="0030279F"/>
    <w:rsid w:val="00303FBA"/>
    <w:rsid w:val="00304E93"/>
    <w:rsid w:val="003051D0"/>
    <w:rsid w:val="00306026"/>
    <w:rsid w:val="0030770D"/>
    <w:rsid w:val="00314D52"/>
    <w:rsid w:val="00314EC3"/>
    <w:rsid w:val="00315282"/>
    <w:rsid w:val="00316E0C"/>
    <w:rsid w:val="0032018D"/>
    <w:rsid w:val="00320F01"/>
    <w:rsid w:val="00323827"/>
    <w:rsid w:val="003247CA"/>
    <w:rsid w:val="00325C36"/>
    <w:rsid w:val="00333CD0"/>
    <w:rsid w:val="00334911"/>
    <w:rsid w:val="00337397"/>
    <w:rsid w:val="00340CE9"/>
    <w:rsid w:val="00346303"/>
    <w:rsid w:val="003500C8"/>
    <w:rsid w:val="00350A8C"/>
    <w:rsid w:val="00353C3B"/>
    <w:rsid w:val="0035603C"/>
    <w:rsid w:val="00357343"/>
    <w:rsid w:val="0036670A"/>
    <w:rsid w:val="00371157"/>
    <w:rsid w:val="0037209F"/>
    <w:rsid w:val="00372309"/>
    <w:rsid w:val="00372700"/>
    <w:rsid w:val="0037357B"/>
    <w:rsid w:val="00376EAA"/>
    <w:rsid w:val="003809C0"/>
    <w:rsid w:val="00383E72"/>
    <w:rsid w:val="003850E9"/>
    <w:rsid w:val="0038566C"/>
    <w:rsid w:val="00386209"/>
    <w:rsid w:val="0038684E"/>
    <w:rsid w:val="00387579"/>
    <w:rsid w:val="003904C5"/>
    <w:rsid w:val="0039142A"/>
    <w:rsid w:val="003914AA"/>
    <w:rsid w:val="00393566"/>
    <w:rsid w:val="00394C8C"/>
    <w:rsid w:val="00396845"/>
    <w:rsid w:val="003A1FF7"/>
    <w:rsid w:val="003A2B6A"/>
    <w:rsid w:val="003A4497"/>
    <w:rsid w:val="003A63F9"/>
    <w:rsid w:val="003B0341"/>
    <w:rsid w:val="003B3641"/>
    <w:rsid w:val="003B43BB"/>
    <w:rsid w:val="003B456E"/>
    <w:rsid w:val="003B5B3C"/>
    <w:rsid w:val="003C0766"/>
    <w:rsid w:val="003C3DF9"/>
    <w:rsid w:val="003C7B7A"/>
    <w:rsid w:val="003D119F"/>
    <w:rsid w:val="003D23AB"/>
    <w:rsid w:val="003D349A"/>
    <w:rsid w:val="003D3D29"/>
    <w:rsid w:val="003D50DA"/>
    <w:rsid w:val="003D5183"/>
    <w:rsid w:val="003D5345"/>
    <w:rsid w:val="003D5350"/>
    <w:rsid w:val="003D57B2"/>
    <w:rsid w:val="003D5ABC"/>
    <w:rsid w:val="003D7C07"/>
    <w:rsid w:val="003E1E09"/>
    <w:rsid w:val="003E22AB"/>
    <w:rsid w:val="003E35A2"/>
    <w:rsid w:val="003E3AA5"/>
    <w:rsid w:val="003E453C"/>
    <w:rsid w:val="003F064C"/>
    <w:rsid w:val="003F1C6F"/>
    <w:rsid w:val="003F23F8"/>
    <w:rsid w:val="003F3015"/>
    <w:rsid w:val="003F49BD"/>
    <w:rsid w:val="003F6A76"/>
    <w:rsid w:val="003F711C"/>
    <w:rsid w:val="00415FD0"/>
    <w:rsid w:val="00420F56"/>
    <w:rsid w:val="0042350C"/>
    <w:rsid w:val="0042394E"/>
    <w:rsid w:val="00426765"/>
    <w:rsid w:val="00430CEA"/>
    <w:rsid w:val="00432098"/>
    <w:rsid w:val="0043390E"/>
    <w:rsid w:val="0043422C"/>
    <w:rsid w:val="00434A60"/>
    <w:rsid w:val="00434FB0"/>
    <w:rsid w:val="00435279"/>
    <w:rsid w:val="00440841"/>
    <w:rsid w:val="00440B86"/>
    <w:rsid w:val="0044439E"/>
    <w:rsid w:val="004507D3"/>
    <w:rsid w:val="004510F5"/>
    <w:rsid w:val="00451BB9"/>
    <w:rsid w:val="00454C3D"/>
    <w:rsid w:val="00457A32"/>
    <w:rsid w:val="00457CCF"/>
    <w:rsid w:val="004608FE"/>
    <w:rsid w:val="00462AC1"/>
    <w:rsid w:val="0046685D"/>
    <w:rsid w:val="00466BC9"/>
    <w:rsid w:val="00466F1D"/>
    <w:rsid w:val="0046705B"/>
    <w:rsid w:val="00470951"/>
    <w:rsid w:val="004737C4"/>
    <w:rsid w:val="00473E9F"/>
    <w:rsid w:val="00474509"/>
    <w:rsid w:val="00474A7A"/>
    <w:rsid w:val="00475987"/>
    <w:rsid w:val="00475E37"/>
    <w:rsid w:val="00477D56"/>
    <w:rsid w:val="0048031E"/>
    <w:rsid w:val="004809EE"/>
    <w:rsid w:val="00484764"/>
    <w:rsid w:val="0048569E"/>
    <w:rsid w:val="00486F0B"/>
    <w:rsid w:val="00487F1C"/>
    <w:rsid w:val="00494054"/>
    <w:rsid w:val="0049419C"/>
    <w:rsid w:val="004944D6"/>
    <w:rsid w:val="004948E2"/>
    <w:rsid w:val="004A1BEB"/>
    <w:rsid w:val="004A264A"/>
    <w:rsid w:val="004A5C7F"/>
    <w:rsid w:val="004A6E7F"/>
    <w:rsid w:val="004A6F64"/>
    <w:rsid w:val="004B1012"/>
    <w:rsid w:val="004B4582"/>
    <w:rsid w:val="004B6181"/>
    <w:rsid w:val="004B71AC"/>
    <w:rsid w:val="004B7BD2"/>
    <w:rsid w:val="004C23D9"/>
    <w:rsid w:val="004C2A96"/>
    <w:rsid w:val="004C2C61"/>
    <w:rsid w:val="004C3410"/>
    <w:rsid w:val="004C5F07"/>
    <w:rsid w:val="004C6FB5"/>
    <w:rsid w:val="004D0495"/>
    <w:rsid w:val="004D1281"/>
    <w:rsid w:val="004D1CE3"/>
    <w:rsid w:val="004D287C"/>
    <w:rsid w:val="004D396A"/>
    <w:rsid w:val="004D46EC"/>
    <w:rsid w:val="004E054F"/>
    <w:rsid w:val="004E112A"/>
    <w:rsid w:val="004E230B"/>
    <w:rsid w:val="004F0A7F"/>
    <w:rsid w:val="004F385A"/>
    <w:rsid w:val="004F40C1"/>
    <w:rsid w:val="00504E0F"/>
    <w:rsid w:val="0050571A"/>
    <w:rsid w:val="005077F3"/>
    <w:rsid w:val="005113E4"/>
    <w:rsid w:val="00513D83"/>
    <w:rsid w:val="00514ADB"/>
    <w:rsid w:val="005153FC"/>
    <w:rsid w:val="00517D3C"/>
    <w:rsid w:val="00520412"/>
    <w:rsid w:val="00520C9B"/>
    <w:rsid w:val="005222CB"/>
    <w:rsid w:val="005251FA"/>
    <w:rsid w:val="005266F9"/>
    <w:rsid w:val="005276F7"/>
    <w:rsid w:val="00527ACC"/>
    <w:rsid w:val="005308B2"/>
    <w:rsid w:val="00530F4C"/>
    <w:rsid w:val="0053102A"/>
    <w:rsid w:val="00531044"/>
    <w:rsid w:val="00532C24"/>
    <w:rsid w:val="005333D6"/>
    <w:rsid w:val="00533765"/>
    <w:rsid w:val="005340A2"/>
    <w:rsid w:val="005343AA"/>
    <w:rsid w:val="005355A4"/>
    <w:rsid w:val="00536AA4"/>
    <w:rsid w:val="00537DC1"/>
    <w:rsid w:val="00541293"/>
    <w:rsid w:val="005437EB"/>
    <w:rsid w:val="00543CB4"/>
    <w:rsid w:val="005449AF"/>
    <w:rsid w:val="00547D60"/>
    <w:rsid w:val="00551599"/>
    <w:rsid w:val="00551712"/>
    <w:rsid w:val="00552A3E"/>
    <w:rsid w:val="00554201"/>
    <w:rsid w:val="00555884"/>
    <w:rsid w:val="00562461"/>
    <w:rsid w:val="00562BA8"/>
    <w:rsid w:val="00564177"/>
    <w:rsid w:val="00566ECF"/>
    <w:rsid w:val="005676BA"/>
    <w:rsid w:val="005678C7"/>
    <w:rsid w:val="005716A2"/>
    <w:rsid w:val="00572B72"/>
    <w:rsid w:val="00572D5D"/>
    <w:rsid w:val="00573417"/>
    <w:rsid w:val="00574E6A"/>
    <w:rsid w:val="00575F95"/>
    <w:rsid w:val="005813CE"/>
    <w:rsid w:val="005821CB"/>
    <w:rsid w:val="00584BC7"/>
    <w:rsid w:val="005877FC"/>
    <w:rsid w:val="0059070E"/>
    <w:rsid w:val="00594C36"/>
    <w:rsid w:val="005A0CC1"/>
    <w:rsid w:val="005A6772"/>
    <w:rsid w:val="005B0BAD"/>
    <w:rsid w:val="005B386C"/>
    <w:rsid w:val="005C033F"/>
    <w:rsid w:val="005C1963"/>
    <w:rsid w:val="005C4233"/>
    <w:rsid w:val="005C5038"/>
    <w:rsid w:val="005C73C7"/>
    <w:rsid w:val="005C7CB4"/>
    <w:rsid w:val="005D2752"/>
    <w:rsid w:val="005D27FD"/>
    <w:rsid w:val="005D30D4"/>
    <w:rsid w:val="005D55BB"/>
    <w:rsid w:val="005D688A"/>
    <w:rsid w:val="005D7206"/>
    <w:rsid w:val="005D7B43"/>
    <w:rsid w:val="005E083C"/>
    <w:rsid w:val="005E157B"/>
    <w:rsid w:val="005E1D9E"/>
    <w:rsid w:val="005E23CD"/>
    <w:rsid w:val="005E2724"/>
    <w:rsid w:val="005E3E55"/>
    <w:rsid w:val="005E68FF"/>
    <w:rsid w:val="005F178B"/>
    <w:rsid w:val="005F2DE2"/>
    <w:rsid w:val="005F3569"/>
    <w:rsid w:val="005F4CB7"/>
    <w:rsid w:val="005F4CDC"/>
    <w:rsid w:val="005F72BA"/>
    <w:rsid w:val="006004F5"/>
    <w:rsid w:val="006016EB"/>
    <w:rsid w:val="006019F9"/>
    <w:rsid w:val="00601C19"/>
    <w:rsid w:val="00603A6B"/>
    <w:rsid w:val="006048BD"/>
    <w:rsid w:val="00605944"/>
    <w:rsid w:val="00611781"/>
    <w:rsid w:val="00611910"/>
    <w:rsid w:val="00613F4A"/>
    <w:rsid w:val="00614268"/>
    <w:rsid w:val="00616C4D"/>
    <w:rsid w:val="00617B42"/>
    <w:rsid w:val="006200D7"/>
    <w:rsid w:val="00620BFA"/>
    <w:rsid w:val="006227B1"/>
    <w:rsid w:val="00622990"/>
    <w:rsid w:val="00623566"/>
    <w:rsid w:val="00626A4F"/>
    <w:rsid w:val="00631115"/>
    <w:rsid w:val="006317DB"/>
    <w:rsid w:val="00632F51"/>
    <w:rsid w:val="00632F73"/>
    <w:rsid w:val="0063473E"/>
    <w:rsid w:val="00637775"/>
    <w:rsid w:val="00640279"/>
    <w:rsid w:val="006411CF"/>
    <w:rsid w:val="00641C71"/>
    <w:rsid w:val="0064300C"/>
    <w:rsid w:val="0064347F"/>
    <w:rsid w:val="00643B45"/>
    <w:rsid w:val="00644585"/>
    <w:rsid w:val="00646881"/>
    <w:rsid w:val="00646B39"/>
    <w:rsid w:val="00654F37"/>
    <w:rsid w:val="00660EAB"/>
    <w:rsid w:val="00663131"/>
    <w:rsid w:val="00663AF7"/>
    <w:rsid w:val="00666501"/>
    <w:rsid w:val="00667362"/>
    <w:rsid w:val="00667D83"/>
    <w:rsid w:val="00673D5A"/>
    <w:rsid w:val="00674FED"/>
    <w:rsid w:val="0068136A"/>
    <w:rsid w:val="0068226F"/>
    <w:rsid w:val="00682CBA"/>
    <w:rsid w:val="00682F28"/>
    <w:rsid w:val="00684934"/>
    <w:rsid w:val="00685B37"/>
    <w:rsid w:val="00685D72"/>
    <w:rsid w:val="00686B8B"/>
    <w:rsid w:val="00692A28"/>
    <w:rsid w:val="00692EDF"/>
    <w:rsid w:val="006930E5"/>
    <w:rsid w:val="00697E29"/>
    <w:rsid w:val="006A07EB"/>
    <w:rsid w:val="006A156C"/>
    <w:rsid w:val="006A57F1"/>
    <w:rsid w:val="006A722E"/>
    <w:rsid w:val="006B00E1"/>
    <w:rsid w:val="006B4081"/>
    <w:rsid w:val="006C0044"/>
    <w:rsid w:val="006C0E98"/>
    <w:rsid w:val="006C50CD"/>
    <w:rsid w:val="006C7335"/>
    <w:rsid w:val="006C7406"/>
    <w:rsid w:val="006D054B"/>
    <w:rsid w:val="006D078D"/>
    <w:rsid w:val="006D21DC"/>
    <w:rsid w:val="006D4D01"/>
    <w:rsid w:val="006D7492"/>
    <w:rsid w:val="006D7B92"/>
    <w:rsid w:val="006E1FC1"/>
    <w:rsid w:val="006E24F2"/>
    <w:rsid w:val="006E60DF"/>
    <w:rsid w:val="006E6564"/>
    <w:rsid w:val="006E7733"/>
    <w:rsid w:val="006F0652"/>
    <w:rsid w:val="006F0F36"/>
    <w:rsid w:val="006F2C70"/>
    <w:rsid w:val="006F45C3"/>
    <w:rsid w:val="006F6081"/>
    <w:rsid w:val="006F7A85"/>
    <w:rsid w:val="0070354F"/>
    <w:rsid w:val="0070366D"/>
    <w:rsid w:val="00705380"/>
    <w:rsid w:val="007108CC"/>
    <w:rsid w:val="00711529"/>
    <w:rsid w:val="0071395F"/>
    <w:rsid w:val="00714442"/>
    <w:rsid w:val="00714AFA"/>
    <w:rsid w:val="00714CBC"/>
    <w:rsid w:val="00714DAD"/>
    <w:rsid w:val="0071544A"/>
    <w:rsid w:val="0071761E"/>
    <w:rsid w:val="00717DEA"/>
    <w:rsid w:val="00720306"/>
    <w:rsid w:val="00722A18"/>
    <w:rsid w:val="00723136"/>
    <w:rsid w:val="007251F3"/>
    <w:rsid w:val="00727E2E"/>
    <w:rsid w:val="00735269"/>
    <w:rsid w:val="007366CF"/>
    <w:rsid w:val="007415CD"/>
    <w:rsid w:val="00741697"/>
    <w:rsid w:val="00743217"/>
    <w:rsid w:val="0074424A"/>
    <w:rsid w:val="00751673"/>
    <w:rsid w:val="00751B6C"/>
    <w:rsid w:val="00753CFA"/>
    <w:rsid w:val="007551EC"/>
    <w:rsid w:val="007635A5"/>
    <w:rsid w:val="0076441C"/>
    <w:rsid w:val="00765F67"/>
    <w:rsid w:val="0076742B"/>
    <w:rsid w:val="00767DE4"/>
    <w:rsid w:val="007755D6"/>
    <w:rsid w:val="007756F6"/>
    <w:rsid w:val="00775BB3"/>
    <w:rsid w:val="00776799"/>
    <w:rsid w:val="00777B2F"/>
    <w:rsid w:val="00785B34"/>
    <w:rsid w:val="0078685C"/>
    <w:rsid w:val="00792420"/>
    <w:rsid w:val="00793E1C"/>
    <w:rsid w:val="00794AF1"/>
    <w:rsid w:val="00795EB8"/>
    <w:rsid w:val="00797224"/>
    <w:rsid w:val="00797290"/>
    <w:rsid w:val="00797860"/>
    <w:rsid w:val="007A3A98"/>
    <w:rsid w:val="007A3AE7"/>
    <w:rsid w:val="007A4603"/>
    <w:rsid w:val="007B4BEA"/>
    <w:rsid w:val="007B645E"/>
    <w:rsid w:val="007C01E2"/>
    <w:rsid w:val="007C12FC"/>
    <w:rsid w:val="007C1465"/>
    <w:rsid w:val="007C24A3"/>
    <w:rsid w:val="007D047B"/>
    <w:rsid w:val="007D060B"/>
    <w:rsid w:val="007D0D8F"/>
    <w:rsid w:val="007D19B2"/>
    <w:rsid w:val="007D22C7"/>
    <w:rsid w:val="007D2402"/>
    <w:rsid w:val="007D294C"/>
    <w:rsid w:val="007D2DD3"/>
    <w:rsid w:val="007D726A"/>
    <w:rsid w:val="007E26E9"/>
    <w:rsid w:val="007E32B3"/>
    <w:rsid w:val="007E3498"/>
    <w:rsid w:val="007F0327"/>
    <w:rsid w:val="007F3A88"/>
    <w:rsid w:val="007F3E17"/>
    <w:rsid w:val="007F4611"/>
    <w:rsid w:val="007F57DC"/>
    <w:rsid w:val="00800083"/>
    <w:rsid w:val="008026F0"/>
    <w:rsid w:val="0080443A"/>
    <w:rsid w:val="00804C36"/>
    <w:rsid w:val="00807045"/>
    <w:rsid w:val="0080748A"/>
    <w:rsid w:val="00811221"/>
    <w:rsid w:val="00812D30"/>
    <w:rsid w:val="00815AA1"/>
    <w:rsid w:val="0081608C"/>
    <w:rsid w:val="0081628C"/>
    <w:rsid w:val="008163F4"/>
    <w:rsid w:val="0081720E"/>
    <w:rsid w:val="00821F42"/>
    <w:rsid w:val="0082448D"/>
    <w:rsid w:val="008353B6"/>
    <w:rsid w:val="00841186"/>
    <w:rsid w:val="008459F6"/>
    <w:rsid w:val="00847E91"/>
    <w:rsid w:val="00847EF3"/>
    <w:rsid w:val="00850072"/>
    <w:rsid w:val="0085224E"/>
    <w:rsid w:val="0085268F"/>
    <w:rsid w:val="00852725"/>
    <w:rsid w:val="00853177"/>
    <w:rsid w:val="008540F3"/>
    <w:rsid w:val="00854C4C"/>
    <w:rsid w:val="008559A9"/>
    <w:rsid w:val="00855AF1"/>
    <w:rsid w:val="00857939"/>
    <w:rsid w:val="00860A13"/>
    <w:rsid w:val="00860E60"/>
    <w:rsid w:val="008614C0"/>
    <w:rsid w:val="00861BF8"/>
    <w:rsid w:val="008622C0"/>
    <w:rsid w:val="00864A66"/>
    <w:rsid w:val="00865861"/>
    <w:rsid w:val="008724BA"/>
    <w:rsid w:val="00872784"/>
    <w:rsid w:val="00873A16"/>
    <w:rsid w:val="00874242"/>
    <w:rsid w:val="0088147F"/>
    <w:rsid w:val="0088221D"/>
    <w:rsid w:val="008849B4"/>
    <w:rsid w:val="0088541F"/>
    <w:rsid w:val="0088564F"/>
    <w:rsid w:val="00886660"/>
    <w:rsid w:val="00886D7A"/>
    <w:rsid w:val="00887159"/>
    <w:rsid w:val="00890DB2"/>
    <w:rsid w:val="0089169A"/>
    <w:rsid w:val="00891EA0"/>
    <w:rsid w:val="0089464E"/>
    <w:rsid w:val="00894E3E"/>
    <w:rsid w:val="00897E75"/>
    <w:rsid w:val="008A044C"/>
    <w:rsid w:val="008A12DF"/>
    <w:rsid w:val="008A5B91"/>
    <w:rsid w:val="008A77A3"/>
    <w:rsid w:val="008A7828"/>
    <w:rsid w:val="008A7891"/>
    <w:rsid w:val="008A7F5C"/>
    <w:rsid w:val="008B05CC"/>
    <w:rsid w:val="008C10F1"/>
    <w:rsid w:val="008C23D7"/>
    <w:rsid w:val="008D0B8D"/>
    <w:rsid w:val="008D1DDF"/>
    <w:rsid w:val="008D3743"/>
    <w:rsid w:val="008D3813"/>
    <w:rsid w:val="008D4905"/>
    <w:rsid w:val="008E1823"/>
    <w:rsid w:val="008E3500"/>
    <w:rsid w:val="008E429B"/>
    <w:rsid w:val="008E4542"/>
    <w:rsid w:val="008F1900"/>
    <w:rsid w:val="008F592A"/>
    <w:rsid w:val="008F68CE"/>
    <w:rsid w:val="0090098E"/>
    <w:rsid w:val="00900C86"/>
    <w:rsid w:val="0090281A"/>
    <w:rsid w:val="00903B63"/>
    <w:rsid w:val="00903F60"/>
    <w:rsid w:val="00910674"/>
    <w:rsid w:val="009119ED"/>
    <w:rsid w:val="0091281C"/>
    <w:rsid w:val="00915BCF"/>
    <w:rsid w:val="00920C7E"/>
    <w:rsid w:val="00925825"/>
    <w:rsid w:val="00926340"/>
    <w:rsid w:val="00927712"/>
    <w:rsid w:val="00932D32"/>
    <w:rsid w:val="009379DB"/>
    <w:rsid w:val="00940246"/>
    <w:rsid w:val="009405A5"/>
    <w:rsid w:val="00941530"/>
    <w:rsid w:val="00941E17"/>
    <w:rsid w:val="009437C6"/>
    <w:rsid w:val="00944567"/>
    <w:rsid w:val="00946688"/>
    <w:rsid w:val="009534FB"/>
    <w:rsid w:val="00955A9A"/>
    <w:rsid w:val="009564C7"/>
    <w:rsid w:val="00956D06"/>
    <w:rsid w:val="00960279"/>
    <w:rsid w:val="00960678"/>
    <w:rsid w:val="00970C22"/>
    <w:rsid w:val="009712A8"/>
    <w:rsid w:val="00972766"/>
    <w:rsid w:val="009727B8"/>
    <w:rsid w:val="00973A48"/>
    <w:rsid w:val="00975037"/>
    <w:rsid w:val="0097558E"/>
    <w:rsid w:val="009764A9"/>
    <w:rsid w:val="00976594"/>
    <w:rsid w:val="00976637"/>
    <w:rsid w:val="0097679E"/>
    <w:rsid w:val="00976872"/>
    <w:rsid w:val="00977E58"/>
    <w:rsid w:val="00980FB6"/>
    <w:rsid w:val="00981413"/>
    <w:rsid w:val="00982535"/>
    <w:rsid w:val="0098293E"/>
    <w:rsid w:val="00984F7F"/>
    <w:rsid w:val="00986EC8"/>
    <w:rsid w:val="00987751"/>
    <w:rsid w:val="00992035"/>
    <w:rsid w:val="009925F4"/>
    <w:rsid w:val="00992EF8"/>
    <w:rsid w:val="0099381F"/>
    <w:rsid w:val="00993921"/>
    <w:rsid w:val="00996D90"/>
    <w:rsid w:val="009A059F"/>
    <w:rsid w:val="009A1F14"/>
    <w:rsid w:val="009A3318"/>
    <w:rsid w:val="009A3FB0"/>
    <w:rsid w:val="009A40A4"/>
    <w:rsid w:val="009A4B00"/>
    <w:rsid w:val="009A698F"/>
    <w:rsid w:val="009A6F10"/>
    <w:rsid w:val="009B649C"/>
    <w:rsid w:val="009B7C81"/>
    <w:rsid w:val="009C1F4E"/>
    <w:rsid w:val="009C259C"/>
    <w:rsid w:val="009C362C"/>
    <w:rsid w:val="009C42C4"/>
    <w:rsid w:val="009C44C2"/>
    <w:rsid w:val="009C4B49"/>
    <w:rsid w:val="009C4F9A"/>
    <w:rsid w:val="009C521A"/>
    <w:rsid w:val="009D0F10"/>
    <w:rsid w:val="009D4CBD"/>
    <w:rsid w:val="009E2E57"/>
    <w:rsid w:val="009E3BB5"/>
    <w:rsid w:val="009E6B59"/>
    <w:rsid w:val="009F04C1"/>
    <w:rsid w:val="009F09DB"/>
    <w:rsid w:val="009F2090"/>
    <w:rsid w:val="00A0027A"/>
    <w:rsid w:val="00A00AE7"/>
    <w:rsid w:val="00A02090"/>
    <w:rsid w:val="00A04BF7"/>
    <w:rsid w:val="00A05591"/>
    <w:rsid w:val="00A05D8F"/>
    <w:rsid w:val="00A07D19"/>
    <w:rsid w:val="00A11A71"/>
    <w:rsid w:val="00A12015"/>
    <w:rsid w:val="00A16546"/>
    <w:rsid w:val="00A2340D"/>
    <w:rsid w:val="00A24BE2"/>
    <w:rsid w:val="00A24F9F"/>
    <w:rsid w:val="00A267BD"/>
    <w:rsid w:val="00A27B88"/>
    <w:rsid w:val="00A32B49"/>
    <w:rsid w:val="00A33A50"/>
    <w:rsid w:val="00A33F00"/>
    <w:rsid w:val="00A3438B"/>
    <w:rsid w:val="00A42C60"/>
    <w:rsid w:val="00A43071"/>
    <w:rsid w:val="00A434B9"/>
    <w:rsid w:val="00A44A18"/>
    <w:rsid w:val="00A46AEC"/>
    <w:rsid w:val="00A47BA9"/>
    <w:rsid w:val="00A51851"/>
    <w:rsid w:val="00A52D04"/>
    <w:rsid w:val="00A54661"/>
    <w:rsid w:val="00A55365"/>
    <w:rsid w:val="00A55444"/>
    <w:rsid w:val="00A615CC"/>
    <w:rsid w:val="00A655A2"/>
    <w:rsid w:val="00A658F4"/>
    <w:rsid w:val="00A677BB"/>
    <w:rsid w:val="00A702F0"/>
    <w:rsid w:val="00A70722"/>
    <w:rsid w:val="00A71D9B"/>
    <w:rsid w:val="00A72FAB"/>
    <w:rsid w:val="00A742B3"/>
    <w:rsid w:val="00A75B9B"/>
    <w:rsid w:val="00A81137"/>
    <w:rsid w:val="00A81D0E"/>
    <w:rsid w:val="00A82362"/>
    <w:rsid w:val="00A8355F"/>
    <w:rsid w:val="00A8370A"/>
    <w:rsid w:val="00A87572"/>
    <w:rsid w:val="00A92550"/>
    <w:rsid w:val="00A9428E"/>
    <w:rsid w:val="00A970DE"/>
    <w:rsid w:val="00AA01C1"/>
    <w:rsid w:val="00AA18EC"/>
    <w:rsid w:val="00AA5C65"/>
    <w:rsid w:val="00AA767E"/>
    <w:rsid w:val="00AB1578"/>
    <w:rsid w:val="00AB24D0"/>
    <w:rsid w:val="00AB3A7E"/>
    <w:rsid w:val="00AB3DB0"/>
    <w:rsid w:val="00AB4166"/>
    <w:rsid w:val="00AB4912"/>
    <w:rsid w:val="00AB4CFD"/>
    <w:rsid w:val="00AB7DDD"/>
    <w:rsid w:val="00AC2C0E"/>
    <w:rsid w:val="00AC348D"/>
    <w:rsid w:val="00AC4755"/>
    <w:rsid w:val="00AC5DE9"/>
    <w:rsid w:val="00AC65B1"/>
    <w:rsid w:val="00AD205D"/>
    <w:rsid w:val="00AD31D9"/>
    <w:rsid w:val="00AD4FAE"/>
    <w:rsid w:val="00AD5A7C"/>
    <w:rsid w:val="00AD6018"/>
    <w:rsid w:val="00AD67BC"/>
    <w:rsid w:val="00AD7D68"/>
    <w:rsid w:val="00AE39CC"/>
    <w:rsid w:val="00AE59CC"/>
    <w:rsid w:val="00AF1839"/>
    <w:rsid w:val="00AF4004"/>
    <w:rsid w:val="00B025F7"/>
    <w:rsid w:val="00B02E79"/>
    <w:rsid w:val="00B034BF"/>
    <w:rsid w:val="00B108BF"/>
    <w:rsid w:val="00B1252A"/>
    <w:rsid w:val="00B14A71"/>
    <w:rsid w:val="00B17F24"/>
    <w:rsid w:val="00B23304"/>
    <w:rsid w:val="00B273D8"/>
    <w:rsid w:val="00B27A2A"/>
    <w:rsid w:val="00B322B3"/>
    <w:rsid w:val="00B33471"/>
    <w:rsid w:val="00B34290"/>
    <w:rsid w:val="00B34D49"/>
    <w:rsid w:val="00B35C45"/>
    <w:rsid w:val="00B401EA"/>
    <w:rsid w:val="00B4146E"/>
    <w:rsid w:val="00B4216F"/>
    <w:rsid w:val="00B429F3"/>
    <w:rsid w:val="00B446FE"/>
    <w:rsid w:val="00B46C1B"/>
    <w:rsid w:val="00B47B99"/>
    <w:rsid w:val="00B51352"/>
    <w:rsid w:val="00B524FA"/>
    <w:rsid w:val="00B55F60"/>
    <w:rsid w:val="00B6238C"/>
    <w:rsid w:val="00B637B6"/>
    <w:rsid w:val="00B63D40"/>
    <w:rsid w:val="00B6647D"/>
    <w:rsid w:val="00B71354"/>
    <w:rsid w:val="00B720B9"/>
    <w:rsid w:val="00B778B9"/>
    <w:rsid w:val="00B82CAC"/>
    <w:rsid w:val="00B82F48"/>
    <w:rsid w:val="00B83530"/>
    <w:rsid w:val="00B862C2"/>
    <w:rsid w:val="00B867D6"/>
    <w:rsid w:val="00B92531"/>
    <w:rsid w:val="00B9258B"/>
    <w:rsid w:val="00B948AD"/>
    <w:rsid w:val="00BA0B87"/>
    <w:rsid w:val="00BA161A"/>
    <w:rsid w:val="00BA2927"/>
    <w:rsid w:val="00BA3419"/>
    <w:rsid w:val="00BA6FA0"/>
    <w:rsid w:val="00BB1157"/>
    <w:rsid w:val="00BB1E72"/>
    <w:rsid w:val="00BB4A90"/>
    <w:rsid w:val="00BB6851"/>
    <w:rsid w:val="00BB6D7F"/>
    <w:rsid w:val="00BB70D1"/>
    <w:rsid w:val="00BB7E8A"/>
    <w:rsid w:val="00BC0714"/>
    <w:rsid w:val="00BC31C3"/>
    <w:rsid w:val="00BC6F83"/>
    <w:rsid w:val="00BD43FE"/>
    <w:rsid w:val="00BD71C5"/>
    <w:rsid w:val="00BD7DA4"/>
    <w:rsid w:val="00BE183B"/>
    <w:rsid w:val="00BE607D"/>
    <w:rsid w:val="00BE61EC"/>
    <w:rsid w:val="00BE798B"/>
    <w:rsid w:val="00BE7F99"/>
    <w:rsid w:val="00BF2635"/>
    <w:rsid w:val="00BF530C"/>
    <w:rsid w:val="00BF5355"/>
    <w:rsid w:val="00BF7EC0"/>
    <w:rsid w:val="00C044EB"/>
    <w:rsid w:val="00C04A66"/>
    <w:rsid w:val="00C04EA8"/>
    <w:rsid w:val="00C06085"/>
    <w:rsid w:val="00C060F0"/>
    <w:rsid w:val="00C06AE0"/>
    <w:rsid w:val="00C072DB"/>
    <w:rsid w:val="00C106B9"/>
    <w:rsid w:val="00C107D2"/>
    <w:rsid w:val="00C126A0"/>
    <w:rsid w:val="00C13757"/>
    <w:rsid w:val="00C14210"/>
    <w:rsid w:val="00C173DB"/>
    <w:rsid w:val="00C2497D"/>
    <w:rsid w:val="00C30FB6"/>
    <w:rsid w:val="00C30FDD"/>
    <w:rsid w:val="00C348D5"/>
    <w:rsid w:val="00C35471"/>
    <w:rsid w:val="00C367B7"/>
    <w:rsid w:val="00C36879"/>
    <w:rsid w:val="00C37BA1"/>
    <w:rsid w:val="00C4737A"/>
    <w:rsid w:val="00C477A7"/>
    <w:rsid w:val="00C47BF8"/>
    <w:rsid w:val="00C50E08"/>
    <w:rsid w:val="00C51448"/>
    <w:rsid w:val="00C51617"/>
    <w:rsid w:val="00C5369A"/>
    <w:rsid w:val="00C5702B"/>
    <w:rsid w:val="00C60365"/>
    <w:rsid w:val="00C6068F"/>
    <w:rsid w:val="00C633C8"/>
    <w:rsid w:val="00C65399"/>
    <w:rsid w:val="00C65957"/>
    <w:rsid w:val="00C67305"/>
    <w:rsid w:val="00C71EA2"/>
    <w:rsid w:val="00C724D3"/>
    <w:rsid w:val="00C73E32"/>
    <w:rsid w:val="00C818BC"/>
    <w:rsid w:val="00C874DA"/>
    <w:rsid w:val="00C92741"/>
    <w:rsid w:val="00C929C6"/>
    <w:rsid w:val="00C947CD"/>
    <w:rsid w:val="00C96EE0"/>
    <w:rsid w:val="00CA129C"/>
    <w:rsid w:val="00CA1A3D"/>
    <w:rsid w:val="00CA1FA3"/>
    <w:rsid w:val="00CA2CCA"/>
    <w:rsid w:val="00CB3D99"/>
    <w:rsid w:val="00CB5CC2"/>
    <w:rsid w:val="00CB7159"/>
    <w:rsid w:val="00CB78DB"/>
    <w:rsid w:val="00CC211E"/>
    <w:rsid w:val="00CC2F36"/>
    <w:rsid w:val="00CC3614"/>
    <w:rsid w:val="00CC6E96"/>
    <w:rsid w:val="00CD2D7B"/>
    <w:rsid w:val="00CD35E4"/>
    <w:rsid w:val="00CD394A"/>
    <w:rsid w:val="00CD3EBD"/>
    <w:rsid w:val="00CD7D13"/>
    <w:rsid w:val="00CE2183"/>
    <w:rsid w:val="00CE2409"/>
    <w:rsid w:val="00CE33A8"/>
    <w:rsid w:val="00CE4AF0"/>
    <w:rsid w:val="00CE6EA5"/>
    <w:rsid w:val="00CF039C"/>
    <w:rsid w:val="00CF3A03"/>
    <w:rsid w:val="00CF6791"/>
    <w:rsid w:val="00D01766"/>
    <w:rsid w:val="00D032CB"/>
    <w:rsid w:val="00D03AC0"/>
    <w:rsid w:val="00D044FC"/>
    <w:rsid w:val="00D0545C"/>
    <w:rsid w:val="00D05A28"/>
    <w:rsid w:val="00D06E4B"/>
    <w:rsid w:val="00D112CF"/>
    <w:rsid w:val="00D115A2"/>
    <w:rsid w:val="00D11A56"/>
    <w:rsid w:val="00D165AA"/>
    <w:rsid w:val="00D16FA8"/>
    <w:rsid w:val="00D17E5B"/>
    <w:rsid w:val="00D2673F"/>
    <w:rsid w:val="00D270F0"/>
    <w:rsid w:val="00D32BE4"/>
    <w:rsid w:val="00D35026"/>
    <w:rsid w:val="00D36DBA"/>
    <w:rsid w:val="00D36E80"/>
    <w:rsid w:val="00D408E6"/>
    <w:rsid w:val="00D42677"/>
    <w:rsid w:val="00D430F6"/>
    <w:rsid w:val="00D437F2"/>
    <w:rsid w:val="00D44E23"/>
    <w:rsid w:val="00D462C2"/>
    <w:rsid w:val="00D47F2D"/>
    <w:rsid w:val="00D50B07"/>
    <w:rsid w:val="00D53733"/>
    <w:rsid w:val="00D538F6"/>
    <w:rsid w:val="00D56CD8"/>
    <w:rsid w:val="00D573F3"/>
    <w:rsid w:val="00D61CF0"/>
    <w:rsid w:val="00D62DB5"/>
    <w:rsid w:val="00D65789"/>
    <w:rsid w:val="00D66BDC"/>
    <w:rsid w:val="00D67071"/>
    <w:rsid w:val="00D71DEF"/>
    <w:rsid w:val="00D72F9B"/>
    <w:rsid w:val="00D73725"/>
    <w:rsid w:val="00D74628"/>
    <w:rsid w:val="00D75246"/>
    <w:rsid w:val="00D76CC4"/>
    <w:rsid w:val="00D77E2E"/>
    <w:rsid w:val="00D80E7C"/>
    <w:rsid w:val="00D8165C"/>
    <w:rsid w:val="00D81ED4"/>
    <w:rsid w:val="00D82516"/>
    <w:rsid w:val="00D83CD6"/>
    <w:rsid w:val="00D84532"/>
    <w:rsid w:val="00D84BC2"/>
    <w:rsid w:val="00D87559"/>
    <w:rsid w:val="00D916A4"/>
    <w:rsid w:val="00D95CBC"/>
    <w:rsid w:val="00DA0CC6"/>
    <w:rsid w:val="00DA14A0"/>
    <w:rsid w:val="00DA23E0"/>
    <w:rsid w:val="00DA2407"/>
    <w:rsid w:val="00DA3D14"/>
    <w:rsid w:val="00DA41D8"/>
    <w:rsid w:val="00DA55ED"/>
    <w:rsid w:val="00DA7914"/>
    <w:rsid w:val="00DB17CA"/>
    <w:rsid w:val="00DB40EF"/>
    <w:rsid w:val="00DB44FE"/>
    <w:rsid w:val="00DB49D1"/>
    <w:rsid w:val="00DB5125"/>
    <w:rsid w:val="00DB5953"/>
    <w:rsid w:val="00DC0505"/>
    <w:rsid w:val="00DC1388"/>
    <w:rsid w:val="00DC20F2"/>
    <w:rsid w:val="00DC242D"/>
    <w:rsid w:val="00DC5826"/>
    <w:rsid w:val="00DC6C43"/>
    <w:rsid w:val="00DC7484"/>
    <w:rsid w:val="00DC7A32"/>
    <w:rsid w:val="00DD1787"/>
    <w:rsid w:val="00DD2B0C"/>
    <w:rsid w:val="00DE0768"/>
    <w:rsid w:val="00DE0AD3"/>
    <w:rsid w:val="00DE4647"/>
    <w:rsid w:val="00DF13C2"/>
    <w:rsid w:val="00DF14DC"/>
    <w:rsid w:val="00DF1740"/>
    <w:rsid w:val="00DF6ADD"/>
    <w:rsid w:val="00E00AC8"/>
    <w:rsid w:val="00E00E2C"/>
    <w:rsid w:val="00E00F00"/>
    <w:rsid w:val="00E0381A"/>
    <w:rsid w:val="00E067AB"/>
    <w:rsid w:val="00E074BC"/>
    <w:rsid w:val="00E07F9E"/>
    <w:rsid w:val="00E12FCC"/>
    <w:rsid w:val="00E13D0F"/>
    <w:rsid w:val="00E1414A"/>
    <w:rsid w:val="00E14340"/>
    <w:rsid w:val="00E16DDF"/>
    <w:rsid w:val="00E224A4"/>
    <w:rsid w:val="00E22798"/>
    <w:rsid w:val="00E2319B"/>
    <w:rsid w:val="00E23A7C"/>
    <w:rsid w:val="00E25F01"/>
    <w:rsid w:val="00E27DE0"/>
    <w:rsid w:val="00E326C0"/>
    <w:rsid w:val="00E336A6"/>
    <w:rsid w:val="00E36AEC"/>
    <w:rsid w:val="00E40256"/>
    <w:rsid w:val="00E419F7"/>
    <w:rsid w:val="00E47FB6"/>
    <w:rsid w:val="00E510FF"/>
    <w:rsid w:val="00E51916"/>
    <w:rsid w:val="00E556C5"/>
    <w:rsid w:val="00E570A4"/>
    <w:rsid w:val="00E6093A"/>
    <w:rsid w:val="00E61ADA"/>
    <w:rsid w:val="00E62E74"/>
    <w:rsid w:val="00E638B7"/>
    <w:rsid w:val="00E64DE1"/>
    <w:rsid w:val="00E71378"/>
    <w:rsid w:val="00E719F4"/>
    <w:rsid w:val="00E72366"/>
    <w:rsid w:val="00E756C6"/>
    <w:rsid w:val="00E76912"/>
    <w:rsid w:val="00E779B8"/>
    <w:rsid w:val="00E829EB"/>
    <w:rsid w:val="00E83999"/>
    <w:rsid w:val="00E84EAE"/>
    <w:rsid w:val="00E92A9D"/>
    <w:rsid w:val="00E933EA"/>
    <w:rsid w:val="00E947F8"/>
    <w:rsid w:val="00E9540C"/>
    <w:rsid w:val="00E967C7"/>
    <w:rsid w:val="00EA147F"/>
    <w:rsid w:val="00EB1719"/>
    <w:rsid w:val="00EB19D1"/>
    <w:rsid w:val="00EB1BA5"/>
    <w:rsid w:val="00EB23D6"/>
    <w:rsid w:val="00EB42BF"/>
    <w:rsid w:val="00EB6A58"/>
    <w:rsid w:val="00EC0BCD"/>
    <w:rsid w:val="00EC1201"/>
    <w:rsid w:val="00EC1363"/>
    <w:rsid w:val="00EC430E"/>
    <w:rsid w:val="00EC4B11"/>
    <w:rsid w:val="00ED0EBB"/>
    <w:rsid w:val="00ED4574"/>
    <w:rsid w:val="00EE19D8"/>
    <w:rsid w:val="00EE2A79"/>
    <w:rsid w:val="00EE35D0"/>
    <w:rsid w:val="00EE3C9A"/>
    <w:rsid w:val="00EE5C81"/>
    <w:rsid w:val="00EE7347"/>
    <w:rsid w:val="00EE77ED"/>
    <w:rsid w:val="00EF00B4"/>
    <w:rsid w:val="00EF1254"/>
    <w:rsid w:val="00EF4F8C"/>
    <w:rsid w:val="00F00493"/>
    <w:rsid w:val="00F00B7C"/>
    <w:rsid w:val="00F03C64"/>
    <w:rsid w:val="00F0589C"/>
    <w:rsid w:val="00F07286"/>
    <w:rsid w:val="00F1235E"/>
    <w:rsid w:val="00F12A13"/>
    <w:rsid w:val="00F153B8"/>
    <w:rsid w:val="00F2057A"/>
    <w:rsid w:val="00F20CB9"/>
    <w:rsid w:val="00F230AF"/>
    <w:rsid w:val="00F23B4A"/>
    <w:rsid w:val="00F25625"/>
    <w:rsid w:val="00F25D56"/>
    <w:rsid w:val="00F26A9A"/>
    <w:rsid w:val="00F277E5"/>
    <w:rsid w:val="00F35601"/>
    <w:rsid w:val="00F37201"/>
    <w:rsid w:val="00F37A26"/>
    <w:rsid w:val="00F40A41"/>
    <w:rsid w:val="00F41824"/>
    <w:rsid w:val="00F43A17"/>
    <w:rsid w:val="00F45CAA"/>
    <w:rsid w:val="00F50177"/>
    <w:rsid w:val="00F50B89"/>
    <w:rsid w:val="00F512AC"/>
    <w:rsid w:val="00F52FDB"/>
    <w:rsid w:val="00F53F9A"/>
    <w:rsid w:val="00F5614E"/>
    <w:rsid w:val="00F60828"/>
    <w:rsid w:val="00F6376C"/>
    <w:rsid w:val="00F725F3"/>
    <w:rsid w:val="00F735F6"/>
    <w:rsid w:val="00F739C8"/>
    <w:rsid w:val="00F73B2A"/>
    <w:rsid w:val="00F74FE8"/>
    <w:rsid w:val="00F76DA0"/>
    <w:rsid w:val="00F81046"/>
    <w:rsid w:val="00F81375"/>
    <w:rsid w:val="00F819DF"/>
    <w:rsid w:val="00F81F4C"/>
    <w:rsid w:val="00F821B1"/>
    <w:rsid w:val="00F83A9C"/>
    <w:rsid w:val="00F9060B"/>
    <w:rsid w:val="00F92D0F"/>
    <w:rsid w:val="00FA1346"/>
    <w:rsid w:val="00FA135D"/>
    <w:rsid w:val="00FA2F41"/>
    <w:rsid w:val="00FB2FA7"/>
    <w:rsid w:val="00FB3189"/>
    <w:rsid w:val="00FB3217"/>
    <w:rsid w:val="00FB5D35"/>
    <w:rsid w:val="00FC0300"/>
    <w:rsid w:val="00FC25BE"/>
    <w:rsid w:val="00FC2A0E"/>
    <w:rsid w:val="00FC30DB"/>
    <w:rsid w:val="00FD1218"/>
    <w:rsid w:val="00FD3283"/>
    <w:rsid w:val="00FD3686"/>
    <w:rsid w:val="00FD380D"/>
    <w:rsid w:val="00FD3F8A"/>
    <w:rsid w:val="00FD5036"/>
    <w:rsid w:val="00FE153B"/>
    <w:rsid w:val="00FE25D9"/>
    <w:rsid w:val="00FE3982"/>
    <w:rsid w:val="00FF07F3"/>
    <w:rsid w:val="00FF2023"/>
    <w:rsid w:val="00FF6C82"/>
    <w:rsid w:val="2D0CCE7C"/>
    <w:rsid w:val="2EF19BC3"/>
    <w:rsid w:val="6C19DA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18538DA0"/>
  <w15:docId w15:val="{FEF3956D-DF50-48A4-A56A-EB97B5E91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C6FB5"/>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4C6FB5"/>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40A41"/>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40A41"/>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UnresolvedMention">
    <w:name w:val="Unresolved Mention"/>
    <w:basedOn w:val="DefaultParagraphFont"/>
    <w:uiPriority w:val="99"/>
    <w:unhideWhenUsed/>
    <w:rsid w:val="00F26A9A"/>
    <w:rPr>
      <w:color w:val="605E5C"/>
      <w:shd w:val="clear" w:color="auto" w:fill="E1DFDD"/>
    </w:rPr>
  </w:style>
  <w:style w:type="character" w:styleId="Mention">
    <w:name w:val="Mention"/>
    <w:basedOn w:val="DefaultParagraphFont"/>
    <w:uiPriority w:val="99"/>
    <w:unhideWhenUsed/>
    <w:rsid w:val="00F26A9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988552">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1479225357">
      <w:bodyDiv w:val="1"/>
      <w:marLeft w:val="0"/>
      <w:marRight w:val="0"/>
      <w:marTop w:val="0"/>
      <w:marBottom w:val="0"/>
      <w:divBdr>
        <w:top w:val="none" w:sz="0" w:space="0" w:color="auto"/>
        <w:left w:val="none" w:sz="0" w:space="0" w:color="auto"/>
        <w:bottom w:val="none" w:sz="0" w:space="0" w:color="auto"/>
        <w:right w:val="none" w:sz="0" w:space="0" w:color="auto"/>
      </w:divBdr>
    </w:div>
    <w:div w:id="1646279559">
      <w:bodyDiv w:val="1"/>
      <w:marLeft w:val="0"/>
      <w:marRight w:val="0"/>
      <w:marTop w:val="0"/>
      <w:marBottom w:val="0"/>
      <w:divBdr>
        <w:top w:val="none" w:sz="0" w:space="0" w:color="auto"/>
        <w:left w:val="none" w:sz="0" w:space="0" w:color="auto"/>
        <w:bottom w:val="none" w:sz="0" w:space="0" w:color="auto"/>
        <w:right w:val="none" w:sz="0" w:space="0" w:color="auto"/>
      </w:divBdr>
    </w:div>
    <w:div w:id="167557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9AEA7A-FDDE-4BFD-A321-85011104D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70F06C-0522-46CC-BBC8-4FE38E2E761A}">
  <ds:schemaRefs>
    <ds:schemaRef ds:uri="http://schemas.openxmlformats.org/officeDocument/2006/bibliography"/>
  </ds:schemaRefs>
</ds:datastoreItem>
</file>

<file path=customXml/itemProps3.xml><?xml version="1.0" encoding="utf-8"?>
<ds:datastoreItem xmlns:ds="http://schemas.openxmlformats.org/officeDocument/2006/customXml" ds:itemID="{D014FA41-5732-4343-80AE-3AF2BF6BC4B2}">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5AFA6032-4C1D-4480-BF14-424646B01A71}">
  <ds:schemaRefs>
    <ds:schemaRef ds:uri="http://schemas.openxmlformats.org/officeDocument/2006/bibliography"/>
  </ds:schemaRefs>
</ds:datastoreItem>
</file>

<file path=customXml/itemProps5.xml><?xml version="1.0" encoding="utf-8"?>
<ds:datastoreItem xmlns:ds="http://schemas.openxmlformats.org/officeDocument/2006/customXml" ds:itemID="{5F65972D-DC9B-4D6F-BBB4-3B5CA4C0D1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Pages>
  <Words>2120</Words>
  <Characters>12087</Characters>
  <Application>Microsoft Office Word</Application>
  <DocSecurity>0</DocSecurity>
  <Lines>100</Lines>
  <Paragraphs>28</Paragraphs>
  <ScaleCrop>false</ScaleCrop>
  <Company>California Energy Commission</Company>
  <LinksUpToDate>false</LinksUpToDate>
  <CharactersWithSpaces>14179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64</cp:revision>
  <dcterms:created xsi:type="dcterms:W3CDTF">2015-06-09T16:46:00Z</dcterms:created>
  <dcterms:modified xsi:type="dcterms:W3CDTF">2022-03-25T18:39:00Z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